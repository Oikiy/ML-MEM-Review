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344EC" w14:textId="70ED1ACD" w:rsidR="00953BF0" w:rsidRPr="00B75679" w:rsidRDefault="00953BF0" w:rsidP="00B75679">
      <w:pPr>
        <w:jc w:val="center"/>
        <w:rPr>
          <w:b/>
          <w:bCs/>
        </w:rPr>
      </w:pPr>
      <w:r w:rsidRPr="00B75679">
        <w:rPr>
          <w:b/>
          <w:bCs/>
        </w:rPr>
        <w:t>Machine Learning in Membrane</w:t>
      </w:r>
      <w:r w:rsidR="00B75679" w:rsidRPr="00B75679">
        <w:rPr>
          <w:b/>
          <w:bCs/>
        </w:rPr>
        <w:t>s</w:t>
      </w:r>
      <w:r w:rsidRPr="00B75679">
        <w:rPr>
          <w:b/>
          <w:bCs/>
        </w:rPr>
        <w:t>: Where Are We Now and Where Are We Going?</w:t>
      </w:r>
    </w:p>
    <w:p w14:paraId="1125FF2D" w14:textId="30EE1548" w:rsidR="00BD6E59" w:rsidRPr="00953BF0" w:rsidRDefault="00BD6E59" w:rsidP="008E691C">
      <w:commentRangeStart w:id="0"/>
      <w:r w:rsidRPr="00953BF0">
        <w:t xml:space="preserve">Paula(1), Lawrence (1), Kean, </w:t>
      </w:r>
      <w:r w:rsidR="005616C9" w:rsidRPr="00953BF0">
        <w:t xml:space="preserve">Pulak, </w:t>
      </w:r>
      <w:r w:rsidRPr="00953BF0">
        <w:t xml:space="preserve">Xiaolu, Hokyong Shon, </w:t>
      </w:r>
      <w:r w:rsidR="00C426CF" w:rsidRPr="00953BF0">
        <w:t>Am Jang</w:t>
      </w:r>
      <w:r w:rsidRPr="00953BF0">
        <w:t xml:space="preserve">, </w:t>
      </w:r>
      <w:commentRangeStart w:id="1"/>
      <w:r w:rsidR="004620A2" w:rsidRPr="00953BF0">
        <w:t>Ying Li</w:t>
      </w:r>
      <w:commentRangeEnd w:id="1"/>
      <w:r w:rsidR="00F85B96" w:rsidRPr="00953BF0">
        <w:rPr>
          <w:rStyle w:val="CommentReference"/>
          <w:sz w:val="24"/>
          <w:szCs w:val="24"/>
        </w:rPr>
        <w:commentReference w:id="1"/>
      </w:r>
      <w:r w:rsidR="004620A2" w:rsidRPr="00953BF0">
        <w:t xml:space="preserve"> </w:t>
      </w:r>
      <w:r w:rsidRPr="00953BF0">
        <w:t>Hanyu*, Alicia * (</w:t>
      </w:r>
      <w:r w:rsidR="005616C9" w:rsidRPr="00953BF0">
        <w:t>9</w:t>
      </w:r>
      <w:r w:rsidRPr="00953BF0">
        <w:t xml:space="preserve"> </w:t>
      </w:r>
      <w:commentRangeStart w:id="2"/>
      <w:r w:rsidRPr="00953BF0">
        <w:t>authors</w:t>
      </w:r>
      <w:commentRangeEnd w:id="2"/>
      <w:r w:rsidR="00F85B96" w:rsidRPr="00953BF0">
        <w:rPr>
          <w:rStyle w:val="CommentReference"/>
          <w:sz w:val="24"/>
          <w:szCs w:val="24"/>
        </w:rPr>
        <w:commentReference w:id="2"/>
      </w:r>
      <w:r w:rsidRPr="00953BF0">
        <w:t>)</w:t>
      </w:r>
      <w:commentRangeEnd w:id="0"/>
      <w:r w:rsidR="00F85B96" w:rsidRPr="00953BF0">
        <w:rPr>
          <w:rStyle w:val="CommentReference"/>
          <w:sz w:val="24"/>
          <w:szCs w:val="24"/>
        </w:rPr>
        <w:commentReference w:id="0"/>
      </w:r>
    </w:p>
    <w:p w14:paraId="20A9A000" w14:textId="3060AC57" w:rsidR="003D3B14" w:rsidRPr="00953BF0" w:rsidRDefault="003D3B14" w:rsidP="008E691C">
      <w:pPr>
        <w:pStyle w:val="Heading1"/>
        <w:numPr>
          <w:ilvl w:val="0"/>
          <w:numId w:val="2"/>
        </w:numPr>
      </w:pPr>
      <w:r w:rsidRPr="00953BF0">
        <w:t>Introduction</w:t>
      </w:r>
    </w:p>
    <w:p w14:paraId="77BC47DF" w14:textId="353A0E9F" w:rsidR="00664D81" w:rsidRPr="00953BF0" w:rsidRDefault="00664D81" w:rsidP="008E691C">
      <w:pPr>
        <w:rPr>
          <w:rFonts w:eastAsia="Times New Roman"/>
          <w:kern w:val="0"/>
          <w14:ligatures w14:val="none"/>
        </w:rPr>
      </w:pPr>
      <w:r w:rsidRPr="00953BF0">
        <w:t>The engineering of modern polymeric membranes is rooted in an old intellectual rebellion. When Swedish chemist J. J. Berzelius first coined the term "polymer", the scientific community fiercely resisted the idea that molecules could link into the giant macromolecular chains we now use to filter gases and liquids. It took a decades-long professional battle by Hermann Staudinger</w:t>
      </w:r>
      <w:r w:rsidR="00953BF0">
        <w:t xml:space="preserve">, who </w:t>
      </w:r>
      <w:r w:rsidR="00C151E2">
        <w:t xml:space="preserve">was </w:t>
      </w:r>
      <w:r w:rsidR="00953BF0">
        <w:t>later</w:t>
      </w:r>
      <w:r w:rsidRPr="00953BF0">
        <w:t xml:space="preserve"> recognized with the 1953 Nobel Prize</w:t>
      </w:r>
      <w:r w:rsidR="00953BF0">
        <w:t xml:space="preserve">, </w:t>
      </w:r>
      <w:r w:rsidRPr="00953BF0">
        <w:t>to prove these structures were even possible</w:t>
      </w:r>
      <w:sdt>
        <w:sdtPr>
          <w:rPr>
            <w:color w:val="000000"/>
          </w:rPr>
          <w:tag w:val="MENDELEY_CITATION_v3_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"/>
          <w:id w:val="88441706"/>
          <w:placeholder>
            <w:docPart w:val="DefaultPlaceholder_-1854013440"/>
          </w:placeholder>
        </w:sdtPr>
        <w:sdtContent>
          <w:r w:rsidR="00F950D7" w:rsidRPr="00F950D7">
            <w:rPr>
              <w:color w:val="000000"/>
              <w:highlight w:val="magenta"/>
            </w:rPr>
            <w:t>[1]</w:t>
          </w:r>
        </w:sdtContent>
      </w:sdt>
      <w:r w:rsidRPr="00953BF0">
        <w:rPr>
          <w:rFonts w:eastAsia="Times New Roman"/>
          <w:kern w:val="0"/>
          <w14:ligatures w14:val="none"/>
        </w:rPr>
        <w:t>.</w:t>
      </w:r>
    </w:p>
    <w:p w14:paraId="052CFACF" w14:textId="22BB3E99" w:rsidR="00472BA8" w:rsidRPr="00953BF0" w:rsidRDefault="00664D81" w:rsidP="008E691C">
      <w:r w:rsidRPr="00953BF0">
        <w:t xml:space="preserve">Today, those once-contested macromolecular networks form the bedrock of global separation technology. Polymeric membranes have become crucial across modern industries due to their durability, low cost, and straightforward synthesis </w:t>
      </w:r>
      <w:sdt>
        <w:sdtPr>
          <w:rPr>
            <w:color w:val="000000"/>
          </w:rPr>
          <w:tag w:val="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"/>
          <w:id w:val="550193238"/>
          <w:placeholder>
            <w:docPart w:val="DefaultPlaceholder_-1854013440"/>
          </w:placeholder>
        </w:sdtPr>
        <w:sdtContent>
          <w:r w:rsidR="00F950D7" w:rsidRPr="00F950D7">
            <w:rPr>
              <w:color w:val="000000"/>
              <w:highlight w:val="magenta"/>
            </w:rPr>
            <w:t>[2,3]</w:t>
          </w:r>
        </w:sdtContent>
      </w:sdt>
      <w:r w:rsidR="00472BA8" w:rsidRPr="00953BF0">
        <w:t>.</w:t>
      </w:r>
      <w:r w:rsidRPr="00953BF0">
        <w:t xml:space="preserve"> This combination of practical operability and economic viability has driven massive development in membrane technology. A major strength of these polymer-based systems lies in the high degree of freedom offered during fabrication, where processing parameters can be precisely adjusted to tune pore structure, thickness, and transport properties for application-specific performance requirements </w:t>
      </w:r>
      <w:sdt>
        <w:sdtPr>
          <w:rPr>
            <w:color w:val="000000"/>
          </w:rPr>
          <w:tag w:val="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"/>
          <w:id w:val="1733273675"/>
          <w:placeholder>
            <w:docPart w:val="59FE667FBEB30D469F2B37E7EDDD60F6"/>
          </w:placeholder>
        </w:sdtPr>
        <w:sdtContent>
          <w:r w:rsidR="00F950D7" w:rsidRPr="00F950D7">
            <w:rPr>
              <w:color w:val="000000"/>
              <w:highlight w:val="magenta"/>
            </w:rPr>
            <w:t>[2,3]</w:t>
          </w:r>
        </w:sdtContent>
      </w:sdt>
      <w:r w:rsidRPr="00953BF0">
        <w:rPr>
          <w:color w:val="000000"/>
        </w:rPr>
        <w:t>.</w:t>
      </w:r>
    </w:p>
    <w:p w14:paraId="299E9671" w14:textId="4BF6E527" w:rsidR="00472BA8" w:rsidRPr="00953BF0" w:rsidRDefault="00664D81" w:rsidP="008E691C">
      <w:r w:rsidRPr="00953BF0">
        <w:t xml:space="preserve">Driven by these structural advantages, polymeric membranes have been adopted across an expanding range of fields, including water and air purification, gas separation </w:t>
      </w:r>
      <w:r w:rsidR="001B1A2D" w:rsidRPr="00953BF0">
        <w:t>(i.e. CO</w:t>
      </w:r>
      <w:r w:rsidR="001B1A2D" w:rsidRPr="008E691C">
        <w:rPr>
          <w:vertAlign w:val="subscript"/>
        </w:rPr>
        <w:t xml:space="preserve">2 </w:t>
      </w:r>
      <w:r w:rsidR="001B1A2D" w:rsidRPr="00953BF0">
        <w:t>and N</w:t>
      </w:r>
      <w:r w:rsidR="001B1A2D" w:rsidRPr="008E691C">
        <w:rPr>
          <w:vertAlign w:val="subscript"/>
        </w:rPr>
        <w:t>2</w:t>
      </w:r>
      <w:r w:rsidR="001B1A2D" w:rsidRPr="00953BF0">
        <w:t>)</w:t>
      </w:r>
      <w:r w:rsidR="00472BA8" w:rsidRPr="00953BF0">
        <w:t xml:space="preserve">, </w:t>
      </w:r>
      <w:r w:rsidRPr="00953BF0">
        <w:t>and various biological and biomedical applications</w:t>
      </w:r>
      <w:r w:rsidRPr="00953BF0">
        <w:rPr>
          <w:color w:val="000000"/>
        </w:rPr>
        <w:t xml:space="preserve"> </w:t>
      </w:r>
      <w:sdt>
        <w:sdtPr>
          <w:rPr>
            <w:color w:val="000000"/>
          </w:rPr>
          <w:tag w:val="MENDELEY_CITATION_v3_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"/>
          <w:id w:val="-217509629"/>
          <w:placeholder>
            <w:docPart w:val="D5F45178F334F643A0AF730B8E10B9A9"/>
          </w:placeholder>
        </w:sdtPr>
        <w:sdtContent>
          <w:r w:rsidR="00F950D7" w:rsidRPr="00F950D7">
            <w:rPr>
              <w:color w:val="000000"/>
              <w:highlight w:val="magenta"/>
            </w:rPr>
            <w:t>[4,5]</w:t>
          </w:r>
        </w:sdtContent>
      </w:sdt>
      <w:r w:rsidR="00472BA8" w:rsidRPr="00953BF0">
        <w:t xml:space="preserve">. </w:t>
      </w:r>
      <w:r w:rsidRPr="00953BF0">
        <w:t>While ongoing research continuously seeks to improve material efficiency, selectivity, and durability, conventional empirical development is hitting a bottleneck dictated by the sheer complexity of the multi-variable design space.</w:t>
      </w:r>
    </w:p>
    <w:p w14:paraId="6A766A7A" w14:textId="3E8ED742" w:rsidR="006F1A6C" w:rsidRPr="00953BF0" w:rsidRDefault="00664D81" w:rsidP="008E691C">
      <w:r w:rsidRPr="00953BF0">
        <w:t>Over the last decade, machine learning (ML) and artificial intelligence (AI) have fundamentally reshaped various fields of science and technology</w:t>
      </w:r>
      <w:r w:rsidRPr="00953BF0">
        <w:rPr>
          <w:color w:val="000000"/>
        </w:rPr>
        <w:t xml:space="preserve"> </w:t>
      </w:r>
      <w:sdt>
        <w:sdtPr>
          <w:rPr>
            <w:color w:val="000000"/>
          </w:rPr>
          <w:tag w:val="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"/>
          <w:id w:val="-673653398"/>
          <w:placeholder>
            <w:docPart w:val="DefaultPlaceholder_-1854013440"/>
          </w:placeholder>
        </w:sdtPr>
        <w:sdtContent>
          <w:r w:rsidR="00F950D7" w:rsidRPr="00F950D7">
            <w:rPr>
              <w:color w:val="000000"/>
              <w:highlight w:val="magenta"/>
            </w:rPr>
            <w:t>[6]</w:t>
          </w:r>
        </w:sdtContent>
      </w:sdt>
      <w:r w:rsidR="006F1A6C" w:rsidRPr="00953BF0">
        <w:t xml:space="preserve">. </w:t>
      </w:r>
      <w:r w:rsidR="00963437">
        <w:t>T</w:t>
      </w:r>
      <w:r w:rsidRPr="00953BF0">
        <w:t>his shift is driving groundbreaking innovations across disciplines</w:t>
      </w:r>
      <w:r w:rsidR="00963437">
        <w:t>,</w:t>
      </w:r>
      <w:r w:rsidR="00546792">
        <w:rPr>
          <w:rFonts w:eastAsia="新細明體" w:hint="eastAsia"/>
          <w:lang w:eastAsia="zh-TW"/>
        </w:rPr>
        <w:t xml:space="preserve"> </w:t>
      </w:r>
      <w:r w:rsidRPr="00953BF0">
        <w:t xml:space="preserve">most notably in protein structure prediction, accelerated drug </w:t>
      </w:r>
      <w:r w:rsidRPr="00953BF0">
        <w:lastRenderedPageBreak/>
        <w:t>discovery, and the discovery of millions of new inorganic crystal structures</w:t>
      </w:r>
      <w:sdt>
        <w:sdtPr>
          <w:rPr>
            <w:color w:val="000000"/>
          </w:rPr>
          <w:tag w:val="MENDELEY_CITATION_v3_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"/>
          <w:id w:val="-1534801641"/>
          <w:placeholder>
            <w:docPart w:val="DefaultPlaceholder_-1854013440"/>
          </w:placeholder>
        </w:sdtPr>
        <w:sdtContent>
          <w:r w:rsidR="00F950D7" w:rsidRPr="00F950D7">
            <w:rPr>
              <w:rFonts w:eastAsia="新細明體"/>
              <w:color w:val="000000"/>
              <w:lang w:eastAsia="zh-TW"/>
            </w:rPr>
            <w:t>[7]</w:t>
          </w:r>
        </w:sdtContent>
      </w:sdt>
      <w:r w:rsidR="00546792">
        <w:rPr>
          <w:rFonts w:eastAsia="新細明體" w:hint="eastAsia"/>
          <w:lang w:eastAsia="zh-TW"/>
        </w:rPr>
        <w:t xml:space="preserve">, </w:t>
      </w:r>
      <w:r w:rsidRPr="00953BF0">
        <w:t xml:space="preserve"> through platforms like </w:t>
      </w:r>
      <w:r w:rsidR="00963437">
        <w:t xml:space="preserve">AlphaFold </w:t>
      </w:r>
      <w:sdt>
        <w:sdtPr>
          <w:rPr>
            <w:color w:val="000000"/>
          </w:rPr>
          <w:tag w:val="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"/>
          <w:id w:val="-1632320815"/>
          <w:placeholder>
            <w:docPart w:val="DefaultPlaceholder_-1854013440"/>
          </w:placeholder>
        </w:sdtPr>
        <w:sdtContent>
          <w:r w:rsidR="00F950D7" w:rsidRPr="00F950D7">
            <w:rPr>
              <w:color w:val="000000"/>
            </w:rPr>
            <w:t>[8]</w:t>
          </w:r>
        </w:sdtContent>
      </w:sdt>
      <w:r w:rsidR="00963437">
        <w:t xml:space="preserve"> and </w:t>
      </w:r>
      <w:r w:rsidRPr="00953BF0">
        <w:t>GNoME</w:t>
      </w:r>
      <w:r w:rsidRPr="00953BF0">
        <w:rPr>
          <w:color w:val="000000"/>
        </w:rPr>
        <w:t xml:space="preserve"> </w:t>
      </w:r>
      <w:sdt>
        <w:sdtPr>
          <w:rPr>
            <w:color w:val="000000"/>
          </w:rPr>
          <w:tag w:val="MENDELEY_CITATION_v3_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"/>
          <w:id w:val="-462273273"/>
          <w:placeholder>
            <w:docPart w:val="DefaultPlaceholder_-1854013440"/>
          </w:placeholder>
        </w:sdtPr>
        <w:sdtContent>
          <w:r w:rsidR="00F950D7" w:rsidRPr="00F950D7">
            <w:rPr>
              <w:color w:val="000000"/>
              <w:highlight w:val="magenta"/>
            </w:rPr>
            <w:t>[9]</w:t>
          </w:r>
        </w:sdtContent>
      </w:sdt>
      <w:r w:rsidR="006F1A6C" w:rsidRPr="00953BF0">
        <w:t xml:space="preserve">. </w:t>
      </w:r>
    </w:p>
    <w:p w14:paraId="41DB236A" w14:textId="5C5065E7" w:rsidR="00664D81" w:rsidRPr="00953BF0" w:rsidRDefault="00664D81" w:rsidP="008E691C">
      <w:r w:rsidRPr="00953BF0">
        <w:t>Membrane science is uniquely positioned to benefit from this computational revolution because it relies on a highly complex web of interconnected factors to precisely control both synthesis</w:t>
      </w:r>
      <w:r w:rsidR="001D6846">
        <w:t>,</w:t>
      </w:r>
      <w:r w:rsidRPr="00953BF0">
        <w:t xml:space="preserve"> </w:t>
      </w:r>
      <w:r w:rsidR="001D6846">
        <w:t xml:space="preserve">fabrication conditions and </w:t>
      </w:r>
      <w:r w:rsidRPr="00953BF0">
        <w:t xml:space="preserve">plant operation. Due to this multi-variable complexity, </w:t>
      </w:r>
      <w:commentRangeStart w:id="3"/>
      <w:r w:rsidRPr="00953BF0">
        <w:t>it</w:t>
      </w:r>
      <w:commentRangeEnd w:id="3"/>
      <w:r w:rsidR="00631CA6" w:rsidRPr="00953BF0">
        <w:rPr>
          <w:rStyle w:val="CommentReference"/>
          <w:sz w:val="24"/>
          <w:szCs w:val="24"/>
        </w:rPr>
        <w:commentReference w:id="3"/>
      </w:r>
      <w:r w:rsidRPr="00953BF0">
        <w:t xml:space="preserve"> is physically impossible to conduct laboratory experiments for every potential condition. For instance, researchers cannot realistically test variables like solution concentration in infinite, microscopic increments to locate the exact optimal performance point</w:t>
      </w:r>
      <w:r w:rsidRPr="00953BF0">
        <w:rPr>
          <w:color w:val="000000"/>
        </w:rPr>
        <w:t xml:space="preserve"> </w:t>
      </w:r>
      <w:sdt>
        <w:sdtPr>
          <w:rPr>
            <w:color w:val="000000"/>
          </w:rPr>
          <w:tag w:val="MENDELEY_CITATION_v3_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"/>
          <w:id w:val="362015561"/>
          <w:placeholder>
            <w:docPart w:val="DefaultPlaceholder_-1854013440"/>
          </w:placeholder>
        </w:sdtPr>
        <w:sdtContent>
          <w:r w:rsidR="00F950D7" w:rsidRPr="00F950D7">
            <w:rPr>
              <w:color w:val="000000"/>
              <w:highlight w:val="magenta"/>
            </w:rPr>
            <w:t>[10–12]</w:t>
          </w:r>
        </w:sdtContent>
      </w:sdt>
      <w:r w:rsidR="009D4BA0" w:rsidRPr="00953BF0">
        <w:t xml:space="preserve">. </w:t>
      </w:r>
    </w:p>
    <w:p w14:paraId="7C29D5A7" w14:textId="52EA2363" w:rsidR="006F1A6C" w:rsidRPr="00953BF0" w:rsidRDefault="00664D81" w:rsidP="008E691C">
      <w:r w:rsidRPr="00953BF0">
        <w:t>This is where machine learning becomes a transformative tool. While conventional development methods struggle under the weight of competing variables, ML algorithms can handle vast, multidimensional datasets at exceptional speeds</w:t>
      </w:r>
      <w:r w:rsidR="00AF60C3" w:rsidRPr="00953BF0">
        <w:t xml:space="preserve"> </w:t>
      </w:r>
      <w:sdt>
        <w:sdtPr>
          <w:rPr>
            <w:color w:val="000000"/>
          </w:rPr>
          <w:tag w:val="MENDELEY_CITATION_v3_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"/>
          <w:id w:val="-1734233702"/>
          <w:placeholder>
            <w:docPart w:val="DefaultPlaceholder_-1854013440"/>
          </w:placeholder>
        </w:sdtPr>
        <w:sdtContent>
          <w:r w:rsidR="00F950D7" w:rsidRPr="00F950D7">
            <w:rPr>
              <w:color w:val="000000"/>
              <w:highlight w:val="magenta"/>
            </w:rPr>
            <w:t>[10]</w:t>
          </w:r>
        </w:sdtContent>
      </w:sdt>
      <w:r w:rsidR="006F1A6C" w:rsidRPr="00953BF0">
        <w:t xml:space="preserve">. For example, ML can model the relationship between a 2048-dimensional molecular fingerprint and the corresponding gas permeability of a membrane, an analysis that would be </w:t>
      </w:r>
      <w:r w:rsidR="00567674" w:rsidRPr="00953BF0">
        <w:t>d</w:t>
      </w:r>
      <w:r w:rsidR="006F1A6C" w:rsidRPr="00953BF0">
        <w:t>ifficult using traditional methods</w:t>
      </w:r>
      <w:sdt>
        <w:sdtPr>
          <w:rPr>
            <w:color w:val="000000"/>
          </w:rPr>
          <w:tag w:val="MENDELEY_CITATION_v3_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"/>
          <w:id w:val="-1833979745"/>
          <w:placeholder>
            <w:docPart w:val="DefaultPlaceholder_-1854013440"/>
          </w:placeholder>
        </w:sdtPr>
        <w:sdtContent>
          <w:r w:rsidR="00F950D7" w:rsidRPr="00F950D7">
            <w:rPr>
              <w:color w:val="000000"/>
              <w:highlight w:val="magenta"/>
            </w:rPr>
            <w:t>[13]</w:t>
          </w:r>
        </w:sdtContent>
      </w:sdt>
      <w:r w:rsidR="006F1A6C" w:rsidRPr="00953BF0">
        <w:t xml:space="preserve">. </w:t>
      </w:r>
      <w:r w:rsidRPr="00953BF0">
        <w:t>By deploying optimized ML models, researchers can dramatically compress the timelines required to derive meaningful results</w:t>
      </w:r>
      <w:r w:rsidR="006F1A6C" w:rsidRPr="00953BF0">
        <w:t>.</w:t>
      </w:r>
    </w:p>
    <w:p w14:paraId="16ED0F93" w14:textId="1F0990C1" w:rsidR="00664D81" w:rsidRPr="00953BF0" w:rsidRDefault="00664D81" w:rsidP="008E691C">
      <w:r w:rsidRPr="00953BF0">
        <w:t>Unlike traditional development methods, which are slow and rely heavily on manual trial-and-error adjustments, ML-assisted development enables the rapid exploration of massive design spaces</w:t>
      </w:r>
      <w:r w:rsidR="00E66076">
        <w:t xml:space="preserve"> </w:t>
      </w:r>
      <w:r w:rsidR="00E66076" w:rsidRPr="00E66076">
        <w:t>and the pinpoint identification of potentially optimized candidates</w:t>
      </w:r>
      <w:r w:rsidRPr="00953BF0">
        <w:t>. These data-driven approaches are not only more efficient but can also be made accessible via open-access platforms, allowing the broader research community to make quick, informed decisions</w:t>
      </w:r>
      <w:r w:rsidR="008068DC" w:rsidRPr="00953BF0">
        <w:rPr>
          <w:color w:val="000000"/>
        </w:rPr>
        <w:t xml:space="preserve"> </w:t>
      </w:r>
      <w:sdt>
        <w:sdtPr>
          <w:rPr>
            <w:color w:val="000000"/>
          </w:rPr>
          <w:tag w:val="MENDELEY_CITATION_v3_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"/>
          <w:id w:val="1745986960"/>
          <w:placeholder>
            <w:docPart w:val="B7696AAA61A293498EC6E1BC104A6474"/>
          </w:placeholder>
        </w:sdtPr>
        <w:sdtContent>
          <w:r w:rsidR="00F950D7" w:rsidRPr="00F950D7">
            <w:rPr>
              <w:color w:val="000000"/>
              <w:highlight w:val="magenta"/>
            </w:rPr>
            <w:t>[14]</w:t>
          </w:r>
        </w:sdtContent>
      </w:sdt>
      <w:r w:rsidR="006F1A6C" w:rsidRPr="00953BF0">
        <w:t xml:space="preserve">. </w:t>
      </w:r>
    </w:p>
    <w:p w14:paraId="64CA8C9D" w14:textId="34B75B1C" w:rsidR="008A3B9F" w:rsidRDefault="008A3B9F" w:rsidP="008E691C">
      <w:r w:rsidRPr="00953BF0">
        <w:t>This work synthesizes the rapid advancements in computational intelligence to provide a manual for the entire</w:t>
      </w:r>
      <w:r w:rsidR="00420C20">
        <w:t xml:space="preserve"> ML-assisted</w:t>
      </w:r>
      <w:r w:rsidRPr="00953BF0">
        <w:t xml:space="preserve"> membrane development lifecycle. We highlight how these technologies drive the transition from empirical, trial-and-error methods to predictive, data-driven frameworks that bridge the gap between fundamental research and industrial application.</w:t>
      </w:r>
    </w:p>
    <w:p w14:paraId="5D38CF54" w14:textId="77777777" w:rsidR="00E01975" w:rsidRDefault="00E01975" w:rsidP="00E01975">
      <w:r>
        <w:t xml:space="preserve">Several recent reviews have mapped parts of this landscape, yet each occupies a different niche. Cao et al. provide a concise mini-review of membrane design through the lens of property prediction, explainable AI, and ML-guided optimization or virtual screening, with emphasis on </w:t>
      </w:r>
      <w:r>
        <w:lastRenderedPageBreak/>
        <w:t>polymeric and two-dimensional materials. Osman et al. offer a broad application-centered survey spanning water treatment, gas separation, and energy-related membrane systems. Xu and Jiang focus specifically on polymer membranes for liquid separation and outline directions such as a membrane separation genome and digital membrane separation. Narrower treatments address single problems (for example, fouling prediction with neural networks) or disordered nanoporous solids more generally. Collectively, these works establish that ML can predict performance, extract feature importance, and accelerate candidate screening. What remains less developed is an end-to-end practitioner manual that (i) organizes algorithms by architectural family with selection guidance for membrane data regimes, (ii) surveys the expanding data infrastructure available to experimentalists, from structured recipe tables and simulation-derived descriptors to emerging imaging and multimodal sources, while remaining explicit about which modalities are mature enough for routine use, (iii) develops physics-informed grey-box modeling as a systematic pillar rather than a brief aside, and (iv) operationalizes a closed-loop workflow from objective setting through surrogate modeling, interpretation, inverse design, and iterative refinement, supported by reproducible code. Importantly, the companion tutorial implements this loop for structured tabular membrane datasets (including features that may originate from lookups or physics-based calculations), rather than end-to-end image or multimodal training; morphological and multimodal learning are reviewed as an emerging frontier, not as a claim of the executable pipeline. Table X summarizes this positioning relative to representative prior reviews.</w:t>
      </w:r>
    </w:p>
    <w:p w14:paraId="6776BB1B" w14:textId="77777777" w:rsidR="00E01975" w:rsidRDefault="00E01975" w:rsidP="00E01975">
      <w:r>
        <w:t>Table X. Positioning of this review relative to representative prior ML-for-membrane reviews.</w:t>
      </w:r>
    </w:p>
    <w:tbl>
      <w:tblPr>
        <w:tblStyle w:val="TableGrid"/>
        <w:tblW w:w="0" w:type="auto"/>
        <w:tblLook w:val="04A0" w:firstRow="1" w:lastRow="0" w:firstColumn="1" w:lastColumn="0" w:noHBand="0" w:noVBand="1"/>
      </w:tblPr>
      <w:tblGrid>
        <w:gridCol w:w="2337"/>
        <w:gridCol w:w="2337"/>
        <w:gridCol w:w="2338"/>
        <w:gridCol w:w="2338"/>
      </w:tblGrid>
      <w:tr w:rsidR="00E01975" w14:paraId="0FA2DD99" w14:textId="77777777" w:rsidTr="00B97B4B">
        <w:tc>
          <w:tcPr>
            <w:tcW w:w="2340" w:type="dxa"/>
          </w:tcPr>
          <w:p w14:paraId="50F4E2BC" w14:textId="77777777" w:rsidR="00E01975" w:rsidRDefault="00E01975" w:rsidP="00B97B4B">
            <w:r>
              <w:rPr>
                <w:b/>
                <w:sz w:val="18"/>
              </w:rPr>
              <w:t>Review</w:t>
            </w:r>
          </w:p>
        </w:tc>
        <w:tc>
          <w:tcPr>
            <w:tcW w:w="2340" w:type="dxa"/>
          </w:tcPr>
          <w:p w14:paraId="5DAB1DA9" w14:textId="77777777" w:rsidR="00E01975" w:rsidRDefault="00E01975" w:rsidP="00B97B4B">
            <w:r>
              <w:rPr>
                <w:b/>
                <w:sz w:val="18"/>
              </w:rPr>
              <w:t>Primary organizing axis</w:t>
            </w:r>
          </w:p>
        </w:tc>
        <w:tc>
          <w:tcPr>
            <w:tcW w:w="2340" w:type="dxa"/>
          </w:tcPr>
          <w:p w14:paraId="089DD4A8" w14:textId="77777777" w:rsidR="00E01975" w:rsidRDefault="00E01975" w:rsidP="00B97B4B">
            <w:r>
              <w:rPr>
                <w:b/>
                <w:sz w:val="18"/>
              </w:rPr>
              <w:t>Main coverage</w:t>
            </w:r>
          </w:p>
        </w:tc>
        <w:tc>
          <w:tcPr>
            <w:tcW w:w="2340" w:type="dxa"/>
          </w:tcPr>
          <w:p w14:paraId="29F3F8F7" w14:textId="77777777" w:rsidR="00E01975" w:rsidRDefault="00E01975" w:rsidP="00B97B4B">
            <w:r>
              <w:rPr>
                <w:b/>
                <w:sz w:val="18"/>
              </w:rPr>
              <w:t>What this work adds beyond it</w:t>
            </w:r>
          </w:p>
        </w:tc>
      </w:tr>
      <w:tr w:rsidR="00E01975" w14:paraId="6D3F4CFF" w14:textId="77777777" w:rsidTr="00B97B4B">
        <w:tc>
          <w:tcPr>
            <w:tcW w:w="2340" w:type="dxa"/>
          </w:tcPr>
          <w:p w14:paraId="761BDD18" w14:textId="77777777" w:rsidR="00E01975" w:rsidRDefault="00E01975" w:rsidP="00B97B4B">
            <w:r>
              <w:rPr>
                <w:sz w:val="18"/>
              </w:rPr>
              <w:t>Cao et al., Nano Lett. 2024</w:t>
            </w:r>
          </w:p>
        </w:tc>
        <w:tc>
          <w:tcPr>
            <w:tcW w:w="2340" w:type="dxa"/>
          </w:tcPr>
          <w:p w14:paraId="25FDC97F" w14:textId="77777777" w:rsidR="00E01975" w:rsidRDefault="00E01975" w:rsidP="00B97B4B">
            <w:r>
              <w:rPr>
                <w:sz w:val="18"/>
              </w:rPr>
              <w:t>Design use-cases</w:t>
            </w:r>
          </w:p>
        </w:tc>
        <w:tc>
          <w:tcPr>
            <w:tcW w:w="2340" w:type="dxa"/>
          </w:tcPr>
          <w:p w14:paraId="1427D6A5" w14:textId="77777777" w:rsidR="00E01975" w:rsidRDefault="00E01975" w:rsidP="00B97B4B">
            <w:r>
              <w:rPr>
                <w:sz w:val="18"/>
              </w:rPr>
              <w:t>Property prediction; XAI; ML-guided design/screening (polymers + 2D)</w:t>
            </w:r>
          </w:p>
        </w:tc>
        <w:tc>
          <w:tcPr>
            <w:tcW w:w="2340" w:type="dxa"/>
          </w:tcPr>
          <w:p w14:paraId="576232AF" w14:textId="77777777" w:rsidR="00E01975" w:rsidRDefault="00E01975" w:rsidP="00B97B4B">
            <w:r>
              <w:rPr>
                <w:sz w:val="18"/>
              </w:rPr>
              <w:t>Full lifecycle framing; reproducible tabular closed-loop tutorial (surrogate–SHAP–BO); broader methods handbook including PIML; imaging/multimodal surveyed, not tutorial-implemented</w:t>
            </w:r>
          </w:p>
        </w:tc>
      </w:tr>
      <w:tr w:rsidR="00E01975" w14:paraId="73BCA514" w14:textId="77777777" w:rsidTr="00B97B4B">
        <w:tc>
          <w:tcPr>
            <w:tcW w:w="2340" w:type="dxa"/>
          </w:tcPr>
          <w:p w14:paraId="3079C248" w14:textId="77777777" w:rsidR="00E01975" w:rsidRDefault="00E01975" w:rsidP="00B97B4B">
            <w:r>
              <w:rPr>
                <w:sz w:val="18"/>
              </w:rPr>
              <w:lastRenderedPageBreak/>
              <w:t>Osman et al., Environ. Chem. Lett. 2024</w:t>
            </w:r>
          </w:p>
        </w:tc>
        <w:tc>
          <w:tcPr>
            <w:tcW w:w="2340" w:type="dxa"/>
          </w:tcPr>
          <w:p w14:paraId="4A1F1082" w14:textId="77777777" w:rsidR="00E01975" w:rsidRDefault="00E01975" w:rsidP="00B97B4B">
            <w:r>
              <w:rPr>
                <w:sz w:val="18"/>
              </w:rPr>
              <w:t>Application sectors</w:t>
            </w:r>
          </w:p>
        </w:tc>
        <w:tc>
          <w:tcPr>
            <w:tcW w:w="2340" w:type="dxa"/>
          </w:tcPr>
          <w:p w14:paraId="24C92897" w14:textId="77777777" w:rsidR="00E01975" w:rsidRDefault="00E01975" w:rsidP="00B97B4B">
            <w:r>
              <w:rPr>
                <w:sz w:val="18"/>
              </w:rPr>
              <w:t>Water, gas, and energy membranes; performance-oriented case catalog</w:t>
            </w:r>
          </w:p>
        </w:tc>
        <w:tc>
          <w:tcPr>
            <w:tcW w:w="2340" w:type="dxa"/>
          </w:tcPr>
          <w:p w14:paraId="5426E8C5" w14:textId="77777777" w:rsidR="00E01975" w:rsidRDefault="00E01975" w:rsidP="00B97B4B">
            <w:r>
              <w:rPr>
                <w:sz w:val="18"/>
              </w:rPr>
              <w:t>Method- and workflow-first structure; algorithm selection guidance; executable tabular inverse-design loop</w:t>
            </w:r>
          </w:p>
        </w:tc>
      </w:tr>
      <w:tr w:rsidR="00E01975" w14:paraId="7D8D8676" w14:textId="77777777" w:rsidTr="00B97B4B">
        <w:tc>
          <w:tcPr>
            <w:tcW w:w="2340" w:type="dxa"/>
          </w:tcPr>
          <w:p w14:paraId="2715F677" w14:textId="77777777" w:rsidR="00E01975" w:rsidRDefault="00E01975" w:rsidP="00B97B4B">
            <w:r>
              <w:rPr>
                <w:sz w:val="18"/>
              </w:rPr>
              <w:t>Xu &amp; Jiang, MSDE 2022</w:t>
            </w:r>
          </w:p>
        </w:tc>
        <w:tc>
          <w:tcPr>
            <w:tcW w:w="2340" w:type="dxa"/>
          </w:tcPr>
          <w:p w14:paraId="109CF2FF" w14:textId="77777777" w:rsidR="00E01975" w:rsidRDefault="00E01975" w:rsidP="00B97B4B">
            <w:r>
              <w:rPr>
                <w:sz w:val="18"/>
              </w:rPr>
              <w:t>Liquid separation</w:t>
            </w:r>
          </w:p>
        </w:tc>
        <w:tc>
          <w:tcPr>
            <w:tcW w:w="2340" w:type="dxa"/>
          </w:tcPr>
          <w:p w14:paraId="7022EA37" w14:textId="77777777" w:rsidR="00E01975" w:rsidRDefault="00E01975" w:rsidP="00B97B4B">
            <w:r>
              <w:rPr>
                <w:sz w:val="18"/>
              </w:rPr>
              <w:t>Polymer membranes for water treatment, pervaporation, solvent recovery</w:t>
            </w:r>
          </w:p>
        </w:tc>
        <w:tc>
          <w:tcPr>
            <w:tcW w:w="2340" w:type="dxa"/>
          </w:tcPr>
          <w:p w14:paraId="0680280F" w14:textId="77777777" w:rsidR="00E01975" w:rsidRDefault="00E01975" w:rsidP="00B97B4B">
            <w:r>
              <w:rPr>
                <w:sz w:val="18"/>
              </w:rPr>
              <w:t>Cross-application lifecycle; fabrication-focused inverse design on tabular recipes; simulation/tabular tutorial plus literature survey of imaging modalities</w:t>
            </w:r>
          </w:p>
        </w:tc>
      </w:tr>
      <w:tr w:rsidR="00E01975" w14:paraId="47370E02" w14:textId="77777777" w:rsidTr="00B97B4B">
        <w:tc>
          <w:tcPr>
            <w:tcW w:w="2340" w:type="dxa"/>
          </w:tcPr>
          <w:p w14:paraId="396C53DB" w14:textId="77777777" w:rsidR="00E01975" w:rsidRDefault="00E01975" w:rsidP="00B97B4B">
            <w:r>
              <w:rPr>
                <w:sz w:val="18"/>
              </w:rPr>
              <w:t>Specialized reviews (e.g., fouling–ANN; nanoporous solids)</w:t>
            </w:r>
          </w:p>
        </w:tc>
        <w:tc>
          <w:tcPr>
            <w:tcW w:w="2340" w:type="dxa"/>
          </w:tcPr>
          <w:p w14:paraId="0BD9BD1F" w14:textId="77777777" w:rsidR="00E01975" w:rsidRDefault="00E01975" w:rsidP="00B97B4B">
            <w:r>
              <w:rPr>
                <w:sz w:val="18"/>
              </w:rPr>
              <w:t>Single problem or material class</w:t>
            </w:r>
          </w:p>
        </w:tc>
        <w:tc>
          <w:tcPr>
            <w:tcW w:w="2340" w:type="dxa"/>
          </w:tcPr>
          <w:p w14:paraId="3B390975" w14:textId="77777777" w:rsidR="00E01975" w:rsidRDefault="00E01975" w:rsidP="00B97B4B">
            <w:r>
              <w:rPr>
                <w:sz w:val="18"/>
              </w:rPr>
              <w:t>Deep but narrow (operation-only or materials-informatics)</w:t>
            </w:r>
          </w:p>
        </w:tc>
        <w:tc>
          <w:tcPr>
            <w:tcW w:w="2340" w:type="dxa"/>
          </w:tcPr>
          <w:p w14:paraId="162C9404" w14:textId="77777777" w:rsidR="00E01975" w:rsidRDefault="00E01975" w:rsidP="00B97B4B">
            <w:r>
              <w:rPr>
                <w:sz w:val="18"/>
              </w:rPr>
              <w:t>Unified bridge from discovery through fabrication and process optimization, with a practical tabular reference pipeline</w:t>
            </w:r>
          </w:p>
        </w:tc>
      </w:tr>
    </w:tbl>
    <w:p w14:paraId="14A6C74F" w14:textId="49A548E5" w:rsidR="00E01975" w:rsidRPr="000C0A35" w:rsidRDefault="00E01975" w:rsidP="008E691C">
      <w:pPr>
        <w:rPr>
          <w:lang w:val="en-CA"/>
        </w:rPr>
      </w:pPr>
      <w:r>
        <w:t>Guided by this gap, the remainder of the article is structured as a development manual rather than an application catalog, with the open tutorial serving as a tabular reference implementation of the closed-loop design workflow.</w:t>
      </w:r>
    </w:p>
    <w:p w14:paraId="424B8492" w14:textId="0D1F961A" w:rsidR="008068DC" w:rsidRPr="00953BF0" w:rsidRDefault="008068DC" w:rsidP="008E691C">
      <w:r w:rsidRPr="00953BF0">
        <w:t>The discussion begins by systematically surveying the essential computational tools and infrastructure. We provide a structured breakdown of prevalent algorithms, data modalities, and modeling frameworks</w:t>
      </w:r>
      <w:r w:rsidR="00BC7C9D">
        <w:t xml:space="preserve">, </w:t>
      </w:r>
      <w:r w:rsidRPr="00953BF0">
        <w:t>including emerging physics-informed approaches</w:t>
      </w:r>
      <w:r w:rsidR="00BC7C9D">
        <w:t xml:space="preserve">, </w:t>
      </w:r>
      <w:r w:rsidRPr="00953BF0">
        <w:t>offering a guide for selecting the methodology best suited to</w:t>
      </w:r>
      <w:r w:rsidR="00BC7C9D">
        <w:t xml:space="preserve"> the readers’</w:t>
      </w:r>
      <w:r w:rsidRPr="00953BF0">
        <w:t xml:space="preserve"> specific research goals. Representative case studies are analyzed to illustrate the successful execution of ML pipelines across various developmental stages.</w:t>
      </w:r>
    </w:p>
    <w:p w14:paraId="66299AB8" w14:textId="2CE01FCD" w:rsidR="008068DC" w:rsidRPr="00953BF0" w:rsidRDefault="006E7297" w:rsidP="00D32537">
      <w:pPr>
        <w:rPr>
          <w:color w:val="FF0000"/>
        </w:rPr>
      </w:pPr>
      <w:r w:rsidRPr="00953BF0">
        <w:t>F</w:t>
      </w:r>
      <w:r w:rsidR="008068DC" w:rsidRPr="00953BF0">
        <w:t>irst</w:t>
      </w:r>
      <w:r w:rsidRPr="00953BF0">
        <w:t>,</w:t>
      </w:r>
      <w:r w:rsidR="008068DC" w:rsidRPr="00953BF0">
        <w:t xml:space="preserve"> material discovery</w:t>
      </w:r>
      <w:r w:rsidRPr="00953BF0">
        <w:t xml:space="preserve"> is addressed</w:t>
      </w:r>
      <w:r w:rsidR="008068DC" w:rsidRPr="00953BF0">
        <w:t xml:space="preserve">, where ML is utilized to transform the design of polymeric and inorganic membranes. We highlight how data is used to </w:t>
      </w:r>
      <w:r w:rsidRPr="00953BF0">
        <w:t>determine</w:t>
      </w:r>
      <w:r w:rsidR="008068DC" w:rsidRPr="00953BF0">
        <w:t xml:space="preserve"> the link between structure and properties</w:t>
      </w:r>
      <w:r w:rsidRPr="00953BF0">
        <w:t xml:space="preserve"> allowing for fast </w:t>
      </w:r>
      <w:r w:rsidR="00691939">
        <w:t xml:space="preserve">tailoring </w:t>
      </w:r>
      <w:r w:rsidRPr="00953BF0">
        <w:t xml:space="preserve"> material</w:t>
      </w:r>
      <w:r w:rsidR="00691939">
        <w:t xml:space="preserve"> for</w:t>
      </w:r>
      <w:r w:rsidRPr="00953BF0">
        <w:t xml:space="preserve"> specific goals, such as selectivity, permeability, and stability through inverse-design.</w:t>
      </w:r>
      <w:r w:rsidR="008068DC" w:rsidRPr="00953BF0">
        <w:t xml:space="preserve"> This marks a shift from traditional trial-and-error methods to a faster, predictive approach for creating new materials.</w:t>
      </w:r>
    </w:p>
    <w:p w14:paraId="65218232" w14:textId="726160E4" w:rsidR="008068DC" w:rsidRPr="00953BF0" w:rsidRDefault="0092747B" w:rsidP="00D32537">
      <w:r w:rsidRPr="0092747B">
        <w:t xml:space="preserve">Building upon advances in materials discovery, this review presents a systematic, step-by-step framework for applying machine learning to optimize membrane fabrication and operating parameters, with the goal of simultaneously maximizing competing performance metrics such as </w:t>
      </w:r>
      <w:r w:rsidRPr="0092747B">
        <w:lastRenderedPageBreak/>
        <w:t>permeability and salt rejection.</w:t>
      </w:r>
      <w:r w:rsidR="008068DC" w:rsidRPr="00953BF0">
        <w:t xml:space="preserve"> </w:t>
      </w:r>
      <w:commentRangeStart w:id="4"/>
      <w:r w:rsidR="008068DC" w:rsidRPr="00953BF0">
        <w:t xml:space="preserve">We detail the methodological workflow for modeling the complex, nonlinear variables that govern membrane morphology. </w:t>
      </w:r>
      <w:commentRangeEnd w:id="4"/>
      <w:r w:rsidR="00631CA6" w:rsidRPr="00953BF0">
        <w:rPr>
          <w:rStyle w:val="CommentReference"/>
          <w:sz w:val="24"/>
          <w:szCs w:val="24"/>
        </w:rPr>
        <w:commentReference w:id="4"/>
      </w:r>
    </w:p>
    <w:p w14:paraId="518CB3F2" w14:textId="7B135981" w:rsidR="008068DC" w:rsidRPr="00953BF0" w:rsidRDefault="008068DC" w:rsidP="00D32537">
      <w:commentRangeStart w:id="5"/>
      <w:r w:rsidRPr="00953BF0">
        <w:t xml:space="preserve">The discussion then </w:t>
      </w:r>
      <w:r w:rsidR="00CD01F8" w:rsidRPr="00953BF0">
        <w:t>deals with</w:t>
      </w:r>
      <w:r w:rsidRPr="00953BF0">
        <w:t xml:space="preserve"> performance prediction and system-level analysis. We demonstrate the construction and validation of ML models designed to capture critical transport phenomena, fouling behavior, and long-term operational stability. </w:t>
      </w:r>
      <w:r w:rsidR="00CD01F8" w:rsidRPr="00953BF0">
        <w:t>To bridge the gap between modeling and application, we outline how to embed these predictions into scale-up workflows, thereby ensuring that theoretical performance targets are maintained in dynamic, real-world environments.</w:t>
      </w:r>
      <w:commentRangeEnd w:id="5"/>
      <w:r w:rsidR="00631CA6" w:rsidRPr="00953BF0">
        <w:rPr>
          <w:rStyle w:val="CommentReference"/>
          <w:sz w:val="24"/>
          <w:szCs w:val="24"/>
        </w:rPr>
        <w:commentReference w:id="5"/>
      </w:r>
    </w:p>
    <w:p w14:paraId="1DE02774" w14:textId="658E81F2" w:rsidR="008068DC" w:rsidRPr="00953BF0" w:rsidRDefault="008068DC" w:rsidP="00D32537">
      <w:r w:rsidRPr="00953BF0">
        <w:t xml:space="preserve">Finally, the review addresses the operational realities of adopting </w:t>
      </w:r>
      <w:r w:rsidR="00AA132B">
        <w:t>machine learning methodologies.</w:t>
      </w:r>
      <w:r w:rsidRPr="00953BF0">
        <w:t xml:space="preserve"> We examine critical challenges</w:t>
      </w:r>
      <w:r w:rsidR="00926D6F">
        <w:t>,</w:t>
      </w:r>
      <w:r w:rsidR="00EE7AC1">
        <w:rPr>
          <w:rFonts w:eastAsia="新細明體" w:hint="eastAsia"/>
          <w:lang w:eastAsia="zh-TW"/>
        </w:rPr>
        <w:t xml:space="preserve"> </w:t>
      </w:r>
      <w:r w:rsidRPr="00953BF0">
        <w:t>such as data scarcity and model interpretability</w:t>
      </w:r>
      <w:r w:rsidR="00926D6F">
        <w:t>,</w:t>
      </w:r>
      <w:r w:rsidR="00EE7AC1">
        <w:rPr>
          <w:rFonts w:eastAsia="新細明體" w:hint="eastAsia"/>
          <w:lang w:eastAsia="zh-TW"/>
        </w:rPr>
        <w:t xml:space="preserve"> </w:t>
      </w:r>
      <w:r w:rsidRPr="00953BF0">
        <w:t xml:space="preserve">and provide actionable strategies for overcoming them, including the use of laboratory automation and digital </w:t>
      </w:r>
      <w:commentRangeStart w:id="6"/>
      <w:r w:rsidRPr="00953BF0">
        <w:t>twins</w:t>
      </w:r>
      <w:commentRangeEnd w:id="6"/>
      <w:r w:rsidR="00631CA6" w:rsidRPr="00953BF0">
        <w:rPr>
          <w:rStyle w:val="CommentReference"/>
          <w:sz w:val="24"/>
          <w:szCs w:val="24"/>
        </w:rPr>
        <w:commentReference w:id="6"/>
      </w:r>
      <w:r w:rsidRPr="00953BF0">
        <w:t>. By integrating scientific, operational, and economic perspectives, this work aims to serve as a comprehensive manual for advancing ML-assisted membrane technologies from concept to industrial realization.</w:t>
      </w:r>
    </w:p>
    <w:p w14:paraId="527403E1" w14:textId="271C08FE" w:rsidR="0053659C" w:rsidRPr="00953BF0" w:rsidRDefault="00EE7AC1" w:rsidP="008E691C">
      <w:pPr>
        <w:pStyle w:val="Heading1"/>
        <w:numPr>
          <w:ilvl w:val="0"/>
          <w:numId w:val="2"/>
        </w:numPr>
      </w:pPr>
      <w:r w:rsidRPr="00EE7AC1">
        <w:t>Machine Learning Models: The Computational Machinery of Membrane Development</w:t>
      </w:r>
    </w:p>
    <w:p w14:paraId="24FBCE40" w14:textId="284342A5" w:rsidR="005616C9" w:rsidRPr="00953BF0" w:rsidRDefault="005616C9" w:rsidP="00D32537">
      <w:r w:rsidRPr="00953BF0">
        <w:t>ML</w:t>
      </w:r>
      <w:r w:rsidR="00DB607F" w:rsidRPr="00DB607F">
        <w:t xml:space="preserve"> models</w:t>
      </w:r>
      <w:r w:rsidRPr="00953BF0">
        <w:t xml:space="preserve"> </w:t>
      </w:r>
      <w:r w:rsidR="00DB607F" w:rsidRPr="00DB607F">
        <w:t>form the computational machinery of membrane development</w:t>
      </w:r>
      <w:r w:rsidRPr="00953BF0">
        <w:t>, each offering unique capabilities for data-driven analysis and prediction. The field primarily employs supervised</w:t>
      </w:r>
      <w:r w:rsidR="000E2B78" w:rsidRPr="00953BF0">
        <w:t xml:space="preserve"> and unsupervised learning approaches</w:t>
      </w:r>
      <w:r w:rsidRPr="00953BF0">
        <w:t>, which respectively enable precise property prediction</w:t>
      </w:r>
      <w:r w:rsidR="00D9147D" w:rsidRPr="00D9147D">
        <w:t xml:space="preserve"> </w:t>
      </w:r>
      <w:r w:rsidR="00D9147D" w:rsidRPr="00953BF0">
        <w:t>learn</w:t>
      </w:r>
      <w:r w:rsidR="00D9147D">
        <w:t>t</w:t>
      </w:r>
      <w:r w:rsidR="00D9147D" w:rsidRPr="00953BF0">
        <w:t xml:space="preserve"> from</w:t>
      </w:r>
      <w:r w:rsidR="00D9147D">
        <w:t xml:space="preserve"> </w:t>
      </w:r>
      <w:r w:rsidR="00D9147D" w:rsidRPr="00953BF0">
        <w:t>labelled data</w:t>
      </w:r>
      <w:r w:rsidRPr="00953BF0">
        <w:t xml:space="preserve">, </w:t>
      </w:r>
      <w:r w:rsidR="00D9147D">
        <w:t xml:space="preserve">and </w:t>
      </w:r>
      <w:r w:rsidRPr="00953BF0">
        <w:t>discovery of intrinsic data patterns. Membrane researchers must carefully consider the characteristics of each algorithm</w:t>
      </w:r>
      <w:r w:rsidR="00664D81" w:rsidRPr="00953BF0">
        <w:t xml:space="preserve">, </w:t>
      </w:r>
      <w:r w:rsidRPr="00953BF0">
        <w:t xml:space="preserve">such as their ability </w:t>
      </w:r>
      <w:r w:rsidR="00D9147D">
        <w:t>in</w:t>
      </w:r>
      <w:r w:rsidR="00D9147D" w:rsidRPr="00953BF0">
        <w:t xml:space="preserve"> </w:t>
      </w:r>
      <w:r w:rsidRPr="00953BF0">
        <w:t>model</w:t>
      </w:r>
      <w:r w:rsidR="00D9147D">
        <w:t>ling</w:t>
      </w:r>
      <w:r w:rsidRPr="00953BF0">
        <w:t xml:space="preserve"> nonlinearity, handl</w:t>
      </w:r>
      <w:r w:rsidR="00D9147D">
        <w:t>ing</w:t>
      </w:r>
      <w:r w:rsidRPr="00953BF0">
        <w:t xml:space="preserve"> diverse data structures, and manag</w:t>
      </w:r>
      <w:r w:rsidR="00D9147D">
        <w:t>ing</w:t>
      </w:r>
      <w:r w:rsidRPr="00953BF0">
        <w:t xml:space="preserve"> missing values</w:t>
      </w:r>
      <w:r w:rsidR="00664D81" w:rsidRPr="00953BF0">
        <w:t xml:space="preserve">, </w:t>
      </w:r>
      <w:r w:rsidRPr="00953BF0">
        <w:t>to optimally utilize experimental and computational data</w:t>
      </w:r>
      <w:r w:rsidR="00D9147D">
        <w:t xml:space="preserve"> in building machine learning models with</w:t>
      </w:r>
      <w:r w:rsidRPr="00953BF0">
        <w:t xml:space="preserve"> maximize</w:t>
      </w:r>
      <w:r w:rsidR="00D9147D">
        <w:t>d</w:t>
      </w:r>
      <w:r w:rsidRPr="00953BF0">
        <w:t xml:space="preserve"> interpretable insights, and avoid common pitfalls like overfitting or poor generalization. This informed selection and application of ML tools is crucial for advancing membrane design, discovery, and optimization.</w:t>
      </w:r>
    </w:p>
    <w:p w14:paraId="2B2930B8" w14:textId="0BA8204D" w:rsidR="008655D9" w:rsidRPr="00953BF0" w:rsidRDefault="008655D9" w:rsidP="00D32537">
      <w:pPr>
        <w:pStyle w:val="Heading2"/>
      </w:pPr>
      <w:r w:rsidRPr="00953BF0">
        <w:t xml:space="preserve">Supervised Learning </w:t>
      </w:r>
      <w:r w:rsidR="00E92835">
        <w:t>Models</w:t>
      </w:r>
      <w:r w:rsidR="00E92835" w:rsidRPr="00B019E2" w:rsidDel="00B019E2">
        <w:t xml:space="preserve"> </w:t>
      </w:r>
    </w:p>
    <w:p w14:paraId="74EDA745" w14:textId="72516A96" w:rsidR="00606AF1" w:rsidRPr="00953BF0" w:rsidRDefault="00606AF1" w:rsidP="00D32537">
      <w:r w:rsidRPr="00953BF0">
        <w:t>Supervised learning is a</w:t>
      </w:r>
      <w:r w:rsidR="00664D81" w:rsidRPr="00953BF0">
        <w:t xml:space="preserve"> ML </w:t>
      </w:r>
      <w:r w:rsidRPr="00953BF0">
        <w:t>approach where an algorithm learns to map inputs to their known, verified results</w:t>
      </w:r>
      <w:r w:rsidR="00D9147D">
        <w:t xml:space="preserve">, </w:t>
      </w:r>
      <w:r w:rsidRPr="00953BF0">
        <w:t>often called "ground truth" labels</w:t>
      </w:r>
      <w:r w:rsidR="00D9147D">
        <w:t xml:space="preserve">, </w:t>
      </w:r>
      <w:r w:rsidRPr="00953BF0">
        <w:t xml:space="preserve">using a labeled dataset </w:t>
      </w:r>
      <w:sdt>
        <w:sdtPr>
          <w:rPr>
            <w:color w:val="0070C0"/>
          </w:rPr>
          <w:tag w:val="MENDELEY_CITATION_v3_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U3V6dWtpIiwiZ2l2ZW4iOiJIYWppbWUiLCJwYXJzZS1uYW1lcyI6ZmFsc2UsImRyb3BwaW5nLXBhcnRpY2xlIjoiIiwibm9uLWRyb3BwaW5nLXBhcnRpY2xlIjoiIn0seyJmYW1pbHkiOiJOaSIsImdpdmVuIjoiV2VpIiwicGFyc2UtbmFtZXMiOmZhbHNlLCJkcm9wcGluZy1wYXJ0aWNsZSI6IiIsIm5vbi1kcm9wcGluZy1wYXJ0aWNsZSI6IiJ9LHsiZmFtaWx5IjoiU2lkZGlxdWkiLCJnaXZlbiI6IlNhcmFoIEFsaS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"/>
          <w:id w:val="1119493321"/>
          <w:placeholder>
            <w:docPart w:val="371ED6D1E2A5664DA1C42F64C0A4CE7C"/>
          </w:placeholder>
        </w:sdtPr>
        <w:sdtContent>
          <w:r w:rsidR="00F950D7" w:rsidRPr="00F950D7">
            <w:rPr>
              <w:color w:val="0070C0"/>
              <w:highlight w:val="magenta"/>
            </w:rPr>
            <w:t>[15]</w:t>
          </w:r>
        </w:sdtContent>
      </w:sdt>
      <w:r w:rsidRPr="00953BF0">
        <w:t xml:space="preserve">. By training on </w:t>
      </w:r>
      <w:r w:rsidRPr="00953BF0">
        <w:lastRenderedPageBreak/>
        <w:t>these pairings, the process generates a predictive model that functions much like an experienced researcher reviewing past experiments</w:t>
      </w:r>
      <w:r w:rsidR="00664D81" w:rsidRPr="00953BF0">
        <w:rPr>
          <w:color w:val="0070C0"/>
        </w:rPr>
        <w:t xml:space="preserve"> </w:t>
      </w:r>
      <w:sdt>
        <w:sdtPr>
          <w:rPr>
            <w:color w:val="0070C0"/>
          </w:rPr>
          <w:tag w:val="MENDELEY_CITATION_v3_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"/>
          <w:id w:val="-965579609"/>
          <w:placeholder>
            <w:docPart w:val="DA2C98802EAC4241A3227418843F0316"/>
          </w:placeholder>
        </w:sdtPr>
        <w:sdtContent>
          <w:r w:rsidR="00F950D7" w:rsidRPr="00F950D7">
            <w:rPr>
              <w:color w:val="0070C0"/>
              <w:highlight w:val="magenta"/>
            </w:rPr>
            <w:t>[16]</w:t>
          </w:r>
        </w:sdtContent>
      </w:sdt>
      <w:r w:rsidRPr="00953BF0">
        <w:t>. For instance, by analyzing how specific fabrication conditions (inputs) resulted in certain permeability or selectivity levels (outputs), the model can predict the performance of a new, untested polymer. These</w:t>
      </w:r>
      <w:r w:rsidR="00D9147D">
        <w:t xml:space="preserve"> predictive</w:t>
      </w:r>
      <w:r w:rsidRPr="00953BF0">
        <w:t xml:space="preserve"> tasks are generally split into regression and classification based on the nature of the target variable </w:t>
      </w:r>
      <w:sdt>
        <w:sdtPr>
          <w:rPr>
            <w:color w:val="0070C0"/>
          </w:rPr>
          <w:tag w:val="MENDELEY_CITATION_v3_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"/>
          <w:id w:val="-2090918544"/>
          <w:placeholder>
            <w:docPart w:val="737DE365C785544595E7AF3FF9CD7464"/>
          </w:placeholder>
        </w:sdtPr>
        <w:sdtContent>
          <w:r w:rsidR="00F950D7" w:rsidRPr="00F950D7">
            <w:rPr>
              <w:color w:val="0070C0"/>
              <w:highlight w:val="magenta"/>
            </w:rPr>
            <w:t>[17]</w:t>
          </w:r>
        </w:sdtContent>
      </w:sdt>
      <w:r w:rsidRPr="00953BF0">
        <w:t xml:space="preserve">. Regression models identify complex mathematical relationships to generate </w:t>
      </w:r>
      <w:r w:rsidR="006743CE">
        <w:t xml:space="preserve">continuous </w:t>
      </w:r>
      <w:r w:rsidRPr="00953BF0">
        <w:t xml:space="preserve">numerical predictions, such as permeate flux </w:t>
      </w:r>
      <w:sdt>
        <w:sdtPr>
          <w:rPr>
            <w:color w:val="0070C0"/>
          </w:rPr>
          <w:tag w:val="MENDELEY_CITATION_v3_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"/>
          <w:id w:val="-1038192564"/>
          <w:placeholder>
            <w:docPart w:val="7EAAAA778C586941844EA7B665DFE829"/>
          </w:placeholder>
        </w:sdtPr>
        <w:sdtContent>
          <w:r w:rsidR="00F950D7" w:rsidRPr="00F950D7">
            <w:rPr>
              <w:color w:val="0070C0"/>
              <w:highlight w:val="magenta"/>
            </w:rPr>
            <w:t>[18]</w:t>
          </w:r>
        </w:sdtContent>
      </w:sdt>
      <w:r w:rsidRPr="00953BF0">
        <w:t xml:space="preserve"> or optimal operating conditions </w:t>
      </w:r>
      <w:sdt>
        <w:sdtPr>
          <w:rPr>
            <w:color w:val="0070C0"/>
          </w:rPr>
          <w:tag w:val="MENDELEY_CITATION_v3_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"/>
          <w:id w:val="-2042580094"/>
          <w:placeholder>
            <w:docPart w:val="91DA129798E73F498F2B9B9004428013"/>
          </w:placeholder>
        </w:sdtPr>
        <w:sdtContent>
          <w:r w:rsidR="00F950D7" w:rsidRPr="00F950D7">
            <w:rPr>
              <w:color w:val="0070C0"/>
              <w:highlight w:val="magenta"/>
            </w:rPr>
            <w:t>[19]</w:t>
          </w:r>
        </w:sdtContent>
      </w:sdt>
      <w:r w:rsidRPr="00953BF0">
        <w:t>. In contrast, classification models establish decision boundaries or probability distributions to sort samples into discrete categories</w:t>
      </w:r>
      <w:r w:rsidRPr="00953BF0">
        <w:rPr>
          <w:color w:val="0070C0"/>
        </w:rPr>
        <w:t xml:space="preserve"> </w:t>
      </w:r>
      <w:sdt>
        <w:sdtPr>
          <w:rPr>
            <w:color w:val="0070C0"/>
          </w:rPr>
          <w:tag w:val="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"/>
          <w:id w:val="-1471826569"/>
          <w:placeholder>
            <w:docPart w:val="7EA7CD6A784D27409B5161E96BEFCF01"/>
          </w:placeholder>
        </w:sdtPr>
        <w:sdtContent>
          <w:r w:rsidR="00F950D7" w:rsidRPr="00F950D7">
            <w:rPr>
              <w:color w:val="0070C0"/>
              <w:highlight w:val="magenta"/>
            </w:rPr>
            <w:t>[20–23]</w:t>
          </w:r>
        </w:sdtContent>
      </w:sdt>
      <w:r w:rsidRPr="00953BF0">
        <w:t>. This allows researchers to label membranes by performance quality</w:t>
      </w:r>
      <w:r w:rsidRPr="00953BF0">
        <w:rPr>
          <w:color w:val="0070C0"/>
        </w:rPr>
        <w:t xml:space="preserve"> </w:t>
      </w:r>
      <w:sdt>
        <w:sdtPr>
          <w:rPr>
            <w:color w:val="0070C0"/>
          </w:rPr>
          <w:tag w:val="MENDELEY_CITATION_v3_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"/>
          <w:id w:val="1380284828"/>
          <w:placeholder>
            <w:docPart w:val="1A5B9A0194812249A0C93FE5BD2AE294"/>
          </w:placeholder>
        </w:sdtPr>
        <w:sdtContent>
          <w:r w:rsidR="00F950D7" w:rsidRPr="00F950D7">
            <w:rPr>
              <w:color w:val="0070C0"/>
              <w:highlight w:val="magenta"/>
            </w:rPr>
            <w:t>[24]</w:t>
          </w:r>
        </w:sdtContent>
      </w:sdt>
      <w:r w:rsidRPr="00953BF0">
        <w:t xml:space="preserve"> or predict specific morphologies</w:t>
      </w:r>
      <w:r w:rsidRPr="00953BF0">
        <w:rPr>
          <w:color w:val="0070C0"/>
        </w:rPr>
        <w:t xml:space="preserve"> </w:t>
      </w:r>
      <w:sdt>
        <w:sdtPr>
          <w:rPr>
            <w:color w:val="0070C0"/>
          </w:rPr>
          <w:tag w:val="MENDELEY_CITATION_v3_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"/>
          <w:id w:val="-1445537321"/>
          <w:placeholder>
            <w:docPart w:val="7F636BC972E6364D9BA0300D93E02C0A"/>
          </w:placeholder>
        </w:sdtPr>
        <w:sdtContent>
          <w:r w:rsidR="00F950D7" w:rsidRPr="00F950D7">
            <w:rPr>
              <w:color w:val="0070C0"/>
              <w:highlight w:val="magenta"/>
            </w:rPr>
            <w:t>[25]</w:t>
          </w:r>
        </w:sdtContent>
      </w:sdt>
      <w:r w:rsidRPr="00953BF0">
        <w:t>.</w:t>
      </w:r>
    </w:p>
    <w:p w14:paraId="4FB1E65F" w14:textId="685E55AF" w:rsidR="00606AF1" w:rsidRDefault="00606AF1" w:rsidP="00D32537">
      <w:r w:rsidRPr="00953BF0">
        <w:t>The training phase involves iteratively adjusting a model's learnable parameters to minimize a loss function, which represents the error between predicted and actual values</w:t>
      </w:r>
      <w:r w:rsidRPr="00953BF0">
        <w:rPr>
          <w:color w:val="0070C0"/>
        </w:rPr>
        <w:t xml:space="preserve"> </w:t>
      </w:r>
      <w:sdt>
        <w:sdtPr>
          <w:rPr>
            <w:color w:val="0070C0"/>
          </w:rPr>
          <w:tag w:val="MENDELEY_CITATION_v3_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"/>
          <w:id w:val="-322662096"/>
          <w:placeholder>
            <w:docPart w:val="950917E880B6DA499A96C23C6FB2AA45"/>
          </w:placeholder>
        </w:sdtPr>
        <w:sdtContent>
          <w:r w:rsidR="00F950D7" w:rsidRPr="00F950D7">
            <w:rPr>
              <w:rFonts w:eastAsia="Times New Roman"/>
              <w:color w:val="0070C0"/>
              <w:kern w:val="0"/>
              <w:highlight w:val="magenta"/>
              <w14:ligatures w14:val="none"/>
            </w:rPr>
            <w:t>[26]</w:t>
          </w:r>
        </w:sdtContent>
      </w:sdt>
      <w:r w:rsidRPr="00953BF0">
        <w:t>. The specific algorithm chosen to perform this mapping</w:t>
      </w:r>
      <w:r w:rsidRPr="00953BF0">
        <w:rPr>
          <w:color w:val="0070C0"/>
        </w:rPr>
        <w:t xml:space="preserve"> </w:t>
      </w:r>
      <w:sdt>
        <w:sdtPr>
          <w:rPr>
            <w:color w:val="0070C0"/>
          </w:rPr>
          <w:tag w:val="MENDELEY_CITATION_v3_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"/>
          <w:id w:val="-336765882"/>
          <w:placeholder>
            <w:docPart w:val="3AA9DC704C60A74497BA9D8AAC69E091"/>
          </w:placeholder>
        </w:sdtPr>
        <w:sdtContent>
          <w:r w:rsidR="00F950D7" w:rsidRPr="00F950D7">
            <w:rPr>
              <w:rFonts w:eastAsia="Times New Roman"/>
              <w:color w:val="0070C0"/>
              <w:kern w:val="0"/>
              <w:highlight w:val="magenta"/>
              <w14:ligatures w14:val="none"/>
            </w:rPr>
            <w:t>[27]</w:t>
          </w:r>
        </w:sdtContent>
      </w:sdt>
      <w:r w:rsidRPr="00953BF0">
        <w:t xml:space="preserve"> is defined by its unique inductive biases and optimization strategies. In membrane science, selecting the right algorithm is a strategic decision driven by dataset size, the complexity of structure-property relationships, and the need for interpretability.</w:t>
      </w:r>
      <w:r w:rsidR="00664D81" w:rsidRPr="00953BF0">
        <w:t xml:space="preserve"> To assist with this selection, </w:t>
      </w:r>
      <w:r w:rsidR="00664D81" w:rsidRPr="00953BF0">
        <w:rPr>
          <w:b/>
          <w:bCs/>
          <w:highlight w:val="yellow"/>
        </w:rPr>
        <w:t>Fig. 1</w:t>
      </w:r>
      <w:r w:rsidR="00664D81" w:rsidRPr="00953BF0">
        <w:t xml:space="preserve"> provides a visual overview of these fundamental ML tasks. </w:t>
      </w:r>
      <w:r w:rsidRPr="00953BF0">
        <w:t>The following section examines the principles of various algorithms to guide membrane scientists in choosing the most effective tool for their specific research applications.</w:t>
      </w:r>
    </w:p>
    <w:p w14:paraId="606D2E4F" w14:textId="262E095F" w:rsidR="00F06419" w:rsidRPr="00F06419" w:rsidRDefault="00F06419" w:rsidP="00D32537">
      <w:pPr>
        <w:rPr>
          <w:rFonts w:eastAsia="新細明體"/>
          <w:lang w:eastAsia="zh-TW"/>
        </w:rPr>
      </w:pPr>
      <w:r w:rsidRPr="00F06419">
        <w:t>In membrane science, machine-learning algorithm selection is mainly determined by the model’s mathematical structure and its ability to represent relationships within the dataset. Since many model families can be formulated for either regression or classification, they are more appropriately grouped here by architectural design rather than by prediction task. The following sections summarize the principal architectural families used in membrane research.</w:t>
      </w:r>
    </w:p>
    <w:p w14:paraId="61346CBA" w14:textId="739A37C0" w:rsidR="0018041C" w:rsidRPr="00953BF0" w:rsidRDefault="0018041C" w:rsidP="00A304E3">
      <w:pPr>
        <w:jc w:val="center"/>
        <w:rPr>
          <w:lang w:eastAsia="zh-TW"/>
        </w:rPr>
      </w:pPr>
      <w:r w:rsidRPr="00953BF0">
        <w:rPr>
          <w:noProof/>
          <w:lang w:eastAsia="zh-TW"/>
        </w:rPr>
        <w:lastRenderedPageBreak/>
        <w:drawing>
          <wp:inline distT="0" distB="0" distL="0" distR="0" wp14:anchorId="4CC3017B" wp14:editId="07F968DD">
            <wp:extent cx="4423788" cy="3909911"/>
            <wp:effectExtent l="0" t="0" r="0" b="1905"/>
            <wp:docPr id="1217014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38724" cy="3923112"/>
                    </a:xfrm>
                    <a:prstGeom prst="rect">
                      <a:avLst/>
                    </a:prstGeom>
                    <a:noFill/>
                    <a:ln>
                      <a:noFill/>
                    </a:ln>
                  </pic:spPr>
                </pic:pic>
              </a:graphicData>
            </a:graphic>
          </wp:inline>
        </w:drawing>
      </w:r>
    </w:p>
    <w:p w14:paraId="7376D937" w14:textId="429EB0B9" w:rsidR="005616C9" w:rsidRPr="00953BF0" w:rsidRDefault="00606AF1" w:rsidP="00D32537">
      <w:pPr>
        <w:rPr>
          <w:lang w:eastAsia="zh-TW"/>
        </w:rPr>
      </w:pPr>
      <w:r w:rsidRPr="00953BF0">
        <w:rPr>
          <w:rFonts w:eastAsia="Times New Roman"/>
          <w:b/>
          <w:bCs/>
          <w:highlight w:val="yellow"/>
        </w:rPr>
        <w:t>Fig</w:t>
      </w:r>
      <w:r w:rsidR="000E2B78" w:rsidRPr="00953BF0">
        <w:rPr>
          <w:rFonts w:eastAsia="Times New Roman"/>
          <w:b/>
          <w:bCs/>
          <w:highlight w:val="yellow"/>
        </w:rPr>
        <w:t>.1.</w:t>
      </w:r>
      <w:r w:rsidR="000E2B78" w:rsidRPr="00953BF0">
        <w:rPr>
          <w:rFonts w:eastAsia="Times New Roman"/>
        </w:rPr>
        <w:t xml:space="preserve"> </w:t>
      </w:r>
      <w:r w:rsidR="0018041C" w:rsidRPr="00953BF0">
        <w:rPr>
          <w:lang w:eastAsia="zh-TW"/>
        </w:rPr>
        <w:t>Different machine learning tasks by supervised (Regression/ Classification); and Unsupervised learning (Clustering/ Abnormality detection/ Dimensionality reduction)</w:t>
      </w:r>
    </w:p>
    <w:p w14:paraId="6CF0764F" w14:textId="6EE53809" w:rsidR="00F06419" w:rsidRPr="00B019E2" w:rsidRDefault="009E2320" w:rsidP="008E691C">
      <w:pPr>
        <w:pStyle w:val="Heading3"/>
      </w:pPr>
      <w:r w:rsidRPr="00B019E2">
        <w:t xml:space="preserve">Classical Regression </w:t>
      </w:r>
      <w:r w:rsidR="00E92835">
        <w:t>Models</w:t>
      </w:r>
      <w:r w:rsidR="00E92835" w:rsidRPr="00B019E2" w:rsidDel="00B019E2">
        <w:t xml:space="preserve"> </w:t>
      </w:r>
    </w:p>
    <w:p w14:paraId="35A7927B" w14:textId="3E9D53A9" w:rsidR="00292B56" w:rsidRPr="00953BF0" w:rsidRDefault="009E2320" w:rsidP="00D32537">
      <w:pPr>
        <w:rPr>
          <w:rFonts w:eastAsia="Times New Roman"/>
          <w:kern w:val="0"/>
          <w14:ligatures w14:val="none"/>
        </w:rPr>
      </w:pPr>
      <w:r w:rsidRPr="009E2320">
        <w:t xml:space="preserve">Classical regression models describe the relationship between input features and target variables using explicit mathematical functions, making them a foundational and highly interpretable class of supervised learning methods. In their simplest form, linear regression represents this relationship as a best-fit line in one dimension or a hyperplane in higher dimensions </w:t>
      </w:r>
      <w:r w:rsidR="00664D81" w:rsidRPr="00953BF0">
        <w:t>(</w:t>
      </w:r>
      <w:r w:rsidR="00664D81" w:rsidRPr="00953BF0">
        <w:rPr>
          <w:b/>
          <w:bCs/>
        </w:rPr>
        <w:t>Fig. 2a</w:t>
      </w:r>
      <w:r w:rsidR="00664D81" w:rsidRPr="00953BF0">
        <w:t>)</w:t>
      </w:r>
      <w:r w:rsidR="00292B56" w:rsidRPr="00953BF0">
        <w:rPr>
          <w:rFonts w:eastAsia="Times New Roman"/>
          <w:kern w:val="0"/>
          <w14:ligatures w14:val="none"/>
        </w:rPr>
        <w:t xml:space="preserve"> </w:t>
      </w:r>
      <w:sdt>
        <w:sdtPr>
          <w:rPr>
            <w:rFonts w:eastAsia="Times New Roman"/>
            <w:color w:val="00B0F0"/>
            <w:kern w:val="0"/>
            <w14:ligatures w14:val="none"/>
          </w:rPr>
          <w:tag w:val="MENDELEY_CITATION_v3_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"/>
          <w:id w:val="1827015892"/>
          <w:placeholder>
            <w:docPart w:val="1E9B2544DA740B4EA86A4D53CA6C5CC5"/>
          </w:placeholder>
        </w:sdtPr>
        <w:sdtContent>
          <w:r w:rsidR="00F950D7" w:rsidRPr="00F950D7">
            <w:rPr>
              <w:rFonts w:eastAsia="Times New Roman"/>
              <w:color w:val="00B0F0"/>
              <w:kern w:val="0"/>
              <w:highlight w:val="magenta"/>
              <w14:ligatures w14:val="none"/>
            </w:rPr>
            <w:t>[28]</w:t>
          </w:r>
        </w:sdtContent>
      </w:sdt>
      <w:r w:rsidR="00292B56" w:rsidRPr="00953BF0">
        <w:rPr>
          <w:rFonts w:eastAsia="Times New Roman"/>
          <w:kern w:val="0"/>
          <w14:ligatures w14:val="none"/>
        </w:rPr>
        <w:t xml:space="preserve">. </w:t>
      </w:r>
      <w:r w:rsidR="00664D81" w:rsidRPr="00953BF0">
        <w:t>In membrane fabrication, t</w:t>
      </w:r>
      <w:r w:rsidR="00243BC7" w:rsidRPr="00243BC7">
        <w:t>his allows researchers to relate processing variables directly to performance outcomes. The model estimates coefficients and an intercept by minimizing the sum of squared residuals between observed and predicted values.</w:t>
      </w:r>
      <w:r w:rsidR="00292B56" w:rsidRPr="00953BF0">
        <w:rPr>
          <w:rFonts w:eastAsia="Times New Roman"/>
          <w:color w:val="00B0F0"/>
          <w:kern w:val="0"/>
          <w14:ligatures w14:val="none"/>
        </w:rPr>
        <w:t xml:space="preserve"> </w:t>
      </w:r>
      <w:sdt>
        <w:sdtPr>
          <w:rPr>
            <w:rFonts w:eastAsia="Times New Roman"/>
            <w:color w:val="00B0F0"/>
            <w:kern w:val="0"/>
            <w14:ligatures w14:val="none"/>
          </w:rPr>
          <w:tag w:val="MENDELEY_CITATION_v3_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"/>
          <w:id w:val="-1375918863"/>
          <w:placeholder>
            <w:docPart w:val="19167B1E2688334BA1540431CA78013D"/>
          </w:placeholder>
        </w:sdtPr>
        <w:sdtContent>
          <w:r w:rsidR="00F950D7" w:rsidRPr="00F950D7">
            <w:rPr>
              <w:rFonts w:eastAsia="Times New Roman"/>
              <w:color w:val="00B0F0"/>
              <w:kern w:val="0"/>
              <w:highlight w:val="magenta"/>
              <w14:ligatures w14:val="none"/>
            </w:rPr>
            <w:t>[29,30]</w:t>
          </w:r>
        </w:sdtContent>
      </w:sdt>
      <w:r w:rsidR="00292B56" w:rsidRPr="00953BF0">
        <w:rPr>
          <w:rFonts w:eastAsia="Times New Roman"/>
          <w:kern w:val="0"/>
          <w14:ligatures w14:val="none"/>
        </w:rPr>
        <w:t>.</w:t>
      </w:r>
      <w:r w:rsidR="00243BC7">
        <w:rPr>
          <w:rFonts w:eastAsia="Times New Roman"/>
          <w:kern w:val="0"/>
          <w14:ligatures w14:val="none"/>
        </w:rPr>
        <w:t xml:space="preserve"> </w:t>
      </w:r>
      <w:r w:rsidR="00243BC7" w:rsidRPr="00243BC7">
        <w:rPr>
          <w:rFonts w:eastAsia="Times New Roman"/>
          <w:kern w:val="0"/>
          <w14:ligatures w14:val="none"/>
        </w:rPr>
        <w:t xml:space="preserve">Because of its simplicity and interpretability, the linear </w:t>
      </w:r>
      <w:r w:rsidRPr="009E2320">
        <w:rPr>
          <w:rFonts w:eastAsia="Times New Roman"/>
          <w:kern w:val="0"/>
          <w14:ligatures w14:val="none"/>
        </w:rPr>
        <w:t xml:space="preserve">regression </w:t>
      </w:r>
      <w:r w:rsidR="00243BC7" w:rsidRPr="00243BC7">
        <w:rPr>
          <w:rFonts w:eastAsia="Times New Roman"/>
          <w:kern w:val="0"/>
          <w14:ligatures w14:val="none"/>
        </w:rPr>
        <w:t>is often used as a baseline for comparing more complex machine-learning approaches in membrane-fabrication studies.</w:t>
      </w:r>
    </w:p>
    <w:p w14:paraId="4074AFCD" w14:textId="01BDB920" w:rsidR="00292B56" w:rsidRDefault="00664D81" w:rsidP="00D32537">
      <w:r w:rsidRPr="00953BF0">
        <w:lastRenderedPageBreak/>
        <w:t>Within this framework, researchers can utilize univariate architectures to predict a single target variable</w:t>
      </w:r>
      <w:r w:rsidR="00292B56" w:rsidRPr="00953BF0">
        <w:rPr>
          <w:rFonts w:eastAsia="Times New Roman"/>
          <w:color w:val="00B0F0"/>
          <w:kern w:val="0"/>
          <w14:ligatures w14:val="none"/>
        </w:rPr>
        <w:t xml:space="preserve"> </w:t>
      </w:r>
      <w:sdt>
        <w:sdtPr>
          <w:rPr>
            <w:rFonts w:eastAsia="Times New Roman"/>
            <w:color w:val="00B0F0"/>
            <w:kern w:val="0"/>
            <w14:ligatures w14:val="none"/>
          </w:rPr>
          <w:tag w:val="MENDELEY_CITATION_v3_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"/>
          <w:id w:val="-692537806"/>
          <w:placeholder>
            <w:docPart w:val="334D63DF37D14F439F24C55CC01FE831"/>
          </w:placeholder>
        </w:sdtPr>
        <w:sdtContent>
          <w:r w:rsidR="00F950D7" w:rsidRPr="00F950D7">
            <w:rPr>
              <w:rFonts w:eastAsia="Times New Roman"/>
              <w:color w:val="00B0F0"/>
              <w:kern w:val="0"/>
              <w:highlight w:val="magenta"/>
              <w14:ligatures w14:val="none"/>
            </w:rPr>
            <w:t>[31]</w:t>
          </w:r>
        </w:sdtContent>
      </w:sdt>
      <w:r w:rsidR="00292B56" w:rsidRPr="00953BF0">
        <w:rPr>
          <w:rFonts w:eastAsia="Times New Roman"/>
          <w:kern w:val="0"/>
          <w14:ligatures w14:val="none"/>
        </w:rPr>
        <w:t xml:space="preserve">, </w:t>
      </w:r>
      <w:r w:rsidRPr="00953BF0">
        <w:t>or multivariate linear regression (MVR) architectures to predict multiple outcomes simultaneously</w:t>
      </w:r>
      <w:r w:rsidR="00292B56" w:rsidRPr="00953BF0">
        <w:rPr>
          <w:rFonts w:eastAsia="Times New Roman"/>
          <w:kern w:val="0"/>
          <w14:ligatures w14:val="none"/>
        </w:rPr>
        <w:t xml:space="preserve"> </w:t>
      </w:r>
      <w:sdt>
        <w:sdtPr>
          <w:rPr>
            <w:rFonts w:eastAsia="Times New Roman"/>
            <w:color w:val="00B0F0"/>
            <w:kern w:val="0"/>
            <w14:ligatures w14:val="none"/>
          </w:rPr>
          <w:tag w:val="MENDELEY_CITATION_v3_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"/>
          <w:id w:val="-2069955544"/>
          <w:placeholder>
            <w:docPart w:val="D97BDBF676D20E49B770F52CFDB59866"/>
          </w:placeholder>
        </w:sdtPr>
        <w:sdtContent>
          <w:r w:rsidR="00F950D7" w:rsidRPr="00F950D7">
            <w:rPr>
              <w:rFonts w:eastAsia="Times New Roman"/>
              <w:color w:val="00B0F0"/>
              <w:kern w:val="0"/>
              <w:highlight w:val="magenta"/>
              <w14:ligatures w14:val="none"/>
            </w:rPr>
            <w:t>[32]</w:t>
          </w:r>
        </w:sdtContent>
      </w:sdt>
      <w:r w:rsidR="00292B56" w:rsidRPr="00953BF0">
        <w:rPr>
          <w:rFonts w:eastAsia="Times New Roman"/>
          <w:kern w:val="0"/>
          <w14:ligatures w14:val="none"/>
        </w:rPr>
        <w:t xml:space="preserve">. </w:t>
      </w:r>
      <w:r w:rsidRPr="00953BF0">
        <w:t>MVR is particularly valuable in membrane science because physical properties are highly interdependent. For instance, a structural defect or a change in crosslinking density during synthesis will likely alter both water permeability and solute rejection simultaneously. By mathematically treating these responses as a joint architecture, MVR effectively captures this linked behavior and shared error.</w:t>
      </w:r>
    </w:p>
    <w:p w14:paraId="1D7B0C36" w14:textId="46B4CDBB" w:rsidR="00263C15" w:rsidRPr="009E2320" w:rsidRDefault="009E2320" w:rsidP="00D32537">
      <w:r w:rsidRPr="008E691C">
        <w:t>For nonlinear response patterns, sigmoid regression provides a useful extension by mapping the linear predictor through an S-shaped function, which is well suited to bounded or saturating behaviors. This is particularly relevant when a membrane property changes gradually at first and then approaches a limiting value as processing conditions continue to vary. In contrast, logistic regression</w:t>
      </w:r>
      <w:r>
        <w:t xml:space="preserve"> (</w:t>
      </w:r>
      <w:r w:rsidRPr="008E691C">
        <w:rPr>
          <w:b/>
          <w:bCs/>
        </w:rPr>
        <w:t>Fig. 2a</w:t>
      </w:r>
      <w:r>
        <w:t>)</w:t>
      </w:r>
      <w:r w:rsidRPr="008E691C">
        <w:t xml:space="preserve"> is used for classification rather than continuous prediction, as it converts a linear combination of features into a probability of class membership. In membrane research, logistic regression can be applied to binary outcomes such as whether a membrane meets a performance threshold, whether a defect is present, or whether a fabrication condition is likely to produce an acceptable product. Its main advantage is that it remains interpretable while providing probabilistic predictions for discrete outcomes.</w:t>
      </w:r>
    </w:p>
    <w:p w14:paraId="61764DE8" w14:textId="1C91B12B" w:rsidR="000E2B78" w:rsidRPr="00B019E2" w:rsidRDefault="00664D81" w:rsidP="008E691C">
      <w:pPr>
        <w:pStyle w:val="Heading3"/>
      </w:pPr>
      <w:r w:rsidRPr="00B019E2">
        <w:t xml:space="preserve">Regularized Linear </w:t>
      </w:r>
      <w:r w:rsidR="00E92835">
        <w:t>Models</w:t>
      </w:r>
      <w:r w:rsidR="00B019E2" w:rsidRPr="00B019E2" w:rsidDel="00B019E2">
        <w:t xml:space="preserve"> </w:t>
      </w:r>
    </w:p>
    <w:p w14:paraId="60A36FAF" w14:textId="4E4765C0" w:rsidR="009D2657" w:rsidRPr="009D2657" w:rsidRDefault="00A14BF6" w:rsidP="009D2657">
      <w:pPr>
        <w:rPr>
          <w:lang w:val="en-CA"/>
        </w:rPr>
      </w:pPr>
      <w:r w:rsidRPr="00A14BF6">
        <w:t>While standard linear models provide a highly interpretable baseline, membrane synthesis datasets often contain correlated parameters and limited sample sizes</w:t>
      </w:r>
      <w:r w:rsidR="00664D81" w:rsidRPr="00953BF0">
        <w:t xml:space="preserve">. </w:t>
      </w:r>
      <w:r w:rsidR="000D5F64">
        <w:t xml:space="preserve">Training models with a large list of features and limited samples will lead to models learning from the noise biased to the limited samples, which is also known as overfitting. </w:t>
      </w:r>
      <w:r w:rsidR="000D5F64" w:rsidRPr="000D5F64">
        <w:t>To improve generalization, researchers use stepwise regression for variable selection</w:t>
      </w:r>
      <w:r w:rsidR="00357888">
        <w:t xml:space="preserve"> (e.g. </w:t>
      </w:r>
      <w:r w:rsidR="00357888" w:rsidRPr="00357888">
        <w:t>sequential backward selection (SBS)</w:t>
      </w:r>
      <w:sdt>
        <w:sdtPr>
          <w:rPr>
            <w:color w:val="000000"/>
          </w:rPr>
          <w:tag w:val="MENDELEY_CITATION_v3_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"/>
          <w:id w:val="1377424220"/>
          <w:placeholder>
            <w:docPart w:val="DefaultPlaceholder_-1854013440"/>
          </w:placeholder>
        </w:sdtPr>
        <w:sdtContent>
          <w:r w:rsidR="00F950D7" w:rsidRPr="00F950D7">
            <w:rPr>
              <w:color w:val="000000"/>
            </w:rPr>
            <w:t>[33]</w:t>
          </w:r>
        </w:sdtContent>
      </w:sdt>
      <w:r w:rsidR="00357888">
        <w:t>, recursive feature elimination (RFE)</w:t>
      </w:r>
      <w:sdt>
        <w:sdtPr>
          <w:rPr>
            <w:color w:val="000000"/>
          </w:rPr>
          <w:tag w:val="MENDELEY_CITATION_v3_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"/>
          <w:id w:val="676382230"/>
          <w:placeholder>
            <w:docPart w:val="DefaultPlaceholder_-1854013440"/>
          </w:placeholder>
        </w:sdtPr>
        <w:sdtContent>
          <w:r w:rsidR="00F950D7" w:rsidRPr="00F950D7">
            <w:rPr>
              <w:color w:val="000000"/>
            </w:rPr>
            <w:t>[34]</w:t>
          </w:r>
        </w:sdtContent>
      </w:sdt>
      <w:r w:rsidR="00357888">
        <w:t>)</w:t>
      </w:r>
      <w:r w:rsidR="000D5F64">
        <w:t>,</w:t>
      </w:r>
      <w:r w:rsidR="000D5F64" w:rsidRPr="000D5F64">
        <w:t xml:space="preserve"> as well as regularized regression with L1 or L2 penalties</w:t>
      </w:r>
      <w:sdt>
        <w:sdtPr>
          <w:rPr>
            <w:color w:val="000000"/>
          </w:rPr>
          <w:tag w:val="MENDELEY_CITATION_v3_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"/>
          <w:id w:val="-966192815"/>
          <w:placeholder>
            <w:docPart w:val="DefaultPlaceholder_-1854013440"/>
          </w:placeholder>
        </w:sdtPr>
        <w:sdtContent>
          <w:r w:rsidR="00F950D7" w:rsidRPr="00F950D7">
            <w:rPr>
              <w:color w:val="000000"/>
            </w:rPr>
            <w:t>[35,36]</w:t>
          </w:r>
        </w:sdtContent>
      </w:sdt>
      <w:r w:rsidR="000D5F64">
        <w:t>.</w:t>
      </w:r>
      <w:r w:rsidR="000D5F64" w:rsidRPr="000D5F64">
        <w:t>These methods help identify a compact set of fabrication parameters while keeping the model simple and robus</w:t>
      </w:r>
      <w:r w:rsidR="009D2657">
        <w:t xml:space="preserve">t. </w:t>
      </w:r>
    </w:p>
    <w:p w14:paraId="6CA3C5CB" w14:textId="0F0B2583" w:rsidR="00292B56" w:rsidRPr="00953BF0" w:rsidRDefault="00292B56" w:rsidP="00D32537">
      <w:r w:rsidRPr="00953BF0">
        <w:t>Within this family, LASSO (Least Absolute Shrinkage and Selection Operator) is perhaps the most popular for membrane studies because it performs "automatic feature selection"</w:t>
      </w:r>
      <w:r w:rsidR="000D5F64">
        <w:rPr>
          <w:rFonts w:eastAsia="Times New Roman"/>
          <w:kern w:val="0"/>
          <w14:ligatures w14:val="none"/>
        </w:rPr>
        <w:t xml:space="preserve"> (</w:t>
      </w:r>
      <w:r w:rsidR="000D5F64" w:rsidRPr="006F0A99">
        <w:rPr>
          <w:rFonts w:eastAsia="Times New Roman"/>
          <w:b/>
          <w:bCs/>
          <w:kern w:val="0"/>
          <w14:ligatures w14:val="none"/>
        </w:rPr>
        <w:t>Fig. 2</w:t>
      </w:r>
      <w:r w:rsidR="000D5F64">
        <w:rPr>
          <w:rFonts w:eastAsia="Times New Roman"/>
          <w:b/>
          <w:bCs/>
          <w:kern w:val="0"/>
          <w14:ligatures w14:val="none"/>
        </w:rPr>
        <w:t>b</w:t>
      </w:r>
      <w:r w:rsidR="000D5F64">
        <w:rPr>
          <w:rFonts w:eastAsia="Times New Roman"/>
          <w:kern w:val="0"/>
          <w14:ligatures w14:val="none"/>
        </w:rPr>
        <w:t>)</w:t>
      </w:r>
      <w:r w:rsidR="000D5F64">
        <w:t>.</w:t>
      </w:r>
      <w:r w:rsidRPr="00953BF0">
        <w:t xml:space="preserve"> By </w:t>
      </w:r>
      <w:r w:rsidRPr="00953BF0">
        <w:lastRenderedPageBreak/>
        <w:t>applying a strict L1 penalty, it shrinks the weights of less important variables all the way to zero, effectively deleting them from the model. This leaves the researcher with a clear, concise list of only the most influential fabrication parameters. In contrast, Ridge regression (L2) reduces the impact of highly correlated variables without deleting them, while Elastic Net blends both approaches to handle groups of related conditions.</w:t>
      </w:r>
    </w:p>
    <w:p w14:paraId="6ED4EFCA" w14:textId="77777777" w:rsidR="000E2B78" w:rsidRPr="00953BF0" w:rsidRDefault="000E2B78" w:rsidP="00A304E3">
      <w:pPr>
        <w:jc w:val="center"/>
        <w:rPr>
          <w:lang w:eastAsia="zh-TW"/>
        </w:rPr>
      </w:pPr>
      <w:r w:rsidRPr="00953BF0">
        <w:rPr>
          <w:noProof/>
          <w:lang w:eastAsia="zh-TW"/>
        </w:rPr>
        <w:drawing>
          <wp:inline distT="0" distB="0" distL="0" distR="0" wp14:anchorId="6C273900" wp14:editId="37C2B534">
            <wp:extent cx="5943600" cy="5444490"/>
            <wp:effectExtent l="0" t="0" r="0" b="3810"/>
            <wp:docPr id="20888839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444490"/>
                    </a:xfrm>
                    <a:prstGeom prst="rect">
                      <a:avLst/>
                    </a:prstGeom>
                    <a:noFill/>
                    <a:ln>
                      <a:noFill/>
                    </a:ln>
                  </pic:spPr>
                </pic:pic>
              </a:graphicData>
            </a:graphic>
          </wp:inline>
        </w:drawing>
      </w:r>
    </w:p>
    <w:p w14:paraId="79FFFA03" w14:textId="77777777" w:rsidR="000E2B78" w:rsidRPr="00953BF0" w:rsidRDefault="000E2B78" w:rsidP="00A304E3">
      <w:pPr>
        <w:jc w:val="center"/>
        <w:rPr>
          <w:lang w:eastAsia="zh-TW"/>
        </w:rPr>
      </w:pPr>
      <w:r w:rsidRPr="00A304E3">
        <w:rPr>
          <w:rFonts w:eastAsia="Times New Roman"/>
          <w:b/>
          <w:bCs/>
        </w:rPr>
        <w:t>Fig.2.</w:t>
      </w:r>
      <w:r w:rsidRPr="00953BF0">
        <w:rPr>
          <w:rFonts w:eastAsia="Times New Roman"/>
        </w:rPr>
        <w:t xml:space="preserve"> </w:t>
      </w:r>
      <w:r w:rsidRPr="00953BF0">
        <w:rPr>
          <w:lang w:eastAsia="zh-TW"/>
        </w:rPr>
        <w:t>(a) Different GLMs used in membrane research; and (b) Regularizations used in GLMs</w:t>
      </w:r>
    </w:p>
    <w:p w14:paraId="1F02E0E8" w14:textId="4C1D073E" w:rsidR="000E2B78" w:rsidRDefault="000E2B78" w:rsidP="00D32537">
      <w:pPr>
        <w:pStyle w:val="Heading3"/>
      </w:pPr>
      <w:r w:rsidRPr="00953BF0">
        <w:t xml:space="preserve">Distance and Probabilistic </w:t>
      </w:r>
      <w:r w:rsidR="00815DB0">
        <w:t>Mo</w:t>
      </w:r>
      <w:commentRangeStart w:id="7"/>
      <w:commentRangeStart w:id="8"/>
      <w:r w:rsidR="00815DB0" w:rsidRPr="00E92835">
        <w:t>dels</w:t>
      </w:r>
      <w:commentRangeEnd w:id="7"/>
      <w:r w:rsidR="00631CA6" w:rsidRPr="00953BF0">
        <w:rPr>
          <w:rStyle w:val="CommentReference"/>
          <w:sz w:val="24"/>
          <w:szCs w:val="24"/>
        </w:rPr>
        <w:commentReference w:id="7"/>
      </w:r>
      <w:commentRangeEnd w:id="8"/>
      <w:r w:rsidR="00664D81" w:rsidRPr="00953BF0">
        <w:rPr>
          <w:rStyle w:val="CommentReference"/>
          <w:sz w:val="24"/>
          <w:szCs w:val="24"/>
        </w:rPr>
        <w:commentReference w:id="8"/>
      </w:r>
      <w:r w:rsidR="00815DB0" w:rsidRPr="00953BF0" w:rsidDel="00815DB0">
        <w:t xml:space="preserve"> </w:t>
      </w:r>
    </w:p>
    <w:p w14:paraId="48554813" w14:textId="48C5E2E6" w:rsidR="009A5BDE" w:rsidRDefault="00CA513D" w:rsidP="00D32537">
      <w:r w:rsidRPr="00CA513D">
        <w:lastRenderedPageBreak/>
        <w:t>Other traditional architectures include distance-based and probabilistic models. Distance-based methods, such as k-Nearest Neighbors (k-NN), predict membrane performance by comparing a new formulation with the most similar cases in the historical dataset, using feature proximity as the basis for inference. This makes k-NN intuitive and easy to interpret, particularly when similar processing conditions are expected to produce similar membrane properties</w:t>
      </w:r>
      <w:sdt>
        <w:sdtPr>
          <w:rPr>
            <w:color w:val="000000"/>
          </w:rPr>
          <w:tag w:val="MENDELEY_CITATION_v3_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"/>
          <w:id w:val="-707878773"/>
          <w:placeholder>
            <w:docPart w:val="DefaultPlaceholder_-1854013440"/>
          </w:placeholder>
        </w:sdtPr>
        <w:sdtContent>
          <w:r w:rsidR="00F950D7" w:rsidRPr="00F950D7">
            <w:rPr>
              <w:color w:val="000000"/>
            </w:rPr>
            <w:t>[37]</w:t>
          </w:r>
        </w:sdtContent>
      </w:sdt>
      <w:r w:rsidRPr="00CA513D">
        <w:t xml:space="preserve">. However, its performance can be sensitive to feature scaling, noise, and the choice of distance metric, which may limit its robustness in high-dimensional membrane datasets. </w:t>
      </w:r>
    </w:p>
    <w:p w14:paraId="37115E0D" w14:textId="77777777" w:rsidR="00ED398D" w:rsidRDefault="00ED398D" w:rsidP="00ED398D">
      <w:pPr>
        <w:pStyle w:val="Heading3"/>
        <w:rPr>
          <w:rFonts w:eastAsia="新細明體"/>
          <w:lang w:eastAsia="zh-TW"/>
        </w:rPr>
      </w:pPr>
      <w:r w:rsidRPr="00953BF0">
        <w:t>Probabilistic Modelling</w:t>
      </w:r>
    </w:p>
    <w:p w14:paraId="28EE36CA" w14:textId="62CE984D" w:rsidR="00ED398D" w:rsidRPr="00ED398D" w:rsidRDefault="00ED398D" w:rsidP="00ED398D">
      <w:pPr>
        <w:rPr>
          <w:rFonts w:eastAsia="新細明體"/>
          <w:lang w:val="en-CA" w:eastAsia="zh-TW"/>
        </w:rPr>
      </w:pPr>
      <w:r>
        <w:rPr>
          <w:rFonts w:eastAsia="新細明體" w:hint="eastAsia"/>
          <w:lang w:eastAsia="zh-TW"/>
        </w:rPr>
        <w:t>I</w:t>
      </w:r>
      <w:r>
        <w:t>n contrast, probabilistic models such as Naïve Bayes estimate outcome probabilities from the observed distribution of input features under a conditional‑independence assumption, enabling efficient training and inference even when data are limited. This makes them attractive as fast baseline methods for categorical prediction tasks in membrane synthesis, for example predicting whether a given set of monomers and fabrication conditions will successfully form a separation film in interfacial polymerization systems</w:t>
      </w:r>
      <w:r>
        <w:rPr>
          <w:rFonts w:eastAsia="新細明體" w:hint="eastAsia"/>
          <w:lang w:eastAsia="zh-TW"/>
        </w:rPr>
        <w:t xml:space="preserve"> </w:t>
      </w:r>
      <w:sdt>
        <w:sdtPr>
          <w:rPr>
            <w:color w:val="000000"/>
          </w:rPr>
          <w:tag w:val="MENDELEY_CITATION_v3_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"/>
          <w:id w:val="730741765"/>
          <w:placeholder>
            <w:docPart w:val="0C8AD56FF10442979ADA7A10AF53683C"/>
          </w:placeholder>
        </w:sdtPr>
        <w:sdtContent>
          <w:r w:rsidR="00F950D7" w:rsidRPr="00F950D7">
            <w:rPr>
              <w:color w:val="000000"/>
            </w:rPr>
            <w:t>[38,39]</w:t>
          </w:r>
        </w:sdtContent>
      </w:sdt>
      <w:r>
        <w:t xml:space="preserve">. </w:t>
      </w:r>
      <w:r w:rsidRPr="00CA513D">
        <w:t>Although simpler than many modern machine-learning approaches, these architectures remain useful when interpretability, computational efficiency, or rapid screening is prioritized.</w:t>
      </w:r>
    </w:p>
    <w:p w14:paraId="1E20BE99" w14:textId="25A2AFC0" w:rsidR="00B9095B" w:rsidRPr="00B9095B" w:rsidRDefault="00ED398D" w:rsidP="00ED398D">
      <w:pPr>
        <w:rPr>
          <w:rFonts w:eastAsia="新細明體"/>
          <w:kern w:val="0"/>
          <w:lang w:eastAsia="zh-TW"/>
          <w14:ligatures w14:val="none"/>
        </w:rPr>
      </w:pPr>
      <w:r w:rsidRPr="00953BF0">
        <w:rPr>
          <w:rFonts w:eastAsia="Times New Roman"/>
          <w:kern w:val="0"/>
          <w14:ligatures w14:val="none"/>
        </w:rPr>
        <w:t xml:space="preserve">Gaussian Processes (GPs) are </w:t>
      </w:r>
      <w:r w:rsidR="00374023">
        <w:rPr>
          <w:rFonts w:eastAsia="新細明體" w:hint="eastAsia"/>
          <w:kern w:val="0"/>
          <w:lang w:eastAsia="zh-TW"/>
          <w14:ligatures w14:val="none"/>
        </w:rPr>
        <w:t xml:space="preserve">another types of </w:t>
      </w:r>
      <w:r w:rsidRPr="00953BF0">
        <w:rPr>
          <w:rFonts w:eastAsia="Times New Roman"/>
          <w:kern w:val="0"/>
          <w14:ligatures w14:val="none"/>
        </w:rPr>
        <w:t xml:space="preserve">non-parametric probabilistic models that capture complex, non-linear relationships without relying on rigid equations </w:t>
      </w:r>
      <w:sdt>
        <w:sdtPr>
          <w:rPr>
            <w:rFonts w:eastAsia="Times New Roman"/>
            <w:color w:val="000000"/>
            <w:kern w:val="0"/>
            <w14:ligatures w14:val="none"/>
          </w:rPr>
          <w:tag w:val="MENDELEY_CITATION_v3_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
          <w:id w:val="1236289358"/>
          <w:placeholder>
            <w:docPart w:val="4627FEF3189C4B70BFDB06469CCD703B"/>
          </w:placeholder>
        </w:sdtPr>
        <w:sdtContent>
          <w:r w:rsidR="00F950D7" w:rsidRPr="00F950D7">
            <w:rPr>
              <w:rFonts w:eastAsia="Times New Roman"/>
              <w:color w:val="000000"/>
              <w:kern w:val="0"/>
              <w:highlight w:val="magenta"/>
              <w14:ligatures w14:val="none"/>
            </w:rPr>
            <w:t>[40,41]</w:t>
          </w:r>
        </w:sdtContent>
      </w:sdt>
      <w:r w:rsidRPr="00953BF0">
        <w:rPr>
          <w:rFonts w:eastAsia="Times New Roman"/>
          <w:kern w:val="0"/>
          <w14:ligatures w14:val="none"/>
        </w:rPr>
        <w:t>. Instead of a single "best-fit" prediction, a GP outputs a distribution of possible functions defined by a mean and covariance (kernel) function</w:t>
      </w:r>
      <w:r w:rsidR="00B9095B">
        <w:rPr>
          <w:rFonts w:eastAsia="新細明體" w:hint="eastAsia"/>
          <w:kern w:val="0"/>
          <w:lang w:eastAsia="zh-TW"/>
          <w14:ligatures w14:val="none"/>
        </w:rPr>
        <w:t xml:space="preserve"> </w:t>
      </w:r>
      <w:sdt>
        <w:sdtPr>
          <w:rPr>
            <w:rFonts w:eastAsia="Times New Roman"/>
            <w:color w:val="000000"/>
            <w:kern w:val="0"/>
            <w14:ligatures w14:val="none"/>
          </w:rPr>
          <w:tag w:val="MENDELEY_CITATION_v3_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"/>
          <w:id w:val="854457281"/>
          <w:placeholder>
            <w:docPart w:val="E8C499B2D13745C186ED579A446BF536"/>
          </w:placeholder>
        </w:sdtPr>
        <w:sdtContent>
          <w:r w:rsidR="00F950D7" w:rsidRPr="00F950D7">
            <w:rPr>
              <w:rFonts w:eastAsia="Times New Roman"/>
              <w:color w:val="000000"/>
              <w:kern w:val="0"/>
              <w:highlight w:val="magenta"/>
              <w14:ligatures w14:val="none"/>
            </w:rPr>
            <w:t>[40]</w:t>
          </w:r>
        </w:sdtContent>
      </w:sdt>
      <w:r w:rsidR="00B9095B" w:rsidRPr="00953BF0">
        <w:rPr>
          <w:rFonts w:eastAsia="Times New Roman"/>
          <w:kern w:val="0"/>
          <w14:ligatures w14:val="none"/>
        </w:rPr>
        <w:t>.</w:t>
      </w:r>
    </w:p>
    <w:p w14:paraId="5AA340DC" w14:textId="6F8B7003" w:rsidR="00B9095B" w:rsidRPr="005103FF" w:rsidRDefault="005103FF" w:rsidP="00ED398D">
      <w:pPr>
        <w:rPr>
          <w:rFonts w:eastAsia="新細明體"/>
          <w:iCs/>
          <w:kern w:val="0"/>
          <w:lang w:eastAsia="zh-TW"/>
          <w14:ligatures w14:val="none"/>
        </w:rPr>
      </w:pPr>
      <m:oMathPara>
        <m:oMath>
          <m:r>
            <m:rPr>
              <m:sty m:val="p"/>
            </m:rPr>
            <w:rPr>
              <w:rFonts w:ascii="Cambria Math" w:eastAsia="Times New Roman" w:hAnsi="Cambria Math"/>
              <w:kern w:val="0"/>
              <w14:ligatures w14:val="none"/>
            </w:rPr>
            <m:t>f</m:t>
          </m:r>
          <m:d>
            <m:dPr>
              <m:ctrlPr>
                <w:rPr>
                  <w:rFonts w:ascii="Cambria Math" w:eastAsia="Times New Roman" w:hAnsi="Cambria Math"/>
                  <w:iCs/>
                  <w:kern w:val="0"/>
                  <w14:ligatures w14:val="none"/>
                </w:rPr>
              </m:ctrlPr>
            </m:dPr>
            <m:e>
              <m:r>
                <m:rPr>
                  <m:sty m:val="p"/>
                </m:rPr>
                <w:rPr>
                  <w:rFonts w:ascii="Cambria Math" w:eastAsia="Times New Roman" w:hAnsi="Cambria Math"/>
                  <w:kern w:val="0"/>
                  <w14:ligatures w14:val="none"/>
                </w:rPr>
                <m:t>x</m:t>
              </m:r>
            </m:e>
          </m:d>
          <m:r>
            <m:rPr>
              <m:sty m:val="p"/>
            </m:rPr>
            <w:rPr>
              <w:rFonts w:ascii="Cambria Math" w:eastAsia="Times New Roman" w:hAnsi="Cambria Math"/>
              <w:kern w:val="0"/>
              <w14:ligatures w14:val="none"/>
            </w:rPr>
            <m:t xml:space="preserve"> ~ </m:t>
          </m:r>
          <m:r>
            <m:rPr>
              <m:sty m:val="b"/>
            </m:rPr>
            <w:rPr>
              <w:rFonts w:ascii="Cambria Math" w:eastAsia="Times New Roman" w:hAnsi="Cambria Math"/>
              <w:kern w:val="0"/>
              <w14:ligatures w14:val="none"/>
            </w:rPr>
            <m:t>GP</m:t>
          </m:r>
          <m:d>
            <m:dPr>
              <m:ctrlPr>
                <w:rPr>
                  <w:rFonts w:ascii="Cambria Math" w:eastAsia="Times New Roman" w:hAnsi="Cambria Math"/>
                  <w:iCs/>
                  <w:kern w:val="0"/>
                  <w14:ligatures w14:val="none"/>
                </w:rPr>
              </m:ctrlPr>
            </m:dPr>
            <m:e>
              <m:r>
                <m:rPr>
                  <m:sty m:val="p"/>
                </m:rPr>
                <w:rPr>
                  <w:rFonts w:ascii="Cambria Math" w:eastAsia="Times New Roman" w:hAnsi="Cambria Math"/>
                  <w:kern w:val="0"/>
                  <w14:ligatures w14:val="none"/>
                </w:rPr>
                <m:t>m</m:t>
              </m:r>
              <m:d>
                <m:dPr>
                  <m:ctrlPr>
                    <w:rPr>
                      <w:rFonts w:ascii="Cambria Math" w:eastAsia="Times New Roman" w:hAnsi="Cambria Math"/>
                      <w:iCs/>
                      <w:kern w:val="0"/>
                      <w14:ligatures w14:val="none"/>
                    </w:rPr>
                  </m:ctrlPr>
                </m:dPr>
                <m:e>
                  <m:r>
                    <m:rPr>
                      <m:sty m:val="p"/>
                    </m:rPr>
                    <w:rPr>
                      <w:rFonts w:ascii="Cambria Math" w:eastAsia="Times New Roman" w:hAnsi="Cambria Math"/>
                      <w:kern w:val="0"/>
                      <w14:ligatures w14:val="none"/>
                    </w:rPr>
                    <m:t>x</m:t>
                  </m:r>
                </m:e>
              </m:d>
              <m:r>
                <m:rPr>
                  <m:sty m:val="p"/>
                </m:rPr>
                <w:rPr>
                  <w:rFonts w:ascii="Cambria Math" w:eastAsia="Times New Roman" w:hAnsi="Cambria Math"/>
                  <w:kern w:val="0"/>
                  <w14:ligatures w14:val="none"/>
                </w:rPr>
                <m:t xml:space="preserve">, k(x, </m:t>
              </m:r>
              <m:sSup>
                <m:sSupPr>
                  <m:ctrlPr>
                    <w:rPr>
                      <w:rFonts w:ascii="Cambria Math" w:eastAsia="Times New Roman" w:hAnsi="Cambria Math"/>
                      <w:iCs/>
                      <w:kern w:val="0"/>
                      <w14:ligatures w14:val="none"/>
                    </w:rPr>
                  </m:ctrlPr>
                </m:sSupPr>
                <m:e>
                  <m:r>
                    <m:rPr>
                      <m:sty m:val="p"/>
                    </m:rPr>
                    <w:rPr>
                      <w:rFonts w:ascii="Cambria Math" w:eastAsia="Times New Roman" w:hAnsi="Cambria Math"/>
                      <w:kern w:val="0"/>
                      <w14:ligatures w14:val="none"/>
                    </w:rPr>
                    <m:t>x</m:t>
                  </m:r>
                </m:e>
                <m:sup>
                  <m:r>
                    <m:rPr>
                      <m:sty m:val="p"/>
                    </m:rPr>
                    <w:rPr>
                      <w:rFonts w:ascii="Cambria Math" w:eastAsia="Times New Roman" w:hAnsi="Cambria Math"/>
                      <w:kern w:val="0"/>
                      <w14:ligatures w14:val="none"/>
                    </w:rPr>
                    <m:t>'</m:t>
                  </m:r>
                </m:sup>
              </m:sSup>
              <m:r>
                <m:rPr>
                  <m:sty m:val="p"/>
                </m:rPr>
                <w:rPr>
                  <w:rFonts w:ascii="Cambria Math" w:eastAsia="Times New Roman" w:hAnsi="Cambria Math"/>
                  <w:kern w:val="0"/>
                  <w14:ligatures w14:val="none"/>
                </w:rPr>
                <m:t>)</m:t>
              </m:r>
            </m:e>
          </m:d>
        </m:oMath>
      </m:oMathPara>
    </w:p>
    <w:p w14:paraId="3051DDCF" w14:textId="03D60024" w:rsidR="00ED398D" w:rsidRPr="00953BF0" w:rsidRDefault="00ED398D" w:rsidP="00ED398D">
      <w:pPr>
        <w:rPr>
          <w:rFonts w:eastAsia="Times New Roman"/>
          <w:kern w:val="0"/>
          <w14:ligatures w14:val="none"/>
        </w:rPr>
      </w:pPr>
      <w:r w:rsidRPr="00953BF0">
        <w:t xml:space="preserve">For membrane scientists, the key advantage of this Bayesian approach is its built-in uncertainty quantification. By updating initial assumptions with experimental data, GPs generate empirical confidence intervals (or "error bars") that reveal the exact reliability of a prediction </w:t>
      </w:r>
      <w:sdt>
        <w:sdtPr>
          <w:rPr>
            <w:color w:val="000000"/>
          </w:rPr>
          <w:tag w:val="MENDELEY_CITATION_v3_eyJjaXRhdGlvbklEIjoiTUVOREVMRVlfQ0lUQVRJT05fOTgyYjQwMjYtY2QzNi00MWIzLWExNmQtNzA3ODZhYTRiNTBm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
          <w:id w:val="-309788422"/>
          <w:placeholder>
            <w:docPart w:val="4627FEF3189C4B70BFDB06469CCD703B"/>
          </w:placeholder>
        </w:sdtPr>
        <w:sdtContent>
          <w:r w:rsidR="00F950D7" w:rsidRPr="00F950D7">
            <w:rPr>
              <w:color w:val="000000"/>
              <w:highlight w:val="magenta"/>
            </w:rPr>
            <w:t>[41]</w:t>
          </w:r>
        </w:sdtContent>
      </w:sdt>
      <w:r w:rsidRPr="00953BF0">
        <w:t xml:space="preserve">. </w:t>
      </w:r>
      <w:r w:rsidRPr="00953BF0">
        <w:rPr>
          <w:rFonts w:eastAsia="Times New Roman"/>
          <w:kern w:val="0"/>
          <w14:ligatures w14:val="none"/>
        </w:rPr>
        <w:t xml:space="preserve">Gaussian Process Regression (GPR) applies this framework to continuous variables, estimating both the expected performance and its variance </w:t>
      </w:r>
      <w:sdt>
        <w:sdtPr>
          <w:rPr>
            <w:rFonts w:eastAsia="Times New Roman"/>
            <w:color w:val="000000"/>
            <w:kern w:val="0"/>
            <w14:ligatures w14:val="none"/>
          </w:rPr>
          <w:tag w:val="MENDELEY_CITATION_v3_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"/>
          <w:id w:val="791560665"/>
          <w:placeholder>
            <w:docPart w:val="4627FEF3189C4B70BFDB06469CCD703B"/>
          </w:placeholder>
        </w:sdtPr>
        <w:sdtContent>
          <w:r w:rsidR="00F950D7" w:rsidRPr="00F950D7">
            <w:rPr>
              <w:rFonts w:eastAsia="Times New Roman"/>
              <w:color w:val="000000"/>
              <w:kern w:val="0"/>
              <w:highlight w:val="magenta"/>
              <w14:ligatures w14:val="none"/>
            </w:rPr>
            <w:t>[42]</w:t>
          </w:r>
        </w:sdtContent>
      </w:sdt>
      <w:r w:rsidRPr="00953BF0">
        <w:rPr>
          <w:rFonts w:eastAsia="Times New Roman"/>
          <w:kern w:val="0"/>
          <w14:ligatures w14:val="none"/>
        </w:rPr>
        <w:t xml:space="preserve">. GPR is highly precise; for example, it outperformed SVR and RF in predicting flux (Willmott Index = 0.997) and rejection (WI = 0.613) for ceramic </w:t>
      </w:r>
      <w:r w:rsidRPr="00953BF0">
        <w:rPr>
          <w:rFonts w:eastAsia="Times New Roman"/>
          <w:kern w:val="0"/>
          <w14:ligatures w14:val="none"/>
        </w:rPr>
        <w:lastRenderedPageBreak/>
        <w:t xml:space="preserve">membranes treating oily wastewater </w:t>
      </w:r>
      <w:sdt>
        <w:sdtPr>
          <w:rPr>
            <w:rFonts w:eastAsia="Times New Roman"/>
            <w:color w:val="000000"/>
            <w:kern w:val="0"/>
            <w14:ligatures w14:val="none"/>
          </w:rPr>
          <w:tag w:val="MENDELEY_CITATION_v3_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"/>
          <w:id w:val="969855812"/>
          <w:placeholder>
            <w:docPart w:val="4627FEF3189C4B70BFDB06469CCD703B"/>
          </w:placeholder>
        </w:sdtPr>
        <w:sdtContent>
          <w:r w:rsidR="00F950D7" w:rsidRPr="00F950D7">
            <w:rPr>
              <w:rFonts w:eastAsia="Times New Roman"/>
              <w:color w:val="000000"/>
              <w:kern w:val="0"/>
              <w:highlight w:val="magenta"/>
              <w14:ligatures w14:val="none"/>
            </w:rPr>
            <w:t>[43]</w:t>
          </w:r>
        </w:sdtContent>
      </w:sdt>
      <w:r w:rsidRPr="00953BF0">
        <w:rPr>
          <w:rFonts w:eastAsia="Times New Roman"/>
          <w:kern w:val="0"/>
          <w14:ligatures w14:val="none"/>
        </w:rPr>
        <w:t xml:space="preserve">. To handle sharp physical data irregularities without mathematical "overshooting," researchers often use Matérn Gaussian Process Regression (MGPR). MGPR successfully simulated the sudden flux changes in thin-film composite (TFC) membranes before and after chlorination with 99% efficiency </w:t>
      </w:r>
      <w:sdt>
        <w:sdtPr>
          <w:rPr>
            <w:rFonts w:eastAsia="Times New Roman"/>
            <w:color w:val="000000"/>
            <w:kern w:val="0"/>
            <w14:ligatures w14:val="none"/>
          </w:rPr>
          <w:tag w:val="MENDELEY_CITATION_v3_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"/>
          <w:id w:val="54050533"/>
          <w:placeholder>
            <w:docPart w:val="6FEB0F8ECB494292B3EB44CDCD1CA57F"/>
          </w:placeholder>
        </w:sdtPr>
        <w:sdtContent>
          <w:r w:rsidR="00F950D7" w:rsidRPr="00F950D7">
            <w:rPr>
              <w:rFonts w:eastAsia="Times New Roman"/>
              <w:color w:val="000000"/>
              <w:kern w:val="0"/>
              <w:highlight w:val="magenta"/>
              <w14:ligatures w14:val="none"/>
            </w:rPr>
            <w:t>[40]</w:t>
          </w:r>
        </w:sdtContent>
      </w:sdt>
      <w:r w:rsidRPr="00953BF0">
        <w:rPr>
          <w:rFonts w:eastAsia="Times New Roman"/>
          <w:kern w:val="0"/>
          <w14:ligatures w14:val="none"/>
        </w:rPr>
        <w:t>.</w:t>
      </w:r>
    </w:p>
    <w:p w14:paraId="4FB713CF" w14:textId="38CDBA6B" w:rsidR="00ED398D" w:rsidRPr="00953BF0" w:rsidRDefault="00ED398D" w:rsidP="00ED398D">
      <w:pPr>
        <w:rPr>
          <w:rFonts w:eastAsia="Times New Roman"/>
          <w:kern w:val="0"/>
          <w14:ligatures w14:val="none"/>
        </w:rPr>
      </w:pPr>
      <w:r w:rsidRPr="00953BF0">
        <w:rPr>
          <w:rFonts w:eastAsia="Times New Roman"/>
          <w:kern w:val="0"/>
          <w14:ligatures w14:val="none"/>
        </w:rPr>
        <w:t xml:space="preserve">Beyond direct forecasting, this probabilistic nature makes GPs the ideal "surrogate model" for Bayesian Optimization (BO) </w:t>
      </w:r>
      <w:sdt>
        <w:sdtPr>
          <w:rPr>
            <w:rFonts w:eastAsia="Times New Roman"/>
            <w:color w:val="000000"/>
            <w:kern w:val="0"/>
            <w14:ligatures w14:val="none"/>
          </w:rPr>
          <w:tag w:val="MENDELEY_CITATION_v3_eyJjaXRhdGlvbklEIjoiTUVOREVMRVlfQ0lUQVRJT05fY2NkNjQ3N2QtZTU5My00MWI1LTg1YjYtOTlkOGFhZDUwMzI2IiwicHJvcGVydGllcyI6eyJub3RlSW5kZXgiOjB9LCJpc0VkaXRlZCI6ZmFsc2UsIm1hbnVhbE92ZXJyaWRlIjp7ImlzTWFudWFsbHlPdmVycmlkZGVuIjpmYWxzZSwiY2l0ZXByb2NUZXh0IjoiWzQ0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V19"/>
          <w:id w:val="-1397821788"/>
          <w:placeholder>
            <w:docPart w:val="4627FEF3189C4B70BFDB06469CCD703B"/>
          </w:placeholder>
        </w:sdtPr>
        <w:sdtContent>
          <w:r w:rsidR="00F950D7" w:rsidRPr="00F950D7">
            <w:rPr>
              <w:rFonts w:eastAsia="Times New Roman"/>
              <w:color w:val="000000"/>
              <w:kern w:val="0"/>
              <w:highlight w:val="magenta"/>
              <w14:ligatures w14:val="none"/>
            </w:rPr>
            <w:t>[44]</w:t>
          </w:r>
        </w:sdtContent>
      </w:sdt>
      <w:r w:rsidRPr="00953BF0">
        <w:rPr>
          <w:rFonts w:eastAsia="Times New Roman"/>
          <w:kern w:val="0"/>
          <w14:ligatures w14:val="none"/>
        </w:rPr>
        <w:t xml:space="preserve">. By actively identifying regions with high uncertainty, GPs guide "active learning" to tell researchers exactly which experiments to run next, minimizing expensive lab trials. For instance, an MGPR surrogate efficiently mapped the structure-property relationships of roughly 70,000 covalent organic frameworks (COFs) for methane storage while intelligently navigating the underexplored design space </w:t>
      </w:r>
      <w:sdt>
        <w:sdtPr>
          <w:rPr>
            <w:rFonts w:eastAsia="Times New Roman"/>
            <w:color w:val="000000"/>
            <w:kern w:val="0"/>
            <w14:ligatures w14:val="none"/>
          </w:rPr>
          <w:tag w:val="MENDELEY_CITATION_v3_eyJjaXRhdGlvbklEIjoiTUVOREVMRVlfQ0lUQVRJT05fNzg1YjVlNGEtNjAzNC00ZTViLWIzZmMtOTQwNTk5Mzg0ODgwIiwicHJvcGVydGllcyI6eyJub3RlSW5kZXgiOjB9LCJpc0VkaXRlZCI6ZmFsc2UsIm1hbnVhbE92ZXJyaWRlIjp7ImlzTWFudWFsbHlPdmVycmlkZGVuIjpmYWxzZSwiY2l0ZXByb2NUZXh0IjoiWzQ1XSIsIm1hbnVhbE92ZXJyaWRlVGV4dCI6IiJ9LCJjaXRhdGlvbkl0ZW1zIjpb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XX0="/>
          <w:id w:val="1577941495"/>
          <w:placeholder>
            <w:docPart w:val="4627FEF3189C4B70BFDB06469CCD703B"/>
          </w:placeholder>
        </w:sdtPr>
        <w:sdtContent>
          <w:r w:rsidR="00F950D7" w:rsidRPr="00F950D7">
            <w:rPr>
              <w:rFonts w:eastAsia="Times New Roman"/>
              <w:color w:val="000000"/>
              <w:kern w:val="0"/>
              <w:highlight w:val="magenta"/>
              <w14:ligatures w14:val="none"/>
            </w:rPr>
            <w:t>[45]</w:t>
          </w:r>
        </w:sdtContent>
      </w:sdt>
      <w:r w:rsidRPr="00953BF0">
        <w:rPr>
          <w:rFonts w:eastAsia="Times New Roman"/>
          <w:kern w:val="0"/>
          <w14:ligatures w14:val="none"/>
        </w:rPr>
        <w:t>.</w:t>
      </w:r>
    </w:p>
    <w:p w14:paraId="3D7FBC39" w14:textId="77777777" w:rsidR="00ED398D" w:rsidRPr="00953BF0" w:rsidRDefault="00ED398D" w:rsidP="00ED398D">
      <w:pPr>
        <w:rPr>
          <w:lang w:val="en-CA"/>
        </w:rPr>
      </w:pPr>
    </w:p>
    <w:p w14:paraId="6864B03F" w14:textId="77777777" w:rsidR="00ED398D" w:rsidRPr="00953BF0" w:rsidRDefault="00ED398D" w:rsidP="00ED398D">
      <w:pPr>
        <w:rPr>
          <w:lang w:val="en-CA"/>
        </w:rPr>
      </w:pPr>
      <w:r w:rsidRPr="00953BF0">
        <w:rPr>
          <w:noProof/>
          <w:lang w:val="en-CA"/>
        </w:rPr>
        <w:drawing>
          <wp:inline distT="0" distB="0" distL="0" distR="0" wp14:anchorId="5E94DF3B" wp14:editId="1044CD9A">
            <wp:extent cx="5939790" cy="2122805"/>
            <wp:effectExtent l="0" t="0" r="3810" b="0"/>
            <wp:docPr id="151298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2122805"/>
                    </a:xfrm>
                    <a:prstGeom prst="rect">
                      <a:avLst/>
                    </a:prstGeom>
                    <a:noFill/>
                    <a:ln>
                      <a:noFill/>
                    </a:ln>
                  </pic:spPr>
                </pic:pic>
              </a:graphicData>
            </a:graphic>
          </wp:inline>
        </w:drawing>
      </w:r>
    </w:p>
    <w:p w14:paraId="79CA3D0C" w14:textId="77777777" w:rsidR="00ED398D" w:rsidRDefault="00ED398D" w:rsidP="00ED398D">
      <w:pPr>
        <w:rPr>
          <w:rFonts w:eastAsia="新細明體"/>
          <w:lang w:eastAsia="zh-TW"/>
        </w:rPr>
      </w:pPr>
      <w:r w:rsidRPr="00953BF0">
        <w:rPr>
          <w:b/>
          <w:bCs/>
        </w:rPr>
        <w:t>Fig. 6</w:t>
      </w:r>
      <w:r w:rsidRPr="00953BF0">
        <w:t xml:space="preserve"> </w:t>
      </w:r>
      <w:r w:rsidRPr="00953BF0">
        <w:rPr>
          <w:b/>
          <w:bCs/>
        </w:rPr>
        <w:t>Bayesian optimization and uncertainty reduction using Gaussian Processes.</w:t>
      </w:r>
      <w:r w:rsidRPr="00953BF0">
        <w:t xml:space="preserve"> This progression visualizes how a GP fits a non-linear target function (y=sin(x)) Starting with a zero-mean prior, the algorithm sequentially adjusts its posterior distribution based on incoming training data, effectively demonstrating the reduction of epistemic uncertainty across the input space.</w:t>
      </w:r>
    </w:p>
    <w:p w14:paraId="33999793" w14:textId="77777777" w:rsidR="00F85B96" w:rsidRPr="00ED398D" w:rsidRDefault="00F85B96" w:rsidP="00F85B96">
      <w:pPr>
        <w:rPr>
          <w:rFonts w:eastAsia="新細明體"/>
          <w:lang w:eastAsia="zh-TW"/>
        </w:rPr>
      </w:pPr>
    </w:p>
    <w:p w14:paraId="3243CADB" w14:textId="520E99D4" w:rsidR="0025135D" w:rsidRPr="00620656" w:rsidRDefault="00F85B96" w:rsidP="00620656">
      <w:pPr>
        <w:spacing w:after="160" w:afterAutospacing="0" w:line="278" w:lineRule="auto"/>
        <w:jc w:val="left"/>
        <w:rPr>
          <w:rFonts w:eastAsia="新細明體"/>
          <w:lang w:val="en-CA" w:eastAsia="zh-TW"/>
        </w:rPr>
      </w:pPr>
      <w:r>
        <w:rPr>
          <w:rFonts w:eastAsia="新細明體"/>
          <w:lang w:eastAsia="zh-TW"/>
        </w:rPr>
        <w:br w:type="page"/>
      </w:r>
    </w:p>
    <w:p w14:paraId="3D91A3AE" w14:textId="625CCEE1" w:rsidR="0025135D" w:rsidRPr="0025135D" w:rsidRDefault="0025135D" w:rsidP="00ED398D">
      <w:pPr>
        <w:pStyle w:val="Heading3"/>
      </w:pPr>
      <w:r w:rsidRPr="0025135D">
        <w:lastRenderedPageBreak/>
        <w:br w:type="page"/>
      </w:r>
      <w:r w:rsidR="00292B56" w:rsidRPr="00953BF0">
        <w:lastRenderedPageBreak/>
        <w:t>Artificial Neural Networks (ANNs)</w:t>
      </w:r>
    </w:p>
    <w:p w14:paraId="5D03A1C9" w14:textId="494CDC6D" w:rsidR="00BD3BC4" w:rsidRPr="00953BF0" w:rsidRDefault="00BD3BC4" w:rsidP="00BD3BC4">
      <w:pPr>
        <w:rPr>
          <w:rFonts w:eastAsia="Times New Roman"/>
          <w:kern w:val="0"/>
          <w14:ligatures w14:val="none"/>
        </w:rPr>
      </w:pPr>
      <w:r w:rsidRPr="00953BF0">
        <w:rPr>
          <w:rFonts w:eastAsia="Times New Roman"/>
          <w:kern w:val="0"/>
          <w14:ligatures w14:val="none"/>
        </w:rPr>
        <w:t xml:space="preserve">Artificial Neural Networks (ANNs) are conventionally developed as purely data-driven computational models that learn input–output mappings through layers of interconnected mathematical functions </w:t>
      </w:r>
      <w:r w:rsidRPr="00953BF0">
        <w:rPr>
          <w:rFonts w:eastAsia="Times New Roman"/>
          <w:b/>
          <w:bCs/>
          <w:kern w:val="0"/>
          <w14:ligatures w14:val="none"/>
        </w:rPr>
        <w:t>(Fig. 5)</w:t>
      </w:r>
      <w:r w:rsidRPr="00953BF0">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"/>
          <w:id w:val="1163282841"/>
          <w:placeholder>
            <w:docPart w:val="DefaultPlaceholder_-1854013440"/>
          </w:placeholder>
        </w:sdtPr>
        <w:sdtContent>
          <w:r w:rsidR="00F950D7" w:rsidRPr="00F950D7">
            <w:rPr>
              <w:rFonts w:eastAsia="Times New Roman"/>
              <w:color w:val="000000"/>
              <w:kern w:val="0"/>
              <w:highlight w:val="magenta"/>
              <w14:ligatures w14:val="none"/>
            </w:rPr>
            <w:t>[93]</w:t>
          </w:r>
        </w:sdtContent>
      </w:sdt>
      <w:r w:rsidRPr="00953BF0">
        <w:rPr>
          <w:rFonts w:eastAsia="Times New Roman"/>
          <w:kern w:val="0"/>
          <w14:ligatures w14:val="none"/>
        </w:rPr>
        <w:t xml:space="preserve">, without requiring explicit mechanistic equations of the underlying system. A typical architecture consists of an input layer, one or more hidden layers that perform nonlinear transformations, and an output layer that produces the final predictions </w:t>
      </w:r>
      <w:sdt>
        <w:sdtPr>
          <w:rPr>
            <w:rFonts w:eastAsia="Times New Roman"/>
            <w:color w:val="000000"/>
            <w:kern w:val="0"/>
            <w14:ligatures w14:val="none"/>
          </w:rPr>
          <w:tag w:val="MENDELEY_CITATION_v3_eyJjaXRhdGlvbklEIjoiTUVOREVMRVlfQ0lUQVRJT05fMzg3NjE3NTctMDg1ZS00NDIwLWFjNzktNTFjYzMyZGY4M2Yy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
          <w:id w:val="-1841918143"/>
          <w:placeholder>
            <w:docPart w:val="DefaultPlaceholder_-1854013440"/>
          </w:placeholder>
        </w:sdtPr>
        <w:sdtContent>
          <w:r w:rsidR="00F950D7" w:rsidRPr="00F950D7">
            <w:rPr>
              <w:rFonts w:eastAsia="Times New Roman"/>
              <w:color w:val="000000"/>
              <w:kern w:val="0"/>
              <w:highlight w:val="magenta"/>
              <w14:ligatures w14:val="none"/>
            </w:rPr>
            <w:t>[41]</w:t>
          </w:r>
        </w:sdtContent>
      </w:sdt>
      <w:r w:rsidRPr="00953BF0">
        <w:rPr>
          <w:rFonts w:eastAsia="Times New Roman"/>
          <w:kern w:val="0"/>
          <w14:ligatures w14:val="none"/>
        </w:rPr>
        <w:t xml:space="preserve">. By iteratively adjusting internal weights and biases based solely on observed data </w:t>
      </w:r>
      <w:r w:rsidRPr="00953BF0">
        <w:rPr>
          <w:rFonts w:eastAsia="Times New Roman"/>
          <w:b/>
          <w:bCs/>
          <w:kern w:val="0"/>
          <w14:ligatures w14:val="none"/>
        </w:rPr>
        <w:t>(Fig. 5a)</w:t>
      </w:r>
      <w:r w:rsidRPr="00953BF0">
        <w:rPr>
          <w:rFonts w:eastAsia="Times New Roman"/>
          <w:kern w:val="0"/>
          <w14:ligatures w14:val="none"/>
        </w:rPr>
        <w:t xml:space="preserve">, ANNs can capture complex relationships in high-dimensional spaces that are difficult to express in closed-form physical models </w:t>
      </w:r>
      <w:sdt>
        <w:sdtPr>
          <w:rPr>
            <w:rFonts w:eastAsia="Times New Roman"/>
            <w:color w:val="000000"/>
            <w:kern w:val="0"/>
            <w14:ligatures w14:val="none"/>
          </w:rPr>
          <w:tag w:val="MENDELEY_CITATION_v3_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"/>
          <w:id w:val="1036085592"/>
          <w:placeholder>
            <w:docPart w:val="DefaultPlaceholder_-1854013440"/>
          </w:placeholder>
        </w:sdtPr>
        <w:sdtContent>
          <w:r w:rsidR="00F950D7" w:rsidRPr="00F950D7">
            <w:rPr>
              <w:rFonts w:eastAsia="Times New Roman"/>
              <w:color w:val="000000"/>
              <w:kern w:val="0"/>
              <w:highlight w:val="magenta"/>
              <w14:ligatures w14:val="none"/>
            </w:rPr>
            <w:t>[94]</w:t>
          </w:r>
        </w:sdtContent>
      </w:sdt>
      <w:r w:rsidRPr="00953BF0">
        <w:rPr>
          <w:rFonts w:eastAsia="Times New Roman"/>
          <w:kern w:val="0"/>
          <w14:ligatures w14:val="none"/>
        </w:rPr>
        <w:t>.</w:t>
      </w:r>
    </w:p>
    <w:p w14:paraId="6F628A63" w14:textId="303C6FDB" w:rsidR="00BD3BC4" w:rsidRPr="00953BF0" w:rsidRDefault="00BD3BC4" w:rsidP="00BD3BC4">
      <w:pPr>
        <w:rPr>
          <w:rFonts w:eastAsia="Times New Roman"/>
          <w:kern w:val="0"/>
          <w14:ligatures w14:val="none"/>
        </w:rPr>
      </w:pPr>
      <w:r w:rsidRPr="00953BF0">
        <w:rPr>
          <w:rFonts w:eastAsia="Times New Roman"/>
          <w:kern w:val="0"/>
          <w14:ligatures w14:val="none"/>
        </w:rPr>
        <w:t xml:space="preserve">In membrane research, Multi-Layer Perceptrons (MLPs) serve as the foundational </w:t>
      </w:r>
      <w:r w:rsidR="00E65BBB">
        <w:rPr>
          <w:rFonts w:eastAsia="Times New Roman"/>
          <w:kern w:val="0"/>
          <w14:ligatures w14:val="none"/>
        </w:rPr>
        <w:t xml:space="preserve">neural network </w:t>
      </w:r>
      <w:r w:rsidRPr="00953BF0">
        <w:rPr>
          <w:rFonts w:eastAsia="Times New Roman"/>
          <w:kern w:val="0"/>
          <w14:ligatures w14:val="none"/>
        </w:rPr>
        <w:t xml:space="preserve">architecture for predicting performance metrics like salt rejection and permeation flux </w:t>
      </w:r>
      <w:r w:rsidRPr="00953BF0">
        <w:rPr>
          <w:rFonts w:eastAsia="Times New Roman"/>
          <w:b/>
          <w:bCs/>
          <w:kern w:val="0"/>
          <w14:ligatures w14:val="none"/>
        </w:rPr>
        <w:t>(Fig. 5b)</w:t>
      </w:r>
      <w:r w:rsidRPr="00953BF0">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"/>
          <w:id w:val="2041394397"/>
          <w:placeholder>
            <w:docPart w:val="DefaultPlaceholder_-1854013440"/>
          </w:placeholder>
        </w:sdtPr>
        <w:sdtContent>
          <w:r w:rsidR="00F950D7" w:rsidRPr="00F950D7">
            <w:rPr>
              <w:rFonts w:eastAsia="Times New Roman"/>
              <w:color w:val="000000"/>
              <w:kern w:val="0"/>
              <w:highlight w:val="magenta"/>
              <w14:ligatures w14:val="none"/>
            </w:rPr>
            <w:t>[90,93]</w:t>
          </w:r>
        </w:sdtContent>
      </w:sdt>
      <w:r w:rsidRPr="00953BF0">
        <w:rPr>
          <w:rFonts w:eastAsia="Times New Roman"/>
          <w:kern w:val="0"/>
          <w14:ligatures w14:val="none"/>
        </w:rPr>
        <w:t xml:space="preserve">. Other specialized architectures are routinely deployed depending on the specific data modality; for instance, Recurrent Neural Networks (RNNs) are utilized to handle time-dependent operational datasets </w:t>
      </w:r>
      <w:r w:rsidRPr="00953BF0">
        <w:rPr>
          <w:rFonts w:eastAsia="Times New Roman"/>
          <w:b/>
          <w:bCs/>
          <w:kern w:val="0"/>
          <w14:ligatures w14:val="none"/>
        </w:rPr>
        <w:t>(Fig. 5c)</w:t>
      </w:r>
      <w:r w:rsidRPr="00953BF0">
        <w:rPr>
          <w:rFonts w:eastAsia="Times New Roman"/>
          <w:kern w:val="0"/>
          <w14:ligatures w14:val="none"/>
        </w:rPr>
        <w:t xml:space="preserve">, while Convolutional Neural Networks (CNNs) are highly effective at processing spatial and visual data, such as membrane microscopy images </w:t>
      </w:r>
      <w:r w:rsidRPr="00953BF0">
        <w:rPr>
          <w:rFonts w:eastAsia="Times New Roman"/>
          <w:b/>
          <w:bCs/>
          <w:kern w:val="0"/>
          <w14:ligatures w14:val="none"/>
        </w:rPr>
        <w:t>(Fig. 5d)</w:t>
      </w:r>
      <w:r w:rsidRPr="00953BF0">
        <w:rPr>
          <w:rFonts w:eastAsia="Times New Roman"/>
          <w:kern w:val="0"/>
          <w14:ligatures w14:val="none"/>
        </w:rPr>
        <w:t xml:space="preserve">. Sophisticated variants, such as multitask networks with skip connections and selectivity regularization, have even guided the fabrication of membranes that surpass empirical upper bounds </w:t>
      </w:r>
      <w:sdt>
        <w:sdtPr>
          <w:rPr>
            <w:rFonts w:eastAsia="Times New Roman"/>
            <w:color w:val="000000"/>
            <w:kern w:val="0"/>
            <w14:ligatures w14:val="none"/>
          </w:rPr>
          <w:tag w:val="MENDELEY_CITATION_v3_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"/>
          <w:id w:val="-456948550"/>
          <w:placeholder>
            <w:docPart w:val="DefaultPlaceholder_-1854013440"/>
          </w:placeholder>
        </w:sdtPr>
        <w:sdtContent>
          <w:r w:rsidR="00F950D7" w:rsidRPr="00F950D7">
            <w:rPr>
              <w:rFonts w:eastAsia="Times New Roman"/>
              <w:color w:val="000000"/>
              <w:kern w:val="0"/>
              <w:highlight w:val="magenta"/>
              <w14:ligatures w14:val="none"/>
            </w:rPr>
            <w:t>[95]</w:t>
          </w:r>
        </w:sdtContent>
      </w:sdt>
      <w:r w:rsidRPr="00953BF0">
        <w:rPr>
          <w:rFonts w:eastAsia="Times New Roman"/>
          <w:kern w:val="0"/>
          <w14:ligatures w14:val="none"/>
        </w:rPr>
        <w:t xml:space="preserve">. Additionally, the Adaptive Neuro-Fuzzy Inference System (ANFIS) has been successfully used to model micropollutant removal and membrane distillation by blending neural learning with transparent, rule-based logic to maintain interpretability in uncertain systems </w:t>
      </w:r>
      <w:sdt>
        <w:sdtPr>
          <w:rPr>
            <w:rFonts w:eastAsia="Times New Roman"/>
            <w:color w:val="000000"/>
            <w:kern w:val="0"/>
            <w14:ligatures w14:val="none"/>
          </w:rPr>
          <w:tag w:val="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"/>
          <w:id w:val="1805200692"/>
          <w:placeholder>
            <w:docPart w:val="DefaultPlaceholder_-1854013440"/>
          </w:placeholder>
        </w:sdtPr>
        <w:sdtContent>
          <w:r w:rsidR="00F950D7" w:rsidRPr="00F950D7">
            <w:rPr>
              <w:rFonts w:eastAsia="Times New Roman"/>
              <w:color w:val="000000"/>
              <w:kern w:val="0"/>
              <w:highlight w:val="magenta"/>
              <w14:ligatures w14:val="none"/>
            </w:rPr>
            <w:t>[94,96]</w:t>
          </w:r>
        </w:sdtContent>
      </w:sdt>
      <w:r w:rsidRPr="00953BF0">
        <w:rPr>
          <w:rFonts w:eastAsia="Times New Roman"/>
          <w:kern w:val="0"/>
          <w14:ligatures w14:val="none"/>
        </w:rPr>
        <w:t>.</w:t>
      </w:r>
    </w:p>
    <w:p w14:paraId="3263E729" w14:textId="205F2B61" w:rsidR="00BD3BC4" w:rsidRPr="00953BF0" w:rsidRDefault="00BD3BC4" w:rsidP="00BD3BC4">
      <w:pPr>
        <w:rPr>
          <w:rFonts w:eastAsia="Times New Roman"/>
          <w:kern w:val="0"/>
          <w14:ligatures w14:val="none"/>
        </w:rPr>
      </w:pPr>
      <w:r w:rsidRPr="00953BF0">
        <w:rPr>
          <w:rFonts w:eastAsia="Times New Roman"/>
          <w:kern w:val="0"/>
          <w14:ligatures w14:val="none"/>
        </w:rPr>
        <w:t xml:space="preserve">Modern advancements have introduced further specialized architectures tailored to chemical and physical constraints. Graph Neural Networks (GNNs) and Graph Convolutional Neural Networks (GCNNs) are specifically designed to process non-Euclidean data, where information is represented as nodes and edges </w:t>
      </w:r>
      <w:r w:rsidRPr="00953BF0">
        <w:rPr>
          <w:rFonts w:eastAsia="Times New Roman"/>
          <w:b/>
          <w:bCs/>
          <w:kern w:val="0"/>
          <w14:ligatures w14:val="none"/>
        </w:rPr>
        <w:t>(Fig. 5e)</w:t>
      </w:r>
      <w:r w:rsidRPr="00953BF0">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"/>
          <w:id w:val="1240213926"/>
          <w:placeholder>
            <w:docPart w:val="DefaultPlaceholder_-1854013440"/>
          </w:placeholder>
        </w:sdtPr>
        <w:sdtContent>
          <w:r w:rsidR="00F950D7" w:rsidRPr="00F950D7">
            <w:rPr>
              <w:rFonts w:eastAsia="Times New Roman"/>
              <w:color w:val="000000"/>
              <w:kern w:val="0"/>
              <w:highlight w:val="magenta"/>
              <w14:ligatures w14:val="none"/>
            </w:rPr>
            <w:t>[97]</w:t>
          </w:r>
        </w:sdtContent>
      </w:sdt>
      <w:r w:rsidRPr="00953BF0">
        <w:rPr>
          <w:rFonts w:eastAsia="Times New Roman"/>
          <w:kern w:val="0"/>
          <w14:ligatures w14:val="none"/>
        </w:rPr>
        <w:t xml:space="preserve">. This is particularly advantageous for modeling polymer backbones and molecular structures, where atoms and bonds are naturally abstracted as graphs </w:t>
      </w:r>
      <w:sdt>
        <w:sdtPr>
          <w:rPr>
            <w:rFonts w:eastAsia="Times New Roman"/>
            <w:color w:val="000000"/>
            <w:kern w:val="0"/>
            <w14:ligatures w14:val="none"/>
          </w:rPr>
          <w:tag w:val="MENDELEY_CITATION_v3_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"/>
          <w:id w:val="-1723208938"/>
          <w:placeholder>
            <w:docPart w:val="DefaultPlaceholder_-1854013440"/>
          </w:placeholder>
        </w:sdtPr>
        <w:sdtContent>
          <w:r w:rsidR="00F950D7" w:rsidRPr="00F950D7">
            <w:rPr>
              <w:rFonts w:eastAsia="Times New Roman"/>
              <w:color w:val="000000"/>
              <w:kern w:val="0"/>
              <w:highlight w:val="magenta"/>
              <w14:ligatures w14:val="none"/>
            </w:rPr>
            <w:t>[63]</w:t>
          </w:r>
        </w:sdtContent>
      </w:sdt>
      <w:r w:rsidRPr="00953BF0">
        <w:rPr>
          <w:rFonts w:eastAsia="Times New Roman"/>
          <w:kern w:val="0"/>
          <w14:ligatures w14:val="none"/>
        </w:rPr>
        <w:t xml:space="preserve">. By leveraging molecular fingerprints as graph inputs, GCNNs can establish structure-property relationships—such as predicting the fractional free volume (FFV) in polyimides—to </w:t>
      </w:r>
      <w:r w:rsidRPr="00953BF0">
        <w:rPr>
          <w:rFonts w:eastAsia="Times New Roman"/>
          <w:kern w:val="0"/>
          <w14:ligatures w14:val="none"/>
        </w:rPr>
        <w:lastRenderedPageBreak/>
        <w:t xml:space="preserve">accelerate the discovery of gas separation materials more efficiently than trial-and-error experiments </w:t>
      </w:r>
      <w:sdt>
        <w:sdtPr>
          <w:rPr>
            <w:rFonts w:eastAsia="Times New Roman"/>
            <w:color w:val="000000"/>
            <w:kern w:val="0"/>
            <w14:ligatures w14:val="none"/>
          </w:rPr>
          <w:tag w:val="MENDELEY_CITATION_v3_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"/>
          <w:id w:val="-1148672652"/>
          <w:placeholder>
            <w:docPart w:val="DefaultPlaceholder_-1854013440"/>
          </w:placeholder>
        </w:sdtPr>
        <w:sdtContent>
          <w:r w:rsidR="00F950D7" w:rsidRPr="00F950D7">
            <w:rPr>
              <w:rFonts w:eastAsia="Times New Roman"/>
              <w:color w:val="000000"/>
              <w:kern w:val="0"/>
              <w:highlight w:val="magenta"/>
              <w14:ligatures w14:val="none"/>
            </w:rPr>
            <w:t>[97]</w:t>
          </w:r>
        </w:sdtContent>
      </w:sdt>
      <w:r w:rsidRPr="00953BF0">
        <w:rPr>
          <w:rFonts w:eastAsia="Times New Roman"/>
          <w:kern w:val="0"/>
          <w14:ligatures w14:val="none"/>
        </w:rPr>
        <w:t>.</w:t>
      </w:r>
    </w:p>
    <w:p w14:paraId="3DA7D8A6" w14:textId="49D2CEE7" w:rsidR="00BD3BC4" w:rsidRPr="00953BF0" w:rsidRDefault="00BD3BC4" w:rsidP="00BD3BC4">
      <w:pPr>
        <w:rPr>
          <w:rFonts w:eastAsia="Times New Roman"/>
          <w:kern w:val="0"/>
          <w14:ligatures w14:val="none"/>
        </w:rPr>
      </w:pPr>
      <w:r w:rsidRPr="00953BF0">
        <w:rPr>
          <w:rFonts w:eastAsia="Times New Roman"/>
          <w:kern w:val="0"/>
          <w14:ligatures w14:val="none"/>
        </w:rPr>
        <w:t xml:space="preserve">Recently, Physics-Informed Neural Networks (PINNs) have emerged as a promising paradigm for membrane development. In this approach, neural networks are trained under explicit physical constraints by incorporating the governing equations (for example, partial differential equations) into the loss functional, thereby promoting predictions that are consistent with the underlying physics </w:t>
      </w:r>
      <w:sdt>
        <w:sdtPr>
          <w:rPr>
            <w:rFonts w:eastAsia="Times New Roman"/>
            <w:color w:val="000000"/>
            <w:kern w:val="0"/>
            <w14:ligatures w14:val="none"/>
          </w:rPr>
          <w:tag w:val="MENDELEY_CITATION_v3_eyJjaXRhdGlvbklEIjoiTUVOREVMRVlfQ0lUQVRJT05fODZlZjI3N2MtMGY5YS00MWUzLThmZDktYjY4ODhlMjNjYjZh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
          <w:id w:val="1471083372"/>
          <w:placeholder>
            <w:docPart w:val="DefaultPlaceholder_-1854013440"/>
          </w:placeholder>
        </w:sdtPr>
        <w:sdtContent>
          <w:r w:rsidR="00F950D7" w:rsidRPr="00F950D7">
            <w:rPr>
              <w:rFonts w:eastAsia="Times New Roman"/>
              <w:color w:val="000000"/>
              <w:kern w:val="0"/>
              <w:highlight w:val="magenta"/>
              <w14:ligatures w14:val="none"/>
            </w:rPr>
            <w:t>[41]</w:t>
          </w:r>
        </w:sdtContent>
      </w:sdt>
      <w:r w:rsidRPr="00953BF0">
        <w:rPr>
          <w:rFonts w:eastAsia="Times New Roman"/>
          <w:kern w:val="0"/>
          <w14:ligatures w14:val="none"/>
        </w:rPr>
        <w:t>. The conceptual framework and emerging applications of PINNs in membrane systems will be examined in detail in a subsequent section.</w:t>
      </w:r>
    </w:p>
    <w:p w14:paraId="73E0D342" w14:textId="72CA61B0" w:rsidR="00070BAD" w:rsidRPr="008E691C" w:rsidRDefault="00070BAD" w:rsidP="00BD3BC4">
      <w:pPr>
        <w:rPr>
          <w:rFonts w:eastAsia="新細明體"/>
          <w:kern w:val="0"/>
          <w:lang w:eastAsia="zh-TW"/>
          <w14:ligatures w14:val="none"/>
        </w:rPr>
      </w:pPr>
    </w:p>
    <w:p w14:paraId="6161F518" w14:textId="77777777" w:rsidR="00BD3BC4" w:rsidRPr="00953BF0" w:rsidRDefault="00BD3BC4">
      <w:pPr>
        <w:jc w:val="center"/>
        <w:rPr>
          <w:rFonts w:eastAsia="新細明體"/>
          <w:kern w:val="0"/>
          <w14:ligatures w14:val="none"/>
        </w:rPr>
      </w:pPr>
      <w:r w:rsidRPr="00953BF0">
        <w:br w:type="page"/>
      </w:r>
      <w:r w:rsidRPr="00953BF0">
        <w:rPr>
          <w:rFonts w:eastAsia="新細明體"/>
          <w:b/>
          <w:bCs/>
          <w:noProof/>
          <w:kern w:val="0"/>
          <w14:ligatures w14:val="none"/>
        </w:rPr>
        <w:lastRenderedPageBreak/>
        <w:drawing>
          <wp:inline distT="0" distB="0" distL="0" distR="0" wp14:anchorId="40090243" wp14:editId="34A88BBF">
            <wp:extent cx="7772400" cy="3991129"/>
            <wp:effectExtent l="0" t="0" r="0" b="0"/>
            <wp:docPr id="67" name="Picture 66">
              <a:extLst xmlns:a="http://schemas.openxmlformats.org/drawingml/2006/main">
                <a:ext uri="{FF2B5EF4-FFF2-40B4-BE49-F238E27FC236}">
                  <a16:creationId xmlns:a16="http://schemas.microsoft.com/office/drawing/2014/main" id="{057DFF30-634D-A37A-D626-B72753B07C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6">
                      <a:extLst>
                        <a:ext uri="{FF2B5EF4-FFF2-40B4-BE49-F238E27FC236}">
                          <a16:creationId xmlns:a16="http://schemas.microsoft.com/office/drawing/2014/main" id="{057DFF30-634D-A37A-D626-B72753B07C1E}"/>
                        </a:ext>
                      </a:extLst>
                    </pic:cNvPr>
                    <pic:cNvPicPr>
                      <a:picLocks noChangeAspect="1"/>
                    </pic:cNvPicPr>
                  </pic:nvPicPr>
                  <pic:blipFill>
                    <a:blip r:embed="rId15"/>
                    <a:stretch>
                      <a:fillRect/>
                    </a:stretch>
                  </pic:blipFill>
                  <pic:spPr>
                    <a:xfrm>
                      <a:off x="0" y="0"/>
                      <a:ext cx="7772400" cy="3991129"/>
                    </a:xfrm>
                    <a:prstGeom prst="rect">
                      <a:avLst/>
                    </a:prstGeom>
                  </pic:spPr>
                </pic:pic>
              </a:graphicData>
            </a:graphic>
          </wp:inline>
        </w:drawing>
      </w:r>
    </w:p>
    <w:p w14:paraId="20FFA0D9" w14:textId="77777777" w:rsidR="00BD3BC4" w:rsidRPr="00953BF0" w:rsidRDefault="00BD3BC4" w:rsidP="00BD3BC4">
      <w:pPr>
        <w:jc w:val="center"/>
        <w:rPr>
          <w:rFonts w:eastAsia="新細明體"/>
          <w:kern w:val="0"/>
          <w:lang w:eastAsia="zh-TW"/>
          <w14:ligatures w14:val="none"/>
        </w:rPr>
      </w:pPr>
      <w:r w:rsidRPr="00953BF0">
        <w:rPr>
          <w:rFonts w:eastAsia="新細明體"/>
          <w:b/>
          <w:bCs/>
          <w:kern w:val="0"/>
          <w:lang w:eastAsia="zh-TW"/>
          <w14:ligatures w14:val="none"/>
        </w:rPr>
        <w:t>Fig. 5.</w:t>
      </w:r>
      <w:r w:rsidRPr="00953BF0">
        <w:rPr>
          <w:rFonts w:eastAsia="新細明體"/>
          <w:kern w:val="0"/>
          <w:lang w:eastAsia="zh-TW"/>
          <w14:ligatures w14:val="none"/>
        </w:rPr>
        <w:t xml:space="preserve"> Schematic representation of Artificial Neural Networks (ANNs) in membrane informatics</w:t>
      </w:r>
      <w:r w:rsidRPr="00953BF0">
        <w:rPr>
          <w:rFonts w:eastAsia="新細明體"/>
          <w:kern w:val="0"/>
          <w14:ligatures w14:val="none"/>
        </w:rPr>
        <w:t>:</w:t>
      </w:r>
      <w:r w:rsidRPr="00953BF0">
        <w:rPr>
          <w:rFonts w:eastAsia="新細明體"/>
          <w:kern w:val="0"/>
          <w:lang w:eastAsia="zh-TW"/>
          <w14:ligatures w14:val="none"/>
        </w:rPr>
        <w:t xml:space="preserve"> </w:t>
      </w:r>
      <w:r w:rsidRPr="00953BF0">
        <w:rPr>
          <w:rFonts w:eastAsia="新細明體"/>
          <w:b/>
          <w:bCs/>
          <w:kern w:val="0"/>
          <w:lang w:eastAsia="zh-TW"/>
          <w14:ligatures w14:val="none"/>
        </w:rPr>
        <w:t>(a)</w:t>
      </w:r>
      <w:r w:rsidRPr="00953BF0">
        <w:rPr>
          <w:rFonts w:eastAsia="新細明體"/>
          <w:kern w:val="0"/>
          <w:lang w:eastAsia="zh-TW"/>
          <w14:ligatures w14:val="none"/>
        </w:rPr>
        <w:t xml:space="preserve"> Fundamental components of a single artificial neuron, and </w:t>
      </w:r>
      <w:r w:rsidRPr="00953BF0">
        <w:rPr>
          <w:rFonts w:eastAsia="新細明體"/>
          <w:b/>
          <w:bCs/>
          <w:kern w:val="0"/>
          <w:lang w:eastAsia="zh-TW"/>
          <w14:ligatures w14:val="none"/>
        </w:rPr>
        <w:t>(b-e)</w:t>
      </w:r>
      <w:r w:rsidRPr="00953BF0">
        <w:rPr>
          <w:rFonts w:eastAsia="新細明體"/>
          <w:kern w:val="0"/>
          <w:lang w:eastAsia="zh-TW"/>
          <w14:ligatures w14:val="none"/>
        </w:rPr>
        <w:t xml:space="preserve"> common neural network architectures utilized in membrane research, where </w:t>
      </w:r>
      <w:r w:rsidRPr="00953BF0">
        <w:rPr>
          <w:rFonts w:eastAsia="新細明體"/>
          <w:b/>
          <w:bCs/>
          <w:kern w:val="0"/>
          <w:lang w:eastAsia="zh-TW"/>
          <w14:ligatures w14:val="none"/>
        </w:rPr>
        <w:t>(b-e)</w:t>
      </w:r>
      <w:r w:rsidRPr="00953BF0">
        <w:rPr>
          <w:rFonts w:eastAsia="新細明體"/>
          <w:kern w:val="0"/>
          <w:lang w:eastAsia="zh-TW"/>
          <w14:ligatures w14:val="none"/>
        </w:rPr>
        <w:t xml:space="preserve"> are </w:t>
      </w:r>
      <w:r w:rsidRPr="00953BF0">
        <w:rPr>
          <w:rFonts w:eastAsia="新細明體"/>
          <w:b/>
          <w:bCs/>
          <w:kern w:val="0"/>
          <w:lang w:eastAsia="zh-TW"/>
          <w14:ligatures w14:val="none"/>
        </w:rPr>
        <w:t>(b)</w:t>
      </w:r>
      <w:r w:rsidRPr="00953BF0">
        <w:rPr>
          <w:rFonts w:eastAsia="新細明體"/>
          <w:kern w:val="0"/>
          <w:lang w:eastAsia="zh-TW"/>
          <w14:ligatures w14:val="none"/>
        </w:rPr>
        <w:t xml:space="preserve"> Multi-Layer Perceptron (MLP), </w:t>
      </w:r>
      <w:r w:rsidRPr="00953BF0">
        <w:rPr>
          <w:rFonts w:eastAsia="新細明體"/>
          <w:b/>
          <w:bCs/>
          <w:kern w:val="0"/>
          <w:lang w:eastAsia="zh-TW"/>
          <w14:ligatures w14:val="none"/>
        </w:rPr>
        <w:t xml:space="preserve">(c) </w:t>
      </w:r>
      <w:r w:rsidRPr="00953BF0">
        <w:rPr>
          <w:rFonts w:eastAsia="新細明體"/>
          <w:kern w:val="0"/>
          <w:lang w:eastAsia="zh-TW"/>
          <w14:ligatures w14:val="none"/>
        </w:rPr>
        <w:t xml:space="preserve">Recurrent Neural Network (RNN), </w:t>
      </w:r>
      <w:r w:rsidRPr="00953BF0">
        <w:rPr>
          <w:rFonts w:eastAsia="新細明體"/>
          <w:b/>
          <w:bCs/>
          <w:kern w:val="0"/>
          <w:lang w:eastAsia="zh-TW"/>
          <w14:ligatures w14:val="none"/>
        </w:rPr>
        <w:t>(d)</w:t>
      </w:r>
      <w:r w:rsidRPr="00953BF0">
        <w:rPr>
          <w:rFonts w:eastAsia="新細明體"/>
          <w:kern w:val="0"/>
          <w:lang w:eastAsia="zh-TW"/>
          <w14:ligatures w14:val="none"/>
        </w:rPr>
        <w:t xml:space="preserve"> Convolutional Neural Network (CNN), and </w:t>
      </w:r>
      <w:r w:rsidRPr="00953BF0">
        <w:rPr>
          <w:rFonts w:eastAsia="新細明體"/>
          <w:b/>
          <w:bCs/>
          <w:kern w:val="0"/>
          <w:lang w:eastAsia="zh-TW"/>
          <w14:ligatures w14:val="none"/>
        </w:rPr>
        <w:t>(e)</w:t>
      </w:r>
      <w:r w:rsidRPr="00953BF0">
        <w:rPr>
          <w:rFonts w:eastAsia="新細明體"/>
          <w:kern w:val="0"/>
          <w:lang w:eastAsia="zh-TW"/>
          <w14:ligatures w14:val="none"/>
        </w:rPr>
        <w:t xml:space="preserve"> Graph Neural Network (GNN), respectively.</w:t>
      </w:r>
    </w:p>
    <w:p w14:paraId="70393349" w14:textId="58555C59" w:rsidR="005137D9" w:rsidRDefault="00BD3BC4" w:rsidP="00ED398D">
      <w:pPr>
        <w:pStyle w:val="Heading3"/>
        <w:rPr>
          <w:rFonts w:eastAsia="新細明體"/>
          <w:lang w:eastAsia="zh-TW"/>
        </w:rPr>
      </w:pPr>
      <w:r w:rsidRPr="00953BF0">
        <w:br w:type="page"/>
      </w:r>
    </w:p>
    <w:p w14:paraId="074B3BE9" w14:textId="77777777" w:rsidR="00ED398D" w:rsidRPr="009A5BDE" w:rsidRDefault="00ED398D" w:rsidP="00ED398D">
      <w:pPr>
        <w:pStyle w:val="Heading3"/>
      </w:pPr>
      <w:r w:rsidRPr="00E92835">
        <w:lastRenderedPageBreak/>
        <w:t xml:space="preserve">Margin-based </w:t>
      </w:r>
      <w:r>
        <w:t>Mo</w:t>
      </w:r>
      <w:commentRangeStart w:id="9"/>
      <w:commentRangeStart w:id="10"/>
      <w:r w:rsidRPr="00E92835">
        <w:t>dels</w:t>
      </w:r>
      <w:commentRangeEnd w:id="9"/>
      <w:r w:rsidRPr="009A5BDE">
        <w:rPr>
          <w:rStyle w:val="CommentReference"/>
          <w:sz w:val="24"/>
          <w:szCs w:val="24"/>
        </w:rPr>
        <w:commentReference w:id="9"/>
      </w:r>
      <w:commentRangeEnd w:id="10"/>
      <w:r w:rsidR="00664D81" w:rsidRPr="009A5BDE">
        <w:rPr>
          <w:rStyle w:val="CommentReference"/>
          <w:sz w:val="24"/>
          <w:szCs w:val="24"/>
        </w:rPr>
        <w:commentReference w:id="10"/>
      </w:r>
    </w:p>
    <w:p w14:paraId="6C462073" w14:textId="35269E3F" w:rsidR="00ED398D" w:rsidRPr="00953BF0" w:rsidRDefault="00ED398D" w:rsidP="00ED398D">
      <w:r w:rsidRPr="00953BF0">
        <w:t xml:space="preserve">For more complex datasets where simple straight lines or basic probabilistic assumptions cannot adequately capture thermodynamic trends, Support Vector Machines (SVM), and their regression counterpart, Support Vector Regression (SVR), represent a distinct and highly mathematical class of margin-based models </w:t>
      </w:r>
      <w:sdt>
        <w:sdtPr>
          <w:rPr>
            <w:color w:val="000000"/>
          </w:rPr>
          <w:tag w:val="MENDELEY_CITATION_v3_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"/>
          <w:id w:val="2129196377"/>
          <w:placeholder>
            <w:docPart w:val="9C87DA65D59C45458435FB979A5CA24E"/>
          </w:placeholder>
        </w:sdtPr>
        <w:sdtContent>
          <w:r w:rsidR="00F950D7" w:rsidRPr="00F950D7">
            <w:rPr>
              <w:color w:val="000000"/>
              <w:highlight w:val="magenta"/>
            </w:rPr>
            <w:t>[93]</w:t>
          </w:r>
        </w:sdtContent>
      </w:sdt>
      <w:r w:rsidRPr="00953BF0">
        <w:t xml:space="preserve">. While the model still seeks an optimal </w:t>
      </w:r>
      <w:r w:rsidRPr="008E691C">
        <w:t>hyperplane</w:t>
      </w:r>
      <w:r>
        <w:rPr>
          <w:b/>
          <w:bCs/>
        </w:rPr>
        <w:t xml:space="preserve">, </w:t>
      </w:r>
      <w:r w:rsidRPr="00953BF0">
        <w:t xml:space="preserve">SVR is unique in how it handles experimental error. It ignores small discrepancies that fall within a specific threshold, known as the </w:t>
      </w:r>
      <w:r w:rsidRPr="00953BF0">
        <w:rPr>
          <w:b/>
          <w:bCs/>
        </w:rPr>
        <w:t xml:space="preserve">  ε-insensitive tube</w:t>
      </w:r>
      <w:r w:rsidRPr="00953BF0">
        <w:t>, and focuses only on the most difficult data points to predict</w:t>
      </w:r>
      <w:r>
        <w:t xml:space="preserve">, </w:t>
      </w:r>
      <w:r w:rsidRPr="00953BF0">
        <w:t xml:space="preserve">the </w:t>
      </w:r>
      <w:r w:rsidRPr="00953BF0">
        <w:rPr>
          <w:b/>
          <w:bCs/>
        </w:rPr>
        <w:t>"support vectors"</w:t>
      </w:r>
      <w:r w:rsidRPr="00953BF0">
        <w:t xml:space="preserve"> </w:t>
      </w:r>
      <w:sdt>
        <w:sdtPr>
          <w:rPr>
            <w:color w:val="000000"/>
          </w:rPr>
          <w:tag w:val="MENDELEY_CITATION_v3_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"/>
          <w:id w:val="-1831213679"/>
          <w:placeholder>
            <w:docPart w:val="9C87DA65D59C45458435FB979A5CA24E"/>
          </w:placeholder>
        </w:sdtPr>
        <w:sdtContent>
          <w:r w:rsidR="00F950D7" w:rsidRPr="00F950D7">
            <w:rPr>
              <w:color w:val="000000"/>
              <w:highlight w:val="magenta"/>
            </w:rPr>
            <w:t>[14]</w:t>
          </w:r>
        </w:sdtContent>
      </w:sdt>
      <w:r w:rsidRPr="00953BF0">
        <w:t xml:space="preserve">.A key strength of SVM is the "kernel trick." This mathematically projects non-linear membrane data (where relationships are curved or grouped) into a higher-dimensional space where a flat, linear solution becomes possible </w:t>
      </w:r>
      <w:sdt>
        <w:sdtPr>
          <w:rPr>
            <w:color w:val="000000"/>
          </w:rPr>
          <w:tag w:val="MENDELEY_CITATION_v3_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"/>
          <w:id w:val="2014719475"/>
          <w:placeholder>
            <w:docPart w:val="9C87DA65D59C45458435FB979A5CA24E"/>
          </w:placeholder>
        </w:sdtPr>
        <w:sdtContent>
          <w:r w:rsidR="00F950D7" w:rsidRPr="00F950D7">
            <w:rPr>
              <w:color w:val="000000"/>
              <w:highlight w:val="magenta"/>
            </w:rPr>
            <w:t>[94]</w:t>
          </w:r>
        </w:sdtContent>
      </w:sdt>
      <w:r w:rsidRPr="00953BF0">
        <w:t>. Imagine trying to separate two types of mixed particles on a flat table; the kernel trick is like tossing them into the air so you can easily pass a sheet of paper between them at different heights.</w:t>
      </w:r>
    </w:p>
    <w:p w14:paraId="5957CE91" w14:textId="49F1BF40" w:rsidR="00ED398D" w:rsidRDefault="00ED398D" w:rsidP="00ED398D">
      <w:pPr>
        <w:rPr>
          <w:rFonts w:eastAsia="新細明體"/>
          <w:lang w:eastAsia="zh-TW"/>
        </w:rPr>
      </w:pPr>
      <w:r w:rsidRPr="00953BF0">
        <w:t xml:space="preserve">Because they rely only on boundary data points rather than the entire dataset, Support Vector models are exceptionally memory-efficient and robust for the small datasets typically generated in laboratory settings. For example, SVR has been successfully utilized to model complex physical phenomena, such as predicting protein rejection in zeolite-based membranes </w:t>
      </w:r>
      <w:sdt>
        <w:sdtPr>
          <w:rPr>
            <w:color w:val="000000"/>
          </w:rPr>
          <w:tag w:val="MENDELEY_CITATION_v3_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"/>
          <w:id w:val="-35431809"/>
          <w:placeholder>
            <w:docPart w:val="9C87DA65D59C45458435FB979A5CA24E"/>
          </w:placeholder>
        </w:sdtPr>
        <w:sdtContent>
          <w:r w:rsidR="00F950D7" w:rsidRPr="00F950D7">
            <w:rPr>
              <w:color w:val="000000"/>
              <w:highlight w:val="magenta"/>
            </w:rPr>
            <w:t>[55]</w:t>
          </w:r>
        </w:sdtContent>
      </w:sdt>
      <w:r w:rsidRPr="00953BF0">
        <w:t xml:space="preserve"> and mapping permeate flux in polyaniline-modified alumina membranes </w:t>
      </w:r>
      <w:sdt>
        <w:sdtPr>
          <w:rPr>
            <w:color w:val="000000"/>
          </w:rPr>
          <w:tag w:val="MENDELEY_CITATION_v3_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"/>
          <w:id w:val="-154692961"/>
          <w:placeholder>
            <w:docPart w:val="9C87DA65D59C45458435FB979A5CA24E"/>
          </w:placeholder>
        </w:sdtPr>
        <w:sdtContent>
          <w:r w:rsidR="00F950D7" w:rsidRPr="00F950D7">
            <w:rPr>
              <w:color w:val="000000"/>
              <w:highlight w:val="magenta"/>
            </w:rPr>
            <w:t>[11]</w:t>
          </w:r>
        </w:sdtContent>
      </w:sdt>
      <w:r w:rsidRPr="00953BF0">
        <w:t>. However, while SV</w:t>
      </w:r>
      <w:r w:rsidRPr="008E0A99">
        <w:rPr>
          <w:rFonts w:eastAsia="新細明體"/>
          <w:lang w:eastAsia="zh-TW"/>
        </w:rPr>
        <w:t>M</w:t>
      </w:r>
      <w:r>
        <w:rPr>
          <w:rFonts w:eastAsia="新細明體" w:hint="eastAsia"/>
          <w:lang w:eastAsia="zh-TW"/>
        </w:rPr>
        <w:t>s</w:t>
      </w:r>
      <w:r>
        <w:t xml:space="preserve"> are generally recommended for small to medium‑sized, well‑structured datasets,</w:t>
      </w:r>
      <w:r w:rsidRPr="00953BF0">
        <w:t xml:space="preserve"> </w:t>
      </w:r>
      <w:r>
        <w:t>tree‑based ensembles such as random forests and gradient‑boosted trees are preferred for larger, more complex datasets due to better scalability and robustness.</w:t>
      </w:r>
    </w:p>
    <w:p w14:paraId="0922B255" w14:textId="7B7A0EBE" w:rsidR="00ED398D" w:rsidRDefault="00ED398D" w:rsidP="00292B56">
      <w:pPr>
        <w:rPr>
          <w:rFonts w:eastAsia="新細明體"/>
          <w:lang w:eastAsia="zh-TW"/>
        </w:rPr>
      </w:pPr>
      <w:r w:rsidRPr="008E0A99">
        <w:rPr>
          <w:highlight w:val="yellow"/>
        </w:rPr>
        <w:t>Ultimately, due to their high interpretability, these linear and non-linear models are frequently used as comparison baselines to demonstrate fundamental physical trends (</w:t>
      </w:r>
      <w:r w:rsidRPr="008E0A99">
        <w:rPr>
          <w:color w:val="EE0000"/>
          <w:highlight w:val="yellow"/>
        </w:rPr>
        <w:t>Table 1</w:t>
      </w:r>
      <w:r w:rsidRPr="008E0A99">
        <w:rPr>
          <w:rFonts w:eastAsia="新細明體" w:hint="eastAsia"/>
          <w:highlight w:val="yellow"/>
          <w:lang w:eastAsia="zh-TW"/>
        </w:rPr>
        <w:t>)</w:t>
      </w:r>
      <w:r w:rsidRPr="008E0A99">
        <w:rPr>
          <w:rFonts w:eastAsia="新細明體"/>
          <w:highlight w:val="yellow"/>
          <w:lang w:eastAsia="zh-TW"/>
        </w:rPr>
        <w:t>.</w:t>
      </w:r>
    </w:p>
    <w:p w14:paraId="773203E2" w14:textId="78299869" w:rsidR="00620656" w:rsidRDefault="00620656" w:rsidP="00292B56">
      <w:pPr>
        <w:rPr>
          <w:rFonts w:eastAsia="新細明體"/>
          <w:highlight w:val="yellow"/>
          <w:lang w:eastAsia="zh-TW"/>
        </w:rPr>
      </w:pPr>
    </w:p>
    <w:p w14:paraId="6EC8DE51" w14:textId="77777777" w:rsidR="00620656" w:rsidRDefault="00620656">
      <w:pPr>
        <w:spacing w:after="160" w:afterAutospacing="0" w:line="278" w:lineRule="auto"/>
        <w:jc w:val="left"/>
        <w:rPr>
          <w:rFonts w:eastAsia="新細明體"/>
          <w:highlight w:val="yellow"/>
          <w:lang w:eastAsia="zh-TW"/>
        </w:rPr>
      </w:pPr>
      <w:r>
        <w:rPr>
          <w:rFonts w:eastAsia="新細明體"/>
          <w:highlight w:val="yellow"/>
          <w:lang w:eastAsia="zh-TW"/>
        </w:rPr>
        <w:br w:type="page"/>
      </w:r>
    </w:p>
    <w:tbl>
      <w:tblPr>
        <w:tblW w:w="5000" w:type="pct"/>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ook w:val="04A0" w:firstRow="1" w:lastRow="0" w:firstColumn="1" w:lastColumn="0" w:noHBand="0" w:noVBand="1"/>
      </w:tblPr>
      <w:tblGrid>
        <w:gridCol w:w="2126"/>
        <w:gridCol w:w="2774"/>
        <w:gridCol w:w="1887"/>
        <w:gridCol w:w="2007"/>
        <w:gridCol w:w="556"/>
      </w:tblGrid>
      <w:tr w:rsidR="00620656" w:rsidRPr="00F351BA" w14:paraId="781B58AD" w14:textId="77777777" w:rsidTr="00570901">
        <w:trPr>
          <w:cantSplit/>
          <w:tblHeader/>
          <w:jc w:val="center"/>
        </w:trPr>
        <w:tc>
          <w:tcPr>
            <w:tcW w:w="1137" w:type="pct"/>
            <w:tcBorders>
              <w:right w:val="single" w:sz="4" w:space="0" w:color="auto"/>
            </w:tcBorders>
            <w:shd w:val="clear" w:color="auto" w:fill="EDEDED"/>
            <w:tcMar>
              <w:top w:w="80" w:type="dxa"/>
              <w:left w:w="70" w:type="dxa"/>
              <w:bottom w:w="80" w:type="dxa"/>
              <w:right w:w="70" w:type="dxa"/>
            </w:tcMar>
            <w:vAlign w:val="center"/>
          </w:tcPr>
          <w:p w14:paraId="12D1D87B" w14:textId="77777777" w:rsidR="00620656" w:rsidRPr="00F351BA" w:rsidRDefault="00620656" w:rsidP="00570901">
            <w:pPr>
              <w:spacing w:before="100" w:beforeAutospacing="1" w:line="240" w:lineRule="auto"/>
              <w:jc w:val="center"/>
              <w:rPr>
                <w:sz w:val="20"/>
                <w:szCs w:val="20"/>
              </w:rPr>
            </w:pPr>
            <w:r w:rsidRPr="00F351BA">
              <w:rPr>
                <w:b/>
                <w:bCs/>
                <w:sz w:val="20"/>
                <w:szCs w:val="20"/>
              </w:rPr>
              <w:lastRenderedPageBreak/>
              <w:t>Category</w:t>
            </w:r>
          </w:p>
        </w:tc>
        <w:tc>
          <w:tcPr>
            <w:tcW w:w="1483" w:type="pct"/>
            <w:tcBorders>
              <w:left w:val="single" w:sz="4" w:space="0" w:color="auto"/>
            </w:tcBorders>
            <w:shd w:val="clear" w:color="auto" w:fill="EDEDED"/>
            <w:tcMar>
              <w:top w:w="80" w:type="dxa"/>
              <w:left w:w="70" w:type="dxa"/>
              <w:bottom w:w="80" w:type="dxa"/>
              <w:right w:w="70" w:type="dxa"/>
            </w:tcMar>
            <w:vAlign w:val="center"/>
          </w:tcPr>
          <w:p w14:paraId="176AA1CE" w14:textId="77777777" w:rsidR="00620656" w:rsidRPr="00F351BA" w:rsidRDefault="00620656" w:rsidP="00570901">
            <w:pPr>
              <w:spacing w:before="100" w:beforeAutospacing="1" w:line="240" w:lineRule="auto"/>
              <w:jc w:val="center"/>
              <w:rPr>
                <w:sz w:val="20"/>
                <w:szCs w:val="20"/>
              </w:rPr>
            </w:pPr>
            <w:r w:rsidRPr="00F351BA">
              <w:rPr>
                <w:b/>
                <w:bCs/>
                <w:sz w:val="20"/>
                <w:szCs w:val="20"/>
              </w:rPr>
              <w:t>Inputs → Outputs</w:t>
            </w:r>
          </w:p>
        </w:tc>
        <w:tc>
          <w:tcPr>
            <w:tcW w:w="1009" w:type="pct"/>
            <w:shd w:val="clear" w:color="auto" w:fill="EDEDED"/>
            <w:tcMar>
              <w:top w:w="80" w:type="dxa"/>
              <w:left w:w="70" w:type="dxa"/>
              <w:bottom w:w="80" w:type="dxa"/>
              <w:right w:w="70" w:type="dxa"/>
            </w:tcMar>
            <w:vAlign w:val="center"/>
          </w:tcPr>
          <w:p w14:paraId="70CE1B5F" w14:textId="77777777" w:rsidR="00620656" w:rsidRPr="00F351BA" w:rsidRDefault="00620656" w:rsidP="00570901">
            <w:pPr>
              <w:spacing w:before="100" w:beforeAutospacing="1" w:line="240" w:lineRule="auto"/>
              <w:jc w:val="center"/>
              <w:rPr>
                <w:sz w:val="20"/>
                <w:szCs w:val="20"/>
              </w:rPr>
            </w:pPr>
            <w:r w:rsidRPr="00F351BA">
              <w:rPr>
                <w:b/>
                <w:bCs/>
                <w:sz w:val="20"/>
                <w:szCs w:val="20"/>
              </w:rPr>
              <w:t>ML Methods</w:t>
            </w:r>
          </w:p>
        </w:tc>
        <w:tc>
          <w:tcPr>
            <w:tcW w:w="1073" w:type="pct"/>
            <w:shd w:val="clear" w:color="auto" w:fill="EDEDED"/>
            <w:tcMar>
              <w:top w:w="80" w:type="dxa"/>
              <w:left w:w="70" w:type="dxa"/>
              <w:bottom w:w="80" w:type="dxa"/>
              <w:right w:w="70" w:type="dxa"/>
            </w:tcMar>
            <w:vAlign w:val="center"/>
          </w:tcPr>
          <w:p w14:paraId="2DFD0CEA" w14:textId="77777777" w:rsidR="00620656" w:rsidRPr="00F351BA" w:rsidRDefault="00620656" w:rsidP="00570901">
            <w:pPr>
              <w:spacing w:before="100" w:beforeAutospacing="1" w:line="240" w:lineRule="auto"/>
              <w:jc w:val="center"/>
              <w:rPr>
                <w:sz w:val="20"/>
                <w:szCs w:val="20"/>
              </w:rPr>
            </w:pPr>
            <w:r w:rsidRPr="00F351BA">
              <w:rPr>
                <w:b/>
                <w:bCs/>
                <w:sz w:val="20"/>
                <w:szCs w:val="20"/>
              </w:rPr>
              <w:t>Key Finding</w:t>
            </w:r>
          </w:p>
        </w:tc>
        <w:tc>
          <w:tcPr>
            <w:tcW w:w="297" w:type="pct"/>
            <w:tcBorders>
              <w:right w:val="single" w:sz="4" w:space="0" w:color="auto"/>
            </w:tcBorders>
            <w:shd w:val="clear" w:color="auto" w:fill="EDEDED"/>
            <w:vAlign w:val="center"/>
          </w:tcPr>
          <w:p w14:paraId="5FE53B28" w14:textId="77777777" w:rsidR="00620656" w:rsidRPr="00F351BA" w:rsidRDefault="00620656" w:rsidP="00570901">
            <w:pPr>
              <w:spacing w:before="100" w:beforeAutospacing="1" w:line="240" w:lineRule="auto"/>
              <w:jc w:val="center"/>
              <w:rPr>
                <w:b/>
                <w:bCs/>
                <w:sz w:val="20"/>
                <w:szCs w:val="20"/>
              </w:rPr>
            </w:pPr>
            <w:r w:rsidRPr="00F351BA">
              <w:rPr>
                <w:b/>
                <w:bCs/>
                <w:sz w:val="20"/>
                <w:szCs w:val="20"/>
              </w:rPr>
              <w:t>Ref.</w:t>
            </w:r>
          </w:p>
        </w:tc>
      </w:tr>
      <w:tr w:rsidR="00620656" w:rsidRPr="00F351BA" w14:paraId="635B4648" w14:textId="77777777" w:rsidTr="00570901">
        <w:trPr>
          <w:jc w:val="center"/>
        </w:trPr>
        <w:tc>
          <w:tcPr>
            <w:tcW w:w="5000" w:type="pct"/>
            <w:gridSpan w:val="5"/>
            <w:tcBorders>
              <w:right w:val="single" w:sz="4" w:space="0" w:color="auto"/>
            </w:tcBorders>
            <w:tcMar>
              <w:top w:w="75" w:type="dxa"/>
              <w:left w:w="70" w:type="dxa"/>
              <w:bottom w:w="75" w:type="dxa"/>
              <w:right w:w="70" w:type="dxa"/>
            </w:tcMar>
            <w:vAlign w:val="center"/>
          </w:tcPr>
          <w:p w14:paraId="4C25DB4F" w14:textId="77777777" w:rsidR="00620656" w:rsidRPr="00F351BA" w:rsidRDefault="00620656" w:rsidP="00570901">
            <w:pPr>
              <w:spacing w:before="100" w:beforeAutospacing="1" w:line="240" w:lineRule="auto"/>
              <w:jc w:val="center"/>
              <w:rPr>
                <w:color w:val="000000"/>
                <w:sz w:val="20"/>
                <w:szCs w:val="20"/>
              </w:rPr>
            </w:pPr>
            <w:r w:rsidRPr="00F351BA">
              <w:rPr>
                <w:rFonts w:eastAsia="Batang"/>
                <w:b/>
                <w:bCs/>
                <w:sz w:val="20"/>
                <w:szCs w:val="20"/>
              </w:rPr>
              <w:t>Supervised Learning</w:t>
            </w:r>
          </w:p>
        </w:tc>
      </w:tr>
      <w:tr w:rsidR="00620656" w:rsidRPr="00F351BA" w14:paraId="4359EAA0" w14:textId="77777777" w:rsidTr="00570901">
        <w:trPr>
          <w:jc w:val="center"/>
        </w:trPr>
        <w:tc>
          <w:tcPr>
            <w:tcW w:w="1137" w:type="pct"/>
            <w:tcMar>
              <w:top w:w="75" w:type="dxa"/>
              <w:left w:w="70" w:type="dxa"/>
              <w:bottom w:w="75" w:type="dxa"/>
              <w:right w:w="70" w:type="dxa"/>
            </w:tcMar>
            <w:vAlign w:val="center"/>
          </w:tcPr>
          <w:p w14:paraId="3FA4172A"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15198C63" w14:textId="77777777" w:rsidR="00620656" w:rsidRPr="00F351BA" w:rsidRDefault="00620656" w:rsidP="00570901">
            <w:pPr>
              <w:spacing w:before="100" w:beforeAutospacing="1" w:line="240" w:lineRule="auto"/>
              <w:jc w:val="center"/>
              <w:rPr>
                <w:sz w:val="20"/>
                <w:szCs w:val="20"/>
              </w:rPr>
            </w:pPr>
            <w:r w:rsidRPr="00F351BA">
              <w:rPr>
                <w:sz w:val="20"/>
                <w:szCs w:val="20"/>
              </w:rPr>
              <w:t>Connectivity indices → Tg, molar volume, O2 permeability/selectivity</w:t>
            </w:r>
          </w:p>
        </w:tc>
        <w:tc>
          <w:tcPr>
            <w:tcW w:w="1009" w:type="pct"/>
            <w:tcMar>
              <w:top w:w="75" w:type="dxa"/>
              <w:left w:w="70" w:type="dxa"/>
              <w:bottom w:w="75" w:type="dxa"/>
              <w:right w:w="70" w:type="dxa"/>
            </w:tcMar>
            <w:vAlign w:val="center"/>
          </w:tcPr>
          <w:p w14:paraId="102B7B8C" w14:textId="77777777" w:rsidR="00620656" w:rsidRPr="00F351BA" w:rsidRDefault="00620656" w:rsidP="00570901">
            <w:pPr>
              <w:spacing w:before="100" w:beforeAutospacing="1" w:line="240" w:lineRule="auto"/>
              <w:jc w:val="center"/>
              <w:rPr>
                <w:sz w:val="20"/>
                <w:szCs w:val="20"/>
              </w:rPr>
            </w:pPr>
            <w:r w:rsidRPr="00F351BA">
              <w:rPr>
                <w:sz w:val="20"/>
                <w:szCs w:val="20"/>
              </w:rPr>
              <w:t>RSML</w:t>
            </w:r>
          </w:p>
        </w:tc>
        <w:tc>
          <w:tcPr>
            <w:tcW w:w="1073" w:type="pct"/>
            <w:tcMar>
              <w:top w:w="75" w:type="dxa"/>
              <w:left w:w="70" w:type="dxa"/>
              <w:bottom w:w="75" w:type="dxa"/>
              <w:right w:w="70" w:type="dxa"/>
            </w:tcMar>
            <w:vAlign w:val="center"/>
          </w:tcPr>
          <w:p w14:paraId="6F2F6B92" w14:textId="77777777" w:rsidR="00620656" w:rsidRPr="00F351BA" w:rsidRDefault="00620656" w:rsidP="00570901">
            <w:pPr>
              <w:spacing w:before="100" w:beforeAutospacing="1" w:line="240" w:lineRule="auto"/>
              <w:jc w:val="center"/>
              <w:rPr>
                <w:sz w:val="20"/>
                <w:szCs w:val="20"/>
              </w:rPr>
            </w:pPr>
            <w:r w:rsidRPr="00F351BA">
              <w:rPr>
                <w:sz w:val="20"/>
                <w:szCs w:val="20"/>
              </w:rPr>
              <w:t>Identified PMP &amp; PPO as top air-separation candidates</w:t>
            </w:r>
          </w:p>
        </w:tc>
        <w:tc>
          <w:tcPr>
            <w:tcW w:w="297" w:type="pct"/>
            <w:tcBorders>
              <w:right w:val="single" w:sz="4" w:space="0" w:color="auto"/>
            </w:tcBorders>
            <w:vAlign w:val="center"/>
          </w:tcPr>
          <w:sdt>
            <w:sdtPr>
              <w:rPr>
                <w:color w:val="000000"/>
                <w:sz w:val="20"/>
                <w:szCs w:val="20"/>
              </w:rPr>
              <w:tag w:val="MENDELEY_CITATION_v3_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"/>
              <w:id w:val="723262119"/>
              <w:placeholder>
                <w:docPart w:val="2DC797776C5945E5A326234568F3CF25"/>
              </w:placeholder>
            </w:sdtPr>
            <w:sdtContent>
              <w:p w14:paraId="093EA559"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[40]</w:t>
                </w:r>
              </w:p>
            </w:sdtContent>
          </w:sdt>
        </w:tc>
      </w:tr>
      <w:tr w:rsidR="00620656" w:rsidRPr="00F351BA" w14:paraId="46B9E54D" w14:textId="77777777" w:rsidTr="00570901">
        <w:trPr>
          <w:jc w:val="center"/>
        </w:trPr>
        <w:tc>
          <w:tcPr>
            <w:tcW w:w="1137" w:type="pct"/>
            <w:tcMar>
              <w:top w:w="75" w:type="dxa"/>
              <w:left w:w="70" w:type="dxa"/>
              <w:bottom w:w="75" w:type="dxa"/>
              <w:right w:w="70" w:type="dxa"/>
            </w:tcMar>
            <w:vAlign w:val="center"/>
          </w:tcPr>
          <w:p w14:paraId="6B8AC4CE"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45ACF405" w14:textId="77777777" w:rsidR="00620656" w:rsidRPr="00F351BA" w:rsidRDefault="00620656" w:rsidP="00570901">
            <w:pPr>
              <w:spacing w:before="100" w:beforeAutospacing="1" w:line="240" w:lineRule="auto"/>
              <w:jc w:val="center"/>
              <w:rPr>
                <w:sz w:val="20"/>
                <w:szCs w:val="20"/>
              </w:rPr>
            </w:pPr>
            <w:r w:rsidRPr="00F351BA">
              <w:rPr>
                <w:sz w:val="20"/>
                <w:szCs w:val="20"/>
              </w:rPr>
              <w:t>Polymer fingerprint bits → log permeability (6 gases)</w:t>
            </w:r>
          </w:p>
        </w:tc>
        <w:tc>
          <w:tcPr>
            <w:tcW w:w="1009" w:type="pct"/>
            <w:tcMar>
              <w:top w:w="75" w:type="dxa"/>
              <w:left w:w="70" w:type="dxa"/>
              <w:bottom w:w="75" w:type="dxa"/>
              <w:right w:w="70" w:type="dxa"/>
            </w:tcMar>
            <w:vAlign w:val="center"/>
          </w:tcPr>
          <w:p w14:paraId="171A2DEC" w14:textId="77777777" w:rsidR="00620656" w:rsidRPr="00F351BA" w:rsidRDefault="00620656" w:rsidP="00570901">
            <w:pPr>
              <w:spacing w:before="100" w:beforeAutospacing="1" w:line="240" w:lineRule="auto"/>
              <w:jc w:val="center"/>
              <w:rPr>
                <w:sz w:val="20"/>
                <w:szCs w:val="20"/>
              </w:rPr>
            </w:pPr>
            <w:r w:rsidRPr="00F351BA">
              <w:rPr>
                <w:sz w:val="20"/>
                <w:szCs w:val="20"/>
              </w:rPr>
              <w:t>GPR</w:t>
            </w:r>
          </w:p>
        </w:tc>
        <w:tc>
          <w:tcPr>
            <w:tcW w:w="1073" w:type="pct"/>
            <w:tcMar>
              <w:top w:w="75" w:type="dxa"/>
              <w:left w:w="70" w:type="dxa"/>
              <w:bottom w:w="75" w:type="dxa"/>
              <w:right w:w="70" w:type="dxa"/>
            </w:tcMar>
            <w:vAlign w:val="center"/>
          </w:tcPr>
          <w:p w14:paraId="626082DC" w14:textId="77777777" w:rsidR="00620656" w:rsidRPr="00F351BA" w:rsidRDefault="00620656" w:rsidP="00570901">
            <w:pPr>
              <w:spacing w:before="100" w:beforeAutospacing="1" w:line="240" w:lineRule="auto"/>
              <w:jc w:val="center"/>
              <w:rPr>
                <w:sz w:val="20"/>
                <w:szCs w:val="20"/>
              </w:rPr>
            </w:pPr>
            <w:r w:rsidRPr="00F351BA">
              <w:rPr>
                <w:sz w:val="20"/>
                <w:szCs w:val="20"/>
              </w:rPr>
              <w:t>Found S/O/N motifs for CO2/CH4; 2 polyimides validated</w:t>
            </w:r>
          </w:p>
        </w:tc>
        <w:tc>
          <w:tcPr>
            <w:tcW w:w="297" w:type="pct"/>
            <w:vAlign w:val="center"/>
          </w:tcPr>
          <w:sdt>
            <w:sdtPr>
              <w:rPr>
                <w:color w:val="000000"/>
                <w:sz w:val="20"/>
                <w:szCs w:val="20"/>
              </w:rPr>
              <w:tag w:val="MENDELEY_CITATION_v3_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"/>
              <w:id w:val="-907914830"/>
              <w:placeholder>
                <w:docPart w:val="2DC797776C5945E5A326234568F3CF25"/>
              </w:placeholder>
            </w:sdtPr>
            <w:sdtContent>
              <w:p w14:paraId="2B8920BE"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[41]</w:t>
                </w:r>
              </w:p>
            </w:sdtContent>
          </w:sdt>
        </w:tc>
      </w:tr>
      <w:tr w:rsidR="00620656" w:rsidRPr="00F351BA" w14:paraId="4A8E14EB" w14:textId="77777777" w:rsidTr="00570901">
        <w:trPr>
          <w:jc w:val="center"/>
        </w:trPr>
        <w:tc>
          <w:tcPr>
            <w:tcW w:w="1137" w:type="pct"/>
            <w:tcMar>
              <w:top w:w="75" w:type="dxa"/>
              <w:left w:w="70" w:type="dxa"/>
              <w:bottom w:w="75" w:type="dxa"/>
              <w:right w:w="70" w:type="dxa"/>
            </w:tcMar>
            <w:vAlign w:val="center"/>
          </w:tcPr>
          <w:p w14:paraId="649E915D" w14:textId="77777777" w:rsidR="00620656" w:rsidRPr="00F351BA" w:rsidRDefault="00620656" w:rsidP="00570901">
            <w:pPr>
              <w:spacing w:before="100" w:beforeAutospacing="1" w:line="240" w:lineRule="auto"/>
              <w:jc w:val="center"/>
              <w:rPr>
                <w:sz w:val="20"/>
                <w:szCs w:val="20"/>
              </w:rPr>
            </w:pPr>
            <w:r w:rsidRPr="00F351BA">
              <w:rPr>
                <w:sz w:val="20"/>
                <w:szCs w:val="20"/>
              </w:rPr>
              <w:t>Membrane characterization</w:t>
            </w:r>
          </w:p>
        </w:tc>
        <w:tc>
          <w:tcPr>
            <w:tcW w:w="1483" w:type="pct"/>
            <w:tcMar>
              <w:top w:w="75" w:type="dxa"/>
              <w:left w:w="70" w:type="dxa"/>
              <w:bottom w:w="75" w:type="dxa"/>
              <w:right w:w="70" w:type="dxa"/>
            </w:tcMar>
            <w:vAlign w:val="center"/>
          </w:tcPr>
          <w:p w14:paraId="323B872F" w14:textId="77777777" w:rsidR="00620656" w:rsidRPr="00F351BA" w:rsidRDefault="00620656" w:rsidP="00570901">
            <w:pPr>
              <w:spacing w:before="100" w:beforeAutospacing="1" w:line="240" w:lineRule="auto"/>
              <w:jc w:val="center"/>
              <w:rPr>
                <w:sz w:val="20"/>
                <w:szCs w:val="20"/>
              </w:rPr>
            </w:pPr>
            <w:r w:rsidRPr="00F351BA">
              <w:rPr>
                <w:sz w:val="20"/>
                <w:szCs w:val="20"/>
              </w:rPr>
              <w:t>PVDF conc, voltage, spinning distance → bead presence</w:t>
            </w:r>
          </w:p>
        </w:tc>
        <w:tc>
          <w:tcPr>
            <w:tcW w:w="1009" w:type="pct"/>
            <w:tcMar>
              <w:top w:w="75" w:type="dxa"/>
              <w:left w:w="70" w:type="dxa"/>
              <w:bottom w:w="75" w:type="dxa"/>
              <w:right w:w="70" w:type="dxa"/>
            </w:tcMar>
            <w:vAlign w:val="center"/>
          </w:tcPr>
          <w:p w14:paraId="30BDED38" w14:textId="77777777" w:rsidR="00620656" w:rsidRPr="00F351BA" w:rsidRDefault="00620656" w:rsidP="00570901">
            <w:pPr>
              <w:spacing w:before="100" w:beforeAutospacing="1" w:line="240" w:lineRule="auto"/>
              <w:jc w:val="center"/>
              <w:rPr>
                <w:sz w:val="20"/>
                <w:szCs w:val="20"/>
              </w:rPr>
            </w:pPr>
            <w:r w:rsidRPr="00F351BA">
              <w:rPr>
                <w:sz w:val="20"/>
                <w:szCs w:val="20"/>
              </w:rPr>
              <w:t>XGBoost, SVM, MLP, LR</w:t>
            </w:r>
          </w:p>
        </w:tc>
        <w:tc>
          <w:tcPr>
            <w:tcW w:w="1073" w:type="pct"/>
            <w:tcMar>
              <w:top w:w="75" w:type="dxa"/>
              <w:left w:w="70" w:type="dxa"/>
              <w:bottom w:w="75" w:type="dxa"/>
              <w:right w:w="70" w:type="dxa"/>
            </w:tcMar>
            <w:vAlign w:val="center"/>
          </w:tcPr>
          <w:p w14:paraId="01423A57" w14:textId="77777777" w:rsidR="00620656" w:rsidRPr="00F351BA" w:rsidRDefault="00620656" w:rsidP="00570901">
            <w:pPr>
              <w:spacing w:before="100" w:beforeAutospacing="1" w:line="240" w:lineRule="auto"/>
              <w:jc w:val="center"/>
              <w:rPr>
                <w:sz w:val="20"/>
                <w:szCs w:val="20"/>
              </w:rPr>
            </w:pPr>
            <w:r w:rsidRPr="00F351BA">
              <w:rPr>
                <w:sz w:val="20"/>
                <w:szCs w:val="20"/>
              </w:rPr>
              <w:t>XGBoost best (~0.87/0.78 acc); polymer conc most important</w:t>
            </w:r>
          </w:p>
        </w:tc>
        <w:tc>
          <w:tcPr>
            <w:tcW w:w="297" w:type="pct"/>
            <w:vAlign w:val="center"/>
          </w:tcPr>
          <w:sdt>
            <w:sdtPr>
              <w:rPr>
                <w:color w:val="000000"/>
                <w:sz w:val="20"/>
                <w:szCs w:val="20"/>
              </w:rPr>
              <w:tag w:val="MENDELEY_CITATION_v3_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"/>
              <w:id w:val="-485244434"/>
              <w:placeholder>
                <w:docPart w:val="2DC797776C5945E5A326234568F3CF25"/>
              </w:placeholder>
            </w:sdtPr>
            <w:sdtContent>
              <w:p w14:paraId="64C4C989" w14:textId="77777777" w:rsidR="00620656" w:rsidRPr="00F351BA" w:rsidRDefault="00620656" w:rsidP="00570901">
                <w:pPr>
                  <w:spacing w:before="100" w:beforeAutospacing="1" w:line="240" w:lineRule="auto"/>
                  <w:jc w:val="center"/>
                  <w:rPr>
                    <w:color w:val="000000"/>
                    <w:sz w:val="20"/>
                    <w:szCs w:val="20"/>
                  </w:rPr>
                </w:pPr>
                <w:r w:rsidRPr="00ED398D">
                  <w:rPr>
                    <w:color w:val="000000"/>
                    <w:sz w:val="20"/>
                    <w:szCs w:val="20"/>
                    <w:highlight w:val="magenta"/>
                  </w:rPr>
                  <w:t>[42]</w:t>
                </w:r>
              </w:p>
            </w:sdtContent>
          </w:sdt>
          <w:p w14:paraId="6C7473DF" w14:textId="77777777" w:rsidR="00620656" w:rsidRPr="00F351BA" w:rsidRDefault="00620656" w:rsidP="00570901">
            <w:pPr>
              <w:spacing w:before="100" w:beforeAutospacing="1" w:line="240" w:lineRule="auto"/>
              <w:jc w:val="center"/>
              <w:rPr>
                <w:sz w:val="20"/>
                <w:szCs w:val="20"/>
              </w:rPr>
            </w:pPr>
          </w:p>
        </w:tc>
      </w:tr>
      <w:tr w:rsidR="00620656" w:rsidRPr="00F351BA" w14:paraId="21F47830" w14:textId="77777777" w:rsidTr="00570901">
        <w:trPr>
          <w:jc w:val="center"/>
        </w:trPr>
        <w:tc>
          <w:tcPr>
            <w:tcW w:w="1137" w:type="pct"/>
            <w:tcMar>
              <w:top w:w="75" w:type="dxa"/>
              <w:left w:w="70" w:type="dxa"/>
              <w:bottom w:w="75" w:type="dxa"/>
              <w:right w:w="70" w:type="dxa"/>
            </w:tcMar>
            <w:vAlign w:val="center"/>
          </w:tcPr>
          <w:p w14:paraId="47C54C38" w14:textId="77777777" w:rsidR="00620656" w:rsidRPr="00F351BA" w:rsidRDefault="00620656" w:rsidP="00570901">
            <w:pPr>
              <w:spacing w:before="100" w:beforeAutospacing="1" w:line="240" w:lineRule="auto"/>
              <w:jc w:val="center"/>
              <w:rPr>
                <w:sz w:val="20"/>
                <w:szCs w:val="20"/>
              </w:rPr>
            </w:pPr>
            <w:r w:rsidRPr="00F351BA">
              <w:rPr>
                <w:sz w:val="20"/>
                <w:szCs w:val="20"/>
              </w:rPr>
              <w:t>Li extraction</w:t>
            </w:r>
          </w:p>
        </w:tc>
        <w:tc>
          <w:tcPr>
            <w:tcW w:w="1483" w:type="pct"/>
            <w:tcMar>
              <w:top w:w="75" w:type="dxa"/>
              <w:left w:w="70" w:type="dxa"/>
              <w:bottom w:w="75" w:type="dxa"/>
              <w:right w:w="70" w:type="dxa"/>
            </w:tcMar>
            <w:vAlign w:val="center"/>
          </w:tcPr>
          <w:p w14:paraId="7709D9CE" w14:textId="77777777" w:rsidR="00620656" w:rsidRPr="00F351BA" w:rsidRDefault="00620656" w:rsidP="00570901">
            <w:pPr>
              <w:spacing w:before="100" w:beforeAutospacing="1" w:line="240" w:lineRule="auto"/>
              <w:jc w:val="center"/>
              <w:rPr>
                <w:sz w:val="20"/>
                <w:szCs w:val="20"/>
              </w:rPr>
            </w:pPr>
            <w:r w:rsidRPr="00F351BA">
              <w:rPr>
                <w:sz w:val="20"/>
                <w:szCs w:val="20"/>
              </w:rPr>
              <w:t>Membrane/salt-rejection features → MWCO, permeability, Li/Mg selectivity</w:t>
            </w:r>
          </w:p>
        </w:tc>
        <w:tc>
          <w:tcPr>
            <w:tcW w:w="1009" w:type="pct"/>
            <w:tcMar>
              <w:top w:w="75" w:type="dxa"/>
              <w:left w:w="70" w:type="dxa"/>
              <w:bottom w:w="75" w:type="dxa"/>
              <w:right w:w="70" w:type="dxa"/>
            </w:tcMar>
            <w:vAlign w:val="center"/>
          </w:tcPr>
          <w:p w14:paraId="4FF5AF64" w14:textId="77777777" w:rsidR="00620656" w:rsidRPr="00F351BA" w:rsidRDefault="00620656" w:rsidP="00570901">
            <w:pPr>
              <w:spacing w:before="100" w:beforeAutospacing="1" w:line="240" w:lineRule="auto"/>
              <w:jc w:val="center"/>
              <w:rPr>
                <w:sz w:val="20"/>
                <w:szCs w:val="20"/>
              </w:rPr>
            </w:pPr>
            <w:r w:rsidRPr="00F351BA">
              <w:rPr>
                <w:sz w:val="20"/>
                <w:szCs w:val="20"/>
              </w:rPr>
              <w:t>Linear/Ridge/LASSO, SVR, RF, etc.</w:t>
            </w:r>
          </w:p>
        </w:tc>
        <w:tc>
          <w:tcPr>
            <w:tcW w:w="1073" w:type="pct"/>
            <w:tcMar>
              <w:top w:w="75" w:type="dxa"/>
              <w:left w:w="70" w:type="dxa"/>
              <w:bottom w:w="75" w:type="dxa"/>
              <w:right w:w="70" w:type="dxa"/>
            </w:tcMar>
            <w:vAlign w:val="center"/>
          </w:tcPr>
          <w:p w14:paraId="1F567D66" w14:textId="77777777" w:rsidR="00620656" w:rsidRPr="00F351BA" w:rsidRDefault="00620656" w:rsidP="00570901">
            <w:pPr>
              <w:spacing w:before="100" w:beforeAutospacing="1" w:line="240" w:lineRule="auto"/>
              <w:jc w:val="center"/>
              <w:rPr>
                <w:sz w:val="20"/>
                <w:szCs w:val="20"/>
              </w:rPr>
            </w:pPr>
            <w:r w:rsidRPr="00F351BA">
              <w:rPr>
                <w:sz w:val="20"/>
                <w:szCs w:val="20"/>
              </w:rPr>
              <w:t>R²=0.89; MgCl2 rejection most influential</w:t>
            </w:r>
          </w:p>
        </w:tc>
        <w:tc>
          <w:tcPr>
            <w:tcW w:w="297" w:type="pct"/>
            <w:vAlign w:val="center"/>
          </w:tcPr>
          <w:p w14:paraId="54158560" w14:textId="77777777" w:rsidR="00620656" w:rsidRPr="00F351BA" w:rsidRDefault="00000000" w:rsidP="00570901">
            <w:pPr>
              <w:spacing w:before="100" w:beforeAutospacing="1" w:line="240" w:lineRule="auto"/>
              <w:jc w:val="center"/>
              <w:rPr>
                <w:color w:val="000000"/>
                <w:sz w:val="20"/>
                <w:szCs w:val="20"/>
              </w:rPr>
            </w:pPr>
            <w:sdt>
              <w:sdtPr>
                <w:rPr>
                  <w:color w:val="000000"/>
                  <w:sz w:val="20"/>
                  <w:szCs w:val="20"/>
                </w:rPr>
                <w:tag w:val="MENDELEY_CITATION_v3_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"/>
                <w:id w:val="-932057516"/>
                <w:placeholder>
                  <w:docPart w:val="2DC797776C5945E5A326234568F3CF25"/>
                </w:placeholder>
              </w:sdtPr>
              <w:sdtContent>
                <w:r w:rsidR="00620656" w:rsidRPr="00ED398D">
                  <w:rPr>
                    <w:color w:val="000000"/>
                    <w:sz w:val="20"/>
                    <w:szCs w:val="20"/>
                    <w:highlight w:val="magenta"/>
                  </w:rPr>
                  <w:t>[43]</w:t>
                </w:r>
              </w:sdtContent>
            </w:sdt>
          </w:p>
          <w:p w14:paraId="58AA8D1D" w14:textId="77777777" w:rsidR="00620656" w:rsidRPr="00F351BA" w:rsidRDefault="00620656" w:rsidP="00570901">
            <w:pPr>
              <w:spacing w:before="100" w:beforeAutospacing="1" w:line="240" w:lineRule="auto"/>
              <w:jc w:val="center"/>
              <w:rPr>
                <w:sz w:val="20"/>
                <w:szCs w:val="20"/>
              </w:rPr>
            </w:pPr>
          </w:p>
        </w:tc>
      </w:tr>
      <w:tr w:rsidR="00620656" w:rsidRPr="00F351BA" w14:paraId="43981E22" w14:textId="77777777" w:rsidTr="00570901">
        <w:trPr>
          <w:trHeight w:val="142"/>
          <w:jc w:val="center"/>
        </w:trPr>
        <w:tc>
          <w:tcPr>
            <w:tcW w:w="1137" w:type="pct"/>
            <w:tcMar>
              <w:top w:w="75" w:type="dxa"/>
              <w:left w:w="70" w:type="dxa"/>
              <w:bottom w:w="75" w:type="dxa"/>
              <w:right w:w="70" w:type="dxa"/>
            </w:tcMar>
            <w:vAlign w:val="center"/>
          </w:tcPr>
          <w:p w14:paraId="3AB39D6F"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17AB768E" w14:textId="77777777" w:rsidR="00620656" w:rsidRPr="00F351BA" w:rsidRDefault="00620656" w:rsidP="00570901">
            <w:pPr>
              <w:spacing w:before="100" w:beforeAutospacing="1" w:line="240" w:lineRule="auto"/>
              <w:jc w:val="center"/>
              <w:rPr>
                <w:sz w:val="20"/>
                <w:szCs w:val="20"/>
              </w:rPr>
            </w:pPr>
            <w:r w:rsidRPr="00F351BA">
              <w:rPr>
                <w:sz w:val="20"/>
                <w:szCs w:val="20"/>
              </w:rPr>
              <w:t>Feed/permeate temp, flow, salinity → permeate flux (DCMD)</w:t>
            </w:r>
          </w:p>
        </w:tc>
        <w:tc>
          <w:tcPr>
            <w:tcW w:w="1009" w:type="pct"/>
            <w:tcMar>
              <w:top w:w="75" w:type="dxa"/>
              <w:left w:w="70" w:type="dxa"/>
              <w:bottom w:w="75" w:type="dxa"/>
              <w:right w:w="70" w:type="dxa"/>
            </w:tcMar>
            <w:vAlign w:val="center"/>
          </w:tcPr>
          <w:p w14:paraId="27EFE726" w14:textId="77777777" w:rsidR="00620656" w:rsidRPr="00F351BA" w:rsidRDefault="00620656" w:rsidP="00570901">
            <w:pPr>
              <w:spacing w:before="100" w:beforeAutospacing="1" w:line="240" w:lineRule="auto"/>
              <w:jc w:val="center"/>
              <w:rPr>
                <w:sz w:val="20"/>
                <w:szCs w:val="20"/>
              </w:rPr>
            </w:pPr>
            <w:r w:rsidRPr="00F351BA">
              <w:rPr>
                <w:sz w:val="20"/>
                <w:szCs w:val="20"/>
              </w:rPr>
              <w:t>ANN, SVR, RF</w:t>
            </w:r>
          </w:p>
        </w:tc>
        <w:tc>
          <w:tcPr>
            <w:tcW w:w="1073" w:type="pct"/>
            <w:tcMar>
              <w:top w:w="75" w:type="dxa"/>
              <w:left w:w="70" w:type="dxa"/>
              <w:bottom w:w="75" w:type="dxa"/>
              <w:right w:w="70" w:type="dxa"/>
            </w:tcMar>
            <w:vAlign w:val="center"/>
          </w:tcPr>
          <w:p w14:paraId="3983742C" w14:textId="77777777" w:rsidR="00620656" w:rsidRPr="00F351BA" w:rsidRDefault="00620656" w:rsidP="00570901">
            <w:pPr>
              <w:spacing w:before="100" w:beforeAutospacing="1" w:line="240" w:lineRule="auto"/>
              <w:jc w:val="center"/>
              <w:rPr>
                <w:sz w:val="20"/>
                <w:szCs w:val="20"/>
              </w:rPr>
            </w:pPr>
            <w:r w:rsidRPr="00F351BA">
              <w:rPr>
                <w:sz w:val="20"/>
                <w:szCs w:val="20"/>
              </w:rPr>
              <w:t>ANN/SVR beat mechanistic model; feed temp key</w:t>
            </w:r>
          </w:p>
        </w:tc>
        <w:tc>
          <w:tcPr>
            <w:tcW w:w="297" w:type="pct"/>
            <w:vAlign w:val="center"/>
          </w:tcPr>
          <w:sdt>
            <w:sdtPr>
              <w:rPr>
                <w:color w:val="000000"/>
                <w:sz w:val="20"/>
                <w:szCs w:val="20"/>
              </w:rPr>
              <w:tag w:val="MENDELEY_CITATION_v3_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"/>
              <w:id w:val="443271120"/>
              <w:placeholder>
                <w:docPart w:val="2DC797776C5945E5A326234568F3CF25"/>
              </w:placeholder>
            </w:sdtPr>
            <w:sdtContent>
              <w:p w14:paraId="030C8DE3" w14:textId="77777777" w:rsidR="00620656" w:rsidRPr="00F351BA" w:rsidRDefault="00620656" w:rsidP="00570901">
                <w:pPr>
                  <w:spacing w:before="100" w:beforeAutospacing="1" w:line="240" w:lineRule="auto"/>
                  <w:jc w:val="center"/>
                  <w:rPr>
                    <w:color w:val="000000"/>
                    <w:sz w:val="20"/>
                    <w:szCs w:val="20"/>
                  </w:rPr>
                </w:pPr>
                <w:r w:rsidRPr="00ED398D">
                  <w:rPr>
                    <w:color w:val="000000"/>
                    <w:sz w:val="20"/>
                    <w:szCs w:val="20"/>
                    <w:highlight w:val="magenta"/>
                  </w:rPr>
                  <w:t>[44]</w:t>
                </w:r>
              </w:p>
            </w:sdtContent>
          </w:sdt>
          <w:p w14:paraId="13ABDF09" w14:textId="77777777" w:rsidR="00620656" w:rsidRPr="00F351BA" w:rsidRDefault="00620656" w:rsidP="00570901">
            <w:pPr>
              <w:spacing w:before="100" w:beforeAutospacing="1" w:line="240" w:lineRule="auto"/>
              <w:jc w:val="center"/>
              <w:rPr>
                <w:sz w:val="20"/>
                <w:szCs w:val="20"/>
              </w:rPr>
            </w:pPr>
          </w:p>
        </w:tc>
      </w:tr>
      <w:tr w:rsidR="00620656" w:rsidRPr="00F351BA" w14:paraId="2E6989BB" w14:textId="77777777" w:rsidTr="00570901">
        <w:trPr>
          <w:jc w:val="center"/>
        </w:trPr>
        <w:tc>
          <w:tcPr>
            <w:tcW w:w="1137" w:type="pct"/>
            <w:tcMar>
              <w:top w:w="75" w:type="dxa"/>
              <w:left w:w="70" w:type="dxa"/>
              <w:bottom w:w="75" w:type="dxa"/>
              <w:right w:w="70" w:type="dxa"/>
            </w:tcMar>
            <w:vAlign w:val="center"/>
          </w:tcPr>
          <w:p w14:paraId="3DC8E23B" w14:textId="77777777" w:rsidR="00620656" w:rsidRPr="00F351BA" w:rsidRDefault="00620656" w:rsidP="00570901">
            <w:pPr>
              <w:spacing w:before="100" w:beforeAutospacing="1" w:line="240" w:lineRule="auto"/>
              <w:jc w:val="center"/>
              <w:rPr>
                <w:sz w:val="20"/>
                <w:szCs w:val="20"/>
              </w:rPr>
            </w:pPr>
            <w:r w:rsidRPr="00F351BA">
              <w:rPr>
                <w:sz w:val="20"/>
                <w:szCs w:val="20"/>
              </w:rPr>
              <w:t>Membrane characterization</w:t>
            </w:r>
          </w:p>
        </w:tc>
        <w:tc>
          <w:tcPr>
            <w:tcW w:w="1483" w:type="pct"/>
            <w:tcMar>
              <w:top w:w="75" w:type="dxa"/>
              <w:left w:w="70" w:type="dxa"/>
              <w:bottom w:w="75" w:type="dxa"/>
              <w:right w:w="70" w:type="dxa"/>
            </w:tcMar>
            <w:vAlign w:val="center"/>
          </w:tcPr>
          <w:p w14:paraId="5E9BD024" w14:textId="77777777" w:rsidR="00620656" w:rsidRPr="00F351BA" w:rsidRDefault="00620656" w:rsidP="00570901">
            <w:pPr>
              <w:spacing w:before="100" w:beforeAutospacing="1" w:line="240" w:lineRule="auto"/>
              <w:jc w:val="center"/>
              <w:rPr>
                <w:sz w:val="20"/>
                <w:szCs w:val="20"/>
              </w:rPr>
            </w:pPr>
            <w:r w:rsidRPr="00F351BA">
              <w:rPr>
                <w:sz w:val="20"/>
                <w:szCs w:val="20"/>
              </w:rPr>
              <w:t>PVDF conc, RED, chi, voltage, feed rate → fiber diameter</w:t>
            </w:r>
          </w:p>
        </w:tc>
        <w:tc>
          <w:tcPr>
            <w:tcW w:w="1009" w:type="pct"/>
            <w:tcMar>
              <w:top w:w="75" w:type="dxa"/>
              <w:left w:w="70" w:type="dxa"/>
              <w:bottom w:w="75" w:type="dxa"/>
              <w:right w:w="70" w:type="dxa"/>
            </w:tcMar>
            <w:vAlign w:val="center"/>
          </w:tcPr>
          <w:p w14:paraId="1A8CE5B3" w14:textId="77777777" w:rsidR="00620656" w:rsidRPr="00F351BA" w:rsidRDefault="00620656" w:rsidP="00570901">
            <w:pPr>
              <w:spacing w:before="100" w:beforeAutospacing="1" w:line="240" w:lineRule="auto"/>
              <w:jc w:val="center"/>
              <w:rPr>
                <w:sz w:val="20"/>
                <w:szCs w:val="20"/>
              </w:rPr>
            </w:pPr>
            <w:r w:rsidRPr="00F351BA">
              <w:rPr>
                <w:sz w:val="20"/>
                <w:szCs w:val="20"/>
              </w:rPr>
              <w:t>MLR, Ridge, Lasso, KNN, DT, RF, AdaBoost, GB, XGBoost</w:t>
            </w:r>
          </w:p>
        </w:tc>
        <w:tc>
          <w:tcPr>
            <w:tcW w:w="1073" w:type="pct"/>
            <w:tcMar>
              <w:top w:w="75" w:type="dxa"/>
              <w:left w:w="70" w:type="dxa"/>
              <w:bottom w:w="75" w:type="dxa"/>
              <w:right w:w="70" w:type="dxa"/>
            </w:tcMar>
            <w:vAlign w:val="center"/>
          </w:tcPr>
          <w:p w14:paraId="2A54B7BB" w14:textId="77777777" w:rsidR="00620656" w:rsidRPr="00F351BA" w:rsidRDefault="00620656" w:rsidP="00570901">
            <w:pPr>
              <w:spacing w:before="100" w:beforeAutospacing="1" w:line="240" w:lineRule="auto"/>
              <w:jc w:val="center"/>
              <w:rPr>
                <w:sz w:val="20"/>
                <w:szCs w:val="20"/>
              </w:rPr>
            </w:pPr>
            <w:r w:rsidRPr="00F351BA">
              <w:rPr>
                <w:sz w:val="20"/>
                <w:szCs w:val="20"/>
              </w:rPr>
              <w:t>Feed rate dominant driver of fiber diameter</w:t>
            </w:r>
          </w:p>
        </w:tc>
        <w:tc>
          <w:tcPr>
            <w:tcW w:w="297" w:type="pct"/>
            <w:vAlign w:val="center"/>
          </w:tcPr>
          <w:sdt>
            <w:sdtPr>
              <w:rPr>
                <w:color w:val="000000"/>
                <w:sz w:val="20"/>
                <w:szCs w:val="20"/>
              </w:rPr>
              <w:tag w:val="MENDELEY_CITATION_v3_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"/>
              <w:id w:val="720020946"/>
              <w:placeholder>
                <w:docPart w:val="2DC797776C5945E5A326234568F3CF25"/>
              </w:placeholder>
            </w:sdtPr>
            <w:sdtContent>
              <w:p w14:paraId="0F194127" w14:textId="77777777" w:rsidR="00620656" w:rsidRPr="00F351BA" w:rsidRDefault="00620656" w:rsidP="00570901">
                <w:pPr>
                  <w:spacing w:before="100" w:beforeAutospacing="1" w:line="240" w:lineRule="auto"/>
                  <w:jc w:val="center"/>
                  <w:rPr>
                    <w:color w:val="000000"/>
                    <w:sz w:val="20"/>
                    <w:szCs w:val="20"/>
                  </w:rPr>
                </w:pPr>
                <w:r w:rsidRPr="00ED398D">
                  <w:rPr>
                    <w:color w:val="000000"/>
                    <w:sz w:val="20"/>
                    <w:szCs w:val="20"/>
                    <w:highlight w:val="magenta"/>
                  </w:rPr>
                  <w:t>[45]</w:t>
                </w:r>
              </w:p>
            </w:sdtContent>
          </w:sdt>
          <w:p w14:paraId="56E51BD4" w14:textId="77777777" w:rsidR="00620656" w:rsidRPr="00F351BA" w:rsidRDefault="00620656" w:rsidP="00570901">
            <w:pPr>
              <w:spacing w:before="100" w:beforeAutospacing="1" w:line="240" w:lineRule="auto"/>
              <w:jc w:val="center"/>
              <w:rPr>
                <w:sz w:val="20"/>
                <w:szCs w:val="20"/>
              </w:rPr>
            </w:pPr>
          </w:p>
        </w:tc>
      </w:tr>
      <w:tr w:rsidR="00620656" w:rsidRPr="00F351BA" w14:paraId="4E4EEC17" w14:textId="77777777" w:rsidTr="00570901">
        <w:trPr>
          <w:jc w:val="center"/>
        </w:trPr>
        <w:tc>
          <w:tcPr>
            <w:tcW w:w="1137" w:type="pct"/>
            <w:tcMar>
              <w:top w:w="75" w:type="dxa"/>
              <w:left w:w="70" w:type="dxa"/>
              <w:bottom w:w="75" w:type="dxa"/>
              <w:right w:w="70" w:type="dxa"/>
            </w:tcMar>
            <w:vAlign w:val="center"/>
          </w:tcPr>
          <w:p w14:paraId="21D58C20"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186D5C27" w14:textId="77777777" w:rsidR="00620656" w:rsidRPr="00F351BA" w:rsidRDefault="00620656" w:rsidP="00570901">
            <w:pPr>
              <w:spacing w:before="100" w:beforeAutospacing="1" w:line="240" w:lineRule="auto"/>
              <w:jc w:val="center"/>
              <w:rPr>
                <w:sz w:val="20"/>
                <w:szCs w:val="20"/>
              </w:rPr>
            </w:pPr>
            <w:r w:rsidRPr="00F351BA">
              <w:rPr>
                <w:sz w:val="20"/>
                <w:szCs w:val="20"/>
              </w:rPr>
              <w:t>PIP/TMC/SLS conc, time → PWP, NaCl/Na2SO4 rejection</w:t>
            </w:r>
          </w:p>
        </w:tc>
        <w:tc>
          <w:tcPr>
            <w:tcW w:w="1009" w:type="pct"/>
            <w:tcMar>
              <w:top w:w="75" w:type="dxa"/>
              <w:left w:w="70" w:type="dxa"/>
              <w:bottom w:w="75" w:type="dxa"/>
              <w:right w:w="70" w:type="dxa"/>
            </w:tcMar>
            <w:vAlign w:val="center"/>
          </w:tcPr>
          <w:p w14:paraId="3675044F" w14:textId="77777777" w:rsidR="00620656" w:rsidRPr="00F351BA" w:rsidRDefault="00620656" w:rsidP="00570901">
            <w:pPr>
              <w:spacing w:before="100" w:beforeAutospacing="1" w:line="240" w:lineRule="auto"/>
              <w:jc w:val="center"/>
              <w:rPr>
                <w:sz w:val="20"/>
                <w:szCs w:val="20"/>
              </w:rPr>
            </w:pPr>
            <w:r w:rsidRPr="00F351BA">
              <w:rPr>
                <w:sz w:val="20"/>
                <w:szCs w:val="20"/>
              </w:rPr>
              <w:t>MLR, RF, MLP</w:t>
            </w:r>
          </w:p>
        </w:tc>
        <w:tc>
          <w:tcPr>
            <w:tcW w:w="1073" w:type="pct"/>
            <w:tcMar>
              <w:top w:w="75" w:type="dxa"/>
              <w:left w:w="70" w:type="dxa"/>
              <w:bottom w:w="75" w:type="dxa"/>
              <w:right w:w="70" w:type="dxa"/>
            </w:tcMar>
            <w:vAlign w:val="center"/>
          </w:tcPr>
          <w:p w14:paraId="423310C2" w14:textId="77777777" w:rsidR="00620656" w:rsidRPr="00F351BA" w:rsidRDefault="00620656" w:rsidP="00570901">
            <w:pPr>
              <w:spacing w:before="100" w:beforeAutospacing="1" w:line="240" w:lineRule="auto"/>
              <w:jc w:val="center"/>
              <w:rPr>
                <w:sz w:val="20"/>
                <w:szCs w:val="20"/>
              </w:rPr>
            </w:pPr>
            <w:r w:rsidRPr="00F351BA">
              <w:rPr>
                <w:sz w:val="20"/>
                <w:szCs w:val="20"/>
              </w:rPr>
              <w:t>RF best for PWP/NaCl; MLP best for Na2SO4</w:t>
            </w:r>
          </w:p>
        </w:tc>
        <w:sdt>
          <w:sdtPr>
            <w:rPr>
              <w:color w:val="000000"/>
              <w:sz w:val="20"/>
              <w:szCs w:val="20"/>
            </w:rPr>
            <w:tag w:val="MENDELEY_CITATION_v3_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"/>
            <w:id w:val="-945002435"/>
            <w:placeholder>
              <w:docPart w:val="2DC797776C5945E5A326234568F3CF25"/>
            </w:placeholder>
          </w:sdtPr>
          <w:sdtContent>
            <w:tc>
              <w:tcPr>
                <w:tcW w:w="297" w:type="pct"/>
                <w:vAlign w:val="center"/>
              </w:tcPr>
              <w:p w14:paraId="3C16B5F2"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[46]</w:t>
                </w:r>
              </w:p>
            </w:tc>
          </w:sdtContent>
        </w:sdt>
      </w:tr>
      <w:tr w:rsidR="00620656" w:rsidRPr="00F351BA" w14:paraId="05D2A872" w14:textId="77777777" w:rsidTr="00570901">
        <w:trPr>
          <w:jc w:val="center"/>
        </w:trPr>
        <w:tc>
          <w:tcPr>
            <w:tcW w:w="1137" w:type="pct"/>
            <w:tcMar>
              <w:top w:w="75" w:type="dxa"/>
              <w:left w:w="70" w:type="dxa"/>
              <w:bottom w:w="75" w:type="dxa"/>
              <w:right w:w="70" w:type="dxa"/>
            </w:tcMar>
            <w:vAlign w:val="center"/>
          </w:tcPr>
          <w:p w14:paraId="44C40CC4"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302A8FF3" w14:textId="77777777" w:rsidR="00620656" w:rsidRPr="00F351BA" w:rsidRDefault="00620656" w:rsidP="00570901">
            <w:pPr>
              <w:spacing w:before="100" w:beforeAutospacing="1" w:line="240" w:lineRule="auto"/>
              <w:jc w:val="center"/>
              <w:rPr>
                <w:sz w:val="20"/>
                <w:szCs w:val="20"/>
              </w:rPr>
            </w:pPr>
            <w:r w:rsidRPr="00F351BA">
              <w:rPr>
                <w:sz w:val="20"/>
                <w:szCs w:val="20"/>
              </w:rPr>
              <w:t>Membrane/feed params → permeate flux</w:t>
            </w:r>
          </w:p>
        </w:tc>
        <w:tc>
          <w:tcPr>
            <w:tcW w:w="1009" w:type="pct"/>
            <w:tcMar>
              <w:top w:w="75" w:type="dxa"/>
              <w:left w:w="70" w:type="dxa"/>
              <w:bottom w:w="75" w:type="dxa"/>
              <w:right w:w="70" w:type="dxa"/>
            </w:tcMar>
            <w:vAlign w:val="center"/>
          </w:tcPr>
          <w:p w14:paraId="6BE12176" w14:textId="77777777" w:rsidR="00620656" w:rsidRPr="00F351BA" w:rsidRDefault="00620656" w:rsidP="00570901">
            <w:pPr>
              <w:spacing w:before="100" w:beforeAutospacing="1" w:line="240" w:lineRule="auto"/>
              <w:jc w:val="center"/>
              <w:rPr>
                <w:sz w:val="20"/>
                <w:szCs w:val="20"/>
              </w:rPr>
            </w:pPr>
            <w:r w:rsidRPr="00F351BA">
              <w:rPr>
                <w:sz w:val="20"/>
                <w:szCs w:val="20"/>
              </w:rPr>
              <w:t>MLR, KNN, SVR, DTR, RFR, GBR, ERT, XGBoost</w:t>
            </w:r>
          </w:p>
        </w:tc>
        <w:tc>
          <w:tcPr>
            <w:tcW w:w="1073" w:type="pct"/>
            <w:tcMar>
              <w:top w:w="75" w:type="dxa"/>
              <w:left w:w="70" w:type="dxa"/>
              <w:bottom w:w="75" w:type="dxa"/>
              <w:right w:w="70" w:type="dxa"/>
            </w:tcMar>
            <w:vAlign w:val="center"/>
          </w:tcPr>
          <w:p w14:paraId="36CD90F2" w14:textId="77777777" w:rsidR="00620656" w:rsidRPr="00F351BA" w:rsidRDefault="00620656" w:rsidP="00570901">
            <w:pPr>
              <w:spacing w:before="100" w:beforeAutospacing="1" w:line="240" w:lineRule="auto"/>
              <w:jc w:val="center"/>
              <w:rPr>
                <w:sz w:val="20"/>
                <w:szCs w:val="20"/>
              </w:rPr>
            </w:pPr>
            <w:r w:rsidRPr="00F351BA">
              <w:rPr>
                <w:sz w:val="20"/>
                <w:szCs w:val="20"/>
              </w:rPr>
              <w:t>XGBoost best (R²=97.3%); feed temp/flowrate key</w:t>
            </w:r>
          </w:p>
        </w:tc>
        <w:tc>
          <w:tcPr>
            <w:tcW w:w="297" w:type="pct"/>
            <w:vAlign w:val="center"/>
          </w:tcPr>
          <w:sdt>
            <w:sdtPr>
              <w:rPr>
                <w:color w:val="000000"/>
                <w:sz w:val="20"/>
                <w:szCs w:val="20"/>
              </w:rPr>
              <w:tag w:val="MENDELEY_CITATION_v3_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"/>
              <w:id w:val="516898469"/>
              <w:placeholder>
                <w:docPart w:val="2DC797776C5945E5A326234568F3CF25"/>
              </w:placeholder>
            </w:sdtPr>
            <w:sdtContent>
              <w:p w14:paraId="073E6F1B" w14:textId="77777777" w:rsidR="00620656" w:rsidRPr="00F351BA" w:rsidRDefault="00620656" w:rsidP="00570901">
                <w:pPr>
                  <w:spacing w:before="100" w:beforeAutospacing="1" w:line="240" w:lineRule="auto"/>
                  <w:jc w:val="center"/>
                  <w:rPr>
                    <w:color w:val="000000"/>
                    <w:sz w:val="20"/>
                    <w:szCs w:val="20"/>
                  </w:rPr>
                </w:pPr>
                <w:r w:rsidRPr="00ED398D">
                  <w:rPr>
                    <w:color w:val="000000"/>
                    <w:sz w:val="20"/>
                    <w:szCs w:val="20"/>
                    <w:highlight w:val="magenta"/>
                  </w:rPr>
                  <w:t>[47]</w:t>
                </w:r>
              </w:p>
            </w:sdtContent>
          </w:sdt>
          <w:p w14:paraId="01391476" w14:textId="77777777" w:rsidR="00620656" w:rsidRPr="00F351BA" w:rsidRDefault="00620656" w:rsidP="00570901">
            <w:pPr>
              <w:spacing w:before="100" w:beforeAutospacing="1" w:line="240" w:lineRule="auto"/>
              <w:jc w:val="center"/>
              <w:rPr>
                <w:sz w:val="20"/>
                <w:szCs w:val="20"/>
              </w:rPr>
            </w:pPr>
          </w:p>
        </w:tc>
      </w:tr>
      <w:tr w:rsidR="00620656" w:rsidRPr="00F351BA" w14:paraId="3BE50A1C" w14:textId="77777777" w:rsidTr="00570901">
        <w:trPr>
          <w:jc w:val="center"/>
        </w:trPr>
        <w:tc>
          <w:tcPr>
            <w:tcW w:w="1137" w:type="pct"/>
            <w:tcMar>
              <w:top w:w="75" w:type="dxa"/>
              <w:left w:w="70" w:type="dxa"/>
              <w:bottom w:w="75" w:type="dxa"/>
              <w:right w:w="70" w:type="dxa"/>
            </w:tcMar>
            <w:vAlign w:val="center"/>
          </w:tcPr>
          <w:p w14:paraId="7D94CC04"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5063C067" w14:textId="77777777" w:rsidR="00620656" w:rsidRPr="00F351BA" w:rsidRDefault="00620656" w:rsidP="00570901">
            <w:pPr>
              <w:spacing w:before="100" w:beforeAutospacing="1" w:line="240" w:lineRule="auto"/>
              <w:jc w:val="center"/>
              <w:rPr>
                <w:sz w:val="20"/>
                <w:szCs w:val="20"/>
              </w:rPr>
            </w:pPr>
            <w:r w:rsidRPr="00F351BA">
              <w:rPr>
                <w:sz w:val="20"/>
                <w:szCs w:val="20"/>
              </w:rPr>
              <w:t>Pore radius, WCA, MWCO, zeta, feed conc, pressure → Li/Mg rejection, permeance</w:t>
            </w:r>
          </w:p>
        </w:tc>
        <w:tc>
          <w:tcPr>
            <w:tcW w:w="1009" w:type="pct"/>
            <w:tcMar>
              <w:top w:w="75" w:type="dxa"/>
              <w:left w:w="70" w:type="dxa"/>
              <w:bottom w:w="75" w:type="dxa"/>
              <w:right w:w="70" w:type="dxa"/>
            </w:tcMar>
            <w:vAlign w:val="center"/>
          </w:tcPr>
          <w:p w14:paraId="1DD90F41" w14:textId="77777777" w:rsidR="00620656" w:rsidRPr="00F351BA" w:rsidRDefault="00620656" w:rsidP="00570901">
            <w:pPr>
              <w:spacing w:before="100" w:beforeAutospacing="1" w:line="240" w:lineRule="auto"/>
              <w:jc w:val="center"/>
              <w:rPr>
                <w:sz w:val="20"/>
                <w:szCs w:val="20"/>
              </w:rPr>
            </w:pPr>
            <w:r w:rsidRPr="00F351BA">
              <w:rPr>
                <w:sz w:val="20"/>
                <w:szCs w:val="20"/>
              </w:rPr>
              <w:t>Linear/Ridge/LASSO, SVR, RF, ANN, PSO</w:t>
            </w:r>
          </w:p>
        </w:tc>
        <w:tc>
          <w:tcPr>
            <w:tcW w:w="1073" w:type="pct"/>
            <w:tcMar>
              <w:top w:w="75" w:type="dxa"/>
              <w:left w:w="70" w:type="dxa"/>
              <w:bottom w:w="75" w:type="dxa"/>
              <w:right w:w="70" w:type="dxa"/>
            </w:tcMar>
            <w:vAlign w:val="center"/>
          </w:tcPr>
          <w:p w14:paraId="2B2AF04E" w14:textId="77777777" w:rsidR="00620656" w:rsidRPr="00F351BA" w:rsidRDefault="00620656" w:rsidP="00570901">
            <w:pPr>
              <w:spacing w:before="100" w:beforeAutospacing="1" w:line="240" w:lineRule="auto"/>
              <w:jc w:val="center"/>
              <w:rPr>
                <w:sz w:val="20"/>
                <w:szCs w:val="20"/>
              </w:rPr>
            </w:pPr>
            <w:r w:rsidRPr="00F351BA">
              <w:rPr>
                <w:sz w:val="20"/>
                <w:szCs w:val="20"/>
              </w:rPr>
              <w:t>Steric hindrance factors critical; PSO balanced tradeoffs</w:t>
            </w:r>
          </w:p>
        </w:tc>
        <w:tc>
          <w:tcPr>
            <w:tcW w:w="297" w:type="pct"/>
            <w:vAlign w:val="center"/>
          </w:tcPr>
          <w:sdt>
            <w:sdtPr>
              <w:rPr>
                <w:color w:val="000000"/>
                <w:sz w:val="20"/>
                <w:szCs w:val="20"/>
              </w:rPr>
              <w:tag w:val="MENDELEY_CITATION_v3_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"/>
              <w:id w:val="-1372150211"/>
              <w:placeholder>
                <w:docPart w:val="2DC797776C5945E5A326234568F3CF25"/>
              </w:placeholder>
            </w:sdtPr>
            <w:sdtContent>
              <w:p w14:paraId="2951A2F3"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[48]</w:t>
                </w:r>
              </w:p>
            </w:sdtContent>
          </w:sdt>
        </w:tc>
      </w:tr>
      <w:tr w:rsidR="00620656" w:rsidRPr="00F351BA" w14:paraId="5C9CF002" w14:textId="77777777" w:rsidTr="00570901">
        <w:trPr>
          <w:jc w:val="center"/>
        </w:trPr>
        <w:tc>
          <w:tcPr>
            <w:tcW w:w="1137" w:type="pct"/>
            <w:tcMar>
              <w:top w:w="75" w:type="dxa"/>
              <w:left w:w="70" w:type="dxa"/>
              <w:bottom w:w="75" w:type="dxa"/>
              <w:right w:w="70" w:type="dxa"/>
            </w:tcMar>
            <w:vAlign w:val="center"/>
          </w:tcPr>
          <w:p w14:paraId="5CC1B919"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 (review)</w:t>
            </w:r>
          </w:p>
        </w:tc>
        <w:tc>
          <w:tcPr>
            <w:tcW w:w="1483" w:type="pct"/>
            <w:tcMar>
              <w:top w:w="75" w:type="dxa"/>
              <w:left w:w="70" w:type="dxa"/>
              <w:bottom w:w="75" w:type="dxa"/>
              <w:right w:w="70" w:type="dxa"/>
            </w:tcMar>
            <w:vAlign w:val="center"/>
          </w:tcPr>
          <w:p w14:paraId="0EE6E7A0" w14:textId="77777777" w:rsidR="00620656" w:rsidRPr="00F351BA" w:rsidRDefault="00620656" w:rsidP="00570901">
            <w:pPr>
              <w:spacing w:before="100" w:beforeAutospacing="1" w:line="240" w:lineRule="auto"/>
              <w:jc w:val="center"/>
              <w:rPr>
                <w:sz w:val="20"/>
                <w:szCs w:val="20"/>
              </w:rPr>
            </w:pPr>
            <w:r w:rsidRPr="00F351BA">
              <w:rPr>
                <w:sz w:val="20"/>
                <w:szCs w:val="20"/>
              </w:rPr>
              <w:t>SMILES/descriptors → gas transport performance</w:t>
            </w:r>
          </w:p>
        </w:tc>
        <w:tc>
          <w:tcPr>
            <w:tcW w:w="1009" w:type="pct"/>
            <w:tcMar>
              <w:top w:w="75" w:type="dxa"/>
              <w:left w:w="70" w:type="dxa"/>
              <w:bottom w:w="75" w:type="dxa"/>
              <w:right w:w="70" w:type="dxa"/>
            </w:tcMar>
            <w:vAlign w:val="center"/>
          </w:tcPr>
          <w:p w14:paraId="4B509C0C" w14:textId="77777777" w:rsidR="00620656" w:rsidRPr="00F351BA" w:rsidRDefault="00620656" w:rsidP="00570901">
            <w:pPr>
              <w:spacing w:before="100" w:beforeAutospacing="1" w:line="240" w:lineRule="auto"/>
              <w:jc w:val="center"/>
              <w:rPr>
                <w:sz w:val="20"/>
                <w:szCs w:val="20"/>
              </w:rPr>
            </w:pPr>
            <w:r w:rsidRPr="00F351BA">
              <w:rPr>
                <w:sz w:val="20"/>
                <w:szCs w:val="20"/>
              </w:rPr>
              <w:t>GPR, SVM, RF, ANN, DL, RNN, GA</w:t>
            </w:r>
          </w:p>
        </w:tc>
        <w:tc>
          <w:tcPr>
            <w:tcW w:w="1073" w:type="pct"/>
            <w:tcMar>
              <w:top w:w="75" w:type="dxa"/>
              <w:left w:w="70" w:type="dxa"/>
              <w:bottom w:w="75" w:type="dxa"/>
              <w:right w:w="70" w:type="dxa"/>
            </w:tcMar>
            <w:vAlign w:val="center"/>
          </w:tcPr>
          <w:p w14:paraId="6E7F57AA" w14:textId="77777777" w:rsidR="00620656" w:rsidRPr="00F351BA" w:rsidRDefault="00620656" w:rsidP="00570901">
            <w:pPr>
              <w:spacing w:before="100" w:beforeAutospacing="1" w:line="240" w:lineRule="auto"/>
              <w:jc w:val="center"/>
              <w:rPr>
                <w:sz w:val="20"/>
                <w:szCs w:val="20"/>
              </w:rPr>
            </w:pPr>
            <w:r w:rsidRPr="00F351BA">
              <w:rPr>
                <w:sz w:val="20"/>
                <w:szCs w:val="20"/>
              </w:rPr>
              <w:t>Heteropolymers, inverse design, reliable datasets key</w:t>
            </w:r>
          </w:p>
        </w:tc>
        <w:tc>
          <w:tcPr>
            <w:tcW w:w="297" w:type="pct"/>
            <w:vAlign w:val="center"/>
          </w:tcPr>
          <w:sdt>
            <w:sdtPr>
              <w:rPr>
                <w:color w:val="000000"/>
                <w:sz w:val="20"/>
                <w:szCs w:val="20"/>
              </w:rPr>
              <w:tag w:val="MENDELEY_CITATION_v3_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"/>
              <w:id w:val="-875699447"/>
              <w:placeholder>
                <w:docPart w:val="2DC797776C5945E5A326234568F3CF25"/>
              </w:placeholder>
            </w:sdtPr>
            <w:sdtContent>
              <w:p w14:paraId="265316C3"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[10]</w:t>
                </w:r>
              </w:p>
            </w:sdtContent>
          </w:sdt>
        </w:tc>
      </w:tr>
      <w:tr w:rsidR="00620656" w:rsidRPr="00F351BA" w14:paraId="07C5C5E6" w14:textId="77777777" w:rsidTr="00570901">
        <w:trPr>
          <w:jc w:val="center"/>
        </w:trPr>
        <w:tc>
          <w:tcPr>
            <w:tcW w:w="1137" w:type="pct"/>
            <w:tcMar>
              <w:top w:w="75" w:type="dxa"/>
              <w:left w:w="70" w:type="dxa"/>
              <w:bottom w:w="75" w:type="dxa"/>
              <w:right w:w="70" w:type="dxa"/>
            </w:tcMar>
            <w:vAlign w:val="center"/>
          </w:tcPr>
          <w:p w14:paraId="0BB06D46"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0A5CC32A" w14:textId="77777777" w:rsidR="00620656" w:rsidRPr="00F351BA" w:rsidRDefault="00620656" w:rsidP="00570901">
            <w:pPr>
              <w:spacing w:before="100" w:beforeAutospacing="1" w:line="240" w:lineRule="auto"/>
              <w:jc w:val="center"/>
              <w:rPr>
                <w:sz w:val="20"/>
                <w:szCs w:val="20"/>
              </w:rPr>
            </w:pPr>
            <w:r w:rsidRPr="00F351BA">
              <w:rPr>
                <w:sz w:val="20"/>
                <w:szCs w:val="20"/>
              </w:rPr>
              <w:t>PLD, LCD, VSA, porosity → H2 permeability, TMSP / gas uptake-diffusivity</w:t>
            </w:r>
          </w:p>
        </w:tc>
        <w:tc>
          <w:tcPr>
            <w:tcW w:w="1009" w:type="pct"/>
            <w:tcMar>
              <w:top w:w="75" w:type="dxa"/>
              <w:left w:w="70" w:type="dxa"/>
              <w:bottom w:w="75" w:type="dxa"/>
              <w:right w:w="70" w:type="dxa"/>
            </w:tcMar>
            <w:vAlign w:val="center"/>
          </w:tcPr>
          <w:p w14:paraId="23B7E698" w14:textId="77777777" w:rsidR="00620656" w:rsidRPr="00F351BA" w:rsidRDefault="00620656" w:rsidP="00570901">
            <w:pPr>
              <w:spacing w:before="100" w:beforeAutospacing="1" w:line="240" w:lineRule="auto"/>
              <w:jc w:val="center"/>
              <w:rPr>
                <w:sz w:val="20"/>
                <w:szCs w:val="20"/>
              </w:rPr>
            </w:pPr>
            <w:r w:rsidRPr="00F351BA">
              <w:rPr>
                <w:sz w:val="20"/>
                <w:szCs w:val="20"/>
              </w:rPr>
              <w:t>BPNN, SVM, RF, GPR, LASSO, Extra Trees, GB</w:t>
            </w:r>
          </w:p>
        </w:tc>
        <w:tc>
          <w:tcPr>
            <w:tcW w:w="1073" w:type="pct"/>
            <w:tcMar>
              <w:top w:w="75" w:type="dxa"/>
              <w:left w:w="70" w:type="dxa"/>
              <w:bottom w:w="75" w:type="dxa"/>
              <w:right w:w="70" w:type="dxa"/>
            </w:tcMar>
            <w:vAlign w:val="center"/>
          </w:tcPr>
          <w:p w14:paraId="611621DE" w14:textId="77777777" w:rsidR="00620656" w:rsidRPr="00F351BA" w:rsidRDefault="00620656" w:rsidP="00570901">
            <w:pPr>
              <w:spacing w:before="100" w:beforeAutospacing="1" w:line="240" w:lineRule="auto"/>
              <w:jc w:val="center"/>
              <w:rPr>
                <w:sz w:val="20"/>
                <w:szCs w:val="20"/>
              </w:rPr>
            </w:pPr>
            <w:r w:rsidRPr="00F351BA">
              <w:rPr>
                <w:sz w:val="20"/>
                <w:szCs w:val="20"/>
              </w:rPr>
              <w:t>GPR/RF or porosity descriptors dominant; transferable to MMMs</w:t>
            </w:r>
          </w:p>
        </w:tc>
        <w:tc>
          <w:tcPr>
            <w:tcW w:w="297" w:type="pct"/>
            <w:vAlign w:val="center"/>
          </w:tcPr>
          <w:sdt>
            <w:sdtPr>
              <w:rPr>
                <w:color w:val="000000"/>
                <w:sz w:val="20"/>
                <w:szCs w:val="20"/>
              </w:rPr>
              <w:tag w:val="MENDELEY_CITATION_v3_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"/>
              <w:id w:val="-1996403230"/>
              <w:placeholder>
                <w:docPart w:val="2DC797776C5945E5A326234568F3CF25"/>
              </w:placeholder>
            </w:sdtPr>
            <w:sdtContent>
              <w:p w14:paraId="291E3AE2"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[49]</w:t>
                </w:r>
              </w:p>
            </w:sdtContent>
          </w:sdt>
        </w:tc>
      </w:tr>
      <w:tr w:rsidR="00620656" w:rsidRPr="00F351BA" w14:paraId="220C0871" w14:textId="77777777" w:rsidTr="00570901">
        <w:trPr>
          <w:jc w:val="center"/>
        </w:trPr>
        <w:tc>
          <w:tcPr>
            <w:tcW w:w="1137" w:type="pct"/>
            <w:tcMar>
              <w:top w:w="75" w:type="dxa"/>
              <w:left w:w="70" w:type="dxa"/>
              <w:bottom w:w="75" w:type="dxa"/>
              <w:right w:w="70" w:type="dxa"/>
            </w:tcMar>
            <w:vAlign w:val="center"/>
          </w:tcPr>
          <w:p w14:paraId="4945BB35"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132BB201" w14:textId="77777777" w:rsidR="00620656" w:rsidRPr="00F351BA" w:rsidRDefault="00620656" w:rsidP="00570901">
            <w:pPr>
              <w:spacing w:before="100" w:beforeAutospacing="1" w:line="240" w:lineRule="auto"/>
              <w:jc w:val="center"/>
              <w:rPr>
                <w:sz w:val="20"/>
                <w:szCs w:val="20"/>
              </w:rPr>
            </w:pPr>
            <w:r w:rsidRPr="00F351BA">
              <w:rPr>
                <w:sz w:val="20"/>
                <w:szCs w:val="20"/>
              </w:rPr>
              <w:t>Pore shape/material/size, pressure, NaCl conc, charge → water flux, salt rejection</w:t>
            </w:r>
          </w:p>
        </w:tc>
        <w:tc>
          <w:tcPr>
            <w:tcW w:w="1009" w:type="pct"/>
            <w:tcMar>
              <w:top w:w="75" w:type="dxa"/>
              <w:left w:w="70" w:type="dxa"/>
              <w:bottom w:w="75" w:type="dxa"/>
              <w:right w:w="70" w:type="dxa"/>
            </w:tcMar>
            <w:vAlign w:val="center"/>
          </w:tcPr>
          <w:p w14:paraId="0E588A5C" w14:textId="77777777" w:rsidR="00620656" w:rsidRPr="00F351BA" w:rsidRDefault="00620656" w:rsidP="00570901">
            <w:pPr>
              <w:spacing w:before="100" w:beforeAutospacing="1" w:line="240" w:lineRule="auto"/>
              <w:jc w:val="center"/>
              <w:rPr>
                <w:sz w:val="20"/>
                <w:szCs w:val="20"/>
              </w:rPr>
            </w:pPr>
            <w:r w:rsidRPr="00F351BA">
              <w:rPr>
                <w:sz w:val="20"/>
                <w:szCs w:val="20"/>
              </w:rPr>
              <w:t>RF, XGBoost, PSO, GA</w:t>
            </w:r>
          </w:p>
        </w:tc>
        <w:tc>
          <w:tcPr>
            <w:tcW w:w="1073" w:type="pct"/>
            <w:tcMar>
              <w:top w:w="75" w:type="dxa"/>
              <w:left w:w="70" w:type="dxa"/>
              <w:bottom w:w="75" w:type="dxa"/>
              <w:right w:w="70" w:type="dxa"/>
            </w:tcMar>
            <w:vAlign w:val="center"/>
          </w:tcPr>
          <w:p w14:paraId="75C0B586" w14:textId="77777777" w:rsidR="00620656" w:rsidRPr="00F351BA" w:rsidRDefault="00620656" w:rsidP="00570901">
            <w:pPr>
              <w:spacing w:before="100" w:beforeAutospacing="1" w:line="240" w:lineRule="auto"/>
              <w:jc w:val="center"/>
              <w:rPr>
                <w:sz w:val="20"/>
                <w:szCs w:val="20"/>
              </w:rPr>
            </w:pPr>
            <w:r w:rsidRPr="00F351BA">
              <w:rPr>
                <w:sz w:val="20"/>
                <w:szCs w:val="20"/>
              </w:rPr>
              <w:t>XGBoost strong; high-charge Ti3C2O2 confirmed by MD</w:t>
            </w:r>
          </w:p>
        </w:tc>
        <w:tc>
          <w:tcPr>
            <w:tcW w:w="297" w:type="pct"/>
            <w:vAlign w:val="center"/>
          </w:tcPr>
          <w:sdt>
            <w:sdtPr>
              <w:rPr>
                <w:color w:val="000000"/>
                <w:sz w:val="20"/>
                <w:szCs w:val="20"/>
              </w:rPr>
              <w:tag w:val="MENDELEY_CITATION_v3_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"/>
              <w:id w:val="-1049222520"/>
              <w:placeholder>
                <w:docPart w:val="2DC797776C5945E5A326234568F3CF25"/>
              </w:placeholder>
            </w:sdtPr>
            <w:sdtContent>
              <w:p w14:paraId="7D00C82B"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[50]</w:t>
                </w:r>
              </w:p>
            </w:sdtContent>
          </w:sdt>
        </w:tc>
      </w:tr>
      <w:tr w:rsidR="00620656" w:rsidRPr="00F351BA" w14:paraId="0E7A86D1" w14:textId="77777777" w:rsidTr="00570901">
        <w:trPr>
          <w:jc w:val="center"/>
        </w:trPr>
        <w:tc>
          <w:tcPr>
            <w:tcW w:w="1137" w:type="pct"/>
            <w:tcMar>
              <w:top w:w="75" w:type="dxa"/>
              <w:left w:w="70" w:type="dxa"/>
              <w:bottom w:w="75" w:type="dxa"/>
              <w:right w:w="70" w:type="dxa"/>
            </w:tcMar>
            <w:vAlign w:val="center"/>
          </w:tcPr>
          <w:p w14:paraId="42ACA367"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740583C7" w14:textId="77777777" w:rsidR="00620656" w:rsidRPr="00F351BA" w:rsidRDefault="00620656" w:rsidP="00570901">
            <w:pPr>
              <w:spacing w:before="100" w:beforeAutospacing="1" w:line="240" w:lineRule="auto"/>
              <w:jc w:val="center"/>
              <w:rPr>
                <w:sz w:val="20"/>
                <w:szCs w:val="20"/>
              </w:rPr>
            </w:pPr>
            <w:r w:rsidRPr="00F351BA">
              <w:rPr>
                <w:sz w:val="20"/>
                <w:szCs w:val="20"/>
              </w:rPr>
              <w:t>Diamine fingerprints → water permeability</w:t>
            </w:r>
          </w:p>
        </w:tc>
        <w:tc>
          <w:tcPr>
            <w:tcW w:w="1009" w:type="pct"/>
            <w:tcMar>
              <w:top w:w="75" w:type="dxa"/>
              <w:left w:w="70" w:type="dxa"/>
              <w:bottom w:w="75" w:type="dxa"/>
              <w:right w:w="70" w:type="dxa"/>
            </w:tcMar>
            <w:vAlign w:val="center"/>
          </w:tcPr>
          <w:p w14:paraId="129D4F93" w14:textId="77777777" w:rsidR="00620656" w:rsidRPr="00F351BA" w:rsidRDefault="00620656" w:rsidP="00570901">
            <w:pPr>
              <w:spacing w:before="100" w:beforeAutospacing="1" w:line="240" w:lineRule="auto"/>
              <w:jc w:val="center"/>
              <w:rPr>
                <w:sz w:val="20"/>
                <w:szCs w:val="20"/>
              </w:rPr>
            </w:pPr>
            <w:r w:rsidRPr="00F351BA">
              <w:rPr>
                <w:sz w:val="20"/>
                <w:szCs w:val="20"/>
              </w:rPr>
              <w:t>RF, CatBoost</w:t>
            </w:r>
          </w:p>
        </w:tc>
        <w:tc>
          <w:tcPr>
            <w:tcW w:w="1073" w:type="pct"/>
            <w:tcMar>
              <w:top w:w="75" w:type="dxa"/>
              <w:left w:w="70" w:type="dxa"/>
              <w:bottom w:w="75" w:type="dxa"/>
              <w:right w:w="70" w:type="dxa"/>
            </w:tcMar>
            <w:vAlign w:val="center"/>
          </w:tcPr>
          <w:p w14:paraId="38026BA2" w14:textId="77777777" w:rsidR="00620656" w:rsidRPr="00F351BA" w:rsidRDefault="00620656" w:rsidP="00570901">
            <w:pPr>
              <w:spacing w:before="100" w:beforeAutospacing="1" w:line="240" w:lineRule="auto"/>
              <w:jc w:val="center"/>
              <w:rPr>
                <w:sz w:val="20"/>
                <w:szCs w:val="20"/>
              </w:rPr>
            </w:pPr>
            <w:r w:rsidRPr="00F351BA">
              <w:rPr>
                <w:sz w:val="20"/>
                <w:szCs w:val="20"/>
              </w:rPr>
              <w:t>SHAP-guided grafting raised flux 2.45→4.9 LMH</w:t>
            </w:r>
          </w:p>
        </w:tc>
        <w:tc>
          <w:tcPr>
            <w:tcW w:w="297" w:type="pct"/>
            <w:vAlign w:val="center"/>
          </w:tcPr>
          <w:sdt>
            <w:sdtPr>
              <w:rPr>
                <w:color w:val="000000"/>
                <w:sz w:val="20"/>
                <w:szCs w:val="20"/>
              </w:rPr>
              <w:tag w:val="MENDELEY_CITATION_v3_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"/>
              <w:id w:val="374200357"/>
              <w:placeholder>
                <w:docPart w:val="2DC797776C5945E5A326234568F3CF25"/>
              </w:placeholder>
            </w:sdtPr>
            <w:sdtContent>
              <w:p w14:paraId="4FE7E64A"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[51]</w:t>
                </w:r>
              </w:p>
            </w:sdtContent>
          </w:sdt>
        </w:tc>
      </w:tr>
      <w:tr w:rsidR="00620656" w:rsidRPr="00F351BA" w14:paraId="4B9DC8FE" w14:textId="77777777" w:rsidTr="00570901">
        <w:trPr>
          <w:jc w:val="center"/>
        </w:trPr>
        <w:tc>
          <w:tcPr>
            <w:tcW w:w="1137" w:type="pct"/>
            <w:tcMar>
              <w:top w:w="75" w:type="dxa"/>
              <w:left w:w="70" w:type="dxa"/>
              <w:bottom w:w="75" w:type="dxa"/>
              <w:right w:w="70" w:type="dxa"/>
            </w:tcMar>
            <w:vAlign w:val="center"/>
          </w:tcPr>
          <w:p w14:paraId="0D92C2EA" w14:textId="77777777" w:rsidR="00620656" w:rsidRPr="00F351BA" w:rsidRDefault="00620656" w:rsidP="00570901">
            <w:pPr>
              <w:spacing w:before="100" w:beforeAutospacing="1" w:line="240" w:lineRule="auto"/>
              <w:jc w:val="center"/>
              <w:rPr>
                <w:sz w:val="20"/>
                <w:szCs w:val="20"/>
              </w:rPr>
            </w:pPr>
            <w:r w:rsidRPr="00F351BA">
              <w:rPr>
                <w:sz w:val="20"/>
                <w:szCs w:val="20"/>
              </w:rPr>
              <w:lastRenderedPageBreak/>
              <w:t>Water treatment</w:t>
            </w:r>
          </w:p>
        </w:tc>
        <w:tc>
          <w:tcPr>
            <w:tcW w:w="1483" w:type="pct"/>
            <w:tcMar>
              <w:top w:w="75" w:type="dxa"/>
              <w:left w:w="70" w:type="dxa"/>
              <w:bottom w:w="75" w:type="dxa"/>
              <w:right w:w="70" w:type="dxa"/>
            </w:tcMar>
            <w:vAlign w:val="center"/>
          </w:tcPr>
          <w:p w14:paraId="524C4D52" w14:textId="77777777" w:rsidR="00620656" w:rsidRPr="00F351BA" w:rsidRDefault="00620656" w:rsidP="00570901">
            <w:pPr>
              <w:spacing w:before="100" w:beforeAutospacing="1" w:line="240" w:lineRule="auto"/>
              <w:jc w:val="center"/>
              <w:rPr>
                <w:sz w:val="20"/>
                <w:szCs w:val="20"/>
              </w:rPr>
            </w:pPr>
            <w:r w:rsidRPr="00F351BA">
              <w:rPr>
                <w:sz w:val="20"/>
                <w:szCs w:val="20"/>
              </w:rPr>
              <w:t>LbL fabrication params → permeability, selectivity</w:t>
            </w:r>
          </w:p>
        </w:tc>
        <w:tc>
          <w:tcPr>
            <w:tcW w:w="1009" w:type="pct"/>
            <w:tcMar>
              <w:top w:w="75" w:type="dxa"/>
              <w:left w:w="70" w:type="dxa"/>
              <w:bottom w:w="75" w:type="dxa"/>
              <w:right w:w="70" w:type="dxa"/>
            </w:tcMar>
            <w:vAlign w:val="center"/>
          </w:tcPr>
          <w:p w14:paraId="543F131C" w14:textId="77777777" w:rsidR="00620656" w:rsidRPr="00F351BA" w:rsidRDefault="00620656" w:rsidP="00570901">
            <w:pPr>
              <w:spacing w:before="100" w:beforeAutospacing="1" w:line="240" w:lineRule="auto"/>
              <w:jc w:val="center"/>
              <w:rPr>
                <w:sz w:val="20"/>
                <w:szCs w:val="20"/>
              </w:rPr>
            </w:pPr>
            <w:r w:rsidRPr="00F351BA">
              <w:rPr>
                <w:sz w:val="20"/>
                <w:szCs w:val="20"/>
              </w:rPr>
              <w:t>Linear, RF, Boosted tree, XGBoost</w:t>
            </w:r>
          </w:p>
        </w:tc>
        <w:tc>
          <w:tcPr>
            <w:tcW w:w="1073" w:type="pct"/>
            <w:tcMar>
              <w:top w:w="75" w:type="dxa"/>
              <w:left w:w="70" w:type="dxa"/>
              <w:bottom w:w="75" w:type="dxa"/>
              <w:right w:w="70" w:type="dxa"/>
            </w:tcMar>
            <w:vAlign w:val="center"/>
          </w:tcPr>
          <w:p w14:paraId="12CD0E96" w14:textId="77777777" w:rsidR="00620656" w:rsidRPr="00F351BA" w:rsidRDefault="00620656" w:rsidP="00570901">
            <w:pPr>
              <w:spacing w:before="100" w:beforeAutospacing="1" w:line="240" w:lineRule="auto"/>
              <w:jc w:val="center"/>
              <w:rPr>
                <w:sz w:val="20"/>
                <w:szCs w:val="20"/>
              </w:rPr>
            </w:pPr>
            <w:r w:rsidRPr="00F351BA">
              <w:rPr>
                <w:sz w:val="20"/>
                <w:szCs w:val="20"/>
              </w:rPr>
              <w:t>XGBoost best; 23 polymer candidates screened</w:t>
            </w:r>
          </w:p>
        </w:tc>
        <w:sdt>
          <w:sdtPr>
            <w:rPr>
              <w:color w:val="000000"/>
              <w:sz w:val="20"/>
              <w:szCs w:val="20"/>
            </w:rPr>
            <w:tag w:val="MENDELEY_CITATION_v3_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"/>
            <w:id w:val="-1548285869"/>
            <w:placeholder>
              <w:docPart w:val="2DC797776C5945E5A326234568F3CF25"/>
            </w:placeholder>
          </w:sdtPr>
          <w:sdtContent>
            <w:tc>
              <w:tcPr>
                <w:tcW w:w="297" w:type="pct"/>
                <w:vAlign w:val="center"/>
              </w:tcPr>
              <w:p w14:paraId="5FB55C2B"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[52]</w:t>
                </w:r>
              </w:p>
            </w:tc>
          </w:sdtContent>
        </w:sdt>
      </w:tr>
      <w:tr w:rsidR="00620656" w:rsidRPr="00F351BA" w14:paraId="0FDBC71E" w14:textId="77777777" w:rsidTr="00570901">
        <w:trPr>
          <w:jc w:val="center"/>
        </w:trPr>
        <w:tc>
          <w:tcPr>
            <w:tcW w:w="1137" w:type="pct"/>
            <w:tcMar>
              <w:top w:w="75" w:type="dxa"/>
              <w:left w:w="70" w:type="dxa"/>
              <w:bottom w:w="75" w:type="dxa"/>
              <w:right w:w="70" w:type="dxa"/>
            </w:tcMar>
            <w:vAlign w:val="center"/>
          </w:tcPr>
          <w:p w14:paraId="7F349D46"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208280F1" w14:textId="77777777" w:rsidR="00620656" w:rsidRPr="00F351BA" w:rsidRDefault="00620656" w:rsidP="00570901">
            <w:pPr>
              <w:spacing w:before="100" w:beforeAutospacing="1" w:line="240" w:lineRule="auto"/>
              <w:jc w:val="center"/>
              <w:rPr>
                <w:sz w:val="20"/>
                <w:szCs w:val="20"/>
              </w:rPr>
            </w:pPr>
            <w:r w:rsidRPr="00F351BA">
              <w:rPr>
                <w:sz w:val="20"/>
                <w:szCs w:val="20"/>
              </w:rPr>
              <w:t>Modification conditions → PWP, zeta potential (x2)</w:t>
            </w:r>
          </w:p>
        </w:tc>
        <w:tc>
          <w:tcPr>
            <w:tcW w:w="1009" w:type="pct"/>
            <w:tcMar>
              <w:top w:w="75" w:type="dxa"/>
              <w:left w:w="70" w:type="dxa"/>
              <w:bottom w:w="75" w:type="dxa"/>
              <w:right w:w="70" w:type="dxa"/>
            </w:tcMar>
            <w:vAlign w:val="center"/>
          </w:tcPr>
          <w:p w14:paraId="4999506D" w14:textId="77777777" w:rsidR="00620656" w:rsidRPr="00F351BA" w:rsidRDefault="00620656" w:rsidP="00570901">
            <w:pPr>
              <w:spacing w:before="100" w:beforeAutospacing="1" w:line="240" w:lineRule="auto"/>
              <w:jc w:val="center"/>
              <w:rPr>
                <w:sz w:val="20"/>
                <w:szCs w:val="20"/>
              </w:rPr>
            </w:pPr>
            <w:r w:rsidRPr="00F351BA">
              <w:rPr>
                <w:sz w:val="20"/>
                <w:szCs w:val="20"/>
              </w:rPr>
              <w:t>RF, GB, AdaBoost, ANN</w:t>
            </w:r>
          </w:p>
        </w:tc>
        <w:tc>
          <w:tcPr>
            <w:tcW w:w="1073" w:type="pct"/>
            <w:tcMar>
              <w:top w:w="75" w:type="dxa"/>
              <w:left w:w="70" w:type="dxa"/>
              <w:bottom w:w="75" w:type="dxa"/>
              <w:right w:w="70" w:type="dxa"/>
            </w:tcMar>
            <w:vAlign w:val="center"/>
          </w:tcPr>
          <w:p w14:paraId="19AF4C41" w14:textId="77777777" w:rsidR="00620656" w:rsidRPr="00F351BA" w:rsidRDefault="00620656" w:rsidP="00570901">
            <w:pPr>
              <w:spacing w:before="100" w:beforeAutospacing="1" w:line="240" w:lineRule="auto"/>
              <w:jc w:val="center"/>
              <w:rPr>
                <w:sz w:val="20"/>
                <w:szCs w:val="20"/>
              </w:rPr>
            </w:pPr>
            <w:r w:rsidRPr="00F351BA">
              <w:rPr>
                <w:sz w:val="20"/>
                <w:szCs w:val="20"/>
              </w:rPr>
              <w:t>Small datasets sufficient for reliable prediction</w:t>
            </w:r>
          </w:p>
        </w:tc>
        <w:sdt>
          <w:sdtPr>
            <w:rPr>
              <w:color w:val="000000"/>
              <w:sz w:val="20"/>
              <w:szCs w:val="20"/>
            </w:rPr>
            <w:tag w:val="MENDELEY_CITATION_v3_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"/>
            <w:id w:val="2006777425"/>
            <w:placeholder>
              <w:docPart w:val="2DC797776C5945E5A326234568F3CF25"/>
            </w:placeholder>
          </w:sdtPr>
          <w:sdtContent>
            <w:tc>
              <w:tcPr>
                <w:tcW w:w="297" w:type="pct"/>
                <w:vAlign w:val="center"/>
              </w:tcPr>
              <w:p w14:paraId="750D073E"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[53]</w:t>
                </w:r>
              </w:p>
            </w:tc>
          </w:sdtContent>
        </w:sdt>
      </w:tr>
      <w:tr w:rsidR="00620656" w:rsidRPr="00F351BA" w14:paraId="5D5E49C5" w14:textId="77777777" w:rsidTr="00570901">
        <w:trPr>
          <w:jc w:val="center"/>
        </w:trPr>
        <w:tc>
          <w:tcPr>
            <w:tcW w:w="1137" w:type="pct"/>
            <w:tcMar>
              <w:top w:w="75" w:type="dxa"/>
              <w:left w:w="70" w:type="dxa"/>
              <w:bottom w:w="75" w:type="dxa"/>
              <w:right w:w="70" w:type="dxa"/>
            </w:tcMar>
            <w:vAlign w:val="center"/>
          </w:tcPr>
          <w:p w14:paraId="7D728B75"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2E5D053C" w14:textId="77777777" w:rsidR="00620656" w:rsidRPr="00F351BA" w:rsidRDefault="00620656" w:rsidP="00570901">
            <w:pPr>
              <w:spacing w:before="100" w:beforeAutospacing="1" w:line="240" w:lineRule="auto"/>
              <w:jc w:val="center"/>
              <w:rPr>
                <w:sz w:val="20"/>
                <w:szCs w:val="20"/>
              </w:rPr>
            </w:pPr>
            <w:r w:rsidRPr="00F351BA">
              <w:rPr>
                <w:sz w:val="20"/>
                <w:szCs w:val="20"/>
              </w:rPr>
              <w:t>Nanoparticle properties → relative permeability/salt pass rate (x2)</w:t>
            </w:r>
          </w:p>
        </w:tc>
        <w:tc>
          <w:tcPr>
            <w:tcW w:w="1009" w:type="pct"/>
            <w:tcMar>
              <w:top w:w="75" w:type="dxa"/>
              <w:left w:w="70" w:type="dxa"/>
              <w:bottom w:w="75" w:type="dxa"/>
              <w:right w:w="70" w:type="dxa"/>
            </w:tcMar>
            <w:vAlign w:val="center"/>
          </w:tcPr>
          <w:p w14:paraId="419EA0D8" w14:textId="77777777" w:rsidR="00620656" w:rsidRPr="00F351BA" w:rsidRDefault="00620656" w:rsidP="00570901">
            <w:pPr>
              <w:spacing w:before="100" w:beforeAutospacing="1" w:line="240" w:lineRule="auto"/>
              <w:jc w:val="center"/>
              <w:rPr>
                <w:sz w:val="20"/>
                <w:szCs w:val="20"/>
              </w:rPr>
            </w:pPr>
            <w:r w:rsidRPr="00F351BA">
              <w:rPr>
                <w:sz w:val="20"/>
                <w:szCs w:val="20"/>
              </w:rPr>
              <w:t>Regression tree, AdaBoost, GBT, XGBoost</w:t>
            </w:r>
          </w:p>
        </w:tc>
        <w:tc>
          <w:tcPr>
            <w:tcW w:w="1073" w:type="pct"/>
            <w:tcMar>
              <w:top w:w="75" w:type="dxa"/>
              <w:left w:w="70" w:type="dxa"/>
              <w:bottom w:w="75" w:type="dxa"/>
              <w:right w:w="70" w:type="dxa"/>
            </w:tcMar>
            <w:vAlign w:val="center"/>
          </w:tcPr>
          <w:p w14:paraId="7D8D5455" w14:textId="77777777" w:rsidR="00620656" w:rsidRPr="00F351BA" w:rsidRDefault="00620656" w:rsidP="00570901">
            <w:pPr>
              <w:spacing w:before="100" w:beforeAutospacing="1" w:line="240" w:lineRule="auto"/>
              <w:jc w:val="center"/>
              <w:rPr>
                <w:sz w:val="20"/>
                <w:szCs w:val="20"/>
              </w:rPr>
            </w:pPr>
            <w:r w:rsidRPr="00F351BA">
              <w:rPr>
                <w:sz w:val="20"/>
                <w:szCs w:val="20"/>
              </w:rPr>
              <w:t>GBT best; NP loading dominant factor</w:t>
            </w:r>
          </w:p>
        </w:tc>
        <w:sdt>
          <w:sdtPr>
            <w:rPr>
              <w:color w:val="000000"/>
              <w:sz w:val="20"/>
              <w:szCs w:val="20"/>
            </w:rPr>
            <w:tag w:val="MENDELEY_CITATION_v3_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"/>
            <w:id w:val="-1178728271"/>
            <w:placeholder>
              <w:docPart w:val="2DC797776C5945E5A326234568F3CF25"/>
            </w:placeholder>
          </w:sdtPr>
          <w:sdtContent>
            <w:tc>
              <w:tcPr>
                <w:tcW w:w="297" w:type="pct"/>
                <w:vAlign w:val="center"/>
              </w:tcPr>
              <w:p w14:paraId="31E9473A"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[54]</w:t>
                </w:r>
              </w:p>
            </w:tc>
          </w:sdtContent>
        </w:sdt>
      </w:tr>
      <w:tr w:rsidR="00620656" w:rsidRPr="00F351BA" w14:paraId="5AC22E7A" w14:textId="77777777" w:rsidTr="00570901">
        <w:trPr>
          <w:jc w:val="center"/>
        </w:trPr>
        <w:tc>
          <w:tcPr>
            <w:tcW w:w="1137" w:type="pct"/>
            <w:tcMar>
              <w:top w:w="75" w:type="dxa"/>
              <w:left w:w="70" w:type="dxa"/>
              <w:bottom w:w="75" w:type="dxa"/>
              <w:right w:w="70" w:type="dxa"/>
            </w:tcMar>
            <w:vAlign w:val="center"/>
          </w:tcPr>
          <w:p w14:paraId="0540F245"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279B0388" w14:textId="77777777" w:rsidR="00620656" w:rsidRPr="00F351BA" w:rsidRDefault="00620656" w:rsidP="00570901">
            <w:pPr>
              <w:spacing w:before="100" w:beforeAutospacing="1" w:line="240" w:lineRule="auto"/>
              <w:jc w:val="center"/>
              <w:rPr>
                <w:sz w:val="20"/>
                <w:szCs w:val="20"/>
              </w:rPr>
            </w:pPr>
            <w:r w:rsidRPr="00F351BA">
              <w:rPr>
                <w:sz w:val="20"/>
                <w:szCs w:val="20"/>
              </w:rPr>
              <w:t>Molecular descriptors/fingerprints → log gas permeabilities (6 gases)</w:t>
            </w:r>
          </w:p>
        </w:tc>
        <w:tc>
          <w:tcPr>
            <w:tcW w:w="1009" w:type="pct"/>
            <w:tcMar>
              <w:top w:w="75" w:type="dxa"/>
              <w:left w:w="70" w:type="dxa"/>
              <w:bottom w:w="75" w:type="dxa"/>
              <w:right w:w="70" w:type="dxa"/>
            </w:tcMar>
            <w:vAlign w:val="center"/>
          </w:tcPr>
          <w:p w14:paraId="00E3304F" w14:textId="77777777" w:rsidR="00620656" w:rsidRPr="00F351BA" w:rsidRDefault="00620656" w:rsidP="00570901">
            <w:pPr>
              <w:spacing w:before="100" w:beforeAutospacing="1" w:line="240" w:lineRule="auto"/>
              <w:jc w:val="center"/>
              <w:rPr>
                <w:sz w:val="20"/>
                <w:szCs w:val="20"/>
              </w:rPr>
            </w:pPr>
            <w:r w:rsidRPr="00F351BA">
              <w:rPr>
                <w:sz w:val="20"/>
                <w:szCs w:val="20"/>
              </w:rPr>
              <w:t>RF, DNN</w:t>
            </w:r>
          </w:p>
        </w:tc>
        <w:tc>
          <w:tcPr>
            <w:tcW w:w="1073" w:type="pct"/>
            <w:tcMar>
              <w:top w:w="75" w:type="dxa"/>
              <w:left w:w="70" w:type="dxa"/>
              <w:bottom w:w="75" w:type="dxa"/>
              <w:right w:w="70" w:type="dxa"/>
            </w:tcMar>
            <w:vAlign w:val="center"/>
          </w:tcPr>
          <w:p w14:paraId="26C0E725" w14:textId="77777777" w:rsidR="00620656" w:rsidRPr="00F351BA" w:rsidRDefault="00620656" w:rsidP="00570901">
            <w:pPr>
              <w:spacing w:before="100" w:beforeAutospacing="1" w:line="240" w:lineRule="auto"/>
              <w:jc w:val="center"/>
              <w:rPr>
                <w:sz w:val="20"/>
                <w:szCs w:val="20"/>
              </w:rPr>
            </w:pPr>
            <w:r w:rsidRPr="00F351BA">
              <w:rPr>
                <w:sz w:val="20"/>
                <w:szCs w:val="20"/>
              </w:rPr>
              <w:t>DNN ensemble best (R²~0.90); candidates above Robeson bound</w:t>
            </w:r>
          </w:p>
        </w:tc>
        <w:sdt>
          <w:sdtPr>
            <w:rPr>
              <w:color w:val="000000"/>
              <w:sz w:val="20"/>
              <w:szCs w:val="20"/>
            </w:rPr>
            <w:tag w:val="MENDELEY_CITATION_v3_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"/>
            <w:id w:val="1925607422"/>
            <w:placeholder>
              <w:docPart w:val="2DC797776C5945E5A326234568F3CF25"/>
            </w:placeholder>
          </w:sdtPr>
          <w:sdtContent>
            <w:tc>
              <w:tcPr>
                <w:tcW w:w="297" w:type="pct"/>
                <w:vAlign w:val="center"/>
              </w:tcPr>
              <w:p w14:paraId="517042DE"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[55]</w:t>
                </w:r>
              </w:p>
            </w:tc>
          </w:sdtContent>
        </w:sdt>
      </w:tr>
      <w:tr w:rsidR="00620656" w:rsidRPr="00F351BA" w14:paraId="521B6B3D" w14:textId="77777777" w:rsidTr="00570901">
        <w:trPr>
          <w:jc w:val="center"/>
        </w:trPr>
        <w:tc>
          <w:tcPr>
            <w:tcW w:w="1137" w:type="pct"/>
            <w:tcMar>
              <w:top w:w="75" w:type="dxa"/>
              <w:left w:w="70" w:type="dxa"/>
              <w:bottom w:w="75" w:type="dxa"/>
              <w:right w:w="70" w:type="dxa"/>
            </w:tcMar>
            <w:vAlign w:val="center"/>
          </w:tcPr>
          <w:p w14:paraId="667DEF29"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084CE6DE" w14:textId="77777777" w:rsidR="00620656" w:rsidRPr="00F351BA" w:rsidRDefault="00620656" w:rsidP="00570901">
            <w:pPr>
              <w:spacing w:before="100" w:beforeAutospacing="1" w:line="240" w:lineRule="auto"/>
              <w:jc w:val="center"/>
              <w:rPr>
                <w:sz w:val="20"/>
                <w:szCs w:val="20"/>
              </w:rPr>
            </w:pPr>
            <w:r w:rsidRPr="00F351BA">
              <w:rPr>
                <w:sz w:val="20"/>
                <w:szCs w:val="20"/>
              </w:rPr>
              <w:t>Descriptors → ΔH‡, TΔS‡, ΔG‡ (anion permeation)</w:t>
            </w:r>
          </w:p>
        </w:tc>
        <w:tc>
          <w:tcPr>
            <w:tcW w:w="1009" w:type="pct"/>
            <w:tcMar>
              <w:top w:w="75" w:type="dxa"/>
              <w:left w:w="70" w:type="dxa"/>
              <w:bottom w:w="75" w:type="dxa"/>
              <w:right w:w="70" w:type="dxa"/>
            </w:tcMar>
            <w:vAlign w:val="center"/>
          </w:tcPr>
          <w:p w14:paraId="09418681" w14:textId="77777777" w:rsidR="00620656" w:rsidRPr="00F351BA" w:rsidRDefault="00620656" w:rsidP="00570901">
            <w:pPr>
              <w:spacing w:before="100" w:beforeAutospacing="1" w:line="240" w:lineRule="auto"/>
              <w:jc w:val="center"/>
              <w:rPr>
                <w:sz w:val="20"/>
                <w:szCs w:val="20"/>
              </w:rPr>
            </w:pPr>
            <w:r w:rsidRPr="00F351BA">
              <w:rPr>
                <w:sz w:val="20"/>
                <w:szCs w:val="20"/>
              </w:rPr>
              <w:t>Linear reg, LASSO</w:t>
            </w:r>
          </w:p>
        </w:tc>
        <w:tc>
          <w:tcPr>
            <w:tcW w:w="1073" w:type="pct"/>
            <w:tcMar>
              <w:top w:w="75" w:type="dxa"/>
              <w:left w:w="70" w:type="dxa"/>
              <w:bottom w:w="75" w:type="dxa"/>
              <w:right w:w="70" w:type="dxa"/>
            </w:tcMar>
            <w:vAlign w:val="center"/>
          </w:tcPr>
          <w:p w14:paraId="31D1AAA7" w14:textId="77777777" w:rsidR="00620656" w:rsidRPr="00F351BA" w:rsidRDefault="00620656" w:rsidP="00570901">
            <w:pPr>
              <w:spacing w:before="100" w:beforeAutospacing="1" w:line="240" w:lineRule="auto"/>
              <w:jc w:val="center"/>
              <w:rPr>
                <w:sz w:val="20"/>
                <w:szCs w:val="20"/>
              </w:rPr>
            </w:pPr>
            <w:r w:rsidRPr="00F351BA">
              <w:rPr>
                <w:sz w:val="20"/>
                <w:szCs w:val="20"/>
              </w:rPr>
              <w:t>Ion electrostatics dominate; poor extrapolation to sulfate</w:t>
            </w:r>
          </w:p>
        </w:tc>
        <w:sdt>
          <w:sdtPr>
            <w:rPr>
              <w:color w:val="000000"/>
              <w:sz w:val="20"/>
              <w:szCs w:val="20"/>
            </w:rPr>
            <w:tag w:val="MENDELEY_CITATION_v3_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"/>
            <w:id w:val="-999416014"/>
            <w:placeholder>
              <w:docPart w:val="2DC797776C5945E5A326234568F3CF25"/>
            </w:placeholder>
          </w:sdtPr>
          <w:sdtContent>
            <w:tc>
              <w:tcPr>
                <w:tcW w:w="297" w:type="pct"/>
                <w:vAlign w:val="center"/>
              </w:tcPr>
              <w:p w14:paraId="538C8D74"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[56]</w:t>
                </w:r>
              </w:p>
            </w:tc>
          </w:sdtContent>
        </w:sdt>
      </w:tr>
      <w:tr w:rsidR="00620656" w:rsidRPr="00F351BA" w14:paraId="31801A07" w14:textId="77777777" w:rsidTr="00570901">
        <w:trPr>
          <w:jc w:val="center"/>
        </w:trPr>
        <w:tc>
          <w:tcPr>
            <w:tcW w:w="1137" w:type="pct"/>
            <w:tcMar>
              <w:top w:w="75" w:type="dxa"/>
              <w:left w:w="70" w:type="dxa"/>
              <w:bottom w:w="75" w:type="dxa"/>
              <w:right w:w="70" w:type="dxa"/>
            </w:tcMar>
            <w:vAlign w:val="center"/>
          </w:tcPr>
          <w:p w14:paraId="00EDE3AC" w14:textId="77777777" w:rsidR="00620656" w:rsidRPr="00F351BA" w:rsidRDefault="00620656" w:rsidP="00570901">
            <w:pPr>
              <w:spacing w:before="100" w:beforeAutospacing="1" w:line="240" w:lineRule="auto"/>
              <w:jc w:val="center"/>
              <w:rPr>
                <w:sz w:val="20"/>
                <w:szCs w:val="20"/>
              </w:rPr>
            </w:pPr>
            <w:r w:rsidRPr="00F351BA">
              <w:rPr>
                <w:sz w:val="20"/>
                <w:szCs w:val="20"/>
              </w:rPr>
              <w:t>Biomedical</w:t>
            </w:r>
          </w:p>
        </w:tc>
        <w:tc>
          <w:tcPr>
            <w:tcW w:w="1483" w:type="pct"/>
            <w:tcMar>
              <w:top w:w="75" w:type="dxa"/>
              <w:left w:w="70" w:type="dxa"/>
              <w:bottom w:w="75" w:type="dxa"/>
              <w:right w:w="70" w:type="dxa"/>
            </w:tcMar>
            <w:vAlign w:val="center"/>
          </w:tcPr>
          <w:p w14:paraId="4143EF29" w14:textId="77777777" w:rsidR="00620656" w:rsidRPr="00F351BA" w:rsidRDefault="00620656" w:rsidP="00570901">
            <w:pPr>
              <w:spacing w:before="100" w:beforeAutospacing="1" w:line="240" w:lineRule="auto"/>
              <w:jc w:val="center"/>
              <w:rPr>
                <w:sz w:val="20"/>
                <w:szCs w:val="20"/>
              </w:rPr>
            </w:pPr>
            <w:r w:rsidRPr="00F351BA">
              <w:rPr>
                <w:sz w:val="20"/>
                <w:szCs w:val="20"/>
              </w:rPr>
              <w:t>12 peptide descriptors → AMP/non-AMP label</w:t>
            </w:r>
          </w:p>
        </w:tc>
        <w:tc>
          <w:tcPr>
            <w:tcW w:w="1009" w:type="pct"/>
            <w:tcMar>
              <w:top w:w="75" w:type="dxa"/>
              <w:left w:w="70" w:type="dxa"/>
              <w:bottom w:w="75" w:type="dxa"/>
              <w:right w:w="70" w:type="dxa"/>
            </w:tcMar>
            <w:vAlign w:val="center"/>
          </w:tcPr>
          <w:p w14:paraId="663AE224" w14:textId="77777777" w:rsidR="00620656" w:rsidRPr="00F351BA" w:rsidRDefault="00620656" w:rsidP="00570901">
            <w:pPr>
              <w:spacing w:before="100" w:beforeAutospacing="1" w:line="240" w:lineRule="auto"/>
              <w:jc w:val="center"/>
              <w:rPr>
                <w:sz w:val="20"/>
                <w:szCs w:val="20"/>
              </w:rPr>
            </w:pPr>
            <w:r w:rsidRPr="00F351BA">
              <w:rPr>
                <w:sz w:val="20"/>
                <w:szCs w:val="20"/>
              </w:rPr>
              <w:t>SVM</w:t>
            </w:r>
          </w:p>
        </w:tc>
        <w:tc>
          <w:tcPr>
            <w:tcW w:w="1073" w:type="pct"/>
            <w:tcMar>
              <w:top w:w="75" w:type="dxa"/>
              <w:left w:w="70" w:type="dxa"/>
              <w:bottom w:w="75" w:type="dxa"/>
              <w:right w:w="70" w:type="dxa"/>
            </w:tcMar>
            <w:vAlign w:val="center"/>
          </w:tcPr>
          <w:p w14:paraId="7C027A1B" w14:textId="77777777" w:rsidR="00620656" w:rsidRPr="00F351BA" w:rsidRDefault="00620656" w:rsidP="00570901">
            <w:pPr>
              <w:spacing w:before="100" w:beforeAutospacing="1" w:line="240" w:lineRule="auto"/>
              <w:jc w:val="center"/>
              <w:rPr>
                <w:sz w:val="20"/>
                <w:szCs w:val="20"/>
              </w:rPr>
            </w:pPr>
            <w:r w:rsidRPr="00F351BA">
              <w:rPr>
                <w:sz w:val="20"/>
                <w:szCs w:val="20"/>
              </w:rPr>
              <w:t>&gt;90% blind-test accuracy; tracks membrane curvature not potency</w:t>
            </w:r>
          </w:p>
        </w:tc>
        <w:sdt>
          <w:sdtPr>
            <w:rPr>
              <w:color w:val="000000"/>
              <w:sz w:val="20"/>
              <w:szCs w:val="20"/>
            </w:rPr>
            <w:tag w:val="MENDELEY_CITATION_v3_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"/>
            <w:id w:val="672997811"/>
            <w:placeholder>
              <w:docPart w:val="2DC797776C5945E5A326234568F3CF25"/>
            </w:placeholder>
          </w:sdtPr>
          <w:sdtContent>
            <w:tc>
              <w:tcPr>
                <w:tcW w:w="297" w:type="pct"/>
                <w:vAlign w:val="center"/>
              </w:tcPr>
              <w:p w14:paraId="061367C1"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[57]</w:t>
                </w:r>
              </w:p>
            </w:tc>
          </w:sdtContent>
        </w:sdt>
      </w:tr>
      <w:tr w:rsidR="00620656" w:rsidRPr="00F351BA" w14:paraId="691460CF" w14:textId="77777777" w:rsidTr="00570901">
        <w:trPr>
          <w:jc w:val="center"/>
        </w:trPr>
        <w:tc>
          <w:tcPr>
            <w:tcW w:w="1137" w:type="pct"/>
            <w:tcMar>
              <w:top w:w="75" w:type="dxa"/>
              <w:left w:w="70" w:type="dxa"/>
              <w:bottom w:w="75" w:type="dxa"/>
              <w:right w:w="70" w:type="dxa"/>
            </w:tcMar>
            <w:vAlign w:val="center"/>
          </w:tcPr>
          <w:p w14:paraId="1A7339E4"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51808DE9" w14:textId="77777777" w:rsidR="00620656" w:rsidRPr="00F351BA" w:rsidRDefault="00620656" w:rsidP="00570901">
            <w:pPr>
              <w:spacing w:before="100" w:beforeAutospacing="1" w:line="240" w:lineRule="auto"/>
              <w:jc w:val="center"/>
              <w:rPr>
                <w:sz w:val="20"/>
                <w:szCs w:val="20"/>
              </w:rPr>
            </w:pPr>
            <w:r w:rsidRPr="00F351BA">
              <w:rPr>
                <w:sz w:val="20"/>
                <w:szCs w:val="20"/>
              </w:rPr>
              <w:t>Geometric/chemical MOF descriptors → CO2/N2 selectivity, permeability</w:t>
            </w:r>
          </w:p>
        </w:tc>
        <w:tc>
          <w:tcPr>
            <w:tcW w:w="1009" w:type="pct"/>
            <w:tcMar>
              <w:top w:w="75" w:type="dxa"/>
              <w:left w:w="70" w:type="dxa"/>
              <w:bottom w:w="75" w:type="dxa"/>
              <w:right w:w="70" w:type="dxa"/>
            </w:tcMar>
            <w:vAlign w:val="center"/>
          </w:tcPr>
          <w:p w14:paraId="4BD0F252" w14:textId="77777777" w:rsidR="00620656" w:rsidRPr="00F351BA" w:rsidRDefault="00620656" w:rsidP="00570901">
            <w:pPr>
              <w:spacing w:before="100" w:beforeAutospacing="1" w:line="240" w:lineRule="auto"/>
              <w:jc w:val="center"/>
              <w:rPr>
                <w:sz w:val="20"/>
                <w:szCs w:val="20"/>
              </w:rPr>
            </w:pPr>
            <w:r w:rsidRPr="00F351BA">
              <w:rPr>
                <w:sz w:val="20"/>
                <w:szCs w:val="20"/>
              </w:rPr>
              <w:t>RF</w:t>
            </w:r>
          </w:p>
        </w:tc>
        <w:tc>
          <w:tcPr>
            <w:tcW w:w="1073" w:type="pct"/>
            <w:tcMar>
              <w:top w:w="75" w:type="dxa"/>
              <w:left w:w="70" w:type="dxa"/>
              <w:bottom w:w="75" w:type="dxa"/>
              <w:right w:w="70" w:type="dxa"/>
            </w:tcMar>
            <w:vAlign w:val="center"/>
          </w:tcPr>
          <w:p w14:paraId="29ED02FD" w14:textId="77777777" w:rsidR="00620656" w:rsidRPr="00F351BA" w:rsidRDefault="00620656" w:rsidP="00570901">
            <w:pPr>
              <w:spacing w:before="100" w:beforeAutospacing="1" w:line="240" w:lineRule="auto"/>
              <w:jc w:val="center"/>
              <w:rPr>
                <w:sz w:val="20"/>
                <w:szCs w:val="20"/>
              </w:rPr>
            </w:pPr>
            <w:r w:rsidRPr="00F351BA">
              <w:rPr>
                <w:sz w:val="20"/>
                <w:szCs w:val="20"/>
              </w:rPr>
              <w:t>AV dominant for selectivity, gASA for permeability</w:t>
            </w:r>
          </w:p>
        </w:tc>
        <w:sdt>
          <w:sdtPr>
            <w:rPr>
              <w:color w:val="000000"/>
              <w:sz w:val="20"/>
              <w:szCs w:val="20"/>
            </w:rPr>
            <w:tag w:val="MENDELEY_CITATION_v3_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"/>
            <w:id w:val="-1383168311"/>
            <w:placeholder>
              <w:docPart w:val="2DC797776C5945E5A326234568F3CF25"/>
            </w:placeholder>
          </w:sdtPr>
          <w:sdtContent>
            <w:tc>
              <w:tcPr>
                <w:tcW w:w="297" w:type="pct"/>
                <w:vAlign w:val="center"/>
              </w:tcPr>
              <w:p w14:paraId="04987D87"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[58]</w:t>
                </w:r>
              </w:p>
            </w:tc>
          </w:sdtContent>
        </w:sdt>
      </w:tr>
      <w:tr w:rsidR="00620656" w:rsidRPr="00F351BA" w14:paraId="0811B78A" w14:textId="77777777" w:rsidTr="00570901">
        <w:trPr>
          <w:jc w:val="center"/>
        </w:trPr>
        <w:tc>
          <w:tcPr>
            <w:tcW w:w="1137" w:type="pct"/>
            <w:tcMar>
              <w:top w:w="75" w:type="dxa"/>
              <w:left w:w="70" w:type="dxa"/>
              <w:bottom w:w="75" w:type="dxa"/>
              <w:right w:w="70" w:type="dxa"/>
            </w:tcMar>
            <w:vAlign w:val="center"/>
          </w:tcPr>
          <w:p w14:paraId="4DD2CAF4" w14:textId="77777777" w:rsidR="00620656" w:rsidRPr="00F351BA" w:rsidRDefault="00620656" w:rsidP="00570901">
            <w:pPr>
              <w:spacing w:before="100" w:beforeAutospacing="1" w:line="240" w:lineRule="auto"/>
              <w:jc w:val="center"/>
              <w:rPr>
                <w:sz w:val="20"/>
                <w:szCs w:val="20"/>
              </w:rPr>
            </w:pPr>
            <w:r w:rsidRPr="00F351BA">
              <w:rPr>
                <w:sz w:val="20"/>
                <w:szCs w:val="20"/>
              </w:rPr>
              <w:t>Organic solvent separation</w:t>
            </w:r>
          </w:p>
        </w:tc>
        <w:tc>
          <w:tcPr>
            <w:tcW w:w="1483" w:type="pct"/>
            <w:tcMar>
              <w:top w:w="75" w:type="dxa"/>
              <w:left w:w="70" w:type="dxa"/>
              <w:bottom w:w="75" w:type="dxa"/>
              <w:right w:w="70" w:type="dxa"/>
            </w:tcMar>
            <w:vAlign w:val="center"/>
          </w:tcPr>
          <w:p w14:paraId="2AC0BFBE" w14:textId="77777777" w:rsidR="00620656" w:rsidRPr="00F351BA" w:rsidRDefault="00620656" w:rsidP="00570901">
            <w:pPr>
              <w:spacing w:before="100" w:beforeAutospacing="1" w:line="240" w:lineRule="auto"/>
              <w:jc w:val="center"/>
              <w:rPr>
                <w:sz w:val="20"/>
                <w:szCs w:val="20"/>
              </w:rPr>
            </w:pPr>
            <w:r w:rsidRPr="00F351BA">
              <w:rPr>
                <w:sz w:val="20"/>
                <w:szCs w:val="20"/>
              </w:rPr>
              <w:t>NP/monomer/solvent params → relative permeability/selectivity</w:t>
            </w:r>
          </w:p>
        </w:tc>
        <w:tc>
          <w:tcPr>
            <w:tcW w:w="1009" w:type="pct"/>
            <w:tcMar>
              <w:top w:w="75" w:type="dxa"/>
              <w:left w:w="70" w:type="dxa"/>
              <w:bottom w:w="75" w:type="dxa"/>
              <w:right w:w="70" w:type="dxa"/>
            </w:tcMar>
            <w:vAlign w:val="center"/>
          </w:tcPr>
          <w:p w14:paraId="3F88B257" w14:textId="77777777" w:rsidR="00620656" w:rsidRPr="00F351BA" w:rsidRDefault="00620656" w:rsidP="00570901">
            <w:pPr>
              <w:spacing w:before="100" w:beforeAutospacing="1" w:line="240" w:lineRule="auto"/>
              <w:jc w:val="center"/>
              <w:rPr>
                <w:sz w:val="20"/>
                <w:szCs w:val="20"/>
              </w:rPr>
            </w:pPr>
            <w:r w:rsidRPr="00F351BA">
              <w:rPr>
                <w:sz w:val="20"/>
                <w:szCs w:val="20"/>
              </w:rPr>
              <w:t>Linear, SVM, Boosted tree, ANN</w:t>
            </w:r>
          </w:p>
        </w:tc>
        <w:tc>
          <w:tcPr>
            <w:tcW w:w="1073" w:type="pct"/>
            <w:tcMar>
              <w:top w:w="75" w:type="dxa"/>
              <w:left w:w="70" w:type="dxa"/>
              <w:bottom w:w="75" w:type="dxa"/>
              <w:right w:w="70" w:type="dxa"/>
            </w:tcMar>
            <w:vAlign w:val="center"/>
          </w:tcPr>
          <w:p w14:paraId="7A2E9708" w14:textId="77777777" w:rsidR="00620656" w:rsidRPr="00F351BA" w:rsidRDefault="00620656" w:rsidP="00570901">
            <w:pPr>
              <w:spacing w:before="100" w:beforeAutospacing="1" w:line="240" w:lineRule="auto"/>
              <w:jc w:val="center"/>
              <w:rPr>
                <w:sz w:val="20"/>
                <w:szCs w:val="20"/>
              </w:rPr>
            </w:pPr>
            <w:r w:rsidRPr="00F351BA">
              <w:rPr>
                <w:sz w:val="20"/>
                <w:szCs w:val="20"/>
              </w:rPr>
              <w:t>BT best; identified key fabrication factors</w:t>
            </w:r>
          </w:p>
        </w:tc>
        <w:sdt>
          <w:sdtPr>
            <w:rPr>
              <w:color w:val="000000"/>
              <w:sz w:val="20"/>
              <w:szCs w:val="20"/>
            </w:rPr>
            <w:tag w:val="MENDELEY_CITATION_v3_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"/>
            <w:id w:val="-855582826"/>
            <w:placeholder>
              <w:docPart w:val="2DC797776C5945E5A326234568F3CF25"/>
            </w:placeholder>
          </w:sdtPr>
          <w:sdtContent>
            <w:tc>
              <w:tcPr>
                <w:tcW w:w="297" w:type="pct"/>
                <w:vAlign w:val="center"/>
              </w:tcPr>
              <w:p w14:paraId="68650F88"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[59]</w:t>
                </w:r>
              </w:p>
            </w:tc>
          </w:sdtContent>
        </w:sdt>
      </w:tr>
      <w:tr w:rsidR="00620656" w:rsidRPr="00F351BA" w14:paraId="2BEB2F6C" w14:textId="77777777" w:rsidTr="00570901">
        <w:trPr>
          <w:jc w:val="center"/>
        </w:trPr>
        <w:tc>
          <w:tcPr>
            <w:tcW w:w="1137" w:type="pct"/>
            <w:tcMar>
              <w:top w:w="75" w:type="dxa"/>
              <w:left w:w="70" w:type="dxa"/>
              <w:bottom w:w="75" w:type="dxa"/>
              <w:right w:w="70" w:type="dxa"/>
            </w:tcMar>
            <w:vAlign w:val="center"/>
          </w:tcPr>
          <w:p w14:paraId="2ABAE886"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5F7729C8" w14:textId="77777777" w:rsidR="00620656" w:rsidRPr="00F351BA" w:rsidRDefault="00620656" w:rsidP="00570901">
            <w:pPr>
              <w:spacing w:before="100" w:beforeAutospacing="1" w:line="240" w:lineRule="auto"/>
              <w:jc w:val="center"/>
              <w:rPr>
                <w:sz w:val="20"/>
                <w:szCs w:val="20"/>
              </w:rPr>
            </w:pPr>
            <w:r w:rsidRPr="00F351BA">
              <w:rPr>
                <w:sz w:val="20"/>
                <w:szCs w:val="20"/>
              </w:rPr>
              <w:t>Chlorination conditions, membrane props → flux/rejection change</w:t>
            </w:r>
          </w:p>
        </w:tc>
        <w:tc>
          <w:tcPr>
            <w:tcW w:w="1009" w:type="pct"/>
            <w:tcMar>
              <w:top w:w="75" w:type="dxa"/>
              <w:left w:w="70" w:type="dxa"/>
              <w:bottom w:w="75" w:type="dxa"/>
              <w:right w:w="70" w:type="dxa"/>
            </w:tcMar>
            <w:vAlign w:val="center"/>
          </w:tcPr>
          <w:p w14:paraId="798AB3F8" w14:textId="77777777" w:rsidR="00620656" w:rsidRPr="00F351BA" w:rsidRDefault="00620656" w:rsidP="00570901">
            <w:pPr>
              <w:spacing w:before="100" w:beforeAutospacing="1" w:line="240" w:lineRule="auto"/>
              <w:jc w:val="center"/>
              <w:rPr>
                <w:sz w:val="20"/>
                <w:szCs w:val="20"/>
              </w:rPr>
            </w:pPr>
            <w:r w:rsidRPr="00F351BA">
              <w:rPr>
                <w:sz w:val="20"/>
                <w:szCs w:val="20"/>
              </w:rPr>
              <w:t>XGBoost</w:t>
            </w:r>
          </w:p>
        </w:tc>
        <w:tc>
          <w:tcPr>
            <w:tcW w:w="1073" w:type="pct"/>
            <w:tcMar>
              <w:top w:w="75" w:type="dxa"/>
              <w:left w:w="70" w:type="dxa"/>
              <w:bottom w:w="75" w:type="dxa"/>
              <w:right w:w="70" w:type="dxa"/>
            </w:tcMar>
            <w:vAlign w:val="center"/>
          </w:tcPr>
          <w:p w14:paraId="59273AE3" w14:textId="77777777" w:rsidR="00620656" w:rsidRPr="00F351BA" w:rsidRDefault="00620656" w:rsidP="00570901">
            <w:pPr>
              <w:spacing w:before="100" w:beforeAutospacing="1" w:line="240" w:lineRule="auto"/>
              <w:jc w:val="center"/>
              <w:rPr>
                <w:sz w:val="20"/>
                <w:szCs w:val="20"/>
              </w:rPr>
            </w:pPr>
            <w:r w:rsidRPr="00F351BA">
              <w:rPr>
                <w:sz w:val="20"/>
                <w:szCs w:val="20"/>
              </w:rPr>
              <w:t>pH/chloride/O:N ratio key; moderate cross-linking helps</w:t>
            </w:r>
          </w:p>
        </w:tc>
        <w:sdt>
          <w:sdtPr>
            <w:rPr>
              <w:color w:val="000000"/>
              <w:sz w:val="20"/>
              <w:szCs w:val="20"/>
            </w:rPr>
            <w:tag w:val="MENDELEY_CITATION_v3_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"/>
            <w:id w:val="-1541200329"/>
            <w:placeholder>
              <w:docPart w:val="2DC797776C5945E5A326234568F3CF25"/>
            </w:placeholder>
          </w:sdtPr>
          <w:sdtContent>
            <w:tc>
              <w:tcPr>
                <w:tcW w:w="297" w:type="pct"/>
                <w:vAlign w:val="center"/>
              </w:tcPr>
              <w:p w14:paraId="510AF1CD"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[60]</w:t>
                </w:r>
              </w:p>
            </w:tc>
          </w:sdtContent>
        </w:sdt>
      </w:tr>
      <w:tr w:rsidR="00620656" w:rsidRPr="00F351BA" w14:paraId="507DE228" w14:textId="77777777" w:rsidTr="00570901">
        <w:trPr>
          <w:jc w:val="center"/>
        </w:trPr>
        <w:tc>
          <w:tcPr>
            <w:tcW w:w="1137" w:type="pct"/>
            <w:tcMar>
              <w:top w:w="75" w:type="dxa"/>
              <w:left w:w="70" w:type="dxa"/>
              <w:bottom w:w="75" w:type="dxa"/>
              <w:right w:w="70" w:type="dxa"/>
            </w:tcMar>
            <w:vAlign w:val="center"/>
          </w:tcPr>
          <w:p w14:paraId="788715ED" w14:textId="77777777" w:rsidR="00620656" w:rsidRPr="00F351BA" w:rsidRDefault="00620656" w:rsidP="00570901">
            <w:pPr>
              <w:spacing w:before="100" w:beforeAutospacing="1" w:line="240" w:lineRule="auto"/>
              <w:jc w:val="center"/>
              <w:rPr>
                <w:sz w:val="20"/>
                <w:szCs w:val="20"/>
              </w:rPr>
            </w:pPr>
            <w:r w:rsidRPr="00F351BA">
              <w:rPr>
                <w:sz w:val="20"/>
                <w:szCs w:val="20"/>
              </w:rPr>
              <w:t>Membrane characterization</w:t>
            </w:r>
          </w:p>
        </w:tc>
        <w:tc>
          <w:tcPr>
            <w:tcW w:w="1483" w:type="pct"/>
            <w:tcMar>
              <w:top w:w="75" w:type="dxa"/>
              <w:left w:w="70" w:type="dxa"/>
              <w:bottom w:w="75" w:type="dxa"/>
              <w:right w:w="70" w:type="dxa"/>
            </w:tcMar>
            <w:vAlign w:val="center"/>
          </w:tcPr>
          <w:p w14:paraId="7161212D" w14:textId="77777777" w:rsidR="00620656" w:rsidRPr="00F351BA" w:rsidRDefault="00620656" w:rsidP="00570901">
            <w:pPr>
              <w:spacing w:before="100" w:beforeAutospacing="1" w:line="240" w:lineRule="auto"/>
              <w:jc w:val="center"/>
              <w:rPr>
                <w:sz w:val="20"/>
                <w:szCs w:val="20"/>
              </w:rPr>
            </w:pPr>
            <w:r w:rsidRPr="00F351BA">
              <w:rPr>
                <w:sz w:val="20"/>
                <w:szCs w:val="20"/>
              </w:rPr>
              <w:t>PLA/HKUST-1 wt%, casting params → thermal stability</w:t>
            </w:r>
          </w:p>
        </w:tc>
        <w:tc>
          <w:tcPr>
            <w:tcW w:w="1009" w:type="pct"/>
            <w:tcMar>
              <w:top w:w="75" w:type="dxa"/>
              <w:left w:w="70" w:type="dxa"/>
              <w:bottom w:w="75" w:type="dxa"/>
              <w:right w:w="70" w:type="dxa"/>
            </w:tcMar>
            <w:vAlign w:val="center"/>
          </w:tcPr>
          <w:p w14:paraId="3642B3C2" w14:textId="77777777" w:rsidR="00620656" w:rsidRPr="00F351BA" w:rsidRDefault="00620656" w:rsidP="00570901">
            <w:pPr>
              <w:spacing w:before="100" w:beforeAutospacing="1" w:line="240" w:lineRule="auto"/>
              <w:jc w:val="center"/>
              <w:rPr>
                <w:sz w:val="20"/>
                <w:szCs w:val="20"/>
              </w:rPr>
            </w:pPr>
            <w:r w:rsidRPr="00F351BA">
              <w:rPr>
                <w:sz w:val="20"/>
                <w:szCs w:val="20"/>
              </w:rPr>
              <w:t>DNN, linear/quadratic regression</w:t>
            </w:r>
          </w:p>
        </w:tc>
        <w:tc>
          <w:tcPr>
            <w:tcW w:w="1073" w:type="pct"/>
            <w:tcMar>
              <w:top w:w="75" w:type="dxa"/>
              <w:left w:w="70" w:type="dxa"/>
              <w:bottom w:w="75" w:type="dxa"/>
              <w:right w:w="70" w:type="dxa"/>
            </w:tcMar>
            <w:vAlign w:val="center"/>
          </w:tcPr>
          <w:p w14:paraId="37F6EF6C" w14:textId="77777777" w:rsidR="00620656" w:rsidRPr="00F351BA" w:rsidRDefault="00620656" w:rsidP="00570901">
            <w:pPr>
              <w:spacing w:before="100" w:beforeAutospacing="1" w:line="240" w:lineRule="auto"/>
              <w:jc w:val="center"/>
              <w:rPr>
                <w:sz w:val="20"/>
                <w:szCs w:val="20"/>
              </w:rPr>
            </w:pPr>
            <w:r w:rsidRPr="00F351BA">
              <w:rPr>
                <w:sz w:val="20"/>
                <w:szCs w:val="20"/>
              </w:rPr>
              <w:t>DNN more accurate than regression models</w:t>
            </w:r>
          </w:p>
        </w:tc>
        <w:sdt>
          <w:sdtPr>
            <w:rPr>
              <w:color w:val="000000"/>
              <w:sz w:val="20"/>
              <w:szCs w:val="20"/>
            </w:rPr>
            <w:tag w:val="MENDELEY_CITATION_v3_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"/>
            <w:id w:val="-898441095"/>
            <w:placeholder>
              <w:docPart w:val="2DC797776C5945E5A326234568F3CF25"/>
            </w:placeholder>
          </w:sdtPr>
          <w:sdtContent>
            <w:tc>
              <w:tcPr>
                <w:tcW w:w="297" w:type="pct"/>
                <w:vAlign w:val="center"/>
              </w:tcPr>
              <w:p w14:paraId="174BC2D3"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[61]</w:t>
                </w:r>
              </w:p>
            </w:tc>
          </w:sdtContent>
        </w:sdt>
      </w:tr>
      <w:tr w:rsidR="00620656" w:rsidRPr="00F351BA" w14:paraId="4D7D48A9" w14:textId="77777777" w:rsidTr="00570901">
        <w:trPr>
          <w:jc w:val="center"/>
        </w:trPr>
        <w:tc>
          <w:tcPr>
            <w:tcW w:w="1137" w:type="pct"/>
            <w:tcMar>
              <w:top w:w="75" w:type="dxa"/>
              <w:left w:w="70" w:type="dxa"/>
              <w:bottom w:w="75" w:type="dxa"/>
              <w:right w:w="70" w:type="dxa"/>
            </w:tcMar>
            <w:vAlign w:val="center"/>
          </w:tcPr>
          <w:p w14:paraId="0859F9A4" w14:textId="77777777" w:rsidR="00620656" w:rsidRPr="00F351BA" w:rsidRDefault="00620656" w:rsidP="00570901">
            <w:pPr>
              <w:spacing w:before="100" w:beforeAutospacing="1" w:line="240" w:lineRule="auto"/>
              <w:jc w:val="center"/>
              <w:rPr>
                <w:sz w:val="20"/>
                <w:szCs w:val="20"/>
              </w:rPr>
            </w:pPr>
            <w:r w:rsidRPr="00F351BA">
              <w:rPr>
                <w:sz w:val="20"/>
                <w:szCs w:val="20"/>
              </w:rPr>
              <w:t>Membrane characterization</w:t>
            </w:r>
          </w:p>
        </w:tc>
        <w:tc>
          <w:tcPr>
            <w:tcW w:w="1483" w:type="pct"/>
            <w:tcMar>
              <w:top w:w="75" w:type="dxa"/>
              <w:left w:w="70" w:type="dxa"/>
              <w:bottom w:w="75" w:type="dxa"/>
              <w:right w:w="70" w:type="dxa"/>
            </w:tcMar>
            <w:vAlign w:val="center"/>
          </w:tcPr>
          <w:p w14:paraId="7ECACBA3" w14:textId="77777777" w:rsidR="00620656" w:rsidRPr="00F351BA" w:rsidRDefault="00620656" w:rsidP="00570901">
            <w:pPr>
              <w:spacing w:before="100" w:beforeAutospacing="1" w:line="240" w:lineRule="auto"/>
              <w:jc w:val="center"/>
              <w:rPr>
                <w:sz w:val="20"/>
                <w:szCs w:val="20"/>
              </w:rPr>
            </w:pPr>
            <w:r w:rsidRPr="00F351BA">
              <w:rPr>
                <w:sz w:val="20"/>
                <w:szCs w:val="20"/>
              </w:rPr>
              <w:t>PLA/HKUST-1 wt%, casting params → stress, strain, modulus, toughness</w:t>
            </w:r>
          </w:p>
        </w:tc>
        <w:tc>
          <w:tcPr>
            <w:tcW w:w="1009" w:type="pct"/>
            <w:tcMar>
              <w:top w:w="75" w:type="dxa"/>
              <w:left w:w="70" w:type="dxa"/>
              <w:bottom w:w="75" w:type="dxa"/>
              <w:right w:w="70" w:type="dxa"/>
            </w:tcMar>
            <w:vAlign w:val="center"/>
          </w:tcPr>
          <w:p w14:paraId="44F31BDC" w14:textId="77777777" w:rsidR="00620656" w:rsidRPr="00F351BA" w:rsidRDefault="00620656" w:rsidP="00570901">
            <w:pPr>
              <w:spacing w:before="100" w:beforeAutospacing="1" w:line="240" w:lineRule="auto"/>
              <w:jc w:val="center"/>
              <w:rPr>
                <w:sz w:val="20"/>
                <w:szCs w:val="20"/>
              </w:rPr>
            </w:pPr>
            <w:r w:rsidRPr="00F351BA">
              <w:rPr>
                <w:sz w:val="20"/>
                <w:szCs w:val="20"/>
              </w:rPr>
              <w:t>ANN</w:t>
            </w:r>
          </w:p>
        </w:tc>
        <w:tc>
          <w:tcPr>
            <w:tcW w:w="1073" w:type="pct"/>
            <w:tcMar>
              <w:top w:w="75" w:type="dxa"/>
              <w:left w:w="70" w:type="dxa"/>
              <w:bottom w:w="75" w:type="dxa"/>
              <w:right w:w="70" w:type="dxa"/>
            </w:tcMar>
            <w:vAlign w:val="center"/>
          </w:tcPr>
          <w:p w14:paraId="3D809346" w14:textId="77777777" w:rsidR="00620656" w:rsidRPr="00F351BA" w:rsidRDefault="00620656" w:rsidP="00570901">
            <w:pPr>
              <w:spacing w:before="100" w:beforeAutospacing="1" w:line="240" w:lineRule="auto"/>
              <w:jc w:val="center"/>
              <w:rPr>
                <w:sz w:val="20"/>
                <w:szCs w:val="20"/>
              </w:rPr>
            </w:pPr>
            <w:r w:rsidRPr="00F351BA">
              <w:rPr>
                <w:sz w:val="20"/>
                <w:szCs w:val="20"/>
              </w:rPr>
              <w:t>Good R² (0.93–0.97 interpolated)</w:t>
            </w:r>
          </w:p>
        </w:tc>
        <w:sdt>
          <w:sdtPr>
            <w:rPr>
              <w:color w:val="000000"/>
              <w:sz w:val="20"/>
              <w:szCs w:val="20"/>
            </w:rPr>
            <w:tag w:val="MENDELEY_CITATION_v3_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"/>
            <w:id w:val="1681850169"/>
            <w:placeholder>
              <w:docPart w:val="2DC797776C5945E5A326234568F3CF25"/>
            </w:placeholder>
          </w:sdtPr>
          <w:sdtContent>
            <w:tc>
              <w:tcPr>
                <w:tcW w:w="297" w:type="pct"/>
                <w:vAlign w:val="center"/>
              </w:tcPr>
              <w:p w14:paraId="089EC1CB"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[62]</w:t>
                </w:r>
              </w:p>
            </w:tc>
          </w:sdtContent>
        </w:sdt>
      </w:tr>
      <w:tr w:rsidR="00620656" w:rsidRPr="00F351BA" w14:paraId="030DD375" w14:textId="77777777" w:rsidTr="00570901">
        <w:trPr>
          <w:jc w:val="center"/>
        </w:trPr>
        <w:tc>
          <w:tcPr>
            <w:tcW w:w="1137" w:type="pct"/>
            <w:tcMar>
              <w:top w:w="75" w:type="dxa"/>
              <w:left w:w="70" w:type="dxa"/>
              <w:bottom w:w="75" w:type="dxa"/>
              <w:right w:w="70" w:type="dxa"/>
            </w:tcMar>
            <w:vAlign w:val="center"/>
          </w:tcPr>
          <w:p w14:paraId="5A5952E9"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2FCE947B" w14:textId="77777777" w:rsidR="00620656" w:rsidRPr="00F351BA" w:rsidRDefault="00620656" w:rsidP="00570901">
            <w:pPr>
              <w:spacing w:before="100" w:beforeAutospacing="1" w:line="240" w:lineRule="auto"/>
              <w:jc w:val="center"/>
              <w:rPr>
                <w:sz w:val="20"/>
                <w:szCs w:val="20"/>
              </w:rPr>
            </w:pPr>
            <w:r w:rsidRPr="00F351BA">
              <w:rPr>
                <w:sz w:val="20"/>
                <w:szCs w:val="20"/>
              </w:rPr>
              <w:t>Feed/coolant temp/flow, air gap, salinity → flux, GOR</w:t>
            </w:r>
          </w:p>
        </w:tc>
        <w:tc>
          <w:tcPr>
            <w:tcW w:w="1009" w:type="pct"/>
            <w:tcMar>
              <w:top w:w="75" w:type="dxa"/>
              <w:left w:w="70" w:type="dxa"/>
              <w:bottom w:w="75" w:type="dxa"/>
              <w:right w:w="70" w:type="dxa"/>
            </w:tcMar>
            <w:vAlign w:val="center"/>
          </w:tcPr>
          <w:p w14:paraId="2322F260" w14:textId="77777777" w:rsidR="00620656" w:rsidRPr="00F351BA" w:rsidRDefault="00620656" w:rsidP="00570901">
            <w:pPr>
              <w:spacing w:before="100" w:beforeAutospacing="1" w:line="240" w:lineRule="auto"/>
              <w:jc w:val="center"/>
              <w:rPr>
                <w:sz w:val="20"/>
                <w:szCs w:val="20"/>
              </w:rPr>
            </w:pPr>
            <w:r w:rsidRPr="00F351BA">
              <w:rPr>
                <w:sz w:val="20"/>
                <w:szCs w:val="20"/>
              </w:rPr>
              <w:t>Boosted trees, ANFIS</w:t>
            </w:r>
          </w:p>
        </w:tc>
        <w:tc>
          <w:tcPr>
            <w:tcW w:w="1073" w:type="pct"/>
            <w:tcMar>
              <w:top w:w="75" w:type="dxa"/>
              <w:left w:w="70" w:type="dxa"/>
              <w:bottom w:w="75" w:type="dxa"/>
              <w:right w:w="70" w:type="dxa"/>
            </w:tcMar>
            <w:vAlign w:val="center"/>
          </w:tcPr>
          <w:p w14:paraId="0EB90F7D" w14:textId="77777777" w:rsidR="00620656" w:rsidRPr="00F351BA" w:rsidRDefault="00620656" w:rsidP="00570901">
            <w:pPr>
              <w:spacing w:before="100" w:beforeAutospacing="1" w:line="240" w:lineRule="auto"/>
              <w:jc w:val="center"/>
              <w:rPr>
                <w:sz w:val="20"/>
                <w:szCs w:val="20"/>
              </w:rPr>
            </w:pPr>
            <w:r w:rsidRPr="00F351BA">
              <w:rPr>
                <w:sz w:val="20"/>
                <w:szCs w:val="20"/>
              </w:rPr>
              <w:t>ANFIS best for flux; feed temp/salinity dominant</w:t>
            </w:r>
          </w:p>
        </w:tc>
        <w:sdt>
          <w:sdtPr>
            <w:rPr>
              <w:color w:val="000000"/>
              <w:sz w:val="20"/>
              <w:szCs w:val="20"/>
            </w:rPr>
            <w:tag w:val="MENDELEY_CITATION_v3_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"/>
            <w:id w:val="-2135170428"/>
            <w:placeholder>
              <w:docPart w:val="2DC797776C5945E5A326234568F3CF25"/>
            </w:placeholder>
          </w:sdtPr>
          <w:sdtContent>
            <w:tc>
              <w:tcPr>
                <w:tcW w:w="297" w:type="pct"/>
                <w:vAlign w:val="center"/>
              </w:tcPr>
              <w:p w14:paraId="6C93F43E"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[63]</w:t>
                </w:r>
              </w:p>
            </w:tc>
          </w:sdtContent>
        </w:sdt>
      </w:tr>
      <w:tr w:rsidR="00620656" w:rsidRPr="00F351BA" w14:paraId="4431BCE2" w14:textId="77777777" w:rsidTr="00570901">
        <w:trPr>
          <w:jc w:val="center"/>
        </w:trPr>
        <w:tc>
          <w:tcPr>
            <w:tcW w:w="1137" w:type="pct"/>
            <w:tcMar>
              <w:top w:w="75" w:type="dxa"/>
              <w:left w:w="70" w:type="dxa"/>
              <w:bottom w:w="75" w:type="dxa"/>
              <w:right w:w="70" w:type="dxa"/>
            </w:tcMar>
            <w:vAlign w:val="center"/>
          </w:tcPr>
          <w:p w14:paraId="4475D664"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77AE9E95" w14:textId="77777777" w:rsidR="00620656" w:rsidRPr="00F351BA" w:rsidRDefault="00620656" w:rsidP="00570901">
            <w:pPr>
              <w:spacing w:before="100" w:beforeAutospacing="1" w:line="240" w:lineRule="auto"/>
              <w:jc w:val="center"/>
              <w:rPr>
                <w:sz w:val="20"/>
                <w:szCs w:val="20"/>
              </w:rPr>
            </w:pPr>
            <w:r w:rsidRPr="00F351BA">
              <w:rPr>
                <w:sz w:val="20"/>
                <w:szCs w:val="20"/>
              </w:rPr>
              <w:t>Reversible/irreversible resistance → oil/water separation efficiency</w:t>
            </w:r>
          </w:p>
        </w:tc>
        <w:tc>
          <w:tcPr>
            <w:tcW w:w="1009" w:type="pct"/>
            <w:tcMar>
              <w:top w:w="75" w:type="dxa"/>
              <w:left w:w="70" w:type="dxa"/>
              <w:bottom w:w="75" w:type="dxa"/>
              <w:right w:w="70" w:type="dxa"/>
            </w:tcMar>
            <w:vAlign w:val="center"/>
          </w:tcPr>
          <w:p w14:paraId="0106AC53" w14:textId="77777777" w:rsidR="00620656" w:rsidRPr="00F351BA" w:rsidRDefault="00620656" w:rsidP="00570901">
            <w:pPr>
              <w:spacing w:before="100" w:beforeAutospacing="1" w:line="240" w:lineRule="auto"/>
              <w:jc w:val="center"/>
              <w:rPr>
                <w:sz w:val="20"/>
                <w:szCs w:val="20"/>
              </w:rPr>
            </w:pPr>
            <w:r w:rsidRPr="00F351BA">
              <w:rPr>
                <w:sz w:val="20"/>
                <w:szCs w:val="20"/>
              </w:rPr>
              <w:t>BPNN</w:t>
            </w:r>
          </w:p>
        </w:tc>
        <w:tc>
          <w:tcPr>
            <w:tcW w:w="1073" w:type="pct"/>
            <w:tcMar>
              <w:top w:w="75" w:type="dxa"/>
              <w:left w:w="70" w:type="dxa"/>
              <w:bottom w:w="75" w:type="dxa"/>
              <w:right w:w="70" w:type="dxa"/>
            </w:tcMar>
            <w:vAlign w:val="center"/>
          </w:tcPr>
          <w:p w14:paraId="780D98BB" w14:textId="77777777" w:rsidR="00620656" w:rsidRPr="00F351BA" w:rsidRDefault="00620656" w:rsidP="00570901">
            <w:pPr>
              <w:spacing w:before="100" w:beforeAutospacing="1" w:line="240" w:lineRule="auto"/>
              <w:jc w:val="center"/>
              <w:rPr>
                <w:sz w:val="20"/>
                <w:szCs w:val="20"/>
              </w:rPr>
            </w:pPr>
            <w:r w:rsidRPr="00F351BA">
              <w:rPr>
                <w:sz w:val="20"/>
                <w:szCs w:val="20"/>
              </w:rPr>
              <w:t>MOF-5@PDA improved performance; BPNN predicted well</w:t>
            </w:r>
          </w:p>
        </w:tc>
        <w:sdt>
          <w:sdtPr>
            <w:rPr>
              <w:color w:val="000000"/>
              <w:sz w:val="20"/>
              <w:szCs w:val="20"/>
            </w:rPr>
            <w:tag w:val="MENDELEY_CITATION_v3_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"/>
            <w:id w:val="-1781409321"/>
            <w:placeholder>
              <w:docPart w:val="2DC797776C5945E5A326234568F3CF25"/>
            </w:placeholder>
          </w:sdtPr>
          <w:sdtContent>
            <w:tc>
              <w:tcPr>
                <w:tcW w:w="297" w:type="pct"/>
                <w:vAlign w:val="center"/>
              </w:tcPr>
              <w:p w14:paraId="3CA9410F"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[64]</w:t>
                </w:r>
              </w:p>
            </w:tc>
          </w:sdtContent>
        </w:sdt>
      </w:tr>
      <w:tr w:rsidR="00620656" w:rsidRPr="00F351BA" w14:paraId="345E0337" w14:textId="77777777" w:rsidTr="00570901">
        <w:trPr>
          <w:jc w:val="center"/>
        </w:trPr>
        <w:tc>
          <w:tcPr>
            <w:tcW w:w="1137" w:type="pct"/>
            <w:tcMar>
              <w:top w:w="75" w:type="dxa"/>
              <w:left w:w="70" w:type="dxa"/>
              <w:bottom w:w="75" w:type="dxa"/>
              <w:right w:w="70" w:type="dxa"/>
            </w:tcMar>
            <w:vAlign w:val="center"/>
          </w:tcPr>
          <w:p w14:paraId="4327FB2D" w14:textId="77777777" w:rsidR="00620656" w:rsidRPr="00F351BA" w:rsidRDefault="00620656" w:rsidP="00570901">
            <w:pPr>
              <w:spacing w:before="100" w:beforeAutospacing="1" w:line="240" w:lineRule="auto"/>
              <w:jc w:val="center"/>
              <w:rPr>
                <w:sz w:val="20"/>
                <w:szCs w:val="20"/>
              </w:rPr>
            </w:pPr>
            <w:r w:rsidRPr="00F351BA">
              <w:rPr>
                <w:sz w:val="20"/>
                <w:szCs w:val="20"/>
              </w:rPr>
              <w:lastRenderedPageBreak/>
              <w:t>Water treatment</w:t>
            </w:r>
          </w:p>
        </w:tc>
        <w:tc>
          <w:tcPr>
            <w:tcW w:w="1483" w:type="pct"/>
            <w:tcMar>
              <w:top w:w="75" w:type="dxa"/>
              <w:left w:w="70" w:type="dxa"/>
              <w:bottom w:w="75" w:type="dxa"/>
              <w:right w:w="70" w:type="dxa"/>
            </w:tcMar>
            <w:vAlign w:val="center"/>
          </w:tcPr>
          <w:p w14:paraId="6FDBB55A" w14:textId="77777777" w:rsidR="00620656" w:rsidRPr="00F351BA" w:rsidRDefault="00620656" w:rsidP="00570901">
            <w:pPr>
              <w:spacing w:before="100" w:beforeAutospacing="1" w:line="240" w:lineRule="auto"/>
              <w:jc w:val="center"/>
              <w:rPr>
                <w:sz w:val="20"/>
                <w:szCs w:val="20"/>
              </w:rPr>
            </w:pPr>
            <w:r w:rsidRPr="00F351BA">
              <w:rPr>
                <w:sz w:val="20"/>
                <w:szCs w:val="20"/>
              </w:rPr>
              <w:t>Membrane props → Lp, selectivity, trade-off coefficient</w:t>
            </w:r>
          </w:p>
        </w:tc>
        <w:tc>
          <w:tcPr>
            <w:tcW w:w="1009" w:type="pct"/>
            <w:tcMar>
              <w:top w:w="75" w:type="dxa"/>
              <w:left w:w="70" w:type="dxa"/>
              <w:bottom w:w="75" w:type="dxa"/>
              <w:right w:w="70" w:type="dxa"/>
            </w:tcMar>
            <w:vAlign w:val="center"/>
          </w:tcPr>
          <w:p w14:paraId="5AC92CE3" w14:textId="77777777" w:rsidR="00620656" w:rsidRPr="00F351BA" w:rsidRDefault="00620656" w:rsidP="00570901">
            <w:pPr>
              <w:spacing w:before="100" w:beforeAutospacing="1" w:line="240" w:lineRule="auto"/>
              <w:jc w:val="center"/>
              <w:rPr>
                <w:sz w:val="20"/>
                <w:szCs w:val="20"/>
              </w:rPr>
            </w:pPr>
            <w:r w:rsidRPr="00F351BA">
              <w:rPr>
                <w:sz w:val="20"/>
                <w:szCs w:val="20"/>
              </w:rPr>
              <w:t>RF</w:t>
            </w:r>
          </w:p>
        </w:tc>
        <w:tc>
          <w:tcPr>
            <w:tcW w:w="1073" w:type="pct"/>
            <w:tcMar>
              <w:top w:w="75" w:type="dxa"/>
              <w:left w:w="70" w:type="dxa"/>
              <w:bottom w:w="75" w:type="dxa"/>
              <w:right w:w="70" w:type="dxa"/>
            </w:tcMar>
            <w:vAlign w:val="center"/>
          </w:tcPr>
          <w:p w14:paraId="72CBEF95" w14:textId="77777777" w:rsidR="00620656" w:rsidRPr="00F351BA" w:rsidRDefault="00620656" w:rsidP="00570901">
            <w:pPr>
              <w:spacing w:before="100" w:beforeAutospacing="1" w:line="240" w:lineRule="auto"/>
              <w:jc w:val="center"/>
              <w:rPr>
                <w:sz w:val="20"/>
                <w:szCs w:val="20"/>
              </w:rPr>
            </w:pPr>
            <w:r w:rsidRPr="00F351BA">
              <w:rPr>
                <w:sz w:val="20"/>
                <w:szCs w:val="20"/>
              </w:rPr>
              <w:t>Trade-off coefficient distinguished top membranes</w:t>
            </w:r>
          </w:p>
        </w:tc>
        <w:sdt>
          <w:sdtPr>
            <w:rPr>
              <w:color w:val="000000"/>
              <w:sz w:val="20"/>
              <w:szCs w:val="20"/>
            </w:rPr>
            <w:tag w:val="MENDELEY_CITATION_v3_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"/>
            <w:id w:val="-1507586100"/>
            <w:placeholder>
              <w:docPart w:val="2DC797776C5945E5A326234568F3CF25"/>
            </w:placeholder>
          </w:sdtPr>
          <w:sdtContent>
            <w:tc>
              <w:tcPr>
                <w:tcW w:w="297" w:type="pct"/>
                <w:vAlign w:val="center"/>
              </w:tcPr>
              <w:p w14:paraId="14B30F48"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[65]</w:t>
                </w:r>
              </w:p>
            </w:tc>
          </w:sdtContent>
        </w:sdt>
      </w:tr>
      <w:tr w:rsidR="00620656" w:rsidRPr="00F351BA" w14:paraId="74C74E5E" w14:textId="77777777" w:rsidTr="00570901">
        <w:trPr>
          <w:jc w:val="center"/>
        </w:trPr>
        <w:tc>
          <w:tcPr>
            <w:tcW w:w="1137" w:type="pct"/>
            <w:tcMar>
              <w:top w:w="75" w:type="dxa"/>
              <w:left w:w="70" w:type="dxa"/>
              <w:bottom w:w="75" w:type="dxa"/>
              <w:right w:w="70" w:type="dxa"/>
            </w:tcMar>
            <w:vAlign w:val="center"/>
          </w:tcPr>
          <w:p w14:paraId="15AE2874" w14:textId="77777777" w:rsidR="00620656" w:rsidRPr="00F351BA" w:rsidRDefault="00620656" w:rsidP="00570901">
            <w:pPr>
              <w:spacing w:before="100" w:beforeAutospacing="1" w:line="240" w:lineRule="auto"/>
              <w:jc w:val="center"/>
              <w:rPr>
                <w:sz w:val="20"/>
                <w:szCs w:val="20"/>
              </w:rPr>
            </w:pPr>
            <w:r w:rsidRPr="00F351BA">
              <w:rPr>
                <w:sz w:val="20"/>
                <w:szCs w:val="20"/>
              </w:rPr>
              <w:t>Energy</w:t>
            </w:r>
          </w:p>
        </w:tc>
        <w:tc>
          <w:tcPr>
            <w:tcW w:w="1483" w:type="pct"/>
            <w:tcMar>
              <w:top w:w="75" w:type="dxa"/>
              <w:left w:w="70" w:type="dxa"/>
              <w:bottom w:w="75" w:type="dxa"/>
              <w:right w:w="70" w:type="dxa"/>
            </w:tcMar>
            <w:vAlign w:val="center"/>
          </w:tcPr>
          <w:p w14:paraId="5552AAF4" w14:textId="77777777" w:rsidR="00620656" w:rsidRPr="00F351BA" w:rsidRDefault="00620656" w:rsidP="00570901">
            <w:pPr>
              <w:spacing w:before="100" w:beforeAutospacing="1" w:line="240" w:lineRule="auto"/>
              <w:jc w:val="center"/>
              <w:rPr>
                <w:sz w:val="20"/>
                <w:szCs w:val="20"/>
              </w:rPr>
            </w:pPr>
            <w:r w:rsidRPr="00F351BA">
              <w:rPr>
                <w:sz w:val="20"/>
                <w:szCs w:val="20"/>
              </w:rPr>
              <w:t>AEM composition/props → current density</w:t>
            </w:r>
          </w:p>
        </w:tc>
        <w:tc>
          <w:tcPr>
            <w:tcW w:w="1009" w:type="pct"/>
            <w:tcMar>
              <w:top w:w="75" w:type="dxa"/>
              <w:left w:w="70" w:type="dxa"/>
              <w:bottom w:w="75" w:type="dxa"/>
              <w:right w:w="70" w:type="dxa"/>
            </w:tcMar>
            <w:vAlign w:val="center"/>
          </w:tcPr>
          <w:p w14:paraId="5F75310C" w14:textId="77777777" w:rsidR="00620656" w:rsidRPr="00F351BA" w:rsidRDefault="00620656" w:rsidP="00570901">
            <w:pPr>
              <w:spacing w:before="100" w:beforeAutospacing="1" w:line="240" w:lineRule="auto"/>
              <w:jc w:val="center"/>
              <w:rPr>
                <w:sz w:val="20"/>
                <w:szCs w:val="20"/>
              </w:rPr>
            </w:pPr>
            <w:r w:rsidRPr="00F351BA">
              <w:rPr>
                <w:sz w:val="20"/>
                <w:szCs w:val="20"/>
              </w:rPr>
              <w:t>GBR, RF, LightGBM, XGBoost, CatBoost</w:t>
            </w:r>
          </w:p>
        </w:tc>
        <w:tc>
          <w:tcPr>
            <w:tcW w:w="1073" w:type="pct"/>
            <w:tcMar>
              <w:top w:w="75" w:type="dxa"/>
              <w:left w:w="70" w:type="dxa"/>
              <w:bottom w:w="75" w:type="dxa"/>
              <w:right w:w="70" w:type="dxa"/>
            </w:tcMar>
            <w:vAlign w:val="center"/>
          </w:tcPr>
          <w:p w14:paraId="2DE79478" w14:textId="77777777" w:rsidR="00620656" w:rsidRPr="00F351BA" w:rsidRDefault="00620656" w:rsidP="00570901">
            <w:pPr>
              <w:spacing w:before="100" w:beforeAutospacing="1" w:line="240" w:lineRule="auto"/>
              <w:jc w:val="center"/>
              <w:rPr>
                <w:sz w:val="20"/>
                <w:szCs w:val="20"/>
              </w:rPr>
            </w:pPr>
            <w:r w:rsidRPr="00F351BA">
              <w:rPr>
                <w:sz w:val="20"/>
                <w:szCs w:val="20"/>
              </w:rPr>
              <w:t>CatBoost/RF best (R²=0.95/0.91); ion conductivity dominant</w:t>
            </w:r>
          </w:p>
        </w:tc>
        <w:sdt>
          <w:sdtPr>
            <w:rPr>
              <w:color w:val="000000"/>
              <w:sz w:val="20"/>
              <w:szCs w:val="20"/>
            </w:rPr>
            <w:tag w:val="MENDELEY_CITATION_v3_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"/>
            <w:id w:val="1653863302"/>
            <w:placeholder>
              <w:docPart w:val="2DC797776C5945E5A326234568F3CF25"/>
            </w:placeholder>
          </w:sdtPr>
          <w:sdtContent>
            <w:tc>
              <w:tcPr>
                <w:tcW w:w="297" w:type="pct"/>
                <w:vAlign w:val="center"/>
              </w:tcPr>
              <w:p w14:paraId="283783C8"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[66]</w:t>
                </w:r>
              </w:p>
            </w:tc>
          </w:sdtContent>
        </w:sdt>
      </w:tr>
      <w:tr w:rsidR="00620656" w:rsidRPr="00F351BA" w14:paraId="126009E3" w14:textId="77777777" w:rsidTr="00570901">
        <w:trPr>
          <w:jc w:val="center"/>
        </w:trPr>
        <w:tc>
          <w:tcPr>
            <w:tcW w:w="1137" w:type="pct"/>
            <w:tcMar>
              <w:top w:w="75" w:type="dxa"/>
              <w:left w:w="70" w:type="dxa"/>
              <w:bottom w:w="75" w:type="dxa"/>
              <w:right w:w="70" w:type="dxa"/>
            </w:tcMar>
            <w:vAlign w:val="center"/>
          </w:tcPr>
          <w:p w14:paraId="1D166DA1" w14:textId="77777777" w:rsidR="00620656" w:rsidRPr="00F351BA" w:rsidRDefault="00620656" w:rsidP="00570901">
            <w:pPr>
              <w:spacing w:before="100" w:beforeAutospacing="1" w:line="240" w:lineRule="auto"/>
              <w:jc w:val="center"/>
              <w:rPr>
                <w:sz w:val="20"/>
                <w:szCs w:val="20"/>
              </w:rPr>
            </w:pPr>
            <w:r w:rsidRPr="00F351BA">
              <w:rPr>
                <w:sz w:val="20"/>
                <w:szCs w:val="20"/>
              </w:rPr>
              <w:t>Energy</w:t>
            </w:r>
          </w:p>
        </w:tc>
        <w:tc>
          <w:tcPr>
            <w:tcW w:w="1483" w:type="pct"/>
            <w:tcMar>
              <w:top w:w="75" w:type="dxa"/>
              <w:left w:w="70" w:type="dxa"/>
              <w:bottom w:w="75" w:type="dxa"/>
              <w:right w:w="70" w:type="dxa"/>
            </w:tcMar>
            <w:vAlign w:val="center"/>
          </w:tcPr>
          <w:p w14:paraId="0078682C" w14:textId="77777777" w:rsidR="00620656" w:rsidRPr="00F351BA" w:rsidRDefault="00620656" w:rsidP="00570901">
            <w:pPr>
              <w:spacing w:before="100" w:beforeAutospacing="1" w:line="240" w:lineRule="auto"/>
              <w:jc w:val="center"/>
              <w:rPr>
                <w:sz w:val="20"/>
                <w:szCs w:val="20"/>
              </w:rPr>
            </w:pPr>
            <w:r w:rsidRPr="00F351BA">
              <w:rPr>
                <w:sz w:val="20"/>
                <w:szCs w:val="20"/>
              </w:rPr>
              <w:t>Polymer properties → proton conductivity, hydration number</w:t>
            </w:r>
          </w:p>
        </w:tc>
        <w:tc>
          <w:tcPr>
            <w:tcW w:w="1009" w:type="pct"/>
            <w:tcMar>
              <w:top w:w="75" w:type="dxa"/>
              <w:left w:w="70" w:type="dxa"/>
              <w:bottom w:w="75" w:type="dxa"/>
              <w:right w:w="70" w:type="dxa"/>
            </w:tcMar>
            <w:vAlign w:val="center"/>
          </w:tcPr>
          <w:p w14:paraId="264119AE" w14:textId="77777777" w:rsidR="00620656" w:rsidRPr="00F351BA" w:rsidRDefault="00620656" w:rsidP="00570901">
            <w:pPr>
              <w:spacing w:before="100" w:beforeAutospacing="1" w:line="240" w:lineRule="auto"/>
              <w:jc w:val="center"/>
              <w:rPr>
                <w:sz w:val="20"/>
                <w:szCs w:val="20"/>
              </w:rPr>
            </w:pPr>
            <w:r w:rsidRPr="00F351BA">
              <w:rPr>
                <w:sz w:val="20"/>
                <w:szCs w:val="20"/>
              </w:rPr>
              <w:t>LASSO, ANN, RF, XGBoost</w:t>
            </w:r>
          </w:p>
        </w:tc>
        <w:tc>
          <w:tcPr>
            <w:tcW w:w="1073" w:type="pct"/>
            <w:tcMar>
              <w:top w:w="75" w:type="dxa"/>
              <w:left w:w="70" w:type="dxa"/>
              <w:bottom w:w="75" w:type="dxa"/>
              <w:right w:w="70" w:type="dxa"/>
            </w:tcMar>
            <w:vAlign w:val="center"/>
          </w:tcPr>
          <w:p w14:paraId="2A82FCCF" w14:textId="77777777" w:rsidR="00620656" w:rsidRPr="00F351BA" w:rsidRDefault="00620656" w:rsidP="00570901">
            <w:pPr>
              <w:spacing w:before="100" w:beforeAutospacing="1" w:line="240" w:lineRule="auto"/>
              <w:jc w:val="center"/>
              <w:rPr>
                <w:sz w:val="20"/>
                <w:szCs w:val="20"/>
              </w:rPr>
            </w:pPr>
            <w:r w:rsidRPr="00F351BA">
              <w:rPr>
                <w:sz w:val="20"/>
                <w:szCs w:val="20"/>
              </w:rPr>
              <w:t>RF: IECv is decisive parameter</w:t>
            </w:r>
          </w:p>
        </w:tc>
        <w:sdt>
          <w:sdtPr>
            <w:rPr>
              <w:color w:val="000000"/>
              <w:sz w:val="20"/>
              <w:szCs w:val="20"/>
            </w:rPr>
            <w:tag w:val="MENDELEY_CITATION_v3_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"/>
            <w:id w:val="1869863858"/>
            <w:placeholder>
              <w:docPart w:val="2DC797776C5945E5A326234568F3CF25"/>
            </w:placeholder>
          </w:sdtPr>
          <w:sdtContent>
            <w:tc>
              <w:tcPr>
                <w:tcW w:w="297" w:type="pct"/>
                <w:vAlign w:val="center"/>
              </w:tcPr>
              <w:p w14:paraId="7E2952F2"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[67]</w:t>
                </w:r>
              </w:p>
            </w:tc>
          </w:sdtContent>
        </w:sdt>
      </w:tr>
      <w:tr w:rsidR="00620656" w:rsidRPr="00F351BA" w14:paraId="71110E91" w14:textId="77777777" w:rsidTr="00570901">
        <w:trPr>
          <w:jc w:val="center"/>
        </w:trPr>
        <w:tc>
          <w:tcPr>
            <w:tcW w:w="1137" w:type="pct"/>
            <w:tcMar>
              <w:top w:w="75" w:type="dxa"/>
              <w:left w:w="70" w:type="dxa"/>
              <w:bottom w:w="75" w:type="dxa"/>
              <w:right w:w="70" w:type="dxa"/>
            </w:tcMar>
            <w:vAlign w:val="center"/>
          </w:tcPr>
          <w:p w14:paraId="0967FDFE"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7587B969" w14:textId="77777777" w:rsidR="00620656" w:rsidRPr="00F351BA" w:rsidRDefault="00620656" w:rsidP="00570901">
            <w:pPr>
              <w:spacing w:before="100" w:beforeAutospacing="1" w:line="240" w:lineRule="auto"/>
              <w:jc w:val="center"/>
              <w:rPr>
                <w:sz w:val="20"/>
                <w:szCs w:val="20"/>
              </w:rPr>
            </w:pPr>
            <w:r w:rsidRPr="00F351BA">
              <w:rPr>
                <w:sz w:val="20"/>
                <w:szCs w:val="20"/>
              </w:rPr>
              <w:t>Thickness, cation radius, time → relative resistivity</w:t>
            </w:r>
          </w:p>
        </w:tc>
        <w:tc>
          <w:tcPr>
            <w:tcW w:w="1009" w:type="pct"/>
            <w:tcMar>
              <w:top w:w="75" w:type="dxa"/>
              <w:left w:w="70" w:type="dxa"/>
              <w:bottom w:w="75" w:type="dxa"/>
              <w:right w:w="70" w:type="dxa"/>
            </w:tcMar>
            <w:vAlign w:val="center"/>
          </w:tcPr>
          <w:p w14:paraId="72E0DD90" w14:textId="77777777" w:rsidR="00620656" w:rsidRPr="00F351BA" w:rsidRDefault="00620656" w:rsidP="00570901">
            <w:pPr>
              <w:spacing w:before="100" w:beforeAutospacing="1" w:line="240" w:lineRule="auto"/>
              <w:jc w:val="center"/>
              <w:rPr>
                <w:sz w:val="20"/>
                <w:szCs w:val="20"/>
              </w:rPr>
            </w:pPr>
            <w:r w:rsidRPr="00F351BA">
              <w:rPr>
                <w:sz w:val="20"/>
                <w:szCs w:val="20"/>
              </w:rPr>
              <w:t>ANN</w:t>
            </w:r>
          </w:p>
        </w:tc>
        <w:tc>
          <w:tcPr>
            <w:tcW w:w="1073" w:type="pct"/>
            <w:tcMar>
              <w:top w:w="75" w:type="dxa"/>
              <w:left w:w="70" w:type="dxa"/>
              <w:bottom w:w="75" w:type="dxa"/>
              <w:right w:w="70" w:type="dxa"/>
            </w:tcMar>
            <w:vAlign w:val="center"/>
          </w:tcPr>
          <w:p w14:paraId="37A0D739" w14:textId="77777777" w:rsidR="00620656" w:rsidRPr="00F351BA" w:rsidRDefault="00620656" w:rsidP="00570901">
            <w:pPr>
              <w:spacing w:before="100" w:beforeAutospacing="1" w:line="240" w:lineRule="auto"/>
              <w:jc w:val="center"/>
              <w:rPr>
                <w:sz w:val="20"/>
                <w:szCs w:val="20"/>
              </w:rPr>
            </w:pPr>
            <w:r w:rsidRPr="00F351BA">
              <w:rPr>
                <w:sz w:val="20"/>
                <w:szCs w:val="20"/>
              </w:rPr>
              <w:t>Shallow ANN predicted well; used for rejection mapping</w:t>
            </w:r>
          </w:p>
        </w:tc>
        <w:sdt>
          <w:sdtPr>
            <w:rPr>
              <w:color w:val="000000"/>
              <w:sz w:val="20"/>
              <w:szCs w:val="20"/>
            </w:rPr>
            <w:tag w:val="MENDELEY_CITATION_v3_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"/>
            <w:id w:val="-1601478429"/>
            <w:placeholder>
              <w:docPart w:val="2DC797776C5945E5A326234568F3CF25"/>
            </w:placeholder>
          </w:sdtPr>
          <w:sdtContent>
            <w:tc>
              <w:tcPr>
                <w:tcW w:w="297" w:type="pct"/>
                <w:vAlign w:val="center"/>
              </w:tcPr>
              <w:p w14:paraId="306D6D91"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[68]</w:t>
                </w:r>
              </w:p>
            </w:tc>
          </w:sdtContent>
        </w:sdt>
      </w:tr>
      <w:tr w:rsidR="00620656" w:rsidRPr="00F351BA" w14:paraId="773691B6" w14:textId="77777777" w:rsidTr="00570901">
        <w:trPr>
          <w:jc w:val="center"/>
        </w:trPr>
        <w:tc>
          <w:tcPr>
            <w:tcW w:w="1137" w:type="pct"/>
            <w:tcMar>
              <w:top w:w="75" w:type="dxa"/>
              <w:left w:w="70" w:type="dxa"/>
              <w:bottom w:w="75" w:type="dxa"/>
              <w:right w:w="70" w:type="dxa"/>
            </w:tcMar>
            <w:vAlign w:val="center"/>
          </w:tcPr>
          <w:p w14:paraId="3668C80A" w14:textId="77777777" w:rsidR="00620656" w:rsidRPr="00F351BA" w:rsidRDefault="00620656" w:rsidP="00570901">
            <w:pPr>
              <w:spacing w:before="100" w:beforeAutospacing="1" w:line="240" w:lineRule="auto"/>
              <w:jc w:val="center"/>
              <w:rPr>
                <w:sz w:val="20"/>
                <w:szCs w:val="20"/>
              </w:rPr>
            </w:pPr>
            <w:r w:rsidRPr="00F351BA">
              <w:rPr>
                <w:sz w:val="20"/>
                <w:szCs w:val="20"/>
              </w:rPr>
              <w:t>Energy</w:t>
            </w:r>
          </w:p>
        </w:tc>
        <w:tc>
          <w:tcPr>
            <w:tcW w:w="1483" w:type="pct"/>
            <w:tcMar>
              <w:top w:w="75" w:type="dxa"/>
              <w:left w:w="70" w:type="dxa"/>
              <w:bottom w:w="75" w:type="dxa"/>
              <w:right w:w="70" w:type="dxa"/>
            </w:tcMar>
            <w:vAlign w:val="center"/>
          </w:tcPr>
          <w:p w14:paraId="6CCEE8BE" w14:textId="77777777" w:rsidR="00620656" w:rsidRPr="00F351BA" w:rsidRDefault="00620656" w:rsidP="00570901">
            <w:pPr>
              <w:spacing w:before="100" w:beforeAutospacing="1" w:line="240" w:lineRule="auto"/>
              <w:jc w:val="center"/>
              <w:rPr>
                <w:sz w:val="20"/>
                <w:szCs w:val="20"/>
              </w:rPr>
            </w:pPr>
            <w:r w:rsidRPr="00F351BA">
              <w:rPr>
                <w:sz w:val="20"/>
                <w:szCs w:val="20"/>
              </w:rPr>
              <w:t>Feature set → ion conductivity at 80°C</w:t>
            </w:r>
          </w:p>
        </w:tc>
        <w:tc>
          <w:tcPr>
            <w:tcW w:w="1009" w:type="pct"/>
            <w:tcMar>
              <w:top w:w="75" w:type="dxa"/>
              <w:left w:w="70" w:type="dxa"/>
              <w:bottom w:w="75" w:type="dxa"/>
              <w:right w:w="70" w:type="dxa"/>
            </w:tcMar>
            <w:vAlign w:val="center"/>
          </w:tcPr>
          <w:p w14:paraId="58C3BB4E" w14:textId="77777777" w:rsidR="00620656" w:rsidRPr="00F351BA" w:rsidRDefault="00620656" w:rsidP="00570901">
            <w:pPr>
              <w:spacing w:before="100" w:beforeAutospacing="1" w:line="240" w:lineRule="auto"/>
              <w:jc w:val="center"/>
              <w:rPr>
                <w:sz w:val="20"/>
                <w:szCs w:val="20"/>
              </w:rPr>
            </w:pPr>
            <w:r w:rsidRPr="00F351BA">
              <w:rPr>
                <w:sz w:val="20"/>
                <w:szCs w:val="20"/>
              </w:rPr>
              <w:t>GPR, SVR, RF, ANN</w:t>
            </w:r>
          </w:p>
        </w:tc>
        <w:tc>
          <w:tcPr>
            <w:tcW w:w="1073" w:type="pct"/>
            <w:tcMar>
              <w:top w:w="75" w:type="dxa"/>
              <w:left w:w="70" w:type="dxa"/>
              <w:bottom w:w="75" w:type="dxa"/>
              <w:right w:w="70" w:type="dxa"/>
            </w:tcMar>
            <w:vAlign w:val="center"/>
          </w:tcPr>
          <w:p w14:paraId="67F589F5" w14:textId="77777777" w:rsidR="00620656" w:rsidRPr="00F351BA" w:rsidRDefault="00620656" w:rsidP="00570901">
            <w:pPr>
              <w:spacing w:before="100" w:beforeAutospacing="1" w:line="240" w:lineRule="auto"/>
              <w:jc w:val="center"/>
              <w:rPr>
                <w:sz w:val="20"/>
                <w:szCs w:val="20"/>
              </w:rPr>
            </w:pPr>
            <w:r w:rsidRPr="00F351BA">
              <w:rPr>
                <w:sz w:val="20"/>
                <w:szCs w:val="20"/>
              </w:rPr>
              <w:t>FCNN best fit; led to anilinium-based AEM design</w:t>
            </w:r>
          </w:p>
        </w:tc>
        <w:sdt>
          <w:sdtPr>
            <w:rPr>
              <w:color w:val="000000"/>
              <w:sz w:val="20"/>
              <w:szCs w:val="20"/>
            </w:rPr>
            <w:tag w:val="MENDELEY_CITATION_v3_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"/>
            <w:id w:val="109021619"/>
            <w:placeholder>
              <w:docPart w:val="2DC797776C5945E5A326234568F3CF25"/>
            </w:placeholder>
          </w:sdtPr>
          <w:sdtContent>
            <w:tc>
              <w:tcPr>
                <w:tcW w:w="297" w:type="pct"/>
                <w:vAlign w:val="center"/>
              </w:tcPr>
              <w:p w14:paraId="51BA680D"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[69]</w:t>
                </w:r>
              </w:p>
            </w:tc>
          </w:sdtContent>
        </w:sdt>
      </w:tr>
      <w:tr w:rsidR="00620656" w:rsidRPr="00F351BA" w14:paraId="52980470" w14:textId="77777777" w:rsidTr="00570901">
        <w:trPr>
          <w:jc w:val="center"/>
        </w:trPr>
        <w:tc>
          <w:tcPr>
            <w:tcW w:w="1137" w:type="pct"/>
            <w:tcMar>
              <w:top w:w="75" w:type="dxa"/>
              <w:left w:w="70" w:type="dxa"/>
              <w:bottom w:w="75" w:type="dxa"/>
              <w:right w:w="70" w:type="dxa"/>
            </w:tcMar>
            <w:vAlign w:val="center"/>
          </w:tcPr>
          <w:p w14:paraId="0380EEE7"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0459CA18" w14:textId="77777777" w:rsidR="00620656" w:rsidRPr="00F351BA" w:rsidRDefault="00620656" w:rsidP="00570901">
            <w:pPr>
              <w:spacing w:before="100" w:beforeAutospacing="1" w:line="240" w:lineRule="auto"/>
              <w:jc w:val="center"/>
              <w:rPr>
                <w:sz w:val="20"/>
                <w:szCs w:val="20"/>
              </w:rPr>
            </w:pPr>
            <w:r w:rsidRPr="00F351BA">
              <w:rPr>
                <w:sz w:val="20"/>
                <w:szCs w:val="20"/>
              </w:rPr>
              <w:t>Size ratio, charge product, zeta, WCA, logD → OMP rejection</w:t>
            </w:r>
          </w:p>
        </w:tc>
        <w:tc>
          <w:tcPr>
            <w:tcW w:w="1009" w:type="pct"/>
            <w:tcMar>
              <w:top w:w="75" w:type="dxa"/>
              <w:left w:w="70" w:type="dxa"/>
              <w:bottom w:w="75" w:type="dxa"/>
              <w:right w:w="70" w:type="dxa"/>
            </w:tcMar>
            <w:vAlign w:val="center"/>
          </w:tcPr>
          <w:p w14:paraId="03AABAB6" w14:textId="77777777" w:rsidR="00620656" w:rsidRPr="00F351BA" w:rsidRDefault="00620656" w:rsidP="00570901">
            <w:pPr>
              <w:spacing w:before="100" w:beforeAutospacing="1" w:line="240" w:lineRule="auto"/>
              <w:jc w:val="center"/>
              <w:rPr>
                <w:sz w:val="20"/>
                <w:szCs w:val="20"/>
              </w:rPr>
            </w:pPr>
            <w:r w:rsidRPr="00F351BA">
              <w:rPr>
                <w:sz w:val="20"/>
                <w:szCs w:val="20"/>
              </w:rPr>
              <w:t>MLR, SVM, XGBoost</w:t>
            </w:r>
          </w:p>
        </w:tc>
        <w:tc>
          <w:tcPr>
            <w:tcW w:w="1073" w:type="pct"/>
            <w:tcMar>
              <w:top w:w="75" w:type="dxa"/>
              <w:left w:w="70" w:type="dxa"/>
              <w:bottom w:w="75" w:type="dxa"/>
              <w:right w:w="70" w:type="dxa"/>
            </w:tcMar>
            <w:vAlign w:val="center"/>
          </w:tcPr>
          <w:p w14:paraId="47C9903D" w14:textId="77777777" w:rsidR="00620656" w:rsidRPr="00F351BA" w:rsidRDefault="00620656" w:rsidP="00570901">
            <w:pPr>
              <w:spacing w:before="100" w:beforeAutospacing="1" w:line="240" w:lineRule="auto"/>
              <w:jc w:val="center"/>
              <w:rPr>
                <w:sz w:val="20"/>
                <w:szCs w:val="20"/>
              </w:rPr>
            </w:pPr>
            <w:r w:rsidRPr="00F351BA">
              <w:rPr>
                <w:sz w:val="20"/>
                <w:szCs w:val="20"/>
              </w:rPr>
              <w:t>XGBoost best; size exclusion &amp; electrostatics key</w:t>
            </w:r>
          </w:p>
        </w:tc>
        <w:sdt>
          <w:sdtPr>
            <w:rPr>
              <w:color w:val="000000"/>
              <w:sz w:val="20"/>
              <w:szCs w:val="20"/>
            </w:rPr>
            <w:tag w:val="MENDELEY_CITATION_v3_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"/>
            <w:id w:val="-503520802"/>
            <w:placeholder>
              <w:docPart w:val="2DC797776C5945E5A326234568F3CF25"/>
            </w:placeholder>
          </w:sdtPr>
          <w:sdtContent>
            <w:tc>
              <w:tcPr>
                <w:tcW w:w="297" w:type="pct"/>
                <w:vAlign w:val="center"/>
              </w:tcPr>
              <w:p w14:paraId="1AAF4FE0"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[70]</w:t>
                </w:r>
              </w:p>
            </w:tc>
          </w:sdtContent>
        </w:sdt>
      </w:tr>
      <w:tr w:rsidR="00620656" w:rsidRPr="00F351BA" w14:paraId="77EB767B" w14:textId="77777777" w:rsidTr="00570901">
        <w:trPr>
          <w:jc w:val="center"/>
        </w:trPr>
        <w:tc>
          <w:tcPr>
            <w:tcW w:w="1137" w:type="pct"/>
            <w:tcMar>
              <w:top w:w="75" w:type="dxa"/>
              <w:left w:w="70" w:type="dxa"/>
              <w:bottom w:w="75" w:type="dxa"/>
              <w:right w:w="70" w:type="dxa"/>
            </w:tcMar>
            <w:vAlign w:val="center"/>
          </w:tcPr>
          <w:p w14:paraId="2CEF2224"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6CFD96AB" w14:textId="77777777" w:rsidR="00620656" w:rsidRPr="00F351BA" w:rsidRDefault="00620656" w:rsidP="00570901">
            <w:pPr>
              <w:spacing w:before="100" w:beforeAutospacing="1" w:line="240" w:lineRule="auto"/>
              <w:jc w:val="center"/>
              <w:rPr>
                <w:sz w:val="20"/>
                <w:szCs w:val="20"/>
              </w:rPr>
            </w:pPr>
            <w:r w:rsidRPr="00F351BA">
              <w:rPr>
                <w:sz w:val="20"/>
                <w:szCs w:val="20"/>
              </w:rPr>
              <w:t>Monomer fragments + fabrication → permeance, rejection (x2)</w:t>
            </w:r>
          </w:p>
        </w:tc>
        <w:tc>
          <w:tcPr>
            <w:tcW w:w="1009" w:type="pct"/>
            <w:tcMar>
              <w:top w:w="75" w:type="dxa"/>
              <w:left w:w="70" w:type="dxa"/>
              <w:bottom w:w="75" w:type="dxa"/>
              <w:right w:w="70" w:type="dxa"/>
            </w:tcMar>
            <w:vAlign w:val="center"/>
          </w:tcPr>
          <w:p w14:paraId="578A04EC" w14:textId="77777777" w:rsidR="00620656" w:rsidRPr="00F351BA" w:rsidRDefault="00620656" w:rsidP="00570901">
            <w:pPr>
              <w:spacing w:before="100" w:beforeAutospacing="1" w:line="240" w:lineRule="auto"/>
              <w:jc w:val="center"/>
              <w:rPr>
                <w:sz w:val="20"/>
                <w:szCs w:val="20"/>
              </w:rPr>
            </w:pPr>
            <w:r w:rsidRPr="00F351BA">
              <w:rPr>
                <w:sz w:val="20"/>
                <w:szCs w:val="20"/>
              </w:rPr>
              <w:t>Linear reg, KNN, DT, LightGBM, XGBoost, CatBoost</w:t>
            </w:r>
          </w:p>
        </w:tc>
        <w:tc>
          <w:tcPr>
            <w:tcW w:w="1073" w:type="pct"/>
            <w:tcMar>
              <w:top w:w="75" w:type="dxa"/>
              <w:left w:w="70" w:type="dxa"/>
              <w:bottom w:w="75" w:type="dxa"/>
              <w:right w:w="70" w:type="dxa"/>
            </w:tcMar>
            <w:vAlign w:val="center"/>
          </w:tcPr>
          <w:p w14:paraId="64EBB3AA" w14:textId="77777777" w:rsidR="00620656" w:rsidRPr="00F351BA" w:rsidRDefault="00620656" w:rsidP="00570901">
            <w:pPr>
              <w:spacing w:before="100" w:beforeAutospacing="1" w:line="240" w:lineRule="auto"/>
              <w:jc w:val="center"/>
              <w:rPr>
                <w:sz w:val="20"/>
                <w:szCs w:val="20"/>
              </w:rPr>
            </w:pPr>
            <w:r w:rsidRPr="00F351BA">
              <w:rPr>
                <w:sz w:val="20"/>
                <w:szCs w:val="20"/>
              </w:rPr>
              <w:t>CatBoost best; membranes with high permeance &amp; rejection found</w:t>
            </w:r>
          </w:p>
        </w:tc>
        <w:sdt>
          <w:sdtPr>
            <w:rPr>
              <w:color w:val="000000"/>
              <w:sz w:val="20"/>
              <w:szCs w:val="20"/>
            </w:rPr>
            <w:tag w:val="MENDELEY_CITATION_v3_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"/>
            <w:id w:val="1045641214"/>
            <w:placeholder>
              <w:docPart w:val="2DC797776C5945E5A326234568F3CF25"/>
            </w:placeholder>
          </w:sdtPr>
          <w:sdtContent>
            <w:tc>
              <w:tcPr>
                <w:tcW w:w="297" w:type="pct"/>
                <w:vAlign w:val="center"/>
              </w:tcPr>
              <w:p w14:paraId="41586A1B"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[71]</w:t>
                </w:r>
              </w:p>
            </w:tc>
          </w:sdtContent>
        </w:sdt>
      </w:tr>
      <w:tr w:rsidR="00620656" w:rsidRPr="00F351BA" w14:paraId="7951A609" w14:textId="77777777" w:rsidTr="00570901">
        <w:trPr>
          <w:jc w:val="center"/>
        </w:trPr>
        <w:tc>
          <w:tcPr>
            <w:tcW w:w="1137" w:type="pct"/>
            <w:tcMar>
              <w:top w:w="75" w:type="dxa"/>
              <w:left w:w="70" w:type="dxa"/>
              <w:bottom w:w="75" w:type="dxa"/>
              <w:right w:w="70" w:type="dxa"/>
            </w:tcMar>
            <w:vAlign w:val="center"/>
          </w:tcPr>
          <w:p w14:paraId="1F2D435F"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267E6290" w14:textId="77777777" w:rsidR="00620656" w:rsidRPr="00F351BA" w:rsidRDefault="00620656" w:rsidP="00570901">
            <w:pPr>
              <w:spacing w:before="100" w:beforeAutospacing="1" w:line="240" w:lineRule="auto"/>
              <w:jc w:val="center"/>
              <w:rPr>
                <w:sz w:val="20"/>
                <w:szCs w:val="20"/>
              </w:rPr>
            </w:pPr>
            <w:r w:rsidRPr="00F351BA">
              <w:rPr>
                <w:sz w:val="20"/>
                <w:szCs w:val="20"/>
              </w:rPr>
              <w:t>GO/POSS content, salinity, pressure → contact angle, salt rejection, flux</w:t>
            </w:r>
          </w:p>
        </w:tc>
        <w:tc>
          <w:tcPr>
            <w:tcW w:w="1009" w:type="pct"/>
            <w:tcMar>
              <w:top w:w="75" w:type="dxa"/>
              <w:left w:w="70" w:type="dxa"/>
              <w:bottom w:w="75" w:type="dxa"/>
              <w:right w:w="70" w:type="dxa"/>
            </w:tcMar>
            <w:vAlign w:val="center"/>
          </w:tcPr>
          <w:p w14:paraId="5997F9FD" w14:textId="77777777" w:rsidR="00620656" w:rsidRPr="00F351BA" w:rsidRDefault="00620656" w:rsidP="00570901">
            <w:pPr>
              <w:spacing w:before="100" w:beforeAutospacing="1" w:line="240" w:lineRule="auto"/>
              <w:jc w:val="center"/>
              <w:rPr>
                <w:sz w:val="20"/>
                <w:szCs w:val="20"/>
              </w:rPr>
            </w:pPr>
            <w:r w:rsidRPr="00F351BA">
              <w:rPr>
                <w:sz w:val="20"/>
                <w:szCs w:val="20"/>
              </w:rPr>
              <w:t>ANN</w:t>
            </w:r>
          </w:p>
        </w:tc>
        <w:tc>
          <w:tcPr>
            <w:tcW w:w="1073" w:type="pct"/>
            <w:tcMar>
              <w:top w:w="75" w:type="dxa"/>
              <w:left w:w="70" w:type="dxa"/>
              <w:bottom w:w="75" w:type="dxa"/>
              <w:right w:w="70" w:type="dxa"/>
            </w:tcMar>
            <w:vAlign w:val="center"/>
          </w:tcPr>
          <w:p w14:paraId="365E4A49" w14:textId="77777777" w:rsidR="00620656" w:rsidRPr="00F351BA" w:rsidRDefault="00620656" w:rsidP="00570901">
            <w:pPr>
              <w:spacing w:before="100" w:beforeAutospacing="1" w:line="240" w:lineRule="auto"/>
              <w:jc w:val="center"/>
              <w:rPr>
                <w:sz w:val="20"/>
                <w:szCs w:val="20"/>
              </w:rPr>
            </w:pPr>
            <w:r w:rsidRPr="00F351BA">
              <w:rPr>
                <w:sz w:val="20"/>
                <w:szCs w:val="20"/>
              </w:rPr>
              <w:t>R²=0.918–0.959; balanced optimal condition identified</w:t>
            </w:r>
          </w:p>
        </w:tc>
        <w:sdt>
          <w:sdtPr>
            <w:rPr>
              <w:color w:val="000000"/>
              <w:sz w:val="20"/>
              <w:szCs w:val="20"/>
            </w:rPr>
            <w:tag w:val="MENDELEY_CITATION_v3_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"/>
            <w:id w:val="-2139012124"/>
            <w:placeholder>
              <w:docPart w:val="2DC797776C5945E5A326234568F3CF25"/>
            </w:placeholder>
          </w:sdtPr>
          <w:sdtContent>
            <w:tc>
              <w:tcPr>
                <w:tcW w:w="297" w:type="pct"/>
                <w:vAlign w:val="center"/>
              </w:tcPr>
              <w:p w14:paraId="5A549129"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[72]</w:t>
                </w:r>
              </w:p>
            </w:tc>
          </w:sdtContent>
        </w:sdt>
      </w:tr>
      <w:tr w:rsidR="00620656" w:rsidRPr="00F351BA" w14:paraId="48A70463" w14:textId="77777777" w:rsidTr="00570901">
        <w:trPr>
          <w:jc w:val="center"/>
        </w:trPr>
        <w:tc>
          <w:tcPr>
            <w:tcW w:w="1137" w:type="pct"/>
            <w:tcMar>
              <w:top w:w="75" w:type="dxa"/>
              <w:left w:w="70" w:type="dxa"/>
              <w:bottom w:w="75" w:type="dxa"/>
              <w:right w:w="70" w:type="dxa"/>
            </w:tcMar>
            <w:vAlign w:val="center"/>
          </w:tcPr>
          <w:p w14:paraId="4C5BA6CC"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731ABFF1" w14:textId="77777777" w:rsidR="00620656" w:rsidRPr="00F351BA" w:rsidRDefault="00620656" w:rsidP="00570901">
            <w:pPr>
              <w:spacing w:before="100" w:beforeAutospacing="1" w:line="240" w:lineRule="auto"/>
              <w:jc w:val="center"/>
              <w:rPr>
                <w:sz w:val="20"/>
                <w:szCs w:val="20"/>
              </w:rPr>
            </w:pPr>
            <w:r w:rsidRPr="00F351BA">
              <w:rPr>
                <w:sz w:val="20"/>
                <w:szCs w:val="20"/>
              </w:rPr>
              <w:t>Fragment vectors + fabrication → CO2 permeability/selectivity</w:t>
            </w:r>
          </w:p>
        </w:tc>
        <w:tc>
          <w:tcPr>
            <w:tcW w:w="1009" w:type="pct"/>
            <w:tcMar>
              <w:top w:w="75" w:type="dxa"/>
              <w:left w:w="70" w:type="dxa"/>
              <w:bottom w:w="75" w:type="dxa"/>
              <w:right w:w="70" w:type="dxa"/>
            </w:tcMar>
            <w:vAlign w:val="center"/>
          </w:tcPr>
          <w:p w14:paraId="6442669A" w14:textId="77777777" w:rsidR="00620656" w:rsidRPr="00F351BA" w:rsidRDefault="00620656" w:rsidP="00570901">
            <w:pPr>
              <w:spacing w:before="100" w:beforeAutospacing="1" w:line="240" w:lineRule="auto"/>
              <w:jc w:val="center"/>
              <w:rPr>
                <w:sz w:val="20"/>
                <w:szCs w:val="20"/>
              </w:rPr>
            </w:pPr>
            <w:r w:rsidRPr="00F351BA">
              <w:rPr>
                <w:sz w:val="20"/>
                <w:szCs w:val="20"/>
              </w:rPr>
              <w:t>RF, ANN, GNN</w:t>
            </w:r>
          </w:p>
        </w:tc>
        <w:tc>
          <w:tcPr>
            <w:tcW w:w="1073" w:type="pct"/>
            <w:tcMar>
              <w:top w:w="75" w:type="dxa"/>
              <w:left w:w="70" w:type="dxa"/>
              <w:bottom w:w="75" w:type="dxa"/>
              <w:right w:w="70" w:type="dxa"/>
            </w:tcMar>
            <w:vAlign w:val="center"/>
          </w:tcPr>
          <w:p w14:paraId="62670B11" w14:textId="77777777" w:rsidR="00620656" w:rsidRPr="00F351BA" w:rsidRDefault="00620656" w:rsidP="00570901">
            <w:pPr>
              <w:spacing w:before="100" w:beforeAutospacing="1" w:line="240" w:lineRule="auto"/>
              <w:jc w:val="center"/>
              <w:rPr>
                <w:sz w:val="20"/>
                <w:szCs w:val="20"/>
              </w:rPr>
            </w:pPr>
            <w:r w:rsidRPr="00F351BA">
              <w:rPr>
                <w:sz w:val="20"/>
                <w:szCs w:val="20"/>
              </w:rPr>
              <w:t>Fragment RF best; PEO membranes above Robeson bound</w:t>
            </w:r>
          </w:p>
        </w:tc>
        <w:sdt>
          <w:sdtPr>
            <w:rPr>
              <w:color w:val="000000"/>
              <w:sz w:val="20"/>
              <w:szCs w:val="20"/>
            </w:rPr>
            <w:tag w:val="MENDELEY_CITATION_v3_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"/>
            <w:id w:val="1729727142"/>
            <w:placeholder>
              <w:docPart w:val="2DC797776C5945E5A326234568F3CF25"/>
            </w:placeholder>
          </w:sdtPr>
          <w:sdtContent>
            <w:tc>
              <w:tcPr>
                <w:tcW w:w="297" w:type="pct"/>
                <w:vAlign w:val="center"/>
              </w:tcPr>
              <w:p w14:paraId="26208550"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[73]</w:t>
                </w:r>
              </w:p>
            </w:tc>
          </w:sdtContent>
        </w:sdt>
      </w:tr>
      <w:tr w:rsidR="00620656" w:rsidRPr="00F351BA" w14:paraId="7F2BB475" w14:textId="77777777" w:rsidTr="00570901">
        <w:trPr>
          <w:jc w:val="center"/>
        </w:trPr>
        <w:tc>
          <w:tcPr>
            <w:tcW w:w="1137" w:type="pct"/>
            <w:tcMar>
              <w:top w:w="75" w:type="dxa"/>
              <w:left w:w="70" w:type="dxa"/>
              <w:bottom w:w="75" w:type="dxa"/>
              <w:right w:w="70" w:type="dxa"/>
            </w:tcMar>
            <w:vAlign w:val="center"/>
          </w:tcPr>
          <w:p w14:paraId="4A6017E4"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63815C12" w14:textId="77777777" w:rsidR="00620656" w:rsidRPr="00F351BA" w:rsidRDefault="00620656" w:rsidP="00570901">
            <w:pPr>
              <w:spacing w:before="100" w:beforeAutospacing="1" w:line="240" w:lineRule="auto"/>
              <w:jc w:val="center"/>
              <w:rPr>
                <w:sz w:val="20"/>
                <w:szCs w:val="20"/>
              </w:rPr>
            </w:pPr>
            <w:r w:rsidRPr="00F351BA">
              <w:rPr>
                <w:sz w:val="20"/>
                <w:szCs w:val="20"/>
              </w:rPr>
              <w:t>Polymer/MOF properties → He permeability/selectivity in MMMs</w:t>
            </w:r>
          </w:p>
        </w:tc>
        <w:tc>
          <w:tcPr>
            <w:tcW w:w="1009" w:type="pct"/>
            <w:tcMar>
              <w:top w:w="75" w:type="dxa"/>
              <w:left w:w="70" w:type="dxa"/>
              <w:bottom w:w="75" w:type="dxa"/>
              <w:right w:w="70" w:type="dxa"/>
            </w:tcMar>
            <w:vAlign w:val="center"/>
          </w:tcPr>
          <w:p w14:paraId="74B5FAFF" w14:textId="77777777" w:rsidR="00620656" w:rsidRPr="00F351BA" w:rsidRDefault="00620656" w:rsidP="00570901">
            <w:pPr>
              <w:spacing w:before="100" w:beforeAutospacing="1" w:line="240" w:lineRule="auto"/>
              <w:jc w:val="center"/>
              <w:rPr>
                <w:sz w:val="20"/>
                <w:szCs w:val="20"/>
              </w:rPr>
            </w:pPr>
            <w:r w:rsidRPr="00F351BA">
              <w:rPr>
                <w:sz w:val="20"/>
                <w:szCs w:val="20"/>
              </w:rPr>
              <w:t>DT, RF, LightGBM, XGBoost</w:t>
            </w:r>
          </w:p>
        </w:tc>
        <w:tc>
          <w:tcPr>
            <w:tcW w:w="1073" w:type="pct"/>
            <w:tcMar>
              <w:top w:w="75" w:type="dxa"/>
              <w:left w:w="70" w:type="dxa"/>
              <w:bottom w:w="75" w:type="dxa"/>
              <w:right w:w="70" w:type="dxa"/>
            </w:tcMar>
            <w:vAlign w:val="center"/>
          </w:tcPr>
          <w:p w14:paraId="046B0E63" w14:textId="77777777" w:rsidR="00620656" w:rsidRPr="00F351BA" w:rsidRDefault="00620656" w:rsidP="00570901">
            <w:pPr>
              <w:spacing w:before="100" w:beforeAutospacing="1" w:line="240" w:lineRule="auto"/>
              <w:jc w:val="center"/>
              <w:rPr>
                <w:sz w:val="20"/>
                <w:szCs w:val="20"/>
              </w:rPr>
            </w:pPr>
            <w:r w:rsidRPr="00F351BA">
              <w:rPr>
                <w:sz w:val="20"/>
                <w:szCs w:val="20"/>
              </w:rPr>
              <w:t>XGBoost best; transferred well to hMOF/polymer MMMs</w:t>
            </w:r>
          </w:p>
        </w:tc>
        <w:sdt>
          <w:sdtPr>
            <w:rPr>
              <w:color w:val="000000"/>
              <w:sz w:val="20"/>
              <w:szCs w:val="20"/>
            </w:rPr>
            <w:tag w:val="MENDELEY_CITATION_v3_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"/>
            <w:id w:val="2144379445"/>
            <w:placeholder>
              <w:docPart w:val="2DC797776C5945E5A326234568F3CF25"/>
            </w:placeholder>
          </w:sdtPr>
          <w:sdtContent>
            <w:tc>
              <w:tcPr>
                <w:tcW w:w="297" w:type="pct"/>
                <w:vAlign w:val="center"/>
              </w:tcPr>
              <w:p w14:paraId="1A13A849"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[74]</w:t>
                </w:r>
              </w:p>
            </w:tc>
          </w:sdtContent>
        </w:sdt>
      </w:tr>
      <w:tr w:rsidR="00620656" w:rsidRPr="00F351BA" w14:paraId="7D1AACF8" w14:textId="77777777" w:rsidTr="00570901">
        <w:trPr>
          <w:jc w:val="center"/>
        </w:trPr>
        <w:tc>
          <w:tcPr>
            <w:tcW w:w="1137" w:type="pct"/>
            <w:tcMar>
              <w:top w:w="75" w:type="dxa"/>
              <w:left w:w="70" w:type="dxa"/>
              <w:bottom w:w="75" w:type="dxa"/>
              <w:right w:w="70" w:type="dxa"/>
            </w:tcMar>
            <w:vAlign w:val="center"/>
          </w:tcPr>
          <w:p w14:paraId="4AB6F8B2" w14:textId="77777777" w:rsidR="00620656" w:rsidRPr="00F351BA" w:rsidRDefault="00620656" w:rsidP="00570901">
            <w:pPr>
              <w:spacing w:before="100" w:beforeAutospacing="1" w:line="240" w:lineRule="auto"/>
              <w:jc w:val="center"/>
              <w:rPr>
                <w:sz w:val="20"/>
                <w:szCs w:val="20"/>
              </w:rPr>
            </w:pPr>
            <w:r w:rsidRPr="00F351BA">
              <w:rPr>
                <w:sz w:val="20"/>
                <w:szCs w:val="20"/>
              </w:rPr>
              <w:t>Organic solvent separation</w:t>
            </w:r>
          </w:p>
        </w:tc>
        <w:tc>
          <w:tcPr>
            <w:tcW w:w="1483" w:type="pct"/>
            <w:tcMar>
              <w:top w:w="75" w:type="dxa"/>
              <w:left w:w="70" w:type="dxa"/>
              <w:bottom w:w="75" w:type="dxa"/>
              <w:right w:w="70" w:type="dxa"/>
            </w:tcMar>
            <w:vAlign w:val="center"/>
          </w:tcPr>
          <w:p w14:paraId="686F98CE" w14:textId="77777777" w:rsidR="00620656" w:rsidRPr="00F351BA" w:rsidRDefault="00620656" w:rsidP="00570901">
            <w:pPr>
              <w:spacing w:before="100" w:beforeAutospacing="1" w:line="240" w:lineRule="auto"/>
              <w:jc w:val="center"/>
              <w:rPr>
                <w:sz w:val="20"/>
                <w:szCs w:val="20"/>
              </w:rPr>
            </w:pPr>
            <w:r w:rsidRPr="00F351BA">
              <w:rPr>
                <w:sz w:val="20"/>
                <w:szCs w:val="20"/>
              </w:rPr>
              <w:t>Solute + solvent structure → solute rejection</w:t>
            </w:r>
          </w:p>
        </w:tc>
        <w:tc>
          <w:tcPr>
            <w:tcW w:w="1009" w:type="pct"/>
            <w:tcMar>
              <w:top w:w="75" w:type="dxa"/>
              <w:left w:w="70" w:type="dxa"/>
              <w:bottom w:w="75" w:type="dxa"/>
              <w:right w:w="70" w:type="dxa"/>
            </w:tcMar>
            <w:vAlign w:val="center"/>
          </w:tcPr>
          <w:p w14:paraId="1C46165E" w14:textId="77777777" w:rsidR="00620656" w:rsidRPr="00F351BA" w:rsidRDefault="00620656" w:rsidP="00570901">
            <w:pPr>
              <w:spacing w:before="100" w:beforeAutospacing="1" w:line="240" w:lineRule="auto"/>
              <w:jc w:val="center"/>
              <w:rPr>
                <w:sz w:val="20"/>
                <w:szCs w:val="20"/>
              </w:rPr>
            </w:pPr>
            <w:r w:rsidRPr="00F351BA">
              <w:rPr>
                <w:sz w:val="20"/>
                <w:szCs w:val="20"/>
              </w:rPr>
              <w:t>GNN, PLS</w:t>
            </w:r>
          </w:p>
        </w:tc>
        <w:tc>
          <w:tcPr>
            <w:tcW w:w="1073" w:type="pct"/>
            <w:tcMar>
              <w:top w:w="75" w:type="dxa"/>
              <w:left w:w="70" w:type="dxa"/>
              <w:bottom w:w="75" w:type="dxa"/>
              <w:right w:w="70" w:type="dxa"/>
            </w:tcMar>
            <w:vAlign w:val="center"/>
          </w:tcPr>
          <w:p w14:paraId="47D4CD78" w14:textId="77777777" w:rsidR="00620656" w:rsidRPr="00F351BA" w:rsidRDefault="00620656" w:rsidP="00570901">
            <w:pPr>
              <w:spacing w:before="100" w:beforeAutospacing="1" w:line="240" w:lineRule="auto"/>
              <w:jc w:val="center"/>
              <w:rPr>
                <w:sz w:val="20"/>
                <w:szCs w:val="20"/>
              </w:rPr>
            </w:pPr>
            <w:r w:rsidRPr="00F351BA">
              <w:rPr>
                <w:sz w:val="20"/>
                <w:szCs w:val="20"/>
              </w:rPr>
              <w:t>Solvent structure improves prediction; key solvent descriptors found</w:t>
            </w:r>
          </w:p>
        </w:tc>
        <w:sdt>
          <w:sdtPr>
            <w:rPr>
              <w:color w:val="000000"/>
              <w:sz w:val="20"/>
              <w:szCs w:val="20"/>
            </w:rPr>
            <w:tag w:val="MENDELEY_CITATION_v3_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"/>
            <w:id w:val="2141907201"/>
            <w:placeholder>
              <w:docPart w:val="2DC797776C5945E5A326234568F3CF25"/>
            </w:placeholder>
          </w:sdtPr>
          <w:sdtContent>
            <w:tc>
              <w:tcPr>
                <w:tcW w:w="297" w:type="pct"/>
                <w:vAlign w:val="center"/>
              </w:tcPr>
              <w:p w14:paraId="49DB4CB6"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[75]</w:t>
                </w:r>
              </w:p>
            </w:tc>
          </w:sdtContent>
        </w:sdt>
      </w:tr>
      <w:tr w:rsidR="00620656" w:rsidRPr="00F351BA" w14:paraId="637DE2E3" w14:textId="77777777" w:rsidTr="00570901">
        <w:trPr>
          <w:jc w:val="center"/>
        </w:trPr>
        <w:tc>
          <w:tcPr>
            <w:tcW w:w="1137" w:type="pct"/>
            <w:tcMar>
              <w:top w:w="75" w:type="dxa"/>
              <w:left w:w="70" w:type="dxa"/>
              <w:bottom w:w="75" w:type="dxa"/>
              <w:right w:w="70" w:type="dxa"/>
            </w:tcMar>
            <w:vAlign w:val="center"/>
          </w:tcPr>
          <w:p w14:paraId="036A918C" w14:textId="77777777" w:rsidR="00620656" w:rsidRPr="00F351BA" w:rsidRDefault="00620656" w:rsidP="00570901">
            <w:pPr>
              <w:spacing w:before="100" w:beforeAutospacing="1" w:line="240" w:lineRule="auto"/>
              <w:jc w:val="center"/>
              <w:rPr>
                <w:sz w:val="20"/>
                <w:szCs w:val="20"/>
              </w:rPr>
            </w:pPr>
            <w:r w:rsidRPr="00F351BA">
              <w:rPr>
                <w:sz w:val="20"/>
                <w:szCs w:val="20"/>
              </w:rPr>
              <w:t>Organic solvent separation</w:t>
            </w:r>
          </w:p>
        </w:tc>
        <w:tc>
          <w:tcPr>
            <w:tcW w:w="1483" w:type="pct"/>
            <w:tcMar>
              <w:top w:w="75" w:type="dxa"/>
              <w:left w:w="70" w:type="dxa"/>
              <w:bottom w:w="75" w:type="dxa"/>
              <w:right w:w="70" w:type="dxa"/>
            </w:tcMar>
            <w:vAlign w:val="center"/>
          </w:tcPr>
          <w:p w14:paraId="2A5E4742" w14:textId="77777777" w:rsidR="00620656" w:rsidRPr="00F351BA" w:rsidRDefault="00620656" w:rsidP="00570901">
            <w:pPr>
              <w:spacing w:before="100" w:beforeAutospacing="1" w:line="240" w:lineRule="auto"/>
              <w:jc w:val="center"/>
              <w:rPr>
                <w:sz w:val="20"/>
                <w:szCs w:val="20"/>
              </w:rPr>
            </w:pPr>
            <w:r w:rsidRPr="00F351BA">
              <w:rPr>
                <w:sz w:val="20"/>
                <w:szCs w:val="20"/>
              </w:rPr>
              <w:t>Thickness, WCA, viscosity, fingerprints → log10 solvent permeability</w:t>
            </w:r>
          </w:p>
        </w:tc>
        <w:tc>
          <w:tcPr>
            <w:tcW w:w="1009" w:type="pct"/>
            <w:tcMar>
              <w:top w:w="75" w:type="dxa"/>
              <w:left w:w="70" w:type="dxa"/>
              <w:bottom w:w="75" w:type="dxa"/>
              <w:right w:w="70" w:type="dxa"/>
            </w:tcMar>
            <w:vAlign w:val="center"/>
          </w:tcPr>
          <w:p w14:paraId="7DE06692" w14:textId="77777777" w:rsidR="00620656" w:rsidRPr="00F351BA" w:rsidRDefault="00620656" w:rsidP="00570901">
            <w:pPr>
              <w:spacing w:before="100" w:beforeAutospacing="1" w:line="240" w:lineRule="auto"/>
              <w:jc w:val="center"/>
              <w:rPr>
                <w:sz w:val="20"/>
                <w:szCs w:val="20"/>
              </w:rPr>
            </w:pPr>
            <w:r w:rsidRPr="00F351BA">
              <w:rPr>
                <w:sz w:val="20"/>
                <w:szCs w:val="20"/>
              </w:rPr>
              <w:t>KRR, GBR, LASSO</w:t>
            </w:r>
          </w:p>
        </w:tc>
        <w:tc>
          <w:tcPr>
            <w:tcW w:w="1073" w:type="pct"/>
            <w:tcMar>
              <w:top w:w="75" w:type="dxa"/>
              <w:left w:w="70" w:type="dxa"/>
              <w:bottom w:w="75" w:type="dxa"/>
              <w:right w:w="70" w:type="dxa"/>
            </w:tcMar>
            <w:vAlign w:val="center"/>
          </w:tcPr>
          <w:p w14:paraId="24CBE6B4" w14:textId="77777777" w:rsidR="00620656" w:rsidRPr="00F351BA" w:rsidRDefault="00620656" w:rsidP="00570901">
            <w:pPr>
              <w:spacing w:before="100" w:beforeAutospacing="1" w:line="240" w:lineRule="auto"/>
              <w:jc w:val="center"/>
              <w:rPr>
                <w:sz w:val="20"/>
                <w:szCs w:val="20"/>
              </w:rPr>
            </w:pPr>
            <w:r w:rsidRPr="00F351BA">
              <w:rPr>
                <w:sz w:val="20"/>
                <w:szCs w:val="20"/>
              </w:rPr>
              <w:t>PIM-A1 identified &amp; validated experimentally</w:t>
            </w:r>
          </w:p>
        </w:tc>
        <w:sdt>
          <w:sdtPr>
            <w:rPr>
              <w:color w:val="000000"/>
              <w:sz w:val="20"/>
              <w:szCs w:val="20"/>
            </w:rPr>
            <w:tag w:val="MENDELEY_CITATION_v3_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"/>
            <w:id w:val="149029769"/>
            <w:placeholder>
              <w:docPart w:val="2DC797776C5945E5A326234568F3CF25"/>
            </w:placeholder>
          </w:sdtPr>
          <w:sdtContent>
            <w:tc>
              <w:tcPr>
                <w:tcW w:w="297" w:type="pct"/>
                <w:vAlign w:val="center"/>
              </w:tcPr>
              <w:p w14:paraId="3D5E3E04"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[76]</w:t>
                </w:r>
              </w:p>
            </w:tc>
          </w:sdtContent>
        </w:sdt>
      </w:tr>
      <w:tr w:rsidR="00620656" w:rsidRPr="00F351BA" w14:paraId="4B0082CB" w14:textId="77777777" w:rsidTr="00570901">
        <w:trPr>
          <w:jc w:val="center"/>
        </w:trPr>
        <w:tc>
          <w:tcPr>
            <w:tcW w:w="1137" w:type="pct"/>
            <w:tcMar>
              <w:top w:w="75" w:type="dxa"/>
              <w:left w:w="70" w:type="dxa"/>
              <w:bottom w:w="75" w:type="dxa"/>
              <w:right w:w="70" w:type="dxa"/>
            </w:tcMar>
            <w:vAlign w:val="center"/>
          </w:tcPr>
          <w:p w14:paraId="6F760A95" w14:textId="77777777" w:rsidR="00620656" w:rsidRPr="00F351BA" w:rsidRDefault="00620656" w:rsidP="00570901">
            <w:pPr>
              <w:spacing w:before="100" w:beforeAutospacing="1" w:line="240" w:lineRule="auto"/>
              <w:jc w:val="center"/>
              <w:rPr>
                <w:sz w:val="20"/>
                <w:szCs w:val="20"/>
              </w:rPr>
            </w:pPr>
            <w:r w:rsidRPr="00F351BA">
              <w:rPr>
                <w:sz w:val="20"/>
                <w:szCs w:val="20"/>
              </w:rPr>
              <w:t>Organic solvent separation</w:t>
            </w:r>
          </w:p>
        </w:tc>
        <w:tc>
          <w:tcPr>
            <w:tcW w:w="1483" w:type="pct"/>
            <w:tcMar>
              <w:top w:w="75" w:type="dxa"/>
              <w:left w:w="70" w:type="dxa"/>
              <w:bottom w:w="75" w:type="dxa"/>
              <w:right w:w="70" w:type="dxa"/>
            </w:tcMar>
            <w:vAlign w:val="center"/>
          </w:tcPr>
          <w:p w14:paraId="1E80FA74" w14:textId="77777777" w:rsidR="00620656" w:rsidRPr="00F351BA" w:rsidRDefault="00620656" w:rsidP="00570901">
            <w:pPr>
              <w:spacing w:before="100" w:beforeAutospacing="1" w:line="240" w:lineRule="auto"/>
              <w:jc w:val="center"/>
              <w:rPr>
                <w:sz w:val="20"/>
                <w:szCs w:val="20"/>
              </w:rPr>
            </w:pPr>
            <w:r w:rsidRPr="00F351BA">
              <w:rPr>
                <w:sz w:val="20"/>
                <w:szCs w:val="20"/>
              </w:rPr>
              <w:t>Layer thickness, solvent props → solvent permeance, solute rejection</w:t>
            </w:r>
          </w:p>
        </w:tc>
        <w:tc>
          <w:tcPr>
            <w:tcW w:w="1009" w:type="pct"/>
            <w:tcMar>
              <w:top w:w="75" w:type="dxa"/>
              <w:left w:w="70" w:type="dxa"/>
              <w:bottom w:w="75" w:type="dxa"/>
              <w:right w:w="70" w:type="dxa"/>
            </w:tcMar>
            <w:vAlign w:val="center"/>
          </w:tcPr>
          <w:p w14:paraId="55150596" w14:textId="77777777" w:rsidR="00620656" w:rsidRPr="00F351BA" w:rsidRDefault="00620656" w:rsidP="00570901">
            <w:pPr>
              <w:spacing w:before="100" w:beforeAutospacing="1" w:line="240" w:lineRule="auto"/>
              <w:jc w:val="center"/>
              <w:rPr>
                <w:sz w:val="20"/>
                <w:szCs w:val="20"/>
              </w:rPr>
            </w:pPr>
            <w:r w:rsidRPr="00F351BA">
              <w:rPr>
                <w:sz w:val="20"/>
                <w:szCs w:val="20"/>
              </w:rPr>
              <w:t>GBR</w:t>
            </w:r>
          </w:p>
        </w:tc>
        <w:tc>
          <w:tcPr>
            <w:tcW w:w="1073" w:type="pct"/>
            <w:tcMar>
              <w:top w:w="75" w:type="dxa"/>
              <w:left w:w="70" w:type="dxa"/>
              <w:bottom w:w="75" w:type="dxa"/>
              <w:right w:w="70" w:type="dxa"/>
            </w:tcMar>
            <w:vAlign w:val="center"/>
          </w:tcPr>
          <w:p w14:paraId="22843658" w14:textId="77777777" w:rsidR="00620656" w:rsidRPr="00F351BA" w:rsidRDefault="00620656" w:rsidP="00570901">
            <w:pPr>
              <w:spacing w:before="100" w:beforeAutospacing="1" w:line="240" w:lineRule="auto"/>
              <w:jc w:val="center"/>
              <w:rPr>
                <w:sz w:val="20"/>
                <w:szCs w:val="20"/>
              </w:rPr>
            </w:pPr>
            <w:r w:rsidRPr="00F351BA">
              <w:rPr>
                <w:sz w:val="20"/>
                <w:szCs w:val="20"/>
              </w:rPr>
              <w:t>R²=0.95/0.68; new high-permeance membranes found</w:t>
            </w:r>
          </w:p>
        </w:tc>
        <w:sdt>
          <w:sdtPr>
            <w:rPr>
              <w:color w:val="000000"/>
              <w:sz w:val="20"/>
              <w:szCs w:val="20"/>
            </w:rPr>
            <w:tag w:val="MENDELEY_CITATION_v3_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"/>
            <w:id w:val="1524286127"/>
            <w:placeholder>
              <w:docPart w:val="2DC797776C5945E5A326234568F3CF25"/>
            </w:placeholder>
          </w:sdtPr>
          <w:sdtContent>
            <w:tc>
              <w:tcPr>
                <w:tcW w:w="297" w:type="pct"/>
                <w:vAlign w:val="center"/>
              </w:tcPr>
              <w:p w14:paraId="45258232"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[77]</w:t>
                </w:r>
              </w:p>
            </w:tc>
          </w:sdtContent>
        </w:sdt>
      </w:tr>
      <w:tr w:rsidR="00620656" w:rsidRPr="00F351BA" w14:paraId="092B5B66" w14:textId="77777777" w:rsidTr="00570901">
        <w:trPr>
          <w:jc w:val="center"/>
        </w:trPr>
        <w:tc>
          <w:tcPr>
            <w:tcW w:w="1137" w:type="pct"/>
            <w:tcMar>
              <w:top w:w="75" w:type="dxa"/>
              <w:left w:w="70" w:type="dxa"/>
              <w:bottom w:w="75" w:type="dxa"/>
              <w:right w:w="70" w:type="dxa"/>
            </w:tcMar>
            <w:vAlign w:val="center"/>
          </w:tcPr>
          <w:p w14:paraId="6DA67C49" w14:textId="77777777" w:rsidR="00620656" w:rsidRPr="00F351BA" w:rsidRDefault="00620656" w:rsidP="00570901">
            <w:pPr>
              <w:spacing w:before="100" w:beforeAutospacing="1" w:line="240" w:lineRule="auto"/>
              <w:jc w:val="center"/>
              <w:rPr>
                <w:sz w:val="20"/>
                <w:szCs w:val="20"/>
              </w:rPr>
            </w:pPr>
            <w:r w:rsidRPr="00F351BA">
              <w:rPr>
                <w:sz w:val="20"/>
                <w:szCs w:val="20"/>
              </w:rPr>
              <w:lastRenderedPageBreak/>
              <w:t>Water treatment</w:t>
            </w:r>
          </w:p>
        </w:tc>
        <w:tc>
          <w:tcPr>
            <w:tcW w:w="1483" w:type="pct"/>
            <w:tcMar>
              <w:top w:w="75" w:type="dxa"/>
              <w:left w:w="70" w:type="dxa"/>
              <w:bottom w:w="75" w:type="dxa"/>
              <w:right w:w="70" w:type="dxa"/>
            </w:tcMar>
            <w:vAlign w:val="center"/>
          </w:tcPr>
          <w:p w14:paraId="26FAF4DB" w14:textId="77777777" w:rsidR="00620656" w:rsidRPr="00F351BA" w:rsidRDefault="00620656" w:rsidP="00570901">
            <w:pPr>
              <w:spacing w:before="100" w:beforeAutospacing="1" w:line="240" w:lineRule="auto"/>
              <w:jc w:val="center"/>
              <w:rPr>
                <w:sz w:val="20"/>
                <w:szCs w:val="20"/>
              </w:rPr>
            </w:pPr>
            <w:r w:rsidRPr="00F351BA">
              <w:rPr>
                <w:sz w:val="20"/>
                <w:szCs w:val="20"/>
              </w:rPr>
              <w:t>Monomer/polymer/process descriptors → acetic acid/H2O separation factor</w:t>
            </w:r>
          </w:p>
        </w:tc>
        <w:tc>
          <w:tcPr>
            <w:tcW w:w="1009" w:type="pct"/>
            <w:tcMar>
              <w:top w:w="75" w:type="dxa"/>
              <w:left w:w="70" w:type="dxa"/>
              <w:bottom w:w="75" w:type="dxa"/>
              <w:right w:w="70" w:type="dxa"/>
            </w:tcMar>
            <w:vAlign w:val="center"/>
          </w:tcPr>
          <w:p w14:paraId="0490449D" w14:textId="77777777" w:rsidR="00620656" w:rsidRPr="00F351BA" w:rsidRDefault="00620656" w:rsidP="00570901">
            <w:pPr>
              <w:spacing w:before="100" w:beforeAutospacing="1" w:line="240" w:lineRule="auto"/>
              <w:jc w:val="center"/>
              <w:rPr>
                <w:sz w:val="20"/>
                <w:szCs w:val="20"/>
              </w:rPr>
            </w:pPr>
            <w:r w:rsidRPr="00F351BA">
              <w:rPr>
                <w:sz w:val="20"/>
                <w:szCs w:val="20"/>
              </w:rPr>
              <w:t>SVR, GPR, RF, XGBoost, CatBoost</w:t>
            </w:r>
          </w:p>
        </w:tc>
        <w:tc>
          <w:tcPr>
            <w:tcW w:w="1073" w:type="pct"/>
            <w:tcMar>
              <w:top w:w="75" w:type="dxa"/>
              <w:left w:w="70" w:type="dxa"/>
              <w:bottom w:w="75" w:type="dxa"/>
              <w:right w:w="70" w:type="dxa"/>
            </w:tcMar>
            <w:vAlign w:val="center"/>
          </w:tcPr>
          <w:p w14:paraId="2DA4E05A" w14:textId="77777777" w:rsidR="00620656" w:rsidRPr="00F351BA" w:rsidRDefault="00620656" w:rsidP="00570901">
            <w:pPr>
              <w:spacing w:before="100" w:beforeAutospacing="1" w:line="240" w:lineRule="auto"/>
              <w:jc w:val="center"/>
              <w:rPr>
                <w:sz w:val="20"/>
                <w:szCs w:val="20"/>
              </w:rPr>
            </w:pPr>
            <w:r w:rsidRPr="00F351BA">
              <w:rPr>
                <w:sz w:val="20"/>
                <w:szCs w:val="20"/>
              </w:rPr>
              <w:t>CatBoost best; mass ratio most important predictor</w:t>
            </w:r>
          </w:p>
        </w:tc>
        <w:sdt>
          <w:sdtPr>
            <w:rPr>
              <w:color w:val="000000"/>
              <w:sz w:val="20"/>
              <w:szCs w:val="20"/>
            </w:rPr>
            <w:tag w:val="MENDELEY_CITATION_v3_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"/>
            <w:id w:val="675537892"/>
            <w:placeholder>
              <w:docPart w:val="2DC797776C5945E5A326234568F3CF25"/>
            </w:placeholder>
          </w:sdtPr>
          <w:sdtContent>
            <w:tc>
              <w:tcPr>
                <w:tcW w:w="297" w:type="pct"/>
                <w:vAlign w:val="center"/>
              </w:tcPr>
              <w:p w14:paraId="293FA1B5"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[78]</w:t>
                </w:r>
              </w:p>
            </w:tc>
          </w:sdtContent>
        </w:sdt>
      </w:tr>
      <w:tr w:rsidR="00620656" w:rsidRPr="00F351BA" w14:paraId="17F8A506" w14:textId="77777777" w:rsidTr="00570901">
        <w:trPr>
          <w:jc w:val="center"/>
        </w:trPr>
        <w:tc>
          <w:tcPr>
            <w:tcW w:w="1137" w:type="pct"/>
            <w:tcMar>
              <w:top w:w="75" w:type="dxa"/>
              <w:left w:w="70" w:type="dxa"/>
              <w:bottom w:w="75" w:type="dxa"/>
              <w:right w:w="70" w:type="dxa"/>
            </w:tcMar>
            <w:vAlign w:val="center"/>
          </w:tcPr>
          <w:p w14:paraId="5F5E05D6" w14:textId="77777777" w:rsidR="00620656" w:rsidRPr="00F351BA" w:rsidRDefault="00620656" w:rsidP="00570901">
            <w:pPr>
              <w:spacing w:before="100" w:beforeAutospacing="1" w:line="240" w:lineRule="auto"/>
              <w:jc w:val="center"/>
              <w:rPr>
                <w:sz w:val="20"/>
                <w:szCs w:val="20"/>
              </w:rPr>
            </w:pPr>
            <w:r w:rsidRPr="00F351BA">
              <w:rPr>
                <w:sz w:val="20"/>
                <w:szCs w:val="20"/>
              </w:rPr>
              <w:t>Environmental sensing</w:t>
            </w:r>
          </w:p>
        </w:tc>
        <w:tc>
          <w:tcPr>
            <w:tcW w:w="1483" w:type="pct"/>
            <w:tcMar>
              <w:top w:w="75" w:type="dxa"/>
              <w:left w:w="70" w:type="dxa"/>
              <w:bottom w:w="75" w:type="dxa"/>
              <w:right w:w="70" w:type="dxa"/>
            </w:tcMar>
            <w:vAlign w:val="center"/>
          </w:tcPr>
          <w:p w14:paraId="3512BBE8" w14:textId="77777777" w:rsidR="00620656" w:rsidRPr="00F351BA" w:rsidRDefault="00620656" w:rsidP="00570901">
            <w:pPr>
              <w:spacing w:before="100" w:beforeAutospacing="1" w:line="240" w:lineRule="auto"/>
              <w:jc w:val="center"/>
              <w:rPr>
                <w:sz w:val="20"/>
                <w:szCs w:val="20"/>
              </w:rPr>
            </w:pPr>
            <w:r w:rsidRPr="00F351BA">
              <w:rPr>
                <w:sz w:val="20"/>
                <w:szCs w:val="20"/>
              </w:rPr>
              <w:t>CV currents → ethanol concentration</w:t>
            </w:r>
          </w:p>
        </w:tc>
        <w:tc>
          <w:tcPr>
            <w:tcW w:w="1009" w:type="pct"/>
            <w:tcMar>
              <w:top w:w="75" w:type="dxa"/>
              <w:left w:w="70" w:type="dxa"/>
              <w:bottom w:w="75" w:type="dxa"/>
              <w:right w:w="70" w:type="dxa"/>
            </w:tcMar>
            <w:vAlign w:val="center"/>
          </w:tcPr>
          <w:p w14:paraId="2ABF92F7" w14:textId="77777777" w:rsidR="00620656" w:rsidRPr="00F351BA" w:rsidRDefault="00620656" w:rsidP="00570901">
            <w:pPr>
              <w:spacing w:before="100" w:beforeAutospacing="1" w:line="240" w:lineRule="auto"/>
              <w:jc w:val="center"/>
              <w:rPr>
                <w:sz w:val="20"/>
                <w:szCs w:val="20"/>
              </w:rPr>
            </w:pPr>
            <w:r w:rsidRPr="00F351BA">
              <w:rPr>
                <w:sz w:val="20"/>
                <w:szCs w:val="20"/>
              </w:rPr>
              <w:t>SISSO</w:t>
            </w:r>
          </w:p>
        </w:tc>
        <w:tc>
          <w:tcPr>
            <w:tcW w:w="1073" w:type="pct"/>
            <w:tcMar>
              <w:top w:w="75" w:type="dxa"/>
              <w:left w:w="70" w:type="dxa"/>
              <w:bottom w:w="75" w:type="dxa"/>
              <w:right w:w="70" w:type="dxa"/>
            </w:tcMar>
            <w:vAlign w:val="center"/>
          </w:tcPr>
          <w:p w14:paraId="1275E5D9" w14:textId="77777777" w:rsidR="00620656" w:rsidRPr="00F351BA" w:rsidRDefault="00620656" w:rsidP="00570901">
            <w:pPr>
              <w:spacing w:before="100" w:beforeAutospacing="1" w:line="240" w:lineRule="auto"/>
              <w:jc w:val="center"/>
              <w:rPr>
                <w:sz w:val="20"/>
                <w:szCs w:val="20"/>
              </w:rPr>
            </w:pPr>
            <w:r w:rsidRPr="00F351BA">
              <w:rPr>
                <w:sz w:val="20"/>
                <w:szCs w:val="20"/>
              </w:rPr>
              <w:t>Simple equation enabled accurate ethanol quantification</w:t>
            </w:r>
          </w:p>
        </w:tc>
        <w:sdt>
          <w:sdtPr>
            <w:rPr>
              <w:color w:val="000000"/>
              <w:sz w:val="20"/>
              <w:szCs w:val="20"/>
            </w:rPr>
            <w:tag w:val="MENDELEY_CITATION_v3_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"/>
            <w:id w:val="1138684123"/>
            <w:placeholder>
              <w:docPart w:val="2DC797776C5945E5A326234568F3CF25"/>
            </w:placeholder>
          </w:sdtPr>
          <w:sdtContent>
            <w:tc>
              <w:tcPr>
                <w:tcW w:w="297" w:type="pct"/>
                <w:vAlign w:val="center"/>
              </w:tcPr>
              <w:p w14:paraId="4FFF80AF"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[79]</w:t>
                </w:r>
              </w:p>
            </w:tc>
          </w:sdtContent>
        </w:sdt>
      </w:tr>
      <w:tr w:rsidR="00620656" w:rsidRPr="00F351BA" w14:paraId="7344673F" w14:textId="77777777" w:rsidTr="00570901">
        <w:trPr>
          <w:jc w:val="center"/>
        </w:trPr>
        <w:tc>
          <w:tcPr>
            <w:tcW w:w="1137" w:type="pct"/>
            <w:tcMar>
              <w:top w:w="75" w:type="dxa"/>
              <w:left w:w="70" w:type="dxa"/>
              <w:bottom w:w="75" w:type="dxa"/>
              <w:right w:w="70" w:type="dxa"/>
            </w:tcMar>
            <w:vAlign w:val="center"/>
          </w:tcPr>
          <w:p w14:paraId="38DF9CCA"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758EC167" w14:textId="77777777" w:rsidR="00620656" w:rsidRPr="00F351BA" w:rsidRDefault="00620656" w:rsidP="00570901">
            <w:pPr>
              <w:spacing w:before="100" w:beforeAutospacing="1" w:line="240" w:lineRule="auto"/>
              <w:jc w:val="center"/>
              <w:rPr>
                <w:sz w:val="20"/>
                <w:szCs w:val="20"/>
              </w:rPr>
            </w:pPr>
            <w:r w:rsidRPr="00F351BA">
              <w:rPr>
                <w:sz w:val="20"/>
                <w:szCs w:val="20"/>
              </w:rPr>
              <w:t>Pressure, volume(, concentration) → flux, rejection</w:t>
            </w:r>
          </w:p>
        </w:tc>
        <w:tc>
          <w:tcPr>
            <w:tcW w:w="1009" w:type="pct"/>
            <w:tcMar>
              <w:top w:w="75" w:type="dxa"/>
              <w:left w:w="70" w:type="dxa"/>
              <w:bottom w:w="75" w:type="dxa"/>
              <w:right w:w="70" w:type="dxa"/>
            </w:tcMar>
            <w:vAlign w:val="center"/>
          </w:tcPr>
          <w:p w14:paraId="009E8C53" w14:textId="77777777" w:rsidR="00620656" w:rsidRPr="00F351BA" w:rsidRDefault="00620656" w:rsidP="00570901">
            <w:pPr>
              <w:spacing w:before="100" w:beforeAutospacing="1" w:line="240" w:lineRule="auto"/>
              <w:jc w:val="center"/>
              <w:rPr>
                <w:sz w:val="20"/>
                <w:szCs w:val="20"/>
              </w:rPr>
            </w:pPr>
            <w:r w:rsidRPr="00F351BA">
              <w:rPr>
                <w:sz w:val="20"/>
                <w:szCs w:val="20"/>
              </w:rPr>
              <w:t>RF, SVR, GPR, SVM, DT</w:t>
            </w:r>
          </w:p>
        </w:tc>
        <w:tc>
          <w:tcPr>
            <w:tcW w:w="1073" w:type="pct"/>
            <w:tcMar>
              <w:top w:w="75" w:type="dxa"/>
              <w:left w:w="70" w:type="dxa"/>
              <w:bottom w:w="75" w:type="dxa"/>
              <w:right w:w="70" w:type="dxa"/>
            </w:tcMar>
            <w:vAlign w:val="center"/>
          </w:tcPr>
          <w:p w14:paraId="5D7A0206" w14:textId="77777777" w:rsidR="00620656" w:rsidRPr="00F351BA" w:rsidRDefault="00620656" w:rsidP="00570901">
            <w:pPr>
              <w:spacing w:before="100" w:beforeAutospacing="1" w:line="240" w:lineRule="auto"/>
              <w:jc w:val="center"/>
              <w:rPr>
                <w:sz w:val="20"/>
                <w:szCs w:val="20"/>
              </w:rPr>
            </w:pPr>
            <w:r w:rsidRPr="00F351BA">
              <w:rPr>
                <w:sz w:val="20"/>
                <w:szCs w:val="20"/>
              </w:rPr>
              <w:t>GPR generally best for flux prediction</w:t>
            </w:r>
          </w:p>
        </w:tc>
        <w:sdt>
          <w:sdtPr>
            <w:rPr>
              <w:color w:val="000000"/>
              <w:sz w:val="20"/>
              <w:szCs w:val="20"/>
            </w:rPr>
            <w:tag w:val="MENDELEY_CITATION_v3_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"/>
            <w:id w:val="1236658851"/>
            <w:placeholder>
              <w:docPart w:val="2DC797776C5945E5A326234568F3CF25"/>
            </w:placeholder>
          </w:sdtPr>
          <w:sdtContent>
            <w:tc>
              <w:tcPr>
                <w:tcW w:w="297" w:type="pct"/>
                <w:vAlign w:val="center"/>
              </w:tcPr>
              <w:p w14:paraId="2CAC9106"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[80]</w:t>
                </w:r>
              </w:p>
            </w:tc>
          </w:sdtContent>
        </w:sdt>
      </w:tr>
      <w:tr w:rsidR="00620656" w:rsidRPr="00F351BA" w14:paraId="2711C936" w14:textId="77777777" w:rsidTr="00570901">
        <w:trPr>
          <w:jc w:val="center"/>
        </w:trPr>
        <w:tc>
          <w:tcPr>
            <w:tcW w:w="1137" w:type="pct"/>
            <w:tcMar>
              <w:top w:w="75" w:type="dxa"/>
              <w:left w:w="70" w:type="dxa"/>
              <w:bottom w:w="75" w:type="dxa"/>
              <w:right w:w="70" w:type="dxa"/>
            </w:tcMar>
            <w:vAlign w:val="center"/>
          </w:tcPr>
          <w:p w14:paraId="2239D473"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1F97FD4C" w14:textId="77777777" w:rsidR="00620656" w:rsidRPr="00F351BA" w:rsidRDefault="00620656" w:rsidP="00570901">
            <w:pPr>
              <w:spacing w:before="100" w:beforeAutospacing="1" w:line="240" w:lineRule="auto"/>
              <w:jc w:val="center"/>
              <w:rPr>
                <w:sz w:val="20"/>
                <w:szCs w:val="20"/>
              </w:rPr>
            </w:pPr>
            <w:r w:rsidRPr="00F351BA">
              <w:rPr>
                <w:sz w:val="20"/>
                <w:szCs w:val="20"/>
              </w:rPr>
              <w:t>MaxP, MinP, MW, CS → micropollutant rejection</w:t>
            </w:r>
          </w:p>
        </w:tc>
        <w:tc>
          <w:tcPr>
            <w:tcW w:w="1009" w:type="pct"/>
            <w:tcMar>
              <w:top w:w="75" w:type="dxa"/>
              <w:left w:w="70" w:type="dxa"/>
              <w:bottom w:w="75" w:type="dxa"/>
              <w:right w:w="70" w:type="dxa"/>
            </w:tcMar>
            <w:vAlign w:val="center"/>
          </w:tcPr>
          <w:p w14:paraId="24DD04F5" w14:textId="77777777" w:rsidR="00620656" w:rsidRPr="00F351BA" w:rsidRDefault="00620656" w:rsidP="00570901">
            <w:pPr>
              <w:spacing w:before="100" w:beforeAutospacing="1" w:line="240" w:lineRule="auto"/>
              <w:jc w:val="center"/>
              <w:rPr>
                <w:sz w:val="20"/>
                <w:szCs w:val="20"/>
              </w:rPr>
            </w:pPr>
            <w:r w:rsidRPr="00F351BA">
              <w:rPr>
                <w:sz w:val="20"/>
                <w:szCs w:val="20"/>
              </w:rPr>
              <w:t>ANFIS, LR, SLR, MVR, SVM, boosted trees</w:t>
            </w:r>
          </w:p>
        </w:tc>
        <w:tc>
          <w:tcPr>
            <w:tcW w:w="1073" w:type="pct"/>
            <w:tcMar>
              <w:top w:w="75" w:type="dxa"/>
              <w:left w:w="70" w:type="dxa"/>
              <w:bottom w:w="75" w:type="dxa"/>
              <w:right w:w="70" w:type="dxa"/>
            </w:tcMar>
            <w:vAlign w:val="center"/>
          </w:tcPr>
          <w:p w14:paraId="4E13F542" w14:textId="77777777" w:rsidR="00620656" w:rsidRPr="00F351BA" w:rsidRDefault="00620656" w:rsidP="00570901">
            <w:pPr>
              <w:spacing w:before="100" w:beforeAutospacing="1" w:line="240" w:lineRule="auto"/>
              <w:jc w:val="center"/>
              <w:rPr>
                <w:sz w:val="20"/>
                <w:szCs w:val="20"/>
              </w:rPr>
            </w:pPr>
            <w:r w:rsidRPr="00F351BA">
              <w:rPr>
                <w:sz w:val="20"/>
                <w:szCs w:val="20"/>
              </w:rPr>
              <w:t>NF-GP model best (R²=0.965)</w:t>
            </w:r>
          </w:p>
        </w:tc>
        <w:sdt>
          <w:sdtPr>
            <w:rPr>
              <w:color w:val="000000"/>
              <w:sz w:val="20"/>
              <w:szCs w:val="20"/>
            </w:rPr>
            <w:tag w:val="MENDELEY_CITATION_v3_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"/>
            <w:id w:val="-845095249"/>
            <w:placeholder>
              <w:docPart w:val="2DC797776C5945E5A326234568F3CF25"/>
            </w:placeholder>
          </w:sdtPr>
          <w:sdtContent>
            <w:tc>
              <w:tcPr>
                <w:tcW w:w="297" w:type="pct"/>
                <w:vAlign w:val="center"/>
              </w:tcPr>
              <w:p w14:paraId="6EB4BF0A"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[81]</w:t>
                </w:r>
              </w:p>
            </w:tc>
          </w:sdtContent>
        </w:sdt>
      </w:tr>
      <w:tr w:rsidR="00620656" w:rsidRPr="00F351BA" w14:paraId="40BB9D3A" w14:textId="77777777" w:rsidTr="00570901">
        <w:trPr>
          <w:jc w:val="center"/>
        </w:trPr>
        <w:tc>
          <w:tcPr>
            <w:tcW w:w="1137" w:type="pct"/>
            <w:tcMar>
              <w:top w:w="75" w:type="dxa"/>
              <w:left w:w="70" w:type="dxa"/>
              <w:bottom w:w="75" w:type="dxa"/>
              <w:right w:w="70" w:type="dxa"/>
            </w:tcMar>
            <w:vAlign w:val="center"/>
          </w:tcPr>
          <w:p w14:paraId="7060E9B7"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50F30E29" w14:textId="77777777" w:rsidR="00620656" w:rsidRPr="00F351BA" w:rsidRDefault="00620656" w:rsidP="00570901">
            <w:pPr>
              <w:spacing w:before="100" w:beforeAutospacing="1" w:line="240" w:lineRule="auto"/>
              <w:jc w:val="center"/>
              <w:rPr>
                <w:sz w:val="20"/>
                <w:szCs w:val="20"/>
              </w:rPr>
            </w:pPr>
            <w:r w:rsidRPr="00F351BA">
              <w:rPr>
                <w:sz w:val="20"/>
                <w:szCs w:val="20"/>
              </w:rPr>
              <w:t>Descriptors → flux before/after chlorination</w:t>
            </w:r>
          </w:p>
        </w:tc>
        <w:tc>
          <w:tcPr>
            <w:tcW w:w="1009" w:type="pct"/>
            <w:tcMar>
              <w:top w:w="75" w:type="dxa"/>
              <w:left w:w="70" w:type="dxa"/>
              <w:bottom w:w="75" w:type="dxa"/>
              <w:right w:w="70" w:type="dxa"/>
            </w:tcMar>
            <w:vAlign w:val="center"/>
          </w:tcPr>
          <w:p w14:paraId="17731E54" w14:textId="77777777" w:rsidR="00620656" w:rsidRPr="00F351BA" w:rsidRDefault="00620656" w:rsidP="00570901">
            <w:pPr>
              <w:spacing w:before="100" w:beforeAutospacing="1" w:line="240" w:lineRule="auto"/>
              <w:jc w:val="center"/>
              <w:rPr>
                <w:sz w:val="20"/>
                <w:szCs w:val="20"/>
              </w:rPr>
            </w:pPr>
            <w:r w:rsidRPr="00F351BA">
              <w:rPr>
                <w:sz w:val="20"/>
                <w:szCs w:val="20"/>
              </w:rPr>
              <w:t>GPR</w:t>
            </w:r>
          </w:p>
        </w:tc>
        <w:tc>
          <w:tcPr>
            <w:tcW w:w="1073" w:type="pct"/>
            <w:tcMar>
              <w:top w:w="75" w:type="dxa"/>
              <w:left w:w="70" w:type="dxa"/>
              <w:bottom w:w="75" w:type="dxa"/>
              <w:right w:w="70" w:type="dxa"/>
            </w:tcMar>
            <w:vAlign w:val="center"/>
          </w:tcPr>
          <w:p w14:paraId="365F316A" w14:textId="77777777" w:rsidR="00620656" w:rsidRPr="00F351BA" w:rsidRDefault="00620656" w:rsidP="00570901">
            <w:pPr>
              <w:spacing w:before="100" w:beforeAutospacing="1" w:line="240" w:lineRule="auto"/>
              <w:jc w:val="center"/>
              <w:rPr>
                <w:sz w:val="20"/>
                <w:szCs w:val="20"/>
              </w:rPr>
            </w:pPr>
            <w:r w:rsidRPr="00F351BA">
              <w:rPr>
                <w:sz w:val="20"/>
                <w:szCs w:val="20"/>
              </w:rPr>
              <w:t>NSE ~99%, strong accuracy</w:t>
            </w:r>
          </w:p>
        </w:tc>
        <w:sdt>
          <w:sdtPr>
            <w:rPr>
              <w:color w:val="000000"/>
              <w:sz w:val="20"/>
              <w:szCs w:val="20"/>
            </w:rPr>
            <w:tag w:val="MENDELEY_CITATION_v3_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"/>
            <w:id w:val="-351795509"/>
            <w:placeholder>
              <w:docPart w:val="7D5258D0FAFE4EFFAC134BC121DD0C9C"/>
            </w:placeholder>
          </w:sdtPr>
          <w:sdtContent>
            <w:tc>
              <w:tcPr>
                <w:tcW w:w="297" w:type="pct"/>
                <w:vAlign w:val="center"/>
              </w:tcPr>
              <w:p w14:paraId="7CF7927C"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[82]</w:t>
                </w:r>
              </w:p>
            </w:tc>
          </w:sdtContent>
        </w:sdt>
      </w:tr>
      <w:tr w:rsidR="00620656" w:rsidRPr="00F351BA" w14:paraId="3731F1BB" w14:textId="77777777" w:rsidTr="00570901">
        <w:trPr>
          <w:jc w:val="center"/>
        </w:trPr>
        <w:tc>
          <w:tcPr>
            <w:tcW w:w="1137" w:type="pct"/>
            <w:tcMar>
              <w:top w:w="75" w:type="dxa"/>
              <w:left w:w="70" w:type="dxa"/>
              <w:bottom w:w="75" w:type="dxa"/>
              <w:right w:w="70" w:type="dxa"/>
            </w:tcMar>
            <w:vAlign w:val="center"/>
          </w:tcPr>
          <w:p w14:paraId="788B8F69"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1D09AB14" w14:textId="77777777" w:rsidR="00620656" w:rsidRPr="00F351BA" w:rsidRDefault="00620656" w:rsidP="00570901">
            <w:pPr>
              <w:spacing w:before="100" w:beforeAutospacing="1" w:line="240" w:lineRule="auto"/>
              <w:jc w:val="center"/>
              <w:rPr>
                <w:sz w:val="20"/>
                <w:szCs w:val="20"/>
              </w:rPr>
            </w:pPr>
            <w:r w:rsidRPr="00F351BA">
              <w:rPr>
                <w:sz w:val="20"/>
                <w:szCs w:val="20"/>
              </w:rPr>
              <w:t>Membrane/pore properties → water flux, salt rejection, charge</w:t>
            </w:r>
          </w:p>
        </w:tc>
        <w:tc>
          <w:tcPr>
            <w:tcW w:w="1009" w:type="pct"/>
            <w:tcMar>
              <w:top w:w="75" w:type="dxa"/>
              <w:left w:w="70" w:type="dxa"/>
              <w:bottom w:w="75" w:type="dxa"/>
              <w:right w:w="70" w:type="dxa"/>
            </w:tcMar>
            <w:vAlign w:val="center"/>
          </w:tcPr>
          <w:p w14:paraId="16F4E287" w14:textId="77777777" w:rsidR="00620656" w:rsidRPr="00F351BA" w:rsidRDefault="00620656" w:rsidP="00570901">
            <w:pPr>
              <w:spacing w:before="100" w:beforeAutospacing="1" w:line="240" w:lineRule="auto"/>
              <w:jc w:val="center"/>
              <w:rPr>
                <w:sz w:val="20"/>
                <w:szCs w:val="20"/>
              </w:rPr>
            </w:pPr>
            <w:r w:rsidRPr="00F351BA">
              <w:rPr>
                <w:sz w:val="20"/>
                <w:szCs w:val="20"/>
              </w:rPr>
              <w:t>XGBoost, DT</w:t>
            </w:r>
          </w:p>
        </w:tc>
        <w:tc>
          <w:tcPr>
            <w:tcW w:w="1073" w:type="pct"/>
            <w:tcMar>
              <w:top w:w="75" w:type="dxa"/>
              <w:left w:w="70" w:type="dxa"/>
              <w:bottom w:w="75" w:type="dxa"/>
              <w:right w:w="70" w:type="dxa"/>
            </w:tcMar>
            <w:vAlign w:val="center"/>
          </w:tcPr>
          <w:p w14:paraId="4BA31ABA" w14:textId="77777777" w:rsidR="00620656" w:rsidRPr="00F351BA" w:rsidRDefault="00620656" w:rsidP="00570901">
            <w:pPr>
              <w:spacing w:before="100" w:beforeAutospacing="1" w:line="240" w:lineRule="auto"/>
              <w:jc w:val="center"/>
              <w:rPr>
                <w:sz w:val="20"/>
                <w:szCs w:val="20"/>
              </w:rPr>
            </w:pPr>
            <w:r w:rsidRPr="00F351BA">
              <w:rPr>
                <w:sz w:val="20"/>
                <w:szCs w:val="20"/>
              </w:rPr>
              <w:t>XGBoost gave minimum prediction errors</w:t>
            </w:r>
          </w:p>
        </w:tc>
        <w:sdt>
          <w:sdtPr>
            <w:rPr>
              <w:color w:val="000000"/>
              <w:sz w:val="20"/>
              <w:szCs w:val="20"/>
            </w:rPr>
            <w:tag w:val="MENDELEY_CITATION_v3_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"/>
            <w:id w:val="254865679"/>
            <w:placeholder>
              <w:docPart w:val="7D5258D0FAFE4EFFAC134BC121DD0C9C"/>
            </w:placeholder>
          </w:sdtPr>
          <w:sdtContent>
            <w:tc>
              <w:tcPr>
                <w:tcW w:w="297" w:type="pct"/>
                <w:vAlign w:val="center"/>
              </w:tcPr>
              <w:p w14:paraId="4B452890"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[83]</w:t>
                </w:r>
              </w:p>
            </w:tc>
          </w:sdtContent>
        </w:sdt>
      </w:tr>
      <w:tr w:rsidR="00620656" w:rsidRPr="00F351BA" w14:paraId="0EA834F3" w14:textId="77777777" w:rsidTr="00570901">
        <w:trPr>
          <w:jc w:val="center"/>
        </w:trPr>
        <w:tc>
          <w:tcPr>
            <w:tcW w:w="5000" w:type="pct"/>
            <w:gridSpan w:val="5"/>
            <w:tcMar>
              <w:top w:w="75" w:type="dxa"/>
              <w:left w:w="70" w:type="dxa"/>
              <w:bottom w:w="75" w:type="dxa"/>
              <w:right w:w="70" w:type="dxa"/>
            </w:tcMar>
            <w:vAlign w:val="center"/>
          </w:tcPr>
          <w:p w14:paraId="12136F79" w14:textId="77777777" w:rsidR="00620656" w:rsidRPr="00F351BA" w:rsidRDefault="00620656" w:rsidP="00570901">
            <w:pPr>
              <w:spacing w:before="100" w:beforeAutospacing="1" w:line="240" w:lineRule="auto"/>
              <w:jc w:val="center"/>
              <w:rPr>
                <w:sz w:val="20"/>
                <w:szCs w:val="20"/>
              </w:rPr>
            </w:pPr>
            <w:r w:rsidRPr="00F351BA">
              <w:rPr>
                <w:rStyle w:val="Strong"/>
                <w:sz w:val="20"/>
                <w:szCs w:val="20"/>
              </w:rPr>
              <w:t>SUPERVISED,  SEMI-SUPERVISED / MULTITASK / TRANSFER / PHYSICS-INFORMED / BAYESIAN OPT / HUMAN-IN-LOOP —</w:t>
            </w:r>
          </w:p>
        </w:tc>
      </w:tr>
      <w:tr w:rsidR="00620656" w:rsidRPr="00F351BA" w14:paraId="7B4D84E0" w14:textId="77777777" w:rsidTr="00570901">
        <w:trPr>
          <w:jc w:val="center"/>
        </w:trPr>
        <w:tc>
          <w:tcPr>
            <w:tcW w:w="1137" w:type="pct"/>
            <w:tcMar>
              <w:top w:w="75" w:type="dxa"/>
              <w:left w:w="70" w:type="dxa"/>
              <w:bottom w:w="75" w:type="dxa"/>
              <w:right w:w="70" w:type="dxa"/>
            </w:tcMar>
            <w:vAlign w:val="center"/>
          </w:tcPr>
          <w:p w14:paraId="66040666" w14:textId="77777777" w:rsidR="00620656" w:rsidRPr="00F351BA" w:rsidRDefault="00620656" w:rsidP="00570901">
            <w:pPr>
              <w:spacing w:before="100" w:beforeAutospacing="1" w:line="240" w:lineRule="auto"/>
              <w:jc w:val="center"/>
              <w:rPr>
                <w:rStyle w:val="Strong"/>
                <w:sz w:val="20"/>
                <w:szCs w:val="20"/>
              </w:rPr>
            </w:pPr>
            <w:r w:rsidRPr="00F351BA">
              <w:rPr>
                <w:sz w:val="20"/>
                <w:szCs w:val="20"/>
              </w:rPr>
              <w:t>Gas separation</w:t>
            </w:r>
          </w:p>
        </w:tc>
        <w:tc>
          <w:tcPr>
            <w:tcW w:w="1483" w:type="pct"/>
            <w:vAlign w:val="center"/>
          </w:tcPr>
          <w:p w14:paraId="437652C4" w14:textId="77777777" w:rsidR="00620656" w:rsidRPr="00F351BA" w:rsidRDefault="00620656" w:rsidP="00570901">
            <w:pPr>
              <w:spacing w:before="100" w:beforeAutospacing="1" w:line="240" w:lineRule="auto"/>
              <w:jc w:val="center"/>
              <w:rPr>
                <w:sz w:val="20"/>
                <w:szCs w:val="20"/>
              </w:rPr>
            </w:pPr>
            <w:r w:rsidRPr="00F351BA">
              <w:rPr>
                <w:sz w:val="20"/>
                <w:szCs w:val="20"/>
              </w:rPr>
              <w:t>Polymer graph/SMILES descriptors → gas permeabilities (5 gases)</w:t>
            </w:r>
          </w:p>
        </w:tc>
        <w:tc>
          <w:tcPr>
            <w:tcW w:w="1009" w:type="pct"/>
            <w:vAlign w:val="center"/>
          </w:tcPr>
          <w:p w14:paraId="2D520FA2" w14:textId="77777777" w:rsidR="00620656" w:rsidRPr="00F351BA" w:rsidRDefault="00620656" w:rsidP="00570901">
            <w:pPr>
              <w:spacing w:before="100" w:beforeAutospacing="1" w:line="240" w:lineRule="auto"/>
              <w:jc w:val="center"/>
              <w:rPr>
                <w:sz w:val="20"/>
                <w:szCs w:val="20"/>
              </w:rPr>
            </w:pPr>
            <w:r w:rsidRPr="00F351BA">
              <w:rPr>
                <w:sz w:val="20"/>
                <w:szCs w:val="20"/>
              </w:rPr>
              <w:t>GREA, SGIR, GCN, GIN, RF, GPR, MLP</w:t>
            </w:r>
          </w:p>
        </w:tc>
        <w:tc>
          <w:tcPr>
            <w:tcW w:w="1073" w:type="pct"/>
            <w:vAlign w:val="center"/>
          </w:tcPr>
          <w:p w14:paraId="402E78F1" w14:textId="77777777" w:rsidR="00620656" w:rsidRPr="00F351BA" w:rsidRDefault="00620656" w:rsidP="00570901">
            <w:pPr>
              <w:spacing w:before="100" w:beforeAutospacing="1" w:line="240" w:lineRule="auto"/>
              <w:jc w:val="center"/>
              <w:rPr>
                <w:sz w:val="20"/>
                <w:szCs w:val="20"/>
              </w:rPr>
            </w:pPr>
            <w:r w:rsidRPr="00F351BA">
              <w:rPr>
                <w:sz w:val="20"/>
                <w:szCs w:val="20"/>
              </w:rPr>
              <w:t>Polyimides exceeding 2008 upper bound found; rigidity/free volume key</w:t>
            </w:r>
          </w:p>
        </w:tc>
        <w:sdt>
          <w:sdtPr>
            <w:rPr>
              <w:color w:val="000000"/>
              <w:sz w:val="20"/>
              <w:szCs w:val="20"/>
            </w:rPr>
            <w:tag w:val="MENDELEY_CITATION_v3_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"/>
            <w:id w:val="1286921458"/>
            <w:placeholder>
              <w:docPart w:val="7D5258D0FAFE4EFFAC134BC121DD0C9C"/>
            </w:placeholder>
          </w:sdtPr>
          <w:sdtContent>
            <w:tc>
              <w:tcPr>
                <w:tcW w:w="297" w:type="pct"/>
                <w:vAlign w:val="center"/>
              </w:tcPr>
              <w:p w14:paraId="51E28D24"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[84]</w:t>
                </w:r>
              </w:p>
            </w:tc>
          </w:sdtContent>
        </w:sdt>
      </w:tr>
      <w:tr w:rsidR="00620656" w:rsidRPr="00F351BA" w14:paraId="491D3411" w14:textId="77777777" w:rsidTr="00570901">
        <w:trPr>
          <w:jc w:val="center"/>
        </w:trPr>
        <w:tc>
          <w:tcPr>
            <w:tcW w:w="1137" w:type="pct"/>
            <w:tcMar>
              <w:top w:w="75" w:type="dxa"/>
              <w:left w:w="70" w:type="dxa"/>
              <w:bottom w:w="75" w:type="dxa"/>
              <w:right w:w="70" w:type="dxa"/>
            </w:tcMar>
            <w:vAlign w:val="center"/>
          </w:tcPr>
          <w:p w14:paraId="67EF8DAB"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6C1AC28B" w14:textId="77777777" w:rsidR="00620656" w:rsidRPr="00F351BA" w:rsidRDefault="00620656" w:rsidP="00570901">
            <w:pPr>
              <w:spacing w:before="100" w:beforeAutospacing="1" w:line="240" w:lineRule="auto"/>
              <w:jc w:val="center"/>
              <w:rPr>
                <w:sz w:val="20"/>
                <w:szCs w:val="20"/>
              </w:rPr>
            </w:pPr>
            <w:r w:rsidRPr="00F351BA">
              <w:rPr>
                <w:sz w:val="20"/>
                <w:szCs w:val="20"/>
              </w:rPr>
              <w:t>Polymer SMILES + selector vectors → gas permeability/diffusivity/solubility</w:t>
            </w:r>
          </w:p>
        </w:tc>
        <w:tc>
          <w:tcPr>
            <w:tcW w:w="1009" w:type="pct"/>
            <w:tcMar>
              <w:top w:w="75" w:type="dxa"/>
              <w:left w:w="70" w:type="dxa"/>
              <w:bottom w:w="75" w:type="dxa"/>
              <w:right w:w="70" w:type="dxa"/>
            </w:tcMar>
            <w:vAlign w:val="center"/>
          </w:tcPr>
          <w:p w14:paraId="59A63E23" w14:textId="77777777" w:rsidR="00620656" w:rsidRPr="00F351BA" w:rsidRDefault="00620656" w:rsidP="00570901">
            <w:pPr>
              <w:spacing w:before="100" w:beforeAutospacing="1" w:line="240" w:lineRule="auto"/>
              <w:jc w:val="center"/>
              <w:rPr>
                <w:sz w:val="20"/>
                <w:szCs w:val="20"/>
              </w:rPr>
            </w:pPr>
            <w:r w:rsidRPr="00F351BA">
              <w:rPr>
                <w:sz w:val="20"/>
                <w:szCs w:val="20"/>
              </w:rPr>
              <w:t>GNN</w:t>
            </w:r>
          </w:p>
        </w:tc>
        <w:tc>
          <w:tcPr>
            <w:tcW w:w="1073" w:type="pct"/>
            <w:tcMar>
              <w:top w:w="75" w:type="dxa"/>
              <w:left w:w="70" w:type="dxa"/>
              <w:bottom w:w="75" w:type="dxa"/>
              <w:right w:w="70" w:type="dxa"/>
            </w:tcMar>
            <w:vAlign w:val="center"/>
          </w:tcPr>
          <w:p w14:paraId="59AAB76E" w14:textId="77777777" w:rsidR="00620656" w:rsidRPr="00F351BA" w:rsidRDefault="00620656" w:rsidP="00570901">
            <w:pPr>
              <w:spacing w:before="100" w:beforeAutospacing="1" w:line="240" w:lineRule="auto"/>
              <w:jc w:val="center"/>
              <w:rPr>
                <w:sz w:val="20"/>
                <w:szCs w:val="20"/>
              </w:rPr>
            </w:pPr>
            <w:r w:rsidRPr="00F351BA">
              <w:rPr>
                <w:sz w:val="20"/>
                <w:szCs w:val="20"/>
              </w:rPr>
              <w:t>R² improved 0.93→0.96 across 13 polymer classes</w:t>
            </w:r>
          </w:p>
        </w:tc>
        <w:sdt>
          <w:sdtPr>
            <w:rPr>
              <w:color w:val="000000"/>
              <w:sz w:val="20"/>
              <w:szCs w:val="20"/>
            </w:rPr>
            <w:tag w:val="MENDELEY_CITATION_v3_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"/>
            <w:id w:val="-681045502"/>
            <w:placeholder>
              <w:docPart w:val="7D5258D0FAFE4EFFAC134BC121DD0C9C"/>
            </w:placeholder>
          </w:sdtPr>
          <w:sdtContent>
            <w:tc>
              <w:tcPr>
                <w:tcW w:w="297" w:type="pct"/>
                <w:vAlign w:val="center"/>
              </w:tcPr>
              <w:p w14:paraId="054BD453"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[85]</w:t>
                </w:r>
              </w:p>
            </w:tc>
          </w:sdtContent>
        </w:sdt>
      </w:tr>
      <w:tr w:rsidR="00620656" w:rsidRPr="00F351BA" w14:paraId="66C7BB9D" w14:textId="77777777" w:rsidTr="00570901">
        <w:trPr>
          <w:jc w:val="center"/>
        </w:trPr>
        <w:tc>
          <w:tcPr>
            <w:tcW w:w="1137" w:type="pct"/>
            <w:tcMar>
              <w:top w:w="75" w:type="dxa"/>
              <w:left w:w="70" w:type="dxa"/>
              <w:bottom w:w="75" w:type="dxa"/>
              <w:right w:w="70" w:type="dxa"/>
            </w:tcMar>
            <w:vAlign w:val="center"/>
          </w:tcPr>
          <w:p w14:paraId="006347B2"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7BC23121" w14:textId="77777777" w:rsidR="00620656" w:rsidRPr="00F351BA" w:rsidRDefault="00620656" w:rsidP="00570901">
            <w:pPr>
              <w:spacing w:before="100" w:beforeAutospacing="1" w:line="240" w:lineRule="auto"/>
              <w:jc w:val="center"/>
              <w:rPr>
                <w:sz w:val="20"/>
                <w:szCs w:val="20"/>
              </w:rPr>
            </w:pPr>
            <w:r w:rsidRPr="00F351BA">
              <w:rPr>
                <w:sz w:val="20"/>
                <w:szCs w:val="20"/>
              </w:rPr>
              <w:t>Immersion time, PIP/SDS/TMC conc → permeance, multi-salt rejection</w:t>
            </w:r>
          </w:p>
        </w:tc>
        <w:tc>
          <w:tcPr>
            <w:tcW w:w="1009" w:type="pct"/>
            <w:tcMar>
              <w:top w:w="75" w:type="dxa"/>
              <w:left w:w="70" w:type="dxa"/>
              <w:bottom w:w="75" w:type="dxa"/>
              <w:right w:w="70" w:type="dxa"/>
            </w:tcMar>
            <w:vAlign w:val="center"/>
          </w:tcPr>
          <w:p w14:paraId="63E3CB67" w14:textId="77777777" w:rsidR="00620656" w:rsidRPr="00F351BA" w:rsidRDefault="00620656" w:rsidP="00570901">
            <w:pPr>
              <w:spacing w:before="100" w:beforeAutospacing="1" w:line="240" w:lineRule="auto"/>
              <w:jc w:val="center"/>
              <w:rPr>
                <w:sz w:val="20"/>
                <w:szCs w:val="20"/>
              </w:rPr>
            </w:pPr>
            <w:r w:rsidRPr="00F351BA">
              <w:rPr>
                <w:sz w:val="20"/>
                <w:szCs w:val="20"/>
              </w:rPr>
              <w:t>ANN, SVR, XGBoost, RF</w:t>
            </w:r>
          </w:p>
        </w:tc>
        <w:tc>
          <w:tcPr>
            <w:tcW w:w="1073" w:type="pct"/>
            <w:tcMar>
              <w:top w:w="75" w:type="dxa"/>
              <w:left w:w="70" w:type="dxa"/>
              <w:bottom w:w="75" w:type="dxa"/>
              <w:right w:w="70" w:type="dxa"/>
            </w:tcMar>
            <w:vAlign w:val="center"/>
          </w:tcPr>
          <w:p w14:paraId="34FF25C8" w14:textId="77777777" w:rsidR="00620656" w:rsidRPr="00F351BA" w:rsidRDefault="00620656" w:rsidP="00570901">
            <w:pPr>
              <w:spacing w:before="100" w:beforeAutospacing="1" w:line="240" w:lineRule="auto"/>
              <w:jc w:val="center"/>
              <w:rPr>
                <w:sz w:val="20"/>
                <w:szCs w:val="20"/>
              </w:rPr>
            </w:pPr>
            <w:r w:rsidRPr="00F351BA">
              <w:rPr>
                <w:sz w:val="20"/>
                <w:szCs w:val="20"/>
              </w:rPr>
              <w:t>Multitask MLP beat single-task; membranes beat upper bound</w:t>
            </w:r>
          </w:p>
        </w:tc>
        <w:sdt>
          <w:sdtPr>
            <w:rPr>
              <w:color w:val="000000"/>
              <w:sz w:val="20"/>
              <w:szCs w:val="20"/>
            </w:rPr>
            <w:tag w:val="MENDELEY_CITATION_v3_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"/>
            <w:id w:val="304902788"/>
            <w:placeholder>
              <w:docPart w:val="7D5258D0FAFE4EFFAC134BC121DD0C9C"/>
            </w:placeholder>
          </w:sdtPr>
          <w:sdtContent>
            <w:tc>
              <w:tcPr>
                <w:tcW w:w="297" w:type="pct"/>
                <w:vAlign w:val="center"/>
              </w:tcPr>
              <w:p w14:paraId="3B592AB2"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[86]</w:t>
                </w:r>
              </w:p>
            </w:tc>
          </w:sdtContent>
        </w:sdt>
      </w:tr>
      <w:tr w:rsidR="00620656" w:rsidRPr="00F351BA" w14:paraId="4D525247" w14:textId="77777777" w:rsidTr="00570901">
        <w:trPr>
          <w:jc w:val="center"/>
        </w:trPr>
        <w:tc>
          <w:tcPr>
            <w:tcW w:w="1137" w:type="pct"/>
            <w:tcMar>
              <w:top w:w="75" w:type="dxa"/>
              <w:left w:w="70" w:type="dxa"/>
              <w:bottom w:w="75" w:type="dxa"/>
              <w:right w:w="70" w:type="dxa"/>
            </w:tcMar>
            <w:vAlign w:val="center"/>
          </w:tcPr>
          <w:p w14:paraId="177564C8" w14:textId="77777777" w:rsidR="00620656" w:rsidRPr="00F351BA" w:rsidRDefault="00620656" w:rsidP="00570901">
            <w:pPr>
              <w:spacing w:before="100" w:beforeAutospacing="1" w:line="240" w:lineRule="auto"/>
              <w:jc w:val="center"/>
              <w:rPr>
                <w:sz w:val="20"/>
                <w:szCs w:val="20"/>
              </w:rPr>
            </w:pPr>
            <w:r w:rsidRPr="00F351BA">
              <w:rPr>
                <w:sz w:val="20"/>
                <w:szCs w:val="20"/>
              </w:rPr>
              <w:t>Not reported</w:t>
            </w:r>
          </w:p>
        </w:tc>
        <w:tc>
          <w:tcPr>
            <w:tcW w:w="1483" w:type="pct"/>
            <w:tcMar>
              <w:top w:w="75" w:type="dxa"/>
              <w:left w:w="70" w:type="dxa"/>
              <w:bottom w:w="75" w:type="dxa"/>
              <w:right w:w="70" w:type="dxa"/>
            </w:tcMar>
            <w:vAlign w:val="center"/>
          </w:tcPr>
          <w:p w14:paraId="0DA811F8" w14:textId="77777777" w:rsidR="00620656" w:rsidRPr="00F351BA" w:rsidRDefault="00620656" w:rsidP="00570901">
            <w:pPr>
              <w:spacing w:before="100" w:beforeAutospacing="1" w:line="240" w:lineRule="auto"/>
              <w:jc w:val="center"/>
              <w:rPr>
                <w:sz w:val="20"/>
                <w:szCs w:val="20"/>
              </w:rPr>
            </w:pPr>
            <w:r w:rsidRPr="00F351BA">
              <w:rPr>
                <w:sz w:val="20"/>
                <w:szCs w:val="20"/>
              </w:rPr>
              <w:t>Polymer SMILES graphs → up to 36 polymer properties</w:t>
            </w:r>
          </w:p>
        </w:tc>
        <w:tc>
          <w:tcPr>
            <w:tcW w:w="1009" w:type="pct"/>
            <w:tcMar>
              <w:top w:w="75" w:type="dxa"/>
              <w:left w:w="70" w:type="dxa"/>
              <w:bottom w:w="75" w:type="dxa"/>
              <w:right w:w="70" w:type="dxa"/>
            </w:tcMar>
            <w:vAlign w:val="center"/>
          </w:tcPr>
          <w:p w14:paraId="03C60B3F" w14:textId="77777777" w:rsidR="00620656" w:rsidRPr="00F351BA" w:rsidRDefault="00620656" w:rsidP="00570901">
            <w:pPr>
              <w:spacing w:before="100" w:beforeAutospacing="1" w:line="240" w:lineRule="auto"/>
              <w:jc w:val="center"/>
              <w:rPr>
                <w:sz w:val="20"/>
                <w:szCs w:val="20"/>
              </w:rPr>
            </w:pPr>
            <w:r w:rsidRPr="00F351BA">
              <w:rPr>
                <w:sz w:val="20"/>
                <w:szCs w:val="20"/>
              </w:rPr>
              <w:t>GNN (polyGNN)</w:t>
            </w:r>
          </w:p>
        </w:tc>
        <w:tc>
          <w:tcPr>
            <w:tcW w:w="1073" w:type="pct"/>
            <w:tcMar>
              <w:top w:w="75" w:type="dxa"/>
              <w:left w:w="70" w:type="dxa"/>
              <w:bottom w:w="75" w:type="dxa"/>
              <w:right w:w="70" w:type="dxa"/>
            </w:tcMar>
            <w:vAlign w:val="center"/>
          </w:tcPr>
          <w:p w14:paraId="5FAA338C" w14:textId="77777777" w:rsidR="00620656" w:rsidRPr="00F351BA" w:rsidRDefault="00620656" w:rsidP="00570901">
            <w:pPr>
              <w:spacing w:before="100" w:beforeAutospacing="1" w:line="240" w:lineRule="auto"/>
              <w:jc w:val="center"/>
              <w:rPr>
                <w:sz w:val="20"/>
                <w:szCs w:val="20"/>
              </w:rPr>
            </w:pPr>
            <w:r w:rsidRPr="00F351BA">
              <w:rPr>
                <w:sz w:val="20"/>
                <w:szCs w:val="20"/>
              </w:rPr>
              <w:t>Faster than handcrafted features; comparable/better accuracy</w:t>
            </w:r>
          </w:p>
        </w:tc>
        <w:sdt>
          <w:sdtPr>
            <w:rPr>
              <w:color w:val="000000"/>
              <w:sz w:val="20"/>
              <w:szCs w:val="20"/>
            </w:rPr>
            <w:tag w:val="MENDELEY_CITATION_v3_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"/>
            <w:id w:val="-905373760"/>
            <w:placeholder>
              <w:docPart w:val="7D5258D0FAFE4EFFAC134BC121DD0C9C"/>
            </w:placeholder>
          </w:sdtPr>
          <w:sdtContent>
            <w:tc>
              <w:tcPr>
                <w:tcW w:w="297" w:type="pct"/>
                <w:vAlign w:val="center"/>
              </w:tcPr>
              <w:p w14:paraId="1F885C86"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[87]</w:t>
                </w:r>
              </w:p>
            </w:tc>
          </w:sdtContent>
        </w:sdt>
      </w:tr>
      <w:tr w:rsidR="00620656" w:rsidRPr="00F351BA" w14:paraId="42985E3E" w14:textId="77777777" w:rsidTr="00570901">
        <w:trPr>
          <w:jc w:val="center"/>
        </w:trPr>
        <w:tc>
          <w:tcPr>
            <w:tcW w:w="1137" w:type="pct"/>
            <w:tcMar>
              <w:top w:w="75" w:type="dxa"/>
              <w:left w:w="70" w:type="dxa"/>
              <w:bottom w:w="75" w:type="dxa"/>
              <w:right w:w="70" w:type="dxa"/>
            </w:tcMar>
            <w:vAlign w:val="center"/>
          </w:tcPr>
          <w:p w14:paraId="6A2B4036" w14:textId="77777777" w:rsidR="00620656" w:rsidRPr="00F351BA" w:rsidRDefault="00620656" w:rsidP="00570901">
            <w:pPr>
              <w:spacing w:before="100" w:beforeAutospacing="1" w:line="240" w:lineRule="auto"/>
              <w:jc w:val="center"/>
              <w:rPr>
                <w:sz w:val="20"/>
                <w:szCs w:val="20"/>
              </w:rPr>
            </w:pPr>
            <w:r w:rsidRPr="00F351BA">
              <w:rPr>
                <w:sz w:val="20"/>
                <w:szCs w:val="20"/>
              </w:rPr>
              <w:t>Organic solvent separation</w:t>
            </w:r>
          </w:p>
        </w:tc>
        <w:tc>
          <w:tcPr>
            <w:tcW w:w="1483" w:type="pct"/>
            <w:tcMar>
              <w:top w:w="75" w:type="dxa"/>
              <w:left w:w="70" w:type="dxa"/>
              <w:bottom w:w="75" w:type="dxa"/>
              <w:right w:w="70" w:type="dxa"/>
            </w:tcMar>
            <w:vAlign w:val="center"/>
          </w:tcPr>
          <w:p w14:paraId="184B5054" w14:textId="77777777" w:rsidR="00620656" w:rsidRPr="00F351BA" w:rsidRDefault="00620656" w:rsidP="00570901">
            <w:pPr>
              <w:spacing w:before="100" w:beforeAutospacing="1" w:line="240" w:lineRule="auto"/>
              <w:jc w:val="center"/>
              <w:rPr>
                <w:sz w:val="20"/>
                <w:szCs w:val="20"/>
              </w:rPr>
            </w:pPr>
            <w:r w:rsidRPr="00F351BA">
              <w:rPr>
                <w:sz w:val="20"/>
                <w:szCs w:val="20"/>
              </w:rPr>
              <w:t>Polymer/solvent fingerprints → solvent diffusivity, sorption uptake</w:t>
            </w:r>
          </w:p>
        </w:tc>
        <w:tc>
          <w:tcPr>
            <w:tcW w:w="1009" w:type="pct"/>
            <w:tcMar>
              <w:top w:w="75" w:type="dxa"/>
              <w:left w:w="70" w:type="dxa"/>
              <w:bottom w:w="75" w:type="dxa"/>
              <w:right w:w="70" w:type="dxa"/>
            </w:tcMar>
            <w:vAlign w:val="center"/>
          </w:tcPr>
          <w:p w14:paraId="1C5571E5" w14:textId="77777777" w:rsidR="00620656" w:rsidRPr="00F351BA" w:rsidRDefault="00620656" w:rsidP="00570901">
            <w:pPr>
              <w:spacing w:before="100" w:beforeAutospacing="1" w:line="240" w:lineRule="auto"/>
              <w:jc w:val="center"/>
              <w:rPr>
                <w:sz w:val="20"/>
                <w:szCs w:val="20"/>
              </w:rPr>
            </w:pPr>
            <w:r w:rsidRPr="00F351BA">
              <w:rPr>
                <w:sz w:val="20"/>
                <w:szCs w:val="20"/>
              </w:rPr>
              <w:t>GPR, ANN</w:t>
            </w:r>
          </w:p>
        </w:tc>
        <w:tc>
          <w:tcPr>
            <w:tcW w:w="1073" w:type="pct"/>
            <w:tcMar>
              <w:top w:w="75" w:type="dxa"/>
              <w:left w:w="70" w:type="dxa"/>
              <w:bottom w:w="75" w:type="dxa"/>
              <w:right w:w="70" w:type="dxa"/>
            </w:tcMar>
            <w:vAlign w:val="center"/>
          </w:tcPr>
          <w:p w14:paraId="14FF2DB1" w14:textId="77777777" w:rsidR="00620656" w:rsidRPr="00F351BA" w:rsidRDefault="00620656" w:rsidP="00570901">
            <w:pPr>
              <w:spacing w:before="100" w:beforeAutospacing="1" w:line="240" w:lineRule="auto"/>
              <w:jc w:val="center"/>
              <w:rPr>
                <w:sz w:val="20"/>
                <w:szCs w:val="20"/>
              </w:rPr>
            </w:pPr>
            <w:r w:rsidRPr="00F351BA">
              <w:rPr>
                <w:sz w:val="20"/>
                <w:szCs w:val="20"/>
              </w:rPr>
              <w:t>Found PVC &amp; halogen-free alternatives</w:t>
            </w:r>
          </w:p>
        </w:tc>
        <w:sdt>
          <w:sdtPr>
            <w:rPr>
              <w:color w:val="000000"/>
              <w:sz w:val="20"/>
              <w:szCs w:val="20"/>
            </w:rPr>
            <w:tag w:val="MENDELEY_CITATION_v3_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"/>
            <w:id w:val="-1239009808"/>
            <w:placeholder>
              <w:docPart w:val="7D5258D0FAFE4EFFAC134BC121DD0C9C"/>
            </w:placeholder>
          </w:sdtPr>
          <w:sdtContent>
            <w:tc>
              <w:tcPr>
                <w:tcW w:w="297" w:type="pct"/>
                <w:vAlign w:val="center"/>
              </w:tcPr>
              <w:p w14:paraId="1C88AE6D" w14:textId="77777777" w:rsidR="00620656" w:rsidRPr="00F351BA" w:rsidRDefault="00620656" w:rsidP="00570901">
                <w:pPr>
                  <w:spacing w:before="100" w:beforeAutospacing="1" w:line="240" w:lineRule="auto"/>
                  <w:jc w:val="center"/>
                  <w:rPr>
                    <w:sz w:val="20"/>
                    <w:szCs w:val="20"/>
                  </w:rPr>
                </w:pPr>
                <w:r w:rsidRPr="00ED398D">
                  <w:rPr>
                    <w:color w:val="000000"/>
                    <w:sz w:val="20"/>
                    <w:szCs w:val="20"/>
                    <w:highlight w:val="magenta"/>
                  </w:rPr>
                  <w:t>[88]</w:t>
                </w:r>
              </w:p>
            </w:tc>
          </w:sdtContent>
        </w:sdt>
      </w:tr>
      <w:tr w:rsidR="00620656" w:rsidRPr="00F351BA" w14:paraId="4A87E15B" w14:textId="77777777" w:rsidTr="00570901">
        <w:trPr>
          <w:jc w:val="center"/>
        </w:trPr>
        <w:tc>
          <w:tcPr>
            <w:tcW w:w="1137" w:type="pct"/>
            <w:tcMar>
              <w:top w:w="75" w:type="dxa"/>
              <w:left w:w="70" w:type="dxa"/>
              <w:bottom w:w="75" w:type="dxa"/>
              <w:right w:w="70" w:type="dxa"/>
            </w:tcMar>
            <w:vAlign w:val="center"/>
          </w:tcPr>
          <w:p w14:paraId="6A6457C6"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26882C4F" w14:textId="77777777" w:rsidR="00620656" w:rsidRPr="00F351BA" w:rsidRDefault="00620656" w:rsidP="00570901">
            <w:pPr>
              <w:spacing w:before="100" w:beforeAutospacing="1" w:line="240" w:lineRule="auto"/>
              <w:jc w:val="center"/>
              <w:rPr>
                <w:sz w:val="20"/>
                <w:szCs w:val="20"/>
              </w:rPr>
            </w:pPr>
            <w:r w:rsidRPr="00F351BA">
              <w:rPr>
                <w:sz w:val="20"/>
                <w:szCs w:val="20"/>
              </w:rPr>
              <w:t>Molecular/membrane descriptors → HMP rejection</w:t>
            </w:r>
          </w:p>
        </w:tc>
        <w:tc>
          <w:tcPr>
            <w:tcW w:w="1009" w:type="pct"/>
            <w:tcMar>
              <w:top w:w="75" w:type="dxa"/>
              <w:left w:w="70" w:type="dxa"/>
              <w:bottom w:w="75" w:type="dxa"/>
              <w:right w:w="70" w:type="dxa"/>
            </w:tcMar>
            <w:vAlign w:val="center"/>
          </w:tcPr>
          <w:p w14:paraId="5118A352" w14:textId="77777777" w:rsidR="00620656" w:rsidRPr="00F351BA" w:rsidRDefault="00620656" w:rsidP="00570901">
            <w:pPr>
              <w:spacing w:before="100" w:beforeAutospacing="1" w:line="240" w:lineRule="auto"/>
              <w:jc w:val="center"/>
              <w:rPr>
                <w:sz w:val="20"/>
                <w:szCs w:val="20"/>
              </w:rPr>
            </w:pPr>
            <w:r w:rsidRPr="00F351BA">
              <w:rPr>
                <w:sz w:val="20"/>
                <w:szCs w:val="20"/>
              </w:rPr>
              <w:t>RF, XGBoost, LightGBM, CNN, Transformer, ANN</w:t>
            </w:r>
          </w:p>
        </w:tc>
        <w:tc>
          <w:tcPr>
            <w:tcW w:w="1073" w:type="pct"/>
            <w:tcMar>
              <w:top w:w="75" w:type="dxa"/>
              <w:left w:w="70" w:type="dxa"/>
              <w:bottom w:w="75" w:type="dxa"/>
              <w:right w:w="70" w:type="dxa"/>
            </w:tcMar>
            <w:vAlign w:val="center"/>
          </w:tcPr>
          <w:p w14:paraId="393E6BB6" w14:textId="77777777" w:rsidR="00620656" w:rsidRPr="00F351BA" w:rsidRDefault="00620656" w:rsidP="00570901">
            <w:pPr>
              <w:spacing w:before="100" w:beforeAutospacing="1" w:line="240" w:lineRule="auto"/>
              <w:jc w:val="center"/>
              <w:rPr>
                <w:sz w:val="20"/>
                <w:szCs w:val="20"/>
              </w:rPr>
            </w:pPr>
            <w:r w:rsidRPr="00F351BA">
              <w:rPr>
                <w:sz w:val="20"/>
                <w:szCs w:val="20"/>
              </w:rPr>
              <w:t>XGBoost best; ΔGs-m dominant determinant</w:t>
            </w:r>
          </w:p>
        </w:tc>
        <w:tc>
          <w:tcPr>
            <w:tcW w:w="297" w:type="pct"/>
            <w:vAlign w:val="center"/>
          </w:tcPr>
          <w:p w14:paraId="2AB706AD" w14:textId="77777777" w:rsidR="00620656" w:rsidRPr="00F351BA" w:rsidRDefault="00620656" w:rsidP="00570901">
            <w:pPr>
              <w:spacing w:before="100" w:beforeAutospacing="1" w:line="240" w:lineRule="auto"/>
              <w:jc w:val="center"/>
              <w:rPr>
                <w:sz w:val="20"/>
                <w:szCs w:val="20"/>
              </w:rPr>
            </w:pPr>
            <w:hyperlink r:id="rId16" w:history="1">
              <w:r w:rsidRPr="00625C61">
                <w:rPr>
                  <w:rStyle w:val="Hyperlink"/>
                  <w:sz w:val="20"/>
                  <w:szCs w:val="20"/>
                </w:rPr>
                <w:t>88</w:t>
              </w:r>
            </w:hyperlink>
          </w:p>
        </w:tc>
      </w:tr>
      <w:tr w:rsidR="00620656" w:rsidRPr="00F351BA" w14:paraId="3E6F4595" w14:textId="77777777" w:rsidTr="00570901">
        <w:trPr>
          <w:jc w:val="center"/>
        </w:trPr>
        <w:tc>
          <w:tcPr>
            <w:tcW w:w="1137" w:type="pct"/>
            <w:tcMar>
              <w:top w:w="75" w:type="dxa"/>
              <w:left w:w="70" w:type="dxa"/>
              <w:bottom w:w="75" w:type="dxa"/>
              <w:right w:w="70" w:type="dxa"/>
            </w:tcMar>
            <w:vAlign w:val="center"/>
          </w:tcPr>
          <w:p w14:paraId="59DD36F9" w14:textId="77777777" w:rsidR="00620656" w:rsidRPr="00F351BA" w:rsidRDefault="00620656" w:rsidP="00570901">
            <w:pPr>
              <w:spacing w:before="100" w:beforeAutospacing="1" w:line="240" w:lineRule="auto"/>
              <w:jc w:val="center"/>
              <w:rPr>
                <w:sz w:val="20"/>
                <w:szCs w:val="20"/>
              </w:rPr>
            </w:pPr>
            <w:r w:rsidRPr="00F351BA">
              <w:rPr>
                <w:sz w:val="20"/>
                <w:szCs w:val="20"/>
              </w:rPr>
              <w:lastRenderedPageBreak/>
              <w:t>Water treatment</w:t>
            </w:r>
          </w:p>
        </w:tc>
        <w:tc>
          <w:tcPr>
            <w:tcW w:w="1483" w:type="pct"/>
            <w:tcMar>
              <w:top w:w="75" w:type="dxa"/>
              <w:left w:w="70" w:type="dxa"/>
              <w:bottom w:w="75" w:type="dxa"/>
              <w:right w:w="70" w:type="dxa"/>
            </w:tcMar>
            <w:vAlign w:val="center"/>
          </w:tcPr>
          <w:p w14:paraId="1692E346" w14:textId="77777777" w:rsidR="00620656" w:rsidRPr="00F351BA" w:rsidRDefault="00620656" w:rsidP="00570901">
            <w:pPr>
              <w:spacing w:before="100" w:beforeAutospacing="1" w:line="240" w:lineRule="auto"/>
              <w:jc w:val="center"/>
              <w:rPr>
                <w:sz w:val="20"/>
                <w:szCs w:val="20"/>
              </w:rPr>
            </w:pPr>
            <w:r w:rsidRPr="00F351BA">
              <w:rPr>
                <w:sz w:val="20"/>
                <w:szCs w:val="20"/>
              </w:rPr>
              <w:t>DFT + fabrication params → permeance, dye/salt rejection</w:t>
            </w:r>
          </w:p>
        </w:tc>
        <w:tc>
          <w:tcPr>
            <w:tcW w:w="1009" w:type="pct"/>
            <w:tcMar>
              <w:top w:w="75" w:type="dxa"/>
              <w:left w:w="70" w:type="dxa"/>
              <w:bottom w:w="75" w:type="dxa"/>
              <w:right w:w="70" w:type="dxa"/>
            </w:tcMar>
            <w:vAlign w:val="center"/>
          </w:tcPr>
          <w:p w14:paraId="1C25AEBA" w14:textId="77777777" w:rsidR="00620656" w:rsidRPr="00F351BA" w:rsidRDefault="00620656" w:rsidP="00570901">
            <w:pPr>
              <w:spacing w:before="100" w:beforeAutospacing="1" w:line="240" w:lineRule="auto"/>
              <w:jc w:val="center"/>
              <w:rPr>
                <w:sz w:val="20"/>
                <w:szCs w:val="20"/>
              </w:rPr>
            </w:pPr>
            <w:r w:rsidRPr="00F351BA">
              <w:rPr>
                <w:sz w:val="20"/>
                <w:szCs w:val="20"/>
              </w:rPr>
              <w:t>XGBoost, CNN, Bayesian opt</w:t>
            </w:r>
          </w:p>
        </w:tc>
        <w:tc>
          <w:tcPr>
            <w:tcW w:w="1073" w:type="pct"/>
            <w:tcMar>
              <w:top w:w="75" w:type="dxa"/>
              <w:left w:w="70" w:type="dxa"/>
              <w:bottom w:w="75" w:type="dxa"/>
              <w:right w:w="70" w:type="dxa"/>
            </w:tcMar>
            <w:vAlign w:val="center"/>
          </w:tcPr>
          <w:p w14:paraId="6CACD52F" w14:textId="77777777" w:rsidR="00620656" w:rsidRPr="00F351BA" w:rsidRDefault="00620656" w:rsidP="00570901">
            <w:pPr>
              <w:spacing w:before="100" w:beforeAutospacing="1" w:line="240" w:lineRule="auto"/>
              <w:jc w:val="center"/>
              <w:rPr>
                <w:sz w:val="20"/>
                <w:szCs w:val="20"/>
              </w:rPr>
            </w:pPr>
            <w:r w:rsidRPr="00F351BA">
              <w:rPr>
                <w:sz w:val="20"/>
                <w:szCs w:val="20"/>
              </w:rPr>
              <w:t>XGBoost &gt; CNN; fabrication dominant for permeance</w:t>
            </w:r>
          </w:p>
        </w:tc>
        <w:tc>
          <w:tcPr>
            <w:tcW w:w="297" w:type="pct"/>
            <w:vAlign w:val="center"/>
          </w:tcPr>
          <w:p w14:paraId="3D7B4E15" w14:textId="77777777" w:rsidR="00620656" w:rsidRPr="00F351BA" w:rsidRDefault="00620656" w:rsidP="00570901">
            <w:pPr>
              <w:spacing w:before="100" w:beforeAutospacing="1" w:line="240" w:lineRule="auto"/>
              <w:jc w:val="center"/>
              <w:rPr>
                <w:sz w:val="20"/>
                <w:szCs w:val="20"/>
              </w:rPr>
            </w:pPr>
            <w:hyperlink r:id="rId17" w:history="1">
              <w:r w:rsidRPr="00625C61">
                <w:rPr>
                  <w:rStyle w:val="Hyperlink"/>
                  <w:sz w:val="20"/>
                  <w:szCs w:val="20"/>
                </w:rPr>
                <w:t>89</w:t>
              </w:r>
            </w:hyperlink>
          </w:p>
        </w:tc>
      </w:tr>
      <w:tr w:rsidR="00620656" w:rsidRPr="00F351BA" w14:paraId="544CC038" w14:textId="77777777" w:rsidTr="00570901">
        <w:trPr>
          <w:jc w:val="center"/>
        </w:trPr>
        <w:tc>
          <w:tcPr>
            <w:tcW w:w="1137" w:type="pct"/>
            <w:tcMar>
              <w:top w:w="75" w:type="dxa"/>
              <w:left w:w="70" w:type="dxa"/>
              <w:bottom w:w="75" w:type="dxa"/>
              <w:right w:w="70" w:type="dxa"/>
            </w:tcMar>
            <w:vAlign w:val="center"/>
          </w:tcPr>
          <w:p w14:paraId="4DCD49AF"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57908F45" w14:textId="77777777" w:rsidR="00620656" w:rsidRPr="00F351BA" w:rsidRDefault="00620656" w:rsidP="00570901">
            <w:pPr>
              <w:spacing w:before="100" w:beforeAutospacing="1" w:line="240" w:lineRule="auto"/>
              <w:jc w:val="center"/>
              <w:rPr>
                <w:sz w:val="20"/>
                <w:szCs w:val="20"/>
              </w:rPr>
            </w:pPr>
            <w:r w:rsidRPr="00F351BA">
              <w:rPr>
                <w:sz w:val="20"/>
                <w:szCs w:val="20"/>
              </w:rPr>
              <w:t>Monomer fingerprints + fabrication → water permeability, salt rejection</w:t>
            </w:r>
          </w:p>
        </w:tc>
        <w:tc>
          <w:tcPr>
            <w:tcW w:w="1009" w:type="pct"/>
            <w:tcMar>
              <w:top w:w="75" w:type="dxa"/>
              <w:left w:w="70" w:type="dxa"/>
              <w:bottom w:w="75" w:type="dxa"/>
              <w:right w:w="70" w:type="dxa"/>
            </w:tcMar>
            <w:vAlign w:val="center"/>
          </w:tcPr>
          <w:p w14:paraId="5FD53BF5" w14:textId="77777777" w:rsidR="00620656" w:rsidRPr="00F351BA" w:rsidRDefault="00620656" w:rsidP="00570901">
            <w:pPr>
              <w:spacing w:before="100" w:beforeAutospacing="1" w:line="240" w:lineRule="auto"/>
              <w:jc w:val="center"/>
              <w:rPr>
                <w:sz w:val="20"/>
                <w:szCs w:val="20"/>
              </w:rPr>
            </w:pPr>
            <w:r w:rsidRPr="00F351BA">
              <w:rPr>
                <w:sz w:val="20"/>
                <w:szCs w:val="20"/>
              </w:rPr>
              <w:t>XGBoost, CatBoost, Bayesian opt</w:t>
            </w:r>
          </w:p>
        </w:tc>
        <w:tc>
          <w:tcPr>
            <w:tcW w:w="1073" w:type="pct"/>
            <w:tcMar>
              <w:top w:w="75" w:type="dxa"/>
              <w:left w:w="70" w:type="dxa"/>
              <w:bottom w:w="75" w:type="dxa"/>
              <w:right w:w="70" w:type="dxa"/>
            </w:tcMar>
            <w:vAlign w:val="center"/>
          </w:tcPr>
          <w:p w14:paraId="126A0371" w14:textId="77777777" w:rsidR="00620656" w:rsidRPr="00F351BA" w:rsidRDefault="00620656" w:rsidP="00570901">
            <w:pPr>
              <w:spacing w:before="100" w:beforeAutospacing="1" w:line="240" w:lineRule="auto"/>
              <w:jc w:val="center"/>
              <w:rPr>
                <w:sz w:val="20"/>
                <w:szCs w:val="20"/>
              </w:rPr>
            </w:pPr>
            <w:r w:rsidRPr="00F351BA">
              <w:rPr>
                <w:sz w:val="20"/>
                <w:szCs w:val="20"/>
              </w:rPr>
              <w:t>Test R²=0.78/0.84; Bayesian opt found exceeding combos</w:t>
            </w:r>
          </w:p>
        </w:tc>
        <w:tc>
          <w:tcPr>
            <w:tcW w:w="297" w:type="pct"/>
            <w:vAlign w:val="center"/>
          </w:tcPr>
          <w:p w14:paraId="0812CCF0" w14:textId="77777777" w:rsidR="00620656" w:rsidRPr="00F351BA" w:rsidRDefault="00620656" w:rsidP="00570901">
            <w:pPr>
              <w:spacing w:before="100" w:beforeAutospacing="1" w:line="240" w:lineRule="auto"/>
              <w:jc w:val="center"/>
              <w:rPr>
                <w:sz w:val="20"/>
                <w:szCs w:val="20"/>
              </w:rPr>
            </w:pPr>
            <w:hyperlink r:id="rId18" w:history="1">
              <w:r w:rsidRPr="00625C61">
                <w:rPr>
                  <w:rStyle w:val="Hyperlink"/>
                  <w:sz w:val="20"/>
                  <w:szCs w:val="20"/>
                </w:rPr>
                <w:t>90</w:t>
              </w:r>
            </w:hyperlink>
          </w:p>
        </w:tc>
      </w:tr>
      <w:tr w:rsidR="00620656" w:rsidRPr="00F351BA" w14:paraId="1E160191" w14:textId="77777777" w:rsidTr="00570901">
        <w:trPr>
          <w:jc w:val="center"/>
        </w:trPr>
        <w:tc>
          <w:tcPr>
            <w:tcW w:w="1137" w:type="pct"/>
            <w:tcMar>
              <w:top w:w="75" w:type="dxa"/>
              <w:left w:w="70" w:type="dxa"/>
              <w:bottom w:w="75" w:type="dxa"/>
              <w:right w:w="70" w:type="dxa"/>
            </w:tcMar>
            <w:vAlign w:val="center"/>
          </w:tcPr>
          <w:p w14:paraId="1F77048E"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33F677C1" w14:textId="77777777" w:rsidR="00620656" w:rsidRPr="00F351BA" w:rsidRDefault="00620656" w:rsidP="00570901">
            <w:pPr>
              <w:spacing w:before="100" w:beforeAutospacing="1" w:line="240" w:lineRule="auto"/>
              <w:jc w:val="center"/>
              <w:rPr>
                <w:sz w:val="20"/>
                <w:szCs w:val="20"/>
              </w:rPr>
            </w:pPr>
            <w:r w:rsidRPr="00F351BA">
              <w:rPr>
                <w:sz w:val="20"/>
                <w:szCs w:val="20"/>
              </w:rPr>
              <w:t>MOF structural descriptors → gas uptake/diffusion</w:t>
            </w:r>
          </w:p>
        </w:tc>
        <w:tc>
          <w:tcPr>
            <w:tcW w:w="1009" w:type="pct"/>
            <w:tcMar>
              <w:top w:w="75" w:type="dxa"/>
              <w:left w:w="70" w:type="dxa"/>
              <w:bottom w:w="75" w:type="dxa"/>
              <w:right w:w="70" w:type="dxa"/>
            </w:tcMar>
            <w:vAlign w:val="center"/>
          </w:tcPr>
          <w:p w14:paraId="115CFB7C" w14:textId="77777777" w:rsidR="00620656" w:rsidRPr="00F351BA" w:rsidRDefault="00620656" w:rsidP="00570901">
            <w:pPr>
              <w:spacing w:before="100" w:beforeAutospacing="1" w:line="240" w:lineRule="auto"/>
              <w:jc w:val="center"/>
              <w:rPr>
                <w:sz w:val="20"/>
                <w:szCs w:val="20"/>
              </w:rPr>
            </w:pPr>
            <w:r w:rsidRPr="00F351BA">
              <w:rPr>
                <w:sz w:val="20"/>
                <w:szCs w:val="20"/>
              </w:rPr>
              <w:t>LASSO, Extra Trees, GB, RF</w:t>
            </w:r>
          </w:p>
        </w:tc>
        <w:tc>
          <w:tcPr>
            <w:tcW w:w="1073" w:type="pct"/>
            <w:tcMar>
              <w:top w:w="75" w:type="dxa"/>
              <w:left w:w="70" w:type="dxa"/>
              <w:bottom w:w="75" w:type="dxa"/>
              <w:right w:w="70" w:type="dxa"/>
            </w:tcMar>
            <w:vAlign w:val="center"/>
          </w:tcPr>
          <w:p w14:paraId="37288BC1" w14:textId="77777777" w:rsidR="00620656" w:rsidRPr="00F351BA" w:rsidRDefault="00620656" w:rsidP="00570901">
            <w:pPr>
              <w:spacing w:before="100" w:beforeAutospacing="1" w:line="240" w:lineRule="auto"/>
              <w:jc w:val="center"/>
              <w:rPr>
                <w:sz w:val="20"/>
                <w:szCs w:val="20"/>
              </w:rPr>
            </w:pPr>
            <w:r w:rsidRPr="00F351BA">
              <w:rPr>
                <w:sz w:val="20"/>
                <w:szCs w:val="20"/>
              </w:rPr>
              <w:t>Porosity more critical than chemistry; transferable to MMMs</w:t>
            </w:r>
          </w:p>
        </w:tc>
        <w:tc>
          <w:tcPr>
            <w:tcW w:w="297" w:type="pct"/>
            <w:vAlign w:val="center"/>
          </w:tcPr>
          <w:p w14:paraId="29863E6F" w14:textId="77777777" w:rsidR="00620656" w:rsidRPr="00F351BA" w:rsidRDefault="00620656" w:rsidP="00570901">
            <w:pPr>
              <w:spacing w:before="100" w:beforeAutospacing="1" w:line="240" w:lineRule="auto"/>
              <w:jc w:val="center"/>
              <w:rPr>
                <w:sz w:val="20"/>
                <w:szCs w:val="20"/>
              </w:rPr>
            </w:pPr>
            <w:hyperlink r:id="rId19" w:history="1">
              <w:r w:rsidRPr="00625C61">
                <w:rPr>
                  <w:rStyle w:val="Hyperlink"/>
                  <w:sz w:val="20"/>
                  <w:szCs w:val="20"/>
                </w:rPr>
                <w:t>91</w:t>
              </w:r>
            </w:hyperlink>
          </w:p>
        </w:tc>
      </w:tr>
      <w:tr w:rsidR="00620656" w:rsidRPr="00F351BA" w14:paraId="3CE75D1D" w14:textId="77777777" w:rsidTr="00570901">
        <w:trPr>
          <w:jc w:val="center"/>
        </w:trPr>
        <w:tc>
          <w:tcPr>
            <w:tcW w:w="1137" w:type="pct"/>
            <w:tcMar>
              <w:top w:w="75" w:type="dxa"/>
              <w:left w:w="70" w:type="dxa"/>
              <w:bottom w:w="75" w:type="dxa"/>
              <w:right w:w="70" w:type="dxa"/>
            </w:tcMar>
            <w:vAlign w:val="center"/>
          </w:tcPr>
          <w:p w14:paraId="4D46D7F7" w14:textId="77777777" w:rsidR="00620656" w:rsidRPr="00F351BA" w:rsidRDefault="00620656" w:rsidP="00570901">
            <w:pPr>
              <w:spacing w:before="100" w:beforeAutospacing="1" w:line="240" w:lineRule="auto"/>
              <w:jc w:val="center"/>
              <w:rPr>
                <w:sz w:val="20"/>
                <w:szCs w:val="20"/>
              </w:rPr>
            </w:pPr>
            <w:r w:rsidRPr="00F351BA">
              <w:rPr>
                <w:sz w:val="20"/>
                <w:szCs w:val="20"/>
              </w:rPr>
              <w:t>Organic solvent separation</w:t>
            </w:r>
          </w:p>
        </w:tc>
        <w:tc>
          <w:tcPr>
            <w:tcW w:w="1483" w:type="pct"/>
            <w:tcMar>
              <w:top w:w="75" w:type="dxa"/>
              <w:left w:w="70" w:type="dxa"/>
              <w:bottom w:w="75" w:type="dxa"/>
              <w:right w:w="70" w:type="dxa"/>
            </w:tcMar>
            <w:vAlign w:val="center"/>
          </w:tcPr>
          <w:p w14:paraId="31D7F2BA" w14:textId="77777777" w:rsidR="00620656" w:rsidRPr="00F351BA" w:rsidRDefault="00620656" w:rsidP="00570901">
            <w:pPr>
              <w:spacing w:before="100" w:beforeAutospacing="1" w:line="240" w:lineRule="auto"/>
              <w:jc w:val="center"/>
              <w:rPr>
                <w:sz w:val="20"/>
                <w:szCs w:val="20"/>
              </w:rPr>
            </w:pPr>
            <w:r w:rsidRPr="00F351BA">
              <w:rPr>
                <w:sz w:val="20"/>
                <w:szCs w:val="20"/>
              </w:rPr>
              <w:t>Solvent molar volume, chemical features → sorption uptake, diffusion coefficient</w:t>
            </w:r>
          </w:p>
        </w:tc>
        <w:tc>
          <w:tcPr>
            <w:tcW w:w="1009" w:type="pct"/>
            <w:tcMar>
              <w:top w:w="75" w:type="dxa"/>
              <w:left w:w="70" w:type="dxa"/>
              <w:bottom w:w="75" w:type="dxa"/>
              <w:right w:w="70" w:type="dxa"/>
            </w:tcMar>
            <w:vAlign w:val="center"/>
          </w:tcPr>
          <w:p w14:paraId="448794CC" w14:textId="77777777" w:rsidR="00620656" w:rsidRPr="00F351BA" w:rsidRDefault="00620656" w:rsidP="00570901">
            <w:pPr>
              <w:spacing w:before="100" w:beforeAutospacing="1" w:line="240" w:lineRule="auto"/>
              <w:jc w:val="center"/>
              <w:rPr>
                <w:sz w:val="20"/>
                <w:szCs w:val="20"/>
              </w:rPr>
            </w:pPr>
            <w:r w:rsidRPr="00F351BA">
              <w:rPr>
                <w:sz w:val="20"/>
                <w:szCs w:val="20"/>
              </w:rPr>
              <w:t>NN, Physics-informed NN</w:t>
            </w:r>
          </w:p>
        </w:tc>
        <w:tc>
          <w:tcPr>
            <w:tcW w:w="1073" w:type="pct"/>
            <w:tcMar>
              <w:top w:w="75" w:type="dxa"/>
              <w:left w:w="70" w:type="dxa"/>
              <w:bottom w:w="75" w:type="dxa"/>
              <w:right w:w="70" w:type="dxa"/>
            </w:tcMar>
            <w:vAlign w:val="center"/>
          </w:tcPr>
          <w:p w14:paraId="20643E0A" w14:textId="77777777" w:rsidR="00620656" w:rsidRPr="00F351BA" w:rsidRDefault="00620656" w:rsidP="00570901">
            <w:pPr>
              <w:spacing w:before="100" w:beforeAutospacing="1" w:line="240" w:lineRule="auto"/>
              <w:jc w:val="center"/>
              <w:rPr>
                <w:sz w:val="20"/>
                <w:szCs w:val="20"/>
              </w:rPr>
            </w:pPr>
            <w:r w:rsidRPr="00F351BA">
              <w:rPr>
                <w:sz w:val="20"/>
                <w:szCs w:val="20"/>
              </w:rPr>
              <w:t>Predicted mixture permeation; extrapolated to unseen polymers</w:t>
            </w:r>
          </w:p>
        </w:tc>
        <w:tc>
          <w:tcPr>
            <w:tcW w:w="297" w:type="pct"/>
            <w:vAlign w:val="center"/>
          </w:tcPr>
          <w:p w14:paraId="40ACB6A3" w14:textId="77777777" w:rsidR="00620656" w:rsidRPr="00F351BA" w:rsidRDefault="00620656" w:rsidP="00570901">
            <w:pPr>
              <w:spacing w:before="100" w:beforeAutospacing="1" w:line="240" w:lineRule="auto"/>
              <w:jc w:val="center"/>
              <w:rPr>
                <w:sz w:val="20"/>
                <w:szCs w:val="20"/>
              </w:rPr>
            </w:pPr>
            <w:hyperlink r:id="rId20" w:history="1">
              <w:r w:rsidRPr="00625C61">
                <w:rPr>
                  <w:rStyle w:val="Hyperlink"/>
                  <w:sz w:val="20"/>
                  <w:szCs w:val="20"/>
                </w:rPr>
                <w:t>92</w:t>
              </w:r>
            </w:hyperlink>
          </w:p>
        </w:tc>
      </w:tr>
      <w:tr w:rsidR="00620656" w:rsidRPr="00F351BA" w14:paraId="7F686274" w14:textId="77777777" w:rsidTr="00570901">
        <w:trPr>
          <w:jc w:val="center"/>
        </w:trPr>
        <w:tc>
          <w:tcPr>
            <w:tcW w:w="5000" w:type="pct"/>
            <w:gridSpan w:val="5"/>
            <w:tcMar>
              <w:top w:w="75" w:type="dxa"/>
              <w:left w:w="70" w:type="dxa"/>
              <w:bottom w:w="75" w:type="dxa"/>
              <w:right w:w="70" w:type="dxa"/>
            </w:tcMar>
            <w:vAlign w:val="center"/>
          </w:tcPr>
          <w:p w14:paraId="12EBE978" w14:textId="77777777" w:rsidR="00620656" w:rsidRPr="00F351BA" w:rsidRDefault="00620656" w:rsidP="00570901">
            <w:pPr>
              <w:spacing w:before="100" w:beforeAutospacing="1" w:line="240" w:lineRule="auto"/>
              <w:jc w:val="center"/>
              <w:rPr>
                <w:sz w:val="20"/>
                <w:szCs w:val="20"/>
              </w:rPr>
            </w:pPr>
            <w:r w:rsidRPr="00F351BA">
              <w:rPr>
                <w:rStyle w:val="Strong"/>
                <w:sz w:val="20"/>
                <w:szCs w:val="20"/>
              </w:rPr>
              <w:t>SUPERVISED + UNSUPERVISED</w:t>
            </w:r>
          </w:p>
        </w:tc>
      </w:tr>
      <w:tr w:rsidR="00620656" w:rsidRPr="00F351BA" w14:paraId="43808A45" w14:textId="77777777" w:rsidTr="00570901">
        <w:trPr>
          <w:jc w:val="center"/>
        </w:trPr>
        <w:tc>
          <w:tcPr>
            <w:tcW w:w="1137" w:type="pct"/>
            <w:tcMar>
              <w:top w:w="75" w:type="dxa"/>
              <w:left w:w="70" w:type="dxa"/>
              <w:bottom w:w="75" w:type="dxa"/>
              <w:right w:w="70" w:type="dxa"/>
            </w:tcMar>
            <w:vAlign w:val="center"/>
          </w:tcPr>
          <w:p w14:paraId="6295EF61" w14:textId="77777777" w:rsidR="00620656" w:rsidRPr="00F351BA" w:rsidRDefault="00620656" w:rsidP="00570901">
            <w:pPr>
              <w:spacing w:before="100" w:beforeAutospacing="1" w:line="240" w:lineRule="auto"/>
              <w:jc w:val="center"/>
              <w:rPr>
                <w:sz w:val="20"/>
                <w:szCs w:val="20"/>
              </w:rPr>
            </w:pPr>
            <w:r w:rsidRPr="00F351BA">
              <w:rPr>
                <w:sz w:val="20"/>
                <w:szCs w:val="20"/>
              </w:rPr>
              <w:t>Membrane characterization</w:t>
            </w:r>
          </w:p>
        </w:tc>
        <w:tc>
          <w:tcPr>
            <w:tcW w:w="1483" w:type="pct"/>
            <w:vAlign w:val="center"/>
          </w:tcPr>
          <w:p w14:paraId="2D0D442A" w14:textId="77777777" w:rsidR="00620656" w:rsidRPr="00F351BA" w:rsidRDefault="00620656" w:rsidP="00570901">
            <w:pPr>
              <w:spacing w:before="100" w:beforeAutospacing="1" w:line="240" w:lineRule="auto"/>
              <w:jc w:val="center"/>
              <w:rPr>
                <w:rStyle w:val="Strong"/>
                <w:sz w:val="20"/>
                <w:szCs w:val="20"/>
              </w:rPr>
            </w:pPr>
            <w:r w:rsidRPr="00F351BA">
              <w:rPr>
                <w:sz w:val="20"/>
                <w:szCs w:val="20"/>
              </w:rPr>
              <w:t>SEM images → elastic modulus</w:t>
            </w:r>
          </w:p>
        </w:tc>
        <w:tc>
          <w:tcPr>
            <w:tcW w:w="1009" w:type="pct"/>
            <w:vAlign w:val="center"/>
          </w:tcPr>
          <w:p w14:paraId="70FCD69F" w14:textId="77777777" w:rsidR="00620656" w:rsidRPr="00F351BA" w:rsidRDefault="00620656" w:rsidP="00570901">
            <w:pPr>
              <w:spacing w:before="100" w:beforeAutospacing="1" w:line="240" w:lineRule="auto"/>
              <w:jc w:val="center"/>
              <w:rPr>
                <w:sz w:val="20"/>
                <w:szCs w:val="20"/>
              </w:rPr>
            </w:pPr>
            <w:r w:rsidRPr="00F351BA">
              <w:rPr>
                <w:sz w:val="20"/>
                <w:szCs w:val="20"/>
              </w:rPr>
              <w:t>CNN, YOLO</w:t>
            </w:r>
          </w:p>
        </w:tc>
        <w:tc>
          <w:tcPr>
            <w:tcW w:w="1073" w:type="pct"/>
            <w:vAlign w:val="center"/>
          </w:tcPr>
          <w:p w14:paraId="2EC28A06" w14:textId="77777777" w:rsidR="00620656" w:rsidRPr="00F351BA" w:rsidRDefault="00620656" w:rsidP="00570901">
            <w:pPr>
              <w:spacing w:before="100" w:beforeAutospacing="1" w:line="240" w:lineRule="auto"/>
              <w:jc w:val="center"/>
              <w:rPr>
                <w:sz w:val="20"/>
                <w:szCs w:val="20"/>
              </w:rPr>
            </w:pPr>
            <w:r w:rsidRPr="00F351BA">
              <w:rPr>
                <w:sz w:val="20"/>
                <w:szCs w:val="20"/>
              </w:rPr>
              <w:t>SEMPro predicted modulus within same order of magnitude</w:t>
            </w:r>
          </w:p>
        </w:tc>
        <w:tc>
          <w:tcPr>
            <w:tcW w:w="297" w:type="pct"/>
            <w:vAlign w:val="center"/>
          </w:tcPr>
          <w:p w14:paraId="7835D02F" w14:textId="77777777" w:rsidR="00620656" w:rsidRPr="00F351BA" w:rsidRDefault="00620656" w:rsidP="00570901">
            <w:pPr>
              <w:spacing w:before="100" w:beforeAutospacing="1" w:line="240" w:lineRule="auto"/>
              <w:jc w:val="center"/>
              <w:rPr>
                <w:sz w:val="20"/>
                <w:szCs w:val="20"/>
              </w:rPr>
            </w:pPr>
            <w:hyperlink r:id="rId21" w:history="1">
              <w:r w:rsidRPr="00625C61">
                <w:rPr>
                  <w:rStyle w:val="Hyperlink"/>
                  <w:sz w:val="20"/>
                  <w:szCs w:val="20"/>
                </w:rPr>
                <w:t>93</w:t>
              </w:r>
            </w:hyperlink>
          </w:p>
        </w:tc>
      </w:tr>
      <w:tr w:rsidR="00620656" w:rsidRPr="00F351BA" w14:paraId="5E087F1E" w14:textId="77777777" w:rsidTr="00570901">
        <w:trPr>
          <w:jc w:val="center"/>
        </w:trPr>
        <w:tc>
          <w:tcPr>
            <w:tcW w:w="1137" w:type="pct"/>
            <w:tcMar>
              <w:top w:w="75" w:type="dxa"/>
              <w:left w:w="70" w:type="dxa"/>
              <w:bottom w:w="75" w:type="dxa"/>
              <w:right w:w="70" w:type="dxa"/>
            </w:tcMar>
            <w:vAlign w:val="center"/>
          </w:tcPr>
          <w:p w14:paraId="354541D3" w14:textId="77777777" w:rsidR="00620656" w:rsidRPr="00F351BA" w:rsidRDefault="00620656" w:rsidP="00570901">
            <w:pPr>
              <w:spacing w:before="100" w:beforeAutospacing="1" w:line="240" w:lineRule="auto"/>
              <w:jc w:val="center"/>
              <w:rPr>
                <w:sz w:val="20"/>
                <w:szCs w:val="20"/>
              </w:rPr>
            </w:pPr>
            <w:r w:rsidRPr="00F351BA">
              <w:rPr>
                <w:sz w:val="20"/>
                <w:szCs w:val="20"/>
              </w:rPr>
              <w:t>Membrane characterization</w:t>
            </w:r>
          </w:p>
        </w:tc>
        <w:tc>
          <w:tcPr>
            <w:tcW w:w="1483" w:type="pct"/>
            <w:tcMar>
              <w:top w:w="75" w:type="dxa"/>
              <w:left w:w="70" w:type="dxa"/>
              <w:bottom w:w="75" w:type="dxa"/>
              <w:right w:w="70" w:type="dxa"/>
            </w:tcMar>
            <w:vAlign w:val="center"/>
          </w:tcPr>
          <w:p w14:paraId="3CFAFD71" w14:textId="77777777" w:rsidR="00620656" w:rsidRPr="00F351BA" w:rsidRDefault="00620656" w:rsidP="00570901">
            <w:pPr>
              <w:spacing w:before="100" w:beforeAutospacing="1" w:line="240" w:lineRule="auto"/>
              <w:jc w:val="center"/>
              <w:rPr>
                <w:sz w:val="20"/>
                <w:szCs w:val="20"/>
              </w:rPr>
            </w:pPr>
            <w:r w:rsidRPr="00F351BA">
              <w:rPr>
                <w:sz w:val="20"/>
                <w:szCs w:val="20"/>
              </w:rPr>
              <w:t>Electrospinning params (3 case studies) → fiber diameter</w:t>
            </w:r>
          </w:p>
        </w:tc>
        <w:tc>
          <w:tcPr>
            <w:tcW w:w="1009" w:type="pct"/>
            <w:tcMar>
              <w:top w:w="75" w:type="dxa"/>
              <w:left w:w="70" w:type="dxa"/>
              <w:bottom w:w="75" w:type="dxa"/>
              <w:right w:w="70" w:type="dxa"/>
            </w:tcMar>
            <w:vAlign w:val="center"/>
          </w:tcPr>
          <w:p w14:paraId="03D99DF6" w14:textId="77777777" w:rsidR="00620656" w:rsidRPr="00F351BA" w:rsidRDefault="00620656" w:rsidP="00570901">
            <w:pPr>
              <w:spacing w:before="100" w:beforeAutospacing="1" w:line="240" w:lineRule="auto"/>
              <w:jc w:val="center"/>
              <w:rPr>
                <w:sz w:val="20"/>
                <w:szCs w:val="20"/>
              </w:rPr>
            </w:pPr>
            <w:r w:rsidRPr="00F351BA">
              <w:rPr>
                <w:sz w:val="20"/>
                <w:szCs w:val="20"/>
              </w:rPr>
              <w:t>LW-KPLSR, LSSVR, PCR, PLSR, Fuzzy, PCA</w:t>
            </w:r>
          </w:p>
        </w:tc>
        <w:tc>
          <w:tcPr>
            <w:tcW w:w="1073" w:type="pct"/>
            <w:tcMar>
              <w:top w:w="75" w:type="dxa"/>
              <w:left w:w="70" w:type="dxa"/>
              <w:bottom w:w="75" w:type="dxa"/>
              <w:right w:w="70" w:type="dxa"/>
            </w:tcMar>
            <w:vAlign w:val="center"/>
          </w:tcPr>
          <w:p w14:paraId="4E8DABE6" w14:textId="77777777" w:rsidR="00620656" w:rsidRPr="00F351BA" w:rsidRDefault="00620656" w:rsidP="00570901">
            <w:pPr>
              <w:spacing w:before="100" w:beforeAutospacing="1" w:line="240" w:lineRule="auto"/>
              <w:jc w:val="center"/>
              <w:rPr>
                <w:sz w:val="20"/>
                <w:szCs w:val="20"/>
              </w:rPr>
            </w:pPr>
            <w:r w:rsidRPr="00F351BA">
              <w:rPr>
                <w:sz w:val="20"/>
                <w:szCs w:val="20"/>
              </w:rPr>
              <w:t>LW-KPLSR best (R²=0.9989)</w:t>
            </w:r>
          </w:p>
        </w:tc>
        <w:tc>
          <w:tcPr>
            <w:tcW w:w="297" w:type="pct"/>
            <w:vAlign w:val="center"/>
          </w:tcPr>
          <w:p w14:paraId="2C0885F9" w14:textId="77777777" w:rsidR="00620656" w:rsidRPr="00F351BA" w:rsidRDefault="00620656" w:rsidP="00570901">
            <w:pPr>
              <w:spacing w:before="100" w:beforeAutospacing="1" w:line="240" w:lineRule="auto"/>
              <w:jc w:val="center"/>
              <w:rPr>
                <w:sz w:val="20"/>
                <w:szCs w:val="20"/>
              </w:rPr>
            </w:pPr>
            <w:hyperlink r:id="rId22" w:history="1">
              <w:r w:rsidRPr="00625C61">
                <w:rPr>
                  <w:rStyle w:val="Hyperlink"/>
                  <w:sz w:val="20"/>
                  <w:szCs w:val="20"/>
                </w:rPr>
                <w:t>36</w:t>
              </w:r>
            </w:hyperlink>
          </w:p>
        </w:tc>
      </w:tr>
      <w:tr w:rsidR="00620656" w:rsidRPr="00F351BA" w14:paraId="62731A8B" w14:textId="77777777" w:rsidTr="00570901">
        <w:trPr>
          <w:jc w:val="center"/>
        </w:trPr>
        <w:tc>
          <w:tcPr>
            <w:tcW w:w="1137" w:type="pct"/>
            <w:tcMar>
              <w:top w:w="75" w:type="dxa"/>
              <w:left w:w="70" w:type="dxa"/>
              <w:bottom w:w="75" w:type="dxa"/>
              <w:right w:w="70" w:type="dxa"/>
            </w:tcMar>
            <w:vAlign w:val="center"/>
          </w:tcPr>
          <w:p w14:paraId="07017DB0" w14:textId="77777777" w:rsidR="00620656" w:rsidRPr="00F351BA" w:rsidRDefault="00620656" w:rsidP="00570901">
            <w:pPr>
              <w:spacing w:before="100" w:beforeAutospacing="1" w:line="240" w:lineRule="auto"/>
              <w:jc w:val="center"/>
              <w:rPr>
                <w:sz w:val="20"/>
                <w:szCs w:val="20"/>
              </w:rPr>
            </w:pPr>
            <w:r w:rsidRPr="00F351BA">
              <w:rPr>
                <w:sz w:val="20"/>
                <w:szCs w:val="20"/>
              </w:rPr>
              <w:t>Membrane characterization</w:t>
            </w:r>
          </w:p>
        </w:tc>
        <w:tc>
          <w:tcPr>
            <w:tcW w:w="1483" w:type="pct"/>
            <w:tcMar>
              <w:top w:w="75" w:type="dxa"/>
              <w:left w:w="70" w:type="dxa"/>
              <w:bottom w:w="75" w:type="dxa"/>
              <w:right w:w="70" w:type="dxa"/>
            </w:tcMar>
            <w:vAlign w:val="center"/>
          </w:tcPr>
          <w:p w14:paraId="5F3F8FF8" w14:textId="77777777" w:rsidR="00620656" w:rsidRPr="00F351BA" w:rsidRDefault="00620656" w:rsidP="00570901">
            <w:pPr>
              <w:spacing w:before="100" w:beforeAutospacing="1" w:line="240" w:lineRule="auto"/>
              <w:jc w:val="center"/>
              <w:rPr>
                <w:sz w:val="20"/>
                <w:szCs w:val="20"/>
              </w:rPr>
            </w:pPr>
            <w:r w:rsidRPr="00F351BA">
              <w:rPr>
                <w:sz w:val="20"/>
                <w:szCs w:val="20"/>
              </w:rPr>
              <w:t>SEM feature vectors (AE) → nanofiber class labels</w:t>
            </w:r>
          </w:p>
        </w:tc>
        <w:tc>
          <w:tcPr>
            <w:tcW w:w="1009" w:type="pct"/>
            <w:tcMar>
              <w:top w:w="75" w:type="dxa"/>
              <w:left w:w="70" w:type="dxa"/>
              <w:bottom w:w="75" w:type="dxa"/>
              <w:right w:w="70" w:type="dxa"/>
            </w:tcMar>
            <w:vAlign w:val="center"/>
          </w:tcPr>
          <w:p w14:paraId="2482FE6D" w14:textId="77777777" w:rsidR="00620656" w:rsidRPr="00F351BA" w:rsidRDefault="00620656" w:rsidP="00570901">
            <w:pPr>
              <w:spacing w:before="100" w:beforeAutospacing="1" w:line="240" w:lineRule="auto"/>
              <w:jc w:val="center"/>
              <w:rPr>
                <w:sz w:val="20"/>
                <w:szCs w:val="20"/>
              </w:rPr>
            </w:pPr>
            <w:r w:rsidRPr="00F351BA">
              <w:rPr>
                <w:sz w:val="20"/>
                <w:szCs w:val="20"/>
              </w:rPr>
              <w:t>AE, MLP, SVM, LDA</w:t>
            </w:r>
          </w:p>
        </w:tc>
        <w:tc>
          <w:tcPr>
            <w:tcW w:w="1073" w:type="pct"/>
            <w:tcMar>
              <w:top w:w="75" w:type="dxa"/>
              <w:left w:w="70" w:type="dxa"/>
              <w:bottom w:w="75" w:type="dxa"/>
              <w:right w:w="70" w:type="dxa"/>
            </w:tcMar>
            <w:vAlign w:val="center"/>
          </w:tcPr>
          <w:p w14:paraId="50677390" w14:textId="77777777" w:rsidR="00620656" w:rsidRPr="00F351BA" w:rsidRDefault="00620656" w:rsidP="00570901">
            <w:pPr>
              <w:spacing w:before="100" w:beforeAutospacing="1" w:line="240" w:lineRule="auto"/>
              <w:jc w:val="center"/>
              <w:rPr>
                <w:sz w:val="20"/>
                <w:szCs w:val="20"/>
              </w:rPr>
            </w:pPr>
            <w:r w:rsidRPr="00F351BA">
              <w:rPr>
                <w:sz w:val="20"/>
                <w:szCs w:val="20"/>
              </w:rPr>
              <w:t>AE-MLP best (92.5% accuracy)</w:t>
            </w:r>
          </w:p>
        </w:tc>
        <w:tc>
          <w:tcPr>
            <w:tcW w:w="297" w:type="pct"/>
            <w:vAlign w:val="center"/>
          </w:tcPr>
          <w:p w14:paraId="2BC93E98" w14:textId="77777777" w:rsidR="00620656" w:rsidRPr="00F351BA" w:rsidRDefault="00620656" w:rsidP="00570901">
            <w:pPr>
              <w:spacing w:before="100" w:beforeAutospacing="1" w:line="240" w:lineRule="auto"/>
              <w:jc w:val="center"/>
              <w:rPr>
                <w:sz w:val="20"/>
                <w:szCs w:val="20"/>
              </w:rPr>
            </w:pPr>
            <w:hyperlink r:id="rId23" w:history="1">
              <w:r w:rsidRPr="00625C61">
                <w:rPr>
                  <w:rStyle w:val="Hyperlink"/>
                  <w:sz w:val="20"/>
                  <w:szCs w:val="20"/>
                </w:rPr>
                <w:t>94</w:t>
              </w:r>
            </w:hyperlink>
          </w:p>
        </w:tc>
      </w:tr>
      <w:tr w:rsidR="00620656" w:rsidRPr="00F351BA" w14:paraId="53AE0F10" w14:textId="77777777" w:rsidTr="00570901">
        <w:trPr>
          <w:jc w:val="center"/>
        </w:trPr>
        <w:tc>
          <w:tcPr>
            <w:tcW w:w="1137" w:type="pct"/>
            <w:tcMar>
              <w:top w:w="75" w:type="dxa"/>
              <w:left w:w="70" w:type="dxa"/>
              <w:bottom w:w="75" w:type="dxa"/>
              <w:right w:w="70" w:type="dxa"/>
            </w:tcMar>
            <w:vAlign w:val="center"/>
          </w:tcPr>
          <w:p w14:paraId="74CE31B7" w14:textId="77777777" w:rsidR="00620656" w:rsidRPr="00F351BA" w:rsidRDefault="00620656" w:rsidP="00570901">
            <w:pPr>
              <w:spacing w:before="100" w:beforeAutospacing="1" w:line="240" w:lineRule="auto"/>
              <w:jc w:val="center"/>
              <w:rPr>
                <w:sz w:val="20"/>
                <w:szCs w:val="20"/>
              </w:rPr>
            </w:pPr>
            <w:r w:rsidRPr="00F351BA">
              <w:rPr>
                <w:sz w:val="20"/>
                <w:szCs w:val="20"/>
              </w:rPr>
              <w:t>Water/organic solvent (review)</w:t>
            </w:r>
          </w:p>
        </w:tc>
        <w:tc>
          <w:tcPr>
            <w:tcW w:w="1483" w:type="pct"/>
            <w:tcMar>
              <w:top w:w="75" w:type="dxa"/>
              <w:left w:w="70" w:type="dxa"/>
              <w:bottom w:w="75" w:type="dxa"/>
              <w:right w:w="70" w:type="dxa"/>
            </w:tcMar>
            <w:vAlign w:val="center"/>
          </w:tcPr>
          <w:p w14:paraId="255636EA" w14:textId="77777777" w:rsidR="00620656" w:rsidRPr="00F351BA" w:rsidRDefault="00620656" w:rsidP="00570901">
            <w:pPr>
              <w:spacing w:before="100" w:beforeAutospacing="1" w:line="240" w:lineRule="auto"/>
              <w:jc w:val="center"/>
              <w:rPr>
                <w:sz w:val="20"/>
                <w:szCs w:val="20"/>
              </w:rPr>
            </w:pPr>
            <w:r w:rsidRPr="00F351BA">
              <w:rPr>
                <w:sz w:val="20"/>
                <w:szCs w:val="20"/>
              </w:rPr>
              <w:t>Membrane/solvent/solute descriptors → various separation metrics</w:t>
            </w:r>
          </w:p>
        </w:tc>
        <w:tc>
          <w:tcPr>
            <w:tcW w:w="1009" w:type="pct"/>
            <w:tcMar>
              <w:top w:w="75" w:type="dxa"/>
              <w:left w:w="70" w:type="dxa"/>
              <w:bottom w:w="75" w:type="dxa"/>
              <w:right w:w="70" w:type="dxa"/>
            </w:tcMar>
            <w:vAlign w:val="center"/>
          </w:tcPr>
          <w:p w14:paraId="7785652E" w14:textId="77777777" w:rsidR="00620656" w:rsidRPr="00F351BA" w:rsidRDefault="00620656" w:rsidP="00570901">
            <w:pPr>
              <w:spacing w:before="100" w:beforeAutospacing="1" w:line="240" w:lineRule="auto"/>
              <w:jc w:val="center"/>
              <w:rPr>
                <w:sz w:val="20"/>
                <w:szCs w:val="20"/>
              </w:rPr>
            </w:pPr>
            <w:r w:rsidRPr="00F351BA">
              <w:rPr>
                <w:sz w:val="20"/>
                <w:szCs w:val="20"/>
              </w:rPr>
              <w:t>ANN, SVM, DT, LASSO, PCA, GPR, GNN, GAN</w:t>
            </w:r>
          </w:p>
        </w:tc>
        <w:tc>
          <w:tcPr>
            <w:tcW w:w="1073" w:type="pct"/>
            <w:tcMar>
              <w:top w:w="75" w:type="dxa"/>
              <w:left w:w="70" w:type="dxa"/>
              <w:bottom w:w="75" w:type="dxa"/>
              <w:right w:w="70" w:type="dxa"/>
            </w:tcMar>
            <w:vAlign w:val="center"/>
          </w:tcPr>
          <w:p w14:paraId="53877C10" w14:textId="77777777" w:rsidR="00620656" w:rsidRPr="00F351BA" w:rsidRDefault="00620656" w:rsidP="00570901">
            <w:pPr>
              <w:spacing w:before="100" w:beforeAutospacing="1" w:line="240" w:lineRule="auto"/>
              <w:jc w:val="center"/>
              <w:rPr>
                <w:sz w:val="20"/>
                <w:szCs w:val="20"/>
              </w:rPr>
            </w:pPr>
            <w:r w:rsidRPr="00F351BA">
              <w:rPr>
                <w:sz w:val="20"/>
                <w:szCs w:val="20"/>
              </w:rPr>
              <w:t>ML predicts performance &amp; optimizes conditions; liquid separation studies still limited</w:t>
            </w:r>
          </w:p>
        </w:tc>
        <w:tc>
          <w:tcPr>
            <w:tcW w:w="297" w:type="pct"/>
            <w:vAlign w:val="center"/>
          </w:tcPr>
          <w:p w14:paraId="0FAF5073" w14:textId="77777777" w:rsidR="00620656" w:rsidRPr="00F351BA" w:rsidRDefault="00620656" w:rsidP="00570901">
            <w:pPr>
              <w:spacing w:before="100" w:beforeAutospacing="1" w:line="240" w:lineRule="auto"/>
              <w:jc w:val="center"/>
              <w:rPr>
                <w:sz w:val="20"/>
                <w:szCs w:val="20"/>
              </w:rPr>
            </w:pPr>
            <w:hyperlink r:id="rId24" w:history="1">
              <w:r w:rsidRPr="00625C61">
                <w:rPr>
                  <w:rStyle w:val="Hyperlink"/>
                  <w:sz w:val="20"/>
                  <w:szCs w:val="20"/>
                </w:rPr>
                <w:t>95</w:t>
              </w:r>
            </w:hyperlink>
          </w:p>
        </w:tc>
      </w:tr>
      <w:tr w:rsidR="00620656" w:rsidRPr="00F351BA" w14:paraId="12152630" w14:textId="77777777" w:rsidTr="00570901">
        <w:trPr>
          <w:jc w:val="center"/>
        </w:trPr>
        <w:tc>
          <w:tcPr>
            <w:tcW w:w="1137" w:type="pct"/>
            <w:tcMar>
              <w:top w:w="75" w:type="dxa"/>
              <w:left w:w="70" w:type="dxa"/>
              <w:bottom w:w="75" w:type="dxa"/>
              <w:right w:w="70" w:type="dxa"/>
            </w:tcMar>
            <w:vAlign w:val="center"/>
          </w:tcPr>
          <w:p w14:paraId="5784B6FF"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196D3AD7" w14:textId="77777777" w:rsidR="00620656" w:rsidRPr="00F351BA" w:rsidRDefault="00620656" w:rsidP="00570901">
            <w:pPr>
              <w:spacing w:before="100" w:beforeAutospacing="1" w:line="240" w:lineRule="auto"/>
              <w:jc w:val="center"/>
              <w:rPr>
                <w:sz w:val="20"/>
                <w:szCs w:val="20"/>
              </w:rPr>
            </w:pPr>
            <w:r w:rsidRPr="00F351BA">
              <w:rPr>
                <w:sz w:val="20"/>
                <w:szCs w:val="20"/>
              </w:rPr>
              <w:t>Various databases → contaminant removal, flux, fouling</w:t>
            </w:r>
          </w:p>
        </w:tc>
        <w:tc>
          <w:tcPr>
            <w:tcW w:w="1009" w:type="pct"/>
            <w:tcMar>
              <w:top w:w="75" w:type="dxa"/>
              <w:left w:w="70" w:type="dxa"/>
              <w:bottom w:w="75" w:type="dxa"/>
              <w:right w:w="70" w:type="dxa"/>
            </w:tcMar>
            <w:vAlign w:val="center"/>
          </w:tcPr>
          <w:p w14:paraId="0E771AA8" w14:textId="77777777" w:rsidR="00620656" w:rsidRPr="00F351BA" w:rsidRDefault="00620656" w:rsidP="00570901">
            <w:pPr>
              <w:spacing w:before="100" w:beforeAutospacing="1" w:line="240" w:lineRule="auto"/>
              <w:jc w:val="center"/>
              <w:rPr>
                <w:sz w:val="20"/>
                <w:szCs w:val="20"/>
              </w:rPr>
            </w:pPr>
            <w:r w:rsidRPr="00F351BA">
              <w:rPr>
                <w:sz w:val="20"/>
                <w:szCs w:val="20"/>
              </w:rPr>
              <w:t>AdaBoost, ANN, RNN, CNN, SVR, etc.</w:t>
            </w:r>
          </w:p>
        </w:tc>
        <w:tc>
          <w:tcPr>
            <w:tcW w:w="1073" w:type="pct"/>
            <w:tcMar>
              <w:top w:w="75" w:type="dxa"/>
              <w:left w:w="70" w:type="dxa"/>
              <w:bottom w:w="75" w:type="dxa"/>
              <w:right w:w="70" w:type="dxa"/>
            </w:tcMar>
            <w:vAlign w:val="center"/>
          </w:tcPr>
          <w:p w14:paraId="0A465CA0" w14:textId="77777777" w:rsidR="00620656" w:rsidRPr="00F351BA" w:rsidRDefault="00620656" w:rsidP="00570901">
            <w:pPr>
              <w:spacing w:before="100" w:beforeAutospacing="1" w:line="240" w:lineRule="auto"/>
              <w:jc w:val="center"/>
              <w:rPr>
                <w:sz w:val="20"/>
                <w:szCs w:val="20"/>
              </w:rPr>
            </w:pPr>
            <w:r w:rsidRPr="00F351BA">
              <w:rPr>
                <w:sz w:val="20"/>
                <w:szCs w:val="20"/>
              </w:rPr>
              <w:t>ANN most-used algorithm; recommends hybrid ML approaches</w:t>
            </w:r>
          </w:p>
        </w:tc>
        <w:tc>
          <w:tcPr>
            <w:tcW w:w="297" w:type="pct"/>
            <w:vAlign w:val="center"/>
          </w:tcPr>
          <w:p w14:paraId="485C2570" w14:textId="77777777" w:rsidR="00620656" w:rsidRPr="00F351BA" w:rsidRDefault="00620656" w:rsidP="00570901">
            <w:pPr>
              <w:spacing w:before="100" w:beforeAutospacing="1" w:line="240" w:lineRule="auto"/>
              <w:jc w:val="center"/>
              <w:rPr>
                <w:sz w:val="20"/>
                <w:szCs w:val="20"/>
              </w:rPr>
            </w:pPr>
            <w:hyperlink r:id="rId25" w:history="1">
              <w:r w:rsidRPr="00625C61">
                <w:rPr>
                  <w:rStyle w:val="Hyperlink"/>
                  <w:sz w:val="20"/>
                  <w:szCs w:val="20"/>
                </w:rPr>
                <w:t>5</w:t>
              </w:r>
            </w:hyperlink>
          </w:p>
        </w:tc>
      </w:tr>
      <w:tr w:rsidR="00620656" w:rsidRPr="00F351BA" w14:paraId="001186E5" w14:textId="77777777" w:rsidTr="00570901">
        <w:trPr>
          <w:jc w:val="center"/>
        </w:trPr>
        <w:tc>
          <w:tcPr>
            <w:tcW w:w="1137" w:type="pct"/>
            <w:tcMar>
              <w:top w:w="75" w:type="dxa"/>
              <w:left w:w="70" w:type="dxa"/>
              <w:bottom w:w="75" w:type="dxa"/>
              <w:right w:w="70" w:type="dxa"/>
            </w:tcMar>
            <w:vAlign w:val="center"/>
          </w:tcPr>
          <w:p w14:paraId="5066B383" w14:textId="77777777" w:rsidR="00620656" w:rsidRPr="00F351BA" w:rsidRDefault="00620656" w:rsidP="00570901">
            <w:pPr>
              <w:spacing w:before="100" w:beforeAutospacing="1" w:line="240" w:lineRule="auto"/>
              <w:jc w:val="center"/>
              <w:rPr>
                <w:sz w:val="20"/>
                <w:szCs w:val="20"/>
              </w:rPr>
            </w:pPr>
            <w:r w:rsidRPr="00F351BA">
              <w:rPr>
                <w:sz w:val="20"/>
                <w:szCs w:val="20"/>
              </w:rPr>
              <w:t>Water/gas/ energy</w:t>
            </w:r>
          </w:p>
        </w:tc>
        <w:tc>
          <w:tcPr>
            <w:tcW w:w="1483" w:type="pct"/>
            <w:tcMar>
              <w:top w:w="75" w:type="dxa"/>
              <w:left w:w="70" w:type="dxa"/>
              <w:bottom w:w="75" w:type="dxa"/>
              <w:right w:w="70" w:type="dxa"/>
            </w:tcMar>
            <w:vAlign w:val="center"/>
          </w:tcPr>
          <w:p w14:paraId="0F018BA6" w14:textId="77777777" w:rsidR="00620656" w:rsidRPr="00F351BA" w:rsidRDefault="00620656" w:rsidP="00570901">
            <w:pPr>
              <w:spacing w:before="100" w:beforeAutospacing="1" w:line="240" w:lineRule="auto"/>
              <w:jc w:val="center"/>
              <w:rPr>
                <w:sz w:val="20"/>
                <w:szCs w:val="20"/>
              </w:rPr>
            </w:pPr>
            <w:r w:rsidRPr="00F351BA">
              <w:rPr>
                <w:sz w:val="20"/>
                <w:szCs w:val="20"/>
              </w:rPr>
              <w:t>Membrane materials/structures → selectivity, permeability, flux, fouling</w:t>
            </w:r>
          </w:p>
        </w:tc>
        <w:tc>
          <w:tcPr>
            <w:tcW w:w="1009" w:type="pct"/>
            <w:tcMar>
              <w:top w:w="75" w:type="dxa"/>
              <w:left w:w="70" w:type="dxa"/>
              <w:bottom w:w="75" w:type="dxa"/>
              <w:right w:w="70" w:type="dxa"/>
            </w:tcMar>
            <w:vAlign w:val="center"/>
          </w:tcPr>
          <w:p w14:paraId="495717BA" w14:textId="77777777" w:rsidR="00620656" w:rsidRPr="00F351BA" w:rsidRDefault="00620656" w:rsidP="00570901">
            <w:pPr>
              <w:spacing w:before="100" w:beforeAutospacing="1" w:line="240" w:lineRule="auto"/>
              <w:jc w:val="center"/>
              <w:rPr>
                <w:sz w:val="20"/>
                <w:szCs w:val="20"/>
              </w:rPr>
            </w:pPr>
            <w:r w:rsidRPr="00F351BA">
              <w:rPr>
                <w:sz w:val="20"/>
                <w:szCs w:val="20"/>
              </w:rPr>
              <w:t>ANN, DNN, LSTM, CNN, SVM, RF, GPR, PCA</w:t>
            </w:r>
          </w:p>
        </w:tc>
        <w:tc>
          <w:tcPr>
            <w:tcW w:w="1073" w:type="pct"/>
            <w:tcMar>
              <w:top w:w="75" w:type="dxa"/>
              <w:left w:w="70" w:type="dxa"/>
              <w:bottom w:w="75" w:type="dxa"/>
              <w:right w:w="70" w:type="dxa"/>
            </w:tcMar>
            <w:vAlign w:val="center"/>
          </w:tcPr>
          <w:p w14:paraId="2D360BCB" w14:textId="77777777" w:rsidR="00620656" w:rsidRPr="00F351BA" w:rsidRDefault="00620656" w:rsidP="00570901">
            <w:pPr>
              <w:spacing w:before="100" w:beforeAutospacing="1" w:line="240" w:lineRule="auto"/>
              <w:jc w:val="center"/>
              <w:rPr>
                <w:sz w:val="20"/>
                <w:szCs w:val="20"/>
              </w:rPr>
            </w:pPr>
            <w:r w:rsidRPr="00F351BA">
              <w:rPr>
                <w:sz w:val="20"/>
                <w:szCs w:val="20"/>
              </w:rPr>
              <w:t>ML broadly improves membrane performance/efficiency; data/interpretability key barriers</w:t>
            </w:r>
          </w:p>
        </w:tc>
        <w:tc>
          <w:tcPr>
            <w:tcW w:w="297" w:type="pct"/>
            <w:vAlign w:val="center"/>
          </w:tcPr>
          <w:p w14:paraId="0D6F40B1" w14:textId="77777777" w:rsidR="00620656" w:rsidRPr="00F351BA" w:rsidRDefault="00620656" w:rsidP="00570901">
            <w:pPr>
              <w:spacing w:before="100" w:beforeAutospacing="1" w:line="240" w:lineRule="auto"/>
              <w:jc w:val="center"/>
              <w:rPr>
                <w:sz w:val="20"/>
                <w:szCs w:val="20"/>
              </w:rPr>
            </w:pPr>
            <w:hyperlink r:id="rId26" w:history="1">
              <w:r w:rsidRPr="00625C61">
                <w:rPr>
                  <w:rStyle w:val="Hyperlink"/>
                  <w:sz w:val="20"/>
                  <w:szCs w:val="20"/>
                </w:rPr>
                <w:t>96</w:t>
              </w:r>
            </w:hyperlink>
          </w:p>
        </w:tc>
      </w:tr>
      <w:tr w:rsidR="00620656" w:rsidRPr="00F351BA" w14:paraId="22964660" w14:textId="77777777" w:rsidTr="00570901">
        <w:trPr>
          <w:jc w:val="center"/>
        </w:trPr>
        <w:tc>
          <w:tcPr>
            <w:tcW w:w="1137" w:type="pct"/>
            <w:tcMar>
              <w:top w:w="75" w:type="dxa"/>
              <w:left w:w="70" w:type="dxa"/>
              <w:bottom w:w="75" w:type="dxa"/>
              <w:right w:w="70" w:type="dxa"/>
            </w:tcMar>
            <w:vAlign w:val="center"/>
          </w:tcPr>
          <w:p w14:paraId="3B70A255"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6B1077FC" w14:textId="77777777" w:rsidR="00620656" w:rsidRPr="00F351BA" w:rsidRDefault="00620656" w:rsidP="00570901">
            <w:pPr>
              <w:spacing w:before="100" w:beforeAutospacing="1" w:line="240" w:lineRule="auto"/>
              <w:jc w:val="center"/>
              <w:rPr>
                <w:sz w:val="20"/>
                <w:szCs w:val="20"/>
              </w:rPr>
            </w:pPr>
            <w:r w:rsidRPr="00F351BA">
              <w:rPr>
                <w:sz w:val="20"/>
                <w:szCs w:val="20"/>
              </w:rPr>
              <w:t>DFT descriptors + fabrication → permeance, dye/salt selectivity</w:t>
            </w:r>
          </w:p>
        </w:tc>
        <w:tc>
          <w:tcPr>
            <w:tcW w:w="1009" w:type="pct"/>
            <w:tcMar>
              <w:top w:w="75" w:type="dxa"/>
              <w:left w:w="70" w:type="dxa"/>
              <w:bottom w:w="75" w:type="dxa"/>
              <w:right w:w="70" w:type="dxa"/>
            </w:tcMar>
            <w:vAlign w:val="center"/>
          </w:tcPr>
          <w:p w14:paraId="71D7F59B" w14:textId="77777777" w:rsidR="00620656" w:rsidRPr="00F351BA" w:rsidRDefault="00620656" w:rsidP="00570901">
            <w:pPr>
              <w:spacing w:before="100" w:beforeAutospacing="1" w:line="240" w:lineRule="auto"/>
              <w:jc w:val="center"/>
              <w:rPr>
                <w:sz w:val="20"/>
                <w:szCs w:val="20"/>
              </w:rPr>
            </w:pPr>
            <w:r w:rsidRPr="00F351BA">
              <w:rPr>
                <w:sz w:val="20"/>
                <w:szCs w:val="20"/>
              </w:rPr>
              <w:t>XGBoost, CNN, Bayesian opt, t-SNE</w:t>
            </w:r>
          </w:p>
        </w:tc>
        <w:tc>
          <w:tcPr>
            <w:tcW w:w="1073" w:type="pct"/>
            <w:tcMar>
              <w:top w:w="75" w:type="dxa"/>
              <w:left w:w="70" w:type="dxa"/>
              <w:bottom w:w="75" w:type="dxa"/>
              <w:right w:w="70" w:type="dxa"/>
            </w:tcMar>
            <w:vAlign w:val="center"/>
          </w:tcPr>
          <w:p w14:paraId="04F62D47" w14:textId="77777777" w:rsidR="00620656" w:rsidRPr="00F351BA" w:rsidRDefault="00620656" w:rsidP="00570901">
            <w:pPr>
              <w:spacing w:before="100" w:beforeAutospacing="1" w:line="240" w:lineRule="auto"/>
              <w:jc w:val="center"/>
              <w:rPr>
                <w:sz w:val="20"/>
                <w:szCs w:val="20"/>
              </w:rPr>
            </w:pPr>
            <w:r w:rsidRPr="00F351BA">
              <w:rPr>
                <w:sz w:val="20"/>
                <w:szCs w:val="20"/>
              </w:rPr>
              <w:t>XGBoost &gt; CNN; upper-bound-breaking selectivity for dye recovery</w:t>
            </w:r>
          </w:p>
        </w:tc>
        <w:tc>
          <w:tcPr>
            <w:tcW w:w="297" w:type="pct"/>
            <w:vAlign w:val="center"/>
          </w:tcPr>
          <w:p w14:paraId="7333BAE8" w14:textId="77777777" w:rsidR="00620656" w:rsidRPr="00F351BA" w:rsidRDefault="00620656" w:rsidP="00570901">
            <w:pPr>
              <w:spacing w:before="100" w:beforeAutospacing="1" w:line="240" w:lineRule="auto"/>
              <w:jc w:val="center"/>
              <w:rPr>
                <w:sz w:val="20"/>
                <w:szCs w:val="20"/>
              </w:rPr>
            </w:pPr>
            <w:hyperlink r:id="rId27" w:history="1">
              <w:r w:rsidRPr="00625C61">
                <w:rPr>
                  <w:rStyle w:val="Hyperlink"/>
                  <w:sz w:val="20"/>
                  <w:szCs w:val="20"/>
                </w:rPr>
                <w:t>89</w:t>
              </w:r>
            </w:hyperlink>
          </w:p>
        </w:tc>
      </w:tr>
      <w:tr w:rsidR="00620656" w:rsidRPr="00F351BA" w14:paraId="511911BD" w14:textId="77777777" w:rsidTr="00570901">
        <w:trPr>
          <w:jc w:val="center"/>
        </w:trPr>
        <w:tc>
          <w:tcPr>
            <w:tcW w:w="5000" w:type="pct"/>
            <w:gridSpan w:val="5"/>
            <w:tcMar>
              <w:top w:w="75" w:type="dxa"/>
              <w:left w:w="70" w:type="dxa"/>
              <w:bottom w:w="75" w:type="dxa"/>
              <w:right w:w="70" w:type="dxa"/>
            </w:tcMar>
            <w:vAlign w:val="center"/>
          </w:tcPr>
          <w:p w14:paraId="7A16A085" w14:textId="77777777" w:rsidR="00620656" w:rsidRPr="00F351BA" w:rsidRDefault="00620656" w:rsidP="00570901">
            <w:pPr>
              <w:spacing w:before="100" w:beforeAutospacing="1" w:line="240" w:lineRule="auto"/>
              <w:jc w:val="center"/>
              <w:rPr>
                <w:sz w:val="20"/>
                <w:szCs w:val="20"/>
              </w:rPr>
            </w:pPr>
            <w:r w:rsidRPr="00F351BA">
              <w:rPr>
                <w:rStyle w:val="Strong"/>
                <w:sz w:val="20"/>
                <w:szCs w:val="20"/>
              </w:rPr>
              <w:t>UNSUPERVISED LEARNING (pure)</w:t>
            </w:r>
          </w:p>
        </w:tc>
      </w:tr>
      <w:tr w:rsidR="00620656" w:rsidRPr="00F351BA" w14:paraId="25B9B995" w14:textId="77777777" w:rsidTr="00570901">
        <w:trPr>
          <w:jc w:val="center"/>
        </w:trPr>
        <w:tc>
          <w:tcPr>
            <w:tcW w:w="1137" w:type="pct"/>
            <w:tcMar>
              <w:top w:w="75" w:type="dxa"/>
              <w:left w:w="70" w:type="dxa"/>
              <w:bottom w:w="75" w:type="dxa"/>
              <w:right w:w="70" w:type="dxa"/>
            </w:tcMar>
            <w:vAlign w:val="center"/>
          </w:tcPr>
          <w:p w14:paraId="49CA7094" w14:textId="77777777" w:rsidR="00620656" w:rsidRPr="00F351BA" w:rsidRDefault="00620656" w:rsidP="00570901">
            <w:pPr>
              <w:spacing w:before="100" w:beforeAutospacing="1" w:line="240" w:lineRule="auto"/>
              <w:jc w:val="center"/>
              <w:rPr>
                <w:rStyle w:val="Strong"/>
                <w:sz w:val="20"/>
                <w:szCs w:val="20"/>
              </w:rPr>
            </w:pPr>
            <w:r w:rsidRPr="00F351BA">
              <w:rPr>
                <w:sz w:val="20"/>
                <w:szCs w:val="20"/>
              </w:rPr>
              <w:lastRenderedPageBreak/>
              <w:t>Gas separation</w:t>
            </w:r>
          </w:p>
        </w:tc>
        <w:tc>
          <w:tcPr>
            <w:tcW w:w="1483" w:type="pct"/>
            <w:vAlign w:val="center"/>
          </w:tcPr>
          <w:p w14:paraId="764DAD56" w14:textId="77777777" w:rsidR="00620656" w:rsidRPr="00F351BA" w:rsidRDefault="00620656" w:rsidP="00570901">
            <w:pPr>
              <w:spacing w:before="100" w:beforeAutospacing="1" w:line="240" w:lineRule="auto"/>
              <w:jc w:val="center"/>
              <w:rPr>
                <w:sz w:val="20"/>
                <w:szCs w:val="20"/>
              </w:rPr>
            </w:pPr>
            <w:r w:rsidRPr="00F351BA">
              <w:rPr>
                <w:sz w:val="20"/>
                <w:szCs w:val="20"/>
              </w:rPr>
              <w:t>Temp, pressure, thickness, H2 flux → PCs, clusters</w:t>
            </w:r>
          </w:p>
        </w:tc>
        <w:tc>
          <w:tcPr>
            <w:tcW w:w="1009" w:type="pct"/>
            <w:vAlign w:val="center"/>
          </w:tcPr>
          <w:p w14:paraId="1CFFB8B3" w14:textId="77777777" w:rsidR="00620656" w:rsidRPr="00F351BA" w:rsidRDefault="00620656" w:rsidP="00570901">
            <w:pPr>
              <w:spacing w:before="100" w:beforeAutospacing="1" w:line="240" w:lineRule="auto"/>
              <w:jc w:val="center"/>
              <w:rPr>
                <w:sz w:val="20"/>
                <w:szCs w:val="20"/>
              </w:rPr>
            </w:pPr>
            <w:r w:rsidRPr="00F351BA">
              <w:rPr>
                <w:sz w:val="20"/>
                <w:szCs w:val="20"/>
              </w:rPr>
              <w:t>PCA</w:t>
            </w:r>
          </w:p>
        </w:tc>
        <w:tc>
          <w:tcPr>
            <w:tcW w:w="1073" w:type="pct"/>
            <w:vAlign w:val="center"/>
          </w:tcPr>
          <w:p w14:paraId="195D79A1" w14:textId="77777777" w:rsidR="00620656" w:rsidRPr="00F351BA" w:rsidRDefault="00620656" w:rsidP="00570901">
            <w:pPr>
              <w:spacing w:before="100" w:beforeAutospacing="1" w:line="240" w:lineRule="auto"/>
              <w:jc w:val="center"/>
              <w:rPr>
                <w:sz w:val="20"/>
                <w:szCs w:val="20"/>
              </w:rPr>
            </w:pPr>
            <w:r w:rsidRPr="00F351BA">
              <w:rPr>
                <w:sz w:val="20"/>
                <w:szCs w:val="20"/>
              </w:rPr>
              <w:t>Revealed variable interdependencies; 4 membrane clusters</w:t>
            </w:r>
          </w:p>
        </w:tc>
        <w:tc>
          <w:tcPr>
            <w:tcW w:w="297" w:type="pct"/>
            <w:vAlign w:val="center"/>
          </w:tcPr>
          <w:p w14:paraId="320FDDB8" w14:textId="77777777" w:rsidR="00620656" w:rsidRPr="00F351BA" w:rsidRDefault="00620656" w:rsidP="00570901">
            <w:pPr>
              <w:spacing w:before="100" w:beforeAutospacing="1" w:line="240" w:lineRule="auto"/>
              <w:jc w:val="center"/>
              <w:rPr>
                <w:sz w:val="20"/>
                <w:szCs w:val="20"/>
              </w:rPr>
            </w:pPr>
            <w:hyperlink r:id="rId28" w:history="1">
              <w:r w:rsidRPr="00625C61">
                <w:rPr>
                  <w:rStyle w:val="Hyperlink"/>
                  <w:sz w:val="20"/>
                  <w:szCs w:val="20"/>
                </w:rPr>
                <w:t>97</w:t>
              </w:r>
            </w:hyperlink>
          </w:p>
        </w:tc>
      </w:tr>
      <w:tr w:rsidR="00620656" w:rsidRPr="00F351BA" w14:paraId="16B5FE85" w14:textId="77777777" w:rsidTr="00570901">
        <w:trPr>
          <w:jc w:val="center"/>
        </w:trPr>
        <w:tc>
          <w:tcPr>
            <w:tcW w:w="1137" w:type="pct"/>
            <w:tcMar>
              <w:top w:w="75" w:type="dxa"/>
              <w:left w:w="70" w:type="dxa"/>
              <w:bottom w:w="75" w:type="dxa"/>
              <w:right w:w="70" w:type="dxa"/>
            </w:tcMar>
            <w:vAlign w:val="center"/>
          </w:tcPr>
          <w:p w14:paraId="61114585"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6EA4E897" w14:textId="77777777" w:rsidR="00620656" w:rsidRPr="00F351BA" w:rsidRDefault="00620656" w:rsidP="00570901">
            <w:pPr>
              <w:spacing w:before="100" w:beforeAutospacing="1" w:line="240" w:lineRule="auto"/>
              <w:jc w:val="center"/>
              <w:rPr>
                <w:sz w:val="20"/>
                <w:szCs w:val="20"/>
              </w:rPr>
            </w:pPr>
            <w:r w:rsidRPr="00F351BA">
              <w:rPr>
                <w:sz w:val="20"/>
                <w:szCs w:val="20"/>
              </w:rPr>
              <w:t>Fabrication/characterization variables → PCA clusters</w:t>
            </w:r>
          </w:p>
        </w:tc>
        <w:tc>
          <w:tcPr>
            <w:tcW w:w="1009" w:type="pct"/>
            <w:tcMar>
              <w:top w:w="75" w:type="dxa"/>
              <w:left w:w="70" w:type="dxa"/>
              <w:bottom w:w="75" w:type="dxa"/>
              <w:right w:w="70" w:type="dxa"/>
            </w:tcMar>
            <w:vAlign w:val="center"/>
          </w:tcPr>
          <w:p w14:paraId="477BCA90" w14:textId="77777777" w:rsidR="00620656" w:rsidRPr="00F351BA" w:rsidRDefault="00620656" w:rsidP="00570901">
            <w:pPr>
              <w:spacing w:before="100" w:beforeAutospacing="1" w:line="240" w:lineRule="auto"/>
              <w:jc w:val="center"/>
              <w:rPr>
                <w:sz w:val="20"/>
                <w:szCs w:val="20"/>
              </w:rPr>
            </w:pPr>
            <w:r w:rsidRPr="00F351BA">
              <w:rPr>
                <w:sz w:val="20"/>
                <w:szCs w:val="20"/>
              </w:rPr>
              <w:t>PCA</w:t>
            </w:r>
          </w:p>
        </w:tc>
        <w:tc>
          <w:tcPr>
            <w:tcW w:w="1073" w:type="pct"/>
            <w:tcMar>
              <w:top w:w="75" w:type="dxa"/>
              <w:left w:w="70" w:type="dxa"/>
              <w:bottom w:w="75" w:type="dxa"/>
              <w:right w:w="70" w:type="dxa"/>
            </w:tcMar>
            <w:vAlign w:val="center"/>
          </w:tcPr>
          <w:p w14:paraId="7316CAC1" w14:textId="77777777" w:rsidR="00620656" w:rsidRPr="00F351BA" w:rsidRDefault="00620656" w:rsidP="00570901">
            <w:pPr>
              <w:spacing w:before="100" w:beforeAutospacing="1" w:line="240" w:lineRule="auto"/>
              <w:jc w:val="center"/>
              <w:rPr>
                <w:sz w:val="20"/>
                <w:szCs w:val="20"/>
              </w:rPr>
            </w:pPr>
            <w:r w:rsidRPr="00F351BA">
              <w:rPr>
                <w:sz w:val="20"/>
                <w:szCs w:val="20"/>
              </w:rPr>
              <w:t>Fabrication strongly affects membrane characteristics</w:t>
            </w:r>
          </w:p>
        </w:tc>
        <w:tc>
          <w:tcPr>
            <w:tcW w:w="297" w:type="pct"/>
            <w:vAlign w:val="center"/>
          </w:tcPr>
          <w:p w14:paraId="4C6D4327" w14:textId="77777777" w:rsidR="00620656" w:rsidRPr="00F351BA" w:rsidRDefault="00620656" w:rsidP="00570901">
            <w:pPr>
              <w:spacing w:before="100" w:beforeAutospacing="1" w:line="240" w:lineRule="auto"/>
              <w:jc w:val="center"/>
              <w:rPr>
                <w:sz w:val="20"/>
                <w:szCs w:val="20"/>
              </w:rPr>
            </w:pPr>
            <w:hyperlink r:id="rId29" w:history="1">
              <w:r w:rsidRPr="00625C61">
                <w:rPr>
                  <w:rStyle w:val="Hyperlink"/>
                  <w:sz w:val="20"/>
                  <w:szCs w:val="20"/>
                </w:rPr>
                <w:t>98</w:t>
              </w:r>
            </w:hyperlink>
          </w:p>
        </w:tc>
      </w:tr>
      <w:tr w:rsidR="00620656" w:rsidRPr="00F351BA" w14:paraId="419C73D1" w14:textId="77777777" w:rsidTr="00570901">
        <w:trPr>
          <w:jc w:val="center"/>
        </w:trPr>
        <w:tc>
          <w:tcPr>
            <w:tcW w:w="1137" w:type="pct"/>
            <w:tcMar>
              <w:top w:w="75" w:type="dxa"/>
              <w:left w:w="70" w:type="dxa"/>
              <w:bottom w:w="75" w:type="dxa"/>
              <w:right w:w="70" w:type="dxa"/>
            </w:tcMar>
            <w:vAlign w:val="center"/>
          </w:tcPr>
          <w:p w14:paraId="5EF1F581"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036430C1" w14:textId="77777777" w:rsidR="00620656" w:rsidRPr="00F351BA" w:rsidRDefault="00620656" w:rsidP="00570901">
            <w:pPr>
              <w:spacing w:before="100" w:beforeAutospacing="1" w:line="240" w:lineRule="auto"/>
              <w:jc w:val="center"/>
              <w:rPr>
                <w:sz w:val="20"/>
                <w:szCs w:val="20"/>
              </w:rPr>
            </w:pPr>
            <w:r w:rsidRPr="00F351BA">
              <w:rPr>
                <w:sz w:val="20"/>
                <w:szCs w:val="20"/>
              </w:rPr>
              <w:t>DAE-discretized data → latent-state reconstruction</w:t>
            </w:r>
          </w:p>
        </w:tc>
        <w:tc>
          <w:tcPr>
            <w:tcW w:w="1009" w:type="pct"/>
            <w:tcMar>
              <w:top w:w="75" w:type="dxa"/>
              <w:left w:w="70" w:type="dxa"/>
              <w:bottom w:w="75" w:type="dxa"/>
              <w:right w:w="70" w:type="dxa"/>
            </w:tcMar>
            <w:vAlign w:val="center"/>
          </w:tcPr>
          <w:p w14:paraId="35AF1C41" w14:textId="77777777" w:rsidR="00620656" w:rsidRPr="00F351BA" w:rsidRDefault="00620656" w:rsidP="00570901">
            <w:pPr>
              <w:spacing w:before="100" w:beforeAutospacing="1" w:line="240" w:lineRule="auto"/>
              <w:jc w:val="center"/>
              <w:rPr>
                <w:sz w:val="20"/>
                <w:szCs w:val="20"/>
              </w:rPr>
            </w:pPr>
            <w:r w:rsidRPr="00F351BA">
              <w:rPr>
                <w:sz w:val="20"/>
                <w:szCs w:val="20"/>
              </w:rPr>
              <w:t>Autoencoder-decoder, MLP</w:t>
            </w:r>
          </w:p>
        </w:tc>
        <w:tc>
          <w:tcPr>
            <w:tcW w:w="1073" w:type="pct"/>
            <w:tcMar>
              <w:top w:w="75" w:type="dxa"/>
              <w:left w:w="70" w:type="dxa"/>
              <w:bottom w:w="75" w:type="dxa"/>
              <w:right w:w="70" w:type="dxa"/>
            </w:tcMar>
            <w:vAlign w:val="center"/>
          </w:tcPr>
          <w:p w14:paraId="19DBAFAD" w14:textId="77777777" w:rsidR="00620656" w:rsidRPr="00F351BA" w:rsidRDefault="00620656" w:rsidP="00570901">
            <w:pPr>
              <w:spacing w:before="100" w:beforeAutospacing="1" w:line="240" w:lineRule="auto"/>
              <w:jc w:val="center"/>
              <w:rPr>
                <w:sz w:val="20"/>
                <w:szCs w:val="20"/>
              </w:rPr>
            </w:pPr>
            <w:r w:rsidRPr="00F351BA">
              <w:rPr>
                <w:sz w:val="20"/>
                <w:szCs w:val="20"/>
              </w:rPr>
              <w:t>Learned observer: &lt;1% error, finite-time convergence</w:t>
            </w:r>
          </w:p>
        </w:tc>
        <w:tc>
          <w:tcPr>
            <w:tcW w:w="297" w:type="pct"/>
            <w:vAlign w:val="center"/>
          </w:tcPr>
          <w:p w14:paraId="1BEF2CF5" w14:textId="77777777" w:rsidR="00620656" w:rsidRPr="00F351BA" w:rsidRDefault="00620656" w:rsidP="00570901">
            <w:pPr>
              <w:spacing w:before="100" w:beforeAutospacing="1" w:line="240" w:lineRule="auto"/>
              <w:jc w:val="center"/>
              <w:rPr>
                <w:sz w:val="20"/>
                <w:szCs w:val="20"/>
              </w:rPr>
            </w:pPr>
            <w:hyperlink r:id="rId30" w:history="1">
              <w:r w:rsidRPr="00625C61">
                <w:rPr>
                  <w:rStyle w:val="Hyperlink"/>
                  <w:sz w:val="20"/>
                  <w:szCs w:val="20"/>
                </w:rPr>
                <w:t>99</w:t>
              </w:r>
            </w:hyperlink>
          </w:p>
        </w:tc>
      </w:tr>
      <w:tr w:rsidR="00620656" w:rsidRPr="00F351BA" w14:paraId="5B0472FC" w14:textId="77777777" w:rsidTr="00570901">
        <w:trPr>
          <w:jc w:val="center"/>
        </w:trPr>
        <w:tc>
          <w:tcPr>
            <w:tcW w:w="5000" w:type="pct"/>
            <w:gridSpan w:val="5"/>
            <w:tcMar>
              <w:top w:w="75" w:type="dxa"/>
              <w:left w:w="70" w:type="dxa"/>
              <w:bottom w:w="75" w:type="dxa"/>
              <w:right w:w="70" w:type="dxa"/>
            </w:tcMar>
            <w:vAlign w:val="center"/>
          </w:tcPr>
          <w:p w14:paraId="2A13F756" w14:textId="77777777" w:rsidR="00620656" w:rsidRPr="00F351BA" w:rsidRDefault="00620656" w:rsidP="00570901">
            <w:pPr>
              <w:spacing w:before="100" w:beforeAutospacing="1" w:line="240" w:lineRule="auto"/>
              <w:jc w:val="center"/>
              <w:rPr>
                <w:sz w:val="20"/>
                <w:szCs w:val="20"/>
              </w:rPr>
            </w:pPr>
            <w:r w:rsidRPr="00F351BA">
              <w:rPr>
                <w:rStyle w:val="Strong"/>
                <w:sz w:val="20"/>
                <w:szCs w:val="20"/>
              </w:rPr>
              <w:t>— ACTIVE LEARNING —</w:t>
            </w:r>
          </w:p>
        </w:tc>
      </w:tr>
      <w:tr w:rsidR="00620656" w:rsidRPr="00F351BA" w14:paraId="1E39C7F2" w14:textId="77777777" w:rsidTr="00570901">
        <w:trPr>
          <w:jc w:val="center"/>
        </w:trPr>
        <w:tc>
          <w:tcPr>
            <w:tcW w:w="1137" w:type="pct"/>
            <w:tcMar>
              <w:top w:w="75" w:type="dxa"/>
              <w:left w:w="70" w:type="dxa"/>
              <w:bottom w:w="75" w:type="dxa"/>
              <w:right w:w="70" w:type="dxa"/>
            </w:tcMar>
            <w:vAlign w:val="center"/>
          </w:tcPr>
          <w:p w14:paraId="54BC1818" w14:textId="77777777" w:rsidR="00620656" w:rsidRPr="00F351BA" w:rsidRDefault="00620656" w:rsidP="00570901">
            <w:pPr>
              <w:spacing w:before="100" w:beforeAutospacing="1" w:line="240" w:lineRule="auto"/>
              <w:jc w:val="center"/>
              <w:rPr>
                <w:rStyle w:val="Strong"/>
                <w:sz w:val="20"/>
                <w:szCs w:val="20"/>
              </w:rPr>
            </w:pPr>
            <w:r w:rsidRPr="00F351BA">
              <w:rPr>
                <w:sz w:val="20"/>
                <w:szCs w:val="20"/>
              </w:rPr>
              <w:t>Water treatment</w:t>
            </w:r>
          </w:p>
        </w:tc>
        <w:tc>
          <w:tcPr>
            <w:tcW w:w="1483" w:type="pct"/>
            <w:vAlign w:val="center"/>
          </w:tcPr>
          <w:p w14:paraId="4EF535CC" w14:textId="77777777" w:rsidR="00620656" w:rsidRPr="00F351BA" w:rsidRDefault="00620656" w:rsidP="00570901">
            <w:pPr>
              <w:spacing w:before="100" w:beforeAutospacing="1" w:line="240" w:lineRule="auto"/>
              <w:jc w:val="center"/>
              <w:rPr>
                <w:sz w:val="20"/>
                <w:szCs w:val="20"/>
              </w:rPr>
            </w:pPr>
            <w:r w:rsidRPr="00F351BA">
              <w:rPr>
                <w:sz w:val="20"/>
                <w:szCs w:val="20"/>
              </w:rPr>
              <w:t>Pore radius, zeta, pressure, feed conc → salt permeation, dye rejection</w:t>
            </w:r>
          </w:p>
        </w:tc>
        <w:tc>
          <w:tcPr>
            <w:tcW w:w="1009" w:type="pct"/>
            <w:vAlign w:val="center"/>
          </w:tcPr>
          <w:p w14:paraId="301DAE39" w14:textId="77777777" w:rsidR="00620656" w:rsidRPr="00F351BA" w:rsidRDefault="00620656" w:rsidP="00570901">
            <w:pPr>
              <w:spacing w:before="100" w:beforeAutospacing="1" w:line="240" w:lineRule="auto"/>
              <w:jc w:val="center"/>
              <w:rPr>
                <w:sz w:val="20"/>
                <w:szCs w:val="20"/>
              </w:rPr>
            </w:pPr>
            <w:r w:rsidRPr="00F351BA">
              <w:rPr>
                <w:sz w:val="20"/>
                <w:szCs w:val="20"/>
              </w:rPr>
              <w:t>RF, XGBoost, GPR</w:t>
            </w:r>
          </w:p>
        </w:tc>
        <w:tc>
          <w:tcPr>
            <w:tcW w:w="1073" w:type="pct"/>
            <w:vAlign w:val="center"/>
          </w:tcPr>
          <w:p w14:paraId="7DB195BF" w14:textId="77777777" w:rsidR="00620656" w:rsidRPr="00F351BA" w:rsidRDefault="00620656" w:rsidP="00570901">
            <w:pPr>
              <w:spacing w:before="100" w:beforeAutospacing="1" w:line="240" w:lineRule="auto"/>
              <w:jc w:val="center"/>
              <w:rPr>
                <w:sz w:val="20"/>
                <w:szCs w:val="20"/>
              </w:rPr>
            </w:pPr>
            <w:r w:rsidRPr="00F351BA">
              <w:rPr>
                <w:sz w:val="20"/>
                <w:szCs w:val="20"/>
              </w:rPr>
              <w:t>XGBoost outperformed RF; pore radius/zeta dominant</w:t>
            </w:r>
          </w:p>
        </w:tc>
        <w:tc>
          <w:tcPr>
            <w:tcW w:w="297" w:type="pct"/>
            <w:vAlign w:val="center"/>
          </w:tcPr>
          <w:p w14:paraId="20CAC6CF" w14:textId="77777777" w:rsidR="00620656" w:rsidRPr="00F351BA" w:rsidRDefault="00620656" w:rsidP="00570901">
            <w:pPr>
              <w:spacing w:before="100" w:beforeAutospacing="1" w:line="240" w:lineRule="auto"/>
              <w:jc w:val="center"/>
              <w:rPr>
                <w:sz w:val="20"/>
                <w:szCs w:val="20"/>
              </w:rPr>
            </w:pPr>
            <w:hyperlink r:id="rId31" w:history="1">
              <w:r w:rsidRPr="00625C61">
                <w:rPr>
                  <w:rStyle w:val="Hyperlink"/>
                  <w:sz w:val="20"/>
                  <w:szCs w:val="20"/>
                </w:rPr>
                <w:t>100</w:t>
              </w:r>
            </w:hyperlink>
          </w:p>
        </w:tc>
      </w:tr>
      <w:tr w:rsidR="00620656" w:rsidRPr="00F351BA" w14:paraId="1F58CB2A" w14:textId="77777777" w:rsidTr="00570901">
        <w:trPr>
          <w:jc w:val="center"/>
        </w:trPr>
        <w:tc>
          <w:tcPr>
            <w:tcW w:w="5000" w:type="pct"/>
            <w:gridSpan w:val="5"/>
            <w:tcMar>
              <w:top w:w="75" w:type="dxa"/>
              <w:left w:w="70" w:type="dxa"/>
              <w:bottom w:w="75" w:type="dxa"/>
              <w:right w:w="70" w:type="dxa"/>
            </w:tcMar>
            <w:vAlign w:val="center"/>
          </w:tcPr>
          <w:p w14:paraId="29B8531A" w14:textId="77777777" w:rsidR="00620656" w:rsidRPr="00F351BA" w:rsidRDefault="00620656" w:rsidP="00570901">
            <w:pPr>
              <w:spacing w:before="100" w:beforeAutospacing="1" w:line="240" w:lineRule="auto"/>
              <w:jc w:val="center"/>
              <w:rPr>
                <w:sz w:val="20"/>
                <w:szCs w:val="20"/>
              </w:rPr>
            </w:pPr>
            <w:r w:rsidRPr="00F351BA">
              <w:rPr>
                <w:rStyle w:val="Strong"/>
                <w:sz w:val="20"/>
                <w:szCs w:val="20"/>
              </w:rPr>
              <w:t>— MULTI-PARADIGM REVIEWS (broad combos) —</w:t>
            </w:r>
          </w:p>
        </w:tc>
      </w:tr>
      <w:tr w:rsidR="00620656" w:rsidRPr="00F351BA" w14:paraId="3B34FD55" w14:textId="77777777" w:rsidTr="00570901">
        <w:trPr>
          <w:jc w:val="center"/>
        </w:trPr>
        <w:tc>
          <w:tcPr>
            <w:tcW w:w="1137" w:type="pct"/>
            <w:tcMar>
              <w:top w:w="75" w:type="dxa"/>
              <w:left w:w="70" w:type="dxa"/>
              <w:bottom w:w="75" w:type="dxa"/>
              <w:right w:w="70" w:type="dxa"/>
            </w:tcMar>
            <w:vAlign w:val="center"/>
          </w:tcPr>
          <w:p w14:paraId="2C76BF02" w14:textId="77777777" w:rsidR="00620656" w:rsidRPr="00F351BA" w:rsidRDefault="00620656" w:rsidP="00570901">
            <w:pPr>
              <w:spacing w:before="100" w:beforeAutospacing="1" w:line="240" w:lineRule="auto"/>
              <w:jc w:val="center"/>
              <w:rPr>
                <w:rStyle w:val="Strong"/>
                <w:sz w:val="20"/>
                <w:szCs w:val="20"/>
              </w:rPr>
            </w:pPr>
            <w:r w:rsidRPr="00F351BA">
              <w:rPr>
                <w:sz w:val="20"/>
                <w:szCs w:val="20"/>
              </w:rPr>
              <w:t>Gas/water/ energy</w:t>
            </w:r>
          </w:p>
        </w:tc>
        <w:tc>
          <w:tcPr>
            <w:tcW w:w="1483" w:type="pct"/>
            <w:vAlign w:val="center"/>
          </w:tcPr>
          <w:p w14:paraId="628A84C5" w14:textId="77777777" w:rsidR="00620656" w:rsidRPr="00F351BA" w:rsidRDefault="00620656" w:rsidP="00570901">
            <w:pPr>
              <w:spacing w:before="100" w:beforeAutospacing="1" w:line="240" w:lineRule="auto"/>
              <w:jc w:val="center"/>
              <w:rPr>
                <w:sz w:val="20"/>
                <w:szCs w:val="20"/>
              </w:rPr>
            </w:pPr>
            <w:r w:rsidRPr="00F351BA">
              <w:rPr>
                <w:sz w:val="20"/>
                <w:szCs w:val="20"/>
              </w:rPr>
              <w:t>Structural/environmental descriptors → separation performance</w:t>
            </w:r>
          </w:p>
        </w:tc>
        <w:tc>
          <w:tcPr>
            <w:tcW w:w="1009" w:type="pct"/>
            <w:vAlign w:val="center"/>
          </w:tcPr>
          <w:p w14:paraId="7714599F" w14:textId="77777777" w:rsidR="00620656" w:rsidRPr="00F351BA" w:rsidRDefault="00620656" w:rsidP="00570901">
            <w:pPr>
              <w:spacing w:before="100" w:beforeAutospacing="1" w:line="240" w:lineRule="auto"/>
              <w:jc w:val="center"/>
              <w:rPr>
                <w:sz w:val="20"/>
                <w:szCs w:val="20"/>
              </w:rPr>
            </w:pPr>
            <w:r w:rsidRPr="00F351BA">
              <w:rPr>
                <w:sz w:val="20"/>
                <w:szCs w:val="20"/>
              </w:rPr>
              <w:t>XGBoost, RF, ANN, SVM, PINN, SISSO</w:t>
            </w:r>
          </w:p>
        </w:tc>
        <w:tc>
          <w:tcPr>
            <w:tcW w:w="1073" w:type="pct"/>
            <w:vAlign w:val="center"/>
          </w:tcPr>
          <w:p w14:paraId="62BF23B8" w14:textId="77777777" w:rsidR="00620656" w:rsidRPr="00F351BA" w:rsidRDefault="00620656" w:rsidP="00570901">
            <w:pPr>
              <w:spacing w:before="100" w:beforeAutospacing="1" w:line="240" w:lineRule="auto"/>
              <w:jc w:val="center"/>
              <w:rPr>
                <w:sz w:val="20"/>
                <w:szCs w:val="20"/>
              </w:rPr>
            </w:pPr>
            <w:r w:rsidRPr="00F351BA">
              <w:rPr>
                <w:sz w:val="20"/>
                <w:szCs w:val="20"/>
              </w:rPr>
              <w:t>ML identifies key descriptors; liquid separations limited by data scarcity</w:t>
            </w:r>
          </w:p>
        </w:tc>
        <w:tc>
          <w:tcPr>
            <w:tcW w:w="297" w:type="pct"/>
            <w:vAlign w:val="center"/>
          </w:tcPr>
          <w:p w14:paraId="59CA2687" w14:textId="77777777" w:rsidR="00620656" w:rsidRPr="00F351BA" w:rsidRDefault="00620656" w:rsidP="00570901">
            <w:pPr>
              <w:spacing w:before="100" w:beforeAutospacing="1" w:line="240" w:lineRule="auto"/>
              <w:jc w:val="center"/>
              <w:rPr>
                <w:sz w:val="20"/>
                <w:szCs w:val="20"/>
              </w:rPr>
            </w:pPr>
            <w:hyperlink r:id="rId32" w:history="1">
              <w:r w:rsidRPr="00625C61">
                <w:rPr>
                  <w:rStyle w:val="Hyperlink"/>
                  <w:sz w:val="20"/>
                  <w:szCs w:val="20"/>
                </w:rPr>
                <w:t>101</w:t>
              </w:r>
            </w:hyperlink>
          </w:p>
        </w:tc>
      </w:tr>
      <w:tr w:rsidR="00620656" w:rsidRPr="00F351BA" w14:paraId="21FA26FD" w14:textId="77777777" w:rsidTr="00570901">
        <w:trPr>
          <w:jc w:val="center"/>
        </w:trPr>
        <w:tc>
          <w:tcPr>
            <w:tcW w:w="1137" w:type="pct"/>
            <w:tcMar>
              <w:top w:w="75" w:type="dxa"/>
              <w:left w:w="70" w:type="dxa"/>
              <w:bottom w:w="75" w:type="dxa"/>
              <w:right w:w="70" w:type="dxa"/>
            </w:tcMar>
            <w:vAlign w:val="center"/>
          </w:tcPr>
          <w:p w14:paraId="7AE77C1E"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1D918DBA" w14:textId="77777777" w:rsidR="00620656" w:rsidRPr="00F351BA" w:rsidRDefault="00620656" w:rsidP="00570901">
            <w:pPr>
              <w:spacing w:before="100" w:beforeAutospacing="1" w:line="240" w:lineRule="auto"/>
              <w:jc w:val="center"/>
              <w:rPr>
                <w:sz w:val="20"/>
                <w:szCs w:val="20"/>
              </w:rPr>
            </w:pPr>
            <w:r w:rsidRPr="00F351BA">
              <w:rPr>
                <w:sz w:val="20"/>
                <w:szCs w:val="20"/>
              </w:rPr>
              <w:t>Experimental/simulation data → membrane properties</w:t>
            </w:r>
          </w:p>
        </w:tc>
        <w:tc>
          <w:tcPr>
            <w:tcW w:w="1009" w:type="pct"/>
            <w:tcMar>
              <w:top w:w="75" w:type="dxa"/>
              <w:left w:w="70" w:type="dxa"/>
              <w:bottom w:w="75" w:type="dxa"/>
              <w:right w:w="70" w:type="dxa"/>
            </w:tcMar>
            <w:vAlign w:val="center"/>
          </w:tcPr>
          <w:p w14:paraId="73F6D1BD" w14:textId="77777777" w:rsidR="00620656" w:rsidRPr="00F351BA" w:rsidRDefault="00620656" w:rsidP="00570901">
            <w:pPr>
              <w:spacing w:before="100" w:beforeAutospacing="1" w:line="240" w:lineRule="auto"/>
              <w:jc w:val="center"/>
              <w:rPr>
                <w:sz w:val="20"/>
                <w:szCs w:val="20"/>
              </w:rPr>
            </w:pPr>
            <w:r w:rsidRPr="00F351BA">
              <w:rPr>
                <w:sz w:val="20"/>
                <w:szCs w:val="20"/>
              </w:rPr>
              <w:t>SVM, DT, GPR, ANN, RF, clustering</w:t>
            </w:r>
          </w:p>
        </w:tc>
        <w:tc>
          <w:tcPr>
            <w:tcW w:w="1073" w:type="pct"/>
            <w:tcMar>
              <w:top w:w="75" w:type="dxa"/>
              <w:left w:w="70" w:type="dxa"/>
              <w:bottom w:w="75" w:type="dxa"/>
              <w:right w:w="70" w:type="dxa"/>
            </w:tcMar>
            <w:vAlign w:val="center"/>
          </w:tcPr>
          <w:p w14:paraId="5ED93033" w14:textId="77777777" w:rsidR="00620656" w:rsidRPr="00F351BA" w:rsidRDefault="00620656" w:rsidP="00570901">
            <w:pPr>
              <w:spacing w:before="100" w:beforeAutospacing="1" w:line="240" w:lineRule="auto"/>
              <w:jc w:val="center"/>
              <w:rPr>
                <w:sz w:val="20"/>
                <w:szCs w:val="20"/>
              </w:rPr>
            </w:pPr>
            <w:r w:rsidRPr="00F351BA">
              <w:rPr>
                <w:sz w:val="20"/>
                <w:szCs w:val="20"/>
              </w:rPr>
              <w:t>ML accelerates screening but still early-stage</w:t>
            </w:r>
          </w:p>
        </w:tc>
        <w:tc>
          <w:tcPr>
            <w:tcW w:w="297" w:type="pct"/>
            <w:vAlign w:val="center"/>
          </w:tcPr>
          <w:p w14:paraId="4D1B0E23" w14:textId="77777777" w:rsidR="00620656" w:rsidRPr="00F351BA" w:rsidRDefault="00620656" w:rsidP="00570901">
            <w:pPr>
              <w:spacing w:before="100" w:beforeAutospacing="1" w:line="240" w:lineRule="auto"/>
              <w:jc w:val="center"/>
              <w:rPr>
                <w:sz w:val="20"/>
                <w:szCs w:val="20"/>
              </w:rPr>
            </w:pPr>
            <w:hyperlink r:id="rId33" w:history="1">
              <w:r w:rsidRPr="00625C61">
                <w:rPr>
                  <w:rStyle w:val="Hyperlink"/>
                  <w:sz w:val="20"/>
                  <w:szCs w:val="20"/>
                </w:rPr>
                <w:t>102</w:t>
              </w:r>
            </w:hyperlink>
          </w:p>
        </w:tc>
      </w:tr>
      <w:tr w:rsidR="00620656" w:rsidRPr="00F351BA" w14:paraId="0BAB2484" w14:textId="77777777" w:rsidTr="00570901">
        <w:trPr>
          <w:jc w:val="center"/>
        </w:trPr>
        <w:tc>
          <w:tcPr>
            <w:tcW w:w="1137" w:type="pct"/>
            <w:tcMar>
              <w:top w:w="75" w:type="dxa"/>
              <w:left w:w="70" w:type="dxa"/>
              <w:bottom w:w="75" w:type="dxa"/>
              <w:right w:w="70" w:type="dxa"/>
            </w:tcMar>
            <w:vAlign w:val="center"/>
          </w:tcPr>
          <w:p w14:paraId="14B67C53"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tcMar>
              <w:top w:w="75" w:type="dxa"/>
              <w:left w:w="70" w:type="dxa"/>
              <w:bottom w:w="75" w:type="dxa"/>
              <w:right w:w="70" w:type="dxa"/>
            </w:tcMar>
            <w:vAlign w:val="center"/>
          </w:tcPr>
          <w:p w14:paraId="37CC2969" w14:textId="77777777" w:rsidR="00620656" w:rsidRPr="00F351BA" w:rsidRDefault="00620656" w:rsidP="00570901">
            <w:pPr>
              <w:spacing w:before="100" w:beforeAutospacing="1" w:line="240" w:lineRule="auto"/>
              <w:jc w:val="center"/>
              <w:rPr>
                <w:sz w:val="20"/>
                <w:szCs w:val="20"/>
              </w:rPr>
            </w:pPr>
            <w:r w:rsidRPr="00F351BA">
              <w:rPr>
                <w:sz w:val="20"/>
                <w:szCs w:val="20"/>
              </w:rPr>
              <w:t>Material properties → gas permeability/selectivity/stability</w:t>
            </w:r>
          </w:p>
        </w:tc>
        <w:tc>
          <w:tcPr>
            <w:tcW w:w="1009" w:type="pct"/>
            <w:tcMar>
              <w:top w:w="75" w:type="dxa"/>
              <w:left w:w="70" w:type="dxa"/>
              <w:bottom w:w="75" w:type="dxa"/>
              <w:right w:w="70" w:type="dxa"/>
            </w:tcMar>
            <w:vAlign w:val="center"/>
          </w:tcPr>
          <w:p w14:paraId="2E5D6FE5" w14:textId="77777777" w:rsidR="00620656" w:rsidRPr="00F351BA" w:rsidRDefault="00620656" w:rsidP="00570901">
            <w:pPr>
              <w:spacing w:before="100" w:beforeAutospacing="1" w:line="240" w:lineRule="auto"/>
              <w:jc w:val="center"/>
              <w:rPr>
                <w:sz w:val="20"/>
                <w:szCs w:val="20"/>
              </w:rPr>
            </w:pPr>
            <w:r w:rsidRPr="00F351BA">
              <w:rPr>
                <w:sz w:val="20"/>
                <w:szCs w:val="20"/>
              </w:rPr>
              <w:t>GPR, SVM, RF, CNN, GNN, XGBoost</w:t>
            </w:r>
          </w:p>
        </w:tc>
        <w:tc>
          <w:tcPr>
            <w:tcW w:w="1073" w:type="pct"/>
            <w:tcMar>
              <w:top w:w="75" w:type="dxa"/>
              <w:left w:w="70" w:type="dxa"/>
              <w:bottom w:w="75" w:type="dxa"/>
              <w:right w:w="70" w:type="dxa"/>
            </w:tcMar>
            <w:vAlign w:val="center"/>
          </w:tcPr>
          <w:p w14:paraId="519A7A5C" w14:textId="77777777" w:rsidR="00620656" w:rsidRPr="00F351BA" w:rsidRDefault="00620656" w:rsidP="00570901">
            <w:pPr>
              <w:spacing w:before="100" w:beforeAutospacing="1" w:line="240" w:lineRule="auto"/>
              <w:jc w:val="center"/>
              <w:rPr>
                <w:sz w:val="20"/>
                <w:szCs w:val="20"/>
              </w:rPr>
            </w:pPr>
            <w:r w:rsidRPr="00F351BA">
              <w:rPr>
                <w:sz w:val="20"/>
                <w:szCs w:val="20"/>
              </w:rPr>
              <w:t>ML screens materials; data/interpretability challenges remain</w:t>
            </w:r>
          </w:p>
        </w:tc>
        <w:tc>
          <w:tcPr>
            <w:tcW w:w="297" w:type="pct"/>
            <w:vAlign w:val="center"/>
          </w:tcPr>
          <w:p w14:paraId="2E54F0EB" w14:textId="77777777" w:rsidR="00620656" w:rsidRPr="00F351BA" w:rsidRDefault="00620656" w:rsidP="00570901">
            <w:pPr>
              <w:spacing w:before="100" w:beforeAutospacing="1" w:line="240" w:lineRule="auto"/>
              <w:jc w:val="center"/>
              <w:rPr>
                <w:sz w:val="20"/>
                <w:szCs w:val="20"/>
              </w:rPr>
            </w:pPr>
            <w:hyperlink r:id="rId34" w:history="1">
              <w:r w:rsidRPr="00625C61">
                <w:rPr>
                  <w:rStyle w:val="Hyperlink"/>
                  <w:sz w:val="20"/>
                  <w:szCs w:val="20"/>
                </w:rPr>
                <w:t>38</w:t>
              </w:r>
            </w:hyperlink>
          </w:p>
        </w:tc>
      </w:tr>
      <w:tr w:rsidR="00620656" w:rsidRPr="00F351BA" w14:paraId="398ACB70" w14:textId="77777777" w:rsidTr="00570901">
        <w:trPr>
          <w:jc w:val="center"/>
        </w:trPr>
        <w:tc>
          <w:tcPr>
            <w:tcW w:w="1137" w:type="pct"/>
            <w:tcMar>
              <w:top w:w="75" w:type="dxa"/>
              <w:left w:w="70" w:type="dxa"/>
              <w:bottom w:w="75" w:type="dxa"/>
              <w:right w:w="70" w:type="dxa"/>
            </w:tcMar>
            <w:vAlign w:val="center"/>
          </w:tcPr>
          <w:p w14:paraId="3FA497D2" w14:textId="77777777" w:rsidR="00620656" w:rsidRPr="00F351BA" w:rsidRDefault="00620656" w:rsidP="00570901">
            <w:pPr>
              <w:spacing w:before="100" w:beforeAutospacing="1" w:line="240" w:lineRule="auto"/>
              <w:jc w:val="center"/>
              <w:rPr>
                <w:sz w:val="20"/>
                <w:szCs w:val="20"/>
              </w:rPr>
            </w:pPr>
            <w:r w:rsidRPr="00F351BA">
              <w:rPr>
                <w:sz w:val="20"/>
                <w:szCs w:val="20"/>
              </w:rPr>
              <w:t>Water/gas/ organic</w:t>
            </w:r>
          </w:p>
        </w:tc>
        <w:tc>
          <w:tcPr>
            <w:tcW w:w="1483" w:type="pct"/>
            <w:tcMar>
              <w:top w:w="75" w:type="dxa"/>
              <w:left w:w="70" w:type="dxa"/>
              <w:bottom w:w="75" w:type="dxa"/>
              <w:right w:w="70" w:type="dxa"/>
            </w:tcMar>
            <w:vAlign w:val="center"/>
          </w:tcPr>
          <w:p w14:paraId="28613226" w14:textId="77777777" w:rsidR="00620656" w:rsidRPr="00F351BA" w:rsidRDefault="00620656" w:rsidP="00570901">
            <w:pPr>
              <w:spacing w:before="100" w:beforeAutospacing="1" w:line="240" w:lineRule="auto"/>
              <w:jc w:val="center"/>
              <w:rPr>
                <w:sz w:val="20"/>
                <w:szCs w:val="20"/>
              </w:rPr>
            </w:pPr>
            <w:r w:rsidRPr="00F351BA">
              <w:rPr>
                <w:sz w:val="20"/>
                <w:szCs w:val="20"/>
              </w:rPr>
              <w:t>Various polymer/membrane descriptors → various performance metrics</w:t>
            </w:r>
          </w:p>
        </w:tc>
        <w:tc>
          <w:tcPr>
            <w:tcW w:w="1009" w:type="pct"/>
            <w:tcMar>
              <w:top w:w="75" w:type="dxa"/>
              <w:left w:w="70" w:type="dxa"/>
              <w:bottom w:w="75" w:type="dxa"/>
              <w:right w:w="70" w:type="dxa"/>
            </w:tcMar>
            <w:vAlign w:val="center"/>
          </w:tcPr>
          <w:p w14:paraId="33CDB3FF" w14:textId="77777777" w:rsidR="00620656" w:rsidRPr="00F351BA" w:rsidRDefault="00620656" w:rsidP="00570901">
            <w:pPr>
              <w:spacing w:before="100" w:beforeAutospacing="1" w:line="240" w:lineRule="auto"/>
              <w:jc w:val="center"/>
              <w:rPr>
                <w:sz w:val="20"/>
                <w:szCs w:val="20"/>
              </w:rPr>
            </w:pPr>
            <w:r w:rsidRPr="00F351BA">
              <w:rPr>
                <w:sz w:val="20"/>
                <w:szCs w:val="20"/>
              </w:rPr>
              <w:t>ANN, GPR, GB, XGBoost, CNN, CatBoost</w:t>
            </w:r>
          </w:p>
        </w:tc>
        <w:tc>
          <w:tcPr>
            <w:tcW w:w="1073" w:type="pct"/>
            <w:tcMar>
              <w:top w:w="75" w:type="dxa"/>
              <w:left w:w="70" w:type="dxa"/>
              <w:bottom w:w="75" w:type="dxa"/>
              <w:right w:w="70" w:type="dxa"/>
            </w:tcMar>
            <w:vAlign w:val="center"/>
          </w:tcPr>
          <w:p w14:paraId="757F0F75" w14:textId="77777777" w:rsidR="00620656" w:rsidRPr="00F351BA" w:rsidRDefault="00620656" w:rsidP="00570901">
            <w:pPr>
              <w:spacing w:before="100" w:beforeAutospacing="1" w:line="240" w:lineRule="auto"/>
              <w:jc w:val="center"/>
              <w:rPr>
                <w:sz w:val="20"/>
                <w:szCs w:val="20"/>
              </w:rPr>
            </w:pPr>
            <w:r w:rsidRPr="00F351BA">
              <w:rPr>
                <w:sz w:val="20"/>
                <w:szCs w:val="20"/>
              </w:rPr>
              <w:t>Summarizes ML in membrane design; datasets/featurization remain challenges</w:t>
            </w:r>
          </w:p>
        </w:tc>
        <w:tc>
          <w:tcPr>
            <w:tcW w:w="297" w:type="pct"/>
            <w:vAlign w:val="center"/>
          </w:tcPr>
          <w:p w14:paraId="2680E2D5" w14:textId="77777777" w:rsidR="00620656" w:rsidRPr="00F351BA" w:rsidRDefault="00620656" w:rsidP="00570901">
            <w:pPr>
              <w:spacing w:before="100" w:beforeAutospacing="1" w:line="240" w:lineRule="auto"/>
              <w:jc w:val="center"/>
              <w:rPr>
                <w:sz w:val="20"/>
                <w:szCs w:val="20"/>
              </w:rPr>
            </w:pPr>
            <w:hyperlink r:id="rId35" w:history="1">
              <w:r w:rsidRPr="00625C61">
                <w:rPr>
                  <w:rStyle w:val="Hyperlink"/>
                  <w:sz w:val="20"/>
                  <w:szCs w:val="20"/>
                </w:rPr>
                <w:t>103</w:t>
              </w:r>
            </w:hyperlink>
          </w:p>
        </w:tc>
      </w:tr>
      <w:tr w:rsidR="00620656" w:rsidRPr="00F351BA" w14:paraId="4A722BF0" w14:textId="77777777" w:rsidTr="00570901">
        <w:trPr>
          <w:jc w:val="center"/>
        </w:trPr>
        <w:tc>
          <w:tcPr>
            <w:tcW w:w="1137" w:type="pct"/>
            <w:tcMar>
              <w:top w:w="75" w:type="dxa"/>
              <w:left w:w="70" w:type="dxa"/>
              <w:bottom w:w="75" w:type="dxa"/>
              <w:right w:w="70" w:type="dxa"/>
            </w:tcMar>
            <w:vAlign w:val="center"/>
          </w:tcPr>
          <w:p w14:paraId="1CAB5B29" w14:textId="77777777" w:rsidR="00620656" w:rsidRPr="00F351BA" w:rsidRDefault="00620656" w:rsidP="00570901">
            <w:pPr>
              <w:spacing w:before="100" w:beforeAutospacing="1" w:line="240" w:lineRule="auto"/>
              <w:jc w:val="center"/>
              <w:rPr>
                <w:sz w:val="20"/>
                <w:szCs w:val="20"/>
              </w:rPr>
            </w:pPr>
            <w:r w:rsidRPr="00F351BA">
              <w:rPr>
                <w:sz w:val="20"/>
                <w:szCs w:val="20"/>
              </w:rPr>
              <w:t>Water/gas/organic/energy</w:t>
            </w:r>
          </w:p>
        </w:tc>
        <w:tc>
          <w:tcPr>
            <w:tcW w:w="1483" w:type="pct"/>
            <w:tcMar>
              <w:top w:w="75" w:type="dxa"/>
              <w:left w:w="70" w:type="dxa"/>
              <w:bottom w:w="75" w:type="dxa"/>
              <w:right w:w="70" w:type="dxa"/>
            </w:tcMar>
            <w:vAlign w:val="center"/>
          </w:tcPr>
          <w:p w14:paraId="74D4F4B4" w14:textId="77777777" w:rsidR="00620656" w:rsidRPr="00F351BA" w:rsidRDefault="00620656" w:rsidP="00570901">
            <w:pPr>
              <w:spacing w:before="100" w:beforeAutospacing="1" w:line="240" w:lineRule="auto"/>
              <w:jc w:val="center"/>
              <w:rPr>
                <w:sz w:val="20"/>
                <w:szCs w:val="20"/>
              </w:rPr>
            </w:pPr>
            <w:r w:rsidRPr="00F351BA">
              <w:rPr>
                <w:sz w:val="20"/>
                <w:szCs w:val="20"/>
              </w:rPr>
              <w:t>Not reported → Not reported</w:t>
            </w:r>
          </w:p>
        </w:tc>
        <w:tc>
          <w:tcPr>
            <w:tcW w:w="1009" w:type="pct"/>
            <w:tcMar>
              <w:top w:w="75" w:type="dxa"/>
              <w:left w:w="70" w:type="dxa"/>
              <w:bottom w:w="75" w:type="dxa"/>
              <w:right w:w="70" w:type="dxa"/>
            </w:tcMar>
            <w:vAlign w:val="center"/>
          </w:tcPr>
          <w:p w14:paraId="28BCA22A" w14:textId="77777777" w:rsidR="00620656" w:rsidRPr="00F351BA" w:rsidRDefault="00620656" w:rsidP="00570901">
            <w:pPr>
              <w:spacing w:before="100" w:beforeAutospacing="1" w:line="240" w:lineRule="auto"/>
              <w:jc w:val="center"/>
              <w:rPr>
                <w:sz w:val="20"/>
                <w:szCs w:val="20"/>
              </w:rPr>
            </w:pPr>
            <w:r w:rsidRPr="00F351BA">
              <w:rPr>
                <w:sz w:val="20"/>
                <w:szCs w:val="20"/>
              </w:rPr>
              <w:t>Broad ML list</w:t>
            </w:r>
          </w:p>
        </w:tc>
        <w:tc>
          <w:tcPr>
            <w:tcW w:w="1073" w:type="pct"/>
            <w:tcMar>
              <w:top w:w="75" w:type="dxa"/>
              <w:left w:w="70" w:type="dxa"/>
              <w:bottom w:w="75" w:type="dxa"/>
              <w:right w:w="70" w:type="dxa"/>
            </w:tcMar>
            <w:vAlign w:val="center"/>
          </w:tcPr>
          <w:p w14:paraId="67A5FA00" w14:textId="77777777" w:rsidR="00620656" w:rsidRPr="00F351BA" w:rsidRDefault="00620656" w:rsidP="00570901">
            <w:pPr>
              <w:spacing w:before="100" w:beforeAutospacing="1" w:line="240" w:lineRule="auto"/>
              <w:jc w:val="center"/>
              <w:rPr>
                <w:sz w:val="20"/>
                <w:szCs w:val="20"/>
              </w:rPr>
            </w:pPr>
            <w:r w:rsidRPr="00F351BA">
              <w:rPr>
                <w:sz w:val="20"/>
                <w:szCs w:val="20"/>
              </w:rPr>
              <w:t>Proposes ideal AI-aided membrane development paradigm; data scarcity a key limitation</w:t>
            </w:r>
          </w:p>
        </w:tc>
        <w:tc>
          <w:tcPr>
            <w:tcW w:w="297" w:type="pct"/>
            <w:vAlign w:val="center"/>
          </w:tcPr>
          <w:p w14:paraId="6574BC8C" w14:textId="77777777" w:rsidR="00620656" w:rsidRPr="00F351BA" w:rsidRDefault="00620656" w:rsidP="00570901">
            <w:pPr>
              <w:spacing w:before="100" w:beforeAutospacing="1" w:line="240" w:lineRule="auto"/>
              <w:jc w:val="center"/>
              <w:rPr>
                <w:sz w:val="20"/>
                <w:szCs w:val="20"/>
              </w:rPr>
            </w:pPr>
            <w:hyperlink r:id="rId36" w:history="1">
              <w:r w:rsidRPr="00625C61">
                <w:rPr>
                  <w:rStyle w:val="Hyperlink"/>
                  <w:sz w:val="20"/>
                  <w:szCs w:val="20"/>
                </w:rPr>
                <w:t>40</w:t>
              </w:r>
            </w:hyperlink>
          </w:p>
        </w:tc>
      </w:tr>
      <w:tr w:rsidR="00620656" w:rsidRPr="00F351BA" w14:paraId="6AB140E4" w14:textId="77777777" w:rsidTr="00570901">
        <w:trPr>
          <w:jc w:val="center"/>
        </w:trPr>
        <w:tc>
          <w:tcPr>
            <w:tcW w:w="1137" w:type="pct"/>
            <w:tcMar>
              <w:top w:w="75" w:type="dxa"/>
              <w:left w:w="70" w:type="dxa"/>
              <w:bottom w:w="75" w:type="dxa"/>
              <w:right w:w="70" w:type="dxa"/>
            </w:tcMar>
            <w:vAlign w:val="center"/>
          </w:tcPr>
          <w:p w14:paraId="190C714E" w14:textId="77777777" w:rsidR="00620656" w:rsidRPr="00F351BA" w:rsidRDefault="00620656" w:rsidP="00570901">
            <w:pPr>
              <w:spacing w:before="100" w:beforeAutospacing="1" w:line="240" w:lineRule="auto"/>
              <w:jc w:val="center"/>
              <w:rPr>
                <w:sz w:val="20"/>
                <w:szCs w:val="20"/>
              </w:rPr>
            </w:pPr>
            <w:r w:rsidRPr="00F351BA">
              <w:rPr>
                <w:sz w:val="20"/>
                <w:szCs w:val="20"/>
              </w:rPr>
              <w:t>Not reported</w:t>
            </w:r>
          </w:p>
        </w:tc>
        <w:tc>
          <w:tcPr>
            <w:tcW w:w="1483" w:type="pct"/>
            <w:tcMar>
              <w:top w:w="75" w:type="dxa"/>
              <w:left w:w="70" w:type="dxa"/>
              <w:bottom w:w="75" w:type="dxa"/>
              <w:right w:w="70" w:type="dxa"/>
            </w:tcMar>
            <w:vAlign w:val="center"/>
          </w:tcPr>
          <w:p w14:paraId="0D636C05" w14:textId="77777777" w:rsidR="00620656" w:rsidRPr="00F351BA" w:rsidRDefault="00620656" w:rsidP="00570901">
            <w:pPr>
              <w:spacing w:before="100" w:beforeAutospacing="1" w:line="240" w:lineRule="auto"/>
              <w:jc w:val="center"/>
              <w:rPr>
                <w:sz w:val="20"/>
                <w:szCs w:val="20"/>
              </w:rPr>
            </w:pPr>
            <w:r w:rsidRPr="00F351BA">
              <w:rPr>
                <w:sz w:val="20"/>
                <w:szCs w:val="20"/>
              </w:rPr>
              <w:t>Material design params → material properties/structures</w:t>
            </w:r>
          </w:p>
        </w:tc>
        <w:tc>
          <w:tcPr>
            <w:tcW w:w="1009" w:type="pct"/>
            <w:tcMar>
              <w:top w:w="75" w:type="dxa"/>
              <w:left w:w="70" w:type="dxa"/>
              <w:bottom w:w="75" w:type="dxa"/>
              <w:right w:w="70" w:type="dxa"/>
            </w:tcMar>
            <w:vAlign w:val="center"/>
          </w:tcPr>
          <w:p w14:paraId="3A33B583" w14:textId="77777777" w:rsidR="00620656" w:rsidRPr="00F351BA" w:rsidRDefault="00620656" w:rsidP="00570901">
            <w:pPr>
              <w:spacing w:before="100" w:beforeAutospacing="1" w:line="240" w:lineRule="auto"/>
              <w:jc w:val="center"/>
              <w:rPr>
                <w:sz w:val="20"/>
                <w:szCs w:val="20"/>
              </w:rPr>
            </w:pPr>
            <w:r w:rsidRPr="00F351BA">
              <w:rPr>
                <w:sz w:val="20"/>
                <w:szCs w:val="20"/>
              </w:rPr>
              <w:t>VAE, GAN, ANN, GNN, GPR</w:t>
            </w:r>
          </w:p>
        </w:tc>
        <w:tc>
          <w:tcPr>
            <w:tcW w:w="1073" w:type="pct"/>
            <w:tcMar>
              <w:top w:w="75" w:type="dxa"/>
              <w:left w:w="70" w:type="dxa"/>
              <w:bottom w:w="75" w:type="dxa"/>
              <w:right w:w="70" w:type="dxa"/>
            </w:tcMar>
            <w:vAlign w:val="center"/>
          </w:tcPr>
          <w:p w14:paraId="6CC7372E" w14:textId="77777777" w:rsidR="00620656" w:rsidRPr="00F351BA" w:rsidRDefault="00620656" w:rsidP="00570901">
            <w:pPr>
              <w:spacing w:before="100" w:beforeAutospacing="1" w:line="240" w:lineRule="auto"/>
              <w:jc w:val="center"/>
              <w:rPr>
                <w:sz w:val="20"/>
                <w:szCs w:val="20"/>
              </w:rPr>
            </w:pPr>
            <w:r w:rsidRPr="00F351BA">
              <w:rPr>
                <w:sz w:val="20"/>
                <w:szCs w:val="20"/>
              </w:rPr>
              <w:t>ML reduces design-space dimensionality; accelerates inverse design</w:t>
            </w:r>
          </w:p>
        </w:tc>
        <w:tc>
          <w:tcPr>
            <w:tcW w:w="297" w:type="pct"/>
            <w:vAlign w:val="center"/>
          </w:tcPr>
          <w:p w14:paraId="319CE2B0" w14:textId="77777777" w:rsidR="00620656" w:rsidRPr="00F351BA" w:rsidRDefault="00620656" w:rsidP="00570901">
            <w:pPr>
              <w:spacing w:before="100" w:beforeAutospacing="1" w:line="240" w:lineRule="auto"/>
              <w:jc w:val="center"/>
              <w:rPr>
                <w:sz w:val="20"/>
                <w:szCs w:val="20"/>
              </w:rPr>
            </w:pPr>
          </w:p>
        </w:tc>
      </w:tr>
      <w:tr w:rsidR="00620656" w:rsidRPr="00F351BA" w14:paraId="1D2BBFC2" w14:textId="77777777" w:rsidTr="00570901">
        <w:trPr>
          <w:jc w:val="center"/>
        </w:trPr>
        <w:tc>
          <w:tcPr>
            <w:tcW w:w="1137" w:type="pct"/>
            <w:tcMar>
              <w:top w:w="75" w:type="dxa"/>
              <w:left w:w="70" w:type="dxa"/>
              <w:bottom w:w="75" w:type="dxa"/>
              <w:right w:w="70" w:type="dxa"/>
            </w:tcMar>
            <w:vAlign w:val="center"/>
          </w:tcPr>
          <w:p w14:paraId="2D136B8E" w14:textId="77777777" w:rsidR="00620656" w:rsidRPr="00F351BA" w:rsidRDefault="00620656" w:rsidP="00570901">
            <w:pPr>
              <w:spacing w:before="100" w:beforeAutospacing="1" w:line="240" w:lineRule="auto"/>
              <w:jc w:val="center"/>
              <w:rPr>
                <w:sz w:val="20"/>
                <w:szCs w:val="20"/>
              </w:rPr>
            </w:pPr>
            <w:r w:rsidRPr="00F351BA">
              <w:rPr>
                <w:sz w:val="20"/>
                <w:szCs w:val="20"/>
              </w:rPr>
              <w:t>Not reported</w:t>
            </w:r>
          </w:p>
        </w:tc>
        <w:tc>
          <w:tcPr>
            <w:tcW w:w="1483" w:type="pct"/>
            <w:tcMar>
              <w:top w:w="75" w:type="dxa"/>
              <w:left w:w="70" w:type="dxa"/>
              <w:bottom w:w="75" w:type="dxa"/>
              <w:right w:w="70" w:type="dxa"/>
            </w:tcMar>
            <w:vAlign w:val="center"/>
          </w:tcPr>
          <w:p w14:paraId="5D1202AC" w14:textId="77777777" w:rsidR="00620656" w:rsidRPr="00F351BA" w:rsidRDefault="00620656" w:rsidP="00570901">
            <w:pPr>
              <w:spacing w:before="100" w:beforeAutospacing="1" w:line="240" w:lineRule="auto"/>
              <w:jc w:val="center"/>
              <w:rPr>
                <w:sz w:val="20"/>
                <w:szCs w:val="20"/>
              </w:rPr>
            </w:pPr>
            <w:r w:rsidRPr="00F351BA">
              <w:rPr>
                <w:sz w:val="20"/>
                <w:szCs w:val="20"/>
              </w:rPr>
              <w:t>Various descriptors → various</w:t>
            </w:r>
          </w:p>
        </w:tc>
        <w:tc>
          <w:tcPr>
            <w:tcW w:w="1009" w:type="pct"/>
            <w:tcMar>
              <w:top w:w="75" w:type="dxa"/>
              <w:left w:w="70" w:type="dxa"/>
              <w:bottom w:w="75" w:type="dxa"/>
              <w:right w:w="70" w:type="dxa"/>
            </w:tcMar>
            <w:vAlign w:val="center"/>
          </w:tcPr>
          <w:p w14:paraId="16FD6364" w14:textId="77777777" w:rsidR="00620656" w:rsidRPr="00F351BA" w:rsidRDefault="00620656" w:rsidP="00570901">
            <w:pPr>
              <w:spacing w:before="100" w:beforeAutospacing="1" w:line="240" w:lineRule="auto"/>
              <w:jc w:val="center"/>
              <w:rPr>
                <w:sz w:val="20"/>
                <w:szCs w:val="20"/>
              </w:rPr>
            </w:pPr>
            <w:r w:rsidRPr="00F351BA">
              <w:rPr>
                <w:sz w:val="20"/>
                <w:szCs w:val="20"/>
              </w:rPr>
              <w:t>Broad ML list</w:t>
            </w:r>
          </w:p>
        </w:tc>
        <w:tc>
          <w:tcPr>
            <w:tcW w:w="1073" w:type="pct"/>
            <w:tcMar>
              <w:top w:w="75" w:type="dxa"/>
              <w:left w:w="70" w:type="dxa"/>
              <w:bottom w:w="75" w:type="dxa"/>
              <w:right w:w="70" w:type="dxa"/>
            </w:tcMar>
            <w:vAlign w:val="center"/>
          </w:tcPr>
          <w:p w14:paraId="11DAC42E" w14:textId="77777777" w:rsidR="00620656" w:rsidRPr="00F351BA" w:rsidRDefault="00620656" w:rsidP="00570901">
            <w:pPr>
              <w:spacing w:before="100" w:beforeAutospacing="1" w:line="240" w:lineRule="auto"/>
              <w:jc w:val="center"/>
              <w:rPr>
                <w:sz w:val="20"/>
                <w:szCs w:val="20"/>
              </w:rPr>
            </w:pPr>
            <w:r w:rsidRPr="00F351BA">
              <w:rPr>
                <w:sz w:val="20"/>
                <w:szCs w:val="20"/>
              </w:rPr>
              <w:t>Predictive models dominate; generative design underexplored</w:t>
            </w:r>
          </w:p>
        </w:tc>
        <w:tc>
          <w:tcPr>
            <w:tcW w:w="297" w:type="pct"/>
            <w:vAlign w:val="center"/>
          </w:tcPr>
          <w:p w14:paraId="10A4CBD1" w14:textId="77777777" w:rsidR="00620656" w:rsidRPr="00F351BA" w:rsidRDefault="00620656" w:rsidP="00570901">
            <w:pPr>
              <w:spacing w:before="100" w:beforeAutospacing="1" w:line="240" w:lineRule="auto"/>
              <w:jc w:val="center"/>
              <w:rPr>
                <w:sz w:val="20"/>
                <w:szCs w:val="20"/>
              </w:rPr>
            </w:pPr>
          </w:p>
        </w:tc>
      </w:tr>
      <w:tr w:rsidR="00620656" w:rsidRPr="008C7014" w14:paraId="632973BB" w14:textId="77777777" w:rsidTr="00570901">
        <w:trPr>
          <w:jc w:val="center"/>
        </w:trPr>
        <w:tc>
          <w:tcPr>
            <w:tcW w:w="1137" w:type="pct"/>
            <w:tcMar>
              <w:top w:w="75" w:type="dxa"/>
              <w:left w:w="70" w:type="dxa"/>
              <w:bottom w:w="75" w:type="dxa"/>
              <w:right w:w="70" w:type="dxa"/>
            </w:tcMar>
            <w:vAlign w:val="center"/>
          </w:tcPr>
          <w:p w14:paraId="32683D1C" w14:textId="77777777" w:rsidR="00620656" w:rsidRPr="00F351BA" w:rsidRDefault="00620656" w:rsidP="00570901">
            <w:pPr>
              <w:spacing w:before="100" w:beforeAutospacing="1" w:line="240" w:lineRule="auto"/>
              <w:jc w:val="center"/>
              <w:rPr>
                <w:sz w:val="20"/>
                <w:szCs w:val="20"/>
              </w:rPr>
            </w:pPr>
            <w:r w:rsidRPr="00F351BA">
              <w:rPr>
                <w:sz w:val="20"/>
                <w:szCs w:val="20"/>
              </w:rPr>
              <w:lastRenderedPageBreak/>
              <w:t>Not reported</w:t>
            </w:r>
          </w:p>
        </w:tc>
        <w:tc>
          <w:tcPr>
            <w:tcW w:w="1483" w:type="pct"/>
            <w:tcMar>
              <w:top w:w="75" w:type="dxa"/>
              <w:left w:w="70" w:type="dxa"/>
              <w:bottom w:w="75" w:type="dxa"/>
              <w:right w:w="70" w:type="dxa"/>
            </w:tcMar>
            <w:vAlign w:val="center"/>
          </w:tcPr>
          <w:p w14:paraId="63FD2786" w14:textId="77777777" w:rsidR="00620656" w:rsidRPr="00F351BA" w:rsidRDefault="00620656" w:rsidP="00570901">
            <w:pPr>
              <w:spacing w:before="100" w:beforeAutospacing="1" w:line="240" w:lineRule="auto"/>
              <w:jc w:val="center"/>
              <w:rPr>
                <w:sz w:val="20"/>
                <w:szCs w:val="20"/>
              </w:rPr>
            </w:pPr>
            <w:r w:rsidRPr="00F351BA">
              <w:rPr>
                <w:sz w:val="20"/>
                <w:szCs w:val="20"/>
              </w:rPr>
              <w:t>—</w:t>
            </w:r>
          </w:p>
        </w:tc>
        <w:tc>
          <w:tcPr>
            <w:tcW w:w="1009" w:type="pct"/>
            <w:tcMar>
              <w:top w:w="75" w:type="dxa"/>
              <w:left w:w="70" w:type="dxa"/>
              <w:bottom w:w="75" w:type="dxa"/>
              <w:right w:w="70" w:type="dxa"/>
            </w:tcMar>
            <w:vAlign w:val="center"/>
          </w:tcPr>
          <w:p w14:paraId="01E21D0B" w14:textId="77777777" w:rsidR="00620656" w:rsidRPr="00F351BA" w:rsidRDefault="00620656" w:rsidP="00570901">
            <w:pPr>
              <w:spacing w:before="100" w:beforeAutospacing="1" w:line="240" w:lineRule="auto"/>
              <w:jc w:val="center"/>
              <w:rPr>
                <w:sz w:val="20"/>
                <w:szCs w:val="20"/>
              </w:rPr>
            </w:pPr>
            <w:r w:rsidRPr="00F351BA">
              <w:rPr>
                <w:sz w:val="20"/>
                <w:szCs w:val="20"/>
              </w:rPr>
              <w:t>Broad ML list</w:t>
            </w:r>
          </w:p>
        </w:tc>
        <w:tc>
          <w:tcPr>
            <w:tcW w:w="1073" w:type="pct"/>
            <w:tcMar>
              <w:top w:w="75" w:type="dxa"/>
              <w:left w:w="70" w:type="dxa"/>
              <w:bottom w:w="75" w:type="dxa"/>
              <w:right w:w="70" w:type="dxa"/>
            </w:tcMar>
            <w:vAlign w:val="center"/>
          </w:tcPr>
          <w:p w14:paraId="5A80EEE9" w14:textId="77777777" w:rsidR="00620656" w:rsidRPr="00F351BA" w:rsidRDefault="00620656" w:rsidP="00570901">
            <w:pPr>
              <w:spacing w:before="100" w:beforeAutospacing="1" w:line="240" w:lineRule="auto"/>
              <w:jc w:val="center"/>
              <w:rPr>
                <w:sz w:val="20"/>
                <w:szCs w:val="20"/>
              </w:rPr>
            </w:pPr>
            <w:r w:rsidRPr="00F351BA">
              <w:rPr>
                <w:sz w:val="20"/>
                <w:szCs w:val="20"/>
              </w:rPr>
              <w:t>Summarizes ML-driven material discovery workflow</w:t>
            </w:r>
          </w:p>
        </w:tc>
        <w:tc>
          <w:tcPr>
            <w:tcW w:w="297" w:type="pct"/>
            <w:vAlign w:val="center"/>
          </w:tcPr>
          <w:p w14:paraId="1F5A382A" w14:textId="77777777" w:rsidR="00620656" w:rsidRPr="00F351BA" w:rsidRDefault="00620656" w:rsidP="00570901">
            <w:pPr>
              <w:spacing w:before="100" w:beforeAutospacing="1" w:line="240" w:lineRule="auto"/>
              <w:jc w:val="center"/>
              <w:rPr>
                <w:sz w:val="20"/>
                <w:szCs w:val="20"/>
              </w:rPr>
            </w:pPr>
          </w:p>
        </w:tc>
      </w:tr>
      <w:tr w:rsidR="00620656" w:rsidRPr="00F351BA" w14:paraId="615FBC61" w14:textId="77777777" w:rsidTr="00570901">
        <w:trPr>
          <w:jc w:val="center"/>
        </w:trPr>
        <w:tc>
          <w:tcPr>
            <w:tcW w:w="1137" w:type="pct"/>
            <w:tcMar>
              <w:top w:w="75" w:type="dxa"/>
              <w:left w:w="70" w:type="dxa"/>
              <w:bottom w:w="75" w:type="dxa"/>
              <w:right w:w="70" w:type="dxa"/>
            </w:tcMar>
            <w:vAlign w:val="center"/>
          </w:tcPr>
          <w:p w14:paraId="4849A9EB" w14:textId="77777777" w:rsidR="00620656" w:rsidRPr="00F351BA" w:rsidRDefault="00620656" w:rsidP="00570901">
            <w:pPr>
              <w:spacing w:before="100" w:beforeAutospacing="1" w:line="240" w:lineRule="auto"/>
              <w:jc w:val="center"/>
              <w:rPr>
                <w:sz w:val="20"/>
                <w:szCs w:val="20"/>
              </w:rPr>
            </w:pPr>
            <w:r w:rsidRPr="00F351BA">
              <w:rPr>
                <w:sz w:val="20"/>
                <w:szCs w:val="20"/>
              </w:rPr>
              <w:t>Energy</w:t>
            </w:r>
          </w:p>
        </w:tc>
        <w:tc>
          <w:tcPr>
            <w:tcW w:w="1483" w:type="pct"/>
            <w:tcMar>
              <w:top w:w="75" w:type="dxa"/>
              <w:left w:w="70" w:type="dxa"/>
              <w:bottom w:w="75" w:type="dxa"/>
              <w:right w:w="70" w:type="dxa"/>
            </w:tcMar>
            <w:vAlign w:val="center"/>
          </w:tcPr>
          <w:p w14:paraId="4D08862B" w14:textId="77777777" w:rsidR="00620656" w:rsidRPr="00F351BA" w:rsidRDefault="00620656" w:rsidP="00570901">
            <w:pPr>
              <w:spacing w:before="100" w:beforeAutospacing="1" w:line="240" w:lineRule="auto"/>
              <w:jc w:val="center"/>
              <w:rPr>
                <w:sz w:val="20"/>
                <w:szCs w:val="20"/>
              </w:rPr>
            </w:pPr>
            <w:r w:rsidRPr="00F351BA">
              <w:rPr>
                <w:sz w:val="20"/>
                <w:szCs w:val="20"/>
              </w:rPr>
              <w:t>Operating/catalyst descriptors → voltage, efficiency, degradation, RUL</w:t>
            </w:r>
          </w:p>
        </w:tc>
        <w:tc>
          <w:tcPr>
            <w:tcW w:w="1009" w:type="pct"/>
            <w:tcMar>
              <w:top w:w="75" w:type="dxa"/>
              <w:left w:w="70" w:type="dxa"/>
              <w:bottom w:w="75" w:type="dxa"/>
              <w:right w:w="70" w:type="dxa"/>
            </w:tcMar>
            <w:vAlign w:val="center"/>
          </w:tcPr>
          <w:p w14:paraId="5B100BBE" w14:textId="77777777" w:rsidR="00620656" w:rsidRPr="00F351BA" w:rsidRDefault="00620656" w:rsidP="00570901">
            <w:pPr>
              <w:spacing w:before="100" w:beforeAutospacing="1" w:line="240" w:lineRule="auto"/>
              <w:jc w:val="center"/>
              <w:rPr>
                <w:sz w:val="20"/>
                <w:szCs w:val="20"/>
              </w:rPr>
            </w:pPr>
            <w:r w:rsidRPr="00F351BA">
              <w:rPr>
                <w:sz w:val="20"/>
                <w:szCs w:val="20"/>
              </w:rPr>
              <w:t>Linear, ANN, DNN, SVM, LSTM</w:t>
            </w:r>
          </w:p>
        </w:tc>
        <w:tc>
          <w:tcPr>
            <w:tcW w:w="1073" w:type="pct"/>
            <w:tcMar>
              <w:top w:w="75" w:type="dxa"/>
              <w:left w:w="70" w:type="dxa"/>
              <w:bottom w:w="75" w:type="dxa"/>
              <w:right w:w="70" w:type="dxa"/>
            </w:tcMar>
            <w:vAlign w:val="center"/>
          </w:tcPr>
          <w:p w14:paraId="119F55FD" w14:textId="77777777" w:rsidR="00620656" w:rsidRPr="00F351BA" w:rsidRDefault="00620656" w:rsidP="00570901">
            <w:pPr>
              <w:spacing w:before="100" w:beforeAutospacing="1" w:line="240" w:lineRule="auto"/>
              <w:jc w:val="center"/>
              <w:rPr>
                <w:sz w:val="20"/>
                <w:szCs w:val="20"/>
              </w:rPr>
            </w:pPr>
            <w:r w:rsidRPr="00F351BA">
              <w:rPr>
                <w:sz w:val="20"/>
                <w:szCs w:val="20"/>
              </w:rPr>
              <w:t>Cost/durability major barriers; physics-informed learning proposed</w:t>
            </w:r>
          </w:p>
        </w:tc>
        <w:tc>
          <w:tcPr>
            <w:tcW w:w="297" w:type="pct"/>
            <w:vAlign w:val="center"/>
          </w:tcPr>
          <w:p w14:paraId="28B275D9" w14:textId="77777777" w:rsidR="00620656" w:rsidRPr="00F351BA" w:rsidRDefault="00620656" w:rsidP="00570901">
            <w:pPr>
              <w:spacing w:before="100" w:beforeAutospacing="1" w:line="240" w:lineRule="auto"/>
              <w:rPr>
                <w:sz w:val="20"/>
                <w:szCs w:val="20"/>
              </w:rPr>
            </w:pPr>
            <w:hyperlink r:id="rId37" w:history="1">
              <w:r w:rsidRPr="00625C61">
                <w:rPr>
                  <w:rStyle w:val="Hyperlink"/>
                  <w:sz w:val="20"/>
                  <w:szCs w:val="20"/>
                </w:rPr>
                <w:t>104</w:t>
              </w:r>
            </w:hyperlink>
          </w:p>
        </w:tc>
      </w:tr>
      <w:tr w:rsidR="00620656" w:rsidRPr="00F351BA" w14:paraId="53636121" w14:textId="77777777" w:rsidTr="00570901">
        <w:trPr>
          <w:jc w:val="center"/>
        </w:trPr>
        <w:tc>
          <w:tcPr>
            <w:tcW w:w="1137" w:type="pct"/>
            <w:tcMar>
              <w:top w:w="75" w:type="dxa"/>
              <w:left w:w="70" w:type="dxa"/>
              <w:bottom w:w="75" w:type="dxa"/>
              <w:right w:w="70" w:type="dxa"/>
            </w:tcMar>
            <w:vAlign w:val="center"/>
          </w:tcPr>
          <w:p w14:paraId="30CAB812" w14:textId="77777777" w:rsidR="00620656" w:rsidRPr="00F351BA" w:rsidRDefault="00620656" w:rsidP="00570901">
            <w:pPr>
              <w:spacing w:before="100" w:beforeAutospacing="1" w:line="240" w:lineRule="auto"/>
              <w:jc w:val="center"/>
              <w:rPr>
                <w:sz w:val="20"/>
                <w:szCs w:val="20"/>
              </w:rPr>
            </w:pPr>
            <w:r w:rsidRPr="00F351BA">
              <w:rPr>
                <w:sz w:val="20"/>
                <w:szCs w:val="20"/>
              </w:rPr>
              <w:t>Water treatment</w:t>
            </w:r>
          </w:p>
        </w:tc>
        <w:tc>
          <w:tcPr>
            <w:tcW w:w="1483" w:type="pct"/>
            <w:tcMar>
              <w:top w:w="75" w:type="dxa"/>
              <w:left w:w="70" w:type="dxa"/>
              <w:bottom w:w="75" w:type="dxa"/>
              <w:right w:w="70" w:type="dxa"/>
            </w:tcMar>
            <w:vAlign w:val="center"/>
          </w:tcPr>
          <w:p w14:paraId="6C04546A" w14:textId="77777777" w:rsidR="00620656" w:rsidRPr="00F351BA" w:rsidRDefault="00620656" w:rsidP="00570901">
            <w:pPr>
              <w:spacing w:before="100" w:beforeAutospacing="1" w:line="240" w:lineRule="auto"/>
              <w:jc w:val="center"/>
              <w:rPr>
                <w:sz w:val="20"/>
                <w:szCs w:val="20"/>
              </w:rPr>
            </w:pPr>
            <w:r w:rsidRPr="00F351BA">
              <w:rPr>
                <w:sz w:val="20"/>
                <w:szCs w:val="20"/>
              </w:rPr>
              <w:t>Process params → desalination performance metrics</w:t>
            </w:r>
          </w:p>
        </w:tc>
        <w:tc>
          <w:tcPr>
            <w:tcW w:w="1009" w:type="pct"/>
            <w:tcMar>
              <w:top w:w="75" w:type="dxa"/>
              <w:left w:w="70" w:type="dxa"/>
              <w:bottom w:w="75" w:type="dxa"/>
              <w:right w:w="70" w:type="dxa"/>
            </w:tcMar>
            <w:vAlign w:val="center"/>
          </w:tcPr>
          <w:p w14:paraId="7D276A74" w14:textId="77777777" w:rsidR="00620656" w:rsidRPr="00F351BA" w:rsidRDefault="00620656" w:rsidP="00570901">
            <w:pPr>
              <w:spacing w:before="100" w:beforeAutospacing="1" w:line="240" w:lineRule="auto"/>
              <w:jc w:val="center"/>
              <w:rPr>
                <w:sz w:val="20"/>
                <w:szCs w:val="20"/>
              </w:rPr>
            </w:pPr>
            <w:r w:rsidRPr="00F351BA">
              <w:rPr>
                <w:sz w:val="20"/>
                <w:szCs w:val="20"/>
              </w:rPr>
              <w:t>ANN, RBFNN, RNN/LSTM, SVM, RF, ANFIS, RSM</w:t>
            </w:r>
          </w:p>
        </w:tc>
        <w:tc>
          <w:tcPr>
            <w:tcW w:w="1073" w:type="pct"/>
            <w:tcMar>
              <w:top w:w="75" w:type="dxa"/>
              <w:left w:w="70" w:type="dxa"/>
              <w:bottom w:w="75" w:type="dxa"/>
              <w:right w:w="70" w:type="dxa"/>
            </w:tcMar>
            <w:vAlign w:val="center"/>
          </w:tcPr>
          <w:p w14:paraId="6C2BDF65" w14:textId="77777777" w:rsidR="00620656" w:rsidRPr="00F351BA" w:rsidRDefault="00620656" w:rsidP="00570901">
            <w:pPr>
              <w:spacing w:before="100" w:beforeAutospacing="1" w:line="240" w:lineRule="auto"/>
              <w:jc w:val="center"/>
              <w:rPr>
                <w:sz w:val="20"/>
                <w:szCs w:val="20"/>
              </w:rPr>
            </w:pPr>
            <w:r w:rsidRPr="00F351BA">
              <w:rPr>
                <w:sz w:val="20"/>
                <w:szCs w:val="20"/>
              </w:rPr>
              <w:t>ANN/RSM most used; data scarcity major challenge</w:t>
            </w:r>
          </w:p>
        </w:tc>
        <w:tc>
          <w:tcPr>
            <w:tcW w:w="297" w:type="pct"/>
            <w:vAlign w:val="center"/>
          </w:tcPr>
          <w:p w14:paraId="6A261E40" w14:textId="77777777" w:rsidR="00620656" w:rsidRPr="00F351BA" w:rsidRDefault="00620656" w:rsidP="00570901">
            <w:pPr>
              <w:spacing w:before="100" w:beforeAutospacing="1" w:line="240" w:lineRule="auto"/>
              <w:rPr>
                <w:sz w:val="20"/>
                <w:szCs w:val="20"/>
              </w:rPr>
            </w:pPr>
            <w:hyperlink r:id="rId38" w:history="1">
              <w:r w:rsidRPr="00625C61">
                <w:rPr>
                  <w:rStyle w:val="Hyperlink"/>
                  <w:sz w:val="20"/>
                  <w:szCs w:val="20"/>
                </w:rPr>
                <w:t>105</w:t>
              </w:r>
            </w:hyperlink>
          </w:p>
        </w:tc>
      </w:tr>
      <w:tr w:rsidR="00620656" w:rsidRPr="00F351BA" w14:paraId="290EE239" w14:textId="77777777" w:rsidTr="00570901">
        <w:trPr>
          <w:jc w:val="center"/>
        </w:trPr>
        <w:tc>
          <w:tcPr>
            <w:tcW w:w="4703" w:type="pct"/>
            <w:gridSpan w:val="4"/>
            <w:tcMar>
              <w:top w:w="75" w:type="dxa"/>
              <w:left w:w="70" w:type="dxa"/>
              <w:bottom w:w="75" w:type="dxa"/>
              <w:right w:w="70" w:type="dxa"/>
            </w:tcMar>
            <w:vAlign w:val="center"/>
          </w:tcPr>
          <w:p w14:paraId="26920DB3" w14:textId="77777777" w:rsidR="00620656" w:rsidRPr="00F351BA" w:rsidRDefault="00620656" w:rsidP="00570901">
            <w:pPr>
              <w:spacing w:before="100" w:beforeAutospacing="1" w:line="240" w:lineRule="auto"/>
              <w:jc w:val="center"/>
              <w:rPr>
                <w:sz w:val="20"/>
                <w:szCs w:val="20"/>
              </w:rPr>
            </w:pPr>
            <w:r w:rsidRPr="00F351BA">
              <w:rPr>
                <w:rStyle w:val="Strong"/>
                <w:sz w:val="20"/>
                <w:szCs w:val="20"/>
              </w:rPr>
              <w:t>— BAYESIAN OPTIMIZATION / INFERENCE —</w:t>
            </w:r>
          </w:p>
        </w:tc>
        <w:tc>
          <w:tcPr>
            <w:tcW w:w="297" w:type="pct"/>
            <w:vAlign w:val="center"/>
          </w:tcPr>
          <w:p w14:paraId="4C245648" w14:textId="77777777" w:rsidR="00620656" w:rsidRPr="00F351BA" w:rsidRDefault="00620656" w:rsidP="00570901">
            <w:pPr>
              <w:spacing w:before="100" w:beforeAutospacing="1" w:line="240" w:lineRule="auto"/>
              <w:jc w:val="center"/>
              <w:rPr>
                <w:sz w:val="20"/>
                <w:szCs w:val="20"/>
              </w:rPr>
            </w:pPr>
          </w:p>
        </w:tc>
      </w:tr>
      <w:tr w:rsidR="00620656" w:rsidRPr="00F351BA" w14:paraId="42E5F481" w14:textId="77777777" w:rsidTr="00570901">
        <w:trPr>
          <w:jc w:val="center"/>
        </w:trPr>
        <w:tc>
          <w:tcPr>
            <w:tcW w:w="1137" w:type="pct"/>
            <w:tcMar>
              <w:top w:w="75" w:type="dxa"/>
              <w:left w:w="70" w:type="dxa"/>
              <w:bottom w:w="75" w:type="dxa"/>
              <w:right w:w="70" w:type="dxa"/>
            </w:tcMar>
            <w:vAlign w:val="center"/>
          </w:tcPr>
          <w:p w14:paraId="3B0964EC" w14:textId="77777777" w:rsidR="00620656" w:rsidRPr="00F351BA" w:rsidRDefault="00620656" w:rsidP="00570901">
            <w:pPr>
              <w:spacing w:before="100" w:beforeAutospacing="1" w:line="240" w:lineRule="auto"/>
              <w:jc w:val="center"/>
              <w:rPr>
                <w:sz w:val="20"/>
                <w:szCs w:val="20"/>
              </w:rPr>
            </w:pPr>
            <w:r w:rsidRPr="00F351BA">
              <w:rPr>
                <w:sz w:val="20"/>
                <w:szCs w:val="20"/>
              </w:rPr>
              <w:t>Energy</w:t>
            </w:r>
          </w:p>
        </w:tc>
        <w:tc>
          <w:tcPr>
            <w:tcW w:w="1483" w:type="pct"/>
            <w:tcMar>
              <w:top w:w="75" w:type="dxa"/>
              <w:left w:w="70" w:type="dxa"/>
              <w:bottom w:w="75" w:type="dxa"/>
              <w:right w:w="70" w:type="dxa"/>
            </w:tcMar>
            <w:vAlign w:val="center"/>
          </w:tcPr>
          <w:p w14:paraId="72717EC2" w14:textId="77777777" w:rsidR="00620656" w:rsidRPr="00F351BA" w:rsidRDefault="00620656" w:rsidP="00570901">
            <w:pPr>
              <w:spacing w:before="100" w:beforeAutospacing="1" w:line="240" w:lineRule="auto"/>
              <w:jc w:val="center"/>
              <w:rPr>
                <w:sz w:val="20"/>
                <w:szCs w:val="20"/>
              </w:rPr>
            </w:pPr>
            <w:r w:rsidRPr="00F351BA">
              <w:rPr>
                <w:sz w:val="20"/>
                <w:szCs w:val="20"/>
              </w:rPr>
              <w:t>Operational params, i-V curve → polarization curve, PPD</w:t>
            </w:r>
          </w:p>
        </w:tc>
        <w:tc>
          <w:tcPr>
            <w:tcW w:w="1009" w:type="pct"/>
            <w:tcMar>
              <w:top w:w="75" w:type="dxa"/>
              <w:left w:w="70" w:type="dxa"/>
              <w:bottom w:w="75" w:type="dxa"/>
              <w:right w:w="70" w:type="dxa"/>
            </w:tcMar>
            <w:vAlign w:val="center"/>
          </w:tcPr>
          <w:p w14:paraId="0718CE31" w14:textId="77777777" w:rsidR="00620656" w:rsidRPr="00F351BA" w:rsidRDefault="00620656" w:rsidP="00570901">
            <w:pPr>
              <w:spacing w:before="100" w:beforeAutospacing="1" w:line="240" w:lineRule="auto"/>
              <w:jc w:val="center"/>
              <w:rPr>
                <w:sz w:val="20"/>
                <w:szCs w:val="20"/>
              </w:rPr>
            </w:pPr>
            <w:r w:rsidRPr="00F351BA">
              <w:rPr>
                <w:sz w:val="20"/>
                <w:szCs w:val="20"/>
              </w:rPr>
              <w:t>MCMC, XGBoost, RF, SVR, ANN</w:t>
            </w:r>
          </w:p>
        </w:tc>
        <w:tc>
          <w:tcPr>
            <w:tcW w:w="1073" w:type="pct"/>
            <w:tcMar>
              <w:top w:w="75" w:type="dxa"/>
              <w:left w:w="70" w:type="dxa"/>
              <w:bottom w:w="75" w:type="dxa"/>
              <w:right w:w="70" w:type="dxa"/>
            </w:tcMar>
            <w:vAlign w:val="center"/>
          </w:tcPr>
          <w:p w14:paraId="5DAAEF10" w14:textId="77777777" w:rsidR="00620656" w:rsidRPr="00F351BA" w:rsidRDefault="00620656" w:rsidP="00570901">
            <w:pPr>
              <w:spacing w:before="100" w:beforeAutospacing="1" w:line="240" w:lineRule="auto"/>
              <w:jc w:val="center"/>
              <w:rPr>
                <w:sz w:val="20"/>
                <w:szCs w:val="20"/>
              </w:rPr>
            </w:pPr>
            <w:r w:rsidRPr="00F351BA">
              <w:rPr>
                <w:sz w:val="20"/>
                <w:szCs w:val="20"/>
              </w:rPr>
              <w:t>XGBoost best; identified key PPD correlations</w:t>
            </w:r>
          </w:p>
        </w:tc>
        <w:tc>
          <w:tcPr>
            <w:tcW w:w="297" w:type="pct"/>
            <w:vAlign w:val="center"/>
          </w:tcPr>
          <w:p w14:paraId="01A21AAC" w14:textId="77777777" w:rsidR="00620656" w:rsidRPr="00F351BA" w:rsidRDefault="00620656" w:rsidP="00570901">
            <w:pPr>
              <w:spacing w:before="100" w:beforeAutospacing="1" w:line="240" w:lineRule="auto"/>
              <w:jc w:val="center"/>
              <w:rPr>
                <w:sz w:val="20"/>
                <w:szCs w:val="20"/>
              </w:rPr>
            </w:pPr>
            <w:hyperlink r:id="rId39" w:history="1">
              <w:r w:rsidRPr="00625C61">
                <w:rPr>
                  <w:rStyle w:val="Hyperlink"/>
                  <w:sz w:val="20"/>
                  <w:szCs w:val="20"/>
                </w:rPr>
                <w:t>107</w:t>
              </w:r>
            </w:hyperlink>
          </w:p>
        </w:tc>
      </w:tr>
      <w:tr w:rsidR="00620656" w:rsidRPr="00F351BA" w14:paraId="1174A206" w14:textId="77777777" w:rsidTr="00570901">
        <w:trPr>
          <w:jc w:val="center"/>
        </w:trPr>
        <w:tc>
          <w:tcPr>
            <w:tcW w:w="5000" w:type="pct"/>
            <w:gridSpan w:val="5"/>
            <w:tcMar>
              <w:top w:w="75" w:type="dxa"/>
              <w:left w:w="70" w:type="dxa"/>
              <w:bottom w:w="75" w:type="dxa"/>
              <w:right w:w="70" w:type="dxa"/>
            </w:tcMar>
            <w:vAlign w:val="center"/>
          </w:tcPr>
          <w:p w14:paraId="0AE1BF4D" w14:textId="77777777" w:rsidR="00620656" w:rsidRPr="00F351BA" w:rsidRDefault="00620656" w:rsidP="00570901">
            <w:pPr>
              <w:spacing w:before="100" w:beforeAutospacing="1" w:line="240" w:lineRule="auto"/>
              <w:jc w:val="center"/>
              <w:rPr>
                <w:sz w:val="20"/>
                <w:szCs w:val="20"/>
              </w:rPr>
            </w:pPr>
            <w:r w:rsidRPr="00F351BA">
              <w:rPr>
                <w:rStyle w:val="Strong"/>
                <w:sz w:val="20"/>
                <w:szCs w:val="20"/>
              </w:rPr>
              <w:t>— GENETIC ALGORITHM-BASED OPTIMIZATION —</w:t>
            </w:r>
          </w:p>
        </w:tc>
      </w:tr>
      <w:tr w:rsidR="00620656" w:rsidRPr="00F351BA" w14:paraId="3B06E6B8" w14:textId="77777777" w:rsidTr="00570901">
        <w:trPr>
          <w:jc w:val="center"/>
        </w:trPr>
        <w:tc>
          <w:tcPr>
            <w:tcW w:w="1137" w:type="pct"/>
            <w:tcMar>
              <w:top w:w="75" w:type="dxa"/>
              <w:left w:w="70" w:type="dxa"/>
              <w:bottom w:w="75" w:type="dxa"/>
              <w:right w:w="70" w:type="dxa"/>
            </w:tcMar>
            <w:vAlign w:val="center"/>
          </w:tcPr>
          <w:p w14:paraId="42788ABC" w14:textId="77777777" w:rsidR="00620656" w:rsidRPr="00F351BA" w:rsidRDefault="00620656" w:rsidP="00570901">
            <w:pPr>
              <w:spacing w:before="100" w:beforeAutospacing="1" w:line="240" w:lineRule="auto"/>
              <w:jc w:val="center"/>
              <w:rPr>
                <w:sz w:val="20"/>
                <w:szCs w:val="20"/>
              </w:rPr>
            </w:pPr>
            <w:r w:rsidRPr="00F351BA">
              <w:rPr>
                <w:sz w:val="20"/>
                <w:szCs w:val="20"/>
              </w:rPr>
              <w:t>Gas separation</w:t>
            </w:r>
          </w:p>
        </w:tc>
        <w:tc>
          <w:tcPr>
            <w:tcW w:w="1483" w:type="pct"/>
            <w:vAlign w:val="center"/>
          </w:tcPr>
          <w:p w14:paraId="256F1DDF" w14:textId="77777777" w:rsidR="00620656" w:rsidRPr="00F351BA" w:rsidRDefault="00620656" w:rsidP="00570901">
            <w:pPr>
              <w:spacing w:before="100" w:beforeAutospacing="1" w:line="240" w:lineRule="auto"/>
              <w:jc w:val="center"/>
              <w:rPr>
                <w:rStyle w:val="Strong"/>
                <w:sz w:val="20"/>
                <w:szCs w:val="20"/>
              </w:rPr>
            </w:pPr>
            <w:r w:rsidRPr="00F351BA">
              <w:rPr>
                <w:sz w:val="20"/>
                <w:szCs w:val="20"/>
              </w:rPr>
              <w:t>Linker/metal salt/modulator conditions → synthesis fitness (XRD)</w:t>
            </w:r>
          </w:p>
        </w:tc>
        <w:tc>
          <w:tcPr>
            <w:tcW w:w="1009" w:type="pct"/>
            <w:vAlign w:val="center"/>
          </w:tcPr>
          <w:p w14:paraId="32D9CA1B" w14:textId="77777777" w:rsidR="00620656" w:rsidRPr="00F351BA" w:rsidRDefault="00620656" w:rsidP="00570901">
            <w:pPr>
              <w:spacing w:before="100" w:beforeAutospacing="1" w:line="240" w:lineRule="auto"/>
              <w:jc w:val="center"/>
              <w:rPr>
                <w:sz w:val="20"/>
                <w:szCs w:val="20"/>
              </w:rPr>
            </w:pPr>
            <w:r w:rsidRPr="00F351BA">
              <w:rPr>
                <w:sz w:val="20"/>
                <w:szCs w:val="20"/>
              </w:rPr>
              <w:t>Genetic algorithm</w:t>
            </w:r>
          </w:p>
        </w:tc>
        <w:tc>
          <w:tcPr>
            <w:tcW w:w="1073" w:type="pct"/>
            <w:vAlign w:val="center"/>
          </w:tcPr>
          <w:p w14:paraId="682B3C55" w14:textId="77777777" w:rsidR="00620656" w:rsidRPr="00F351BA" w:rsidRDefault="00620656" w:rsidP="00570901">
            <w:pPr>
              <w:spacing w:before="100" w:beforeAutospacing="1" w:line="240" w:lineRule="auto"/>
              <w:jc w:val="center"/>
              <w:rPr>
                <w:sz w:val="20"/>
                <w:szCs w:val="20"/>
              </w:rPr>
            </w:pPr>
            <w:r w:rsidRPr="00F351BA">
              <w:rPr>
                <w:sz w:val="20"/>
                <w:szCs w:val="20"/>
              </w:rPr>
              <w:t>Optimized SURMOF synthesis; H2/CO2 above Robeson bound</w:t>
            </w:r>
          </w:p>
        </w:tc>
        <w:tc>
          <w:tcPr>
            <w:tcW w:w="297" w:type="pct"/>
            <w:vAlign w:val="center"/>
          </w:tcPr>
          <w:p w14:paraId="5DB67081" w14:textId="77777777" w:rsidR="00620656" w:rsidRPr="00F351BA" w:rsidRDefault="00620656" w:rsidP="00570901">
            <w:pPr>
              <w:spacing w:before="100" w:beforeAutospacing="1" w:line="240" w:lineRule="auto"/>
              <w:jc w:val="center"/>
              <w:rPr>
                <w:sz w:val="20"/>
                <w:szCs w:val="20"/>
              </w:rPr>
            </w:pPr>
            <w:hyperlink r:id="rId40" w:history="1">
              <w:r w:rsidRPr="00625C61">
                <w:rPr>
                  <w:rStyle w:val="Hyperlink"/>
                  <w:sz w:val="20"/>
                  <w:szCs w:val="20"/>
                </w:rPr>
                <w:t>108</w:t>
              </w:r>
            </w:hyperlink>
          </w:p>
        </w:tc>
      </w:tr>
      <w:tr w:rsidR="00620656" w:rsidRPr="00F351BA" w14:paraId="045E8E82" w14:textId="77777777" w:rsidTr="00570901">
        <w:trPr>
          <w:jc w:val="center"/>
        </w:trPr>
        <w:tc>
          <w:tcPr>
            <w:tcW w:w="5000" w:type="pct"/>
            <w:gridSpan w:val="5"/>
            <w:tcMar>
              <w:top w:w="75" w:type="dxa"/>
              <w:left w:w="70" w:type="dxa"/>
              <w:bottom w:w="75" w:type="dxa"/>
              <w:right w:w="70" w:type="dxa"/>
            </w:tcMar>
            <w:vAlign w:val="center"/>
          </w:tcPr>
          <w:p w14:paraId="12CE033A" w14:textId="77777777" w:rsidR="00620656" w:rsidRPr="00F351BA" w:rsidRDefault="00620656" w:rsidP="00570901">
            <w:pPr>
              <w:spacing w:before="100" w:beforeAutospacing="1" w:line="240" w:lineRule="auto"/>
              <w:jc w:val="center"/>
              <w:rPr>
                <w:sz w:val="20"/>
                <w:szCs w:val="20"/>
              </w:rPr>
            </w:pPr>
            <w:r w:rsidRPr="00F351BA">
              <w:rPr>
                <w:rStyle w:val="Strong"/>
                <w:sz w:val="20"/>
                <w:szCs w:val="20"/>
              </w:rPr>
              <w:t>— DEEP GENERATIVE MODELING —</w:t>
            </w:r>
          </w:p>
        </w:tc>
      </w:tr>
      <w:tr w:rsidR="00620656" w:rsidRPr="00F351BA" w14:paraId="40ACBFFF" w14:textId="77777777" w:rsidTr="00570901">
        <w:trPr>
          <w:jc w:val="center"/>
        </w:trPr>
        <w:tc>
          <w:tcPr>
            <w:tcW w:w="1137" w:type="pct"/>
            <w:tcMar>
              <w:top w:w="75" w:type="dxa"/>
              <w:left w:w="70" w:type="dxa"/>
              <w:bottom w:w="75" w:type="dxa"/>
              <w:right w:w="70" w:type="dxa"/>
            </w:tcMar>
            <w:vAlign w:val="center"/>
          </w:tcPr>
          <w:p w14:paraId="3A8DBAD0" w14:textId="77777777" w:rsidR="00620656" w:rsidRPr="00F351BA" w:rsidRDefault="00620656" w:rsidP="00570901">
            <w:pPr>
              <w:spacing w:before="100" w:beforeAutospacing="1" w:line="240" w:lineRule="auto"/>
              <w:jc w:val="center"/>
              <w:rPr>
                <w:sz w:val="20"/>
                <w:szCs w:val="20"/>
              </w:rPr>
            </w:pPr>
            <w:r w:rsidRPr="00F351BA">
              <w:rPr>
                <w:sz w:val="20"/>
                <w:szCs w:val="20"/>
              </w:rPr>
              <w:t>Not reported</w:t>
            </w:r>
          </w:p>
        </w:tc>
        <w:tc>
          <w:tcPr>
            <w:tcW w:w="1483" w:type="pct"/>
            <w:vAlign w:val="center"/>
          </w:tcPr>
          <w:p w14:paraId="6A449022" w14:textId="77777777" w:rsidR="00620656" w:rsidRPr="00F351BA" w:rsidRDefault="00620656" w:rsidP="00570901">
            <w:pPr>
              <w:spacing w:before="100" w:beforeAutospacing="1" w:line="240" w:lineRule="auto"/>
              <w:jc w:val="center"/>
              <w:rPr>
                <w:rStyle w:val="Strong"/>
                <w:sz w:val="20"/>
                <w:szCs w:val="20"/>
              </w:rPr>
            </w:pPr>
            <w:r w:rsidRPr="00F351BA">
              <w:rPr>
                <w:sz w:val="20"/>
                <w:szCs w:val="20"/>
              </w:rPr>
              <w:t>Microstructure images/voxels → generated microstructures</w:t>
            </w:r>
          </w:p>
        </w:tc>
        <w:tc>
          <w:tcPr>
            <w:tcW w:w="1009" w:type="pct"/>
            <w:vAlign w:val="center"/>
          </w:tcPr>
          <w:p w14:paraId="635A48A2" w14:textId="77777777" w:rsidR="00620656" w:rsidRPr="00F351BA" w:rsidRDefault="00620656" w:rsidP="00570901">
            <w:pPr>
              <w:spacing w:before="100" w:beforeAutospacing="1" w:line="240" w:lineRule="auto"/>
              <w:jc w:val="center"/>
              <w:rPr>
                <w:sz w:val="20"/>
                <w:szCs w:val="20"/>
              </w:rPr>
            </w:pPr>
            <w:r w:rsidRPr="00F351BA">
              <w:rPr>
                <w:sz w:val="20"/>
                <w:szCs w:val="20"/>
              </w:rPr>
              <w:t>DDPM, DDIM</w:t>
            </w:r>
          </w:p>
        </w:tc>
        <w:tc>
          <w:tcPr>
            <w:tcW w:w="1073" w:type="pct"/>
            <w:vAlign w:val="center"/>
          </w:tcPr>
          <w:p w14:paraId="19A1585A" w14:textId="77777777" w:rsidR="00620656" w:rsidRPr="00F351BA" w:rsidRDefault="00620656" w:rsidP="00570901">
            <w:pPr>
              <w:spacing w:before="100" w:beforeAutospacing="1" w:line="240" w:lineRule="auto"/>
              <w:jc w:val="center"/>
              <w:rPr>
                <w:sz w:val="20"/>
                <w:szCs w:val="20"/>
              </w:rPr>
            </w:pPr>
            <w:r w:rsidRPr="00F351BA">
              <w:rPr>
                <w:sz w:val="20"/>
                <w:szCs w:val="20"/>
              </w:rPr>
              <w:t>Reconstructed diverse microstructures; extended to 3D with permeability control</w:t>
            </w:r>
          </w:p>
        </w:tc>
        <w:tc>
          <w:tcPr>
            <w:tcW w:w="297" w:type="pct"/>
            <w:vAlign w:val="center"/>
          </w:tcPr>
          <w:p w14:paraId="5DC744F1" w14:textId="77777777" w:rsidR="00620656" w:rsidRPr="00F351BA" w:rsidRDefault="00620656" w:rsidP="00570901">
            <w:pPr>
              <w:spacing w:before="100" w:beforeAutospacing="1" w:line="240" w:lineRule="auto"/>
              <w:jc w:val="center"/>
              <w:rPr>
                <w:sz w:val="20"/>
                <w:szCs w:val="20"/>
              </w:rPr>
            </w:pPr>
            <w:hyperlink r:id="rId41" w:history="1">
              <w:r w:rsidRPr="00625C61">
                <w:rPr>
                  <w:rStyle w:val="Hyperlink"/>
                  <w:sz w:val="20"/>
                  <w:szCs w:val="20"/>
                </w:rPr>
                <w:t>109</w:t>
              </w:r>
            </w:hyperlink>
          </w:p>
        </w:tc>
      </w:tr>
      <w:tr w:rsidR="00620656" w:rsidRPr="00F351BA" w14:paraId="3A352F3B" w14:textId="77777777" w:rsidTr="00570901">
        <w:trPr>
          <w:jc w:val="center"/>
        </w:trPr>
        <w:tc>
          <w:tcPr>
            <w:tcW w:w="1137" w:type="pct"/>
            <w:tcMar>
              <w:top w:w="75" w:type="dxa"/>
              <w:left w:w="70" w:type="dxa"/>
              <w:bottom w:w="75" w:type="dxa"/>
              <w:right w:w="70" w:type="dxa"/>
            </w:tcMar>
            <w:vAlign w:val="center"/>
          </w:tcPr>
          <w:p w14:paraId="3E4E6970" w14:textId="77777777" w:rsidR="00620656" w:rsidRPr="00F351BA" w:rsidRDefault="00620656" w:rsidP="00570901">
            <w:pPr>
              <w:spacing w:before="100" w:beforeAutospacing="1" w:line="240" w:lineRule="auto"/>
              <w:jc w:val="center"/>
              <w:rPr>
                <w:sz w:val="20"/>
                <w:szCs w:val="20"/>
              </w:rPr>
            </w:pPr>
            <w:r w:rsidRPr="00F351BA">
              <w:rPr>
                <w:sz w:val="20"/>
                <w:szCs w:val="20"/>
              </w:rPr>
              <w:t>Not reported</w:t>
            </w:r>
          </w:p>
        </w:tc>
        <w:tc>
          <w:tcPr>
            <w:tcW w:w="1483" w:type="pct"/>
            <w:tcMar>
              <w:top w:w="75" w:type="dxa"/>
              <w:left w:w="70" w:type="dxa"/>
              <w:bottom w:w="75" w:type="dxa"/>
              <w:right w:w="70" w:type="dxa"/>
            </w:tcMar>
            <w:vAlign w:val="center"/>
          </w:tcPr>
          <w:p w14:paraId="612FB252" w14:textId="77777777" w:rsidR="00620656" w:rsidRPr="00F351BA" w:rsidRDefault="00620656" w:rsidP="00570901">
            <w:pPr>
              <w:spacing w:before="100" w:beforeAutospacing="1" w:line="240" w:lineRule="auto"/>
              <w:jc w:val="center"/>
              <w:rPr>
                <w:sz w:val="20"/>
                <w:szCs w:val="20"/>
              </w:rPr>
            </w:pPr>
            <w:r w:rsidRPr="00F351BA">
              <w:rPr>
                <w:sz w:val="20"/>
                <w:szCs w:val="20"/>
              </w:rPr>
              <w:t>2D microstructure images → 3D microstructure volumes</w:t>
            </w:r>
          </w:p>
        </w:tc>
        <w:tc>
          <w:tcPr>
            <w:tcW w:w="1009" w:type="pct"/>
            <w:tcMar>
              <w:top w:w="75" w:type="dxa"/>
              <w:left w:w="70" w:type="dxa"/>
              <w:bottom w:w="75" w:type="dxa"/>
              <w:right w:w="70" w:type="dxa"/>
            </w:tcMar>
            <w:vAlign w:val="center"/>
          </w:tcPr>
          <w:p w14:paraId="7DD8DC50" w14:textId="77777777" w:rsidR="00620656" w:rsidRPr="00F351BA" w:rsidRDefault="00620656" w:rsidP="00570901">
            <w:pPr>
              <w:spacing w:before="100" w:beforeAutospacing="1" w:line="240" w:lineRule="auto"/>
              <w:jc w:val="center"/>
              <w:rPr>
                <w:sz w:val="20"/>
                <w:szCs w:val="20"/>
              </w:rPr>
            </w:pPr>
            <w:r w:rsidRPr="00F351BA">
              <w:rPr>
                <w:sz w:val="20"/>
                <w:szCs w:val="20"/>
              </w:rPr>
              <w:t>DDPM (Micro3Diff)</w:t>
            </w:r>
          </w:p>
        </w:tc>
        <w:tc>
          <w:tcPr>
            <w:tcW w:w="1073" w:type="pct"/>
            <w:tcMar>
              <w:top w:w="75" w:type="dxa"/>
              <w:left w:w="70" w:type="dxa"/>
              <w:bottom w:w="75" w:type="dxa"/>
              <w:right w:w="70" w:type="dxa"/>
            </w:tcMar>
            <w:vAlign w:val="center"/>
          </w:tcPr>
          <w:p w14:paraId="0388D1D1" w14:textId="77777777" w:rsidR="00620656" w:rsidRPr="00F351BA" w:rsidRDefault="00620656" w:rsidP="00570901">
            <w:pPr>
              <w:spacing w:before="100" w:beforeAutospacing="1" w:line="240" w:lineRule="auto"/>
              <w:jc w:val="center"/>
              <w:rPr>
                <w:sz w:val="20"/>
                <w:szCs w:val="20"/>
              </w:rPr>
            </w:pPr>
            <w:r w:rsidRPr="00F351BA">
              <w:rPr>
                <w:sz w:val="20"/>
                <w:szCs w:val="20"/>
              </w:rPr>
              <w:t>Reconstructed 3D structures preserving connectivity/statistics</w:t>
            </w:r>
          </w:p>
        </w:tc>
        <w:tc>
          <w:tcPr>
            <w:tcW w:w="297" w:type="pct"/>
            <w:vAlign w:val="center"/>
          </w:tcPr>
          <w:p w14:paraId="32E5F001" w14:textId="77777777" w:rsidR="00620656" w:rsidRPr="00F351BA" w:rsidRDefault="00620656" w:rsidP="00570901">
            <w:pPr>
              <w:spacing w:before="100" w:beforeAutospacing="1" w:line="240" w:lineRule="auto"/>
              <w:jc w:val="center"/>
              <w:rPr>
                <w:sz w:val="20"/>
                <w:szCs w:val="20"/>
              </w:rPr>
            </w:pPr>
          </w:p>
        </w:tc>
      </w:tr>
    </w:tbl>
    <w:p w14:paraId="0DD0BA28" w14:textId="77777777" w:rsidR="00D37AAF" w:rsidRPr="0078187E" w:rsidRDefault="00D37AAF" w:rsidP="00D37AAF">
      <w:pPr>
        <w:spacing w:after="60"/>
        <w:jc w:val="center"/>
        <w:rPr>
          <w:sz w:val="22"/>
          <w:szCs w:val="22"/>
        </w:rPr>
      </w:pPr>
      <w:r>
        <w:rPr>
          <w:b/>
          <w:szCs w:val="22"/>
        </w:rPr>
        <w:t xml:space="preserve">Table 1. </w:t>
      </w:r>
      <w:r w:rsidRPr="0078187E">
        <w:rPr>
          <w:b/>
          <w:szCs w:val="22"/>
        </w:rPr>
        <w:t>Extracted Information from Machine Learning Membrane Papers</w:t>
      </w:r>
    </w:p>
    <w:p w14:paraId="2BEB2CFC" w14:textId="34FFB77D" w:rsidR="00620656" w:rsidRPr="00D37AAF" w:rsidRDefault="00620656" w:rsidP="00292B56">
      <w:pPr>
        <w:rPr>
          <w:rFonts w:eastAsia="新細明體"/>
          <w:lang w:eastAsia="zh-TW"/>
        </w:rPr>
      </w:pPr>
    </w:p>
    <w:p w14:paraId="512EFDF7" w14:textId="77777777" w:rsidR="00620656" w:rsidRDefault="00620656">
      <w:pPr>
        <w:spacing w:after="160" w:afterAutospacing="0" w:line="278" w:lineRule="auto"/>
        <w:jc w:val="left"/>
        <w:rPr>
          <w:rFonts w:eastAsia="新細明體"/>
          <w:lang w:eastAsia="zh-TW"/>
        </w:rPr>
      </w:pPr>
      <w:r>
        <w:rPr>
          <w:rFonts w:eastAsia="新細明體"/>
          <w:lang w:eastAsia="zh-TW"/>
        </w:rPr>
        <w:br w:type="page"/>
      </w:r>
    </w:p>
    <w:p w14:paraId="148E5FD9" w14:textId="77777777" w:rsidR="00620656" w:rsidRPr="00ED398D" w:rsidRDefault="00620656" w:rsidP="00292B56">
      <w:pPr>
        <w:rPr>
          <w:rFonts w:eastAsia="新細明體"/>
          <w:lang w:eastAsia="zh-TW"/>
        </w:rPr>
      </w:pPr>
    </w:p>
    <w:p w14:paraId="111577B1" w14:textId="77777777" w:rsidR="00277389" w:rsidRDefault="00277389" w:rsidP="00277389">
      <w:pPr>
        <w:pStyle w:val="Heading3"/>
      </w:pPr>
      <w:r w:rsidRPr="00953BF0">
        <w:t>Tree-based models</w:t>
      </w:r>
    </w:p>
    <w:p w14:paraId="389E2883" w14:textId="52FFCECF" w:rsidR="00706A7D" w:rsidRPr="00375517" w:rsidRDefault="00277389" w:rsidP="00277389">
      <w:pPr>
        <w:rPr>
          <w:rFonts w:eastAsia="新細明體"/>
          <w:kern w:val="0"/>
          <w:lang w:eastAsia="zh-TW"/>
          <w14:ligatures w14:val="none"/>
        </w:rPr>
      </w:pPr>
      <w:r w:rsidRPr="00E5503C">
        <w:t xml:space="preserve">Tree-based models partition data through hierarchical if-then rules and are well suited to capturing nonlinear relationships in membrane fabrication. </w:t>
      </w:r>
      <w:r w:rsidR="00706A7D" w:rsidRPr="00E5503C">
        <w:rPr>
          <w:rFonts w:eastAsia="Times New Roman"/>
          <w:kern w:val="0"/>
          <w14:ligatures w14:val="none"/>
        </w:rPr>
        <w:t>A decision tree</w:t>
      </w:r>
      <w:r w:rsidR="00091AC1">
        <w:rPr>
          <w:rFonts w:eastAsia="新細明體" w:hint="eastAsia"/>
          <w:kern w:val="0"/>
          <w:lang w:eastAsia="zh-TW"/>
          <w14:ligatures w14:val="none"/>
        </w:rPr>
        <w:t xml:space="preserve"> is the</w:t>
      </w:r>
      <w:r w:rsidR="00706A7D" w:rsidRPr="00E5503C">
        <w:rPr>
          <w:rFonts w:eastAsia="Times New Roman"/>
          <w:kern w:val="0"/>
          <w14:ligatures w14:val="none"/>
        </w:rPr>
        <w:t xml:space="preserve"> </w:t>
      </w:r>
      <w:r w:rsidR="00706A7D">
        <w:rPr>
          <w:rFonts w:eastAsia="新細明體" w:hint="eastAsia"/>
          <w:kern w:val="0"/>
          <w:lang w:eastAsia="zh-TW"/>
          <w14:ligatures w14:val="none"/>
        </w:rPr>
        <w:t xml:space="preserve">most basic tree-based model, which </w:t>
      </w:r>
      <w:r w:rsidR="00706A7D" w:rsidRPr="00E5503C">
        <w:rPr>
          <w:rFonts w:eastAsia="Times New Roman"/>
          <w:kern w:val="0"/>
          <w14:ligatures w14:val="none"/>
        </w:rPr>
        <w:t>begins at a root node, splits data into branches based on feature tests, and ends at leaf nodes that give the final prediction</w:t>
      </w:r>
      <w:r w:rsidR="00706A7D">
        <w:rPr>
          <w:rFonts w:eastAsia="Times New Roman"/>
          <w:kern w:val="0"/>
          <w14:ligatures w14:val="none"/>
        </w:rPr>
        <w:t xml:space="preserve"> </w:t>
      </w:r>
      <w:r w:rsidR="00706A7D" w:rsidRPr="00090ADA">
        <w:rPr>
          <w:rFonts w:eastAsia="Times New Roman"/>
          <w:b/>
          <w:bCs/>
          <w:kern w:val="0"/>
          <w14:ligatures w14:val="none"/>
        </w:rPr>
        <w:t>(Fig. 3)</w:t>
      </w:r>
      <w:r w:rsidR="00706A7D" w:rsidRPr="00E5503C">
        <w:rPr>
          <w:rFonts w:eastAsia="Times New Roman"/>
          <w:kern w:val="0"/>
          <w14:ligatures w14:val="none"/>
        </w:rPr>
        <w:t xml:space="preserve">. This structure is easy to interpret and resembles a laboratory decision flowchart. </w:t>
      </w:r>
      <w:r w:rsidR="00091AC1">
        <w:rPr>
          <w:rFonts w:eastAsia="新細明體" w:hint="eastAsia"/>
          <w:kern w:val="0"/>
          <w:lang w:eastAsia="zh-TW"/>
          <w14:ligatures w14:val="none"/>
        </w:rPr>
        <w:t xml:space="preserve">Tree-based models are exceptionally well in handling </w:t>
      </w:r>
      <w:r w:rsidR="000D60C8">
        <w:rPr>
          <w:rFonts w:eastAsia="新細明體" w:hint="eastAsia"/>
          <w:kern w:val="0"/>
          <w:lang w:eastAsia="zh-TW"/>
          <w14:ligatures w14:val="none"/>
        </w:rPr>
        <w:t>h</w:t>
      </w:r>
      <w:r w:rsidR="000D60C8" w:rsidRPr="000D60C8">
        <w:rPr>
          <w:rFonts w:eastAsia="新細明體"/>
          <w:kern w:val="0"/>
          <w:lang w:eastAsia="zh-TW"/>
          <w14:ligatures w14:val="none"/>
        </w:rPr>
        <w:t xml:space="preserve">igh‑dimensional, mixed (continuous </w:t>
      </w:r>
      <w:r w:rsidR="000D60C8">
        <w:rPr>
          <w:rFonts w:eastAsia="新細明體" w:hint="eastAsia"/>
          <w:kern w:val="0"/>
          <w:lang w:eastAsia="zh-TW"/>
          <w14:ligatures w14:val="none"/>
        </w:rPr>
        <w:t>and</w:t>
      </w:r>
      <w:r w:rsidR="000D60C8" w:rsidRPr="000D60C8">
        <w:rPr>
          <w:rFonts w:eastAsia="新細明體"/>
          <w:kern w:val="0"/>
          <w:lang w:eastAsia="zh-TW"/>
          <w14:ligatures w14:val="none"/>
        </w:rPr>
        <w:t xml:space="preserve"> categorical) features</w:t>
      </w:r>
      <w:r w:rsidR="000D60C8">
        <w:rPr>
          <w:rFonts w:eastAsia="新細明體" w:hint="eastAsia"/>
          <w:kern w:val="0"/>
          <w:lang w:eastAsia="zh-TW"/>
          <w14:ligatures w14:val="none"/>
        </w:rPr>
        <w:t xml:space="preserve">; while not necessarily to normalize or scale features </w:t>
      </w:r>
      <w:r w:rsidR="000D60C8">
        <w:rPr>
          <w:rFonts w:eastAsia="新細明體"/>
          <w:kern w:val="0"/>
          <w:lang w:eastAsia="zh-TW"/>
          <w14:ligatures w14:val="none"/>
        </w:rPr>
        <w:t>prior</w:t>
      </w:r>
      <w:r w:rsidR="000D60C8">
        <w:rPr>
          <w:rFonts w:eastAsia="新細明體" w:hint="eastAsia"/>
          <w:kern w:val="0"/>
          <w:lang w:eastAsia="zh-TW"/>
          <w14:ligatures w14:val="none"/>
        </w:rPr>
        <w:t xml:space="preserve"> to modelling. </w:t>
      </w:r>
      <w:r w:rsidR="00706A7D" w:rsidRPr="00E5503C">
        <w:rPr>
          <w:rFonts w:eastAsia="Times New Roman"/>
          <w:kern w:val="0"/>
          <w14:ligatures w14:val="none"/>
        </w:rPr>
        <w:t>In membrane research, decision trees are useful for handling mixed experimental variables and capturing nonlinear trends without requiring strong assumptions about data form.</w:t>
      </w:r>
      <w:r w:rsidR="00706A7D" w:rsidRPr="00953BF0">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"/>
          <w:id w:val="-1332441020"/>
          <w:placeholder>
            <w:docPart w:val="2F9BA58403714E0D8D3B927A3759324B"/>
          </w:placeholder>
        </w:sdtPr>
        <w:sdtContent>
          <w:r w:rsidR="00F950D7" w:rsidRPr="00F950D7">
            <w:rPr>
              <w:rFonts w:eastAsia="Times New Roman"/>
              <w:color w:val="000000"/>
              <w:kern w:val="0"/>
              <w:highlight w:val="magenta"/>
              <w14:ligatures w14:val="none"/>
            </w:rPr>
            <w:t>[94,98]</w:t>
          </w:r>
        </w:sdtContent>
      </w:sdt>
      <w:r w:rsidR="00706A7D" w:rsidRPr="00953BF0">
        <w:rPr>
          <w:rFonts w:eastAsia="Times New Roman"/>
          <w:kern w:val="0"/>
          <w14:ligatures w14:val="none"/>
        </w:rPr>
        <w:t xml:space="preserve">. </w:t>
      </w:r>
    </w:p>
    <w:p w14:paraId="7F9D78AB" w14:textId="2C37EA9C" w:rsidR="00277389" w:rsidRPr="00090ADA" w:rsidRDefault="00277389" w:rsidP="00277389">
      <w:pPr>
        <w:rPr>
          <w:lang w:val="en-CA"/>
        </w:rPr>
      </w:pPr>
      <w:r w:rsidRPr="00E5503C">
        <w:t xml:space="preserve">Decision trees provide an intuitive baseline, while ensemble methods such as Random Forest and Gradient Boosting usually offer better predictive performance and robustness. Random Forest reduces variance by averaging many independent trees, whereas Gradient Boosting builds trees sequentially to correct previous errors. </w:t>
      </w:r>
    </w:p>
    <w:p w14:paraId="3172AA96" w14:textId="77777777" w:rsidR="00277389" w:rsidRPr="00953BF0" w:rsidRDefault="00277389" w:rsidP="00277389">
      <w:pPr>
        <w:jc w:val="center"/>
        <w:rPr>
          <w:rFonts w:eastAsia="新細明體"/>
          <w:kern w:val="0"/>
          <w:lang w:eastAsia="zh-TW"/>
          <w14:ligatures w14:val="none"/>
        </w:rPr>
      </w:pPr>
      <w:r w:rsidRPr="00953BF0">
        <w:rPr>
          <w:rFonts w:eastAsia="新細明體"/>
          <w:noProof/>
          <w:kern w:val="0"/>
          <w:lang w:eastAsia="zh-TW"/>
          <w14:ligatures w14:val="none"/>
        </w:rPr>
        <w:lastRenderedPageBreak/>
        <w:drawing>
          <wp:inline distT="0" distB="0" distL="0" distR="0" wp14:anchorId="00B52C7E" wp14:editId="41788A0E">
            <wp:extent cx="5941060" cy="3414395"/>
            <wp:effectExtent l="0" t="0" r="2540" b="0"/>
            <wp:docPr id="190097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1060" cy="3414395"/>
                    </a:xfrm>
                    <a:prstGeom prst="rect">
                      <a:avLst/>
                    </a:prstGeom>
                    <a:noFill/>
                    <a:ln>
                      <a:noFill/>
                    </a:ln>
                  </pic:spPr>
                </pic:pic>
              </a:graphicData>
            </a:graphic>
          </wp:inline>
        </w:drawing>
      </w:r>
    </w:p>
    <w:p w14:paraId="170705C6" w14:textId="77777777" w:rsidR="00277389" w:rsidRPr="00953BF0" w:rsidRDefault="00277389" w:rsidP="00277389">
      <w:pPr>
        <w:jc w:val="center"/>
        <w:rPr>
          <w:rFonts w:eastAsia="新細明體"/>
          <w:kern w:val="0"/>
          <w:lang w:eastAsia="zh-TW"/>
          <w14:ligatures w14:val="none"/>
        </w:rPr>
      </w:pPr>
      <w:r w:rsidRPr="00953BF0">
        <w:rPr>
          <w:rFonts w:eastAsia="新細明體"/>
          <w:kern w:val="0"/>
          <w:lang w:eastAsia="zh-TW"/>
          <w14:ligatures w14:val="none"/>
        </w:rPr>
        <w:t>Fig. 3.</w:t>
      </w:r>
      <w:r w:rsidRPr="00953BF0">
        <w:rPr>
          <w:b/>
          <w:bCs/>
        </w:rPr>
        <w:t>Decision tree architecture and feature splitting.</w:t>
      </w:r>
      <w:r w:rsidRPr="00953BF0">
        <w:t xml:space="preserve"> An illustrative example showing how continuous variables are partitioned by a tree-based classifier. Each internal node represents a feature test (e.g., pore size ≥ 0.9 nm), leading to downstream branches and final leaf nodes that quantify the percentage distribution of the target classes.</w:t>
      </w:r>
    </w:p>
    <w:p w14:paraId="03754923" w14:textId="77777777" w:rsidR="00277389" w:rsidRPr="00953BF0" w:rsidRDefault="00277389" w:rsidP="00277389">
      <w:pPr>
        <w:pStyle w:val="ListParagraph"/>
        <w:numPr>
          <w:ilvl w:val="2"/>
          <w:numId w:val="2"/>
        </w:numPr>
        <w:rPr>
          <w:rFonts w:eastAsia="新細明體"/>
          <w:b/>
          <w:bCs/>
          <w:kern w:val="0"/>
          <w:lang w:eastAsia="zh-TW"/>
          <w14:ligatures w14:val="none"/>
        </w:rPr>
      </w:pPr>
      <w:r w:rsidRPr="00953BF0">
        <w:rPr>
          <w:rFonts w:eastAsia="新細明體"/>
          <w:b/>
          <w:bCs/>
          <w:kern w:val="0"/>
          <w:lang w:eastAsia="zh-TW"/>
          <w14:ligatures w14:val="none"/>
        </w:rPr>
        <w:t xml:space="preserve">Ensembled Models </w:t>
      </w:r>
    </w:p>
    <w:p w14:paraId="45836CC7" w14:textId="77777777" w:rsidR="00277389" w:rsidRPr="00953BF0" w:rsidRDefault="00277389" w:rsidP="00277389">
      <w:pPr>
        <w:rPr>
          <w:rFonts w:eastAsia="Times New Roman"/>
          <w:kern w:val="0"/>
          <w14:ligatures w14:val="none"/>
        </w:rPr>
      </w:pPr>
      <w:r w:rsidRPr="00E5503C">
        <w:rPr>
          <w:rFonts w:eastAsia="Times New Roman"/>
          <w:kern w:val="0"/>
          <w14:ligatures w14:val="none"/>
        </w:rPr>
        <w:t>Ensembling is a broader strategy that combines multiple base learners to produce a stronger and more stable predictor. Although ensemble methods are most closely associated with decision trees, the concept can also be applied to linear models, distance-based methods, and neural networks. By aggregating predictions from multiple models, ensembling can reduce the impact of noise and improve generalization on limited experimental datasets.</w:t>
      </w:r>
    </w:p>
    <w:p w14:paraId="5DF0D673" w14:textId="4852442B" w:rsidR="00277389" w:rsidRPr="00953BF0" w:rsidRDefault="00277389" w:rsidP="00277389">
      <w:r w:rsidRPr="00953BF0">
        <w:t>In membrane science, these ensemble frameworks are typically executed via three primary strategies (</w:t>
      </w:r>
      <w:r w:rsidRPr="00953BF0">
        <w:rPr>
          <w:b/>
          <w:bCs/>
        </w:rPr>
        <w:t>Fig. 4</w:t>
      </w:r>
      <w:r w:rsidRPr="00953BF0">
        <w:t>). Bagging (Bootstrap Aggregating) constructs independent base models in parallel and averages their predictions to reduce variance and improve stability (</w:t>
      </w:r>
      <w:r w:rsidRPr="00953BF0">
        <w:rPr>
          <w:b/>
          <w:bCs/>
        </w:rPr>
        <w:t>Fig. 4a</w:t>
      </w:r>
      <w:r w:rsidRPr="00953BF0">
        <w:t xml:space="preserve">). While applicable to various base algorithms, it is most heavily utilized in membrane research through </w:t>
      </w:r>
      <w:r w:rsidRPr="00953BF0">
        <w:lastRenderedPageBreak/>
        <w:t>tree-based models like Random Forest (RF) and Extra Trees</w:t>
      </w:r>
      <w:r w:rsidRPr="00953BF0">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"/>
          <w:id w:val="-269468584"/>
          <w:placeholder>
            <w:docPart w:val="380B21A1D8DE4EE48879B3CF3B0BDA42"/>
          </w:placeholder>
        </w:sdtPr>
        <w:sdtContent>
          <w:r w:rsidR="00F950D7" w:rsidRPr="00F950D7">
            <w:rPr>
              <w:rFonts w:eastAsia="Times New Roman"/>
              <w:color w:val="000000"/>
              <w:kern w:val="0"/>
              <w:highlight w:val="magenta"/>
              <w14:ligatures w14:val="none"/>
            </w:rPr>
            <w:t>[54,63,93]</w:t>
          </w:r>
        </w:sdtContent>
      </w:sdt>
      <w:r w:rsidRPr="00953BF0">
        <w:rPr>
          <w:rFonts w:eastAsia="Times New Roman"/>
          <w:kern w:val="0"/>
          <w14:ligatures w14:val="none"/>
        </w:rPr>
        <w:t xml:space="preserve">. </w:t>
      </w:r>
      <w:r w:rsidRPr="00953BF0">
        <w:rPr>
          <w:b/>
          <w:bCs/>
        </w:rPr>
        <w:t>Boosting</w:t>
      </w:r>
      <w:r w:rsidRPr="00953BF0">
        <w:t xml:space="preserve">, conversely, builds models sequentially </w:t>
      </w:r>
      <w:r w:rsidRPr="00953BF0">
        <w:rPr>
          <w:b/>
          <w:bCs/>
        </w:rPr>
        <w:t>(Fig. 4b)</w:t>
      </w:r>
      <w:r w:rsidRPr="00953BF0">
        <w:t>. Each new algorithm is specifically trained to mathematically correct the residual errors of its predecessor. Prominent boosting frameworks</w:t>
      </w:r>
      <w:r>
        <w:t>, including</w:t>
      </w:r>
      <w:r w:rsidRPr="00953BF0">
        <w:t xml:space="preserve"> XGBoost, LightGBM, CatBoost, and AdaBoost</w:t>
      </w:r>
      <w:r>
        <w:t xml:space="preserve">, </w:t>
      </w:r>
      <w:r w:rsidRPr="00953BF0">
        <w:t xml:space="preserve">are highly effective at mapping complex, non-linear membrane synthesis variables </w:t>
      </w:r>
      <w:r w:rsidRPr="00953BF0">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"/>
          <w:id w:val="1236669150"/>
          <w:placeholder>
            <w:docPart w:val="380B21A1D8DE4EE48879B3CF3B0BDA42"/>
          </w:placeholder>
        </w:sdtPr>
        <w:sdtContent>
          <w:r w:rsidR="00F950D7" w:rsidRPr="00F950D7">
            <w:rPr>
              <w:rFonts w:eastAsia="Times New Roman"/>
              <w:color w:val="000000"/>
              <w:kern w:val="0"/>
              <w:highlight w:val="magenta"/>
              <w14:ligatures w14:val="none"/>
            </w:rPr>
            <w:t>[5,94,99]</w:t>
          </w:r>
        </w:sdtContent>
      </w:sdt>
      <w:r w:rsidRPr="00953BF0">
        <w:rPr>
          <w:rFonts w:eastAsia="Times New Roman"/>
          <w:kern w:val="0"/>
          <w14:ligatures w14:val="none"/>
        </w:rPr>
        <w:t xml:space="preserve">. </w:t>
      </w:r>
      <w:r w:rsidRPr="00953BF0">
        <w:t xml:space="preserve">Finally, </w:t>
      </w:r>
      <w:r w:rsidRPr="00953BF0">
        <w:rPr>
          <w:b/>
          <w:bCs/>
        </w:rPr>
        <w:t>Stacking</w:t>
      </w:r>
      <w:r w:rsidRPr="00953BF0">
        <w:t xml:space="preserve"> takes a hierarchical approach by training multiple diverse base models and then using a secondary "meta-model" to combine their predictions into a single, highly accurate final output </w:t>
      </w:r>
      <w:r w:rsidRPr="00953BF0">
        <w:rPr>
          <w:b/>
          <w:bCs/>
        </w:rPr>
        <w:t>(Fig. 4c</w:t>
      </w:r>
      <w:r w:rsidRPr="00953BF0">
        <w:t xml:space="preserve">) </w:t>
      </w:r>
      <w:sdt>
        <w:sdtPr>
          <w:rPr>
            <w:color w:val="000000"/>
          </w:rPr>
          <w:tag w:val="MENDELEY_CITATION_v3_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XX0="/>
          <w:id w:val="535391151"/>
          <w:placeholder>
            <w:docPart w:val="380B21A1D8DE4EE48879B3CF3B0BDA42"/>
          </w:placeholder>
        </w:sdtPr>
        <w:sdtContent>
          <w:r w:rsidR="00F950D7" w:rsidRPr="00F950D7">
            <w:rPr>
              <w:color w:val="000000"/>
              <w:highlight w:val="magenta"/>
            </w:rPr>
            <w:t>[45,100]</w:t>
          </w:r>
        </w:sdtContent>
      </w:sdt>
      <w:r w:rsidRPr="00953BF0">
        <w:t>.</w:t>
      </w:r>
    </w:p>
    <w:p w14:paraId="7B5FD08A" w14:textId="77777777" w:rsidR="00277389" w:rsidRPr="00953BF0" w:rsidRDefault="00277389" w:rsidP="00277389">
      <w:pPr>
        <w:spacing w:before="100" w:beforeAutospacing="1" w:line="240" w:lineRule="auto"/>
        <w:jc w:val="center"/>
        <w:rPr>
          <w:rFonts w:eastAsia="Times New Roman"/>
          <w:b/>
          <w:bCs/>
          <w:kern w:val="0"/>
          <w14:ligatures w14:val="none"/>
        </w:rPr>
      </w:pPr>
      <w:r w:rsidRPr="00953BF0">
        <w:rPr>
          <w:rFonts w:eastAsia="新細明體"/>
          <w:noProof/>
          <w:kern w:val="0"/>
          <w:lang w:eastAsia="zh-TW"/>
          <w14:ligatures w14:val="none"/>
        </w:rPr>
        <w:lastRenderedPageBreak/>
        <w:drawing>
          <wp:inline distT="0" distB="0" distL="0" distR="0" wp14:anchorId="48552257" wp14:editId="05132E17">
            <wp:extent cx="5700188" cy="7155180"/>
            <wp:effectExtent l="0" t="0" r="2540" b="0"/>
            <wp:docPr id="54525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777" t="3274" r="1575" b="11833"/>
                    <a:stretch>
                      <a:fillRect/>
                    </a:stretch>
                  </pic:blipFill>
                  <pic:spPr bwMode="auto">
                    <a:xfrm>
                      <a:off x="0" y="0"/>
                      <a:ext cx="5775047" cy="7249147"/>
                    </a:xfrm>
                    <a:prstGeom prst="rect">
                      <a:avLst/>
                    </a:prstGeom>
                    <a:noFill/>
                    <a:ln>
                      <a:noFill/>
                    </a:ln>
                    <a:extLst>
                      <a:ext uri="{53640926-AAD7-44D8-BBD7-CCE9431645EC}">
                        <a14:shadowObscured xmlns:a14="http://schemas.microsoft.com/office/drawing/2010/main"/>
                      </a:ext>
                    </a:extLst>
                  </pic:spPr>
                </pic:pic>
              </a:graphicData>
            </a:graphic>
          </wp:inline>
        </w:drawing>
      </w:r>
    </w:p>
    <w:p w14:paraId="25D04B60" w14:textId="77777777" w:rsidR="00277389" w:rsidRPr="00953BF0" w:rsidRDefault="00277389" w:rsidP="00277389">
      <w:pPr>
        <w:spacing w:before="100" w:beforeAutospacing="1" w:line="240" w:lineRule="auto"/>
        <w:jc w:val="left"/>
        <w:rPr>
          <w:rFonts w:eastAsia="Times New Roman"/>
          <w:kern w:val="0"/>
          <w14:ligatures w14:val="none"/>
        </w:rPr>
      </w:pPr>
      <w:r w:rsidRPr="00953BF0">
        <w:rPr>
          <w:rFonts w:eastAsia="Times New Roman"/>
          <w:b/>
          <w:bCs/>
          <w:kern w:val="0"/>
          <w14:ligatures w14:val="none"/>
        </w:rPr>
        <w:t>Fig. 4.</w:t>
      </w:r>
      <w:r w:rsidRPr="00953BF0">
        <w:rPr>
          <w:rFonts w:eastAsia="Times New Roman"/>
          <w:kern w:val="0"/>
          <w14:ligatures w14:val="none"/>
        </w:rPr>
        <w:t xml:space="preserve"> Schematic representation of tree-based architectures in membrane informatics: (a) Bagging (b) Boosting, and (c) Stacking.</w:t>
      </w:r>
    </w:p>
    <w:p w14:paraId="42E8647D" w14:textId="77777777" w:rsidR="00277389" w:rsidRPr="00953BF0" w:rsidRDefault="00277389" w:rsidP="00277389">
      <w:pPr>
        <w:rPr>
          <w:rFonts w:eastAsia="Times New Roman"/>
          <w:kern w:val="0"/>
          <w14:ligatures w14:val="none"/>
        </w:rPr>
      </w:pPr>
      <w:r w:rsidRPr="00953BF0">
        <w:lastRenderedPageBreak/>
        <w:t>Because ensemble methods combine dozens or hundreds of base algorithms, they introduce a high degree of architectural complexity. To prevent these ensembles from becoming computationally inefficient or overfitting the training data, rigorous hyperparameter tuning is essential. Researchers must carefully optimize internal settings, such as the total number of estimators, learning rates, and individual model constraints.</w:t>
      </w:r>
    </w:p>
    <w:p w14:paraId="490FEE9F" w14:textId="7AC9B372" w:rsidR="002B6D39" w:rsidRDefault="00277389" w:rsidP="00277389">
      <w:r w:rsidRPr="00953BF0">
        <w:t>To navigate this complexity without relying on manual trial-and-error, researchers increasingly deploy automated optimization frameworks. For example, the Tree-based Pipeline Optimization Tool (TPOT) utilizes genetic programming to autonomously handle both feature engineering and hyperparameter tuning</w:t>
      </w:r>
      <w:r w:rsidRPr="00953BF0">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"/>
          <w:id w:val="1656646078"/>
          <w:placeholder>
            <w:docPart w:val="380B21A1D8DE4EE48879B3CF3B0BDA42"/>
          </w:placeholder>
        </w:sdtPr>
        <w:sdtContent>
          <w:r w:rsidR="00F950D7" w:rsidRPr="00F950D7">
            <w:rPr>
              <w:rFonts w:eastAsia="Times New Roman"/>
              <w:color w:val="000000"/>
              <w:kern w:val="0"/>
              <w:highlight w:val="magenta"/>
              <w14:ligatures w14:val="none"/>
            </w:rPr>
            <w:t>[101,102]</w:t>
          </w:r>
        </w:sdtContent>
      </w:sdt>
      <w:commentRangeStart w:id="11"/>
      <w:commentRangeStart w:id="12"/>
      <w:commentRangeStart w:id="13"/>
      <w:r w:rsidRPr="00953BF0">
        <w:rPr>
          <w:rFonts w:eastAsia="Times New Roman"/>
          <w:kern w:val="0"/>
          <w14:ligatures w14:val="none"/>
        </w:rPr>
        <w:t xml:space="preserve">. </w:t>
      </w:r>
      <w:r w:rsidRPr="00953BF0">
        <w:t>By mathematically evolving the best model parameters, this automated tuning approach has successfully outperformed traditionally configured models when screening the performance of COF and MOF membranes</w:t>
      </w:r>
      <w:r w:rsidRPr="00953BF0">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MTY3ZjE2OTMtZWU3Mi00YTI3LWFiNTYtYTdlYTg0ZmMwNzQzIiwicHJvcGVydGllcyI6eyJub3RlSW5kZXgiOjB9LCJpc0VkaXRlZCI6ZmFsc2UsIm1hbnVhbE92ZXJyaWRlIjp7ImlzTWFudWFsbHlPdmVycmlkZGVuIjpmYWxzZSwiY2l0ZXByb2NUZXh0IjoiWzQ0LDU1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"/>
          <w:id w:val="113635045"/>
          <w:placeholder>
            <w:docPart w:val="380B21A1D8DE4EE48879B3CF3B0BDA42"/>
          </w:placeholder>
        </w:sdtPr>
        <w:sdtContent>
          <w:r w:rsidR="00F950D7" w:rsidRPr="00F950D7">
            <w:rPr>
              <w:rFonts w:eastAsia="Times New Roman"/>
              <w:color w:val="000000"/>
              <w:kern w:val="0"/>
              <w:highlight w:val="magenta"/>
              <w14:ligatures w14:val="none"/>
            </w:rPr>
            <w:t>[44,55]</w:t>
          </w:r>
        </w:sdtContent>
      </w:sdt>
      <w:r w:rsidRPr="00953BF0">
        <w:rPr>
          <w:rFonts w:eastAsia="Times New Roman"/>
          <w:kern w:val="0"/>
          <w14:ligatures w14:val="none"/>
        </w:rPr>
        <w:t>. The specific trade-offs for these architectures are detailed in Table 2.</w:t>
      </w:r>
      <w:r w:rsidRPr="00953BF0">
        <w:t xml:space="preserve"> </w:t>
      </w:r>
      <w:commentRangeEnd w:id="11"/>
      <w:r w:rsidR="00631CA6">
        <w:rPr>
          <w:rStyle w:val="CommentReference"/>
          <w:sz w:val="24"/>
          <w:szCs w:val="24"/>
        </w:rPr>
        <w:commentReference w:id="11"/>
      </w:r>
      <w:commentRangeEnd w:id="12"/>
      <w:r w:rsidR="00664D81">
        <w:rPr>
          <w:rStyle w:val="CommentReference"/>
          <w:sz w:val="24"/>
          <w:szCs w:val="24"/>
        </w:rPr>
        <w:commentReference w:id="12"/>
      </w:r>
      <w:commentRangeEnd w:id="13"/>
      <w:r w:rsidR="00D31199">
        <w:rPr>
          <w:rStyle w:val="CommentReference"/>
          <w:sz w:val="24"/>
          <w:szCs w:val="24"/>
        </w:rPr>
        <w:commentReference w:id="13"/>
      </w:r>
    </w:p>
    <w:p w14:paraId="1543AF0D" w14:textId="77777777" w:rsidR="002B6D39" w:rsidRDefault="002B6D39" w:rsidP="002B6D39">
      <w:pPr>
        <w:spacing w:after="160" w:afterAutospacing="0" w:line="278" w:lineRule="auto"/>
        <w:jc w:val="left"/>
      </w:pPr>
      <w:r>
        <w:br w:type="page"/>
      </w:r>
      <w:r>
        <w:lastRenderedPageBreak/>
        <w:br w:type="page"/>
      </w:r>
      <w:r w:rsidRPr="0078187E">
        <w:rPr>
          <w:rFonts w:eastAsia="Arial"/>
          <w:b/>
          <w:kern w:val="0"/>
          <w:lang w:eastAsia="en-US"/>
          <w14:ligatures w14:val="none"/>
        </w:rPr>
        <w:lastRenderedPageBreak/>
        <w:t>Table 2. Comparison of Machine Learning Algorithms by Accuracy and Extrapolation Potential</w:t>
      </w:r>
    </w:p>
    <w:tbl>
      <w:tblPr>
        <w:tblStyle w:val="TableGrid1"/>
        <w:tblW w:w="12393" w:type="dxa"/>
        <w:jc w:val="center"/>
        <w:tblLayout w:type="fixed"/>
        <w:tblLook w:val="04A0" w:firstRow="1" w:lastRow="0" w:firstColumn="1" w:lastColumn="0" w:noHBand="0" w:noVBand="1"/>
      </w:tblPr>
      <w:tblGrid>
        <w:gridCol w:w="1418"/>
        <w:gridCol w:w="2121"/>
        <w:gridCol w:w="5528"/>
        <w:gridCol w:w="3326"/>
      </w:tblGrid>
      <w:tr w:rsidR="002B6D39" w:rsidRPr="0078187E" w14:paraId="5026825B" w14:textId="77777777" w:rsidTr="004E3239">
        <w:trPr>
          <w:tblHeader/>
          <w:jc w:val="center"/>
        </w:trPr>
        <w:tc>
          <w:tcPr>
            <w:tcW w:w="1418" w:type="dxa"/>
            <w:tcMar>
              <w:top w:w="60" w:type="dxa"/>
              <w:left w:w="60" w:type="dxa"/>
              <w:bottom w:w="60" w:type="dxa"/>
              <w:right w:w="60" w:type="dxa"/>
            </w:tcMar>
            <w:vAlign w:val="center"/>
          </w:tcPr>
          <w:p w14:paraId="0566D7AA" w14:textId="77777777" w:rsidR="002B6D39" w:rsidRPr="0078187E" w:rsidRDefault="002B6D39" w:rsidP="004E3239">
            <w:pPr>
              <w:spacing w:after="200" w:line="276" w:lineRule="auto"/>
              <w:jc w:val="center"/>
              <w:rPr>
                <w:rFonts w:eastAsia="Arial"/>
                <w:sz w:val="20"/>
                <w:szCs w:val="20"/>
              </w:rPr>
            </w:pPr>
            <w:r w:rsidRPr="0078187E">
              <w:rPr>
                <w:rFonts w:eastAsia="Arial"/>
                <w:b/>
                <w:sz w:val="20"/>
                <w:szCs w:val="20"/>
              </w:rPr>
              <w:t>Algorithm</w:t>
            </w:r>
          </w:p>
        </w:tc>
        <w:tc>
          <w:tcPr>
            <w:tcW w:w="2121" w:type="dxa"/>
            <w:tcMar>
              <w:top w:w="60" w:type="dxa"/>
              <w:left w:w="60" w:type="dxa"/>
              <w:bottom w:w="60" w:type="dxa"/>
              <w:right w:w="60" w:type="dxa"/>
            </w:tcMar>
            <w:vAlign w:val="center"/>
          </w:tcPr>
          <w:p w14:paraId="556C4D41" w14:textId="77777777" w:rsidR="002B6D39" w:rsidRPr="0078187E" w:rsidRDefault="002B6D39" w:rsidP="004E3239">
            <w:pPr>
              <w:spacing w:after="200" w:line="276" w:lineRule="auto"/>
              <w:jc w:val="center"/>
              <w:rPr>
                <w:rFonts w:eastAsia="Arial"/>
                <w:sz w:val="20"/>
                <w:szCs w:val="20"/>
              </w:rPr>
            </w:pPr>
            <w:r w:rsidRPr="0078187E">
              <w:rPr>
                <w:rFonts w:eastAsia="Arial"/>
                <w:b/>
                <w:sz w:val="20"/>
                <w:szCs w:val="20"/>
              </w:rPr>
              <w:t>Key Mechanisms</w:t>
            </w:r>
          </w:p>
        </w:tc>
        <w:tc>
          <w:tcPr>
            <w:tcW w:w="5528" w:type="dxa"/>
            <w:tcMar>
              <w:top w:w="60" w:type="dxa"/>
              <w:left w:w="60" w:type="dxa"/>
              <w:bottom w:w="60" w:type="dxa"/>
              <w:right w:w="60" w:type="dxa"/>
            </w:tcMar>
            <w:vAlign w:val="center"/>
          </w:tcPr>
          <w:p w14:paraId="36DC8ECE" w14:textId="77777777" w:rsidR="002B6D39" w:rsidRPr="0078187E" w:rsidRDefault="002B6D39" w:rsidP="004E3239">
            <w:pPr>
              <w:spacing w:after="200" w:line="276" w:lineRule="auto"/>
              <w:jc w:val="center"/>
              <w:rPr>
                <w:rFonts w:eastAsia="Arial"/>
                <w:sz w:val="20"/>
                <w:szCs w:val="20"/>
              </w:rPr>
            </w:pPr>
            <w:r w:rsidRPr="0078187E">
              <w:rPr>
                <w:rFonts w:eastAsia="Arial"/>
                <w:b/>
                <w:sz w:val="20"/>
                <w:szCs w:val="20"/>
              </w:rPr>
              <w:t>Generalization / Extrapolation Potential</w:t>
            </w:r>
          </w:p>
        </w:tc>
        <w:tc>
          <w:tcPr>
            <w:tcW w:w="3326" w:type="dxa"/>
            <w:tcMar>
              <w:top w:w="60" w:type="dxa"/>
              <w:left w:w="60" w:type="dxa"/>
              <w:bottom w:w="60" w:type="dxa"/>
              <w:right w:w="60" w:type="dxa"/>
            </w:tcMar>
            <w:vAlign w:val="center"/>
          </w:tcPr>
          <w:p w14:paraId="465F46A8" w14:textId="77777777" w:rsidR="002B6D39" w:rsidRPr="0078187E" w:rsidRDefault="002B6D39" w:rsidP="004E3239">
            <w:pPr>
              <w:spacing w:after="200" w:line="276" w:lineRule="auto"/>
              <w:jc w:val="center"/>
              <w:rPr>
                <w:rFonts w:eastAsia="Arial"/>
                <w:sz w:val="20"/>
                <w:szCs w:val="20"/>
              </w:rPr>
            </w:pPr>
            <w:r w:rsidRPr="0078187E">
              <w:rPr>
                <w:rFonts w:eastAsia="Arial"/>
                <w:b/>
                <w:sz w:val="20"/>
                <w:szCs w:val="20"/>
              </w:rPr>
              <w:t>Primary Accuracy Concerns</w:t>
            </w:r>
          </w:p>
        </w:tc>
      </w:tr>
      <w:tr w:rsidR="002B6D39" w:rsidRPr="0078187E" w14:paraId="33896081" w14:textId="77777777" w:rsidTr="004E3239">
        <w:trPr>
          <w:jc w:val="center"/>
        </w:trPr>
        <w:tc>
          <w:tcPr>
            <w:tcW w:w="1418" w:type="dxa"/>
            <w:tcMar>
              <w:top w:w="60" w:type="dxa"/>
              <w:left w:w="60" w:type="dxa"/>
              <w:bottom w:w="60" w:type="dxa"/>
              <w:right w:w="60" w:type="dxa"/>
            </w:tcMar>
          </w:tcPr>
          <w:p w14:paraId="7063C967"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Linear Models</w:t>
            </w:r>
          </w:p>
        </w:tc>
        <w:tc>
          <w:tcPr>
            <w:tcW w:w="2121" w:type="dxa"/>
            <w:tcMar>
              <w:top w:w="60" w:type="dxa"/>
              <w:left w:w="60" w:type="dxa"/>
              <w:bottom w:w="60" w:type="dxa"/>
              <w:right w:w="60" w:type="dxa"/>
            </w:tcMar>
          </w:tcPr>
          <w:p w14:paraId="3F326749"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Continuous targets prediction through optimized weighted-sum functions between input features and outputs.</w:t>
            </w:r>
          </w:p>
        </w:tc>
        <w:tc>
          <w:tcPr>
            <w:tcW w:w="5528" w:type="dxa"/>
            <w:tcMar>
              <w:top w:w="60" w:type="dxa"/>
              <w:left w:w="60" w:type="dxa"/>
              <w:bottom w:w="60" w:type="dxa"/>
              <w:right w:w="60" w:type="dxa"/>
            </w:tcMar>
          </w:tcPr>
          <w:p w14:paraId="0BB12088"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Low to Moderate:</w:t>
            </w:r>
            <w:r w:rsidRPr="0078187E">
              <w:rPr>
                <w:rFonts w:eastAsia="Arial"/>
                <w:sz w:val="20"/>
                <w:szCs w:val="20"/>
              </w:rPr>
              <w:t xml:space="preserve"> highly interpretable and stable when membrane structure-property relationships are approximately linear. Regularization </w:t>
            </w:r>
            <w:r w:rsidRPr="00F351BA">
              <w:rPr>
                <w:rFonts w:eastAsia="Arial"/>
                <w:sz w:val="20"/>
                <w:szCs w:val="20"/>
                <w:highlight w:val="magenta"/>
              </w:rPr>
              <w:t>[</w:t>
            </w:r>
            <w:r w:rsidRPr="0078187E">
              <w:rPr>
                <w:rFonts w:eastAsia="Arial"/>
                <w:sz w:val="20"/>
                <w:szCs w:val="20"/>
              </w:rPr>
              <w:t xml:space="preserve">LASSO / Ridge / Elastic Net], feature selection </w:t>
            </w:r>
            <w:r w:rsidRPr="00F351BA">
              <w:rPr>
                <w:rFonts w:eastAsia="Arial"/>
                <w:sz w:val="20"/>
                <w:szCs w:val="20"/>
                <w:highlight w:val="magenta"/>
              </w:rPr>
              <w:t>[</w:t>
            </w:r>
            <w:r w:rsidRPr="0078187E">
              <w:rPr>
                <w:rFonts w:eastAsia="Arial"/>
                <w:sz w:val="20"/>
                <w:szCs w:val="20"/>
              </w:rPr>
              <w:t xml:space="preserve">Stepwise / SLR], and multi-response modelling </w:t>
            </w:r>
            <w:r w:rsidRPr="00F351BA">
              <w:rPr>
                <w:rFonts w:eastAsia="Arial"/>
                <w:sz w:val="20"/>
                <w:szCs w:val="20"/>
                <w:highlight w:val="magenta"/>
              </w:rPr>
              <w:t>[</w:t>
            </w:r>
            <w:r w:rsidRPr="0078187E">
              <w:rPr>
                <w:rFonts w:eastAsia="Arial"/>
                <w:sz w:val="20"/>
                <w:szCs w:val="20"/>
              </w:rPr>
              <w:t xml:space="preserve">MVR] improve stability on high-dimensional, multicollinear, or coupled-output datasets, while polynomial or kernelized extensions </w:t>
            </w:r>
            <w:r w:rsidRPr="00F351BA">
              <w:rPr>
                <w:rFonts w:eastAsia="Arial"/>
                <w:sz w:val="20"/>
                <w:szCs w:val="20"/>
                <w:highlight w:val="magenta"/>
              </w:rPr>
              <w:t>[</w:t>
            </w:r>
            <w:r w:rsidRPr="0078187E">
              <w:rPr>
                <w:rFonts w:eastAsia="Arial"/>
                <w:sz w:val="20"/>
                <w:szCs w:val="20"/>
              </w:rPr>
              <w:t>KRR] provide limited nonlinear capacity.</w:t>
            </w:r>
          </w:p>
        </w:tc>
        <w:tc>
          <w:tcPr>
            <w:tcW w:w="3326" w:type="dxa"/>
            <w:tcMar>
              <w:top w:w="60" w:type="dxa"/>
              <w:left w:w="60" w:type="dxa"/>
              <w:bottom w:w="60" w:type="dxa"/>
              <w:right w:w="60" w:type="dxa"/>
            </w:tcMar>
          </w:tcPr>
          <w:p w14:paraId="2539C00C"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Poor or suboptimal accuracy when nonlinear fabrication-property relationships dominate.</w:t>
            </w:r>
          </w:p>
        </w:tc>
      </w:tr>
      <w:tr w:rsidR="002B6D39" w:rsidRPr="0078187E" w14:paraId="65EB2954" w14:textId="77777777" w:rsidTr="004E3239">
        <w:trPr>
          <w:jc w:val="center"/>
        </w:trPr>
        <w:tc>
          <w:tcPr>
            <w:tcW w:w="1418" w:type="dxa"/>
            <w:tcMar>
              <w:top w:w="60" w:type="dxa"/>
              <w:left w:w="60" w:type="dxa"/>
              <w:bottom w:w="60" w:type="dxa"/>
              <w:right w:w="60" w:type="dxa"/>
            </w:tcMar>
          </w:tcPr>
          <w:p w14:paraId="38480E07"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Support Vector Machine</w:t>
            </w:r>
          </w:p>
        </w:tc>
        <w:tc>
          <w:tcPr>
            <w:tcW w:w="2121" w:type="dxa"/>
            <w:tcMar>
              <w:top w:w="60" w:type="dxa"/>
              <w:left w:w="60" w:type="dxa"/>
              <w:bottom w:w="60" w:type="dxa"/>
              <w:right w:w="60" w:type="dxa"/>
            </w:tcMar>
          </w:tcPr>
          <w:p w14:paraId="3F4F023A"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Boundary-fitting based on the most informative samples, support vectors.</w:t>
            </w:r>
          </w:p>
        </w:tc>
        <w:tc>
          <w:tcPr>
            <w:tcW w:w="5528" w:type="dxa"/>
            <w:tcMar>
              <w:top w:w="60" w:type="dxa"/>
              <w:left w:w="60" w:type="dxa"/>
              <w:bottom w:w="60" w:type="dxa"/>
              <w:right w:w="60" w:type="dxa"/>
            </w:tcMar>
          </w:tcPr>
          <w:p w14:paraId="5515432F"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High:</w:t>
            </w:r>
            <w:r w:rsidRPr="0078187E">
              <w:rPr>
                <w:rFonts w:eastAsia="Arial"/>
                <w:sz w:val="20"/>
                <w:szCs w:val="20"/>
              </w:rPr>
              <w:t xml:space="preserve"> suitable for small datasets involving complex nonlinear mappings and high-dimensional feature spaces. Controlled margin violation enables certain generalization ability; and kernel mapping enables certain nonlinearity.</w:t>
            </w:r>
          </w:p>
        </w:tc>
        <w:tc>
          <w:tcPr>
            <w:tcW w:w="3326" w:type="dxa"/>
            <w:tcMar>
              <w:top w:w="60" w:type="dxa"/>
              <w:left w:w="60" w:type="dxa"/>
              <w:bottom w:w="60" w:type="dxa"/>
              <w:right w:w="60" w:type="dxa"/>
            </w:tcMar>
          </w:tcPr>
          <w:p w14:paraId="2BBF534B"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Depends on intensive hyperparameter tuning and may suffers on unbalanced datasets or very large datasets. Performance is not consistently superior in membrane studies.</w:t>
            </w:r>
          </w:p>
        </w:tc>
      </w:tr>
      <w:tr w:rsidR="002B6D39" w:rsidRPr="0078187E" w14:paraId="6C0D1228" w14:textId="77777777" w:rsidTr="004E3239">
        <w:trPr>
          <w:jc w:val="center"/>
        </w:trPr>
        <w:tc>
          <w:tcPr>
            <w:tcW w:w="1418" w:type="dxa"/>
            <w:tcMar>
              <w:top w:w="60" w:type="dxa"/>
              <w:left w:w="60" w:type="dxa"/>
              <w:bottom w:w="60" w:type="dxa"/>
              <w:right w:w="60" w:type="dxa"/>
            </w:tcMar>
          </w:tcPr>
          <w:p w14:paraId="099D677E"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K-Nearest Neighbours</w:t>
            </w:r>
          </w:p>
        </w:tc>
        <w:tc>
          <w:tcPr>
            <w:tcW w:w="2121" w:type="dxa"/>
            <w:tcMar>
              <w:top w:w="60" w:type="dxa"/>
              <w:left w:w="60" w:type="dxa"/>
              <w:bottom w:w="60" w:type="dxa"/>
              <w:right w:w="60" w:type="dxa"/>
            </w:tcMar>
          </w:tcPr>
          <w:p w14:paraId="7697F66E"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Inference from stored training samples in the feature space.</w:t>
            </w:r>
          </w:p>
        </w:tc>
        <w:tc>
          <w:tcPr>
            <w:tcW w:w="5528" w:type="dxa"/>
            <w:tcMar>
              <w:top w:w="60" w:type="dxa"/>
              <w:left w:w="60" w:type="dxa"/>
              <w:bottom w:w="60" w:type="dxa"/>
              <w:right w:w="60" w:type="dxa"/>
            </w:tcMar>
          </w:tcPr>
          <w:p w14:paraId="3ED5D9DD"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Very Low:</w:t>
            </w:r>
            <w:r w:rsidRPr="0078187E">
              <w:rPr>
                <w:rFonts w:eastAsia="Arial"/>
                <w:sz w:val="20"/>
                <w:szCs w:val="20"/>
              </w:rPr>
              <w:t xml:space="preserve"> relies strictly on local similarity between existing data points and possesses minimal extrapolation ability.</w:t>
            </w:r>
          </w:p>
        </w:tc>
        <w:tc>
          <w:tcPr>
            <w:tcW w:w="3326" w:type="dxa"/>
            <w:tcMar>
              <w:top w:w="60" w:type="dxa"/>
              <w:left w:w="60" w:type="dxa"/>
              <w:bottom w:w="60" w:type="dxa"/>
              <w:right w:w="60" w:type="dxa"/>
            </w:tcMar>
          </w:tcPr>
          <w:p w14:paraId="2D13CF86"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Sensitive to distance metrics, feature scaling, neighbourhood size, noise, and sparse high-dimensional data; lacking of explicit global mapping.</w:t>
            </w:r>
          </w:p>
        </w:tc>
      </w:tr>
      <w:tr w:rsidR="002B6D39" w:rsidRPr="0078187E" w14:paraId="20F06598" w14:textId="77777777" w:rsidTr="004E3239">
        <w:trPr>
          <w:jc w:val="center"/>
        </w:trPr>
        <w:tc>
          <w:tcPr>
            <w:tcW w:w="1418" w:type="dxa"/>
            <w:tcMar>
              <w:top w:w="60" w:type="dxa"/>
              <w:left w:w="60" w:type="dxa"/>
              <w:bottom w:w="60" w:type="dxa"/>
              <w:right w:w="60" w:type="dxa"/>
            </w:tcMar>
          </w:tcPr>
          <w:p w14:paraId="4C7E7780"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Gaussian Process</w:t>
            </w:r>
          </w:p>
        </w:tc>
        <w:tc>
          <w:tcPr>
            <w:tcW w:w="2121" w:type="dxa"/>
            <w:tcMar>
              <w:top w:w="60" w:type="dxa"/>
              <w:left w:w="60" w:type="dxa"/>
              <w:bottom w:w="60" w:type="dxa"/>
              <w:right w:w="60" w:type="dxa"/>
            </w:tcMar>
          </w:tcPr>
          <w:p w14:paraId="2ABB43CA"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Prediction as a Bayesian distribution over possible functions, defined by a mean function and covariance, estimating both predictive mean and variance.</w:t>
            </w:r>
          </w:p>
        </w:tc>
        <w:tc>
          <w:tcPr>
            <w:tcW w:w="5528" w:type="dxa"/>
            <w:tcMar>
              <w:top w:w="60" w:type="dxa"/>
              <w:left w:w="60" w:type="dxa"/>
              <w:bottom w:w="60" w:type="dxa"/>
              <w:right w:w="60" w:type="dxa"/>
            </w:tcMar>
          </w:tcPr>
          <w:p w14:paraId="6D247180"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Excellent for uncertainty-aware exploration:</w:t>
            </w:r>
            <w:r w:rsidRPr="0078187E">
              <w:rPr>
                <w:rFonts w:eastAsia="Arial"/>
                <w:sz w:val="20"/>
                <w:szCs w:val="20"/>
              </w:rPr>
              <w:t xml:space="preserve"> useful when membrane or material design spaces are underexplored, because it predicts both target values and uncertainty. Nonlinear smoothness can be adjusted through kernel design, and overshooting or oscillation can be reduced by using kernels with more flexible smoothness assumptions </w:t>
            </w:r>
            <w:r w:rsidRPr="00F351BA">
              <w:rPr>
                <w:rFonts w:eastAsia="Arial"/>
                <w:sz w:val="20"/>
                <w:szCs w:val="20"/>
                <w:highlight w:val="magenta"/>
              </w:rPr>
              <w:t>[</w:t>
            </w:r>
            <w:r w:rsidRPr="0078187E">
              <w:rPr>
                <w:rFonts w:eastAsia="Arial"/>
                <w:sz w:val="20"/>
                <w:szCs w:val="20"/>
              </w:rPr>
              <w:t>MGPR].</w:t>
            </w:r>
          </w:p>
        </w:tc>
        <w:tc>
          <w:tcPr>
            <w:tcW w:w="3326" w:type="dxa"/>
            <w:tcMar>
              <w:top w:w="60" w:type="dxa"/>
              <w:left w:w="60" w:type="dxa"/>
              <w:bottom w:w="60" w:type="dxa"/>
              <w:right w:w="60" w:type="dxa"/>
            </w:tcMar>
          </w:tcPr>
          <w:p w14:paraId="2A232287"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Depends strongly on whether the selected mean/covariance functions and smoothness assumptions match the underlying structure-property relationship.</w:t>
            </w:r>
          </w:p>
        </w:tc>
      </w:tr>
      <w:tr w:rsidR="002B6D39" w:rsidRPr="0078187E" w14:paraId="1B742BD6" w14:textId="77777777" w:rsidTr="004E3239">
        <w:trPr>
          <w:jc w:val="center"/>
        </w:trPr>
        <w:tc>
          <w:tcPr>
            <w:tcW w:w="1418" w:type="dxa"/>
            <w:tcMar>
              <w:top w:w="60" w:type="dxa"/>
              <w:left w:w="60" w:type="dxa"/>
              <w:bottom w:w="60" w:type="dxa"/>
              <w:right w:w="60" w:type="dxa"/>
            </w:tcMar>
          </w:tcPr>
          <w:p w14:paraId="417635CF"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Artificial Neural Networks</w:t>
            </w:r>
          </w:p>
        </w:tc>
        <w:tc>
          <w:tcPr>
            <w:tcW w:w="2121" w:type="dxa"/>
            <w:tcMar>
              <w:top w:w="60" w:type="dxa"/>
              <w:left w:w="60" w:type="dxa"/>
              <w:bottom w:w="60" w:type="dxa"/>
              <w:right w:w="60" w:type="dxa"/>
            </w:tcMar>
          </w:tcPr>
          <w:p w14:paraId="6EFB2BE0"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Complex nonlinear mappings through layer-wise transformations with trainable weights, biases, and activation functions.</w:t>
            </w:r>
          </w:p>
        </w:tc>
        <w:tc>
          <w:tcPr>
            <w:tcW w:w="5528" w:type="dxa"/>
            <w:tcMar>
              <w:top w:w="60" w:type="dxa"/>
              <w:left w:w="60" w:type="dxa"/>
              <w:bottom w:w="60" w:type="dxa"/>
              <w:right w:w="60" w:type="dxa"/>
            </w:tcMar>
          </w:tcPr>
          <w:p w14:paraId="34CF1CDF" w14:textId="77777777" w:rsidR="002B6D39" w:rsidRPr="0078187E" w:rsidRDefault="002B6D39" w:rsidP="004E3239">
            <w:pPr>
              <w:spacing w:after="200" w:line="276" w:lineRule="auto"/>
              <w:jc w:val="left"/>
              <w:rPr>
                <w:rFonts w:eastAsia="Arial"/>
                <w:sz w:val="20"/>
                <w:szCs w:val="20"/>
              </w:rPr>
            </w:pPr>
            <w:r w:rsidRPr="0078187E">
              <w:rPr>
                <w:rFonts w:eastAsia="Arial"/>
                <w:b/>
                <w:sz w:val="20"/>
                <w:szCs w:val="20"/>
              </w:rPr>
              <w:t>High:</w:t>
            </w:r>
            <w:r w:rsidRPr="0078187E">
              <w:rPr>
                <w:rFonts w:eastAsia="Arial"/>
                <w:sz w:val="20"/>
                <w:szCs w:val="20"/>
              </w:rPr>
              <w:t xml:space="preserve"> flexible in capturing intricate nonlinear relationships within high-dimensional membrane data. Generalization can be strengthened when the architecture matches the data structure, such as physical equations for physics-constrained systems </w:t>
            </w:r>
            <w:r w:rsidRPr="00F351BA">
              <w:rPr>
                <w:rFonts w:eastAsia="Arial"/>
                <w:sz w:val="20"/>
                <w:szCs w:val="20"/>
                <w:highlight w:val="magenta"/>
              </w:rPr>
              <w:t>[</w:t>
            </w:r>
            <w:r w:rsidRPr="0078187E">
              <w:rPr>
                <w:rFonts w:eastAsia="Arial"/>
                <w:sz w:val="20"/>
                <w:szCs w:val="20"/>
              </w:rPr>
              <w:t xml:space="preserve">PINN], fuzzy rules for uncertain systems </w:t>
            </w:r>
            <w:r w:rsidRPr="00F351BA">
              <w:rPr>
                <w:rFonts w:eastAsia="Arial"/>
                <w:sz w:val="20"/>
                <w:szCs w:val="20"/>
                <w:highlight w:val="magenta"/>
              </w:rPr>
              <w:t>[</w:t>
            </w:r>
            <w:r w:rsidRPr="0078187E">
              <w:rPr>
                <w:rFonts w:eastAsia="Arial"/>
                <w:sz w:val="20"/>
                <w:szCs w:val="20"/>
              </w:rPr>
              <w:t xml:space="preserve">ANFIS], spatial extraction for image-like data </w:t>
            </w:r>
            <w:r w:rsidRPr="00F351BA">
              <w:rPr>
                <w:rFonts w:eastAsia="Arial"/>
                <w:sz w:val="20"/>
                <w:szCs w:val="20"/>
                <w:highlight w:val="magenta"/>
              </w:rPr>
              <w:t>[</w:t>
            </w:r>
            <w:r w:rsidRPr="0078187E">
              <w:rPr>
                <w:rFonts w:eastAsia="Arial"/>
                <w:sz w:val="20"/>
                <w:szCs w:val="20"/>
              </w:rPr>
              <w:t xml:space="preserve">CNN / ResNet], or graph topology </w:t>
            </w:r>
            <w:r w:rsidRPr="00F351BA">
              <w:rPr>
                <w:rFonts w:eastAsia="Arial"/>
                <w:sz w:val="20"/>
                <w:szCs w:val="20"/>
                <w:highlight w:val="magenta"/>
              </w:rPr>
              <w:t>[</w:t>
            </w:r>
            <w:r w:rsidRPr="0078187E">
              <w:rPr>
                <w:rFonts w:eastAsia="Arial"/>
                <w:sz w:val="20"/>
                <w:szCs w:val="20"/>
              </w:rPr>
              <w:t>GNN / GCNN] for molecular and polymer structures.</w:t>
            </w:r>
          </w:p>
        </w:tc>
        <w:tc>
          <w:tcPr>
            <w:tcW w:w="3326" w:type="dxa"/>
            <w:tcMar>
              <w:top w:w="60" w:type="dxa"/>
              <w:left w:w="60" w:type="dxa"/>
              <w:bottom w:w="60" w:type="dxa"/>
              <w:right w:w="60" w:type="dxa"/>
            </w:tcMar>
          </w:tcPr>
          <w:p w14:paraId="08937174"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Depends strongly on data size, architecture design, and training strategy. Complex architectures require suitable data representations and may not generalize well if the training data do not cover the target chemistry, morphology, or operating conditions.</w:t>
            </w:r>
          </w:p>
        </w:tc>
      </w:tr>
      <w:tr w:rsidR="002B6D39" w:rsidRPr="0078187E" w14:paraId="7FD22EC4" w14:textId="77777777" w:rsidTr="004E3239">
        <w:trPr>
          <w:jc w:val="center"/>
        </w:trPr>
        <w:tc>
          <w:tcPr>
            <w:tcW w:w="1418" w:type="dxa"/>
            <w:tcMar>
              <w:top w:w="60" w:type="dxa"/>
              <w:left w:w="60" w:type="dxa"/>
              <w:bottom w:w="60" w:type="dxa"/>
              <w:right w:w="60" w:type="dxa"/>
            </w:tcMar>
          </w:tcPr>
          <w:p w14:paraId="52C2692A" w14:textId="77777777" w:rsidR="002B6D39" w:rsidRPr="0078187E" w:rsidRDefault="002B6D39" w:rsidP="004E3239">
            <w:pPr>
              <w:spacing w:after="200" w:line="276" w:lineRule="auto"/>
              <w:jc w:val="left"/>
              <w:rPr>
                <w:rFonts w:eastAsia="Arial"/>
                <w:b/>
                <w:sz w:val="20"/>
                <w:szCs w:val="20"/>
              </w:rPr>
            </w:pPr>
            <w:r w:rsidRPr="0078187E">
              <w:rPr>
                <w:rFonts w:eastAsia="Arial"/>
                <w:b/>
                <w:sz w:val="20"/>
                <w:szCs w:val="20"/>
              </w:rPr>
              <w:t>Tree-based Models</w:t>
            </w:r>
          </w:p>
        </w:tc>
        <w:tc>
          <w:tcPr>
            <w:tcW w:w="2121" w:type="dxa"/>
            <w:tcMar>
              <w:top w:w="60" w:type="dxa"/>
              <w:left w:w="60" w:type="dxa"/>
              <w:bottom w:w="60" w:type="dxa"/>
              <w:right w:w="60" w:type="dxa"/>
            </w:tcMar>
          </w:tcPr>
          <w:p w14:paraId="0749417C"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Prediction by hierarchical feature-space partitioning, then strengthened through variance-reducing aggregation or residual-correcting boosting.</w:t>
            </w:r>
          </w:p>
        </w:tc>
        <w:tc>
          <w:tcPr>
            <w:tcW w:w="5528" w:type="dxa"/>
            <w:tcMar>
              <w:top w:w="60" w:type="dxa"/>
              <w:left w:w="60" w:type="dxa"/>
              <w:bottom w:w="60" w:type="dxa"/>
              <w:right w:w="60" w:type="dxa"/>
            </w:tcMar>
          </w:tcPr>
          <w:p w14:paraId="2061E1A1" w14:textId="77777777" w:rsidR="002B6D39" w:rsidRPr="0078187E" w:rsidRDefault="002B6D39" w:rsidP="004E3239">
            <w:pPr>
              <w:spacing w:after="200" w:line="276" w:lineRule="auto"/>
              <w:jc w:val="left"/>
              <w:rPr>
                <w:rFonts w:eastAsia="Arial"/>
                <w:b/>
                <w:sz w:val="20"/>
                <w:szCs w:val="20"/>
              </w:rPr>
            </w:pPr>
            <w:r w:rsidRPr="0078187E">
              <w:rPr>
                <w:rFonts w:eastAsia="Arial"/>
                <w:b/>
                <w:sz w:val="20"/>
                <w:szCs w:val="20"/>
              </w:rPr>
              <w:t>High to Excellent:</w:t>
            </w:r>
            <w:r w:rsidRPr="0078187E">
              <w:rPr>
                <w:rFonts w:eastAsia="Arial"/>
                <w:sz w:val="20"/>
                <w:szCs w:val="20"/>
              </w:rPr>
              <w:t xml:space="preserve"> nonlinear membrane structure-property relationships can be captured without prior feature scaling through interpretable decision partitioning </w:t>
            </w:r>
            <w:r w:rsidRPr="00F351BA">
              <w:rPr>
                <w:rFonts w:eastAsia="Arial"/>
                <w:sz w:val="20"/>
                <w:szCs w:val="20"/>
                <w:highlight w:val="magenta"/>
              </w:rPr>
              <w:t>[</w:t>
            </w:r>
            <w:r w:rsidRPr="0078187E">
              <w:rPr>
                <w:rFonts w:eastAsia="Arial"/>
                <w:sz w:val="20"/>
                <w:szCs w:val="20"/>
              </w:rPr>
              <w:t xml:space="preserve">DT]. Stability on small or noisy datasets can be improved by aggregation and randomization </w:t>
            </w:r>
            <w:r w:rsidRPr="00F351BA">
              <w:rPr>
                <w:rFonts w:eastAsia="Arial"/>
                <w:sz w:val="20"/>
                <w:szCs w:val="20"/>
                <w:highlight w:val="magenta"/>
              </w:rPr>
              <w:t>[</w:t>
            </w:r>
            <w:r w:rsidRPr="0078187E">
              <w:rPr>
                <w:rFonts w:eastAsia="Arial"/>
                <w:sz w:val="20"/>
                <w:szCs w:val="20"/>
              </w:rPr>
              <w:t xml:space="preserve">RF / Extra Trees], while tabular accuracy can be strengthened by sequential residual correction and regularized boosting </w:t>
            </w:r>
            <w:r w:rsidRPr="00F351BA">
              <w:rPr>
                <w:rFonts w:eastAsia="Arial"/>
                <w:sz w:val="20"/>
                <w:szCs w:val="20"/>
                <w:highlight w:val="magenta"/>
              </w:rPr>
              <w:t>[</w:t>
            </w:r>
            <w:r w:rsidRPr="0078187E">
              <w:rPr>
                <w:rFonts w:eastAsia="Arial"/>
                <w:sz w:val="20"/>
                <w:szCs w:val="20"/>
              </w:rPr>
              <w:t xml:space="preserve">GBoost / LightGBM / XGBoost / AdaBoost / CatBoost]. Pipeline optimization </w:t>
            </w:r>
            <w:r w:rsidRPr="00F351BA">
              <w:rPr>
                <w:rFonts w:eastAsia="Arial"/>
                <w:sz w:val="20"/>
                <w:szCs w:val="20"/>
                <w:highlight w:val="magenta"/>
              </w:rPr>
              <w:t>[</w:t>
            </w:r>
            <w:r w:rsidRPr="0078187E">
              <w:rPr>
                <w:rFonts w:eastAsia="Arial"/>
                <w:sz w:val="20"/>
                <w:szCs w:val="20"/>
              </w:rPr>
              <w:t>TPOT] further supports feature engineering and hyperparameter tuning.</w:t>
            </w:r>
          </w:p>
        </w:tc>
        <w:tc>
          <w:tcPr>
            <w:tcW w:w="3326" w:type="dxa"/>
            <w:tcMar>
              <w:top w:w="60" w:type="dxa"/>
              <w:left w:w="60" w:type="dxa"/>
              <w:bottom w:w="60" w:type="dxa"/>
              <w:right w:w="60" w:type="dxa"/>
            </w:tcMar>
          </w:tcPr>
          <w:p w14:paraId="66199E13" w14:textId="77777777" w:rsidR="002B6D39" w:rsidRPr="0078187E" w:rsidRDefault="002B6D39" w:rsidP="004E3239">
            <w:pPr>
              <w:spacing w:after="200" w:line="276" w:lineRule="auto"/>
              <w:jc w:val="left"/>
              <w:rPr>
                <w:rFonts w:eastAsia="Arial"/>
                <w:sz w:val="20"/>
                <w:szCs w:val="20"/>
              </w:rPr>
            </w:pPr>
            <w:r w:rsidRPr="0078187E">
              <w:rPr>
                <w:rFonts w:eastAsia="Arial"/>
                <w:sz w:val="20"/>
                <w:szCs w:val="20"/>
              </w:rPr>
              <w:t>Individual trees overfit easily, and ensemble accuracy depends on tuning, noise, and dataset sparsity. Complex ensembles can become black-box models, and split-based predictions may have limited smooth extrapolation outside observed design regions.</w:t>
            </w:r>
          </w:p>
        </w:tc>
      </w:tr>
    </w:tbl>
    <w:p w14:paraId="3D591CAD" w14:textId="77777777" w:rsidR="002B6D39" w:rsidRPr="0078187E" w:rsidRDefault="002B6D39" w:rsidP="002B6D39">
      <w:pPr>
        <w:spacing w:after="200" w:line="276" w:lineRule="auto"/>
        <w:jc w:val="left"/>
        <w:rPr>
          <w:rFonts w:eastAsia="Arial"/>
          <w:kern w:val="0"/>
          <w:sz w:val="16"/>
          <w:szCs w:val="22"/>
          <w:lang w:eastAsia="en-US"/>
          <w14:ligatures w14:val="none"/>
        </w:rPr>
      </w:pPr>
    </w:p>
    <w:p w14:paraId="609F3586" w14:textId="56D55189" w:rsidR="002B6D39" w:rsidRPr="002B6D39" w:rsidRDefault="002B6D39" w:rsidP="002B6D39">
      <w:pPr>
        <w:spacing w:after="160" w:afterAutospacing="0" w:line="278" w:lineRule="auto"/>
        <w:jc w:val="left"/>
        <w:rPr>
          <w:lang w:val="en-CA"/>
        </w:rPr>
      </w:pPr>
      <w:r w:rsidRPr="002B6D39">
        <w:br w:type="page"/>
      </w:r>
      <w:r w:rsidR="00277389" w:rsidRPr="00953BF0">
        <w:rPr>
          <w:rFonts w:eastAsia="Times New Roman"/>
          <w:kern w:val="0"/>
          <w14:ligatures w14:val="none"/>
        </w:rPr>
        <w:lastRenderedPageBreak/>
        <w:t xml:space="preserve">The application of tree-based algorithms in membrane research spans from the molecular design of new materials to the optimization of large-scale fabrication and process conditions. Because they effectively capture non-linearities and interactions between fabrication variables without requiring extensive data pre-processing, tree-based algorithms have emerged as the most versatile and capable class of models for direct input-output relationship projection tasks. As evidenced by the comparative performance data in </w:t>
      </w:r>
      <w:r w:rsidR="00277389" w:rsidRPr="00953BF0">
        <w:rPr>
          <w:rFonts w:eastAsia="Times New Roman"/>
          <w:b/>
          <w:bCs/>
          <w:kern w:val="0"/>
          <w:highlight w:val="yellow"/>
          <w14:ligatures w14:val="none"/>
        </w:rPr>
        <w:t>Table 1</w:t>
      </w:r>
      <w:r w:rsidR="00277389" w:rsidRPr="00953BF0">
        <w:rPr>
          <w:rFonts w:eastAsia="Times New Roman"/>
          <w:kern w:val="0"/>
          <w14:ligatures w14:val="none"/>
        </w:rPr>
        <w:t xml:space="preserve">, these models frequently serve as the high-accuracy benchmark against which other supervised learning methods are measured. By leveraging the specific strengths of the diverse frameworks detailed in </w:t>
      </w:r>
      <w:r w:rsidR="00277389" w:rsidRPr="00953BF0">
        <w:rPr>
          <w:rFonts w:eastAsia="Times New Roman"/>
          <w:b/>
          <w:bCs/>
          <w:kern w:val="0"/>
          <w:highlight w:val="yellow"/>
          <w14:ligatures w14:val="none"/>
        </w:rPr>
        <w:t>Table 2</w:t>
      </w:r>
      <w:r w:rsidR="00277389" w:rsidRPr="00953BF0">
        <w:rPr>
          <w:rFonts w:eastAsia="Times New Roman"/>
          <w:kern w:val="0"/>
          <w:highlight w:val="yellow"/>
          <w14:ligatures w14:val="none"/>
        </w:rPr>
        <w:t>,</w:t>
      </w:r>
      <w:r w:rsidR="00277389" w:rsidRPr="00953BF0">
        <w:rPr>
          <w:rFonts w:eastAsia="Times New Roman"/>
          <w:kern w:val="0"/>
          <w14:ligatures w14:val="none"/>
        </w:rPr>
        <w:t xml:space="preserve"> researchers can select the optimal ensemble strategy—whether prioritizing the stability of Random Forest for small lab datasets or the high-performance predictive power of XGBoost for material screening.</w:t>
      </w:r>
    </w:p>
    <w:p w14:paraId="5DC5A43C" w14:textId="4836271C" w:rsidR="0032324A" w:rsidRPr="00953BF0" w:rsidRDefault="0032324A" w:rsidP="00E92835">
      <w:pPr>
        <w:pStyle w:val="Heading2"/>
      </w:pPr>
      <w:r w:rsidRPr="00953BF0">
        <w:t>Unsupervised Learning Algorithms</w:t>
      </w:r>
    </w:p>
    <w:p w14:paraId="16B8D875" w14:textId="5E6115FA" w:rsidR="0032324A" w:rsidRPr="00953BF0" w:rsidRDefault="00292B56" w:rsidP="00606AF1">
      <w:pPr>
        <w:rPr>
          <w:rFonts w:eastAsia="Times New Roman"/>
          <w:kern w:val="0"/>
          <w14:ligatures w14:val="none"/>
        </w:rPr>
      </w:pPr>
      <w:r w:rsidRPr="00953BF0">
        <w:rPr>
          <w:rFonts w:eastAsia="Times New Roman"/>
          <w:kern w:val="0"/>
          <w14:ligatures w14:val="none"/>
        </w:rPr>
        <w:t xml:space="preserve">Unsupervised learning autonomously discovers intrinsic structures within unlabelled datasets by identifying latent similarities without predefined labels </w:t>
      </w:r>
      <w:sdt>
        <w:sdtPr>
          <w:rPr>
            <w:rFonts w:eastAsia="Times New Roman"/>
            <w:color w:val="000000"/>
            <w:kern w:val="0"/>
            <w14:ligatures w14:val="none"/>
          </w:rPr>
          <w:tag w:val="MENDELEY_CITATION_v3_eyJjaXRhdGlvbklEIjoiTUVOREVMRVlfQ0lUQVRJT05fNzU5Nzc0ZGQtZDg0My00MjgyLWIxMzAtYzg5MWUwZTA5ZDM3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
          <w:id w:val="472721407"/>
          <w:placeholder>
            <w:docPart w:val="DefaultPlaceholder_-1854013440"/>
          </w:placeholder>
        </w:sdtPr>
        <w:sdtContent>
          <w:r w:rsidR="00F950D7" w:rsidRPr="00F950D7">
            <w:rPr>
              <w:rFonts w:eastAsia="Times New Roman"/>
              <w:color w:val="000000"/>
              <w:kern w:val="0"/>
              <w:highlight w:val="magenta"/>
              <w14:ligatures w14:val="none"/>
            </w:rPr>
            <w:t>[41]</w:t>
          </w:r>
        </w:sdtContent>
      </w:sdt>
      <w:r w:rsidRPr="00953BF0">
        <w:rPr>
          <w:rFonts w:eastAsia="Times New Roman"/>
          <w:kern w:val="0"/>
          <w14:ligatures w14:val="none"/>
        </w:rPr>
        <w:t xml:space="preserve">. </w:t>
      </w:r>
      <w:r w:rsidR="00434DBE" w:rsidRPr="00434DBE">
        <w:rPr>
          <w:rFonts w:eastAsia="Times New Roman"/>
          <w:kern w:val="0"/>
          <w14:ligatures w14:val="none"/>
        </w:rPr>
        <w:t>In membrane-machine-learning projects, unsupervised learning is most often used in preprocessing and exploratory analysis, particularly for data visualization, dimensionality reduction, clustering, and similarity-based identification of redundant samples. While still less prevalent than supervised methods, its importance is growing as researchers seek to navigate high-dimensional combinatorial design spaces that are difficult to explore through conventional trial-and-error approaches.</w:t>
      </w:r>
      <w:r w:rsidR="00874EE7">
        <w:rPr>
          <w:rFonts w:eastAsia="Times New Roman"/>
          <w:kern w:val="0"/>
          <w14:ligatures w14:val="none"/>
        </w:rPr>
        <w:t xml:space="preserve"> </w:t>
      </w:r>
      <w:sdt>
        <w:sdtPr>
          <w:rPr>
            <w:rFonts w:eastAsia="Times New Roman"/>
            <w:color w:val="000000"/>
            <w:kern w:val="0"/>
            <w14:ligatures w14:val="none"/>
          </w:rPr>
          <w:tag w:val="MENDELEY_CITATION_v3_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"/>
          <w:id w:val="1478108605"/>
          <w:placeholder>
            <w:docPart w:val="DefaultPlaceholder_-1854013440"/>
          </w:placeholder>
        </w:sdtPr>
        <w:sdtContent>
          <w:r w:rsidR="00F950D7" w:rsidRPr="00F950D7">
            <w:rPr>
              <w:rFonts w:eastAsia="Times New Roman"/>
              <w:color w:val="000000"/>
              <w:kern w:val="0"/>
              <w:highlight w:val="magenta"/>
              <w14:ligatures w14:val="none"/>
            </w:rPr>
            <w:t>[63,94]</w:t>
          </w:r>
        </w:sdtContent>
      </w:sdt>
      <w:r w:rsidRPr="00953BF0">
        <w:rPr>
          <w:rFonts w:eastAsia="Times New Roman"/>
          <w:kern w:val="0"/>
          <w14:ligatures w14:val="none"/>
        </w:rPr>
        <w:t>.</w:t>
      </w:r>
    </w:p>
    <w:p w14:paraId="4C54C644" w14:textId="0CE32BED" w:rsidR="0032324A" w:rsidRPr="00953BF0" w:rsidRDefault="00292B56" w:rsidP="00E92835">
      <w:pPr>
        <w:pStyle w:val="Heading3"/>
      </w:pPr>
      <w:r w:rsidRPr="00953BF0">
        <w:t>Dimensionality Reduction: Visualizing the Material Space</w:t>
      </w:r>
    </w:p>
    <w:p w14:paraId="23FAB73E" w14:textId="3F1397CF" w:rsidR="009A5D6C" w:rsidRPr="00953BF0" w:rsidRDefault="009A5D6C" w:rsidP="00325847">
      <w:pPr>
        <w:rPr>
          <w:lang w:val="en-CA"/>
        </w:rPr>
      </w:pPr>
      <w:r w:rsidRPr="00953BF0">
        <w:rPr>
          <w:noProof/>
          <w:lang w:val="en-CA"/>
        </w:rPr>
        <w:drawing>
          <wp:inline distT="0" distB="0" distL="0" distR="0" wp14:anchorId="1DEE3B96" wp14:editId="07F87FD1">
            <wp:extent cx="5943600" cy="2644775"/>
            <wp:effectExtent l="0" t="0" r="0" b="3175"/>
            <wp:docPr id="7061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644775"/>
                    </a:xfrm>
                    <a:prstGeom prst="rect">
                      <a:avLst/>
                    </a:prstGeom>
                    <a:noFill/>
                    <a:ln>
                      <a:noFill/>
                    </a:ln>
                  </pic:spPr>
                </pic:pic>
              </a:graphicData>
            </a:graphic>
          </wp:inline>
        </w:drawing>
      </w:r>
    </w:p>
    <w:p w14:paraId="3D45E179" w14:textId="7FA506FF" w:rsidR="005137D9" w:rsidRPr="00953BF0" w:rsidRDefault="005137D9" w:rsidP="00325847">
      <w:pPr>
        <w:rPr>
          <w:lang w:val="en-CA"/>
        </w:rPr>
      </w:pPr>
      <w:r w:rsidRPr="00953BF0">
        <w:rPr>
          <w:lang w:val="en-CA"/>
        </w:rPr>
        <w:lastRenderedPageBreak/>
        <w:t>Fig. 7</w:t>
      </w:r>
      <w:r w:rsidR="00B82407" w:rsidRPr="00953BF0">
        <w:rPr>
          <w:lang w:val="en-CA"/>
        </w:rPr>
        <w:t xml:space="preserve">. </w:t>
      </w:r>
      <w:r w:rsidR="00B82407" w:rsidRPr="00953BF0">
        <w:rPr>
          <w:b/>
          <w:bCs/>
        </w:rPr>
        <w:t>Dimensionality reduction via Principal Component Analysis (PCA).</w:t>
      </w:r>
      <w:r w:rsidR="00B82407" w:rsidRPr="00953BF0">
        <w:t xml:space="preserve"> This example shows the transformation of a 3D physical property dataset into a simplified 2D coordinate system. By capturing the axes of maximum variance, the first two principal components (PC1 and PC2) successfully retain the underlying group separations among the UF-like, NF-like, and RO-like membrane types.</w:t>
      </w:r>
    </w:p>
    <w:p w14:paraId="01C457AD" w14:textId="371D8165" w:rsidR="00292B56" w:rsidRPr="00953BF0" w:rsidRDefault="00292B56" w:rsidP="00606AF1">
      <w:pPr>
        <w:rPr>
          <w:rFonts w:eastAsia="Times New Roman"/>
          <w:kern w:val="0"/>
          <w14:ligatures w14:val="none"/>
        </w:rPr>
      </w:pPr>
      <w:r w:rsidRPr="00953BF0">
        <w:rPr>
          <w:rFonts w:eastAsia="Times New Roman"/>
          <w:kern w:val="0"/>
          <w14:ligatures w14:val="none"/>
        </w:rPr>
        <w:t xml:space="preserve">Dimensionality reduction provides solutions for data compression and exploratory analysis by simplifying the "feature space" of membrane fabrication </w:t>
      </w:r>
      <w:sdt>
        <w:sdtPr>
          <w:rPr>
            <w:rFonts w:eastAsia="Times New Roman"/>
            <w:color w:val="000000"/>
            <w:kern w:val="0"/>
            <w14:ligatures w14:val="none"/>
          </w:rPr>
          <w:tag w:val="MENDELEY_CITATION_v3_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"/>
          <w:id w:val="30774169"/>
          <w:placeholder>
            <w:docPart w:val="DefaultPlaceholder_-1854013440"/>
          </w:placeholder>
        </w:sdtPr>
        <w:sdtContent>
          <w:r w:rsidR="00F950D7" w:rsidRPr="00F950D7">
            <w:rPr>
              <w:rFonts w:eastAsia="Times New Roman"/>
              <w:color w:val="000000"/>
              <w:kern w:val="0"/>
              <w:highlight w:val="magenta"/>
              <w14:ligatures w14:val="none"/>
            </w:rPr>
            <w:t>[82,97]</w:t>
          </w:r>
        </w:sdtContent>
      </w:sdt>
      <w:r w:rsidRPr="00953BF0">
        <w:rPr>
          <w:rFonts w:eastAsia="Times New Roman"/>
          <w:kern w:val="0"/>
          <w14:ligatures w14:val="none"/>
        </w:rPr>
        <w:t xml:space="preserve">. The primary tool for this is Principal Component Analysis (PCA), which reduces high-dimensional variables into a smaller set of uncorrelated principal components (PCs) </w:t>
      </w:r>
      <w:sdt>
        <w:sdtPr>
          <w:rPr>
            <w:rFonts w:eastAsia="Times New Roman"/>
            <w:color w:val="000000"/>
            <w:kern w:val="0"/>
            <w14:ligatures w14:val="none"/>
          </w:rPr>
          <w:tag w:val="MENDELEY_CITATION_v3_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"/>
          <w:id w:val="2043552097"/>
          <w:placeholder>
            <w:docPart w:val="DefaultPlaceholder_-1854013440"/>
          </w:placeholder>
        </w:sdtPr>
        <w:sdtContent>
          <w:r w:rsidR="00F950D7" w:rsidRPr="00F950D7">
            <w:rPr>
              <w:rFonts w:eastAsia="Times New Roman"/>
              <w:color w:val="000000"/>
              <w:kern w:val="0"/>
              <w:highlight w:val="magenta"/>
              <w14:ligatures w14:val="none"/>
            </w:rPr>
            <w:t>[95]</w:t>
          </w:r>
        </w:sdtContent>
      </w:sdt>
      <w:r w:rsidRPr="00953BF0">
        <w:rPr>
          <w:rFonts w:eastAsia="Times New Roman"/>
          <w:kern w:val="0"/>
          <w14:ligatures w14:val="none"/>
        </w:rPr>
        <w:t xml:space="preserve">. By prioritizing directions of maximum variance, PCA filters out experimental noise to reveal simplified hidden structures </w:t>
      </w:r>
      <w:sdt>
        <w:sdtPr>
          <w:rPr>
            <w:rFonts w:eastAsia="Times New Roman"/>
            <w:color w:val="000000"/>
            <w:kern w:val="0"/>
            <w14:ligatures w14:val="none"/>
          </w:rPr>
          <w:tag w:val="MENDELEY_CITATION_v3_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"/>
          <w:id w:val="-919100421"/>
          <w:placeholder>
            <w:docPart w:val="DefaultPlaceholder_-1854013440"/>
          </w:placeholder>
        </w:sdtPr>
        <w:sdtContent>
          <w:r w:rsidR="00F950D7" w:rsidRPr="00F950D7">
            <w:rPr>
              <w:rFonts w:eastAsia="Times New Roman"/>
              <w:color w:val="000000"/>
              <w:kern w:val="0"/>
              <w:highlight w:val="magenta"/>
              <w14:ligatures w14:val="none"/>
            </w:rPr>
            <w:t>[94]</w:t>
          </w:r>
        </w:sdtContent>
      </w:sdt>
      <w:r w:rsidRPr="00953BF0">
        <w:rPr>
          <w:rFonts w:eastAsia="Times New Roman"/>
          <w:kern w:val="0"/>
          <w14:ligatures w14:val="none"/>
        </w:rPr>
        <w:t>.</w:t>
      </w:r>
    </w:p>
    <w:p w14:paraId="1B0A9192" w14:textId="5C6FF223" w:rsidR="0032324A" w:rsidRPr="00953BF0" w:rsidRDefault="00292B56" w:rsidP="00606AF1">
      <w:pPr>
        <w:rPr>
          <w:rFonts w:eastAsia="Times New Roman"/>
          <w:kern w:val="0"/>
          <w14:ligatures w14:val="none"/>
        </w:rPr>
      </w:pPr>
      <w:r w:rsidRPr="00953BF0">
        <w:rPr>
          <w:rFonts w:eastAsia="Times New Roman"/>
          <w:kern w:val="0"/>
          <w14:ligatures w14:val="none"/>
        </w:rPr>
        <w:t xml:space="preserve">In practice, PCA allows researchers to uncover interdependencies between fabrication conditions and performance that are often obscured in traditional analyses. For example, it has been used to identify synergistic relationships between temperature and permeability in palladium composites </w:t>
      </w:r>
      <w:sdt>
        <w:sdtPr>
          <w:rPr>
            <w:rFonts w:eastAsia="Times New Roman"/>
            <w:color w:val="000000"/>
            <w:kern w:val="0"/>
            <w14:ligatures w14:val="none"/>
          </w:rPr>
          <w:tag w:val="MENDELEY_CITATION_v3_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"/>
          <w:id w:val="-274100021"/>
          <w:placeholder>
            <w:docPart w:val="DefaultPlaceholder_-1854013440"/>
          </w:placeholder>
        </w:sdtPr>
        <w:sdtContent>
          <w:r w:rsidR="00F950D7" w:rsidRPr="00F950D7">
            <w:rPr>
              <w:rFonts w:eastAsia="Times New Roman"/>
              <w:color w:val="000000"/>
              <w:kern w:val="0"/>
              <w:highlight w:val="magenta"/>
              <w14:ligatures w14:val="none"/>
            </w:rPr>
            <w:t>[103]</w:t>
          </w:r>
        </w:sdtContent>
      </w:sdt>
      <w:r w:rsidRPr="00953BF0">
        <w:rPr>
          <w:rFonts w:eastAsia="Times New Roman"/>
          <w:kern w:val="0"/>
          <w14:ligatures w14:val="none"/>
        </w:rPr>
        <w:t xml:space="preserve"> and to map how chemical composition dictates membrane characteristics </w:t>
      </w:r>
      <w:sdt>
        <w:sdtPr>
          <w:rPr>
            <w:rFonts w:eastAsia="Times New Roman"/>
            <w:color w:val="000000"/>
            <w:kern w:val="0"/>
            <w14:ligatures w14:val="none"/>
          </w:rPr>
          <w:tag w:val="MENDELEY_CITATION_v3_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"/>
          <w:id w:val="1126204660"/>
          <w:placeholder>
            <w:docPart w:val="DefaultPlaceholder_-1854013440"/>
          </w:placeholder>
        </w:sdtPr>
        <w:sdtContent>
          <w:r w:rsidR="00F950D7" w:rsidRPr="00F950D7">
            <w:rPr>
              <w:rFonts w:eastAsia="Times New Roman"/>
              <w:color w:val="000000"/>
              <w:kern w:val="0"/>
              <w:highlight w:val="magenta"/>
              <w14:ligatures w14:val="none"/>
            </w:rPr>
            <w:t>[104]</w:t>
          </w:r>
        </w:sdtContent>
      </w:sdt>
      <w:r w:rsidRPr="00953BF0">
        <w:rPr>
          <w:rFonts w:eastAsia="Times New Roman"/>
          <w:kern w:val="0"/>
          <w14:ligatures w14:val="none"/>
        </w:rPr>
        <w:t xml:space="preserve">. Furthermore, PCA serves as an essential feature engineering tool; researchers have successfully compressed 18 organic solvent nanofiltration (OSN) parameters into a reduced subspace to improve dataset coverage and standardize predictive models like ANN and RF </w:t>
      </w:r>
      <w:sdt>
        <w:sdtPr>
          <w:rPr>
            <w:rFonts w:eastAsia="Times New Roman"/>
            <w:color w:val="000000"/>
            <w:kern w:val="0"/>
            <w14:ligatures w14:val="none"/>
          </w:rPr>
          <w:tag w:val="MENDELEY_CITATION_v3_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"/>
          <w:id w:val="-132022956"/>
          <w:placeholder>
            <w:docPart w:val="DefaultPlaceholder_-1854013440"/>
          </w:placeholder>
        </w:sdtPr>
        <w:sdtContent>
          <w:r w:rsidR="00F950D7" w:rsidRPr="00F950D7">
            <w:rPr>
              <w:rFonts w:eastAsia="Times New Roman"/>
              <w:color w:val="000000"/>
              <w:kern w:val="0"/>
              <w:highlight w:val="magenta"/>
              <w14:ligatures w14:val="none"/>
            </w:rPr>
            <w:t>[94]</w:t>
          </w:r>
        </w:sdtContent>
      </w:sdt>
      <w:r w:rsidRPr="00953BF0">
        <w:rPr>
          <w:rFonts w:eastAsia="Times New Roman"/>
          <w:kern w:val="0"/>
          <w14:ligatures w14:val="none"/>
        </w:rPr>
        <w:t>.</w:t>
      </w:r>
    </w:p>
    <w:p w14:paraId="2A21A8AB" w14:textId="1944C71C" w:rsidR="00292B56" w:rsidRPr="00953BF0" w:rsidRDefault="0032324A" w:rsidP="00E92835">
      <w:pPr>
        <w:pStyle w:val="Heading3"/>
      </w:pPr>
      <w:r w:rsidRPr="00953BF0">
        <w:t xml:space="preserve"> </w:t>
      </w:r>
      <w:r w:rsidR="00292B56" w:rsidRPr="00953BF0">
        <w:t>Clustering</w:t>
      </w:r>
      <w:r w:rsidR="00061539" w:rsidRPr="00953BF0">
        <w:t xml:space="preserve">: </w:t>
      </w:r>
      <w:r w:rsidR="00292B56" w:rsidRPr="00953BF0">
        <w:t xml:space="preserve">Categorization and Space </w:t>
      </w:r>
      <w:commentRangeStart w:id="14"/>
      <w:commentRangeStart w:id="15"/>
      <w:r w:rsidR="00292B56" w:rsidRPr="00953BF0">
        <w:t>Navigation</w:t>
      </w:r>
      <w:commentRangeEnd w:id="14"/>
      <w:r w:rsidR="00631CA6" w:rsidRPr="00953BF0">
        <w:rPr>
          <w:rStyle w:val="CommentReference"/>
          <w:sz w:val="24"/>
          <w:szCs w:val="24"/>
        </w:rPr>
        <w:commentReference w:id="14"/>
      </w:r>
      <w:commentRangeEnd w:id="15"/>
      <w:r w:rsidR="00C879B1" w:rsidRPr="00953BF0">
        <w:rPr>
          <w:rStyle w:val="CommentReference"/>
          <w:sz w:val="24"/>
          <w:szCs w:val="24"/>
        </w:rPr>
        <w:commentReference w:id="15"/>
      </w:r>
      <w:r w:rsidR="00292B56" w:rsidRPr="00953BF0">
        <w:t xml:space="preserve"> </w:t>
      </w:r>
    </w:p>
    <w:p w14:paraId="3FE6F3FB" w14:textId="412EF785" w:rsidR="0032324A" w:rsidRPr="00953BF0" w:rsidRDefault="00292B56" w:rsidP="00606AF1">
      <w:pPr>
        <w:rPr>
          <w:rFonts w:eastAsia="Times New Roman"/>
          <w:kern w:val="0"/>
          <w14:ligatures w14:val="none"/>
        </w:rPr>
      </w:pPr>
      <w:r w:rsidRPr="00953BF0">
        <w:rPr>
          <w:rFonts w:eastAsia="Times New Roman"/>
          <w:kern w:val="0"/>
          <w14:ligatures w14:val="none"/>
        </w:rPr>
        <w:t xml:space="preserve">While dimensionality reduction helps visualize data, clustering and semi-supervised learning (SSL) focus on categorizing materials and navigating vast design spaces where experimental data is scarce </w:t>
      </w:r>
      <w:sdt>
        <w:sdtPr>
          <w:rPr>
            <w:rFonts w:eastAsia="Times New Roman"/>
            <w:color w:val="000000"/>
            <w:kern w:val="0"/>
            <w14:ligatures w14:val="none"/>
          </w:rPr>
          <w:tag w:val="MENDELEY_CITATION_v3_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"/>
          <w:id w:val="-348723332"/>
          <w:placeholder>
            <w:docPart w:val="DefaultPlaceholder_-1854013440"/>
          </w:placeholder>
        </w:sdtPr>
        <w:sdtContent>
          <w:r w:rsidR="00F950D7" w:rsidRPr="00F950D7">
            <w:rPr>
              <w:rFonts w:eastAsia="Times New Roman"/>
              <w:color w:val="000000"/>
              <w:kern w:val="0"/>
              <w:highlight w:val="magenta"/>
              <w14:ligatures w14:val="none"/>
            </w:rPr>
            <w:t>[105,106]</w:t>
          </w:r>
        </w:sdtContent>
      </w:sdt>
      <w:r w:rsidRPr="00953BF0">
        <w:rPr>
          <w:rFonts w:eastAsia="Times New Roman"/>
          <w:kern w:val="0"/>
          <w14:ligatures w14:val="none"/>
        </w:rPr>
        <w:t xml:space="preserve">. </w:t>
      </w:r>
      <w:r w:rsidR="005137D9" w:rsidRPr="00953BF0">
        <w:t>Clustering algorithms</w:t>
      </w:r>
      <w:r w:rsidR="009E41B4" w:rsidRPr="00953BF0">
        <w:t xml:space="preserve">, </w:t>
      </w:r>
      <w:r w:rsidR="005137D9" w:rsidRPr="00953BF0">
        <w:t xml:space="preserve">such as </w:t>
      </w:r>
      <w:r w:rsidR="009E41B4" w:rsidRPr="00953BF0">
        <w:t>k-</w:t>
      </w:r>
      <w:r w:rsidR="005137D9" w:rsidRPr="00953BF0">
        <w:t>means, Hierarchical Clustering and DBSCAN</w:t>
      </w:r>
      <w:r w:rsidR="00874EE7">
        <w:t xml:space="preserve"> and its variants</w:t>
      </w:r>
      <w:r w:rsidR="009E41B4" w:rsidRPr="00953BF0">
        <w:t xml:space="preserve">, </w:t>
      </w:r>
      <w:r w:rsidR="005137D9" w:rsidRPr="00953BF0">
        <w:t xml:space="preserve">group </w:t>
      </w:r>
      <w:r w:rsidR="009E41B4" w:rsidRPr="00953BF0">
        <w:t>unlabeled</w:t>
      </w:r>
      <w:r w:rsidR="005137D9" w:rsidRPr="00953BF0">
        <w:t xml:space="preserve"> data points based on spatial proximity and mathematical similarity within a high-dimensional feature space of fabrication descriptors. In membrane informatics, these unsupervised frameworks are first utilized for critical dataset curation</w:t>
      </w:r>
      <w:r w:rsidR="009E41B4" w:rsidRPr="00953BF0">
        <w:t xml:space="preserve"> </w:t>
      </w:r>
      <w:r w:rsidR="005137D9" w:rsidRPr="00953BF0">
        <w:t>. For example, as researchers aggregate large-scale literature records for centralized repositories like the Open Membrane Database (OMD), they frequently encounter severe data redundancy from repeated baseline formulations</w:t>
      </w:r>
      <w:r w:rsidR="009E41B4" w:rsidRPr="00953BF0">
        <w:t xml:space="preserve"> </w:t>
      </w:r>
      <w:sdt>
        <w:sdtPr>
          <w:rPr>
            <w:color w:val="000000"/>
          </w:rPr>
          <w:tag w:val="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"/>
          <w:id w:val="925776823"/>
          <w:placeholder>
            <w:docPart w:val="DefaultPlaceholder_-1854013440"/>
          </w:placeholder>
        </w:sdtPr>
        <w:sdtContent>
          <w:r w:rsidR="00F950D7" w:rsidRPr="00F950D7">
            <w:rPr>
              <w:color w:val="000000"/>
              <w:highlight w:val="magenta"/>
            </w:rPr>
            <w:t>[56,99]</w:t>
          </w:r>
        </w:sdtContent>
      </w:sdt>
      <w:r w:rsidR="005137D9" w:rsidRPr="00953BF0">
        <w:t xml:space="preserve">. Clustering architectures offer a mathematically rigorous method for dataset deduplication by flagging data points with near-zero spatial distances as </w:t>
      </w:r>
      <w:r w:rsidR="005137D9" w:rsidRPr="00953BF0">
        <w:lastRenderedPageBreak/>
        <w:t>redundant formulations. Isolating and collapsing these identical records ensures a balanced data distribution, preventing downstream supervised models from overfitting to over-represented regions</w:t>
      </w:r>
      <w:r w:rsidR="009E41B4" w:rsidRPr="00953BF0">
        <w:t xml:space="preserve"> </w:t>
      </w:r>
      <w:sdt>
        <w:sdtPr>
          <w:rPr>
            <w:color w:val="000000"/>
          </w:rPr>
          <w:tag w:val="MENDELEY_CITATION_v3_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"/>
          <w:id w:val="-947397505"/>
          <w:placeholder>
            <w:docPart w:val="DefaultPlaceholder_-1854013440"/>
          </w:placeholder>
        </w:sdtPr>
        <w:sdtContent>
          <w:r w:rsidR="00F950D7" w:rsidRPr="00F950D7">
            <w:rPr>
              <w:color w:val="000000"/>
              <w:highlight w:val="magenta"/>
            </w:rPr>
            <w:t>[42,63]</w:t>
          </w:r>
        </w:sdtContent>
      </w:sdt>
      <w:r w:rsidR="005137D9" w:rsidRPr="00953BF0">
        <w:t>. Beyond data cleaning, clustering serves as an unbiased tool to uncover optimized manufacturing regimes. Once independent clusters are formed based purely on fabrication parameters, researchers can retroactively overlay performance metrics</w:t>
      </w:r>
      <w:r w:rsidR="00874EE7">
        <w:t xml:space="preserve">, </w:t>
      </w:r>
      <w:r w:rsidR="005137D9" w:rsidRPr="00953BF0">
        <w:t>such as water permeance or solute rejection</w:t>
      </w:r>
      <w:r w:rsidR="00874EE7">
        <w:t xml:space="preserve">, </w:t>
      </w:r>
      <w:r w:rsidR="005137D9" w:rsidRPr="00953BF0">
        <w:t>onto the groups. This post-clustering analysis helps identify localized "clusters of excellence," revealing hidden thermodynamic "sweet spots" within complex, multi-variable design spaces</w:t>
      </w:r>
      <w:r w:rsidR="009E41B4" w:rsidRPr="00953BF0">
        <w:t xml:space="preserve"> </w:t>
      </w:r>
      <w:sdt>
        <w:sdtPr>
          <w:rPr>
            <w:color w:val="000000"/>
          </w:rPr>
          <w:tag w:val="MENDELEY_CITATION_v3_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"/>
          <w:id w:val="1160348008"/>
          <w:placeholder>
            <w:docPart w:val="DefaultPlaceholder_-1854013440"/>
          </w:placeholder>
        </w:sdtPr>
        <w:sdtContent>
          <w:r w:rsidR="00F950D7" w:rsidRPr="00F950D7">
            <w:rPr>
              <w:color w:val="000000"/>
              <w:highlight w:val="magenta"/>
            </w:rPr>
            <w:t>[93]</w:t>
          </w:r>
        </w:sdtContent>
      </w:sdt>
      <w:r w:rsidR="005137D9" w:rsidRPr="00953BF0">
        <w:t>.</w:t>
      </w:r>
    </w:p>
    <w:p w14:paraId="3524F4E1" w14:textId="7278EEFE" w:rsidR="0032324A" w:rsidRPr="00953BF0" w:rsidRDefault="00292B56" w:rsidP="00E92835">
      <w:pPr>
        <w:pStyle w:val="Heading2"/>
      </w:pPr>
      <w:r w:rsidRPr="00953BF0">
        <w:t>Physics-Informed Machine Learning (PIML): The "Grey Box" Approach</w:t>
      </w:r>
    </w:p>
    <w:p w14:paraId="65D3288A" w14:textId="3B268EC3" w:rsidR="0032324A" w:rsidRPr="00953BF0" w:rsidRDefault="00292B56" w:rsidP="00E92835">
      <w:pPr>
        <w:pStyle w:val="Heading3"/>
      </w:pPr>
      <w:r w:rsidRPr="00953BF0">
        <w:t>Hybrid Modelling: From Edisonian Trials to Physics-Informed Frameworks</w:t>
      </w:r>
    </w:p>
    <w:p w14:paraId="1380B59A" w14:textId="4D45FC69" w:rsidR="00D95DEB" w:rsidRPr="00953BF0" w:rsidRDefault="007C405D" w:rsidP="007C405D">
      <w:r w:rsidRPr="007C405D">
        <w:t>Historically, membrane material development and separation-process optimization relied heavily on iterative trial-and-error experimentation, often described as the Edisonian method</w:t>
      </w:r>
      <w:r>
        <w:t xml:space="preserve"> </w:t>
      </w:r>
      <w:sdt>
        <w:sdtPr>
          <w:rPr>
            <w:color w:val="000000"/>
          </w:rPr>
          <w:tag w:val="MENDELEY_CITATION_v3_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"/>
          <w:id w:val="1468627435"/>
          <w:placeholder>
            <w:docPart w:val="DefaultPlaceholder_-1854013440"/>
          </w:placeholder>
        </w:sdtPr>
        <w:sdtContent>
          <w:r w:rsidR="00F950D7" w:rsidRPr="00F950D7">
            <w:rPr>
              <w:color w:val="000000"/>
              <w:highlight w:val="magenta"/>
            </w:rPr>
            <w:t>[62]</w:t>
          </w:r>
        </w:sdtContent>
      </w:sdt>
      <w:r w:rsidR="00D95DEB" w:rsidRPr="00953BF0">
        <w:t xml:space="preserve">. This empirical strategy is increasingly viewed as inadequate given the staggering complexity of the chemical space available for polymer synthesis and the multi-scale nature of transport phenomena in complex fluids </w:t>
      </w:r>
      <w:sdt>
        <w:sdtPr>
          <w:rPr>
            <w:color w:val="000000"/>
          </w:rPr>
          <w:tag w:val="MENDELEY_CITATION_v3_eyJjaXRhdGlvbklEIjoiTUVOREVMRVlfQ0lUQVRJT05fMzJhMDMyZmMtZDQzMC00YTA5LTgwMmEtYjZlZDE1NWM0OWRjIiwicHJvcGVydGllcyI6eyJub3RlSW5kZXgiOjB9LCJpc0VkaXRlZCI6ZmFsc2UsIm1hbnVhbE92ZXJyaWRlIjp7ImlzTWFudWFsbHlPdmVycmlkZGVuIjpmYWxzZSwiY2l0ZXByb2NUZXh0IjoiWzQ0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V19"/>
          <w:id w:val="-1654529657"/>
          <w:placeholder>
            <w:docPart w:val="DefaultPlaceholder_-1854013440"/>
          </w:placeholder>
        </w:sdtPr>
        <w:sdtContent>
          <w:r w:rsidR="00F950D7" w:rsidRPr="00F950D7">
            <w:rPr>
              <w:color w:val="000000"/>
              <w:highlight w:val="magenta"/>
            </w:rPr>
            <w:t>[44]</w:t>
          </w:r>
        </w:sdtContent>
      </w:sdt>
      <w:r w:rsidR="00D95DEB" w:rsidRPr="00953BF0">
        <w:t xml:space="preserve">. </w:t>
      </w:r>
      <w:r w:rsidRPr="007C405D">
        <w:t>To address these challenges, mechanistic “white-box” models, such as the Donnan Steric Pore Model with Dielectric Exclusion (DSPM-DE) and solution-diffusion-friction models, provide high physical interpretability but depend on numerous simplifying assumptions</w:t>
      </w:r>
      <w:r>
        <w:t xml:space="preserve"> </w:t>
      </w:r>
      <w:sdt>
        <w:sdtPr>
          <w:rPr>
            <w:color w:val="000000"/>
          </w:rPr>
          <w:tag w:val="MENDELEY_CITATION_v3_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"/>
          <w:id w:val="680092358"/>
          <w:placeholder>
            <w:docPart w:val="DefaultPlaceholder_-1854013440"/>
          </w:placeholder>
        </w:sdtPr>
        <w:sdtContent>
          <w:r w:rsidR="00F950D7" w:rsidRPr="00F950D7">
            <w:rPr>
              <w:color w:val="000000"/>
              <w:highlight w:val="magenta"/>
            </w:rPr>
            <w:t>[100,107]</w:t>
          </w:r>
        </w:sdtContent>
      </w:sdt>
      <w:r w:rsidR="00D95DEB" w:rsidRPr="00953BF0">
        <w:t xml:space="preserve">. These simplifications often lead to </w:t>
      </w:r>
      <w:r w:rsidR="00D51A9E" w:rsidRPr="00953BF0">
        <w:t>failure</w:t>
      </w:r>
      <w:r w:rsidR="00D95DEB" w:rsidRPr="00953BF0">
        <w:t xml:space="preserve"> in model generalization when encountering new operating conditions or complex, multi-component feedwaters</w:t>
      </w:r>
      <w:r>
        <w:t>, an</w:t>
      </w:r>
      <w:r w:rsidRPr="007C405D">
        <w:t>d their calibration often requires detailed characterization and extensive parameter estimation</w:t>
      </w:r>
      <w:r>
        <w:t xml:space="preserve"> </w:t>
      </w:r>
      <w:sdt>
        <w:sdtPr>
          <w:rPr>
            <w:color w:val="000000"/>
          </w:rPr>
          <w:tag w:val="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"/>
          <w:id w:val="2086335094"/>
          <w:placeholder>
            <w:docPart w:val="DefaultPlaceholder_-1854013440"/>
          </w:placeholder>
        </w:sdtPr>
        <w:sdtContent>
          <w:r w:rsidR="00F950D7" w:rsidRPr="00F950D7">
            <w:rPr>
              <w:color w:val="000000"/>
              <w:highlight w:val="magenta"/>
            </w:rPr>
            <w:t>[45,98,107]</w:t>
          </w:r>
        </w:sdtContent>
      </w:sdt>
      <w:r w:rsidR="00D95DEB" w:rsidRPr="00953BF0">
        <w:t>.</w:t>
      </w:r>
    </w:p>
    <w:p w14:paraId="53588AED" w14:textId="112C1AB8" w:rsidR="00D51A9E" w:rsidRDefault="00D51A9E" w:rsidP="00292B56">
      <w:pPr>
        <w:rPr>
          <w:rFonts w:eastAsia="新細明體"/>
          <w:kern w:val="0"/>
          <w:lang w:eastAsia="zh-TW"/>
          <w14:ligatures w14:val="none"/>
        </w:rPr>
      </w:pPr>
      <w:r w:rsidRPr="00D51A9E">
        <w:rPr>
          <w:kern w:val="0"/>
          <w14:ligatures w14:val="none"/>
        </w:rPr>
        <w:t>In parallel, data-driven “black-box” models have become increasingly attractive because they can learn highly nonlinear relationships directly from experimental and literature data</w:t>
      </w:r>
      <w:r w:rsidR="00D95DEB" w:rsidRPr="00953BF0">
        <w:rPr>
          <w:kern w:val="0"/>
          <w14:ligatures w14:val="none"/>
        </w:rPr>
        <w:t xml:space="preserve"> </w:t>
      </w:r>
      <w:sdt>
        <w:sdtPr>
          <w:rPr>
            <w:color w:val="000000"/>
            <w:kern w:val="0"/>
            <w14:ligatures w14:val="none"/>
          </w:rPr>
          <w:tag w:val="MENDELEY_CITATION_v3_eyJjaXRhdGlvbklEIjoiTUVOREVMRVlfQ0lUQVRJT05fOTkyMjAzYWMtNjI3Yy00ODYwLWFlYmUtNmZlYzE2ZDkzNTg4IiwicHJvcGVydGllcyI6eyJub3RlSW5kZXgiOjB9LCJpc0VkaXRlZCI6ZmFsc2UsIm1hbnVhbE92ZXJyaWRlIjp7ImlzTWFudWFsbHlPdmVycmlkZGVuIjpmYWxzZSwiY2l0ZXByb2NUZXh0IjoiWzQ1XSIsIm1hbnVhbE92ZXJyaWRlVGV4dCI6IiJ9LCJjaXRhdGlvbkl0ZW1zIjpb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XX0="/>
          <w:id w:val="-1502357007"/>
          <w:placeholder>
            <w:docPart w:val="DefaultPlaceholder_-1854013440"/>
          </w:placeholder>
        </w:sdtPr>
        <w:sdtContent>
          <w:r w:rsidR="00F950D7" w:rsidRPr="00F950D7">
            <w:rPr>
              <w:color w:val="000000"/>
              <w:kern w:val="0"/>
              <w:highlight w:val="magenta"/>
              <w14:ligatures w14:val="none"/>
            </w:rPr>
            <w:t>[45]</w:t>
          </w:r>
        </w:sdtContent>
      </w:sdt>
      <w:r w:rsidR="00D95DEB" w:rsidRPr="00953BF0">
        <w:rPr>
          <w:kern w:val="0"/>
          <w14:ligatures w14:val="none"/>
        </w:rPr>
        <w:t xml:space="preserve">. While these models excel in interpolation where data is abundant, they lack inherent physical governance. In data-scarce regimes, they can produce predictions that violate thermodynamic laws or mass conservation, making them unreliable for safety-critical systems like industrial membrane reactors </w:t>
      </w:r>
      <w:sdt>
        <w:sdtPr>
          <w:rPr>
            <w:color w:val="000000"/>
            <w:kern w:val="0"/>
            <w14:ligatures w14:val="none"/>
          </w:rPr>
          <w:tag w:val="MENDELEY_CITATION_v3_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V19"/>
          <w:id w:val="466632103"/>
          <w:placeholder>
            <w:docPart w:val="53146A00BD0C9845885779DB635A1F15"/>
          </w:placeholder>
        </w:sdtPr>
        <w:sdtContent>
          <w:r w:rsidR="00F950D7" w:rsidRPr="00F950D7">
            <w:rPr>
              <w:color w:val="000000"/>
              <w:kern w:val="0"/>
              <w:highlight w:val="magenta"/>
              <w14:ligatures w14:val="none"/>
            </w:rPr>
            <w:t>[44,62,105]</w:t>
          </w:r>
        </w:sdtContent>
      </w:sdt>
      <w:r w:rsidR="00D95DEB" w:rsidRPr="00953BF0">
        <w:rPr>
          <w:kern w:val="0"/>
          <w14:ligatures w14:val="none"/>
        </w:rPr>
        <w:t xml:space="preserve">. To mitigate this, interpretability frameworks like SHapley Additive exPlanations (SHAP) are utilized to identify paramount determinants for performance. By quantifying the influence of fabrication parameters (e.g., monomer concentration, curing time) and membrane </w:t>
      </w:r>
      <w:r w:rsidR="00D95DEB" w:rsidRPr="00953BF0">
        <w:rPr>
          <w:kern w:val="0"/>
          <w14:ligatures w14:val="none"/>
        </w:rPr>
        <w:lastRenderedPageBreak/>
        <w:t>properties (e.g., pore size, surface zeta potential) on performance metrics like water permeance or degradation, SHAP assists in the rational design of membranes</w:t>
      </w:r>
      <w:r w:rsidR="009E41B4" w:rsidRPr="00953BF0">
        <w:rPr>
          <w:kern w:val="0"/>
          <w14:ligatures w14:val="none"/>
        </w:rPr>
        <w:t xml:space="preserve"> </w:t>
      </w:r>
      <w:sdt>
        <w:sdtPr>
          <w:rPr>
            <w:color w:val="000000"/>
            <w:kern w:val="0"/>
            <w14:ligatures w14:val="none"/>
          </w:rPr>
          <w:tag w:val="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"/>
          <w:id w:val="433174515"/>
          <w:placeholder>
            <w:docPart w:val="DefaultPlaceholder_-1854013440"/>
          </w:placeholder>
        </w:sdtPr>
        <w:sdtContent>
          <w:r w:rsidR="00F950D7" w:rsidRPr="00F950D7">
            <w:rPr>
              <w:color w:val="000000"/>
              <w:kern w:val="0"/>
              <w:highlight w:val="magenta"/>
              <w14:ligatures w14:val="none"/>
            </w:rPr>
            <w:t>[54,94,95,108]</w:t>
          </w:r>
        </w:sdtContent>
      </w:sdt>
      <w:r w:rsidR="00D95DEB" w:rsidRPr="00953BF0">
        <w:rPr>
          <w:kern w:val="0"/>
          <w14:ligatures w14:val="none"/>
        </w:rPr>
        <w:t xml:space="preserve">. </w:t>
      </w:r>
    </w:p>
    <w:p w14:paraId="4551A7C3" w14:textId="61D7C735" w:rsidR="00D51A9E" w:rsidRPr="00D51A9E" w:rsidRDefault="00D51A9E" w:rsidP="00292B56">
      <w:pPr>
        <w:rPr>
          <w:rFonts w:eastAsia="新細明體"/>
          <w:kern w:val="0"/>
          <w:lang w:eastAsia="zh-TW"/>
          <w14:ligatures w14:val="none"/>
        </w:rPr>
      </w:pPr>
      <w:r w:rsidRPr="00D51A9E">
        <w:rPr>
          <w:rFonts w:eastAsia="新細明體"/>
          <w:kern w:val="0"/>
          <w:lang w:eastAsia="zh-TW"/>
          <w14:ligatures w14:val="none"/>
        </w:rPr>
        <w:t xml:space="preserve">Taken together, these limitations have driven increasing interest in grey-box models, </w:t>
      </w:r>
      <w:r w:rsidR="00BE7316">
        <w:rPr>
          <w:rFonts w:eastAsia="新細明體" w:hint="eastAsia"/>
          <w:kern w:val="0"/>
          <w:lang w:eastAsia="zh-TW"/>
          <w14:ligatures w14:val="none"/>
        </w:rPr>
        <w:t>or the Physics-informed models</w:t>
      </w:r>
      <w:sdt>
        <w:sdtPr>
          <w:rPr>
            <w:rFonts w:eastAsia="新細明體" w:hint="eastAsia"/>
            <w:color w:val="000000"/>
            <w:kern w:val="0"/>
            <w:lang w:eastAsia="zh-TW"/>
            <w14:ligatures w14:val="none"/>
          </w:rPr>
          <w:tag w:val="MENDELEY_CITATION_v3_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"/>
          <w:id w:val="1685015784"/>
          <w:placeholder>
            <w:docPart w:val="DefaultPlaceholder_-1854013440"/>
          </w:placeholder>
        </w:sdtPr>
        <w:sdtContent>
          <w:r w:rsidR="00F950D7" w:rsidRPr="00F950D7">
            <w:rPr>
              <w:rFonts w:eastAsia="新細明體"/>
              <w:color w:val="000000"/>
              <w:kern w:val="0"/>
              <w:lang w:eastAsia="zh-TW"/>
              <w14:ligatures w14:val="none"/>
            </w:rPr>
            <w:t>[109,110]</w:t>
          </w:r>
        </w:sdtContent>
      </w:sdt>
      <w:r w:rsidR="00BE7316">
        <w:rPr>
          <w:rFonts w:eastAsia="新細明體" w:hint="eastAsia"/>
          <w:kern w:val="0"/>
          <w:lang w:eastAsia="zh-TW"/>
          <w14:ligatures w14:val="none"/>
        </w:rPr>
        <w:t xml:space="preserve">, </w:t>
      </w:r>
      <w:r w:rsidRPr="00D51A9E">
        <w:rPr>
          <w:rFonts w:eastAsia="新細明體"/>
          <w:kern w:val="0"/>
          <w:lang w:eastAsia="zh-TW"/>
          <w14:ligatures w14:val="none"/>
        </w:rPr>
        <w:t>which seek a balance between mechanistic rigor and data-driven flexibility. Rather than relying solely on fixed physical equations or purely empirical fitting, grey-box frameworks embed known physical laws into machine-learning architectures and use data to learn unknown residual behavior. This makes them especially attractive for membrane science, where datasets are often small, transport behavior is strongly nonlinear, and both physical insight and robust prediction are needed. In this context, grey-box modeling offers a practical compromise that retains the interpretability of white-box models while gaining much of the adaptability of black-box approaches.</w:t>
      </w:r>
    </w:p>
    <w:p w14:paraId="7D3E7ED1" w14:textId="1636D8ED" w:rsidR="00D95DEB" w:rsidRDefault="00D51A9E" w:rsidP="00292B56">
      <w:pPr>
        <w:rPr>
          <w:kern w:val="0"/>
          <w14:ligatures w14:val="none"/>
        </w:rPr>
      </w:pPr>
      <w:r w:rsidRPr="00D51A9E">
        <w:t xml:space="preserve">Figure 8 therefore illustrates the conceptual transition from traditional mechanistic and data-driven models toward hybrid frameworks, highlighting the role of explainable artificial intelligence in moving fully data-driven models toward a more transparent paradigm. </w:t>
      </w:r>
      <w:r w:rsidR="005137D9" w:rsidRPr="00953BF0">
        <w:t xml:space="preserve"> </w:t>
      </w:r>
      <w:r w:rsidR="00D95DEB" w:rsidRPr="00953BF0">
        <w:rPr>
          <w:kern w:val="0"/>
          <w14:ligatures w14:val="none"/>
        </w:rPr>
        <w:t>The contemporary research landscape is now defined by the pursuit of "grey-box" models, which hybridize the inductive power of machine learning with the deductive rigor of physical laws</w:t>
      </w:r>
      <w:r w:rsidR="00B82407" w:rsidRPr="00953BF0">
        <w:rPr>
          <w:kern w:val="0"/>
          <w14:ligatures w14:val="none"/>
        </w:rPr>
        <w:t xml:space="preserve"> </w:t>
      </w:r>
      <w:r w:rsidR="00B82407" w:rsidRPr="00953BF0">
        <w:t>resolving the historic modeling dilemma between purely mechanistic and purely data-driven approaches</w:t>
      </w:r>
      <w:r w:rsidR="00D95DEB" w:rsidRPr="00953BF0">
        <w:rPr>
          <w:kern w:val="0"/>
          <w14:ligatures w14:val="none"/>
        </w:rPr>
        <w:t xml:space="preserve"> </w:t>
      </w:r>
      <w:sdt>
        <w:sdtPr>
          <w:rPr>
            <w:color w:val="000000"/>
            <w:kern w:val="0"/>
            <w14:ligatures w14:val="none"/>
          </w:rPr>
          <w:tag w:val="MENDELEY_CITATION_v3_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"/>
          <w:id w:val="-50084566"/>
          <w:placeholder>
            <w:docPart w:val="DefaultPlaceholder_-1854013440"/>
          </w:placeholder>
        </w:sdtPr>
        <w:sdtContent>
          <w:r w:rsidR="00F950D7" w:rsidRPr="00F950D7">
            <w:rPr>
              <w:color w:val="000000"/>
              <w:kern w:val="0"/>
              <w:highlight w:val="magenta"/>
              <w14:ligatures w14:val="none"/>
            </w:rPr>
            <w:t>[45,63]</w:t>
          </w:r>
        </w:sdtContent>
      </w:sdt>
      <w:r w:rsidR="00B82407" w:rsidRPr="00953BF0">
        <w:rPr>
          <w:b/>
          <w:bCs/>
        </w:rPr>
        <w:t xml:space="preserve"> (Fig. 9a)</w:t>
      </w:r>
      <w:r w:rsidR="00D95DEB" w:rsidRPr="00953BF0">
        <w:rPr>
          <w:kern w:val="0"/>
          <w14:ligatures w14:val="none"/>
        </w:rPr>
        <w:t xml:space="preserve">. The primary paradigms of this shift are compared in </w:t>
      </w:r>
      <w:r w:rsidR="00D95DEB" w:rsidRPr="00953BF0">
        <w:rPr>
          <w:kern w:val="0"/>
          <w:highlight w:val="yellow"/>
          <w14:ligatures w14:val="none"/>
        </w:rPr>
        <w:t xml:space="preserve">Table </w:t>
      </w:r>
      <w:r w:rsidR="00E57D2C">
        <w:rPr>
          <w:kern w:val="0"/>
          <w14:ligatures w14:val="none"/>
        </w:rPr>
        <w:t>3</w:t>
      </w:r>
      <w:r w:rsidR="00D95DEB" w:rsidRPr="00953BF0">
        <w:rPr>
          <w:kern w:val="0"/>
          <w14:ligatures w14:val="none"/>
        </w:rPr>
        <w:t xml:space="preserve"> below.</w:t>
      </w:r>
    </w:p>
    <w:p w14:paraId="68C2FBF1" w14:textId="669D23DC" w:rsidR="00E57D2C" w:rsidRPr="0078187E" w:rsidRDefault="00E57D2C" w:rsidP="00E57D2C">
      <w:pPr>
        <w:rPr>
          <w:kern w:val="0"/>
          <w14:ligatures w14:val="none"/>
        </w:rPr>
      </w:pPr>
      <w:r w:rsidRPr="0078187E">
        <w:rPr>
          <w:b/>
          <w:bCs/>
          <w:kern w:val="0"/>
          <w:highlight w:val="yellow"/>
          <w14:ligatures w14:val="none"/>
        </w:rPr>
        <w:t xml:space="preserve">Table </w:t>
      </w:r>
      <w:r>
        <w:rPr>
          <w:b/>
          <w:bCs/>
          <w:kern w:val="0"/>
          <w:highlight w:val="yellow"/>
          <w14:ligatures w14:val="none"/>
        </w:rPr>
        <w:t>3</w:t>
      </w:r>
      <w:r w:rsidRPr="0078187E">
        <w:rPr>
          <w:b/>
          <w:bCs/>
          <w:kern w:val="0"/>
          <w:highlight w:val="yellow"/>
          <w14:ligatures w14:val="none"/>
        </w:rPr>
        <w:t>.</w:t>
      </w:r>
      <w:r w:rsidRPr="0078187E">
        <w:rPr>
          <w:kern w:val="0"/>
          <w14:ligatures w14:val="none"/>
        </w:rPr>
        <w:t xml:space="preserve"> Comparison of different modeling paradigms in Physics-Informed Machine Learning (PIML).</w:t>
      </w:r>
      <w:commentRangeStart w:id="16"/>
    </w:p>
    <w:tbl>
      <w:tblPr>
        <w:tblStyle w:val="TableGrid"/>
        <w:tblW w:w="0" w:type="auto"/>
        <w:tblLook w:val="04A0" w:firstRow="1" w:lastRow="0" w:firstColumn="1" w:lastColumn="0" w:noHBand="0" w:noVBand="1"/>
      </w:tblPr>
      <w:tblGrid>
        <w:gridCol w:w="1711"/>
        <w:gridCol w:w="1672"/>
        <w:gridCol w:w="1915"/>
        <w:gridCol w:w="1919"/>
        <w:gridCol w:w="2133"/>
      </w:tblGrid>
      <w:tr w:rsidR="00E57D2C" w:rsidRPr="0078187E" w14:paraId="17E0743B" w14:textId="77777777" w:rsidTr="00BD08E0">
        <w:tc>
          <w:tcPr>
            <w:tcW w:w="0" w:type="auto"/>
            <w:hideMark/>
          </w:tcPr>
          <w:p w14:paraId="1B484783" w14:textId="77777777" w:rsidR="00E57D2C" w:rsidRPr="0078187E" w:rsidRDefault="00E57D2C" w:rsidP="00BD08E0">
            <w:pPr>
              <w:rPr>
                <w:kern w:val="0"/>
                <w14:ligatures w14:val="none"/>
              </w:rPr>
            </w:pPr>
            <w:r w:rsidRPr="0078187E">
              <w:rPr>
                <w:b/>
                <w:bCs/>
                <w:kern w:val="0"/>
                <w14:ligatures w14:val="none"/>
              </w:rPr>
              <w:t>Modeling Paradigm</w:t>
            </w:r>
          </w:p>
        </w:tc>
        <w:tc>
          <w:tcPr>
            <w:tcW w:w="0" w:type="auto"/>
            <w:hideMark/>
          </w:tcPr>
          <w:p w14:paraId="3EEC22D7" w14:textId="77777777" w:rsidR="00E57D2C" w:rsidRPr="0078187E" w:rsidRDefault="00E57D2C" w:rsidP="00BD08E0">
            <w:pPr>
              <w:rPr>
                <w:kern w:val="0"/>
                <w14:ligatures w14:val="none"/>
              </w:rPr>
            </w:pPr>
            <w:r w:rsidRPr="0078187E">
              <w:rPr>
                <w:b/>
                <w:bCs/>
                <w:kern w:val="0"/>
                <w14:ligatures w14:val="none"/>
              </w:rPr>
              <w:t>Physical Governance</w:t>
            </w:r>
          </w:p>
        </w:tc>
        <w:tc>
          <w:tcPr>
            <w:tcW w:w="0" w:type="auto"/>
            <w:hideMark/>
          </w:tcPr>
          <w:p w14:paraId="04015911" w14:textId="77777777" w:rsidR="00E57D2C" w:rsidRPr="0078187E" w:rsidRDefault="00E57D2C" w:rsidP="00BD08E0">
            <w:pPr>
              <w:rPr>
                <w:kern w:val="0"/>
                <w14:ligatures w14:val="none"/>
              </w:rPr>
            </w:pPr>
            <w:r w:rsidRPr="0078187E">
              <w:rPr>
                <w:b/>
                <w:bCs/>
                <w:kern w:val="0"/>
                <w14:ligatures w14:val="none"/>
              </w:rPr>
              <w:t>Mechanism of Action</w:t>
            </w:r>
          </w:p>
        </w:tc>
        <w:tc>
          <w:tcPr>
            <w:tcW w:w="0" w:type="auto"/>
            <w:hideMark/>
          </w:tcPr>
          <w:p w14:paraId="42C2952D" w14:textId="77777777" w:rsidR="00E57D2C" w:rsidRPr="0078187E" w:rsidRDefault="00E57D2C" w:rsidP="00BD08E0">
            <w:pPr>
              <w:rPr>
                <w:kern w:val="0"/>
                <w14:ligatures w14:val="none"/>
              </w:rPr>
            </w:pPr>
            <w:r w:rsidRPr="0078187E">
              <w:rPr>
                <w:b/>
                <w:bCs/>
                <w:kern w:val="0"/>
                <w14:ligatures w14:val="none"/>
              </w:rPr>
              <w:t>Data Dependency</w:t>
            </w:r>
          </w:p>
        </w:tc>
        <w:tc>
          <w:tcPr>
            <w:tcW w:w="0" w:type="auto"/>
            <w:hideMark/>
          </w:tcPr>
          <w:p w14:paraId="3DE1BB6F" w14:textId="77777777" w:rsidR="00E57D2C" w:rsidRPr="0078187E" w:rsidRDefault="00E57D2C" w:rsidP="00BD08E0">
            <w:pPr>
              <w:rPr>
                <w:kern w:val="0"/>
                <w14:ligatures w14:val="none"/>
              </w:rPr>
            </w:pPr>
            <w:r w:rsidRPr="0078187E">
              <w:rPr>
                <w:b/>
                <w:bCs/>
                <w:kern w:val="0"/>
                <w14:ligatures w14:val="none"/>
              </w:rPr>
              <w:t>Extrapolation Capability</w:t>
            </w:r>
          </w:p>
        </w:tc>
      </w:tr>
      <w:tr w:rsidR="00E57D2C" w:rsidRPr="0078187E" w14:paraId="2970721D" w14:textId="77777777" w:rsidTr="00BD08E0">
        <w:tc>
          <w:tcPr>
            <w:tcW w:w="0" w:type="auto"/>
            <w:hideMark/>
          </w:tcPr>
          <w:p w14:paraId="18D7CC49" w14:textId="77777777" w:rsidR="00E57D2C" w:rsidRPr="0078187E" w:rsidRDefault="00E57D2C" w:rsidP="00BD08E0">
            <w:pPr>
              <w:rPr>
                <w:kern w:val="0"/>
                <w14:ligatures w14:val="none"/>
              </w:rPr>
            </w:pPr>
            <w:r w:rsidRPr="0078187E">
              <w:rPr>
                <w:b/>
                <w:bCs/>
                <w:kern w:val="0"/>
                <w14:ligatures w14:val="none"/>
              </w:rPr>
              <w:t>Mechanistic (White-Box)</w:t>
            </w:r>
          </w:p>
        </w:tc>
        <w:tc>
          <w:tcPr>
            <w:tcW w:w="0" w:type="auto"/>
            <w:hideMark/>
          </w:tcPr>
          <w:p w14:paraId="29C4BF9F" w14:textId="77777777" w:rsidR="00E57D2C" w:rsidRPr="0078187E" w:rsidRDefault="00E57D2C" w:rsidP="00BD08E0">
            <w:pPr>
              <w:rPr>
                <w:kern w:val="0"/>
                <w14:ligatures w14:val="none"/>
              </w:rPr>
            </w:pPr>
            <w:r w:rsidRPr="0078187E">
              <w:rPr>
                <w:kern w:val="0"/>
                <w14:ligatures w14:val="none"/>
              </w:rPr>
              <w:t>Complete Governance</w:t>
            </w:r>
          </w:p>
        </w:tc>
        <w:tc>
          <w:tcPr>
            <w:tcW w:w="0" w:type="auto"/>
            <w:hideMark/>
          </w:tcPr>
          <w:p w14:paraId="7BF80BF4" w14:textId="77777777" w:rsidR="00E57D2C" w:rsidRPr="0078187E" w:rsidRDefault="00E57D2C" w:rsidP="00BD08E0">
            <w:pPr>
              <w:rPr>
                <w:kern w:val="0"/>
                <w14:ligatures w14:val="none"/>
              </w:rPr>
            </w:pPr>
            <w:r w:rsidRPr="0078187E">
              <w:rPr>
                <w:kern w:val="0"/>
                <w14:ligatures w14:val="none"/>
              </w:rPr>
              <w:t>Explicit physical laws and PDEs</w:t>
            </w:r>
          </w:p>
        </w:tc>
        <w:tc>
          <w:tcPr>
            <w:tcW w:w="0" w:type="auto"/>
            <w:hideMark/>
          </w:tcPr>
          <w:p w14:paraId="75EF7DA2" w14:textId="77777777" w:rsidR="00E57D2C" w:rsidRPr="0078187E" w:rsidRDefault="00E57D2C" w:rsidP="00BD08E0">
            <w:pPr>
              <w:rPr>
                <w:kern w:val="0"/>
                <w14:ligatures w14:val="none"/>
              </w:rPr>
            </w:pPr>
            <w:ins w:id="17" w:author="Yan Kai Qi Lawrence" w:date="2026-06-04T17:44:00Z" w16du:dateUtc="2026-06-04T09:44:00Z">
              <w:r w:rsidRPr="0078187E">
                <w:rPr>
                  <w:rFonts w:eastAsia="新細明體"/>
                  <w:kern w:val="0"/>
                  <w:lang w:eastAsia="zh-TW"/>
                  <w14:ligatures w14:val="none"/>
                </w:rPr>
                <w:t>Very Low</w:t>
              </w:r>
            </w:ins>
            <w:del w:id="18" w:author="Yan Kai Qi Lawrence" w:date="2026-06-04T17:43:00Z" w16du:dateUtc="2026-06-04T09:43:00Z">
              <w:r w:rsidRPr="0078187E" w:rsidDel="00F649AC">
                <w:rPr>
                  <w:kern w:val="0"/>
                  <w14:ligatures w14:val="none"/>
                </w:rPr>
                <w:delText>L</w:delText>
              </w:r>
            </w:del>
            <w:del w:id="19" w:author="Yan Kai Qi Lawrence" w:date="2026-06-04T17:44:00Z" w16du:dateUtc="2026-06-04T09:44:00Z">
              <w:r w:rsidRPr="0078187E" w:rsidDel="00B06070">
                <w:rPr>
                  <w:kern w:val="0"/>
                  <w14:ligatures w14:val="none"/>
                </w:rPr>
                <w:delText>ow</w:delText>
              </w:r>
            </w:del>
            <w:r w:rsidRPr="0078187E">
              <w:rPr>
                <w:kern w:val="0"/>
                <w14:ligatures w14:val="none"/>
              </w:rPr>
              <w:t xml:space="preserve"> (Requires parameters)</w:t>
            </w:r>
          </w:p>
        </w:tc>
        <w:tc>
          <w:tcPr>
            <w:tcW w:w="0" w:type="auto"/>
            <w:hideMark/>
          </w:tcPr>
          <w:p w14:paraId="7FB3A290" w14:textId="77777777" w:rsidR="00E57D2C" w:rsidRPr="0078187E" w:rsidRDefault="00E57D2C" w:rsidP="00BD08E0">
            <w:pPr>
              <w:rPr>
                <w:kern w:val="0"/>
                <w14:ligatures w14:val="none"/>
              </w:rPr>
            </w:pPr>
            <w:ins w:id="20" w:author="Yan Kai Qi Lawrence" w:date="2026-06-04T17:44:00Z" w16du:dateUtc="2026-06-04T09:44:00Z">
              <w:r w:rsidRPr="0078187E">
                <w:rPr>
                  <w:rFonts w:eastAsia="新細明體"/>
                  <w:kern w:val="0"/>
                  <w:lang w:eastAsia="zh-TW"/>
                  <w14:ligatures w14:val="none"/>
                </w:rPr>
                <w:t>Very H</w:t>
              </w:r>
            </w:ins>
            <w:del w:id="21" w:author="Yan Kai Qi Lawrence" w:date="2026-06-04T17:43:00Z" w16du:dateUtc="2026-06-04T09:43:00Z">
              <w:r w:rsidRPr="0078187E" w:rsidDel="00F649AC">
                <w:rPr>
                  <w:kern w:val="0"/>
                  <w14:ligatures w14:val="none"/>
                </w:rPr>
                <w:delText>H</w:delText>
              </w:r>
            </w:del>
            <w:r w:rsidRPr="0078187E">
              <w:rPr>
                <w:kern w:val="0"/>
                <w14:ligatures w14:val="none"/>
              </w:rPr>
              <w:t>igh (Based on physics)</w:t>
            </w:r>
          </w:p>
        </w:tc>
      </w:tr>
      <w:tr w:rsidR="00E57D2C" w:rsidRPr="0078187E" w14:paraId="08775D76" w14:textId="77777777" w:rsidTr="00BD08E0">
        <w:tc>
          <w:tcPr>
            <w:tcW w:w="0" w:type="auto"/>
            <w:hideMark/>
          </w:tcPr>
          <w:p w14:paraId="59D6897E" w14:textId="77777777" w:rsidR="00E57D2C" w:rsidRPr="0078187E" w:rsidRDefault="00E57D2C" w:rsidP="00BD08E0">
            <w:pPr>
              <w:rPr>
                <w:kern w:val="0"/>
                <w14:ligatures w14:val="none"/>
              </w:rPr>
            </w:pPr>
            <w:r w:rsidRPr="0078187E">
              <w:rPr>
                <w:b/>
                <w:bCs/>
                <w:kern w:val="0"/>
                <w14:ligatures w14:val="none"/>
              </w:rPr>
              <w:t>Data-Driven (Black-Box)</w:t>
            </w:r>
          </w:p>
        </w:tc>
        <w:tc>
          <w:tcPr>
            <w:tcW w:w="0" w:type="auto"/>
            <w:hideMark/>
          </w:tcPr>
          <w:p w14:paraId="16658124" w14:textId="77777777" w:rsidR="00E57D2C" w:rsidRPr="0078187E" w:rsidRDefault="00E57D2C" w:rsidP="00BD08E0">
            <w:pPr>
              <w:rPr>
                <w:kern w:val="0"/>
                <w14:ligatures w14:val="none"/>
              </w:rPr>
            </w:pPr>
            <w:r w:rsidRPr="0078187E">
              <w:rPr>
                <w:kern w:val="0"/>
                <w14:ligatures w14:val="none"/>
              </w:rPr>
              <w:t>None (Purely Statistical)</w:t>
            </w:r>
          </w:p>
        </w:tc>
        <w:tc>
          <w:tcPr>
            <w:tcW w:w="0" w:type="auto"/>
            <w:hideMark/>
          </w:tcPr>
          <w:p w14:paraId="4F17F7CD" w14:textId="77777777" w:rsidR="00E57D2C" w:rsidRPr="0078187E" w:rsidRDefault="00E57D2C" w:rsidP="00BD08E0">
            <w:pPr>
              <w:rPr>
                <w:kern w:val="0"/>
                <w14:ligatures w14:val="none"/>
              </w:rPr>
            </w:pPr>
            <w:r w:rsidRPr="0078187E">
              <w:rPr>
                <w:kern w:val="0"/>
                <w14:ligatures w14:val="none"/>
              </w:rPr>
              <w:t>Statistical pattern recognition</w:t>
            </w:r>
          </w:p>
        </w:tc>
        <w:tc>
          <w:tcPr>
            <w:tcW w:w="0" w:type="auto"/>
            <w:hideMark/>
          </w:tcPr>
          <w:p w14:paraId="658A5660" w14:textId="77777777" w:rsidR="00E57D2C" w:rsidRPr="0078187E" w:rsidRDefault="00E57D2C" w:rsidP="00BD08E0">
            <w:pPr>
              <w:rPr>
                <w:kern w:val="0"/>
                <w14:ligatures w14:val="none"/>
              </w:rPr>
            </w:pPr>
            <w:r w:rsidRPr="0078187E">
              <w:rPr>
                <w:kern w:val="0"/>
                <w14:ligatures w14:val="none"/>
              </w:rPr>
              <w:t>High (Requires large datasets)</w:t>
            </w:r>
          </w:p>
        </w:tc>
        <w:tc>
          <w:tcPr>
            <w:tcW w:w="0" w:type="auto"/>
            <w:hideMark/>
          </w:tcPr>
          <w:p w14:paraId="07209817" w14:textId="77777777" w:rsidR="00E57D2C" w:rsidRPr="0078187E" w:rsidRDefault="00E57D2C" w:rsidP="00BD08E0">
            <w:pPr>
              <w:rPr>
                <w:kern w:val="0"/>
                <w14:ligatures w14:val="none"/>
              </w:rPr>
            </w:pPr>
            <w:r w:rsidRPr="0078187E">
              <w:rPr>
                <w:kern w:val="0"/>
                <w14:ligatures w14:val="none"/>
              </w:rPr>
              <w:t>Poor (Limited to training range)</w:t>
            </w:r>
          </w:p>
        </w:tc>
      </w:tr>
      <w:tr w:rsidR="00E57D2C" w:rsidRPr="0078187E" w14:paraId="0FF98147" w14:textId="77777777" w:rsidTr="00BD08E0">
        <w:tc>
          <w:tcPr>
            <w:tcW w:w="0" w:type="auto"/>
            <w:hideMark/>
          </w:tcPr>
          <w:p w14:paraId="664926B2" w14:textId="77777777" w:rsidR="00E57D2C" w:rsidRPr="0078187E" w:rsidRDefault="00E57D2C" w:rsidP="00BD08E0">
            <w:pPr>
              <w:rPr>
                <w:kern w:val="0"/>
                <w14:ligatures w14:val="none"/>
              </w:rPr>
            </w:pPr>
            <w:r w:rsidRPr="0078187E">
              <w:rPr>
                <w:b/>
                <w:bCs/>
                <w:kern w:val="0"/>
                <w14:ligatures w14:val="none"/>
              </w:rPr>
              <w:lastRenderedPageBreak/>
              <w:t>PINN (Grey-Box)</w:t>
            </w:r>
          </w:p>
        </w:tc>
        <w:tc>
          <w:tcPr>
            <w:tcW w:w="0" w:type="auto"/>
            <w:hideMark/>
          </w:tcPr>
          <w:p w14:paraId="1F5E68A9" w14:textId="77777777" w:rsidR="00E57D2C" w:rsidRPr="0078187E" w:rsidRDefault="00E57D2C" w:rsidP="00BD08E0">
            <w:pPr>
              <w:rPr>
                <w:kern w:val="0"/>
                <w14:ligatures w14:val="none"/>
              </w:rPr>
            </w:pPr>
            <w:r w:rsidRPr="0078187E">
              <w:rPr>
                <w:kern w:val="0"/>
                <w14:ligatures w14:val="none"/>
              </w:rPr>
              <w:t>Soft Constraints</w:t>
            </w:r>
          </w:p>
        </w:tc>
        <w:tc>
          <w:tcPr>
            <w:tcW w:w="0" w:type="auto"/>
            <w:hideMark/>
          </w:tcPr>
          <w:p w14:paraId="03E1E7C0" w14:textId="77777777" w:rsidR="00E57D2C" w:rsidRPr="0078187E" w:rsidRDefault="00E57D2C" w:rsidP="00BD08E0">
            <w:pPr>
              <w:rPr>
                <w:kern w:val="0"/>
                <w14:ligatures w14:val="none"/>
              </w:rPr>
            </w:pPr>
            <w:r w:rsidRPr="0078187E">
              <w:rPr>
                <w:kern w:val="0"/>
                <w14:ligatures w14:val="none"/>
              </w:rPr>
              <w:t>Embedding PDEs into loss functions</w:t>
            </w:r>
          </w:p>
        </w:tc>
        <w:tc>
          <w:tcPr>
            <w:tcW w:w="0" w:type="auto"/>
            <w:hideMark/>
          </w:tcPr>
          <w:p w14:paraId="0C8467C0" w14:textId="77777777" w:rsidR="00E57D2C" w:rsidRPr="0078187E" w:rsidRDefault="00E57D2C" w:rsidP="00BD08E0">
            <w:pPr>
              <w:rPr>
                <w:kern w:val="0"/>
                <w14:ligatures w14:val="none"/>
              </w:rPr>
            </w:pPr>
            <w:r w:rsidRPr="0078187E">
              <w:rPr>
                <w:kern w:val="0"/>
                <w14:ligatures w14:val="none"/>
              </w:rPr>
              <w:t>Moderate (Supports sparse data)</w:t>
            </w:r>
          </w:p>
        </w:tc>
        <w:tc>
          <w:tcPr>
            <w:tcW w:w="0" w:type="auto"/>
            <w:hideMark/>
          </w:tcPr>
          <w:p w14:paraId="4E8CF0AA" w14:textId="77777777" w:rsidR="00E57D2C" w:rsidRPr="0078187E" w:rsidRDefault="00E57D2C" w:rsidP="00BD08E0">
            <w:pPr>
              <w:rPr>
                <w:kern w:val="0"/>
                <w14:ligatures w14:val="none"/>
              </w:rPr>
            </w:pPr>
            <w:del w:id="22" w:author="Yan Kai Qi Lawrence" w:date="2026-06-04T17:44:00Z" w16du:dateUtc="2026-06-04T09:44:00Z">
              <w:r w:rsidRPr="0078187E" w:rsidDel="00B06070">
                <w:rPr>
                  <w:kern w:val="0"/>
                  <w14:ligatures w14:val="none"/>
                </w:rPr>
                <w:delText xml:space="preserve">Strong </w:delText>
              </w:r>
            </w:del>
            <w:ins w:id="23" w:author="Yan Kai Qi Lawrence" w:date="2026-06-04T17:44:00Z" w16du:dateUtc="2026-06-04T09:44:00Z">
              <w:r w:rsidRPr="0078187E">
                <w:rPr>
                  <w:rFonts w:eastAsia="新細明體"/>
                  <w:kern w:val="0"/>
                  <w:lang w:eastAsia="zh-TW"/>
                  <w14:ligatures w14:val="none"/>
                </w:rPr>
                <w:t>High</w:t>
              </w:r>
              <w:r w:rsidRPr="0078187E">
                <w:rPr>
                  <w:kern w:val="0"/>
                  <w14:ligatures w14:val="none"/>
                </w:rPr>
                <w:t xml:space="preserve"> </w:t>
              </w:r>
            </w:ins>
            <w:r w:rsidRPr="0078187E">
              <w:rPr>
                <w:kern w:val="0"/>
                <w14:ligatures w14:val="none"/>
              </w:rPr>
              <w:t>(Guided by equations)</w:t>
            </w:r>
          </w:p>
        </w:tc>
      </w:tr>
      <w:tr w:rsidR="00E57D2C" w:rsidRPr="0078187E" w14:paraId="5FAF8DCD" w14:textId="77777777" w:rsidTr="00BD08E0">
        <w:tc>
          <w:tcPr>
            <w:tcW w:w="0" w:type="auto"/>
            <w:hideMark/>
          </w:tcPr>
          <w:p w14:paraId="71E13A43" w14:textId="77777777" w:rsidR="00E57D2C" w:rsidRPr="0078187E" w:rsidRDefault="00E57D2C" w:rsidP="00BD08E0">
            <w:pPr>
              <w:rPr>
                <w:kern w:val="0"/>
                <w14:ligatures w14:val="none"/>
              </w:rPr>
            </w:pPr>
            <w:r w:rsidRPr="0078187E">
              <w:rPr>
                <w:b/>
                <w:bCs/>
                <w:kern w:val="0"/>
                <w14:ligatures w14:val="none"/>
              </w:rPr>
              <w:t>PENN (Grey-Box)</w:t>
            </w:r>
          </w:p>
        </w:tc>
        <w:tc>
          <w:tcPr>
            <w:tcW w:w="0" w:type="auto"/>
            <w:hideMark/>
          </w:tcPr>
          <w:p w14:paraId="68850264" w14:textId="77777777" w:rsidR="00E57D2C" w:rsidRPr="0078187E" w:rsidRDefault="00E57D2C" w:rsidP="00BD08E0">
            <w:pPr>
              <w:rPr>
                <w:kern w:val="0"/>
                <w14:ligatures w14:val="none"/>
              </w:rPr>
            </w:pPr>
            <w:r w:rsidRPr="0078187E">
              <w:rPr>
                <w:kern w:val="0"/>
                <w14:ligatures w14:val="none"/>
              </w:rPr>
              <w:t>Hard Constraints</w:t>
            </w:r>
          </w:p>
        </w:tc>
        <w:tc>
          <w:tcPr>
            <w:tcW w:w="0" w:type="auto"/>
            <w:hideMark/>
          </w:tcPr>
          <w:p w14:paraId="51B99F74" w14:textId="77777777" w:rsidR="00E57D2C" w:rsidRPr="0078187E" w:rsidRDefault="00E57D2C" w:rsidP="00BD08E0">
            <w:pPr>
              <w:rPr>
                <w:kern w:val="0"/>
                <w14:ligatures w14:val="none"/>
              </w:rPr>
            </w:pPr>
            <w:r w:rsidRPr="0078187E">
              <w:rPr>
                <w:kern w:val="0"/>
                <w14:ligatures w14:val="none"/>
              </w:rPr>
              <w:t>Architectural prior integration</w:t>
            </w:r>
          </w:p>
        </w:tc>
        <w:tc>
          <w:tcPr>
            <w:tcW w:w="0" w:type="auto"/>
            <w:hideMark/>
          </w:tcPr>
          <w:p w14:paraId="5926F8E9" w14:textId="77777777" w:rsidR="00E57D2C" w:rsidRPr="0078187E" w:rsidRDefault="00E57D2C" w:rsidP="00BD08E0">
            <w:pPr>
              <w:rPr>
                <w:kern w:val="0"/>
                <w14:ligatures w14:val="none"/>
              </w:rPr>
            </w:pPr>
            <w:r w:rsidRPr="0078187E">
              <w:rPr>
                <w:kern w:val="0"/>
                <w14:ligatures w14:val="none"/>
              </w:rPr>
              <w:t>Low to Moderate</w:t>
            </w:r>
          </w:p>
        </w:tc>
        <w:tc>
          <w:tcPr>
            <w:tcW w:w="0" w:type="auto"/>
            <w:hideMark/>
          </w:tcPr>
          <w:p w14:paraId="4727DF55" w14:textId="77777777" w:rsidR="00E57D2C" w:rsidRPr="0078187E" w:rsidRDefault="00E57D2C" w:rsidP="00BD08E0">
            <w:pPr>
              <w:rPr>
                <w:kern w:val="0"/>
                <w14:ligatures w14:val="none"/>
              </w:rPr>
            </w:pPr>
            <w:del w:id="24" w:author="Yan Kai Qi Lawrence" w:date="2026-06-04T17:44:00Z" w16du:dateUtc="2026-06-04T09:44:00Z">
              <w:r w:rsidRPr="0078187E" w:rsidDel="00CA4821">
                <w:rPr>
                  <w:kern w:val="0"/>
                  <w14:ligatures w14:val="none"/>
                </w:rPr>
                <w:delText xml:space="preserve">Strong </w:delText>
              </w:r>
            </w:del>
            <w:ins w:id="25" w:author="Yan Kai Qi Lawrence" w:date="2026-06-04T17:44:00Z" w16du:dateUtc="2026-06-04T09:44:00Z">
              <w:r w:rsidRPr="0078187E">
                <w:rPr>
                  <w:rFonts w:eastAsia="新細明體"/>
                  <w:kern w:val="0"/>
                  <w:lang w:eastAsia="zh-TW"/>
                  <w14:ligatures w14:val="none"/>
                </w:rPr>
                <w:t>High</w:t>
              </w:r>
              <w:r w:rsidRPr="0078187E">
                <w:rPr>
                  <w:kern w:val="0"/>
                  <w14:ligatures w14:val="none"/>
                </w:rPr>
                <w:t xml:space="preserve"> </w:t>
              </w:r>
            </w:ins>
            <w:r w:rsidRPr="0078187E">
              <w:rPr>
                <w:kern w:val="0"/>
                <w14:ligatures w14:val="none"/>
              </w:rPr>
              <w:t>(Guided by structural priors)</w:t>
            </w:r>
          </w:p>
        </w:tc>
      </w:tr>
    </w:tbl>
    <w:commentRangeEnd w:id="16"/>
    <w:p w14:paraId="3941989F" w14:textId="77777777" w:rsidR="00E57D2C" w:rsidRPr="00E57D2C" w:rsidRDefault="00E57D2C" w:rsidP="00292B56">
      <w:pPr>
        <w:rPr>
          <w:kern w:val="0"/>
          <w14:ligatures w14:val="none"/>
        </w:rPr>
      </w:pPr>
      <w:r w:rsidRPr="00E57D2C">
        <w:rPr>
          <w:rStyle w:val="CommentReference"/>
          <w:kern w:val="0"/>
          <w:sz w:val="24"/>
          <w:szCs w:val="24"/>
          <w14:ligatures w14:val="none"/>
        </w:rPr>
        <w:commentReference w:id="16"/>
      </w:r>
    </w:p>
    <w:p w14:paraId="0184E90F" w14:textId="77777777" w:rsidR="007C405D" w:rsidRPr="00953BF0" w:rsidRDefault="007C405D" w:rsidP="007C405D">
      <w:pPr>
        <w:rPr>
          <w:b/>
          <w:bCs/>
        </w:rPr>
      </w:pPr>
      <w:r w:rsidRPr="00953BF0">
        <w:rPr>
          <w:b/>
          <w:bCs/>
          <w:noProof/>
        </w:rPr>
        <w:drawing>
          <wp:inline distT="0" distB="0" distL="0" distR="0" wp14:anchorId="4D077202" wp14:editId="31AD8C85">
            <wp:extent cx="5316718" cy="4238606"/>
            <wp:effectExtent l="0" t="0" r="5080" b="3810"/>
            <wp:docPr id="575471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63445" name="Picture 161216344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318775" cy="4240246"/>
                    </a:xfrm>
                    <a:prstGeom prst="rect">
                      <a:avLst/>
                    </a:prstGeom>
                  </pic:spPr>
                </pic:pic>
              </a:graphicData>
            </a:graphic>
          </wp:inline>
        </w:drawing>
      </w:r>
    </w:p>
    <w:p w14:paraId="0EB5631C" w14:textId="331851C2" w:rsidR="00D95DEB" w:rsidRPr="008E691C" w:rsidRDefault="007C405D" w:rsidP="00292B56">
      <w:pPr>
        <w:rPr>
          <w:rFonts w:eastAsia="新細明體"/>
          <w:b/>
          <w:bCs/>
          <w:kern w:val="0"/>
          <w:highlight w:val="yellow"/>
          <w:lang w:val="en-CA" w:eastAsia="zh-TW"/>
          <w14:ligatures w14:val="none"/>
        </w:rPr>
      </w:pPr>
      <w:r w:rsidRPr="00953BF0">
        <w:rPr>
          <w:b/>
          <w:bCs/>
          <w:highlight w:val="yellow"/>
        </w:rPr>
        <w:t xml:space="preserve">Figure 8. </w:t>
      </w:r>
      <w:r w:rsidRPr="00953BF0">
        <w:rPr>
          <w:highlight w:val="yellow"/>
        </w:rPr>
        <w:t>A dual-axis</w:t>
      </w:r>
      <w:r w:rsidRPr="00953BF0">
        <w:t xml:space="preserve"> conceptual framework detailing the relationship between model interpretability, theoretical knowledge, and empirical complexity. The diagram illustrates how the application of eXplainable AI (XAI) and interpretability frameworks (such as SHAP) facilitates the transition of purely data-driven "True Black" models into a more transparent "Human Grey" paradigm, enhancing physical governance without sacrificing statistical predictive power.</w:t>
      </w:r>
    </w:p>
    <w:p w14:paraId="442788B8" w14:textId="77777777" w:rsidR="00B82407" w:rsidRPr="00953BF0" w:rsidRDefault="00B82407" w:rsidP="00B82407">
      <w:pPr>
        <w:topLinePunct/>
      </w:pPr>
      <w:r w:rsidRPr="00953BF0">
        <w:rPr>
          <w:noProof/>
        </w:rPr>
        <w:lastRenderedPageBreak/>
        <w:drawing>
          <wp:inline distT="0" distB="0" distL="0" distR="0" wp14:anchorId="21E8BF6A" wp14:editId="790408F1">
            <wp:extent cx="5943600" cy="2607945"/>
            <wp:effectExtent l="0" t="0" r="0" b="0"/>
            <wp:docPr id="569133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33622" name="Picture 56913362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2607945"/>
                    </a:xfrm>
                    <a:prstGeom prst="rect">
                      <a:avLst/>
                    </a:prstGeom>
                  </pic:spPr>
                </pic:pic>
              </a:graphicData>
            </a:graphic>
          </wp:inline>
        </w:drawing>
      </w:r>
    </w:p>
    <w:p w14:paraId="3BB4CB51" w14:textId="77777777" w:rsidR="00B82407" w:rsidRPr="00953BF0" w:rsidRDefault="00B82407" w:rsidP="00B82407">
      <w:pPr>
        <w:topLinePunct/>
      </w:pPr>
      <w:r w:rsidRPr="00953BF0">
        <w:rPr>
          <w:b/>
          <w:bCs/>
        </w:rPr>
        <w:t>Fig.9.</w:t>
      </w:r>
      <w:r w:rsidRPr="00953BF0">
        <w:t xml:space="preserve"> The Physics Guided Machine Learning framework. </w:t>
      </w:r>
      <w:r w:rsidRPr="00953BF0">
        <w:rPr>
          <w:b/>
          <w:bCs/>
        </w:rPr>
        <w:t>(a)</w:t>
      </w:r>
      <w:r w:rsidRPr="00953BF0">
        <w:t xml:space="preserve"> The modeling dilemma between mechanistic and data driven approaches. </w:t>
      </w:r>
      <w:r w:rsidRPr="00953BF0">
        <w:rPr>
          <w:b/>
          <w:bCs/>
        </w:rPr>
        <w:t>(b)</w:t>
      </w:r>
      <w:r w:rsidRPr="00953BF0">
        <w:t xml:space="preserve"> The three-stage hybrid solution comprising physics-based preprocessing, physics informed architectures, and regularization to achieve superior predictive accuracy and reliability compared to traditional baselines. </w:t>
      </w:r>
    </w:p>
    <w:p w14:paraId="6DA97C9C" w14:textId="7DDDF095" w:rsidR="0032324A" w:rsidRPr="00953BF0" w:rsidRDefault="00292B56" w:rsidP="00E92835">
      <w:pPr>
        <w:pStyle w:val="Heading3"/>
      </w:pPr>
      <w:r w:rsidRPr="00953BF0">
        <w:t>Constraints: Encoding Physics into the Machine Learning Pipeline</w:t>
      </w:r>
    </w:p>
    <w:p w14:paraId="4CA49FEB" w14:textId="081A1238" w:rsidR="00B82407" w:rsidRPr="00953BF0" w:rsidRDefault="007515DF" w:rsidP="00606AF1">
      <w:r w:rsidRPr="007515DF">
        <w:t>PIML encodes physics into different stages of the model-training pipeline, beginning with physics-informed feature engineering. In this approach, the feature set is enriched with physical and chemical descriptors that are relevant to the prediction task</w:t>
      </w:r>
      <w:r w:rsidR="00627805">
        <w:rPr>
          <w:rFonts w:eastAsia="新細明體" w:hint="eastAsia"/>
          <w:lang w:eastAsia="zh-TW"/>
        </w:rPr>
        <w:t>,</w:t>
      </w:r>
      <w:r w:rsidR="00627805" w:rsidRPr="00627805">
        <w:t xml:space="preserve"> </w:t>
      </w:r>
      <w:r w:rsidR="00627805" w:rsidRPr="00627805">
        <w:rPr>
          <w:rFonts w:eastAsia="新細明體"/>
          <w:lang w:eastAsia="zh-TW"/>
        </w:rPr>
        <w:t>for example by extracting monomer properties such as viscosity and surface energy from databases.</w:t>
      </w:r>
      <w:r w:rsidRPr="007515DF">
        <w:t xml:space="preserve"> Raw variables can also be transformed into nondimensional groups, such as Reynolds or Péclet numbers, symmetry-preserving invariants, or conservation-based aggregates</w:t>
      </w:r>
      <w:r>
        <w:rPr>
          <w:rFonts w:eastAsia="新細明體" w:hint="eastAsia"/>
          <w:lang w:eastAsia="zh-TW"/>
        </w:rPr>
        <w:t xml:space="preserve"> </w:t>
      </w:r>
      <w:sdt>
        <w:sdtPr>
          <w:rPr>
            <w:color w:val="000000"/>
          </w:rPr>
          <w:tag w:val="MENDELEY_CITATION_v3_eyJjaXRhdGlvbklEIjoiTUVOREVMRVlfQ0lUQVRJT05fZDBjOGRhYWItOWZlMC00ODFjLWI1ZjgtOTNmMGI4ZDdhNGJkIiwicHJvcGVydGllcyI6eyJub3RlSW5kZXgiOjB9LCJpc0VkaXRlZCI6ZmFsc2UsIm1hbnVhbE92ZXJyaWRlIjp7ImlzTWFudWFsbHlPdmVycmlkZGVuIjpmYWxzZSwiY2l0ZXByb2NUZXh0IjoiWzQxLDQyLDQ1XSIsIm1hbnVhbE92ZXJyaWRlVGV4dCI6IiJ9LCJjaXRhdGlvbkl0ZW1zIjpb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"/>
          <w:id w:val="1860855394"/>
          <w:placeholder>
            <w:docPart w:val="DefaultPlaceholder_-1854013440"/>
          </w:placeholder>
        </w:sdtPr>
        <w:sdtContent>
          <w:r w:rsidR="00F950D7" w:rsidRPr="00F950D7">
            <w:rPr>
              <w:color w:val="000000"/>
              <w:highlight w:val="magenta"/>
            </w:rPr>
            <w:t>[41,42,45]</w:t>
          </w:r>
        </w:sdtContent>
      </w:sdt>
      <w:r w:rsidR="00D95DEB" w:rsidRPr="00953BF0">
        <w:t xml:space="preserve">. </w:t>
      </w:r>
      <w:r w:rsidRPr="007515DF">
        <w:t>This strategy constrains learning to a physically meaningful representation, which can improve sample efficiency and promote smoother mappings that generalize better across different operating conditions.</w:t>
      </w:r>
    </w:p>
    <w:p w14:paraId="1FF3E880" w14:textId="1429705A" w:rsidR="00292B56" w:rsidRPr="00953BF0" w:rsidRDefault="00D95DEB" w:rsidP="00606AF1">
      <w:r w:rsidRPr="00953BF0">
        <w:t xml:space="preserve">Building upon this, Physics-Informed Neural Networks (PINNs) represent a paradigm-shifting approach by using physical laws as soft constraints during optimization </w:t>
      </w:r>
      <w:sdt>
        <w:sdtPr>
          <w:rPr>
            <w:color w:val="000000"/>
          </w:rPr>
          <w:tag w:val="MENDELEY_CITATION_v3_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
          <w:id w:val="1630045014"/>
          <w:placeholder>
            <w:docPart w:val="DefaultPlaceholder_-1854013440"/>
          </w:placeholder>
        </w:sdtPr>
        <w:sdtContent>
          <w:r w:rsidR="00F950D7" w:rsidRPr="00F950D7">
            <w:rPr>
              <w:color w:val="000000"/>
              <w:highlight w:val="magenta"/>
            </w:rPr>
            <w:t>[41,97]</w:t>
          </w:r>
        </w:sdtContent>
      </w:sdt>
      <w:r w:rsidRPr="00953BF0">
        <w:t>. PINN utilizes a neural network as a universal function approximator to solve ordinary or partial differential equations (ODEs/PDEs) governing membrane systems, such as the Nernst-Planck or Navier-Stokes equations. Unlike traditional networks, a PINN minimizes a composite loss function:</w:t>
      </w:r>
    </w:p>
    <w:p w14:paraId="63BE0B03" w14:textId="442862D8" w:rsidR="00292B56" w:rsidRPr="00953BF0" w:rsidRDefault="00292B56" w:rsidP="00D95DEB">
      <w:pPr>
        <w:jc w:val="center"/>
        <w:rPr>
          <w:i/>
        </w:rPr>
      </w:pPr>
      <w:commentRangeStart w:id="26"/>
      <m:oMath>
        <m:r>
          <w:rPr>
            <w:rFonts w:ascii="Cambria Math" w:hAnsi="Cambria Math"/>
          </w:rPr>
          <w:lastRenderedPageBreak/>
          <m:t xml:space="preserve">L= </m:t>
        </m:r>
        <m:sSub>
          <m:sSubPr>
            <m:ctrlPr>
              <w:rPr>
                <w:rFonts w:ascii="Cambria Math" w:hAnsi="Cambria Math"/>
                <w:i/>
              </w:rPr>
            </m:ctrlPr>
          </m:sSubPr>
          <m:e>
            <m:r>
              <w:rPr>
                <w:rFonts w:ascii="Cambria Math" w:hAnsi="Cambria Math"/>
              </w:rPr>
              <m:t>w</m:t>
            </m:r>
          </m:e>
          <m:sub>
            <m:r>
              <w:rPr>
                <w:rFonts w:ascii="Cambria Math" w:hAnsi="Cambria Math"/>
              </w:rPr>
              <m:t>data</m:t>
            </m:r>
          </m:sub>
        </m:sSub>
        <m:sSub>
          <m:sSubPr>
            <m:ctrlPr>
              <w:rPr>
                <w:rFonts w:ascii="Cambria Math" w:hAnsi="Cambria Math"/>
                <w:i/>
              </w:rPr>
            </m:ctrlPr>
          </m:sSubPr>
          <m:e>
            <m:r>
              <w:rPr>
                <w:rFonts w:ascii="Cambria Math" w:hAnsi="Cambria Math"/>
              </w:rPr>
              <m:t>L</m:t>
            </m:r>
          </m:e>
          <m:sub>
            <m:r>
              <w:rPr>
                <w:rFonts w:ascii="Cambria Math" w:hAnsi="Cambria Math"/>
              </w:rPr>
              <m:t>data</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phys</m:t>
            </m:r>
          </m:sub>
        </m:sSub>
        <m:sSub>
          <m:sSubPr>
            <m:ctrlPr>
              <w:rPr>
                <w:rFonts w:ascii="Cambria Math" w:hAnsi="Cambria Math"/>
                <w:i/>
              </w:rPr>
            </m:ctrlPr>
          </m:sSubPr>
          <m:e>
            <m:r>
              <w:rPr>
                <w:rFonts w:ascii="Cambria Math" w:hAnsi="Cambria Math"/>
              </w:rPr>
              <m:t>L</m:t>
            </m:r>
          </m:e>
          <m:sub>
            <m:r>
              <w:rPr>
                <w:rFonts w:ascii="Cambria Math" w:hAnsi="Cambria Math"/>
              </w:rPr>
              <m:t>phys</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bc</m:t>
            </m:r>
          </m:sub>
        </m:sSub>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ic</m:t>
            </m:r>
          </m:sub>
        </m:sSub>
        <m:sSub>
          <m:sSubPr>
            <m:ctrlPr>
              <w:rPr>
                <w:rFonts w:ascii="Cambria Math" w:hAnsi="Cambria Math"/>
                <w:i/>
              </w:rPr>
            </m:ctrlPr>
          </m:sSubPr>
          <m:e>
            <m:r>
              <w:rPr>
                <w:rFonts w:ascii="Cambria Math" w:hAnsi="Cambria Math"/>
              </w:rPr>
              <m:t>L</m:t>
            </m:r>
          </m:e>
          <m:sub>
            <m:r>
              <w:rPr>
                <w:rFonts w:ascii="Cambria Math" w:hAnsi="Cambria Math"/>
              </w:rPr>
              <m:t>ic</m:t>
            </m:r>
          </m:sub>
        </m:sSub>
      </m:oMath>
      <w:commentRangeEnd w:id="26"/>
      <w:r w:rsidR="00631CA6" w:rsidRPr="00953BF0">
        <w:rPr>
          <w:rStyle w:val="CommentReference"/>
          <w:i/>
          <w:sz w:val="24"/>
          <w:szCs w:val="24"/>
        </w:rPr>
        <w:commentReference w:id="26"/>
      </w:r>
    </w:p>
    <w:p w14:paraId="1BBA8AEA" w14:textId="539134D4" w:rsidR="00292B56" w:rsidRPr="00953BF0" w:rsidRDefault="00292B56" w:rsidP="00606AF1">
      <w:r w:rsidRPr="00953BF0">
        <w:t>where the unsupervised "physics loss" term (L</w:t>
      </w:r>
      <w:r w:rsidRPr="00953BF0">
        <w:rPr>
          <w:vertAlign w:val="subscript"/>
        </w:rPr>
        <w:t>phys</w:t>
      </w:r>
      <w:r w:rsidRPr="00953BF0">
        <w:t>) penalizes deviations from underlying governing laws evaluated at collocation points, while L</w:t>
      </w:r>
      <w:r w:rsidRPr="00953BF0">
        <w:rPr>
          <w:vertAlign w:val="subscript"/>
        </w:rPr>
        <w:t>bc</w:t>
      </w:r>
      <w:r w:rsidRPr="00953BF0">
        <w:t xml:space="preserve"> and L</w:t>
      </w:r>
      <w:r w:rsidRPr="00953BF0">
        <w:rPr>
          <w:vertAlign w:val="subscript"/>
        </w:rPr>
        <w:t>ic</w:t>
      </w:r>
      <w:r w:rsidRPr="00953BF0">
        <w:t xml:space="preserve"> enforce boundary and initial conditions as soft constraints </w:t>
      </w:r>
      <w:sdt>
        <w:sdtPr>
          <w:rPr>
            <w:color w:val="000000"/>
          </w:rPr>
          <w:tag w:val="MENDELEY_CITATION_v3_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"/>
          <w:id w:val="-1573586826"/>
          <w:placeholder>
            <w:docPart w:val="DefaultPlaceholder_-1854013440"/>
          </w:placeholder>
        </w:sdtPr>
        <w:sdtContent>
          <w:r w:rsidR="00F950D7" w:rsidRPr="00F950D7">
            <w:rPr>
              <w:color w:val="000000"/>
              <w:highlight w:val="magenta"/>
            </w:rPr>
            <w:t>[41,45,111]</w:t>
          </w:r>
        </w:sdtContent>
      </w:sdt>
      <w:r w:rsidRPr="00953BF0">
        <w:t xml:space="preserve">. </w:t>
      </w:r>
      <w:r w:rsidR="00D95DEB" w:rsidRPr="00953BF0">
        <w:t xml:space="preserve">By utilizing automatic differentiation (AD) to compute exact derivatives, PINNs eliminate the need for the elaborate mesh generation required in traditional finite element methods (FEM) </w:t>
      </w:r>
      <w:sdt>
        <w:sdtPr>
          <w:rPr>
            <w:color w:val="000000"/>
          </w:rPr>
          <w:tag w:val="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"/>
          <w:id w:val="-42296046"/>
          <w:placeholder>
            <w:docPart w:val="DefaultPlaceholder_-1854013440"/>
          </w:placeholder>
        </w:sdtPr>
        <w:sdtContent>
          <w:r w:rsidR="00F950D7" w:rsidRPr="00F950D7">
            <w:rPr>
              <w:color w:val="000000"/>
              <w:highlight w:val="magenta"/>
            </w:rPr>
            <w:t>[94,96]</w:t>
          </w:r>
        </w:sdtContent>
      </w:sdt>
      <w:r w:rsidR="00D95DEB" w:rsidRPr="00953BF0">
        <w:t xml:space="preserve">. This mesh-free nature is highly beneficial for capturing sharp gradients in concentration or potential fields within complex domains, such as RO module feed spacers or the intricate pore networks of nanofiltration membranes </w:t>
      </w:r>
      <w:sdt>
        <w:sdtPr>
          <w:rPr>
            <w:color w:val="000000"/>
          </w:rPr>
          <w:tag w:val="MENDELEY_CITATION_v3_eyJjaXRhdGlvbklEIjoiTUVOREVMRVlfQ0lUQVRJT05fYjAwN2YxZTYtZDc5Zi00NmUwLThmMDktODQ1YTY0YWE1MzA4IiwicHJvcGVydGllcyI6eyJub3RlSW5kZXgiOjB9LCJpc0VkaXRlZCI6ZmFsc2UsIm1hbnVhbE92ZXJyaWRlIjp7ImlzTWFudWFsbHlPdmVycmlkZGVuIjpmYWxzZSwiY2l0ZXByb2NUZXh0IjoiWzQ0LDk1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"/>
          <w:id w:val="156050235"/>
          <w:placeholder>
            <w:docPart w:val="DefaultPlaceholder_-1854013440"/>
          </w:placeholder>
        </w:sdtPr>
        <w:sdtContent>
          <w:r w:rsidR="00F950D7" w:rsidRPr="00F950D7">
            <w:rPr>
              <w:color w:val="000000"/>
              <w:highlight w:val="magenta"/>
            </w:rPr>
            <w:t>[44,95]</w:t>
          </w:r>
        </w:sdtContent>
      </w:sdt>
      <w:r w:rsidR="00D95DEB" w:rsidRPr="00953BF0">
        <w:t>.</w:t>
      </w:r>
    </w:p>
    <w:p w14:paraId="60A6BEEE" w14:textId="18DE6185" w:rsidR="00653B08" w:rsidRDefault="00D95DEB" w:rsidP="00292B56">
      <w:r w:rsidRPr="00953BF0">
        <w:t>Finally, Physics-Enhanced Neural Networks (PENNs) apply hard constraints through deep structural integration. Instead of relying on loss function penalties, PENNs explicitly encode known theoretical equations as the final layer of the network. This framework is remarkably effective for modeling material properties such as membrane thickness degradation or polymer melt viscosity</w:t>
      </w:r>
      <w:r w:rsidR="00193A82" w:rsidRPr="00953BF0">
        <w:rPr>
          <w:color w:val="000000"/>
        </w:rPr>
        <w:t xml:space="preserve"> </w:t>
      </w:r>
      <w:sdt>
        <w:sdtPr>
          <w:rPr>
            <w:color w:val="000000"/>
          </w:rPr>
          <w:tag w:val="MENDELEY_CITATION_v3_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"/>
          <w:id w:val="369028766"/>
          <w:placeholder>
            <w:docPart w:val="29191C4F365A6242ABE498E8CFDDCF2D"/>
          </w:placeholder>
        </w:sdtPr>
        <w:sdtContent>
          <w:r w:rsidR="00F950D7" w:rsidRPr="00F950D7">
            <w:rPr>
              <w:color w:val="000000"/>
              <w:highlight w:val="magenta"/>
            </w:rPr>
            <w:t>[41,54,112]</w:t>
          </w:r>
        </w:sdtContent>
      </w:sdt>
      <w:r w:rsidRPr="00953BF0">
        <w:t xml:space="preserve">. For example, a PENN might utilize a neural network to predict the empirical parameters for the Arrhenius or Williams-Landel-Ferry (WLF) equations, which are then processed through a fixed physical layer </w:t>
      </w:r>
      <w:sdt>
        <w:sdtPr>
          <w:rPr>
            <w:color w:val="000000"/>
          </w:rPr>
          <w:tag w:val="MENDELEY_CITATION_v3_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"/>
          <w:id w:val="-1690062536"/>
          <w:placeholder>
            <w:docPart w:val="DefaultPlaceholder_-1854013440"/>
          </w:placeholder>
        </w:sdtPr>
        <w:sdtContent>
          <w:r w:rsidR="00F950D7" w:rsidRPr="00F950D7">
            <w:rPr>
              <w:color w:val="000000"/>
              <w:highlight w:val="magenta"/>
            </w:rPr>
            <w:t>[62]</w:t>
          </w:r>
        </w:sdtContent>
      </w:sdt>
      <w:r w:rsidRPr="00953BF0">
        <w:t>. This guarantees that the output strictly follows correct temperature and molecular weight dependencies by design, providing extreme data efficiency even when datasets are limited</w:t>
      </w:r>
      <w:r w:rsidR="00193A82" w:rsidRPr="00953BF0">
        <w:t xml:space="preserve"> </w:t>
      </w:r>
      <w:sdt>
        <w:sdtPr>
          <w:rPr>
            <w:color w:val="000000"/>
          </w:rPr>
          <w:tag w:val="MENDELEY_CITATION_v3_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XX0="/>
          <w:id w:val="-407076833"/>
          <w:placeholder>
            <w:docPart w:val="DefaultPlaceholder_-1854013440"/>
          </w:placeholder>
        </w:sdtPr>
        <w:sdtContent>
          <w:r w:rsidR="00F950D7" w:rsidRPr="00F950D7">
            <w:rPr>
              <w:color w:val="000000"/>
              <w:highlight w:val="magenta"/>
            </w:rPr>
            <w:t>[45,90,94]</w:t>
          </w:r>
        </w:sdtContent>
      </w:sdt>
      <w:r w:rsidRPr="00953BF0">
        <w:t>.</w:t>
      </w:r>
      <w:r w:rsidR="00B82407" w:rsidRPr="00953BF0">
        <w:t xml:space="preserve"> Taken together, physics-informed feature preprocessing, soft optimization constraints, and hard architectural integration constitute a unified, multi-stage hybrid workflow that ensures rigorous physical consistency across data-sparse regimes (Fig. 9b).</w:t>
      </w:r>
    </w:p>
    <w:p w14:paraId="76C8198E" w14:textId="77777777" w:rsidR="00653B08" w:rsidRDefault="00653B08">
      <w:pPr>
        <w:spacing w:after="160" w:afterAutospacing="0" w:line="278" w:lineRule="auto"/>
        <w:jc w:val="left"/>
      </w:pPr>
      <w:r>
        <w:br w:type="page"/>
      </w:r>
    </w:p>
    <w:p w14:paraId="2D72E6CC" w14:textId="6FA764AB" w:rsidR="000B0134" w:rsidRDefault="008655D9" w:rsidP="008E691C">
      <w:pPr>
        <w:pStyle w:val="Heading1"/>
      </w:pPr>
      <w:r w:rsidRPr="00953BF0">
        <w:rPr>
          <w:rFonts w:cs="Times New Roman"/>
          <w:szCs w:val="24"/>
        </w:rPr>
        <w:lastRenderedPageBreak/>
        <w:t xml:space="preserve">3. </w:t>
      </w:r>
      <w:r w:rsidR="000E26E7" w:rsidRPr="00953BF0">
        <w:rPr>
          <w:rFonts w:cs="Times New Roman"/>
          <w:szCs w:val="24"/>
        </w:rPr>
        <w:t xml:space="preserve"> </w:t>
      </w:r>
      <w:r w:rsidR="00292B56" w:rsidRPr="00953BF0">
        <w:rPr>
          <w:rFonts w:cs="Times New Roman"/>
          <w:szCs w:val="24"/>
        </w:rPr>
        <w:t>Data and Infrastructure: The Experimentalist’s Toolbox</w:t>
      </w:r>
      <w:r w:rsidR="00715102">
        <w:rPr>
          <w:rFonts w:eastAsia="新細明體" w:cs="Times New Roman" w:hint="eastAsia"/>
          <w:szCs w:val="24"/>
          <w:lang w:eastAsia="zh-TW"/>
        </w:rPr>
        <w:t xml:space="preserve"> and Materials</w:t>
      </w:r>
    </w:p>
    <w:p w14:paraId="0C0AA488" w14:textId="0DB80050" w:rsidR="00A75F34" w:rsidRPr="00A75F34" w:rsidRDefault="00A75F34" w:rsidP="00A75F34">
      <w:pPr>
        <w:topLinePunct/>
        <w:rPr>
          <w:noProof/>
        </w:rPr>
      </w:pPr>
      <w:r w:rsidRPr="00A75F34">
        <w:rPr>
          <w:noProof/>
        </w:rPr>
        <w:t>While model architecture influences pattern extraction, predictive performance in membrane science is fundamentally limited by the fidelity, coverage, and consistency of the underlying data. Cross-laboratory variability in measurement protocols introduces significant uncertainty, as nominally identical properties may be quantified using techniques with different sensitivities, calibration standards, and detection limits. For instance, salt rejection measured by conductivity, ion chromatography, or ICP is not directly interchangeable and can introduce systematic bias if treated equivalently.</w:t>
      </w:r>
    </w:p>
    <w:p w14:paraId="0F56B33A" w14:textId="77777777" w:rsidR="00A75F34" w:rsidRPr="00A75F34" w:rsidRDefault="00A75F34" w:rsidP="00A75F34">
      <w:pPr>
        <w:topLinePunct/>
        <w:rPr>
          <w:noProof/>
        </w:rPr>
      </w:pPr>
      <w:r w:rsidRPr="00A75F34">
        <w:rPr>
          <w:noProof/>
        </w:rPr>
        <w:t>Further limitations arise from incomplete coupling between composition, processing, and structure. Identical chemistries can yield markedly different membrane morphologies and transport properties depending on fabrication conditions, such as interfacial polymerization parameters or post-treatment steps. Without explicitly capturing these relationships, models risk learning spurious correlations rather than physically meaningful trends. Addressing these challenges requires rigorous data curation, standardized measurements where possible, and representations that encode both material chemistry and fabrication history.</w:t>
      </w:r>
    </w:p>
    <w:p w14:paraId="06081EF5" w14:textId="2C645F25" w:rsidR="009C1A8A" w:rsidRPr="008E691C" w:rsidRDefault="00A75F34" w:rsidP="008E691C">
      <w:pPr>
        <w:rPr>
          <w:lang w:val="en-CA"/>
        </w:rPr>
      </w:pPr>
      <w:r w:rsidRPr="00A75F34">
        <w:rPr>
          <w:noProof/>
        </w:rPr>
        <w:t>As the field shifts toward data-driven discovery, machine learning models must integrate heterogeneous data sources, including structured descriptors, imaging data, simulation outputs, and operational time-series</w:t>
      </w:r>
      <w:r w:rsidR="00653B08">
        <w:rPr>
          <w:noProof/>
        </w:rPr>
        <w:t xml:space="preserve"> </w:t>
      </w:r>
      <w:sdt>
        <w:sdtPr>
          <w:rPr>
            <w:color w:val="000000"/>
          </w:rPr>
          <w:tag w:val="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"/>
          <w:id w:val="-1940215550"/>
          <w:placeholder>
            <w:docPart w:val="9C1849D981C74E38A7649AFC4A9766FA"/>
          </w:placeholder>
        </w:sdtPr>
        <w:sdtContent>
          <w:r w:rsidR="00F950D7" w:rsidRPr="00F950D7">
            <w:rPr>
              <w:color w:val="000000"/>
              <w:highlight w:val="magenta"/>
            </w:rPr>
            <w:t>[9,12,113]</w:t>
          </w:r>
        </w:sdtContent>
      </w:sdt>
      <w:r w:rsidRPr="00A75F34">
        <w:rPr>
          <w:noProof/>
        </w:rPr>
        <w:t>. The following sections examine these data types, focusing on their extraction, featurization, and integration into predictive and generative models.</w:t>
      </w:r>
    </w:p>
    <w:p w14:paraId="0AA5BFF4" w14:textId="3A5B33AF" w:rsidR="00D95DEB" w:rsidRPr="00953BF0" w:rsidRDefault="00A75F34" w:rsidP="00E92835">
      <w:pPr>
        <w:pStyle w:val="Heading2"/>
        <w:numPr>
          <w:ilvl w:val="1"/>
          <w:numId w:val="33"/>
        </w:numPr>
      </w:pPr>
      <w:r w:rsidRPr="00A75F34">
        <w:t>Structured Tabular Data</w:t>
      </w:r>
    </w:p>
    <w:p w14:paraId="1302C98D" w14:textId="06543AA1" w:rsidR="005C6051" w:rsidRDefault="00D95DEB" w:rsidP="005137D9">
      <w:pPr>
        <w:topLinePunct/>
      </w:pPr>
      <w:r w:rsidRPr="00953BF0">
        <w:t xml:space="preserve">Tabular data serves as the building block of membrane informatics, representing the primary format for reporting experimental outcomes, synthesis recipes, and standardized performance metrics in the scientific literature and commercial datasheets. The utility of tabular data lies in its ability to condense complex experimental conditions into a structured format suitable for traditional </w:t>
      </w:r>
      <w:r w:rsidR="005C6051">
        <w:t>machine learning algorithms that have been discussed in the previous section</w:t>
      </w:r>
      <w:r w:rsidR="004F5742">
        <w:t xml:space="preserve"> </w:t>
      </w:r>
      <w:sdt>
        <w:sdtPr>
          <w:rPr>
            <w:color w:val="000000"/>
          </w:rPr>
          <w:tag w:val="MENDELEY_CITATION_v3_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"/>
          <w:id w:val="1847125777"/>
          <w:placeholder>
            <w:docPart w:val="70360AB371BD464CAF3EDEB289EFC78F"/>
          </w:placeholder>
        </w:sdtPr>
        <w:sdtContent>
          <w:r w:rsidR="00F950D7" w:rsidRPr="00F950D7">
            <w:rPr>
              <w:color w:val="000000"/>
              <w:highlight w:val="magenta"/>
            </w:rPr>
            <w:t>[114,115]</w:t>
          </w:r>
        </w:sdtContent>
      </w:sdt>
      <w:r w:rsidR="002B6D39">
        <w:t>.</w:t>
      </w:r>
      <w:r w:rsidRPr="00953BF0">
        <w:t xml:space="preserve"> </w:t>
      </w:r>
    </w:p>
    <w:p w14:paraId="713C5CAC" w14:textId="23FB1FA7" w:rsidR="00837983" w:rsidRDefault="00C92BBE" w:rsidP="00837983">
      <w:pPr>
        <w:topLinePunct/>
      </w:pPr>
      <w:r w:rsidRPr="00C92BBE">
        <w:lastRenderedPageBreak/>
        <w:t xml:space="preserve">Tabular data for membrane usually consists of features consisting of membrane compositions (e.g. monomers and solvents), additives (e.g. conductivity enhancer, surfactants) and fabrication conditions (e.g. different membrane fabrication techniques used and their settings), with targets ranged from membrane properties (e.g. pore diameters, porosity) and performance (e.g. permeability, salt rejection). </w:t>
      </w:r>
      <w:r w:rsidR="00837983" w:rsidRPr="00953BF0">
        <w:t>At the molecular level, one notable featurization method is the extraction of chemical structures from membrane components represented in the Simplified Molecular Input Line Entry System (SMILES). In membrane science, this often involves the use of hashed fingerprints that integrate monomer chemistry and topological information</w:t>
      </w:r>
      <w:r w:rsidR="00653B08">
        <w:t xml:space="preserve"> </w:t>
      </w:r>
      <w:sdt>
        <w:sdtPr>
          <w:rPr>
            <w:color w:val="000000"/>
          </w:rPr>
          <w:tag w:val="MENDELEY_CITATION_v3_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"/>
          <w:id w:val="-419792364"/>
          <w:placeholder>
            <w:docPart w:val="782E328294DC4090BD065ED748940B4E"/>
          </w:placeholder>
        </w:sdtPr>
        <w:sdtContent>
          <w:r w:rsidR="00F950D7" w:rsidRPr="00F950D7">
            <w:rPr>
              <w:color w:val="000000"/>
              <w:highlight w:val="magenta"/>
            </w:rPr>
            <w:t>[13]</w:t>
          </w:r>
        </w:sdtContent>
      </w:sdt>
      <w:r w:rsidR="00653B08" w:rsidRPr="00090ADA">
        <w:rPr>
          <w:highlight w:val="yellow"/>
        </w:rPr>
        <w:t xml:space="preserve"> </w:t>
      </w:r>
      <w:r w:rsidR="00837983" w:rsidRPr="00953BF0">
        <w:t xml:space="preserve"> Researchers have successfully utilized Gaussian Process Regression (GPR) models trained on these hashed fingerprints to predict the gas permeability of over 11,000 polymers </w:t>
      </w:r>
      <w:sdt>
        <w:sdtPr>
          <w:rPr>
            <w:color w:val="000000"/>
          </w:rPr>
          <w:tag w:val="MENDELEY_CITATION_v3_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"/>
          <w:id w:val="123271035"/>
          <w:placeholder>
            <w:docPart w:val="3D7D051D36CC422A80D0EEEEE88B71F4"/>
          </w:placeholder>
        </w:sdtPr>
        <w:sdtContent>
          <w:r w:rsidR="00F950D7" w:rsidRPr="00F950D7">
            <w:rPr>
              <w:color w:val="000000"/>
              <w:highlight w:val="magenta"/>
            </w:rPr>
            <w:t>[97,116]</w:t>
          </w:r>
        </w:sdtContent>
      </w:sdt>
      <w:r w:rsidR="00837983" w:rsidRPr="00953BF0">
        <w:t xml:space="preserve">. </w:t>
      </w:r>
    </w:p>
    <w:p w14:paraId="33BC2B92" w14:textId="4BB3B4D5" w:rsidR="00837983" w:rsidRPr="00953BF0" w:rsidRDefault="00837983" w:rsidP="00837983">
      <w:pPr>
        <w:topLinePunct/>
      </w:pPr>
      <w:r w:rsidRPr="00953BF0">
        <w:t>Another critical featurization strategy is the group contribution approach, where polymeric materials are represented as combinations of multiple repeating units or functional groups, each assigned a numerical descriptor.</w:t>
      </w:r>
      <w:r>
        <w:t xml:space="preserve"> </w:t>
      </w:r>
      <w:r w:rsidRPr="0065501A">
        <w:t>This allows</w:t>
      </w:r>
      <w:r>
        <w:t xml:space="preserve"> machine learning models </w:t>
      </w:r>
      <w:r w:rsidRPr="0065501A">
        <w:t>to learn the non-linear contributions of specific chemical moieties to the membrane's macroscopic properties, such as glass transition temperature or pure water flux.</w:t>
      </w:r>
      <w:r w:rsidRPr="00953BF0">
        <w:t xml:space="preserve"> For example, in the study of polyimides, a dataset of 1,261 unique structures was used to construct quantitative structure-property relationships (QSPR), with Categorical Boosting (CatBoost) models achieving an R</w:t>
      </w:r>
      <w:r w:rsidRPr="00953BF0">
        <w:rPr>
          <w:vertAlign w:val="superscript"/>
        </w:rPr>
        <w:t>2</w:t>
      </w:r>
      <w:r w:rsidRPr="00953BF0">
        <w:t xml:space="preserve"> of 0.895 for the test set </w:t>
      </w:r>
      <w:sdt>
        <w:sdtPr>
          <w:rPr>
            <w:color w:val="000000"/>
          </w:rPr>
          <w:tag w:val="MENDELEY_CITATION_v3_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"/>
          <w:id w:val="-1687519030"/>
          <w:placeholder>
            <w:docPart w:val="11CBF0BAAF754471AFD7DBD70DEC283D"/>
          </w:placeholder>
        </w:sdtPr>
        <w:sdtContent>
          <w:r w:rsidR="00F950D7" w:rsidRPr="00F950D7">
            <w:rPr>
              <w:color w:val="000000"/>
              <w:highlight w:val="magenta"/>
            </w:rPr>
            <w:t>[49]</w:t>
          </w:r>
        </w:sdtContent>
      </w:sdt>
      <w:r w:rsidRPr="00953BF0">
        <w:t>.</w:t>
      </w:r>
    </w:p>
    <w:p w14:paraId="14449613" w14:textId="7B8C63F2" w:rsidR="005137D9" w:rsidRDefault="00B82407" w:rsidP="005137D9">
      <w:pPr>
        <w:topLinePunct/>
      </w:pPr>
      <w:r w:rsidRPr="00953BF0">
        <w:t xml:space="preserve">Currently, most reported datasets are </w:t>
      </w:r>
      <w:r w:rsidR="00D30275">
        <w:t xml:space="preserve">tabular data </w:t>
      </w:r>
      <w:r w:rsidRPr="00953BF0">
        <w:t>curated from in-house experiments or extracted from historical literature</w:t>
      </w:r>
      <w:r w:rsidR="00837983">
        <w:t xml:space="preserve">, and </w:t>
      </w:r>
      <w:r w:rsidR="00837983">
        <w:rPr>
          <w:rFonts w:hint="eastAsia"/>
        </w:rPr>
        <w:t xml:space="preserve">increasing effort </w:t>
      </w:r>
      <w:r w:rsidR="00837983">
        <w:t xml:space="preserve">is </w:t>
      </w:r>
      <w:r w:rsidR="00837983">
        <w:rPr>
          <w:rFonts w:hint="eastAsia"/>
        </w:rPr>
        <w:t>put on the creation of open repositor</w:t>
      </w:r>
      <w:r w:rsidR="00837983">
        <w:t>ies</w:t>
      </w:r>
      <w:r w:rsidR="00837983">
        <w:rPr>
          <w:rFonts w:hint="eastAsia"/>
        </w:rPr>
        <w:t xml:space="preserve"> storing such data. </w:t>
      </w:r>
      <w:r w:rsidR="00837983">
        <w:t>One</w:t>
      </w:r>
      <w:r w:rsidR="00837983" w:rsidRPr="00953BF0">
        <w:t xml:space="preserve"> major milestone in the centralization of tabular membrane data is the Open Membrane Database (OMD), an international, crowd-sourced collaboration designed to provide findable, accessible, interoperable, and reusable (FAIR) data for the research community </w:t>
      </w:r>
      <w:sdt>
        <w:sdtPr>
          <w:rPr>
            <w:color w:val="000000"/>
          </w:rPr>
          <w:tag w:val="MENDELEY_CITATION_v3_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"/>
          <w:id w:val="-1455244025"/>
          <w:placeholder>
            <w:docPart w:val="9C347D6D555846FF95C07D236995758D"/>
          </w:placeholder>
        </w:sdtPr>
        <w:sdtContent>
          <w:r w:rsidR="00F950D7" w:rsidRPr="00F950D7">
            <w:rPr>
              <w:color w:val="000000"/>
              <w:highlight w:val="magenta"/>
            </w:rPr>
            <w:t>[117]</w:t>
          </w:r>
        </w:sdtContent>
      </w:sdt>
      <w:r w:rsidR="00837983" w:rsidRPr="00953BF0">
        <w:t xml:space="preserve">. The OMD facilitates the benchmarking of novel membranes against the state of the art and supports the development of synthesis-structure-performance relationships. The database is bifurcated into specialized sub-repositories, most notably the OMD4RO (Reverse Osmosis) and OMD4SRNF (Solvent Resistant Nanofiltration), which collectively house data on over 14,500 membranes. The data structure of the OMD is designed to overcome the limitations of raw performance reporting; instead, the database prioritizes intrinsic transport coefficients that allow </w:t>
      </w:r>
      <w:r w:rsidR="00837983" w:rsidRPr="00953BF0">
        <w:lastRenderedPageBreak/>
        <w:t xml:space="preserve">for more accurate model generalization. The continued curation of standardized benchmark datasets from the OMD is strongly advocated to ensure robust validation and cross-comparison of predictive models. </w:t>
      </w:r>
    </w:p>
    <w:p w14:paraId="1DFD7E72" w14:textId="0A6EC074" w:rsidR="00377A8C" w:rsidRPr="00377A8C" w:rsidRDefault="00377A8C" w:rsidP="005137D9">
      <w:pPr>
        <w:topLinePunct/>
      </w:pPr>
      <w:r w:rsidRPr="00377A8C">
        <w:t xml:space="preserve">Despite the growing availability of structured databases such as </w:t>
      </w:r>
      <w:r w:rsidR="00B15591" w:rsidRPr="00377A8C">
        <w:t>OMD</w:t>
      </w:r>
      <w:r w:rsidRPr="00377A8C">
        <w:t>, a significant portion of membrane data remains embedded in unstructured formats across the literature, including text, tables, and figures. To address this limitation, increasing efforts have been directed toward the development of automated data extraction pipelines leveraging Natural Language Processing (NLP) techniques to convert historical records into machine-readable tabular datasets (Fig. 10).</w:t>
      </w:r>
      <w:r w:rsidR="00CA1300">
        <w:t xml:space="preserve"> </w:t>
      </w:r>
      <w:r w:rsidR="00CA1300" w:rsidRPr="008E691C">
        <w:rPr>
          <w:highlight w:val="yellow"/>
        </w:rPr>
        <w:t>EXAMPLES</w:t>
      </w:r>
    </w:p>
    <w:p w14:paraId="4C7F06A1" w14:textId="0008626A" w:rsidR="000A2569" w:rsidRPr="00953BF0" w:rsidRDefault="0006094E" w:rsidP="00D95DEB">
      <w:pPr>
        <w:topLinePunct/>
      </w:pPr>
      <w:r w:rsidRPr="00953BF0">
        <w:rPr>
          <w:noProof/>
        </w:rPr>
        <w:drawing>
          <wp:inline distT="0" distB="0" distL="0" distR="0" wp14:anchorId="603E93DD" wp14:editId="4C86E194">
            <wp:extent cx="5943600" cy="3455670"/>
            <wp:effectExtent l="0" t="0" r="0" b="0"/>
            <wp:docPr id="18748516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51687" name="Picture 187485168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455670"/>
                    </a:xfrm>
                    <a:prstGeom prst="rect">
                      <a:avLst/>
                    </a:prstGeom>
                  </pic:spPr>
                </pic:pic>
              </a:graphicData>
            </a:graphic>
          </wp:inline>
        </w:drawing>
      </w:r>
    </w:p>
    <w:p w14:paraId="494C7CB9" w14:textId="5CB41B9A" w:rsidR="000A2569" w:rsidRPr="008E691C" w:rsidRDefault="00B82407" w:rsidP="00D95DEB">
      <w:pPr>
        <w:topLinePunct/>
        <w:rPr>
          <w:lang w:val="en-CA"/>
        </w:rPr>
      </w:pPr>
      <w:r w:rsidRPr="00953BF0">
        <w:rPr>
          <w:b/>
          <w:bCs/>
        </w:rPr>
        <w:t>Figure 10.</w:t>
      </w:r>
      <w:r w:rsidRPr="00953BF0">
        <w:t xml:space="preserve"> Schematic representation of the automated data curation pipeline in membrane informatics. Unstructured data, historically locked within PDF manuscripts and supplementary tables, is extracted using Natural Language Processing (NLP) and text-mining algorithms. This raw information is subsequently standardized and compiled into centralized, FAIR-compliant repositories, such as the Open Membrane Database (OMD), to train predictive machine learning frameworks.</w:t>
      </w:r>
    </w:p>
    <w:p w14:paraId="7506D2C6" w14:textId="2192B6F8" w:rsidR="00D95DEB" w:rsidRPr="008D6AAC" w:rsidRDefault="006B7174" w:rsidP="00E92835">
      <w:pPr>
        <w:pStyle w:val="Heading2"/>
        <w:numPr>
          <w:ilvl w:val="1"/>
          <w:numId w:val="33"/>
        </w:numPr>
        <w:rPr>
          <w:highlight w:val="red"/>
        </w:rPr>
      </w:pPr>
      <w:r w:rsidRPr="008D6AAC">
        <w:rPr>
          <w:highlight w:val="red"/>
        </w:rPr>
        <w:lastRenderedPageBreak/>
        <w:t>Morphological informatics</w:t>
      </w:r>
      <w:r w:rsidRPr="008D6AAC" w:rsidDel="00837983">
        <w:rPr>
          <w:highlight w:val="red"/>
        </w:rPr>
        <w:t xml:space="preserve"> </w:t>
      </w:r>
    </w:p>
    <w:p w14:paraId="79427A91" w14:textId="1D7D5C27" w:rsidR="005C5CAE" w:rsidRDefault="005C5CAE" w:rsidP="00970B88">
      <w:pPr>
        <w:rPr>
          <w:rFonts w:eastAsia="新細明體"/>
          <w:lang w:eastAsia="zh-TW"/>
        </w:rPr>
      </w:pPr>
      <w:r w:rsidRPr="008D6AAC">
        <w:rPr>
          <w:highlight w:val="red"/>
        </w:rPr>
        <w:t>In contrast to tabular descriptors that capture membrane composition, imaging and structural data provide rich morphological information that can be quantitatively analyzed using computer vision and deep learning. These approaches enable extraction of descriptors such as pore size distribution, surface roughness, selective-layer thic</w:t>
      </w:r>
      <w:r w:rsidRPr="005C5CAE">
        <w:t>kness, pore connectivity, tortuosity, and defect characteristics</w:t>
      </w:r>
      <w:r w:rsidR="00A64F2D" w:rsidRPr="00A64F2D">
        <w:rPr>
          <w:color w:val="000000"/>
        </w:rPr>
        <w:t xml:space="preserve"> </w:t>
      </w:r>
      <w:sdt>
        <w:sdtPr>
          <w:rPr>
            <w:color w:val="000000"/>
          </w:rPr>
          <w:tag w:val="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"/>
          <w:id w:val="-391202493"/>
          <w:placeholder>
            <w:docPart w:val="33BBD03FD46B4E6285A3BC9DADCD51BA"/>
          </w:placeholder>
        </w:sdtPr>
        <w:sdtContent>
          <w:r w:rsidR="00F950D7" w:rsidRPr="00F950D7">
            <w:rPr>
              <w:color w:val="000000"/>
              <w:highlight w:val="magenta"/>
            </w:rPr>
            <w:t>[40,118,119]</w:t>
          </w:r>
        </w:sdtContent>
      </w:sdt>
      <w:r w:rsidR="003154B9" w:rsidRPr="003154B9">
        <w:t xml:space="preserve">. </w:t>
      </w:r>
      <w:r w:rsidRPr="005C5CAE">
        <w:t>Incorporating such features enhances model interpretability and strengthens mechanistic links between membrane morphology and performance.</w:t>
      </w:r>
    </w:p>
    <w:p w14:paraId="2FD7589A" w14:textId="399C25B2" w:rsidR="005C5CAE" w:rsidRDefault="005C5CAE" w:rsidP="003154B9">
      <w:pPr>
        <w:rPr>
          <w:rFonts w:eastAsia="新細明體"/>
          <w:lang w:eastAsia="zh-TW"/>
        </w:rPr>
      </w:pPr>
      <w:r w:rsidRPr="005C5CAE">
        <w:t>To make these data suitable for machine learning, morphological information is typically converted into structured representations using both physics-informed descriptors and data-driven feature extraction. Classical image analysis pipelines rely on segmentation or binarization of SEM</w:t>
      </w:r>
      <w:r w:rsidR="00A64F2D" w:rsidRPr="00A64F2D">
        <w:rPr>
          <w:color w:val="000000"/>
        </w:rPr>
        <w:t xml:space="preserve"> </w:t>
      </w:r>
      <w:sdt>
        <w:sdtPr>
          <w:rPr>
            <w:color w:val="000000"/>
          </w:rPr>
          <w:tag w:val="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"/>
          <w:id w:val="895484477"/>
          <w:placeholder>
            <w:docPart w:val="DB6A67435FA9473F8A283BBA1EDA2625"/>
          </w:placeholder>
        </w:sdtPr>
        <w:sdtContent>
          <w:r w:rsidR="00F950D7" w:rsidRPr="00F950D7">
            <w:rPr>
              <w:color w:val="000000"/>
              <w:highlight w:val="magenta"/>
            </w:rPr>
            <w:t>[40,118]</w:t>
          </w:r>
        </w:sdtContent>
      </w:sdt>
      <w:r w:rsidRPr="005C5CAE">
        <w:t>, AFM</w:t>
      </w:r>
      <w:r w:rsidR="00A64F2D" w:rsidRPr="00A64F2D">
        <w:rPr>
          <w:color w:val="000000"/>
        </w:rPr>
        <w:t xml:space="preserve"> </w:t>
      </w:r>
      <w:sdt>
        <w:sdtPr>
          <w:rPr>
            <w:color w:val="000000"/>
          </w:rPr>
          <w:tag w:val="MENDELEY_CITATION_v3_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"/>
          <w:id w:val="413898758"/>
          <w:placeholder>
            <w:docPart w:val="AA2FF973AF1D4745A0273FE034D3EAFD"/>
          </w:placeholder>
        </w:sdtPr>
        <w:sdtContent>
          <w:r w:rsidR="00F950D7" w:rsidRPr="00F950D7">
            <w:rPr>
              <w:color w:val="000000"/>
              <w:highlight w:val="magenta"/>
            </w:rPr>
            <w:t>[118]</w:t>
          </w:r>
        </w:sdtContent>
      </w:sdt>
      <w:r w:rsidRPr="005C5CAE">
        <w:t>, or FIB-SEM images</w:t>
      </w:r>
      <w:r w:rsidR="004042FC">
        <w:rPr>
          <w:rFonts w:eastAsia="新細明體" w:hint="eastAsia"/>
          <w:lang w:eastAsia="zh-TW"/>
        </w:rPr>
        <w:t xml:space="preserve"> </w:t>
      </w:r>
      <w:sdt>
        <w:sdtPr>
          <w:rPr>
            <w:color w:val="000000"/>
          </w:rPr>
          <w:tag w:val="MENDELEY_CITATION_v3_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"/>
          <w:id w:val="159203557"/>
          <w:placeholder>
            <w:docPart w:val="DefaultPlaceholder_-1854013440"/>
          </w:placeholder>
        </w:sdtPr>
        <w:sdtContent>
          <w:r w:rsidR="00F950D7" w:rsidRPr="00F950D7">
            <w:rPr>
              <w:color w:val="000000"/>
            </w:rPr>
            <w:t>[120,121]</w:t>
          </w:r>
        </w:sdtContent>
      </w:sdt>
      <w:r w:rsidRPr="005C5CAE">
        <w:t>, followed by quantification of geometric and topological features</w:t>
      </w:r>
      <w:sdt>
        <w:sdtPr>
          <w:rPr>
            <w:color w:val="000000"/>
          </w:rPr>
          <w:tag w:val="MENDELEY_CITATION_v3_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"/>
          <w:id w:val="-1714034163"/>
          <w:placeholder>
            <w:docPart w:val="DefaultPlaceholder_-1854013440"/>
          </w:placeholder>
        </w:sdtPr>
        <w:sdtContent>
          <w:r w:rsidR="00F950D7" w:rsidRPr="00F950D7">
            <w:rPr>
              <w:color w:val="000000"/>
            </w:rPr>
            <w:t>[122,123]</w:t>
          </w:r>
        </w:sdtContent>
      </w:sdt>
      <w:r w:rsidRPr="005C5CAE">
        <w:t xml:space="preserve">, including pore size, porosity, surface roughness, thickness, and connectivity metrics derived from skeletonization or graph-based representations (e.g. node degree, path length, tortuosity). For three-dimensional datasets, voxel-based analysis </w:t>
      </w:r>
      <w:sdt>
        <w:sdtPr>
          <w:rPr>
            <w:color w:val="000000"/>
          </w:rPr>
          <w:tag w:val="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"/>
          <w:id w:val="571388213"/>
          <w:placeholder>
            <w:docPart w:val="DefaultPlaceholder_-1854013440"/>
          </w:placeholder>
        </w:sdtPr>
        <w:sdtContent>
          <w:r w:rsidR="00F950D7" w:rsidRPr="00F950D7">
            <w:rPr>
              <w:color w:val="000000"/>
            </w:rPr>
            <w:t>[124–126]</w:t>
          </w:r>
        </w:sdtContent>
      </w:sdt>
      <w:r w:rsidRPr="005C5CAE">
        <w:t xml:space="preserve">further enables estimation of volumetric porosity, interconnectivity, constrictivity, and tortuosity. Complementary texture descriptors, such as gray-level co-occurrence matrix (GLCM) features and fractal dimensions, capture spatial heterogeneity beyond simple geometric </w:t>
      </w:r>
      <w:commentRangeStart w:id="27"/>
      <w:r w:rsidRPr="005C5CAE">
        <w:t>measures</w:t>
      </w:r>
      <w:commentRangeEnd w:id="27"/>
      <w:r w:rsidR="00631CA6">
        <w:rPr>
          <w:rStyle w:val="CommentReference"/>
          <w:sz w:val="24"/>
          <w:szCs w:val="24"/>
        </w:rPr>
        <w:commentReference w:id="27"/>
      </w:r>
      <w:sdt>
        <w:sdtPr>
          <w:rPr>
            <w:color w:val="000000"/>
          </w:rPr>
          <w:tag w:val="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"/>
          <w:id w:val="2074466284"/>
          <w:placeholder>
            <w:docPart w:val="DefaultPlaceholder_-1854013440"/>
          </w:placeholder>
        </w:sdtPr>
        <w:sdtContent>
          <w:r w:rsidR="00F950D7" w:rsidRPr="00F950D7">
            <w:rPr>
              <w:color w:val="000000"/>
            </w:rPr>
            <w:t>[122,127]</w:t>
          </w:r>
        </w:sdtContent>
      </w:sdt>
      <w:r>
        <w:rPr>
          <w:rFonts w:eastAsia="新細明體" w:hint="eastAsia"/>
          <w:lang w:eastAsia="zh-TW"/>
        </w:rPr>
        <w:t>.</w:t>
      </w:r>
      <w:r w:rsidR="00F379E6" w:rsidRPr="00F379E6">
        <w:rPr>
          <w:highlight w:val="yellow"/>
        </w:rPr>
        <w:t xml:space="preserve"> </w:t>
      </w:r>
    </w:p>
    <w:p w14:paraId="494C3742" w14:textId="5FD40C4C" w:rsidR="000A4767" w:rsidRDefault="00970B88" w:rsidP="000A4767">
      <w:r w:rsidRPr="00970B88">
        <w:t xml:space="preserve">Deep learning approaches increasingly enable automated feature extraction from raw images. </w:t>
      </w:r>
      <w:r w:rsidR="005C5CAE" w:rsidRPr="005C5CAE">
        <w:t>Convolutional neural networks (CNNs)</w:t>
      </w:r>
      <w:r w:rsidR="00AE4630">
        <w:t xml:space="preserve"> </w:t>
      </w:r>
      <w:sdt>
        <w:sdtPr>
          <w:rPr>
            <w:color w:val="000000"/>
          </w:rPr>
          <w:tag w:val="MENDELEY_CITATION_v3_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"/>
          <w:id w:val="391552337"/>
          <w:placeholder>
            <w:docPart w:val="DefaultPlaceholder_-1854013440"/>
          </w:placeholder>
        </w:sdtPr>
        <w:sdtContent>
          <w:r w:rsidR="00F950D7" w:rsidRPr="00F950D7">
            <w:rPr>
              <w:color w:val="000000"/>
            </w:rPr>
            <w:t>[123]</w:t>
          </w:r>
        </w:sdtContent>
      </w:sdt>
      <w:r w:rsidR="005C5CAE" w:rsidRPr="005C5CAE">
        <w:t xml:space="preserve"> learn latent morphological embeddings without explicit feature design, while pretrained architectures (e.g., ResNet, VGG)</w:t>
      </w:r>
      <w:sdt>
        <w:sdtPr>
          <w:rPr>
            <w:color w:val="000000"/>
          </w:rPr>
          <w:tag w:val="MENDELEY_CITATION_v3_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"/>
          <w:id w:val="778605675"/>
          <w:placeholder>
            <w:docPart w:val="DefaultPlaceholder_-1854013440"/>
          </w:placeholder>
        </w:sdtPr>
        <w:sdtContent>
          <w:r w:rsidR="00F950D7" w:rsidRPr="00F950D7">
            <w:rPr>
              <w:color w:val="000000"/>
            </w:rPr>
            <w:t>[128]</w:t>
          </w:r>
        </w:sdtContent>
      </w:sdt>
      <w:r w:rsidR="005C5CAE" w:rsidRPr="005C5CAE">
        <w:t xml:space="preserve"> provide transferable representations for small datasets. Autoencoders and variational autoencoders (VAEs) </w:t>
      </w:r>
      <w:sdt>
        <w:sdtPr>
          <w:rPr>
            <w:color w:val="000000"/>
          </w:rPr>
          <w:tag w:val="MENDELEY_CITATION_v3_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"/>
          <w:id w:val="-1135785438"/>
          <w:placeholder>
            <w:docPart w:val="DefaultPlaceholder_-1854013440"/>
          </w:placeholder>
        </w:sdtPr>
        <w:sdtContent>
          <w:r w:rsidR="00F950D7" w:rsidRPr="00F950D7">
            <w:rPr>
              <w:color w:val="000000"/>
            </w:rPr>
            <w:t>[129]</w:t>
          </w:r>
        </w:sdtContent>
      </w:sdt>
      <w:r w:rsidR="0062330F">
        <w:rPr>
          <w:color w:val="000000"/>
        </w:rPr>
        <w:t xml:space="preserve"> </w:t>
      </w:r>
      <w:r w:rsidR="005C5CAE" w:rsidRPr="005C5CAE">
        <w:t xml:space="preserve">further compress high-dimensional image data into low-dimensional latent spaces suitable for surrogate modeling and inverse design. </w:t>
      </w:r>
      <w:r w:rsidR="000A4767">
        <w:t>In segmentation-based pore-network extraction, watershed-segmented pore regions can be organized into graphs in which pores form nodes and connecting throats form edges; these graph representations can subsequently serve as inputs for GNN-based learning of structure–transport relationships</w:t>
      </w:r>
      <w:sdt>
        <w:sdtPr>
          <w:rPr>
            <w:color w:val="000000"/>
          </w:rPr>
          <w:tag w:val="MENDELEY_CITATION_v3_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"/>
          <w:id w:val="1663890872"/>
          <w:placeholder>
            <w:docPart w:val="DefaultPlaceholder_-1854013440"/>
          </w:placeholder>
        </w:sdtPr>
        <w:sdtContent>
          <w:r w:rsidR="00F950D7" w:rsidRPr="00F950D7">
            <w:rPr>
              <w:color w:val="000000"/>
            </w:rPr>
            <w:t>[130]</w:t>
          </w:r>
        </w:sdtContent>
      </w:sdt>
      <w:r w:rsidR="000A4767">
        <w:t>.</w:t>
      </w:r>
    </w:p>
    <w:p w14:paraId="470D546C" w14:textId="0FBBE27C" w:rsidR="006427FF" w:rsidRDefault="006427FF" w:rsidP="006427FF">
      <w:pPr>
        <w:topLinePunct/>
        <w:rPr>
          <w:rFonts w:eastAsia="新細明體"/>
          <w:lang w:eastAsia="zh-TW"/>
        </w:rPr>
      </w:pPr>
      <w:r w:rsidRPr="005C5CAE">
        <w:t>Different microscopy modalities provide complementary morphological information that can be integrated within these frameworks.</w:t>
      </w:r>
      <w:r>
        <w:rPr>
          <w:rFonts w:eastAsia="新細明體" w:hint="eastAsia"/>
          <w:lang w:eastAsia="zh-TW"/>
        </w:rPr>
        <w:t xml:space="preserve"> </w:t>
      </w:r>
      <w:r w:rsidRPr="005B1477">
        <w:t xml:space="preserve">Scanning Electron Microscopy (SEM) </w:t>
      </w:r>
      <w:sdt>
        <w:sdtPr>
          <w:rPr>
            <w:color w:val="000000"/>
          </w:rPr>
          <w:tag w:val="MENDELEY_CITATION_v3_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"/>
          <w:id w:val="1557356678"/>
          <w:placeholder>
            <w:docPart w:val="D5F5AFF08D4744EFA30356782A250DE5"/>
          </w:placeholder>
        </w:sdtPr>
        <w:sdtContent>
          <w:r w:rsidR="00F950D7" w:rsidRPr="00F950D7">
            <w:rPr>
              <w:color w:val="000000"/>
            </w:rPr>
            <w:t>[122]</w:t>
          </w:r>
        </w:sdtContent>
      </w:sdt>
      <w:r w:rsidRPr="005B1477">
        <w:t>provides high-</w:t>
      </w:r>
      <w:r w:rsidRPr="005B1477">
        <w:lastRenderedPageBreak/>
        <w:t>resolution visualization of surface porosity and cross-sectional architecture, which are closely associated with hydraulic resistance and separation performance</w:t>
      </w:r>
      <w:r w:rsidRPr="00953BF0">
        <w:t xml:space="preserve">. </w:t>
      </w:r>
      <w:r w:rsidRPr="005B1477">
        <w:t xml:space="preserve">Recent frameworks such as SEMPro </w:t>
      </w:r>
      <w:sdt>
        <w:sdtPr>
          <w:rPr>
            <w:color w:val="000000"/>
          </w:rPr>
          <w:tag w:val="MENDELEY_CITATION_v3_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"/>
          <w:id w:val="881602953"/>
          <w:placeholder>
            <w:docPart w:val="D5F5AFF08D4744EFA30356782A250DE5"/>
          </w:placeholder>
        </w:sdtPr>
        <w:sdtContent>
          <w:r w:rsidR="00F950D7" w:rsidRPr="00F950D7">
            <w:rPr>
              <w:color w:val="000000"/>
            </w:rPr>
            <w:t>[130]</w:t>
          </w:r>
        </w:sdtContent>
      </w:sdt>
      <w:r>
        <w:rPr>
          <w:color w:val="000000"/>
        </w:rPr>
        <w:t xml:space="preserve"> </w:t>
      </w:r>
      <w:r w:rsidRPr="005B1477">
        <w:t>integrate deep learning with explainable AI (xAI) to uncover structure–property relationships from SEM images, identifying the most influential morphological features governing predicted mechanical properties</w:t>
      </w:r>
      <w:r w:rsidRPr="00953BF0">
        <w:t xml:space="preserve">. </w:t>
      </w:r>
      <w:r w:rsidRPr="00DB7055">
        <w:t>Atomic force microscopy (AFM) complements SEM by providing nanoscale topographical and surface potential information</w:t>
      </w:r>
      <w:sdt>
        <w:sdtPr>
          <w:rPr>
            <w:color w:val="000000"/>
          </w:rPr>
          <w:tag w:val="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"/>
          <w:id w:val="568624526"/>
          <w:placeholder>
            <w:docPart w:val="D5F5AFF08D4744EFA30356782A250DE5"/>
          </w:placeholder>
        </w:sdtPr>
        <w:sdtContent>
          <w:r w:rsidR="00F950D7" w:rsidRPr="00F950D7">
            <w:rPr>
              <w:color w:val="000000"/>
            </w:rPr>
            <w:t>[131–133]</w:t>
          </w:r>
        </w:sdtContent>
      </w:sdt>
      <w:r>
        <w:t>.</w:t>
      </w:r>
      <w:r w:rsidRPr="00953BF0">
        <w:t xml:space="preserve"> </w:t>
      </w:r>
      <w:r w:rsidRPr="005B1477">
        <w:t>Machine learning models trained on AFM-derived features have been used to classify membrane pore sizes and correlate them with theoretical Stokes radii</w:t>
      </w:r>
      <w:sdt>
        <w:sdtPr>
          <w:rPr>
            <w:color w:val="000000"/>
          </w:rPr>
          <w:tag w:val="MENDELEY_CITATION_v3_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"/>
          <w:id w:val="2122189582"/>
          <w:placeholder>
            <w:docPart w:val="D5F5AFF08D4744EFA30356782A250DE5"/>
          </w:placeholder>
        </w:sdtPr>
        <w:sdtContent>
          <w:r w:rsidR="00F950D7" w:rsidRPr="00F950D7">
            <w:rPr>
              <w:color w:val="000000"/>
            </w:rPr>
            <w:t>[134]</w:t>
          </w:r>
        </w:sdtContent>
      </w:sdt>
      <w:r w:rsidRPr="005B1477">
        <w:t>, offering an alternative pathway for linking nanoscale morphology to transport behavior</w:t>
      </w:r>
      <w:r w:rsidRPr="00953BF0">
        <w:t>.</w:t>
      </w:r>
      <w:r>
        <w:t xml:space="preserve"> </w:t>
      </w:r>
      <w:r w:rsidRPr="00DB7055">
        <w:t>Focused ion beam scanning electron microscopy (FIB-SEM)</w:t>
      </w:r>
      <w:sdt>
        <w:sdtPr>
          <w:rPr>
            <w:color w:val="000000"/>
          </w:rPr>
          <w:tag w:val="MENDELEY_CITATION_v3_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"/>
          <w:id w:val="-348029818"/>
          <w:placeholder>
            <w:docPart w:val="D5F5AFF08D4744EFA30356782A250DE5"/>
          </w:placeholder>
        </w:sdtPr>
        <w:sdtContent>
          <w:r w:rsidR="00F950D7" w:rsidRPr="00F950D7">
            <w:rPr>
              <w:color w:val="000000"/>
            </w:rPr>
            <w:t>[121,126]</w:t>
          </w:r>
        </w:sdtContent>
      </w:sdt>
      <w:r w:rsidRPr="00DB7055">
        <w:t xml:space="preserve"> further extends this capability by enabling three-dimensional reconstruction of internal membrane structure, including pore connectivity and tortuosity, thereby providing more transport-relevant features for predictive modeling and inverse design.</w:t>
      </w:r>
      <w:r>
        <w:t xml:space="preserve"> </w:t>
      </w:r>
    </w:p>
    <w:p w14:paraId="656C9623" w14:textId="283DF97F" w:rsidR="006427FF" w:rsidRDefault="006427FF" w:rsidP="006427FF">
      <w:pPr>
        <w:topLinePunct/>
      </w:pPr>
      <w:r w:rsidRPr="00BE3094">
        <w:t>Despite these advances, high-quality</w:t>
      </w:r>
      <w:r>
        <w:t xml:space="preserve"> membrane</w:t>
      </w:r>
      <w:r w:rsidRPr="00BE3094">
        <w:t xml:space="preserve"> image data are often much more difficult to obtain than tabular data, and they tend to be highly system-specific; together, these factors make the scarcity of high-quality annotated datasets even more sever</w:t>
      </w:r>
      <w:r>
        <w:t>e</w:t>
      </w:r>
      <w:sdt>
        <w:sdtPr>
          <w:rPr>
            <w:color w:val="000000"/>
          </w:rPr>
          <w:tag w:val="MENDELEY_CITATION_v3_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"/>
          <w:id w:val="-599954752"/>
          <w:placeholder>
            <w:docPart w:val="D5F5AFF08D4744EFA30356782A250DE5"/>
          </w:placeholder>
        </w:sdtPr>
        <w:sdtContent>
          <w:r w:rsidR="00F950D7" w:rsidRPr="00F950D7">
            <w:rPr>
              <w:color w:val="000000"/>
            </w:rPr>
            <w:t>[135,136]</w:t>
          </w:r>
        </w:sdtContent>
      </w:sdt>
      <w:r>
        <w:t>.</w:t>
      </w:r>
      <w:r w:rsidRPr="00633FBC">
        <w:t xml:space="preserve"> </w:t>
      </w:r>
      <w:r>
        <w:t>D</w:t>
      </w:r>
      <w:r w:rsidRPr="005B1DCD">
        <w:t>ata augmentation and synthetic labeling strategies have therefore been explored to expand training sets and improve generalization across imaging conditions and platforms</w:t>
      </w:r>
      <w:sdt>
        <w:sdtPr>
          <w:rPr>
            <w:color w:val="000000"/>
          </w:rPr>
          <w:tag w:val="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"/>
          <w:id w:val="-1005282273"/>
          <w:placeholder>
            <w:docPart w:val="D5F5AFF08D4744EFA30356782A250DE5"/>
          </w:placeholder>
        </w:sdtPr>
        <w:sdtContent>
          <w:r w:rsidR="00F950D7" w:rsidRPr="00F950D7">
            <w:rPr>
              <w:color w:val="000000"/>
            </w:rPr>
            <w:t>[137–139]</w:t>
          </w:r>
        </w:sdtContent>
      </w:sdt>
      <w:r w:rsidRPr="005B1DCD">
        <w:t>. For example, SEM images of membrane cross-sections can be augmented through geometric transformations (e.g., rotation, flipping, random cropping) and intensity variations (e.g., contrast adjustment, Gaussian noise) to simulate differences in imaging conditions</w:t>
      </w:r>
      <w:r>
        <w:t xml:space="preserve"> </w:t>
      </w:r>
      <w:sdt>
        <w:sdtPr>
          <w:rPr>
            <w:color w:val="000000"/>
          </w:rPr>
          <w:tag w:val="MENDELEY_CITATION_v3_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"/>
          <w:id w:val="-246189429"/>
          <w:placeholder>
            <w:docPart w:val="D5F5AFF08D4744EFA30356782A250DE5"/>
          </w:placeholder>
        </w:sdtPr>
        <w:sdtContent>
          <w:r w:rsidR="00F950D7" w:rsidRPr="00F950D7">
            <w:rPr>
              <w:color w:val="000000"/>
            </w:rPr>
            <w:t>[139]</w:t>
          </w:r>
        </w:sdtContent>
      </w:sdt>
      <w:r w:rsidRPr="005B1DCD">
        <w:t>. More advanced approaches include physics-guided augmentation, such as scaling pore sizes or introducing synthetic defects to mimic fabrication variability, as well as generative models (e.g., GANs or diffusion models) that produce realistic microstructure images for training</w:t>
      </w:r>
      <w:sdt>
        <w:sdtPr>
          <w:rPr>
            <w:color w:val="000000"/>
          </w:rPr>
          <w:tag w:val="MENDELEY_CITATION_v3_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"/>
          <w:id w:val="-617525637"/>
          <w:placeholder>
            <w:docPart w:val="D5F5AFF08D4744EFA30356782A250DE5"/>
          </w:placeholder>
        </w:sdtPr>
        <w:sdtContent>
          <w:r w:rsidR="00F950D7" w:rsidRPr="00F950D7">
            <w:rPr>
              <w:color w:val="000000"/>
            </w:rPr>
            <w:t>[140,141]</w:t>
          </w:r>
        </w:sdtContent>
      </w:sdt>
      <w:r w:rsidRPr="005B1DCD">
        <w:t>. These strategies have been shown to improve model robustness and reduce overfitting, particularly in small-data regimes typical of membrane studies.</w:t>
      </w:r>
    </w:p>
    <w:p w14:paraId="3B1720DE" w14:textId="3249C59F" w:rsidR="006427FF" w:rsidRPr="006427FF" w:rsidRDefault="006427FF" w:rsidP="006427FF">
      <w:pPr>
        <w:topLinePunct/>
        <w:rPr>
          <w:rFonts w:eastAsia="新細明體"/>
          <w:lang w:val="en-CA" w:eastAsia="zh-TW"/>
        </w:rPr>
      </w:pPr>
      <w:r w:rsidRPr="005B1477">
        <w:t>To extend beyond static morphological characterization, video-based data introduces a temporal dimension that captures dynamic processes such as membrane formation, transport, and degradation, which cannot be resolved from single images.</w:t>
      </w:r>
      <w:r w:rsidRPr="008C0C72">
        <w:t xml:space="preserve"> Although still relatively underexplored, liquid-phase transmission electron microscopy has been used to generate real-space video data for </w:t>
      </w:r>
      <w:r w:rsidRPr="008C0C72">
        <w:lastRenderedPageBreak/>
        <w:t xml:space="preserve">observing nanoscale assembly and reaction </w:t>
      </w:r>
      <w:commentRangeStart w:id="28"/>
      <w:r w:rsidRPr="008C0C72">
        <w:t>dynamics</w:t>
      </w:r>
      <w:commentRangeEnd w:id="28"/>
      <w:r w:rsidRPr="00953BF0">
        <w:rPr>
          <w:rStyle w:val="CommentReference"/>
          <w:sz w:val="24"/>
          <w:szCs w:val="24"/>
        </w:rPr>
        <w:commentReference w:id="28"/>
      </w:r>
      <w:r w:rsidRPr="00953BF0">
        <w:t xml:space="preserve"> </w:t>
      </w:r>
      <w:sdt>
        <w:sdtPr>
          <w:rPr>
            <w:color w:val="000000"/>
          </w:rPr>
          <w:tag w:val="MENDELEY_CITATION_v3_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"/>
          <w:id w:val="-2018756829"/>
          <w:placeholder>
            <w:docPart w:val="D5F5AFF08D4744EFA30356782A250DE5"/>
          </w:placeholder>
        </w:sdtPr>
        <w:sdtEndPr>
          <w:rPr>
            <w:highlight w:val="yellow"/>
          </w:rPr>
        </w:sdtEndPr>
        <w:sdtContent>
          <w:r w:rsidR="00F950D7" w:rsidRPr="00F950D7">
            <w:rPr>
              <w:color w:val="000000"/>
              <w:highlight w:val="yellow"/>
            </w:rPr>
            <w:t>[142]</w:t>
          </w:r>
        </w:sdtContent>
      </w:sdt>
      <w:r w:rsidRPr="008C0C72">
        <w:t>. However, low signal-to-noise ratios and fluctuating backgrounds remain major challenges, motivating the use of deep learning methods such as U-Net for robust segmentation and tracking.</w:t>
      </w:r>
      <w:r w:rsidRPr="005B1477">
        <w:t xml:space="preserve"> </w:t>
      </w:r>
    </w:p>
    <w:p w14:paraId="0D7A756F" w14:textId="4EBA38C3" w:rsidR="00D95DEB" w:rsidRPr="00953BF0" w:rsidRDefault="00633FBC" w:rsidP="00E92835">
      <w:pPr>
        <w:pStyle w:val="Heading2"/>
        <w:numPr>
          <w:ilvl w:val="1"/>
          <w:numId w:val="33"/>
        </w:numPr>
      </w:pPr>
      <w:r>
        <w:t>Physical Simulation</w:t>
      </w:r>
    </w:p>
    <w:p w14:paraId="30C95548" w14:textId="6E6B45B5" w:rsidR="00D95DEB" w:rsidRDefault="00EF1F8A" w:rsidP="00D95DEB">
      <w:pPr>
        <w:topLinePunct/>
        <w:rPr>
          <w:rFonts w:eastAsia="新細明體"/>
          <w:lang w:eastAsia="zh-TW"/>
        </w:rPr>
      </w:pPr>
      <w:r w:rsidRPr="00EF1F8A">
        <w:t>When experimental data are critically scarce, researchers increasingly turn to physics-based simulations to generate physically consistent training data for machine learning</w:t>
      </w:r>
      <w:r w:rsidR="00D95DEB" w:rsidRPr="00953BF0">
        <w:t xml:space="preserve">. </w:t>
      </w:r>
      <w:r w:rsidR="00F72C63" w:rsidRPr="00F72C63">
        <w:t xml:space="preserve">Across scales, from continuum to electronic, different simulation approaches capture complementary aspects of membrane behavior. </w:t>
      </w:r>
      <w:r w:rsidR="00D95DEB" w:rsidRPr="00953BF0">
        <w:t>Computational Fluid Dynamics (CFD) simulation data evaluating heat and mass transfer</w:t>
      </w:r>
      <w:r w:rsidR="00D47570">
        <w:t xml:space="preserve"> in membrane</w:t>
      </w:r>
      <w:r>
        <w:rPr>
          <w:rFonts w:eastAsia="新細明體" w:hint="eastAsia"/>
          <w:lang w:eastAsia="zh-TW"/>
        </w:rPr>
        <w:t>s</w:t>
      </w:r>
      <w:r w:rsidR="00D95DEB" w:rsidRPr="00953BF0">
        <w:t xml:space="preserve"> </w:t>
      </w:r>
      <w:sdt>
        <w:sdtPr>
          <w:rPr>
            <w:color w:val="000000"/>
            <w:highlight w:val="yellow"/>
          </w:rPr>
          <w:tag w:val="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"/>
          <w:id w:val="1521897868"/>
          <w:placeholder>
            <w:docPart w:val="DefaultPlaceholder_-1854013440"/>
          </w:placeholder>
        </w:sdtPr>
        <w:sdtContent>
          <w:r w:rsidR="00F950D7" w:rsidRPr="00F950D7">
            <w:rPr>
              <w:color w:val="000000"/>
              <w:highlight w:val="yellow"/>
            </w:rPr>
            <w:t>[143–146]</w:t>
          </w:r>
        </w:sdtContent>
      </w:sdt>
      <w:r w:rsidR="00D95DEB" w:rsidRPr="00953BF0">
        <w:t xml:space="preserve"> serves as a rich source for predictive models. For instance, a dataset of 4,500 images generated from CFD algorithms was used to train CNN models for permeability prediction, utilizing pressure and velocity maps to learn the underlying physics of fluid flow through complex nanopores </w:t>
      </w:r>
      <w:sdt>
        <w:sdtPr>
          <w:rPr>
            <w:color w:val="000000"/>
          </w:rPr>
          <w:tag w:val="MENDELEY_CITATION_v3_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"/>
          <w:id w:val="662057937"/>
          <w:placeholder>
            <w:docPart w:val="28889F074272468A8E5167310E506A2E"/>
          </w:placeholder>
        </w:sdtPr>
        <w:sdtContent>
          <w:r w:rsidR="00F950D7" w:rsidRPr="00F950D7">
            <w:rPr>
              <w:color w:val="000000"/>
              <w:highlight w:val="magenta"/>
            </w:rPr>
            <w:t>[147]</w:t>
          </w:r>
        </w:sdtContent>
      </w:sdt>
      <w:r w:rsidR="00D95DEB" w:rsidRPr="00953BF0">
        <w:t>.</w:t>
      </w:r>
      <w:r w:rsidR="00F72C63" w:rsidRPr="00F72C63">
        <w:t xml:space="preserve"> At the atomistic level,</w:t>
      </w:r>
      <w:r w:rsidR="00D95DEB" w:rsidRPr="00953BF0">
        <w:t xml:space="preserve"> Molecular Dynamics (MD) simulations generate detailed trajectories of atomic movements within membrane pores, with community-contributed simulations stored in repositories like MeTrEx </w:t>
      </w:r>
      <w:sdt>
        <w:sdtPr>
          <w:rPr>
            <w:color w:val="000000"/>
          </w:rPr>
          <w:tag w:val="MENDELEY_CITATION_v3_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"/>
          <w:id w:val="-656071412"/>
          <w:placeholder>
            <w:docPart w:val="80009898CACF4781B7FCA87AB574F2C1"/>
          </w:placeholder>
        </w:sdtPr>
        <w:sdtContent>
          <w:r w:rsidR="00F950D7" w:rsidRPr="00F950D7">
            <w:rPr>
              <w:color w:val="000000"/>
              <w:highlight w:val="magenta"/>
            </w:rPr>
            <w:t>[148,149]</w:t>
          </w:r>
        </w:sdtContent>
      </w:sdt>
      <w:r w:rsidR="00D95DEB" w:rsidRPr="00953BF0">
        <w:t xml:space="preserve">. </w:t>
      </w:r>
      <w:r w:rsidR="00F72C63" w:rsidRPr="00F72C63">
        <w:t>At the electronic scale</w:t>
      </w:r>
      <w:r w:rsidR="00D95DEB" w:rsidRPr="00953BF0">
        <w:t xml:space="preserve">, Density Functional Theory (DFT) provides data on band gaps, adsorption energies, and reaction pathways </w:t>
      </w:r>
      <w:sdt>
        <w:sdtPr>
          <w:rPr>
            <w:color w:val="000000"/>
          </w:rPr>
          <w:tag w:val="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"/>
          <w:id w:val="804814133"/>
          <w:placeholder>
            <w:docPart w:val="845900FFBC9F4715882CD6D29B6AE78C"/>
          </w:placeholder>
        </w:sdtPr>
        <w:sdtContent>
          <w:r w:rsidR="00F950D7" w:rsidRPr="00F950D7">
            <w:rPr>
              <w:color w:val="000000"/>
              <w:highlight w:val="magenta"/>
            </w:rPr>
            <w:t>[150–152]</w:t>
          </w:r>
        </w:sdtContent>
      </w:sdt>
      <w:r w:rsidR="00D95DEB" w:rsidRPr="00953BF0">
        <w:t xml:space="preserve">. </w:t>
      </w:r>
      <w:r w:rsidRPr="00EF1F8A">
        <w:t xml:space="preserve">These simulation outputs </w:t>
      </w:r>
      <w:r>
        <w:rPr>
          <w:rFonts w:eastAsia="新細明體" w:hint="eastAsia"/>
          <w:lang w:eastAsia="zh-TW"/>
        </w:rPr>
        <w:t xml:space="preserve">enable machine learning models to </w:t>
      </w:r>
      <w:r w:rsidR="00D95DEB" w:rsidRPr="00953BF0">
        <w:t>detect non-linear relationships between atomic configurations and catalytic performance, enabling the rapid virtual screening of thousands of potential membrane materials before any physical synthesis occurs.</w:t>
      </w:r>
    </w:p>
    <w:p w14:paraId="45A958FC" w14:textId="77777777" w:rsidR="003317E3" w:rsidRPr="003317E3" w:rsidRDefault="003317E3" w:rsidP="003317E3">
      <w:pPr>
        <w:topLinePunct/>
        <w:rPr>
          <w:rFonts w:eastAsia="新細明體"/>
          <w:lang w:eastAsia="zh-TW"/>
        </w:rPr>
      </w:pPr>
      <w:r w:rsidRPr="003317E3">
        <w:rPr>
          <w:rFonts w:eastAsia="新細明體"/>
          <w:lang w:eastAsia="zh-TW"/>
        </w:rPr>
        <w:t>A key challenge in leveraging simulation data is featurization, as raw fields, trajectories, and quantum outputs are typically too high-dimensional for direct use in machine learning models. These data are therefore transformed into representations that preserve relevant physics while enabling efficient learning. Common approaches include: (i) physics-based descriptors such as flux, permeability, diffusion coefficients, and adsorption energies; (ii) structured representations such as images, tensors, and graph-based encodings of local environments; and (iii) learned latent representations obtained from models such as autoencoders. This hierarchy of representations allows models to balance interpretability and expressive power.</w:t>
      </w:r>
    </w:p>
    <w:p w14:paraId="0CC788CD" w14:textId="77777777" w:rsidR="003317E3" w:rsidRPr="003317E3" w:rsidRDefault="003317E3" w:rsidP="003317E3">
      <w:pPr>
        <w:topLinePunct/>
        <w:rPr>
          <w:rFonts w:eastAsia="新細明體"/>
          <w:lang w:eastAsia="zh-TW"/>
        </w:rPr>
      </w:pPr>
      <w:r w:rsidRPr="003317E3">
        <w:rPr>
          <w:rFonts w:eastAsia="新細明體"/>
          <w:lang w:eastAsia="zh-TW"/>
        </w:rPr>
        <w:lastRenderedPageBreak/>
        <w:t>Machine learning models trained on simulation-derived features can capture complex structure–property relationships and enable rapid virtual screening of candidate materials prior to experimental synthesis. More importantly, simulations provide a physics-informed representation space that improves model interpretability and enhances extrapolation beyond experimentally observed regimes, making them a critical component of data-driven membrane design.</w:t>
      </w:r>
    </w:p>
    <w:p w14:paraId="24E59868" w14:textId="6B1905B7" w:rsidR="00291672" w:rsidRDefault="00960404">
      <w:pPr>
        <w:pStyle w:val="ListParagraph"/>
        <w:numPr>
          <w:ilvl w:val="1"/>
          <w:numId w:val="33"/>
        </w:numPr>
        <w:topLinePunct/>
        <w:rPr>
          <w:rFonts w:eastAsia="新細明體"/>
          <w:b/>
          <w:lang w:eastAsia="zh-TW"/>
        </w:rPr>
      </w:pPr>
      <w:r w:rsidRPr="008E691C">
        <w:rPr>
          <w:rFonts w:eastAsia="新細明體"/>
          <w:b/>
          <w:lang w:eastAsia="zh-TW"/>
        </w:rPr>
        <w:t>Multi</w:t>
      </w:r>
      <w:r w:rsidR="00F050E8">
        <w:rPr>
          <w:rFonts w:eastAsia="新細明體" w:hint="eastAsia"/>
          <w:b/>
          <w:lang w:eastAsia="zh-TW"/>
        </w:rPr>
        <w:t>m</w:t>
      </w:r>
      <w:r w:rsidRPr="008E691C">
        <w:rPr>
          <w:rFonts w:eastAsia="新細明體"/>
          <w:b/>
          <w:lang w:eastAsia="zh-TW"/>
        </w:rPr>
        <w:t xml:space="preserve">odal Data </w:t>
      </w:r>
    </w:p>
    <w:p w14:paraId="6A89B0F2" w14:textId="77777777" w:rsidR="003A136B" w:rsidRPr="00953BF0" w:rsidRDefault="003A136B" w:rsidP="008E691C">
      <w:commentRangeStart w:id="29"/>
      <w:commentRangeStart w:id="30"/>
      <w:r w:rsidRPr="00953BF0">
        <w:rPr>
          <w:noProof/>
        </w:rPr>
        <w:drawing>
          <wp:inline distT="0" distB="0" distL="0" distR="0" wp14:anchorId="67EC6226" wp14:editId="727E2FE8">
            <wp:extent cx="5943600" cy="3761105"/>
            <wp:effectExtent l="0" t="0" r="0" b="0"/>
            <wp:docPr id="14547212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22976" name="Picture 76082297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761105"/>
                    </a:xfrm>
                    <a:prstGeom prst="rect">
                      <a:avLst/>
                    </a:prstGeom>
                  </pic:spPr>
                </pic:pic>
              </a:graphicData>
            </a:graphic>
          </wp:inline>
        </w:drawing>
      </w:r>
      <w:commentRangeEnd w:id="29"/>
      <w:r w:rsidR="00631CA6" w:rsidRPr="00953BF0">
        <w:rPr>
          <w:rStyle w:val="CommentReference"/>
          <w:sz w:val="24"/>
          <w:szCs w:val="24"/>
        </w:rPr>
        <w:commentReference w:id="29"/>
      </w:r>
      <w:commentRangeEnd w:id="30"/>
      <w:r w:rsidR="00FB5CF2" w:rsidRPr="00953BF0">
        <w:rPr>
          <w:rStyle w:val="CommentReference"/>
          <w:sz w:val="24"/>
          <w:szCs w:val="24"/>
        </w:rPr>
        <w:commentReference w:id="30"/>
      </w:r>
    </w:p>
    <w:p w14:paraId="06167ADD" w14:textId="0C70AD9C" w:rsidR="003A136B" w:rsidRPr="008E691C" w:rsidRDefault="003A136B" w:rsidP="008E691C">
      <w:pPr>
        <w:rPr>
          <w:rFonts w:eastAsia="新細明體"/>
          <w:b/>
          <w:lang w:val="en-CA" w:eastAsia="zh-TW"/>
        </w:rPr>
      </w:pPr>
      <w:r w:rsidRPr="003A136B">
        <w:rPr>
          <w:b/>
          <w:bCs/>
        </w:rPr>
        <w:t>Figure 11.</w:t>
      </w:r>
      <w:r w:rsidRPr="00953BF0">
        <w:t xml:space="preserve"> Multi-modal featurization and data representation pipeline for membrane informatics. The schematic illustrates the translation of heterogeneous experimental data into unified, machine-readable formats. </w:t>
      </w:r>
      <w:r w:rsidRPr="003A136B">
        <w:rPr>
          <w:b/>
          <w:bCs/>
        </w:rPr>
        <w:t>(a)</w:t>
      </w:r>
      <w:r w:rsidRPr="00953BF0">
        <w:t xml:space="preserve"> Chemical structures are converted into SMILES strings and topological fingerprints to capture molecular-level information. </w:t>
      </w:r>
      <w:r w:rsidRPr="003A136B">
        <w:rPr>
          <w:b/>
          <w:bCs/>
        </w:rPr>
        <w:t>(b)</w:t>
      </w:r>
      <w:r w:rsidRPr="00953BF0">
        <w:t xml:space="preserve"> Tabular data, encompassing fabrication parameters and synthesis recipes, is structured into standardized numerical vectors. </w:t>
      </w:r>
      <w:r w:rsidRPr="003A136B">
        <w:rPr>
          <w:b/>
          <w:bCs/>
        </w:rPr>
        <w:t>(c)</w:t>
      </w:r>
      <w:r w:rsidRPr="00953BF0">
        <w:t xml:space="preserve"> Morphological data from SEM or AFM imaging is processed via deep learning architectures to extract high-level structural descriptors. </w:t>
      </w:r>
      <w:r w:rsidRPr="003A136B">
        <w:rPr>
          <w:color w:val="000000"/>
        </w:rPr>
        <w:t xml:space="preserve">These </w:t>
      </w:r>
      <w:r w:rsidRPr="00953BF0">
        <w:t xml:space="preserve">distinct modalities are fused to provide a holistic, </w:t>
      </w:r>
      <w:r w:rsidRPr="00953BF0">
        <w:lastRenderedPageBreak/>
        <w:t>multi-dimensional representation of the membrane, enabling more accurate performance prediction and inverse design.</w:t>
      </w:r>
    </w:p>
    <w:p w14:paraId="06890F21" w14:textId="35EF2461" w:rsidR="00134F92" w:rsidRDefault="00134F92">
      <w:pPr>
        <w:topLinePunct/>
        <w:rPr>
          <w:rFonts w:eastAsia="新細明體"/>
          <w:color w:val="000000"/>
          <w:highlight w:val="yellow"/>
          <w:lang w:eastAsia="zh-TW"/>
        </w:rPr>
      </w:pPr>
      <w:r w:rsidRPr="00134F92">
        <w:rPr>
          <w:rFonts w:eastAsia="新細明體"/>
          <w:lang w:eastAsia="zh-TW"/>
        </w:rPr>
        <w:t xml:space="preserve">To enable more accurate prediction and inverse design, multimodal strategies integrate tabular fabrication parameters, physics-based labels, and SEM images within a unified modeling framework </w:t>
      </w:r>
      <w:sdt>
        <w:sdtPr>
          <w:rPr>
            <w:color w:val="000000"/>
          </w:rPr>
          <w:tag w:val="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"/>
          <w:id w:val="-2106251211"/>
          <w:placeholder>
            <w:docPart w:val="E98C3735AEC444D991EAC27C16E919BF"/>
          </w:placeholder>
        </w:sdtPr>
        <w:sdtContent>
          <w:r w:rsidR="00F950D7" w:rsidRPr="00F950D7">
            <w:rPr>
              <w:color w:val="000000"/>
              <w:highlight w:val="magenta"/>
            </w:rPr>
            <w:t>[6,118,119,153]</w:t>
          </w:r>
        </w:sdtContent>
      </w:sdt>
      <w:r w:rsidR="009F02EE" w:rsidRPr="008E691C">
        <w:rPr>
          <w:color w:val="000000"/>
          <w:highlight w:val="yellow"/>
        </w:rPr>
        <w:t xml:space="preserve">, a technique proven effective in both medical imaging and materials science </w:t>
      </w:r>
      <w:sdt>
        <w:sdtPr>
          <w:rPr>
            <w:color w:val="000000"/>
            <w:highlight w:val="yellow"/>
          </w:rPr>
          <w:tag w:val="MENDELEY_CITATION_v3_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"/>
          <w:id w:val="1186794637"/>
          <w:placeholder>
            <w:docPart w:val="DefaultPlaceholder_-1854013440"/>
          </w:placeholder>
        </w:sdtPr>
        <w:sdtContent>
          <w:r w:rsidR="00F950D7" w:rsidRPr="00F950D7">
            <w:rPr>
              <w:color w:val="000000"/>
              <w:highlight w:val="yellow"/>
            </w:rPr>
            <w:t>[141,154]</w:t>
          </w:r>
        </w:sdtContent>
      </w:sdt>
      <w:r w:rsidR="009F02EE" w:rsidRPr="008E691C">
        <w:rPr>
          <w:color w:val="000000"/>
          <w:highlight w:val="yellow"/>
        </w:rPr>
        <w:t xml:space="preserve">. </w:t>
      </w:r>
      <w:r w:rsidRPr="00134F92">
        <w:rPr>
          <w:rFonts w:eastAsia="新細明體"/>
          <w:lang w:eastAsia="zh-TW"/>
        </w:rPr>
        <w:t>In practice, effective multimodal learning depends on how each data type is featurized: image modalities can be encoded as latent embeddings, tabular variables as structured numerical features, and polymer or solvent identities as descriptor-based representations before fusion</w:t>
      </w:r>
      <w:r w:rsidR="008326BD">
        <w:rPr>
          <w:rFonts w:eastAsia="新細明體" w:hint="eastAsia"/>
          <w:lang w:eastAsia="zh-TW"/>
        </w:rPr>
        <w:t xml:space="preserve"> </w:t>
      </w:r>
      <w:r w:rsidR="008326BD" w:rsidRPr="008E691C">
        <w:rPr>
          <w:rFonts w:eastAsia="新細明體"/>
          <w:b/>
          <w:bCs/>
          <w:lang w:eastAsia="zh-TW"/>
        </w:rPr>
        <w:t>(Fig. 11)</w:t>
      </w:r>
      <w:r w:rsidRPr="00134F92">
        <w:rPr>
          <w:rFonts w:eastAsia="新細明體"/>
          <w:lang w:eastAsia="zh-TW"/>
        </w:rPr>
        <w:t>.</w:t>
      </w:r>
    </w:p>
    <w:p w14:paraId="67CAF61D" w14:textId="4E3F8DCF" w:rsidR="00134F92" w:rsidRPr="00FC0412" w:rsidRDefault="00F950D7" w:rsidP="00FC0412">
      <w:pPr>
        <w:rPr>
          <w:rFonts w:eastAsia="新細明體"/>
          <w:lang w:val="en-CA" w:eastAsia="zh-TW"/>
        </w:rPr>
      </w:pPr>
      <w:r w:rsidRPr="00F950D7">
        <w:rPr>
          <w:rFonts w:eastAsia="新細明體"/>
          <w:lang w:eastAsia="zh-TW"/>
        </w:rPr>
        <w:t>To enable accurate prediction and inverse design, multimodal learning integrates fabrication parameters, physics-based labels, and SEM images by encoding each modality into a suitable representation before fusion. In membrane research, this approach is emerging through datasets and models that link processing conditions, microstructure, and performance, such as the</w:t>
      </w:r>
      <w:r>
        <w:rPr>
          <w:rFonts w:eastAsia="新細明體"/>
          <w:lang w:eastAsia="zh-TW"/>
        </w:rPr>
        <w:t xml:space="preserve"> </w:t>
      </w:r>
      <w:r w:rsidRPr="00134F92">
        <w:rPr>
          <w:rFonts w:eastAsia="新細明體"/>
          <w:lang w:eastAsia="zh-TW"/>
        </w:rPr>
        <w:t>Hereon Isoporous Polymer Membrane Production</w:t>
      </w:r>
      <w:r w:rsidRPr="00F950D7">
        <w:rPr>
          <w:rFonts w:eastAsia="新細明體"/>
          <w:lang w:eastAsia="zh-TW"/>
        </w:rPr>
        <w:t xml:space="preserve"> </w:t>
      </w:r>
      <w:r>
        <w:rPr>
          <w:rFonts w:eastAsia="新細明體"/>
          <w:lang w:eastAsia="zh-TW"/>
        </w:rPr>
        <w:t>(</w:t>
      </w:r>
      <w:r w:rsidRPr="00F950D7">
        <w:rPr>
          <w:rFonts w:eastAsia="新細明體"/>
          <w:lang w:eastAsia="zh-TW"/>
        </w:rPr>
        <w:t>HIPMP</w:t>
      </w:r>
      <w:r>
        <w:rPr>
          <w:rFonts w:eastAsia="新細明體"/>
          <w:lang w:eastAsia="zh-TW"/>
        </w:rPr>
        <w:t>)</w:t>
      </w:r>
      <w:r w:rsidRPr="00F950D7">
        <w:rPr>
          <w:rFonts w:eastAsia="新細明體"/>
          <w:lang w:eastAsia="zh-TW"/>
        </w:rPr>
        <w:t xml:space="preserve"> dataset</w:t>
      </w:r>
      <w:r w:rsidRPr="00F950D7">
        <w:rPr>
          <w:color w:val="000000"/>
        </w:rPr>
        <w:t xml:space="preserve"> </w:t>
      </w:r>
      <w:r w:rsidRPr="00F950D7">
        <w:rPr>
          <w:rFonts w:eastAsia="新細明體"/>
          <w:lang w:eastAsia="zh-TW"/>
        </w:rPr>
        <w:t xml:space="preserve"> and recent frameworks for predicting permeate flux in dynamic membranes using adsorbent properties</w:t>
      </w:r>
      <w:r>
        <w:rPr>
          <w:rFonts w:eastAsia="新細明體"/>
          <w:lang w:eastAsia="zh-TW"/>
        </w:rPr>
        <w:t xml:space="preserve"> </w:t>
      </w:r>
      <w:sdt>
        <w:sdtPr>
          <w:rPr>
            <w:color w:val="000000"/>
          </w:rPr>
          <w:tag w:val="MENDELEY_CITATION_v3_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"/>
          <w:id w:val="2056665547"/>
          <w:placeholder>
            <w:docPart w:val="F5DBCEC38E894BA8923070F926CF8A2E"/>
          </w:placeholder>
        </w:sdtPr>
        <w:sdtContent>
          <w:r w:rsidRPr="00F950D7">
            <w:rPr>
              <w:color w:val="000000"/>
              <w:highlight w:val="magenta"/>
            </w:rPr>
            <w:t>[155]</w:t>
          </w:r>
        </w:sdtContent>
      </w:sdt>
      <w:r w:rsidRPr="00F950D7">
        <w:rPr>
          <w:rFonts w:eastAsia="新細明體"/>
          <w:lang w:eastAsia="zh-TW"/>
        </w:rPr>
        <w:t>. Similar work on electrospun nanofibers demonstrates that combining tabular processing variables with SEM-derived structural features can improve property prediction, support cross-modal retrieval, and enable structure generation and inverse design, even when some modalities are unavailable</w:t>
      </w:r>
      <w:sdt>
        <w:sdtPr>
          <w:rPr>
            <w:rFonts w:eastAsia="新細明體"/>
            <w:color w:val="000000"/>
            <w:lang w:eastAsia="zh-TW"/>
          </w:rPr>
          <w:tag w:val="MENDELEY_CITATION_v3_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"/>
          <w:id w:val="2054337608"/>
          <w:placeholder>
            <w:docPart w:val="DefaultPlaceholder_-1854013440"/>
          </w:placeholder>
        </w:sdtPr>
        <w:sdtContent>
          <w:r w:rsidRPr="00F950D7">
            <w:rPr>
              <w:rFonts w:eastAsia="新細明體"/>
              <w:color w:val="000000"/>
              <w:lang w:eastAsia="zh-TW"/>
            </w:rPr>
            <w:t>[141]</w:t>
          </w:r>
        </w:sdtContent>
      </w:sdt>
      <w:r w:rsidRPr="00F950D7">
        <w:rPr>
          <w:rFonts w:eastAsia="新細明體"/>
          <w:lang w:eastAsia="zh-TW"/>
        </w:rPr>
        <w:t>.</w:t>
      </w:r>
    </w:p>
    <w:p w14:paraId="1F24BBD9" w14:textId="2406DC8F" w:rsidR="00A30814" w:rsidRDefault="008326BD" w:rsidP="008E691C">
      <w:pPr>
        <w:rPr>
          <w:lang w:eastAsia="zh-TW"/>
        </w:rPr>
      </w:pPr>
      <w:r w:rsidRPr="008326BD">
        <w:rPr>
          <w:lang w:eastAsia="zh-TW"/>
        </w:rPr>
        <w:t>Related hybrid frameworks have also coupled GANs with CNN surrogates to design membranes with prescribed strength</w:t>
      </w:r>
      <w:r>
        <w:rPr>
          <w:rFonts w:hint="eastAsia"/>
          <w:lang w:eastAsia="zh-TW"/>
        </w:rPr>
        <w:t xml:space="preserve"> </w:t>
      </w:r>
      <w:sdt>
        <w:sdtPr>
          <w:rPr>
            <w:color w:val="000000"/>
            <w:highlight w:val="yellow"/>
          </w:rPr>
          <w:tag w:val="MENDELEY_CITATION_v3_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"/>
          <w:id w:val="-474674102"/>
          <w:placeholder>
            <w:docPart w:val="DefaultPlaceholder_-1854013440"/>
          </w:placeholder>
        </w:sdtPr>
        <w:sdtContent>
          <w:r w:rsidR="00B75679" w:rsidRPr="00B75679">
            <w:rPr>
              <w:color w:val="000000"/>
              <w:highlight w:val="yellow"/>
            </w:rPr>
            <w:t>[156]</w:t>
          </w:r>
        </w:sdtContent>
      </w:sdt>
      <w:r w:rsidRPr="008326BD">
        <w:rPr>
          <w:lang w:eastAsia="zh-TW"/>
        </w:rPr>
        <w:t>. In parallel, techniques such as Label as a Feature (LaaF) can help mitigate modality imbalance and maintain predictive robustness when one modality is missing</w:t>
      </w:r>
      <w:r w:rsidRPr="000D561B">
        <w:rPr>
          <w:color w:val="000000"/>
          <w:highlight w:val="yellow"/>
        </w:rPr>
        <w:t xml:space="preserve"> </w:t>
      </w:r>
      <w:sdt>
        <w:sdtPr>
          <w:rPr>
            <w:color w:val="000000"/>
          </w:rPr>
          <w:tag w:val="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"/>
          <w:id w:val="-1979915110"/>
          <w:placeholder>
            <w:docPart w:val="BD4EB964FE364A8E9D6192A43CCE1DD5"/>
          </w:placeholder>
        </w:sdtPr>
        <w:sdtContent>
          <w:r w:rsidR="00B75679" w:rsidRPr="00B75679">
            <w:rPr>
              <w:color w:val="000000"/>
              <w:highlight w:val="magenta"/>
            </w:rPr>
            <w:t>[157–160]</w:t>
          </w:r>
        </w:sdtContent>
      </w:sdt>
      <w:r w:rsidR="00F75A96">
        <w:rPr>
          <w:rFonts w:eastAsia="新細明體" w:hint="eastAsia"/>
          <w:color w:val="000000"/>
          <w:lang w:eastAsia="zh-TW"/>
        </w:rPr>
        <w:t>.</w:t>
      </w:r>
      <w:r w:rsidRPr="008326BD">
        <w:rPr>
          <w:lang w:eastAsia="zh-TW"/>
        </w:rPr>
        <w:t xml:space="preserve"> Overall, this field is still emerging, and only a limited number of membrane-focused multimodal studies have been reported so far.</w:t>
      </w:r>
    </w:p>
    <w:p w14:paraId="7128D1AE" w14:textId="5ADC9B4A" w:rsidR="00F6081E" w:rsidRDefault="00851DB7" w:rsidP="00851DB7">
      <w:pPr>
        <w:rPr>
          <w:lang w:eastAsia="zh-TW"/>
        </w:rPr>
      </w:pPr>
      <w:r w:rsidRPr="00851DB7">
        <w:rPr>
          <w:lang w:eastAsia="zh-TW"/>
        </w:rPr>
        <w:t>In summary, this section has outlined the key data modalities and acquisition pathways available to membrane researchers, together with the featurization and multi‑scale representation strategies that convert these raw observations into ML‑ready inputs for membrane development.</w:t>
      </w:r>
      <w:r>
        <w:rPr>
          <w:rFonts w:hint="eastAsia"/>
          <w:lang w:eastAsia="zh-TW"/>
        </w:rPr>
        <w:t xml:space="preserve"> </w:t>
      </w:r>
      <w:r w:rsidRPr="00851DB7">
        <w:rPr>
          <w:lang w:eastAsia="zh-TW"/>
        </w:rPr>
        <w:t xml:space="preserve">Together, these choices of data source and representation define the raw inputs and standardized </w:t>
      </w:r>
      <w:r w:rsidRPr="00851DB7">
        <w:rPr>
          <w:lang w:eastAsia="zh-TW"/>
        </w:rPr>
        <w:lastRenderedPageBreak/>
        <w:t>infrastructure that underpin downstream tasks such as property prediction, process optimization, and inverse design.</w:t>
      </w:r>
    </w:p>
    <w:p w14:paraId="5C3E4005" w14:textId="77777777" w:rsidR="00F6081E" w:rsidRDefault="00F6081E">
      <w:pPr>
        <w:spacing w:after="160" w:afterAutospacing="0" w:line="278" w:lineRule="auto"/>
        <w:jc w:val="left"/>
        <w:rPr>
          <w:lang w:eastAsia="zh-TW"/>
        </w:rPr>
      </w:pPr>
      <w:r>
        <w:rPr>
          <w:lang w:eastAsia="zh-TW"/>
        </w:rPr>
        <w:br w:type="page"/>
      </w:r>
    </w:p>
    <w:p w14:paraId="09E02DB0" w14:textId="596DB064" w:rsidR="0058037E" w:rsidRDefault="00777F37" w:rsidP="00615417">
      <w:pPr>
        <w:pStyle w:val="Heading1"/>
        <w:numPr>
          <w:ilvl w:val="0"/>
          <w:numId w:val="33"/>
        </w:numPr>
        <w:spacing w:after="0"/>
        <w:rPr>
          <w:rFonts w:eastAsia="新細明體" w:cs="Times New Roman"/>
          <w:color w:val="auto"/>
          <w:szCs w:val="24"/>
          <w:lang w:eastAsia="zh-TW"/>
        </w:rPr>
      </w:pPr>
      <w:r w:rsidRPr="00777F37">
        <w:rPr>
          <w:rFonts w:cs="Times New Roman"/>
          <w:color w:val="auto"/>
          <w:szCs w:val="24"/>
        </w:rPr>
        <w:lastRenderedPageBreak/>
        <w:t>ML Workflows: Orchestrating the Membrane Design Assembly Line</w:t>
      </w:r>
    </w:p>
    <w:p w14:paraId="5F3BD3FD" w14:textId="77777777" w:rsidR="000B5AB6" w:rsidRDefault="000B5AB6" w:rsidP="000B5AB6">
      <w:pPr>
        <w:rPr>
          <w:rFonts w:eastAsia="新細明體"/>
          <w:lang w:eastAsia="zh-TW"/>
        </w:rPr>
      </w:pPr>
    </w:p>
    <w:p w14:paraId="149B865D" w14:textId="34662A2D" w:rsidR="000B5AB6" w:rsidRPr="00131AC6" w:rsidRDefault="000B5AB6" w:rsidP="008E691C">
      <w:pPr>
        <w:pStyle w:val="my-2"/>
        <w:rPr>
          <w:rFonts w:eastAsia="新細明體"/>
        </w:rPr>
      </w:pPr>
      <w:r>
        <w:rPr>
          <w:rStyle w:val="Strong"/>
        </w:rPr>
        <w:t>Figure X.</w:t>
      </w:r>
      <w:r>
        <w:t xml:space="preserve"> Closed-loop machine-learning workflow for membrane inverse design, spanning objective definition, data schema development, multi-scale featurization, preprocessing, surrogate and digital twin training, explainable AI, virtual screening, inverse optimization, and empirical validation.</w:t>
      </w:r>
    </w:p>
    <w:p w14:paraId="64F38D8C" w14:textId="7340C380" w:rsidR="00A82115" w:rsidRPr="00A82115" w:rsidRDefault="00E80F64" w:rsidP="00006F07">
      <w:pPr>
        <w:rPr>
          <w:lang w:eastAsia="zh-TW"/>
        </w:rPr>
      </w:pPr>
      <w:r w:rsidRPr="008E691C">
        <w:rPr>
          <w:rFonts w:eastAsia="新細明體"/>
          <w:lang w:eastAsia="zh-TW"/>
        </w:rPr>
        <w:t>Building on the computational machinery introduced in Section 2 and the experimentalist’s data toolbox established in Section 3, the following section shows how to orchestrate these elements into a coherent membrane design workflow</w:t>
      </w:r>
      <w:r w:rsidR="00C00955">
        <w:rPr>
          <w:rFonts w:eastAsia="新細明體" w:hint="eastAsia"/>
          <w:lang w:eastAsia="zh-TW"/>
        </w:rPr>
        <w:t xml:space="preserve"> derived from common Machine Learning literatures  in membrane development</w:t>
      </w:r>
      <w:r w:rsidR="00C00955" w:rsidRPr="00C00955">
        <w:rPr>
          <w:color w:val="000000"/>
        </w:rPr>
        <w:t xml:space="preserve"> </w:t>
      </w:r>
      <w:sdt>
        <w:sdtPr>
          <w:rPr>
            <w:color w:val="000000"/>
          </w:rPr>
          <w:tag w:val="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"/>
          <w:id w:val="-1767141409"/>
          <w:placeholder>
            <w:docPart w:val="2BFD1B9989094F2EA049046EBB9066AD"/>
          </w:placeholder>
        </w:sdtPr>
        <w:sdtContent>
          <w:r w:rsidR="00B75679" w:rsidRPr="00B75679">
            <w:rPr>
              <w:color w:val="000000"/>
              <w:highlight w:val="magenta"/>
            </w:rPr>
            <w:t>[54,77,107,113,159,161–163]</w:t>
          </w:r>
        </w:sdtContent>
      </w:sdt>
      <w:r w:rsidRPr="008E691C">
        <w:rPr>
          <w:rFonts w:eastAsia="新細明體"/>
          <w:lang w:eastAsia="zh-TW"/>
        </w:rPr>
        <w:t>.</w:t>
      </w:r>
      <w:r w:rsidR="00006F07">
        <w:rPr>
          <w:rFonts w:eastAsia="新細明體" w:hint="eastAsia"/>
          <w:lang w:eastAsia="zh-TW"/>
        </w:rPr>
        <w:t xml:space="preserve"> A</w:t>
      </w:r>
      <w:r w:rsidRPr="008E691C">
        <w:rPr>
          <w:rFonts w:eastAsia="新細明體"/>
          <w:lang w:eastAsia="zh-TW"/>
        </w:rPr>
        <w:t xml:space="preserve"> </w:t>
      </w:r>
      <w:r w:rsidR="00A82115" w:rsidRPr="00A82115">
        <w:rPr>
          <w:rFonts w:eastAsia="新細明體"/>
          <w:lang w:eastAsia="zh-TW"/>
        </w:rPr>
        <w:t xml:space="preserve">companion tutorial notebook is available at </w:t>
      </w:r>
      <w:r w:rsidR="00FB7C67" w:rsidRPr="00FB7C67">
        <w:rPr>
          <w:rFonts w:eastAsia="新細明體"/>
          <w:highlight w:val="magenta"/>
          <w:lang w:eastAsia="zh-TW"/>
        </w:rPr>
        <w:t>[</w:t>
      </w:r>
      <w:r w:rsidR="00A82115" w:rsidRPr="008E691C">
        <w:rPr>
          <w:rFonts w:eastAsia="新細明體"/>
          <w:highlight w:val="yellow"/>
          <w:lang w:eastAsia="zh-TW"/>
        </w:rPr>
        <w:t>_____(link)]</w:t>
      </w:r>
      <w:r w:rsidR="00A82115" w:rsidRPr="00A82115">
        <w:rPr>
          <w:rFonts w:eastAsia="新細明體"/>
          <w:lang w:eastAsia="zh-TW"/>
        </w:rPr>
        <w:t xml:space="preserve"> and provides complete code, sample datasets, and step-by-step guidance for surrogate modelling, Bayesian optimization, and inverse design. Together, these resources support an end-to-end pipeline covering data ingestion, preprocessing, model development, evaluation, SHAP-based interpretation, and iterative refinement, enabling literature-derived membrane datasets to be transformed into reproducible machine learning–assisted optimization workflows within a systematic </w:t>
      </w:r>
      <w:r w:rsidR="00006F07">
        <w:rPr>
          <w:rFonts w:eastAsia="新細明體" w:hint="eastAsia"/>
          <w:lang w:eastAsia="zh-TW"/>
        </w:rPr>
        <w:t>9</w:t>
      </w:r>
      <w:r w:rsidR="00A82115" w:rsidRPr="00A82115">
        <w:rPr>
          <w:rFonts w:eastAsia="新細明體"/>
          <w:lang w:eastAsia="zh-TW"/>
        </w:rPr>
        <w:t>-step closed-loop lifecycle</w:t>
      </w:r>
      <w:r w:rsidR="00C00955">
        <w:rPr>
          <w:rFonts w:eastAsia="新細明體" w:hint="eastAsia"/>
          <w:lang w:eastAsia="zh-TW"/>
        </w:rPr>
        <w:t>.</w:t>
      </w:r>
    </w:p>
    <w:p w14:paraId="0B339B8B" w14:textId="4B228EE0" w:rsidR="00711F3C" w:rsidRPr="008E691C" w:rsidRDefault="003B4F54" w:rsidP="008E691C">
      <w:pPr>
        <w:rPr>
          <w:i/>
          <w:iCs/>
          <w:u w:val="single"/>
        </w:rPr>
      </w:pPr>
      <w:r w:rsidRPr="008E691C">
        <w:rPr>
          <w:rFonts w:eastAsia="新細明體"/>
          <w:i/>
          <w:iCs/>
          <w:u w:val="single"/>
          <w:lang w:eastAsia="zh-TW"/>
        </w:rPr>
        <w:t xml:space="preserve">Step 1: </w:t>
      </w:r>
      <w:r w:rsidR="00462D24" w:rsidRPr="008E691C">
        <w:rPr>
          <w:i/>
          <w:iCs/>
          <w:u w:val="single"/>
        </w:rPr>
        <w:t>Set Objectives and Constraints</w:t>
      </w:r>
    </w:p>
    <w:p w14:paraId="75142436" w14:textId="193F9A44" w:rsidR="003B4F54" w:rsidRPr="008E691C" w:rsidRDefault="003B4F54" w:rsidP="008E691C">
      <w:pPr>
        <w:topLinePunct/>
        <w:rPr>
          <w:rFonts w:eastAsia="新細明體"/>
          <w:lang w:eastAsia="zh-TW"/>
        </w:rPr>
      </w:pPr>
      <w:r w:rsidRPr="003B4F54">
        <w:rPr>
          <w:rFonts w:eastAsia="新細明體"/>
          <w:lang w:eastAsia="zh-TW"/>
        </w:rPr>
        <w:t xml:space="preserve">The workflow begins with the establishment of </w:t>
      </w:r>
      <w:r w:rsidRPr="008E691C">
        <w:rPr>
          <w:rFonts w:eastAsia="新細明體"/>
          <w:lang w:eastAsia="zh-TW"/>
        </w:rPr>
        <w:t>objectives and constraints</w:t>
      </w:r>
      <w:r w:rsidRPr="003B4F54">
        <w:rPr>
          <w:rFonts w:eastAsia="新細明體"/>
          <w:lang w:eastAsia="zh-TW"/>
        </w:rPr>
        <w:t xml:space="preserve"> aligned with the target application. For membrane material discovery and fabrication, these objectives may include high water flux, strong salt rejection, or specific gas selectivity, whereas in operational settings the emphasis may shift toward flux stability, fouling mitigation, or reduced energy consumption. In parallel, manufacturing and operational boundaries, such as solvent restrictions, thickness limits, or allowable pressure ranges, are encoded as explicit constraints to ensure that the resulting design space remains physically realizable and industrially relevant.</w:t>
      </w:r>
    </w:p>
    <w:p w14:paraId="3CD47DC9" w14:textId="380DD55B" w:rsidR="00711F3C" w:rsidRPr="008E691C" w:rsidRDefault="002548BC" w:rsidP="008E691C">
      <w:pPr>
        <w:topLinePunct/>
        <w:rPr>
          <w:i/>
          <w:iCs/>
          <w:u w:val="single"/>
        </w:rPr>
      </w:pPr>
      <w:r>
        <w:rPr>
          <w:rFonts w:eastAsia="新細明體" w:hint="eastAsia"/>
          <w:i/>
          <w:iCs/>
          <w:u w:val="single"/>
          <w:lang w:eastAsia="zh-TW"/>
        </w:rPr>
        <w:t xml:space="preserve">Step 2: </w:t>
      </w:r>
      <w:r w:rsidR="00462D24" w:rsidRPr="008E691C">
        <w:rPr>
          <w:i/>
          <w:iCs/>
          <w:u w:val="single"/>
        </w:rPr>
        <w:t xml:space="preserve">Design Data Schema and </w:t>
      </w:r>
      <w:r>
        <w:rPr>
          <w:rFonts w:eastAsia="新細明體" w:hint="eastAsia"/>
          <w:i/>
          <w:iCs/>
          <w:u w:val="single"/>
          <w:lang w:eastAsia="zh-TW"/>
        </w:rPr>
        <w:t xml:space="preserve">Data </w:t>
      </w:r>
      <w:r w:rsidR="00221D43">
        <w:rPr>
          <w:i/>
          <w:iCs/>
          <w:u w:val="single"/>
        </w:rPr>
        <w:t>Ingestion</w:t>
      </w:r>
    </w:p>
    <w:p w14:paraId="6AAD19DC" w14:textId="05BED5CF" w:rsidR="003B4F54" w:rsidRPr="008E691C" w:rsidRDefault="003B4F54" w:rsidP="008E691C">
      <w:pPr>
        <w:topLinePunct/>
        <w:rPr>
          <w:rFonts w:eastAsia="新細明體"/>
          <w:lang w:eastAsia="zh-TW"/>
        </w:rPr>
      </w:pPr>
      <w:r w:rsidRPr="003B4F54">
        <w:rPr>
          <w:rFonts w:eastAsia="新細明體"/>
          <w:lang w:eastAsia="zh-TW"/>
        </w:rPr>
        <w:t xml:space="preserve">A critical early step is the design of a rigorous </w:t>
      </w:r>
      <w:r w:rsidRPr="008E691C">
        <w:rPr>
          <w:rFonts w:eastAsia="新細明體"/>
          <w:lang w:eastAsia="zh-TW"/>
        </w:rPr>
        <w:t>data schema and acquisition strategy</w:t>
      </w:r>
      <w:r w:rsidRPr="002548BC">
        <w:rPr>
          <w:rFonts w:eastAsia="新細明體"/>
          <w:lang w:eastAsia="zh-TW"/>
        </w:rPr>
        <w:t xml:space="preserve">. </w:t>
      </w:r>
      <w:r w:rsidRPr="003B4F54">
        <w:rPr>
          <w:rFonts w:eastAsia="新細明體"/>
          <w:lang w:eastAsia="zh-TW"/>
        </w:rPr>
        <w:t xml:space="preserve">Historical literature data, laboratory notebooks, simulation outputs, and internal experimental records are </w:t>
      </w:r>
      <w:r w:rsidRPr="003B4F54">
        <w:rPr>
          <w:rFonts w:eastAsia="新細明體"/>
          <w:lang w:eastAsia="zh-TW"/>
        </w:rPr>
        <w:lastRenderedPageBreak/>
        <w:t>consolidated into structured formats in which each entry corresponds to a membrane batch, fabrication recipe, or operating condition. Standardizing the data schema helps reduce architectural bias, improves reproducibility, and ensures that chemical identities, solvent ratios, casting conditions, pore characteristics, and testing protocols are consistently represented. This structured foundation is essential for building reliable models from heterogeneous membrane datasets.</w:t>
      </w:r>
    </w:p>
    <w:p w14:paraId="1C99F4D4" w14:textId="051D2033" w:rsidR="00711F3C" w:rsidRDefault="002548BC">
      <w:pPr>
        <w:topLinePunct/>
        <w:rPr>
          <w:rFonts w:eastAsia="新細明體"/>
          <w:i/>
          <w:iCs/>
          <w:u w:val="single"/>
          <w:lang w:eastAsia="zh-TW"/>
        </w:rPr>
      </w:pPr>
      <w:r w:rsidRPr="008E691C">
        <w:rPr>
          <w:rFonts w:eastAsia="新細明體"/>
          <w:i/>
          <w:iCs/>
          <w:u w:val="single"/>
          <w:lang w:eastAsia="zh-TW"/>
        </w:rPr>
        <w:t xml:space="preserve">Step 3: </w:t>
      </w:r>
      <w:r w:rsidR="00D31CCC">
        <w:rPr>
          <w:rFonts w:eastAsia="新細明體" w:hint="eastAsia"/>
          <w:i/>
          <w:iCs/>
          <w:u w:val="single"/>
          <w:lang w:eastAsia="zh-TW"/>
        </w:rPr>
        <w:t xml:space="preserve">Data </w:t>
      </w:r>
      <w:r w:rsidR="00EB0B45">
        <w:rPr>
          <w:rFonts w:eastAsia="新細明體" w:hint="eastAsia"/>
          <w:i/>
          <w:iCs/>
          <w:u w:val="single"/>
          <w:lang w:eastAsia="zh-TW"/>
        </w:rPr>
        <w:t>Inspection</w:t>
      </w:r>
      <w:r w:rsidR="00D31CCC">
        <w:rPr>
          <w:rFonts w:eastAsia="新細明體" w:hint="eastAsia"/>
          <w:i/>
          <w:iCs/>
          <w:u w:val="single"/>
          <w:lang w:eastAsia="zh-TW"/>
        </w:rPr>
        <w:t>:</w:t>
      </w:r>
    </w:p>
    <w:p w14:paraId="1BA49CDC" w14:textId="17945F55" w:rsidR="00EB0B45" w:rsidRPr="00EB0B45" w:rsidRDefault="00EB0B45" w:rsidP="00EB0B45">
      <w:pPr>
        <w:topLinePunct/>
        <w:rPr>
          <w:rFonts w:eastAsia="新細明體"/>
          <w:lang w:val="en-CA" w:eastAsia="zh-TW"/>
        </w:rPr>
      </w:pPr>
      <w:r w:rsidRPr="00EB0B45">
        <w:rPr>
          <w:rFonts w:eastAsia="新細明體"/>
          <w:lang w:val="en-CA" w:eastAsia="zh-TW"/>
        </w:rPr>
        <w:t>After data collection, the dataset is imported into the machine learning environment for subsequent modelling and inverse design. Prior to model development, an initial data quality assessment is essential to identify missing values, duplicated entries, and outliers, as these can distort statistical analysis and degrade model performance. Missing data may reduce the effective sample size, introduce bias, or disrupt preprocessing and learning algorithms, while duplicated entries can skew distributions and lead to overly optimistic model evaluation.</w:t>
      </w:r>
    </w:p>
    <w:p w14:paraId="1249B0F0" w14:textId="77777777" w:rsidR="00EB0B45" w:rsidRDefault="00EB0B45" w:rsidP="00EB0B45">
      <w:pPr>
        <w:topLinePunct/>
        <w:rPr>
          <w:rFonts w:eastAsia="新細明體"/>
          <w:lang w:val="en-CA" w:eastAsia="zh-TW"/>
        </w:rPr>
      </w:pPr>
      <w:r w:rsidRPr="00EB0B45">
        <w:rPr>
          <w:rFonts w:eastAsia="新細明體"/>
          <w:lang w:val="en-CA" w:eastAsia="zh-TW"/>
        </w:rPr>
        <w:t>In membrane research datasets, such issues can obscure true structure–property relationships; for instance, duplicated experiments may exaggerate the prevalence or performance of specific fabrication conditions, whereas incomplete records may conceal critical trends. Early identification of these flaws enables appropriate corrective actions, such as imputation or removal, ensuring that subsequent feature engineering and model training are based on reliable and representative data.</w:t>
      </w:r>
    </w:p>
    <w:p w14:paraId="3A774EC0" w14:textId="58E639BA" w:rsidR="00EB0B45" w:rsidRPr="008E691C" w:rsidRDefault="00EB0B45" w:rsidP="00EB0B45">
      <w:pPr>
        <w:topLinePunct/>
        <w:rPr>
          <w:rFonts w:eastAsia="新細明體"/>
          <w:i/>
          <w:iCs/>
          <w:u w:val="single"/>
          <w:lang w:val="en-CA" w:eastAsia="zh-TW"/>
        </w:rPr>
      </w:pPr>
      <w:r w:rsidRPr="008E691C">
        <w:rPr>
          <w:rFonts w:eastAsia="新細明體"/>
          <w:i/>
          <w:iCs/>
          <w:u w:val="single"/>
          <w:lang w:val="en-CA" w:eastAsia="zh-TW"/>
        </w:rPr>
        <w:t>Step 4: Feature Engineering and Exploratory Data Analysis (EDA)</w:t>
      </w:r>
    </w:p>
    <w:p w14:paraId="294CD1F9" w14:textId="77777777" w:rsidR="000B789E" w:rsidRDefault="00CB1ECD" w:rsidP="00CB1ECD">
      <w:pPr>
        <w:topLinePunct/>
        <w:rPr>
          <w:rFonts w:eastAsia="新細明體"/>
          <w:lang w:val="en-CA" w:eastAsia="zh-TW"/>
        </w:rPr>
      </w:pPr>
      <w:r w:rsidRPr="00CB1ECD">
        <w:rPr>
          <w:rFonts w:eastAsia="新細明體"/>
          <w:lang w:val="en-CA" w:eastAsia="zh-TW"/>
        </w:rPr>
        <w:t xml:space="preserve">Following data quality assessment, feature engineering and exploratory data analysis (EDA) are performed in an iterative manner to construct and refine a representation that captures chemistry–process–performance relationships. Feature engineering begins by enriching the raw fabrication dataset through the integration of auxiliary descriptors (e.g., cation and anion properties such as Stokes radius and charge) and the selection of physically meaningful fabrication and testing variables. </w:t>
      </w:r>
    </w:p>
    <w:p w14:paraId="33ADCFCF" w14:textId="634DA19F" w:rsidR="00CB1ECD" w:rsidRPr="00CB1ECD" w:rsidRDefault="00CB1ECD" w:rsidP="00CB1ECD">
      <w:pPr>
        <w:topLinePunct/>
        <w:rPr>
          <w:rFonts w:eastAsia="新細明體"/>
          <w:lang w:val="en-CA" w:eastAsia="zh-TW"/>
        </w:rPr>
      </w:pPr>
      <w:r w:rsidRPr="00CB1ECD">
        <w:rPr>
          <w:rFonts w:eastAsia="新細明體"/>
          <w:lang w:val="en-CA" w:eastAsia="zh-TW"/>
        </w:rPr>
        <w:lastRenderedPageBreak/>
        <w:t>This process can be readily extended to include molecular, polymer, solvent, or mixture-level descriptors derived from databases or literature.</w:t>
      </w:r>
      <w:r w:rsidR="000B789E">
        <w:rPr>
          <w:rFonts w:eastAsia="新細明體" w:hint="eastAsia"/>
          <w:lang w:val="en-CA" w:eastAsia="zh-TW"/>
        </w:rPr>
        <w:t xml:space="preserve"> </w:t>
      </w:r>
      <w:r w:rsidR="000B789E" w:rsidRPr="000B789E">
        <w:rPr>
          <w:rFonts w:eastAsia="新細明體"/>
          <w:lang w:eastAsia="zh-TW"/>
        </w:rPr>
        <w:t>Beyond tabular descriptors, this step can also incorporate multimodal data to provide a more comprehensive representation of membrane systems. For example, microscopy images (e.g., SEM or AFM) can be encoded using convolutional neural networks to capture morphological features, while spectral data (e.g., FTIR or Raman) can be transformed into quantitative descriptors reflecting chemical structure. These additional modalities can be integrated with conventional tabular features either through feature concatenation or more advanced representation learning approaches, enabling the model to leverage complementary structural, chemical, and process information.</w:t>
      </w:r>
    </w:p>
    <w:p w14:paraId="2E0A0993" w14:textId="77777777" w:rsidR="00CB1ECD" w:rsidRPr="00CB1ECD" w:rsidRDefault="00CB1ECD" w:rsidP="00CB1ECD">
      <w:pPr>
        <w:topLinePunct/>
        <w:rPr>
          <w:rFonts w:eastAsia="新細明體"/>
          <w:lang w:val="en-CA" w:eastAsia="zh-TW"/>
        </w:rPr>
      </w:pPr>
      <w:r w:rsidRPr="00CB1ECD">
        <w:rPr>
          <w:rFonts w:eastAsia="新細明體"/>
          <w:lang w:val="en-CA" w:eastAsia="zh-TW"/>
        </w:rPr>
        <w:t>Concurrently, EDA is used to examine the distributions and relationships within the evolving feature space, including key variables and target properties such as permeability and rejection. Visualization of feature distributions and correlation structures provides insight into data variability, redundancy, and potential structure–property relationships. These observations inform subsequent refinement of the feature set, such as removing near-constant variables, reducing highly correlated descriptors, or incorporating additional relevant features.</w:t>
      </w:r>
    </w:p>
    <w:p w14:paraId="3FDEC925" w14:textId="4968E845" w:rsidR="00CB1ECD" w:rsidRPr="008E691C" w:rsidRDefault="00CB1ECD" w:rsidP="008E691C">
      <w:pPr>
        <w:topLinePunct/>
        <w:rPr>
          <w:rFonts w:eastAsia="新細明體"/>
          <w:lang w:val="en-CA" w:eastAsia="zh-TW"/>
        </w:rPr>
      </w:pPr>
      <w:r w:rsidRPr="00CB1ECD">
        <w:rPr>
          <w:rFonts w:eastAsia="新細明體"/>
          <w:lang w:val="en-CA" w:eastAsia="zh-TW"/>
        </w:rPr>
        <w:t>I</w:t>
      </w:r>
      <w:r>
        <w:rPr>
          <w:rFonts w:eastAsia="新細明體" w:hint="eastAsia"/>
          <w:lang w:val="en-CA" w:eastAsia="zh-TW"/>
        </w:rPr>
        <w:t>mp</w:t>
      </w:r>
      <w:r w:rsidRPr="00CB1ECD">
        <w:rPr>
          <w:rFonts w:eastAsia="新細明體"/>
          <w:lang w:val="en-CA" w:eastAsia="zh-TW"/>
        </w:rPr>
        <w:t>ortantly, feature engineering and EDA are not strictly sequential but form a feedback loop: insights gained from EDA guide feature selection and transformation, while updated features prompt further exploration. This iterative process is particularly critical in membrane research, where limited and heterogeneous datasets require careful balancing between physical interpretability and statistical robustness. The outcome is a refined feature matrix that supports reliable model training and interpretation in subsequent steps.</w:t>
      </w:r>
    </w:p>
    <w:p w14:paraId="5CE7433B" w14:textId="0734110B" w:rsidR="00711F3C" w:rsidRDefault="00F56ECA" w:rsidP="00F56ECA">
      <w:pPr>
        <w:topLinePunct/>
        <w:rPr>
          <w:rFonts w:eastAsia="新細明體"/>
          <w:i/>
          <w:iCs/>
          <w:u w:val="single"/>
          <w:lang w:eastAsia="zh-TW"/>
        </w:rPr>
      </w:pPr>
      <w:r w:rsidRPr="008E691C">
        <w:rPr>
          <w:rFonts w:eastAsia="新細明體"/>
          <w:i/>
          <w:iCs/>
          <w:u w:val="single"/>
          <w:lang w:eastAsia="zh-TW"/>
        </w:rPr>
        <w:t>Step 5: Model pipeline selection, fine-tuning and evaluation</w:t>
      </w:r>
    </w:p>
    <w:p w14:paraId="7A4ECFB7" w14:textId="0C97ABF1" w:rsidR="007C1250" w:rsidRPr="008E691C" w:rsidRDefault="007C1250" w:rsidP="008E691C">
      <w:pPr>
        <w:topLinePunct/>
        <w:rPr>
          <w:rFonts w:eastAsia="新細明體"/>
          <w:lang w:eastAsia="zh-TW"/>
        </w:rPr>
      </w:pPr>
      <w:r w:rsidRPr="007C1250">
        <w:t>Before model training, the dataset is first split into training and test sets using a fixed random seed, and cross-validation is applied within the training set to support model selection and hyperparameter tuning</w:t>
      </w:r>
      <w:r>
        <w:rPr>
          <w:rFonts w:eastAsia="新細明體" w:hint="eastAsia"/>
          <w:lang w:eastAsia="zh-TW"/>
        </w:rPr>
        <w:t xml:space="preserve"> </w:t>
      </w:r>
      <w:r w:rsidRPr="003B4F54">
        <w:t xml:space="preserve"> </w:t>
      </w:r>
      <w:r w:rsidR="00653B08" w:rsidRPr="00090ADA">
        <w:rPr>
          <w:highlight w:val="yellow"/>
        </w:rPr>
        <w:t>(ref)</w:t>
      </w:r>
      <w:r w:rsidRPr="007C1250">
        <w:t>.</w:t>
      </w:r>
      <w:r>
        <w:rPr>
          <w:rFonts w:eastAsia="新細明體" w:hint="eastAsia"/>
          <w:lang w:eastAsia="zh-TW"/>
        </w:rPr>
        <w:t xml:space="preserve"> This gurranteed</w:t>
      </w:r>
      <w:r w:rsidRPr="003B4F54">
        <w:t xml:space="preserve"> the AI is trained on historical membrane batches and tested on entirely unseen, newly fabricated sequences</w:t>
      </w:r>
      <w:r>
        <w:rPr>
          <w:rFonts w:eastAsia="新細明體" w:hint="eastAsia"/>
          <w:lang w:eastAsia="zh-TW"/>
        </w:rPr>
        <w:t xml:space="preserve"> and </w:t>
      </w:r>
      <w:r w:rsidRPr="003B4F54">
        <w:t>the model learns genuine underlying physics rather than memorizing spreadsheet layouts</w:t>
      </w:r>
    </w:p>
    <w:p w14:paraId="47F0B30F" w14:textId="3C839E69" w:rsidR="007C1250" w:rsidRPr="007C1250" w:rsidRDefault="007C1250" w:rsidP="007C1250">
      <w:pPr>
        <w:rPr>
          <w:rFonts w:eastAsia="新細明體"/>
          <w:lang w:eastAsia="zh-TW"/>
        </w:rPr>
      </w:pPr>
    </w:p>
    <w:p w14:paraId="70320313" w14:textId="2D186339" w:rsidR="00EF2ADA" w:rsidRDefault="00EF2ADA" w:rsidP="007C1250">
      <w:pPr>
        <w:rPr>
          <w:rFonts w:eastAsia="新細明體"/>
          <w:lang w:eastAsia="zh-TW"/>
        </w:rPr>
      </w:pPr>
      <w:r w:rsidRPr="00EF2ADA">
        <w:rPr>
          <w:rFonts w:eastAsia="新細明體"/>
          <w:lang w:eastAsia="zh-TW"/>
        </w:rPr>
        <w:t>A complete modelling pipeline is then constructed by combining data preprocessing, model training, and hyperparameter optimization in a unified framework. The preprocessing stage may include imputation of missing values, standardization or normalization of numerical features, and encoding of categorical variables when needed. The processed training data are used to fit candidate predictive surrogate models that map multidimensional inputs to output properties. Depending on the data modality and prediction task, these models may include ensemble methods such as Random Forests or XGBoost for tabular material and fabrication data, deep neural networks for image-based microscopy inputs, or recurrent architectures for time-dependent processes</w:t>
      </w:r>
      <w:r w:rsidR="00B718FF">
        <w:rPr>
          <w:rFonts w:eastAsia="新細明體" w:hint="eastAsia"/>
          <w:lang w:eastAsia="zh-TW"/>
        </w:rPr>
        <w:t xml:space="preserve"> </w:t>
      </w:r>
      <w:r w:rsidR="00653B08" w:rsidRPr="00090ADA">
        <w:rPr>
          <w:highlight w:val="yellow"/>
        </w:rPr>
        <w:t>(ref)</w:t>
      </w:r>
      <w:r w:rsidRPr="00EF2ADA">
        <w:rPr>
          <w:rFonts w:eastAsia="新細明體"/>
          <w:lang w:eastAsia="zh-TW"/>
        </w:rPr>
        <w:t>. Grid search or randomized search can then be applied to tune hyperparameters in a reproducible way.</w:t>
      </w:r>
    </w:p>
    <w:p w14:paraId="2CDA75A1" w14:textId="61435C1F" w:rsidR="007C1250" w:rsidRPr="007C1250" w:rsidRDefault="007C1250" w:rsidP="007C1250">
      <w:pPr>
        <w:rPr>
          <w:rFonts w:eastAsia="新細明體"/>
          <w:lang w:eastAsia="zh-TW"/>
        </w:rPr>
      </w:pPr>
      <w:r w:rsidRPr="007C1250">
        <w:rPr>
          <w:rFonts w:eastAsia="新細明體"/>
          <w:lang w:eastAsia="zh-TW"/>
        </w:rPr>
        <w:t xml:space="preserve">This pipeline-based design provides a systematic and extensible way to compare different algorithms while reducing the risk of data leakage. Model performance is summarized using standard regression metrics such as </w:t>
      </w:r>
      <m:oMath>
        <m:sSup>
          <m:sSupPr>
            <m:ctrlPr>
              <w:rPr>
                <w:rFonts w:ascii="Cambria Math" w:eastAsia="新細明體" w:hAnsi="Cambria Math"/>
                <w:lang w:eastAsia="zh-TW"/>
              </w:rPr>
            </m:ctrlPr>
          </m:sSupPr>
          <m:e>
            <m:r>
              <w:rPr>
                <w:rFonts w:ascii="Cambria Math" w:eastAsia="新細明體" w:hAnsi="Cambria Math"/>
                <w:lang w:eastAsia="zh-TW"/>
              </w:rPr>
              <m:t>R</m:t>
            </m:r>
          </m:e>
          <m:sup>
            <m:r>
              <w:rPr>
                <w:rFonts w:ascii="Cambria Math" w:eastAsia="新細明體" w:hAnsi="Cambria Math"/>
                <w:lang w:eastAsia="zh-TW"/>
              </w:rPr>
              <m:t>2</m:t>
            </m:r>
          </m:sup>
        </m:sSup>
      </m:oMath>
      <w:r w:rsidRPr="007C1250">
        <w:rPr>
          <w:rFonts w:eastAsia="新細明體"/>
          <w:lang w:eastAsia="zh-TW"/>
        </w:rPr>
        <w:t>, RMSE, and MAE on the held-out test set. A parity plot is used to complement these metrics by comparing predicted and observed values for each test sample; points near the diagonal indicate good agreement, whereas systematic deviations or wide scatter reveal bias or weak predictive regions.</w:t>
      </w:r>
    </w:p>
    <w:p w14:paraId="16654D7C" w14:textId="51D95DB9" w:rsidR="00221D43" w:rsidRPr="00221D43" w:rsidRDefault="007C1250" w:rsidP="008E691C">
      <w:pPr>
        <w:topLinePunct/>
        <w:rPr>
          <w:rFonts w:eastAsia="新細明體"/>
          <w:lang w:eastAsia="zh-TW"/>
        </w:rPr>
      </w:pPr>
      <w:r w:rsidRPr="007C1250">
        <w:rPr>
          <w:rFonts w:eastAsia="新細明體"/>
          <w:lang w:eastAsia="zh-TW"/>
        </w:rPr>
        <w:t>In membrane datasets with limited sample size, this evaluation step is especially important because predictive performance should be interpreted in the context of feature coverage, experimental variability, and overall data quality. The fitted model can then be carried forward to the next step, where SHAP analysis is used to interpret the contribution of individual descriptors and their interactions.</w:t>
      </w:r>
    </w:p>
    <w:p w14:paraId="001E2A6D" w14:textId="1AED5BE6" w:rsidR="00894DB3" w:rsidRPr="008E691C" w:rsidRDefault="007C1250" w:rsidP="008E691C">
      <w:pPr>
        <w:topLinePunct/>
        <w:rPr>
          <w:rFonts w:eastAsia="新細明體"/>
          <w:i/>
          <w:iCs/>
          <w:u w:val="single"/>
          <w:lang w:eastAsia="zh-TW"/>
        </w:rPr>
      </w:pPr>
      <w:r w:rsidRPr="008E691C">
        <w:rPr>
          <w:rFonts w:eastAsia="新細明體"/>
          <w:i/>
          <w:iCs/>
          <w:u w:val="single"/>
          <w:lang w:eastAsia="zh-TW"/>
        </w:rPr>
        <w:t>Step 6:</w:t>
      </w:r>
      <w:r w:rsidR="00894DB3" w:rsidRPr="008E691C">
        <w:rPr>
          <w:i/>
          <w:iCs/>
          <w:u w:val="single"/>
        </w:rPr>
        <w:t xml:space="preserve"> </w:t>
      </w:r>
      <w:r w:rsidR="00894DB3" w:rsidRPr="008E691C">
        <w:rPr>
          <w:rFonts w:eastAsia="新細明體"/>
          <w:i/>
          <w:iCs/>
          <w:u w:val="single"/>
          <w:lang w:eastAsia="zh-TW"/>
        </w:rPr>
        <w:t>Interpret Process Drivers via Explainable AI (xAI)</w:t>
      </w:r>
    </w:p>
    <w:p w14:paraId="7319C949" w14:textId="39775BFD" w:rsidR="005E4E06" w:rsidRPr="008E691C" w:rsidRDefault="005E4E06" w:rsidP="005E4E06">
      <w:pPr>
        <w:topLinePunct/>
        <w:rPr>
          <w:rFonts w:eastAsia="新細明體"/>
          <w:lang w:eastAsia="zh-TW"/>
        </w:rPr>
      </w:pPr>
      <w:r>
        <w:t xml:space="preserve">Once a surrogate model has been established, explainable AI methods are used to identify the dominant process drivers and to ensure that inverse design does not yield mathematically optimal but physically implausible solutions. Among the most widely used xAI approaches, SHAP is </w:t>
      </w:r>
      <w:r>
        <w:lastRenderedPageBreak/>
        <w:t>particularly useful because it quantifies the contribution of each feature to individual predictions while also revealing global patterns across the dataset.</w:t>
      </w:r>
    </w:p>
    <w:p w14:paraId="5E278282" w14:textId="449A227C" w:rsidR="005E4E06" w:rsidRPr="008E691C" w:rsidRDefault="005E4E06" w:rsidP="005E4E06">
      <w:pPr>
        <w:topLinePunct/>
        <w:rPr>
          <w:rFonts w:eastAsia="新細明體"/>
          <w:lang w:eastAsia="zh-TW"/>
        </w:rPr>
      </w:pPr>
      <w:r>
        <w:t>In membrane modelling, this interpretability step links the statistical model back to physically meaningful mechanisms. It can show whether predictions are driven by specific chemical functional groups, coagulation time, feed temperature fluctuations, or other structural, chemical, and operational variables. SHAP summary plots highlight the most influential descriptors, while dependence and local explanation plots clarify how feature values affect permeability and rejection in specific cases. A model was considered acceptable only when the dominant features identified by SHAP were physically meaningful and consistent with known membrane structure–process–property relationships.</w:t>
      </w:r>
    </w:p>
    <w:p w14:paraId="30D25695" w14:textId="666DFC60" w:rsidR="00893AF8" w:rsidRDefault="005E4E06" w:rsidP="008E691C">
      <w:pPr>
        <w:numPr>
          <w:ilvl w:val="0"/>
          <w:numId w:val="33"/>
        </w:numPr>
        <w:topLinePunct/>
        <w:ind w:left="0"/>
        <w:rPr>
          <w:rFonts w:eastAsia="新細明體"/>
          <w:lang w:eastAsia="zh-TW"/>
        </w:rPr>
      </w:pPr>
      <w:r>
        <w:t>By comparing these explanations with physical intuition, the model can be checked for consistency and potential artefacts. This makes the framework not only predictive but also informative, supporting experimental verification and guiding the search for plausible membrane designs. This criterion helps avoid over-reliance on statistically accurate but physically implausible models, which is particularly important for inverse design applications.</w:t>
      </w:r>
      <w:r w:rsidRPr="003B4F54" w:rsidDel="00965B67">
        <w:t xml:space="preserve"> </w:t>
      </w:r>
    </w:p>
    <w:p w14:paraId="7647E332" w14:textId="7BA7C960" w:rsidR="005E4E06" w:rsidRDefault="00893AF8" w:rsidP="005E4E06">
      <w:pPr>
        <w:topLinePunct/>
        <w:rPr>
          <w:rFonts w:eastAsia="新細明體"/>
          <w:i/>
          <w:iCs/>
          <w:u w:val="single"/>
          <w:lang w:eastAsia="zh-TW"/>
        </w:rPr>
      </w:pPr>
      <w:r w:rsidRPr="008E691C">
        <w:rPr>
          <w:rFonts w:eastAsia="新細明體"/>
          <w:i/>
          <w:iCs/>
          <w:u w:val="single"/>
          <w:lang w:eastAsia="zh-TW"/>
        </w:rPr>
        <w:t>Step 7: High-Throughput Virtual Screening and Inverse Design</w:t>
      </w:r>
    </w:p>
    <w:p w14:paraId="3BE8DC55" w14:textId="2F5F6950" w:rsidR="00BE2AA8" w:rsidRPr="00BE2AA8" w:rsidRDefault="00BE2AA8" w:rsidP="008E691C">
      <w:pPr>
        <w:rPr>
          <w:lang w:eastAsia="zh-TW"/>
        </w:rPr>
      </w:pPr>
      <w:r w:rsidRPr="00BE2AA8">
        <w:rPr>
          <w:lang w:eastAsia="zh-TW"/>
        </w:rPr>
        <w:t>Once validated, the surrogate model can be used in two complementary ways: high-throughput virtual screening and inverse design. In high-throughput screening, the model acts as a rapid computational filter that evaluates large numbers of candidate formulations, fabrication recipes, or operating conditions in silico. This enables efficient prioritization of promising candidates before laboratory validation and also makes it possible to probe extreme or high-risk scenarios that would be costly or impractical to test experimentally.</w:t>
      </w:r>
    </w:p>
    <w:p w14:paraId="59574EBD" w14:textId="642A04F8" w:rsidR="00BE2AA8" w:rsidRPr="00BE2AA8" w:rsidRDefault="00BE2AA8" w:rsidP="008E691C">
      <w:pPr>
        <w:rPr>
          <w:lang w:eastAsia="zh-TW"/>
        </w:rPr>
      </w:pPr>
      <w:r w:rsidRPr="00BE2AA8">
        <w:rPr>
          <w:lang w:eastAsia="zh-TW"/>
        </w:rPr>
        <w:t xml:space="preserve">In inverse design, the surrogate is used in reverse: given a desired performance target, optimization algorithms search for the input conditions most likely to achieve it. For membrane development, this may involve Bayesian optimization to identify promising recipes with relatively few experiments, or generative models to propose new molecular architectures and formulation </w:t>
      </w:r>
      <w:r w:rsidRPr="00BE2AA8">
        <w:rPr>
          <w:lang w:eastAsia="zh-TW"/>
        </w:rPr>
        <w:lastRenderedPageBreak/>
        <w:t>candidates. The same framework can also be extended to process control, where model-guided setpoint selection supports adaptive operation under changing conditions</w:t>
      </w:r>
      <w:r>
        <w:rPr>
          <w:rFonts w:eastAsia="新細明體" w:hint="eastAsia"/>
          <w:lang w:eastAsia="zh-TW"/>
        </w:rPr>
        <w:t xml:space="preserve"> </w:t>
      </w:r>
      <w:r w:rsidR="00653B08" w:rsidRPr="00090ADA">
        <w:rPr>
          <w:highlight w:val="yellow"/>
        </w:rPr>
        <w:t>(ref)</w:t>
      </w:r>
      <w:r w:rsidRPr="00BE2AA8">
        <w:rPr>
          <w:lang w:eastAsia="zh-TW"/>
        </w:rPr>
        <w:t>.</w:t>
      </w:r>
    </w:p>
    <w:p w14:paraId="5F6A88A6" w14:textId="05747E02" w:rsidR="00BE2AA8" w:rsidRPr="008E691C" w:rsidRDefault="00BE2AA8" w:rsidP="008E691C">
      <w:pPr>
        <w:rPr>
          <w:lang w:eastAsia="zh-TW"/>
        </w:rPr>
      </w:pPr>
      <w:r w:rsidRPr="00BE2AA8">
        <w:rPr>
          <w:lang w:eastAsia="zh-TW"/>
        </w:rPr>
        <w:t>Together, these two uses transform the surrogate model from a predictive tool into a design engine. Rather than only describing existing data, the model can screen large design spaces, rank viable candidates, and guide the search for new membranes and operating conditions with improved performance.</w:t>
      </w:r>
    </w:p>
    <w:p w14:paraId="2B3D5ACF" w14:textId="1DB48D8C" w:rsidR="00F473BA" w:rsidRDefault="00BE2AA8" w:rsidP="00BE2AA8">
      <w:pPr>
        <w:topLinePunct/>
        <w:rPr>
          <w:rFonts w:eastAsia="新細明體"/>
          <w:i/>
          <w:iCs/>
          <w:u w:val="single"/>
          <w:lang w:eastAsia="zh-TW"/>
        </w:rPr>
      </w:pPr>
      <w:r w:rsidRPr="008E691C">
        <w:rPr>
          <w:rFonts w:eastAsia="新細明體"/>
          <w:i/>
          <w:iCs/>
          <w:u w:val="single"/>
          <w:lang w:eastAsia="zh-TW"/>
        </w:rPr>
        <w:t xml:space="preserve">Step 8: </w:t>
      </w:r>
      <w:r w:rsidR="00F473BA" w:rsidRPr="008E691C">
        <w:rPr>
          <w:i/>
          <w:iCs/>
          <w:u w:val="single"/>
        </w:rPr>
        <w:t>Empirical Validation</w:t>
      </w:r>
    </w:p>
    <w:p w14:paraId="37EA010E" w14:textId="77777777" w:rsidR="00402880" w:rsidRDefault="00402880" w:rsidP="00402880">
      <w:pPr>
        <w:topLinePunct/>
        <w:rPr>
          <w:lang w:eastAsia="zh-TW"/>
        </w:rPr>
      </w:pPr>
      <w:r>
        <w:rPr>
          <w:lang w:eastAsia="zh-TW"/>
        </w:rPr>
        <w:t>The proposed solutions should then be validated experimentally. Candidate membranes, formulations, or operational strategies generated by the inverse design framework are synthesized, tested, and compared with the predicted outcomes using standard characterization and performance measurements. Techniques such as SEM, FTIR, permeability testing, and pilot-scale operation provide the evidence needed to assess whether the proposed design is reproducible, robust, and practically meaningful.</w:t>
      </w:r>
    </w:p>
    <w:p w14:paraId="3DF9825B" w14:textId="32A6E53D" w:rsidR="00402880" w:rsidRDefault="00402880" w:rsidP="00402880">
      <w:pPr>
        <w:rPr>
          <w:rFonts w:eastAsia="新細明體"/>
          <w:lang w:eastAsia="zh-TW"/>
        </w:rPr>
      </w:pPr>
      <w:r>
        <w:rPr>
          <w:rFonts w:eastAsia="新細明體" w:hint="eastAsia"/>
          <w:lang w:eastAsia="zh-TW"/>
        </w:rPr>
        <w:t>T</w:t>
      </w:r>
      <w:r>
        <w:rPr>
          <w:lang w:eastAsia="zh-TW"/>
        </w:rPr>
        <w:t>his validation step is essential because surrogate-driven predictions remain hypotheses until confirmed experimentally. Beyond verifying agreement between predicted and observed performance, the results can also indicate whether the model generalizes beyond the original dataset and whether the optimized candidates retain their advantages under realistic conditions. The validated data then become new input for the next stage of continuous refinement and model updating, rather than marking the end of the workflow. In this way, empirical validation closes the experimental loop while preparing the framework for iterative improvement in the final CICD step.</w:t>
      </w:r>
    </w:p>
    <w:p w14:paraId="17F0BDEB" w14:textId="3296E05D" w:rsidR="00402880" w:rsidRDefault="00402880" w:rsidP="00402880">
      <w:pPr>
        <w:rPr>
          <w:rFonts w:eastAsia="新細明體"/>
          <w:i/>
          <w:iCs/>
          <w:u w:val="single"/>
          <w:lang w:eastAsia="zh-TW"/>
        </w:rPr>
      </w:pPr>
      <w:r w:rsidRPr="008E691C">
        <w:rPr>
          <w:rFonts w:eastAsia="新細明體"/>
          <w:i/>
          <w:iCs/>
          <w:u w:val="single"/>
          <w:lang w:eastAsia="zh-TW"/>
        </w:rPr>
        <w:t>Step 9: Continuous Refinement and Model Updating</w:t>
      </w:r>
    </w:p>
    <w:p w14:paraId="43616081" w14:textId="13848689" w:rsidR="007A3B28" w:rsidRPr="007A3B28" w:rsidRDefault="007A3B28" w:rsidP="007A3B28">
      <w:pPr>
        <w:rPr>
          <w:rFonts w:eastAsia="新細明體"/>
          <w:lang w:eastAsia="zh-TW"/>
        </w:rPr>
      </w:pPr>
      <w:r w:rsidRPr="007A3B28">
        <w:rPr>
          <w:rFonts w:eastAsia="新細明體"/>
          <w:lang w:eastAsia="zh-TW"/>
        </w:rPr>
        <w:t>The inverse-design solutions predicted by the machine learning model should be treated as optimized candidates for the specified target, but their experimentally measured performance may still deviate from the predicted values</w:t>
      </w:r>
      <w:r w:rsidR="00653B08" w:rsidRPr="00090ADA">
        <w:rPr>
          <w:highlight w:val="yellow"/>
        </w:rPr>
        <w:t>(ref)</w:t>
      </w:r>
      <w:r w:rsidRPr="007A3B28">
        <w:rPr>
          <w:rFonts w:eastAsia="新細明體"/>
          <w:lang w:eastAsia="zh-TW"/>
        </w:rPr>
        <w:t xml:space="preserve">. This discrepancy can arise when the experimental setting differs from the distribution represented in the training data, or when unmodeled effects, </w:t>
      </w:r>
      <w:r w:rsidRPr="007A3B28">
        <w:rPr>
          <w:rFonts w:eastAsia="新細明體"/>
          <w:lang w:eastAsia="zh-TW"/>
        </w:rPr>
        <w:lastRenderedPageBreak/>
        <w:t>fabrication variability, measurement noise, and incomplete descriptors limit model fidelity. Such gaps make a closed-loop continuous refinement framework necessary.</w:t>
      </w:r>
    </w:p>
    <w:p w14:paraId="2731EA60" w14:textId="198471F1" w:rsidR="007A3B28" w:rsidRPr="007A3B28" w:rsidRDefault="007A3B28" w:rsidP="007A3B28">
      <w:pPr>
        <w:rPr>
          <w:rFonts w:eastAsia="新細明體"/>
          <w:lang w:eastAsia="zh-TW"/>
        </w:rPr>
      </w:pPr>
      <w:r w:rsidRPr="007A3B28">
        <w:rPr>
          <w:rFonts w:eastAsia="新細明體"/>
          <w:lang w:eastAsia="zh-TW"/>
        </w:rPr>
        <w:t>To close the loop, real-world performance metrics obtained during validation are fed back into the database. An active learning cycle can then prioritize regions where the model is uncertain or where experimental outcomes deviate from prediction, allowing retraining with high-value data points that improve accuracy and robustness in underexplored regions of the design space. In this way, the workflow gradually becomes more reliable with each iteration, rather than remaining fixed after the first round of inverse design.</w:t>
      </w:r>
    </w:p>
    <w:p w14:paraId="334F9685" w14:textId="0AD17173" w:rsidR="007A3B28" w:rsidRPr="007A3B28" w:rsidRDefault="007A3B28" w:rsidP="007A3B28">
      <w:pPr>
        <w:rPr>
          <w:rFonts w:eastAsia="新細明體"/>
          <w:lang w:eastAsia="zh-TW"/>
        </w:rPr>
      </w:pPr>
      <w:r w:rsidRPr="007A3B28">
        <w:rPr>
          <w:rFonts w:eastAsia="新細明體"/>
          <w:lang w:eastAsia="zh-TW"/>
        </w:rPr>
        <w:t>As the framework matures, the data-driven surrogate can also be coupled with physics-informed constraints and hybrid control logic. Mechanistic relationships such as Darcy’s law, thermodynamic limits, and mass-transfer equations can be embedded directly into the design and optimization process to keep proposed solutions physically plausible and to reduce unsafe or unrealistic operating conditions</w:t>
      </w:r>
      <w:r>
        <w:rPr>
          <w:rFonts w:eastAsia="新細明體" w:hint="eastAsia"/>
          <w:lang w:eastAsia="zh-TW"/>
        </w:rPr>
        <w:t xml:space="preserve"> </w:t>
      </w:r>
      <w:r w:rsidR="00653B08" w:rsidRPr="00090ADA">
        <w:rPr>
          <w:highlight w:val="yellow"/>
        </w:rPr>
        <w:t>(ref)</w:t>
      </w:r>
      <w:r w:rsidRPr="007A3B28">
        <w:rPr>
          <w:rFonts w:eastAsia="新細明體"/>
          <w:lang w:eastAsia="zh-TW"/>
        </w:rPr>
        <w:t>. This hybrid layer acts as a safeguard against infeasible proposals and helps ensure that the model remains aligned with known membrane behavior.</w:t>
      </w:r>
    </w:p>
    <w:p w14:paraId="4AD8B382" w14:textId="0F4E2916" w:rsidR="008D3017" w:rsidRPr="008E691C" w:rsidRDefault="007A3B28" w:rsidP="008E691C">
      <w:pPr>
        <w:rPr>
          <w:rFonts w:eastAsia="新細明體"/>
          <w:lang w:eastAsia="zh-TW"/>
        </w:rPr>
      </w:pPr>
      <w:r w:rsidRPr="007A3B28">
        <w:rPr>
          <w:rFonts w:eastAsia="新細明體"/>
          <w:lang w:eastAsia="zh-TW"/>
        </w:rPr>
        <w:t>Transfer learning can be introduced as a complementary strategy when the workflow is extended to a new membrane family or a different experimental domain. In such cases, knowledge learned from a broader source dataset can be transferred and fine-tuned on a smaller target dataset, helping the model adapt more efficiently under limited-data conditions. Together, active learning and physics-informed constraints form the core of the closed-loop refinement process, while transfer learning provides an additional route for adaptation when the design problem shifts to a new domain.</w:t>
      </w:r>
    </w:p>
    <w:p w14:paraId="0D666AE9" w14:textId="77777777" w:rsidR="00CF2DC9" w:rsidRDefault="00CF2DC9">
      <w:pPr>
        <w:spacing w:after="160" w:afterAutospacing="0" w:line="278" w:lineRule="auto"/>
        <w:jc w:val="left"/>
        <w:rPr>
          <w:rFonts w:eastAsiaTheme="majorEastAsia"/>
          <w:b/>
          <w:bCs/>
        </w:rPr>
      </w:pPr>
      <w:r>
        <w:rPr>
          <w:bCs/>
        </w:rPr>
        <w:br w:type="page"/>
      </w:r>
    </w:p>
    <w:p w14:paraId="7F018B65" w14:textId="22C2F9D4" w:rsidR="0053659C" w:rsidRPr="00953BF0" w:rsidRDefault="00615417" w:rsidP="008E691C">
      <w:pPr>
        <w:pStyle w:val="Heading2"/>
        <w:numPr>
          <w:ilvl w:val="0"/>
          <w:numId w:val="41"/>
        </w:numPr>
      </w:pPr>
      <w:r w:rsidRPr="00953BF0">
        <w:lastRenderedPageBreak/>
        <w:t>Case Studies: Success Stories in ML-Driven Fabrication</w:t>
      </w:r>
    </w:p>
    <w:p w14:paraId="77BF0861" w14:textId="26B3672D" w:rsidR="003667DD" w:rsidRPr="00953BF0" w:rsidRDefault="008E36AE" w:rsidP="00606AF1">
      <w:r w:rsidRPr="00953BF0">
        <w:t>Application of ML</w:t>
      </w:r>
      <w:r w:rsidR="003667DD" w:rsidRPr="00953BF0">
        <w:t xml:space="preserve"> in membrane science has evolved from passive performance prediction to active inverse design and process control. By analyzing the complex non-linear relationships between fabrication variables (e.g., monomer structure, solvent properties, casting temperature) and operational outcomes (e.g., flux, selectivity, fouling rate), ML is now enabling the </w:t>
      </w:r>
      <w:r w:rsidRPr="00953BF0">
        <w:t>rational design</w:t>
      </w:r>
      <w:r w:rsidR="003667DD" w:rsidRPr="00953BF0">
        <w:t xml:space="preserve"> of membranes. This section reviews widely cited and emerging case studies categorized by three distinct phases: (1) Material </w:t>
      </w:r>
      <w:r w:rsidRPr="00953BF0">
        <w:t>discovery and inverse design of TFC membranes</w:t>
      </w:r>
      <w:r w:rsidR="003667DD" w:rsidRPr="00953BF0">
        <w:t xml:space="preserve"> (2) </w:t>
      </w:r>
      <w:r w:rsidRPr="00953BF0">
        <w:t>Membrane fabrication</w:t>
      </w:r>
      <w:r w:rsidR="003667DD" w:rsidRPr="00953BF0">
        <w:t>, and (3) Process Optimization &amp; Fouling Control.</w:t>
      </w:r>
      <w:r w:rsidR="00EA6059" w:rsidRPr="00953BF0">
        <w:t xml:space="preserve"> For summary of these case studies, </w:t>
      </w:r>
      <w:r w:rsidR="00EA6059" w:rsidRPr="007C7E1E">
        <w:rPr>
          <w:highlight w:val="red"/>
        </w:rPr>
        <w:t>refer to Table 3</w:t>
      </w:r>
    </w:p>
    <w:p w14:paraId="76B16633" w14:textId="456DCA2B" w:rsidR="003667DD" w:rsidRPr="00953BF0" w:rsidRDefault="003667DD" w:rsidP="008E691C">
      <w:pPr>
        <w:pStyle w:val="Heading3"/>
        <w:numPr>
          <w:ilvl w:val="1"/>
          <w:numId w:val="42"/>
        </w:numPr>
      </w:pPr>
      <w:r w:rsidRPr="00953BF0">
        <w:t xml:space="preserve"> Material Discovery and Inverse Design of TFC Membranes</w:t>
      </w:r>
    </w:p>
    <w:p w14:paraId="13FA0628" w14:textId="2A8727CA" w:rsidR="003667DD" w:rsidRPr="00953BF0" w:rsidRDefault="003667DD" w:rsidP="00606AF1">
      <w:pPr>
        <w:pStyle w:val="NormalWeb"/>
        <w:topLinePunct/>
        <w:spacing w:before="0" w:beforeAutospacing="0" w:after="0" w:afterAutospacing="0" w:line="360" w:lineRule="auto"/>
      </w:pPr>
      <w:r w:rsidRPr="00953BF0">
        <w:t>Polyamide thin-film composite (TFC) membranes remain the gold standard for desalination, yet their fabrication via interfacial polymerization (IP) involves a vast combinatorial space of monomers and reaction conditions.</w:t>
      </w:r>
      <w:r w:rsidR="00E222FC" w:rsidRPr="00953BF0">
        <w:t xml:space="preserve"> In 2022, </w:t>
      </w:r>
      <w:r w:rsidRPr="00953BF0">
        <w:t xml:space="preserve">Gao et al. utilized </w:t>
      </w:r>
      <w:r w:rsidR="00BD3BC4" w:rsidRPr="00953BF0">
        <w:t>BO</w:t>
      </w:r>
      <w:r w:rsidRPr="00953BF0">
        <w:t xml:space="preserve"> to navigate </w:t>
      </w:r>
      <w:r w:rsidR="00E222FC" w:rsidRPr="00953BF0">
        <w:t>the infinite</w:t>
      </w:r>
      <w:r w:rsidRPr="00953BF0">
        <w:t xml:space="preserve"> candidate space.</w:t>
      </w:r>
      <w:r w:rsidR="00E222FC" w:rsidRPr="00953BF0">
        <w:t xml:space="preserve"> </w:t>
      </w:r>
      <w:r w:rsidRPr="00953BF0">
        <w:t>Unlike traditional Edisonian approaches, they trained models on monomer structures (represented by Morgan fingerprints) to inversely predict optimal fabrication recipes. The model successfully identified novel combinations of unexplored monomers and synthesis conditions, leading to membranes that experimentally exceeded the permeability-selectivity upper bound of commercial counterparts</w:t>
      </w:r>
      <w:r w:rsidR="00015EE1" w:rsidRPr="00953BF0">
        <w:t xml:space="preserve"> </w:t>
      </w:r>
      <w:sdt>
        <w:sdtPr>
          <w:rPr>
            <w:color w:val="000000"/>
          </w:rPr>
          <w:tag w:val="MENDELEY_CITATION_v3_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"/>
          <w:id w:val="-433971970"/>
          <w:placeholder>
            <w:docPart w:val="DefaultPlaceholder_-1854013440"/>
          </w:placeholder>
        </w:sdtPr>
        <w:sdtContent>
          <w:r w:rsidR="00B75679" w:rsidRPr="00B75679">
            <w:rPr>
              <w:color w:val="000000"/>
              <w:highlight w:val="magenta"/>
            </w:rPr>
            <w:t>[164]</w:t>
          </w:r>
        </w:sdtContent>
      </w:sdt>
      <w:r w:rsidRPr="00953BF0">
        <w:t xml:space="preserve">. Building on this, </w:t>
      </w:r>
      <w:r w:rsidR="00E222FC" w:rsidRPr="00953BF0">
        <w:t xml:space="preserve">in 2025, </w:t>
      </w:r>
      <w:r w:rsidRPr="00953BF0">
        <w:t xml:space="preserve">Ma et al. introduced a fragment-based ML approach. By decomposing monomers into chemical fragments, their CatBoost model could essentially "assemble" ideal monomer structures for specific water purification targets. This automated the discovery of novel amine monomers, significantly accelerating the R&amp;D cycle for high-performance </w:t>
      </w:r>
      <w:r w:rsidR="00E222FC" w:rsidRPr="00953BF0">
        <w:t>NF</w:t>
      </w:r>
      <w:r w:rsidRPr="00953BF0">
        <w:t xml:space="preserve"> membranes </w:t>
      </w:r>
      <w:sdt>
        <w:sdtPr>
          <w:rPr>
            <w:color w:val="000000"/>
          </w:rPr>
          <w:tag w:val="MENDELEY_CITATION_v3_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"/>
          <w:id w:val="-1308859185"/>
          <w:placeholder>
            <w:docPart w:val="DefaultPlaceholder_-1854013440"/>
          </w:placeholder>
        </w:sdtPr>
        <w:sdtContent>
          <w:r w:rsidR="00F950D7" w:rsidRPr="00F950D7">
            <w:rPr>
              <w:color w:val="000000"/>
              <w:highlight w:val="magenta"/>
            </w:rPr>
            <w:t>[77]</w:t>
          </w:r>
        </w:sdtContent>
      </w:sdt>
      <w:r w:rsidRPr="00953BF0">
        <w:t>.</w:t>
      </w:r>
      <w:r w:rsidR="00E222FC" w:rsidRPr="00953BF0">
        <w:t xml:space="preserve"> Similarly, in 2020, Barnett et al.</w:t>
      </w:r>
      <w:r w:rsidRPr="00953BF0">
        <w:t xml:space="preserve"> demonstrated a complete design-to-device workflow. They screened 11,000 hypothetical homopolymers using a topological path-based hash. The model identified two specific polymer structures predicted to surpass the Robeson upper bound for CO₂/CH₄ separation. Crucially, the team synthesized these novel polymers in the lab, confirming the ML predictions and proving that ML can guide the synthesis of high-performance materials from scratch</w:t>
      </w:r>
      <w:r w:rsidR="00015EE1" w:rsidRPr="00953BF0">
        <w:t xml:space="preserve"> </w:t>
      </w:r>
      <w:sdt>
        <w:sdtPr>
          <w:rPr>
            <w:color w:val="000000"/>
          </w:rPr>
          <w:tag w:val="MENDELEY_CITATION_v3_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"/>
          <w:id w:val="-563641114"/>
          <w:placeholder>
            <w:docPart w:val="DefaultPlaceholder_-1854013440"/>
          </w:placeholder>
        </w:sdtPr>
        <w:sdtContent>
          <w:r w:rsidR="00F950D7" w:rsidRPr="00F950D7">
            <w:rPr>
              <w:color w:val="000000"/>
              <w:highlight w:val="magenta"/>
            </w:rPr>
            <w:t>[46]</w:t>
          </w:r>
        </w:sdtContent>
      </w:sdt>
      <w:r w:rsidRPr="00953BF0">
        <w:t>.</w:t>
      </w:r>
    </w:p>
    <w:p w14:paraId="79CAEBB1" w14:textId="273B7EC6" w:rsidR="003667DD" w:rsidRPr="00953BF0" w:rsidRDefault="003667DD" w:rsidP="008E691C">
      <w:pPr>
        <w:pStyle w:val="Heading4"/>
        <w:numPr>
          <w:ilvl w:val="1"/>
          <w:numId w:val="42"/>
        </w:numPr>
        <w:topLinePunct/>
        <w:spacing w:before="0" w:after="0"/>
        <w:rPr>
          <w:rFonts w:cs="Times New Roman"/>
          <w:b w:val="0"/>
          <w:bCs/>
        </w:rPr>
      </w:pPr>
      <w:r w:rsidRPr="00953BF0">
        <w:rPr>
          <w:rFonts w:cs="Times New Roman"/>
          <w:bCs/>
        </w:rPr>
        <w:lastRenderedPageBreak/>
        <w:t xml:space="preserve"> Precision </w:t>
      </w:r>
      <w:r w:rsidR="00E222FC" w:rsidRPr="00953BF0">
        <w:rPr>
          <w:rFonts w:cs="Times New Roman"/>
          <w:bCs/>
        </w:rPr>
        <w:t>in membrane fabrication</w:t>
      </w:r>
    </w:p>
    <w:p w14:paraId="78C0EA38" w14:textId="79C9521C" w:rsidR="003667DD" w:rsidRPr="00953BF0" w:rsidRDefault="003667DD" w:rsidP="00606AF1">
      <w:pPr>
        <w:pStyle w:val="NormalWeb"/>
        <w:topLinePunct/>
        <w:spacing w:before="0" w:beforeAutospacing="0" w:after="0" w:afterAutospacing="0" w:line="360" w:lineRule="auto"/>
      </w:pPr>
      <w:r w:rsidRPr="00953BF0">
        <w:t>Beyond material selection, the specific conditions of fabrication—such as solvent choice and electrospinning parameters—dictate membrane morphology. Understanding these black box synthesis-structure relationships is a key strength of ML.</w:t>
      </w:r>
    </w:p>
    <w:p w14:paraId="1BE66F64" w14:textId="594EA1FD" w:rsidR="003667DD" w:rsidRPr="00953BF0" w:rsidRDefault="003667DD" w:rsidP="00606AF1">
      <w:pPr>
        <w:pStyle w:val="NormalWeb"/>
        <w:topLinePunct/>
        <w:spacing w:before="0" w:beforeAutospacing="0" w:after="0" w:afterAutospacing="0" w:line="360" w:lineRule="auto"/>
      </w:pPr>
      <w:r w:rsidRPr="00953BF0">
        <w:t xml:space="preserve">Ignacz et al. </w:t>
      </w:r>
      <w:r w:rsidR="00E222FC" w:rsidRPr="00953BF0">
        <w:t>have</w:t>
      </w:r>
      <w:r w:rsidRPr="00953BF0">
        <w:t xml:space="preserve"> applied XAI to decipher the role of solvents in Organic Solvent Nanofiltration (OSN) membranes</w:t>
      </w:r>
      <w:r w:rsidR="00E222FC" w:rsidRPr="00953BF0">
        <w:t xml:space="preserve"> in 2023</w:t>
      </w:r>
      <w:r w:rsidRPr="00953BF0">
        <w:t>. By analyzing 407 solutes across 11 solvent systems, they used SHAP values to quantify how solvent parameters</w:t>
      </w:r>
      <w:r w:rsidR="00E222FC" w:rsidRPr="00953BF0">
        <w:t xml:space="preserve">, such as </w:t>
      </w:r>
      <w:r w:rsidRPr="00953BF0">
        <w:t>Hildebrand solubility</w:t>
      </w:r>
      <w:r w:rsidR="00E222FC" w:rsidRPr="00953BF0">
        <w:t xml:space="preserve"> and </w:t>
      </w:r>
      <w:r w:rsidRPr="00953BF0">
        <w:t>electrotopological state</w:t>
      </w:r>
      <w:r w:rsidR="00E222FC" w:rsidRPr="00953BF0">
        <w:t>,</w:t>
      </w:r>
      <w:r w:rsidRPr="00953BF0">
        <w:t xml:space="preserve"> influenced rejection. The study provided mechanistic insights into solvent-induced swelling, guiding the selection of solvent systems that maintain pore integrity during fabrication </w:t>
      </w:r>
      <w:sdt>
        <w:sdtPr>
          <w:rPr>
            <w:color w:val="000000"/>
          </w:rPr>
          <w:tag w:val="MENDELEY_CITATION_v3_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"/>
          <w:id w:val="1265419049"/>
          <w:placeholder>
            <w:docPart w:val="DefaultPlaceholder_-1854013440"/>
          </w:placeholder>
        </w:sdtPr>
        <w:sdtContent>
          <w:r w:rsidR="00F950D7" w:rsidRPr="00F950D7">
            <w:rPr>
              <w:color w:val="000000"/>
              <w:highlight w:val="magenta"/>
            </w:rPr>
            <w:t>[81]</w:t>
          </w:r>
        </w:sdtContent>
      </w:sdt>
      <w:r w:rsidRPr="00953BF0">
        <w:t>. Similarly</w:t>
      </w:r>
      <w:r w:rsidR="00E222FC" w:rsidRPr="00953BF0">
        <w:t xml:space="preserve"> in 2025</w:t>
      </w:r>
      <w:r w:rsidRPr="00953BF0">
        <w:t>, for solution casting, Carrillo-Sánchez et al. integrated ML with RSM to optimize the casting temperature and solvent composition for Pebax® 1657 membranes, identifying non-obvious fabrication windows that maximized CO₂ selectivity</w:t>
      </w:r>
      <w:r w:rsidR="00015EE1" w:rsidRPr="00953BF0">
        <w:t xml:space="preserve"> </w:t>
      </w:r>
      <w:sdt>
        <w:sdtPr>
          <w:rPr>
            <w:color w:val="000000"/>
          </w:rPr>
          <w:tag w:val="MENDELEY_CITATION_v3_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"/>
          <w:id w:val="-796147642"/>
          <w:placeholder>
            <w:docPart w:val="DefaultPlaceholder_-1854013440"/>
          </w:placeholder>
        </w:sdtPr>
        <w:sdtContent>
          <w:r w:rsidR="00B75679" w:rsidRPr="00B75679">
            <w:rPr>
              <w:color w:val="000000"/>
              <w:highlight w:val="magenta"/>
            </w:rPr>
            <w:t>[165]</w:t>
          </w:r>
        </w:sdtContent>
      </w:sdt>
      <w:r w:rsidRPr="00953BF0">
        <w:t>.</w:t>
      </w:r>
    </w:p>
    <w:p w14:paraId="724C0B58" w14:textId="422E17D8" w:rsidR="003667DD" w:rsidRPr="00953BF0" w:rsidRDefault="003667DD" w:rsidP="00606AF1">
      <w:pPr>
        <w:pStyle w:val="NormalWeb"/>
        <w:topLinePunct/>
        <w:spacing w:before="0" w:beforeAutospacing="0" w:after="0" w:afterAutospacing="0" w:line="360" w:lineRule="auto"/>
      </w:pPr>
      <w:r w:rsidRPr="00953BF0">
        <w:t xml:space="preserve">For nanofibrous membranes, Pervez et al. </w:t>
      </w:r>
      <w:r w:rsidR="00E222FC" w:rsidRPr="00953BF0">
        <w:t>a</w:t>
      </w:r>
      <w:r w:rsidRPr="00953BF0">
        <w:t xml:space="preserve">ddressed the chaotic instability of electrospinning jets. They developed a hybrid ML model (RSM + Locally Weighted Kernel Partial Least Squares) to predict nanofiber diameter based on voltage, flow rate, and polymer concentration. This allowed for the precise fabrication of nanofibers with targeted diameters for specific filtration applications, reducing the trial-and-error typically required to stabilize the electrospinning process </w:t>
      </w:r>
      <w:sdt>
        <w:sdtPr>
          <w:rPr>
            <w:color w:val="000000"/>
          </w:rPr>
          <w:tag w:val="MENDELEY_CITATION_v3_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"/>
          <w:id w:val="887533229"/>
          <w:placeholder>
            <w:docPart w:val="DefaultPlaceholder_-1854013440"/>
          </w:placeholder>
        </w:sdtPr>
        <w:sdtContent>
          <w:r w:rsidR="00B75679" w:rsidRPr="00B75679">
            <w:rPr>
              <w:color w:val="000000"/>
              <w:highlight w:val="magenta"/>
            </w:rPr>
            <w:t>[166]</w:t>
          </w:r>
        </w:sdtContent>
      </w:sdt>
      <w:r w:rsidRPr="00953BF0">
        <w:t>.</w:t>
      </w:r>
    </w:p>
    <w:p w14:paraId="09E362F2" w14:textId="546ACFB6" w:rsidR="003667DD" w:rsidRPr="00953BF0" w:rsidRDefault="003667DD" w:rsidP="00606AF1">
      <w:pPr>
        <w:pStyle w:val="NormalWeb"/>
        <w:topLinePunct/>
        <w:spacing w:before="0" w:beforeAutospacing="0" w:after="0" w:afterAutospacing="0" w:line="360" w:lineRule="auto"/>
      </w:pPr>
      <w:r w:rsidRPr="00953BF0">
        <w:t xml:space="preserve">Fabrication goals in energy sectors (fuel cells, lithium extraction) differ from </w:t>
      </w:r>
      <w:r w:rsidR="00E222FC" w:rsidRPr="00953BF0">
        <w:t xml:space="preserve">that of </w:t>
      </w:r>
      <w:r w:rsidRPr="00953BF0">
        <w:t>water treatment</w:t>
      </w:r>
      <w:r w:rsidR="00E222FC" w:rsidRPr="00953BF0">
        <w:t xml:space="preserve"> or gas separation</w:t>
      </w:r>
      <w:r w:rsidRPr="00953BF0">
        <w:t>, often requiring the optimization of conductive channels or ion-specific sieving.</w:t>
      </w:r>
      <w:r w:rsidR="00E222FC" w:rsidRPr="00953BF0">
        <w:t xml:space="preserve"> </w:t>
      </w:r>
      <w:r w:rsidRPr="00953BF0">
        <w:t>Zhang et al. employed a Fully Connected Neural Network (FCNN) to screen 180,000 anion exchange membrane (AEM) structures for fuel cells</w:t>
      </w:r>
      <w:r w:rsidR="00EA6059" w:rsidRPr="00953BF0">
        <w:t xml:space="preserve"> in 2024</w:t>
      </w:r>
      <w:r w:rsidRPr="00953BF0">
        <w:t xml:space="preserve">. The model revealed that the inductive effect of benzene rings on anilinium cations was critical for forming continuous ion transport channels. This insight guided the synthesis of highly conductive membranes that outperformed commercial benchmarks </w:t>
      </w:r>
      <w:r w:rsidR="00015EE1" w:rsidRPr="00953BF0">
        <w:t xml:space="preserve"> </w:t>
      </w:r>
      <w:sdt>
        <w:sdtPr>
          <w:rPr>
            <w:color w:val="000000"/>
          </w:rPr>
          <w:tag w:val="MENDELEY_CITATION_v3_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"/>
          <w:id w:val="1937477319"/>
          <w:placeholder>
            <w:docPart w:val="DefaultPlaceholder_-1854013440"/>
          </w:placeholder>
        </w:sdtPr>
        <w:sdtContent>
          <w:r w:rsidR="00F950D7" w:rsidRPr="00F950D7">
            <w:rPr>
              <w:color w:val="000000"/>
              <w:highlight w:val="magenta"/>
            </w:rPr>
            <w:t>[75]</w:t>
          </w:r>
        </w:sdtContent>
      </w:sdt>
      <w:r w:rsidRPr="00953BF0">
        <w:t xml:space="preserve">. </w:t>
      </w:r>
      <w:r w:rsidR="00EA6059" w:rsidRPr="00953BF0">
        <w:t>Foll</w:t>
      </w:r>
      <w:r w:rsidR="00653B08">
        <w:t>o</w:t>
      </w:r>
      <w:r w:rsidR="00EA6059" w:rsidRPr="00953BF0">
        <w:t>wing this study, in 2025,</w:t>
      </w:r>
      <w:r w:rsidRPr="00953BF0">
        <w:t xml:space="preserve"> Sun et al. applied ML to fine-tune the fabrication of NF membranes for Li⁺/Mg²⁺ separation. The study correlated fabrication parameters (e.g., reaction time, monomer concentration) with the steric and electrostatic exclusion mechanisms required to separate mono- from divalent ions. The ML analysis highlighted that precise control of the polyamide cross-linking density was the deciding factor for high Lithium selectivity </w:t>
      </w:r>
      <w:sdt>
        <w:sdtPr>
          <w:rPr>
            <w:color w:val="000000"/>
          </w:rPr>
          <w:tag w:val="MENDELEY_CITATION_v3_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"/>
          <w:id w:val="-1177877082"/>
          <w:placeholder>
            <w:docPart w:val="DefaultPlaceholder_-1854013440"/>
          </w:placeholder>
        </w:sdtPr>
        <w:sdtContent>
          <w:r w:rsidR="00F950D7" w:rsidRPr="00F950D7">
            <w:rPr>
              <w:color w:val="000000"/>
              <w:highlight w:val="magenta"/>
            </w:rPr>
            <w:t>[49]</w:t>
          </w:r>
        </w:sdtContent>
      </w:sdt>
      <w:r w:rsidRPr="00953BF0">
        <w:t>.</w:t>
      </w:r>
    </w:p>
    <w:p w14:paraId="7357A10C" w14:textId="52DB0DAD" w:rsidR="003667DD" w:rsidRPr="00953BF0" w:rsidRDefault="00277206" w:rsidP="008E691C">
      <w:pPr>
        <w:pStyle w:val="Heading4"/>
        <w:numPr>
          <w:ilvl w:val="1"/>
          <w:numId w:val="42"/>
        </w:numPr>
        <w:topLinePunct/>
        <w:spacing w:before="0" w:after="0"/>
        <w:rPr>
          <w:rFonts w:cs="Times New Roman"/>
          <w:b w:val="0"/>
          <w:bCs/>
        </w:rPr>
      </w:pPr>
      <w:r>
        <w:rPr>
          <w:rFonts w:eastAsia="新細明體" w:cs="Times New Roman" w:hint="eastAsia"/>
          <w:bCs/>
          <w:lang w:eastAsia="zh-TW"/>
        </w:rPr>
        <w:lastRenderedPageBreak/>
        <w:t xml:space="preserve">  </w:t>
      </w:r>
      <w:r w:rsidR="003667DD" w:rsidRPr="00953BF0">
        <w:rPr>
          <w:rFonts w:cs="Times New Roman"/>
          <w:bCs/>
        </w:rPr>
        <w:t>Process Optimization and Fouling Mitigation</w:t>
      </w:r>
    </w:p>
    <w:p w14:paraId="0104FB9E" w14:textId="069470EA" w:rsidR="003667DD" w:rsidRPr="00953BF0" w:rsidRDefault="003667DD" w:rsidP="00606AF1">
      <w:pPr>
        <w:pStyle w:val="NormalWeb"/>
        <w:topLinePunct/>
        <w:spacing w:before="0" w:beforeAutospacing="0" w:after="0" w:afterAutospacing="0" w:line="360" w:lineRule="auto"/>
      </w:pPr>
      <w:r w:rsidRPr="00953BF0">
        <w:t>The utility of ML extends beyond fabrication into the operational phase, where it is used to optimize process parameters and mitigate fouling—a feedback loop that can inform future fabrication designs.</w:t>
      </w:r>
      <w:r w:rsidR="00EA6059" w:rsidRPr="00953BF0">
        <w:t xml:space="preserve"> </w:t>
      </w:r>
      <w:r w:rsidRPr="00953BF0">
        <w:t xml:space="preserve">ANNs and SVMs, are deployed to predict fouling rates in Reverse Osmosis (RO) and Forward Osmosis (FO) systems. By training on operational data (feed pH, temperature, pressure), these models can predict flux decline with high accuracy </w:t>
      </w:r>
      <w:r w:rsidR="00EA6059" w:rsidRPr="00953BF0">
        <w:t>R</w:t>
      </w:r>
      <w:r w:rsidR="00EA6059" w:rsidRPr="00953BF0">
        <w:rPr>
          <w:vertAlign w:val="superscript"/>
        </w:rPr>
        <w:t>2</w:t>
      </w:r>
      <w:r w:rsidRPr="00953BF0">
        <w:rPr>
          <w:rStyle w:val="math-inline"/>
          <w:rFonts w:eastAsiaTheme="majorEastAsia"/>
        </w:rPr>
        <w:t xml:space="preserve"> &gt; 0.95</w:t>
      </w:r>
      <w:r w:rsidRPr="00953BF0">
        <w:t xml:space="preserve">), allowing operators to adjust cross-flow velocities or initiate cleaning cycles proactively </w:t>
      </w:r>
      <w:sdt>
        <w:sdtPr>
          <w:rPr>
            <w:color w:val="000000"/>
          </w:rPr>
          <w:tag w:val="MENDELEY_CITATION_v3_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"/>
          <w:id w:val="1079797442"/>
          <w:placeholder>
            <w:docPart w:val="DefaultPlaceholder_-1854013440"/>
          </w:placeholder>
        </w:sdtPr>
        <w:sdtContent>
          <w:r w:rsidR="00F950D7" w:rsidRPr="00F950D7">
            <w:rPr>
              <w:color w:val="000000"/>
              <w:highlight w:val="magenta"/>
            </w:rPr>
            <w:t>[105]</w:t>
          </w:r>
        </w:sdtContent>
      </w:sdt>
      <w:r w:rsidRPr="00953BF0">
        <w:t>.</w:t>
      </w:r>
    </w:p>
    <w:p w14:paraId="37358CCE" w14:textId="6DCD38AC" w:rsidR="003667DD" w:rsidRPr="00953BF0" w:rsidRDefault="003667DD" w:rsidP="00606AF1">
      <w:pPr>
        <w:pStyle w:val="NormalWeb"/>
        <w:topLinePunct/>
        <w:spacing w:before="0" w:beforeAutospacing="0" w:after="0" w:afterAutospacing="0" w:line="360" w:lineRule="auto"/>
        <w:rPr>
          <w:color w:val="000000"/>
        </w:rPr>
      </w:pPr>
      <w:r w:rsidRPr="00953BF0">
        <w:t xml:space="preserve">Specific to fouling mechanisms, </w:t>
      </w:r>
      <w:r w:rsidR="00EA6059" w:rsidRPr="00953BF0">
        <w:t xml:space="preserve">in 2023, </w:t>
      </w:r>
      <w:r w:rsidRPr="00953BF0">
        <w:t>Dansawad et al. highlighted studies using DNN to model the growth of cake layers and pore blocking</w:t>
      </w:r>
      <w:r w:rsidR="00653B08">
        <w:t xml:space="preserve"> </w:t>
      </w:r>
      <w:r w:rsidR="00653B08" w:rsidRPr="00090ADA">
        <w:rPr>
          <w:highlight w:val="yellow"/>
        </w:rPr>
        <w:t>(ref)</w:t>
      </w:r>
      <w:r w:rsidRPr="00953BF0">
        <w:t xml:space="preserve">. These models not only predict membrane lifespan but also suggest optimal backwashing intervals and cleaning protocols. By integrating these process models with fabrication data, researchers are beginning to close the loop—designing membranes with surface properties (e.g., hydrophilicity, roughness) specifically tailored to minimize the ML-predicted fouling propensities for specific wastewater feeds </w:t>
      </w:r>
      <w:sdt>
        <w:sdtPr>
          <w:rPr>
            <w:color w:val="000000"/>
          </w:rPr>
          <w:tag w:val="MENDELEY_CITATION_v3_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"/>
          <w:id w:val="480274489"/>
          <w:placeholder>
            <w:docPart w:val="DefaultPlaceholder_-1854013440"/>
          </w:placeholder>
        </w:sdtPr>
        <w:sdtContent>
          <w:r w:rsidR="00F950D7" w:rsidRPr="00F950D7">
            <w:rPr>
              <w:color w:val="000000"/>
              <w:highlight w:val="magenta"/>
            </w:rPr>
            <w:t>[4].</w:t>
          </w:r>
        </w:sdtContent>
      </w:sdt>
    </w:p>
    <w:p w14:paraId="55F29F61" w14:textId="0508978A" w:rsidR="00B23583" w:rsidRPr="00953BF0" w:rsidRDefault="00B82407" w:rsidP="00B23583">
      <w:pPr>
        <w:pStyle w:val="NormalWeb"/>
        <w:topLinePunct/>
        <w:spacing w:before="0" w:beforeAutospacing="0" w:after="0" w:afterAutospacing="0" w:line="360" w:lineRule="auto"/>
        <w:rPr>
          <w:color w:val="000000"/>
          <w:highlight w:val="yellow"/>
        </w:rPr>
      </w:pPr>
      <w:r w:rsidRPr="00953BF0">
        <w:rPr>
          <w:noProof/>
          <w:color w:val="000000"/>
        </w:rPr>
        <w:lastRenderedPageBreak/>
        <w:drawing>
          <wp:inline distT="0" distB="0" distL="0" distR="0" wp14:anchorId="35AA3C4F" wp14:editId="5ED87EDC">
            <wp:extent cx="5772393" cy="6858000"/>
            <wp:effectExtent l="0" t="0" r="6350" b="0"/>
            <wp:docPr id="111" name="Picture 110">
              <a:extLst xmlns:a="http://schemas.openxmlformats.org/drawingml/2006/main">
                <a:ext uri="{FF2B5EF4-FFF2-40B4-BE49-F238E27FC236}">
                  <a16:creationId xmlns:a16="http://schemas.microsoft.com/office/drawing/2014/main" id="{6C29B14C-23D9-4544-58C9-14B8D5581E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0">
                      <a:extLst>
                        <a:ext uri="{FF2B5EF4-FFF2-40B4-BE49-F238E27FC236}">
                          <a16:creationId xmlns:a16="http://schemas.microsoft.com/office/drawing/2014/main" id="{6C29B14C-23D9-4544-58C9-14B8D5581E9C}"/>
                        </a:ext>
                      </a:extLst>
                    </pic:cNvPr>
                    <pic:cNvPicPr>
                      <a:picLocks noChangeAspect="1"/>
                    </pic:cNvPicPr>
                  </pic:nvPicPr>
                  <pic:blipFill>
                    <a:blip r:embed="rId49"/>
                    <a:stretch>
                      <a:fillRect/>
                    </a:stretch>
                  </pic:blipFill>
                  <pic:spPr>
                    <a:xfrm>
                      <a:off x="0" y="0"/>
                      <a:ext cx="5772393" cy="6858000"/>
                    </a:xfrm>
                    <a:prstGeom prst="rect">
                      <a:avLst/>
                    </a:prstGeom>
                  </pic:spPr>
                </pic:pic>
              </a:graphicData>
            </a:graphic>
          </wp:inline>
        </w:drawing>
      </w:r>
    </w:p>
    <w:p w14:paraId="57D9355D" w14:textId="77777777" w:rsidR="00B23583" w:rsidRPr="00953BF0" w:rsidRDefault="00B23583" w:rsidP="00B23583">
      <w:pPr>
        <w:pStyle w:val="NormalWeb"/>
        <w:topLinePunct/>
        <w:spacing w:before="0" w:beforeAutospacing="0" w:after="0" w:afterAutospacing="0" w:line="360" w:lineRule="auto"/>
        <w:rPr>
          <w:color w:val="000000"/>
          <w:highlight w:val="yellow"/>
        </w:rPr>
      </w:pPr>
    </w:p>
    <w:p w14:paraId="42E1048E" w14:textId="53AFAF5C" w:rsidR="00B23583" w:rsidRPr="00953BF0" w:rsidRDefault="00B23583" w:rsidP="00B23583">
      <w:pPr>
        <w:pStyle w:val="NormalWeb"/>
        <w:topLinePunct/>
        <w:spacing w:before="0" w:beforeAutospacing="0" w:after="0" w:afterAutospacing="0" w:line="360" w:lineRule="auto"/>
        <w:rPr>
          <w:rFonts w:eastAsia="DengXian"/>
          <w:color w:val="000000"/>
          <w:lang w:eastAsia="zh-CN"/>
        </w:rPr>
        <w:sectPr w:rsidR="00B23583" w:rsidRPr="00953BF0" w:rsidSect="00B23583">
          <w:pgSz w:w="12240" w:h="15840"/>
          <w:pgMar w:top="1701" w:right="1440" w:bottom="1440" w:left="1440" w:header="720" w:footer="720" w:gutter="0"/>
          <w:cols w:space="720"/>
          <w:docGrid w:linePitch="360"/>
        </w:sectPr>
      </w:pPr>
      <w:commentRangeStart w:id="31"/>
      <w:r w:rsidRPr="00953BF0">
        <w:rPr>
          <w:rFonts w:eastAsia="DengXian"/>
          <w:b/>
          <w:bCs/>
          <w:color w:val="000000"/>
          <w:highlight w:val="yellow"/>
          <w:lang w:eastAsia="zh-CN"/>
        </w:rPr>
        <w:t xml:space="preserve">Figure </w:t>
      </w:r>
      <w:r w:rsidR="00B82407" w:rsidRPr="00953BF0">
        <w:rPr>
          <w:rFonts w:eastAsia="DengXian"/>
          <w:b/>
          <w:bCs/>
          <w:color w:val="000000"/>
          <w:highlight w:val="yellow"/>
          <w:lang w:eastAsia="zh-CN"/>
        </w:rPr>
        <w:t>12</w:t>
      </w:r>
      <w:r w:rsidRPr="00953BF0">
        <w:rPr>
          <w:rFonts w:eastAsia="DengXian"/>
          <w:b/>
          <w:bCs/>
          <w:color w:val="000000"/>
          <w:highlight w:val="yellow"/>
          <w:lang w:eastAsia="zh-CN"/>
        </w:rPr>
        <w:t>.</w:t>
      </w:r>
      <w:r w:rsidR="00B82407" w:rsidRPr="00953BF0">
        <w:rPr>
          <w:rFonts w:eastAsia="DengXian"/>
          <w:b/>
          <w:bCs/>
          <w:color w:val="000000"/>
          <w:highlight w:val="yellow"/>
          <w:lang w:eastAsia="zh-CN"/>
        </w:rPr>
        <w:t xml:space="preserve"> a.</w:t>
      </w:r>
      <w:r w:rsidRPr="00953BF0">
        <w:rPr>
          <w:rFonts w:eastAsia="DengXian"/>
          <w:color w:val="000000"/>
          <w:highlight w:val="yellow"/>
          <w:lang w:eastAsia="zh-CN"/>
        </w:rPr>
        <w:t xml:space="preserve"> Fragment-based ML identified top-performing thin-film composite polyamide membranes from 133864 candidates </w:t>
      </w:r>
      <w:r w:rsidR="00FB7C67" w:rsidRPr="00FB7C67">
        <w:rPr>
          <w:rFonts w:eastAsia="DengXian"/>
          <w:color w:val="000000"/>
          <w:highlight w:val="magenta"/>
          <w:lang w:eastAsia="zh-CN"/>
        </w:rPr>
        <w:t>[</w:t>
      </w:r>
      <w:r w:rsidRPr="00953BF0">
        <w:rPr>
          <w:rFonts w:eastAsia="DengXian"/>
          <w:color w:val="000000"/>
          <w:lang w:eastAsia="zh-CN"/>
        </w:rPr>
        <w:t>Accelerating inverse design of thin-film composite polyamide membranes for water purification via fragment-based machine learning</w:t>
      </w:r>
      <w:r w:rsidRPr="00953BF0">
        <w:rPr>
          <w:rFonts w:eastAsia="DengXian"/>
          <w:color w:val="000000"/>
          <w:highlight w:val="yellow"/>
          <w:lang w:eastAsia="zh-CN"/>
        </w:rPr>
        <w:t xml:space="preserve">]; </w:t>
      </w:r>
      <w:r w:rsidR="00B82407" w:rsidRPr="00953BF0">
        <w:rPr>
          <w:rFonts w:eastAsia="DengXian"/>
          <w:b/>
          <w:bCs/>
          <w:color w:val="000000"/>
          <w:highlight w:val="yellow"/>
          <w:lang w:eastAsia="zh-CN"/>
        </w:rPr>
        <w:t>b.</w:t>
      </w:r>
      <w:r w:rsidRPr="00953BF0">
        <w:rPr>
          <w:rFonts w:eastAsia="DengXian"/>
          <w:color w:val="000000"/>
          <w:highlight w:val="yellow"/>
          <w:lang w:eastAsia="zh-CN"/>
        </w:rPr>
        <w:t xml:space="preserve"> ML model </w:t>
      </w:r>
      <w:r w:rsidRPr="00953BF0">
        <w:rPr>
          <w:rFonts w:eastAsia="DengXian"/>
          <w:color w:val="000000"/>
          <w:highlight w:val="yellow"/>
          <w:lang w:eastAsia="zh-CN"/>
        </w:rPr>
        <w:lastRenderedPageBreak/>
        <w:t>predicted gas separation performance 11,000 homopolymer membranes</w:t>
      </w:r>
      <w:r w:rsidR="00FB7C67" w:rsidRPr="00FB7C67">
        <w:rPr>
          <w:rFonts w:eastAsia="DengXian"/>
          <w:color w:val="000000"/>
          <w:highlight w:val="magenta"/>
          <w:lang w:eastAsia="zh-CN"/>
        </w:rPr>
        <w:t>[</w:t>
      </w:r>
      <w:r w:rsidRPr="00953BF0">
        <w:rPr>
          <w:rFonts w:eastAsia="DengXian"/>
          <w:color w:val="000000"/>
          <w:lang w:eastAsia="zh-CN"/>
        </w:rPr>
        <w:t>Designing exceptional gas-separation polymer membranes using machine learning</w:t>
      </w:r>
      <w:r w:rsidRPr="00953BF0">
        <w:rPr>
          <w:rFonts w:eastAsia="DengXian"/>
          <w:color w:val="000000"/>
          <w:highlight w:val="yellow"/>
          <w:lang w:eastAsia="zh-CN"/>
        </w:rPr>
        <w:t>];</w:t>
      </w:r>
      <w:r w:rsidR="00B82407" w:rsidRPr="00953BF0">
        <w:rPr>
          <w:rFonts w:eastAsia="DengXian"/>
          <w:color w:val="000000"/>
          <w:highlight w:val="yellow"/>
          <w:lang w:eastAsia="zh-CN"/>
        </w:rPr>
        <w:t xml:space="preserve"> </w:t>
      </w:r>
      <w:r w:rsidR="00B82407" w:rsidRPr="00953BF0">
        <w:rPr>
          <w:rFonts w:eastAsia="DengXian"/>
          <w:b/>
          <w:bCs/>
          <w:color w:val="000000"/>
          <w:highlight w:val="yellow"/>
          <w:lang w:eastAsia="zh-CN"/>
        </w:rPr>
        <w:t xml:space="preserve">c. </w:t>
      </w:r>
      <w:r w:rsidRPr="00953BF0">
        <w:rPr>
          <w:rFonts w:eastAsia="DengXian"/>
          <w:color w:val="000000"/>
          <w:highlight w:val="yellow"/>
          <w:lang w:eastAsia="zh-CN"/>
        </w:rPr>
        <w:t xml:space="preserve">ML optimized membrane preparation conditions for the separation of CO2/N2 and CO2/CH4 mixtures </w:t>
      </w:r>
      <w:r w:rsidR="00FB7C67" w:rsidRPr="00FB7C67">
        <w:rPr>
          <w:rFonts w:eastAsia="DengXian"/>
          <w:color w:val="000000"/>
          <w:highlight w:val="magenta"/>
          <w:lang w:eastAsia="zh-CN"/>
        </w:rPr>
        <w:t>[</w:t>
      </w:r>
      <w:r w:rsidRPr="00953BF0">
        <w:rPr>
          <w:rFonts w:eastAsia="DengXian"/>
          <w:color w:val="000000"/>
          <w:lang w:eastAsia="zh-CN"/>
        </w:rPr>
        <w:t>Membrane preparation assisted by integration of machine learning and response surface methodology for CO2 separation</w:t>
      </w:r>
      <w:r w:rsidRPr="00953BF0">
        <w:rPr>
          <w:rFonts w:eastAsia="DengXian"/>
          <w:color w:val="000000"/>
          <w:highlight w:val="yellow"/>
          <w:lang w:eastAsia="zh-CN"/>
        </w:rPr>
        <w:t xml:space="preserve">]; </w:t>
      </w:r>
      <w:r w:rsidR="00B82407" w:rsidRPr="00953BF0">
        <w:rPr>
          <w:rFonts w:eastAsia="DengXian"/>
          <w:b/>
          <w:bCs/>
          <w:color w:val="000000"/>
          <w:highlight w:val="yellow"/>
          <w:lang w:eastAsia="zh-CN"/>
        </w:rPr>
        <w:t xml:space="preserve">d. </w:t>
      </w:r>
      <w:r w:rsidRPr="00953BF0">
        <w:rPr>
          <w:rFonts w:eastAsia="DengXian"/>
          <w:color w:val="000000"/>
          <w:highlight w:val="yellow"/>
          <w:lang w:eastAsia="zh-CN"/>
        </w:rPr>
        <w:t xml:space="preserve"> Neural network model was developed to screen 180,000 anion exchange membrane (AEM) structures for fuel cells </w:t>
      </w:r>
      <w:r w:rsidR="00FB7C67" w:rsidRPr="00FB7C67">
        <w:rPr>
          <w:rFonts w:eastAsia="DengXian"/>
          <w:color w:val="000000"/>
          <w:highlight w:val="magenta"/>
          <w:lang w:eastAsia="zh-CN"/>
        </w:rPr>
        <w:t>[</w:t>
      </w:r>
      <w:r w:rsidRPr="00953BF0">
        <w:rPr>
          <w:rFonts w:eastAsia="DengXian"/>
          <w:color w:val="000000"/>
          <w:lang w:eastAsia="zh-CN"/>
        </w:rPr>
        <w:t>Machine Learning-Aided Design of Highly Conductive Anion Exchange Membranes for Fuel Cells and Water Electrolyzers</w:t>
      </w:r>
      <w:r w:rsidRPr="00953BF0">
        <w:rPr>
          <w:rFonts w:eastAsia="DengXian"/>
          <w:color w:val="000000"/>
          <w:highlight w:val="yellow"/>
          <w:lang w:eastAsia="zh-CN"/>
        </w:rPr>
        <w:t xml:space="preserve">]; </w:t>
      </w:r>
      <w:r w:rsidR="00B82407" w:rsidRPr="00953BF0">
        <w:rPr>
          <w:rFonts w:eastAsia="DengXian"/>
          <w:b/>
          <w:bCs/>
          <w:color w:val="000000"/>
          <w:highlight w:val="yellow"/>
          <w:lang w:eastAsia="zh-CN"/>
        </w:rPr>
        <w:t xml:space="preserve">e. </w:t>
      </w:r>
      <w:r w:rsidRPr="00953BF0">
        <w:rPr>
          <w:rFonts w:eastAsia="DengXian"/>
          <w:color w:val="000000"/>
          <w:highlight w:val="yellow"/>
          <w:lang w:eastAsia="zh-CN"/>
        </w:rPr>
        <w:t xml:space="preserve">Membrane fouling based on fouling layer thickness were evaluated using deep learning </w:t>
      </w:r>
      <w:r w:rsidR="00FB7C67" w:rsidRPr="00FB7C67">
        <w:rPr>
          <w:rFonts w:eastAsia="DengXian"/>
          <w:color w:val="000000"/>
          <w:highlight w:val="magenta"/>
          <w:lang w:eastAsia="zh-CN"/>
        </w:rPr>
        <w:t>[</w:t>
      </w:r>
      <w:r w:rsidRPr="00953BF0">
        <w:rPr>
          <w:rFonts w:eastAsia="DengXian"/>
          <w:color w:val="000000"/>
          <w:lang w:eastAsia="zh-CN"/>
        </w:rPr>
        <w:t>Deep neural networks for modeling fouling growth and flux decline during NF/RO membrane filtration</w:t>
      </w:r>
      <w:r w:rsidRPr="00953BF0">
        <w:rPr>
          <w:rFonts w:eastAsia="DengXian"/>
          <w:color w:val="000000"/>
          <w:highlight w:val="yellow"/>
          <w:lang w:eastAsia="zh-CN"/>
        </w:rPr>
        <w:t xml:space="preserve">];  </w:t>
      </w:r>
      <w:r w:rsidR="00B82407" w:rsidRPr="00953BF0">
        <w:rPr>
          <w:rFonts w:eastAsia="DengXian"/>
          <w:b/>
          <w:bCs/>
          <w:color w:val="000000"/>
          <w:highlight w:val="yellow"/>
          <w:lang w:eastAsia="zh-CN"/>
        </w:rPr>
        <w:t>f.</w:t>
      </w:r>
      <w:r w:rsidRPr="00953BF0">
        <w:rPr>
          <w:rFonts w:eastAsia="DengXian"/>
          <w:color w:val="000000"/>
          <w:highlight w:val="yellow"/>
          <w:lang w:eastAsia="zh-CN"/>
        </w:rPr>
        <w:t xml:space="preserve">  ML was used to predict and optimize trade-offs between factors affecting membrane distillation to enhance system performance </w:t>
      </w:r>
      <w:r w:rsidR="00FB7C67" w:rsidRPr="00FB7C67">
        <w:rPr>
          <w:rFonts w:eastAsia="DengXian"/>
          <w:color w:val="000000"/>
          <w:highlight w:val="magenta"/>
          <w:lang w:eastAsia="zh-CN"/>
        </w:rPr>
        <w:t>[</w:t>
      </w:r>
      <w:r w:rsidRPr="00953BF0">
        <w:rPr>
          <w:rFonts w:eastAsia="DengXian"/>
          <w:color w:val="000000"/>
          <w:lang w:eastAsia="zh-CN"/>
        </w:rPr>
        <w:t>Machine learning-guided underlying decisive factors of high-performance membrane distillation system: Membrane properties, operation conditions and solution composition</w:t>
      </w:r>
      <w:r w:rsidRPr="00953BF0">
        <w:rPr>
          <w:rFonts w:eastAsia="DengXian"/>
          <w:color w:val="000000"/>
          <w:highlight w:val="yellow"/>
          <w:lang w:eastAsia="zh-CN"/>
        </w:rPr>
        <w:t>].</w:t>
      </w:r>
      <w:commentRangeEnd w:id="31"/>
      <w:r w:rsidR="00631CA6" w:rsidRPr="00953BF0">
        <w:rPr>
          <w:rStyle w:val="CommentReference"/>
          <w:rFonts w:eastAsia="DengXian"/>
          <w:color w:val="000000"/>
          <w:sz w:val="24"/>
          <w:szCs w:val="24"/>
          <w:lang w:eastAsia="zh-CN"/>
        </w:rPr>
        <w:commentReference w:id="31"/>
      </w:r>
    </w:p>
    <w:p w14:paraId="31326F12" w14:textId="29B64298" w:rsidR="0053659C" w:rsidRPr="00953BF0" w:rsidRDefault="0053659C" w:rsidP="008E691C">
      <w:pPr>
        <w:pStyle w:val="Heading1"/>
        <w:numPr>
          <w:ilvl w:val="0"/>
          <w:numId w:val="42"/>
        </w:numPr>
        <w:topLinePunct/>
        <w:spacing w:after="0"/>
        <w:rPr>
          <w:rFonts w:cs="Times New Roman"/>
          <w:bCs/>
          <w:color w:val="FF0000"/>
          <w:szCs w:val="24"/>
        </w:rPr>
      </w:pPr>
      <w:r w:rsidRPr="00953BF0">
        <w:rPr>
          <w:rFonts w:cs="Times New Roman"/>
          <w:bCs/>
          <w:color w:val="FF0000"/>
          <w:szCs w:val="24"/>
        </w:rPr>
        <w:lastRenderedPageBreak/>
        <w:t>Challenges</w:t>
      </w:r>
      <w:r w:rsidR="000E26E7" w:rsidRPr="00953BF0">
        <w:rPr>
          <w:rFonts w:cs="Times New Roman"/>
          <w:bCs/>
          <w:color w:val="FF0000"/>
          <w:szCs w:val="24"/>
        </w:rPr>
        <w:t>, Limitations and Future Direction</w:t>
      </w:r>
    </w:p>
    <w:p w14:paraId="2CE0D972" w14:textId="0BE87252" w:rsidR="008451D8" w:rsidRPr="00953BF0" w:rsidRDefault="008451D8" w:rsidP="00606AF1">
      <w:pPr>
        <w:widowControl w:val="0"/>
        <w:spacing w:after="160"/>
      </w:pPr>
      <w:r w:rsidRPr="008451D8">
        <w:t>While machine learning has already accelerated membrane research, its impact is still constrained by three closely linked barriers: limited data quality, weak</w:t>
      </w:r>
      <w:r w:rsidR="006D7818">
        <w:rPr>
          <w:rFonts w:eastAsia="新細明體" w:hint="eastAsia"/>
          <w:lang w:eastAsia="zh-TW"/>
        </w:rPr>
        <w:t xml:space="preserve"> model</w:t>
      </w:r>
      <w:r w:rsidRPr="008451D8">
        <w:t xml:space="preserve"> generalizability, and incomplete integration with experiment and scale-up. Progress now depends less on selecting a “better” algorithm and more </w:t>
      </w:r>
      <w:r w:rsidR="00DF103F" w:rsidRPr="00DF103F">
        <w:t>on improving data infrastructure and enabling closed-loop, process-aware learning.</w:t>
      </w:r>
    </w:p>
    <w:p w14:paraId="7EC4760B" w14:textId="2E3058AF" w:rsidR="0094701A" w:rsidRPr="008E691C" w:rsidRDefault="000B7DDC" w:rsidP="008E691C">
      <w:pPr>
        <w:pStyle w:val="ListParagraph"/>
        <w:widowControl w:val="0"/>
        <w:numPr>
          <w:ilvl w:val="1"/>
          <w:numId w:val="42"/>
        </w:numPr>
        <w:spacing w:after="160"/>
        <w:rPr>
          <w:rFonts w:eastAsia="新細明體"/>
          <w:b/>
          <w:bCs/>
          <w:lang w:eastAsia="zh-TW"/>
        </w:rPr>
      </w:pPr>
      <w:r w:rsidRPr="000B7DDC">
        <w:rPr>
          <w:b/>
          <w:bCs/>
          <w:lang w:eastAsia="zh-TW"/>
        </w:rPr>
        <w:t>Data quality, completeness, and benchmarking</w:t>
      </w:r>
    </w:p>
    <w:p w14:paraId="6A13DA35" w14:textId="73A5F2DB" w:rsidR="00C26DCC" w:rsidRPr="00C26DCC" w:rsidRDefault="00C26DCC" w:rsidP="00C26DCC">
      <w:pPr>
        <w:widowControl w:val="0"/>
        <w:spacing w:after="160"/>
        <w:rPr>
          <w:rFonts w:eastAsia="新細明體"/>
          <w:lang w:eastAsia="zh-TW"/>
        </w:rPr>
      </w:pPr>
      <w:r w:rsidRPr="00C26DCC">
        <w:rPr>
          <w:rFonts w:eastAsia="新細明體"/>
          <w:lang w:eastAsia="zh-TW"/>
        </w:rPr>
        <w:t>Membrane machine learning is constrained by</w:t>
      </w:r>
      <w:r w:rsidR="00350017">
        <w:rPr>
          <w:rFonts w:eastAsia="新細明體" w:hint="eastAsia"/>
          <w:lang w:eastAsia="zh-TW"/>
        </w:rPr>
        <w:t xml:space="preserve"> both</w:t>
      </w:r>
      <w:r w:rsidRPr="00C26DCC">
        <w:rPr>
          <w:rFonts w:eastAsia="新細明體"/>
          <w:lang w:eastAsia="zh-TW"/>
        </w:rPr>
        <w:t xml:space="preserve"> data</w:t>
      </w:r>
      <w:r w:rsidR="00350017" w:rsidRPr="00350017">
        <w:rPr>
          <w:rFonts w:eastAsia="新細明體"/>
          <w:lang w:eastAsia="zh-TW"/>
        </w:rPr>
        <w:t xml:space="preserve"> </w:t>
      </w:r>
      <w:r w:rsidR="00350017" w:rsidRPr="00C26DCC">
        <w:rPr>
          <w:rFonts w:eastAsia="新細明體"/>
          <w:lang w:eastAsia="zh-TW"/>
        </w:rPr>
        <w:t>scarcity</w:t>
      </w:r>
      <w:r w:rsidRPr="00C26DCC">
        <w:rPr>
          <w:rFonts w:eastAsia="新細明體"/>
          <w:lang w:eastAsia="zh-TW"/>
        </w:rPr>
        <w:t xml:space="preserve"> </w:t>
      </w:r>
      <w:r w:rsidR="00350017">
        <w:rPr>
          <w:rFonts w:eastAsia="新細明體" w:hint="eastAsia"/>
          <w:lang w:eastAsia="zh-TW"/>
        </w:rPr>
        <w:t xml:space="preserve">and </w:t>
      </w:r>
      <w:r w:rsidR="00350017" w:rsidRPr="00C26DCC">
        <w:rPr>
          <w:rFonts w:eastAsia="新細明體"/>
          <w:lang w:eastAsia="zh-TW"/>
        </w:rPr>
        <w:t>poor</w:t>
      </w:r>
      <w:r w:rsidRPr="00C26DCC">
        <w:rPr>
          <w:rFonts w:eastAsia="新細明體"/>
          <w:lang w:eastAsia="zh-TW"/>
        </w:rPr>
        <w:t xml:space="preserve"> data</w:t>
      </w:r>
      <w:r w:rsidR="00350017">
        <w:rPr>
          <w:rFonts w:eastAsia="新細明體" w:hint="eastAsia"/>
          <w:lang w:eastAsia="zh-TW"/>
        </w:rPr>
        <w:t xml:space="preserve"> </w:t>
      </w:r>
      <w:r w:rsidR="00350017" w:rsidRPr="00C26DCC">
        <w:rPr>
          <w:rFonts w:eastAsia="新細明體"/>
          <w:lang w:eastAsia="zh-TW"/>
        </w:rPr>
        <w:t>quality</w:t>
      </w:r>
      <w:sdt>
        <w:sdtPr>
          <w:rPr>
            <w:rFonts w:eastAsia="新細明體"/>
            <w:color w:val="000000"/>
            <w:lang w:eastAsia="zh-TW"/>
          </w:rPr>
          <w:tag w:val="MENDELEY_CITATION_v3_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"/>
          <w:id w:val="-1798895674"/>
          <w:placeholder>
            <w:docPart w:val="DefaultPlaceholder_-1854013440"/>
          </w:placeholder>
        </w:sdtPr>
        <w:sdtContent>
          <w:r w:rsidR="00B75679" w:rsidRPr="00B75679">
            <w:rPr>
              <w:rFonts w:eastAsia="新細明體"/>
              <w:color w:val="000000"/>
              <w:highlight w:val="magenta"/>
              <w:lang w:eastAsia="zh-TW"/>
            </w:rPr>
            <w:t>[167,168]</w:t>
          </w:r>
        </w:sdtContent>
      </w:sdt>
      <w:r w:rsidRPr="00C26DCC">
        <w:rPr>
          <w:rFonts w:eastAsia="新細明體"/>
          <w:lang w:eastAsia="zh-TW"/>
        </w:rPr>
        <w:t>.</w:t>
      </w:r>
      <w:r w:rsidR="00350017">
        <w:rPr>
          <w:rFonts w:eastAsia="新細明體" w:hint="eastAsia"/>
          <w:lang w:eastAsia="zh-TW"/>
        </w:rPr>
        <w:t xml:space="preserve"> </w:t>
      </w:r>
      <w:r w:rsidRPr="00C26DCC">
        <w:rPr>
          <w:rFonts w:eastAsia="新細明體"/>
          <w:lang w:eastAsia="zh-TW"/>
        </w:rPr>
        <w:t>Existing datasets</w:t>
      </w:r>
      <w:r>
        <w:rPr>
          <w:rFonts w:eastAsia="新細明體"/>
          <w:lang w:eastAsia="zh-TW"/>
        </w:rPr>
        <w:t xml:space="preserve">, </w:t>
      </w:r>
      <w:r w:rsidRPr="00C26DCC">
        <w:rPr>
          <w:rFonts w:eastAsia="新細明體"/>
          <w:lang w:eastAsia="zh-TW"/>
        </w:rPr>
        <w:t>typically aggregated from literature and individual laboratory records</w:t>
      </w:r>
      <w:r>
        <w:rPr>
          <w:rFonts w:eastAsia="新細明體"/>
          <w:lang w:eastAsia="zh-TW"/>
        </w:rPr>
        <w:t xml:space="preserve">, </w:t>
      </w:r>
      <w:r w:rsidRPr="00C26DCC">
        <w:rPr>
          <w:rFonts w:eastAsia="新細明體"/>
          <w:lang w:eastAsia="zh-TW"/>
        </w:rPr>
        <w:t>are characterized by inconsistent curation, incomplete metadata, and, most critically, missing fabrication</w:t>
      </w:r>
      <w:r w:rsidR="00ED699F">
        <w:rPr>
          <w:rFonts w:eastAsia="新細明體"/>
          <w:lang w:eastAsia="zh-TW"/>
        </w:rPr>
        <w:t xml:space="preserve"> and characterization</w:t>
      </w:r>
      <w:r w:rsidRPr="00C26DCC">
        <w:rPr>
          <w:rFonts w:eastAsia="新細明體"/>
          <w:lang w:eastAsia="zh-TW"/>
        </w:rPr>
        <w:t xml:space="preserve"> details</w:t>
      </w:r>
      <w:sdt>
        <w:sdtPr>
          <w:rPr>
            <w:rFonts w:eastAsia="新細明體"/>
            <w:color w:val="000000"/>
            <w:lang w:eastAsia="zh-TW"/>
          </w:rPr>
          <w:tag w:val="MENDELEY_CITATION_v3_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"/>
          <w:id w:val="-685984163"/>
          <w:placeholder>
            <w:docPart w:val="DefaultPlaceholder_-1854013440"/>
          </w:placeholder>
        </w:sdtPr>
        <w:sdtContent>
          <w:r w:rsidR="00B75679" w:rsidRPr="00B75679">
            <w:rPr>
              <w:rFonts w:eastAsia="新細明體"/>
              <w:color w:val="000000"/>
              <w:highlight w:val="magenta"/>
              <w:lang w:eastAsia="zh-TW"/>
            </w:rPr>
            <w:t>[169,170]</w:t>
          </w:r>
        </w:sdtContent>
      </w:sdt>
      <w:r w:rsidRPr="00C26DCC">
        <w:rPr>
          <w:rFonts w:eastAsia="新細明體"/>
          <w:lang w:eastAsia="zh-TW"/>
        </w:rPr>
        <w:t>. Because membrane performance is inherently path-dependent</w:t>
      </w:r>
      <w:r w:rsidR="005F1106">
        <w:rPr>
          <w:rFonts w:eastAsia="新細明體" w:hint="eastAsia"/>
          <w:lang w:eastAsia="zh-TW"/>
        </w:rPr>
        <w:t xml:space="preserve"> </w:t>
      </w:r>
      <w:sdt>
        <w:sdtPr>
          <w:rPr>
            <w:rFonts w:eastAsia="新細明體" w:hint="eastAsia"/>
            <w:color w:val="000000"/>
            <w:lang w:eastAsia="zh-TW"/>
          </w:rPr>
          <w:tag w:val="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"/>
          <w:id w:val="-842158946"/>
          <w:placeholder>
            <w:docPart w:val="DefaultPlaceholder_-1854013440"/>
          </w:placeholder>
        </w:sdtPr>
        <w:sdtContent>
          <w:r w:rsidR="00B75679" w:rsidRPr="00B75679">
            <w:rPr>
              <w:rFonts w:eastAsia="新細明體"/>
              <w:color w:val="000000"/>
              <w:highlight w:val="magenta"/>
              <w:lang w:eastAsia="zh-TW"/>
            </w:rPr>
            <w:t>[171–173]</w:t>
          </w:r>
        </w:sdtContent>
      </w:sdt>
      <w:r w:rsidRPr="00C26DCC">
        <w:rPr>
          <w:rFonts w:eastAsia="新細明體"/>
          <w:lang w:eastAsia="zh-TW"/>
        </w:rPr>
        <w:t>, this is not a minor omission but a structural limitation: the effective sample density in the process–structure–performance space remains extremely low</w:t>
      </w:r>
      <w:r w:rsidR="00C51B36">
        <w:rPr>
          <w:rFonts w:eastAsia="新細明體"/>
          <w:lang w:eastAsia="zh-TW"/>
        </w:rPr>
        <w:t xml:space="preserve"> </w:t>
      </w:r>
      <w:sdt>
        <w:sdtPr>
          <w:rPr>
            <w:rFonts w:eastAsia="新細明體"/>
            <w:color w:val="000000"/>
            <w:lang w:eastAsia="zh-TW"/>
          </w:rPr>
          <w:tag w:val="MENDELEY_CITATION_v3_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"/>
          <w:id w:val="-41292343"/>
          <w:placeholder>
            <w:docPart w:val="DefaultPlaceholder_-1854013440"/>
          </w:placeholder>
        </w:sdtPr>
        <w:sdtContent>
          <w:r w:rsidR="00B75679" w:rsidRPr="00B75679">
            <w:rPr>
              <w:rFonts w:eastAsia="新細明體"/>
              <w:color w:val="000000"/>
              <w:highlight w:val="magenta"/>
              <w:lang w:eastAsia="zh-TW"/>
            </w:rPr>
            <w:t>[171]</w:t>
          </w:r>
        </w:sdtContent>
      </w:sdt>
      <w:r w:rsidR="005F1106">
        <w:rPr>
          <w:rFonts w:eastAsia="新細明體" w:hint="eastAsia"/>
          <w:highlight w:val="yellow"/>
          <w:lang w:eastAsia="zh-TW"/>
        </w:rPr>
        <w:t>.</w:t>
      </w:r>
    </w:p>
    <w:p w14:paraId="16A705B6" w14:textId="75DA0FC6" w:rsidR="00C26DCC" w:rsidRPr="00C26DCC" w:rsidRDefault="00C26DCC" w:rsidP="00C26DCC">
      <w:pPr>
        <w:widowControl w:val="0"/>
        <w:spacing w:after="160"/>
        <w:rPr>
          <w:rFonts w:eastAsia="新細明體"/>
          <w:lang w:eastAsia="zh-TW"/>
        </w:rPr>
      </w:pPr>
      <w:r w:rsidRPr="00C26DCC">
        <w:rPr>
          <w:rFonts w:eastAsia="新細明體"/>
          <w:lang w:eastAsia="zh-TW"/>
        </w:rPr>
        <w:t>This limitation is further exacerbated by reporting bias toward successful and optimized outcomes, while failed experiments, intermediate trials, and full process histories are rarely disclosed</w:t>
      </w:r>
      <w:r w:rsidR="005F1106">
        <w:rPr>
          <w:rFonts w:eastAsia="新細明體" w:hint="eastAsia"/>
          <w:lang w:eastAsia="zh-TW"/>
        </w:rPr>
        <w:t xml:space="preserve"> </w:t>
      </w:r>
      <w:sdt>
        <w:sdtPr>
          <w:rPr>
            <w:rFonts w:eastAsia="新細明體" w:hint="eastAsia"/>
            <w:color w:val="000000"/>
            <w:lang w:eastAsia="zh-TW"/>
          </w:rPr>
          <w:tag w:val="MENDELEY_CITATION_v3_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"/>
          <w:id w:val="-1986924531"/>
          <w:placeholder>
            <w:docPart w:val="DefaultPlaceholder_-1854013440"/>
          </w:placeholder>
        </w:sdtPr>
        <w:sdtContent>
          <w:r w:rsidR="00B75679" w:rsidRPr="00B75679">
            <w:rPr>
              <w:rFonts w:eastAsia="新細明體"/>
              <w:color w:val="000000"/>
              <w:highlight w:val="magenta"/>
              <w:lang w:eastAsia="zh-TW"/>
            </w:rPr>
            <w:t>[174]</w:t>
          </w:r>
        </w:sdtContent>
      </w:sdt>
      <w:r w:rsidRPr="00C26DCC">
        <w:rPr>
          <w:rFonts w:eastAsia="新細明體"/>
          <w:lang w:eastAsia="zh-TW"/>
        </w:rPr>
        <w:t>. As a result, models trained on such incomplete datasets often learn spurious correlations, linking material identity to performance while overlooking latent process variables that govern morphology and transport. Consequently, models that appear accurate frequently fail under modest changes in fabrication conditions.</w:t>
      </w:r>
    </w:p>
    <w:p w14:paraId="2092E485" w14:textId="6CC39900" w:rsidR="00C26DCC" w:rsidRPr="00C26DCC" w:rsidRDefault="00C26DCC" w:rsidP="00C26DCC">
      <w:pPr>
        <w:widowControl w:val="0"/>
        <w:spacing w:after="160"/>
        <w:rPr>
          <w:rFonts w:eastAsia="新細明體"/>
          <w:lang w:eastAsia="zh-TW"/>
        </w:rPr>
      </w:pPr>
      <w:r w:rsidRPr="00C26DCC">
        <w:rPr>
          <w:rFonts w:eastAsia="新細明體"/>
          <w:lang w:eastAsia="zh-TW"/>
        </w:rPr>
        <w:t xml:space="preserve">Benchmarking practices further obscure real progress. Metrics such as </w:t>
      </w:r>
      <m:oMath>
        <m:sSup>
          <m:sSupPr>
            <m:ctrlPr>
              <w:rPr>
                <w:rFonts w:ascii="Cambria Math" w:eastAsia="新細明體" w:hAnsi="Cambria Math"/>
                <w:lang w:eastAsia="zh-TW"/>
              </w:rPr>
            </m:ctrlPr>
          </m:sSupPr>
          <m:e>
            <m:r>
              <w:rPr>
                <w:rFonts w:ascii="Cambria Math" w:eastAsia="新細明體" w:hAnsi="Cambria Math"/>
                <w:lang w:eastAsia="zh-TW"/>
              </w:rPr>
              <m:t>R</m:t>
            </m:r>
          </m:e>
          <m:sup>
            <m:r>
              <w:rPr>
                <w:rFonts w:ascii="Cambria Math" w:eastAsia="新細明體" w:hAnsi="Cambria Math"/>
                <w:lang w:eastAsia="zh-TW"/>
              </w:rPr>
              <m:t>2</m:t>
            </m:r>
          </m:sup>
        </m:sSup>
      </m:oMath>
      <w:r w:rsidRPr="00C26DCC">
        <w:rPr>
          <w:rFonts w:eastAsia="新細明體"/>
          <w:lang w:eastAsia="zh-TW"/>
        </w:rPr>
        <w:t xml:space="preserve">or MAE </w:t>
      </w:r>
      <w:r w:rsidR="00BE387A" w:rsidRPr="008E691C">
        <w:rPr>
          <w:rFonts w:eastAsia="新細明體"/>
          <w:lang w:eastAsia="zh-TW"/>
        </w:rPr>
        <w:t>often difficult to compare directly</w:t>
      </w:r>
      <w:r w:rsidRPr="00C26DCC">
        <w:rPr>
          <w:rFonts w:eastAsia="新細明體"/>
          <w:lang w:eastAsia="zh-TW"/>
        </w:rPr>
        <w:t xml:space="preserve"> across studies due to inconsistent data splits, target definitions, preprocessing workflows and data leakage</w:t>
      </w:r>
      <w:r w:rsidR="005F1106">
        <w:rPr>
          <w:rFonts w:eastAsia="新細明體" w:hint="eastAsia"/>
          <w:lang w:eastAsia="zh-TW"/>
        </w:rPr>
        <w:t xml:space="preserve"> </w:t>
      </w:r>
      <w:r w:rsidRPr="00C26DCC">
        <w:rPr>
          <w:rFonts w:eastAsia="新細明體"/>
          <w:lang w:eastAsia="zh-TW"/>
        </w:rPr>
        <w:t>arising from structurally or procedurally similar samples appearing in both training and test sets</w:t>
      </w:r>
      <w:sdt>
        <w:sdtPr>
          <w:rPr>
            <w:rFonts w:eastAsia="新細明體"/>
            <w:color w:val="000000"/>
            <w:lang w:eastAsia="zh-TW"/>
          </w:rPr>
          <w:tag w:val="MENDELEY_CITATION_v3_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"/>
          <w:id w:val="2109766388"/>
          <w:placeholder>
            <w:docPart w:val="DefaultPlaceholder_-1854013440"/>
          </w:placeholder>
        </w:sdtPr>
        <w:sdtContent>
          <w:r w:rsidR="00B75679" w:rsidRPr="00B75679">
            <w:rPr>
              <w:rFonts w:eastAsia="新細明體"/>
              <w:color w:val="000000"/>
              <w:highlight w:val="magenta"/>
              <w:lang w:eastAsia="zh-TW"/>
            </w:rPr>
            <w:t>[175,176]</w:t>
          </w:r>
        </w:sdtContent>
      </w:sdt>
      <w:r w:rsidRPr="00C26DCC">
        <w:rPr>
          <w:rFonts w:eastAsia="新細明體"/>
          <w:lang w:eastAsia="zh-TW"/>
        </w:rPr>
        <w:t>. Reported performance therefore often reflects evaluation design rather than genuine predictive capability.</w:t>
      </w:r>
    </w:p>
    <w:p w14:paraId="3E558E25" w14:textId="0104F488" w:rsidR="00C26DCC" w:rsidRPr="00C26DCC" w:rsidRDefault="00C26DCC" w:rsidP="00C26DCC">
      <w:pPr>
        <w:widowControl w:val="0"/>
        <w:spacing w:after="160"/>
        <w:rPr>
          <w:rFonts w:eastAsia="新細明體"/>
          <w:lang w:eastAsia="zh-TW"/>
        </w:rPr>
      </w:pPr>
      <w:r w:rsidRPr="00C26DCC">
        <w:rPr>
          <w:rFonts w:eastAsia="新細明體"/>
          <w:lang w:eastAsia="zh-TW"/>
        </w:rPr>
        <w:t xml:space="preserve">Addressing these challenges requires a shift toward standardized, machine-readable data schemas with explicit encoding of process variables, minimum reporting standards that include negative </w:t>
      </w:r>
      <w:r w:rsidRPr="00C26DCC">
        <w:rPr>
          <w:rFonts w:eastAsia="新細明體"/>
          <w:lang w:eastAsia="zh-TW"/>
        </w:rPr>
        <w:lastRenderedPageBreak/>
        <w:t>results, and rigorous benchmarking protocols based on fixed splits and truly external validation. Community initiatives such as the Open Membrane Database</w:t>
      </w:r>
      <w:r w:rsidR="00D246DA">
        <w:rPr>
          <w:rFonts w:eastAsia="新細明體" w:hint="eastAsia"/>
          <w:lang w:eastAsia="zh-TW"/>
        </w:rPr>
        <w:t xml:space="preserve"> </w:t>
      </w:r>
      <w:sdt>
        <w:sdtPr>
          <w:rPr>
            <w:rFonts w:eastAsia="新細明體" w:hint="eastAsia"/>
            <w:color w:val="000000"/>
            <w:lang w:eastAsia="zh-TW"/>
          </w:rPr>
          <w:tag w:val="MENDELEY_CITATION_v3_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"/>
          <w:id w:val="-1636018464"/>
          <w:placeholder>
            <w:docPart w:val="DefaultPlaceholder_-1854013440"/>
          </w:placeholder>
        </w:sdtPr>
        <w:sdtContent>
          <w:r w:rsidR="00B75679" w:rsidRPr="00B75679">
            <w:rPr>
              <w:rFonts w:eastAsia="新細明體"/>
              <w:color w:val="000000"/>
              <w:highlight w:val="magenta"/>
              <w:lang w:eastAsia="zh-TW"/>
            </w:rPr>
            <w:t>[171]</w:t>
          </w:r>
        </w:sdtContent>
      </w:sdt>
      <w:r w:rsidRPr="00C26DCC">
        <w:rPr>
          <w:rFonts w:eastAsia="新細明體"/>
          <w:lang w:eastAsia="zh-TW"/>
        </w:rPr>
        <w:t xml:space="preserve"> are promising, but their long-term value will depend on capturing process-level detail and enabling reproducible, process-aware evaluation.</w:t>
      </w:r>
    </w:p>
    <w:p w14:paraId="736388F5" w14:textId="05AAC699" w:rsidR="008451D8" w:rsidRPr="00567EF3" w:rsidRDefault="00C26DCC" w:rsidP="004564E1">
      <w:pPr>
        <w:widowControl w:val="0"/>
        <w:spacing w:after="160"/>
        <w:rPr>
          <w:rFonts w:eastAsia="新細明體"/>
          <w:lang w:eastAsia="zh-TW"/>
        </w:rPr>
      </w:pPr>
      <w:r w:rsidRPr="00C26DCC">
        <w:rPr>
          <w:rFonts w:eastAsia="新細明體"/>
          <w:lang w:eastAsia="zh-TW"/>
        </w:rPr>
        <w:t>Progress will ultimately depend on transitioning from passive data aggregation to closed-loop data generation. Active learning, Bayesian optimization</w:t>
      </w:r>
      <w:r w:rsidR="00567EF3">
        <w:rPr>
          <w:rFonts w:eastAsia="新細明體"/>
          <w:lang w:eastAsia="zh-TW"/>
        </w:rPr>
        <w:t xml:space="preserve"> </w:t>
      </w:r>
      <w:sdt>
        <w:sdtPr>
          <w:rPr>
            <w:rFonts w:eastAsia="SimSun"/>
            <w:color w:val="000000"/>
            <w:kern w:val="0"/>
            <w:highlight w:val="yellow"/>
            <w14:ligatures w14:val="none"/>
          </w:rPr>
          <w:tag w:val="MENDELEY_CITATION_v3_eyJjaXRhdGlvbklEIjoiTUVOREVMRVlfQ0lUQVRJT05fMGUyY2IyNmItN2ZiOC00ZjQ3LTg3NWMtODUxMTZjZWY4OGE2IiwicHJvcGVydGllcyI6eyJub3RlSW5kZXgiOjB9LCJpc0VkaXRlZCI6ZmFsc2UsIm1hbnVhbE92ZXJyaWRlIjp7ImlzTWFudWFsbHlPdmVycmlkZGVuIjpmYWxzZSwiY2l0ZXByb2NUZXh0IjoiWzQ0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V19"/>
          <w:id w:val="-190993819"/>
          <w:placeholder>
            <w:docPart w:val="664A45CD100E48C4AD79C9570855135A"/>
          </w:placeholder>
        </w:sdtPr>
        <w:sdtContent>
          <w:r w:rsidR="00F950D7" w:rsidRPr="00F950D7">
            <w:rPr>
              <w:rFonts w:eastAsia="SimSun"/>
              <w:color w:val="000000"/>
              <w:kern w:val="0"/>
              <w:highlight w:val="magenta"/>
              <w14:ligatures w14:val="none"/>
            </w:rPr>
            <w:t>[44]</w:t>
          </w:r>
        </w:sdtContent>
      </w:sdt>
      <w:r w:rsidRPr="00C26DCC">
        <w:rPr>
          <w:rFonts w:eastAsia="新細明體"/>
          <w:lang w:eastAsia="zh-TW"/>
        </w:rPr>
        <w:t xml:space="preserve">, and self-driving laboratory systems </w:t>
      </w:r>
      <w:sdt>
        <w:sdtPr>
          <w:rPr>
            <w:rFonts w:eastAsia="SimSun"/>
            <w:color w:val="000000"/>
            <w:kern w:val="0"/>
            <w:highlight w:val="yellow"/>
            <w14:ligatures w14:val="none"/>
          </w:rPr>
          <w:tag w:val="MENDELEY_CITATION_v3_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"/>
          <w:id w:val="732667641"/>
          <w:placeholder>
            <w:docPart w:val="D9982E70C9B64EA18970654B27369139"/>
          </w:placeholder>
        </w:sdtPr>
        <w:sdtContent>
          <w:r w:rsidR="00F950D7" w:rsidRPr="00F950D7">
            <w:rPr>
              <w:rFonts w:eastAsia="SimSun"/>
              <w:color w:val="000000"/>
              <w:kern w:val="0"/>
              <w:highlight w:val="magenta"/>
              <w14:ligatures w14:val="none"/>
            </w:rPr>
            <w:t>[11,102]</w:t>
          </w:r>
        </w:sdtContent>
      </w:sdt>
      <w:r w:rsidR="00567EF3">
        <w:t xml:space="preserve"> </w:t>
      </w:r>
      <w:r w:rsidRPr="00C26DCC">
        <w:rPr>
          <w:rFonts w:eastAsia="新細明體"/>
          <w:lang w:eastAsia="zh-TW"/>
        </w:rPr>
        <w:t>can iteratively select the most informative experiments and update models in real time. When integrated with automated synthesis, characterization, and standardized data pipelines, these platforms can directly produce consistent, machine-readable datasets with fully recorded process variables and experimental histories. This not only reduces human-induced variability but also systematically improves coverage of underexplored regions in the process–structure–performance space, addressing both data sparsity and bias at their source</w:t>
      </w:r>
      <w:r w:rsidR="00D246DA">
        <w:rPr>
          <w:rFonts w:eastAsia="新細明體" w:hint="eastAsia"/>
          <w:lang w:eastAsia="zh-TW"/>
        </w:rPr>
        <w:t xml:space="preserve"> </w:t>
      </w:r>
      <w:sdt>
        <w:sdtPr>
          <w:rPr>
            <w:rFonts w:eastAsia="新細明體" w:hint="eastAsia"/>
            <w:color w:val="000000"/>
            <w:lang w:eastAsia="zh-TW"/>
          </w:rPr>
          <w:tag w:val="MENDELEY_CITATION_v3_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"/>
          <w:id w:val="-194391605"/>
          <w:placeholder>
            <w:docPart w:val="DefaultPlaceholder_-1854013440"/>
          </w:placeholder>
        </w:sdtPr>
        <w:sdtContent>
          <w:r w:rsidR="00B75679" w:rsidRPr="00B75679">
            <w:rPr>
              <w:rFonts w:eastAsia="新細明體"/>
              <w:color w:val="000000"/>
              <w:highlight w:val="magenta"/>
              <w:lang w:eastAsia="zh-TW"/>
            </w:rPr>
            <w:t>[168]</w:t>
          </w:r>
        </w:sdtContent>
      </w:sdt>
      <w:r w:rsidRPr="00C26DCC">
        <w:rPr>
          <w:rFonts w:eastAsia="新細明體"/>
          <w:lang w:eastAsia="zh-TW"/>
        </w:rPr>
        <w:t>.</w:t>
      </w:r>
    </w:p>
    <w:p w14:paraId="5BA35917" w14:textId="7DE98A9E" w:rsidR="0094701A" w:rsidRDefault="000B7DDC">
      <w:pPr>
        <w:pStyle w:val="Heading2"/>
        <w:numPr>
          <w:ilvl w:val="1"/>
          <w:numId w:val="42"/>
        </w:numPr>
        <w:rPr>
          <w:lang w:val="en-US" w:eastAsia="zh-TW"/>
        </w:rPr>
      </w:pPr>
      <w:r w:rsidRPr="000B7DDC">
        <w:rPr>
          <w:lang w:val="en-US" w:eastAsia="zh-TW"/>
        </w:rPr>
        <w:t>Generalizability, uncertainty, and interpretability</w:t>
      </w:r>
    </w:p>
    <w:p w14:paraId="4CFB63D8" w14:textId="5F38F93B" w:rsidR="004F048C" w:rsidRPr="004F048C" w:rsidRDefault="004F048C" w:rsidP="004F048C">
      <w:pPr>
        <w:rPr>
          <w:lang w:eastAsia="zh-TW"/>
        </w:rPr>
      </w:pPr>
      <w:r w:rsidRPr="004F048C">
        <w:rPr>
          <w:lang w:eastAsia="zh-TW"/>
        </w:rPr>
        <w:t>A second major limitation is robust generalization outside the training domain: many models reporting s</w:t>
      </w:r>
      <w:r w:rsidRPr="00D246DA">
        <w:rPr>
          <w:lang w:eastAsia="zh-TW"/>
        </w:rPr>
        <w:t>trong performance under random train–test splits nonetheless overstate real-world predictive capability</w:t>
      </w:r>
      <w:r w:rsidR="00D246DA" w:rsidRPr="00D246DA">
        <w:rPr>
          <w:rFonts w:eastAsia="新細明體"/>
          <w:lang w:eastAsia="zh-TW"/>
        </w:rPr>
        <w:t xml:space="preserve"> </w:t>
      </w:r>
      <w:sdt>
        <w:sdtPr>
          <w:rPr>
            <w:rFonts w:eastAsia="新細明體"/>
            <w:color w:val="000000"/>
            <w:lang w:eastAsia="zh-TW"/>
          </w:rPr>
          <w:tag w:val="MENDELEY_CITATION_v3_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"/>
          <w:id w:val="-265232464"/>
          <w:placeholder>
            <w:docPart w:val="DefaultPlaceholder_-1854013440"/>
          </w:placeholder>
        </w:sdtPr>
        <w:sdtContent>
          <w:r w:rsidR="00B75679" w:rsidRPr="00B75679">
            <w:rPr>
              <w:rFonts w:eastAsia="新細明體"/>
              <w:color w:val="000000"/>
              <w:highlight w:val="magenta"/>
              <w:lang w:eastAsia="zh-TW"/>
            </w:rPr>
            <w:t>[177]</w:t>
          </w:r>
        </w:sdtContent>
      </w:sdt>
      <w:r w:rsidR="00C74BB3" w:rsidRPr="00D246DA">
        <w:rPr>
          <w:lang w:eastAsia="zh-TW"/>
        </w:rPr>
        <w:t>,</w:t>
      </w:r>
      <w:r w:rsidRPr="00D246DA">
        <w:rPr>
          <w:lang w:eastAsia="zh-TW"/>
        </w:rPr>
        <w:t xml:space="preserve"> be</w:t>
      </w:r>
      <w:r w:rsidRPr="004F048C">
        <w:rPr>
          <w:lang w:eastAsia="zh-TW"/>
        </w:rPr>
        <w:t>cause test points remain statistically similar to training data. In membrane science this problem is amplified by multi-regime heterogeneity</w:t>
      </w:r>
      <w:r>
        <w:rPr>
          <w:lang w:eastAsia="zh-TW"/>
        </w:rPr>
        <w:t>, for example</w:t>
      </w:r>
      <w:r w:rsidRPr="004F048C">
        <w:rPr>
          <w:lang w:eastAsia="zh-TW"/>
        </w:rPr>
        <w:t xml:space="preserve"> distinct material c</w:t>
      </w:r>
      <w:r w:rsidRPr="00AB5759">
        <w:rPr>
          <w:lang w:eastAsia="zh-TW"/>
        </w:rPr>
        <w:t>lasses (</w:t>
      </w:r>
      <w:r w:rsidR="00B02AA5" w:rsidRPr="00AB5759">
        <w:rPr>
          <w:lang w:eastAsia="zh-TW"/>
        </w:rPr>
        <w:t>different layered structures in interfacial polymerized membranes and</w:t>
      </w:r>
      <w:r w:rsidRPr="00AB5759">
        <w:rPr>
          <w:lang w:eastAsia="zh-TW"/>
        </w:rPr>
        <w:t xml:space="preserve"> mixed-matrix membranes), fabrication routes (interfacial polymerization, phase inversion, electrospinning)</w:t>
      </w:r>
      <w:sdt>
        <w:sdtPr>
          <w:rPr>
            <w:color w:val="000000"/>
            <w:lang w:eastAsia="zh-TW"/>
          </w:rPr>
          <w:tag w:val="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"/>
          <w:id w:val="-1989241517"/>
          <w:placeholder>
            <w:docPart w:val="DefaultPlaceholder_-1854013440"/>
          </w:placeholder>
        </w:sdtPr>
        <w:sdtContent>
          <w:r w:rsidR="00B75679" w:rsidRPr="00B75679">
            <w:rPr>
              <w:color w:val="000000"/>
              <w:highlight w:val="magenta"/>
              <w:lang w:eastAsia="zh-TW"/>
            </w:rPr>
            <w:t>[178–180]</w:t>
          </w:r>
        </w:sdtContent>
      </w:sdt>
      <w:r w:rsidRPr="00AB5759">
        <w:rPr>
          <w:lang w:eastAsia="zh-TW"/>
        </w:rPr>
        <w:t>, separation physics (solution–diffusion</w:t>
      </w:r>
      <w:r w:rsidR="00AB5759" w:rsidRPr="00AB5759">
        <w:rPr>
          <w:lang w:eastAsia="zh-TW"/>
        </w:rPr>
        <w:t>,</w:t>
      </w:r>
      <w:r w:rsidRPr="00AB5759">
        <w:rPr>
          <w:lang w:eastAsia="zh-TW"/>
        </w:rPr>
        <w:t xml:space="preserve"> pore flo</w:t>
      </w:r>
      <w:r w:rsidR="00AB5759" w:rsidRPr="00AB5759">
        <w:rPr>
          <w:lang w:eastAsia="zh-TW"/>
        </w:rPr>
        <w:t>w,</w:t>
      </w:r>
      <w:r w:rsidRPr="00AB5759">
        <w:rPr>
          <w:lang w:eastAsia="zh-TW"/>
        </w:rPr>
        <w:t xml:space="preserve"> </w:t>
      </w:r>
      <w:r w:rsidR="00AB5759" w:rsidRPr="00AB5759">
        <w:rPr>
          <w:lang w:eastAsia="zh-TW"/>
        </w:rPr>
        <w:t>membrane distillation</w:t>
      </w:r>
      <w:r w:rsidRPr="00AB5759">
        <w:rPr>
          <w:lang w:eastAsia="zh-TW"/>
        </w:rPr>
        <w:t>)</w:t>
      </w:r>
      <w:sdt>
        <w:sdtPr>
          <w:rPr>
            <w:color w:val="000000"/>
            <w:lang w:eastAsia="zh-TW"/>
          </w:rPr>
          <w:tag w:val="MENDELEY_CITATION_v3_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"/>
          <w:id w:val="1910958966"/>
          <w:placeholder>
            <w:docPart w:val="DefaultPlaceholder_-1854013440"/>
          </w:placeholder>
        </w:sdtPr>
        <w:sdtContent>
          <w:r w:rsidR="00B75679" w:rsidRPr="00B75679">
            <w:rPr>
              <w:color w:val="000000"/>
              <w:highlight w:val="magenta"/>
              <w:lang w:eastAsia="zh-TW"/>
            </w:rPr>
            <w:t>[181,182]</w:t>
          </w:r>
        </w:sdtContent>
      </w:sdt>
      <w:r w:rsidR="00AB5759" w:rsidRPr="00AB5759">
        <w:rPr>
          <w:lang w:eastAsia="zh-TW"/>
        </w:rPr>
        <w:t>,</w:t>
      </w:r>
      <w:r w:rsidR="00350017" w:rsidRPr="00AB5759">
        <w:rPr>
          <w:lang w:eastAsia="zh-TW"/>
        </w:rPr>
        <w:t xml:space="preserve"> </w:t>
      </w:r>
      <w:r w:rsidR="004754E5" w:rsidRPr="00AB5759">
        <w:rPr>
          <w:lang w:eastAsia="zh-TW"/>
        </w:rPr>
        <w:t>addition of additives and functional materials</w:t>
      </w:r>
      <w:r w:rsidR="00B031B0" w:rsidRPr="00AB5759">
        <w:rPr>
          <w:lang w:eastAsia="zh-TW"/>
        </w:rPr>
        <w:t xml:space="preserve"> (surfactants and nanoparticles)</w:t>
      </w:r>
      <w:sdt>
        <w:sdtPr>
          <w:rPr>
            <w:color w:val="000000"/>
            <w:lang w:eastAsia="zh-TW"/>
          </w:rPr>
          <w:tag w:val="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"/>
          <w:id w:val="-1748947702"/>
          <w:placeholder>
            <w:docPart w:val="DefaultPlaceholder_-1854013440"/>
          </w:placeholder>
        </w:sdtPr>
        <w:sdtContent>
          <w:r w:rsidR="00B75679" w:rsidRPr="00B75679">
            <w:rPr>
              <w:color w:val="000000"/>
              <w:highlight w:val="magenta"/>
              <w:lang w:eastAsia="zh-TW"/>
            </w:rPr>
            <w:t>[178,183,184]</w:t>
          </w:r>
        </w:sdtContent>
      </w:sdt>
      <w:r w:rsidR="004754E5" w:rsidRPr="00AB5759">
        <w:rPr>
          <w:lang w:eastAsia="zh-TW"/>
        </w:rPr>
        <w:t xml:space="preserve">  </w:t>
      </w:r>
      <w:r w:rsidR="00350017" w:rsidRPr="00AB5759">
        <w:rPr>
          <w:lang w:eastAsia="zh-TW"/>
        </w:rPr>
        <w:t>and characterization methods</w:t>
      </w:r>
      <w:r w:rsidR="00B031B0" w:rsidRPr="00AB5759">
        <w:rPr>
          <w:lang w:eastAsia="zh-TW"/>
        </w:rPr>
        <w:t xml:space="preserve"> (conductivity v.s. ICP for salt rejection)</w:t>
      </w:r>
      <w:sdt>
        <w:sdtPr>
          <w:rPr>
            <w:color w:val="000000"/>
            <w:lang w:eastAsia="zh-TW"/>
          </w:rPr>
          <w:tag w:val="MENDELEY_CITATION_v3_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"/>
          <w:id w:val="-584226362"/>
          <w:placeholder>
            <w:docPart w:val="DefaultPlaceholder_-1854013440"/>
          </w:placeholder>
        </w:sdtPr>
        <w:sdtContent>
          <w:r w:rsidR="00B75679" w:rsidRPr="00B75679">
            <w:rPr>
              <w:color w:val="000000"/>
              <w:highlight w:val="magenta"/>
              <w:lang w:eastAsia="zh-TW"/>
            </w:rPr>
            <w:t>[184,185]</w:t>
          </w:r>
        </w:sdtContent>
      </w:sdt>
      <w:r w:rsidRPr="00AB5759">
        <w:rPr>
          <w:lang w:eastAsia="zh-TW"/>
        </w:rPr>
        <w:t xml:space="preserve"> which produces distribution shifts that legacy datasets rarely capture. Simple test-set performance therefore does not guarantee reliability for novel chemistries, underrepresented additives, or unexplored processing windows</w:t>
      </w:r>
      <w:r w:rsidR="00D246DA" w:rsidRPr="00AB5759">
        <w:rPr>
          <w:lang w:eastAsia="zh-TW"/>
        </w:rPr>
        <w:t xml:space="preserve"> </w:t>
      </w:r>
      <w:sdt>
        <w:sdtPr>
          <w:rPr>
            <w:color w:val="000000"/>
            <w:lang w:eastAsia="zh-TW"/>
          </w:rPr>
          <w:tag w:val="MENDELEY_CITATION_v3_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"/>
          <w:id w:val="1006334173"/>
          <w:placeholder>
            <w:docPart w:val="DefaultPlaceholder_-1854013440"/>
          </w:placeholder>
        </w:sdtPr>
        <w:sdtContent>
          <w:r w:rsidR="00B75679" w:rsidRPr="00B75679">
            <w:rPr>
              <w:color w:val="000000"/>
              <w:highlight w:val="magenta"/>
              <w:lang w:eastAsia="zh-TW"/>
            </w:rPr>
            <w:t>[186]</w:t>
          </w:r>
        </w:sdtContent>
      </w:sdt>
      <w:r w:rsidRPr="00AB5759">
        <w:rPr>
          <w:lang w:eastAsia="zh-TW"/>
        </w:rPr>
        <w:t xml:space="preserve">; practitioners should adopt domain-aware validation such as grouped splits by polymer family, fabrication method, or lab provenance </w:t>
      </w:r>
      <w:sdt>
        <w:sdtPr>
          <w:rPr>
            <w:color w:val="000000"/>
            <w:lang w:eastAsia="zh-TW"/>
          </w:rPr>
          <w:tag w:val="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"/>
          <w:id w:val="-488241036"/>
          <w:placeholder>
            <w:docPart w:val="DefaultPlaceholder_-1854013440"/>
          </w:placeholder>
        </w:sdtPr>
        <w:sdtContent>
          <w:r w:rsidR="00B75679" w:rsidRPr="00B75679">
            <w:rPr>
              <w:color w:val="000000"/>
              <w:highlight w:val="magenta"/>
              <w:lang w:eastAsia="zh-TW"/>
            </w:rPr>
            <w:t>[176,187,188]</w:t>
          </w:r>
        </w:sdtContent>
      </w:sdt>
      <w:r w:rsidR="00D246DA" w:rsidRPr="00AB5759">
        <w:rPr>
          <w:lang w:eastAsia="zh-TW"/>
        </w:rPr>
        <w:t>.</w:t>
      </w:r>
    </w:p>
    <w:p w14:paraId="63322BEF" w14:textId="6B9B70EE" w:rsidR="004F048C" w:rsidRPr="003D0E09" w:rsidRDefault="004F048C" w:rsidP="004F048C">
      <w:pPr>
        <w:rPr>
          <w:rFonts w:eastAsia="新細明體"/>
          <w:lang w:eastAsia="zh-TW"/>
        </w:rPr>
      </w:pPr>
      <w:r w:rsidRPr="008E02E9">
        <w:rPr>
          <w:lang w:eastAsia="zh-TW"/>
        </w:rPr>
        <w:lastRenderedPageBreak/>
        <w:t>Interpretability tools alone do not resolve this weakness</w:t>
      </w:r>
      <w:sdt>
        <w:sdtPr>
          <w:rPr>
            <w:color w:val="000000"/>
            <w:lang w:eastAsia="zh-TW"/>
          </w:rPr>
          <w:tag w:val="MENDELEY_CITATION_v3_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"/>
          <w:id w:val="-1248646225"/>
          <w:placeholder>
            <w:docPart w:val="DefaultPlaceholder_-1854013440"/>
          </w:placeholder>
        </w:sdtPr>
        <w:sdtContent>
          <w:r w:rsidR="00B75679" w:rsidRPr="00B75679">
            <w:rPr>
              <w:rFonts w:eastAsia="新細明體"/>
              <w:color w:val="000000"/>
              <w:lang w:eastAsia="zh-TW"/>
            </w:rPr>
            <w:t>[189]</w:t>
          </w:r>
        </w:sdtContent>
      </w:sdt>
      <w:r w:rsidRPr="008E02E9">
        <w:rPr>
          <w:lang w:eastAsia="zh-TW"/>
        </w:rPr>
        <w:t>: post-hoc explainers (SHAP, LIME)</w:t>
      </w:r>
      <w:r w:rsidR="00C74BB3" w:rsidRPr="008E02E9">
        <w:rPr>
          <w:rFonts w:eastAsia="新細明體"/>
          <w:lang w:eastAsia="zh-TW"/>
        </w:rPr>
        <w:t xml:space="preserve"> </w:t>
      </w:r>
      <w:sdt>
        <w:sdtPr>
          <w:rPr>
            <w:rFonts w:eastAsia="新細明體"/>
            <w:color w:val="000000"/>
            <w:lang w:eastAsia="zh-TW"/>
          </w:rPr>
          <w:tag w:val="MENDELEY_CITATION_v3_eyJjaXRhdGlvbklEIjoiTUVOREVMRVlfQ0lUQVRJT05fNGJhYTUwYmEtZmQxMS00NzY1LWE4YzUtZGIxNTRiNTllNzY1IiwicHJvcGVydGllcyI6eyJub3RlSW5kZXgiOjB9LCJpc0VkaXRlZCI6ZmFsc2UsIm1hbnVhbE92ZXJyaWRlIjp7ImlzTWFudWFsbHlPdmVycmlkZGVuIjpmYWxzZSwiY2l0ZXByb2NUZXh0IjoiWzE5MF0iLCJtYW51YWxPdmVycmlkZVRleHQiOiIifSwiY2l0YXRpb25JdGVtcyI6W3siaWQiOiI2M2RmZGY2OC05ZWFhLTM2MzItOWE4OS1lZTY0YjQ4Mzg1YzIiLCJpdGVtRGF0YSI6eyJ0eXBlIjoiYXJ0aWNsZS1qb3VybmFsIiwiaWQiOiI2M2RmZGY2OC05ZWFhLTM2MzItOWE4OS1lZTY0YjQ4Mzg1YzI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fV19"/>
          <w:id w:val="-891337224"/>
          <w:placeholder>
            <w:docPart w:val="DefaultPlaceholder_-1854013440"/>
          </w:placeholder>
        </w:sdtPr>
        <w:sdtContent>
          <w:r w:rsidR="00B75679" w:rsidRPr="00B75679">
            <w:rPr>
              <w:rFonts w:eastAsia="新細明體"/>
              <w:color w:val="000000"/>
              <w:highlight w:val="magenta"/>
              <w:lang w:eastAsia="zh-TW"/>
            </w:rPr>
            <w:t>[190]</w:t>
          </w:r>
        </w:sdtContent>
      </w:sdt>
      <w:r w:rsidRPr="008E02E9">
        <w:rPr>
          <w:lang w:eastAsia="zh-TW"/>
        </w:rPr>
        <w:t>can highlight correlated features but often reflect dataset biases rather than causal transport mechanisms, partic</w:t>
      </w:r>
      <w:r w:rsidRPr="004F048C">
        <w:rPr>
          <w:lang w:eastAsia="zh-TW"/>
        </w:rPr>
        <w:t>ularly when fabrication variables, solvents, and testing conditions are entangled</w:t>
      </w:r>
      <w:r w:rsidR="00AB5759">
        <w:rPr>
          <w:rFonts w:eastAsia="新細明體" w:hint="eastAsia"/>
          <w:lang w:eastAsia="zh-TW"/>
        </w:rPr>
        <w:t>.</w:t>
      </w:r>
      <w:r w:rsidRPr="004F048C">
        <w:rPr>
          <w:lang w:eastAsia="zh-TW"/>
        </w:rPr>
        <w:t xml:space="preserve"> </w:t>
      </w:r>
      <w:r w:rsidR="003D0E09" w:rsidRPr="004F048C">
        <w:rPr>
          <w:lang w:eastAsia="zh-TW"/>
        </w:rPr>
        <w:t>Thus,</w:t>
      </w:r>
      <w:r w:rsidRPr="004F048C">
        <w:rPr>
          <w:lang w:eastAsia="zh-TW"/>
        </w:rPr>
        <w:t xml:space="preserve"> feature importance must be treated cautiously and, where possible, complemented by causal or mechanistic checks (e.g., targeted experiments, causal discovery, or physics-based constraints) </w:t>
      </w:r>
      <w:r w:rsidRPr="003D0E09">
        <w:rPr>
          <w:lang w:eastAsia="zh-TW"/>
        </w:rPr>
        <w:t>to avoid spurious conclusions.</w:t>
      </w:r>
    </w:p>
    <w:p w14:paraId="629D6F74" w14:textId="75732E46" w:rsidR="00FA1BB5" w:rsidRDefault="00FA1BB5">
      <w:pPr>
        <w:rPr>
          <w:rFonts w:eastAsia="新細明體"/>
          <w:lang w:eastAsia="zh-TW"/>
        </w:rPr>
      </w:pPr>
      <w:r w:rsidRPr="008E691C">
        <w:rPr>
          <w:rFonts w:eastAsia="新細明體"/>
          <w:lang w:eastAsia="zh-TW"/>
        </w:rPr>
        <w:t>Uncertainty-aware modeling adds a useful safety check.</w:t>
      </w:r>
      <w:r w:rsidRPr="003D0E09">
        <w:rPr>
          <w:rFonts w:eastAsia="新細明體"/>
          <w:lang w:eastAsia="zh-TW"/>
        </w:rPr>
        <w:t xml:space="preserve"> Ensemble</w:t>
      </w:r>
      <w:r w:rsidR="00AB5759" w:rsidRPr="003D0E09">
        <w:rPr>
          <w:rFonts w:eastAsia="新細明體" w:hint="eastAsia"/>
          <w:lang w:eastAsia="zh-TW"/>
        </w:rPr>
        <w:t xml:space="preserve"> </w:t>
      </w:r>
      <w:sdt>
        <w:sdtPr>
          <w:rPr>
            <w:color w:val="000000"/>
            <w:lang w:eastAsia="zh-TW"/>
          </w:rPr>
          <w:tag w:val="MENDELEY_CITATION_v3_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"/>
          <w:id w:val="953369345"/>
          <w:placeholder>
            <w:docPart w:val="DB019ACC2B5C470B9A3A2B6CA330B06D"/>
          </w:placeholder>
        </w:sdtPr>
        <w:sdtContent>
          <w:r w:rsidR="00B75679" w:rsidRPr="00B75679">
            <w:rPr>
              <w:color w:val="000000"/>
              <w:highlight w:val="magenta"/>
              <w:lang w:eastAsia="zh-TW"/>
            </w:rPr>
            <w:t>[191]</w:t>
          </w:r>
        </w:sdtContent>
      </w:sdt>
      <w:r w:rsidRPr="003D0E09">
        <w:rPr>
          <w:rFonts w:eastAsia="新細明體"/>
          <w:lang w:eastAsia="zh-TW"/>
        </w:rPr>
        <w:t xml:space="preserve"> and Bayesian methods </w:t>
      </w:r>
      <w:sdt>
        <w:sdtPr>
          <w:rPr>
            <w:color w:val="000000"/>
            <w:lang w:eastAsia="zh-TW"/>
          </w:rPr>
          <w:tag w:val="MENDELEY_CITATION_v3_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"/>
          <w:id w:val="-607577756"/>
          <w:placeholder>
            <w:docPart w:val="9C954001210448BA8C5A20DA46489FCD"/>
          </w:placeholder>
        </w:sdtPr>
        <w:sdtContent>
          <w:r w:rsidR="00B75679" w:rsidRPr="00B75679">
            <w:rPr>
              <w:color w:val="000000"/>
              <w:highlight w:val="magenta"/>
              <w:lang w:eastAsia="zh-TW"/>
            </w:rPr>
            <w:t>[192]</w:t>
          </w:r>
        </w:sdtContent>
      </w:sdt>
      <w:r w:rsidR="00AB5759" w:rsidRPr="003D0E09">
        <w:rPr>
          <w:rFonts w:eastAsia="新細明體"/>
          <w:lang w:eastAsia="zh-TW"/>
        </w:rPr>
        <w:t xml:space="preserve"> </w:t>
      </w:r>
      <w:r w:rsidRPr="003D0E09">
        <w:rPr>
          <w:rFonts w:eastAsia="新細明體"/>
          <w:lang w:eastAsia="zh-TW"/>
        </w:rPr>
        <w:t xml:space="preserve">can give a sense of how much the model’s prediction depends on the training data, while conformal prediction can provide prediction ranges with reliable coverage </w:t>
      </w:r>
      <w:sdt>
        <w:sdtPr>
          <w:rPr>
            <w:color w:val="000000"/>
            <w:lang w:eastAsia="zh-TW"/>
          </w:rPr>
          <w:tag w:val="MENDELEY_CITATION_v3_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"/>
          <w:id w:val="2065746885"/>
          <w:placeholder>
            <w:docPart w:val="29134D0E03FA415EB847E824DDEFB925"/>
          </w:placeholder>
        </w:sdtPr>
        <w:sdtContent>
          <w:r w:rsidR="00B75679" w:rsidRPr="00B75679">
            <w:rPr>
              <w:color w:val="000000"/>
              <w:highlight w:val="magenta"/>
              <w:lang w:eastAsia="zh-TW"/>
            </w:rPr>
            <w:t>[188]</w:t>
          </w:r>
        </w:sdtContent>
      </w:sdt>
      <w:r w:rsidR="00AB5759" w:rsidRPr="003D0E09">
        <w:rPr>
          <w:lang w:eastAsia="zh-TW"/>
        </w:rPr>
        <w:t xml:space="preserve"> </w:t>
      </w:r>
      <w:r w:rsidRPr="003D0E09">
        <w:rPr>
          <w:rFonts w:eastAsia="新細明體"/>
          <w:lang w:eastAsia="zh-TW"/>
        </w:rPr>
        <w:t>even when the model is not perfect</w:t>
      </w:r>
      <w:r w:rsidR="00AB5759" w:rsidRPr="003D0E09">
        <w:rPr>
          <w:rFonts w:eastAsia="新細明體" w:hint="eastAsia"/>
          <w:lang w:eastAsia="zh-TW"/>
        </w:rPr>
        <w:t xml:space="preserve"> </w:t>
      </w:r>
      <w:sdt>
        <w:sdtPr>
          <w:rPr>
            <w:color w:val="000000"/>
            <w:lang w:eastAsia="zh-TW"/>
          </w:rPr>
          <w:tag w:val="MENDELEY_CITATION_v3_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"/>
          <w:id w:val="545031985"/>
          <w:placeholder>
            <w:docPart w:val="9757E193DE294D69BEB92109863A8141"/>
          </w:placeholder>
        </w:sdtPr>
        <w:sdtContent>
          <w:r w:rsidR="00B75679" w:rsidRPr="00B75679">
            <w:rPr>
              <w:color w:val="000000"/>
              <w:highlight w:val="magenta"/>
              <w:lang w:eastAsia="zh-TW"/>
            </w:rPr>
            <w:t>[193,194]</w:t>
          </w:r>
        </w:sdtContent>
      </w:sdt>
      <w:r w:rsidRPr="003D0E09">
        <w:rPr>
          <w:rFonts w:eastAsia="新細明體"/>
          <w:lang w:eastAsia="zh-TW"/>
        </w:rPr>
        <w:t>. These uncertainty estimates can help flag inputs that are far from the training examples and produce more cautious predictions when the model is less confident. It is also important to separate uncertainty caused by limited data from uncertainty that is unavoidable in the measurements themselves, and to report simple calibration checks such as reliability plots or error-based confidence summaries. Taken together, domain-aware data splitting</w:t>
      </w:r>
      <w:r w:rsidR="00AB5759" w:rsidRPr="003D0E09">
        <w:rPr>
          <w:color w:val="000000"/>
          <w:lang w:eastAsia="zh-TW"/>
        </w:rPr>
        <w:t xml:space="preserve"> </w:t>
      </w:r>
      <w:sdt>
        <w:sdtPr>
          <w:rPr>
            <w:color w:val="000000"/>
            <w:lang w:eastAsia="zh-TW"/>
          </w:rPr>
          <w:tag w:val="MENDELEY_CITATION_v3_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"/>
          <w:id w:val="-2143719622"/>
          <w:placeholder>
            <w:docPart w:val="FA868DBA84954380BCA76606AC322C56"/>
          </w:placeholder>
        </w:sdtPr>
        <w:sdtContent>
          <w:r w:rsidR="00B75679" w:rsidRPr="00B75679">
            <w:rPr>
              <w:rFonts w:eastAsia="新細明體"/>
              <w:color w:val="000000"/>
              <w:highlight w:val="magenta"/>
              <w:lang w:eastAsia="zh-TW"/>
            </w:rPr>
            <w:t>[195]</w:t>
          </w:r>
        </w:sdtContent>
      </w:sdt>
      <w:r w:rsidRPr="003D0E09">
        <w:rPr>
          <w:rFonts w:eastAsia="新細明體"/>
          <w:lang w:eastAsia="zh-TW"/>
        </w:rPr>
        <w:t>, explanations checked against physical intuition or causal reasoning, and well-calibrated uncertainty estimates make membrane ML models more trustworthy than relying on any one of these ideas alone.</w:t>
      </w:r>
    </w:p>
    <w:p w14:paraId="606BD2E2" w14:textId="45F55674" w:rsidR="004564E1" w:rsidRPr="00953BF0" w:rsidRDefault="000B7DDC" w:rsidP="008E691C">
      <w:pPr>
        <w:pStyle w:val="Heading3"/>
        <w:numPr>
          <w:ilvl w:val="1"/>
          <w:numId w:val="42"/>
        </w:numPr>
      </w:pPr>
      <w:r w:rsidRPr="000B7DDC">
        <w:rPr>
          <w:lang w:val="en-US"/>
        </w:rPr>
        <w:t>Scale-up, deployment, and autonomous discovery</w:t>
      </w:r>
    </w:p>
    <w:p w14:paraId="7A52BA92" w14:textId="3484EC44" w:rsidR="00D42F69" w:rsidRPr="008E691C" w:rsidRDefault="00D42F69" w:rsidP="00D42F69">
      <w:pPr>
        <w:rPr>
          <w:lang w:val="en-CA"/>
        </w:rPr>
      </w:pPr>
      <w:r>
        <w:t xml:space="preserve">The third challenge is the gap between predictive modeling and real experimental or industrial deployment. </w:t>
      </w:r>
      <w:r w:rsidR="000847A2">
        <w:rPr>
          <w:rFonts w:eastAsia="新細明體" w:hint="eastAsia"/>
          <w:lang w:eastAsia="zh-TW"/>
        </w:rPr>
        <w:t>An inverse designed membrane with perfect predicted performance may not work well in experiment</w:t>
      </w:r>
      <w:r w:rsidR="00BC398C">
        <w:rPr>
          <w:rFonts w:eastAsia="新細明體" w:hint="eastAsia"/>
          <w:lang w:eastAsia="zh-TW"/>
        </w:rPr>
        <w:t xml:space="preserve"> </w:t>
      </w:r>
      <w:sdt>
        <w:sdtPr>
          <w:rPr>
            <w:rFonts w:eastAsia="新細明體" w:hint="eastAsia"/>
            <w:color w:val="000000"/>
            <w:lang w:eastAsia="zh-TW"/>
          </w:rPr>
          <w:tag w:val="MENDELEY_CITATION_v3_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"/>
          <w:id w:val="-702858282"/>
          <w:placeholder>
            <w:docPart w:val="DefaultPlaceholder_-1854013440"/>
          </w:placeholder>
        </w:sdtPr>
        <w:sdtContent>
          <w:r w:rsidR="00B75679" w:rsidRPr="00B75679">
            <w:rPr>
              <w:rFonts w:eastAsia="新細明體"/>
              <w:color w:val="000000"/>
              <w:highlight w:val="magenta"/>
              <w:lang w:eastAsia="zh-TW"/>
            </w:rPr>
            <w:t>[170]</w:t>
          </w:r>
        </w:sdtContent>
      </w:sdt>
      <w:r w:rsidR="000847A2">
        <w:rPr>
          <w:rFonts w:eastAsia="新細明體" w:hint="eastAsia"/>
          <w:lang w:eastAsia="zh-TW"/>
        </w:rPr>
        <w:t xml:space="preserve">; </w:t>
      </w:r>
      <w:r w:rsidR="000847A2" w:rsidRPr="0059071D">
        <w:rPr>
          <w:rFonts w:eastAsia="新細明體"/>
          <w:lang w:eastAsia="zh-TW"/>
        </w:rPr>
        <w:t>similarly, a</w:t>
      </w:r>
      <w:r w:rsidRPr="0059071D">
        <w:t xml:space="preserve"> membrane that performs well in a laboratory </w:t>
      </w:r>
      <w:r w:rsidR="00030B15" w:rsidRPr="0059071D">
        <w:rPr>
          <w:rFonts w:eastAsia="新細明體"/>
          <w:lang w:eastAsia="zh-TW"/>
        </w:rPr>
        <w:t>experiment</w:t>
      </w:r>
      <w:r w:rsidRPr="0059071D">
        <w:t xml:space="preserve"> may behave differently at module scale</w:t>
      </w:r>
      <w:r w:rsidR="00BC398C" w:rsidRPr="0059071D">
        <w:rPr>
          <w:rFonts w:eastAsia="新細明體"/>
          <w:lang w:eastAsia="zh-TW"/>
        </w:rPr>
        <w:t xml:space="preserve"> </w:t>
      </w:r>
      <w:sdt>
        <w:sdtPr>
          <w:rPr>
            <w:rFonts w:eastAsia="新細明體"/>
            <w:color w:val="000000"/>
            <w:lang w:eastAsia="zh-TW"/>
          </w:rPr>
          <w:tag w:val="MENDELEY_CITATION_v3_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"/>
          <w:id w:val="1175231403"/>
          <w:placeholder>
            <w:docPart w:val="DefaultPlaceholder_-1854013440"/>
          </w:placeholder>
        </w:sdtPr>
        <w:sdtContent>
          <w:r w:rsidR="00B75679" w:rsidRPr="00B75679">
            <w:rPr>
              <w:rFonts w:eastAsia="新細明體"/>
              <w:color w:val="000000"/>
              <w:highlight w:val="magenta"/>
              <w:lang w:eastAsia="zh-TW"/>
            </w:rPr>
            <w:t>[196,197]</w:t>
          </w:r>
        </w:sdtContent>
      </w:sdt>
      <w:r w:rsidR="00BC398C" w:rsidRPr="0059071D">
        <w:rPr>
          <w:rFonts w:eastAsia="新細明體"/>
          <w:lang w:eastAsia="zh-TW"/>
        </w:rPr>
        <w:t xml:space="preserve"> </w:t>
      </w:r>
      <w:r w:rsidRPr="0059071D">
        <w:t xml:space="preserve"> because of hydrodynamics, concentration polarization, fouling, pressure losses, and long-term aging. This means that even strong material-level predictions do not automatically translate into process-level performance. For membrane ML to become practically useful, models must increasingly account for operating conditions, module architecture, and scale-dependent failure modes</w:t>
      </w:r>
      <w:r w:rsidR="00BC398C" w:rsidRPr="0059071D">
        <w:rPr>
          <w:rFonts w:eastAsia="新細明體"/>
          <w:lang w:eastAsia="zh-TW"/>
        </w:rPr>
        <w:t xml:space="preserve"> </w:t>
      </w:r>
      <w:sdt>
        <w:sdtPr>
          <w:rPr>
            <w:rFonts w:eastAsia="新細明體"/>
            <w:color w:val="000000"/>
            <w:lang w:eastAsia="zh-TW"/>
          </w:rPr>
          <w:tag w:val="MENDELEY_CITATION_v3_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"/>
          <w:id w:val="-1138645585"/>
          <w:placeholder>
            <w:docPart w:val="DefaultPlaceholder_-1854013440"/>
          </w:placeholder>
        </w:sdtPr>
        <w:sdtEndPr>
          <w:rPr>
            <w:highlight w:val="yellow"/>
          </w:rPr>
        </w:sdtEndPr>
        <w:sdtContent>
          <w:r w:rsidR="00B75679" w:rsidRPr="00B75679">
            <w:rPr>
              <w:rFonts w:eastAsia="新細明體"/>
              <w:color w:val="000000"/>
              <w:highlight w:val="magenta"/>
              <w:lang w:eastAsia="zh-TW"/>
            </w:rPr>
            <w:t>[198]</w:t>
          </w:r>
        </w:sdtContent>
      </w:sdt>
    </w:p>
    <w:p w14:paraId="04B68FC2" w14:textId="52FFF05A" w:rsidR="00D42F69" w:rsidRPr="008E691C" w:rsidRDefault="00D42F69" w:rsidP="00CD648C">
      <w:pPr>
        <w:rPr>
          <w:lang w:val="en-CA"/>
        </w:rPr>
      </w:pPr>
      <w:r w:rsidRPr="0059071D">
        <w:t xml:space="preserve">Transfer learning offers a </w:t>
      </w:r>
      <w:r w:rsidR="00A734AB" w:rsidRPr="0059071D">
        <w:rPr>
          <w:rFonts w:eastAsia="新細明體"/>
          <w:lang w:eastAsia="zh-TW"/>
        </w:rPr>
        <w:t>promising</w:t>
      </w:r>
      <w:r w:rsidRPr="0059071D">
        <w:t xml:space="preserve"> route to this goal by allowing models to learn generalizable structure–property relations from abundant laboratory data and then adapt them to sparse module-</w:t>
      </w:r>
      <w:r w:rsidRPr="0059071D">
        <w:lastRenderedPageBreak/>
        <w:t xml:space="preserve">scale data. </w:t>
      </w:r>
      <w:r w:rsidR="004F44E1" w:rsidRPr="0059071D">
        <w:t>Instead of retraining from scratch, a pretrained model can be fine-tuned on pilot or industrial observations, preserving transferable knowledge</w:t>
      </w:r>
      <w:r w:rsidR="0059071D" w:rsidRPr="0059071D">
        <w:rPr>
          <w:rFonts w:eastAsia="新細明體"/>
          <w:lang w:eastAsia="zh-TW"/>
        </w:rPr>
        <w:t xml:space="preserve"> </w:t>
      </w:r>
      <w:sdt>
        <w:sdtPr>
          <w:rPr>
            <w:rFonts w:eastAsia="新細明體"/>
            <w:color w:val="000000"/>
            <w:lang w:eastAsia="zh-TW"/>
          </w:rPr>
          <w:tag w:val="MENDELEY_CITATION_v3_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"/>
          <w:id w:val="1854989058"/>
          <w:placeholder>
            <w:docPart w:val="DefaultPlaceholder_-1854013440"/>
          </w:placeholder>
        </w:sdtPr>
        <w:sdtContent>
          <w:r w:rsidR="00B75679" w:rsidRPr="00B75679">
            <w:rPr>
              <w:rFonts w:eastAsia="新細明體"/>
              <w:color w:val="000000"/>
              <w:highlight w:val="magenta"/>
              <w:lang w:eastAsia="zh-TW"/>
            </w:rPr>
            <w:t>[168,199,200]</w:t>
          </w:r>
        </w:sdtContent>
      </w:sdt>
      <w:r w:rsidR="004F44E1" w:rsidRPr="0059071D">
        <w:t xml:space="preserve"> while correcting for domain shift cau</w:t>
      </w:r>
      <w:r w:rsidR="004F44E1" w:rsidRPr="00072749">
        <w:t xml:space="preserve">sed by scale-up, flow regime changes, and operational stress. This substantially reduces the data burden associated with realistic deployment. </w:t>
      </w:r>
      <w:r w:rsidR="00CD648C" w:rsidRPr="00072749">
        <w:t xml:space="preserve">Similar transfer-learning logic has been used in other fields, where models trained on abundant source data are adapted to sparse target domains or new configurations, including materials property prediction </w:t>
      </w:r>
      <w:sdt>
        <w:sdtPr>
          <w:rPr>
            <w:color w:val="000000"/>
          </w:rPr>
          <w:tag w:val="MENDELEY_CITATION_v3_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"/>
          <w:id w:val="2068143619"/>
          <w:placeholder>
            <w:docPart w:val="DefaultPlaceholder_-1854013440"/>
          </w:placeholder>
        </w:sdtPr>
        <w:sdtContent>
          <w:r w:rsidR="00B75679" w:rsidRPr="00B75679">
            <w:rPr>
              <w:color w:val="000000"/>
              <w:highlight w:val="magenta"/>
            </w:rPr>
            <w:t>[201]</w:t>
          </w:r>
        </w:sdtContent>
      </w:sdt>
      <w:r w:rsidR="0059071D" w:rsidRPr="00072749">
        <w:rPr>
          <w:rFonts w:eastAsia="新細明體"/>
          <w:color w:val="000000"/>
          <w:lang w:eastAsia="zh-TW"/>
        </w:rPr>
        <w:t xml:space="preserve"> </w:t>
      </w:r>
      <w:r w:rsidR="00CD648C" w:rsidRPr="00072749">
        <w:t>and configurable-system performance modeling</w:t>
      </w:r>
      <w:r w:rsidR="0059071D" w:rsidRPr="00072749">
        <w:rPr>
          <w:rFonts w:eastAsia="新細明體"/>
          <w:lang w:eastAsia="zh-TW"/>
        </w:rPr>
        <w:t xml:space="preserve"> </w:t>
      </w:r>
      <w:sdt>
        <w:sdtPr>
          <w:rPr>
            <w:rFonts w:eastAsia="新細明體"/>
            <w:color w:val="000000"/>
            <w:lang w:eastAsia="zh-TW"/>
          </w:rPr>
          <w:tag w:val="MENDELEY_CITATION_v3_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"/>
          <w:id w:val="-1996251866"/>
          <w:placeholder>
            <w:docPart w:val="DefaultPlaceholder_-1854013440"/>
          </w:placeholder>
        </w:sdtPr>
        <w:sdtContent>
          <w:r w:rsidR="00B75679" w:rsidRPr="00B75679">
            <w:rPr>
              <w:rFonts w:eastAsia="新細明體"/>
              <w:color w:val="000000"/>
              <w:highlight w:val="magenta"/>
              <w:lang w:eastAsia="zh-TW"/>
            </w:rPr>
            <w:t>[202]</w:t>
          </w:r>
        </w:sdtContent>
      </w:sdt>
      <w:r w:rsidR="00CD648C" w:rsidRPr="00072749">
        <w:t>.</w:t>
      </w:r>
      <w:r w:rsidR="00CD648C" w:rsidRPr="00072749">
        <w:rPr>
          <w:rFonts w:eastAsia="新細明體"/>
          <w:lang w:eastAsia="zh-TW"/>
        </w:rPr>
        <w:t xml:space="preserve"> </w:t>
      </w:r>
    </w:p>
    <w:p w14:paraId="6AB5ACF6" w14:textId="01F5AF31" w:rsidR="00D42F69" w:rsidRDefault="00D42F69" w:rsidP="00D42F69">
      <w:pPr>
        <w:rPr>
          <w:rFonts w:eastAsia="新細明體"/>
          <w:lang w:val="en-CA" w:eastAsia="zh-TW"/>
        </w:rPr>
      </w:pPr>
      <w:r w:rsidRPr="00072749">
        <w:t>Importantly, transfer learning can also be combined with physics-informed representations, such as transport descriptors, hydrodynamic features, or simulation-derived variables, to improve robustness and interpretability</w:t>
      </w:r>
      <w:r w:rsidR="00E35DC0" w:rsidRPr="00072749">
        <w:rPr>
          <w:rFonts w:eastAsia="新細明體"/>
          <w:lang w:eastAsia="zh-TW"/>
        </w:rPr>
        <w:t xml:space="preserve"> </w:t>
      </w:r>
      <w:sdt>
        <w:sdtPr>
          <w:rPr>
            <w:rFonts w:eastAsia="新細明體"/>
            <w:color w:val="000000"/>
            <w:lang w:eastAsia="zh-TW"/>
          </w:rPr>
          <w:tag w:val="MENDELEY_CITATION_v3_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"/>
          <w:id w:val="-5595373"/>
          <w:placeholder>
            <w:docPart w:val="DefaultPlaceholder_-1854013440"/>
          </w:placeholder>
        </w:sdtPr>
        <w:sdtContent>
          <w:r w:rsidR="00B75679" w:rsidRPr="00B75679">
            <w:rPr>
              <w:rFonts w:eastAsia="新細明體"/>
              <w:color w:val="000000"/>
              <w:highlight w:val="magenta"/>
              <w:lang w:eastAsia="zh-TW"/>
            </w:rPr>
            <w:t>[203]</w:t>
          </w:r>
        </w:sdtContent>
      </w:sdt>
      <w:r w:rsidR="00E35DC0" w:rsidRPr="00072749">
        <w:rPr>
          <w:rFonts w:eastAsia="新細明體"/>
          <w:lang w:eastAsia="zh-TW"/>
        </w:rPr>
        <w:t>.</w:t>
      </w:r>
      <w:r w:rsidRPr="00072749">
        <w:t xml:space="preserve"> In this hybrid setting, the model learns not only which membrane features are intrinsically favorable, but also how those features translate under process-relevant conditions. As a result, transfer learning provides a practical framework for bridging the persistent mismatch between laboratory prediction and industrial performance</w:t>
      </w:r>
      <w:r w:rsidR="004F44E1" w:rsidRPr="00072749">
        <w:rPr>
          <w:rFonts w:eastAsia="新細明體"/>
          <w:lang w:eastAsia="zh-TW"/>
        </w:rPr>
        <w:t>.</w:t>
      </w:r>
    </w:p>
    <w:p w14:paraId="6A15423C" w14:textId="2A0CC5F3" w:rsidR="0031026E" w:rsidRPr="0031026E" w:rsidRDefault="0031026E" w:rsidP="00D42F69">
      <w:pPr>
        <w:rPr>
          <w:lang w:val="en-CA"/>
        </w:rPr>
      </w:pPr>
      <w:r w:rsidRPr="0031026E">
        <w:rPr>
          <w:lang w:val="en-CA"/>
        </w:rPr>
        <w:t>The emergence of self-driving laboratories (SDLs) and autonomous experimental systems offers a complementary pathway to close the prediction–deployment gap</w:t>
      </w:r>
      <w:sdt>
        <w:sdtPr>
          <w:rPr>
            <w:color w:val="000000"/>
            <w:lang w:val="en-CA"/>
          </w:rPr>
          <w:tag w:val="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"/>
          <w:id w:val="1558508083"/>
          <w:placeholder>
            <w:docPart w:val="DefaultPlaceholder_-1854013440"/>
          </w:placeholder>
        </w:sdtPr>
        <w:sdtContent>
          <w:r w:rsidR="003B276D">
            <w:rPr>
              <w:color w:val="000000"/>
              <w:lang w:val="en-CA"/>
            </w:rPr>
            <w:t xml:space="preserve"> </w:t>
          </w:r>
          <w:r w:rsidR="00B75679" w:rsidRPr="00B75679">
            <w:rPr>
              <w:color w:val="000000"/>
              <w:lang w:val="en-CA"/>
            </w:rPr>
            <w:t>[204–206]</w:t>
          </w:r>
        </w:sdtContent>
      </w:sdt>
      <w:r w:rsidRPr="0031026E">
        <w:rPr>
          <w:lang w:val="en-CA"/>
        </w:rPr>
        <w:t>. These platforms integrate robotics, AI-driven decision-making, and high-throughput experimentation into closed-loop workflows that can synthesize, characterize, and test materials with minimal human intervention. For membranes, autonomous discovery can be deployed at three levels that map directly onto the scale-up challenge: (i) material-level automation, where robotic platforms automate membrane fabrication (e.g., interfacial polymerization, electrospinning, phase inversion) with precise control over synthesis parameters to generate consistent structure–property datasets ; (ii) module-level testing, where integrated fluidic robotics and automated test rigs evaluate membranes under realistic hydrodynamic conditions, systematically capturing scale-dependent phenomena such as concentration polarization, fouling dynamics, and pressure drop; and (iii) closed-loop optimization, where Bayesian active learning and multi-agent AI frameworks</w:t>
      </w:r>
      <w:r>
        <w:rPr>
          <w:lang w:val="en-CA"/>
        </w:rPr>
        <w:t xml:space="preserve"> </w:t>
      </w:r>
      <w:sdt>
        <w:sdtPr>
          <w:rPr>
            <w:color w:val="000000"/>
            <w:lang w:val="en-CA"/>
          </w:rPr>
          <w:tag w:val="MENDELEY_CITATION_v3_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"/>
          <w:id w:val="970025970"/>
          <w:placeholder>
            <w:docPart w:val="DefaultPlaceholder_-1854013440"/>
          </w:placeholder>
        </w:sdtPr>
        <w:sdtContent>
          <w:r w:rsidR="00B75679" w:rsidRPr="00B75679">
            <w:rPr>
              <w:color w:val="000000"/>
              <w:lang w:val="en-CA"/>
            </w:rPr>
            <w:t>[204]</w:t>
          </w:r>
        </w:sdtContent>
      </w:sdt>
      <w:r w:rsidRPr="0031026E">
        <w:rPr>
          <w:lang w:val="en-CA"/>
        </w:rPr>
        <w:t xml:space="preserve"> decide the next synthesis or testing condition based on all available data, focusing experimental effort on high-uncertainty or high-reward regions rather than exhaustive searches . When combined with transfer learning, an SDL can first generate abundant laboratory-scale data to pretrain models on structure–property relations, then collect sparse but targeted module-scale data </w:t>
      </w:r>
      <w:r w:rsidRPr="0031026E">
        <w:rPr>
          <w:lang w:val="en-CA"/>
        </w:rPr>
        <w:lastRenderedPageBreak/>
        <w:t>for fine-tuning on the same hardware, reducing domain shift and improving data efficiency</w:t>
      </w:r>
      <w:r w:rsidR="00654ADE">
        <w:rPr>
          <w:lang w:val="en-CA"/>
        </w:rPr>
        <w:t xml:space="preserve"> </w:t>
      </w:r>
      <w:sdt>
        <w:sdtPr>
          <w:rPr>
            <w:color w:val="000000"/>
            <w:lang w:val="en-CA"/>
          </w:rPr>
          <w:tag w:val="MENDELEY_CITATION_v3_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"/>
          <w:id w:val="-1444156086"/>
          <w:placeholder>
            <w:docPart w:val="DefaultPlaceholder_-1854013440"/>
          </w:placeholder>
        </w:sdtPr>
        <w:sdtContent>
          <w:r w:rsidR="00B75679" w:rsidRPr="00B75679">
            <w:rPr>
              <w:color w:val="000000"/>
              <w:lang w:val="en-CA"/>
            </w:rPr>
            <w:t>[207]</w:t>
          </w:r>
        </w:sdtContent>
      </w:sdt>
      <w:r w:rsidRPr="0031026E">
        <w:rPr>
          <w:lang w:val="en-CA"/>
        </w:rPr>
        <w:t>. By embedding scale-aware experimentation into the discovery loop itself, robotics-enabled SDLs provide a systematic mechanism to generate the multi-scale, process-relevant data that transfer-learning models need to generalize from lab to industry, helping ensure that inverse-designed membranes are not only optimal in silico but also robust and deployable in real-world systems.</w:t>
      </w:r>
    </w:p>
    <w:p w14:paraId="08BFB053" w14:textId="77777777" w:rsidR="008A3A86" w:rsidRDefault="008A3A86">
      <w:pPr>
        <w:spacing w:after="160" w:afterAutospacing="0" w:line="278" w:lineRule="auto"/>
        <w:jc w:val="left"/>
        <w:rPr>
          <w:rFonts w:eastAsiaTheme="majorEastAsia"/>
          <w:b/>
          <w:bCs/>
          <w:color w:val="FF0000"/>
        </w:rPr>
      </w:pPr>
      <w:r>
        <w:rPr>
          <w:bCs/>
          <w:color w:val="FF0000"/>
        </w:rPr>
        <w:br w:type="page"/>
      </w:r>
    </w:p>
    <w:p w14:paraId="53F4748D" w14:textId="016B343D" w:rsidR="0053659C" w:rsidRPr="00953BF0" w:rsidRDefault="0053659C" w:rsidP="008E691C">
      <w:pPr>
        <w:pStyle w:val="Heading1"/>
        <w:numPr>
          <w:ilvl w:val="0"/>
          <w:numId w:val="42"/>
        </w:numPr>
        <w:topLinePunct/>
        <w:spacing w:after="0"/>
        <w:rPr>
          <w:rFonts w:cs="Times New Roman"/>
          <w:bCs/>
          <w:color w:val="FF0000"/>
          <w:szCs w:val="24"/>
        </w:rPr>
      </w:pPr>
      <w:r w:rsidRPr="00953BF0">
        <w:rPr>
          <w:rFonts w:cs="Times New Roman"/>
          <w:bCs/>
          <w:color w:val="FF0000"/>
          <w:szCs w:val="24"/>
        </w:rPr>
        <w:lastRenderedPageBreak/>
        <w:t>Conclusions and Outlook</w:t>
      </w:r>
    </w:p>
    <w:p w14:paraId="0DC69D0C" w14:textId="77777777" w:rsidR="00653B08" w:rsidRPr="0078187E" w:rsidRDefault="00653B08" w:rsidP="00653B08">
      <w:r w:rsidRPr="0078187E">
        <w:t>The preceding sections have summarized the applications of machine learning across the entire membrane lifecycle—from material discovery and fabrication to dynamic process optimization. As is evident, machine learning has already helped researchers address a multitude of complex challenges. With continued advances in AI architectures, there is strong reason to expect that even more intricate bottlenecks in membrane science will be tackled in the coming years. In the foreseeable near term, the relationship between researchers and the broader spectrum of AI tools will be highly synergistic and mutually reinforcing. However, given that a massive amount of routine computational and experimental work will inevitably be overtaken by AI, it is not too early to consider how researchers must position themselves in the automated era.</w:t>
      </w:r>
    </w:p>
    <w:p w14:paraId="178398CC" w14:textId="194B6161" w:rsidR="00653B08" w:rsidRPr="0078187E" w:rsidRDefault="00653B08" w:rsidP="00653B08">
      <w:r w:rsidRPr="0078187E">
        <w:t xml:space="preserve">To remain indispensable, it is essential to recognize a key limitation of current AI: its foundational mechanism is inductive inference. Its novelty is primarily statistical rather than agentic; it generates new outputs in a distributional sense rather than arising from subjective intention or lived experience. Accordingly, machine-learning systems are typically unreliable when confronted with genuinely novel mechanisms or out-of-distribution shifts. Recent meta-scientific studies suggest that after adopting AI-augmented tools, scientists’ efforts disproportionately shift toward the most data-rich domains, which paradoxically leads to a contraction in the overall breadth of collective scientific coverage </w:t>
      </w:r>
      <w:sdt>
        <w:sdtPr>
          <w:rPr>
            <w:color w:val="000000"/>
          </w:rPr>
          <w:tag w:val="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"/>
          <w:id w:val="-207721663"/>
          <w:placeholder>
            <w:docPart w:val="873D5D1B3D864F269F9AB9F18BAB1C80"/>
          </w:placeholder>
        </w:sdtPr>
        <w:sdtContent>
          <w:r w:rsidR="00B75679" w:rsidRPr="00B75679">
            <w:rPr>
              <w:color w:val="000000"/>
              <w:highlight w:val="magenta"/>
            </w:rPr>
            <w:t>[208–210]</w:t>
          </w:r>
        </w:sdtContent>
      </w:sdt>
      <w:r w:rsidRPr="0078187E">
        <w:t xml:space="preserve">. In membrane science, this manifests as a "gravitational pull" toward heavily studied legacy materials (e.g., conventional polyimides or polysulfones) at the expense of exploring data-scarce, yet potentially revolutionary, novel architectures. This paradox serves as a critical reminder that human intelligence remains most decisive exactly where no established roadmap exists. Humans possess the capacity for paradigm-shifting creativity: we do not merely optimize answers but reformulate the questions themselves and redefine the fundamental evaluation criteria. These are the cognitive processes that underpin true scientific revolutions. By contrast, machine learning generally struggles to achieve out-of-distribution breakthroughs that require rewriting conceptual frameworks. Therefore, looking ahead, a researcher’s ability to "think outside the box" will become increasingly paramount. The primary focus of human scientific work must shift toward bravely exploring new, data-poor domains, rather than merely pursuing the automated optimization of well-established ones </w:t>
      </w:r>
      <w:sdt>
        <w:sdtPr>
          <w:rPr>
            <w:color w:val="000000"/>
          </w:rPr>
          <w:tag w:val="MENDELEY_CITATION_v3_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"/>
          <w:id w:val="-1587299509"/>
          <w:placeholder>
            <w:docPart w:val="873D5D1B3D864F269F9AB9F18BAB1C80"/>
          </w:placeholder>
        </w:sdtPr>
        <w:sdtContent>
          <w:r w:rsidR="00B75679" w:rsidRPr="00B75679">
            <w:rPr>
              <w:color w:val="000000"/>
              <w:highlight w:val="magenta"/>
            </w:rPr>
            <w:t>[208]</w:t>
          </w:r>
        </w:sdtContent>
      </w:sdt>
      <w:r w:rsidRPr="0078187E">
        <w:t>.</w:t>
      </w:r>
    </w:p>
    <w:p w14:paraId="2E898FDE" w14:textId="7CC2190E" w:rsidR="00653B08" w:rsidRPr="0078187E" w:rsidRDefault="00653B08" w:rsidP="00653B08">
      <w:r w:rsidRPr="0078187E">
        <w:lastRenderedPageBreak/>
        <w:t xml:space="preserve">Moreover, no form of AI can meaningfully bear moral or social responsibility for its consequences in a human-centered society. In high-stakes membrane applications—such as potable water desalination, medical hemodialysis, or industrial carbon capture—algorithmic failures carry severe real-world consequences. For this reason, ensuring that AI-enabled outputs are legally compliant, ethically defensible, and practically safe requires rigorous review by individuals with deep domain expertise. In practice, such human-in-the-loop oversight is a central pillar of responsible AI governance, because accountability ultimately remains with human actors and institutions rather than the model itself </w:t>
      </w:r>
      <w:sdt>
        <w:sdtPr>
          <w:rPr>
            <w:color w:val="000000"/>
          </w:rPr>
          <w:tag w:val="MENDELEY_CITATION_v3_eyJjaXRhdGlvbklEIjoiTUVOREVMRVlfQ0lUQVRJT05fY2NiOTE5ZTQtZjU5OS00NDZiLWI4NTItMjlmZGVjOGI1MTg3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
          <w:id w:val="1818677948"/>
          <w:placeholder>
            <w:docPart w:val="873D5D1B3D864F269F9AB9F18BAB1C80"/>
          </w:placeholder>
        </w:sdtPr>
        <w:sdtContent>
          <w:r w:rsidR="00F950D7" w:rsidRPr="00F950D7">
            <w:rPr>
              <w:color w:val="000000"/>
              <w:highlight w:val="magenta"/>
            </w:rPr>
            <w:t>[41]</w:t>
          </w:r>
        </w:sdtContent>
      </w:sdt>
      <w:r w:rsidRPr="0078187E">
        <w:t>.</w:t>
      </w:r>
    </w:p>
    <w:p w14:paraId="6E61159B" w14:textId="6383D1DA" w:rsidR="00653B08" w:rsidRPr="0078187E" w:rsidRDefault="00653B08" w:rsidP="00653B08">
      <w:r w:rsidRPr="0078187E">
        <w:t xml:space="preserve">This requirement highlights a vital, long-term professional trajectory for researchers beyond the pursuit of paradigm-shifting breakthroughs. While revolutionary innovation remains crucial, an equally vital and socially necessary role is that of the expert reviewer and auditor </w:t>
      </w:r>
      <w:sdt>
        <w:sdtPr>
          <w:rPr>
            <w:color w:val="000000"/>
          </w:rPr>
          <w:tag w:val="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"/>
          <w:id w:val="-2144645011"/>
          <w:placeholder>
            <w:docPart w:val="873D5D1B3D864F269F9AB9F18BAB1C80"/>
          </w:placeholder>
        </w:sdtPr>
        <w:sdtContent>
          <w:r w:rsidR="00B75679" w:rsidRPr="00B75679">
            <w:rPr>
              <w:color w:val="000000"/>
              <w:highlight w:val="magenta"/>
            </w:rPr>
            <w:t>[211,212]</w:t>
          </w:r>
        </w:sdtContent>
      </w:sdt>
      <w:r w:rsidRPr="0078187E">
        <w:t>. These positions demand deep disciplinary knowledge, independent critical judgment, and a comprehensive command of both physical theory and laboratory practice. In this future framework, AI-generated "reasoning" serves merely as one highly efficient component within a broader decision-making pipeline. It is the robust scrutiny by human experts that ensures we remain firmly in control, guaranteeing that the ultimate authority—and indeed the responsibility—does not migrate to the machine.</w:t>
      </w:r>
    </w:p>
    <w:p w14:paraId="759CD9B4" w14:textId="77777777" w:rsidR="009A4467" w:rsidRPr="00653B08" w:rsidRDefault="009A4467" w:rsidP="00606AF1"/>
    <w:p w14:paraId="2D5D2278" w14:textId="3C8B2DD2" w:rsidR="009A4467" w:rsidRPr="005662CE" w:rsidRDefault="00CB1CB7" w:rsidP="005662CE">
      <w:pPr>
        <w:spacing w:after="160" w:afterAutospacing="0" w:line="278" w:lineRule="auto"/>
        <w:jc w:val="left"/>
        <w:rPr>
          <w:rFonts w:eastAsia="新細明體"/>
          <w:lang w:eastAsia="zh-TW"/>
        </w:rPr>
      </w:pPr>
      <w:r>
        <w:br w:type="page"/>
      </w:r>
    </w:p>
    <w:sdt>
      <w:sdtPr>
        <w:rPr>
          <w:rFonts w:ascii="Calibri" w:hAnsi="Calibri" w:cs="Calibri"/>
          <w:color w:val="000000"/>
        </w:rPr>
        <w:tag w:val="MENDELEY_BIBLIOGRAPHY"/>
        <w:id w:val="-1035499728"/>
        <w:placeholder>
          <w:docPart w:val="DefaultPlaceholder_-1854013440"/>
        </w:placeholder>
      </w:sdtPr>
      <w:sdtContent>
        <w:p w14:paraId="7F49CDF5" w14:textId="77777777" w:rsidR="003B276D" w:rsidRPr="003B276D" w:rsidRDefault="003B276D">
          <w:pPr>
            <w:autoSpaceDE w:val="0"/>
            <w:autoSpaceDN w:val="0"/>
            <w:ind w:hanging="640"/>
            <w:divId w:val="2052682236"/>
            <w:rPr>
              <w:rFonts w:ascii="Calibri" w:eastAsia="Times New Roman" w:hAnsi="Calibri" w:cs="Calibri"/>
              <w:color w:val="000000"/>
              <w:kern w:val="0"/>
              <w14:ligatures w14:val="none"/>
            </w:rPr>
          </w:pPr>
          <w:r w:rsidRPr="003B276D">
            <w:rPr>
              <w:rFonts w:ascii="Calibri" w:eastAsia="Times New Roman" w:hAnsi="Calibri" w:cs="Calibri"/>
              <w:color w:val="000000"/>
            </w:rPr>
            <w:t>[1]</w:t>
          </w:r>
          <w:r w:rsidRPr="003B276D">
            <w:rPr>
              <w:rFonts w:ascii="Calibri" w:eastAsia="Times New Roman" w:hAnsi="Calibri" w:cs="Calibri"/>
              <w:color w:val="000000"/>
            </w:rPr>
            <w:tab/>
            <w:t>D. Feldman, Polymer History, Des. Monomers Polym. 11 (2008) 1–15. https://doi.org/10.1163/156855508X292383.</w:t>
          </w:r>
        </w:p>
        <w:p w14:paraId="4D6F1B73" w14:textId="77777777" w:rsidR="003B276D" w:rsidRPr="003B276D" w:rsidRDefault="003B276D">
          <w:pPr>
            <w:autoSpaceDE w:val="0"/>
            <w:autoSpaceDN w:val="0"/>
            <w:ind w:hanging="640"/>
            <w:divId w:val="1560629929"/>
            <w:rPr>
              <w:rFonts w:ascii="Calibri" w:eastAsia="Times New Roman" w:hAnsi="Calibri" w:cs="Calibri"/>
              <w:color w:val="000000"/>
            </w:rPr>
          </w:pPr>
          <w:r w:rsidRPr="003B276D">
            <w:rPr>
              <w:rFonts w:ascii="Calibri" w:eastAsia="Times New Roman" w:hAnsi="Calibri" w:cs="Calibri"/>
              <w:color w:val="000000"/>
            </w:rPr>
            <w:t>[2]</w:t>
          </w:r>
          <w:r w:rsidRPr="003B276D">
            <w:rPr>
              <w:rFonts w:ascii="Calibri" w:eastAsia="Times New Roman" w:hAnsi="Calibri" w:cs="Calibri"/>
              <w:color w:val="000000"/>
            </w:rPr>
            <w:tab/>
            <w:t>Encyclopedia of Membrane Science and Technology, Encyclopedia of Membrane Science and Technology (2013). https://doi.org/10.1002/9781118522318.</w:t>
          </w:r>
        </w:p>
        <w:p w14:paraId="3A7CF6E6" w14:textId="77777777" w:rsidR="003B276D" w:rsidRPr="003B276D" w:rsidRDefault="003B276D">
          <w:pPr>
            <w:autoSpaceDE w:val="0"/>
            <w:autoSpaceDN w:val="0"/>
            <w:ind w:hanging="640"/>
            <w:divId w:val="1669361357"/>
            <w:rPr>
              <w:rFonts w:ascii="Calibri" w:eastAsia="Times New Roman" w:hAnsi="Calibri" w:cs="Calibri"/>
              <w:color w:val="000000"/>
            </w:rPr>
          </w:pPr>
          <w:r w:rsidRPr="003B276D">
            <w:rPr>
              <w:rFonts w:ascii="Calibri" w:eastAsia="Times New Roman" w:hAnsi="Calibri" w:cs="Calibri"/>
              <w:color w:val="000000"/>
            </w:rPr>
            <w:t>[3]</w:t>
          </w:r>
          <w:r w:rsidRPr="003B276D">
            <w:rPr>
              <w:rFonts w:ascii="Calibri" w:eastAsia="Times New Roman" w:hAnsi="Calibri" w:cs="Calibri"/>
              <w:color w:val="000000"/>
            </w:rPr>
            <w:tab/>
            <w:t>P.J. Choi, J. Lee, A. Jang, Interconnection between renewable energy technologies and water treatment processes, Water Res. 261 (2024) 122037. https://doi.org/10.1016/J.WATRES.2024.122037.</w:t>
          </w:r>
        </w:p>
        <w:p w14:paraId="6718B383" w14:textId="77777777" w:rsidR="003B276D" w:rsidRPr="003B276D" w:rsidRDefault="003B276D">
          <w:pPr>
            <w:autoSpaceDE w:val="0"/>
            <w:autoSpaceDN w:val="0"/>
            <w:ind w:hanging="640"/>
            <w:divId w:val="289823973"/>
            <w:rPr>
              <w:rFonts w:ascii="Calibri" w:eastAsia="Times New Roman" w:hAnsi="Calibri" w:cs="Calibri"/>
              <w:color w:val="000000"/>
            </w:rPr>
          </w:pPr>
          <w:r w:rsidRPr="003B276D">
            <w:rPr>
              <w:rFonts w:ascii="Calibri" w:eastAsia="Times New Roman" w:hAnsi="Calibri" w:cs="Calibri"/>
              <w:color w:val="000000"/>
            </w:rPr>
            <w:t>[4]</w:t>
          </w:r>
          <w:r w:rsidRPr="003B276D">
            <w:rPr>
              <w:rFonts w:ascii="Calibri" w:eastAsia="Times New Roman" w:hAnsi="Calibri" w:cs="Calibri"/>
              <w:color w:val="000000"/>
            </w:rPr>
            <w:tab/>
            <w:t>R.W.. Baker, Membrane technology and applications, (2024) 539.</w:t>
          </w:r>
        </w:p>
        <w:p w14:paraId="39ABA040" w14:textId="77777777" w:rsidR="003B276D" w:rsidRPr="003B276D" w:rsidRDefault="003B276D">
          <w:pPr>
            <w:autoSpaceDE w:val="0"/>
            <w:autoSpaceDN w:val="0"/>
            <w:ind w:hanging="640"/>
            <w:divId w:val="378896071"/>
            <w:rPr>
              <w:rFonts w:ascii="Calibri" w:eastAsia="Times New Roman" w:hAnsi="Calibri" w:cs="Calibri"/>
              <w:color w:val="000000"/>
            </w:rPr>
          </w:pPr>
          <w:r w:rsidRPr="003B276D">
            <w:rPr>
              <w:rFonts w:ascii="Calibri" w:eastAsia="Times New Roman" w:hAnsi="Calibri" w:cs="Calibri"/>
              <w:color w:val="000000"/>
            </w:rPr>
            <w:t>[5]</w:t>
          </w:r>
          <w:r w:rsidRPr="003B276D">
            <w:rPr>
              <w:rFonts w:ascii="Calibri" w:eastAsia="Times New Roman" w:hAnsi="Calibri" w:cs="Calibri"/>
              <w:color w:val="000000"/>
            </w:rPr>
            <w:tab/>
            <w:t>P. Dansawad, Y. Li, Y. Li, J. Zhang, S. You, W. Li, S. Yi, Machine learning toward improving the performance of membrane-based wastewater treatment: A review, Advanced Membranes 3 (2023) 100072. https://doi.org/10.1016/J.ADVMEM.2023.100072.</w:t>
          </w:r>
        </w:p>
        <w:p w14:paraId="082F942A" w14:textId="77777777" w:rsidR="003B276D" w:rsidRPr="003B276D" w:rsidRDefault="003B276D">
          <w:pPr>
            <w:autoSpaceDE w:val="0"/>
            <w:autoSpaceDN w:val="0"/>
            <w:ind w:hanging="640"/>
            <w:divId w:val="805590735"/>
            <w:rPr>
              <w:rFonts w:ascii="Calibri" w:eastAsia="Times New Roman" w:hAnsi="Calibri" w:cs="Calibri"/>
              <w:color w:val="000000"/>
            </w:rPr>
          </w:pPr>
          <w:r w:rsidRPr="003B276D">
            <w:rPr>
              <w:rFonts w:ascii="Calibri" w:eastAsia="Times New Roman" w:hAnsi="Calibri" w:cs="Calibri"/>
              <w:color w:val="000000"/>
            </w:rPr>
            <w:t>[6]</w:t>
          </w:r>
          <w:r w:rsidRPr="003B276D">
            <w:rPr>
              <w:rFonts w:ascii="Calibri" w:eastAsia="Times New Roman" w:hAnsi="Calibri" w:cs="Calibri"/>
              <w:color w:val="000000"/>
            </w:rPr>
            <w:tab/>
            <w:t>Y. Xu, X. Liu, X. Cao, C. Huang, E. Liu, S. Qian, X. Liu, Y. Wu, F. Dong, C.W. Qiu, J. Qiu, K. Hua, W. Su, J. Wu, H. Xu, Y. Han, C. Fu, Z. Yin, M. Liu, R. Roepman, S. Dietmann, M. Virta, F. Kengara, Z. Zhang, L. Zhang, T. Zhao, J. Dai, J. Yang, L. Lan, M. Luo, Z. Liu, T. An, B. Zhang, X. He, S. Cong, X. Liu, W. Zhang, J.P. Lewis, J.M. Tiedje, Q. Wang, Z. An, F. Wang, L. Zhang, T. Huang, C. Lu, Z. Cai, F. Wang, J. Zhang, Artificial intelligence: A powerful paradigm for scientific research, The Innovation 2 (2021) 100179. https://doi.org/10.1016/J.XINN.2021.100179.</w:t>
          </w:r>
        </w:p>
        <w:p w14:paraId="2453CBBA" w14:textId="77777777" w:rsidR="003B276D" w:rsidRPr="003B276D" w:rsidRDefault="003B276D">
          <w:pPr>
            <w:autoSpaceDE w:val="0"/>
            <w:autoSpaceDN w:val="0"/>
            <w:ind w:hanging="640"/>
            <w:divId w:val="1549103896"/>
            <w:rPr>
              <w:rFonts w:ascii="Calibri" w:eastAsia="Times New Roman" w:hAnsi="Calibri" w:cs="Calibri"/>
              <w:color w:val="000000"/>
            </w:rPr>
          </w:pPr>
          <w:r w:rsidRPr="003B276D">
            <w:rPr>
              <w:rFonts w:ascii="Calibri" w:eastAsia="Times New Roman" w:hAnsi="Calibri" w:cs="Calibri"/>
              <w:color w:val="000000"/>
            </w:rPr>
            <w:t>[7]</w:t>
          </w:r>
          <w:r w:rsidRPr="003B276D">
            <w:rPr>
              <w:rFonts w:ascii="Calibri" w:eastAsia="Times New Roman" w:hAnsi="Calibri" w:cs="Calibri"/>
              <w:color w:val="000000"/>
            </w:rPr>
            <w:tab/>
            <w:t>K.T. Butler, D.W. Davies, H. Cartwright, O. Isayev, A. Walsh, Machine learning for molecular and materials science, Nature 559 (2018) 547–555. https://doi.org/10.1038/s41586-018-0337-2.</w:t>
          </w:r>
        </w:p>
        <w:p w14:paraId="3DBB6873" w14:textId="77777777" w:rsidR="003B276D" w:rsidRPr="003B276D" w:rsidRDefault="003B276D">
          <w:pPr>
            <w:autoSpaceDE w:val="0"/>
            <w:autoSpaceDN w:val="0"/>
            <w:ind w:hanging="640"/>
            <w:divId w:val="57948517"/>
            <w:rPr>
              <w:rFonts w:ascii="Calibri" w:eastAsia="Times New Roman" w:hAnsi="Calibri" w:cs="Calibri"/>
              <w:color w:val="000000"/>
            </w:rPr>
          </w:pPr>
          <w:r w:rsidRPr="003B276D">
            <w:rPr>
              <w:rFonts w:ascii="Calibri" w:eastAsia="Times New Roman" w:hAnsi="Calibri" w:cs="Calibri"/>
              <w:color w:val="000000"/>
            </w:rPr>
            <w:t>[8]</w:t>
          </w:r>
          <w:r w:rsidRPr="003B276D">
            <w:rPr>
              <w:rFonts w:ascii="Calibri" w:eastAsia="Times New Roman" w:hAnsi="Calibri" w:cs="Calibri"/>
              <w:color w:val="000000"/>
            </w:rPr>
            <w:tab/>
            <w:t xml:space="preserve">J. Jumper, R. Evans, A. Pritzel, T. Green, M. Figurnov, O. Ronneberger, K. Tunyasuvunakool, R. Bates, A. Žídek, A. Potapenko, A. Bridgland, C. Meyer, S.A.A. Kohl, A.J. Ballard, A. Cowie, B. Romera-Paredes, S. Nikolov, R. Jain, J. Adler, T. Back, S. Petersen, D. Reiman, E. Clancy, </w:t>
          </w:r>
          <w:r w:rsidRPr="003B276D">
            <w:rPr>
              <w:rFonts w:ascii="Calibri" w:eastAsia="Times New Roman" w:hAnsi="Calibri" w:cs="Calibri"/>
              <w:color w:val="000000"/>
            </w:rPr>
            <w:lastRenderedPageBreak/>
            <w:t>M. Zielinski, M. Steinegger, M. Pacholska, T. Berghammer, S. Bodenstein, D. Silver, O. Vinyals, A.W. Senior, K. Kavukcuoglu, P. Kohli, D. Hassabis, Highly accurate protein structure prediction with AlphaFold, Nature 596 (2021) 583–589. https://doi.org/10.1038/s41586-021-03819-2.</w:t>
          </w:r>
        </w:p>
        <w:p w14:paraId="59A2E15D" w14:textId="77777777" w:rsidR="003B276D" w:rsidRPr="003B276D" w:rsidRDefault="003B276D">
          <w:pPr>
            <w:autoSpaceDE w:val="0"/>
            <w:autoSpaceDN w:val="0"/>
            <w:ind w:hanging="640"/>
            <w:divId w:val="333919360"/>
            <w:rPr>
              <w:rFonts w:ascii="Calibri" w:eastAsia="Times New Roman" w:hAnsi="Calibri" w:cs="Calibri"/>
              <w:color w:val="000000"/>
            </w:rPr>
          </w:pPr>
          <w:r w:rsidRPr="003B276D">
            <w:rPr>
              <w:rFonts w:ascii="Calibri" w:eastAsia="Times New Roman" w:hAnsi="Calibri" w:cs="Calibri"/>
              <w:color w:val="000000"/>
            </w:rPr>
            <w:t>[9]</w:t>
          </w:r>
          <w:r w:rsidRPr="003B276D">
            <w:rPr>
              <w:rFonts w:ascii="Calibri" w:eastAsia="Times New Roman" w:hAnsi="Calibri" w:cs="Calibri"/>
              <w:color w:val="000000"/>
            </w:rPr>
            <w:tab/>
            <w:t>A. Merchant, S. Batzner, S.S. Schoenholz, M. Aykol, G. Cheon, E.D. Cubuk, Scaling deep learning for materials discovery, Nature 2023 624:7990 624 (2023) 80–85. https://doi.org/10.1038/s41586-023-06735-9.</w:t>
          </w:r>
        </w:p>
        <w:p w14:paraId="58AC819A" w14:textId="77777777" w:rsidR="003B276D" w:rsidRPr="003B276D" w:rsidRDefault="003B276D">
          <w:pPr>
            <w:autoSpaceDE w:val="0"/>
            <w:autoSpaceDN w:val="0"/>
            <w:ind w:hanging="640"/>
            <w:divId w:val="445344639"/>
            <w:rPr>
              <w:rFonts w:ascii="Calibri" w:eastAsia="Times New Roman" w:hAnsi="Calibri" w:cs="Calibri"/>
              <w:color w:val="000000"/>
            </w:rPr>
          </w:pPr>
          <w:r w:rsidRPr="003B276D">
            <w:rPr>
              <w:rFonts w:ascii="Calibri" w:eastAsia="Times New Roman" w:hAnsi="Calibri" w:cs="Calibri"/>
              <w:color w:val="000000"/>
            </w:rPr>
            <w:t>[10]</w:t>
          </w:r>
          <w:r w:rsidRPr="003B276D">
            <w:rPr>
              <w:rFonts w:ascii="Calibri" w:eastAsia="Times New Roman" w:hAnsi="Calibri" w:cs="Calibri"/>
              <w:color w:val="000000"/>
            </w:rPr>
            <w:tab/>
            <w:t>A. Tayyebi, A.S. Alshami, X. Yu, E. Kolodka, Can machine learning methods guide gas separation membranes fabrication?, Journal of Membrane Science Letters 2 (2022) 100033. https://doi.org/10.1016/J.MEMLET.2022.100033.</w:t>
          </w:r>
        </w:p>
        <w:p w14:paraId="6CF4E276" w14:textId="77777777" w:rsidR="003B276D" w:rsidRPr="003B276D" w:rsidRDefault="003B276D">
          <w:pPr>
            <w:autoSpaceDE w:val="0"/>
            <w:autoSpaceDN w:val="0"/>
            <w:ind w:hanging="640"/>
            <w:divId w:val="2107799088"/>
            <w:rPr>
              <w:rFonts w:ascii="Calibri" w:eastAsia="Times New Roman" w:hAnsi="Calibri" w:cs="Calibri"/>
              <w:color w:val="000000"/>
            </w:rPr>
          </w:pPr>
          <w:r w:rsidRPr="003B276D">
            <w:rPr>
              <w:rFonts w:ascii="Calibri" w:eastAsia="Times New Roman" w:hAnsi="Calibri" w:cs="Calibri"/>
              <w:color w:val="000000"/>
            </w:rPr>
            <w:t>[11]</w:t>
          </w:r>
          <w:r w:rsidRPr="003B276D">
            <w:rPr>
              <w:rFonts w:ascii="Calibri" w:eastAsia="Times New Roman" w:hAnsi="Calibri" w:cs="Calibri"/>
              <w:color w:val="000000"/>
            </w:rPr>
            <w:tab/>
            <w:t>C. Wang, Fabrication and machine learning of nanocomposite organic solvent nanofiltration membranes, University of Technology Sydney, 2023.</w:t>
          </w:r>
        </w:p>
        <w:p w14:paraId="09A0A9D4" w14:textId="77777777" w:rsidR="003B276D" w:rsidRPr="003B276D" w:rsidRDefault="003B276D">
          <w:pPr>
            <w:autoSpaceDE w:val="0"/>
            <w:autoSpaceDN w:val="0"/>
            <w:ind w:hanging="640"/>
            <w:divId w:val="206375079"/>
            <w:rPr>
              <w:rFonts w:ascii="Calibri" w:eastAsia="Times New Roman" w:hAnsi="Calibri" w:cs="Calibri"/>
              <w:color w:val="000000"/>
            </w:rPr>
          </w:pPr>
          <w:r w:rsidRPr="003B276D">
            <w:rPr>
              <w:rFonts w:ascii="Calibri" w:eastAsia="Times New Roman" w:hAnsi="Calibri" w:cs="Calibri"/>
              <w:color w:val="000000"/>
            </w:rPr>
            <w:t>[12]</w:t>
          </w:r>
          <w:r w:rsidRPr="003B276D">
            <w:rPr>
              <w:rFonts w:ascii="Calibri" w:eastAsia="Times New Roman" w:hAnsi="Calibri" w:cs="Calibri"/>
              <w:color w:val="000000"/>
            </w:rPr>
            <w:tab/>
            <w:t>M.J. Talukder, A. Alshami, A. Tayyebi, N. Ismail, X. Yu, A.S. Alshami, Membrane Science Meets Machine Learning: Future and Potential Use in Assisting Membrane Material Design and Fabrication, (2023). https://commons.und.edu/che-fac (accessed January 6, 2026).</w:t>
          </w:r>
        </w:p>
        <w:p w14:paraId="739FDF49" w14:textId="77777777" w:rsidR="003B276D" w:rsidRPr="003B276D" w:rsidRDefault="003B276D">
          <w:pPr>
            <w:autoSpaceDE w:val="0"/>
            <w:autoSpaceDN w:val="0"/>
            <w:ind w:hanging="640"/>
            <w:divId w:val="1396928620"/>
            <w:rPr>
              <w:rFonts w:ascii="Calibri" w:eastAsia="Times New Roman" w:hAnsi="Calibri" w:cs="Calibri"/>
              <w:color w:val="000000"/>
            </w:rPr>
          </w:pPr>
          <w:r w:rsidRPr="003B276D">
            <w:rPr>
              <w:rFonts w:ascii="Calibri" w:eastAsia="Times New Roman" w:hAnsi="Calibri" w:cs="Calibri"/>
              <w:color w:val="000000"/>
            </w:rPr>
            <w:t>[13]</w:t>
          </w:r>
          <w:r w:rsidRPr="003B276D">
            <w:rPr>
              <w:rFonts w:ascii="Calibri" w:eastAsia="Times New Roman" w:hAnsi="Calibri" w:cs="Calibri"/>
              <w:color w:val="000000"/>
            </w:rPr>
            <w:tab/>
            <w:t>J.F. Wang, Y.B. Sun, Q.T. Chen, F.F. Ji, Y.Y. Song, M.Y. Ruan, Y. Wang, OpenPoly: A Polymer Database Empowering Benchmarking and Multi-property Predictions, Chinese Journal of Polymer Science 2025 43:10 43 (2025) 1749–1760. https://doi.org/10.1007/S10118-025-3402-Y.</w:t>
          </w:r>
        </w:p>
        <w:p w14:paraId="5745F957" w14:textId="77777777" w:rsidR="003B276D" w:rsidRPr="003B276D" w:rsidRDefault="003B276D">
          <w:pPr>
            <w:autoSpaceDE w:val="0"/>
            <w:autoSpaceDN w:val="0"/>
            <w:ind w:hanging="640"/>
            <w:divId w:val="594633881"/>
            <w:rPr>
              <w:rFonts w:ascii="Calibri" w:eastAsia="Times New Roman" w:hAnsi="Calibri" w:cs="Calibri"/>
              <w:color w:val="000000"/>
            </w:rPr>
          </w:pPr>
          <w:r w:rsidRPr="003B276D">
            <w:rPr>
              <w:rFonts w:ascii="Calibri" w:eastAsia="Times New Roman" w:hAnsi="Calibri" w:cs="Calibri"/>
              <w:color w:val="000000"/>
            </w:rPr>
            <w:t>[14]</w:t>
          </w:r>
          <w:r w:rsidRPr="003B276D">
            <w:rPr>
              <w:rFonts w:ascii="Calibri" w:eastAsia="Times New Roman" w:hAnsi="Calibri" w:cs="Calibri"/>
              <w:color w:val="000000"/>
            </w:rPr>
            <w:tab/>
            <w:t>J. Cai, X. Chu, K. Xu, H. Li, J. Wei, Machine learning for membrane design and discovery, (2020). https://doi.org/10.1039/d0na00388c.</w:t>
          </w:r>
        </w:p>
        <w:p w14:paraId="327B6855" w14:textId="77777777" w:rsidR="003B276D" w:rsidRPr="003B276D" w:rsidRDefault="003B276D">
          <w:pPr>
            <w:autoSpaceDE w:val="0"/>
            <w:autoSpaceDN w:val="0"/>
            <w:ind w:hanging="640"/>
            <w:divId w:val="1226913670"/>
            <w:rPr>
              <w:rFonts w:ascii="Calibri" w:eastAsia="Times New Roman" w:hAnsi="Calibri" w:cs="Calibri"/>
              <w:color w:val="000000"/>
            </w:rPr>
          </w:pPr>
          <w:r w:rsidRPr="003B276D">
            <w:rPr>
              <w:rFonts w:ascii="Calibri" w:eastAsia="Times New Roman" w:hAnsi="Calibri" w:cs="Calibri"/>
              <w:color w:val="000000"/>
            </w:rPr>
            <w:t>[15]</w:t>
          </w:r>
          <w:r w:rsidRPr="003B276D">
            <w:rPr>
              <w:rFonts w:ascii="Calibri" w:eastAsia="Times New Roman" w:hAnsi="Calibri" w:cs="Calibri"/>
              <w:color w:val="000000"/>
            </w:rPr>
            <w:tab/>
            <w:t xml:space="preserve">S.A. Siddiqui, A. Mahmood, Q.Z. Sheng, H. Suzuki, W. Ni, S.A. Siddiqui, A. Mahmood, Q.Z. Sheng, H. Suzuki, W. Ni, Towards a Machine Learning Driven Trust Management Heuristic </w:t>
          </w:r>
          <w:r w:rsidRPr="003B276D">
            <w:rPr>
              <w:rFonts w:ascii="Calibri" w:eastAsia="Times New Roman" w:hAnsi="Calibri" w:cs="Calibri"/>
              <w:color w:val="000000"/>
            </w:rPr>
            <w:lastRenderedPageBreak/>
            <w:t>for the Internet of Vehicles, Sensors 2023, Vol. 23, 23 (2023). https://doi.org/10.3390/S23042325.</w:t>
          </w:r>
        </w:p>
        <w:p w14:paraId="435E43AB" w14:textId="77777777" w:rsidR="003B276D" w:rsidRPr="003B276D" w:rsidRDefault="003B276D">
          <w:pPr>
            <w:autoSpaceDE w:val="0"/>
            <w:autoSpaceDN w:val="0"/>
            <w:ind w:hanging="640"/>
            <w:divId w:val="808204498"/>
            <w:rPr>
              <w:rFonts w:ascii="Calibri" w:eastAsia="Times New Roman" w:hAnsi="Calibri" w:cs="Calibri"/>
              <w:color w:val="000000"/>
            </w:rPr>
          </w:pPr>
          <w:r w:rsidRPr="003B276D">
            <w:rPr>
              <w:rFonts w:ascii="Calibri" w:eastAsia="Times New Roman" w:hAnsi="Calibri" w:cs="Calibri"/>
              <w:color w:val="000000"/>
            </w:rPr>
            <w:t>[16]</w:t>
          </w:r>
          <w:r w:rsidRPr="003B276D">
            <w:rPr>
              <w:rFonts w:ascii="Calibri" w:eastAsia="Times New Roman" w:hAnsi="Calibri" w:cs="Calibri"/>
              <w:color w:val="000000"/>
            </w:rPr>
            <w:tab/>
            <w:t>Z.H. Zhou, Machine Learning, Mach. Learn. (2021) 1–458. https://doi.org/10.1007/978-981-15-1967-3/COVER.</w:t>
          </w:r>
        </w:p>
        <w:p w14:paraId="1256D935" w14:textId="77777777" w:rsidR="003B276D" w:rsidRPr="003B276D" w:rsidRDefault="003B276D">
          <w:pPr>
            <w:autoSpaceDE w:val="0"/>
            <w:autoSpaceDN w:val="0"/>
            <w:ind w:hanging="640"/>
            <w:divId w:val="1307974335"/>
            <w:rPr>
              <w:rFonts w:ascii="Calibri" w:eastAsia="Times New Roman" w:hAnsi="Calibri" w:cs="Calibri"/>
              <w:color w:val="000000"/>
            </w:rPr>
          </w:pPr>
          <w:r w:rsidRPr="003B276D">
            <w:rPr>
              <w:rFonts w:ascii="Calibri" w:eastAsia="Times New Roman" w:hAnsi="Calibri" w:cs="Calibri"/>
              <w:color w:val="000000"/>
            </w:rPr>
            <w:t>[17]</w:t>
          </w:r>
          <w:r w:rsidRPr="003B276D">
            <w:rPr>
              <w:rFonts w:ascii="Calibri" w:eastAsia="Times New Roman" w:hAnsi="Calibri" w:cs="Calibri"/>
              <w:color w:val="000000"/>
            </w:rPr>
            <w:tab/>
            <w:t>C. Zhu, E.A. Bamidele, X. Shen, G. Zhu, B. Li, Machine Learning Aided Design and Optimization of Thermal Metamaterials, Chem. Rev. 124 (2024) 4258–4331. https://doi.org/10.1021/ACS.CHEMREV.3C00708.</w:t>
          </w:r>
        </w:p>
        <w:p w14:paraId="28D770D1" w14:textId="77777777" w:rsidR="003B276D" w:rsidRPr="003B276D" w:rsidRDefault="003B276D">
          <w:pPr>
            <w:autoSpaceDE w:val="0"/>
            <w:autoSpaceDN w:val="0"/>
            <w:ind w:hanging="640"/>
            <w:divId w:val="1624997124"/>
            <w:rPr>
              <w:rFonts w:ascii="Calibri" w:eastAsia="Times New Roman" w:hAnsi="Calibri" w:cs="Calibri"/>
              <w:color w:val="000000"/>
            </w:rPr>
          </w:pPr>
          <w:r w:rsidRPr="003B276D">
            <w:rPr>
              <w:rFonts w:ascii="Calibri" w:eastAsia="Times New Roman" w:hAnsi="Calibri" w:cs="Calibri"/>
              <w:color w:val="000000"/>
            </w:rPr>
            <w:t>[18]</w:t>
          </w:r>
          <w:r w:rsidRPr="003B276D">
            <w:rPr>
              <w:rFonts w:ascii="Calibri" w:eastAsia="Times New Roman" w:hAnsi="Calibri" w:cs="Calibri"/>
              <w:color w:val="000000"/>
            </w:rPr>
            <w:tab/>
            <w:t>F. Shi, S. Lu, J. Gu, J. Lin, C. Zhao, X. You, X. Lin, Modeling and Evaluation of the Permeate Flux in Forward Osmosis Process with Machine Learning, Ind. Eng. Chem. Res. 61 (2022) 18045–18056. https://doi.org/10.1021/ACS.IECR.2C03064.</w:t>
          </w:r>
        </w:p>
        <w:p w14:paraId="6C0FBBFE" w14:textId="77777777" w:rsidR="003B276D" w:rsidRPr="003B276D" w:rsidRDefault="003B276D">
          <w:pPr>
            <w:autoSpaceDE w:val="0"/>
            <w:autoSpaceDN w:val="0"/>
            <w:ind w:hanging="640"/>
            <w:divId w:val="1350377121"/>
            <w:rPr>
              <w:rFonts w:ascii="Calibri" w:eastAsia="Times New Roman" w:hAnsi="Calibri" w:cs="Calibri"/>
              <w:color w:val="000000"/>
            </w:rPr>
          </w:pPr>
          <w:r w:rsidRPr="003B276D">
            <w:rPr>
              <w:rFonts w:ascii="Calibri" w:eastAsia="Times New Roman" w:hAnsi="Calibri" w:cs="Calibri"/>
              <w:color w:val="000000"/>
            </w:rPr>
            <w:t>[19]</w:t>
          </w:r>
          <w:r w:rsidRPr="003B276D">
            <w:rPr>
              <w:rFonts w:ascii="Calibri" w:eastAsia="Times New Roman" w:hAnsi="Calibri" w:cs="Calibri"/>
              <w:color w:val="000000"/>
            </w:rPr>
            <w:tab/>
            <w:t>M. Nurhayati, K. Jeong, H. Lee, J. Park, B.U. Hong, H.G. Kang, H.K. Shon, S. Lee, Predicting and optimizing forward osmosis membrane operation using machine learning, Desalination 592 (2024) 118154. https://doi.org/10.1016/J.DESAL.2024.118154.</w:t>
          </w:r>
        </w:p>
        <w:p w14:paraId="32ABF6B6" w14:textId="77777777" w:rsidR="003B276D" w:rsidRPr="003B276D" w:rsidRDefault="003B276D">
          <w:pPr>
            <w:autoSpaceDE w:val="0"/>
            <w:autoSpaceDN w:val="0"/>
            <w:ind w:hanging="640"/>
            <w:divId w:val="114567915"/>
            <w:rPr>
              <w:rFonts w:ascii="Calibri" w:eastAsia="Times New Roman" w:hAnsi="Calibri" w:cs="Calibri"/>
              <w:color w:val="000000"/>
            </w:rPr>
          </w:pPr>
          <w:r w:rsidRPr="003B276D">
            <w:rPr>
              <w:rFonts w:ascii="Calibri" w:eastAsia="Times New Roman" w:hAnsi="Calibri" w:cs="Calibri"/>
              <w:color w:val="000000"/>
            </w:rPr>
            <w:t>[20]</w:t>
          </w:r>
          <w:r w:rsidRPr="003B276D">
            <w:rPr>
              <w:rFonts w:ascii="Calibri" w:eastAsia="Times New Roman" w:hAnsi="Calibri" w:cs="Calibri"/>
              <w:color w:val="000000"/>
            </w:rPr>
            <w:tab/>
            <w:t>Y. Wang, A. Machado, A. Telea, Y. Wang, A. Machado, A. Telea, Quantitative and Qualitative Comparison of Decision-Map Techniques for Explaining Classification Models, Algorithms 2023, Vol. 16, 16 (2023). https://doi.org/10.3390/A16090438.</w:t>
          </w:r>
        </w:p>
        <w:p w14:paraId="0A246C47" w14:textId="77777777" w:rsidR="003B276D" w:rsidRPr="003B276D" w:rsidRDefault="003B276D">
          <w:pPr>
            <w:autoSpaceDE w:val="0"/>
            <w:autoSpaceDN w:val="0"/>
            <w:ind w:hanging="640"/>
            <w:divId w:val="1804272283"/>
            <w:rPr>
              <w:rFonts w:ascii="Calibri" w:eastAsia="Times New Roman" w:hAnsi="Calibri" w:cs="Calibri"/>
              <w:color w:val="000000"/>
            </w:rPr>
          </w:pPr>
          <w:r w:rsidRPr="003B276D">
            <w:rPr>
              <w:rFonts w:ascii="Calibri" w:eastAsia="Times New Roman" w:hAnsi="Calibri" w:cs="Calibri"/>
              <w:color w:val="000000"/>
            </w:rPr>
            <w:t>[21]</w:t>
          </w:r>
          <w:r w:rsidRPr="003B276D">
            <w:rPr>
              <w:rFonts w:ascii="Calibri" w:eastAsia="Times New Roman" w:hAnsi="Calibri" w:cs="Calibri"/>
              <w:color w:val="000000"/>
            </w:rPr>
            <w:tab/>
            <w:t>C. Cortes, V. Vapnik, L. Saitta, Support-vector networks, Machine Learning 1995 20:3 20 (1995) 273–297. https://doi.org/10.1007/BF00994018.</w:t>
          </w:r>
        </w:p>
        <w:p w14:paraId="325A9033" w14:textId="77777777" w:rsidR="003B276D" w:rsidRPr="003B276D" w:rsidRDefault="003B276D">
          <w:pPr>
            <w:autoSpaceDE w:val="0"/>
            <w:autoSpaceDN w:val="0"/>
            <w:ind w:hanging="640"/>
            <w:divId w:val="341444596"/>
            <w:rPr>
              <w:rFonts w:ascii="Calibri" w:eastAsia="Times New Roman" w:hAnsi="Calibri" w:cs="Calibri"/>
              <w:color w:val="000000"/>
            </w:rPr>
          </w:pPr>
          <w:r w:rsidRPr="003B276D">
            <w:rPr>
              <w:rFonts w:ascii="Calibri" w:eastAsia="Times New Roman" w:hAnsi="Calibri" w:cs="Calibri"/>
              <w:color w:val="000000"/>
            </w:rPr>
            <w:t>[22]</w:t>
          </w:r>
          <w:r w:rsidRPr="003B276D">
            <w:rPr>
              <w:rFonts w:ascii="Calibri" w:eastAsia="Times New Roman" w:hAnsi="Calibri" w:cs="Calibri"/>
              <w:color w:val="000000"/>
            </w:rPr>
            <w:tab/>
            <w:t>P.Y. Hao, J.H. Chiang, Y. De Chen, Possibilistic classification by support vector networks, Neural Networks 149 (2022) 40–56. https://doi.org/10.1016/J.NEUNET.2022.02.007.</w:t>
          </w:r>
        </w:p>
        <w:p w14:paraId="575AB50A" w14:textId="77777777" w:rsidR="003B276D" w:rsidRPr="003B276D" w:rsidRDefault="003B276D">
          <w:pPr>
            <w:autoSpaceDE w:val="0"/>
            <w:autoSpaceDN w:val="0"/>
            <w:ind w:hanging="640"/>
            <w:divId w:val="258566402"/>
            <w:rPr>
              <w:rFonts w:ascii="Calibri" w:eastAsia="Times New Roman" w:hAnsi="Calibri" w:cs="Calibri"/>
              <w:color w:val="000000"/>
            </w:rPr>
          </w:pPr>
          <w:r w:rsidRPr="003B276D">
            <w:rPr>
              <w:rFonts w:ascii="Calibri" w:eastAsia="Times New Roman" w:hAnsi="Calibri" w:cs="Calibri"/>
              <w:color w:val="000000"/>
            </w:rPr>
            <w:t>[23]</w:t>
          </w:r>
          <w:r w:rsidRPr="003B276D">
            <w:rPr>
              <w:rFonts w:ascii="Calibri" w:eastAsia="Times New Roman" w:hAnsi="Calibri" w:cs="Calibri"/>
              <w:color w:val="000000"/>
            </w:rPr>
            <w:tab/>
            <w:t>J.S. Bridle, Training Stochastic Model Recognition Algorithms as Networks can Lead to Maximum Mutual Information Estimation of Parameters, Adv. Neural Inf. Process. Syst. 2 (1989).</w:t>
          </w:r>
        </w:p>
        <w:p w14:paraId="4DE02988" w14:textId="77777777" w:rsidR="003B276D" w:rsidRPr="003B276D" w:rsidRDefault="003B276D">
          <w:pPr>
            <w:autoSpaceDE w:val="0"/>
            <w:autoSpaceDN w:val="0"/>
            <w:ind w:hanging="640"/>
            <w:divId w:val="1782917059"/>
            <w:rPr>
              <w:rFonts w:ascii="Calibri" w:eastAsia="Times New Roman" w:hAnsi="Calibri" w:cs="Calibri"/>
              <w:color w:val="000000"/>
            </w:rPr>
          </w:pPr>
          <w:r w:rsidRPr="003B276D">
            <w:rPr>
              <w:rFonts w:ascii="Calibri" w:eastAsia="Times New Roman" w:hAnsi="Calibri" w:cs="Calibri"/>
              <w:color w:val="000000"/>
            </w:rPr>
            <w:lastRenderedPageBreak/>
            <w:t>[24]</w:t>
          </w:r>
          <w:r w:rsidRPr="003B276D">
            <w:rPr>
              <w:rFonts w:ascii="Calibri" w:eastAsia="Times New Roman" w:hAnsi="Calibri" w:cs="Calibri"/>
              <w:color w:val="000000"/>
            </w:rPr>
            <w:tab/>
            <w:t>T. Liu, L. Liu, F. Cui, F. Ding, Q. Zhang, Y. Li, Predicting the performance of polyvinylidene fluoride, polyethersulfone and polysulfone filtration membranes using machine learning, J. Mater. Chem. A Mater. 8 (2020) 21862–21871. https://doi.org/10.1039/D0TA07607D.</w:t>
          </w:r>
        </w:p>
        <w:p w14:paraId="2BA62BA3" w14:textId="77777777" w:rsidR="003B276D" w:rsidRPr="003B276D" w:rsidRDefault="003B276D">
          <w:pPr>
            <w:autoSpaceDE w:val="0"/>
            <w:autoSpaceDN w:val="0"/>
            <w:ind w:hanging="640"/>
            <w:divId w:val="1694765967"/>
            <w:rPr>
              <w:rFonts w:ascii="Calibri" w:eastAsia="Times New Roman" w:hAnsi="Calibri" w:cs="Calibri"/>
              <w:color w:val="000000"/>
            </w:rPr>
          </w:pPr>
          <w:r w:rsidRPr="003B276D">
            <w:rPr>
              <w:rFonts w:ascii="Calibri" w:eastAsia="Times New Roman" w:hAnsi="Calibri" w:cs="Calibri"/>
              <w:color w:val="000000"/>
            </w:rPr>
            <w:t>[25]</w:t>
          </w:r>
          <w:r w:rsidRPr="003B276D">
            <w:rPr>
              <w:rFonts w:ascii="Calibri" w:eastAsia="Times New Roman" w:hAnsi="Calibri" w:cs="Calibri"/>
              <w:color w:val="000000"/>
            </w:rPr>
            <w:tab/>
            <w:t>S. Sarma, C. Gaur, R. Benarrait, J.N. Haus, E. Koch, A. Dietzel, Prediction of bead formation in PVDF fiber across different solvent systems using Interpretable Machine Learning, Polymer (Guildf). 317 (2025) 127972. https://doi.org/10.1016/J.POLYMER.2024.127972.</w:t>
          </w:r>
        </w:p>
        <w:p w14:paraId="20E4CEE7" w14:textId="77777777" w:rsidR="003B276D" w:rsidRPr="003B276D" w:rsidRDefault="003B276D">
          <w:pPr>
            <w:autoSpaceDE w:val="0"/>
            <w:autoSpaceDN w:val="0"/>
            <w:ind w:hanging="640"/>
            <w:divId w:val="203754851"/>
            <w:rPr>
              <w:rFonts w:ascii="Calibri" w:eastAsia="Times New Roman" w:hAnsi="Calibri" w:cs="Calibri"/>
              <w:color w:val="000000"/>
            </w:rPr>
          </w:pPr>
          <w:r w:rsidRPr="003B276D">
            <w:rPr>
              <w:rFonts w:ascii="Calibri" w:eastAsia="Times New Roman" w:hAnsi="Calibri" w:cs="Calibri"/>
              <w:color w:val="000000"/>
            </w:rPr>
            <w:t>[26]</w:t>
          </w:r>
          <w:r w:rsidRPr="003B276D">
            <w:rPr>
              <w:rFonts w:ascii="Calibri" w:eastAsia="Times New Roman" w:hAnsi="Calibri" w:cs="Calibri"/>
              <w:color w:val="000000"/>
            </w:rPr>
            <w:tab/>
            <w:t>J. Wan, T. Wang, W. Li, Z. Wang, Enhanced robustness in machine learning: Application of an adaptive robust loss function, Applied and Computational Engineering 95 (2024) 151–161. https://doi.org/10.54254/2755-2721/95/2024CH0053.</w:t>
          </w:r>
        </w:p>
        <w:p w14:paraId="04E240B9" w14:textId="77777777" w:rsidR="003B276D" w:rsidRPr="003B276D" w:rsidRDefault="003B276D">
          <w:pPr>
            <w:autoSpaceDE w:val="0"/>
            <w:autoSpaceDN w:val="0"/>
            <w:ind w:hanging="640"/>
            <w:divId w:val="51857526"/>
            <w:rPr>
              <w:rFonts w:ascii="Calibri" w:eastAsia="Times New Roman" w:hAnsi="Calibri" w:cs="Calibri"/>
              <w:color w:val="000000"/>
            </w:rPr>
          </w:pPr>
          <w:r w:rsidRPr="003B276D">
            <w:rPr>
              <w:rFonts w:ascii="Calibri" w:eastAsia="Times New Roman" w:hAnsi="Calibri" w:cs="Calibri"/>
              <w:color w:val="000000"/>
            </w:rPr>
            <w:t>[27]</w:t>
          </w:r>
          <w:r w:rsidRPr="003B276D">
            <w:rPr>
              <w:rFonts w:ascii="Calibri" w:eastAsia="Times New Roman" w:hAnsi="Calibri" w:cs="Calibri"/>
              <w:color w:val="000000"/>
            </w:rPr>
            <w:tab/>
            <w:t>S. Nazari, A. Abdelrasoul, S. Nazari, A. Abdelrasoul, Advancements and Applications of Artificial Intelligence and Machine Learning in Material Science and Membrane Technology: A Comprehensive Review, Membranes 2025, Vol. 15, 15 (2025) 353. https://doi.org/10.3390/MEMBRANES15120353.</w:t>
          </w:r>
        </w:p>
        <w:p w14:paraId="76D9B3A6" w14:textId="77777777" w:rsidR="003B276D" w:rsidRPr="003B276D" w:rsidRDefault="003B276D">
          <w:pPr>
            <w:autoSpaceDE w:val="0"/>
            <w:autoSpaceDN w:val="0"/>
            <w:ind w:hanging="640"/>
            <w:divId w:val="1461726483"/>
            <w:rPr>
              <w:rFonts w:ascii="Calibri" w:eastAsia="Times New Roman" w:hAnsi="Calibri" w:cs="Calibri"/>
              <w:color w:val="000000"/>
            </w:rPr>
          </w:pPr>
          <w:r w:rsidRPr="003B276D">
            <w:rPr>
              <w:rFonts w:ascii="Calibri" w:eastAsia="Times New Roman" w:hAnsi="Calibri" w:cs="Calibri"/>
              <w:color w:val="000000"/>
            </w:rPr>
            <w:t>[28]</w:t>
          </w:r>
          <w:r w:rsidRPr="003B276D">
            <w:rPr>
              <w:rFonts w:ascii="Calibri" w:eastAsia="Times New Roman" w:hAnsi="Calibri" w:cs="Calibri"/>
              <w:color w:val="000000"/>
            </w:rPr>
            <w:tab/>
            <w:t>X. Su, X. Yan, C.L. Tsai, Linear regression, Wiley Interdiscip. Rev. Comput. Stat. 4 (2012) 275–294. https://doi.org/10.1002/WICS.1198.</w:t>
          </w:r>
        </w:p>
        <w:p w14:paraId="18CDDB39" w14:textId="77777777" w:rsidR="003B276D" w:rsidRPr="003B276D" w:rsidRDefault="003B276D">
          <w:pPr>
            <w:autoSpaceDE w:val="0"/>
            <w:autoSpaceDN w:val="0"/>
            <w:ind w:hanging="640"/>
            <w:divId w:val="1404833799"/>
            <w:rPr>
              <w:rFonts w:ascii="Calibri" w:eastAsia="Times New Roman" w:hAnsi="Calibri" w:cs="Calibri"/>
              <w:color w:val="000000"/>
            </w:rPr>
          </w:pPr>
          <w:r w:rsidRPr="003B276D">
            <w:rPr>
              <w:rFonts w:ascii="Calibri" w:eastAsia="Times New Roman" w:hAnsi="Calibri" w:cs="Calibri"/>
              <w:color w:val="000000"/>
            </w:rPr>
            <w:t>[29]</w:t>
          </w:r>
          <w:r w:rsidRPr="003B276D">
            <w:rPr>
              <w:rFonts w:ascii="Calibri" w:eastAsia="Times New Roman" w:hAnsi="Calibri" w:cs="Calibri"/>
              <w:color w:val="000000"/>
            </w:rPr>
            <w:tab/>
            <w:t xml:space="preserve">Y.-A. Wang, Q. Huang, Z. Yao, Y. Zhang, On a class of linear regression methods </w:t>
          </w:r>
          <w:r w:rsidRPr="003B276D">
            <w:rPr>
              <w:rFonts w:ascii="Segoe UI Symbol" w:eastAsia="Times New Roman" w:hAnsi="Segoe UI Symbol" w:cs="Segoe UI Symbol"/>
              <w:color w:val="000000"/>
            </w:rPr>
            <w:t>✩</w:t>
          </w:r>
          <w:r w:rsidRPr="003B276D">
            <w:rPr>
              <w:rFonts w:ascii="Calibri" w:eastAsia="Times New Roman" w:hAnsi="Calibri" w:cs="Calibri"/>
              <w:color w:val="000000"/>
            </w:rPr>
            <w:t>, J. Complex. 82 (2024) 101826. https://doi.org/10.1016/j.jco.2024.101826.</w:t>
          </w:r>
        </w:p>
        <w:p w14:paraId="2C5FCD2F" w14:textId="77777777" w:rsidR="003B276D" w:rsidRPr="003B276D" w:rsidRDefault="003B276D">
          <w:pPr>
            <w:autoSpaceDE w:val="0"/>
            <w:autoSpaceDN w:val="0"/>
            <w:ind w:hanging="640"/>
            <w:divId w:val="1383863888"/>
            <w:rPr>
              <w:rFonts w:ascii="Calibri" w:eastAsia="Times New Roman" w:hAnsi="Calibri" w:cs="Calibri"/>
              <w:color w:val="000000"/>
            </w:rPr>
          </w:pPr>
          <w:r w:rsidRPr="003B276D">
            <w:rPr>
              <w:rFonts w:ascii="Calibri" w:eastAsia="Times New Roman" w:hAnsi="Calibri" w:cs="Calibri"/>
              <w:color w:val="000000"/>
            </w:rPr>
            <w:t>[30]</w:t>
          </w:r>
          <w:r w:rsidRPr="003B276D">
            <w:rPr>
              <w:rFonts w:ascii="Calibri" w:eastAsia="Times New Roman" w:hAnsi="Calibri" w:cs="Calibri"/>
              <w:color w:val="000000"/>
            </w:rPr>
            <w:tab/>
            <w:t>M. Scetbon, E. Dohmatob, Robust Linear Regression: Gradient-descent, Early-stopping, and Beyond, (2023).</w:t>
          </w:r>
        </w:p>
        <w:p w14:paraId="724F55BE" w14:textId="77777777" w:rsidR="003B276D" w:rsidRPr="003B276D" w:rsidRDefault="003B276D">
          <w:pPr>
            <w:autoSpaceDE w:val="0"/>
            <w:autoSpaceDN w:val="0"/>
            <w:ind w:hanging="640"/>
            <w:divId w:val="1146240272"/>
            <w:rPr>
              <w:rFonts w:ascii="Calibri" w:eastAsia="Times New Roman" w:hAnsi="Calibri" w:cs="Calibri"/>
              <w:color w:val="000000"/>
            </w:rPr>
          </w:pPr>
          <w:r w:rsidRPr="003B276D">
            <w:rPr>
              <w:rFonts w:ascii="Calibri" w:eastAsia="Times New Roman" w:hAnsi="Calibri" w:cs="Calibri"/>
              <w:color w:val="000000"/>
            </w:rPr>
            <w:t>[31]</w:t>
          </w:r>
          <w:r w:rsidRPr="003B276D">
            <w:rPr>
              <w:rFonts w:ascii="Calibri" w:eastAsia="Times New Roman" w:hAnsi="Calibri" w:cs="Calibri"/>
              <w:color w:val="000000"/>
            </w:rPr>
            <w:tab/>
            <w:t>K. Yeturu, Machine learning algorithms, applications, and practices in data science, Handbook of Statistics 43 (2020) 81–206. https://doi.org/10.1016/BS.HOST.2020.01.002.</w:t>
          </w:r>
        </w:p>
        <w:p w14:paraId="689959C6" w14:textId="77777777" w:rsidR="003B276D" w:rsidRPr="003B276D" w:rsidRDefault="003B276D">
          <w:pPr>
            <w:autoSpaceDE w:val="0"/>
            <w:autoSpaceDN w:val="0"/>
            <w:ind w:hanging="640"/>
            <w:divId w:val="1828743329"/>
            <w:rPr>
              <w:rFonts w:ascii="Calibri" w:eastAsia="Times New Roman" w:hAnsi="Calibri" w:cs="Calibri"/>
              <w:color w:val="000000"/>
            </w:rPr>
          </w:pPr>
          <w:r w:rsidRPr="003B276D">
            <w:rPr>
              <w:rFonts w:ascii="Calibri" w:eastAsia="Times New Roman" w:hAnsi="Calibri" w:cs="Calibri"/>
              <w:color w:val="000000"/>
            </w:rPr>
            <w:t>[32]</w:t>
          </w:r>
          <w:r w:rsidRPr="003B276D">
            <w:rPr>
              <w:rFonts w:ascii="Calibri" w:eastAsia="Times New Roman" w:hAnsi="Calibri" w:cs="Calibri"/>
              <w:color w:val="000000"/>
            </w:rPr>
            <w:tab/>
            <w:t>H. Oja, Multivariate linear regression, (2010) 183–200. https://doi.org/10.1007/978-1-4419-0468-3_13.</w:t>
          </w:r>
        </w:p>
        <w:p w14:paraId="5E15F597" w14:textId="77777777" w:rsidR="003B276D" w:rsidRPr="003B276D" w:rsidRDefault="003B276D">
          <w:pPr>
            <w:autoSpaceDE w:val="0"/>
            <w:autoSpaceDN w:val="0"/>
            <w:ind w:hanging="640"/>
            <w:divId w:val="1800756224"/>
            <w:rPr>
              <w:rFonts w:ascii="Calibri" w:eastAsia="Times New Roman" w:hAnsi="Calibri" w:cs="Calibri"/>
              <w:color w:val="000000"/>
            </w:rPr>
          </w:pPr>
          <w:r w:rsidRPr="003B276D">
            <w:rPr>
              <w:rFonts w:ascii="Calibri" w:eastAsia="Times New Roman" w:hAnsi="Calibri" w:cs="Calibri"/>
              <w:color w:val="000000"/>
            </w:rPr>
            <w:lastRenderedPageBreak/>
            <w:t>[33]</w:t>
          </w:r>
          <w:r w:rsidRPr="003B276D">
            <w:rPr>
              <w:rFonts w:ascii="Calibri" w:eastAsia="Times New Roman" w:hAnsi="Calibri" w:cs="Calibri"/>
              <w:color w:val="000000"/>
            </w:rPr>
            <w:tab/>
            <w:t>R. Giro, H. Hsu, A. Kishimoto, T. Hama, R.F. Neumann, B. Luan, S. Takeda, L. Hamada, M.B. Steiner, AI powered, automated discovery of polymer membranes for carbon capture, NPJ Comput. Mater. 9 (2023). https://doi.org/10.1038/s41524-023-01088-3.</w:t>
          </w:r>
        </w:p>
        <w:p w14:paraId="0B7B9AF1" w14:textId="77777777" w:rsidR="003B276D" w:rsidRPr="003B276D" w:rsidRDefault="003B276D">
          <w:pPr>
            <w:autoSpaceDE w:val="0"/>
            <w:autoSpaceDN w:val="0"/>
            <w:ind w:hanging="640"/>
            <w:divId w:val="415832451"/>
            <w:rPr>
              <w:rFonts w:ascii="Calibri" w:eastAsia="Times New Roman" w:hAnsi="Calibri" w:cs="Calibri"/>
              <w:color w:val="000000"/>
            </w:rPr>
          </w:pPr>
          <w:r w:rsidRPr="003B276D">
            <w:rPr>
              <w:rFonts w:ascii="Calibri" w:eastAsia="Times New Roman" w:hAnsi="Calibri" w:cs="Calibri"/>
              <w:color w:val="000000"/>
            </w:rPr>
            <w:t>[34]</w:t>
          </w:r>
          <w:r w:rsidRPr="003B276D">
            <w:rPr>
              <w:rFonts w:ascii="Calibri" w:eastAsia="Times New Roman" w:hAnsi="Calibri" w:cs="Calibri"/>
              <w:color w:val="000000"/>
            </w:rPr>
            <w:tab/>
            <w:t>X. Li, K.Q. Yan, X. Wei, M. Li, J. Sun, Y. Bi, L. Shao, H. Gao, A.K. An, Machine Learning–Driven Multi-Objective Optimization of Electrospun Nanofibrous Membranes Design for Membrane Distillation, Water Res. (2026) 126093. https://doi.org/10.1016/j.watres.2026.126093.</w:t>
          </w:r>
        </w:p>
        <w:p w14:paraId="1FF3D769" w14:textId="77777777" w:rsidR="003B276D" w:rsidRPr="003B276D" w:rsidRDefault="003B276D">
          <w:pPr>
            <w:autoSpaceDE w:val="0"/>
            <w:autoSpaceDN w:val="0"/>
            <w:ind w:hanging="640"/>
            <w:divId w:val="562253371"/>
            <w:rPr>
              <w:rFonts w:ascii="Calibri" w:eastAsia="Times New Roman" w:hAnsi="Calibri" w:cs="Calibri"/>
              <w:color w:val="000000"/>
            </w:rPr>
          </w:pPr>
          <w:r w:rsidRPr="003B276D">
            <w:rPr>
              <w:rFonts w:ascii="Calibri" w:eastAsia="Times New Roman" w:hAnsi="Calibri" w:cs="Calibri"/>
              <w:color w:val="000000"/>
            </w:rPr>
            <w:t>[35]</w:t>
          </w:r>
          <w:r w:rsidRPr="003B276D">
            <w:rPr>
              <w:rFonts w:ascii="Calibri" w:eastAsia="Times New Roman" w:hAnsi="Calibri" w:cs="Calibri"/>
              <w:color w:val="000000"/>
            </w:rPr>
            <w:tab/>
            <w:t>R. Hassan, M.R. Kazemi, Machine learning frameworks to accurately estimate the adsorption of organic materials onto resin and biochar, Sci. Rep. 15 (2025). https://doi.org/10.1038/s41598-025-99759-2.</w:t>
          </w:r>
        </w:p>
        <w:p w14:paraId="689B9209" w14:textId="77777777" w:rsidR="003B276D" w:rsidRPr="003B276D" w:rsidRDefault="003B276D">
          <w:pPr>
            <w:autoSpaceDE w:val="0"/>
            <w:autoSpaceDN w:val="0"/>
            <w:ind w:hanging="640"/>
            <w:divId w:val="1798598729"/>
            <w:rPr>
              <w:rFonts w:ascii="Calibri" w:eastAsia="Times New Roman" w:hAnsi="Calibri" w:cs="Calibri"/>
              <w:color w:val="000000"/>
            </w:rPr>
          </w:pPr>
          <w:r w:rsidRPr="003B276D">
            <w:rPr>
              <w:rFonts w:ascii="Calibri" w:eastAsia="Times New Roman" w:hAnsi="Calibri" w:cs="Calibri"/>
              <w:color w:val="000000"/>
            </w:rPr>
            <w:t>[36]</w:t>
          </w:r>
          <w:r w:rsidRPr="003B276D">
            <w:rPr>
              <w:rFonts w:ascii="Calibri" w:eastAsia="Times New Roman" w:hAnsi="Calibri" w:cs="Calibri"/>
              <w:color w:val="000000"/>
            </w:rPr>
            <w:tab/>
            <w:t>J.O. Sun, T.W. Hua, Y.F. Guan, H.Q. Yu, Predicting and understanding the performance of polyamide nanofiltration membrane for Li/Mg selective separation based on machine learning, Water Res. 285 (2025). https://doi.org/10.1016/j.watres.2025.124140.</w:t>
          </w:r>
        </w:p>
        <w:p w14:paraId="333E5AA2" w14:textId="77777777" w:rsidR="003B276D" w:rsidRPr="003B276D" w:rsidRDefault="003B276D">
          <w:pPr>
            <w:autoSpaceDE w:val="0"/>
            <w:autoSpaceDN w:val="0"/>
            <w:ind w:hanging="640"/>
            <w:divId w:val="1812014080"/>
            <w:rPr>
              <w:rFonts w:ascii="Calibri" w:eastAsia="Times New Roman" w:hAnsi="Calibri" w:cs="Calibri"/>
              <w:color w:val="000000"/>
            </w:rPr>
          </w:pPr>
          <w:r w:rsidRPr="003B276D">
            <w:rPr>
              <w:rFonts w:ascii="Calibri" w:eastAsia="Times New Roman" w:hAnsi="Calibri" w:cs="Calibri"/>
              <w:color w:val="000000"/>
            </w:rPr>
            <w:t>[37]</w:t>
          </w:r>
          <w:r w:rsidRPr="003B276D">
            <w:rPr>
              <w:rFonts w:ascii="Calibri" w:eastAsia="Times New Roman" w:hAnsi="Calibri" w:cs="Calibri"/>
              <w:color w:val="000000"/>
            </w:rPr>
            <w:tab/>
            <w:t>K.Y. Thajudeen, M.M. Ahmed, S.A. Alshehri, Integration of machine learning and CFD for modeling mass transfer in water treatment using membrane separation process, Sci. Rep. 14 (2024). https://doi.org/10.1038/s41598-024-74530-1.</w:t>
          </w:r>
        </w:p>
        <w:p w14:paraId="7A27B9E3" w14:textId="77777777" w:rsidR="003B276D" w:rsidRPr="003B276D" w:rsidRDefault="003B276D">
          <w:pPr>
            <w:autoSpaceDE w:val="0"/>
            <w:autoSpaceDN w:val="0"/>
            <w:ind w:hanging="640"/>
            <w:divId w:val="2048986437"/>
            <w:rPr>
              <w:rFonts w:ascii="Calibri" w:eastAsia="Times New Roman" w:hAnsi="Calibri" w:cs="Calibri"/>
              <w:color w:val="000000"/>
            </w:rPr>
          </w:pPr>
          <w:r w:rsidRPr="003B276D">
            <w:rPr>
              <w:rFonts w:ascii="Calibri" w:eastAsia="Times New Roman" w:hAnsi="Calibri" w:cs="Calibri"/>
              <w:color w:val="000000"/>
            </w:rPr>
            <w:t>[38]</w:t>
          </w:r>
          <w:r w:rsidRPr="003B276D">
            <w:rPr>
              <w:rFonts w:ascii="Calibri" w:eastAsia="Times New Roman" w:hAnsi="Calibri" w:cs="Calibri"/>
              <w:color w:val="000000"/>
            </w:rPr>
            <w:tab/>
            <w:t>Z. Cao, O. Barati Farimani, J. Ock, A. Barati Farimani, Machine Learning in Membrane Design: From Property Prediction to AI-Guided Optimization, Nano Lett. 24 (2024) 2953–2960. https://doi.org/10.1021/acs.nanolett.3c05137.</w:t>
          </w:r>
        </w:p>
        <w:p w14:paraId="61132CC7" w14:textId="77777777" w:rsidR="003B276D" w:rsidRPr="003B276D" w:rsidRDefault="003B276D">
          <w:pPr>
            <w:autoSpaceDE w:val="0"/>
            <w:autoSpaceDN w:val="0"/>
            <w:ind w:hanging="640"/>
            <w:divId w:val="849955456"/>
            <w:rPr>
              <w:rFonts w:ascii="Calibri" w:eastAsia="Times New Roman" w:hAnsi="Calibri" w:cs="Calibri"/>
              <w:color w:val="000000"/>
            </w:rPr>
          </w:pPr>
          <w:r w:rsidRPr="003B276D">
            <w:rPr>
              <w:rFonts w:ascii="Calibri" w:eastAsia="Times New Roman" w:hAnsi="Calibri" w:cs="Calibri"/>
              <w:color w:val="000000"/>
            </w:rPr>
            <w:t>[39]</w:t>
          </w:r>
          <w:r w:rsidRPr="003B276D">
            <w:rPr>
              <w:rFonts w:ascii="Calibri" w:eastAsia="Times New Roman" w:hAnsi="Calibri" w:cs="Calibri"/>
              <w:color w:val="000000"/>
            </w:rPr>
            <w:tab/>
            <w:t>G. Ignacz, M.I. Baig, K. Gopalsamy, A. Villa, S. Nunes, B. Ghanem, T. Shastry, S.K. Kumar, G. Szekely, A data-driven approach to interfacial polymerization exploiting machine learning for predicting thin-film composite membrane formation, Mater. Horiz. (2025). https://doi.org/10.1039/d5mh01420d.</w:t>
          </w:r>
        </w:p>
        <w:p w14:paraId="37A9BD1D" w14:textId="77777777" w:rsidR="003B276D" w:rsidRPr="003B276D" w:rsidRDefault="003B276D">
          <w:pPr>
            <w:autoSpaceDE w:val="0"/>
            <w:autoSpaceDN w:val="0"/>
            <w:ind w:hanging="640"/>
            <w:divId w:val="2082949386"/>
            <w:rPr>
              <w:rFonts w:ascii="Calibri" w:eastAsia="Times New Roman" w:hAnsi="Calibri" w:cs="Calibri"/>
              <w:color w:val="000000"/>
            </w:rPr>
          </w:pPr>
          <w:r w:rsidRPr="003B276D">
            <w:rPr>
              <w:rFonts w:ascii="Calibri" w:eastAsia="Times New Roman" w:hAnsi="Calibri" w:cs="Calibri"/>
              <w:color w:val="000000"/>
            </w:rPr>
            <w:lastRenderedPageBreak/>
            <w:t>[40]</w:t>
          </w:r>
          <w:r w:rsidRPr="003B276D">
            <w:rPr>
              <w:rFonts w:ascii="Calibri" w:eastAsia="Times New Roman" w:hAnsi="Calibri" w:cs="Calibri"/>
              <w:color w:val="000000"/>
            </w:rPr>
            <w:tab/>
            <w:t>J. Usman, U. Baig, S.I. Abba, F.A. Alharthi, C.M. Fellows, A. Waheed, I.H. Aljundi, Tailoring thin film composite membranes for clean water production: A study on structural variations and predictive insights using machine learning, J. Environ. Chem. Eng. 12 (2024) 112569. https://doi.org/10.1016/J.JECE.2024.112569.</w:t>
          </w:r>
        </w:p>
        <w:p w14:paraId="05C8CDD1" w14:textId="77777777" w:rsidR="003B276D" w:rsidRPr="003B276D" w:rsidRDefault="003B276D">
          <w:pPr>
            <w:autoSpaceDE w:val="0"/>
            <w:autoSpaceDN w:val="0"/>
            <w:ind w:hanging="640"/>
            <w:divId w:val="285426800"/>
            <w:rPr>
              <w:rFonts w:ascii="Calibri" w:eastAsia="Times New Roman" w:hAnsi="Calibri" w:cs="Calibri"/>
              <w:color w:val="000000"/>
            </w:rPr>
          </w:pPr>
          <w:r w:rsidRPr="003B276D">
            <w:rPr>
              <w:rFonts w:ascii="Calibri" w:eastAsia="Times New Roman" w:hAnsi="Calibri" w:cs="Calibri"/>
              <w:color w:val="000000"/>
            </w:rPr>
            <w:t>[41]</w:t>
          </w:r>
          <w:r w:rsidRPr="003B276D">
            <w:rPr>
              <w:rFonts w:ascii="Calibri" w:eastAsia="Times New Roman" w:hAnsi="Calibri" w:cs="Calibri"/>
              <w:color w:val="000000"/>
            </w:rPr>
            <w:tab/>
            <w:t>H. Wang, T. Fu, Y. Du, W. Gao, K. Huang, Z. Liu, P. Chandak, S. Liu, P. Van Katwyk, A. Deac, A. Anandkumar, K. Bergen, C.P. Gomes, S. Ho, P. Kohli, J. Lasenby, J. Leskovec, T.Y. Liu, A. Manrai, D. Marks, B. Ramsundar, L. Song, J. Sun, J. Tang, P. Veličković, M. Welling, L. Zhang, C.W. Coley, Y. Bengio, M. Zitnik, Scientific discovery in the age of artificial intelligence, Nature 2023 620:7972 620 (2023) 47–60. https://doi.org/10.1038/s41586-023-06221-2.</w:t>
          </w:r>
        </w:p>
        <w:p w14:paraId="038C7AF5" w14:textId="77777777" w:rsidR="003B276D" w:rsidRPr="003B276D" w:rsidRDefault="003B276D">
          <w:pPr>
            <w:autoSpaceDE w:val="0"/>
            <w:autoSpaceDN w:val="0"/>
            <w:ind w:hanging="640"/>
            <w:divId w:val="991325577"/>
            <w:rPr>
              <w:rFonts w:ascii="Calibri" w:eastAsia="Times New Roman" w:hAnsi="Calibri" w:cs="Calibri"/>
              <w:color w:val="000000"/>
            </w:rPr>
          </w:pPr>
          <w:r w:rsidRPr="003B276D">
            <w:rPr>
              <w:rFonts w:ascii="Calibri" w:eastAsia="Times New Roman" w:hAnsi="Calibri" w:cs="Calibri"/>
              <w:color w:val="000000"/>
            </w:rPr>
            <w:t>[42]</w:t>
          </w:r>
          <w:r w:rsidRPr="003B276D">
            <w:rPr>
              <w:rFonts w:ascii="Calibri" w:eastAsia="Times New Roman" w:hAnsi="Calibri" w:cs="Calibri"/>
              <w:color w:val="000000"/>
            </w:rPr>
            <w:tab/>
            <w:t>J. Xu, A. Suleiman, M. Jiang, R. Guo, T. Luo, Highlights Graph imbalanced ML guides discovery of polymer membranes surpassing empirical limits Two synthesized polymers show superior gas separation for O 2 /N 2 , H 2 /CH 4 , and H 2 /N 2, (n.d.). https://doi.org/10.1016/j.xcrp.2024.102067.</w:t>
          </w:r>
        </w:p>
        <w:p w14:paraId="3F55CD0A" w14:textId="77777777" w:rsidR="003B276D" w:rsidRPr="003B276D" w:rsidRDefault="003B276D">
          <w:pPr>
            <w:autoSpaceDE w:val="0"/>
            <w:autoSpaceDN w:val="0"/>
            <w:ind w:hanging="640"/>
            <w:divId w:val="1685984248"/>
            <w:rPr>
              <w:rFonts w:ascii="Calibri" w:eastAsia="Times New Roman" w:hAnsi="Calibri" w:cs="Calibri"/>
              <w:color w:val="000000"/>
            </w:rPr>
          </w:pPr>
          <w:r w:rsidRPr="003B276D">
            <w:rPr>
              <w:rFonts w:ascii="Calibri" w:eastAsia="Times New Roman" w:hAnsi="Calibri" w:cs="Calibri"/>
              <w:color w:val="000000"/>
            </w:rPr>
            <w:t>[43]</w:t>
          </w:r>
          <w:r w:rsidRPr="003B276D">
            <w:rPr>
              <w:rFonts w:ascii="Calibri" w:eastAsia="Times New Roman" w:hAnsi="Calibri" w:cs="Calibri"/>
              <w:color w:val="000000"/>
            </w:rPr>
            <w:tab/>
            <w:t>J. Usman, S.I. Abba, A.G. Usman, L.T. Yogarathinam, A. Bafaqeer, N. Baig, I.H. Aljundi, Stabilized oily-wastewater separation based on superhydrophilic and underwater superoleophobic ceramic membranes: Integrated experimental design and standalone machine learning algorithms, J. Taiwan Inst. Chem. Eng. 164 (2024) 105704. https://doi.org/10.1016/j.jtice.2024.105704.</w:t>
          </w:r>
        </w:p>
        <w:p w14:paraId="59A7CFC6" w14:textId="77777777" w:rsidR="003B276D" w:rsidRPr="003B276D" w:rsidRDefault="003B276D">
          <w:pPr>
            <w:autoSpaceDE w:val="0"/>
            <w:autoSpaceDN w:val="0"/>
            <w:ind w:hanging="640"/>
            <w:divId w:val="725565037"/>
            <w:rPr>
              <w:rFonts w:ascii="Calibri" w:eastAsia="Times New Roman" w:hAnsi="Calibri" w:cs="Calibri"/>
              <w:color w:val="000000"/>
            </w:rPr>
          </w:pPr>
          <w:r w:rsidRPr="003B276D">
            <w:rPr>
              <w:rFonts w:ascii="Calibri" w:eastAsia="Times New Roman" w:hAnsi="Calibri" w:cs="Calibri"/>
              <w:color w:val="000000"/>
            </w:rPr>
            <w:t>[44]</w:t>
          </w:r>
          <w:r w:rsidRPr="003B276D">
            <w:rPr>
              <w:rFonts w:ascii="Calibri" w:eastAsia="Times New Roman" w:hAnsi="Calibri" w:cs="Calibri"/>
              <w:color w:val="000000"/>
            </w:rPr>
            <w:tab/>
            <w:t>A.I. Osman, M. Nasr, M. Farghali, S.S. Bakr, A.S. Eltaweil, A.K. Rashwan, E.M. Abd El-Monaem, Machine learning for membrane design in energy production, gas separation, and water treatment: a review, Environmental Chemistry Letters 2024 22:2 22 (2024) 505–560. https://doi.org/10.1007/S10311-023-01695-Y.</w:t>
          </w:r>
        </w:p>
        <w:p w14:paraId="15DAC24A" w14:textId="77777777" w:rsidR="003B276D" w:rsidRPr="003B276D" w:rsidRDefault="003B276D">
          <w:pPr>
            <w:autoSpaceDE w:val="0"/>
            <w:autoSpaceDN w:val="0"/>
            <w:ind w:hanging="640"/>
            <w:divId w:val="2063823471"/>
            <w:rPr>
              <w:rFonts w:ascii="Calibri" w:eastAsia="Times New Roman" w:hAnsi="Calibri" w:cs="Calibri"/>
              <w:color w:val="000000"/>
            </w:rPr>
          </w:pPr>
          <w:r w:rsidRPr="003B276D">
            <w:rPr>
              <w:rFonts w:ascii="Calibri" w:eastAsia="Times New Roman" w:hAnsi="Calibri" w:cs="Calibri"/>
              <w:color w:val="000000"/>
            </w:rPr>
            <w:t>[45]</w:t>
          </w:r>
          <w:r w:rsidRPr="003B276D">
            <w:rPr>
              <w:rFonts w:ascii="Calibri" w:eastAsia="Times New Roman" w:hAnsi="Calibri" w:cs="Calibri"/>
              <w:color w:val="000000"/>
            </w:rPr>
            <w:tab/>
            <w:t>T. Wu, J. Zhang, Q. Yan, J. Wang, H. Yang, Machine Learning in the Design and Performance Prediction of Organic Framework Membranes: Methodologies, Applications, and Industrial Prospects, Membranes 2025, Vol. 15, Page 178 15 (2025) 178. https://doi.org/10.3390/MEMBRANES15060178.</w:t>
          </w:r>
        </w:p>
        <w:p w14:paraId="045C3ED1" w14:textId="77777777" w:rsidR="003B276D" w:rsidRPr="003B276D" w:rsidRDefault="003B276D">
          <w:pPr>
            <w:autoSpaceDE w:val="0"/>
            <w:autoSpaceDN w:val="0"/>
            <w:ind w:hanging="640"/>
            <w:divId w:val="141242787"/>
            <w:rPr>
              <w:rFonts w:ascii="Calibri" w:eastAsia="Times New Roman" w:hAnsi="Calibri" w:cs="Calibri"/>
              <w:color w:val="000000"/>
            </w:rPr>
          </w:pPr>
          <w:r w:rsidRPr="003B276D">
            <w:rPr>
              <w:rFonts w:ascii="Calibri" w:eastAsia="Times New Roman" w:hAnsi="Calibri" w:cs="Calibri"/>
              <w:color w:val="000000"/>
            </w:rPr>
            <w:lastRenderedPageBreak/>
            <w:t>[46]</w:t>
          </w:r>
          <w:r w:rsidRPr="003B276D">
            <w:rPr>
              <w:rFonts w:ascii="Calibri" w:eastAsia="Times New Roman" w:hAnsi="Calibri" w:cs="Calibri"/>
              <w:color w:val="000000"/>
            </w:rPr>
            <w:tab/>
            <w:t>J.W. Barnett, C.R. Bilchak, Y. Wang, B.C. Benicewicz, L.A. Murdock, T. Bereau, S.K. Kumar, Designing exceptional gas-separation polymer membranes using machine learning, Sci. Adv. 6 (2020). /doi/pdf/10.1126/sciadv.aaz4301?download=true (accessed December 22, 2025).</w:t>
          </w:r>
        </w:p>
        <w:p w14:paraId="61E298A9" w14:textId="77777777" w:rsidR="003B276D" w:rsidRPr="003B276D" w:rsidRDefault="003B276D">
          <w:pPr>
            <w:autoSpaceDE w:val="0"/>
            <w:autoSpaceDN w:val="0"/>
            <w:ind w:hanging="640"/>
            <w:divId w:val="974456063"/>
            <w:rPr>
              <w:rFonts w:ascii="Calibri" w:eastAsia="Times New Roman" w:hAnsi="Calibri" w:cs="Calibri"/>
              <w:color w:val="000000"/>
            </w:rPr>
          </w:pPr>
          <w:r w:rsidRPr="003B276D">
            <w:rPr>
              <w:rFonts w:ascii="Calibri" w:eastAsia="Times New Roman" w:hAnsi="Calibri" w:cs="Calibri"/>
              <w:color w:val="000000"/>
            </w:rPr>
            <w:t>[47]</w:t>
          </w:r>
          <w:r w:rsidRPr="003B276D">
            <w:rPr>
              <w:rFonts w:ascii="Calibri" w:eastAsia="Times New Roman" w:hAnsi="Calibri" w:cs="Calibri"/>
              <w:color w:val="000000"/>
            </w:rPr>
            <w:tab/>
            <w:t>J.-Y.; Liew, J.-Y.-L.; Tan, Q.-Y.; Chong, J.-W.; Ooi, J.; Chemmangattuvalappil, N.G. Design, J.-Y. Cheun, J.-Y.-L. Liew, Q.-Y. Tan, J.-W. Chong, J. Ooi, N.G. Chemmangattuvalappil, Design of Polymeric Membranes for Air Separation by Combining Machine Learning Tools with Computer Aided Molecular Design, Processes 2023, Vol. 11, Page 2004 11 (2023) 2004. https://doi.org/10.3390/PR11072004.</w:t>
          </w:r>
        </w:p>
        <w:p w14:paraId="4D078933" w14:textId="77777777" w:rsidR="003B276D" w:rsidRPr="003B276D" w:rsidRDefault="003B276D">
          <w:pPr>
            <w:autoSpaceDE w:val="0"/>
            <w:autoSpaceDN w:val="0"/>
            <w:ind w:hanging="640"/>
            <w:divId w:val="2125810757"/>
            <w:rPr>
              <w:rFonts w:ascii="Calibri" w:eastAsia="Times New Roman" w:hAnsi="Calibri" w:cs="Calibri"/>
              <w:color w:val="000000"/>
            </w:rPr>
          </w:pPr>
          <w:r w:rsidRPr="003B276D">
            <w:rPr>
              <w:rFonts w:ascii="Calibri" w:eastAsia="Times New Roman" w:hAnsi="Calibri" w:cs="Calibri"/>
              <w:color w:val="000000"/>
            </w:rPr>
            <w:t>[48]</w:t>
          </w:r>
          <w:r w:rsidRPr="003B276D">
            <w:rPr>
              <w:rFonts w:ascii="Calibri" w:eastAsia="Times New Roman" w:hAnsi="Calibri" w:cs="Calibri"/>
              <w:color w:val="000000"/>
            </w:rPr>
            <w:tab/>
            <w:t>S. Sarma, C. Gaur, R. Benarrait, J.N. Haus, E. Koch, A. Dietzel, Prediction of bead formation in PVDF fiber across different solvent systems using Interpretable Machine Learning, Polymer (Guildf). 317 (2025) 127972. https://doi.org/10.1016/J.POLYMER.2024.127972.</w:t>
          </w:r>
        </w:p>
        <w:p w14:paraId="35274265" w14:textId="77777777" w:rsidR="003B276D" w:rsidRPr="003B276D" w:rsidRDefault="003B276D">
          <w:pPr>
            <w:autoSpaceDE w:val="0"/>
            <w:autoSpaceDN w:val="0"/>
            <w:ind w:hanging="640"/>
            <w:divId w:val="951017081"/>
            <w:rPr>
              <w:rFonts w:ascii="Calibri" w:eastAsia="Times New Roman" w:hAnsi="Calibri" w:cs="Calibri"/>
              <w:color w:val="000000"/>
            </w:rPr>
          </w:pPr>
          <w:r w:rsidRPr="003B276D">
            <w:rPr>
              <w:rFonts w:ascii="Calibri" w:eastAsia="Times New Roman" w:hAnsi="Calibri" w:cs="Calibri"/>
              <w:color w:val="000000"/>
            </w:rPr>
            <w:t>[49]</w:t>
          </w:r>
          <w:r w:rsidRPr="003B276D">
            <w:rPr>
              <w:rFonts w:ascii="Calibri" w:eastAsia="Times New Roman" w:hAnsi="Calibri" w:cs="Calibri"/>
              <w:color w:val="000000"/>
            </w:rPr>
            <w:tab/>
            <w:t>J.O. Sun, T.W. Hua, Y.F. Guan, H.Q. Yu, Predicting and understanding the performance of polyamide nanofiltration membrane for Li/Mg selective separation based on machine learning, Water Res. 285 (2025) 124140. https://doi.org/10.1016/J.WATRES.2025.124140.</w:t>
          </w:r>
        </w:p>
        <w:p w14:paraId="3E2AE080" w14:textId="77777777" w:rsidR="003B276D" w:rsidRPr="003B276D" w:rsidRDefault="003B276D">
          <w:pPr>
            <w:autoSpaceDE w:val="0"/>
            <w:autoSpaceDN w:val="0"/>
            <w:ind w:hanging="640"/>
            <w:divId w:val="1334260263"/>
            <w:rPr>
              <w:rFonts w:ascii="Calibri" w:eastAsia="Times New Roman" w:hAnsi="Calibri" w:cs="Calibri"/>
              <w:color w:val="000000"/>
            </w:rPr>
          </w:pPr>
          <w:r w:rsidRPr="003B276D">
            <w:rPr>
              <w:rFonts w:ascii="Calibri" w:eastAsia="Times New Roman" w:hAnsi="Calibri" w:cs="Calibri"/>
              <w:color w:val="000000"/>
            </w:rPr>
            <w:t>[50]</w:t>
          </w:r>
          <w:r w:rsidRPr="003B276D">
            <w:rPr>
              <w:rFonts w:ascii="Calibri" w:eastAsia="Times New Roman" w:hAnsi="Calibri" w:cs="Calibri"/>
              <w:color w:val="000000"/>
            </w:rPr>
            <w:tab/>
            <w:t>P. Behnam, A. Shafieian, M. Zargar, M. Khiadani, Development of machine learning and stepwise mechanistic models for performance prediction of direct contact membrane distillation module- A comparative study, Chemical Engineering and Processing - Process Intensification 173 (2022) 108857. https://doi.org/10.1016/J.CEP.2022.108857.</w:t>
          </w:r>
        </w:p>
        <w:p w14:paraId="0DF3771A" w14:textId="77777777" w:rsidR="003B276D" w:rsidRPr="003B276D" w:rsidRDefault="003B276D">
          <w:pPr>
            <w:autoSpaceDE w:val="0"/>
            <w:autoSpaceDN w:val="0"/>
            <w:ind w:hanging="640"/>
            <w:divId w:val="350185555"/>
            <w:rPr>
              <w:rFonts w:ascii="Calibri" w:eastAsia="Times New Roman" w:hAnsi="Calibri" w:cs="Calibri"/>
              <w:color w:val="000000"/>
            </w:rPr>
          </w:pPr>
          <w:r w:rsidRPr="003B276D">
            <w:rPr>
              <w:rFonts w:ascii="Calibri" w:eastAsia="Times New Roman" w:hAnsi="Calibri" w:cs="Calibri"/>
              <w:color w:val="000000"/>
            </w:rPr>
            <w:t>[51]</w:t>
          </w:r>
          <w:r w:rsidRPr="003B276D">
            <w:rPr>
              <w:rFonts w:ascii="Calibri" w:eastAsia="Times New Roman" w:hAnsi="Calibri" w:cs="Calibri"/>
              <w:color w:val="000000"/>
            </w:rPr>
            <w:tab/>
            <w:t>S. Sarma, A.K. Verma, S.S. Phadkule, M. Saharia, Towards an interpretable machine learning model for electrospun polyvinylidene fluoride (PVDF) fiber properties, Comput. Mater. Sci. 213 (2022) 111661. https://doi.org/10.1016/J.COMMATSCI.2022.111661.</w:t>
          </w:r>
        </w:p>
        <w:p w14:paraId="502CE9CD" w14:textId="77777777" w:rsidR="003B276D" w:rsidRPr="003B276D" w:rsidRDefault="003B276D">
          <w:pPr>
            <w:autoSpaceDE w:val="0"/>
            <w:autoSpaceDN w:val="0"/>
            <w:ind w:hanging="640"/>
            <w:divId w:val="1104886664"/>
            <w:rPr>
              <w:rFonts w:ascii="Calibri" w:eastAsia="Times New Roman" w:hAnsi="Calibri" w:cs="Calibri"/>
              <w:color w:val="000000"/>
            </w:rPr>
          </w:pPr>
          <w:r w:rsidRPr="003B276D">
            <w:rPr>
              <w:rFonts w:ascii="Calibri" w:eastAsia="Times New Roman" w:hAnsi="Calibri" w:cs="Calibri"/>
              <w:color w:val="000000"/>
            </w:rPr>
            <w:t>[52]</w:t>
          </w:r>
          <w:r w:rsidRPr="003B276D">
            <w:rPr>
              <w:rFonts w:ascii="Calibri" w:eastAsia="Times New Roman" w:hAnsi="Calibri" w:cs="Calibri"/>
              <w:color w:val="000000"/>
            </w:rPr>
            <w:tab/>
            <w:t>B. Sutariya, P. Sarkar, P.D. Indurkar, S. Karan, Machine learning-assisted performance prediction from the synthesis conditions of nanofiltration membranes, Sep. Purif. Technol. 354 (2025) 128960. https://doi.org/10.1016/j.seppur.2024.128960.</w:t>
          </w:r>
        </w:p>
        <w:p w14:paraId="661230A4" w14:textId="77777777" w:rsidR="003B276D" w:rsidRPr="003B276D" w:rsidRDefault="003B276D">
          <w:pPr>
            <w:autoSpaceDE w:val="0"/>
            <w:autoSpaceDN w:val="0"/>
            <w:ind w:hanging="640"/>
            <w:divId w:val="623778075"/>
            <w:rPr>
              <w:rFonts w:ascii="Calibri" w:eastAsia="Times New Roman" w:hAnsi="Calibri" w:cs="Calibri"/>
              <w:color w:val="000000"/>
            </w:rPr>
          </w:pPr>
          <w:r w:rsidRPr="003B276D">
            <w:rPr>
              <w:rFonts w:ascii="Calibri" w:eastAsia="Times New Roman" w:hAnsi="Calibri" w:cs="Calibri"/>
              <w:color w:val="000000"/>
            </w:rPr>
            <w:lastRenderedPageBreak/>
            <w:t>[53]</w:t>
          </w:r>
          <w:r w:rsidRPr="003B276D">
            <w:rPr>
              <w:rFonts w:ascii="Calibri" w:eastAsia="Times New Roman" w:hAnsi="Calibri" w:cs="Calibri"/>
              <w:color w:val="000000"/>
            </w:rPr>
            <w:tab/>
            <w:t>M. Talhami, A. Alkhatib, M.T. Albaba, M.A. Ayari, A. Altaee, M. AL-Ejji, P. Das, A.H. Hawari, Modeling of flat sheet-based direct contact membrane distillation (DCMD) for the robust prediction of permeate flux using single and ensemble interpretable machine learning, J. Environ. Chem. Eng. 13 (2025) 115463. https://doi.org/10.1016/J.JECE.2025.115463.</w:t>
          </w:r>
        </w:p>
        <w:p w14:paraId="62E0F53E" w14:textId="77777777" w:rsidR="003B276D" w:rsidRPr="003B276D" w:rsidRDefault="003B276D">
          <w:pPr>
            <w:autoSpaceDE w:val="0"/>
            <w:autoSpaceDN w:val="0"/>
            <w:ind w:hanging="640"/>
            <w:divId w:val="2079479261"/>
            <w:rPr>
              <w:rFonts w:ascii="Calibri" w:eastAsia="Times New Roman" w:hAnsi="Calibri" w:cs="Calibri"/>
              <w:color w:val="000000"/>
            </w:rPr>
          </w:pPr>
          <w:r w:rsidRPr="003B276D">
            <w:rPr>
              <w:rFonts w:ascii="Calibri" w:eastAsia="Times New Roman" w:hAnsi="Calibri" w:cs="Calibri"/>
              <w:color w:val="000000"/>
            </w:rPr>
            <w:t>[54]</w:t>
          </w:r>
          <w:r w:rsidRPr="003B276D">
            <w:rPr>
              <w:rFonts w:ascii="Calibri" w:eastAsia="Times New Roman" w:hAnsi="Calibri" w:cs="Calibri"/>
              <w:color w:val="000000"/>
            </w:rPr>
            <w:tab/>
            <w:t>Z. Ji, H. Guan, M. Wang, Z. Li, Y. Dong, Polymeric membrane concentration of lithium-magnesium solution for sustainable resource recovery with machine learning, Water Res. 287 (2025) 124438. https://doi.org/10.1016/J.WATRES.2025.124438.</w:t>
          </w:r>
        </w:p>
        <w:p w14:paraId="6B2D3A6A" w14:textId="77777777" w:rsidR="003B276D" w:rsidRPr="003B276D" w:rsidRDefault="003B276D">
          <w:pPr>
            <w:autoSpaceDE w:val="0"/>
            <w:autoSpaceDN w:val="0"/>
            <w:ind w:hanging="640"/>
            <w:divId w:val="1519851678"/>
            <w:rPr>
              <w:rFonts w:ascii="Calibri" w:eastAsia="Times New Roman" w:hAnsi="Calibri" w:cs="Calibri"/>
              <w:color w:val="000000"/>
            </w:rPr>
          </w:pPr>
          <w:r w:rsidRPr="003B276D">
            <w:rPr>
              <w:rFonts w:ascii="Calibri" w:eastAsia="Times New Roman" w:hAnsi="Calibri" w:cs="Calibri"/>
              <w:color w:val="000000"/>
            </w:rPr>
            <w:t>[55]</w:t>
          </w:r>
          <w:r w:rsidRPr="003B276D">
            <w:rPr>
              <w:rFonts w:ascii="Calibri" w:eastAsia="Times New Roman" w:hAnsi="Calibri" w:cs="Calibri"/>
              <w:color w:val="000000"/>
            </w:rPr>
            <w:tab/>
            <w:t>X. Bai, Z. Shi, H. Xia, S. Li, Z. Liu, H. Liang, Z. Liu, B. Wang, Z. Qiao, Machine-Learning-Assisted High-Throughput computational screening of Metal–Organic framework membranes for hydrogen separation, Chemical Engineering Journal 446 (2022) 136783. https://doi.org/10.1016/J.CEJ.2022.136783.</w:t>
          </w:r>
        </w:p>
        <w:p w14:paraId="4126EE1E" w14:textId="77777777" w:rsidR="003B276D" w:rsidRPr="003B276D" w:rsidRDefault="003B276D">
          <w:pPr>
            <w:autoSpaceDE w:val="0"/>
            <w:autoSpaceDN w:val="0"/>
            <w:ind w:hanging="640"/>
            <w:divId w:val="503907555"/>
            <w:rPr>
              <w:rFonts w:ascii="Calibri" w:eastAsia="Times New Roman" w:hAnsi="Calibri" w:cs="Calibri"/>
              <w:color w:val="000000"/>
            </w:rPr>
          </w:pPr>
          <w:r w:rsidRPr="003B276D">
            <w:rPr>
              <w:rFonts w:ascii="Calibri" w:eastAsia="Times New Roman" w:hAnsi="Calibri" w:cs="Calibri"/>
              <w:color w:val="000000"/>
            </w:rPr>
            <w:t>[56]</w:t>
          </w:r>
          <w:r w:rsidRPr="003B276D">
            <w:rPr>
              <w:rFonts w:ascii="Calibri" w:eastAsia="Times New Roman" w:hAnsi="Calibri" w:cs="Calibri"/>
              <w:color w:val="000000"/>
            </w:rPr>
            <w:tab/>
            <w:t>X. Ma, C. Lan, H. Lin, Y. Peng, T. Li, J. Wang, J. Azamat, L. Liang, Designing desalination MXene membranes by machine learning and global optimization algorithm, J. Memb. Sci. 702 (2024) 122803. https://doi.org/10.1016/J.MEMSCI.2024.122803.</w:t>
          </w:r>
        </w:p>
        <w:p w14:paraId="0D89C73F" w14:textId="77777777" w:rsidR="003B276D" w:rsidRPr="003B276D" w:rsidRDefault="003B276D">
          <w:pPr>
            <w:autoSpaceDE w:val="0"/>
            <w:autoSpaceDN w:val="0"/>
            <w:ind w:hanging="640"/>
            <w:divId w:val="1566532058"/>
            <w:rPr>
              <w:rFonts w:ascii="Calibri" w:eastAsia="Times New Roman" w:hAnsi="Calibri" w:cs="Calibri"/>
              <w:color w:val="000000"/>
            </w:rPr>
          </w:pPr>
          <w:r w:rsidRPr="003B276D">
            <w:rPr>
              <w:rFonts w:ascii="Calibri" w:eastAsia="Times New Roman" w:hAnsi="Calibri" w:cs="Calibri"/>
              <w:color w:val="000000"/>
            </w:rPr>
            <w:t>[57]</w:t>
          </w:r>
          <w:r w:rsidRPr="003B276D">
            <w:rPr>
              <w:rFonts w:ascii="Calibri" w:eastAsia="Times New Roman" w:hAnsi="Calibri" w:cs="Calibri"/>
              <w:color w:val="000000"/>
            </w:rPr>
            <w:tab/>
            <w:t>A. Tayyebi, A.S. Alshami, E. Tayyebi, C. Buelke, M.J. Talukder, N. Ismail, A. Al-Goraee, Z. Rabiei, X. Yu, Machine learning – Driven surface grafting of thin-film composite reverse osmosis (TFC-RO) membrane, Desalination 579 (2024) 117502. https://doi.org/10.1016/J.DESAL.2024.117502.</w:t>
          </w:r>
        </w:p>
        <w:p w14:paraId="79AD8743" w14:textId="77777777" w:rsidR="003B276D" w:rsidRPr="003B276D" w:rsidRDefault="003B276D">
          <w:pPr>
            <w:autoSpaceDE w:val="0"/>
            <w:autoSpaceDN w:val="0"/>
            <w:ind w:hanging="640"/>
            <w:divId w:val="98263717"/>
            <w:rPr>
              <w:rFonts w:ascii="Calibri" w:eastAsia="Times New Roman" w:hAnsi="Calibri" w:cs="Calibri"/>
              <w:color w:val="000000"/>
            </w:rPr>
          </w:pPr>
          <w:r w:rsidRPr="003B276D">
            <w:rPr>
              <w:rFonts w:ascii="Calibri" w:eastAsia="Times New Roman" w:hAnsi="Calibri" w:cs="Calibri"/>
              <w:color w:val="000000"/>
            </w:rPr>
            <w:t>[58]</w:t>
          </w:r>
          <w:r w:rsidRPr="003B276D">
            <w:rPr>
              <w:rFonts w:ascii="Calibri" w:eastAsia="Times New Roman" w:hAnsi="Calibri" w:cs="Calibri"/>
              <w:color w:val="000000"/>
            </w:rPr>
            <w:tab/>
            <w:t>C. Wang, L. Wang, H. Yu, A. Seo, Z. Wang, S. Rajabzadeh, B.J. Ni, H.K. Shon, Machine learning for layer-by-layer nanofiltration membrane performance prediction and polymer candidate exploration, Chemosphere 350 (2024) 140999. https://doi.org/10.1016/J.CHEMOSPHERE.2023.140999.</w:t>
          </w:r>
        </w:p>
        <w:p w14:paraId="112B0B35" w14:textId="77777777" w:rsidR="003B276D" w:rsidRPr="003B276D" w:rsidRDefault="003B276D">
          <w:pPr>
            <w:autoSpaceDE w:val="0"/>
            <w:autoSpaceDN w:val="0"/>
            <w:ind w:hanging="640"/>
            <w:divId w:val="1213270499"/>
            <w:rPr>
              <w:rFonts w:ascii="Calibri" w:eastAsia="Times New Roman" w:hAnsi="Calibri" w:cs="Calibri"/>
              <w:color w:val="000000"/>
            </w:rPr>
          </w:pPr>
          <w:r w:rsidRPr="003B276D">
            <w:rPr>
              <w:rFonts w:ascii="Calibri" w:eastAsia="Times New Roman" w:hAnsi="Calibri" w:cs="Calibri"/>
              <w:color w:val="000000"/>
            </w:rPr>
            <w:t>[59]</w:t>
          </w:r>
          <w:r w:rsidRPr="003B276D">
            <w:rPr>
              <w:rFonts w:ascii="Calibri" w:eastAsia="Times New Roman" w:hAnsi="Calibri" w:cs="Calibri"/>
              <w:color w:val="000000"/>
            </w:rPr>
            <w:tab/>
            <w:t>S. Glass, M. Schmidt, P. Merten, A. Abdul Latif, K. Fischer, A. Schulze, P. Friederich, V. Filiz, Design of Modified Polymer Membranes Using Machine Learning, ACS Appl. Mater. Interfaces 16 (2024). https://doi.org/10.1021/ACSAMI.3C18805.</w:t>
          </w:r>
        </w:p>
        <w:p w14:paraId="3B599917" w14:textId="77777777" w:rsidR="003B276D" w:rsidRPr="003B276D" w:rsidRDefault="003B276D">
          <w:pPr>
            <w:autoSpaceDE w:val="0"/>
            <w:autoSpaceDN w:val="0"/>
            <w:ind w:hanging="640"/>
            <w:divId w:val="239019794"/>
            <w:rPr>
              <w:rFonts w:ascii="Calibri" w:eastAsia="Times New Roman" w:hAnsi="Calibri" w:cs="Calibri"/>
              <w:color w:val="000000"/>
            </w:rPr>
          </w:pPr>
          <w:r w:rsidRPr="003B276D">
            <w:rPr>
              <w:rFonts w:ascii="Calibri" w:eastAsia="Times New Roman" w:hAnsi="Calibri" w:cs="Calibri"/>
              <w:color w:val="000000"/>
            </w:rPr>
            <w:lastRenderedPageBreak/>
            <w:t>[60]</w:t>
          </w:r>
          <w:r w:rsidRPr="003B276D">
            <w:rPr>
              <w:rFonts w:ascii="Calibri" w:eastAsia="Times New Roman" w:hAnsi="Calibri" w:cs="Calibri"/>
              <w:color w:val="000000"/>
            </w:rPr>
            <w:tab/>
            <w:t>C.S.H. Yeo, Q. Xie, X. Wang, S. Zhang, Understanding and optimization of thin film nanocomposite membranes for reverse osmosis with machine learning, J. Memb. Sci. 606 (2020) 118135. https://doi.org/10.1016/J.MEMSCI.2020.118135.</w:t>
          </w:r>
        </w:p>
        <w:p w14:paraId="7752E0F7" w14:textId="77777777" w:rsidR="003B276D" w:rsidRPr="003B276D" w:rsidRDefault="003B276D">
          <w:pPr>
            <w:autoSpaceDE w:val="0"/>
            <w:autoSpaceDN w:val="0"/>
            <w:ind w:hanging="640"/>
            <w:divId w:val="3360440"/>
            <w:rPr>
              <w:rFonts w:ascii="Calibri" w:eastAsia="Times New Roman" w:hAnsi="Calibri" w:cs="Calibri"/>
              <w:color w:val="000000"/>
            </w:rPr>
          </w:pPr>
          <w:r w:rsidRPr="003B276D">
            <w:rPr>
              <w:rFonts w:ascii="Calibri" w:eastAsia="Times New Roman" w:hAnsi="Calibri" w:cs="Calibri"/>
              <w:color w:val="000000"/>
            </w:rPr>
            <w:t>[61]</w:t>
          </w:r>
          <w:r w:rsidRPr="003B276D">
            <w:rPr>
              <w:rFonts w:ascii="Calibri" w:eastAsia="Times New Roman" w:hAnsi="Calibri" w:cs="Calibri"/>
              <w:color w:val="000000"/>
            </w:rPr>
            <w:tab/>
            <w:t>J. Yang, L. Tao, J. He, J.R. McCutcheon, Y. Li, Machine learning enables interpretable discovery of innovative polymers for gas separation membranes, Sci. Adv. 8 (2022) 9545. https://doi.org/10.1126/SCIADV.ABN9545;WEBSITE:WEBSITE:AAAS-SITE;REQUESTEDJOURNAL:JOURNAL:SCIADV;WGROUP:STRING:PUBLICATION.</w:t>
          </w:r>
        </w:p>
        <w:p w14:paraId="418D6D39" w14:textId="77777777" w:rsidR="003B276D" w:rsidRPr="003B276D" w:rsidRDefault="003B276D">
          <w:pPr>
            <w:autoSpaceDE w:val="0"/>
            <w:autoSpaceDN w:val="0"/>
            <w:ind w:hanging="640"/>
            <w:divId w:val="354186454"/>
            <w:rPr>
              <w:rFonts w:ascii="Calibri" w:eastAsia="Times New Roman" w:hAnsi="Calibri" w:cs="Calibri"/>
              <w:color w:val="000000"/>
            </w:rPr>
          </w:pPr>
          <w:r w:rsidRPr="003B276D">
            <w:rPr>
              <w:rFonts w:ascii="Calibri" w:eastAsia="Times New Roman" w:hAnsi="Calibri" w:cs="Calibri"/>
              <w:color w:val="000000"/>
            </w:rPr>
            <w:t>[62]</w:t>
          </w:r>
          <w:r w:rsidRPr="003B276D">
            <w:rPr>
              <w:rFonts w:ascii="Calibri" w:eastAsia="Times New Roman" w:hAnsi="Calibri" w:cs="Calibri"/>
              <w:color w:val="000000"/>
            </w:rPr>
            <w:tab/>
            <w:t>C.L. Ritt, M. Liu, T.A. Pham, R. Epsztein, H.J. Kulik, M. Elimelech, Machine learning reveals key ion selectivity mechanisms in polymeric membranes with subnanometer pores, Sci. Adv. 8 (2022) 5771. https://doi.org/10.1126/SCIADV.ABL5771;CTYPE:STRING:JOURNAL.</w:t>
          </w:r>
        </w:p>
        <w:p w14:paraId="69A40988" w14:textId="77777777" w:rsidR="003B276D" w:rsidRPr="003B276D" w:rsidRDefault="003B276D">
          <w:pPr>
            <w:autoSpaceDE w:val="0"/>
            <w:autoSpaceDN w:val="0"/>
            <w:ind w:hanging="640"/>
            <w:divId w:val="1817993389"/>
            <w:rPr>
              <w:rFonts w:ascii="Calibri" w:eastAsia="Times New Roman" w:hAnsi="Calibri" w:cs="Calibri"/>
              <w:color w:val="000000"/>
            </w:rPr>
          </w:pPr>
          <w:r w:rsidRPr="003B276D">
            <w:rPr>
              <w:rFonts w:ascii="Calibri" w:eastAsia="Times New Roman" w:hAnsi="Calibri" w:cs="Calibri"/>
              <w:color w:val="000000"/>
            </w:rPr>
            <w:t>[63]</w:t>
          </w:r>
          <w:r w:rsidRPr="003B276D">
            <w:rPr>
              <w:rFonts w:ascii="Calibri" w:eastAsia="Times New Roman" w:hAnsi="Calibri" w:cs="Calibri"/>
              <w:color w:val="000000"/>
            </w:rPr>
            <w:tab/>
            <w:t>E.Y. Lee, G.C.L. Wong, A.L. Ferguson, Machine learning-enabled discovery and design of membrane-active peptides, Bioorg. Med. Chem. 26 (2018) 2708–2718. https://doi.org/10.1016/J.BMC.2017.07.012.</w:t>
          </w:r>
        </w:p>
        <w:p w14:paraId="550EA0D7" w14:textId="77777777" w:rsidR="003B276D" w:rsidRPr="003B276D" w:rsidRDefault="003B276D">
          <w:pPr>
            <w:autoSpaceDE w:val="0"/>
            <w:autoSpaceDN w:val="0"/>
            <w:ind w:hanging="640"/>
            <w:divId w:val="1717120614"/>
            <w:rPr>
              <w:rFonts w:ascii="Calibri" w:eastAsia="Times New Roman" w:hAnsi="Calibri" w:cs="Calibri"/>
              <w:color w:val="000000"/>
            </w:rPr>
          </w:pPr>
          <w:r w:rsidRPr="003B276D">
            <w:rPr>
              <w:rFonts w:ascii="Calibri" w:eastAsia="Times New Roman" w:hAnsi="Calibri" w:cs="Calibri"/>
              <w:color w:val="000000"/>
            </w:rPr>
            <w:t>[64]</w:t>
          </w:r>
          <w:r w:rsidRPr="003B276D">
            <w:rPr>
              <w:rFonts w:ascii="Calibri" w:eastAsia="Times New Roman" w:hAnsi="Calibri" w:cs="Calibri"/>
              <w:color w:val="000000"/>
            </w:rPr>
            <w:tab/>
            <w:t>Z. Zhang, X. Cao, C. Geng, Y. Sun, Y. He, Z. Qiao, C. Zhong, Machine learning aided high-throughput prediction of ionic liquid@MOF composites for membrane-based CO2 capture, J. Memb. Sci. 650 (2022) 120399. https://doi.org/10.1016/J.MEMSCI.2022.120399.</w:t>
          </w:r>
        </w:p>
        <w:p w14:paraId="2D3D2A4E" w14:textId="77777777" w:rsidR="003B276D" w:rsidRPr="003B276D" w:rsidRDefault="003B276D">
          <w:pPr>
            <w:autoSpaceDE w:val="0"/>
            <w:autoSpaceDN w:val="0"/>
            <w:ind w:hanging="640"/>
            <w:divId w:val="373234196"/>
            <w:rPr>
              <w:rFonts w:ascii="Calibri" w:eastAsia="Times New Roman" w:hAnsi="Calibri" w:cs="Calibri"/>
              <w:color w:val="000000"/>
            </w:rPr>
          </w:pPr>
          <w:r w:rsidRPr="003B276D">
            <w:rPr>
              <w:rFonts w:ascii="Calibri" w:eastAsia="Times New Roman" w:hAnsi="Calibri" w:cs="Calibri"/>
              <w:color w:val="000000"/>
            </w:rPr>
            <w:t>[65]</w:t>
          </w:r>
          <w:r w:rsidRPr="003B276D">
            <w:rPr>
              <w:rFonts w:ascii="Calibri" w:eastAsia="Times New Roman" w:hAnsi="Calibri" w:cs="Calibri"/>
              <w:color w:val="000000"/>
            </w:rPr>
            <w:tab/>
            <w:t>C. Wang, L. Wang, A. Soo, N. Bansidhar Pathak, H. Kyong Shon, Machine learning based prediction and optimization of thin film nanocomposite membranes for organic solvent nanofiltration, Sep. Purif. Technol. 304 (2023) 122328. https://doi.org/10.1016/j.seppur.2022.122328.</w:t>
          </w:r>
        </w:p>
        <w:p w14:paraId="1E8CAFC8" w14:textId="77777777" w:rsidR="003B276D" w:rsidRPr="003B276D" w:rsidRDefault="003B276D">
          <w:pPr>
            <w:autoSpaceDE w:val="0"/>
            <w:autoSpaceDN w:val="0"/>
            <w:ind w:hanging="640"/>
            <w:divId w:val="285507034"/>
            <w:rPr>
              <w:rFonts w:ascii="Calibri" w:eastAsia="Times New Roman" w:hAnsi="Calibri" w:cs="Calibri"/>
              <w:color w:val="000000"/>
            </w:rPr>
          </w:pPr>
          <w:r w:rsidRPr="003B276D">
            <w:rPr>
              <w:rFonts w:ascii="Calibri" w:eastAsia="Times New Roman" w:hAnsi="Calibri" w:cs="Calibri"/>
              <w:color w:val="000000"/>
            </w:rPr>
            <w:t>[66]</w:t>
          </w:r>
          <w:r w:rsidRPr="003B276D">
            <w:rPr>
              <w:rFonts w:ascii="Calibri" w:eastAsia="Times New Roman" w:hAnsi="Calibri" w:cs="Calibri"/>
              <w:color w:val="000000"/>
            </w:rPr>
            <w:tab/>
            <w:t>J. Xing, Z. Zhao, Q. Sun, Y. Geng, H. Jiang, M. Huang, Z. Yao, L. Liang, D. Zheng, L. Zhang, Machine learning reveals key factors governing RO membrane performance degradation under chlorination exposure, Sep. Purif. Technol. 377 (2025) 134191. https://doi.org/10.1016/J.SEPPUR.2025.134191.</w:t>
          </w:r>
        </w:p>
        <w:p w14:paraId="16403D09" w14:textId="77777777" w:rsidR="003B276D" w:rsidRPr="003B276D" w:rsidRDefault="003B276D">
          <w:pPr>
            <w:autoSpaceDE w:val="0"/>
            <w:autoSpaceDN w:val="0"/>
            <w:ind w:hanging="640"/>
            <w:divId w:val="898782138"/>
            <w:rPr>
              <w:rFonts w:ascii="Calibri" w:eastAsia="Times New Roman" w:hAnsi="Calibri" w:cs="Calibri"/>
              <w:color w:val="000000"/>
            </w:rPr>
          </w:pPr>
          <w:r w:rsidRPr="003B276D">
            <w:rPr>
              <w:rFonts w:ascii="Calibri" w:eastAsia="Times New Roman" w:hAnsi="Calibri" w:cs="Calibri"/>
              <w:color w:val="000000"/>
            </w:rPr>
            <w:lastRenderedPageBreak/>
            <w:t>[67]</w:t>
          </w:r>
          <w:r w:rsidRPr="003B276D">
            <w:rPr>
              <w:rFonts w:ascii="Calibri" w:eastAsia="Times New Roman" w:hAnsi="Calibri" w:cs="Calibri"/>
              <w:color w:val="000000"/>
            </w:rPr>
            <w:tab/>
            <w:t>Z. Abdulhamid Alhulaybi, A. Jinadu Otaru, Z.A. Alhulaybi, A.J. Otaru, Mathematical formulation of the machine learning backpropagation network and regression modelling of the chemical stability and thermal properties of PLA/HKUST-1 fabricated porous membranes, Journal of Thermal Analysis and Calorimetry 2024 149:23 149 (2024) 13851–13864. https://doi.org/10.1007/S10973-024-13801-5.</w:t>
          </w:r>
        </w:p>
        <w:p w14:paraId="397250A5" w14:textId="77777777" w:rsidR="003B276D" w:rsidRPr="003B276D" w:rsidRDefault="003B276D">
          <w:pPr>
            <w:autoSpaceDE w:val="0"/>
            <w:autoSpaceDN w:val="0"/>
            <w:ind w:hanging="640"/>
            <w:divId w:val="1186602145"/>
            <w:rPr>
              <w:rFonts w:ascii="Calibri" w:eastAsia="Times New Roman" w:hAnsi="Calibri" w:cs="Calibri"/>
              <w:color w:val="000000"/>
            </w:rPr>
          </w:pPr>
          <w:r w:rsidRPr="003B276D">
            <w:rPr>
              <w:rFonts w:ascii="Calibri" w:eastAsia="Times New Roman" w:hAnsi="Calibri" w:cs="Calibri"/>
              <w:color w:val="000000"/>
            </w:rPr>
            <w:t>[68]</w:t>
          </w:r>
          <w:r w:rsidRPr="003B276D">
            <w:rPr>
              <w:rFonts w:ascii="Calibri" w:eastAsia="Times New Roman" w:hAnsi="Calibri" w:cs="Calibri"/>
              <w:color w:val="000000"/>
            </w:rPr>
            <w:tab/>
            <w:t>Z.A. Alhulaybi, M.A. Martuza, S. Rushd, Modeling the Mechanical Properties of a Polymer-Based Mixed-Matrix Membrane Using Deep Learning Neural Networks, ChemEngineering 2023, Vol. 7, Page 80 7 (2023) 80. https://doi.org/10.3390/CHEMENGINEERING7050080.</w:t>
          </w:r>
        </w:p>
        <w:p w14:paraId="718CA3A1" w14:textId="77777777" w:rsidR="003B276D" w:rsidRPr="003B276D" w:rsidRDefault="003B276D">
          <w:pPr>
            <w:autoSpaceDE w:val="0"/>
            <w:autoSpaceDN w:val="0"/>
            <w:ind w:hanging="640"/>
            <w:divId w:val="1788693078"/>
            <w:rPr>
              <w:rFonts w:ascii="Calibri" w:eastAsia="Times New Roman" w:hAnsi="Calibri" w:cs="Calibri"/>
              <w:color w:val="000000"/>
            </w:rPr>
          </w:pPr>
          <w:r w:rsidRPr="003B276D">
            <w:rPr>
              <w:rFonts w:ascii="Calibri" w:eastAsia="Times New Roman" w:hAnsi="Calibri" w:cs="Calibri"/>
              <w:color w:val="000000"/>
            </w:rPr>
            <w:t>[69]</w:t>
          </w:r>
          <w:r w:rsidRPr="003B276D">
            <w:rPr>
              <w:rFonts w:ascii="Calibri" w:eastAsia="Times New Roman" w:hAnsi="Calibri" w:cs="Calibri"/>
              <w:color w:val="000000"/>
            </w:rPr>
            <w:tab/>
            <w:t>T.O. Obidara, M.A. Abdulhamid, M.A. Azeem, D.U. Lawal, J. Usman, S.I. Abba, T.N. Baroud, Optimization of polyimide-based membrane distillation performance through machine learning parametric study, J. Environ. Chem. Eng. 13 (2025) 118645. https://doi.org/10.1016/J.JECE.2025.118645.</w:t>
          </w:r>
        </w:p>
        <w:p w14:paraId="3B6E4196" w14:textId="77777777" w:rsidR="003B276D" w:rsidRPr="003B276D" w:rsidRDefault="003B276D">
          <w:pPr>
            <w:autoSpaceDE w:val="0"/>
            <w:autoSpaceDN w:val="0"/>
            <w:ind w:hanging="640"/>
            <w:divId w:val="1393699462"/>
            <w:rPr>
              <w:rFonts w:ascii="Calibri" w:eastAsia="Times New Roman" w:hAnsi="Calibri" w:cs="Calibri"/>
              <w:color w:val="000000"/>
            </w:rPr>
          </w:pPr>
          <w:r w:rsidRPr="003B276D">
            <w:rPr>
              <w:rFonts w:ascii="Calibri" w:eastAsia="Times New Roman" w:hAnsi="Calibri" w:cs="Calibri"/>
              <w:color w:val="000000"/>
            </w:rPr>
            <w:t>[70]</w:t>
          </w:r>
          <w:r w:rsidRPr="003B276D">
            <w:rPr>
              <w:rFonts w:ascii="Calibri" w:eastAsia="Times New Roman" w:hAnsi="Calibri" w:cs="Calibri"/>
              <w:color w:val="000000"/>
            </w:rPr>
            <w:tab/>
            <w:t>L. Wang, L. Cao, J. Fan, Z. Li, Z. Han, D. Liu, Polydopamine-incorporated MOF membrane with hydrophilicity for effective oil/water separation and fouling-resistant model analysis and prediction, J. Mol. Liq. 415 (2024) 126432. https://doi.org/10.1016/J.MOLLIQ.2024.126432.</w:t>
          </w:r>
        </w:p>
        <w:p w14:paraId="0FD6F921" w14:textId="77777777" w:rsidR="003B276D" w:rsidRPr="003B276D" w:rsidRDefault="003B276D">
          <w:pPr>
            <w:autoSpaceDE w:val="0"/>
            <w:autoSpaceDN w:val="0"/>
            <w:ind w:hanging="640"/>
            <w:divId w:val="1290933864"/>
            <w:rPr>
              <w:rFonts w:ascii="Calibri" w:eastAsia="Times New Roman" w:hAnsi="Calibri" w:cs="Calibri"/>
              <w:color w:val="000000"/>
            </w:rPr>
          </w:pPr>
          <w:r w:rsidRPr="003B276D">
            <w:rPr>
              <w:rFonts w:ascii="Calibri" w:eastAsia="Times New Roman" w:hAnsi="Calibri" w:cs="Calibri"/>
              <w:color w:val="000000"/>
            </w:rPr>
            <w:t>[71]</w:t>
          </w:r>
          <w:r w:rsidRPr="003B276D">
            <w:rPr>
              <w:rFonts w:ascii="Calibri" w:eastAsia="Times New Roman" w:hAnsi="Calibri" w:cs="Calibri"/>
              <w:color w:val="000000"/>
            </w:rPr>
            <w:tab/>
            <w:t>T. Liu, L. Liu, F. Cui, F. Ding, Q. Zhang, Y. Li, Predicting the performance of polyvinylidene fluoride, polyethersulfone and polysulfone filtration membranes using machine learning, J. Mater. Chem. A Mater. 8 (2020) 21862–21871. https://doi.org/10.1039/D0TA07607D.</w:t>
          </w:r>
        </w:p>
        <w:p w14:paraId="45200E1A" w14:textId="77777777" w:rsidR="003B276D" w:rsidRPr="003B276D" w:rsidRDefault="003B276D">
          <w:pPr>
            <w:autoSpaceDE w:val="0"/>
            <w:autoSpaceDN w:val="0"/>
            <w:ind w:hanging="640"/>
            <w:divId w:val="1838760868"/>
            <w:rPr>
              <w:rFonts w:ascii="Calibri" w:eastAsia="Times New Roman" w:hAnsi="Calibri" w:cs="Calibri"/>
              <w:color w:val="000000"/>
            </w:rPr>
          </w:pPr>
          <w:r w:rsidRPr="003B276D">
            <w:rPr>
              <w:rFonts w:ascii="Calibri" w:eastAsia="Times New Roman" w:hAnsi="Calibri" w:cs="Calibri"/>
              <w:color w:val="000000"/>
            </w:rPr>
            <w:t>[72]</w:t>
          </w:r>
          <w:r w:rsidRPr="003B276D">
            <w:rPr>
              <w:rFonts w:ascii="Calibri" w:eastAsia="Times New Roman" w:hAnsi="Calibri" w:cs="Calibri"/>
              <w:color w:val="000000"/>
            </w:rPr>
            <w:tab/>
            <w:t>M.M. Kabir, Y. Choden, S. Phuntsho, L. Tijing, H.K. Shon, Predictive machine learning optimization of anion exchange membrane water electrolysis systems, Desalination 614 (2025) 119198. https://doi.org/10.1016/j.desal.2025.119198.</w:t>
          </w:r>
        </w:p>
        <w:p w14:paraId="79C9CE3D" w14:textId="77777777" w:rsidR="003B276D" w:rsidRPr="003B276D" w:rsidRDefault="003B276D">
          <w:pPr>
            <w:autoSpaceDE w:val="0"/>
            <w:autoSpaceDN w:val="0"/>
            <w:ind w:hanging="640"/>
            <w:divId w:val="575479518"/>
            <w:rPr>
              <w:rFonts w:ascii="Calibri" w:eastAsia="Times New Roman" w:hAnsi="Calibri" w:cs="Calibri"/>
              <w:color w:val="000000"/>
            </w:rPr>
          </w:pPr>
          <w:r w:rsidRPr="003B276D">
            <w:rPr>
              <w:rFonts w:ascii="Calibri" w:eastAsia="Times New Roman" w:hAnsi="Calibri" w:cs="Calibri"/>
              <w:color w:val="000000"/>
            </w:rPr>
            <w:t>[73]</w:t>
          </w:r>
          <w:r w:rsidRPr="003B276D">
            <w:rPr>
              <w:rFonts w:ascii="Calibri" w:eastAsia="Times New Roman" w:hAnsi="Calibri" w:cs="Calibri"/>
              <w:color w:val="000000"/>
            </w:rPr>
            <w:tab/>
            <w:t xml:space="preserve">S. ichi Sawada, Y. Sakamoto, K. Funatsu, Y. Maekawa, Toward the design of graft-type proton exchange membranes with high proton conductivity and low water uptake: A machine </w:t>
          </w:r>
          <w:r w:rsidRPr="003B276D">
            <w:rPr>
              <w:rFonts w:ascii="Calibri" w:eastAsia="Times New Roman" w:hAnsi="Calibri" w:cs="Calibri"/>
              <w:color w:val="000000"/>
            </w:rPr>
            <w:lastRenderedPageBreak/>
            <w:t>learning study, J. Memb. Sci. 692 (2024) 122169. https://doi.org/10.1016/J.MEMSCI.2023.122169.</w:t>
          </w:r>
        </w:p>
        <w:p w14:paraId="4DF9EF59" w14:textId="77777777" w:rsidR="003B276D" w:rsidRPr="003B276D" w:rsidRDefault="003B276D">
          <w:pPr>
            <w:autoSpaceDE w:val="0"/>
            <w:autoSpaceDN w:val="0"/>
            <w:ind w:hanging="640"/>
            <w:divId w:val="1509320856"/>
            <w:rPr>
              <w:rFonts w:ascii="Calibri" w:eastAsia="Times New Roman" w:hAnsi="Calibri" w:cs="Calibri"/>
              <w:color w:val="000000"/>
            </w:rPr>
          </w:pPr>
          <w:r w:rsidRPr="003B276D">
            <w:rPr>
              <w:rFonts w:ascii="Calibri" w:eastAsia="Times New Roman" w:hAnsi="Calibri" w:cs="Calibri"/>
              <w:color w:val="000000"/>
            </w:rPr>
            <w:t>[74]</w:t>
          </w:r>
          <w:r w:rsidRPr="003B276D">
            <w:rPr>
              <w:rFonts w:ascii="Calibri" w:eastAsia="Times New Roman" w:hAnsi="Calibri" w:cs="Calibri"/>
              <w:color w:val="000000"/>
            </w:rPr>
            <w:tab/>
            <w:t>P. Paechotrattanakul, K. Jitapunkul, P. Iamprasertkun, P. Srinoi, W. Sirisaksoontorn, W. Hirunpinyopas, Ultrahigh stable laminar graphene membranes for effective ionic and molecular nanofiltration with a machine learning-assisted study, (2023). https://doi.org/10.1039/d2nr06969e.</w:t>
          </w:r>
        </w:p>
        <w:p w14:paraId="08600679" w14:textId="77777777" w:rsidR="003B276D" w:rsidRPr="003B276D" w:rsidRDefault="003B276D">
          <w:pPr>
            <w:autoSpaceDE w:val="0"/>
            <w:autoSpaceDN w:val="0"/>
            <w:ind w:hanging="640"/>
            <w:divId w:val="1202480372"/>
            <w:rPr>
              <w:rFonts w:ascii="Calibri" w:eastAsia="Times New Roman" w:hAnsi="Calibri" w:cs="Calibri"/>
              <w:color w:val="000000"/>
            </w:rPr>
          </w:pPr>
          <w:r w:rsidRPr="003B276D">
            <w:rPr>
              <w:rFonts w:ascii="Calibri" w:eastAsia="Times New Roman" w:hAnsi="Calibri" w:cs="Calibri"/>
              <w:color w:val="000000"/>
            </w:rPr>
            <w:t>[75]</w:t>
          </w:r>
          <w:r w:rsidRPr="003B276D">
            <w:rPr>
              <w:rFonts w:ascii="Calibri" w:eastAsia="Times New Roman" w:hAnsi="Calibri" w:cs="Calibri"/>
              <w:color w:val="000000"/>
            </w:rPr>
            <w:tab/>
            <w:t>Q. Zhang, Y. Yuan, J. Zhang, P. Fang, J. Pan, H. Zhang, T. Zhou, Q. Yu, X. Zou, Z. Sun, F. Yan, Machine Learning-Aided Design of Highly Conductive Anion Exchange Membranes for Fuel Cells and Water Electrolyzers, Advanced Materials 36 (2024) 2404981. https://doi.org/10.1002/ADMA.202404981;WEBSITE:WEBSITE:ADVANCED;CTYPE:STRING:JOURNAL.</w:t>
          </w:r>
        </w:p>
        <w:p w14:paraId="66E4FAF7" w14:textId="77777777" w:rsidR="003B276D" w:rsidRPr="003B276D" w:rsidRDefault="003B276D">
          <w:pPr>
            <w:autoSpaceDE w:val="0"/>
            <w:autoSpaceDN w:val="0"/>
            <w:ind w:hanging="640"/>
            <w:divId w:val="761604884"/>
            <w:rPr>
              <w:rFonts w:ascii="Calibri" w:eastAsia="Times New Roman" w:hAnsi="Calibri" w:cs="Calibri"/>
              <w:color w:val="000000"/>
            </w:rPr>
          </w:pPr>
          <w:r w:rsidRPr="003B276D">
            <w:rPr>
              <w:rFonts w:ascii="Calibri" w:eastAsia="Times New Roman" w:hAnsi="Calibri" w:cs="Calibri"/>
              <w:color w:val="000000"/>
            </w:rPr>
            <w:t>[76]</w:t>
          </w:r>
          <w:r w:rsidRPr="003B276D">
            <w:rPr>
              <w:rFonts w:ascii="Calibri" w:eastAsia="Times New Roman" w:hAnsi="Calibri" w:cs="Calibri"/>
              <w:color w:val="000000"/>
            </w:rPr>
            <w:tab/>
            <w:t>A. Hu, Y. Liu, X. Wang, S. Xia, B. Van der Bruggen, A machine learning based framework to tailor properties of nanofiltration and reverse osmosis membranes for targeted removal of organic micropollutants, Water Res. 268 (2025) 122677. https://doi.org/10.1016/J.WATRES.2024.122677.</w:t>
          </w:r>
        </w:p>
        <w:p w14:paraId="797CB99B" w14:textId="77777777" w:rsidR="003B276D" w:rsidRPr="003B276D" w:rsidRDefault="003B276D">
          <w:pPr>
            <w:autoSpaceDE w:val="0"/>
            <w:autoSpaceDN w:val="0"/>
            <w:ind w:hanging="640"/>
            <w:divId w:val="1799495862"/>
            <w:rPr>
              <w:rFonts w:ascii="Calibri" w:eastAsia="Times New Roman" w:hAnsi="Calibri" w:cs="Calibri"/>
              <w:color w:val="000000"/>
            </w:rPr>
          </w:pPr>
          <w:r w:rsidRPr="003B276D">
            <w:rPr>
              <w:rFonts w:ascii="Calibri" w:eastAsia="Times New Roman" w:hAnsi="Calibri" w:cs="Calibri"/>
              <w:color w:val="000000"/>
            </w:rPr>
            <w:t>[77]</w:t>
          </w:r>
          <w:r w:rsidRPr="003B276D">
            <w:rPr>
              <w:rFonts w:ascii="Calibri" w:eastAsia="Times New Roman" w:hAnsi="Calibri" w:cs="Calibri"/>
              <w:color w:val="000000"/>
            </w:rPr>
            <w:tab/>
            <w:t>J. Ma, H. Xu, M. Zhang, J. Wang, A. Wang, T. Lin, M. Ding, Accelerating inverse design of thin-film composite polyamide membranes for water purification via fragment-based machine learning, J. Memb. Sci. 736 (2025) 124719. https://doi.org/10.1016/J.MEMSCI.2025.124719.</w:t>
          </w:r>
        </w:p>
        <w:p w14:paraId="40E97462" w14:textId="77777777" w:rsidR="003B276D" w:rsidRPr="003B276D" w:rsidRDefault="003B276D">
          <w:pPr>
            <w:autoSpaceDE w:val="0"/>
            <w:autoSpaceDN w:val="0"/>
            <w:ind w:hanging="640"/>
            <w:divId w:val="1754931859"/>
            <w:rPr>
              <w:rFonts w:ascii="Calibri" w:eastAsia="Times New Roman" w:hAnsi="Calibri" w:cs="Calibri"/>
              <w:color w:val="000000"/>
            </w:rPr>
          </w:pPr>
          <w:r w:rsidRPr="003B276D">
            <w:rPr>
              <w:rFonts w:ascii="Calibri" w:eastAsia="Times New Roman" w:hAnsi="Calibri" w:cs="Calibri"/>
              <w:color w:val="000000"/>
            </w:rPr>
            <w:t>[78]</w:t>
          </w:r>
          <w:r w:rsidRPr="003B276D">
            <w:rPr>
              <w:rFonts w:ascii="Calibri" w:eastAsia="Times New Roman" w:hAnsi="Calibri" w:cs="Calibri"/>
              <w:color w:val="000000"/>
            </w:rPr>
            <w:tab/>
            <w:t>A.M. Saucedo, J. Thomas, L. Mrsic, R.R. Aguilar, P. Vasant, M. Chan, A. Shams, C. Wang, P. Lee, Y. Jahani, S.A. Mirbagheri, Artificial Neural Network Model for Membrane Desalination: A Predictive and Optimization Study, Computation 2023, Vol. 11, Page 68 11 (2023) 68. https://doi.org/10.3390/COMPUTATION11030068.</w:t>
          </w:r>
        </w:p>
        <w:p w14:paraId="57229DDB" w14:textId="77777777" w:rsidR="003B276D" w:rsidRPr="003B276D" w:rsidRDefault="003B276D">
          <w:pPr>
            <w:autoSpaceDE w:val="0"/>
            <w:autoSpaceDN w:val="0"/>
            <w:ind w:hanging="640"/>
            <w:divId w:val="1960792093"/>
            <w:rPr>
              <w:rFonts w:ascii="Calibri" w:eastAsia="Times New Roman" w:hAnsi="Calibri" w:cs="Calibri"/>
              <w:color w:val="000000"/>
            </w:rPr>
          </w:pPr>
          <w:r w:rsidRPr="003B276D">
            <w:rPr>
              <w:rFonts w:ascii="Calibri" w:eastAsia="Times New Roman" w:hAnsi="Calibri" w:cs="Calibri"/>
              <w:color w:val="000000"/>
            </w:rPr>
            <w:t>[79]</w:t>
          </w:r>
          <w:r w:rsidRPr="003B276D">
            <w:rPr>
              <w:rFonts w:ascii="Calibri" w:eastAsia="Times New Roman" w:hAnsi="Calibri" w:cs="Calibri"/>
              <w:color w:val="000000"/>
            </w:rPr>
            <w:tab/>
            <w:t xml:space="preserve">G. Zheng, S. Zhang, L. Meng, S. Zhang, X. Wang, Machine Learning-Guided Design and Synthesis of Eco-Friendly Poly(ethylene oxide) Membranes for High-Efficacy CO2/N2 </w:t>
          </w:r>
          <w:r w:rsidRPr="003B276D">
            <w:rPr>
              <w:rFonts w:ascii="Calibri" w:eastAsia="Times New Roman" w:hAnsi="Calibri" w:cs="Calibri"/>
              <w:color w:val="000000"/>
            </w:rPr>
            <w:lastRenderedPageBreak/>
            <w:t>Separation, Adv. Funct. Mater. 34 (2024) 2410075. https://doi.org/10.1002/ADFM.202410075;PAGEGROUP:STRING:PUBLICATION.</w:t>
          </w:r>
        </w:p>
        <w:p w14:paraId="660EB49F" w14:textId="77777777" w:rsidR="003B276D" w:rsidRPr="003B276D" w:rsidRDefault="003B276D">
          <w:pPr>
            <w:autoSpaceDE w:val="0"/>
            <w:autoSpaceDN w:val="0"/>
            <w:ind w:hanging="640"/>
            <w:divId w:val="40984313"/>
            <w:rPr>
              <w:rFonts w:ascii="Calibri" w:eastAsia="Times New Roman" w:hAnsi="Calibri" w:cs="Calibri"/>
              <w:color w:val="000000"/>
            </w:rPr>
          </w:pPr>
          <w:r w:rsidRPr="003B276D">
            <w:rPr>
              <w:rFonts w:ascii="Calibri" w:eastAsia="Times New Roman" w:hAnsi="Calibri" w:cs="Calibri"/>
              <w:color w:val="000000"/>
            </w:rPr>
            <w:t>[80]</w:t>
          </w:r>
          <w:r w:rsidRPr="003B276D">
            <w:rPr>
              <w:rFonts w:ascii="Calibri" w:eastAsia="Times New Roman" w:hAnsi="Calibri" w:cs="Calibri"/>
              <w:color w:val="000000"/>
            </w:rPr>
            <w:tab/>
            <w:t>J. Wu, Y. Guo, G. Liu, G. Liu, W. Jin, Machine learning accelerates high throughput design and screening of MOF mixed-matrix membranes towards He separation, J. Memb. Sci. 717 (2025) 123612. https://doi.org/10.1016/J.MEMSCI.2024.123612.</w:t>
          </w:r>
        </w:p>
        <w:p w14:paraId="5D341E56" w14:textId="77777777" w:rsidR="003B276D" w:rsidRPr="003B276D" w:rsidRDefault="003B276D">
          <w:pPr>
            <w:autoSpaceDE w:val="0"/>
            <w:autoSpaceDN w:val="0"/>
            <w:ind w:hanging="640"/>
            <w:divId w:val="222563069"/>
            <w:rPr>
              <w:rFonts w:ascii="Calibri" w:eastAsia="Times New Roman" w:hAnsi="Calibri" w:cs="Calibri"/>
              <w:color w:val="000000"/>
            </w:rPr>
          </w:pPr>
          <w:r w:rsidRPr="003B276D">
            <w:rPr>
              <w:rFonts w:ascii="Calibri" w:eastAsia="Times New Roman" w:hAnsi="Calibri" w:cs="Calibri"/>
              <w:color w:val="000000"/>
            </w:rPr>
            <w:t>[81]</w:t>
          </w:r>
          <w:r w:rsidRPr="003B276D">
            <w:rPr>
              <w:rFonts w:ascii="Calibri" w:eastAsia="Times New Roman" w:hAnsi="Calibri" w:cs="Calibri"/>
              <w:color w:val="000000"/>
            </w:rPr>
            <w:tab/>
            <w:t>G. Ignacz, N. Alqadhi, G. Szekely, Explainable machine learning for unraveling solvent effects in polyimide organic solvent nanofiltration membranes, Advanced Membranes 3 (2023) 100061. https://doi.org/10.1016/J.ADVMEM.2023.100061.</w:t>
          </w:r>
        </w:p>
        <w:p w14:paraId="337CBCA2" w14:textId="77777777" w:rsidR="003B276D" w:rsidRPr="003B276D" w:rsidRDefault="003B276D">
          <w:pPr>
            <w:autoSpaceDE w:val="0"/>
            <w:autoSpaceDN w:val="0"/>
            <w:ind w:hanging="640"/>
            <w:divId w:val="542211816"/>
            <w:rPr>
              <w:rFonts w:ascii="Calibri" w:eastAsia="Times New Roman" w:hAnsi="Calibri" w:cs="Calibri"/>
              <w:color w:val="000000"/>
            </w:rPr>
          </w:pPr>
          <w:r w:rsidRPr="003B276D">
            <w:rPr>
              <w:rFonts w:ascii="Calibri" w:eastAsia="Times New Roman" w:hAnsi="Calibri" w:cs="Calibri"/>
              <w:color w:val="000000"/>
            </w:rPr>
            <w:t>[82]</w:t>
          </w:r>
          <w:r w:rsidRPr="003B276D">
            <w:rPr>
              <w:rFonts w:ascii="Calibri" w:eastAsia="Times New Roman" w:hAnsi="Calibri" w:cs="Calibri"/>
              <w:color w:val="000000"/>
            </w:rPr>
            <w:tab/>
            <w:t>Q. Xu, J. Gao, F. Feng, T.S. Chung, J. Jiang, Synergizing machine learning, molecular simulation and experiment to develop polymer membranes for solvent recovery, J. Memb. Sci. 678 (2023) 121678. https://doi.org/10.1016/J.MEMSCI.2023.121678.</w:t>
          </w:r>
        </w:p>
        <w:p w14:paraId="535D6233" w14:textId="77777777" w:rsidR="003B276D" w:rsidRPr="003B276D" w:rsidRDefault="003B276D">
          <w:pPr>
            <w:autoSpaceDE w:val="0"/>
            <w:autoSpaceDN w:val="0"/>
            <w:ind w:hanging="640"/>
            <w:divId w:val="877544594"/>
            <w:rPr>
              <w:rFonts w:ascii="Calibri" w:eastAsia="Times New Roman" w:hAnsi="Calibri" w:cs="Calibri"/>
              <w:color w:val="000000"/>
            </w:rPr>
          </w:pPr>
          <w:r w:rsidRPr="003B276D">
            <w:rPr>
              <w:rFonts w:ascii="Calibri" w:eastAsia="Times New Roman" w:hAnsi="Calibri" w:cs="Calibri"/>
              <w:color w:val="000000"/>
            </w:rPr>
            <w:t>[83]</w:t>
          </w:r>
          <w:r w:rsidRPr="003B276D">
            <w:rPr>
              <w:rFonts w:ascii="Calibri" w:eastAsia="Times New Roman" w:hAnsi="Calibri" w:cs="Calibri"/>
              <w:color w:val="000000"/>
            </w:rPr>
            <w:tab/>
            <w:t>M. Wang, G.M. Shi, D. Zhao, X. Liu, J. Jiang, Machine Learning-Assisted Design of Thin-Film Composite Membranes for Solvent Recovery, Environ. Sci. Technol. 57 (2023) 15914–15924. https://doi.org/10.1021/ACS.EST.3C04773.</w:t>
          </w:r>
        </w:p>
        <w:p w14:paraId="408D2614" w14:textId="77777777" w:rsidR="003B276D" w:rsidRPr="003B276D" w:rsidRDefault="003B276D">
          <w:pPr>
            <w:autoSpaceDE w:val="0"/>
            <w:autoSpaceDN w:val="0"/>
            <w:ind w:hanging="640"/>
            <w:divId w:val="2113427158"/>
            <w:rPr>
              <w:rFonts w:ascii="Calibri" w:eastAsia="Times New Roman" w:hAnsi="Calibri" w:cs="Calibri"/>
              <w:color w:val="000000"/>
            </w:rPr>
          </w:pPr>
          <w:r w:rsidRPr="003B276D">
            <w:rPr>
              <w:rFonts w:ascii="Calibri" w:eastAsia="Times New Roman" w:hAnsi="Calibri" w:cs="Calibri"/>
              <w:color w:val="000000"/>
            </w:rPr>
            <w:t>[84]</w:t>
          </w:r>
          <w:r w:rsidRPr="003B276D">
            <w:rPr>
              <w:rFonts w:ascii="Calibri" w:eastAsia="Times New Roman" w:hAnsi="Calibri" w:cs="Calibri"/>
              <w:color w:val="000000"/>
            </w:rPr>
            <w:tab/>
            <w:t>M. Yang, J.J. Zhu, A. McGaughey, S. Zheng, R.D. Priestley, Z.J. Ren, Predicting Extraction Selectivity of Acetic Acid in Pervaporation by Machine Learning Models with Data Leakage Management, Environ. Sci. Technol. 57 (2023) 5934–5946. https://doi.org/10.1021/ACS.EST.2C06382.</w:t>
          </w:r>
        </w:p>
        <w:p w14:paraId="01FAA828" w14:textId="77777777" w:rsidR="003B276D" w:rsidRPr="003B276D" w:rsidRDefault="003B276D">
          <w:pPr>
            <w:autoSpaceDE w:val="0"/>
            <w:autoSpaceDN w:val="0"/>
            <w:ind w:hanging="640"/>
            <w:divId w:val="1406300696"/>
            <w:rPr>
              <w:rFonts w:ascii="Calibri" w:eastAsia="Times New Roman" w:hAnsi="Calibri" w:cs="Calibri"/>
              <w:color w:val="000000"/>
            </w:rPr>
          </w:pPr>
          <w:r w:rsidRPr="003B276D">
            <w:rPr>
              <w:rFonts w:ascii="Calibri" w:eastAsia="Times New Roman" w:hAnsi="Calibri" w:cs="Calibri"/>
              <w:color w:val="000000"/>
            </w:rPr>
            <w:t>[85]</w:t>
          </w:r>
          <w:r w:rsidRPr="003B276D">
            <w:rPr>
              <w:rFonts w:ascii="Calibri" w:eastAsia="Times New Roman" w:hAnsi="Calibri" w:cs="Calibri"/>
              <w:color w:val="000000"/>
            </w:rPr>
            <w:tab/>
            <w:t>G.F. Giordano, V.M.S. Freitas, G.R. Schleder, M. Santhiago, A.L. Gobbi, R.S. Lima, Bifunctional Metal Meshes Acting as a Semipermeable Membrane and Electrode for Sensitive Electrochemical Determination of Volatile Compounds, ACS Appl. Mater. Interfaces 13 (2021) 35914–35923. https://doi.org/10.1021/ACSAMI.1C07874.</w:t>
          </w:r>
        </w:p>
        <w:p w14:paraId="0811C6AC" w14:textId="77777777" w:rsidR="003B276D" w:rsidRPr="003B276D" w:rsidRDefault="003B276D">
          <w:pPr>
            <w:autoSpaceDE w:val="0"/>
            <w:autoSpaceDN w:val="0"/>
            <w:ind w:hanging="640"/>
            <w:divId w:val="60761448"/>
            <w:rPr>
              <w:rFonts w:ascii="Calibri" w:eastAsia="Times New Roman" w:hAnsi="Calibri" w:cs="Calibri"/>
              <w:color w:val="000000"/>
            </w:rPr>
          </w:pPr>
          <w:r w:rsidRPr="003B276D">
            <w:rPr>
              <w:rFonts w:ascii="Calibri" w:eastAsia="Times New Roman" w:hAnsi="Calibri" w:cs="Calibri"/>
              <w:color w:val="000000"/>
            </w:rPr>
            <w:t>[86]</w:t>
          </w:r>
          <w:r w:rsidRPr="003B276D">
            <w:rPr>
              <w:rFonts w:ascii="Calibri" w:eastAsia="Times New Roman" w:hAnsi="Calibri" w:cs="Calibri"/>
              <w:color w:val="000000"/>
            </w:rPr>
            <w:tab/>
            <w:t xml:space="preserve">L.T. Yogarathinam, S.I. Abba, J. Usman, D.U. Lawal, I.H. Aljundi, Predicting micropollutant removal through nanopore-sized membranes using several machine-learning approaches </w:t>
          </w:r>
          <w:r w:rsidRPr="003B276D">
            <w:rPr>
              <w:rFonts w:ascii="Calibri" w:eastAsia="Times New Roman" w:hAnsi="Calibri" w:cs="Calibri"/>
              <w:color w:val="000000"/>
            </w:rPr>
            <w:lastRenderedPageBreak/>
            <w:t>based on feature engineering, RSC Adv. 14 (2024) 19331–19348. https://doi.org/10.1039/d4ra02475c.</w:t>
          </w:r>
        </w:p>
        <w:p w14:paraId="2CFF7A8C" w14:textId="77777777" w:rsidR="003B276D" w:rsidRPr="003B276D" w:rsidRDefault="003B276D">
          <w:pPr>
            <w:autoSpaceDE w:val="0"/>
            <w:autoSpaceDN w:val="0"/>
            <w:ind w:hanging="640"/>
            <w:divId w:val="938678587"/>
            <w:rPr>
              <w:rFonts w:ascii="Calibri" w:eastAsia="Times New Roman" w:hAnsi="Calibri" w:cs="Calibri"/>
              <w:color w:val="000000"/>
            </w:rPr>
          </w:pPr>
          <w:r w:rsidRPr="003B276D">
            <w:rPr>
              <w:rFonts w:ascii="Calibri" w:eastAsia="Times New Roman" w:hAnsi="Calibri" w:cs="Calibri"/>
              <w:color w:val="000000"/>
            </w:rPr>
            <w:t>[87]</w:t>
          </w:r>
          <w:r w:rsidRPr="003B276D">
            <w:rPr>
              <w:rFonts w:ascii="Calibri" w:eastAsia="Times New Roman" w:hAnsi="Calibri" w:cs="Calibri"/>
              <w:color w:val="000000"/>
            </w:rPr>
            <w:tab/>
            <w:t>P. Priya, T.C. Nguyen, A. Saxena, N.R. Aluru, Machine Learning Assisted Screening of Two-Dimensional Materials for Water Desalination, ACS Nano 16 (2022) 1929–1939. https://doi.org/10.1021/ACSNANO.1C05345.</w:t>
          </w:r>
        </w:p>
        <w:p w14:paraId="600D10F5" w14:textId="77777777" w:rsidR="003B276D" w:rsidRPr="003B276D" w:rsidRDefault="003B276D">
          <w:pPr>
            <w:autoSpaceDE w:val="0"/>
            <w:autoSpaceDN w:val="0"/>
            <w:ind w:hanging="640"/>
            <w:divId w:val="2034526255"/>
            <w:rPr>
              <w:rFonts w:ascii="Calibri" w:eastAsia="Times New Roman" w:hAnsi="Calibri" w:cs="Calibri"/>
              <w:color w:val="000000"/>
            </w:rPr>
          </w:pPr>
          <w:r w:rsidRPr="003B276D">
            <w:rPr>
              <w:rFonts w:ascii="Calibri" w:eastAsia="Times New Roman" w:hAnsi="Calibri" w:cs="Calibri"/>
              <w:color w:val="000000"/>
            </w:rPr>
            <w:t>[88]</w:t>
          </w:r>
          <w:r w:rsidRPr="003B276D">
            <w:rPr>
              <w:rFonts w:ascii="Calibri" w:eastAsia="Times New Roman" w:hAnsi="Calibri" w:cs="Calibri"/>
              <w:color w:val="000000"/>
            </w:rPr>
            <w:tab/>
            <w:t>J. Xu, A. Suleiman, G. Liu, M. Perez, R. Zhang, M. Jiang, R. Guo, T. Luo, Superior polymeric gas separation membrane designed by explainable graph machine learning, Cell Rep. Phys. Sci. 5 (2024) 102067. https://doi.org/10.1016/j.xcrp.2024.102067.</w:t>
          </w:r>
        </w:p>
        <w:p w14:paraId="70507C3A" w14:textId="77777777" w:rsidR="003B276D" w:rsidRPr="003B276D" w:rsidRDefault="003B276D">
          <w:pPr>
            <w:autoSpaceDE w:val="0"/>
            <w:autoSpaceDN w:val="0"/>
            <w:ind w:hanging="640"/>
            <w:divId w:val="1180656332"/>
            <w:rPr>
              <w:rFonts w:ascii="Calibri" w:eastAsia="Times New Roman" w:hAnsi="Calibri" w:cs="Calibri"/>
              <w:color w:val="000000"/>
            </w:rPr>
          </w:pPr>
          <w:r w:rsidRPr="003B276D">
            <w:rPr>
              <w:rFonts w:ascii="Calibri" w:eastAsia="Times New Roman" w:hAnsi="Calibri" w:cs="Calibri"/>
              <w:color w:val="000000"/>
            </w:rPr>
            <w:t>[89]</w:t>
          </w:r>
          <w:r w:rsidRPr="003B276D">
            <w:rPr>
              <w:rFonts w:ascii="Calibri" w:eastAsia="Times New Roman" w:hAnsi="Calibri" w:cs="Calibri"/>
              <w:color w:val="000000"/>
            </w:rPr>
            <w:tab/>
            <w:t>B.K. Phan, K.H. Shen, R. Gurnani, H. Tran, R. Lively, R. Ramprasad, Gas permeability, diffusivity, and solubility in polymers: Simulation-experiment data fusion and multi-task machine learning, Npj Computational Materials 2024 10:1 10 (2024) 186-. https://doi.org/10.1038/s41524-024-01373-9.</w:t>
          </w:r>
        </w:p>
        <w:p w14:paraId="5ABAB0E8" w14:textId="77777777" w:rsidR="003B276D" w:rsidRPr="003B276D" w:rsidRDefault="003B276D">
          <w:pPr>
            <w:autoSpaceDE w:val="0"/>
            <w:autoSpaceDN w:val="0"/>
            <w:ind w:hanging="640"/>
            <w:divId w:val="1609773479"/>
            <w:rPr>
              <w:rFonts w:ascii="Calibri" w:eastAsia="Times New Roman" w:hAnsi="Calibri" w:cs="Calibri"/>
              <w:color w:val="000000"/>
            </w:rPr>
          </w:pPr>
          <w:r w:rsidRPr="003B276D">
            <w:rPr>
              <w:rFonts w:ascii="Calibri" w:eastAsia="Times New Roman" w:hAnsi="Calibri" w:cs="Calibri"/>
              <w:color w:val="000000"/>
            </w:rPr>
            <w:t>[90]</w:t>
          </w:r>
          <w:r w:rsidRPr="003B276D">
            <w:rPr>
              <w:rFonts w:ascii="Calibri" w:eastAsia="Times New Roman" w:hAnsi="Calibri" w:cs="Calibri"/>
              <w:color w:val="000000"/>
            </w:rPr>
            <w:tab/>
            <w:t>H. Deng, Z. Luo, J. Imbrogno, T.M. Swenson, Z. Jiang, X. Wang, S. Zhang, Machine Learning Guided Polyamide Membrane with Exceptional Solute–Solute Selectivity and Permeance, Environ. Sci. Technol. 57 (2022) 17841–17850. https://doi.org/10.1021/ACS.EST.2C05571.</w:t>
          </w:r>
        </w:p>
        <w:p w14:paraId="4721AD97" w14:textId="77777777" w:rsidR="003B276D" w:rsidRPr="003B276D" w:rsidRDefault="003B276D">
          <w:pPr>
            <w:autoSpaceDE w:val="0"/>
            <w:autoSpaceDN w:val="0"/>
            <w:ind w:hanging="640"/>
            <w:divId w:val="243490933"/>
            <w:rPr>
              <w:rFonts w:ascii="Calibri" w:eastAsia="Times New Roman" w:hAnsi="Calibri" w:cs="Calibri"/>
              <w:color w:val="000000"/>
            </w:rPr>
          </w:pPr>
          <w:r w:rsidRPr="003B276D">
            <w:rPr>
              <w:rFonts w:ascii="Calibri" w:eastAsia="Times New Roman" w:hAnsi="Calibri" w:cs="Calibri"/>
              <w:color w:val="000000"/>
            </w:rPr>
            <w:t>[91]</w:t>
          </w:r>
          <w:r w:rsidRPr="003B276D">
            <w:rPr>
              <w:rFonts w:ascii="Calibri" w:eastAsia="Times New Roman" w:hAnsi="Calibri" w:cs="Calibri"/>
              <w:color w:val="000000"/>
            </w:rPr>
            <w:tab/>
            <w:t>R. Gurnani, C. Kuenneth, A. Toland, R. Ramprasad, Polymer Informatics at Scale with Multitask Graph Neural Networks, Chemistry of Materials 35 (2023) 1560–1567. https://doi.org/10.1021/ACS.CHEMMATER.2C02991.</w:t>
          </w:r>
        </w:p>
        <w:p w14:paraId="720D569D" w14:textId="77777777" w:rsidR="003B276D" w:rsidRPr="003B276D" w:rsidRDefault="003B276D">
          <w:pPr>
            <w:autoSpaceDE w:val="0"/>
            <w:autoSpaceDN w:val="0"/>
            <w:ind w:hanging="640"/>
            <w:divId w:val="2145925779"/>
            <w:rPr>
              <w:rFonts w:ascii="Calibri" w:eastAsia="Times New Roman" w:hAnsi="Calibri" w:cs="Calibri"/>
              <w:color w:val="000000"/>
            </w:rPr>
          </w:pPr>
          <w:r w:rsidRPr="003B276D">
            <w:rPr>
              <w:rFonts w:ascii="Calibri" w:eastAsia="Times New Roman" w:hAnsi="Calibri" w:cs="Calibri"/>
              <w:color w:val="000000"/>
            </w:rPr>
            <w:t>[92]</w:t>
          </w:r>
          <w:r w:rsidRPr="003B276D">
            <w:rPr>
              <w:rFonts w:ascii="Calibri" w:eastAsia="Times New Roman" w:hAnsi="Calibri" w:cs="Calibri"/>
              <w:color w:val="000000"/>
            </w:rPr>
            <w:tab/>
            <w:t>J. Nistane, R. Datta, Y.J. Lee, H. Sahu, S.S. Jang, R. Lively, R. Ramprasad, Polymer design for solvent separations by integrating simulations, experiments and known physics via machine learning, Npj Computational Materials 2025 11:1 11 (2025) 187-. https://doi.org/10.1038/s41524-025-01681-8.</w:t>
          </w:r>
        </w:p>
        <w:p w14:paraId="04C0C04C" w14:textId="77777777" w:rsidR="003B276D" w:rsidRPr="003B276D" w:rsidRDefault="003B276D">
          <w:pPr>
            <w:autoSpaceDE w:val="0"/>
            <w:autoSpaceDN w:val="0"/>
            <w:ind w:hanging="640"/>
            <w:divId w:val="7027399"/>
            <w:rPr>
              <w:rFonts w:ascii="Calibri" w:eastAsia="Times New Roman" w:hAnsi="Calibri" w:cs="Calibri"/>
              <w:color w:val="000000"/>
            </w:rPr>
          </w:pPr>
          <w:r w:rsidRPr="003B276D">
            <w:rPr>
              <w:rFonts w:ascii="Calibri" w:eastAsia="Times New Roman" w:hAnsi="Calibri" w:cs="Calibri"/>
              <w:color w:val="000000"/>
            </w:rPr>
            <w:lastRenderedPageBreak/>
            <w:t>[93]</w:t>
          </w:r>
          <w:r w:rsidRPr="003B276D">
            <w:rPr>
              <w:rFonts w:ascii="Calibri" w:eastAsia="Times New Roman" w:hAnsi="Calibri" w:cs="Calibri"/>
              <w:color w:val="000000"/>
            </w:rPr>
            <w:tab/>
            <w:t>H. Yin, M. Xu, Z. Luo, X. Bi, J. Li, S. Zhang, X. Wang, Machine learning for membrane design and discovery, Green Energy &amp; Environment 9 (2024) 54–70. https://doi.org/10.1016/J.GEE.2022.12.001.</w:t>
          </w:r>
        </w:p>
        <w:p w14:paraId="719DCF71" w14:textId="77777777" w:rsidR="003B276D" w:rsidRPr="003B276D" w:rsidRDefault="003B276D">
          <w:pPr>
            <w:autoSpaceDE w:val="0"/>
            <w:autoSpaceDN w:val="0"/>
            <w:ind w:hanging="640"/>
            <w:divId w:val="176652284"/>
            <w:rPr>
              <w:rFonts w:ascii="Calibri" w:eastAsia="Times New Roman" w:hAnsi="Calibri" w:cs="Calibri"/>
              <w:color w:val="000000"/>
            </w:rPr>
          </w:pPr>
          <w:r w:rsidRPr="003B276D">
            <w:rPr>
              <w:rFonts w:ascii="Calibri" w:eastAsia="Times New Roman" w:hAnsi="Calibri" w:cs="Calibri"/>
              <w:color w:val="000000"/>
            </w:rPr>
            <w:t>[94]</w:t>
          </w:r>
          <w:r w:rsidRPr="003B276D">
            <w:rPr>
              <w:rFonts w:ascii="Calibri" w:eastAsia="Times New Roman" w:hAnsi="Calibri" w:cs="Calibri"/>
              <w:color w:val="000000"/>
            </w:rPr>
            <w:tab/>
            <w:t>G. Ignacz, L. Bader, A.K. Beke, Y. Ghunaim, T. Shastry, H. Vovusha, M.R. Carbone, B. Ghanem, G. Szekely, Machine learning for the advancement of membrane science and technology: A critical review, J. Memb. Sci. 713 (2025) 123256. https://doi.org/10.1016/J.MEMSCI.2024.123256.</w:t>
          </w:r>
        </w:p>
        <w:p w14:paraId="4E2C05DB" w14:textId="77777777" w:rsidR="003B276D" w:rsidRPr="003B276D" w:rsidRDefault="003B276D">
          <w:pPr>
            <w:autoSpaceDE w:val="0"/>
            <w:autoSpaceDN w:val="0"/>
            <w:ind w:hanging="640"/>
            <w:divId w:val="2069762892"/>
            <w:rPr>
              <w:rFonts w:ascii="Calibri" w:eastAsia="Times New Roman" w:hAnsi="Calibri" w:cs="Calibri"/>
              <w:color w:val="000000"/>
            </w:rPr>
          </w:pPr>
          <w:r w:rsidRPr="003B276D">
            <w:rPr>
              <w:rFonts w:ascii="Calibri" w:eastAsia="Times New Roman" w:hAnsi="Calibri" w:cs="Calibri"/>
              <w:color w:val="000000"/>
            </w:rPr>
            <w:t>[95]</w:t>
          </w:r>
          <w:r w:rsidRPr="003B276D">
            <w:rPr>
              <w:rFonts w:ascii="Calibri" w:eastAsia="Times New Roman" w:hAnsi="Calibri" w:cs="Calibri"/>
              <w:color w:val="000000"/>
            </w:rPr>
            <w:tab/>
            <w:t>Q. Xu, J. Jiang, Recent development in machine learning of polymer membranes for liquid separation, Mol. Syst. Des. Eng. 7 (2022) 856–872. https://doi.org/10.1039/D2ME00023G.</w:t>
          </w:r>
        </w:p>
        <w:p w14:paraId="09E97A4E" w14:textId="77777777" w:rsidR="003B276D" w:rsidRPr="003B276D" w:rsidRDefault="003B276D">
          <w:pPr>
            <w:autoSpaceDE w:val="0"/>
            <w:autoSpaceDN w:val="0"/>
            <w:ind w:hanging="640"/>
            <w:divId w:val="843517050"/>
            <w:rPr>
              <w:rFonts w:ascii="Calibri" w:eastAsia="Times New Roman" w:hAnsi="Calibri" w:cs="Calibri"/>
              <w:color w:val="000000"/>
            </w:rPr>
          </w:pPr>
          <w:r w:rsidRPr="003B276D">
            <w:rPr>
              <w:rFonts w:ascii="Calibri" w:eastAsia="Times New Roman" w:hAnsi="Calibri" w:cs="Calibri"/>
              <w:color w:val="000000"/>
            </w:rPr>
            <w:t>[96]</w:t>
          </w:r>
          <w:r w:rsidRPr="003B276D">
            <w:rPr>
              <w:rFonts w:ascii="Calibri" w:eastAsia="Times New Roman" w:hAnsi="Calibri" w:cs="Calibri"/>
              <w:color w:val="000000"/>
            </w:rPr>
            <w:tab/>
            <w:t>Y. Wang, B. Seo, B. Wang, N. Zamel, K. Jiao, X.C. Adroher, Fundamentals, materials, and machine learning of polymer electrolyte membrane fuel cell technology, Energy and AI 1 (2020) 100014. https://doi.org/10.1016/J.EGYAI.2020.100014.</w:t>
          </w:r>
        </w:p>
        <w:p w14:paraId="5D05AA59" w14:textId="77777777" w:rsidR="003B276D" w:rsidRPr="003B276D" w:rsidRDefault="003B276D">
          <w:pPr>
            <w:autoSpaceDE w:val="0"/>
            <w:autoSpaceDN w:val="0"/>
            <w:ind w:hanging="640"/>
            <w:divId w:val="343244097"/>
            <w:rPr>
              <w:rFonts w:ascii="Calibri" w:eastAsia="Times New Roman" w:hAnsi="Calibri" w:cs="Calibri"/>
              <w:color w:val="000000"/>
            </w:rPr>
          </w:pPr>
          <w:r w:rsidRPr="003B276D">
            <w:rPr>
              <w:rFonts w:ascii="Calibri" w:eastAsia="Times New Roman" w:hAnsi="Calibri" w:cs="Calibri"/>
              <w:color w:val="000000"/>
            </w:rPr>
            <w:t>[97]</w:t>
          </w:r>
          <w:r w:rsidRPr="003B276D">
            <w:rPr>
              <w:rFonts w:ascii="Calibri" w:eastAsia="Times New Roman" w:hAnsi="Calibri" w:cs="Calibri"/>
              <w:color w:val="000000"/>
            </w:rPr>
            <w:tab/>
            <w:t>L. Liang, D. Lu, Y. Qin, J. Chen, L. Zhang, Machine learning in membrane science: Bridging materials, structures, and performance for next-generation membrane design, Sep. Purif. Technol. 369 (2025) 133091. https://doi.org/10.1016/J.SEPPUR.2025.133091.</w:t>
          </w:r>
        </w:p>
        <w:p w14:paraId="3D64F206" w14:textId="77777777" w:rsidR="003B276D" w:rsidRPr="003B276D" w:rsidRDefault="003B276D">
          <w:pPr>
            <w:autoSpaceDE w:val="0"/>
            <w:autoSpaceDN w:val="0"/>
            <w:ind w:hanging="640"/>
            <w:divId w:val="1751124834"/>
            <w:rPr>
              <w:rFonts w:ascii="Calibri" w:eastAsia="Times New Roman" w:hAnsi="Calibri" w:cs="Calibri"/>
              <w:color w:val="000000"/>
            </w:rPr>
          </w:pPr>
          <w:r w:rsidRPr="003B276D">
            <w:rPr>
              <w:rFonts w:ascii="Calibri" w:eastAsia="Times New Roman" w:hAnsi="Calibri" w:cs="Calibri"/>
              <w:color w:val="000000"/>
            </w:rPr>
            <w:t>[98]</w:t>
          </w:r>
          <w:r w:rsidRPr="003B276D">
            <w:rPr>
              <w:rFonts w:ascii="Calibri" w:eastAsia="Times New Roman" w:hAnsi="Calibri" w:cs="Calibri"/>
              <w:color w:val="000000"/>
            </w:rPr>
            <w:tab/>
            <w:t>A. Li, J. Chu, S. Huang, Y. Liu, M. He, X. Liu, Machine learning-assisted development of gas separation membranes: A review, Carbon Capture Science &amp; Technology 14 (2025) 100374. https://doi.org/10.1016/J.CCST.2025.100374.</w:t>
          </w:r>
        </w:p>
        <w:p w14:paraId="64A593EA" w14:textId="77777777" w:rsidR="003B276D" w:rsidRPr="003B276D" w:rsidRDefault="003B276D">
          <w:pPr>
            <w:autoSpaceDE w:val="0"/>
            <w:autoSpaceDN w:val="0"/>
            <w:ind w:hanging="640"/>
            <w:divId w:val="26024993"/>
            <w:rPr>
              <w:rFonts w:ascii="Calibri" w:eastAsia="Times New Roman" w:hAnsi="Calibri" w:cs="Calibri"/>
              <w:color w:val="000000"/>
            </w:rPr>
          </w:pPr>
          <w:r w:rsidRPr="003B276D">
            <w:rPr>
              <w:rFonts w:ascii="Calibri" w:eastAsia="Times New Roman" w:hAnsi="Calibri" w:cs="Calibri"/>
              <w:color w:val="000000"/>
            </w:rPr>
            <w:t>[99]</w:t>
          </w:r>
          <w:r w:rsidRPr="003B276D">
            <w:rPr>
              <w:rFonts w:ascii="Calibri" w:eastAsia="Times New Roman" w:hAnsi="Calibri" w:cs="Calibri"/>
              <w:color w:val="000000"/>
            </w:rPr>
            <w:tab/>
            <w:t>M.M. Kabir, G.M. Sabur, M.M. Akter, S.Y. Nam, K.S. Im, L. Tijing, H.K. Shon, Predictive machine learning optimization of anion exchange membrane water electrolysis systems, Desalination 614 (2025) 119198. https://doi.org/10.1016/j.desal.2023.117041.</w:t>
          </w:r>
        </w:p>
        <w:p w14:paraId="3F2859A4" w14:textId="77777777" w:rsidR="003B276D" w:rsidRPr="003B276D" w:rsidRDefault="003B276D">
          <w:pPr>
            <w:autoSpaceDE w:val="0"/>
            <w:autoSpaceDN w:val="0"/>
            <w:ind w:hanging="640"/>
            <w:divId w:val="783696630"/>
            <w:rPr>
              <w:rFonts w:ascii="Calibri" w:eastAsia="Times New Roman" w:hAnsi="Calibri" w:cs="Calibri"/>
              <w:color w:val="000000"/>
            </w:rPr>
          </w:pPr>
          <w:r w:rsidRPr="003B276D">
            <w:rPr>
              <w:rFonts w:ascii="Calibri" w:eastAsia="Times New Roman" w:hAnsi="Calibri" w:cs="Calibri"/>
              <w:color w:val="000000"/>
            </w:rPr>
            <w:t>[100]</w:t>
          </w:r>
          <w:r w:rsidRPr="003B276D">
            <w:rPr>
              <w:rFonts w:ascii="Calibri" w:eastAsia="Times New Roman" w:hAnsi="Calibri" w:cs="Calibri"/>
              <w:color w:val="000000"/>
            </w:rPr>
            <w:tab/>
            <w:t>O. Loyola-Gonzalez, Black-box vs. White-Box: Understanding their advantages and weaknesses from a practical point of view, IEEE Access 7 (2019) 154096–154113. https://doi.org/10.1109/ACCESS.2019.2949286.</w:t>
          </w:r>
        </w:p>
        <w:p w14:paraId="0A03B60F" w14:textId="77777777" w:rsidR="003B276D" w:rsidRPr="003B276D" w:rsidRDefault="003B276D">
          <w:pPr>
            <w:autoSpaceDE w:val="0"/>
            <w:autoSpaceDN w:val="0"/>
            <w:ind w:hanging="640"/>
            <w:divId w:val="937981583"/>
            <w:rPr>
              <w:rFonts w:ascii="Calibri" w:eastAsia="Times New Roman" w:hAnsi="Calibri" w:cs="Calibri"/>
              <w:color w:val="000000"/>
            </w:rPr>
          </w:pPr>
          <w:r w:rsidRPr="003B276D">
            <w:rPr>
              <w:rFonts w:ascii="Calibri" w:eastAsia="Times New Roman" w:hAnsi="Calibri" w:cs="Calibri"/>
              <w:color w:val="000000"/>
            </w:rPr>
            <w:lastRenderedPageBreak/>
            <w:t>[101]</w:t>
          </w:r>
          <w:r w:rsidRPr="003B276D">
            <w:rPr>
              <w:rFonts w:ascii="Calibri" w:eastAsia="Times New Roman" w:hAnsi="Calibri" w:cs="Calibri"/>
              <w:color w:val="000000"/>
            </w:rPr>
            <w:tab/>
            <w:t>J. Ma, H. Xu, A. Wang, A. Wang, L. Gao, M. Ding, Machine learning-guided underlying decisive factors of high-performance membrane distillation system: Membrane properties, operation conditions and solution composition, Sep. Purif. Technol. 327 (2023) 124964. https://doi.org/10.1016/J.SEPPUR.2023.124964.</w:t>
          </w:r>
        </w:p>
        <w:p w14:paraId="4B6C09E2" w14:textId="77777777" w:rsidR="003B276D" w:rsidRPr="003B276D" w:rsidRDefault="003B276D">
          <w:pPr>
            <w:autoSpaceDE w:val="0"/>
            <w:autoSpaceDN w:val="0"/>
            <w:ind w:hanging="640"/>
            <w:divId w:val="1643341698"/>
            <w:rPr>
              <w:rFonts w:ascii="Calibri" w:eastAsia="Times New Roman" w:hAnsi="Calibri" w:cs="Calibri"/>
              <w:color w:val="000000"/>
            </w:rPr>
          </w:pPr>
          <w:r w:rsidRPr="003B276D">
            <w:rPr>
              <w:rFonts w:ascii="Calibri" w:eastAsia="Times New Roman" w:hAnsi="Calibri" w:cs="Calibri"/>
              <w:color w:val="000000"/>
            </w:rPr>
            <w:t>[102]</w:t>
          </w:r>
          <w:r w:rsidRPr="003B276D">
            <w:rPr>
              <w:rFonts w:ascii="Calibri" w:eastAsia="Times New Roman" w:hAnsi="Calibri" w:cs="Calibri"/>
              <w:color w:val="000000"/>
            </w:rPr>
            <w:tab/>
            <w:t>J. Wang, K. Tian, D. Li, M. Chen, X. Feng, Y. Zhang, Y. Wang, B. Van der Bruggen, Machine learning in gas separation membrane developing: Ready for prime time, Sep. Purif. Technol. 313 (2023) 123493. https://doi.org/10.1016/J.SEPPUR.2023.123493.</w:t>
          </w:r>
        </w:p>
        <w:p w14:paraId="0AC3F1EE" w14:textId="77777777" w:rsidR="003B276D" w:rsidRPr="003B276D" w:rsidRDefault="003B276D">
          <w:pPr>
            <w:autoSpaceDE w:val="0"/>
            <w:autoSpaceDN w:val="0"/>
            <w:ind w:hanging="640"/>
            <w:divId w:val="766118119"/>
            <w:rPr>
              <w:rFonts w:ascii="Calibri" w:eastAsia="Times New Roman" w:hAnsi="Calibri" w:cs="Calibri"/>
              <w:color w:val="000000"/>
            </w:rPr>
          </w:pPr>
          <w:r w:rsidRPr="003B276D">
            <w:rPr>
              <w:rFonts w:ascii="Calibri" w:eastAsia="Times New Roman" w:hAnsi="Calibri" w:cs="Calibri"/>
              <w:color w:val="000000"/>
            </w:rPr>
            <w:t>[103]</w:t>
          </w:r>
          <w:r w:rsidRPr="003B276D">
            <w:rPr>
              <w:rFonts w:ascii="Calibri" w:eastAsia="Times New Roman" w:hAnsi="Calibri" w:cs="Calibri"/>
              <w:color w:val="000000"/>
            </w:rPr>
            <w:tab/>
            <w:t>K. Younes, W. Al-Shaar, M. Hochlaf, M. Fattouche, S. Belaidi, C. El Sawda, Exploring Principal Component Analysis for Enhanced Insights into Physical and Operational Characteristics of Palladium-Based Membrane Composites: Advancing Hydrogen (H2) Energy Potential to Revolutionize the Energy Sector, Processes 2025, Vol. 13, Page 192 13 (2025) 192. https://doi.org/10.3390/PR13010192.</w:t>
          </w:r>
        </w:p>
        <w:p w14:paraId="1A24EE3C" w14:textId="77777777" w:rsidR="003B276D" w:rsidRPr="003B276D" w:rsidRDefault="003B276D">
          <w:pPr>
            <w:autoSpaceDE w:val="0"/>
            <w:autoSpaceDN w:val="0"/>
            <w:ind w:hanging="640"/>
            <w:divId w:val="1463419393"/>
            <w:rPr>
              <w:rFonts w:ascii="Calibri" w:eastAsia="Times New Roman" w:hAnsi="Calibri" w:cs="Calibri"/>
              <w:color w:val="000000"/>
            </w:rPr>
          </w:pPr>
          <w:r w:rsidRPr="003B276D">
            <w:rPr>
              <w:rFonts w:ascii="Calibri" w:eastAsia="Times New Roman" w:hAnsi="Calibri" w:cs="Calibri"/>
              <w:color w:val="000000"/>
            </w:rPr>
            <w:t>[104]</w:t>
          </w:r>
          <w:r w:rsidRPr="003B276D">
            <w:rPr>
              <w:rFonts w:ascii="Calibri" w:eastAsia="Times New Roman" w:hAnsi="Calibri" w:cs="Calibri"/>
              <w:color w:val="000000"/>
            </w:rPr>
            <w:tab/>
            <w:t>K. Younes, O. Mouhtady, H. Chaouk, E. Obeid, R. Roufayel, A. Moghrabi, N. Murshid, The application of principal component analysis (PCA) for the optimization of the conditions of fabrication of electrospun nanofibrous membrane for desalination and ion removal, Membranes (Basel). 11 (2021) 979. https://doi.org/10.3390/MEMBRANES11120979/S1.</w:t>
          </w:r>
        </w:p>
        <w:p w14:paraId="15D4452C" w14:textId="77777777" w:rsidR="003B276D" w:rsidRPr="003B276D" w:rsidRDefault="003B276D">
          <w:pPr>
            <w:autoSpaceDE w:val="0"/>
            <w:autoSpaceDN w:val="0"/>
            <w:ind w:hanging="640"/>
            <w:divId w:val="1172453754"/>
            <w:rPr>
              <w:rFonts w:ascii="Calibri" w:eastAsia="Times New Roman" w:hAnsi="Calibri" w:cs="Calibri"/>
              <w:color w:val="000000"/>
            </w:rPr>
          </w:pPr>
          <w:r w:rsidRPr="003B276D">
            <w:rPr>
              <w:rFonts w:ascii="Calibri" w:eastAsia="Times New Roman" w:hAnsi="Calibri" w:cs="Calibri"/>
              <w:color w:val="000000"/>
            </w:rPr>
            <w:t>[105]</w:t>
          </w:r>
          <w:r w:rsidRPr="003B276D">
            <w:rPr>
              <w:rFonts w:ascii="Calibri" w:eastAsia="Times New Roman" w:hAnsi="Calibri" w:cs="Calibri"/>
              <w:color w:val="000000"/>
            </w:rPr>
            <w:tab/>
            <w:t>U. Ahmad, A. Abdala, K.C. Ng, F.H. Akhtar, Machine learning-driven design of membranes for saline and produced water treatment across scales, Environ. Sci. (Camb). 11 (2025) 2080–2099. https://doi.org/10.1039/D5EW00417A.</w:t>
          </w:r>
        </w:p>
        <w:p w14:paraId="0B6E6681" w14:textId="77777777" w:rsidR="003B276D" w:rsidRPr="003B276D" w:rsidRDefault="003B276D">
          <w:pPr>
            <w:autoSpaceDE w:val="0"/>
            <w:autoSpaceDN w:val="0"/>
            <w:ind w:hanging="640"/>
            <w:divId w:val="1563902514"/>
            <w:rPr>
              <w:rFonts w:ascii="Calibri" w:eastAsia="Times New Roman" w:hAnsi="Calibri" w:cs="Calibri"/>
              <w:color w:val="000000"/>
            </w:rPr>
          </w:pPr>
          <w:r w:rsidRPr="003B276D">
            <w:rPr>
              <w:rFonts w:ascii="Calibri" w:eastAsia="Times New Roman" w:hAnsi="Calibri" w:cs="Calibri"/>
              <w:color w:val="000000"/>
            </w:rPr>
            <w:t>[106]</w:t>
          </w:r>
          <w:r w:rsidRPr="003B276D">
            <w:rPr>
              <w:rFonts w:ascii="Calibri" w:eastAsia="Times New Roman" w:hAnsi="Calibri" w:cs="Calibri"/>
              <w:color w:val="000000"/>
            </w:rPr>
            <w:tab/>
            <w:t>Z.H. Zhou, Machine Learning, Mach. Learn. (2021) 1–458. https://doi.org/10.1007/978-981-15-1967-3.</w:t>
          </w:r>
        </w:p>
        <w:p w14:paraId="255F1B36" w14:textId="77777777" w:rsidR="003B276D" w:rsidRPr="003B276D" w:rsidRDefault="003B276D">
          <w:pPr>
            <w:autoSpaceDE w:val="0"/>
            <w:autoSpaceDN w:val="0"/>
            <w:ind w:hanging="640"/>
            <w:divId w:val="1403258748"/>
            <w:rPr>
              <w:rFonts w:ascii="Calibri" w:eastAsia="Times New Roman" w:hAnsi="Calibri" w:cs="Calibri"/>
              <w:color w:val="000000"/>
            </w:rPr>
          </w:pPr>
          <w:r w:rsidRPr="003B276D">
            <w:rPr>
              <w:rFonts w:ascii="Calibri" w:eastAsia="Times New Roman" w:hAnsi="Calibri" w:cs="Calibri"/>
              <w:color w:val="000000"/>
            </w:rPr>
            <w:t>[107]</w:t>
          </w:r>
          <w:r w:rsidRPr="003B276D">
            <w:rPr>
              <w:rFonts w:ascii="Calibri" w:eastAsia="Times New Roman" w:hAnsi="Calibri" w:cs="Calibri"/>
              <w:color w:val="000000"/>
            </w:rPr>
            <w:tab/>
            <w:t>H. Gao, S. Zhong, W. Zhang, T. Igou, E. Berger, E. Reid, Y. Zhao, D. Lambeth, L. Gan, M.A. Afolabi, Z. Tong, G. Lan, Y. Chen, Revolutionizing Membrane Design Using Machine Learning-Bayesian Optimization, Environ. Sci. Technol. 56 (2021) 2572–2581. https://doi.org/10.1021/ACS.EST.1C04373.</w:t>
          </w:r>
        </w:p>
        <w:p w14:paraId="4CA3B0DF" w14:textId="77777777" w:rsidR="003B276D" w:rsidRPr="003B276D" w:rsidRDefault="003B276D">
          <w:pPr>
            <w:autoSpaceDE w:val="0"/>
            <w:autoSpaceDN w:val="0"/>
            <w:ind w:hanging="640"/>
            <w:divId w:val="422649369"/>
            <w:rPr>
              <w:rFonts w:ascii="Calibri" w:eastAsia="Times New Roman" w:hAnsi="Calibri" w:cs="Calibri"/>
              <w:color w:val="000000"/>
            </w:rPr>
          </w:pPr>
          <w:r w:rsidRPr="003B276D">
            <w:rPr>
              <w:rFonts w:ascii="Calibri" w:eastAsia="Times New Roman" w:hAnsi="Calibri" w:cs="Calibri"/>
              <w:color w:val="000000"/>
            </w:rPr>
            <w:lastRenderedPageBreak/>
            <w:t>[108]</w:t>
          </w:r>
          <w:r w:rsidRPr="003B276D">
            <w:rPr>
              <w:rFonts w:ascii="Calibri" w:eastAsia="Times New Roman" w:hAnsi="Calibri" w:cs="Calibri"/>
              <w:color w:val="000000"/>
            </w:rPr>
            <w:tab/>
            <w:t>P. Liu, H. Xu, P. Jin, X. Zhu, J. Zheng, Y. Liu, J. Yang, D. Xu, H. Liang, DFT-assisted machine learning for polyester membrane design in textile wastewater recovery applications, Water Res. 279 (2025) 123438. https://doi.org/10.1016/J.WATRES.2025.123438.</w:t>
          </w:r>
        </w:p>
        <w:p w14:paraId="3EC53513" w14:textId="77777777" w:rsidR="003B276D" w:rsidRPr="003B276D" w:rsidRDefault="003B276D">
          <w:pPr>
            <w:autoSpaceDE w:val="0"/>
            <w:autoSpaceDN w:val="0"/>
            <w:ind w:hanging="640"/>
            <w:divId w:val="1510412201"/>
            <w:rPr>
              <w:rFonts w:ascii="Calibri" w:eastAsia="Times New Roman" w:hAnsi="Calibri" w:cs="Calibri"/>
              <w:color w:val="000000"/>
            </w:rPr>
          </w:pPr>
          <w:r w:rsidRPr="003B276D">
            <w:rPr>
              <w:rFonts w:ascii="Calibri" w:eastAsia="Times New Roman" w:hAnsi="Calibri" w:cs="Calibri"/>
              <w:color w:val="000000"/>
            </w:rPr>
            <w:t>[109]</w:t>
          </w:r>
          <w:r w:rsidRPr="003B276D">
            <w:rPr>
              <w:rFonts w:ascii="Calibri" w:eastAsia="Times New Roman" w:hAnsi="Calibri" w:cs="Calibri"/>
              <w:color w:val="000000"/>
            </w:rPr>
            <w:tab/>
            <w:t>M. Raissi, P. Perdikaris, G.E. Karniadakis, Physics-informed neural networks: A deep learning framework for solving forward and inverse problems involving nonlinear partial differential equations, J. Comput. Phys. 378 (2019) 686–707. https://doi.org/10.1016/j.jcp.2018.10.045.</w:t>
          </w:r>
        </w:p>
        <w:p w14:paraId="2E92007B" w14:textId="77777777" w:rsidR="003B276D" w:rsidRPr="003B276D" w:rsidRDefault="003B276D">
          <w:pPr>
            <w:autoSpaceDE w:val="0"/>
            <w:autoSpaceDN w:val="0"/>
            <w:ind w:hanging="640"/>
            <w:divId w:val="1063258651"/>
            <w:rPr>
              <w:rFonts w:ascii="Calibri" w:eastAsia="Times New Roman" w:hAnsi="Calibri" w:cs="Calibri"/>
              <w:color w:val="000000"/>
            </w:rPr>
          </w:pPr>
          <w:r w:rsidRPr="003B276D">
            <w:rPr>
              <w:rFonts w:ascii="Calibri" w:eastAsia="Times New Roman" w:hAnsi="Calibri" w:cs="Calibri"/>
              <w:color w:val="000000"/>
            </w:rPr>
            <w:t>[110]</w:t>
          </w:r>
          <w:r w:rsidRPr="003B276D">
            <w:rPr>
              <w:rFonts w:ascii="Calibri" w:eastAsia="Times New Roman" w:hAnsi="Calibri" w:cs="Calibri"/>
              <w:color w:val="000000"/>
            </w:rPr>
            <w:tab/>
            <w:t>G.E. Karniadakis, I.G. Kevrekidis, L. Lu, P. Perdikaris, S. Wang, L. Yang, Physics-informed machine learning, Nature Reviews Physics 3 (2021) 422–440. https://doi.org/10.1038/s42254-021-00314-5.</w:t>
          </w:r>
        </w:p>
        <w:p w14:paraId="32293BB6" w14:textId="77777777" w:rsidR="003B276D" w:rsidRPr="003B276D" w:rsidRDefault="003B276D">
          <w:pPr>
            <w:autoSpaceDE w:val="0"/>
            <w:autoSpaceDN w:val="0"/>
            <w:ind w:hanging="640"/>
            <w:divId w:val="1097560045"/>
            <w:rPr>
              <w:rFonts w:ascii="Calibri" w:eastAsia="Times New Roman" w:hAnsi="Calibri" w:cs="Calibri"/>
              <w:color w:val="000000"/>
            </w:rPr>
          </w:pPr>
          <w:r w:rsidRPr="003B276D">
            <w:rPr>
              <w:rFonts w:ascii="Calibri" w:eastAsia="Times New Roman" w:hAnsi="Calibri" w:cs="Calibri"/>
              <w:color w:val="000000"/>
            </w:rPr>
            <w:t>[111]</w:t>
          </w:r>
          <w:r w:rsidRPr="003B276D">
            <w:rPr>
              <w:rFonts w:ascii="Calibri" w:eastAsia="Times New Roman" w:hAnsi="Calibri" w:cs="Calibri"/>
              <w:color w:val="000000"/>
            </w:rPr>
            <w:tab/>
            <w:t>Y. Liu, T. Zhao, W. Ju, S. Shi, Materials discovery and design using machine learning, Journal of Materiomics 3 (2017) 159–177. https://doi.org/10.1016/j.jmat.2017.08.002.</w:t>
          </w:r>
        </w:p>
        <w:p w14:paraId="72E48477" w14:textId="77777777" w:rsidR="003B276D" w:rsidRPr="003B276D" w:rsidRDefault="003B276D">
          <w:pPr>
            <w:autoSpaceDE w:val="0"/>
            <w:autoSpaceDN w:val="0"/>
            <w:ind w:hanging="640"/>
            <w:divId w:val="2095393035"/>
            <w:rPr>
              <w:rFonts w:ascii="Calibri" w:eastAsia="Times New Roman" w:hAnsi="Calibri" w:cs="Calibri"/>
              <w:color w:val="000000"/>
            </w:rPr>
          </w:pPr>
          <w:r w:rsidRPr="003B276D">
            <w:rPr>
              <w:rFonts w:ascii="Calibri" w:eastAsia="Times New Roman" w:hAnsi="Calibri" w:cs="Calibri"/>
              <w:color w:val="000000"/>
            </w:rPr>
            <w:t>[112]</w:t>
          </w:r>
          <w:r w:rsidRPr="003B276D">
            <w:rPr>
              <w:rFonts w:ascii="Calibri" w:eastAsia="Times New Roman" w:hAnsi="Calibri" w:cs="Calibri"/>
              <w:color w:val="000000"/>
            </w:rPr>
            <w:tab/>
            <w:t>Z. Cao, O. Barati Farimani, J. Ock, A. Barati Farimani, Machine Learning in Membrane Design: From Property Prediction to AI-Guided Optimization, Nano Lett. 24 (2024) 2953–2960. https://doi.org/10.1021/ACS.NANOLETT.3C05137.</w:t>
          </w:r>
        </w:p>
        <w:p w14:paraId="43BAB0C8" w14:textId="77777777" w:rsidR="003B276D" w:rsidRPr="003B276D" w:rsidRDefault="003B276D">
          <w:pPr>
            <w:autoSpaceDE w:val="0"/>
            <w:autoSpaceDN w:val="0"/>
            <w:ind w:hanging="640"/>
            <w:divId w:val="1339891794"/>
            <w:rPr>
              <w:rFonts w:ascii="Calibri" w:eastAsia="Times New Roman" w:hAnsi="Calibri" w:cs="Calibri"/>
              <w:color w:val="000000"/>
            </w:rPr>
          </w:pPr>
          <w:r w:rsidRPr="003B276D">
            <w:rPr>
              <w:rFonts w:ascii="Calibri" w:eastAsia="Times New Roman" w:hAnsi="Calibri" w:cs="Calibri"/>
              <w:color w:val="000000"/>
            </w:rPr>
            <w:t>[113]</w:t>
          </w:r>
          <w:r w:rsidRPr="003B276D">
            <w:rPr>
              <w:rFonts w:ascii="Calibri" w:eastAsia="Times New Roman" w:hAnsi="Calibri" w:cs="Calibri"/>
              <w:color w:val="000000"/>
            </w:rPr>
            <w:tab/>
            <w:t>C. Xie, H. Qiu, L. Liu, Y. You, H. Li, Y. Li, Z. Sun, J. Lin, L. An, Machine Learning Approaches in Polymer Science: Progress and Fundamental for a New Paradigm, SmartMat 6 (2025) e1320. https://doi.org/10.1002/SMM2.1320;JOURNAL:JOURNAL:2688819X;ISSUE:ISSUE:DOI.</w:t>
          </w:r>
        </w:p>
        <w:p w14:paraId="6C1CC3B1" w14:textId="77777777" w:rsidR="003B276D" w:rsidRPr="003B276D" w:rsidRDefault="003B276D">
          <w:pPr>
            <w:autoSpaceDE w:val="0"/>
            <w:autoSpaceDN w:val="0"/>
            <w:ind w:hanging="640"/>
            <w:divId w:val="3670185"/>
            <w:rPr>
              <w:rFonts w:ascii="Calibri" w:eastAsia="Times New Roman" w:hAnsi="Calibri" w:cs="Calibri"/>
              <w:color w:val="000000"/>
            </w:rPr>
          </w:pPr>
          <w:r w:rsidRPr="003B276D">
            <w:rPr>
              <w:rFonts w:ascii="Calibri" w:eastAsia="Times New Roman" w:hAnsi="Calibri" w:cs="Calibri"/>
              <w:color w:val="000000"/>
            </w:rPr>
            <w:t>[114]</w:t>
          </w:r>
          <w:r w:rsidRPr="003B276D">
            <w:rPr>
              <w:rFonts w:ascii="Calibri" w:eastAsia="Times New Roman" w:hAnsi="Calibri" w:cs="Calibri"/>
              <w:color w:val="000000"/>
            </w:rPr>
            <w:tab/>
            <w:t>L. Liu, T. Liu, F. Ding, H. Zhang, J. Zheng, Y. Li, Exploration of the Polarization Curve for Proton-Exchange Membrane Fuel Cells, ACS Appl. Mater. Interfaces 13 (2021) 58838–58847. https://doi.org/10.1021/acsami.1c20289.</w:t>
          </w:r>
        </w:p>
        <w:p w14:paraId="268C51BE" w14:textId="77777777" w:rsidR="003B276D" w:rsidRPr="003B276D" w:rsidRDefault="003B276D">
          <w:pPr>
            <w:autoSpaceDE w:val="0"/>
            <w:autoSpaceDN w:val="0"/>
            <w:ind w:hanging="640"/>
            <w:divId w:val="664017920"/>
            <w:rPr>
              <w:rFonts w:ascii="Calibri" w:eastAsia="Times New Roman" w:hAnsi="Calibri" w:cs="Calibri"/>
              <w:color w:val="000000"/>
            </w:rPr>
          </w:pPr>
          <w:r w:rsidRPr="003B276D">
            <w:rPr>
              <w:rFonts w:ascii="Calibri" w:eastAsia="Times New Roman" w:hAnsi="Calibri" w:cs="Calibri"/>
              <w:color w:val="000000"/>
            </w:rPr>
            <w:lastRenderedPageBreak/>
            <w:t>[115]</w:t>
          </w:r>
          <w:r w:rsidRPr="003B276D">
            <w:rPr>
              <w:rFonts w:ascii="Calibri" w:eastAsia="Times New Roman" w:hAnsi="Calibri" w:cs="Calibri"/>
              <w:color w:val="000000"/>
            </w:rPr>
            <w:tab/>
            <w:t>Y. Chen, C.T. Leung, J. Sun, Y. Huang, L. Li, H. Chen, H. Gao, Towards large-scale chemical reaction image parsing via a multimodal large language model, Chem. Sci. 16 (2025) 21464–21474. https://doi.org/10.1039/d5sc04173b.</w:t>
          </w:r>
        </w:p>
        <w:p w14:paraId="7028A3FD" w14:textId="77777777" w:rsidR="003B276D" w:rsidRPr="003B276D" w:rsidRDefault="003B276D">
          <w:pPr>
            <w:autoSpaceDE w:val="0"/>
            <w:autoSpaceDN w:val="0"/>
            <w:ind w:hanging="640"/>
            <w:divId w:val="1598293875"/>
            <w:rPr>
              <w:rFonts w:ascii="Calibri" w:eastAsia="Times New Roman" w:hAnsi="Calibri" w:cs="Calibri"/>
              <w:color w:val="000000"/>
            </w:rPr>
          </w:pPr>
          <w:r w:rsidRPr="003B276D">
            <w:rPr>
              <w:rFonts w:ascii="Calibri" w:eastAsia="Times New Roman" w:hAnsi="Calibri" w:cs="Calibri"/>
              <w:color w:val="000000"/>
            </w:rPr>
            <w:t>[116]</w:t>
          </w:r>
          <w:r w:rsidRPr="003B276D">
            <w:rPr>
              <w:rFonts w:ascii="Calibri" w:eastAsia="Times New Roman" w:hAnsi="Calibri" w:cs="Calibri"/>
              <w:color w:val="000000"/>
            </w:rPr>
            <w:tab/>
            <w:t>H. Liu, Y.S. Ong, Z. Yu, J. Cai, X. Shen, Scalable Gaussian Process Classification with Additive Noise for Non-Gaussian Likelihoods, IEEE Trans. Cybern. 52 (2022) 5842–5854. https://doi.org/10.1109/TCYB.2020.3043355.</w:t>
          </w:r>
        </w:p>
        <w:p w14:paraId="62280311" w14:textId="77777777" w:rsidR="003B276D" w:rsidRPr="003B276D" w:rsidRDefault="003B276D">
          <w:pPr>
            <w:autoSpaceDE w:val="0"/>
            <w:autoSpaceDN w:val="0"/>
            <w:ind w:hanging="640"/>
            <w:divId w:val="863902578"/>
            <w:rPr>
              <w:rFonts w:ascii="Calibri" w:eastAsia="Times New Roman" w:hAnsi="Calibri" w:cs="Calibri"/>
              <w:color w:val="000000"/>
            </w:rPr>
          </w:pPr>
          <w:r w:rsidRPr="003B276D">
            <w:rPr>
              <w:rFonts w:ascii="Calibri" w:eastAsia="Times New Roman" w:hAnsi="Calibri" w:cs="Calibri"/>
              <w:color w:val="000000"/>
            </w:rPr>
            <w:t>[117]</w:t>
          </w:r>
          <w:r w:rsidRPr="003B276D">
            <w:rPr>
              <w:rFonts w:ascii="Calibri" w:eastAsia="Times New Roman" w:hAnsi="Calibri" w:cs="Calibri"/>
              <w:color w:val="000000"/>
            </w:rPr>
            <w:tab/>
            <w:t>C.L. Ritt, T. Stassin, D.M. Davenport, R.M. DuChanois, I. Nulens, Z. Yang, A. Ben-Zvi, N. Segev-Mark, M. Elimelech, C.Y. Tang, G.Z. Ramon, I.F.J. Vankelecom, R. Verbeke, The open membrane database: Synthesis–structure–performance relationships of reverse osmosis membranes, J. Memb. Sci. 641 (2022) 119927. https://doi.org/10.1016/j.memsci.2021.119927.</w:t>
          </w:r>
        </w:p>
        <w:p w14:paraId="340A7B38" w14:textId="77777777" w:rsidR="003B276D" w:rsidRPr="003B276D" w:rsidRDefault="003B276D">
          <w:pPr>
            <w:autoSpaceDE w:val="0"/>
            <w:autoSpaceDN w:val="0"/>
            <w:ind w:hanging="640"/>
            <w:divId w:val="963996406"/>
            <w:rPr>
              <w:rFonts w:ascii="Calibri" w:eastAsia="Times New Roman" w:hAnsi="Calibri" w:cs="Calibri"/>
              <w:color w:val="000000"/>
            </w:rPr>
          </w:pPr>
          <w:r w:rsidRPr="003B276D">
            <w:rPr>
              <w:rFonts w:ascii="Calibri" w:eastAsia="Times New Roman" w:hAnsi="Calibri" w:cs="Calibri"/>
              <w:color w:val="000000"/>
            </w:rPr>
            <w:t>[118]</w:t>
          </w:r>
          <w:r w:rsidRPr="003B276D">
            <w:rPr>
              <w:rFonts w:ascii="Calibri" w:eastAsia="Times New Roman" w:hAnsi="Calibri" w:cs="Calibri"/>
              <w:color w:val="000000"/>
            </w:rPr>
            <w:tab/>
            <w:t>B. Pokharel, D.S. Pandey, A. Sapkota, B. Yadav, V. Gurung, M.P. Adhikari, L.N. Regmi, N.B. Adhikari, A Comparative Study of State-of-the-Art Deep Learning Models for Semantic Segmentation of Pores in Scanning Electron Microscope Images of Activated Carbon, IEEE Access 12 (2024) 50217–50243. https://doi.org/10.1109/ACCESS.2024.3381523.</w:t>
          </w:r>
        </w:p>
        <w:p w14:paraId="1125D73B" w14:textId="77777777" w:rsidR="003B276D" w:rsidRPr="003B276D" w:rsidRDefault="003B276D">
          <w:pPr>
            <w:autoSpaceDE w:val="0"/>
            <w:autoSpaceDN w:val="0"/>
            <w:ind w:hanging="640"/>
            <w:divId w:val="2068988905"/>
            <w:rPr>
              <w:rFonts w:ascii="Calibri" w:eastAsia="Times New Roman" w:hAnsi="Calibri" w:cs="Calibri"/>
              <w:color w:val="000000"/>
            </w:rPr>
          </w:pPr>
          <w:r w:rsidRPr="003B276D">
            <w:rPr>
              <w:rFonts w:ascii="Calibri" w:eastAsia="Times New Roman" w:hAnsi="Calibri" w:cs="Calibri"/>
              <w:color w:val="000000"/>
            </w:rPr>
            <w:t>[119]</w:t>
          </w:r>
          <w:r w:rsidRPr="003B276D">
            <w:rPr>
              <w:rFonts w:ascii="Calibri" w:eastAsia="Times New Roman" w:hAnsi="Calibri" w:cs="Calibri"/>
              <w:color w:val="000000"/>
            </w:rPr>
            <w:tab/>
            <w:t>J. Hu, H. Zhang, S. Sfarra, C. Santulli, G. Tian, X. Maldague, Effect of SiO2 nano-interphase on the water absorption mechanism of natural fiber reinforced composites: A multi-scale study, Appl. Surf. Sci. 637 (2023) 157942. https://doi.org/10.1016/j.compscitech.2022.109526.</w:t>
          </w:r>
        </w:p>
        <w:p w14:paraId="73BEBBA3" w14:textId="77777777" w:rsidR="003B276D" w:rsidRPr="003B276D" w:rsidRDefault="003B276D">
          <w:pPr>
            <w:autoSpaceDE w:val="0"/>
            <w:autoSpaceDN w:val="0"/>
            <w:ind w:hanging="640"/>
            <w:divId w:val="1261335429"/>
            <w:rPr>
              <w:rFonts w:ascii="Calibri" w:eastAsia="Times New Roman" w:hAnsi="Calibri" w:cs="Calibri"/>
              <w:color w:val="000000"/>
            </w:rPr>
          </w:pPr>
          <w:r w:rsidRPr="003B276D">
            <w:rPr>
              <w:rFonts w:ascii="Calibri" w:eastAsia="Times New Roman" w:hAnsi="Calibri" w:cs="Calibri"/>
              <w:color w:val="000000"/>
            </w:rPr>
            <w:t>[120]</w:t>
          </w:r>
          <w:r w:rsidRPr="003B276D">
            <w:rPr>
              <w:rFonts w:ascii="Calibri" w:eastAsia="Times New Roman" w:hAnsi="Calibri" w:cs="Calibri"/>
              <w:color w:val="000000"/>
            </w:rPr>
            <w:tab/>
            <w:t>F. Skärberg, C. Fager, F. Mendoza-Lara, M. Josefson, E. Olsson, N. Lorén, M. Röding, Convolutional neural networks for segmentation of FIB-SEM nanotomography data from porous polymer films for controlled drug release, J. Microsc. 283 (2021) 51–63. https://doi.org/10.1111/jmi.13007.</w:t>
          </w:r>
        </w:p>
        <w:p w14:paraId="773147CF" w14:textId="77777777" w:rsidR="003B276D" w:rsidRPr="003B276D" w:rsidRDefault="003B276D">
          <w:pPr>
            <w:autoSpaceDE w:val="0"/>
            <w:autoSpaceDN w:val="0"/>
            <w:ind w:hanging="640"/>
            <w:divId w:val="1571883183"/>
            <w:rPr>
              <w:rFonts w:ascii="Calibri" w:eastAsia="Times New Roman" w:hAnsi="Calibri" w:cs="Calibri"/>
              <w:color w:val="000000"/>
            </w:rPr>
          </w:pPr>
          <w:r w:rsidRPr="003B276D">
            <w:rPr>
              <w:rFonts w:ascii="Calibri" w:eastAsia="Times New Roman" w:hAnsi="Calibri" w:cs="Calibri"/>
              <w:color w:val="000000"/>
            </w:rPr>
            <w:lastRenderedPageBreak/>
            <w:t>[121]</w:t>
          </w:r>
          <w:r w:rsidRPr="003B276D">
            <w:rPr>
              <w:rFonts w:ascii="Calibri" w:eastAsia="Times New Roman" w:hAnsi="Calibri" w:cs="Calibri"/>
              <w:color w:val="000000"/>
            </w:rPr>
            <w:tab/>
            <w:t>C. Fend, A. Moghiseh, C. Redenbach, K. Schladitz, Reconstruction of highly porous structures from FIB-SEM using a deep neural network trained on synthetic images, J. Microsc. 281 (2021) 16–27. https://doi.org/10.1111/jmi.12944.</w:t>
          </w:r>
        </w:p>
        <w:p w14:paraId="389CCA1C" w14:textId="77777777" w:rsidR="003B276D" w:rsidRPr="003B276D" w:rsidRDefault="003B276D">
          <w:pPr>
            <w:autoSpaceDE w:val="0"/>
            <w:autoSpaceDN w:val="0"/>
            <w:ind w:hanging="640"/>
            <w:divId w:val="984116314"/>
            <w:rPr>
              <w:rFonts w:ascii="Calibri" w:eastAsia="Times New Roman" w:hAnsi="Calibri" w:cs="Calibri"/>
              <w:color w:val="000000"/>
            </w:rPr>
          </w:pPr>
          <w:r w:rsidRPr="003B276D">
            <w:rPr>
              <w:rFonts w:ascii="Calibri" w:eastAsia="Times New Roman" w:hAnsi="Calibri" w:cs="Calibri"/>
              <w:color w:val="000000"/>
            </w:rPr>
            <w:t>[122]</w:t>
          </w:r>
          <w:r w:rsidRPr="003B276D">
            <w:rPr>
              <w:rFonts w:ascii="Calibri" w:eastAsia="Times New Roman" w:hAnsi="Calibri" w:cs="Calibri"/>
              <w:color w:val="000000"/>
            </w:rPr>
            <w:tab/>
            <w:t>Abdullah, M.A. Ather, J.L.O. Rodríguez, C.G. Sánchez-Mejorada, A hybrid deep boosting framework with adaptive label stabilization for SEM-based porosity estimation in fly-ash cement mortar, Front. Artif. Intell. 9 (2026). https://doi.org/10.3389/frai.2026.1766671.</w:t>
          </w:r>
        </w:p>
        <w:p w14:paraId="72025C06" w14:textId="77777777" w:rsidR="003B276D" w:rsidRPr="003B276D" w:rsidRDefault="003B276D">
          <w:pPr>
            <w:autoSpaceDE w:val="0"/>
            <w:autoSpaceDN w:val="0"/>
            <w:ind w:hanging="640"/>
            <w:divId w:val="1913733575"/>
            <w:rPr>
              <w:rFonts w:ascii="Calibri" w:eastAsia="Times New Roman" w:hAnsi="Calibri" w:cs="Calibri"/>
              <w:color w:val="000000"/>
            </w:rPr>
          </w:pPr>
          <w:r w:rsidRPr="003B276D">
            <w:rPr>
              <w:rFonts w:ascii="Calibri" w:eastAsia="Times New Roman" w:hAnsi="Calibri" w:cs="Calibri"/>
              <w:color w:val="000000"/>
            </w:rPr>
            <w:t>[123]</w:t>
          </w:r>
          <w:r w:rsidRPr="003B276D">
            <w:rPr>
              <w:rFonts w:ascii="Calibri" w:eastAsia="Times New Roman" w:hAnsi="Calibri" w:cs="Calibri"/>
              <w:color w:val="000000"/>
            </w:rPr>
            <w:tab/>
            <w:t>K.M. Graczyk, M. Matyka, Predicting porosity, permeability, and tortuosity of porous media from images by deep learning, Sci. Rep. 10 (2020). https://doi.org/10.1038/s41598-020-78415-x.</w:t>
          </w:r>
        </w:p>
        <w:p w14:paraId="5F9159CC" w14:textId="77777777" w:rsidR="003B276D" w:rsidRPr="003B276D" w:rsidRDefault="003B276D">
          <w:pPr>
            <w:autoSpaceDE w:val="0"/>
            <w:autoSpaceDN w:val="0"/>
            <w:ind w:hanging="640"/>
            <w:divId w:val="2139637939"/>
            <w:rPr>
              <w:rFonts w:ascii="Calibri" w:eastAsia="Times New Roman" w:hAnsi="Calibri" w:cs="Calibri"/>
              <w:color w:val="000000"/>
            </w:rPr>
          </w:pPr>
          <w:r w:rsidRPr="003B276D">
            <w:rPr>
              <w:rFonts w:ascii="Calibri" w:eastAsia="Times New Roman" w:hAnsi="Calibri" w:cs="Calibri"/>
              <w:color w:val="000000"/>
            </w:rPr>
            <w:t>[124]</w:t>
          </w:r>
          <w:r w:rsidRPr="003B276D">
            <w:rPr>
              <w:rFonts w:ascii="Calibri" w:eastAsia="Times New Roman" w:hAnsi="Calibri" w:cs="Calibri"/>
              <w:color w:val="000000"/>
            </w:rPr>
            <w:tab/>
            <w:t>A. Rabbani, M. Babaei, R. Shams, Y. Da Wang, T. Chung, DeePore: a deep learning workflow for rapid and comprehensive characterization of porous materials, (2020). https://doi.org/10.1016/j.advwatres.2020.103787.</w:t>
          </w:r>
        </w:p>
        <w:p w14:paraId="662EDE9E" w14:textId="77777777" w:rsidR="003B276D" w:rsidRPr="003B276D" w:rsidRDefault="003B276D">
          <w:pPr>
            <w:autoSpaceDE w:val="0"/>
            <w:autoSpaceDN w:val="0"/>
            <w:ind w:hanging="640"/>
            <w:divId w:val="1628975502"/>
            <w:rPr>
              <w:rFonts w:ascii="Calibri" w:eastAsia="Times New Roman" w:hAnsi="Calibri" w:cs="Calibri"/>
              <w:color w:val="000000"/>
            </w:rPr>
          </w:pPr>
          <w:r w:rsidRPr="003B276D">
            <w:rPr>
              <w:rFonts w:ascii="Calibri" w:eastAsia="Times New Roman" w:hAnsi="Calibri" w:cs="Calibri"/>
              <w:color w:val="000000"/>
            </w:rPr>
            <w:t>[125]</w:t>
          </w:r>
          <w:r w:rsidRPr="003B276D">
            <w:rPr>
              <w:rFonts w:ascii="Calibri" w:eastAsia="Times New Roman" w:hAnsi="Calibri" w:cs="Calibri"/>
              <w:color w:val="000000"/>
            </w:rPr>
            <w:tab/>
            <w:t>K. Cramer, N.I. Prasianakis, B. Niceno, J. Ihli, M. Holler, S. Leyer, Three-Dimensional Membrane Imaging with X-ray Ptychography: Determination of Membrane Transport Properties for Membrane Distillation, Transp. Porous Media 138 (2021) 265–284. https://doi.org/10.1007/s11242-021-01603-4.</w:t>
          </w:r>
        </w:p>
        <w:p w14:paraId="2F1F48BD" w14:textId="77777777" w:rsidR="003B276D" w:rsidRPr="003B276D" w:rsidRDefault="003B276D">
          <w:pPr>
            <w:autoSpaceDE w:val="0"/>
            <w:autoSpaceDN w:val="0"/>
            <w:ind w:hanging="640"/>
            <w:divId w:val="1552229219"/>
            <w:rPr>
              <w:rFonts w:ascii="Calibri" w:eastAsia="Times New Roman" w:hAnsi="Calibri" w:cs="Calibri"/>
              <w:color w:val="000000"/>
            </w:rPr>
          </w:pPr>
          <w:r w:rsidRPr="003B276D">
            <w:rPr>
              <w:rFonts w:ascii="Calibri" w:eastAsia="Times New Roman" w:hAnsi="Calibri" w:cs="Calibri"/>
              <w:color w:val="000000"/>
            </w:rPr>
            <w:t>[126]</w:t>
          </w:r>
          <w:r w:rsidRPr="003B276D">
            <w:rPr>
              <w:rFonts w:ascii="Calibri" w:eastAsia="Times New Roman" w:hAnsi="Calibri" w:cs="Calibri"/>
              <w:color w:val="000000"/>
            </w:rPr>
            <w:tab/>
            <w:t>D. Sheng, T. Wang, Y. Zhang, M. Sun, R. Liu, X. Zhang, H. Liu, J. Qu, Reconstruction and analysis of pore blockage fouling in ceramic ultrafiltration membranes through FIB-SEM, Nature Communications 17 (2026). https://doi.org/10.1038/s41467-025-67662-z.</w:t>
          </w:r>
        </w:p>
        <w:p w14:paraId="5E363F5E" w14:textId="77777777" w:rsidR="003B276D" w:rsidRPr="003B276D" w:rsidRDefault="003B276D">
          <w:pPr>
            <w:autoSpaceDE w:val="0"/>
            <w:autoSpaceDN w:val="0"/>
            <w:ind w:hanging="640"/>
            <w:divId w:val="135076178"/>
            <w:rPr>
              <w:rFonts w:ascii="Calibri" w:eastAsia="Times New Roman" w:hAnsi="Calibri" w:cs="Calibri"/>
              <w:color w:val="000000"/>
            </w:rPr>
          </w:pPr>
          <w:r w:rsidRPr="003B276D">
            <w:rPr>
              <w:rFonts w:ascii="Calibri" w:eastAsia="Times New Roman" w:hAnsi="Calibri" w:cs="Calibri"/>
              <w:color w:val="000000"/>
            </w:rPr>
            <w:t>[127]</w:t>
          </w:r>
          <w:r w:rsidRPr="003B276D">
            <w:rPr>
              <w:rFonts w:ascii="Calibri" w:eastAsia="Times New Roman" w:hAnsi="Calibri" w:cs="Calibri"/>
              <w:color w:val="000000"/>
            </w:rPr>
            <w:tab/>
            <w:t>R. Lovison, M.A. Afzal, C.M. Carbrello, A.L. Zydney, Y. Ding, Fractal analysis of porous structure and permeability of separation membranes, J. Memb. Sci. 730 (2025). https://doi.org/10.1016/j.memsci.2025.124168.</w:t>
          </w:r>
        </w:p>
        <w:p w14:paraId="6229E8A4" w14:textId="77777777" w:rsidR="003B276D" w:rsidRPr="003B276D" w:rsidRDefault="003B276D">
          <w:pPr>
            <w:autoSpaceDE w:val="0"/>
            <w:autoSpaceDN w:val="0"/>
            <w:ind w:hanging="640"/>
            <w:divId w:val="1559170429"/>
            <w:rPr>
              <w:rFonts w:ascii="Calibri" w:eastAsia="Times New Roman" w:hAnsi="Calibri" w:cs="Calibri"/>
              <w:color w:val="000000"/>
            </w:rPr>
          </w:pPr>
          <w:r w:rsidRPr="003B276D">
            <w:rPr>
              <w:rFonts w:ascii="Calibri" w:eastAsia="Times New Roman" w:hAnsi="Calibri" w:cs="Calibri"/>
              <w:color w:val="000000"/>
            </w:rPr>
            <w:lastRenderedPageBreak/>
            <w:t>[128]</w:t>
          </w:r>
          <w:r w:rsidRPr="003B276D">
            <w:rPr>
              <w:rFonts w:ascii="Calibri" w:eastAsia="Times New Roman" w:hAnsi="Calibri" w:cs="Calibri"/>
              <w:color w:val="000000"/>
            </w:rPr>
            <w:tab/>
            <w:t>A. Adam, S.L. Stallard, H. Fang, X. Li, A General Framework for Predicting Permeability in Porous Structures Using Convolutional Neural Networks with Error Estimation, Transp. Porous Media 152 (2025). https://doi.org/10.1007/s11242-025-02239-4.</w:t>
          </w:r>
        </w:p>
        <w:p w14:paraId="7CCEC034" w14:textId="77777777" w:rsidR="003B276D" w:rsidRPr="003B276D" w:rsidRDefault="003B276D">
          <w:pPr>
            <w:autoSpaceDE w:val="0"/>
            <w:autoSpaceDN w:val="0"/>
            <w:ind w:hanging="640"/>
            <w:divId w:val="113984230"/>
            <w:rPr>
              <w:rFonts w:ascii="Calibri" w:eastAsia="Times New Roman" w:hAnsi="Calibri" w:cs="Calibri"/>
              <w:color w:val="000000"/>
            </w:rPr>
          </w:pPr>
          <w:r w:rsidRPr="003B276D">
            <w:rPr>
              <w:rFonts w:ascii="Calibri" w:eastAsia="Times New Roman" w:hAnsi="Calibri" w:cs="Calibri"/>
              <w:color w:val="000000"/>
            </w:rPr>
            <w:t>[129]</w:t>
          </w:r>
          <w:r w:rsidRPr="003B276D">
            <w:rPr>
              <w:rFonts w:ascii="Calibri" w:eastAsia="Times New Roman" w:hAnsi="Calibri" w:cs="Calibri"/>
              <w:color w:val="000000"/>
            </w:rPr>
            <w:tab/>
            <w:t>Y. Zhao, P. Altschuh, J. Santoki, L. Griem, G. Tosato, M. Selzer, A. Koeppe, B. Nestler, Characterization of porous membranes using artificial neural networks, Acta Mater. 253 (2023). https://doi.org/10.1016/j.actamat.2023.118922.</w:t>
          </w:r>
        </w:p>
        <w:p w14:paraId="22B088EC" w14:textId="77777777" w:rsidR="003B276D" w:rsidRPr="003B276D" w:rsidRDefault="003B276D">
          <w:pPr>
            <w:autoSpaceDE w:val="0"/>
            <w:autoSpaceDN w:val="0"/>
            <w:ind w:hanging="640"/>
            <w:divId w:val="786432043"/>
            <w:rPr>
              <w:rFonts w:ascii="Calibri" w:eastAsia="Times New Roman" w:hAnsi="Calibri" w:cs="Calibri"/>
              <w:color w:val="000000"/>
            </w:rPr>
          </w:pPr>
          <w:r w:rsidRPr="003B276D">
            <w:rPr>
              <w:rFonts w:ascii="Calibri" w:eastAsia="Times New Roman" w:hAnsi="Calibri" w:cs="Calibri"/>
              <w:color w:val="000000"/>
            </w:rPr>
            <w:t>[130]</w:t>
          </w:r>
          <w:r w:rsidRPr="003B276D">
            <w:rPr>
              <w:rFonts w:ascii="Calibri" w:eastAsia="Times New Roman" w:hAnsi="Calibri" w:cs="Calibri"/>
              <w:color w:val="000000"/>
            </w:rPr>
            <w:tab/>
            <w:t>B. Ho, J. Zhao, J. Liu, L. Tang, Z. Guan, X. Li, M. Li, E. Howard, R. Wheeler, J. Bae, SEMPro: A Data-Driven Pipeline To Learn Structure-Property Insights from Scanning Electron Microscopy Images, ACS Mater. Lett. 5 (2023) 3117–3125. https://doi.org/10.1021/acsmaterialslett.3c00909.</w:t>
          </w:r>
        </w:p>
        <w:p w14:paraId="69818D4A" w14:textId="77777777" w:rsidR="003B276D" w:rsidRPr="003B276D" w:rsidRDefault="003B276D">
          <w:pPr>
            <w:autoSpaceDE w:val="0"/>
            <w:autoSpaceDN w:val="0"/>
            <w:ind w:hanging="640"/>
            <w:divId w:val="1980183416"/>
            <w:rPr>
              <w:rFonts w:ascii="Calibri" w:eastAsia="Times New Roman" w:hAnsi="Calibri" w:cs="Calibri"/>
              <w:color w:val="000000"/>
            </w:rPr>
          </w:pPr>
          <w:r w:rsidRPr="003B276D">
            <w:rPr>
              <w:rFonts w:ascii="Calibri" w:eastAsia="Times New Roman" w:hAnsi="Calibri" w:cs="Calibri"/>
              <w:color w:val="000000"/>
            </w:rPr>
            <w:t>[131]</w:t>
          </w:r>
          <w:r w:rsidRPr="003B276D">
            <w:rPr>
              <w:rFonts w:ascii="Calibri" w:eastAsia="Times New Roman" w:hAnsi="Calibri" w:cs="Calibri"/>
              <w:color w:val="000000"/>
            </w:rPr>
            <w:tab/>
            <w:t>W.R. Bowen, T.A. Doneva, J. Austin, G. Stoton, The use of atomic force microscopy to quantify membrane surface electrical properties, 2002. www.elsevier.com/locate/colsurfa.</w:t>
          </w:r>
        </w:p>
        <w:p w14:paraId="2A163BA2" w14:textId="77777777" w:rsidR="003B276D" w:rsidRPr="003B276D" w:rsidRDefault="003B276D">
          <w:pPr>
            <w:autoSpaceDE w:val="0"/>
            <w:autoSpaceDN w:val="0"/>
            <w:ind w:hanging="640"/>
            <w:divId w:val="255946047"/>
            <w:rPr>
              <w:rFonts w:ascii="Calibri" w:eastAsia="Times New Roman" w:hAnsi="Calibri" w:cs="Calibri"/>
              <w:color w:val="000000"/>
            </w:rPr>
          </w:pPr>
          <w:r w:rsidRPr="003B276D">
            <w:rPr>
              <w:rFonts w:ascii="Calibri" w:eastAsia="Times New Roman" w:hAnsi="Calibri" w:cs="Calibri"/>
              <w:color w:val="000000"/>
            </w:rPr>
            <w:t>[132]</w:t>
          </w:r>
          <w:r w:rsidRPr="003B276D">
            <w:rPr>
              <w:rFonts w:ascii="Calibri" w:eastAsia="Times New Roman" w:hAnsi="Calibri" w:cs="Calibri"/>
              <w:color w:val="000000"/>
            </w:rPr>
            <w:tab/>
            <w:t>N.A. Ochoa, P. Prádanos, L. Palacio, C. Pagliero, J. Marchese, A. Hernández, Pore size distributions based on AFM imaging and retention of multidisperse polymer solutes Characterisation of polyethersulfone UF membranes with dopes containing different PVP, 2001.</w:t>
          </w:r>
        </w:p>
        <w:p w14:paraId="31FA70F9" w14:textId="77777777" w:rsidR="003B276D" w:rsidRPr="003B276D" w:rsidRDefault="003B276D">
          <w:pPr>
            <w:autoSpaceDE w:val="0"/>
            <w:autoSpaceDN w:val="0"/>
            <w:ind w:hanging="640"/>
            <w:divId w:val="400716552"/>
            <w:rPr>
              <w:rFonts w:ascii="Calibri" w:eastAsia="Times New Roman" w:hAnsi="Calibri" w:cs="Calibri"/>
              <w:color w:val="000000"/>
            </w:rPr>
          </w:pPr>
          <w:r w:rsidRPr="003B276D">
            <w:rPr>
              <w:rFonts w:ascii="Calibri" w:eastAsia="Times New Roman" w:hAnsi="Calibri" w:cs="Calibri"/>
              <w:color w:val="000000"/>
            </w:rPr>
            <w:t>[133]</w:t>
          </w:r>
          <w:r w:rsidRPr="003B276D">
            <w:rPr>
              <w:rFonts w:ascii="Calibri" w:eastAsia="Times New Roman" w:hAnsi="Calibri" w:cs="Calibri"/>
              <w:color w:val="000000"/>
            </w:rPr>
            <w:tab/>
            <w:t>W.R. Bowen, N. Hilal, R.W. Lovitt, P.M. Williams, Atomic Force Microscope Studies of Membranes: Surface Pore Structures of Diaflo Ultrafiltration Membranes, 1996.</w:t>
          </w:r>
        </w:p>
        <w:p w14:paraId="6FCCBFFE" w14:textId="77777777" w:rsidR="003B276D" w:rsidRPr="003B276D" w:rsidRDefault="003B276D">
          <w:pPr>
            <w:autoSpaceDE w:val="0"/>
            <w:autoSpaceDN w:val="0"/>
            <w:ind w:hanging="640"/>
            <w:divId w:val="380594576"/>
            <w:rPr>
              <w:rFonts w:ascii="Calibri" w:eastAsia="Times New Roman" w:hAnsi="Calibri" w:cs="Calibri"/>
              <w:color w:val="000000"/>
            </w:rPr>
          </w:pPr>
          <w:r w:rsidRPr="003B276D">
            <w:rPr>
              <w:rFonts w:ascii="Calibri" w:eastAsia="Times New Roman" w:hAnsi="Calibri" w:cs="Calibri"/>
              <w:color w:val="000000"/>
            </w:rPr>
            <w:t>[134]</w:t>
          </w:r>
          <w:r w:rsidRPr="003B276D">
            <w:rPr>
              <w:rFonts w:ascii="Calibri" w:eastAsia="Times New Roman" w:hAnsi="Calibri" w:cs="Calibri"/>
              <w:color w:val="000000"/>
            </w:rPr>
            <w:tab/>
            <w:t>A. Hadsell, H. Chau, R. Barber, U. Kim, M. Mobed-Miremadi, Supervised learning for predictive pore size classification of regenerated cellulose membranes based on atomic force microscopy measurements, Materials 14 (2021). https://doi.org/10.3390/ma14216724.</w:t>
          </w:r>
        </w:p>
        <w:p w14:paraId="1CEE74AD" w14:textId="77777777" w:rsidR="003B276D" w:rsidRPr="003B276D" w:rsidRDefault="003B276D">
          <w:pPr>
            <w:autoSpaceDE w:val="0"/>
            <w:autoSpaceDN w:val="0"/>
            <w:ind w:hanging="640"/>
            <w:divId w:val="512962594"/>
            <w:rPr>
              <w:rFonts w:ascii="Calibri" w:eastAsia="Times New Roman" w:hAnsi="Calibri" w:cs="Calibri"/>
              <w:color w:val="000000"/>
            </w:rPr>
          </w:pPr>
          <w:r w:rsidRPr="003B276D">
            <w:rPr>
              <w:rFonts w:ascii="Calibri" w:eastAsia="Times New Roman" w:hAnsi="Calibri" w:cs="Calibri"/>
              <w:color w:val="000000"/>
            </w:rPr>
            <w:lastRenderedPageBreak/>
            <w:t>[135]</w:t>
          </w:r>
          <w:r w:rsidRPr="003B276D">
            <w:rPr>
              <w:rFonts w:ascii="Calibri" w:eastAsia="Times New Roman" w:hAnsi="Calibri" w:cs="Calibri"/>
              <w:color w:val="000000"/>
            </w:rPr>
            <w:tab/>
            <w:t>W.H. Abuwatfa, N. AlSawaftah, N. Darwish, W.G. Pitt, G.A. Husseini, A Review on Membrane Fouling Prediction Using Artificial Neural Networks (ANNs), Membranes (Basel). 13 (2023). https://doi.org/10.3390/membranes13070685.</w:t>
          </w:r>
        </w:p>
        <w:p w14:paraId="02FEDF00" w14:textId="77777777" w:rsidR="003B276D" w:rsidRPr="003B276D" w:rsidRDefault="003B276D">
          <w:pPr>
            <w:autoSpaceDE w:val="0"/>
            <w:autoSpaceDN w:val="0"/>
            <w:ind w:hanging="640"/>
            <w:divId w:val="1445612544"/>
            <w:rPr>
              <w:rFonts w:ascii="Calibri" w:eastAsia="Times New Roman" w:hAnsi="Calibri" w:cs="Calibri"/>
              <w:color w:val="000000"/>
            </w:rPr>
          </w:pPr>
          <w:r w:rsidRPr="003B276D">
            <w:rPr>
              <w:rFonts w:ascii="Calibri" w:eastAsia="Times New Roman" w:hAnsi="Calibri" w:cs="Calibri"/>
              <w:color w:val="000000"/>
            </w:rPr>
            <w:t>[136]</w:t>
          </w:r>
          <w:r w:rsidRPr="003B276D">
            <w:rPr>
              <w:rFonts w:ascii="Calibri" w:eastAsia="Times New Roman" w:hAnsi="Calibri" w:cs="Calibri"/>
              <w:color w:val="000000"/>
            </w:rPr>
            <w:tab/>
            <w:t>H.J. Tanudjaja, N.A. Amin, A. Qamar, S. Kerdi, H. Basamh, T. Altmann, R. Das, N. Ghaffour, Precise biofilm thickness prediction in SWRO desalination from planar camera images by DNN models, NPJ Clean Water 8 (2025). https://doi.org/10.1038/s41545-025-00451-9.</w:t>
          </w:r>
        </w:p>
        <w:p w14:paraId="06BDC7CA" w14:textId="77777777" w:rsidR="003B276D" w:rsidRPr="003B276D" w:rsidRDefault="003B276D">
          <w:pPr>
            <w:autoSpaceDE w:val="0"/>
            <w:autoSpaceDN w:val="0"/>
            <w:ind w:hanging="640"/>
            <w:divId w:val="743795983"/>
            <w:rPr>
              <w:rFonts w:ascii="Calibri" w:eastAsia="Times New Roman" w:hAnsi="Calibri" w:cs="Calibri"/>
              <w:color w:val="000000"/>
            </w:rPr>
          </w:pPr>
          <w:r w:rsidRPr="003B276D">
            <w:rPr>
              <w:rFonts w:ascii="Calibri" w:eastAsia="Times New Roman" w:hAnsi="Calibri" w:cs="Calibri"/>
              <w:color w:val="000000"/>
            </w:rPr>
            <w:t>[137]</w:t>
          </w:r>
          <w:r w:rsidRPr="003B276D">
            <w:rPr>
              <w:rFonts w:ascii="Calibri" w:eastAsia="Times New Roman" w:hAnsi="Calibri" w:cs="Calibri"/>
              <w:color w:val="000000"/>
            </w:rPr>
            <w:tab/>
            <w:t>C. Fend, A. Moghiseh, C. Redenbach, K. Schladitz, Reconstruction of highly porous structures from FIB-SEM using a deep neural network trained on synthetic images, J. Microsc. 281 (2021) 16–27. https://doi.org/10.1111/jmi.12944.</w:t>
          </w:r>
        </w:p>
        <w:p w14:paraId="39A63A1F" w14:textId="77777777" w:rsidR="003B276D" w:rsidRPr="003B276D" w:rsidRDefault="003B276D">
          <w:pPr>
            <w:autoSpaceDE w:val="0"/>
            <w:autoSpaceDN w:val="0"/>
            <w:ind w:hanging="640"/>
            <w:divId w:val="803086223"/>
            <w:rPr>
              <w:rFonts w:ascii="Calibri" w:eastAsia="Times New Roman" w:hAnsi="Calibri" w:cs="Calibri"/>
              <w:color w:val="000000"/>
            </w:rPr>
          </w:pPr>
          <w:r w:rsidRPr="003B276D">
            <w:rPr>
              <w:rFonts w:ascii="Calibri" w:eastAsia="Times New Roman" w:hAnsi="Calibri" w:cs="Calibri"/>
              <w:color w:val="000000"/>
            </w:rPr>
            <w:t>[138]</w:t>
          </w:r>
          <w:r w:rsidRPr="003B276D">
            <w:rPr>
              <w:rFonts w:ascii="Calibri" w:eastAsia="Times New Roman" w:hAnsi="Calibri" w:cs="Calibri"/>
              <w:color w:val="000000"/>
            </w:rPr>
            <w:tab/>
            <w:t>A. Vishnyakov, Machine Learning in Computational Design and Optimization of Disordered Nanoporous Materials, Materials 18 (2025). https://doi.org/10.3390/ma18030534.</w:t>
          </w:r>
        </w:p>
        <w:p w14:paraId="39108867" w14:textId="77777777" w:rsidR="003B276D" w:rsidRPr="003B276D" w:rsidRDefault="003B276D">
          <w:pPr>
            <w:autoSpaceDE w:val="0"/>
            <w:autoSpaceDN w:val="0"/>
            <w:ind w:hanging="640"/>
            <w:divId w:val="50350601"/>
            <w:rPr>
              <w:rFonts w:ascii="Calibri" w:eastAsia="Times New Roman" w:hAnsi="Calibri" w:cs="Calibri"/>
              <w:color w:val="000000"/>
            </w:rPr>
          </w:pPr>
          <w:r w:rsidRPr="003B276D">
            <w:rPr>
              <w:rFonts w:ascii="Calibri" w:eastAsia="Times New Roman" w:hAnsi="Calibri" w:cs="Calibri"/>
              <w:color w:val="000000"/>
            </w:rPr>
            <w:t>[139]</w:t>
          </w:r>
          <w:r w:rsidRPr="003B276D">
            <w:rPr>
              <w:rFonts w:ascii="Calibri" w:eastAsia="Times New Roman" w:hAnsi="Calibri" w:cs="Calibri"/>
              <w:color w:val="000000"/>
            </w:rPr>
            <w:tab/>
            <w:t>D.H. Kang, N.K. Kim, W. Lee, H.W. Kang, Geometric feature extraction in nanofiber membrane image based on convolution neural network for surface roughness prediction, Heliyon 10 (2024). https://doi.org/10.1016/j.heliyon.2024.e35358.</w:t>
          </w:r>
        </w:p>
        <w:p w14:paraId="4A4D971B" w14:textId="77777777" w:rsidR="003B276D" w:rsidRPr="003B276D" w:rsidRDefault="003B276D">
          <w:pPr>
            <w:autoSpaceDE w:val="0"/>
            <w:autoSpaceDN w:val="0"/>
            <w:ind w:hanging="640"/>
            <w:divId w:val="133300749"/>
            <w:rPr>
              <w:rFonts w:ascii="Calibri" w:eastAsia="Times New Roman" w:hAnsi="Calibri" w:cs="Calibri"/>
              <w:color w:val="000000"/>
            </w:rPr>
          </w:pPr>
          <w:r w:rsidRPr="003B276D">
            <w:rPr>
              <w:rFonts w:ascii="Calibri" w:eastAsia="Times New Roman" w:hAnsi="Calibri" w:cs="Calibri"/>
              <w:color w:val="000000"/>
            </w:rPr>
            <w:t>[140]</w:t>
          </w:r>
          <w:r w:rsidRPr="003B276D">
            <w:rPr>
              <w:rFonts w:ascii="Calibri" w:eastAsia="Times New Roman" w:hAnsi="Calibri" w:cs="Calibri"/>
              <w:color w:val="000000"/>
            </w:rPr>
            <w:tab/>
            <w:t>D. Tazhbagambetov, A. Zhaksylykov, A. Toleuova, I. Tursynbek, D. Demeubay, K. Tang, C. Zhao, Q. Meyer, A. Yermukhambetova, Deep generative reconstruction of fibrous electrode architectures in PEM fuel cell electrodes, Int. J. Hydrogen Energy 227 (2026). https://doi.org/10.1016/j.ijhydene.2026.154671.</w:t>
          </w:r>
        </w:p>
        <w:p w14:paraId="1DAACFC9" w14:textId="77777777" w:rsidR="003B276D" w:rsidRPr="003B276D" w:rsidRDefault="003B276D">
          <w:pPr>
            <w:autoSpaceDE w:val="0"/>
            <w:autoSpaceDN w:val="0"/>
            <w:ind w:hanging="640"/>
            <w:divId w:val="1014694311"/>
            <w:rPr>
              <w:rFonts w:ascii="Calibri" w:eastAsia="Times New Roman" w:hAnsi="Calibri" w:cs="Calibri"/>
              <w:color w:val="000000"/>
            </w:rPr>
          </w:pPr>
          <w:r w:rsidRPr="003B276D">
            <w:rPr>
              <w:rFonts w:ascii="Calibri" w:eastAsia="Times New Roman" w:hAnsi="Calibri" w:cs="Calibri"/>
              <w:color w:val="000000"/>
            </w:rPr>
            <w:t>[141]</w:t>
          </w:r>
          <w:r w:rsidRPr="003B276D">
            <w:rPr>
              <w:rFonts w:ascii="Calibri" w:eastAsia="Times New Roman" w:hAnsi="Calibri" w:cs="Calibri"/>
              <w:color w:val="000000"/>
            </w:rPr>
            <w:tab/>
            <w:t>Y. Wu, M. Ding, H. He, Q. Wu, S. Jiang, P. Zhang, J. Ji, A versatile multimodal learning framework bridging multiscale knowledge for material design, NPJ Comput. Mater. 11 (2025). https://doi.org/10.1038/s41524-025-01767-3.</w:t>
          </w:r>
        </w:p>
        <w:p w14:paraId="3CF217DA" w14:textId="77777777" w:rsidR="003B276D" w:rsidRPr="003B276D" w:rsidRDefault="003B276D">
          <w:pPr>
            <w:autoSpaceDE w:val="0"/>
            <w:autoSpaceDN w:val="0"/>
            <w:ind w:hanging="640"/>
            <w:divId w:val="354507088"/>
            <w:rPr>
              <w:rFonts w:ascii="Calibri" w:eastAsia="Times New Roman" w:hAnsi="Calibri" w:cs="Calibri"/>
              <w:color w:val="000000"/>
            </w:rPr>
          </w:pPr>
          <w:r w:rsidRPr="003B276D">
            <w:rPr>
              <w:rFonts w:ascii="Calibri" w:eastAsia="Times New Roman" w:hAnsi="Calibri" w:cs="Calibri"/>
              <w:color w:val="000000"/>
            </w:rPr>
            <w:t>[142]</w:t>
          </w:r>
          <w:r w:rsidRPr="003B276D">
            <w:rPr>
              <w:rFonts w:ascii="Calibri" w:eastAsia="Times New Roman" w:hAnsi="Calibri" w:cs="Calibri"/>
              <w:color w:val="000000"/>
            </w:rPr>
            <w:tab/>
            <w:t>L. Yao, Z. Ou, B. Luo, C. Xu, Q. Chen, Machine Learning to Reveal Nanoparticle Dynamics from Liquid-Phase TEM Videos, ACS Cent. Sci. 6 (2020) 1421–1430. https://doi.org/10.1021/acscentsci.0c00430.</w:t>
          </w:r>
        </w:p>
        <w:p w14:paraId="2E89EB20" w14:textId="77777777" w:rsidR="003B276D" w:rsidRPr="003B276D" w:rsidRDefault="003B276D">
          <w:pPr>
            <w:autoSpaceDE w:val="0"/>
            <w:autoSpaceDN w:val="0"/>
            <w:ind w:hanging="640"/>
            <w:divId w:val="978723849"/>
            <w:rPr>
              <w:rFonts w:ascii="Calibri" w:eastAsia="Times New Roman" w:hAnsi="Calibri" w:cs="Calibri"/>
              <w:color w:val="000000"/>
            </w:rPr>
          </w:pPr>
          <w:r w:rsidRPr="003B276D">
            <w:rPr>
              <w:rFonts w:ascii="Calibri" w:eastAsia="Times New Roman" w:hAnsi="Calibri" w:cs="Calibri"/>
              <w:color w:val="000000"/>
            </w:rPr>
            <w:lastRenderedPageBreak/>
            <w:t>[143]</w:t>
          </w:r>
          <w:r w:rsidRPr="003B276D">
            <w:rPr>
              <w:rFonts w:ascii="Calibri" w:eastAsia="Times New Roman" w:hAnsi="Calibri" w:cs="Calibri"/>
              <w:color w:val="000000"/>
            </w:rPr>
            <w:tab/>
            <w:t>L.K.Q. Yan, S.K. Tam, K.M. Ng, A numerical platform for predicting the performance of paper-based analytical devices, Analytical Methods 16 (2024) 7888–7897. https://doi.org/10.1039/d4ay01305k.</w:t>
          </w:r>
        </w:p>
        <w:p w14:paraId="7C0DF7CC" w14:textId="77777777" w:rsidR="003B276D" w:rsidRPr="003B276D" w:rsidRDefault="003B276D">
          <w:pPr>
            <w:autoSpaceDE w:val="0"/>
            <w:autoSpaceDN w:val="0"/>
            <w:ind w:hanging="640"/>
            <w:divId w:val="1990205263"/>
            <w:rPr>
              <w:rFonts w:ascii="Calibri" w:eastAsia="Times New Roman" w:hAnsi="Calibri" w:cs="Calibri"/>
              <w:color w:val="000000"/>
            </w:rPr>
          </w:pPr>
          <w:r w:rsidRPr="003B276D">
            <w:rPr>
              <w:rFonts w:ascii="Calibri" w:eastAsia="Times New Roman" w:hAnsi="Calibri" w:cs="Calibri"/>
              <w:color w:val="000000"/>
            </w:rPr>
            <w:t>[144]</w:t>
          </w:r>
          <w:r w:rsidRPr="003B276D">
            <w:rPr>
              <w:rFonts w:ascii="Calibri" w:eastAsia="Times New Roman" w:hAnsi="Calibri" w:cs="Calibri"/>
              <w:color w:val="000000"/>
            </w:rPr>
            <w:tab/>
            <w:t>L.K.Q. Yan, S.K. Tam, T.N. Ng, K.M. Ng, Product design: Microfluidic paper-based analytical device, Chemical Engineering Research and Design 221 (2025) 339–353. https://doi.org/10.1016/j.cherd.2025.08.014.</w:t>
          </w:r>
        </w:p>
        <w:p w14:paraId="3EE850C2" w14:textId="77777777" w:rsidR="003B276D" w:rsidRPr="003B276D" w:rsidRDefault="003B276D">
          <w:pPr>
            <w:autoSpaceDE w:val="0"/>
            <w:autoSpaceDN w:val="0"/>
            <w:ind w:hanging="640"/>
            <w:divId w:val="1123379950"/>
            <w:rPr>
              <w:rFonts w:ascii="Calibri" w:eastAsia="Times New Roman" w:hAnsi="Calibri" w:cs="Calibri"/>
              <w:color w:val="000000"/>
            </w:rPr>
          </w:pPr>
          <w:r w:rsidRPr="003B276D">
            <w:rPr>
              <w:rFonts w:ascii="Calibri" w:eastAsia="Times New Roman" w:hAnsi="Calibri" w:cs="Calibri"/>
              <w:color w:val="000000"/>
            </w:rPr>
            <w:t>[145]</w:t>
          </w:r>
          <w:r w:rsidRPr="003B276D">
            <w:rPr>
              <w:rFonts w:ascii="Calibri" w:eastAsia="Times New Roman" w:hAnsi="Calibri" w:cs="Calibri"/>
              <w:color w:val="000000"/>
            </w:rPr>
            <w:tab/>
            <w:t>M. Abrofarakh, H. Moghadam, H.K. Abdulrahim, Investigation of direct contact membrane distillation (DCMD) performance using CFD and machine learning approaches, Chemosphere 357 (2024). https://doi.org/10.1016/j.chemosphere.2024.141969.</w:t>
          </w:r>
        </w:p>
        <w:p w14:paraId="716F01DC" w14:textId="77777777" w:rsidR="003B276D" w:rsidRPr="003B276D" w:rsidRDefault="003B276D">
          <w:pPr>
            <w:autoSpaceDE w:val="0"/>
            <w:autoSpaceDN w:val="0"/>
            <w:ind w:hanging="640"/>
            <w:divId w:val="733697010"/>
            <w:rPr>
              <w:rFonts w:ascii="Calibri" w:eastAsia="Times New Roman" w:hAnsi="Calibri" w:cs="Calibri"/>
              <w:color w:val="000000"/>
            </w:rPr>
          </w:pPr>
          <w:r w:rsidRPr="003B276D">
            <w:rPr>
              <w:rFonts w:ascii="Calibri" w:eastAsia="Times New Roman" w:hAnsi="Calibri" w:cs="Calibri"/>
              <w:color w:val="000000"/>
            </w:rPr>
            <w:t>[146]</w:t>
          </w:r>
          <w:r w:rsidRPr="003B276D">
            <w:rPr>
              <w:rFonts w:ascii="Calibri" w:eastAsia="Times New Roman" w:hAnsi="Calibri" w:cs="Calibri"/>
              <w:color w:val="000000"/>
            </w:rPr>
            <w:tab/>
            <w:t>S. Zare, A. Kargari, CFD simulation and optimization of an energy-efficient direct contact membrane distillation (DCMD) desalination system, Chemical Engineering Research and Design 188 (2022) 655–667. https://doi.org/10.1016/j.cherd.2022.10.001.</w:t>
          </w:r>
        </w:p>
        <w:p w14:paraId="4AA73787" w14:textId="77777777" w:rsidR="003B276D" w:rsidRPr="003B276D" w:rsidRDefault="003B276D">
          <w:pPr>
            <w:autoSpaceDE w:val="0"/>
            <w:autoSpaceDN w:val="0"/>
            <w:ind w:hanging="640"/>
            <w:divId w:val="1714111606"/>
            <w:rPr>
              <w:rFonts w:ascii="Calibri" w:eastAsia="Times New Roman" w:hAnsi="Calibri" w:cs="Calibri"/>
              <w:color w:val="000000"/>
            </w:rPr>
          </w:pPr>
          <w:r w:rsidRPr="003B276D">
            <w:rPr>
              <w:rFonts w:ascii="Calibri" w:eastAsia="Times New Roman" w:hAnsi="Calibri" w:cs="Calibri"/>
              <w:color w:val="000000"/>
            </w:rPr>
            <w:t>[147]</w:t>
          </w:r>
          <w:r w:rsidRPr="003B276D">
            <w:rPr>
              <w:rFonts w:ascii="Calibri" w:eastAsia="Times New Roman" w:hAnsi="Calibri" w:cs="Calibri"/>
              <w:color w:val="000000"/>
            </w:rPr>
            <w:tab/>
            <w:t>J.E. Santos, D. Xu, H. Jo, C.J. Landry, M. Prodanović, M.J. Pyrcz, PoreFlow-Net: A 3D convolutional neural network to predict fluid flow through porous media, Adv. Water Resour. 138 (2020) 103539. https://doi.org/10.1016/J.ADVWATRES.2020.103539.</w:t>
          </w:r>
        </w:p>
        <w:p w14:paraId="0C0A1162" w14:textId="77777777" w:rsidR="003B276D" w:rsidRPr="003B276D" w:rsidRDefault="003B276D">
          <w:pPr>
            <w:autoSpaceDE w:val="0"/>
            <w:autoSpaceDN w:val="0"/>
            <w:ind w:hanging="640"/>
            <w:divId w:val="1924871436"/>
            <w:rPr>
              <w:rFonts w:ascii="Calibri" w:eastAsia="Times New Roman" w:hAnsi="Calibri" w:cs="Calibri"/>
              <w:color w:val="000000"/>
            </w:rPr>
          </w:pPr>
          <w:r w:rsidRPr="003B276D">
            <w:rPr>
              <w:rFonts w:ascii="Calibri" w:eastAsia="Times New Roman" w:hAnsi="Calibri" w:cs="Calibri"/>
              <w:color w:val="000000"/>
            </w:rPr>
            <w:t>[148]</w:t>
          </w:r>
          <w:r w:rsidRPr="003B276D">
            <w:rPr>
              <w:rFonts w:ascii="Calibri" w:eastAsia="Times New Roman" w:hAnsi="Calibri" w:cs="Calibri"/>
              <w:color w:val="000000"/>
            </w:rPr>
            <w:tab/>
            <w:t>B. Jing, H. Stärk, T. Jaakkola, B. Berger, Generative Modeling of Molecular Dynamics Trajectories, (2024). https://arxiv.org/pdf/2409.17808v1 (accessed July 2, 2026).</w:t>
          </w:r>
        </w:p>
        <w:p w14:paraId="7949A02F" w14:textId="77777777" w:rsidR="003B276D" w:rsidRPr="003B276D" w:rsidRDefault="003B276D">
          <w:pPr>
            <w:autoSpaceDE w:val="0"/>
            <w:autoSpaceDN w:val="0"/>
            <w:ind w:hanging="640"/>
            <w:divId w:val="1950314453"/>
            <w:rPr>
              <w:rFonts w:ascii="Calibri" w:eastAsia="Times New Roman" w:hAnsi="Calibri" w:cs="Calibri"/>
              <w:color w:val="000000"/>
            </w:rPr>
          </w:pPr>
          <w:r w:rsidRPr="003B276D">
            <w:rPr>
              <w:rFonts w:ascii="Calibri" w:eastAsia="Times New Roman" w:hAnsi="Calibri" w:cs="Calibri"/>
              <w:color w:val="000000"/>
            </w:rPr>
            <w:t>[149]</w:t>
          </w:r>
          <w:r w:rsidRPr="003B276D">
            <w:rPr>
              <w:rFonts w:ascii="Calibri" w:eastAsia="Times New Roman" w:hAnsi="Calibri" w:cs="Calibri"/>
              <w:color w:val="000000"/>
            </w:rPr>
            <w:tab/>
            <w:t>S. Jaeger-Honz, C. Rohse, B. Ehrmann, K. Klein, Y. Zhang, W. Ma, Y. Hamada, J. Li, F. Schreiber, MeTrEx: Membrane Trajectory Explorer, BioRxiv (2025) 2025.01.31.634501. https://doi.org/10.1101/2025.01.31.634501.</w:t>
          </w:r>
        </w:p>
        <w:p w14:paraId="18932523" w14:textId="77777777" w:rsidR="003B276D" w:rsidRPr="003B276D" w:rsidRDefault="003B276D">
          <w:pPr>
            <w:autoSpaceDE w:val="0"/>
            <w:autoSpaceDN w:val="0"/>
            <w:ind w:hanging="640"/>
            <w:divId w:val="575625913"/>
            <w:rPr>
              <w:rFonts w:ascii="Calibri" w:eastAsia="Times New Roman" w:hAnsi="Calibri" w:cs="Calibri"/>
              <w:color w:val="000000"/>
            </w:rPr>
          </w:pPr>
          <w:r w:rsidRPr="003B276D">
            <w:rPr>
              <w:rFonts w:ascii="Calibri" w:eastAsia="Times New Roman" w:hAnsi="Calibri" w:cs="Calibri"/>
              <w:color w:val="000000"/>
            </w:rPr>
            <w:t>[150]</w:t>
          </w:r>
          <w:r w:rsidRPr="003B276D">
            <w:rPr>
              <w:rFonts w:ascii="Calibri" w:eastAsia="Times New Roman" w:hAnsi="Calibri" w:cs="Calibri"/>
              <w:color w:val="000000"/>
            </w:rPr>
            <w:tab/>
            <w:t>N.N. Nyangiwe, Applications of density functional theory and machine learning in nanomaterials: A review, Next Materials 8 (2025) 100683. https://doi.org/10.1016/J.NXMATE.2025.100683.</w:t>
          </w:r>
        </w:p>
        <w:p w14:paraId="60045F25" w14:textId="77777777" w:rsidR="003B276D" w:rsidRPr="003B276D" w:rsidRDefault="003B276D">
          <w:pPr>
            <w:autoSpaceDE w:val="0"/>
            <w:autoSpaceDN w:val="0"/>
            <w:ind w:hanging="640"/>
            <w:divId w:val="1858080751"/>
            <w:rPr>
              <w:rFonts w:ascii="Calibri" w:eastAsia="Times New Roman" w:hAnsi="Calibri" w:cs="Calibri"/>
              <w:color w:val="000000"/>
            </w:rPr>
          </w:pPr>
          <w:r w:rsidRPr="003B276D">
            <w:rPr>
              <w:rFonts w:ascii="Calibri" w:eastAsia="Times New Roman" w:hAnsi="Calibri" w:cs="Calibri"/>
              <w:color w:val="000000"/>
            </w:rPr>
            <w:lastRenderedPageBreak/>
            <w:t>[151]</w:t>
          </w:r>
          <w:r w:rsidRPr="003B276D">
            <w:rPr>
              <w:rFonts w:ascii="Calibri" w:eastAsia="Times New Roman" w:hAnsi="Calibri" w:cs="Calibri"/>
              <w:color w:val="000000"/>
            </w:rPr>
            <w:tab/>
            <w:t>T. Gao, H. Huang, Y. Liu, Machine Learning-Driven Nanoscale Synthesis for Electrocatalytic Performance: From Data-Driven Methodologies to Closed-Loop Optimization, Advanced Materials (2025) e08263. https://doi.org/10.1002/ADMA.202508263;PAGE:STRING:ARTICLE/CHAPTER.</w:t>
          </w:r>
        </w:p>
        <w:p w14:paraId="22C2E775" w14:textId="77777777" w:rsidR="003B276D" w:rsidRPr="003B276D" w:rsidRDefault="003B276D">
          <w:pPr>
            <w:autoSpaceDE w:val="0"/>
            <w:autoSpaceDN w:val="0"/>
            <w:ind w:hanging="640"/>
            <w:divId w:val="316308221"/>
            <w:rPr>
              <w:rFonts w:ascii="Calibri" w:eastAsia="Times New Roman" w:hAnsi="Calibri" w:cs="Calibri"/>
              <w:color w:val="000000"/>
            </w:rPr>
          </w:pPr>
          <w:r w:rsidRPr="003B276D">
            <w:rPr>
              <w:rFonts w:ascii="Calibri" w:eastAsia="Times New Roman" w:hAnsi="Calibri" w:cs="Calibri"/>
              <w:color w:val="000000"/>
            </w:rPr>
            <w:t>[152]</w:t>
          </w:r>
          <w:r w:rsidRPr="003B276D">
            <w:rPr>
              <w:rFonts w:ascii="Calibri" w:eastAsia="Times New Roman" w:hAnsi="Calibri" w:cs="Calibri"/>
              <w:color w:val="000000"/>
            </w:rPr>
            <w:tab/>
            <w:t>Z. Cao, O. Barati Farimani, J. Ock, A. Barati Farimani, Machine Learning in Membrane Design: From Property Prediction to AI-Guided Optimization, Nano Lett. 24 (2024) 2953–2960. https://doi.org/10.1021/ACS.NANOLETT.3C05137.</w:t>
          </w:r>
        </w:p>
        <w:p w14:paraId="2A364541" w14:textId="77777777" w:rsidR="003B276D" w:rsidRPr="003B276D" w:rsidRDefault="003B276D">
          <w:pPr>
            <w:autoSpaceDE w:val="0"/>
            <w:autoSpaceDN w:val="0"/>
            <w:ind w:hanging="640"/>
            <w:divId w:val="641348397"/>
            <w:rPr>
              <w:rFonts w:ascii="Calibri" w:eastAsia="Times New Roman" w:hAnsi="Calibri" w:cs="Calibri"/>
              <w:color w:val="000000"/>
            </w:rPr>
          </w:pPr>
          <w:r w:rsidRPr="003B276D">
            <w:rPr>
              <w:rFonts w:ascii="Calibri" w:eastAsia="Times New Roman" w:hAnsi="Calibri" w:cs="Calibri"/>
              <w:color w:val="000000"/>
            </w:rPr>
            <w:t>[153]</w:t>
          </w:r>
          <w:r w:rsidRPr="003B276D">
            <w:rPr>
              <w:rFonts w:ascii="Calibri" w:eastAsia="Times New Roman" w:hAnsi="Calibri" w:cs="Calibri"/>
              <w:color w:val="000000"/>
            </w:rPr>
            <w:tab/>
            <w:t>Y. Hong, N. Wang, Z. Xia, H. Tao, X. Fang, Y. Li, J. Wang, P. Jin, X. Cai, S. Li, Z. Chen, Z. Zhang, G. Ke, L. Zhang, Uni-AIMS: AI-Powered Microscopy Image Analysis, (2025). http://arxiv.org/abs/2505.06918 (accessed February 20, 2026).</w:t>
          </w:r>
        </w:p>
        <w:p w14:paraId="7F0B889B" w14:textId="77777777" w:rsidR="003B276D" w:rsidRPr="003B276D" w:rsidRDefault="003B276D">
          <w:pPr>
            <w:autoSpaceDE w:val="0"/>
            <w:autoSpaceDN w:val="0"/>
            <w:ind w:hanging="640"/>
            <w:divId w:val="946737534"/>
            <w:rPr>
              <w:rFonts w:ascii="Calibri" w:eastAsia="Times New Roman" w:hAnsi="Calibri" w:cs="Calibri"/>
              <w:color w:val="000000"/>
            </w:rPr>
          </w:pPr>
          <w:r w:rsidRPr="003B276D">
            <w:rPr>
              <w:rFonts w:ascii="Calibri" w:eastAsia="Times New Roman" w:hAnsi="Calibri" w:cs="Calibri"/>
              <w:color w:val="000000"/>
            </w:rPr>
            <w:t>[154]</w:t>
          </w:r>
          <w:r w:rsidRPr="003B276D">
            <w:rPr>
              <w:rFonts w:ascii="Calibri" w:eastAsia="Times New Roman" w:hAnsi="Calibri" w:cs="Calibri"/>
              <w:color w:val="000000"/>
            </w:rPr>
            <w:tab/>
            <w:t>L.K.Q. Yan, M. Li, Y. Zhang, C.H. Yin, C. Fei, B. Peng, Z. Bi, P. Feng, K. Chen, J. Liu, Q. Niu, Large Language Model Benchmarks in Medical Tasks, 2024. https://doi.org/10.48550/arXiv.2410.21348.</w:t>
          </w:r>
        </w:p>
        <w:p w14:paraId="788492C6" w14:textId="77777777" w:rsidR="003B276D" w:rsidRPr="003B276D" w:rsidRDefault="003B276D">
          <w:pPr>
            <w:autoSpaceDE w:val="0"/>
            <w:autoSpaceDN w:val="0"/>
            <w:ind w:hanging="640"/>
            <w:divId w:val="983854502"/>
            <w:rPr>
              <w:rFonts w:ascii="Calibri" w:eastAsia="Times New Roman" w:hAnsi="Calibri" w:cs="Calibri"/>
              <w:color w:val="000000"/>
            </w:rPr>
          </w:pPr>
          <w:r w:rsidRPr="003B276D">
            <w:rPr>
              <w:rFonts w:ascii="Calibri" w:eastAsia="Times New Roman" w:hAnsi="Calibri" w:cs="Calibri"/>
              <w:color w:val="000000"/>
            </w:rPr>
            <w:t>[155]</w:t>
          </w:r>
          <w:r w:rsidRPr="003B276D">
            <w:rPr>
              <w:rFonts w:ascii="Calibri" w:eastAsia="Times New Roman" w:hAnsi="Calibri" w:cs="Calibri"/>
              <w:color w:val="000000"/>
            </w:rPr>
            <w:tab/>
            <w:t>K. Roy, L. Krämer, S. Domaschke, M. Haris, R. Aydin, F. Isensee, M. Held, Code and Pixels: Multi-Modal Contrastive Pre-training for Enhanced Tabular Data Analysis, (2025). https://arxiv.org/pdf/2501.07304v1 (accessed July 2, 2026).</w:t>
          </w:r>
        </w:p>
        <w:p w14:paraId="10FFA880" w14:textId="77777777" w:rsidR="003B276D" w:rsidRPr="003B276D" w:rsidRDefault="003B276D">
          <w:pPr>
            <w:autoSpaceDE w:val="0"/>
            <w:autoSpaceDN w:val="0"/>
            <w:ind w:hanging="640"/>
            <w:divId w:val="739327654"/>
            <w:rPr>
              <w:rFonts w:ascii="Calibri" w:eastAsia="Times New Roman" w:hAnsi="Calibri" w:cs="Calibri"/>
              <w:color w:val="000000"/>
            </w:rPr>
          </w:pPr>
          <w:r w:rsidRPr="003B276D">
            <w:rPr>
              <w:rFonts w:ascii="Calibri" w:eastAsia="Times New Roman" w:hAnsi="Calibri" w:cs="Calibri"/>
              <w:color w:val="000000"/>
            </w:rPr>
            <w:t>[156]</w:t>
          </w:r>
          <w:r w:rsidRPr="003B276D">
            <w:rPr>
              <w:rFonts w:ascii="Calibri" w:eastAsia="Times New Roman" w:hAnsi="Calibri" w:cs="Calibri"/>
              <w:color w:val="000000"/>
            </w:rPr>
            <w:tab/>
            <w:t>A.K. Shargh, N. Abdolrahim, An interpretable deep learning approach for designing nanoporous silicon nitride membranes with tunable mechanical properties, NPJ Comput. Mater. 9 (2023). https://doi.org/10.1038/s41524-023-01037-0.</w:t>
          </w:r>
        </w:p>
        <w:p w14:paraId="3AEFDFA3" w14:textId="77777777" w:rsidR="003B276D" w:rsidRPr="003B276D" w:rsidRDefault="003B276D">
          <w:pPr>
            <w:autoSpaceDE w:val="0"/>
            <w:autoSpaceDN w:val="0"/>
            <w:ind w:hanging="640"/>
            <w:divId w:val="1866559457"/>
            <w:rPr>
              <w:rFonts w:ascii="Calibri" w:eastAsia="Times New Roman" w:hAnsi="Calibri" w:cs="Calibri"/>
              <w:color w:val="000000"/>
            </w:rPr>
          </w:pPr>
          <w:r w:rsidRPr="003B276D">
            <w:rPr>
              <w:rFonts w:ascii="Calibri" w:eastAsia="Times New Roman" w:hAnsi="Calibri" w:cs="Calibri"/>
              <w:color w:val="000000"/>
            </w:rPr>
            <w:t>[157]</w:t>
          </w:r>
          <w:r w:rsidRPr="003B276D">
            <w:rPr>
              <w:rFonts w:ascii="Calibri" w:eastAsia="Times New Roman" w:hAnsi="Calibri" w:cs="Calibri"/>
              <w:color w:val="000000"/>
            </w:rPr>
            <w:tab/>
            <w:t>S. Kadulkar, Z.M. Sherman, V. Ganesan, T.M. Truskett, Machine Learning-Assisted Design of Material Properties, Annual Review of Chemical and Biomolecular Engineering Downloaded from Www.Annualreviews.Org. Guest (Guest 25 (2025). https://doi.org/10.1146/annurev-chembioeng.</w:t>
          </w:r>
        </w:p>
        <w:p w14:paraId="1F633F57" w14:textId="77777777" w:rsidR="003B276D" w:rsidRPr="003B276D" w:rsidRDefault="003B276D">
          <w:pPr>
            <w:autoSpaceDE w:val="0"/>
            <w:autoSpaceDN w:val="0"/>
            <w:ind w:hanging="640"/>
            <w:divId w:val="1070226439"/>
            <w:rPr>
              <w:rFonts w:ascii="Calibri" w:eastAsia="Times New Roman" w:hAnsi="Calibri" w:cs="Calibri"/>
              <w:color w:val="000000"/>
            </w:rPr>
          </w:pPr>
          <w:r w:rsidRPr="003B276D">
            <w:rPr>
              <w:rFonts w:ascii="Calibri" w:eastAsia="Times New Roman" w:hAnsi="Calibri" w:cs="Calibri"/>
              <w:color w:val="000000"/>
            </w:rPr>
            <w:lastRenderedPageBreak/>
            <w:t>[158]</w:t>
          </w:r>
          <w:r w:rsidRPr="003B276D">
            <w:rPr>
              <w:rFonts w:ascii="Calibri" w:eastAsia="Times New Roman" w:hAnsi="Calibri" w:cs="Calibri"/>
              <w:color w:val="000000"/>
            </w:rPr>
            <w:tab/>
            <w:t>P. Hager, M.J. Menten, D. Rueckert, Best of Both Worlds: Multimodal Contrastive Learning with Tabular and Imaging Data, Proceedings of the IEEE Computer Society Conference on Computer Vision and Pattern Recognition 2023-June (2023) 23924–23935. https://doi.org/10.1109/CVPR52729.2023.02291.</w:t>
          </w:r>
        </w:p>
        <w:p w14:paraId="3D81BF40" w14:textId="77777777" w:rsidR="003B276D" w:rsidRPr="003B276D" w:rsidRDefault="003B276D">
          <w:pPr>
            <w:autoSpaceDE w:val="0"/>
            <w:autoSpaceDN w:val="0"/>
            <w:ind w:hanging="640"/>
            <w:divId w:val="961154022"/>
            <w:rPr>
              <w:rFonts w:ascii="Calibri" w:eastAsia="Times New Roman" w:hAnsi="Calibri" w:cs="Calibri"/>
              <w:color w:val="000000"/>
            </w:rPr>
          </w:pPr>
          <w:r w:rsidRPr="003B276D">
            <w:rPr>
              <w:rFonts w:ascii="Calibri" w:eastAsia="Times New Roman" w:hAnsi="Calibri" w:cs="Calibri"/>
              <w:color w:val="000000"/>
            </w:rPr>
            <w:t>[159]</w:t>
          </w:r>
          <w:r w:rsidRPr="003B276D">
            <w:rPr>
              <w:rFonts w:ascii="Calibri" w:eastAsia="Times New Roman" w:hAnsi="Calibri" w:cs="Calibri"/>
              <w:color w:val="000000"/>
            </w:rPr>
            <w:tab/>
            <w:t>R. Dangayach, N. Jeong, E. Demirel, N. Uzal, V. Fung, Y. Chen, Machine Learning-Aided Inverse Design and Discovery of Novel Polymeric Materials for Membrane Separation, Environ. Sci. Technol. 59 (2024) 993–1012. https://doi.org/10.1021/ACS.EST.4C08298.</w:t>
          </w:r>
        </w:p>
        <w:p w14:paraId="3592E181" w14:textId="77777777" w:rsidR="003B276D" w:rsidRPr="003B276D" w:rsidRDefault="003B276D">
          <w:pPr>
            <w:autoSpaceDE w:val="0"/>
            <w:autoSpaceDN w:val="0"/>
            <w:ind w:hanging="640"/>
            <w:divId w:val="2140418873"/>
            <w:rPr>
              <w:rFonts w:ascii="Calibri" w:eastAsia="Times New Roman" w:hAnsi="Calibri" w:cs="Calibri"/>
              <w:color w:val="000000"/>
            </w:rPr>
          </w:pPr>
          <w:r w:rsidRPr="003B276D">
            <w:rPr>
              <w:rFonts w:ascii="Calibri" w:eastAsia="Times New Roman" w:hAnsi="Calibri" w:cs="Calibri"/>
              <w:color w:val="000000"/>
            </w:rPr>
            <w:t>[160]</w:t>
          </w:r>
          <w:r w:rsidRPr="003B276D">
            <w:rPr>
              <w:rFonts w:ascii="Calibri" w:eastAsia="Times New Roman" w:hAnsi="Calibri" w:cs="Calibri"/>
              <w:color w:val="000000"/>
            </w:rPr>
            <w:tab/>
            <w:t>H. Wang, S. Li, J. Ding, S. Li, L. Dong, Z. Lu, SEM Image Quality Assessment Based on Intuitive Morphology and Deep Semantic Features, IEEE Access 10 (2022) 111377–111388. https://doi.org/10.1109/ACCESS.2022.3216388.</w:t>
          </w:r>
        </w:p>
        <w:p w14:paraId="5EE1D0E0" w14:textId="77777777" w:rsidR="003B276D" w:rsidRPr="003B276D" w:rsidRDefault="003B276D">
          <w:pPr>
            <w:autoSpaceDE w:val="0"/>
            <w:autoSpaceDN w:val="0"/>
            <w:ind w:hanging="640"/>
            <w:divId w:val="190261189"/>
            <w:rPr>
              <w:rFonts w:ascii="Calibri" w:eastAsia="Times New Roman" w:hAnsi="Calibri" w:cs="Calibri"/>
              <w:color w:val="000000"/>
            </w:rPr>
          </w:pPr>
          <w:r w:rsidRPr="003B276D">
            <w:rPr>
              <w:rFonts w:ascii="Calibri" w:eastAsia="Times New Roman" w:hAnsi="Calibri" w:cs="Calibri"/>
              <w:color w:val="000000"/>
            </w:rPr>
            <w:t>[161]</w:t>
          </w:r>
          <w:r w:rsidRPr="003B276D">
            <w:rPr>
              <w:rFonts w:ascii="Calibri" w:eastAsia="Times New Roman" w:hAnsi="Calibri" w:cs="Calibri"/>
              <w:color w:val="000000"/>
            </w:rPr>
            <w:tab/>
            <w:t>H. Zhou, Y. Fang, H. Ma, A.P. Roxas, P. Deng, G. Zhang, Y. Wang, Y. Zhang, W. Zhou, L. Li, F.H. Hung, Z. Luo, H. Gao, Large language models for automated data extraction and inverse design of copolymers with targeted glass transition temperatures, Chemical Engineering Journal 529 (2026) 172634. https://doi.org/10.1016/j.cej.2026.172634.</w:t>
          </w:r>
        </w:p>
        <w:p w14:paraId="1817185D" w14:textId="77777777" w:rsidR="003B276D" w:rsidRPr="003B276D" w:rsidRDefault="003B276D">
          <w:pPr>
            <w:autoSpaceDE w:val="0"/>
            <w:autoSpaceDN w:val="0"/>
            <w:ind w:hanging="640"/>
            <w:divId w:val="646937302"/>
            <w:rPr>
              <w:rFonts w:ascii="Calibri" w:eastAsia="Times New Roman" w:hAnsi="Calibri" w:cs="Calibri"/>
              <w:color w:val="000000"/>
            </w:rPr>
          </w:pPr>
          <w:r w:rsidRPr="003B276D">
            <w:rPr>
              <w:rFonts w:ascii="Calibri" w:eastAsia="Times New Roman" w:hAnsi="Calibri" w:cs="Calibri"/>
              <w:color w:val="000000"/>
            </w:rPr>
            <w:t>[162]</w:t>
          </w:r>
          <w:r w:rsidRPr="003B276D">
            <w:rPr>
              <w:rFonts w:ascii="Calibri" w:eastAsia="Times New Roman" w:hAnsi="Calibri" w:cs="Calibri"/>
              <w:color w:val="000000"/>
            </w:rPr>
            <w:tab/>
            <w:t>H. Zhou, Y. Fang, L. Li, P. Liu, H. Gao, De Novo Design of Polymers with Specified Properties Using Reinforcement Learning, Macromolecules 58 (2025) 5477–5486. https://doi.org/10.1021/acs.macromol.5c00427.</w:t>
          </w:r>
        </w:p>
        <w:p w14:paraId="490E6C58" w14:textId="77777777" w:rsidR="003B276D" w:rsidRPr="003B276D" w:rsidRDefault="003B276D">
          <w:pPr>
            <w:autoSpaceDE w:val="0"/>
            <w:autoSpaceDN w:val="0"/>
            <w:ind w:hanging="640"/>
            <w:divId w:val="1593391531"/>
            <w:rPr>
              <w:rFonts w:ascii="Calibri" w:eastAsia="Times New Roman" w:hAnsi="Calibri" w:cs="Calibri"/>
              <w:color w:val="000000"/>
            </w:rPr>
          </w:pPr>
          <w:r w:rsidRPr="003B276D">
            <w:rPr>
              <w:rFonts w:ascii="Calibri" w:eastAsia="Times New Roman" w:hAnsi="Calibri" w:cs="Calibri"/>
              <w:color w:val="000000"/>
            </w:rPr>
            <w:t>[163]</w:t>
          </w:r>
          <w:r w:rsidRPr="003B276D">
            <w:rPr>
              <w:rFonts w:ascii="Calibri" w:eastAsia="Times New Roman" w:hAnsi="Calibri" w:cs="Calibri"/>
              <w:color w:val="000000"/>
            </w:rPr>
            <w:tab/>
            <w:t>J. Xu, A. Suleiman, G. Liu, R. Zhang, M. Jiang, R. Guo, T. Luo, Transcend the boundaries: Machine learning for designing polymeric membrane materials for gas separation, Chemical Physics Reviews 5 (2024). https://doi.org/10.1063/5.0205433.</w:t>
          </w:r>
        </w:p>
        <w:p w14:paraId="495F4D86" w14:textId="77777777" w:rsidR="003B276D" w:rsidRPr="003B276D" w:rsidRDefault="003B276D">
          <w:pPr>
            <w:autoSpaceDE w:val="0"/>
            <w:autoSpaceDN w:val="0"/>
            <w:ind w:hanging="640"/>
            <w:divId w:val="1803226317"/>
            <w:rPr>
              <w:rFonts w:ascii="Calibri" w:eastAsia="Times New Roman" w:hAnsi="Calibri" w:cs="Calibri"/>
              <w:color w:val="000000"/>
            </w:rPr>
          </w:pPr>
          <w:r w:rsidRPr="003B276D">
            <w:rPr>
              <w:rFonts w:ascii="Calibri" w:eastAsia="Times New Roman" w:hAnsi="Calibri" w:cs="Calibri"/>
              <w:color w:val="000000"/>
            </w:rPr>
            <w:t>[164]</w:t>
          </w:r>
          <w:r w:rsidRPr="003B276D">
            <w:rPr>
              <w:rFonts w:ascii="Calibri" w:eastAsia="Times New Roman" w:hAnsi="Calibri" w:cs="Calibri"/>
              <w:color w:val="000000"/>
            </w:rPr>
            <w:tab/>
            <w:t>H. Gao, S. Zhong, R. Dangayach, Y. Chen, Understanding and Designing a High-Performance Ultrafiltration Membrane Using Machine Learning, Environ. Sci. Technol. 57 (2023) 17831–17840. https://doi.org/10.1021/ACS.EST.2C05404.</w:t>
          </w:r>
        </w:p>
        <w:p w14:paraId="682DFA8C" w14:textId="77777777" w:rsidR="003B276D" w:rsidRPr="003B276D" w:rsidRDefault="003B276D">
          <w:pPr>
            <w:autoSpaceDE w:val="0"/>
            <w:autoSpaceDN w:val="0"/>
            <w:ind w:hanging="640"/>
            <w:divId w:val="1642341586"/>
            <w:rPr>
              <w:rFonts w:ascii="Calibri" w:eastAsia="Times New Roman" w:hAnsi="Calibri" w:cs="Calibri"/>
              <w:color w:val="000000"/>
            </w:rPr>
          </w:pPr>
          <w:r w:rsidRPr="003B276D">
            <w:rPr>
              <w:rFonts w:ascii="Calibri" w:eastAsia="Times New Roman" w:hAnsi="Calibri" w:cs="Calibri"/>
              <w:color w:val="000000"/>
            </w:rPr>
            <w:lastRenderedPageBreak/>
            <w:t>[165]</w:t>
          </w:r>
          <w:r w:rsidRPr="003B276D">
            <w:rPr>
              <w:rFonts w:ascii="Calibri" w:eastAsia="Times New Roman" w:hAnsi="Calibri" w:cs="Calibri"/>
              <w:color w:val="000000"/>
            </w:rPr>
            <w:tab/>
            <w:t>L. Carrillo-Sánchez, C. Téllez, J. Coronas, Membrane preparation assisted by integration of machine learning and response surface methodology for CO2 separation, J. Memb. Sci. 736 (2025) 124708. https://doi.org/10.1016/J.MEMSCI.2025.124708.</w:t>
          </w:r>
        </w:p>
        <w:p w14:paraId="46F1CA24" w14:textId="77777777" w:rsidR="003B276D" w:rsidRPr="003B276D" w:rsidRDefault="003B276D">
          <w:pPr>
            <w:autoSpaceDE w:val="0"/>
            <w:autoSpaceDN w:val="0"/>
            <w:ind w:hanging="640"/>
            <w:divId w:val="1602755981"/>
            <w:rPr>
              <w:rFonts w:ascii="Calibri" w:eastAsia="Times New Roman" w:hAnsi="Calibri" w:cs="Calibri"/>
              <w:color w:val="000000"/>
            </w:rPr>
          </w:pPr>
          <w:r w:rsidRPr="003B276D">
            <w:rPr>
              <w:rFonts w:ascii="Calibri" w:eastAsia="Times New Roman" w:hAnsi="Calibri" w:cs="Calibri"/>
              <w:color w:val="000000"/>
            </w:rPr>
            <w:t>[166]</w:t>
          </w:r>
          <w:r w:rsidRPr="003B276D">
            <w:rPr>
              <w:rFonts w:ascii="Calibri" w:eastAsia="Times New Roman" w:hAnsi="Calibri" w:cs="Calibri"/>
              <w:color w:val="000000"/>
            </w:rPr>
            <w:tab/>
            <w:t>M.N. Pervez, W.S. Yeo, M.M.R. Mishu, M.E. Talukder, H. Roy, M.S. Islam, Y. Zhao, Y. Cai, G.K. Stylios, V. Naddeo, Electrospun nanofiber membrane diameter prediction using a combined response surface methodology and machine learning approach, Scientific Reports 2023 13:1 13 (2023) 9679-. https://doi.org/10.1038/s41598-023-36431-7.</w:t>
          </w:r>
        </w:p>
        <w:p w14:paraId="44E49587" w14:textId="77777777" w:rsidR="003B276D" w:rsidRPr="003B276D" w:rsidRDefault="003B276D">
          <w:pPr>
            <w:autoSpaceDE w:val="0"/>
            <w:autoSpaceDN w:val="0"/>
            <w:ind w:hanging="640"/>
            <w:divId w:val="1566529643"/>
            <w:rPr>
              <w:rFonts w:ascii="Calibri" w:eastAsia="Times New Roman" w:hAnsi="Calibri" w:cs="Calibri"/>
              <w:color w:val="000000"/>
            </w:rPr>
          </w:pPr>
          <w:r w:rsidRPr="003B276D">
            <w:rPr>
              <w:rFonts w:ascii="Calibri" w:eastAsia="Times New Roman" w:hAnsi="Calibri" w:cs="Calibri"/>
              <w:color w:val="000000"/>
            </w:rPr>
            <w:t>[167]</w:t>
          </w:r>
          <w:r w:rsidRPr="003B276D">
            <w:rPr>
              <w:rFonts w:ascii="Calibri" w:eastAsia="Times New Roman" w:hAnsi="Calibri" w:cs="Calibri"/>
              <w:color w:val="000000"/>
            </w:rPr>
            <w:tab/>
            <w:t>H. Wang, J. Zeng, R. Dai, Z. Wang, Understanding Rejection Mechanisms of Trace Organic Contaminants by Polyamide Membranes via Data-Knowledge Codriven Machine Learning, Environ. Sci. Technol. 58 (2024) 5878–5888. https://doi.org/10.1021/acs.est.3c08523.</w:t>
          </w:r>
        </w:p>
        <w:p w14:paraId="10493CB4" w14:textId="77777777" w:rsidR="003B276D" w:rsidRPr="003B276D" w:rsidRDefault="003B276D">
          <w:pPr>
            <w:autoSpaceDE w:val="0"/>
            <w:autoSpaceDN w:val="0"/>
            <w:ind w:hanging="640"/>
            <w:divId w:val="784466928"/>
            <w:rPr>
              <w:rFonts w:ascii="Calibri" w:eastAsia="Times New Roman" w:hAnsi="Calibri" w:cs="Calibri"/>
              <w:color w:val="000000"/>
            </w:rPr>
          </w:pPr>
          <w:r w:rsidRPr="003B276D">
            <w:rPr>
              <w:rFonts w:ascii="Calibri" w:eastAsia="Times New Roman" w:hAnsi="Calibri" w:cs="Calibri"/>
              <w:color w:val="000000"/>
            </w:rPr>
            <w:t>[168]</w:t>
          </w:r>
          <w:r w:rsidRPr="003B276D">
            <w:rPr>
              <w:rFonts w:ascii="Calibri" w:eastAsia="Times New Roman" w:hAnsi="Calibri" w:cs="Calibri"/>
              <w:color w:val="000000"/>
            </w:rPr>
            <w:tab/>
            <w:t>B. Smit, S. Garcia, The data-only illusion in materials discovery, Nat. Mater. (2026). https://doi.org/10.1038/s41563-026-02578-7.</w:t>
          </w:r>
        </w:p>
        <w:p w14:paraId="64AA8501" w14:textId="77777777" w:rsidR="003B276D" w:rsidRPr="003B276D" w:rsidRDefault="003B276D">
          <w:pPr>
            <w:autoSpaceDE w:val="0"/>
            <w:autoSpaceDN w:val="0"/>
            <w:ind w:hanging="640"/>
            <w:divId w:val="164637525"/>
            <w:rPr>
              <w:rFonts w:ascii="Calibri" w:eastAsia="Times New Roman" w:hAnsi="Calibri" w:cs="Calibri"/>
              <w:color w:val="000000"/>
            </w:rPr>
          </w:pPr>
          <w:r w:rsidRPr="003B276D">
            <w:rPr>
              <w:rFonts w:ascii="Calibri" w:eastAsia="Times New Roman" w:hAnsi="Calibri" w:cs="Calibri"/>
              <w:color w:val="000000"/>
            </w:rPr>
            <w:t>[169]</w:t>
          </w:r>
          <w:r w:rsidRPr="003B276D">
            <w:rPr>
              <w:rFonts w:ascii="Calibri" w:eastAsia="Times New Roman" w:hAnsi="Calibri" w:cs="Calibri"/>
              <w:color w:val="000000"/>
            </w:rPr>
            <w:tab/>
            <w:t>A. Tayyebi, A.S. Alshami, X. Yu, E. Kolodka, Can machine learning methods guide gas separation membranes fabrication?, Journal of Membrane Science Letters 2 (2022). https://doi.org/10.1016/j.memlet.2022.100033.</w:t>
          </w:r>
        </w:p>
        <w:p w14:paraId="7CBD595E" w14:textId="77777777" w:rsidR="003B276D" w:rsidRPr="003B276D" w:rsidRDefault="003B276D">
          <w:pPr>
            <w:autoSpaceDE w:val="0"/>
            <w:autoSpaceDN w:val="0"/>
            <w:ind w:hanging="640"/>
            <w:divId w:val="659384503"/>
            <w:rPr>
              <w:rFonts w:ascii="Calibri" w:eastAsia="Times New Roman" w:hAnsi="Calibri" w:cs="Calibri"/>
              <w:color w:val="000000"/>
            </w:rPr>
          </w:pPr>
          <w:r w:rsidRPr="003B276D">
            <w:rPr>
              <w:rFonts w:ascii="Calibri" w:eastAsia="Times New Roman" w:hAnsi="Calibri" w:cs="Calibri"/>
              <w:color w:val="000000"/>
            </w:rPr>
            <w:t>[170]</w:t>
          </w:r>
          <w:r w:rsidRPr="003B276D">
            <w:rPr>
              <w:rFonts w:ascii="Calibri" w:eastAsia="Times New Roman" w:hAnsi="Calibri" w:cs="Calibri"/>
              <w:color w:val="000000"/>
            </w:rPr>
            <w:tab/>
            <w:t>A.I. Osman, M. Nasr, M. Farghali, S.S. Bakr, A.S. Eltaweil, A.K. Rashwan, E.M. Abd El-Monaem, Machine learning for membrane design in energy production, gas separation, and water treatment: a review, Environ. Chem. Lett. 22 (2024) 505–560. https://doi.org/10.1007/s10311-023-01695-y.</w:t>
          </w:r>
        </w:p>
        <w:p w14:paraId="071A5B78" w14:textId="77777777" w:rsidR="003B276D" w:rsidRPr="003B276D" w:rsidRDefault="003B276D">
          <w:pPr>
            <w:autoSpaceDE w:val="0"/>
            <w:autoSpaceDN w:val="0"/>
            <w:ind w:hanging="640"/>
            <w:divId w:val="2108385888"/>
            <w:rPr>
              <w:rFonts w:ascii="Calibri" w:eastAsia="Times New Roman" w:hAnsi="Calibri" w:cs="Calibri"/>
              <w:color w:val="000000"/>
            </w:rPr>
          </w:pPr>
          <w:r w:rsidRPr="003B276D">
            <w:rPr>
              <w:rFonts w:ascii="Calibri" w:eastAsia="Times New Roman" w:hAnsi="Calibri" w:cs="Calibri"/>
              <w:color w:val="000000"/>
            </w:rPr>
            <w:t>[171]</w:t>
          </w:r>
          <w:r w:rsidRPr="003B276D">
            <w:rPr>
              <w:rFonts w:ascii="Calibri" w:eastAsia="Times New Roman" w:hAnsi="Calibri" w:cs="Calibri"/>
              <w:color w:val="000000"/>
            </w:rPr>
            <w:tab/>
            <w:t>C.L. Ritt, T. Stassin, D.M. Davenport, R.M. DuChanois, I. Nulens, Z. Yang, A. Ben-Zvi, N. Segev-Mark, M. Elimelech, C.Y. Tang, G.Z. Ramon, I.F.J. Vankelecom, R. Verbeke, The open membrane database: Synthesis–structure–performance relationships of reverse osmosis membranes, J. Memb. Sci. 641 (2022). https://doi.org/10.1016/j.memsci.2021.119927.</w:t>
          </w:r>
        </w:p>
        <w:p w14:paraId="1933C8DD" w14:textId="77777777" w:rsidR="003B276D" w:rsidRPr="003B276D" w:rsidRDefault="003B276D">
          <w:pPr>
            <w:autoSpaceDE w:val="0"/>
            <w:autoSpaceDN w:val="0"/>
            <w:ind w:hanging="640"/>
            <w:divId w:val="838618838"/>
            <w:rPr>
              <w:rFonts w:ascii="Calibri" w:eastAsia="Times New Roman" w:hAnsi="Calibri" w:cs="Calibri"/>
              <w:color w:val="000000"/>
            </w:rPr>
          </w:pPr>
          <w:r w:rsidRPr="003B276D">
            <w:rPr>
              <w:rFonts w:ascii="Calibri" w:eastAsia="Times New Roman" w:hAnsi="Calibri" w:cs="Calibri"/>
              <w:color w:val="000000"/>
            </w:rPr>
            <w:lastRenderedPageBreak/>
            <w:t>[172]</w:t>
          </w:r>
          <w:r w:rsidRPr="003B276D">
            <w:rPr>
              <w:rFonts w:ascii="Calibri" w:eastAsia="Times New Roman" w:hAnsi="Calibri" w:cs="Calibri"/>
              <w:color w:val="000000"/>
            </w:rPr>
            <w:tab/>
            <w:t>S. Xu, R. He, S. Zhao, H.K. Shon, T. He, Is conductivity measurement or inductively coupled plasma-atomic emission spectrometry reliable to define rejection of different ions?, Desalination 543 (2022). https://doi.org/10.1016/j.desal.2022.116097.</w:t>
          </w:r>
        </w:p>
        <w:p w14:paraId="72AD7796" w14:textId="77777777" w:rsidR="003B276D" w:rsidRPr="003B276D" w:rsidRDefault="003B276D">
          <w:pPr>
            <w:autoSpaceDE w:val="0"/>
            <w:autoSpaceDN w:val="0"/>
            <w:ind w:hanging="640"/>
            <w:divId w:val="1610700624"/>
            <w:rPr>
              <w:rFonts w:ascii="Calibri" w:eastAsia="Times New Roman" w:hAnsi="Calibri" w:cs="Calibri"/>
              <w:color w:val="000000"/>
            </w:rPr>
          </w:pPr>
          <w:r w:rsidRPr="003B276D">
            <w:rPr>
              <w:rFonts w:ascii="Calibri" w:eastAsia="Times New Roman" w:hAnsi="Calibri" w:cs="Calibri"/>
              <w:color w:val="000000"/>
            </w:rPr>
            <w:t>[173]</w:t>
          </w:r>
          <w:r w:rsidRPr="003B276D">
            <w:rPr>
              <w:rFonts w:ascii="Calibri" w:eastAsia="Times New Roman" w:hAnsi="Calibri" w:cs="Calibri"/>
              <w:color w:val="000000"/>
            </w:rPr>
            <w:tab/>
            <w:t>M. Cho, S. Han, S. Lee, J.B. Kim, B. Kim, Enhanced Salt Removal of Fresh Water by Recovery-Reduced Ion Concentration Polarization Desalination, Membranes (Basel). 14 (2024). https://doi.org/10.3390/membranes14030056.</w:t>
          </w:r>
        </w:p>
        <w:p w14:paraId="03D1A344" w14:textId="77777777" w:rsidR="003B276D" w:rsidRPr="003B276D" w:rsidRDefault="003B276D">
          <w:pPr>
            <w:autoSpaceDE w:val="0"/>
            <w:autoSpaceDN w:val="0"/>
            <w:ind w:hanging="640"/>
            <w:divId w:val="1787963863"/>
            <w:rPr>
              <w:rFonts w:ascii="Calibri" w:eastAsia="Times New Roman" w:hAnsi="Calibri" w:cs="Calibri"/>
              <w:color w:val="000000"/>
            </w:rPr>
          </w:pPr>
          <w:r w:rsidRPr="003B276D">
            <w:rPr>
              <w:rFonts w:ascii="Calibri" w:eastAsia="Times New Roman" w:hAnsi="Calibri" w:cs="Calibri"/>
              <w:color w:val="000000"/>
            </w:rPr>
            <w:t>[174]</w:t>
          </w:r>
          <w:r w:rsidRPr="003B276D">
            <w:rPr>
              <w:rFonts w:ascii="Calibri" w:eastAsia="Times New Roman" w:hAnsi="Calibri" w:cs="Calibri"/>
              <w:color w:val="000000"/>
            </w:rPr>
            <w:tab/>
            <w:t>P.F. Rainford, A. Occhipinti, B. Wang, S. Stepney, C. Angione, S. Verma, L. Marucci, K. Sharma, S.A. Harris, R.M. Füchslin, E. Klipp, C.S. Grierson, M.S. Weyland, A. Mogre, H. Fellermann, L.M.T. Doan, I.M. Gherman, A.L.B. Pyne, T.J. Rudge, V.M.V. Berrelleza, T.E. Gorochowski, Knowledge preservation in the era of big science and AI: strategies for sustainable scientific research, Nature Communications 17 (2026). https://doi.org/10.1038/s41467-026-72667-3.</w:t>
          </w:r>
        </w:p>
        <w:p w14:paraId="1C711F3A" w14:textId="77777777" w:rsidR="003B276D" w:rsidRPr="003B276D" w:rsidRDefault="003B276D">
          <w:pPr>
            <w:autoSpaceDE w:val="0"/>
            <w:autoSpaceDN w:val="0"/>
            <w:ind w:hanging="640"/>
            <w:divId w:val="632710084"/>
            <w:rPr>
              <w:rFonts w:ascii="Calibri" w:eastAsia="Times New Roman" w:hAnsi="Calibri" w:cs="Calibri"/>
              <w:color w:val="000000"/>
            </w:rPr>
          </w:pPr>
          <w:r w:rsidRPr="003B276D">
            <w:rPr>
              <w:rFonts w:ascii="Calibri" w:eastAsia="Times New Roman" w:hAnsi="Calibri" w:cs="Calibri"/>
              <w:color w:val="000000"/>
            </w:rPr>
            <w:t>[175]</w:t>
          </w:r>
          <w:r w:rsidRPr="003B276D">
            <w:rPr>
              <w:rFonts w:ascii="Calibri" w:eastAsia="Times New Roman" w:hAnsi="Calibri" w:cs="Calibri"/>
              <w:color w:val="000000"/>
            </w:rPr>
            <w:tab/>
            <w:t>M. Eriksson, E. Purificato, A. Noroozian, J. Vinagre, G. Chaslot, E. Gómez, D. Fernandez-Llorca, Can We Trust AI Benchmarks? An Interdisciplinary Review of Current Issues in AI Evaluation, 2025. www.aaai.org.</w:t>
          </w:r>
        </w:p>
        <w:p w14:paraId="3AC7BE66" w14:textId="77777777" w:rsidR="003B276D" w:rsidRPr="003B276D" w:rsidRDefault="003B276D">
          <w:pPr>
            <w:autoSpaceDE w:val="0"/>
            <w:autoSpaceDN w:val="0"/>
            <w:ind w:hanging="640"/>
            <w:divId w:val="1550803391"/>
            <w:rPr>
              <w:rFonts w:ascii="Calibri" w:eastAsia="Times New Roman" w:hAnsi="Calibri" w:cs="Calibri"/>
              <w:color w:val="000000"/>
            </w:rPr>
          </w:pPr>
          <w:r w:rsidRPr="003B276D">
            <w:rPr>
              <w:rFonts w:ascii="Calibri" w:eastAsia="Times New Roman" w:hAnsi="Calibri" w:cs="Calibri"/>
              <w:color w:val="000000"/>
            </w:rPr>
            <w:t>[176]</w:t>
          </w:r>
          <w:r w:rsidRPr="003B276D">
            <w:rPr>
              <w:rFonts w:ascii="Calibri" w:eastAsia="Times New Roman" w:hAnsi="Calibri" w:cs="Calibri"/>
              <w:color w:val="000000"/>
            </w:rPr>
            <w:tab/>
            <w:t>Z. Xiong, Y. Cui, Z. Liu, Y. Zhao, M. Hu, J. Hu, Evaluating explorative prediction power of machine learning algorithms for materials discovery using k-fold forward cross-validation, Comput. Mater. Sci. 171 (2020). https://doi.org/10.1016/j.commatsci.2019.109203.</w:t>
          </w:r>
        </w:p>
        <w:p w14:paraId="1BE03017" w14:textId="77777777" w:rsidR="003B276D" w:rsidRPr="003B276D" w:rsidRDefault="003B276D">
          <w:pPr>
            <w:autoSpaceDE w:val="0"/>
            <w:autoSpaceDN w:val="0"/>
            <w:ind w:hanging="640"/>
            <w:divId w:val="2058313383"/>
            <w:rPr>
              <w:rFonts w:ascii="Calibri" w:eastAsia="Times New Roman" w:hAnsi="Calibri" w:cs="Calibri"/>
              <w:color w:val="000000"/>
            </w:rPr>
          </w:pPr>
          <w:r w:rsidRPr="003B276D">
            <w:rPr>
              <w:rFonts w:ascii="Calibri" w:eastAsia="Times New Roman" w:hAnsi="Calibri" w:cs="Calibri"/>
              <w:color w:val="000000"/>
            </w:rPr>
            <w:t>[177]</w:t>
          </w:r>
          <w:r w:rsidRPr="003B276D">
            <w:rPr>
              <w:rFonts w:ascii="Calibri" w:eastAsia="Times New Roman" w:hAnsi="Calibri" w:cs="Calibri"/>
              <w:color w:val="000000"/>
            </w:rPr>
            <w:tab/>
            <w:t>H. Gao, S. Zhong, W. Zhang, T. Igou, E. Berger, E. Reid, Y. Zhao, D. Lambeth, L. Gan, M.A. Afolabi, Z. Tong, G. Lan, Y. Chen, Revolutionizing Membrane Design Using Machine Learning-Bayesian Optimization, Environ. Sci. Technol. 56 (2022) 2572–2581. https://doi.org/10.1021/acs.est.1c04373.</w:t>
          </w:r>
        </w:p>
        <w:p w14:paraId="02A19E74" w14:textId="77777777" w:rsidR="003B276D" w:rsidRPr="003B276D" w:rsidRDefault="003B276D">
          <w:pPr>
            <w:autoSpaceDE w:val="0"/>
            <w:autoSpaceDN w:val="0"/>
            <w:ind w:hanging="640"/>
            <w:divId w:val="1144929902"/>
            <w:rPr>
              <w:rFonts w:ascii="Calibri" w:eastAsia="Times New Roman" w:hAnsi="Calibri" w:cs="Calibri"/>
              <w:color w:val="000000"/>
            </w:rPr>
          </w:pPr>
          <w:r w:rsidRPr="003B276D">
            <w:rPr>
              <w:rFonts w:ascii="Calibri" w:eastAsia="Times New Roman" w:hAnsi="Calibri" w:cs="Calibri"/>
              <w:color w:val="000000"/>
            </w:rPr>
            <w:t>[178]</w:t>
          </w:r>
          <w:r w:rsidRPr="003B276D">
            <w:rPr>
              <w:rFonts w:ascii="Calibri" w:eastAsia="Times New Roman" w:hAnsi="Calibri" w:cs="Calibri"/>
              <w:color w:val="000000"/>
            </w:rPr>
            <w:tab/>
            <w:t xml:space="preserve">H. Attia, D.J. Johnson, C.J. Wright, N. Hilal, Comparison between dual-layer (superhydrophobic–hydrophobic) and single superhydrophobic layer electrospun </w:t>
          </w:r>
          <w:r w:rsidRPr="003B276D">
            <w:rPr>
              <w:rFonts w:ascii="Calibri" w:eastAsia="Times New Roman" w:hAnsi="Calibri" w:cs="Calibri"/>
              <w:color w:val="000000"/>
            </w:rPr>
            <w:lastRenderedPageBreak/>
            <w:t>membranes for heavy metal recovery by air-gap membrane distillation, Desalination 439 (2018) 31–45. https://doi.org/10.1016/j.desal.2018.04.003.</w:t>
          </w:r>
        </w:p>
        <w:p w14:paraId="0D486F2F" w14:textId="77777777" w:rsidR="003B276D" w:rsidRPr="003B276D" w:rsidRDefault="003B276D">
          <w:pPr>
            <w:autoSpaceDE w:val="0"/>
            <w:autoSpaceDN w:val="0"/>
            <w:ind w:hanging="640"/>
            <w:divId w:val="1437797261"/>
            <w:rPr>
              <w:rFonts w:ascii="Calibri" w:eastAsia="Times New Roman" w:hAnsi="Calibri" w:cs="Calibri"/>
              <w:color w:val="000000"/>
            </w:rPr>
          </w:pPr>
          <w:r w:rsidRPr="003B276D">
            <w:rPr>
              <w:rFonts w:ascii="Calibri" w:eastAsia="Times New Roman" w:hAnsi="Calibri" w:cs="Calibri"/>
              <w:color w:val="000000"/>
            </w:rPr>
            <w:t>[179]</w:t>
          </w:r>
          <w:r w:rsidRPr="003B276D">
            <w:rPr>
              <w:rFonts w:ascii="Calibri" w:eastAsia="Times New Roman" w:hAnsi="Calibri" w:cs="Calibri"/>
              <w:color w:val="000000"/>
            </w:rPr>
            <w:tab/>
            <w:t>Y. Tang, Y. Lin, D.M. Ford, X. Qian, M.R. Cervellere, P.C. Millett, X. Wang, A review on models and simulations of membrane formation via phase inversion processes, J. Memb. Sci. 640 (2021). https://doi.org/10.1016/j.memsci.2021.119810.</w:t>
          </w:r>
        </w:p>
        <w:p w14:paraId="2EDE038B" w14:textId="77777777" w:rsidR="003B276D" w:rsidRPr="003B276D" w:rsidRDefault="003B276D">
          <w:pPr>
            <w:autoSpaceDE w:val="0"/>
            <w:autoSpaceDN w:val="0"/>
            <w:ind w:hanging="640"/>
            <w:divId w:val="1948810887"/>
            <w:rPr>
              <w:rFonts w:ascii="Calibri" w:eastAsia="Times New Roman" w:hAnsi="Calibri" w:cs="Calibri"/>
              <w:color w:val="000000"/>
            </w:rPr>
          </w:pPr>
          <w:r w:rsidRPr="003B276D">
            <w:rPr>
              <w:rFonts w:ascii="Calibri" w:eastAsia="Times New Roman" w:hAnsi="Calibri" w:cs="Calibri"/>
              <w:color w:val="000000"/>
            </w:rPr>
            <w:t>[180]</w:t>
          </w:r>
          <w:r w:rsidRPr="003B276D">
            <w:rPr>
              <w:rFonts w:ascii="Calibri" w:eastAsia="Times New Roman" w:hAnsi="Calibri" w:cs="Calibri"/>
              <w:color w:val="000000"/>
            </w:rPr>
            <w:tab/>
            <w:t>F. Zhang, J. bing Fan, S. Wang, Interfacial Polymerization: From Chemistry to Functional Materials, Angew. Chem. Int. Ed. 59 (2020) 21840–21856. https://doi.org/10.1002/anie.201916473.</w:t>
          </w:r>
        </w:p>
        <w:p w14:paraId="163AAF13" w14:textId="77777777" w:rsidR="003B276D" w:rsidRPr="003B276D" w:rsidRDefault="003B276D">
          <w:pPr>
            <w:autoSpaceDE w:val="0"/>
            <w:autoSpaceDN w:val="0"/>
            <w:ind w:hanging="640"/>
            <w:divId w:val="186411881"/>
            <w:rPr>
              <w:rFonts w:ascii="Calibri" w:eastAsia="Times New Roman" w:hAnsi="Calibri" w:cs="Calibri"/>
              <w:color w:val="000000"/>
            </w:rPr>
          </w:pPr>
          <w:r w:rsidRPr="003B276D">
            <w:rPr>
              <w:rFonts w:ascii="Calibri" w:eastAsia="Times New Roman" w:hAnsi="Calibri" w:cs="Calibri"/>
              <w:color w:val="000000"/>
            </w:rPr>
            <w:t>[181]</w:t>
          </w:r>
          <w:r w:rsidRPr="003B276D">
            <w:rPr>
              <w:rFonts w:ascii="Calibri" w:eastAsia="Times New Roman" w:hAnsi="Calibri" w:cs="Calibri"/>
              <w:color w:val="000000"/>
            </w:rPr>
            <w:tab/>
            <w:t>L. Eykens, K. De Sitter, C. Dotremont, L. Pinoy, B. Van der Bruggen, Membrane synthesis for membrane distillation: A review, Sep. Purif. Technol. 182 (2017) 36–51. https://doi.org/10.1016/j.seppur.2017.03.035.</w:t>
          </w:r>
        </w:p>
        <w:p w14:paraId="645B3059" w14:textId="77777777" w:rsidR="003B276D" w:rsidRPr="003B276D" w:rsidRDefault="003B276D">
          <w:pPr>
            <w:autoSpaceDE w:val="0"/>
            <w:autoSpaceDN w:val="0"/>
            <w:ind w:hanging="640"/>
            <w:divId w:val="1391729279"/>
            <w:rPr>
              <w:rFonts w:ascii="Calibri" w:eastAsia="Times New Roman" w:hAnsi="Calibri" w:cs="Calibri"/>
              <w:color w:val="000000"/>
            </w:rPr>
          </w:pPr>
          <w:r w:rsidRPr="003B276D">
            <w:rPr>
              <w:rFonts w:ascii="Calibri" w:eastAsia="Times New Roman" w:hAnsi="Calibri" w:cs="Calibri"/>
              <w:color w:val="000000"/>
            </w:rPr>
            <w:t>[182]</w:t>
          </w:r>
          <w:r w:rsidRPr="003B276D">
            <w:rPr>
              <w:rFonts w:ascii="Calibri" w:eastAsia="Times New Roman" w:hAnsi="Calibri" w:cs="Calibri"/>
              <w:color w:val="000000"/>
            </w:rPr>
            <w:tab/>
            <w:t>B. Yuan, C. Jiang, P. Li, H. Sun, P. Li, T. Yuan, H. Sun, Q. Jason Niu, Ultrathin Polyamide Membrane with Decreased Porosity Designed for Outstanding Water-Softening Performance and Superior Antifouling Properties, ACS Appl. Mater. Interfaces 10 (2018) 43057–43067. https://doi.org/10.1021/acsami.8b15883.</w:t>
          </w:r>
        </w:p>
        <w:p w14:paraId="195AB09F" w14:textId="77777777" w:rsidR="003B276D" w:rsidRPr="003B276D" w:rsidRDefault="003B276D">
          <w:pPr>
            <w:autoSpaceDE w:val="0"/>
            <w:autoSpaceDN w:val="0"/>
            <w:ind w:hanging="640"/>
            <w:divId w:val="50159858"/>
            <w:rPr>
              <w:rFonts w:ascii="Calibri" w:eastAsia="Times New Roman" w:hAnsi="Calibri" w:cs="Calibri"/>
              <w:color w:val="000000"/>
            </w:rPr>
          </w:pPr>
          <w:r w:rsidRPr="003B276D">
            <w:rPr>
              <w:rFonts w:ascii="Calibri" w:eastAsia="Times New Roman" w:hAnsi="Calibri" w:cs="Calibri"/>
              <w:color w:val="000000"/>
            </w:rPr>
            <w:t>[183]</w:t>
          </w:r>
          <w:r w:rsidRPr="003B276D">
            <w:rPr>
              <w:rFonts w:ascii="Calibri" w:eastAsia="Times New Roman" w:hAnsi="Calibri" w:cs="Calibri"/>
              <w:color w:val="000000"/>
            </w:rPr>
            <w:tab/>
            <w:t>D. Hou, C. Ding, C. Fu, D. Wang, C. Zhao, J. Wang, Electrospun nanofibrous omniphobic membrane for anti-surfactant-wetting membrane distillation desalination, Desalination 468 (2019). https://doi.org/10.1016/j.desal.2019.07.008.</w:t>
          </w:r>
        </w:p>
        <w:p w14:paraId="47367D4E" w14:textId="77777777" w:rsidR="003B276D" w:rsidRPr="003B276D" w:rsidRDefault="003B276D">
          <w:pPr>
            <w:autoSpaceDE w:val="0"/>
            <w:autoSpaceDN w:val="0"/>
            <w:ind w:hanging="640"/>
            <w:divId w:val="1924415555"/>
            <w:rPr>
              <w:rFonts w:ascii="Calibri" w:eastAsia="Times New Roman" w:hAnsi="Calibri" w:cs="Calibri"/>
              <w:color w:val="000000"/>
            </w:rPr>
          </w:pPr>
          <w:r w:rsidRPr="003B276D">
            <w:rPr>
              <w:rFonts w:ascii="Calibri" w:eastAsia="Times New Roman" w:hAnsi="Calibri" w:cs="Calibri"/>
              <w:color w:val="000000"/>
            </w:rPr>
            <w:t>[184]</w:t>
          </w:r>
          <w:r w:rsidRPr="003B276D">
            <w:rPr>
              <w:rFonts w:ascii="Calibri" w:eastAsia="Times New Roman" w:hAnsi="Calibri" w:cs="Calibri"/>
              <w:color w:val="000000"/>
            </w:rPr>
            <w:tab/>
            <w:t>S. Al Aani, A. Haroutounian, C.J. Wright, N. Hilal, Thin Film Nanocomposite (TFN) membranes modified with polydopamine coated metals/carbon-nanostructures for desalination applications, Desalination 427 (2018) 60–74. https://doi.org/10.1016/j.desal.2017.10.011.</w:t>
          </w:r>
        </w:p>
        <w:p w14:paraId="1072065C" w14:textId="77777777" w:rsidR="003B276D" w:rsidRPr="003B276D" w:rsidRDefault="003B276D">
          <w:pPr>
            <w:autoSpaceDE w:val="0"/>
            <w:autoSpaceDN w:val="0"/>
            <w:ind w:hanging="640"/>
            <w:divId w:val="1381900499"/>
            <w:rPr>
              <w:rFonts w:ascii="Calibri" w:eastAsia="Times New Roman" w:hAnsi="Calibri" w:cs="Calibri"/>
              <w:color w:val="000000"/>
            </w:rPr>
          </w:pPr>
          <w:r w:rsidRPr="003B276D">
            <w:rPr>
              <w:rFonts w:ascii="Calibri" w:eastAsia="Times New Roman" w:hAnsi="Calibri" w:cs="Calibri"/>
              <w:color w:val="000000"/>
            </w:rPr>
            <w:lastRenderedPageBreak/>
            <w:t>[185]</w:t>
          </w:r>
          <w:r w:rsidRPr="003B276D">
            <w:rPr>
              <w:rFonts w:ascii="Calibri" w:eastAsia="Times New Roman" w:hAnsi="Calibri" w:cs="Calibri"/>
              <w:color w:val="000000"/>
            </w:rPr>
            <w:tab/>
            <w:t>P. Sarkar, S. Modak, S. Karan, Ultraselective and Highly Permeable Polyamide Nanofilms for Ionic and Molecular Nanofiltration, Adv. Funct. Mater. 31 (2021). https://doi.org/10.1002/adfm.202007054.</w:t>
          </w:r>
        </w:p>
        <w:p w14:paraId="016AB5EB" w14:textId="77777777" w:rsidR="003B276D" w:rsidRPr="003B276D" w:rsidRDefault="003B276D">
          <w:pPr>
            <w:autoSpaceDE w:val="0"/>
            <w:autoSpaceDN w:val="0"/>
            <w:ind w:hanging="640"/>
            <w:divId w:val="969745263"/>
            <w:rPr>
              <w:rFonts w:ascii="Calibri" w:eastAsia="Times New Roman" w:hAnsi="Calibri" w:cs="Calibri"/>
              <w:color w:val="000000"/>
            </w:rPr>
          </w:pPr>
          <w:r w:rsidRPr="003B276D">
            <w:rPr>
              <w:rFonts w:ascii="Calibri" w:eastAsia="Times New Roman" w:hAnsi="Calibri" w:cs="Calibri"/>
              <w:color w:val="000000"/>
            </w:rPr>
            <w:t>[186]</w:t>
          </w:r>
          <w:r w:rsidRPr="003B276D">
            <w:rPr>
              <w:rFonts w:ascii="Calibri" w:eastAsia="Times New Roman" w:hAnsi="Calibri" w:cs="Calibri"/>
              <w:color w:val="000000"/>
            </w:rPr>
            <w:tab/>
            <w:t>J. Bradshaw, A. Zhang, B. Mahjour, D.E. Graff, M.H.S. Segler, C.W. Coley, Challenging Reaction Prediction Models to Generalize to Novel Chemistry, ACS Cent. Sci. 11 (2025) 539–549. https://doi.org/10.1021/acscentsci.5c00055.</w:t>
          </w:r>
        </w:p>
        <w:p w14:paraId="75D19836" w14:textId="77777777" w:rsidR="003B276D" w:rsidRPr="003B276D" w:rsidRDefault="003B276D">
          <w:pPr>
            <w:autoSpaceDE w:val="0"/>
            <w:autoSpaceDN w:val="0"/>
            <w:ind w:hanging="640"/>
            <w:divId w:val="2052613977"/>
            <w:rPr>
              <w:rFonts w:ascii="Calibri" w:eastAsia="Times New Roman" w:hAnsi="Calibri" w:cs="Calibri"/>
              <w:color w:val="000000"/>
            </w:rPr>
          </w:pPr>
          <w:r w:rsidRPr="003B276D">
            <w:rPr>
              <w:rFonts w:ascii="Calibri" w:eastAsia="Times New Roman" w:hAnsi="Calibri" w:cs="Calibri"/>
              <w:color w:val="000000"/>
            </w:rPr>
            <w:t>[187]</w:t>
          </w:r>
          <w:r w:rsidRPr="003B276D">
            <w:rPr>
              <w:rFonts w:ascii="Calibri" w:eastAsia="Times New Roman" w:hAnsi="Calibri" w:cs="Calibri"/>
              <w:color w:val="000000"/>
            </w:rPr>
            <w:tab/>
            <w:t>H. Fooladi, T.N.L. Vu, M. Mathea, J. Kirchmair, Evaluating Machine Learning Models for Molecular Property Prediction: Performance and Robustness on Out-of-Distribution Data, J. Chem. Inf. Model. 65 (2025) 9871–9891. https://doi.org/10.1021/acs.jcim.5c00475.</w:t>
          </w:r>
        </w:p>
        <w:p w14:paraId="04C95764" w14:textId="77777777" w:rsidR="003B276D" w:rsidRPr="003B276D" w:rsidRDefault="003B276D">
          <w:pPr>
            <w:autoSpaceDE w:val="0"/>
            <w:autoSpaceDN w:val="0"/>
            <w:ind w:hanging="640"/>
            <w:divId w:val="1973705832"/>
            <w:rPr>
              <w:rFonts w:ascii="Calibri" w:eastAsia="Times New Roman" w:hAnsi="Calibri" w:cs="Calibri"/>
              <w:color w:val="000000"/>
            </w:rPr>
          </w:pPr>
          <w:r w:rsidRPr="003B276D">
            <w:rPr>
              <w:rFonts w:ascii="Calibri" w:eastAsia="Times New Roman" w:hAnsi="Calibri" w:cs="Calibri"/>
              <w:color w:val="000000"/>
            </w:rPr>
            <w:t>[188]</w:t>
          </w:r>
          <w:r w:rsidRPr="003B276D">
            <w:rPr>
              <w:rFonts w:ascii="Calibri" w:eastAsia="Times New Roman" w:hAnsi="Calibri" w:cs="Calibri"/>
              <w:color w:val="000000"/>
            </w:rPr>
            <w:tab/>
            <w:t>M. Tenorio, M.H. Rahman, A. Mannodi-Kanakkithodi, J. Chapman, Out-of-distribution machine learning for materials discovery: Challenges and opportunities, Chemical Physics Reviews 7 (2026). https://doi.org/10.1063/5.0228239.</w:t>
          </w:r>
        </w:p>
        <w:p w14:paraId="3B2A5B70" w14:textId="77777777" w:rsidR="003B276D" w:rsidRPr="003B276D" w:rsidRDefault="003B276D">
          <w:pPr>
            <w:autoSpaceDE w:val="0"/>
            <w:autoSpaceDN w:val="0"/>
            <w:ind w:hanging="640"/>
            <w:divId w:val="1126123286"/>
            <w:rPr>
              <w:rFonts w:ascii="Calibri" w:eastAsia="Times New Roman" w:hAnsi="Calibri" w:cs="Calibri"/>
              <w:color w:val="000000"/>
            </w:rPr>
          </w:pPr>
          <w:r w:rsidRPr="003B276D">
            <w:rPr>
              <w:rFonts w:ascii="Calibri" w:eastAsia="Times New Roman" w:hAnsi="Calibri" w:cs="Calibri"/>
              <w:color w:val="000000"/>
            </w:rPr>
            <w:t>[189]</w:t>
          </w:r>
          <w:r w:rsidRPr="003B276D">
            <w:rPr>
              <w:rFonts w:ascii="Calibri" w:eastAsia="Times New Roman" w:hAnsi="Calibri" w:cs="Calibri"/>
              <w:color w:val="000000"/>
            </w:rPr>
            <w:tab/>
            <w:t>C. Rudin, Stop explaining black box machine learning models for high stakes decisions and use interpretable models instead, Nat. Mach. Intell. 1 (2019) 206–215. https://doi.org/10.1038/s42256-019-0048-x.</w:t>
          </w:r>
        </w:p>
        <w:p w14:paraId="6302B5CC" w14:textId="77777777" w:rsidR="003B276D" w:rsidRPr="003B276D" w:rsidRDefault="003B276D">
          <w:pPr>
            <w:autoSpaceDE w:val="0"/>
            <w:autoSpaceDN w:val="0"/>
            <w:ind w:hanging="640"/>
            <w:divId w:val="2033650845"/>
            <w:rPr>
              <w:rFonts w:ascii="Calibri" w:eastAsia="Times New Roman" w:hAnsi="Calibri" w:cs="Calibri"/>
              <w:color w:val="000000"/>
            </w:rPr>
          </w:pPr>
          <w:r w:rsidRPr="003B276D">
            <w:rPr>
              <w:rFonts w:ascii="Calibri" w:eastAsia="Times New Roman" w:hAnsi="Calibri" w:cs="Calibri"/>
              <w:color w:val="000000"/>
            </w:rPr>
            <w:t>[190]</w:t>
          </w:r>
          <w:r w:rsidRPr="003B276D">
            <w:rPr>
              <w:rFonts w:ascii="Calibri" w:eastAsia="Times New Roman" w:hAnsi="Calibri" w:cs="Calibri"/>
              <w:color w:val="000000"/>
            </w:rPr>
            <w:tab/>
            <w:t>S. Lundberg, S.-I. Lee, A Unified Approach to Interpreting Model Predictions, (2017). http://arxiv.org/abs/1705.07874.</w:t>
          </w:r>
        </w:p>
        <w:p w14:paraId="7A053257" w14:textId="77777777" w:rsidR="003B276D" w:rsidRPr="003B276D" w:rsidRDefault="003B276D">
          <w:pPr>
            <w:autoSpaceDE w:val="0"/>
            <w:autoSpaceDN w:val="0"/>
            <w:ind w:hanging="640"/>
            <w:divId w:val="1138306264"/>
            <w:rPr>
              <w:rFonts w:ascii="Calibri" w:eastAsia="Times New Roman" w:hAnsi="Calibri" w:cs="Calibri"/>
              <w:color w:val="000000"/>
            </w:rPr>
          </w:pPr>
          <w:r w:rsidRPr="003B276D">
            <w:rPr>
              <w:rFonts w:ascii="Calibri" w:eastAsia="Times New Roman" w:hAnsi="Calibri" w:cs="Calibri"/>
              <w:color w:val="000000"/>
            </w:rPr>
            <w:t>[191]</w:t>
          </w:r>
          <w:r w:rsidRPr="003B276D">
            <w:rPr>
              <w:rFonts w:ascii="Calibri" w:eastAsia="Times New Roman" w:hAnsi="Calibri" w:cs="Calibri"/>
              <w:color w:val="000000"/>
            </w:rPr>
            <w:tab/>
            <w:t>J.Z. Liu, J. Paisley, M.-A. Kioumourtzoglou, B.A. Coull, Accurate Uncertainty Estimation and Decomposition in Ensemble Learning, n.d.</w:t>
          </w:r>
        </w:p>
        <w:p w14:paraId="34692EA4" w14:textId="77777777" w:rsidR="003B276D" w:rsidRPr="003B276D" w:rsidRDefault="003B276D">
          <w:pPr>
            <w:autoSpaceDE w:val="0"/>
            <w:autoSpaceDN w:val="0"/>
            <w:ind w:hanging="640"/>
            <w:divId w:val="124586430"/>
            <w:rPr>
              <w:rFonts w:ascii="Calibri" w:eastAsia="Times New Roman" w:hAnsi="Calibri" w:cs="Calibri"/>
              <w:color w:val="000000"/>
            </w:rPr>
          </w:pPr>
          <w:r w:rsidRPr="003B276D">
            <w:rPr>
              <w:rFonts w:ascii="Calibri" w:eastAsia="Times New Roman" w:hAnsi="Calibri" w:cs="Calibri"/>
              <w:color w:val="000000"/>
            </w:rPr>
            <w:t>[192]</w:t>
          </w:r>
          <w:r w:rsidRPr="003B276D">
            <w:rPr>
              <w:rFonts w:ascii="Calibri" w:eastAsia="Times New Roman" w:hAnsi="Calibri" w:cs="Calibri"/>
              <w:color w:val="000000"/>
            </w:rPr>
            <w:tab/>
            <w:t>P. Hofman, Y. Sale, E. Hüllermeier, Quantifying Aleatoric and Epistemic Uncertainty with Proper Scoring Rules, (2024). http://arxiv.org/abs/2404.12215.</w:t>
          </w:r>
        </w:p>
        <w:p w14:paraId="422F06F2" w14:textId="77777777" w:rsidR="003B276D" w:rsidRPr="003B276D" w:rsidRDefault="003B276D">
          <w:pPr>
            <w:autoSpaceDE w:val="0"/>
            <w:autoSpaceDN w:val="0"/>
            <w:ind w:hanging="640"/>
            <w:divId w:val="1692293752"/>
            <w:rPr>
              <w:rFonts w:ascii="Calibri" w:eastAsia="Times New Roman" w:hAnsi="Calibri" w:cs="Calibri"/>
              <w:color w:val="000000"/>
            </w:rPr>
          </w:pPr>
          <w:r w:rsidRPr="003B276D">
            <w:rPr>
              <w:rFonts w:ascii="Calibri" w:eastAsia="Times New Roman" w:hAnsi="Calibri" w:cs="Calibri"/>
              <w:color w:val="000000"/>
            </w:rPr>
            <w:t>[193]</w:t>
          </w:r>
          <w:r w:rsidRPr="003B276D">
            <w:rPr>
              <w:rFonts w:ascii="Calibri" w:eastAsia="Times New Roman" w:hAnsi="Calibri" w:cs="Calibri"/>
              <w:color w:val="000000"/>
            </w:rPr>
            <w:tab/>
            <w:t>A.N. Angelopoulos, S. Bates, A Gentle Introduction to Conformal Prediction and Distribution-Free Uncertainty Quantification, (2022). http://arxiv.org/abs/2107.07511.</w:t>
          </w:r>
        </w:p>
        <w:p w14:paraId="212A42B0" w14:textId="77777777" w:rsidR="003B276D" w:rsidRPr="003B276D" w:rsidRDefault="003B276D">
          <w:pPr>
            <w:autoSpaceDE w:val="0"/>
            <w:autoSpaceDN w:val="0"/>
            <w:ind w:hanging="640"/>
            <w:divId w:val="1884096301"/>
            <w:rPr>
              <w:rFonts w:ascii="Calibri" w:eastAsia="Times New Roman" w:hAnsi="Calibri" w:cs="Calibri"/>
              <w:color w:val="000000"/>
            </w:rPr>
          </w:pPr>
          <w:r w:rsidRPr="003B276D">
            <w:rPr>
              <w:rFonts w:ascii="Calibri" w:eastAsia="Times New Roman" w:hAnsi="Calibri" w:cs="Calibri"/>
              <w:color w:val="000000"/>
            </w:rPr>
            <w:lastRenderedPageBreak/>
            <w:t>[194]</w:t>
          </w:r>
          <w:r w:rsidRPr="003B276D">
            <w:rPr>
              <w:rFonts w:ascii="Calibri" w:eastAsia="Times New Roman" w:hAnsi="Calibri" w:cs="Calibri"/>
              <w:color w:val="000000"/>
            </w:rPr>
            <w:tab/>
            <w:t>P.C. Marques, Stacked conformal prediction, Conformal and Probabilistic Prediction with Applications, 2025.</w:t>
          </w:r>
        </w:p>
        <w:p w14:paraId="6D4D2C6E" w14:textId="77777777" w:rsidR="003B276D" w:rsidRPr="003B276D" w:rsidRDefault="003B276D">
          <w:pPr>
            <w:autoSpaceDE w:val="0"/>
            <w:autoSpaceDN w:val="0"/>
            <w:ind w:hanging="640"/>
            <w:divId w:val="1625961947"/>
            <w:rPr>
              <w:rFonts w:ascii="Calibri" w:eastAsia="Times New Roman" w:hAnsi="Calibri" w:cs="Calibri"/>
              <w:color w:val="000000"/>
            </w:rPr>
          </w:pPr>
          <w:r w:rsidRPr="003B276D">
            <w:rPr>
              <w:rFonts w:ascii="Calibri" w:eastAsia="Times New Roman" w:hAnsi="Calibri" w:cs="Calibri"/>
              <w:color w:val="000000"/>
            </w:rPr>
            <w:t>[195]</w:t>
          </w:r>
          <w:r w:rsidRPr="003B276D">
            <w:rPr>
              <w:rFonts w:ascii="Calibri" w:eastAsia="Times New Roman" w:hAnsi="Calibri" w:cs="Calibri"/>
              <w:color w:val="000000"/>
            </w:rPr>
            <w:tab/>
            <w:t>A. Napoli, P. White, Clustering-Based Validation Splits for Model Selection under Domain Shift, (2025). http://arxiv.org/abs/2405.19461.</w:t>
          </w:r>
        </w:p>
        <w:p w14:paraId="44AE77A4" w14:textId="77777777" w:rsidR="003B276D" w:rsidRPr="003B276D" w:rsidRDefault="003B276D">
          <w:pPr>
            <w:autoSpaceDE w:val="0"/>
            <w:autoSpaceDN w:val="0"/>
            <w:ind w:hanging="640"/>
            <w:divId w:val="1967737824"/>
            <w:rPr>
              <w:rFonts w:ascii="Calibri" w:eastAsia="Times New Roman" w:hAnsi="Calibri" w:cs="Calibri"/>
              <w:color w:val="000000"/>
            </w:rPr>
          </w:pPr>
          <w:r w:rsidRPr="003B276D">
            <w:rPr>
              <w:rFonts w:ascii="Calibri" w:eastAsia="Times New Roman" w:hAnsi="Calibri" w:cs="Calibri"/>
              <w:color w:val="000000"/>
            </w:rPr>
            <w:t>[196]</w:t>
          </w:r>
          <w:r w:rsidRPr="003B276D">
            <w:rPr>
              <w:rFonts w:ascii="Calibri" w:eastAsia="Times New Roman" w:hAnsi="Calibri" w:cs="Calibri"/>
              <w:color w:val="000000"/>
            </w:rPr>
            <w:tab/>
            <w:t>P. López-Porfiri, S. Ramos-Paredes, P. Núñez, P. Gorgojo, Towards the technological maturity of membrane distillation: the MD module performance curve, NPJ Clean Water 6 (2023). https://doi.org/10.1038/s41545-023-00234-0.</w:t>
          </w:r>
        </w:p>
        <w:p w14:paraId="743095D5" w14:textId="77777777" w:rsidR="003B276D" w:rsidRPr="003B276D" w:rsidRDefault="003B276D">
          <w:pPr>
            <w:autoSpaceDE w:val="0"/>
            <w:autoSpaceDN w:val="0"/>
            <w:ind w:hanging="640"/>
            <w:divId w:val="55864862"/>
            <w:rPr>
              <w:rFonts w:ascii="Calibri" w:eastAsia="Times New Roman" w:hAnsi="Calibri" w:cs="Calibri"/>
              <w:color w:val="000000"/>
            </w:rPr>
          </w:pPr>
          <w:r w:rsidRPr="003B276D">
            <w:rPr>
              <w:rFonts w:ascii="Calibri" w:eastAsia="Times New Roman" w:hAnsi="Calibri" w:cs="Calibri"/>
              <w:color w:val="000000"/>
            </w:rPr>
            <w:t>[197]</w:t>
          </w:r>
          <w:r w:rsidRPr="003B276D">
            <w:rPr>
              <w:rFonts w:ascii="Calibri" w:eastAsia="Times New Roman" w:hAnsi="Calibri" w:cs="Calibri"/>
              <w:color w:val="000000"/>
            </w:rPr>
            <w:tab/>
            <w:t>R. Ma, B. Castro-Dominguez, A.G. Dixon, Y.H. Ma, Scalability of multitube membrane modules for hydrogen separation: Technical considerations, issues and solutions, J. Memb. Sci. 564 (2018) 887–896. https://doi.org/10.1016/j.memsci.2018.08.003.</w:t>
          </w:r>
        </w:p>
        <w:p w14:paraId="06F1029F" w14:textId="77777777" w:rsidR="003B276D" w:rsidRPr="003B276D" w:rsidRDefault="003B276D">
          <w:pPr>
            <w:autoSpaceDE w:val="0"/>
            <w:autoSpaceDN w:val="0"/>
            <w:ind w:hanging="640"/>
            <w:divId w:val="1774662992"/>
            <w:rPr>
              <w:rFonts w:ascii="Calibri" w:eastAsia="Times New Roman" w:hAnsi="Calibri" w:cs="Calibri"/>
              <w:color w:val="000000"/>
            </w:rPr>
          </w:pPr>
          <w:r w:rsidRPr="003B276D">
            <w:rPr>
              <w:rFonts w:ascii="Calibri" w:eastAsia="Times New Roman" w:hAnsi="Calibri" w:cs="Calibri"/>
              <w:color w:val="000000"/>
            </w:rPr>
            <w:t>[198]</w:t>
          </w:r>
          <w:r w:rsidRPr="003B276D">
            <w:rPr>
              <w:rFonts w:ascii="Calibri" w:eastAsia="Times New Roman" w:hAnsi="Calibri" w:cs="Calibri"/>
              <w:color w:val="000000"/>
            </w:rPr>
            <w:tab/>
            <w:t>U. Ahmad, A. Abdala, K.C. Ng, F.H. Akhtar, Machine learning-driven design of membranes for saline and produced water treatment across scales, Environ. Sci. (Camb). 11 (2025) 2080–2099. https://doi.org/10.1039/d5ew00417a.</w:t>
          </w:r>
        </w:p>
        <w:p w14:paraId="66FE3326" w14:textId="77777777" w:rsidR="003B276D" w:rsidRPr="003B276D" w:rsidRDefault="003B276D">
          <w:pPr>
            <w:autoSpaceDE w:val="0"/>
            <w:autoSpaceDN w:val="0"/>
            <w:ind w:hanging="640"/>
            <w:divId w:val="1833641607"/>
            <w:rPr>
              <w:rFonts w:ascii="Calibri" w:eastAsia="Times New Roman" w:hAnsi="Calibri" w:cs="Calibri"/>
              <w:color w:val="000000"/>
            </w:rPr>
          </w:pPr>
          <w:r w:rsidRPr="003B276D">
            <w:rPr>
              <w:rFonts w:ascii="Calibri" w:eastAsia="Times New Roman" w:hAnsi="Calibri" w:cs="Calibri"/>
              <w:color w:val="000000"/>
            </w:rPr>
            <w:t>[199]</w:t>
          </w:r>
          <w:r w:rsidRPr="003B276D">
            <w:rPr>
              <w:rFonts w:ascii="Calibri" w:eastAsia="Times New Roman" w:hAnsi="Calibri" w:cs="Calibri"/>
              <w:color w:val="000000"/>
            </w:rPr>
            <w:tab/>
            <w:t>A. Hosna, E. Merry, J. Gyalmo, Z. Alom, Z. Aung, M.A. Azim, Transfer learning: a friendly introduction, J. Big Data 9 (2022). https://doi.org/10.1186/s40537-022-00652-w.</w:t>
          </w:r>
        </w:p>
        <w:p w14:paraId="40FD2B25" w14:textId="77777777" w:rsidR="003B276D" w:rsidRPr="003B276D" w:rsidRDefault="003B276D">
          <w:pPr>
            <w:autoSpaceDE w:val="0"/>
            <w:autoSpaceDN w:val="0"/>
            <w:ind w:hanging="640"/>
            <w:divId w:val="1922445978"/>
            <w:rPr>
              <w:rFonts w:ascii="Calibri" w:eastAsia="Times New Roman" w:hAnsi="Calibri" w:cs="Calibri"/>
              <w:color w:val="000000"/>
            </w:rPr>
          </w:pPr>
          <w:r w:rsidRPr="003B276D">
            <w:rPr>
              <w:rFonts w:ascii="Calibri" w:eastAsia="Times New Roman" w:hAnsi="Calibri" w:cs="Calibri"/>
              <w:color w:val="000000"/>
            </w:rPr>
            <w:t>[200]</w:t>
          </w:r>
          <w:r w:rsidRPr="003B276D">
            <w:rPr>
              <w:rFonts w:ascii="Calibri" w:eastAsia="Times New Roman" w:hAnsi="Calibri" w:cs="Calibri"/>
              <w:color w:val="000000"/>
            </w:rPr>
            <w:tab/>
            <w:t>F. Zhuang, Z. Qi, K. Duan, D. Xi, Y. Zhu, H. Zhu, H. Xiong, Q. He, A Comprehensive Survey on Transfer Learning, (2020). http://arxiv.org/abs/1911.02685.</w:t>
          </w:r>
        </w:p>
        <w:p w14:paraId="4B6D0B53" w14:textId="77777777" w:rsidR="003B276D" w:rsidRPr="003B276D" w:rsidRDefault="003B276D">
          <w:pPr>
            <w:autoSpaceDE w:val="0"/>
            <w:autoSpaceDN w:val="0"/>
            <w:ind w:hanging="640"/>
            <w:divId w:val="1120035138"/>
            <w:rPr>
              <w:rFonts w:ascii="Calibri" w:eastAsia="Times New Roman" w:hAnsi="Calibri" w:cs="Calibri"/>
              <w:color w:val="000000"/>
            </w:rPr>
          </w:pPr>
          <w:r w:rsidRPr="003B276D">
            <w:rPr>
              <w:rFonts w:ascii="Calibri" w:eastAsia="Times New Roman" w:hAnsi="Calibri" w:cs="Calibri"/>
              <w:color w:val="000000"/>
            </w:rPr>
            <w:t>[201]</w:t>
          </w:r>
          <w:r w:rsidRPr="003B276D">
            <w:rPr>
              <w:rFonts w:ascii="Calibri" w:eastAsia="Times New Roman" w:hAnsi="Calibri" w:cs="Calibri"/>
              <w:color w:val="000000"/>
            </w:rPr>
            <w:tab/>
            <w:t>D. Massa, G. Kaszuba, S. Papanikolaou, P. Sankowski, Transfer Learning in Materials Informatics: structure-property relationships through minimal but highly informative multimodal input, (2024). http://arxiv.org/abs/2401.09301.</w:t>
          </w:r>
        </w:p>
        <w:p w14:paraId="315843AC" w14:textId="77777777" w:rsidR="003B276D" w:rsidRPr="003B276D" w:rsidRDefault="003B276D">
          <w:pPr>
            <w:autoSpaceDE w:val="0"/>
            <w:autoSpaceDN w:val="0"/>
            <w:ind w:hanging="640"/>
            <w:divId w:val="315647439"/>
            <w:rPr>
              <w:rFonts w:ascii="Calibri" w:eastAsia="Times New Roman" w:hAnsi="Calibri" w:cs="Calibri"/>
              <w:color w:val="000000"/>
            </w:rPr>
          </w:pPr>
          <w:r w:rsidRPr="003B276D">
            <w:rPr>
              <w:rFonts w:ascii="Calibri" w:eastAsia="Times New Roman" w:hAnsi="Calibri" w:cs="Calibri"/>
              <w:color w:val="000000"/>
            </w:rPr>
            <w:t>[202]</w:t>
          </w:r>
          <w:r w:rsidRPr="003B276D">
            <w:rPr>
              <w:rFonts w:ascii="Calibri" w:eastAsia="Times New Roman" w:hAnsi="Calibri" w:cs="Calibri"/>
              <w:color w:val="000000"/>
            </w:rPr>
            <w:tab/>
            <w:t>P. Jamshidi, N. Siegmund, M. Velez, C. Kästner, A. Patel, Y. Agarwal, Transfer Learning for Performance Modeling of Configurable Systems: An Exploratory Analysis, (2017). http://arxiv.org/abs/1709.02280.</w:t>
          </w:r>
        </w:p>
        <w:p w14:paraId="2228F321" w14:textId="77777777" w:rsidR="003B276D" w:rsidRPr="003B276D" w:rsidRDefault="003B276D">
          <w:pPr>
            <w:autoSpaceDE w:val="0"/>
            <w:autoSpaceDN w:val="0"/>
            <w:ind w:hanging="640"/>
            <w:divId w:val="873614077"/>
            <w:rPr>
              <w:rFonts w:ascii="Calibri" w:eastAsia="Times New Roman" w:hAnsi="Calibri" w:cs="Calibri"/>
              <w:color w:val="000000"/>
            </w:rPr>
          </w:pPr>
          <w:r w:rsidRPr="003B276D">
            <w:rPr>
              <w:rFonts w:ascii="Calibri" w:eastAsia="Times New Roman" w:hAnsi="Calibri" w:cs="Calibri"/>
              <w:color w:val="000000"/>
            </w:rPr>
            <w:lastRenderedPageBreak/>
            <w:t>[203]</w:t>
          </w:r>
          <w:r w:rsidRPr="003B276D">
            <w:rPr>
              <w:rFonts w:ascii="Calibri" w:eastAsia="Times New Roman" w:hAnsi="Calibri" w:cs="Calibri"/>
              <w:color w:val="000000"/>
            </w:rPr>
            <w:tab/>
            <w:t>Y. Chen, Z. Wu, B. Zhang, J. Ren, C. He, Q. Chen, Transfer learning and pretraining enhanced physics-informed machine learning for closed-circuit reverse osmosis modeling, Desalination 580 (2024). https://doi.org/10.1016/j.desal.2024.117557.</w:t>
          </w:r>
        </w:p>
        <w:p w14:paraId="18040412" w14:textId="77777777" w:rsidR="003B276D" w:rsidRPr="003B276D" w:rsidRDefault="003B276D">
          <w:pPr>
            <w:autoSpaceDE w:val="0"/>
            <w:autoSpaceDN w:val="0"/>
            <w:ind w:hanging="640"/>
            <w:divId w:val="2096121344"/>
            <w:rPr>
              <w:rFonts w:ascii="Calibri" w:eastAsia="Times New Roman" w:hAnsi="Calibri" w:cs="Calibri"/>
              <w:color w:val="000000"/>
            </w:rPr>
          </w:pPr>
          <w:r w:rsidRPr="003B276D">
            <w:rPr>
              <w:rFonts w:ascii="Calibri" w:eastAsia="Times New Roman" w:hAnsi="Calibri" w:cs="Calibri"/>
              <w:color w:val="000000"/>
            </w:rPr>
            <w:t>[204]</w:t>
          </w:r>
          <w:r w:rsidRPr="003B276D">
            <w:rPr>
              <w:rFonts w:ascii="Calibri" w:eastAsia="Times New Roman" w:hAnsi="Calibri" w:cs="Calibri"/>
              <w:color w:val="000000"/>
            </w:rPr>
            <w:tab/>
            <w:t>T. Shi, Y. Li, Z. Wang, W. Xu, G. Jiang, D. Dai, J. Zhou, H. Huang, R. He, S. Ramakrishna, P.K. Chu, W. Zhou, X.F. Yu, Knowledge-driven autonomous materials research via collaborative multi-agent and robotic system, Matter 9 (2026). https://doi.org/10.1016/j.matt.2025.102577.</w:t>
          </w:r>
        </w:p>
        <w:p w14:paraId="6D1CDA2A" w14:textId="77777777" w:rsidR="003B276D" w:rsidRPr="003B276D" w:rsidRDefault="003B276D">
          <w:pPr>
            <w:autoSpaceDE w:val="0"/>
            <w:autoSpaceDN w:val="0"/>
            <w:ind w:hanging="640"/>
            <w:divId w:val="84887705"/>
            <w:rPr>
              <w:rFonts w:ascii="Calibri" w:eastAsia="Times New Roman" w:hAnsi="Calibri" w:cs="Calibri"/>
              <w:color w:val="000000"/>
            </w:rPr>
          </w:pPr>
          <w:r w:rsidRPr="003B276D">
            <w:rPr>
              <w:rFonts w:ascii="Calibri" w:eastAsia="Times New Roman" w:hAnsi="Calibri" w:cs="Calibri"/>
              <w:color w:val="000000"/>
            </w:rPr>
            <w:t>[205]</w:t>
          </w:r>
          <w:r w:rsidRPr="003B276D">
            <w:rPr>
              <w:rFonts w:ascii="Calibri" w:eastAsia="Times New Roman" w:hAnsi="Calibri" w:cs="Calibri"/>
              <w:color w:val="000000"/>
            </w:rPr>
            <w:tab/>
            <w:t>Z. Zhang, Z. Ren, C.W. Hsu, W. Chen, Z.W. Hong, C.F. Lee, A. Penn, H. Xu, D.J. Zheng, S. Miao, Y. Huang, Y. Gao, W. Chen, H. Smith, Y. Niu, Y. Tian, Y.R. Lu, Y.C. Shao, S. Li, H.T. Wang, I.I. Abate, P. Agrawal, Y. Shao-Horn, J. Li, A multimodal robotic platform for multi-element electrocatalyst discovery, Nature 647 (2025) 390–396. https://doi.org/10.1038/s41586-025-09640-5.</w:t>
          </w:r>
        </w:p>
        <w:p w14:paraId="06EA5CDF" w14:textId="77777777" w:rsidR="003B276D" w:rsidRPr="003B276D" w:rsidRDefault="003B276D">
          <w:pPr>
            <w:autoSpaceDE w:val="0"/>
            <w:autoSpaceDN w:val="0"/>
            <w:ind w:hanging="640"/>
            <w:divId w:val="364452923"/>
            <w:rPr>
              <w:rFonts w:ascii="Calibri" w:eastAsia="Times New Roman" w:hAnsi="Calibri" w:cs="Calibri"/>
              <w:color w:val="000000"/>
            </w:rPr>
          </w:pPr>
          <w:r w:rsidRPr="003B276D">
            <w:rPr>
              <w:rFonts w:ascii="Calibri" w:eastAsia="Times New Roman" w:hAnsi="Calibri" w:cs="Calibri"/>
              <w:color w:val="000000"/>
            </w:rPr>
            <w:t>[206]</w:t>
          </w:r>
          <w:r w:rsidRPr="003B276D">
            <w:rPr>
              <w:rFonts w:ascii="Calibri" w:eastAsia="Times New Roman" w:hAnsi="Calibri" w:cs="Calibri"/>
              <w:color w:val="000000"/>
            </w:rPr>
            <w:tab/>
            <w:t>B. Burger, P.M. Maffettone, V. V. Gusev, C.M. Aitchison, Y. Bai, X. Wang, X. Li, B.M. Alston, B. Li, R. Clowes, N. Rankin, B. Harris, R.S. Sprick, A.I. Cooper, A mobile robotic chemist, Nature 583 (2020) 237–241. https://doi.org/10.1038/s41586-020-2442-2.</w:t>
          </w:r>
        </w:p>
        <w:p w14:paraId="67F981CB" w14:textId="77777777" w:rsidR="003B276D" w:rsidRPr="003B276D" w:rsidRDefault="003B276D">
          <w:pPr>
            <w:autoSpaceDE w:val="0"/>
            <w:autoSpaceDN w:val="0"/>
            <w:ind w:hanging="640"/>
            <w:divId w:val="1772697667"/>
            <w:rPr>
              <w:rFonts w:ascii="Calibri" w:eastAsia="Times New Roman" w:hAnsi="Calibri" w:cs="Calibri"/>
              <w:color w:val="000000"/>
            </w:rPr>
          </w:pPr>
          <w:r w:rsidRPr="003B276D">
            <w:rPr>
              <w:rFonts w:ascii="Calibri" w:eastAsia="Times New Roman" w:hAnsi="Calibri" w:cs="Calibri"/>
              <w:color w:val="000000"/>
            </w:rPr>
            <w:t>[207]</w:t>
          </w:r>
          <w:r w:rsidRPr="003B276D">
            <w:rPr>
              <w:rFonts w:ascii="Calibri" w:eastAsia="Times New Roman" w:hAnsi="Calibri" w:cs="Calibri"/>
              <w:color w:val="000000"/>
            </w:rPr>
            <w:tab/>
            <w:t>N. Yoshida, Y. Iwabuchi, Y. Igarashi, Y. Iwasaki, Networking autonomous material exploration systems through transfer learning, NPJ Comput. Mater. 11 (2025). https://doi.org/10.1038/s41524-025-01851-8.</w:t>
          </w:r>
        </w:p>
        <w:p w14:paraId="69F53E15" w14:textId="77777777" w:rsidR="003B276D" w:rsidRPr="003B276D" w:rsidRDefault="003B276D">
          <w:pPr>
            <w:autoSpaceDE w:val="0"/>
            <w:autoSpaceDN w:val="0"/>
            <w:ind w:hanging="640"/>
            <w:divId w:val="1070228137"/>
            <w:rPr>
              <w:rFonts w:ascii="Calibri" w:eastAsia="Times New Roman" w:hAnsi="Calibri" w:cs="Calibri"/>
              <w:color w:val="000000"/>
            </w:rPr>
          </w:pPr>
          <w:r w:rsidRPr="003B276D">
            <w:rPr>
              <w:rFonts w:ascii="Calibri" w:eastAsia="Times New Roman" w:hAnsi="Calibri" w:cs="Calibri"/>
              <w:color w:val="000000"/>
            </w:rPr>
            <w:t>[208]</w:t>
          </w:r>
          <w:r w:rsidRPr="003B276D">
            <w:rPr>
              <w:rFonts w:ascii="Calibri" w:eastAsia="Times New Roman" w:hAnsi="Calibri" w:cs="Calibri"/>
              <w:color w:val="000000"/>
            </w:rPr>
            <w:tab/>
            <w:t>Q. Hao, F. Xu, Y. Li, J. Evans, Artificial intelligence tools expand scientists’ impact but contract science’s focus, Nature 649 (2026) 1237–1243. https://doi.org/10.1038/S41586-025-09922-Y;TECHMETA.</w:t>
          </w:r>
        </w:p>
        <w:p w14:paraId="005B96B5" w14:textId="77777777" w:rsidR="003B276D" w:rsidRPr="003B276D" w:rsidRDefault="003B276D">
          <w:pPr>
            <w:autoSpaceDE w:val="0"/>
            <w:autoSpaceDN w:val="0"/>
            <w:ind w:hanging="640"/>
            <w:divId w:val="79568512"/>
            <w:rPr>
              <w:rFonts w:ascii="Calibri" w:eastAsia="Times New Roman" w:hAnsi="Calibri" w:cs="Calibri"/>
              <w:color w:val="000000"/>
            </w:rPr>
          </w:pPr>
          <w:r w:rsidRPr="003B276D">
            <w:rPr>
              <w:rFonts w:ascii="Calibri" w:eastAsia="Times New Roman" w:hAnsi="Calibri" w:cs="Calibri"/>
              <w:color w:val="000000"/>
            </w:rPr>
            <w:t>[209]</w:t>
          </w:r>
          <w:r w:rsidRPr="003B276D">
            <w:rPr>
              <w:rFonts w:ascii="Calibri" w:eastAsia="Times New Roman" w:hAnsi="Calibri" w:cs="Calibri"/>
              <w:color w:val="000000"/>
            </w:rPr>
            <w:tab/>
            <w:t>A.R. Doshi, O.P. Hauser, Generative AI enhances individual creativity but reduces the collective diversity of novel content, Sci. Adv. 10 (2024) 5290. https://doi.org/10.1126/SCIADV.ADN5290;SUBPAGE:STRING:FULL.</w:t>
          </w:r>
        </w:p>
        <w:p w14:paraId="54B14085" w14:textId="77777777" w:rsidR="003B276D" w:rsidRPr="003B276D" w:rsidRDefault="003B276D">
          <w:pPr>
            <w:autoSpaceDE w:val="0"/>
            <w:autoSpaceDN w:val="0"/>
            <w:ind w:hanging="640"/>
            <w:divId w:val="1189029564"/>
            <w:rPr>
              <w:rFonts w:ascii="Calibri" w:eastAsia="Times New Roman" w:hAnsi="Calibri" w:cs="Calibri"/>
              <w:color w:val="000000"/>
            </w:rPr>
          </w:pPr>
          <w:r w:rsidRPr="003B276D">
            <w:rPr>
              <w:rFonts w:ascii="Calibri" w:eastAsia="Times New Roman" w:hAnsi="Calibri" w:cs="Calibri"/>
              <w:color w:val="000000"/>
            </w:rPr>
            <w:lastRenderedPageBreak/>
            <w:t>[210]</w:t>
          </w:r>
          <w:r w:rsidRPr="003B276D">
            <w:rPr>
              <w:rFonts w:ascii="Calibri" w:eastAsia="Times New Roman" w:hAnsi="Calibri" w:cs="Calibri"/>
              <w:color w:val="000000"/>
            </w:rPr>
            <w:tab/>
            <w:t>L. Messeri, M.J. Crockett, Artificial intelligence and illusions of understanding in scientific research, Nature 2024 627:8002 627 (2024) 49–58. https://doi.org/10.1038/s41586-024-07146-0.</w:t>
          </w:r>
        </w:p>
        <w:p w14:paraId="2F0512F3" w14:textId="77777777" w:rsidR="003B276D" w:rsidRPr="003B276D" w:rsidRDefault="003B276D">
          <w:pPr>
            <w:autoSpaceDE w:val="0"/>
            <w:autoSpaceDN w:val="0"/>
            <w:ind w:hanging="640"/>
            <w:divId w:val="1656226791"/>
            <w:rPr>
              <w:rFonts w:ascii="Calibri" w:eastAsia="Times New Roman" w:hAnsi="Calibri" w:cs="Calibri"/>
              <w:color w:val="000000"/>
            </w:rPr>
          </w:pPr>
          <w:r w:rsidRPr="003B276D">
            <w:rPr>
              <w:rFonts w:ascii="Calibri" w:eastAsia="Times New Roman" w:hAnsi="Calibri" w:cs="Calibri"/>
              <w:color w:val="000000"/>
            </w:rPr>
            <w:t>[211]</w:t>
          </w:r>
          <w:r w:rsidRPr="003B276D">
            <w:rPr>
              <w:rFonts w:ascii="Calibri" w:eastAsia="Times New Roman" w:hAnsi="Calibri" w:cs="Calibri"/>
              <w:color w:val="000000"/>
            </w:rPr>
            <w:tab/>
            <w:t>K.M. Collins, I. Sucholutsky, U. Bhatt, K. Chandra, L. Wong, M. Lee, C.E. Zhang, T. Zhi-Xuan, M. Ho, V. Mansinghka, A. Weller, J.B. Tenenbaum, T.L. Griffiths, Building machines that learn and think with people, Nature Human Behaviour 2024 8:10 8 (2024) 1851–1863. https://doi.org/10.1038/s41562-024-01991-9.</w:t>
          </w:r>
        </w:p>
        <w:p w14:paraId="70B4B3F7" w14:textId="77777777" w:rsidR="003B276D" w:rsidRPr="003B276D" w:rsidRDefault="003B276D">
          <w:pPr>
            <w:autoSpaceDE w:val="0"/>
            <w:autoSpaceDN w:val="0"/>
            <w:ind w:hanging="640"/>
            <w:divId w:val="1906641363"/>
            <w:rPr>
              <w:rFonts w:ascii="Calibri" w:eastAsia="Times New Roman" w:hAnsi="Calibri" w:cs="Calibri"/>
              <w:color w:val="000000"/>
            </w:rPr>
          </w:pPr>
          <w:r w:rsidRPr="003B276D">
            <w:rPr>
              <w:rFonts w:ascii="Calibri" w:eastAsia="Times New Roman" w:hAnsi="Calibri" w:cs="Calibri"/>
              <w:color w:val="000000"/>
            </w:rPr>
            <w:t>[212]</w:t>
          </w:r>
          <w:r w:rsidRPr="003B276D">
            <w:rPr>
              <w:rFonts w:ascii="Calibri" w:eastAsia="Times New Roman" w:hAnsi="Calibri" w:cs="Calibri"/>
              <w:color w:val="000000"/>
            </w:rPr>
            <w:tab/>
            <w:t>D.B. Resnik, · Mohammad Hosseini, The ethics of using artificial intelligence in scientific research: new guidance needed for a new tool, AI and Ethics 2024 5:2 5 (2024) 1499–1521. https://doi.org/10.1007/S43681-024-00493-8.</w:t>
          </w:r>
        </w:p>
        <w:p w14:paraId="434E935B" w14:textId="5F68F3B4" w:rsidR="009A4467" w:rsidRPr="00953BF0" w:rsidRDefault="003B276D" w:rsidP="00606AF1">
          <w:r w:rsidRPr="003B276D">
            <w:rPr>
              <w:rFonts w:ascii="Calibri" w:eastAsia="Times New Roman" w:hAnsi="Calibri" w:cs="Calibri"/>
              <w:color w:val="000000"/>
            </w:rPr>
            <w:t> </w:t>
          </w:r>
        </w:p>
      </w:sdtContent>
    </w:sdt>
    <w:p w14:paraId="697A6B38" w14:textId="77777777" w:rsidR="009A4467" w:rsidRPr="00953BF0" w:rsidRDefault="009A4467" w:rsidP="00606AF1"/>
    <w:p w14:paraId="20CBBDDC" w14:textId="77777777" w:rsidR="009A4467" w:rsidRPr="00953BF0" w:rsidRDefault="009A4467" w:rsidP="00606AF1">
      <w:pPr>
        <w:rPr>
          <w:highlight w:val="yellow"/>
        </w:rPr>
      </w:pPr>
    </w:p>
    <w:p w14:paraId="2577A799" w14:textId="60F1B2EE" w:rsidR="0053659C" w:rsidRPr="00953BF0" w:rsidRDefault="0053659C" w:rsidP="00606AF1">
      <w:pPr>
        <w:topLinePunct/>
      </w:pPr>
    </w:p>
    <w:sectPr w:rsidR="0053659C" w:rsidRPr="00953BF0" w:rsidSect="00FC2DF4">
      <w:pgSz w:w="12240" w:h="15840"/>
      <w:pgMar w:top="1701"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hoi jung won" w:date="2026-06-29T11:48:00Z" w:initials="cjw">
    <w:p w14:paraId="16564C81" w14:textId="77777777" w:rsidR="004620A2" w:rsidRDefault="004620A2" w:rsidP="00D3736E">
      <w:pPr>
        <w:jc w:val="left"/>
      </w:pPr>
      <w:r>
        <w:rPr>
          <w:rStyle w:val="CommentReference"/>
        </w:rPr>
        <w:annotationRef/>
      </w:r>
      <w:hyperlink r:id="rId1" w:history="1">
        <w:r w:rsidRPr="003469FE">
          <w:rPr>
            <w:rStyle w:val="Hyperlink"/>
            <w:sz w:val="20"/>
            <w:szCs w:val="20"/>
          </w:rPr>
          <w:t>https://engineering.wisc.edu/directory/profile/ying-li/</w:t>
        </w:r>
      </w:hyperlink>
    </w:p>
  </w:comment>
  <w:comment w:id="2" w:author="choi jung won" w:date="2026-04-27T17:22:00Z" w:initials="PC">
    <w:p w14:paraId="1FA81132" w14:textId="77777777" w:rsidR="00E14ECC" w:rsidRDefault="00E14ECC" w:rsidP="00E14ECC">
      <w:pPr>
        <w:jc w:val="left"/>
      </w:pPr>
      <w:r>
        <w:rPr>
          <w:rStyle w:val="CommentReference"/>
        </w:rPr>
        <w:annotationRef/>
      </w:r>
      <w:r>
        <w:rPr>
          <w:color w:val="000000"/>
          <w:sz w:val="20"/>
          <w:szCs w:val="20"/>
        </w:rPr>
        <w:t>Paula: graphical abs 1, 6</w:t>
      </w:r>
    </w:p>
    <w:p w14:paraId="0DA8714D" w14:textId="77777777" w:rsidR="00E14ECC" w:rsidRDefault="00E14ECC" w:rsidP="00E14ECC">
      <w:pPr>
        <w:jc w:val="left"/>
      </w:pPr>
      <w:r>
        <w:rPr>
          <w:color w:val="000000"/>
          <w:sz w:val="20"/>
          <w:szCs w:val="20"/>
        </w:rPr>
        <w:t>Lawrence: 2</w:t>
      </w:r>
    </w:p>
    <w:p w14:paraId="120F4B0D" w14:textId="77777777" w:rsidR="00E14ECC" w:rsidRDefault="00E14ECC" w:rsidP="00E14ECC">
      <w:pPr>
        <w:jc w:val="left"/>
      </w:pPr>
      <w:r>
        <w:rPr>
          <w:color w:val="000000"/>
          <w:sz w:val="20"/>
          <w:szCs w:val="20"/>
        </w:rPr>
        <w:t>Kean: 3</w:t>
      </w:r>
    </w:p>
    <w:p w14:paraId="6FBEEE69" w14:textId="77777777" w:rsidR="00E14ECC" w:rsidRDefault="00E14ECC" w:rsidP="00E14ECC">
      <w:pPr>
        <w:jc w:val="left"/>
      </w:pPr>
      <w:r>
        <w:rPr>
          <w:color w:val="000000"/>
          <w:sz w:val="20"/>
          <w:szCs w:val="20"/>
        </w:rPr>
        <w:t>Pulak: 4</w:t>
      </w:r>
    </w:p>
    <w:p w14:paraId="0ACD374C" w14:textId="77777777" w:rsidR="00E14ECC" w:rsidRDefault="00E14ECC" w:rsidP="00E14ECC">
      <w:pPr>
        <w:jc w:val="left"/>
      </w:pPr>
      <w:r>
        <w:rPr>
          <w:color w:val="000000"/>
          <w:sz w:val="20"/>
          <w:szCs w:val="20"/>
        </w:rPr>
        <w:t>Xiaolu: 5</w:t>
      </w:r>
    </w:p>
    <w:p w14:paraId="7DCF098A" w14:textId="77777777" w:rsidR="00E14ECC" w:rsidRDefault="00E14ECC" w:rsidP="00E14ECC">
      <w:pPr>
        <w:jc w:val="left"/>
      </w:pPr>
    </w:p>
    <w:p w14:paraId="344DBA99" w14:textId="77777777" w:rsidR="00E14ECC" w:rsidRDefault="00E14ECC" w:rsidP="00E14ECC">
      <w:pPr>
        <w:jc w:val="left"/>
      </w:pPr>
    </w:p>
  </w:comment>
  <w:comment w:id="0" w:author="Yan Kai Qi Lawrence" w:date="2026-07-13T14:18:00Z" w:initials="YL">
    <w:p w14:paraId="152AF2B2" w14:textId="77777777" w:rsidR="00C12DA8" w:rsidRDefault="00C12DA8" w:rsidP="00C12DA8">
      <w:pPr>
        <w:pStyle w:val="CommentText"/>
        <w:jc w:val="left"/>
      </w:pPr>
      <w:r>
        <w:rPr>
          <w:rStyle w:val="CommentReference"/>
        </w:rPr>
        <w:annotationRef/>
      </w:r>
      <w:r>
        <w:t>I think we need to add a section summarizing what are the previously published review articles discussed and how we are making a different review.</w:t>
      </w:r>
    </w:p>
  </w:comment>
  <w:comment w:id="3" w:author="Yan Kai Qi Lawrence" w:date="2026-07-03T14:17:00Z" w:initials="YL">
    <w:p w14:paraId="4BC8C35C" w14:textId="77777777" w:rsidR="001D6846" w:rsidRDefault="001D6846" w:rsidP="001D6846">
      <w:pPr>
        <w:pStyle w:val="CommentText"/>
        <w:jc w:val="left"/>
      </w:pPr>
      <w:r>
        <w:rPr>
          <w:rStyle w:val="CommentReference"/>
        </w:rPr>
        <w:annotationRef/>
      </w:r>
      <w:r>
        <w:rPr>
          <w:lang w:val="en-CA"/>
        </w:rPr>
        <w:t>Sounds similar to previous paragraph</w:t>
      </w:r>
    </w:p>
  </w:comment>
  <w:comment w:id="4" w:author="Yan Kai Qi Lawrence" w:date="2026-07-04T01:14:00Z" w:initials="YL">
    <w:p w14:paraId="2CF7D7EA" w14:textId="77777777" w:rsidR="0092747B" w:rsidRDefault="0092747B" w:rsidP="0092747B">
      <w:pPr>
        <w:pStyle w:val="CommentText"/>
        <w:jc w:val="left"/>
      </w:pPr>
      <w:r>
        <w:rPr>
          <w:rStyle w:val="CommentReference"/>
        </w:rPr>
        <w:annotationRef/>
      </w:r>
      <w:r>
        <w:rPr>
          <w:lang w:val="en-CA"/>
        </w:rPr>
        <w:t>Don’t quite understand</w:t>
      </w:r>
    </w:p>
  </w:comment>
  <w:comment w:id="5" w:author="Yan Kai Qi Lawrence" w:date="2026-07-04T01:16:00Z" w:initials="YL">
    <w:p w14:paraId="49E26DCB" w14:textId="77777777" w:rsidR="00AA132B" w:rsidRDefault="00AA132B" w:rsidP="00AA132B">
      <w:pPr>
        <w:pStyle w:val="CommentText"/>
        <w:jc w:val="left"/>
      </w:pPr>
      <w:r>
        <w:rPr>
          <w:rStyle w:val="CommentReference"/>
        </w:rPr>
        <w:annotationRef/>
      </w:r>
      <w:r>
        <w:rPr>
          <w:lang w:val="en-CA"/>
        </w:rPr>
        <w:t>The transition seems a little bit jumpy here</w:t>
      </w:r>
    </w:p>
  </w:comment>
  <w:comment w:id="6" w:author="Yan Kai Qi Lawrence" w:date="2026-07-04T01:17:00Z" w:initials="YL">
    <w:p w14:paraId="02CF0818" w14:textId="77777777" w:rsidR="00AA132B" w:rsidRDefault="00AA132B" w:rsidP="00AA132B">
      <w:pPr>
        <w:pStyle w:val="CommentText"/>
        <w:jc w:val="left"/>
      </w:pPr>
      <w:r>
        <w:rPr>
          <w:rStyle w:val="CommentReference"/>
        </w:rPr>
        <w:annotationRef/>
      </w:r>
      <w:r>
        <w:rPr>
          <w:lang w:val="en-CA"/>
        </w:rPr>
        <w:t>Laboratory automation</w:t>
      </w:r>
    </w:p>
  </w:comment>
  <w:comment w:id="7" w:author="Yan Kai Qi Lawrence" w:date="2026-06-04T13:26:00Z" w:initials="YL">
    <w:p w14:paraId="36027610" w14:textId="77777777" w:rsidR="00815DB0" w:rsidRDefault="00815DB0" w:rsidP="00D24164">
      <w:pPr>
        <w:pStyle w:val="CommentText"/>
        <w:jc w:val="left"/>
      </w:pPr>
      <w:r>
        <w:rPr>
          <w:rStyle w:val="CommentReference"/>
        </w:rPr>
        <w:annotationRef/>
      </w:r>
      <w:r>
        <w:rPr>
          <w:lang w:val="en-CA"/>
        </w:rPr>
        <w:t>SVM should be regarded as a separate class of models. We might need to increase the length a bit.</w:t>
      </w:r>
    </w:p>
  </w:comment>
  <w:comment w:id="8" w:author="choi jung won" w:date="2026-06-30T18:51:00Z" w:initials="cjw">
    <w:p w14:paraId="1778150A" w14:textId="77777777" w:rsidR="00815DB0" w:rsidRDefault="00815DB0" w:rsidP="00664D81">
      <w:pPr>
        <w:jc w:val="left"/>
      </w:pPr>
      <w:r>
        <w:rPr>
          <w:rStyle w:val="CommentReference"/>
        </w:rPr>
        <w:annotationRef/>
      </w:r>
      <w:r>
        <w:rPr>
          <w:sz w:val="20"/>
          <w:szCs w:val="20"/>
        </w:rPr>
        <w:t>check if i did this right</w:t>
      </w:r>
    </w:p>
  </w:comment>
  <w:comment w:id="9" w:author="Yan Kai Qi Lawrence" w:date="2026-06-04T13:26:00Z" w:initials="YL">
    <w:p w14:paraId="45418985" w14:textId="77777777" w:rsidR="00ED398D" w:rsidRDefault="00ED398D" w:rsidP="00D24164">
      <w:pPr>
        <w:pStyle w:val="CommentText"/>
        <w:jc w:val="left"/>
      </w:pPr>
      <w:r>
        <w:rPr>
          <w:rStyle w:val="CommentReference"/>
        </w:rPr>
        <w:annotationRef/>
      </w:r>
      <w:r>
        <w:rPr>
          <w:lang w:val="en-CA"/>
        </w:rPr>
        <w:t>SVM should be regarded as a separate class of models. We might need to increase the length a bit.</w:t>
      </w:r>
    </w:p>
  </w:comment>
  <w:comment w:id="10" w:author="choi jung won" w:date="2026-06-30T18:51:00Z" w:initials="cjw">
    <w:p w14:paraId="7E458B34" w14:textId="77777777" w:rsidR="00ED398D" w:rsidRDefault="00ED398D" w:rsidP="00664D81">
      <w:pPr>
        <w:jc w:val="left"/>
      </w:pPr>
      <w:r>
        <w:rPr>
          <w:rStyle w:val="CommentReference"/>
        </w:rPr>
        <w:annotationRef/>
      </w:r>
      <w:r>
        <w:rPr>
          <w:sz w:val="20"/>
          <w:szCs w:val="20"/>
        </w:rPr>
        <w:t>check if i did this right</w:t>
      </w:r>
    </w:p>
  </w:comment>
  <w:comment w:id="11" w:author="Yan Kai Qi Lawrence" w:date="2026-06-04T17:41:00Z" w:initials="YL">
    <w:p w14:paraId="4BDBCA99" w14:textId="77777777" w:rsidR="00277389" w:rsidRDefault="00277389" w:rsidP="0046616A">
      <w:pPr>
        <w:pStyle w:val="CommentText"/>
        <w:jc w:val="left"/>
      </w:pPr>
      <w:r>
        <w:rPr>
          <w:rStyle w:val="CommentReference"/>
        </w:rPr>
        <w:annotationRef/>
      </w:r>
      <w:r>
        <w:t>Better put in hyperparamter tuning</w:t>
      </w:r>
    </w:p>
  </w:comment>
  <w:comment w:id="12" w:author="choi jung won" w:date="2026-06-30T18:57:00Z" w:initials="cjw">
    <w:p w14:paraId="49F829CC" w14:textId="77777777" w:rsidR="00277389" w:rsidRDefault="00277389" w:rsidP="00277389">
      <w:pPr>
        <w:jc w:val="left"/>
      </w:pPr>
      <w:r>
        <w:rPr>
          <w:rStyle w:val="CommentReference"/>
        </w:rPr>
        <w:annotationRef/>
      </w:r>
      <w:r>
        <w:rPr>
          <w:sz w:val="20"/>
          <w:szCs w:val="20"/>
        </w:rPr>
        <w:t xml:space="preserve">Initial comment: </w:t>
      </w:r>
    </w:p>
    <w:p w14:paraId="50684542" w14:textId="77777777" w:rsidR="00277389" w:rsidRDefault="00277389" w:rsidP="00277389">
      <w:pPr>
        <w:jc w:val="left"/>
      </w:pPr>
      <w:r>
        <w:rPr>
          <w:sz w:val="20"/>
          <w:szCs w:val="20"/>
        </w:rPr>
        <w:t>It is better to highlight that these ensembled method can also be applied to other algorithms apart from Trees</w:t>
      </w:r>
    </w:p>
  </w:comment>
  <w:comment w:id="13" w:author="Yan Kai Qi Lawrence" w:date="2026-07-02T16:35:00Z" w:initials="YL">
    <w:p w14:paraId="4B35E020" w14:textId="77777777" w:rsidR="00277389" w:rsidRDefault="00277389" w:rsidP="00D31199">
      <w:pPr>
        <w:pStyle w:val="CommentText"/>
        <w:jc w:val="left"/>
      </w:pPr>
      <w:r>
        <w:rPr>
          <w:rStyle w:val="CommentReference"/>
        </w:rPr>
        <w:annotationRef/>
      </w:r>
      <w:r>
        <w:rPr>
          <w:lang w:val="en-CA"/>
        </w:rPr>
        <w:t>The mentioned ensembled methods can be applied to all models.</w:t>
      </w:r>
    </w:p>
  </w:comment>
  <w:comment w:id="14" w:author="Yan Kai Qi Lawrence" w:date="2026-06-09T00:50:00Z" w:initials="YL">
    <w:p w14:paraId="460D23F9" w14:textId="77777777" w:rsidR="006837F4" w:rsidRPr="005137D9" w:rsidRDefault="006837F4" w:rsidP="006837F4">
      <w:pPr>
        <w:pStyle w:val="CommentText"/>
        <w:jc w:val="left"/>
      </w:pPr>
      <w:r>
        <w:rPr>
          <w:rStyle w:val="CommentReference"/>
        </w:rPr>
        <w:annotationRef/>
      </w:r>
      <w:r>
        <w:rPr>
          <w:lang w:val="en-CA"/>
        </w:rPr>
        <w:t>Deduplication</w:t>
      </w:r>
    </w:p>
  </w:comment>
  <w:comment w:id="15" w:author="Yan Kai Qi Lawrence" w:date="2026-06-09T00:50:00Z" w:initials="YL">
    <w:p w14:paraId="4006F9AD" w14:textId="77777777" w:rsidR="00C879B1" w:rsidRDefault="00C879B1" w:rsidP="00C879B1">
      <w:pPr>
        <w:pStyle w:val="CommentText"/>
        <w:jc w:val="left"/>
      </w:pPr>
      <w:r>
        <w:rPr>
          <w:rStyle w:val="CommentReference"/>
        </w:rPr>
        <w:annotationRef/>
      </w:r>
      <w:r>
        <w:rPr>
          <w:lang w:val="en-CA"/>
        </w:rPr>
        <w:t>Identifying clusters that have improved performance.s</w:t>
      </w:r>
    </w:p>
  </w:comment>
  <w:comment w:id="16" w:author="choi jung won" w:date="2026-02-21T17:14:00Z" w:initials="PC">
    <w:p w14:paraId="6CDFEE13" w14:textId="77777777" w:rsidR="00E57D2C" w:rsidRDefault="00E57D2C" w:rsidP="00E57D2C">
      <w:pPr>
        <w:jc w:val="left"/>
      </w:pPr>
      <w:r>
        <w:rPr>
          <w:rStyle w:val="CommentReference"/>
        </w:rPr>
        <w:annotationRef/>
      </w:r>
      <w:r>
        <w:rPr>
          <w:sz w:val="20"/>
          <w:szCs w:val="20"/>
        </w:rPr>
        <w:t xml:space="preserve">@ Lawrence, </w:t>
      </w:r>
    </w:p>
    <w:p w14:paraId="65BD51BA" w14:textId="77777777" w:rsidR="00E57D2C" w:rsidRDefault="00E57D2C" w:rsidP="00E57D2C">
      <w:pPr>
        <w:jc w:val="left"/>
      </w:pPr>
      <w:r>
        <w:rPr>
          <w:sz w:val="20"/>
          <w:szCs w:val="20"/>
        </w:rPr>
        <w:t>I’m not sure if this is right. Please check for me</w:t>
      </w:r>
    </w:p>
  </w:comment>
  <w:comment w:id="26" w:author="choi jung won" w:date="2026-02-21T16:59:00Z" w:initials="PC">
    <w:p w14:paraId="0C4D194F" w14:textId="1027C76B" w:rsidR="00D95DEB" w:rsidRDefault="00D95DEB" w:rsidP="00D95DEB">
      <w:pPr>
        <w:jc w:val="left"/>
      </w:pPr>
      <w:r>
        <w:rPr>
          <w:rStyle w:val="CommentReference"/>
        </w:rPr>
        <w:annotationRef/>
      </w:r>
      <w:r>
        <w:rPr>
          <w:color w:val="000000"/>
          <w:sz w:val="20"/>
          <w:szCs w:val="20"/>
        </w:rPr>
        <w:t>Will need to add equation numbers later</w:t>
      </w:r>
    </w:p>
  </w:comment>
  <w:comment w:id="27" w:author="Yan Kai Qi Lawrence" w:date="2026-07-07T00:45:00Z" w:initials="YL">
    <w:p w14:paraId="49F0093F" w14:textId="77777777" w:rsidR="00F03391" w:rsidRDefault="00F03391" w:rsidP="00F03391">
      <w:pPr>
        <w:pStyle w:val="CommentText"/>
        <w:jc w:val="left"/>
      </w:pPr>
      <w:r>
        <w:rPr>
          <w:rStyle w:val="CommentReference"/>
        </w:rPr>
        <w:annotationRef/>
      </w:r>
      <w:r>
        <w:t>Ref</w:t>
      </w:r>
    </w:p>
  </w:comment>
  <w:comment w:id="28" w:author="Yan Kai Qi Lawrence" w:date="2026-07-06T21:33:00Z" w:initials="YL">
    <w:p w14:paraId="5BAB6490" w14:textId="77777777" w:rsidR="006427FF" w:rsidRDefault="006427FF" w:rsidP="006427FF">
      <w:pPr>
        <w:pStyle w:val="CommentText"/>
        <w:jc w:val="left"/>
      </w:pPr>
      <w:r>
        <w:rPr>
          <w:rStyle w:val="CommentReference"/>
        </w:rPr>
        <w:annotationRef/>
      </w:r>
      <w:r>
        <w:rPr>
          <w:color w:val="000000"/>
        </w:rPr>
        <w:t xml:space="preserve">L. Yao, Z. Ou, B. Luo, C. Xu, and Q. Chen, “Machine Learning to Reveal Nanoparticle Dynamics from Liquid-Phase TEM Videos,” </w:t>
      </w:r>
      <w:r>
        <w:rPr>
          <w:i/>
          <w:iCs/>
          <w:color w:val="000000"/>
        </w:rPr>
        <w:t>ACS Cent Sci</w:t>
      </w:r>
      <w:r>
        <w:rPr>
          <w:color w:val="000000"/>
        </w:rPr>
        <w:t>, vol. 6, no. 8, pp. 1421–1430, Aug. 2020, doi: 10.1021/acscentsci.0c00430.</w:t>
      </w:r>
    </w:p>
    <w:p w14:paraId="593DBD81" w14:textId="77777777" w:rsidR="006427FF" w:rsidRDefault="006427FF" w:rsidP="008C0C72">
      <w:pPr>
        <w:pStyle w:val="CommentText"/>
        <w:jc w:val="left"/>
      </w:pPr>
    </w:p>
  </w:comment>
  <w:comment w:id="29" w:author="Yan Kai Qi Lawrence" w:date="2026-07-05T15:24:00Z" w:initials="YL">
    <w:p w14:paraId="6E00CAE5" w14:textId="77777777" w:rsidR="003A136B" w:rsidRDefault="003A136B" w:rsidP="00D30275">
      <w:pPr>
        <w:pStyle w:val="CommentText"/>
        <w:jc w:val="left"/>
      </w:pPr>
      <w:r>
        <w:rPr>
          <w:rStyle w:val="CommentReference"/>
        </w:rPr>
        <w:annotationRef/>
      </w:r>
      <w:r>
        <w:rPr>
          <w:lang w:val="en-CA"/>
        </w:rPr>
        <w:t>Typo in this figure transport, and make them consistent in font size.</w:t>
      </w:r>
    </w:p>
  </w:comment>
  <w:comment w:id="30" w:author="Yan Kai Qi Lawrence" w:date="2026-07-07T11:33:00Z" w:initials="YL">
    <w:p w14:paraId="2F749786" w14:textId="77777777" w:rsidR="003A136B" w:rsidRDefault="003A136B" w:rsidP="00FB5CF2">
      <w:pPr>
        <w:pStyle w:val="CommentText"/>
        <w:jc w:val="left"/>
      </w:pPr>
      <w:r>
        <w:rPr>
          <w:rStyle w:val="CommentReference"/>
        </w:rPr>
        <w:annotationRef/>
      </w:r>
      <w:r>
        <w:rPr>
          <w:lang w:val="en-CA"/>
        </w:rPr>
        <w:t>Also, this figure confused about the definition of modalities.</w:t>
      </w:r>
    </w:p>
  </w:comment>
  <w:comment w:id="31" w:author="Xiaolu LI" w:date="2026-05-06T14:02:00Z" w:initials="XL">
    <w:p w14:paraId="2B9A104D" w14:textId="77777777" w:rsidR="00B23583" w:rsidRDefault="00B23583" w:rsidP="00D3736E">
      <w:pPr>
        <w:pStyle w:val="CommentText"/>
        <w:jc w:val="left"/>
      </w:pPr>
      <w:r>
        <w:rPr>
          <w:rStyle w:val="CommentReference"/>
        </w:rPr>
        <w:annotationRef/>
      </w:r>
      <w:r>
        <w:t>I tried adding references but it messed up the numbering, so I left the article names instead. Maybe they can be added during final combination. Thank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564C81" w15:done="0"/>
  <w15:commentEx w15:paraId="344DBA99" w15:done="0"/>
  <w15:commentEx w15:paraId="152AF2B2" w15:done="0"/>
  <w15:commentEx w15:paraId="4BC8C35C" w15:done="0"/>
  <w15:commentEx w15:paraId="2CF7D7EA" w15:done="0"/>
  <w15:commentEx w15:paraId="49E26DCB" w15:done="0"/>
  <w15:commentEx w15:paraId="02CF0818" w15:done="0"/>
  <w15:commentEx w15:paraId="36027610" w15:done="0"/>
  <w15:commentEx w15:paraId="1778150A" w15:paraIdParent="36027610" w15:done="0"/>
  <w15:commentEx w15:paraId="45418985" w15:done="0"/>
  <w15:commentEx w15:paraId="7E458B34" w15:paraIdParent="45418985" w15:done="0"/>
  <w15:commentEx w15:paraId="4BDBCA99" w15:done="0"/>
  <w15:commentEx w15:paraId="50684542" w15:paraIdParent="4BDBCA99" w15:done="0"/>
  <w15:commentEx w15:paraId="4B35E020" w15:paraIdParent="4BDBCA99" w15:done="0"/>
  <w15:commentEx w15:paraId="460D23F9" w15:done="0"/>
  <w15:commentEx w15:paraId="4006F9AD" w15:paraIdParent="460D23F9" w15:done="0"/>
  <w15:commentEx w15:paraId="65BD51BA" w15:done="0"/>
  <w15:commentEx w15:paraId="0C4D194F" w15:done="0"/>
  <w15:commentEx w15:paraId="49F0093F" w15:done="0"/>
  <w15:commentEx w15:paraId="593DBD81" w15:done="0"/>
  <w15:commentEx w15:paraId="6E00CAE5" w15:done="0"/>
  <w15:commentEx w15:paraId="2F749786" w15:paraIdParent="6E00CAE5" w15:done="0"/>
  <w15:commentEx w15:paraId="2B9A10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F98D59" w16cex:dateUtc="2026-06-29T03:48:00Z"/>
  <w16cex:commentExtensible w16cex:durableId="76F935F6" w16cex:dateUtc="2026-04-27T09:22:00Z"/>
  <w16cex:commentExtensible w16cex:durableId="398D5B35" w16cex:dateUtc="2026-07-13T06:18:00Z"/>
  <w16cex:commentExtensible w16cex:durableId="11013A67" w16cex:dateUtc="2026-07-03T06:17:00Z"/>
  <w16cex:commentExtensible w16cex:durableId="2D92BA88" w16cex:dateUtc="2026-07-03T17:14:00Z"/>
  <w16cex:commentExtensible w16cex:durableId="771C1E93" w16cex:dateUtc="2026-07-03T17:16:00Z"/>
  <w16cex:commentExtensible w16cex:durableId="260DF304" w16cex:dateUtc="2026-07-03T17:17:00Z"/>
  <w16cex:commentExtensible w16cex:durableId="4EE56E0F" w16cex:dateUtc="2026-06-04T05:26:00Z"/>
  <w16cex:commentExtensible w16cex:durableId="19F8F8CB" w16cex:dateUtc="2026-06-30T10:51:00Z"/>
  <w16cex:commentExtensible w16cex:durableId="045AF7E6" w16cex:dateUtc="2026-06-04T05:26:00Z"/>
  <w16cex:commentExtensible w16cex:durableId="78DD4719" w16cex:dateUtc="2026-06-30T10:51:00Z"/>
  <w16cex:commentExtensible w16cex:durableId="77B937CE" w16cex:dateUtc="2026-06-04T09:41:00Z"/>
  <w16cex:commentExtensible w16cex:durableId="698DC520" w16cex:dateUtc="2026-06-30T10:57:00Z"/>
  <w16cex:commentExtensible w16cex:durableId="3A2951E7" w16cex:dateUtc="2026-07-02T08:35:00Z"/>
  <w16cex:commentExtensible w16cex:durableId="02F2B181" w16cex:dateUtc="2026-06-08T16:50:00Z"/>
  <w16cex:commentExtensible w16cex:durableId="793CC762" w16cex:dateUtc="2026-06-08T16:50:00Z"/>
  <w16cex:commentExtensible w16cex:durableId="0995B527" w16cex:dateUtc="2026-02-21T09:14:00Z"/>
  <w16cex:commentExtensible w16cex:durableId="12D24938" w16cex:dateUtc="2026-02-21T08:59:00Z"/>
  <w16cex:commentExtensible w16cex:durableId="75D0C794" w16cex:dateUtc="2026-07-06T16:45:00Z"/>
  <w16cex:commentExtensible w16cex:durableId="6C0042A7" w16cex:dateUtc="2026-07-06T13:33:00Z"/>
  <w16cex:commentExtensible w16cex:durableId="04E2040F" w16cex:dateUtc="2026-07-05T07:24:00Z"/>
  <w16cex:commentExtensible w16cex:durableId="4993191C" w16cex:dateUtc="2026-07-07T03:33:00Z"/>
  <w16cex:commentExtensible w16cex:durableId="6719F3B9" w16cex:dateUtc="2026-05-06T06: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564C81" w16cid:durableId="69F98D59"/>
  <w16cid:commentId w16cid:paraId="344DBA99" w16cid:durableId="76F935F6"/>
  <w16cid:commentId w16cid:paraId="152AF2B2" w16cid:durableId="398D5B35"/>
  <w16cid:commentId w16cid:paraId="4BC8C35C" w16cid:durableId="11013A67"/>
  <w16cid:commentId w16cid:paraId="2CF7D7EA" w16cid:durableId="2D92BA88"/>
  <w16cid:commentId w16cid:paraId="49E26DCB" w16cid:durableId="771C1E93"/>
  <w16cid:commentId w16cid:paraId="02CF0818" w16cid:durableId="260DF304"/>
  <w16cid:commentId w16cid:paraId="36027610" w16cid:durableId="4EE56E0F"/>
  <w16cid:commentId w16cid:paraId="1778150A" w16cid:durableId="19F8F8CB"/>
  <w16cid:commentId w16cid:paraId="45418985" w16cid:durableId="045AF7E6"/>
  <w16cid:commentId w16cid:paraId="7E458B34" w16cid:durableId="78DD4719"/>
  <w16cid:commentId w16cid:paraId="4BDBCA99" w16cid:durableId="77B937CE"/>
  <w16cid:commentId w16cid:paraId="50684542" w16cid:durableId="698DC520"/>
  <w16cid:commentId w16cid:paraId="4B35E020" w16cid:durableId="3A2951E7"/>
  <w16cid:commentId w16cid:paraId="460D23F9" w16cid:durableId="02F2B181"/>
  <w16cid:commentId w16cid:paraId="4006F9AD" w16cid:durableId="793CC762"/>
  <w16cid:commentId w16cid:paraId="65BD51BA" w16cid:durableId="0995B527"/>
  <w16cid:commentId w16cid:paraId="0C4D194F" w16cid:durableId="12D24938"/>
  <w16cid:commentId w16cid:paraId="49F0093F" w16cid:durableId="75D0C794"/>
  <w16cid:commentId w16cid:paraId="593DBD81" w16cid:durableId="6C0042A7"/>
  <w16cid:commentId w16cid:paraId="6E00CAE5" w16cid:durableId="04E2040F"/>
  <w16cid:commentId w16cid:paraId="2F749786" w16cid:durableId="4993191C"/>
  <w16cid:commentId w16cid:paraId="2B9A104D" w16cid:durableId="6719F3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7A98D" w14:textId="77777777" w:rsidR="00352FDF" w:rsidRDefault="00352FDF" w:rsidP="00711F3C">
      <w:pPr>
        <w:spacing w:line="240" w:lineRule="auto"/>
      </w:pPr>
      <w:r>
        <w:separator/>
      </w:r>
    </w:p>
  </w:endnote>
  <w:endnote w:type="continuationSeparator" w:id="0">
    <w:p w14:paraId="3DABC68F" w14:textId="77777777" w:rsidR="00352FDF" w:rsidRDefault="00352FDF" w:rsidP="00711F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5B186" w14:textId="77777777" w:rsidR="00352FDF" w:rsidRDefault="00352FDF" w:rsidP="00711F3C">
      <w:pPr>
        <w:spacing w:line="240" w:lineRule="auto"/>
      </w:pPr>
      <w:r>
        <w:separator/>
      </w:r>
    </w:p>
  </w:footnote>
  <w:footnote w:type="continuationSeparator" w:id="0">
    <w:p w14:paraId="456C7151" w14:textId="77777777" w:rsidR="00352FDF" w:rsidRDefault="00352FDF" w:rsidP="00711F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618A"/>
    <w:multiLevelType w:val="multilevel"/>
    <w:tmpl w:val="7680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06DEA"/>
    <w:multiLevelType w:val="multilevel"/>
    <w:tmpl w:val="F3DCC3BC"/>
    <w:lvl w:ilvl="0">
      <w:start w:val="1"/>
      <w:numFmt w:val="decimal"/>
      <w:lvlText w:val="%1."/>
      <w:lvlJc w:val="left"/>
      <w:pPr>
        <w:ind w:left="360" w:hanging="360"/>
      </w:pPr>
      <w:rPr>
        <w:rFonts w:hint="default"/>
      </w:rPr>
    </w:lvl>
    <w:lvl w:ilvl="1">
      <w:start w:val="1"/>
      <w:numFmt w:val="decimal"/>
      <w:pStyle w:val="Heading2"/>
      <w:isLgl/>
      <w:lvlText w:val="%1.%2."/>
      <w:lvlJc w:val="left"/>
      <w:pPr>
        <w:ind w:left="360" w:hanging="360"/>
      </w:pPr>
      <w:rPr>
        <w:rFonts w:hint="default"/>
        <w:b/>
        <w:bCs/>
        <w:caps w:val="0"/>
        <w:smallCaps w:val="0"/>
        <w:color w:val="000000" w:themeColor="text1"/>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65C3448"/>
    <w:multiLevelType w:val="multilevel"/>
    <w:tmpl w:val="F82089C0"/>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7A1512A"/>
    <w:multiLevelType w:val="hybridMultilevel"/>
    <w:tmpl w:val="33E67598"/>
    <w:lvl w:ilvl="0" w:tplc="278EF1D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8706F58"/>
    <w:multiLevelType w:val="multilevel"/>
    <w:tmpl w:val="933E3A62"/>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87C3D0C"/>
    <w:multiLevelType w:val="multilevel"/>
    <w:tmpl w:val="8B6AEFD8"/>
    <w:lvl w:ilvl="0">
      <w:start w:val="1"/>
      <w:numFmt w:val="decimal"/>
      <w:lvlText w:val="%1."/>
      <w:lvlJc w:val="left"/>
      <w:pPr>
        <w:tabs>
          <w:tab w:val="num" w:pos="720"/>
        </w:tabs>
        <w:ind w:left="720" w:hanging="360"/>
      </w:p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A7489F"/>
    <w:multiLevelType w:val="multilevel"/>
    <w:tmpl w:val="9E4A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B0A9F"/>
    <w:multiLevelType w:val="multilevel"/>
    <w:tmpl w:val="5780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908D4"/>
    <w:multiLevelType w:val="multilevel"/>
    <w:tmpl w:val="CFFEFB10"/>
    <w:lvl w:ilvl="0">
      <w:start w:val="5"/>
      <w:numFmt w:val="decimal"/>
      <w:lvlText w:val="%1."/>
      <w:lvlJc w:val="left"/>
      <w:pPr>
        <w:ind w:left="360" w:hanging="360"/>
      </w:pPr>
      <w:rPr>
        <w:rFonts w:eastAsia="新細明體" w:hint="default"/>
      </w:rPr>
    </w:lvl>
    <w:lvl w:ilvl="1">
      <w:start w:val="1"/>
      <w:numFmt w:val="decimal"/>
      <w:lvlText w:val="%1.%2."/>
      <w:lvlJc w:val="left"/>
      <w:pPr>
        <w:ind w:left="360" w:hanging="360"/>
      </w:pPr>
      <w:rPr>
        <w:rFonts w:eastAsia="新細明體" w:hint="default"/>
      </w:rPr>
    </w:lvl>
    <w:lvl w:ilvl="2">
      <w:start w:val="1"/>
      <w:numFmt w:val="decimal"/>
      <w:lvlText w:val="%1.%2.%3."/>
      <w:lvlJc w:val="left"/>
      <w:pPr>
        <w:ind w:left="720" w:hanging="720"/>
      </w:pPr>
      <w:rPr>
        <w:rFonts w:eastAsia="新細明體" w:hint="default"/>
      </w:rPr>
    </w:lvl>
    <w:lvl w:ilvl="3">
      <w:start w:val="1"/>
      <w:numFmt w:val="decimal"/>
      <w:lvlText w:val="%1.%2.%3.%4."/>
      <w:lvlJc w:val="left"/>
      <w:pPr>
        <w:ind w:left="720" w:hanging="720"/>
      </w:pPr>
      <w:rPr>
        <w:rFonts w:eastAsia="新細明體" w:hint="default"/>
      </w:rPr>
    </w:lvl>
    <w:lvl w:ilvl="4">
      <w:start w:val="1"/>
      <w:numFmt w:val="decimal"/>
      <w:lvlText w:val="%1.%2.%3.%4.%5."/>
      <w:lvlJc w:val="left"/>
      <w:pPr>
        <w:ind w:left="1080" w:hanging="1080"/>
      </w:pPr>
      <w:rPr>
        <w:rFonts w:eastAsia="新細明體" w:hint="default"/>
      </w:rPr>
    </w:lvl>
    <w:lvl w:ilvl="5">
      <w:start w:val="1"/>
      <w:numFmt w:val="decimal"/>
      <w:lvlText w:val="%1.%2.%3.%4.%5.%6."/>
      <w:lvlJc w:val="left"/>
      <w:pPr>
        <w:ind w:left="1080" w:hanging="1080"/>
      </w:pPr>
      <w:rPr>
        <w:rFonts w:eastAsia="新細明體" w:hint="default"/>
      </w:rPr>
    </w:lvl>
    <w:lvl w:ilvl="6">
      <w:start w:val="1"/>
      <w:numFmt w:val="decimal"/>
      <w:lvlText w:val="%1.%2.%3.%4.%5.%6.%7."/>
      <w:lvlJc w:val="left"/>
      <w:pPr>
        <w:ind w:left="1440" w:hanging="1440"/>
      </w:pPr>
      <w:rPr>
        <w:rFonts w:eastAsia="新細明體" w:hint="default"/>
      </w:rPr>
    </w:lvl>
    <w:lvl w:ilvl="7">
      <w:start w:val="1"/>
      <w:numFmt w:val="decimal"/>
      <w:lvlText w:val="%1.%2.%3.%4.%5.%6.%7.%8."/>
      <w:lvlJc w:val="left"/>
      <w:pPr>
        <w:ind w:left="1440" w:hanging="1440"/>
      </w:pPr>
      <w:rPr>
        <w:rFonts w:eastAsia="新細明體" w:hint="default"/>
      </w:rPr>
    </w:lvl>
    <w:lvl w:ilvl="8">
      <w:start w:val="1"/>
      <w:numFmt w:val="decimal"/>
      <w:lvlText w:val="%1.%2.%3.%4.%5.%6.%7.%8.%9."/>
      <w:lvlJc w:val="left"/>
      <w:pPr>
        <w:ind w:left="1800" w:hanging="1800"/>
      </w:pPr>
      <w:rPr>
        <w:rFonts w:eastAsia="新細明體" w:hint="default"/>
      </w:rPr>
    </w:lvl>
  </w:abstractNum>
  <w:abstractNum w:abstractNumId="9" w15:restartNumberingAfterBreak="0">
    <w:nsid w:val="10640B0E"/>
    <w:multiLevelType w:val="multilevel"/>
    <w:tmpl w:val="7AA6BFCC"/>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0C4687F"/>
    <w:multiLevelType w:val="multilevel"/>
    <w:tmpl w:val="3E8ABFA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42D3CEF"/>
    <w:multiLevelType w:val="multilevel"/>
    <w:tmpl w:val="D482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E3921"/>
    <w:multiLevelType w:val="multilevel"/>
    <w:tmpl w:val="AE1282EC"/>
    <w:lvl w:ilvl="0">
      <w:start w:val="3"/>
      <w:numFmt w:val="decimal"/>
      <w:lvlText w:val="%1."/>
      <w:lvlJc w:val="left"/>
      <w:pPr>
        <w:ind w:left="400" w:hanging="40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3" w15:restartNumberingAfterBreak="0">
    <w:nsid w:val="199763E4"/>
    <w:multiLevelType w:val="multilevel"/>
    <w:tmpl w:val="C1AEABF0"/>
    <w:lvl w:ilvl="0">
      <w:start w:val="2"/>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E8A5296"/>
    <w:multiLevelType w:val="multilevel"/>
    <w:tmpl w:val="066C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27B0F"/>
    <w:multiLevelType w:val="hybridMultilevel"/>
    <w:tmpl w:val="9A9A7BE0"/>
    <w:lvl w:ilvl="0" w:tplc="4A564ACC">
      <w:start w:val="1"/>
      <w:numFmt w:val="bullet"/>
      <w:lvlText w:val="n"/>
      <w:lvlJc w:val="left"/>
      <w:pPr>
        <w:ind w:left="360" w:hanging="303"/>
      </w:pPr>
      <w:rPr>
        <w:rFonts w:ascii="Wingdings" w:hAnsi="Wingdings" w:hint="default"/>
      </w:rPr>
    </w:lvl>
    <w:lvl w:ilvl="1" w:tplc="08090001">
      <w:start w:val="1"/>
      <w:numFmt w:val="bullet"/>
      <w:lvlText w:val=""/>
      <w:lvlJc w:val="left"/>
      <w:pPr>
        <w:ind w:left="927"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4CC6DFB"/>
    <w:multiLevelType w:val="multilevel"/>
    <w:tmpl w:val="B61A888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bCs w:val="0"/>
        <w:color w:val="C0000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24F874E0"/>
    <w:multiLevelType w:val="multilevel"/>
    <w:tmpl w:val="036230EA"/>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253508D2"/>
    <w:multiLevelType w:val="hybridMultilevel"/>
    <w:tmpl w:val="37423F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E0D52A1"/>
    <w:multiLevelType w:val="multilevel"/>
    <w:tmpl w:val="75B62BDC"/>
    <w:lvl w:ilvl="0">
      <w:start w:val="4"/>
      <w:numFmt w:val="decimal"/>
      <w:lvlText w:val="%1."/>
      <w:lvlJc w:val="left"/>
      <w:pPr>
        <w:tabs>
          <w:tab w:val="num" w:pos="360"/>
        </w:tabs>
        <w:ind w:left="360" w:hanging="360"/>
      </w:pPr>
    </w:lvl>
    <w:lvl w:ilvl="1">
      <w:start w:val="1"/>
      <w:numFmt w:val="lowerRoman"/>
      <w:lvlText w:val="%2."/>
      <w:lvlJc w:val="left"/>
      <w:pPr>
        <w:ind w:left="1440" w:hanging="72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377425FC"/>
    <w:multiLevelType w:val="hybridMultilevel"/>
    <w:tmpl w:val="C268C53C"/>
    <w:lvl w:ilvl="0" w:tplc="871CDAEA">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C862F85"/>
    <w:multiLevelType w:val="multilevel"/>
    <w:tmpl w:val="821A8C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6739C4"/>
    <w:multiLevelType w:val="hybridMultilevel"/>
    <w:tmpl w:val="2B0E144C"/>
    <w:lvl w:ilvl="0" w:tplc="F1340E84">
      <w:start w:val="5"/>
      <w:numFmt w:val="decimal"/>
      <w:lvlText w:val="%1."/>
      <w:lvlJc w:val="left"/>
      <w:pPr>
        <w:ind w:left="360" w:hanging="360"/>
      </w:pPr>
      <w:rPr>
        <w:rFonts w:eastAsia="新細明體"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0F002D3"/>
    <w:multiLevelType w:val="multilevel"/>
    <w:tmpl w:val="2C38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0425F3"/>
    <w:multiLevelType w:val="multilevel"/>
    <w:tmpl w:val="3ED4B3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4C363A"/>
    <w:multiLevelType w:val="multilevel"/>
    <w:tmpl w:val="20328FE8"/>
    <w:lvl w:ilvl="0">
      <w:start w:val="10"/>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65868D6"/>
    <w:multiLevelType w:val="multilevel"/>
    <w:tmpl w:val="2C9018B0"/>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48133C3C"/>
    <w:multiLevelType w:val="multilevel"/>
    <w:tmpl w:val="0AFC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03C36"/>
    <w:multiLevelType w:val="multilevel"/>
    <w:tmpl w:val="2A242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2923B9"/>
    <w:multiLevelType w:val="multilevel"/>
    <w:tmpl w:val="46A2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2646D7"/>
    <w:multiLevelType w:val="multilevel"/>
    <w:tmpl w:val="ADF4FF66"/>
    <w:lvl w:ilvl="0">
      <w:start w:val="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56DF7A86"/>
    <w:multiLevelType w:val="hybridMultilevel"/>
    <w:tmpl w:val="E3E20DDA"/>
    <w:lvl w:ilvl="0" w:tplc="AD3C77FE">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82F463C"/>
    <w:multiLevelType w:val="multilevel"/>
    <w:tmpl w:val="53B817AA"/>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5C3B1996"/>
    <w:multiLevelType w:val="multilevel"/>
    <w:tmpl w:val="87D2EC34"/>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5CDC2C92"/>
    <w:multiLevelType w:val="multilevel"/>
    <w:tmpl w:val="0E4E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D5585"/>
    <w:multiLevelType w:val="multilevel"/>
    <w:tmpl w:val="4FEA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524715"/>
    <w:multiLevelType w:val="multilevel"/>
    <w:tmpl w:val="4782CD62"/>
    <w:lvl w:ilvl="0">
      <w:start w:val="1"/>
      <w:numFmt w:val="lowerRoman"/>
      <w:lvlText w:val="%1."/>
      <w:lvlJc w:val="left"/>
      <w:pPr>
        <w:tabs>
          <w:tab w:val="num" w:pos="720"/>
        </w:tabs>
        <w:ind w:left="720" w:hanging="360"/>
      </w:pPr>
      <w:rPr>
        <w:rFonts w:ascii="Arial" w:eastAsiaTheme="minorEastAsia"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615CA"/>
    <w:multiLevelType w:val="multilevel"/>
    <w:tmpl w:val="2452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6D5A7E"/>
    <w:multiLevelType w:val="multilevel"/>
    <w:tmpl w:val="A08208FA"/>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8D3166"/>
    <w:multiLevelType w:val="multilevel"/>
    <w:tmpl w:val="9E5A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015C6C"/>
    <w:multiLevelType w:val="hybridMultilevel"/>
    <w:tmpl w:val="11A8C5B6"/>
    <w:lvl w:ilvl="0" w:tplc="E834CF0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AAA30F8"/>
    <w:multiLevelType w:val="hybridMultilevel"/>
    <w:tmpl w:val="BF8C1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43151457">
    <w:abstractNumId w:val="11"/>
  </w:num>
  <w:num w:numId="2" w16cid:durableId="1415738604">
    <w:abstractNumId w:val="1"/>
  </w:num>
  <w:num w:numId="3" w16cid:durableId="18823396">
    <w:abstractNumId w:val="10"/>
  </w:num>
  <w:num w:numId="4" w16cid:durableId="697314025">
    <w:abstractNumId w:val="4"/>
  </w:num>
  <w:num w:numId="5" w16cid:durableId="184448172">
    <w:abstractNumId w:val="2"/>
  </w:num>
  <w:num w:numId="6" w16cid:durableId="1754862925">
    <w:abstractNumId w:val="19"/>
  </w:num>
  <w:num w:numId="7" w16cid:durableId="491259498">
    <w:abstractNumId w:val="34"/>
  </w:num>
  <w:num w:numId="8" w16cid:durableId="1669403279">
    <w:abstractNumId w:val="24"/>
  </w:num>
  <w:num w:numId="9" w16cid:durableId="820345672">
    <w:abstractNumId w:val="14"/>
  </w:num>
  <w:num w:numId="10" w16cid:durableId="250898190">
    <w:abstractNumId w:val="32"/>
  </w:num>
  <w:num w:numId="11" w16cid:durableId="1037700093">
    <w:abstractNumId w:val="29"/>
  </w:num>
  <w:num w:numId="12" w16cid:durableId="1248005306">
    <w:abstractNumId w:val="9"/>
  </w:num>
  <w:num w:numId="13" w16cid:durableId="359208432">
    <w:abstractNumId w:val="35"/>
  </w:num>
  <w:num w:numId="14" w16cid:durableId="1365136198">
    <w:abstractNumId w:val="30"/>
  </w:num>
  <w:num w:numId="15" w16cid:durableId="1290161695">
    <w:abstractNumId w:val="36"/>
  </w:num>
  <w:num w:numId="16" w16cid:durableId="1172144072">
    <w:abstractNumId w:val="26"/>
  </w:num>
  <w:num w:numId="17" w16cid:durableId="573786074">
    <w:abstractNumId w:val="37"/>
  </w:num>
  <w:num w:numId="18" w16cid:durableId="419637923">
    <w:abstractNumId w:val="25"/>
  </w:num>
  <w:num w:numId="19" w16cid:durableId="115679284">
    <w:abstractNumId w:val="39"/>
  </w:num>
  <w:num w:numId="20" w16cid:durableId="1816339926">
    <w:abstractNumId w:val="17"/>
  </w:num>
  <w:num w:numId="21" w16cid:durableId="1573008924">
    <w:abstractNumId w:val="23"/>
  </w:num>
  <w:num w:numId="22" w16cid:durableId="1768311224">
    <w:abstractNumId w:val="5"/>
  </w:num>
  <w:num w:numId="23" w16cid:durableId="1194150461">
    <w:abstractNumId w:val="20"/>
  </w:num>
  <w:num w:numId="24" w16cid:durableId="1483544118">
    <w:abstractNumId w:val="31"/>
  </w:num>
  <w:num w:numId="25" w16cid:durableId="1258557851">
    <w:abstractNumId w:val="16"/>
  </w:num>
  <w:num w:numId="26" w16cid:durableId="1282686627">
    <w:abstractNumId w:val="38"/>
  </w:num>
  <w:num w:numId="27" w16cid:durableId="146867656">
    <w:abstractNumId w:val="12"/>
  </w:num>
  <w:num w:numId="28" w16cid:durableId="346181830">
    <w:abstractNumId w:val="3"/>
  </w:num>
  <w:num w:numId="29" w16cid:durableId="22099587">
    <w:abstractNumId w:val="41"/>
  </w:num>
  <w:num w:numId="30" w16cid:durableId="1546481673">
    <w:abstractNumId w:val="13"/>
  </w:num>
  <w:num w:numId="31" w16cid:durableId="1672953452">
    <w:abstractNumId w:val="40"/>
  </w:num>
  <w:num w:numId="32" w16cid:durableId="785851234">
    <w:abstractNumId w:val="15"/>
  </w:num>
  <w:num w:numId="33" w16cid:durableId="69350081">
    <w:abstractNumId w:val="33"/>
  </w:num>
  <w:num w:numId="34" w16cid:durableId="1041056386">
    <w:abstractNumId w:val="28"/>
  </w:num>
  <w:num w:numId="35" w16cid:durableId="547111830">
    <w:abstractNumId w:val="6"/>
  </w:num>
  <w:num w:numId="36" w16cid:durableId="730078262">
    <w:abstractNumId w:val="0"/>
  </w:num>
  <w:num w:numId="37" w16cid:durableId="579601376">
    <w:abstractNumId w:val="7"/>
  </w:num>
  <w:num w:numId="38" w16cid:durableId="1616978954">
    <w:abstractNumId w:val="27"/>
  </w:num>
  <w:num w:numId="39" w16cid:durableId="1944527981">
    <w:abstractNumId w:val="21"/>
  </w:num>
  <w:num w:numId="40" w16cid:durableId="1246307180">
    <w:abstractNumId w:val="18"/>
  </w:num>
  <w:num w:numId="41" w16cid:durableId="597639465">
    <w:abstractNumId w:val="22"/>
  </w:num>
  <w:num w:numId="42" w16cid:durableId="461919821">
    <w:abstractNumId w:val="8"/>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oi jung won">
    <w15:presenceInfo w15:providerId="AD" w15:userId="S::paulachoi@o365.skku.edu::dca8821a-b544-4e82-bef3-db97278a2c9e"/>
  </w15:person>
  <w15:person w15:author="Yan Kai Qi Lawrence">
    <w15:presenceInfo w15:providerId="Windows Live" w15:userId="e47747b6c3d0baa4"/>
  </w15:person>
  <w15:person w15:author="Xiaolu LI">
    <w15:presenceInfo w15:providerId="Windows Live" w15:userId="ce93bff545ea83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59C"/>
    <w:rsid w:val="00001B99"/>
    <w:rsid w:val="00006191"/>
    <w:rsid w:val="00006F07"/>
    <w:rsid w:val="00015EE1"/>
    <w:rsid w:val="00021F36"/>
    <w:rsid w:val="00021F4A"/>
    <w:rsid w:val="00030B15"/>
    <w:rsid w:val="00032D10"/>
    <w:rsid w:val="00035B47"/>
    <w:rsid w:val="00036864"/>
    <w:rsid w:val="000541C6"/>
    <w:rsid w:val="0005565C"/>
    <w:rsid w:val="00056990"/>
    <w:rsid w:val="0006094E"/>
    <w:rsid w:val="00061539"/>
    <w:rsid w:val="00067DC8"/>
    <w:rsid w:val="00070BAD"/>
    <w:rsid w:val="000716F1"/>
    <w:rsid w:val="00072749"/>
    <w:rsid w:val="0007559D"/>
    <w:rsid w:val="000774F3"/>
    <w:rsid w:val="000847A2"/>
    <w:rsid w:val="00085AB0"/>
    <w:rsid w:val="00091AC1"/>
    <w:rsid w:val="00095097"/>
    <w:rsid w:val="000A10B5"/>
    <w:rsid w:val="000A12F3"/>
    <w:rsid w:val="000A2569"/>
    <w:rsid w:val="000A4767"/>
    <w:rsid w:val="000B0134"/>
    <w:rsid w:val="000B5AB6"/>
    <w:rsid w:val="000B789E"/>
    <w:rsid w:val="000B7DDC"/>
    <w:rsid w:val="000C0A35"/>
    <w:rsid w:val="000C26B6"/>
    <w:rsid w:val="000C7DB8"/>
    <w:rsid w:val="000D0DDF"/>
    <w:rsid w:val="000D30DD"/>
    <w:rsid w:val="000D39C3"/>
    <w:rsid w:val="000D5F64"/>
    <w:rsid w:val="000D60C8"/>
    <w:rsid w:val="000D6218"/>
    <w:rsid w:val="000E26E7"/>
    <w:rsid w:val="000E2B78"/>
    <w:rsid w:val="000E6C34"/>
    <w:rsid w:val="000F11D0"/>
    <w:rsid w:val="000F1840"/>
    <w:rsid w:val="000F6076"/>
    <w:rsid w:val="0010037E"/>
    <w:rsid w:val="00105FED"/>
    <w:rsid w:val="001174C9"/>
    <w:rsid w:val="001206E5"/>
    <w:rsid w:val="00131AC6"/>
    <w:rsid w:val="00133766"/>
    <w:rsid w:val="00134F92"/>
    <w:rsid w:val="001423D3"/>
    <w:rsid w:val="0015029E"/>
    <w:rsid w:val="00151554"/>
    <w:rsid w:val="00152C03"/>
    <w:rsid w:val="00156C1C"/>
    <w:rsid w:val="00157738"/>
    <w:rsid w:val="00163B90"/>
    <w:rsid w:val="00165334"/>
    <w:rsid w:val="0018041C"/>
    <w:rsid w:val="0018166D"/>
    <w:rsid w:val="0019333D"/>
    <w:rsid w:val="00193A82"/>
    <w:rsid w:val="00195D30"/>
    <w:rsid w:val="00196A62"/>
    <w:rsid w:val="0019730B"/>
    <w:rsid w:val="001A4822"/>
    <w:rsid w:val="001A5430"/>
    <w:rsid w:val="001A6E83"/>
    <w:rsid w:val="001B1A2D"/>
    <w:rsid w:val="001B1B34"/>
    <w:rsid w:val="001B25A6"/>
    <w:rsid w:val="001B5902"/>
    <w:rsid w:val="001C20F0"/>
    <w:rsid w:val="001C22F3"/>
    <w:rsid w:val="001C76B4"/>
    <w:rsid w:val="001D050F"/>
    <w:rsid w:val="001D675B"/>
    <w:rsid w:val="001D6846"/>
    <w:rsid w:val="001E0A1C"/>
    <w:rsid w:val="001E25DD"/>
    <w:rsid w:val="001E3A9C"/>
    <w:rsid w:val="001E3B44"/>
    <w:rsid w:val="001E3C96"/>
    <w:rsid w:val="001E5E86"/>
    <w:rsid w:val="001E7AF4"/>
    <w:rsid w:val="001F30DA"/>
    <w:rsid w:val="001F6009"/>
    <w:rsid w:val="001F7FEF"/>
    <w:rsid w:val="00221D43"/>
    <w:rsid w:val="00227903"/>
    <w:rsid w:val="00230B4E"/>
    <w:rsid w:val="00232992"/>
    <w:rsid w:val="0023348A"/>
    <w:rsid w:val="0023424B"/>
    <w:rsid w:val="00235467"/>
    <w:rsid w:val="00237C17"/>
    <w:rsid w:val="00240325"/>
    <w:rsid w:val="002409D6"/>
    <w:rsid w:val="00241CED"/>
    <w:rsid w:val="00243BC7"/>
    <w:rsid w:val="00244394"/>
    <w:rsid w:val="00250637"/>
    <w:rsid w:val="0025135D"/>
    <w:rsid w:val="002548BC"/>
    <w:rsid w:val="00263C15"/>
    <w:rsid w:val="00265F7A"/>
    <w:rsid w:val="00277206"/>
    <w:rsid w:val="00277389"/>
    <w:rsid w:val="002823FB"/>
    <w:rsid w:val="00290F95"/>
    <w:rsid w:val="00291672"/>
    <w:rsid w:val="00292B56"/>
    <w:rsid w:val="002964F3"/>
    <w:rsid w:val="002A41A7"/>
    <w:rsid w:val="002A4786"/>
    <w:rsid w:val="002B6D39"/>
    <w:rsid w:val="002C2866"/>
    <w:rsid w:val="002C6EBE"/>
    <w:rsid w:val="002D6758"/>
    <w:rsid w:val="002E0821"/>
    <w:rsid w:val="002E542B"/>
    <w:rsid w:val="002F0898"/>
    <w:rsid w:val="002F2E53"/>
    <w:rsid w:val="002F580C"/>
    <w:rsid w:val="002F59B3"/>
    <w:rsid w:val="0030044E"/>
    <w:rsid w:val="0031026E"/>
    <w:rsid w:val="003154B9"/>
    <w:rsid w:val="00316656"/>
    <w:rsid w:val="003215B5"/>
    <w:rsid w:val="003228CD"/>
    <w:rsid w:val="0032324A"/>
    <w:rsid w:val="00324AC4"/>
    <w:rsid w:val="00325847"/>
    <w:rsid w:val="0032710B"/>
    <w:rsid w:val="003317E3"/>
    <w:rsid w:val="00335458"/>
    <w:rsid w:val="00344EF7"/>
    <w:rsid w:val="00347E60"/>
    <w:rsid w:val="00350017"/>
    <w:rsid w:val="00350650"/>
    <w:rsid w:val="00351216"/>
    <w:rsid w:val="00352B65"/>
    <w:rsid w:val="00352FDF"/>
    <w:rsid w:val="003543B8"/>
    <w:rsid w:val="00356653"/>
    <w:rsid w:val="00357888"/>
    <w:rsid w:val="003630D2"/>
    <w:rsid w:val="00363C36"/>
    <w:rsid w:val="003667DD"/>
    <w:rsid w:val="00366BC1"/>
    <w:rsid w:val="00371ECA"/>
    <w:rsid w:val="003731EB"/>
    <w:rsid w:val="00374023"/>
    <w:rsid w:val="0037487C"/>
    <w:rsid w:val="00375517"/>
    <w:rsid w:val="00377A8C"/>
    <w:rsid w:val="00394AAA"/>
    <w:rsid w:val="00397956"/>
    <w:rsid w:val="003A136B"/>
    <w:rsid w:val="003A65C8"/>
    <w:rsid w:val="003B276D"/>
    <w:rsid w:val="003B4457"/>
    <w:rsid w:val="003B4F54"/>
    <w:rsid w:val="003C0D4D"/>
    <w:rsid w:val="003C16FA"/>
    <w:rsid w:val="003C7B30"/>
    <w:rsid w:val="003D0E09"/>
    <w:rsid w:val="003D24CC"/>
    <w:rsid w:val="003D3B14"/>
    <w:rsid w:val="003F6610"/>
    <w:rsid w:val="003F6FF1"/>
    <w:rsid w:val="00402880"/>
    <w:rsid w:val="004042FC"/>
    <w:rsid w:val="00405315"/>
    <w:rsid w:val="00420C20"/>
    <w:rsid w:val="004267B1"/>
    <w:rsid w:val="00434DBE"/>
    <w:rsid w:val="00443EFE"/>
    <w:rsid w:val="00444402"/>
    <w:rsid w:val="00450F6E"/>
    <w:rsid w:val="0045164D"/>
    <w:rsid w:val="00451F23"/>
    <w:rsid w:val="0045358B"/>
    <w:rsid w:val="004564E1"/>
    <w:rsid w:val="004604A0"/>
    <w:rsid w:val="004620A2"/>
    <w:rsid w:val="00462268"/>
    <w:rsid w:val="00462D24"/>
    <w:rsid w:val="00462EAB"/>
    <w:rsid w:val="00465B99"/>
    <w:rsid w:val="0046616A"/>
    <w:rsid w:val="00472BA8"/>
    <w:rsid w:val="004754E5"/>
    <w:rsid w:val="00477599"/>
    <w:rsid w:val="00484E7B"/>
    <w:rsid w:val="00487F72"/>
    <w:rsid w:val="004910D8"/>
    <w:rsid w:val="00493917"/>
    <w:rsid w:val="00497D37"/>
    <w:rsid w:val="004A5621"/>
    <w:rsid w:val="004B4673"/>
    <w:rsid w:val="004B5129"/>
    <w:rsid w:val="004B5A46"/>
    <w:rsid w:val="004C0F61"/>
    <w:rsid w:val="004C1265"/>
    <w:rsid w:val="004C1F8E"/>
    <w:rsid w:val="004C42C8"/>
    <w:rsid w:val="004C5873"/>
    <w:rsid w:val="004C7D5B"/>
    <w:rsid w:val="004D15C7"/>
    <w:rsid w:val="004D2FCC"/>
    <w:rsid w:val="004E6634"/>
    <w:rsid w:val="004E6CCA"/>
    <w:rsid w:val="004F048C"/>
    <w:rsid w:val="004F44E1"/>
    <w:rsid w:val="004F5742"/>
    <w:rsid w:val="004F57D2"/>
    <w:rsid w:val="0050194A"/>
    <w:rsid w:val="00507CFE"/>
    <w:rsid w:val="005103FF"/>
    <w:rsid w:val="00511D22"/>
    <w:rsid w:val="005128B5"/>
    <w:rsid w:val="005137D9"/>
    <w:rsid w:val="005156B4"/>
    <w:rsid w:val="00515D61"/>
    <w:rsid w:val="00522B94"/>
    <w:rsid w:val="00525519"/>
    <w:rsid w:val="00530391"/>
    <w:rsid w:val="005344F5"/>
    <w:rsid w:val="0053659C"/>
    <w:rsid w:val="005374F8"/>
    <w:rsid w:val="00543FA8"/>
    <w:rsid w:val="00546792"/>
    <w:rsid w:val="00553DBD"/>
    <w:rsid w:val="00557CCF"/>
    <w:rsid w:val="00560B03"/>
    <w:rsid w:val="005616C9"/>
    <w:rsid w:val="005636B3"/>
    <w:rsid w:val="005662CE"/>
    <w:rsid w:val="00567674"/>
    <w:rsid w:val="00567EF3"/>
    <w:rsid w:val="0058037E"/>
    <w:rsid w:val="00580DAF"/>
    <w:rsid w:val="005849B6"/>
    <w:rsid w:val="00586223"/>
    <w:rsid w:val="0059071D"/>
    <w:rsid w:val="00592E7D"/>
    <w:rsid w:val="00593D1D"/>
    <w:rsid w:val="005965D1"/>
    <w:rsid w:val="005A029A"/>
    <w:rsid w:val="005A3B32"/>
    <w:rsid w:val="005A792E"/>
    <w:rsid w:val="005B1477"/>
    <w:rsid w:val="005B1DCD"/>
    <w:rsid w:val="005B5F96"/>
    <w:rsid w:val="005C5CAE"/>
    <w:rsid w:val="005C6051"/>
    <w:rsid w:val="005D14A3"/>
    <w:rsid w:val="005D362B"/>
    <w:rsid w:val="005D6BD6"/>
    <w:rsid w:val="005E1398"/>
    <w:rsid w:val="005E4E06"/>
    <w:rsid w:val="005E6B6A"/>
    <w:rsid w:val="005F1106"/>
    <w:rsid w:val="006056AE"/>
    <w:rsid w:val="00605EBB"/>
    <w:rsid w:val="00606AF1"/>
    <w:rsid w:val="00611E5B"/>
    <w:rsid w:val="00615417"/>
    <w:rsid w:val="006168AB"/>
    <w:rsid w:val="00620656"/>
    <w:rsid w:val="006210D5"/>
    <w:rsid w:val="0062330F"/>
    <w:rsid w:val="00623716"/>
    <w:rsid w:val="00623C8A"/>
    <w:rsid w:val="006267F2"/>
    <w:rsid w:val="006275C4"/>
    <w:rsid w:val="00627805"/>
    <w:rsid w:val="00631CA6"/>
    <w:rsid w:val="00633FBC"/>
    <w:rsid w:val="006347D7"/>
    <w:rsid w:val="00635B3B"/>
    <w:rsid w:val="006405B5"/>
    <w:rsid w:val="006427FF"/>
    <w:rsid w:val="00653B08"/>
    <w:rsid w:val="00654ADE"/>
    <w:rsid w:val="006641BC"/>
    <w:rsid w:val="00664AE3"/>
    <w:rsid w:val="00664D81"/>
    <w:rsid w:val="006655FD"/>
    <w:rsid w:val="00665631"/>
    <w:rsid w:val="0066777B"/>
    <w:rsid w:val="006707B4"/>
    <w:rsid w:val="006743CE"/>
    <w:rsid w:val="00674FDB"/>
    <w:rsid w:val="00675FE2"/>
    <w:rsid w:val="0068057C"/>
    <w:rsid w:val="006837F4"/>
    <w:rsid w:val="00686676"/>
    <w:rsid w:val="006907A2"/>
    <w:rsid w:val="00691939"/>
    <w:rsid w:val="00694251"/>
    <w:rsid w:val="0069504A"/>
    <w:rsid w:val="006B06C8"/>
    <w:rsid w:val="006B46CB"/>
    <w:rsid w:val="006B614D"/>
    <w:rsid w:val="006B7174"/>
    <w:rsid w:val="006C1AA0"/>
    <w:rsid w:val="006D0B17"/>
    <w:rsid w:val="006D27B3"/>
    <w:rsid w:val="006D2EE4"/>
    <w:rsid w:val="006D368C"/>
    <w:rsid w:val="006D3AF3"/>
    <w:rsid w:val="006D4BCC"/>
    <w:rsid w:val="006D7818"/>
    <w:rsid w:val="006E2893"/>
    <w:rsid w:val="006E510B"/>
    <w:rsid w:val="006E61CA"/>
    <w:rsid w:val="006E7297"/>
    <w:rsid w:val="006E7E13"/>
    <w:rsid w:val="006F1A6C"/>
    <w:rsid w:val="006F3509"/>
    <w:rsid w:val="006F3A8A"/>
    <w:rsid w:val="006F5743"/>
    <w:rsid w:val="00702DDC"/>
    <w:rsid w:val="00705EB2"/>
    <w:rsid w:val="007068A8"/>
    <w:rsid w:val="00706A7D"/>
    <w:rsid w:val="00711F3C"/>
    <w:rsid w:val="00715102"/>
    <w:rsid w:val="00720430"/>
    <w:rsid w:val="007210DC"/>
    <w:rsid w:val="0073252F"/>
    <w:rsid w:val="00736E7C"/>
    <w:rsid w:val="007412CD"/>
    <w:rsid w:val="00745C40"/>
    <w:rsid w:val="007515DF"/>
    <w:rsid w:val="007555FD"/>
    <w:rsid w:val="007563F8"/>
    <w:rsid w:val="00756725"/>
    <w:rsid w:val="0076231E"/>
    <w:rsid w:val="00764625"/>
    <w:rsid w:val="00764F7A"/>
    <w:rsid w:val="00766B2C"/>
    <w:rsid w:val="007708A6"/>
    <w:rsid w:val="00770BCA"/>
    <w:rsid w:val="00772A36"/>
    <w:rsid w:val="00773C4C"/>
    <w:rsid w:val="00774964"/>
    <w:rsid w:val="00777F37"/>
    <w:rsid w:val="00790686"/>
    <w:rsid w:val="00792404"/>
    <w:rsid w:val="00792679"/>
    <w:rsid w:val="007A1CFC"/>
    <w:rsid w:val="007A2552"/>
    <w:rsid w:val="007A3B28"/>
    <w:rsid w:val="007B2AEE"/>
    <w:rsid w:val="007B3F0A"/>
    <w:rsid w:val="007B588F"/>
    <w:rsid w:val="007B5C89"/>
    <w:rsid w:val="007C1250"/>
    <w:rsid w:val="007C12AB"/>
    <w:rsid w:val="007C405D"/>
    <w:rsid w:val="007C517B"/>
    <w:rsid w:val="007C5388"/>
    <w:rsid w:val="007C7E1E"/>
    <w:rsid w:val="007D19D3"/>
    <w:rsid w:val="007D5947"/>
    <w:rsid w:val="007D5BC8"/>
    <w:rsid w:val="007D732F"/>
    <w:rsid w:val="008068DC"/>
    <w:rsid w:val="008145B1"/>
    <w:rsid w:val="00814798"/>
    <w:rsid w:val="00815DB0"/>
    <w:rsid w:val="0081753F"/>
    <w:rsid w:val="00824F7E"/>
    <w:rsid w:val="008326BD"/>
    <w:rsid w:val="0083548E"/>
    <w:rsid w:val="00837983"/>
    <w:rsid w:val="008420F5"/>
    <w:rsid w:val="008451D8"/>
    <w:rsid w:val="00851DB7"/>
    <w:rsid w:val="00855975"/>
    <w:rsid w:val="00857506"/>
    <w:rsid w:val="008609A0"/>
    <w:rsid w:val="008655D9"/>
    <w:rsid w:val="00871235"/>
    <w:rsid w:val="00874EE7"/>
    <w:rsid w:val="008763AC"/>
    <w:rsid w:val="00877F4E"/>
    <w:rsid w:val="0088517F"/>
    <w:rsid w:val="0089080A"/>
    <w:rsid w:val="00890A1D"/>
    <w:rsid w:val="00893AF8"/>
    <w:rsid w:val="00894DB3"/>
    <w:rsid w:val="008A0A4D"/>
    <w:rsid w:val="008A1396"/>
    <w:rsid w:val="008A3A86"/>
    <w:rsid w:val="008A3B9F"/>
    <w:rsid w:val="008A7A53"/>
    <w:rsid w:val="008B6AF8"/>
    <w:rsid w:val="008B7935"/>
    <w:rsid w:val="008C0C72"/>
    <w:rsid w:val="008C6D3C"/>
    <w:rsid w:val="008C7014"/>
    <w:rsid w:val="008D1DCC"/>
    <w:rsid w:val="008D20F7"/>
    <w:rsid w:val="008D3017"/>
    <w:rsid w:val="008D44D6"/>
    <w:rsid w:val="008D6AAC"/>
    <w:rsid w:val="008E02E9"/>
    <w:rsid w:val="008E0A99"/>
    <w:rsid w:val="008E36AE"/>
    <w:rsid w:val="008E691C"/>
    <w:rsid w:val="008E7CBD"/>
    <w:rsid w:val="009010A6"/>
    <w:rsid w:val="00901923"/>
    <w:rsid w:val="00907FAB"/>
    <w:rsid w:val="009138CE"/>
    <w:rsid w:val="0091424F"/>
    <w:rsid w:val="00914998"/>
    <w:rsid w:val="009202C5"/>
    <w:rsid w:val="00926D6F"/>
    <w:rsid w:val="0092747B"/>
    <w:rsid w:val="00932EBA"/>
    <w:rsid w:val="009402A5"/>
    <w:rsid w:val="0094701A"/>
    <w:rsid w:val="00951B9D"/>
    <w:rsid w:val="00952B63"/>
    <w:rsid w:val="00953BF0"/>
    <w:rsid w:val="00955C4F"/>
    <w:rsid w:val="00955F19"/>
    <w:rsid w:val="00960404"/>
    <w:rsid w:val="00963437"/>
    <w:rsid w:val="00965B67"/>
    <w:rsid w:val="00970B88"/>
    <w:rsid w:val="00976CDF"/>
    <w:rsid w:val="009771E5"/>
    <w:rsid w:val="0097751D"/>
    <w:rsid w:val="00981198"/>
    <w:rsid w:val="00985518"/>
    <w:rsid w:val="00986869"/>
    <w:rsid w:val="00986C5E"/>
    <w:rsid w:val="00990204"/>
    <w:rsid w:val="00990BDB"/>
    <w:rsid w:val="009A406B"/>
    <w:rsid w:val="009A4467"/>
    <w:rsid w:val="009A5BDE"/>
    <w:rsid w:val="009A5D6C"/>
    <w:rsid w:val="009A7B39"/>
    <w:rsid w:val="009C1A8A"/>
    <w:rsid w:val="009C57D0"/>
    <w:rsid w:val="009D0408"/>
    <w:rsid w:val="009D2657"/>
    <w:rsid w:val="009D4BA0"/>
    <w:rsid w:val="009E2320"/>
    <w:rsid w:val="009E35FB"/>
    <w:rsid w:val="009E41B4"/>
    <w:rsid w:val="009F02EE"/>
    <w:rsid w:val="009F2FE3"/>
    <w:rsid w:val="009F5837"/>
    <w:rsid w:val="009F7425"/>
    <w:rsid w:val="00A04F2C"/>
    <w:rsid w:val="00A12A79"/>
    <w:rsid w:val="00A14BF6"/>
    <w:rsid w:val="00A214F5"/>
    <w:rsid w:val="00A304E3"/>
    <w:rsid w:val="00A30814"/>
    <w:rsid w:val="00A309C7"/>
    <w:rsid w:val="00A33D8E"/>
    <w:rsid w:val="00A35657"/>
    <w:rsid w:val="00A36C13"/>
    <w:rsid w:val="00A402A5"/>
    <w:rsid w:val="00A40907"/>
    <w:rsid w:val="00A4225D"/>
    <w:rsid w:val="00A42557"/>
    <w:rsid w:val="00A43961"/>
    <w:rsid w:val="00A55711"/>
    <w:rsid w:val="00A55C8F"/>
    <w:rsid w:val="00A64F2D"/>
    <w:rsid w:val="00A653B7"/>
    <w:rsid w:val="00A65645"/>
    <w:rsid w:val="00A657BE"/>
    <w:rsid w:val="00A734AB"/>
    <w:rsid w:val="00A75C8F"/>
    <w:rsid w:val="00A75F34"/>
    <w:rsid w:val="00A8168B"/>
    <w:rsid w:val="00A82115"/>
    <w:rsid w:val="00A8287C"/>
    <w:rsid w:val="00A8365E"/>
    <w:rsid w:val="00A83915"/>
    <w:rsid w:val="00A83CF8"/>
    <w:rsid w:val="00AA132B"/>
    <w:rsid w:val="00AB2720"/>
    <w:rsid w:val="00AB5759"/>
    <w:rsid w:val="00AC0F9D"/>
    <w:rsid w:val="00AC4063"/>
    <w:rsid w:val="00AC6164"/>
    <w:rsid w:val="00AD054F"/>
    <w:rsid w:val="00AD1309"/>
    <w:rsid w:val="00AD3160"/>
    <w:rsid w:val="00AD63EF"/>
    <w:rsid w:val="00AE2C19"/>
    <w:rsid w:val="00AE4630"/>
    <w:rsid w:val="00AE5552"/>
    <w:rsid w:val="00AF096F"/>
    <w:rsid w:val="00AF3BAF"/>
    <w:rsid w:val="00AF60C3"/>
    <w:rsid w:val="00B0198E"/>
    <w:rsid w:val="00B019E2"/>
    <w:rsid w:val="00B01A03"/>
    <w:rsid w:val="00B02AA5"/>
    <w:rsid w:val="00B031B0"/>
    <w:rsid w:val="00B035CC"/>
    <w:rsid w:val="00B0446B"/>
    <w:rsid w:val="00B06070"/>
    <w:rsid w:val="00B13754"/>
    <w:rsid w:val="00B15591"/>
    <w:rsid w:val="00B21951"/>
    <w:rsid w:val="00B23583"/>
    <w:rsid w:val="00B30816"/>
    <w:rsid w:val="00B53A89"/>
    <w:rsid w:val="00B60156"/>
    <w:rsid w:val="00B604C0"/>
    <w:rsid w:val="00B644D0"/>
    <w:rsid w:val="00B70CC3"/>
    <w:rsid w:val="00B718FF"/>
    <w:rsid w:val="00B75679"/>
    <w:rsid w:val="00B76EAF"/>
    <w:rsid w:val="00B82407"/>
    <w:rsid w:val="00B9095B"/>
    <w:rsid w:val="00B92260"/>
    <w:rsid w:val="00B93923"/>
    <w:rsid w:val="00B93958"/>
    <w:rsid w:val="00B95D3A"/>
    <w:rsid w:val="00B96F02"/>
    <w:rsid w:val="00BA118B"/>
    <w:rsid w:val="00BA557D"/>
    <w:rsid w:val="00BB2E61"/>
    <w:rsid w:val="00BC398C"/>
    <w:rsid w:val="00BC5380"/>
    <w:rsid w:val="00BC58B6"/>
    <w:rsid w:val="00BC7627"/>
    <w:rsid w:val="00BC7C9D"/>
    <w:rsid w:val="00BD1E01"/>
    <w:rsid w:val="00BD3BC4"/>
    <w:rsid w:val="00BD6E59"/>
    <w:rsid w:val="00BE2425"/>
    <w:rsid w:val="00BE2AA8"/>
    <w:rsid w:val="00BE387A"/>
    <w:rsid w:val="00BE7316"/>
    <w:rsid w:val="00BF2D57"/>
    <w:rsid w:val="00BF6B23"/>
    <w:rsid w:val="00C00955"/>
    <w:rsid w:val="00C013D3"/>
    <w:rsid w:val="00C046D4"/>
    <w:rsid w:val="00C057D3"/>
    <w:rsid w:val="00C073E5"/>
    <w:rsid w:val="00C12DA8"/>
    <w:rsid w:val="00C151E2"/>
    <w:rsid w:val="00C15681"/>
    <w:rsid w:val="00C21672"/>
    <w:rsid w:val="00C25A2C"/>
    <w:rsid w:val="00C26DCC"/>
    <w:rsid w:val="00C27F65"/>
    <w:rsid w:val="00C327E7"/>
    <w:rsid w:val="00C33B78"/>
    <w:rsid w:val="00C37A00"/>
    <w:rsid w:val="00C408A3"/>
    <w:rsid w:val="00C426CF"/>
    <w:rsid w:val="00C44114"/>
    <w:rsid w:val="00C452E2"/>
    <w:rsid w:val="00C51997"/>
    <w:rsid w:val="00C51B36"/>
    <w:rsid w:val="00C52931"/>
    <w:rsid w:val="00C529BC"/>
    <w:rsid w:val="00C537A1"/>
    <w:rsid w:val="00C55BAE"/>
    <w:rsid w:val="00C63A0E"/>
    <w:rsid w:val="00C6405D"/>
    <w:rsid w:val="00C74BB3"/>
    <w:rsid w:val="00C8653E"/>
    <w:rsid w:val="00C879B1"/>
    <w:rsid w:val="00C90BDB"/>
    <w:rsid w:val="00C92BBE"/>
    <w:rsid w:val="00C94972"/>
    <w:rsid w:val="00C96944"/>
    <w:rsid w:val="00C97168"/>
    <w:rsid w:val="00CA1300"/>
    <w:rsid w:val="00CA25B2"/>
    <w:rsid w:val="00CA2BEB"/>
    <w:rsid w:val="00CA4821"/>
    <w:rsid w:val="00CA488E"/>
    <w:rsid w:val="00CA513D"/>
    <w:rsid w:val="00CA6152"/>
    <w:rsid w:val="00CA6913"/>
    <w:rsid w:val="00CB1CB7"/>
    <w:rsid w:val="00CB1ECD"/>
    <w:rsid w:val="00CB3958"/>
    <w:rsid w:val="00CB7BE0"/>
    <w:rsid w:val="00CC555A"/>
    <w:rsid w:val="00CD01F8"/>
    <w:rsid w:val="00CD648C"/>
    <w:rsid w:val="00CE04EF"/>
    <w:rsid w:val="00CE14E6"/>
    <w:rsid w:val="00CE5C89"/>
    <w:rsid w:val="00CF2DC9"/>
    <w:rsid w:val="00D02B92"/>
    <w:rsid w:val="00D05B7B"/>
    <w:rsid w:val="00D07FA3"/>
    <w:rsid w:val="00D10C81"/>
    <w:rsid w:val="00D2347E"/>
    <w:rsid w:val="00D23AFE"/>
    <w:rsid w:val="00D24164"/>
    <w:rsid w:val="00D246DA"/>
    <w:rsid w:val="00D30275"/>
    <w:rsid w:val="00D31199"/>
    <w:rsid w:val="00D31CCC"/>
    <w:rsid w:val="00D32537"/>
    <w:rsid w:val="00D34898"/>
    <w:rsid w:val="00D34A35"/>
    <w:rsid w:val="00D3736E"/>
    <w:rsid w:val="00D37AAF"/>
    <w:rsid w:val="00D42F69"/>
    <w:rsid w:val="00D44C4D"/>
    <w:rsid w:val="00D47570"/>
    <w:rsid w:val="00D47DB5"/>
    <w:rsid w:val="00D51A9E"/>
    <w:rsid w:val="00D520F8"/>
    <w:rsid w:val="00D62DDE"/>
    <w:rsid w:val="00D635EE"/>
    <w:rsid w:val="00D67318"/>
    <w:rsid w:val="00D70673"/>
    <w:rsid w:val="00D80E22"/>
    <w:rsid w:val="00D814AE"/>
    <w:rsid w:val="00D9147D"/>
    <w:rsid w:val="00D931A6"/>
    <w:rsid w:val="00D95DEB"/>
    <w:rsid w:val="00DA24FC"/>
    <w:rsid w:val="00DA2DDC"/>
    <w:rsid w:val="00DA2F9F"/>
    <w:rsid w:val="00DA5D07"/>
    <w:rsid w:val="00DA647B"/>
    <w:rsid w:val="00DA7FFA"/>
    <w:rsid w:val="00DB607F"/>
    <w:rsid w:val="00DB7055"/>
    <w:rsid w:val="00DC02A0"/>
    <w:rsid w:val="00DC2FA8"/>
    <w:rsid w:val="00DC7798"/>
    <w:rsid w:val="00DE379A"/>
    <w:rsid w:val="00DE58F9"/>
    <w:rsid w:val="00DE5DAA"/>
    <w:rsid w:val="00DF103F"/>
    <w:rsid w:val="00DF60AF"/>
    <w:rsid w:val="00E01975"/>
    <w:rsid w:val="00E02AA3"/>
    <w:rsid w:val="00E058F8"/>
    <w:rsid w:val="00E066C0"/>
    <w:rsid w:val="00E12D72"/>
    <w:rsid w:val="00E13F34"/>
    <w:rsid w:val="00E14ECC"/>
    <w:rsid w:val="00E1574B"/>
    <w:rsid w:val="00E212B9"/>
    <w:rsid w:val="00E2155F"/>
    <w:rsid w:val="00E217EF"/>
    <w:rsid w:val="00E222FC"/>
    <w:rsid w:val="00E31B46"/>
    <w:rsid w:val="00E32F6D"/>
    <w:rsid w:val="00E35A2B"/>
    <w:rsid w:val="00E35DC0"/>
    <w:rsid w:val="00E46E9E"/>
    <w:rsid w:val="00E476FA"/>
    <w:rsid w:val="00E4788A"/>
    <w:rsid w:val="00E504D4"/>
    <w:rsid w:val="00E52F96"/>
    <w:rsid w:val="00E5503C"/>
    <w:rsid w:val="00E577AD"/>
    <w:rsid w:val="00E57D2C"/>
    <w:rsid w:val="00E61763"/>
    <w:rsid w:val="00E65BB8"/>
    <w:rsid w:val="00E65BBB"/>
    <w:rsid w:val="00E66076"/>
    <w:rsid w:val="00E77271"/>
    <w:rsid w:val="00E80F64"/>
    <w:rsid w:val="00E87070"/>
    <w:rsid w:val="00E90D22"/>
    <w:rsid w:val="00E91286"/>
    <w:rsid w:val="00E92835"/>
    <w:rsid w:val="00E97C44"/>
    <w:rsid w:val="00EA413D"/>
    <w:rsid w:val="00EA5974"/>
    <w:rsid w:val="00EA6059"/>
    <w:rsid w:val="00EB0B45"/>
    <w:rsid w:val="00EB5D8F"/>
    <w:rsid w:val="00EB785B"/>
    <w:rsid w:val="00ED0557"/>
    <w:rsid w:val="00ED3814"/>
    <w:rsid w:val="00ED398D"/>
    <w:rsid w:val="00ED699F"/>
    <w:rsid w:val="00EE1461"/>
    <w:rsid w:val="00EE7AC1"/>
    <w:rsid w:val="00EF1F8A"/>
    <w:rsid w:val="00EF2ADA"/>
    <w:rsid w:val="00EF3B23"/>
    <w:rsid w:val="00EF5E2C"/>
    <w:rsid w:val="00F03391"/>
    <w:rsid w:val="00F04095"/>
    <w:rsid w:val="00F047FD"/>
    <w:rsid w:val="00F050E8"/>
    <w:rsid w:val="00F06419"/>
    <w:rsid w:val="00F1456C"/>
    <w:rsid w:val="00F166FE"/>
    <w:rsid w:val="00F22D08"/>
    <w:rsid w:val="00F25B6A"/>
    <w:rsid w:val="00F3004B"/>
    <w:rsid w:val="00F30729"/>
    <w:rsid w:val="00F324AC"/>
    <w:rsid w:val="00F36326"/>
    <w:rsid w:val="00F379E6"/>
    <w:rsid w:val="00F473BA"/>
    <w:rsid w:val="00F52F81"/>
    <w:rsid w:val="00F56ECA"/>
    <w:rsid w:val="00F6081E"/>
    <w:rsid w:val="00F649AC"/>
    <w:rsid w:val="00F654B5"/>
    <w:rsid w:val="00F65E5A"/>
    <w:rsid w:val="00F71EC9"/>
    <w:rsid w:val="00F72C63"/>
    <w:rsid w:val="00F730D6"/>
    <w:rsid w:val="00F75A96"/>
    <w:rsid w:val="00F76B4F"/>
    <w:rsid w:val="00F76D03"/>
    <w:rsid w:val="00F773A5"/>
    <w:rsid w:val="00F8061B"/>
    <w:rsid w:val="00F812D6"/>
    <w:rsid w:val="00F8418C"/>
    <w:rsid w:val="00F85B96"/>
    <w:rsid w:val="00F922D2"/>
    <w:rsid w:val="00F93B1C"/>
    <w:rsid w:val="00F950D7"/>
    <w:rsid w:val="00FA1BB5"/>
    <w:rsid w:val="00FA6CD1"/>
    <w:rsid w:val="00FB092C"/>
    <w:rsid w:val="00FB258F"/>
    <w:rsid w:val="00FB5CF2"/>
    <w:rsid w:val="00FB7B98"/>
    <w:rsid w:val="00FB7C67"/>
    <w:rsid w:val="00FC0412"/>
    <w:rsid w:val="00FC188C"/>
    <w:rsid w:val="00FC2DF4"/>
    <w:rsid w:val="00FD319B"/>
    <w:rsid w:val="00FD4CB4"/>
    <w:rsid w:val="00FD4FEE"/>
    <w:rsid w:val="00FD582C"/>
    <w:rsid w:val="00FD64FA"/>
    <w:rsid w:val="00FD697B"/>
    <w:rsid w:val="00FD750F"/>
    <w:rsid w:val="00FD7F0D"/>
    <w:rsid w:val="00FE38E7"/>
    <w:rsid w:val="00FE5235"/>
    <w:rsid w:val="00FE69AF"/>
    <w:rsid w:val="00FF0A92"/>
    <w:rsid w:val="00FF1D9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6638C"/>
  <w15:chartTrackingRefBased/>
  <w15:docId w15:val="{926E58B6-C710-4752-B314-EBCA02FC2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13D"/>
    <w:pPr>
      <w:spacing w:after="100" w:afterAutospacing="1" w:line="36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195D30"/>
    <w:pPr>
      <w:keepNext/>
      <w:keepLines/>
      <w:spacing w:before="360" w:after="80"/>
      <w:outlineLvl w:val="0"/>
    </w:pPr>
    <w:rPr>
      <w:rFonts w:eastAsiaTheme="majorEastAsia" w:cstheme="majorBidi"/>
      <w:b/>
      <w:color w:val="000000" w:themeColor="text1"/>
      <w:szCs w:val="40"/>
    </w:rPr>
  </w:style>
  <w:style w:type="paragraph" w:styleId="Heading2">
    <w:name w:val="heading 2"/>
    <w:basedOn w:val="ListParagraph"/>
    <w:next w:val="Normal"/>
    <w:link w:val="Heading2Char"/>
    <w:uiPriority w:val="9"/>
    <w:unhideWhenUsed/>
    <w:qFormat/>
    <w:rsid w:val="00E92835"/>
    <w:pPr>
      <w:numPr>
        <w:ilvl w:val="1"/>
        <w:numId w:val="2"/>
      </w:numPr>
      <w:outlineLvl w:val="1"/>
    </w:pPr>
    <w:rPr>
      <w:rFonts w:eastAsia="Times New Roman"/>
      <w:b/>
      <w:bCs/>
      <w:kern w:val="0"/>
      <w:lang w:val="en-CA"/>
      <w14:ligatures w14:val="none"/>
    </w:rPr>
  </w:style>
  <w:style w:type="paragraph" w:styleId="Heading3">
    <w:name w:val="heading 3"/>
    <w:basedOn w:val="Heading2"/>
    <w:next w:val="Normal"/>
    <w:link w:val="Heading3Char"/>
    <w:uiPriority w:val="9"/>
    <w:unhideWhenUsed/>
    <w:qFormat/>
    <w:rsid w:val="00E92835"/>
    <w:pPr>
      <w:numPr>
        <w:ilvl w:val="2"/>
      </w:numPr>
      <w:outlineLvl w:val="2"/>
    </w:pPr>
  </w:style>
  <w:style w:type="paragraph" w:styleId="Heading4">
    <w:name w:val="heading 4"/>
    <w:basedOn w:val="Normal"/>
    <w:next w:val="Normal"/>
    <w:link w:val="Heading4Char"/>
    <w:uiPriority w:val="9"/>
    <w:unhideWhenUsed/>
    <w:qFormat/>
    <w:rsid w:val="005616C9"/>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536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5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5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5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5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D30"/>
    <w:rPr>
      <w:rFonts w:ascii="Arial" w:eastAsiaTheme="majorEastAsia" w:hAnsi="Arial" w:cstheme="majorBidi"/>
      <w:b/>
      <w:color w:val="000000" w:themeColor="text1"/>
      <w:szCs w:val="40"/>
    </w:rPr>
  </w:style>
  <w:style w:type="character" w:customStyle="1" w:styleId="Heading2Char">
    <w:name w:val="Heading 2 Char"/>
    <w:basedOn w:val="DefaultParagraphFont"/>
    <w:link w:val="Heading2"/>
    <w:uiPriority w:val="9"/>
    <w:rsid w:val="00E92835"/>
    <w:rPr>
      <w:rFonts w:ascii="Times New Roman" w:eastAsia="Times New Roman" w:hAnsi="Times New Roman" w:cs="Times New Roman"/>
      <w:b/>
      <w:bCs/>
      <w:kern w:val="0"/>
      <w:lang w:val="en-CA"/>
      <w14:ligatures w14:val="none"/>
    </w:rPr>
  </w:style>
  <w:style w:type="character" w:customStyle="1" w:styleId="Heading3Char">
    <w:name w:val="Heading 3 Char"/>
    <w:basedOn w:val="DefaultParagraphFont"/>
    <w:link w:val="Heading3"/>
    <w:uiPriority w:val="9"/>
    <w:rsid w:val="00E92835"/>
    <w:rPr>
      <w:rFonts w:ascii="Times New Roman" w:eastAsia="Times New Roman" w:hAnsi="Times New Roman" w:cs="Times New Roman"/>
      <w:b/>
      <w:bCs/>
      <w:kern w:val="0"/>
      <w:lang w:val="en-CA"/>
      <w14:ligatures w14:val="none"/>
    </w:rPr>
  </w:style>
  <w:style w:type="character" w:customStyle="1" w:styleId="Heading4Char">
    <w:name w:val="Heading 4 Char"/>
    <w:basedOn w:val="DefaultParagraphFont"/>
    <w:link w:val="Heading4"/>
    <w:uiPriority w:val="9"/>
    <w:rsid w:val="005616C9"/>
    <w:rPr>
      <w:rFonts w:ascii="Arial" w:eastAsiaTheme="majorEastAsia" w:hAnsi="Arial" w:cstheme="majorBidi"/>
      <w:b/>
      <w:iCs/>
    </w:rPr>
  </w:style>
  <w:style w:type="character" w:customStyle="1" w:styleId="Heading5Char">
    <w:name w:val="Heading 5 Char"/>
    <w:basedOn w:val="DefaultParagraphFont"/>
    <w:link w:val="Heading5"/>
    <w:uiPriority w:val="9"/>
    <w:semiHidden/>
    <w:rsid w:val="005365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59C"/>
    <w:rPr>
      <w:rFonts w:eastAsiaTheme="majorEastAsia" w:cstheme="majorBidi"/>
      <w:color w:val="272727" w:themeColor="text1" w:themeTint="D8"/>
    </w:rPr>
  </w:style>
  <w:style w:type="paragraph" w:styleId="Title">
    <w:name w:val="Title"/>
    <w:basedOn w:val="Normal"/>
    <w:next w:val="Normal"/>
    <w:link w:val="TitleChar"/>
    <w:uiPriority w:val="10"/>
    <w:qFormat/>
    <w:rsid w:val="00536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59C"/>
    <w:pPr>
      <w:spacing w:before="160"/>
      <w:jc w:val="center"/>
    </w:pPr>
    <w:rPr>
      <w:i/>
      <w:iCs/>
      <w:color w:val="404040" w:themeColor="text1" w:themeTint="BF"/>
    </w:rPr>
  </w:style>
  <w:style w:type="character" w:customStyle="1" w:styleId="QuoteChar">
    <w:name w:val="Quote Char"/>
    <w:basedOn w:val="DefaultParagraphFont"/>
    <w:link w:val="Quote"/>
    <w:uiPriority w:val="29"/>
    <w:rsid w:val="0053659C"/>
    <w:rPr>
      <w:i/>
      <w:iCs/>
      <w:color w:val="404040" w:themeColor="text1" w:themeTint="BF"/>
    </w:rPr>
  </w:style>
  <w:style w:type="paragraph" w:styleId="ListParagraph">
    <w:name w:val="List Paragraph"/>
    <w:basedOn w:val="Normal"/>
    <w:uiPriority w:val="34"/>
    <w:qFormat/>
    <w:rsid w:val="0053659C"/>
    <w:pPr>
      <w:ind w:left="720"/>
      <w:contextualSpacing/>
    </w:pPr>
  </w:style>
  <w:style w:type="character" w:styleId="IntenseEmphasis">
    <w:name w:val="Intense Emphasis"/>
    <w:basedOn w:val="DefaultParagraphFont"/>
    <w:uiPriority w:val="21"/>
    <w:qFormat/>
    <w:rsid w:val="0053659C"/>
    <w:rPr>
      <w:i/>
      <w:iCs/>
      <w:color w:val="0F4761" w:themeColor="accent1" w:themeShade="BF"/>
    </w:rPr>
  </w:style>
  <w:style w:type="paragraph" w:styleId="IntenseQuote">
    <w:name w:val="Intense Quote"/>
    <w:basedOn w:val="Normal"/>
    <w:next w:val="Normal"/>
    <w:link w:val="IntenseQuoteChar"/>
    <w:uiPriority w:val="30"/>
    <w:qFormat/>
    <w:rsid w:val="00536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59C"/>
    <w:rPr>
      <w:i/>
      <w:iCs/>
      <w:color w:val="0F4761" w:themeColor="accent1" w:themeShade="BF"/>
    </w:rPr>
  </w:style>
  <w:style w:type="character" w:styleId="IntenseReference">
    <w:name w:val="Intense Reference"/>
    <w:basedOn w:val="DefaultParagraphFont"/>
    <w:uiPriority w:val="32"/>
    <w:qFormat/>
    <w:rsid w:val="0053659C"/>
    <w:rPr>
      <w:b/>
      <w:bCs/>
      <w:smallCaps/>
      <w:color w:val="0F4761" w:themeColor="accent1" w:themeShade="BF"/>
      <w:spacing w:val="5"/>
    </w:rPr>
  </w:style>
  <w:style w:type="character" w:styleId="CommentReference">
    <w:name w:val="annotation reference"/>
    <w:basedOn w:val="DefaultParagraphFont"/>
    <w:uiPriority w:val="99"/>
    <w:semiHidden/>
    <w:unhideWhenUsed/>
    <w:rsid w:val="00A42557"/>
    <w:rPr>
      <w:sz w:val="16"/>
      <w:szCs w:val="16"/>
    </w:rPr>
  </w:style>
  <w:style w:type="paragraph" w:styleId="CommentText">
    <w:name w:val="annotation text"/>
    <w:basedOn w:val="Normal"/>
    <w:link w:val="CommentTextChar"/>
    <w:uiPriority w:val="99"/>
    <w:unhideWhenUsed/>
    <w:rsid w:val="00A42557"/>
    <w:pPr>
      <w:spacing w:line="240" w:lineRule="auto"/>
    </w:pPr>
    <w:rPr>
      <w:sz w:val="20"/>
      <w:szCs w:val="20"/>
    </w:rPr>
  </w:style>
  <w:style w:type="character" w:customStyle="1" w:styleId="CommentTextChar">
    <w:name w:val="Comment Text Char"/>
    <w:basedOn w:val="DefaultParagraphFont"/>
    <w:link w:val="CommentText"/>
    <w:uiPriority w:val="99"/>
    <w:rsid w:val="00A42557"/>
    <w:rPr>
      <w:sz w:val="20"/>
      <w:szCs w:val="20"/>
    </w:rPr>
  </w:style>
  <w:style w:type="paragraph" w:styleId="CommentSubject">
    <w:name w:val="annotation subject"/>
    <w:basedOn w:val="CommentText"/>
    <w:next w:val="CommentText"/>
    <w:link w:val="CommentSubjectChar"/>
    <w:uiPriority w:val="99"/>
    <w:semiHidden/>
    <w:unhideWhenUsed/>
    <w:rsid w:val="00A42557"/>
    <w:rPr>
      <w:b/>
      <w:bCs/>
    </w:rPr>
  </w:style>
  <w:style w:type="character" w:customStyle="1" w:styleId="CommentSubjectChar">
    <w:name w:val="Comment Subject Char"/>
    <w:basedOn w:val="CommentTextChar"/>
    <w:link w:val="CommentSubject"/>
    <w:uiPriority w:val="99"/>
    <w:semiHidden/>
    <w:rsid w:val="00A42557"/>
    <w:rPr>
      <w:b/>
      <w:bCs/>
      <w:sz w:val="20"/>
      <w:szCs w:val="20"/>
    </w:rPr>
  </w:style>
  <w:style w:type="character" w:styleId="Hyperlink">
    <w:name w:val="Hyperlink"/>
    <w:basedOn w:val="DefaultParagraphFont"/>
    <w:uiPriority w:val="99"/>
    <w:unhideWhenUsed/>
    <w:rsid w:val="00990BDB"/>
    <w:rPr>
      <w:color w:val="467886" w:themeColor="hyperlink"/>
      <w:u w:val="single"/>
    </w:rPr>
  </w:style>
  <w:style w:type="character" w:styleId="UnresolvedMention">
    <w:name w:val="Unresolved Mention"/>
    <w:basedOn w:val="DefaultParagraphFont"/>
    <w:uiPriority w:val="99"/>
    <w:semiHidden/>
    <w:unhideWhenUsed/>
    <w:rsid w:val="00990BDB"/>
    <w:rPr>
      <w:color w:val="605E5C"/>
      <w:shd w:val="clear" w:color="auto" w:fill="E1DFDD"/>
    </w:rPr>
  </w:style>
  <w:style w:type="paragraph" w:styleId="NormalWeb">
    <w:name w:val="Normal (Web)"/>
    <w:basedOn w:val="Normal"/>
    <w:uiPriority w:val="99"/>
    <w:unhideWhenUsed/>
    <w:rsid w:val="00981198"/>
    <w:pPr>
      <w:spacing w:before="100" w:beforeAutospacing="1" w:line="240" w:lineRule="auto"/>
    </w:pPr>
    <w:rPr>
      <w:rFonts w:eastAsia="Times New Roman"/>
      <w:kern w:val="0"/>
      <w14:ligatures w14:val="none"/>
    </w:rPr>
  </w:style>
  <w:style w:type="character" w:styleId="Strong">
    <w:name w:val="Strong"/>
    <w:basedOn w:val="DefaultParagraphFont"/>
    <w:uiPriority w:val="22"/>
    <w:qFormat/>
    <w:rsid w:val="00981198"/>
    <w:rPr>
      <w:b/>
      <w:bCs/>
    </w:rPr>
  </w:style>
  <w:style w:type="character" w:customStyle="1" w:styleId="math-inline">
    <w:name w:val="math-inline"/>
    <w:basedOn w:val="DefaultParagraphFont"/>
    <w:rsid w:val="003667DD"/>
  </w:style>
  <w:style w:type="character" w:customStyle="1" w:styleId="ng-star-inserted">
    <w:name w:val="ng-star-inserted"/>
    <w:basedOn w:val="DefaultParagraphFont"/>
    <w:rsid w:val="00525519"/>
  </w:style>
  <w:style w:type="character" w:styleId="FollowedHyperlink">
    <w:name w:val="FollowedHyperlink"/>
    <w:basedOn w:val="DefaultParagraphFont"/>
    <w:uiPriority w:val="99"/>
    <w:semiHidden/>
    <w:unhideWhenUsed/>
    <w:rsid w:val="00CB7BE0"/>
    <w:rPr>
      <w:color w:val="96607D" w:themeColor="followedHyperlink"/>
      <w:u w:val="single"/>
    </w:rPr>
  </w:style>
  <w:style w:type="character" w:styleId="PlaceholderText">
    <w:name w:val="Placeholder Text"/>
    <w:basedOn w:val="DefaultParagraphFont"/>
    <w:uiPriority w:val="99"/>
    <w:semiHidden/>
    <w:rsid w:val="00CB7BE0"/>
    <w:rPr>
      <w:color w:val="666666"/>
    </w:rPr>
  </w:style>
  <w:style w:type="character" w:styleId="LineNumber">
    <w:name w:val="line number"/>
    <w:basedOn w:val="DefaultParagraphFont"/>
    <w:uiPriority w:val="99"/>
    <w:semiHidden/>
    <w:unhideWhenUsed/>
    <w:rsid w:val="00195D30"/>
  </w:style>
  <w:style w:type="paragraph" w:styleId="Header">
    <w:name w:val="header"/>
    <w:basedOn w:val="Normal"/>
    <w:link w:val="HeaderChar"/>
    <w:uiPriority w:val="99"/>
    <w:unhideWhenUsed/>
    <w:rsid w:val="00711F3C"/>
    <w:pPr>
      <w:tabs>
        <w:tab w:val="center" w:pos="4680"/>
        <w:tab w:val="right" w:pos="9360"/>
      </w:tabs>
      <w:spacing w:line="240" w:lineRule="auto"/>
    </w:pPr>
  </w:style>
  <w:style w:type="character" w:customStyle="1" w:styleId="HeaderChar">
    <w:name w:val="Header Char"/>
    <w:basedOn w:val="DefaultParagraphFont"/>
    <w:link w:val="Header"/>
    <w:uiPriority w:val="99"/>
    <w:rsid w:val="00711F3C"/>
  </w:style>
  <w:style w:type="paragraph" w:styleId="Footer">
    <w:name w:val="footer"/>
    <w:basedOn w:val="Normal"/>
    <w:link w:val="FooterChar"/>
    <w:uiPriority w:val="99"/>
    <w:unhideWhenUsed/>
    <w:rsid w:val="00711F3C"/>
    <w:pPr>
      <w:tabs>
        <w:tab w:val="center" w:pos="4680"/>
        <w:tab w:val="right" w:pos="9360"/>
      </w:tabs>
      <w:spacing w:line="240" w:lineRule="auto"/>
    </w:pPr>
  </w:style>
  <w:style w:type="character" w:customStyle="1" w:styleId="FooterChar">
    <w:name w:val="Footer Char"/>
    <w:basedOn w:val="DefaultParagraphFont"/>
    <w:link w:val="Footer"/>
    <w:uiPriority w:val="99"/>
    <w:rsid w:val="00711F3C"/>
  </w:style>
  <w:style w:type="table" w:styleId="TableGrid">
    <w:name w:val="Table Grid"/>
    <w:basedOn w:val="TableNormal"/>
    <w:uiPriority w:val="39"/>
    <w:rsid w:val="001E25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068DC"/>
    <w:pPr>
      <w:spacing w:after="0" w:line="240" w:lineRule="auto"/>
    </w:pPr>
  </w:style>
  <w:style w:type="paragraph" w:customStyle="1" w:styleId="my-2">
    <w:name w:val="my-2"/>
    <w:basedOn w:val="Normal"/>
    <w:rsid w:val="000B5AB6"/>
    <w:pPr>
      <w:spacing w:before="100" w:beforeAutospacing="1" w:line="240" w:lineRule="auto"/>
      <w:jc w:val="left"/>
    </w:pPr>
    <w:rPr>
      <w:rFonts w:eastAsia="Times New Roman"/>
      <w:kern w:val="0"/>
      <w:lang w:eastAsia="zh-TW"/>
      <w14:ligatures w14:val="none"/>
    </w:rPr>
  </w:style>
  <w:style w:type="character" w:customStyle="1" w:styleId="inline-block">
    <w:name w:val="inline-block"/>
    <w:basedOn w:val="DefaultParagraphFont"/>
    <w:rsid w:val="000B5AB6"/>
  </w:style>
  <w:style w:type="table" w:customStyle="1" w:styleId="TableGrid1">
    <w:name w:val="Table Grid1"/>
    <w:basedOn w:val="TableNormal"/>
    <w:next w:val="TableGrid"/>
    <w:uiPriority w:val="59"/>
    <w:rsid w:val="002B6D39"/>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044">
      <w:marLeft w:val="640"/>
      <w:marRight w:val="0"/>
      <w:marTop w:val="0"/>
      <w:marBottom w:val="0"/>
      <w:divBdr>
        <w:top w:val="none" w:sz="0" w:space="0" w:color="auto"/>
        <w:left w:val="none" w:sz="0" w:space="0" w:color="auto"/>
        <w:bottom w:val="none" w:sz="0" w:space="0" w:color="auto"/>
        <w:right w:val="none" w:sz="0" w:space="0" w:color="auto"/>
      </w:divBdr>
    </w:div>
    <w:div w:id="1472858">
      <w:marLeft w:val="640"/>
      <w:marRight w:val="0"/>
      <w:marTop w:val="0"/>
      <w:marBottom w:val="0"/>
      <w:divBdr>
        <w:top w:val="none" w:sz="0" w:space="0" w:color="auto"/>
        <w:left w:val="none" w:sz="0" w:space="0" w:color="auto"/>
        <w:bottom w:val="none" w:sz="0" w:space="0" w:color="auto"/>
        <w:right w:val="none" w:sz="0" w:space="0" w:color="auto"/>
      </w:divBdr>
    </w:div>
    <w:div w:id="2169309">
      <w:marLeft w:val="640"/>
      <w:marRight w:val="0"/>
      <w:marTop w:val="0"/>
      <w:marBottom w:val="0"/>
      <w:divBdr>
        <w:top w:val="none" w:sz="0" w:space="0" w:color="auto"/>
        <w:left w:val="none" w:sz="0" w:space="0" w:color="auto"/>
        <w:bottom w:val="none" w:sz="0" w:space="0" w:color="auto"/>
        <w:right w:val="none" w:sz="0" w:space="0" w:color="auto"/>
      </w:divBdr>
    </w:div>
    <w:div w:id="2361508">
      <w:marLeft w:val="640"/>
      <w:marRight w:val="0"/>
      <w:marTop w:val="0"/>
      <w:marBottom w:val="0"/>
      <w:divBdr>
        <w:top w:val="none" w:sz="0" w:space="0" w:color="auto"/>
        <w:left w:val="none" w:sz="0" w:space="0" w:color="auto"/>
        <w:bottom w:val="none" w:sz="0" w:space="0" w:color="auto"/>
        <w:right w:val="none" w:sz="0" w:space="0" w:color="auto"/>
      </w:divBdr>
    </w:div>
    <w:div w:id="2435639">
      <w:marLeft w:val="640"/>
      <w:marRight w:val="0"/>
      <w:marTop w:val="0"/>
      <w:marBottom w:val="0"/>
      <w:divBdr>
        <w:top w:val="none" w:sz="0" w:space="0" w:color="auto"/>
        <w:left w:val="none" w:sz="0" w:space="0" w:color="auto"/>
        <w:bottom w:val="none" w:sz="0" w:space="0" w:color="auto"/>
        <w:right w:val="none" w:sz="0" w:space="0" w:color="auto"/>
      </w:divBdr>
    </w:div>
    <w:div w:id="2436005">
      <w:marLeft w:val="640"/>
      <w:marRight w:val="0"/>
      <w:marTop w:val="0"/>
      <w:marBottom w:val="0"/>
      <w:divBdr>
        <w:top w:val="none" w:sz="0" w:space="0" w:color="auto"/>
        <w:left w:val="none" w:sz="0" w:space="0" w:color="auto"/>
        <w:bottom w:val="none" w:sz="0" w:space="0" w:color="auto"/>
        <w:right w:val="none" w:sz="0" w:space="0" w:color="auto"/>
      </w:divBdr>
    </w:div>
    <w:div w:id="2755747">
      <w:marLeft w:val="640"/>
      <w:marRight w:val="0"/>
      <w:marTop w:val="0"/>
      <w:marBottom w:val="0"/>
      <w:divBdr>
        <w:top w:val="none" w:sz="0" w:space="0" w:color="auto"/>
        <w:left w:val="none" w:sz="0" w:space="0" w:color="auto"/>
        <w:bottom w:val="none" w:sz="0" w:space="0" w:color="auto"/>
        <w:right w:val="none" w:sz="0" w:space="0" w:color="auto"/>
      </w:divBdr>
    </w:div>
    <w:div w:id="3090217">
      <w:marLeft w:val="640"/>
      <w:marRight w:val="0"/>
      <w:marTop w:val="0"/>
      <w:marBottom w:val="0"/>
      <w:divBdr>
        <w:top w:val="none" w:sz="0" w:space="0" w:color="auto"/>
        <w:left w:val="none" w:sz="0" w:space="0" w:color="auto"/>
        <w:bottom w:val="none" w:sz="0" w:space="0" w:color="auto"/>
        <w:right w:val="none" w:sz="0" w:space="0" w:color="auto"/>
      </w:divBdr>
    </w:div>
    <w:div w:id="3360440">
      <w:marLeft w:val="640"/>
      <w:marRight w:val="0"/>
      <w:marTop w:val="0"/>
      <w:marBottom w:val="0"/>
      <w:divBdr>
        <w:top w:val="none" w:sz="0" w:space="0" w:color="auto"/>
        <w:left w:val="none" w:sz="0" w:space="0" w:color="auto"/>
        <w:bottom w:val="none" w:sz="0" w:space="0" w:color="auto"/>
        <w:right w:val="none" w:sz="0" w:space="0" w:color="auto"/>
      </w:divBdr>
    </w:div>
    <w:div w:id="3476735">
      <w:marLeft w:val="640"/>
      <w:marRight w:val="0"/>
      <w:marTop w:val="0"/>
      <w:marBottom w:val="0"/>
      <w:divBdr>
        <w:top w:val="none" w:sz="0" w:space="0" w:color="auto"/>
        <w:left w:val="none" w:sz="0" w:space="0" w:color="auto"/>
        <w:bottom w:val="none" w:sz="0" w:space="0" w:color="auto"/>
        <w:right w:val="none" w:sz="0" w:space="0" w:color="auto"/>
      </w:divBdr>
    </w:div>
    <w:div w:id="3670185">
      <w:marLeft w:val="640"/>
      <w:marRight w:val="0"/>
      <w:marTop w:val="0"/>
      <w:marBottom w:val="0"/>
      <w:divBdr>
        <w:top w:val="none" w:sz="0" w:space="0" w:color="auto"/>
        <w:left w:val="none" w:sz="0" w:space="0" w:color="auto"/>
        <w:bottom w:val="none" w:sz="0" w:space="0" w:color="auto"/>
        <w:right w:val="none" w:sz="0" w:space="0" w:color="auto"/>
      </w:divBdr>
    </w:div>
    <w:div w:id="3678883">
      <w:marLeft w:val="640"/>
      <w:marRight w:val="0"/>
      <w:marTop w:val="0"/>
      <w:marBottom w:val="0"/>
      <w:divBdr>
        <w:top w:val="none" w:sz="0" w:space="0" w:color="auto"/>
        <w:left w:val="none" w:sz="0" w:space="0" w:color="auto"/>
        <w:bottom w:val="none" w:sz="0" w:space="0" w:color="auto"/>
        <w:right w:val="none" w:sz="0" w:space="0" w:color="auto"/>
      </w:divBdr>
    </w:div>
    <w:div w:id="4406802">
      <w:marLeft w:val="640"/>
      <w:marRight w:val="0"/>
      <w:marTop w:val="0"/>
      <w:marBottom w:val="0"/>
      <w:divBdr>
        <w:top w:val="none" w:sz="0" w:space="0" w:color="auto"/>
        <w:left w:val="none" w:sz="0" w:space="0" w:color="auto"/>
        <w:bottom w:val="none" w:sz="0" w:space="0" w:color="auto"/>
        <w:right w:val="none" w:sz="0" w:space="0" w:color="auto"/>
      </w:divBdr>
    </w:div>
    <w:div w:id="4409861">
      <w:marLeft w:val="640"/>
      <w:marRight w:val="0"/>
      <w:marTop w:val="0"/>
      <w:marBottom w:val="0"/>
      <w:divBdr>
        <w:top w:val="none" w:sz="0" w:space="0" w:color="auto"/>
        <w:left w:val="none" w:sz="0" w:space="0" w:color="auto"/>
        <w:bottom w:val="none" w:sz="0" w:space="0" w:color="auto"/>
        <w:right w:val="none" w:sz="0" w:space="0" w:color="auto"/>
      </w:divBdr>
    </w:div>
    <w:div w:id="5331488">
      <w:marLeft w:val="640"/>
      <w:marRight w:val="0"/>
      <w:marTop w:val="0"/>
      <w:marBottom w:val="0"/>
      <w:divBdr>
        <w:top w:val="none" w:sz="0" w:space="0" w:color="auto"/>
        <w:left w:val="none" w:sz="0" w:space="0" w:color="auto"/>
        <w:bottom w:val="none" w:sz="0" w:space="0" w:color="auto"/>
        <w:right w:val="none" w:sz="0" w:space="0" w:color="auto"/>
      </w:divBdr>
    </w:div>
    <w:div w:id="5520167">
      <w:marLeft w:val="640"/>
      <w:marRight w:val="0"/>
      <w:marTop w:val="0"/>
      <w:marBottom w:val="0"/>
      <w:divBdr>
        <w:top w:val="none" w:sz="0" w:space="0" w:color="auto"/>
        <w:left w:val="none" w:sz="0" w:space="0" w:color="auto"/>
        <w:bottom w:val="none" w:sz="0" w:space="0" w:color="auto"/>
        <w:right w:val="none" w:sz="0" w:space="0" w:color="auto"/>
      </w:divBdr>
    </w:div>
    <w:div w:id="5717120">
      <w:marLeft w:val="640"/>
      <w:marRight w:val="0"/>
      <w:marTop w:val="0"/>
      <w:marBottom w:val="0"/>
      <w:divBdr>
        <w:top w:val="none" w:sz="0" w:space="0" w:color="auto"/>
        <w:left w:val="none" w:sz="0" w:space="0" w:color="auto"/>
        <w:bottom w:val="none" w:sz="0" w:space="0" w:color="auto"/>
        <w:right w:val="none" w:sz="0" w:space="0" w:color="auto"/>
      </w:divBdr>
    </w:div>
    <w:div w:id="6056736">
      <w:marLeft w:val="640"/>
      <w:marRight w:val="0"/>
      <w:marTop w:val="0"/>
      <w:marBottom w:val="0"/>
      <w:divBdr>
        <w:top w:val="none" w:sz="0" w:space="0" w:color="auto"/>
        <w:left w:val="none" w:sz="0" w:space="0" w:color="auto"/>
        <w:bottom w:val="none" w:sz="0" w:space="0" w:color="auto"/>
        <w:right w:val="none" w:sz="0" w:space="0" w:color="auto"/>
      </w:divBdr>
    </w:div>
    <w:div w:id="6296235">
      <w:marLeft w:val="640"/>
      <w:marRight w:val="0"/>
      <w:marTop w:val="0"/>
      <w:marBottom w:val="0"/>
      <w:divBdr>
        <w:top w:val="none" w:sz="0" w:space="0" w:color="auto"/>
        <w:left w:val="none" w:sz="0" w:space="0" w:color="auto"/>
        <w:bottom w:val="none" w:sz="0" w:space="0" w:color="auto"/>
        <w:right w:val="none" w:sz="0" w:space="0" w:color="auto"/>
      </w:divBdr>
    </w:div>
    <w:div w:id="6560668">
      <w:marLeft w:val="640"/>
      <w:marRight w:val="0"/>
      <w:marTop w:val="0"/>
      <w:marBottom w:val="0"/>
      <w:divBdr>
        <w:top w:val="none" w:sz="0" w:space="0" w:color="auto"/>
        <w:left w:val="none" w:sz="0" w:space="0" w:color="auto"/>
        <w:bottom w:val="none" w:sz="0" w:space="0" w:color="auto"/>
        <w:right w:val="none" w:sz="0" w:space="0" w:color="auto"/>
      </w:divBdr>
    </w:div>
    <w:div w:id="6715943">
      <w:marLeft w:val="640"/>
      <w:marRight w:val="0"/>
      <w:marTop w:val="0"/>
      <w:marBottom w:val="0"/>
      <w:divBdr>
        <w:top w:val="none" w:sz="0" w:space="0" w:color="auto"/>
        <w:left w:val="none" w:sz="0" w:space="0" w:color="auto"/>
        <w:bottom w:val="none" w:sz="0" w:space="0" w:color="auto"/>
        <w:right w:val="none" w:sz="0" w:space="0" w:color="auto"/>
      </w:divBdr>
    </w:div>
    <w:div w:id="7027399">
      <w:marLeft w:val="640"/>
      <w:marRight w:val="0"/>
      <w:marTop w:val="0"/>
      <w:marBottom w:val="0"/>
      <w:divBdr>
        <w:top w:val="none" w:sz="0" w:space="0" w:color="auto"/>
        <w:left w:val="none" w:sz="0" w:space="0" w:color="auto"/>
        <w:bottom w:val="none" w:sz="0" w:space="0" w:color="auto"/>
        <w:right w:val="none" w:sz="0" w:space="0" w:color="auto"/>
      </w:divBdr>
    </w:div>
    <w:div w:id="7568317">
      <w:marLeft w:val="640"/>
      <w:marRight w:val="0"/>
      <w:marTop w:val="0"/>
      <w:marBottom w:val="0"/>
      <w:divBdr>
        <w:top w:val="none" w:sz="0" w:space="0" w:color="auto"/>
        <w:left w:val="none" w:sz="0" w:space="0" w:color="auto"/>
        <w:bottom w:val="none" w:sz="0" w:space="0" w:color="auto"/>
        <w:right w:val="none" w:sz="0" w:space="0" w:color="auto"/>
      </w:divBdr>
    </w:div>
    <w:div w:id="7605482">
      <w:marLeft w:val="640"/>
      <w:marRight w:val="0"/>
      <w:marTop w:val="0"/>
      <w:marBottom w:val="0"/>
      <w:divBdr>
        <w:top w:val="none" w:sz="0" w:space="0" w:color="auto"/>
        <w:left w:val="none" w:sz="0" w:space="0" w:color="auto"/>
        <w:bottom w:val="none" w:sz="0" w:space="0" w:color="auto"/>
        <w:right w:val="none" w:sz="0" w:space="0" w:color="auto"/>
      </w:divBdr>
    </w:div>
    <w:div w:id="7682609">
      <w:marLeft w:val="640"/>
      <w:marRight w:val="0"/>
      <w:marTop w:val="0"/>
      <w:marBottom w:val="0"/>
      <w:divBdr>
        <w:top w:val="none" w:sz="0" w:space="0" w:color="auto"/>
        <w:left w:val="none" w:sz="0" w:space="0" w:color="auto"/>
        <w:bottom w:val="none" w:sz="0" w:space="0" w:color="auto"/>
        <w:right w:val="none" w:sz="0" w:space="0" w:color="auto"/>
      </w:divBdr>
    </w:div>
    <w:div w:id="8407944">
      <w:marLeft w:val="640"/>
      <w:marRight w:val="0"/>
      <w:marTop w:val="0"/>
      <w:marBottom w:val="0"/>
      <w:divBdr>
        <w:top w:val="none" w:sz="0" w:space="0" w:color="auto"/>
        <w:left w:val="none" w:sz="0" w:space="0" w:color="auto"/>
        <w:bottom w:val="none" w:sz="0" w:space="0" w:color="auto"/>
        <w:right w:val="none" w:sz="0" w:space="0" w:color="auto"/>
      </w:divBdr>
    </w:div>
    <w:div w:id="8605721">
      <w:marLeft w:val="640"/>
      <w:marRight w:val="0"/>
      <w:marTop w:val="0"/>
      <w:marBottom w:val="0"/>
      <w:divBdr>
        <w:top w:val="none" w:sz="0" w:space="0" w:color="auto"/>
        <w:left w:val="none" w:sz="0" w:space="0" w:color="auto"/>
        <w:bottom w:val="none" w:sz="0" w:space="0" w:color="auto"/>
        <w:right w:val="none" w:sz="0" w:space="0" w:color="auto"/>
      </w:divBdr>
    </w:div>
    <w:div w:id="8678349">
      <w:marLeft w:val="640"/>
      <w:marRight w:val="0"/>
      <w:marTop w:val="0"/>
      <w:marBottom w:val="0"/>
      <w:divBdr>
        <w:top w:val="none" w:sz="0" w:space="0" w:color="auto"/>
        <w:left w:val="none" w:sz="0" w:space="0" w:color="auto"/>
        <w:bottom w:val="none" w:sz="0" w:space="0" w:color="auto"/>
        <w:right w:val="none" w:sz="0" w:space="0" w:color="auto"/>
      </w:divBdr>
    </w:div>
    <w:div w:id="8993586">
      <w:marLeft w:val="640"/>
      <w:marRight w:val="0"/>
      <w:marTop w:val="0"/>
      <w:marBottom w:val="0"/>
      <w:divBdr>
        <w:top w:val="none" w:sz="0" w:space="0" w:color="auto"/>
        <w:left w:val="none" w:sz="0" w:space="0" w:color="auto"/>
        <w:bottom w:val="none" w:sz="0" w:space="0" w:color="auto"/>
        <w:right w:val="none" w:sz="0" w:space="0" w:color="auto"/>
      </w:divBdr>
    </w:div>
    <w:div w:id="9257675">
      <w:marLeft w:val="640"/>
      <w:marRight w:val="0"/>
      <w:marTop w:val="0"/>
      <w:marBottom w:val="0"/>
      <w:divBdr>
        <w:top w:val="none" w:sz="0" w:space="0" w:color="auto"/>
        <w:left w:val="none" w:sz="0" w:space="0" w:color="auto"/>
        <w:bottom w:val="none" w:sz="0" w:space="0" w:color="auto"/>
        <w:right w:val="none" w:sz="0" w:space="0" w:color="auto"/>
      </w:divBdr>
    </w:div>
    <w:div w:id="11342613">
      <w:marLeft w:val="640"/>
      <w:marRight w:val="0"/>
      <w:marTop w:val="0"/>
      <w:marBottom w:val="0"/>
      <w:divBdr>
        <w:top w:val="none" w:sz="0" w:space="0" w:color="auto"/>
        <w:left w:val="none" w:sz="0" w:space="0" w:color="auto"/>
        <w:bottom w:val="none" w:sz="0" w:space="0" w:color="auto"/>
        <w:right w:val="none" w:sz="0" w:space="0" w:color="auto"/>
      </w:divBdr>
    </w:div>
    <w:div w:id="11617315">
      <w:marLeft w:val="640"/>
      <w:marRight w:val="0"/>
      <w:marTop w:val="0"/>
      <w:marBottom w:val="0"/>
      <w:divBdr>
        <w:top w:val="none" w:sz="0" w:space="0" w:color="auto"/>
        <w:left w:val="none" w:sz="0" w:space="0" w:color="auto"/>
        <w:bottom w:val="none" w:sz="0" w:space="0" w:color="auto"/>
        <w:right w:val="none" w:sz="0" w:space="0" w:color="auto"/>
      </w:divBdr>
    </w:div>
    <w:div w:id="11995649">
      <w:marLeft w:val="640"/>
      <w:marRight w:val="0"/>
      <w:marTop w:val="0"/>
      <w:marBottom w:val="0"/>
      <w:divBdr>
        <w:top w:val="none" w:sz="0" w:space="0" w:color="auto"/>
        <w:left w:val="none" w:sz="0" w:space="0" w:color="auto"/>
        <w:bottom w:val="none" w:sz="0" w:space="0" w:color="auto"/>
        <w:right w:val="none" w:sz="0" w:space="0" w:color="auto"/>
      </w:divBdr>
    </w:div>
    <w:div w:id="12654881">
      <w:marLeft w:val="640"/>
      <w:marRight w:val="0"/>
      <w:marTop w:val="0"/>
      <w:marBottom w:val="0"/>
      <w:divBdr>
        <w:top w:val="none" w:sz="0" w:space="0" w:color="auto"/>
        <w:left w:val="none" w:sz="0" w:space="0" w:color="auto"/>
        <w:bottom w:val="none" w:sz="0" w:space="0" w:color="auto"/>
        <w:right w:val="none" w:sz="0" w:space="0" w:color="auto"/>
      </w:divBdr>
    </w:div>
    <w:div w:id="13069794">
      <w:bodyDiv w:val="1"/>
      <w:marLeft w:val="0"/>
      <w:marRight w:val="0"/>
      <w:marTop w:val="0"/>
      <w:marBottom w:val="0"/>
      <w:divBdr>
        <w:top w:val="none" w:sz="0" w:space="0" w:color="auto"/>
        <w:left w:val="none" w:sz="0" w:space="0" w:color="auto"/>
        <w:bottom w:val="none" w:sz="0" w:space="0" w:color="auto"/>
        <w:right w:val="none" w:sz="0" w:space="0" w:color="auto"/>
      </w:divBdr>
      <w:divsChild>
        <w:div w:id="29653049">
          <w:marLeft w:val="640"/>
          <w:marRight w:val="0"/>
          <w:marTop w:val="0"/>
          <w:marBottom w:val="0"/>
          <w:divBdr>
            <w:top w:val="none" w:sz="0" w:space="0" w:color="auto"/>
            <w:left w:val="none" w:sz="0" w:space="0" w:color="auto"/>
            <w:bottom w:val="none" w:sz="0" w:space="0" w:color="auto"/>
            <w:right w:val="none" w:sz="0" w:space="0" w:color="auto"/>
          </w:divBdr>
        </w:div>
        <w:div w:id="34544366">
          <w:marLeft w:val="640"/>
          <w:marRight w:val="0"/>
          <w:marTop w:val="0"/>
          <w:marBottom w:val="0"/>
          <w:divBdr>
            <w:top w:val="none" w:sz="0" w:space="0" w:color="auto"/>
            <w:left w:val="none" w:sz="0" w:space="0" w:color="auto"/>
            <w:bottom w:val="none" w:sz="0" w:space="0" w:color="auto"/>
            <w:right w:val="none" w:sz="0" w:space="0" w:color="auto"/>
          </w:divBdr>
        </w:div>
        <w:div w:id="35743759">
          <w:marLeft w:val="640"/>
          <w:marRight w:val="0"/>
          <w:marTop w:val="0"/>
          <w:marBottom w:val="0"/>
          <w:divBdr>
            <w:top w:val="none" w:sz="0" w:space="0" w:color="auto"/>
            <w:left w:val="none" w:sz="0" w:space="0" w:color="auto"/>
            <w:bottom w:val="none" w:sz="0" w:space="0" w:color="auto"/>
            <w:right w:val="none" w:sz="0" w:space="0" w:color="auto"/>
          </w:divBdr>
        </w:div>
        <w:div w:id="65956941">
          <w:marLeft w:val="640"/>
          <w:marRight w:val="0"/>
          <w:marTop w:val="0"/>
          <w:marBottom w:val="0"/>
          <w:divBdr>
            <w:top w:val="none" w:sz="0" w:space="0" w:color="auto"/>
            <w:left w:val="none" w:sz="0" w:space="0" w:color="auto"/>
            <w:bottom w:val="none" w:sz="0" w:space="0" w:color="auto"/>
            <w:right w:val="none" w:sz="0" w:space="0" w:color="auto"/>
          </w:divBdr>
        </w:div>
        <w:div w:id="66849696">
          <w:marLeft w:val="640"/>
          <w:marRight w:val="0"/>
          <w:marTop w:val="0"/>
          <w:marBottom w:val="0"/>
          <w:divBdr>
            <w:top w:val="none" w:sz="0" w:space="0" w:color="auto"/>
            <w:left w:val="none" w:sz="0" w:space="0" w:color="auto"/>
            <w:bottom w:val="none" w:sz="0" w:space="0" w:color="auto"/>
            <w:right w:val="none" w:sz="0" w:space="0" w:color="auto"/>
          </w:divBdr>
        </w:div>
        <w:div w:id="75639927">
          <w:marLeft w:val="640"/>
          <w:marRight w:val="0"/>
          <w:marTop w:val="0"/>
          <w:marBottom w:val="0"/>
          <w:divBdr>
            <w:top w:val="none" w:sz="0" w:space="0" w:color="auto"/>
            <w:left w:val="none" w:sz="0" w:space="0" w:color="auto"/>
            <w:bottom w:val="none" w:sz="0" w:space="0" w:color="auto"/>
            <w:right w:val="none" w:sz="0" w:space="0" w:color="auto"/>
          </w:divBdr>
        </w:div>
        <w:div w:id="79378203">
          <w:marLeft w:val="640"/>
          <w:marRight w:val="0"/>
          <w:marTop w:val="0"/>
          <w:marBottom w:val="0"/>
          <w:divBdr>
            <w:top w:val="none" w:sz="0" w:space="0" w:color="auto"/>
            <w:left w:val="none" w:sz="0" w:space="0" w:color="auto"/>
            <w:bottom w:val="none" w:sz="0" w:space="0" w:color="auto"/>
            <w:right w:val="none" w:sz="0" w:space="0" w:color="auto"/>
          </w:divBdr>
        </w:div>
        <w:div w:id="114375267">
          <w:marLeft w:val="640"/>
          <w:marRight w:val="0"/>
          <w:marTop w:val="0"/>
          <w:marBottom w:val="0"/>
          <w:divBdr>
            <w:top w:val="none" w:sz="0" w:space="0" w:color="auto"/>
            <w:left w:val="none" w:sz="0" w:space="0" w:color="auto"/>
            <w:bottom w:val="none" w:sz="0" w:space="0" w:color="auto"/>
            <w:right w:val="none" w:sz="0" w:space="0" w:color="auto"/>
          </w:divBdr>
        </w:div>
        <w:div w:id="114494774">
          <w:marLeft w:val="640"/>
          <w:marRight w:val="0"/>
          <w:marTop w:val="0"/>
          <w:marBottom w:val="0"/>
          <w:divBdr>
            <w:top w:val="none" w:sz="0" w:space="0" w:color="auto"/>
            <w:left w:val="none" w:sz="0" w:space="0" w:color="auto"/>
            <w:bottom w:val="none" w:sz="0" w:space="0" w:color="auto"/>
            <w:right w:val="none" w:sz="0" w:space="0" w:color="auto"/>
          </w:divBdr>
        </w:div>
        <w:div w:id="114905577">
          <w:marLeft w:val="640"/>
          <w:marRight w:val="0"/>
          <w:marTop w:val="0"/>
          <w:marBottom w:val="0"/>
          <w:divBdr>
            <w:top w:val="none" w:sz="0" w:space="0" w:color="auto"/>
            <w:left w:val="none" w:sz="0" w:space="0" w:color="auto"/>
            <w:bottom w:val="none" w:sz="0" w:space="0" w:color="auto"/>
            <w:right w:val="none" w:sz="0" w:space="0" w:color="auto"/>
          </w:divBdr>
        </w:div>
        <w:div w:id="122310401">
          <w:marLeft w:val="640"/>
          <w:marRight w:val="0"/>
          <w:marTop w:val="0"/>
          <w:marBottom w:val="0"/>
          <w:divBdr>
            <w:top w:val="none" w:sz="0" w:space="0" w:color="auto"/>
            <w:left w:val="none" w:sz="0" w:space="0" w:color="auto"/>
            <w:bottom w:val="none" w:sz="0" w:space="0" w:color="auto"/>
            <w:right w:val="none" w:sz="0" w:space="0" w:color="auto"/>
          </w:divBdr>
        </w:div>
        <w:div w:id="151919066">
          <w:marLeft w:val="640"/>
          <w:marRight w:val="0"/>
          <w:marTop w:val="0"/>
          <w:marBottom w:val="0"/>
          <w:divBdr>
            <w:top w:val="none" w:sz="0" w:space="0" w:color="auto"/>
            <w:left w:val="none" w:sz="0" w:space="0" w:color="auto"/>
            <w:bottom w:val="none" w:sz="0" w:space="0" w:color="auto"/>
            <w:right w:val="none" w:sz="0" w:space="0" w:color="auto"/>
          </w:divBdr>
        </w:div>
        <w:div w:id="205801587">
          <w:marLeft w:val="640"/>
          <w:marRight w:val="0"/>
          <w:marTop w:val="0"/>
          <w:marBottom w:val="0"/>
          <w:divBdr>
            <w:top w:val="none" w:sz="0" w:space="0" w:color="auto"/>
            <w:left w:val="none" w:sz="0" w:space="0" w:color="auto"/>
            <w:bottom w:val="none" w:sz="0" w:space="0" w:color="auto"/>
            <w:right w:val="none" w:sz="0" w:space="0" w:color="auto"/>
          </w:divBdr>
        </w:div>
        <w:div w:id="219286349">
          <w:marLeft w:val="640"/>
          <w:marRight w:val="0"/>
          <w:marTop w:val="0"/>
          <w:marBottom w:val="0"/>
          <w:divBdr>
            <w:top w:val="none" w:sz="0" w:space="0" w:color="auto"/>
            <w:left w:val="none" w:sz="0" w:space="0" w:color="auto"/>
            <w:bottom w:val="none" w:sz="0" w:space="0" w:color="auto"/>
            <w:right w:val="none" w:sz="0" w:space="0" w:color="auto"/>
          </w:divBdr>
        </w:div>
        <w:div w:id="219289740">
          <w:marLeft w:val="640"/>
          <w:marRight w:val="0"/>
          <w:marTop w:val="0"/>
          <w:marBottom w:val="0"/>
          <w:divBdr>
            <w:top w:val="none" w:sz="0" w:space="0" w:color="auto"/>
            <w:left w:val="none" w:sz="0" w:space="0" w:color="auto"/>
            <w:bottom w:val="none" w:sz="0" w:space="0" w:color="auto"/>
            <w:right w:val="none" w:sz="0" w:space="0" w:color="auto"/>
          </w:divBdr>
        </w:div>
        <w:div w:id="235366210">
          <w:marLeft w:val="640"/>
          <w:marRight w:val="0"/>
          <w:marTop w:val="0"/>
          <w:marBottom w:val="0"/>
          <w:divBdr>
            <w:top w:val="none" w:sz="0" w:space="0" w:color="auto"/>
            <w:left w:val="none" w:sz="0" w:space="0" w:color="auto"/>
            <w:bottom w:val="none" w:sz="0" w:space="0" w:color="auto"/>
            <w:right w:val="none" w:sz="0" w:space="0" w:color="auto"/>
          </w:divBdr>
        </w:div>
        <w:div w:id="241571904">
          <w:marLeft w:val="640"/>
          <w:marRight w:val="0"/>
          <w:marTop w:val="0"/>
          <w:marBottom w:val="0"/>
          <w:divBdr>
            <w:top w:val="none" w:sz="0" w:space="0" w:color="auto"/>
            <w:left w:val="none" w:sz="0" w:space="0" w:color="auto"/>
            <w:bottom w:val="none" w:sz="0" w:space="0" w:color="auto"/>
            <w:right w:val="none" w:sz="0" w:space="0" w:color="auto"/>
          </w:divBdr>
        </w:div>
        <w:div w:id="245500444">
          <w:marLeft w:val="640"/>
          <w:marRight w:val="0"/>
          <w:marTop w:val="0"/>
          <w:marBottom w:val="0"/>
          <w:divBdr>
            <w:top w:val="none" w:sz="0" w:space="0" w:color="auto"/>
            <w:left w:val="none" w:sz="0" w:space="0" w:color="auto"/>
            <w:bottom w:val="none" w:sz="0" w:space="0" w:color="auto"/>
            <w:right w:val="none" w:sz="0" w:space="0" w:color="auto"/>
          </w:divBdr>
        </w:div>
        <w:div w:id="249312051">
          <w:marLeft w:val="640"/>
          <w:marRight w:val="0"/>
          <w:marTop w:val="0"/>
          <w:marBottom w:val="0"/>
          <w:divBdr>
            <w:top w:val="none" w:sz="0" w:space="0" w:color="auto"/>
            <w:left w:val="none" w:sz="0" w:space="0" w:color="auto"/>
            <w:bottom w:val="none" w:sz="0" w:space="0" w:color="auto"/>
            <w:right w:val="none" w:sz="0" w:space="0" w:color="auto"/>
          </w:divBdr>
        </w:div>
        <w:div w:id="281809255">
          <w:marLeft w:val="640"/>
          <w:marRight w:val="0"/>
          <w:marTop w:val="0"/>
          <w:marBottom w:val="0"/>
          <w:divBdr>
            <w:top w:val="none" w:sz="0" w:space="0" w:color="auto"/>
            <w:left w:val="none" w:sz="0" w:space="0" w:color="auto"/>
            <w:bottom w:val="none" w:sz="0" w:space="0" w:color="auto"/>
            <w:right w:val="none" w:sz="0" w:space="0" w:color="auto"/>
          </w:divBdr>
        </w:div>
        <w:div w:id="288781074">
          <w:marLeft w:val="640"/>
          <w:marRight w:val="0"/>
          <w:marTop w:val="0"/>
          <w:marBottom w:val="0"/>
          <w:divBdr>
            <w:top w:val="none" w:sz="0" w:space="0" w:color="auto"/>
            <w:left w:val="none" w:sz="0" w:space="0" w:color="auto"/>
            <w:bottom w:val="none" w:sz="0" w:space="0" w:color="auto"/>
            <w:right w:val="none" w:sz="0" w:space="0" w:color="auto"/>
          </w:divBdr>
        </w:div>
        <w:div w:id="295374830">
          <w:marLeft w:val="640"/>
          <w:marRight w:val="0"/>
          <w:marTop w:val="0"/>
          <w:marBottom w:val="0"/>
          <w:divBdr>
            <w:top w:val="none" w:sz="0" w:space="0" w:color="auto"/>
            <w:left w:val="none" w:sz="0" w:space="0" w:color="auto"/>
            <w:bottom w:val="none" w:sz="0" w:space="0" w:color="auto"/>
            <w:right w:val="none" w:sz="0" w:space="0" w:color="auto"/>
          </w:divBdr>
        </w:div>
        <w:div w:id="297997728">
          <w:marLeft w:val="640"/>
          <w:marRight w:val="0"/>
          <w:marTop w:val="0"/>
          <w:marBottom w:val="0"/>
          <w:divBdr>
            <w:top w:val="none" w:sz="0" w:space="0" w:color="auto"/>
            <w:left w:val="none" w:sz="0" w:space="0" w:color="auto"/>
            <w:bottom w:val="none" w:sz="0" w:space="0" w:color="auto"/>
            <w:right w:val="none" w:sz="0" w:space="0" w:color="auto"/>
          </w:divBdr>
        </w:div>
        <w:div w:id="326904579">
          <w:marLeft w:val="640"/>
          <w:marRight w:val="0"/>
          <w:marTop w:val="0"/>
          <w:marBottom w:val="0"/>
          <w:divBdr>
            <w:top w:val="none" w:sz="0" w:space="0" w:color="auto"/>
            <w:left w:val="none" w:sz="0" w:space="0" w:color="auto"/>
            <w:bottom w:val="none" w:sz="0" w:space="0" w:color="auto"/>
            <w:right w:val="none" w:sz="0" w:space="0" w:color="auto"/>
          </w:divBdr>
        </w:div>
        <w:div w:id="369379272">
          <w:marLeft w:val="640"/>
          <w:marRight w:val="0"/>
          <w:marTop w:val="0"/>
          <w:marBottom w:val="0"/>
          <w:divBdr>
            <w:top w:val="none" w:sz="0" w:space="0" w:color="auto"/>
            <w:left w:val="none" w:sz="0" w:space="0" w:color="auto"/>
            <w:bottom w:val="none" w:sz="0" w:space="0" w:color="auto"/>
            <w:right w:val="none" w:sz="0" w:space="0" w:color="auto"/>
          </w:divBdr>
        </w:div>
        <w:div w:id="372466846">
          <w:marLeft w:val="640"/>
          <w:marRight w:val="0"/>
          <w:marTop w:val="0"/>
          <w:marBottom w:val="0"/>
          <w:divBdr>
            <w:top w:val="none" w:sz="0" w:space="0" w:color="auto"/>
            <w:left w:val="none" w:sz="0" w:space="0" w:color="auto"/>
            <w:bottom w:val="none" w:sz="0" w:space="0" w:color="auto"/>
            <w:right w:val="none" w:sz="0" w:space="0" w:color="auto"/>
          </w:divBdr>
        </w:div>
        <w:div w:id="398947146">
          <w:marLeft w:val="640"/>
          <w:marRight w:val="0"/>
          <w:marTop w:val="0"/>
          <w:marBottom w:val="0"/>
          <w:divBdr>
            <w:top w:val="none" w:sz="0" w:space="0" w:color="auto"/>
            <w:left w:val="none" w:sz="0" w:space="0" w:color="auto"/>
            <w:bottom w:val="none" w:sz="0" w:space="0" w:color="auto"/>
            <w:right w:val="none" w:sz="0" w:space="0" w:color="auto"/>
          </w:divBdr>
        </w:div>
        <w:div w:id="417143001">
          <w:marLeft w:val="640"/>
          <w:marRight w:val="0"/>
          <w:marTop w:val="0"/>
          <w:marBottom w:val="0"/>
          <w:divBdr>
            <w:top w:val="none" w:sz="0" w:space="0" w:color="auto"/>
            <w:left w:val="none" w:sz="0" w:space="0" w:color="auto"/>
            <w:bottom w:val="none" w:sz="0" w:space="0" w:color="auto"/>
            <w:right w:val="none" w:sz="0" w:space="0" w:color="auto"/>
          </w:divBdr>
        </w:div>
        <w:div w:id="419914360">
          <w:marLeft w:val="640"/>
          <w:marRight w:val="0"/>
          <w:marTop w:val="0"/>
          <w:marBottom w:val="0"/>
          <w:divBdr>
            <w:top w:val="none" w:sz="0" w:space="0" w:color="auto"/>
            <w:left w:val="none" w:sz="0" w:space="0" w:color="auto"/>
            <w:bottom w:val="none" w:sz="0" w:space="0" w:color="auto"/>
            <w:right w:val="none" w:sz="0" w:space="0" w:color="auto"/>
          </w:divBdr>
        </w:div>
        <w:div w:id="427577521">
          <w:marLeft w:val="640"/>
          <w:marRight w:val="0"/>
          <w:marTop w:val="0"/>
          <w:marBottom w:val="0"/>
          <w:divBdr>
            <w:top w:val="none" w:sz="0" w:space="0" w:color="auto"/>
            <w:left w:val="none" w:sz="0" w:space="0" w:color="auto"/>
            <w:bottom w:val="none" w:sz="0" w:space="0" w:color="auto"/>
            <w:right w:val="none" w:sz="0" w:space="0" w:color="auto"/>
          </w:divBdr>
        </w:div>
        <w:div w:id="430667291">
          <w:marLeft w:val="640"/>
          <w:marRight w:val="0"/>
          <w:marTop w:val="0"/>
          <w:marBottom w:val="0"/>
          <w:divBdr>
            <w:top w:val="none" w:sz="0" w:space="0" w:color="auto"/>
            <w:left w:val="none" w:sz="0" w:space="0" w:color="auto"/>
            <w:bottom w:val="none" w:sz="0" w:space="0" w:color="auto"/>
            <w:right w:val="none" w:sz="0" w:space="0" w:color="auto"/>
          </w:divBdr>
        </w:div>
        <w:div w:id="461769295">
          <w:marLeft w:val="640"/>
          <w:marRight w:val="0"/>
          <w:marTop w:val="0"/>
          <w:marBottom w:val="0"/>
          <w:divBdr>
            <w:top w:val="none" w:sz="0" w:space="0" w:color="auto"/>
            <w:left w:val="none" w:sz="0" w:space="0" w:color="auto"/>
            <w:bottom w:val="none" w:sz="0" w:space="0" w:color="auto"/>
            <w:right w:val="none" w:sz="0" w:space="0" w:color="auto"/>
          </w:divBdr>
        </w:div>
        <w:div w:id="486359153">
          <w:marLeft w:val="640"/>
          <w:marRight w:val="0"/>
          <w:marTop w:val="0"/>
          <w:marBottom w:val="0"/>
          <w:divBdr>
            <w:top w:val="none" w:sz="0" w:space="0" w:color="auto"/>
            <w:left w:val="none" w:sz="0" w:space="0" w:color="auto"/>
            <w:bottom w:val="none" w:sz="0" w:space="0" w:color="auto"/>
            <w:right w:val="none" w:sz="0" w:space="0" w:color="auto"/>
          </w:divBdr>
        </w:div>
        <w:div w:id="487019844">
          <w:marLeft w:val="640"/>
          <w:marRight w:val="0"/>
          <w:marTop w:val="0"/>
          <w:marBottom w:val="0"/>
          <w:divBdr>
            <w:top w:val="none" w:sz="0" w:space="0" w:color="auto"/>
            <w:left w:val="none" w:sz="0" w:space="0" w:color="auto"/>
            <w:bottom w:val="none" w:sz="0" w:space="0" w:color="auto"/>
            <w:right w:val="none" w:sz="0" w:space="0" w:color="auto"/>
          </w:divBdr>
        </w:div>
        <w:div w:id="504050876">
          <w:marLeft w:val="640"/>
          <w:marRight w:val="0"/>
          <w:marTop w:val="0"/>
          <w:marBottom w:val="0"/>
          <w:divBdr>
            <w:top w:val="none" w:sz="0" w:space="0" w:color="auto"/>
            <w:left w:val="none" w:sz="0" w:space="0" w:color="auto"/>
            <w:bottom w:val="none" w:sz="0" w:space="0" w:color="auto"/>
            <w:right w:val="none" w:sz="0" w:space="0" w:color="auto"/>
          </w:divBdr>
        </w:div>
        <w:div w:id="505827685">
          <w:marLeft w:val="640"/>
          <w:marRight w:val="0"/>
          <w:marTop w:val="0"/>
          <w:marBottom w:val="0"/>
          <w:divBdr>
            <w:top w:val="none" w:sz="0" w:space="0" w:color="auto"/>
            <w:left w:val="none" w:sz="0" w:space="0" w:color="auto"/>
            <w:bottom w:val="none" w:sz="0" w:space="0" w:color="auto"/>
            <w:right w:val="none" w:sz="0" w:space="0" w:color="auto"/>
          </w:divBdr>
        </w:div>
        <w:div w:id="507409721">
          <w:marLeft w:val="640"/>
          <w:marRight w:val="0"/>
          <w:marTop w:val="0"/>
          <w:marBottom w:val="0"/>
          <w:divBdr>
            <w:top w:val="none" w:sz="0" w:space="0" w:color="auto"/>
            <w:left w:val="none" w:sz="0" w:space="0" w:color="auto"/>
            <w:bottom w:val="none" w:sz="0" w:space="0" w:color="auto"/>
            <w:right w:val="none" w:sz="0" w:space="0" w:color="auto"/>
          </w:divBdr>
        </w:div>
        <w:div w:id="514195538">
          <w:marLeft w:val="640"/>
          <w:marRight w:val="0"/>
          <w:marTop w:val="0"/>
          <w:marBottom w:val="0"/>
          <w:divBdr>
            <w:top w:val="none" w:sz="0" w:space="0" w:color="auto"/>
            <w:left w:val="none" w:sz="0" w:space="0" w:color="auto"/>
            <w:bottom w:val="none" w:sz="0" w:space="0" w:color="auto"/>
            <w:right w:val="none" w:sz="0" w:space="0" w:color="auto"/>
          </w:divBdr>
        </w:div>
        <w:div w:id="536624783">
          <w:marLeft w:val="640"/>
          <w:marRight w:val="0"/>
          <w:marTop w:val="0"/>
          <w:marBottom w:val="0"/>
          <w:divBdr>
            <w:top w:val="none" w:sz="0" w:space="0" w:color="auto"/>
            <w:left w:val="none" w:sz="0" w:space="0" w:color="auto"/>
            <w:bottom w:val="none" w:sz="0" w:space="0" w:color="auto"/>
            <w:right w:val="none" w:sz="0" w:space="0" w:color="auto"/>
          </w:divBdr>
        </w:div>
        <w:div w:id="537275521">
          <w:marLeft w:val="640"/>
          <w:marRight w:val="0"/>
          <w:marTop w:val="0"/>
          <w:marBottom w:val="0"/>
          <w:divBdr>
            <w:top w:val="none" w:sz="0" w:space="0" w:color="auto"/>
            <w:left w:val="none" w:sz="0" w:space="0" w:color="auto"/>
            <w:bottom w:val="none" w:sz="0" w:space="0" w:color="auto"/>
            <w:right w:val="none" w:sz="0" w:space="0" w:color="auto"/>
          </w:divBdr>
        </w:div>
        <w:div w:id="543756613">
          <w:marLeft w:val="640"/>
          <w:marRight w:val="0"/>
          <w:marTop w:val="0"/>
          <w:marBottom w:val="0"/>
          <w:divBdr>
            <w:top w:val="none" w:sz="0" w:space="0" w:color="auto"/>
            <w:left w:val="none" w:sz="0" w:space="0" w:color="auto"/>
            <w:bottom w:val="none" w:sz="0" w:space="0" w:color="auto"/>
            <w:right w:val="none" w:sz="0" w:space="0" w:color="auto"/>
          </w:divBdr>
        </w:div>
        <w:div w:id="557522767">
          <w:marLeft w:val="640"/>
          <w:marRight w:val="0"/>
          <w:marTop w:val="0"/>
          <w:marBottom w:val="0"/>
          <w:divBdr>
            <w:top w:val="none" w:sz="0" w:space="0" w:color="auto"/>
            <w:left w:val="none" w:sz="0" w:space="0" w:color="auto"/>
            <w:bottom w:val="none" w:sz="0" w:space="0" w:color="auto"/>
            <w:right w:val="none" w:sz="0" w:space="0" w:color="auto"/>
          </w:divBdr>
        </w:div>
        <w:div w:id="572547905">
          <w:marLeft w:val="640"/>
          <w:marRight w:val="0"/>
          <w:marTop w:val="0"/>
          <w:marBottom w:val="0"/>
          <w:divBdr>
            <w:top w:val="none" w:sz="0" w:space="0" w:color="auto"/>
            <w:left w:val="none" w:sz="0" w:space="0" w:color="auto"/>
            <w:bottom w:val="none" w:sz="0" w:space="0" w:color="auto"/>
            <w:right w:val="none" w:sz="0" w:space="0" w:color="auto"/>
          </w:divBdr>
        </w:div>
        <w:div w:id="576869709">
          <w:marLeft w:val="640"/>
          <w:marRight w:val="0"/>
          <w:marTop w:val="0"/>
          <w:marBottom w:val="0"/>
          <w:divBdr>
            <w:top w:val="none" w:sz="0" w:space="0" w:color="auto"/>
            <w:left w:val="none" w:sz="0" w:space="0" w:color="auto"/>
            <w:bottom w:val="none" w:sz="0" w:space="0" w:color="auto"/>
            <w:right w:val="none" w:sz="0" w:space="0" w:color="auto"/>
          </w:divBdr>
        </w:div>
        <w:div w:id="603148805">
          <w:marLeft w:val="640"/>
          <w:marRight w:val="0"/>
          <w:marTop w:val="0"/>
          <w:marBottom w:val="0"/>
          <w:divBdr>
            <w:top w:val="none" w:sz="0" w:space="0" w:color="auto"/>
            <w:left w:val="none" w:sz="0" w:space="0" w:color="auto"/>
            <w:bottom w:val="none" w:sz="0" w:space="0" w:color="auto"/>
            <w:right w:val="none" w:sz="0" w:space="0" w:color="auto"/>
          </w:divBdr>
        </w:div>
        <w:div w:id="613951054">
          <w:marLeft w:val="640"/>
          <w:marRight w:val="0"/>
          <w:marTop w:val="0"/>
          <w:marBottom w:val="0"/>
          <w:divBdr>
            <w:top w:val="none" w:sz="0" w:space="0" w:color="auto"/>
            <w:left w:val="none" w:sz="0" w:space="0" w:color="auto"/>
            <w:bottom w:val="none" w:sz="0" w:space="0" w:color="auto"/>
            <w:right w:val="none" w:sz="0" w:space="0" w:color="auto"/>
          </w:divBdr>
        </w:div>
        <w:div w:id="627246470">
          <w:marLeft w:val="640"/>
          <w:marRight w:val="0"/>
          <w:marTop w:val="0"/>
          <w:marBottom w:val="0"/>
          <w:divBdr>
            <w:top w:val="none" w:sz="0" w:space="0" w:color="auto"/>
            <w:left w:val="none" w:sz="0" w:space="0" w:color="auto"/>
            <w:bottom w:val="none" w:sz="0" w:space="0" w:color="auto"/>
            <w:right w:val="none" w:sz="0" w:space="0" w:color="auto"/>
          </w:divBdr>
        </w:div>
        <w:div w:id="668483805">
          <w:marLeft w:val="640"/>
          <w:marRight w:val="0"/>
          <w:marTop w:val="0"/>
          <w:marBottom w:val="0"/>
          <w:divBdr>
            <w:top w:val="none" w:sz="0" w:space="0" w:color="auto"/>
            <w:left w:val="none" w:sz="0" w:space="0" w:color="auto"/>
            <w:bottom w:val="none" w:sz="0" w:space="0" w:color="auto"/>
            <w:right w:val="none" w:sz="0" w:space="0" w:color="auto"/>
          </w:divBdr>
        </w:div>
        <w:div w:id="671952783">
          <w:marLeft w:val="640"/>
          <w:marRight w:val="0"/>
          <w:marTop w:val="0"/>
          <w:marBottom w:val="0"/>
          <w:divBdr>
            <w:top w:val="none" w:sz="0" w:space="0" w:color="auto"/>
            <w:left w:val="none" w:sz="0" w:space="0" w:color="auto"/>
            <w:bottom w:val="none" w:sz="0" w:space="0" w:color="auto"/>
            <w:right w:val="none" w:sz="0" w:space="0" w:color="auto"/>
          </w:divBdr>
        </w:div>
        <w:div w:id="675691888">
          <w:marLeft w:val="640"/>
          <w:marRight w:val="0"/>
          <w:marTop w:val="0"/>
          <w:marBottom w:val="0"/>
          <w:divBdr>
            <w:top w:val="none" w:sz="0" w:space="0" w:color="auto"/>
            <w:left w:val="none" w:sz="0" w:space="0" w:color="auto"/>
            <w:bottom w:val="none" w:sz="0" w:space="0" w:color="auto"/>
            <w:right w:val="none" w:sz="0" w:space="0" w:color="auto"/>
          </w:divBdr>
        </w:div>
        <w:div w:id="679351195">
          <w:marLeft w:val="640"/>
          <w:marRight w:val="0"/>
          <w:marTop w:val="0"/>
          <w:marBottom w:val="0"/>
          <w:divBdr>
            <w:top w:val="none" w:sz="0" w:space="0" w:color="auto"/>
            <w:left w:val="none" w:sz="0" w:space="0" w:color="auto"/>
            <w:bottom w:val="none" w:sz="0" w:space="0" w:color="auto"/>
            <w:right w:val="none" w:sz="0" w:space="0" w:color="auto"/>
          </w:divBdr>
        </w:div>
        <w:div w:id="688143492">
          <w:marLeft w:val="640"/>
          <w:marRight w:val="0"/>
          <w:marTop w:val="0"/>
          <w:marBottom w:val="0"/>
          <w:divBdr>
            <w:top w:val="none" w:sz="0" w:space="0" w:color="auto"/>
            <w:left w:val="none" w:sz="0" w:space="0" w:color="auto"/>
            <w:bottom w:val="none" w:sz="0" w:space="0" w:color="auto"/>
            <w:right w:val="none" w:sz="0" w:space="0" w:color="auto"/>
          </w:divBdr>
        </w:div>
        <w:div w:id="691683549">
          <w:marLeft w:val="640"/>
          <w:marRight w:val="0"/>
          <w:marTop w:val="0"/>
          <w:marBottom w:val="0"/>
          <w:divBdr>
            <w:top w:val="none" w:sz="0" w:space="0" w:color="auto"/>
            <w:left w:val="none" w:sz="0" w:space="0" w:color="auto"/>
            <w:bottom w:val="none" w:sz="0" w:space="0" w:color="auto"/>
            <w:right w:val="none" w:sz="0" w:space="0" w:color="auto"/>
          </w:divBdr>
        </w:div>
        <w:div w:id="705834623">
          <w:marLeft w:val="640"/>
          <w:marRight w:val="0"/>
          <w:marTop w:val="0"/>
          <w:marBottom w:val="0"/>
          <w:divBdr>
            <w:top w:val="none" w:sz="0" w:space="0" w:color="auto"/>
            <w:left w:val="none" w:sz="0" w:space="0" w:color="auto"/>
            <w:bottom w:val="none" w:sz="0" w:space="0" w:color="auto"/>
            <w:right w:val="none" w:sz="0" w:space="0" w:color="auto"/>
          </w:divBdr>
        </w:div>
        <w:div w:id="707681178">
          <w:marLeft w:val="640"/>
          <w:marRight w:val="0"/>
          <w:marTop w:val="0"/>
          <w:marBottom w:val="0"/>
          <w:divBdr>
            <w:top w:val="none" w:sz="0" w:space="0" w:color="auto"/>
            <w:left w:val="none" w:sz="0" w:space="0" w:color="auto"/>
            <w:bottom w:val="none" w:sz="0" w:space="0" w:color="auto"/>
            <w:right w:val="none" w:sz="0" w:space="0" w:color="auto"/>
          </w:divBdr>
        </w:div>
        <w:div w:id="723258352">
          <w:marLeft w:val="640"/>
          <w:marRight w:val="0"/>
          <w:marTop w:val="0"/>
          <w:marBottom w:val="0"/>
          <w:divBdr>
            <w:top w:val="none" w:sz="0" w:space="0" w:color="auto"/>
            <w:left w:val="none" w:sz="0" w:space="0" w:color="auto"/>
            <w:bottom w:val="none" w:sz="0" w:space="0" w:color="auto"/>
            <w:right w:val="none" w:sz="0" w:space="0" w:color="auto"/>
          </w:divBdr>
        </w:div>
        <w:div w:id="742993935">
          <w:marLeft w:val="640"/>
          <w:marRight w:val="0"/>
          <w:marTop w:val="0"/>
          <w:marBottom w:val="0"/>
          <w:divBdr>
            <w:top w:val="none" w:sz="0" w:space="0" w:color="auto"/>
            <w:left w:val="none" w:sz="0" w:space="0" w:color="auto"/>
            <w:bottom w:val="none" w:sz="0" w:space="0" w:color="auto"/>
            <w:right w:val="none" w:sz="0" w:space="0" w:color="auto"/>
          </w:divBdr>
        </w:div>
        <w:div w:id="793862070">
          <w:marLeft w:val="640"/>
          <w:marRight w:val="0"/>
          <w:marTop w:val="0"/>
          <w:marBottom w:val="0"/>
          <w:divBdr>
            <w:top w:val="none" w:sz="0" w:space="0" w:color="auto"/>
            <w:left w:val="none" w:sz="0" w:space="0" w:color="auto"/>
            <w:bottom w:val="none" w:sz="0" w:space="0" w:color="auto"/>
            <w:right w:val="none" w:sz="0" w:space="0" w:color="auto"/>
          </w:divBdr>
        </w:div>
        <w:div w:id="796409007">
          <w:marLeft w:val="640"/>
          <w:marRight w:val="0"/>
          <w:marTop w:val="0"/>
          <w:marBottom w:val="0"/>
          <w:divBdr>
            <w:top w:val="none" w:sz="0" w:space="0" w:color="auto"/>
            <w:left w:val="none" w:sz="0" w:space="0" w:color="auto"/>
            <w:bottom w:val="none" w:sz="0" w:space="0" w:color="auto"/>
            <w:right w:val="none" w:sz="0" w:space="0" w:color="auto"/>
          </w:divBdr>
        </w:div>
        <w:div w:id="802771896">
          <w:marLeft w:val="640"/>
          <w:marRight w:val="0"/>
          <w:marTop w:val="0"/>
          <w:marBottom w:val="0"/>
          <w:divBdr>
            <w:top w:val="none" w:sz="0" w:space="0" w:color="auto"/>
            <w:left w:val="none" w:sz="0" w:space="0" w:color="auto"/>
            <w:bottom w:val="none" w:sz="0" w:space="0" w:color="auto"/>
            <w:right w:val="none" w:sz="0" w:space="0" w:color="auto"/>
          </w:divBdr>
        </w:div>
        <w:div w:id="826632482">
          <w:marLeft w:val="640"/>
          <w:marRight w:val="0"/>
          <w:marTop w:val="0"/>
          <w:marBottom w:val="0"/>
          <w:divBdr>
            <w:top w:val="none" w:sz="0" w:space="0" w:color="auto"/>
            <w:left w:val="none" w:sz="0" w:space="0" w:color="auto"/>
            <w:bottom w:val="none" w:sz="0" w:space="0" w:color="auto"/>
            <w:right w:val="none" w:sz="0" w:space="0" w:color="auto"/>
          </w:divBdr>
        </w:div>
        <w:div w:id="838958865">
          <w:marLeft w:val="640"/>
          <w:marRight w:val="0"/>
          <w:marTop w:val="0"/>
          <w:marBottom w:val="0"/>
          <w:divBdr>
            <w:top w:val="none" w:sz="0" w:space="0" w:color="auto"/>
            <w:left w:val="none" w:sz="0" w:space="0" w:color="auto"/>
            <w:bottom w:val="none" w:sz="0" w:space="0" w:color="auto"/>
            <w:right w:val="none" w:sz="0" w:space="0" w:color="auto"/>
          </w:divBdr>
        </w:div>
        <w:div w:id="877860019">
          <w:marLeft w:val="640"/>
          <w:marRight w:val="0"/>
          <w:marTop w:val="0"/>
          <w:marBottom w:val="0"/>
          <w:divBdr>
            <w:top w:val="none" w:sz="0" w:space="0" w:color="auto"/>
            <w:left w:val="none" w:sz="0" w:space="0" w:color="auto"/>
            <w:bottom w:val="none" w:sz="0" w:space="0" w:color="auto"/>
            <w:right w:val="none" w:sz="0" w:space="0" w:color="auto"/>
          </w:divBdr>
        </w:div>
        <w:div w:id="887954083">
          <w:marLeft w:val="640"/>
          <w:marRight w:val="0"/>
          <w:marTop w:val="0"/>
          <w:marBottom w:val="0"/>
          <w:divBdr>
            <w:top w:val="none" w:sz="0" w:space="0" w:color="auto"/>
            <w:left w:val="none" w:sz="0" w:space="0" w:color="auto"/>
            <w:bottom w:val="none" w:sz="0" w:space="0" w:color="auto"/>
            <w:right w:val="none" w:sz="0" w:space="0" w:color="auto"/>
          </w:divBdr>
        </w:div>
        <w:div w:id="889146611">
          <w:marLeft w:val="640"/>
          <w:marRight w:val="0"/>
          <w:marTop w:val="0"/>
          <w:marBottom w:val="0"/>
          <w:divBdr>
            <w:top w:val="none" w:sz="0" w:space="0" w:color="auto"/>
            <w:left w:val="none" w:sz="0" w:space="0" w:color="auto"/>
            <w:bottom w:val="none" w:sz="0" w:space="0" w:color="auto"/>
            <w:right w:val="none" w:sz="0" w:space="0" w:color="auto"/>
          </w:divBdr>
        </w:div>
        <w:div w:id="951280768">
          <w:marLeft w:val="640"/>
          <w:marRight w:val="0"/>
          <w:marTop w:val="0"/>
          <w:marBottom w:val="0"/>
          <w:divBdr>
            <w:top w:val="none" w:sz="0" w:space="0" w:color="auto"/>
            <w:left w:val="none" w:sz="0" w:space="0" w:color="auto"/>
            <w:bottom w:val="none" w:sz="0" w:space="0" w:color="auto"/>
            <w:right w:val="none" w:sz="0" w:space="0" w:color="auto"/>
          </w:divBdr>
        </w:div>
        <w:div w:id="975530321">
          <w:marLeft w:val="640"/>
          <w:marRight w:val="0"/>
          <w:marTop w:val="0"/>
          <w:marBottom w:val="0"/>
          <w:divBdr>
            <w:top w:val="none" w:sz="0" w:space="0" w:color="auto"/>
            <w:left w:val="none" w:sz="0" w:space="0" w:color="auto"/>
            <w:bottom w:val="none" w:sz="0" w:space="0" w:color="auto"/>
            <w:right w:val="none" w:sz="0" w:space="0" w:color="auto"/>
          </w:divBdr>
        </w:div>
        <w:div w:id="979992437">
          <w:marLeft w:val="640"/>
          <w:marRight w:val="0"/>
          <w:marTop w:val="0"/>
          <w:marBottom w:val="0"/>
          <w:divBdr>
            <w:top w:val="none" w:sz="0" w:space="0" w:color="auto"/>
            <w:left w:val="none" w:sz="0" w:space="0" w:color="auto"/>
            <w:bottom w:val="none" w:sz="0" w:space="0" w:color="auto"/>
            <w:right w:val="none" w:sz="0" w:space="0" w:color="auto"/>
          </w:divBdr>
        </w:div>
        <w:div w:id="990862775">
          <w:marLeft w:val="640"/>
          <w:marRight w:val="0"/>
          <w:marTop w:val="0"/>
          <w:marBottom w:val="0"/>
          <w:divBdr>
            <w:top w:val="none" w:sz="0" w:space="0" w:color="auto"/>
            <w:left w:val="none" w:sz="0" w:space="0" w:color="auto"/>
            <w:bottom w:val="none" w:sz="0" w:space="0" w:color="auto"/>
            <w:right w:val="none" w:sz="0" w:space="0" w:color="auto"/>
          </w:divBdr>
        </w:div>
        <w:div w:id="1023214224">
          <w:marLeft w:val="640"/>
          <w:marRight w:val="0"/>
          <w:marTop w:val="0"/>
          <w:marBottom w:val="0"/>
          <w:divBdr>
            <w:top w:val="none" w:sz="0" w:space="0" w:color="auto"/>
            <w:left w:val="none" w:sz="0" w:space="0" w:color="auto"/>
            <w:bottom w:val="none" w:sz="0" w:space="0" w:color="auto"/>
            <w:right w:val="none" w:sz="0" w:space="0" w:color="auto"/>
          </w:divBdr>
        </w:div>
        <w:div w:id="1035156626">
          <w:marLeft w:val="640"/>
          <w:marRight w:val="0"/>
          <w:marTop w:val="0"/>
          <w:marBottom w:val="0"/>
          <w:divBdr>
            <w:top w:val="none" w:sz="0" w:space="0" w:color="auto"/>
            <w:left w:val="none" w:sz="0" w:space="0" w:color="auto"/>
            <w:bottom w:val="none" w:sz="0" w:space="0" w:color="auto"/>
            <w:right w:val="none" w:sz="0" w:space="0" w:color="auto"/>
          </w:divBdr>
        </w:div>
        <w:div w:id="1037194294">
          <w:marLeft w:val="640"/>
          <w:marRight w:val="0"/>
          <w:marTop w:val="0"/>
          <w:marBottom w:val="0"/>
          <w:divBdr>
            <w:top w:val="none" w:sz="0" w:space="0" w:color="auto"/>
            <w:left w:val="none" w:sz="0" w:space="0" w:color="auto"/>
            <w:bottom w:val="none" w:sz="0" w:space="0" w:color="auto"/>
            <w:right w:val="none" w:sz="0" w:space="0" w:color="auto"/>
          </w:divBdr>
        </w:div>
        <w:div w:id="1037969985">
          <w:marLeft w:val="640"/>
          <w:marRight w:val="0"/>
          <w:marTop w:val="0"/>
          <w:marBottom w:val="0"/>
          <w:divBdr>
            <w:top w:val="none" w:sz="0" w:space="0" w:color="auto"/>
            <w:left w:val="none" w:sz="0" w:space="0" w:color="auto"/>
            <w:bottom w:val="none" w:sz="0" w:space="0" w:color="auto"/>
            <w:right w:val="none" w:sz="0" w:space="0" w:color="auto"/>
          </w:divBdr>
        </w:div>
        <w:div w:id="1038117672">
          <w:marLeft w:val="640"/>
          <w:marRight w:val="0"/>
          <w:marTop w:val="0"/>
          <w:marBottom w:val="0"/>
          <w:divBdr>
            <w:top w:val="none" w:sz="0" w:space="0" w:color="auto"/>
            <w:left w:val="none" w:sz="0" w:space="0" w:color="auto"/>
            <w:bottom w:val="none" w:sz="0" w:space="0" w:color="auto"/>
            <w:right w:val="none" w:sz="0" w:space="0" w:color="auto"/>
          </w:divBdr>
        </w:div>
        <w:div w:id="1039084069">
          <w:marLeft w:val="640"/>
          <w:marRight w:val="0"/>
          <w:marTop w:val="0"/>
          <w:marBottom w:val="0"/>
          <w:divBdr>
            <w:top w:val="none" w:sz="0" w:space="0" w:color="auto"/>
            <w:left w:val="none" w:sz="0" w:space="0" w:color="auto"/>
            <w:bottom w:val="none" w:sz="0" w:space="0" w:color="auto"/>
            <w:right w:val="none" w:sz="0" w:space="0" w:color="auto"/>
          </w:divBdr>
        </w:div>
        <w:div w:id="1040204927">
          <w:marLeft w:val="640"/>
          <w:marRight w:val="0"/>
          <w:marTop w:val="0"/>
          <w:marBottom w:val="0"/>
          <w:divBdr>
            <w:top w:val="none" w:sz="0" w:space="0" w:color="auto"/>
            <w:left w:val="none" w:sz="0" w:space="0" w:color="auto"/>
            <w:bottom w:val="none" w:sz="0" w:space="0" w:color="auto"/>
            <w:right w:val="none" w:sz="0" w:space="0" w:color="auto"/>
          </w:divBdr>
        </w:div>
        <w:div w:id="1041634500">
          <w:marLeft w:val="640"/>
          <w:marRight w:val="0"/>
          <w:marTop w:val="0"/>
          <w:marBottom w:val="0"/>
          <w:divBdr>
            <w:top w:val="none" w:sz="0" w:space="0" w:color="auto"/>
            <w:left w:val="none" w:sz="0" w:space="0" w:color="auto"/>
            <w:bottom w:val="none" w:sz="0" w:space="0" w:color="auto"/>
            <w:right w:val="none" w:sz="0" w:space="0" w:color="auto"/>
          </w:divBdr>
        </w:div>
        <w:div w:id="1041900392">
          <w:marLeft w:val="640"/>
          <w:marRight w:val="0"/>
          <w:marTop w:val="0"/>
          <w:marBottom w:val="0"/>
          <w:divBdr>
            <w:top w:val="none" w:sz="0" w:space="0" w:color="auto"/>
            <w:left w:val="none" w:sz="0" w:space="0" w:color="auto"/>
            <w:bottom w:val="none" w:sz="0" w:space="0" w:color="auto"/>
            <w:right w:val="none" w:sz="0" w:space="0" w:color="auto"/>
          </w:divBdr>
        </w:div>
        <w:div w:id="1078555024">
          <w:marLeft w:val="640"/>
          <w:marRight w:val="0"/>
          <w:marTop w:val="0"/>
          <w:marBottom w:val="0"/>
          <w:divBdr>
            <w:top w:val="none" w:sz="0" w:space="0" w:color="auto"/>
            <w:left w:val="none" w:sz="0" w:space="0" w:color="auto"/>
            <w:bottom w:val="none" w:sz="0" w:space="0" w:color="auto"/>
            <w:right w:val="none" w:sz="0" w:space="0" w:color="auto"/>
          </w:divBdr>
        </w:div>
        <w:div w:id="1088230817">
          <w:marLeft w:val="640"/>
          <w:marRight w:val="0"/>
          <w:marTop w:val="0"/>
          <w:marBottom w:val="0"/>
          <w:divBdr>
            <w:top w:val="none" w:sz="0" w:space="0" w:color="auto"/>
            <w:left w:val="none" w:sz="0" w:space="0" w:color="auto"/>
            <w:bottom w:val="none" w:sz="0" w:space="0" w:color="auto"/>
            <w:right w:val="none" w:sz="0" w:space="0" w:color="auto"/>
          </w:divBdr>
        </w:div>
        <w:div w:id="1114711504">
          <w:marLeft w:val="640"/>
          <w:marRight w:val="0"/>
          <w:marTop w:val="0"/>
          <w:marBottom w:val="0"/>
          <w:divBdr>
            <w:top w:val="none" w:sz="0" w:space="0" w:color="auto"/>
            <w:left w:val="none" w:sz="0" w:space="0" w:color="auto"/>
            <w:bottom w:val="none" w:sz="0" w:space="0" w:color="auto"/>
            <w:right w:val="none" w:sz="0" w:space="0" w:color="auto"/>
          </w:divBdr>
        </w:div>
        <w:div w:id="1132214940">
          <w:marLeft w:val="640"/>
          <w:marRight w:val="0"/>
          <w:marTop w:val="0"/>
          <w:marBottom w:val="0"/>
          <w:divBdr>
            <w:top w:val="none" w:sz="0" w:space="0" w:color="auto"/>
            <w:left w:val="none" w:sz="0" w:space="0" w:color="auto"/>
            <w:bottom w:val="none" w:sz="0" w:space="0" w:color="auto"/>
            <w:right w:val="none" w:sz="0" w:space="0" w:color="auto"/>
          </w:divBdr>
        </w:div>
        <w:div w:id="1137381858">
          <w:marLeft w:val="640"/>
          <w:marRight w:val="0"/>
          <w:marTop w:val="0"/>
          <w:marBottom w:val="0"/>
          <w:divBdr>
            <w:top w:val="none" w:sz="0" w:space="0" w:color="auto"/>
            <w:left w:val="none" w:sz="0" w:space="0" w:color="auto"/>
            <w:bottom w:val="none" w:sz="0" w:space="0" w:color="auto"/>
            <w:right w:val="none" w:sz="0" w:space="0" w:color="auto"/>
          </w:divBdr>
        </w:div>
        <w:div w:id="1163159451">
          <w:marLeft w:val="640"/>
          <w:marRight w:val="0"/>
          <w:marTop w:val="0"/>
          <w:marBottom w:val="0"/>
          <w:divBdr>
            <w:top w:val="none" w:sz="0" w:space="0" w:color="auto"/>
            <w:left w:val="none" w:sz="0" w:space="0" w:color="auto"/>
            <w:bottom w:val="none" w:sz="0" w:space="0" w:color="auto"/>
            <w:right w:val="none" w:sz="0" w:space="0" w:color="auto"/>
          </w:divBdr>
        </w:div>
        <w:div w:id="1163550645">
          <w:marLeft w:val="640"/>
          <w:marRight w:val="0"/>
          <w:marTop w:val="0"/>
          <w:marBottom w:val="0"/>
          <w:divBdr>
            <w:top w:val="none" w:sz="0" w:space="0" w:color="auto"/>
            <w:left w:val="none" w:sz="0" w:space="0" w:color="auto"/>
            <w:bottom w:val="none" w:sz="0" w:space="0" w:color="auto"/>
            <w:right w:val="none" w:sz="0" w:space="0" w:color="auto"/>
          </w:divBdr>
        </w:div>
        <w:div w:id="1163664074">
          <w:marLeft w:val="640"/>
          <w:marRight w:val="0"/>
          <w:marTop w:val="0"/>
          <w:marBottom w:val="0"/>
          <w:divBdr>
            <w:top w:val="none" w:sz="0" w:space="0" w:color="auto"/>
            <w:left w:val="none" w:sz="0" w:space="0" w:color="auto"/>
            <w:bottom w:val="none" w:sz="0" w:space="0" w:color="auto"/>
            <w:right w:val="none" w:sz="0" w:space="0" w:color="auto"/>
          </w:divBdr>
        </w:div>
        <w:div w:id="1178302849">
          <w:marLeft w:val="640"/>
          <w:marRight w:val="0"/>
          <w:marTop w:val="0"/>
          <w:marBottom w:val="0"/>
          <w:divBdr>
            <w:top w:val="none" w:sz="0" w:space="0" w:color="auto"/>
            <w:left w:val="none" w:sz="0" w:space="0" w:color="auto"/>
            <w:bottom w:val="none" w:sz="0" w:space="0" w:color="auto"/>
            <w:right w:val="none" w:sz="0" w:space="0" w:color="auto"/>
          </w:divBdr>
        </w:div>
        <w:div w:id="1191914063">
          <w:marLeft w:val="640"/>
          <w:marRight w:val="0"/>
          <w:marTop w:val="0"/>
          <w:marBottom w:val="0"/>
          <w:divBdr>
            <w:top w:val="none" w:sz="0" w:space="0" w:color="auto"/>
            <w:left w:val="none" w:sz="0" w:space="0" w:color="auto"/>
            <w:bottom w:val="none" w:sz="0" w:space="0" w:color="auto"/>
            <w:right w:val="none" w:sz="0" w:space="0" w:color="auto"/>
          </w:divBdr>
        </w:div>
        <w:div w:id="1195314091">
          <w:marLeft w:val="640"/>
          <w:marRight w:val="0"/>
          <w:marTop w:val="0"/>
          <w:marBottom w:val="0"/>
          <w:divBdr>
            <w:top w:val="none" w:sz="0" w:space="0" w:color="auto"/>
            <w:left w:val="none" w:sz="0" w:space="0" w:color="auto"/>
            <w:bottom w:val="none" w:sz="0" w:space="0" w:color="auto"/>
            <w:right w:val="none" w:sz="0" w:space="0" w:color="auto"/>
          </w:divBdr>
        </w:div>
        <w:div w:id="1198200192">
          <w:marLeft w:val="640"/>
          <w:marRight w:val="0"/>
          <w:marTop w:val="0"/>
          <w:marBottom w:val="0"/>
          <w:divBdr>
            <w:top w:val="none" w:sz="0" w:space="0" w:color="auto"/>
            <w:left w:val="none" w:sz="0" w:space="0" w:color="auto"/>
            <w:bottom w:val="none" w:sz="0" w:space="0" w:color="auto"/>
            <w:right w:val="none" w:sz="0" w:space="0" w:color="auto"/>
          </w:divBdr>
        </w:div>
        <w:div w:id="1200119164">
          <w:marLeft w:val="640"/>
          <w:marRight w:val="0"/>
          <w:marTop w:val="0"/>
          <w:marBottom w:val="0"/>
          <w:divBdr>
            <w:top w:val="none" w:sz="0" w:space="0" w:color="auto"/>
            <w:left w:val="none" w:sz="0" w:space="0" w:color="auto"/>
            <w:bottom w:val="none" w:sz="0" w:space="0" w:color="auto"/>
            <w:right w:val="none" w:sz="0" w:space="0" w:color="auto"/>
          </w:divBdr>
        </w:div>
        <w:div w:id="1205554768">
          <w:marLeft w:val="640"/>
          <w:marRight w:val="0"/>
          <w:marTop w:val="0"/>
          <w:marBottom w:val="0"/>
          <w:divBdr>
            <w:top w:val="none" w:sz="0" w:space="0" w:color="auto"/>
            <w:left w:val="none" w:sz="0" w:space="0" w:color="auto"/>
            <w:bottom w:val="none" w:sz="0" w:space="0" w:color="auto"/>
            <w:right w:val="none" w:sz="0" w:space="0" w:color="auto"/>
          </w:divBdr>
        </w:div>
        <w:div w:id="1205827029">
          <w:marLeft w:val="640"/>
          <w:marRight w:val="0"/>
          <w:marTop w:val="0"/>
          <w:marBottom w:val="0"/>
          <w:divBdr>
            <w:top w:val="none" w:sz="0" w:space="0" w:color="auto"/>
            <w:left w:val="none" w:sz="0" w:space="0" w:color="auto"/>
            <w:bottom w:val="none" w:sz="0" w:space="0" w:color="auto"/>
            <w:right w:val="none" w:sz="0" w:space="0" w:color="auto"/>
          </w:divBdr>
        </w:div>
        <w:div w:id="1212107252">
          <w:marLeft w:val="640"/>
          <w:marRight w:val="0"/>
          <w:marTop w:val="0"/>
          <w:marBottom w:val="0"/>
          <w:divBdr>
            <w:top w:val="none" w:sz="0" w:space="0" w:color="auto"/>
            <w:left w:val="none" w:sz="0" w:space="0" w:color="auto"/>
            <w:bottom w:val="none" w:sz="0" w:space="0" w:color="auto"/>
            <w:right w:val="none" w:sz="0" w:space="0" w:color="auto"/>
          </w:divBdr>
        </w:div>
        <w:div w:id="1233080691">
          <w:marLeft w:val="640"/>
          <w:marRight w:val="0"/>
          <w:marTop w:val="0"/>
          <w:marBottom w:val="0"/>
          <w:divBdr>
            <w:top w:val="none" w:sz="0" w:space="0" w:color="auto"/>
            <w:left w:val="none" w:sz="0" w:space="0" w:color="auto"/>
            <w:bottom w:val="none" w:sz="0" w:space="0" w:color="auto"/>
            <w:right w:val="none" w:sz="0" w:space="0" w:color="auto"/>
          </w:divBdr>
        </w:div>
        <w:div w:id="1238714187">
          <w:marLeft w:val="640"/>
          <w:marRight w:val="0"/>
          <w:marTop w:val="0"/>
          <w:marBottom w:val="0"/>
          <w:divBdr>
            <w:top w:val="none" w:sz="0" w:space="0" w:color="auto"/>
            <w:left w:val="none" w:sz="0" w:space="0" w:color="auto"/>
            <w:bottom w:val="none" w:sz="0" w:space="0" w:color="auto"/>
            <w:right w:val="none" w:sz="0" w:space="0" w:color="auto"/>
          </w:divBdr>
        </w:div>
        <w:div w:id="1243833892">
          <w:marLeft w:val="640"/>
          <w:marRight w:val="0"/>
          <w:marTop w:val="0"/>
          <w:marBottom w:val="0"/>
          <w:divBdr>
            <w:top w:val="none" w:sz="0" w:space="0" w:color="auto"/>
            <w:left w:val="none" w:sz="0" w:space="0" w:color="auto"/>
            <w:bottom w:val="none" w:sz="0" w:space="0" w:color="auto"/>
            <w:right w:val="none" w:sz="0" w:space="0" w:color="auto"/>
          </w:divBdr>
        </w:div>
        <w:div w:id="1284577583">
          <w:marLeft w:val="640"/>
          <w:marRight w:val="0"/>
          <w:marTop w:val="0"/>
          <w:marBottom w:val="0"/>
          <w:divBdr>
            <w:top w:val="none" w:sz="0" w:space="0" w:color="auto"/>
            <w:left w:val="none" w:sz="0" w:space="0" w:color="auto"/>
            <w:bottom w:val="none" w:sz="0" w:space="0" w:color="auto"/>
            <w:right w:val="none" w:sz="0" w:space="0" w:color="auto"/>
          </w:divBdr>
        </w:div>
        <w:div w:id="1368608195">
          <w:marLeft w:val="640"/>
          <w:marRight w:val="0"/>
          <w:marTop w:val="0"/>
          <w:marBottom w:val="0"/>
          <w:divBdr>
            <w:top w:val="none" w:sz="0" w:space="0" w:color="auto"/>
            <w:left w:val="none" w:sz="0" w:space="0" w:color="auto"/>
            <w:bottom w:val="none" w:sz="0" w:space="0" w:color="auto"/>
            <w:right w:val="none" w:sz="0" w:space="0" w:color="auto"/>
          </w:divBdr>
        </w:div>
        <w:div w:id="1368947095">
          <w:marLeft w:val="640"/>
          <w:marRight w:val="0"/>
          <w:marTop w:val="0"/>
          <w:marBottom w:val="0"/>
          <w:divBdr>
            <w:top w:val="none" w:sz="0" w:space="0" w:color="auto"/>
            <w:left w:val="none" w:sz="0" w:space="0" w:color="auto"/>
            <w:bottom w:val="none" w:sz="0" w:space="0" w:color="auto"/>
            <w:right w:val="none" w:sz="0" w:space="0" w:color="auto"/>
          </w:divBdr>
        </w:div>
        <w:div w:id="1386174758">
          <w:marLeft w:val="640"/>
          <w:marRight w:val="0"/>
          <w:marTop w:val="0"/>
          <w:marBottom w:val="0"/>
          <w:divBdr>
            <w:top w:val="none" w:sz="0" w:space="0" w:color="auto"/>
            <w:left w:val="none" w:sz="0" w:space="0" w:color="auto"/>
            <w:bottom w:val="none" w:sz="0" w:space="0" w:color="auto"/>
            <w:right w:val="none" w:sz="0" w:space="0" w:color="auto"/>
          </w:divBdr>
        </w:div>
        <w:div w:id="1405883298">
          <w:marLeft w:val="640"/>
          <w:marRight w:val="0"/>
          <w:marTop w:val="0"/>
          <w:marBottom w:val="0"/>
          <w:divBdr>
            <w:top w:val="none" w:sz="0" w:space="0" w:color="auto"/>
            <w:left w:val="none" w:sz="0" w:space="0" w:color="auto"/>
            <w:bottom w:val="none" w:sz="0" w:space="0" w:color="auto"/>
            <w:right w:val="none" w:sz="0" w:space="0" w:color="auto"/>
          </w:divBdr>
        </w:div>
        <w:div w:id="1419668343">
          <w:marLeft w:val="640"/>
          <w:marRight w:val="0"/>
          <w:marTop w:val="0"/>
          <w:marBottom w:val="0"/>
          <w:divBdr>
            <w:top w:val="none" w:sz="0" w:space="0" w:color="auto"/>
            <w:left w:val="none" w:sz="0" w:space="0" w:color="auto"/>
            <w:bottom w:val="none" w:sz="0" w:space="0" w:color="auto"/>
            <w:right w:val="none" w:sz="0" w:space="0" w:color="auto"/>
          </w:divBdr>
        </w:div>
        <w:div w:id="1440178734">
          <w:marLeft w:val="640"/>
          <w:marRight w:val="0"/>
          <w:marTop w:val="0"/>
          <w:marBottom w:val="0"/>
          <w:divBdr>
            <w:top w:val="none" w:sz="0" w:space="0" w:color="auto"/>
            <w:left w:val="none" w:sz="0" w:space="0" w:color="auto"/>
            <w:bottom w:val="none" w:sz="0" w:space="0" w:color="auto"/>
            <w:right w:val="none" w:sz="0" w:space="0" w:color="auto"/>
          </w:divBdr>
        </w:div>
        <w:div w:id="1450511705">
          <w:marLeft w:val="640"/>
          <w:marRight w:val="0"/>
          <w:marTop w:val="0"/>
          <w:marBottom w:val="0"/>
          <w:divBdr>
            <w:top w:val="none" w:sz="0" w:space="0" w:color="auto"/>
            <w:left w:val="none" w:sz="0" w:space="0" w:color="auto"/>
            <w:bottom w:val="none" w:sz="0" w:space="0" w:color="auto"/>
            <w:right w:val="none" w:sz="0" w:space="0" w:color="auto"/>
          </w:divBdr>
        </w:div>
        <w:div w:id="1452749207">
          <w:marLeft w:val="640"/>
          <w:marRight w:val="0"/>
          <w:marTop w:val="0"/>
          <w:marBottom w:val="0"/>
          <w:divBdr>
            <w:top w:val="none" w:sz="0" w:space="0" w:color="auto"/>
            <w:left w:val="none" w:sz="0" w:space="0" w:color="auto"/>
            <w:bottom w:val="none" w:sz="0" w:space="0" w:color="auto"/>
            <w:right w:val="none" w:sz="0" w:space="0" w:color="auto"/>
          </w:divBdr>
        </w:div>
        <w:div w:id="1473135874">
          <w:marLeft w:val="640"/>
          <w:marRight w:val="0"/>
          <w:marTop w:val="0"/>
          <w:marBottom w:val="0"/>
          <w:divBdr>
            <w:top w:val="none" w:sz="0" w:space="0" w:color="auto"/>
            <w:left w:val="none" w:sz="0" w:space="0" w:color="auto"/>
            <w:bottom w:val="none" w:sz="0" w:space="0" w:color="auto"/>
            <w:right w:val="none" w:sz="0" w:space="0" w:color="auto"/>
          </w:divBdr>
        </w:div>
        <w:div w:id="1477186396">
          <w:marLeft w:val="640"/>
          <w:marRight w:val="0"/>
          <w:marTop w:val="0"/>
          <w:marBottom w:val="0"/>
          <w:divBdr>
            <w:top w:val="none" w:sz="0" w:space="0" w:color="auto"/>
            <w:left w:val="none" w:sz="0" w:space="0" w:color="auto"/>
            <w:bottom w:val="none" w:sz="0" w:space="0" w:color="auto"/>
            <w:right w:val="none" w:sz="0" w:space="0" w:color="auto"/>
          </w:divBdr>
        </w:div>
        <w:div w:id="1480805648">
          <w:marLeft w:val="640"/>
          <w:marRight w:val="0"/>
          <w:marTop w:val="0"/>
          <w:marBottom w:val="0"/>
          <w:divBdr>
            <w:top w:val="none" w:sz="0" w:space="0" w:color="auto"/>
            <w:left w:val="none" w:sz="0" w:space="0" w:color="auto"/>
            <w:bottom w:val="none" w:sz="0" w:space="0" w:color="auto"/>
            <w:right w:val="none" w:sz="0" w:space="0" w:color="auto"/>
          </w:divBdr>
        </w:div>
        <w:div w:id="1536036516">
          <w:marLeft w:val="640"/>
          <w:marRight w:val="0"/>
          <w:marTop w:val="0"/>
          <w:marBottom w:val="0"/>
          <w:divBdr>
            <w:top w:val="none" w:sz="0" w:space="0" w:color="auto"/>
            <w:left w:val="none" w:sz="0" w:space="0" w:color="auto"/>
            <w:bottom w:val="none" w:sz="0" w:space="0" w:color="auto"/>
            <w:right w:val="none" w:sz="0" w:space="0" w:color="auto"/>
          </w:divBdr>
        </w:div>
        <w:div w:id="1538735013">
          <w:marLeft w:val="640"/>
          <w:marRight w:val="0"/>
          <w:marTop w:val="0"/>
          <w:marBottom w:val="0"/>
          <w:divBdr>
            <w:top w:val="none" w:sz="0" w:space="0" w:color="auto"/>
            <w:left w:val="none" w:sz="0" w:space="0" w:color="auto"/>
            <w:bottom w:val="none" w:sz="0" w:space="0" w:color="auto"/>
            <w:right w:val="none" w:sz="0" w:space="0" w:color="auto"/>
          </w:divBdr>
        </w:div>
        <w:div w:id="1544713711">
          <w:marLeft w:val="640"/>
          <w:marRight w:val="0"/>
          <w:marTop w:val="0"/>
          <w:marBottom w:val="0"/>
          <w:divBdr>
            <w:top w:val="none" w:sz="0" w:space="0" w:color="auto"/>
            <w:left w:val="none" w:sz="0" w:space="0" w:color="auto"/>
            <w:bottom w:val="none" w:sz="0" w:space="0" w:color="auto"/>
            <w:right w:val="none" w:sz="0" w:space="0" w:color="auto"/>
          </w:divBdr>
        </w:div>
        <w:div w:id="1544949604">
          <w:marLeft w:val="640"/>
          <w:marRight w:val="0"/>
          <w:marTop w:val="0"/>
          <w:marBottom w:val="0"/>
          <w:divBdr>
            <w:top w:val="none" w:sz="0" w:space="0" w:color="auto"/>
            <w:left w:val="none" w:sz="0" w:space="0" w:color="auto"/>
            <w:bottom w:val="none" w:sz="0" w:space="0" w:color="auto"/>
            <w:right w:val="none" w:sz="0" w:space="0" w:color="auto"/>
          </w:divBdr>
        </w:div>
        <w:div w:id="1550678920">
          <w:marLeft w:val="640"/>
          <w:marRight w:val="0"/>
          <w:marTop w:val="0"/>
          <w:marBottom w:val="0"/>
          <w:divBdr>
            <w:top w:val="none" w:sz="0" w:space="0" w:color="auto"/>
            <w:left w:val="none" w:sz="0" w:space="0" w:color="auto"/>
            <w:bottom w:val="none" w:sz="0" w:space="0" w:color="auto"/>
            <w:right w:val="none" w:sz="0" w:space="0" w:color="auto"/>
          </w:divBdr>
        </w:div>
        <w:div w:id="1597321219">
          <w:marLeft w:val="640"/>
          <w:marRight w:val="0"/>
          <w:marTop w:val="0"/>
          <w:marBottom w:val="0"/>
          <w:divBdr>
            <w:top w:val="none" w:sz="0" w:space="0" w:color="auto"/>
            <w:left w:val="none" w:sz="0" w:space="0" w:color="auto"/>
            <w:bottom w:val="none" w:sz="0" w:space="0" w:color="auto"/>
            <w:right w:val="none" w:sz="0" w:space="0" w:color="auto"/>
          </w:divBdr>
        </w:div>
        <w:div w:id="1609923937">
          <w:marLeft w:val="640"/>
          <w:marRight w:val="0"/>
          <w:marTop w:val="0"/>
          <w:marBottom w:val="0"/>
          <w:divBdr>
            <w:top w:val="none" w:sz="0" w:space="0" w:color="auto"/>
            <w:left w:val="none" w:sz="0" w:space="0" w:color="auto"/>
            <w:bottom w:val="none" w:sz="0" w:space="0" w:color="auto"/>
            <w:right w:val="none" w:sz="0" w:space="0" w:color="auto"/>
          </w:divBdr>
        </w:div>
        <w:div w:id="1615861049">
          <w:marLeft w:val="640"/>
          <w:marRight w:val="0"/>
          <w:marTop w:val="0"/>
          <w:marBottom w:val="0"/>
          <w:divBdr>
            <w:top w:val="none" w:sz="0" w:space="0" w:color="auto"/>
            <w:left w:val="none" w:sz="0" w:space="0" w:color="auto"/>
            <w:bottom w:val="none" w:sz="0" w:space="0" w:color="auto"/>
            <w:right w:val="none" w:sz="0" w:space="0" w:color="auto"/>
          </w:divBdr>
        </w:div>
        <w:div w:id="1639408638">
          <w:marLeft w:val="640"/>
          <w:marRight w:val="0"/>
          <w:marTop w:val="0"/>
          <w:marBottom w:val="0"/>
          <w:divBdr>
            <w:top w:val="none" w:sz="0" w:space="0" w:color="auto"/>
            <w:left w:val="none" w:sz="0" w:space="0" w:color="auto"/>
            <w:bottom w:val="none" w:sz="0" w:space="0" w:color="auto"/>
            <w:right w:val="none" w:sz="0" w:space="0" w:color="auto"/>
          </w:divBdr>
        </w:div>
        <w:div w:id="1646619506">
          <w:marLeft w:val="640"/>
          <w:marRight w:val="0"/>
          <w:marTop w:val="0"/>
          <w:marBottom w:val="0"/>
          <w:divBdr>
            <w:top w:val="none" w:sz="0" w:space="0" w:color="auto"/>
            <w:left w:val="none" w:sz="0" w:space="0" w:color="auto"/>
            <w:bottom w:val="none" w:sz="0" w:space="0" w:color="auto"/>
            <w:right w:val="none" w:sz="0" w:space="0" w:color="auto"/>
          </w:divBdr>
        </w:div>
        <w:div w:id="1649163076">
          <w:marLeft w:val="640"/>
          <w:marRight w:val="0"/>
          <w:marTop w:val="0"/>
          <w:marBottom w:val="0"/>
          <w:divBdr>
            <w:top w:val="none" w:sz="0" w:space="0" w:color="auto"/>
            <w:left w:val="none" w:sz="0" w:space="0" w:color="auto"/>
            <w:bottom w:val="none" w:sz="0" w:space="0" w:color="auto"/>
            <w:right w:val="none" w:sz="0" w:space="0" w:color="auto"/>
          </w:divBdr>
        </w:div>
        <w:div w:id="1649934994">
          <w:marLeft w:val="640"/>
          <w:marRight w:val="0"/>
          <w:marTop w:val="0"/>
          <w:marBottom w:val="0"/>
          <w:divBdr>
            <w:top w:val="none" w:sz="0" w:space="0" w:color="auto"/>
            <w:left w:val="none" w:sz="0" w:space="0" w:color="auto"/>
            <w:bottom w:val="none" w:sz="0" w:space="0" w:color="auto"/>
            <w:right w:val="none" w:sz="0" w:space="0" w:color="auto"/>
          </w:divBdr>
        </w:div>
        <w:div w:id="1677151014">
          <w:marLeft w:val="640"/>
          <w:marRight w:val="0"/>
          <w:marTop w:val="0"/>
          <w:marBottom w:val="0"/>
          <w:divBdr>
            <w:top w:val="none" w:sz="0" w:space="0" w:color="auto"/>
            <w:left w:val="none" w:sz="0" w:space="0" w:color="auto"/>
            <w:bottom w:val="none" w:sz="0" w:space="0" w:color="auto"/>
            <w:right w:val="none" w:sz="0" w:space="0" w:color="auto"/>
          </w:divBdr>
        </w:div>
        <w:div w:id="1684284341">
          <w:marLeft w:val="640"/>
          <w:marRight w:val="0"/>
          <w:marTop w:val="0"/>
          <w:marBottom w:val="0"/>
          <w:divBdr>
            <w:top w:val="none" w:sz="0" w:space="0" w:color="auto"/>
            <w:left w:val="none" w:sz="0" w:space="0" w:color="auto"/>
            <w:bottom w:val="none" w:sz="0" w:space="0" w:color="auto"/>
            <w:right w:val="none" w:sz="0" w:space="0" w:color="auto"/>
          </w:divBdr>
        </w:div>
        <w:div w:id="1689943485">
          <w:marLeft w:val="640"/>
          <w:marRight w:val="0"/>
          <w:marTop w:val="0"/>
          <w:marBottom w:val="0"/>
          <w:divBdr>
            <w:top w:val="none" w:sz="0" w:space="0" w:color="auto"/>
            <w:left w:val="none" w:sz="0" w:space="0" w:color="auto"/>
            <w:bottom w:val="none" w:sz="0" w:space="0" w:color="auto"/>
            <w:right w:val="none" w:sz="0" w:space="0" w:color="auto"/>
          </w:divBdr>
        </w:div>
        <w:div w:id="1691294372">
          <w:marLeft w:val="640"/>
          <w:marRight w:val="0"/>
          <w:marTop w:val="0"/>
          <w:marBottom w:val="0"/>
          <w:divBdr>
            <w:top w:val="none" w:sz="0" w:space="0" w:color="auto"/>
            <w:left w:val="none" w:sz="0" w:space="0" w:color="auto"/>
            <w:bottom w:val="none" w:sz="0" w:space="0" w:color="auto"/>
            <w:right w:val="none" w:sz="0" w:space="0" w:color="auto"/>
          </w:divBdr>
        </w:div>
        <w:div w:id="1700012507">
          <w:marLeft w:val="640"/>
          <w:marRight w:val="0"/>
          <w:marTop w:val="0"/>
          <w:marBottom w:val="0"/>
          <w:divBdr>
            <w:top w:val="none" w:sz="0" w:space="0" w:color="auto"/>
            <w:left w:val="none" w:sz="0" w:space="0" w:color="auto"/>
            <w:bottom w:val="none" w:sz="0" w:space="0" w:color="auto"/>
            <w:right w:val="none" w:sz="0" w:space="0" w:color="auto"/>
          </w:divBdr>
        </w:div>
        <w:div w:id="1703895957">
          <w:marLeft w:val="640"/>
          <w:marRight w:val="0"/>
          <w:marTop w:val="0"/>
          <w:marBottom w:val="0"/>
          <w:divBdr>
            <w:top w:val="none" w:sz="0" w:space="0" w:color="auto"/>
            <w:left w:val="none" w:sz="0" w:space="0" w:color="auto"/>
            <w:bottom w:val="none" w:sz="0" w:space="0" w:color="auto"/>
            <w:right w:val="none" w:sz="0" w:space="0" w:color="auto"/>
          </w:divBdr>
        </w:div>
        <w:div w:id="1733382344">
          <w:marLeft w:val="640"/>
          <w:marRight w:val="0"/>
          <w:marTop w:val="0"/>
          <w:marBottom w:val="0"/>
          <w:divBdr>
            <w:top w:val="none" w:sz="0" w:space="0" w:color="auto"/>
            <w:left w:val="none" w:sz="0" w:space="0" w:color="auto"/>
            <w:bottom w:val="none" w:sz="0" w:space="0" w:color="auto"/>
            <w:right w:val="none" w:sz="0" w:space="0" w:color="auto"/>
          </w:divBdr>
        </w:div>
        <w:div w:id="1758356683">
          <w:marLeft w:val="640"/>
          <w:marRight w:val="0"/>
          <w:marTop w:val="0"/>
          <w:marBottom w:val="0"/>
          <w:divBdr>
            <w:top w:val="none" w:sz="0" w:space="0" w:color="auto"/>
            <w:left w:val="none" w:sz="0" w:space="0" w:color="auto"/>
            <w:bottom w:val="none" w:sz="0" w:space="0" w:color="auto"/>
            <w:right w:val="none" w:sz="0" w:space="0" w:color="auto"/>
          </w:divBdr>
        </w:div>
        <w:div w:id="1777868439">
          <w:marLeft w:val="640"/>
          <w:marRight w:val="0"/>
          <w:marTop w:val="0"/>
          <w:marBottom w:val="0"/>
          <w:divBdr>
            <w:top w:val="none" w:sz="0" w:space="0" w:color="auto"/>
            <w:left w:val="none" w:sz="0" w:space="0" w:color="auto"/>
            <w:bottom w:val="none" w:sz="0" w:space="0" w:color="auto"/>
            <w:right w:val="none" w:sz="0" w:space="0" w:color="auto"/>
          </w:divBdr>
        </w:div>
        <w:div w:id="1783957903">
          <w:marLeft w:val="640"/>
          <w:marRight w:val="0"/>
          <w:marTop w:val="0"/>
          <w:marBottom w:val="0"/>
          <w:divBdr>
            <w:top w:val="none" w:sz="0" w:space="0" w:color="auto"/>
            <w:left w:val="none" w:sz="0" w:space="0" w:color="auto"/>
            <w:bottom w:val="none" w:sz="0" w:space="0" w:color="auto"/>
            <w:right w:val="none" w:sz="0" w:space="0" w:color="auto"/>
          </w:divBdr>
        </w:div>
        <w:div w:id="1789348552">
          <w:marLeft w:val="640"/>
          <w:marRight w:val="0"/>
          <w:marTop w:val="0"/>
          <w:marBottom w:val="0"/>
          <w:divBdr>
            <w:top w:val="none" w:sz="0" w:space="0" w:color="auto"/>
            <w:left w:val="none" w:sz="0" w:space="0" w:color="auto"/>
            <w:bottom w:val="none" w:sz="0" w:space="0" w:color="auto"/>
            <w:right w:val="none" w:sz="0" w:space="0" w:color="auto"/>
          </w:divBdr>
        </w:div>
        <w:div w:id="1799029177">
          <w:marLeft w:val="640"/>
          <w:marRight w:val="0"/>
          <w:marTop w:val="0"/>
          <w:marBottom w:val="0"/>
          <w:divBdr>
            <w:top w:val="none" w:sz="0" w:space="0" w:color="auto"/>
            <w:left w:val="none" w:sz="0" w:space="0" w:color="auto"/>
            <w:bottom w:val="none" w:sz="0" w:space="0" w:color="auto"/>
            <w:right w:val="none" w:sz="0" w:space="0" w:color="auto"/>
          </w:divBdr>
        </w:div>
        <w:div w:id="1806653917">
          <w:marLeft w:val="640"/>
          <w:marRight w:val="0"/>
          <w:marTop w:val="0"/>
          <w:marBottom w:val="0"/>
          <w:divBdr>
            <w:top w:val="none" w:sz="0" w:space="0" w:color="auto"/>
            <w:left w:val="none" w:sz="0" w:space="0" w:color="auto"/>
            <w:bottom w:val="none" w:sz="0" w:space="0" w:color="auto"/>
            <w:right w:val="none" w:sz="0" w:space="0" w:color="auto"/>
          </w:divBdr>
        </w:div>
        <w:div w:id="1851598896">
          <w:marLeft w:val="640"/>
          <w:marRight w:val="0"/>
          <w:marTop w:val="0"/>
          <w:marBottom w:val="0"/>
          <w:divBdr>
            <w:top w:val="none" w:sz="0" w:space="0" w:color="auto"/>
            <w:left w:val="none" w:sz="0" w:space="0" w:color="auto"/>
            <w:bottom w:val="none" w:sz="0" w:space="0" w:color="auto"/>
            <w:right w:val="none" w:sz="0" w:space="0" w:color="auto"/>
          </w:divBdr>
        </w:div>
        <w:div w:id="1852062474">
          <w:marLeft w:val="640"/>
          <w:marRight w:val="0"/>
          <w:marTop w:val="0"/>
          <w:marBottom w:val="0"/>
          <w:divBdr>
            <w:top w:val="none" w:sz="0" w:space="0" w:color="auto"/>
            <w:left w:val="none" w:sz="0" w:space="0" w:color="auto"/>
            <w:bottom w:val="none" w:sz="0" w:space="0" w:color="auto"/>
            <w:right w:val="none" w:sz="0" w:space="0" w:color="auto"/>
          </w:divBdr>
        </w:div>
        <w:div w:id="1853495393">
          <w:marLeft w:val="640"/>
          <w:marRight w:val="0"/>
          <w:marTop w:val="0"/>
          <w:marBottom w:val="0"/>
          <w:divBdr>
            <w:top w:val="none" w:sz="0" w:space="0" w:color="auto"/>
            <w:left w:val="none" w:sz="0" w:space="0" w:color="auto"/>
            <w:bottom w:val="none" w:sz="0" w:space="0" w:color="auto"/>
            <w:right w:val="none" w:sz="0" w:space="0" w:color="auto"/>
          </w:divBdr>
        </w:div>
        <w:div w:id="1894151759">
          <w:marLeft w:val="640"/>
          <w:marRight w:val="0"/>
          <w:marTop w:val="0"/>
          <w:marBottom w:val="0"/>
          <w:divBdr>
            <w:top w:val="none" w:sz="0" w:space="0" w:color="auto"/>
            <w:left w:val="none" w:sz="0" w:space="0" w:color="auto"/>
            <w:bottom w:val="none" w:sz="0" w:space="0" w:color="auto"/>
            <w:right w:val="none" w:sz="0" w:space="0" w:color="auto"/>
          </w:divBdr>
        </w:div>
        <w:div w:id="1898318313">
          <w:marLeft w:val="640"/>
          <w:marRight w:val="0"/>
          <w:marTop w:val="0"/>
          <w:marBottom w:val="0"/>
          <w:divBdr>
            <w:top w:val="none" w:sz="0" w:space="0" w:color="auto"/>
            <w:left w:val="none" w:sz="0" w:space="0" w:color="auto"/>
            <w:bottom w:val="none" w:sz="0" w:space="0" w:color="auto"/>
            <w:right w:val="none" w:sz="0" w:space="0" w:color="auto"/>
          </w:divBdr>
        </w:div>
        <w:div w:id="1903177486">
          <w:marLeft w:val="640"/>
          <w:marRight w:val="0"/>
          <w:marTop w:val="0"/>
          <w:marBottom w:val="0"/>
          <w:divBdr>
            <w:top w:val="none" w:sz="0" w:space="0" w:color="auto"/>
            <w:left w:val="none" w:sz="0" w:space="0" w:color="auto"/>
            <w:bottom w:val="none" w:sz="0" w:space="0" w:color="auto"/>
            <w:right w:val="none" w:sz="0" w:space="0" w:color="auto"/>
          </w:divBdr>
        </w:div>
        <w:div w:id="1917741523">
          <w:marLeft w:val="640"/>
          <w:marRight w:val="0"/>
          <w:marTop w:val="0"/>
          <w:marBottom w:val="0"/>
          <w:divBdr>
            <w:top w:val="none" w:sz="0" w:space="0" w:color="auto"/>
            <w:left w:val="none" w:sz="0" w:space="0" w:color="auto"/>
            <w:bottom w:val="none" w:sz="0" w:space="0" w:color="auto"/>
            <w:right w:val="none" w:sz="0" w:space="0" w:color="auto"/>
          </w:divBdr>
        </w:div>
        <w:div w:id="1923755426">
          <w:marLeft w:val="640"/>
          <w:marRight w:val="0"/>
          <w:marTop w:val="0"/>
          <w:marBottom w:val="0"/>
          <w:divBdr>
            <w:top w:val="none" w:sz="0" w:space="0" w:color="auto"/>
            <w:left w:val="none" w:sz="0" w:space="0" w:color="auto"/>
            <w:bottom w:val="none" w:sz="0" w:space="0" w:color="auto"/>
            <w:right w:val="none" w:sz="0" w:space="0" w:color="auto"/>
          </w:divBdr>
        </w:div>
        <w:div w:id="1923758514">
          <w:marLeft w:val="640"/>
          <w:marRight w:val="0"/>
          <w:marTop w:val="0"/>
          <w:marBottom w:val="0"/>
          <w:divBdr>
            <w:top w:val="none" w:sz="0" w:space="0" w:color="auto"/>
            <w:left w:val="none" w:sz="0" w:space="0" w:color="auto"/>
            <w:bottom w:val="none" w:sz="0" w:space="0" w:color="auto"/>
            <w:right w:val="none" w:sz="0" w:space="0" w:color="auto"/>
          </w:divBdr>
        </w:div>
        <w:div w:id="1926644308">
          <w:marLeft w:val="640"/>
          <w:marRight w:val="0"/>
          <w:marTop w:val="0"/>
          <w:marBottom w:val="0"/>
          <w:divBdr>
            <w:top w:val="none" w:sz="0" w:space="0" w:color="auto"/>
            <w:left w:val="none" w:sz="0" w:space="0" w:color="auto"/>
            <w:bottom w:val="none" w:sz="0" w:space="0" w:color="auto"/>
            <w:right w:val="none" w:sz="0" w:space="0" w:color="auto"/>
          </w:divBdr>
        </w:div>
        <w:div w:id="1934894500">
          <w:marLeft w:val="640"/>
          <w:marRight w:val="0"/>
          <w:marTop w:val="0"/>
          <w:marBottom w:val="0"/>
          <w:divBdr>
            <w:top w:val="none" w:sz="0" w:space="0" w:color="auto"/>
            <w:left w:val="none" w:sz="0" w:space="0" w:color="auto"/>
            <w:bottom w:val="none" w:sz="0" w:space="0" w:color="auto"/>
            <w:right w:val="none" w:sz="0" w:space="0" w:color="auto"/>
          </w:divBdr>
        </w:div>
        <w:div w:id="1939681616">
          <w:marLeft w:val="640"/>
          <w:marRight w:val="0"/>
          <w:marTop w:val="0"/>
          <w:marBottom w:val="0"/>
          <w:divBdr>
            <w:top w:val="none" w:sz="0" w:space="0" w:color="auto"/>
            <w:left w:val="none" w:sz="0" w:space="0" w:color="auto"/>
            <w:bottom w:val="none" w:sz="0" w:space="0" w:color="auto"/>
            <w:right w:val="none" w:sz="0" w:space="0" w:color="auto"/>
          </w:divBdr>
        </w:div>
        <w:div w:id="1952086199">
          <w:marLeft w:val="640"/>
          <w:marRight w:val="0"/>
          <w:marTop w:val="0"/>
          <w:marBottom w:val="0"/>
          <w:divBdr>
            <w:top w:val="none" w:sz="0" w:space="0" w:color="auto"/>
            <w:left w:val="none" w:sz="0" w:space="0" w:color="auto"/>
            <w:bottom w:val="none" w:sz="0" w:space="0" w:color="auto"/>
            <w:right w:val="none" w:sz="0" w:space="0" w:color="auto"/>
          </w:divBdr>
        </w:div>
        <w:div w:id="1956672994">
          <w:marLeft w:val="640"/>
          <w:marRight w:val="0"/>
          <w:marTop w:val="0"/>
          <w:marBottom w:val="0"/>
          <w:divBdr>
            <w:top w:val="none" w:sz="0" w:space="0" w:color="auto"/>
            <w:left w:val="none" w:sz="0" w:space="0" w:color="auto"/>
            <w:bottom w:val="none" w:sz="0" w:space="0" w:color="auto"/>
            <w:right w:val="none" w:sz="0" w:space="0" w:color="auto"/>
          </w:divBdr>
        </w:div>
        <w:div w:id="1963030108">
          <w:marLeft w:val="640"/>
          <w:marRight w:val="0"/>
          <w:marTop w:val="0"/>
          <w:marBottom w:val="0"/>
          <w:divBdr>
            <w:top w:val="none" w:sz="0" w:space="0" w:color="auto"/>
            <w:left w:val="none" w:sz="0" w:space="0" w:color="auto"/>
            <w:bottom w:val="none" w:sz="0" w:space="0" w:color="auto"/>
            <w:right w:val="none" w:sz="0" w:space="0" w:color="auto"/>
          </w:divBdr>
        </w:div>
        <w:div w:id="1989161903">
          <w:marLeft w:val="640"/>
          <w:marRight w:val="0"/>
          <w:marTop w:val="0"/>
          <w:marBottom w:val="0"/>
          <w:divBdr>
            <w:top w:val="none" w:sz="0" w:space="0" w:color="auto"/>
            <w:left w:val="none" w:sz="0" w:space="0" w:color="auto"/>
            <w:bottom w:val="none" w:sz="0" w:space="0" w:color="auto"/>
            <w:right w:val="none" w:sz="0" w:space="0" w:color="auto"/>
          </w:divBdr>
        </w:div>
        <w:div w:id="1991784806">
          <w:marLeft w:val="640"/>
          <w:marRight w:val="0"/>
          <w:marTop w:val="0"/>
          <w:marBottom w:val="0"/>
          <w:divBdr>
            <w:top w:val="none" w:sz="0" w:space="0" w:color="auto"/>
            <w:left w:val="none" w:sz="0" w:space="0" w:color="auto"/>
            <w:bottom w:val="none" w:sz="0" w:space="0" w:color="auto"/>
            <w:right w:val="none" w:sz="0" w:space="0" w:color="auto"/>
          </w:divBdr>
        </w:div>
        <w:div w:id="1996839970">
          <w:marLeft w:val="640"/>
          <w:marRight w:val="0"/>
          <w:marTop w:val="0"/>
          <w:marBottom w:val="0"/>
          <w:divBdr>
            <w:top w:val="none" w:sz="0" w:space="0" w:color="auto"/>
            <w:left w:val="none" w:sz="0" w:space="0" w:color="auto"/>
            <w:bottom w:val="none" w:sz="0" w:space="0" w:color="auto"/>
            <w:right w:val="none" w:sz="0" w:space="0" w:color="auto"/>
          </w:divBdr>
        </w:div>
        <w:div w:id="2009282838">
          <w:marLeft w:val="640"/>
          <w:marRight w:val="0"/>
          <w:marTop w:val="0"/>
          <w:marBottom w:val="0"/>
          <w:divBdr>
            <w:top w:val="none" w:sz="0" w:space="0" w:color="auto"/>
            <w:left w:val="none" w:sz="0" w:space="0" w:color="auto"/>
            <w:bottom w:val="none" w:sz="0" w:space="0" w:color="auto"/>
            <w:right w:val="none" w:sz="0" w:space="0" w:color="auto"/>
          </w:divBdr>
        </w:div>
        <w:div w:id="2020767760">
          <w:marLeft w:val="640"/>
          <w:marRight w:val="0"/>
          <w:marTop w:val="0"/>
          <w:marBottom w:val="0"/>
          <w:divBdr>
            <w:top w:val="none" w:sz="0" w:space="0" w:color="auto"/>
            <w:left w:val="none" w:sz="0" w:space="0" w:color="auto"/>
            <w:bottom w:val="none" w:sz="0" w:space="0" w:color="auto"/>
            <w:right w:val="none" w:sz="0" w:space="0" w:color="auto"/>
          </w:divBdr>
        </w:div>
        <w:div w:id="2021665197">
          <w:marLeft w:val="640"/>
          <w:marRight w:val="0"/>
          <w:marTop w:val="0"/>
          <w:marBottom w:val="0"/>
          <w:divBdr>
            <w:top w:val="none" w:sz="0" w:space="0" w:color="auto"/>
            <w:left w:val="none" w:sz="0" w:space="0" w:color="auto"/>
            <w:bottom w:val="none" w:sz="0" w:space="0" w:color="auto"/>
            <w:right w:val="none" w:sz="0" w:space="0" w:color="auto"/>
          </w:divBdr>
        </w:div>
        <w:div w:id="2058702564">
          <w:marLeft w:val="640"/>
          <w:marRight w:val="0"/>
          <w:marTop w:val="0"/>
          <w:marBottom w:val="0"/>
          <w:divBdr>
            <w:top w:val="none" w:sz="0" w:space="0" w:color="auto"/>
            <w:left w:val="none" w:sz="0" w:space="0" w:color="auto"/>
            <w:bottom w:val="none" w:sz="0" w:space="0" w:color="auto"/>
            <w:right w:val="none" w:sz="0" w:space="0" w:color="auto"/>
          </w:divBdr>
        </w:div>
        <w:div w:id="2069038412">
          <w:marLeft w:val="640"/>
          <w:marRight w:val="0"/>
          <w:marTop w:val="0"/>
          <w:marBottom w:val="0"/>
          <w:divBdr>
            <w:top w:val="none" w:sz="0" w:space="0" w:color="auto"/>
            <w:left w:val="none" w:sz="0" w:space="0" w:color="auto"/>
            <w:bottom w:val="none" w:sz="0" w:space="0" w:color="auto"/>
            <w:right w:val="none" w:sz="0" w:space="0" w:color="auto"/>
          </w:divBdr>
        </w:div>
        <w:div w:id="2079787079">
          <w:marLeft w:val="640"/>
          <w:marRight w:val="0"/>
          <w:marTop w:val="0"/>
          <w:marBottom w:val="0"/>
          <w:divBdr>
            <w:top w:val="none" w:sz="0" w:space="0" w:color="auto"/>
            <w:left w:val="none" w:sz="0" w:space="0" w:color="auto"/>
            <w:bottom w:val="none" w:sz="0" w:space="0" w:color="auto"/>
            <w:right w:val="none" w:sz="0" w:space="0" w:color="auto"/>
          </w:divBdr>
        </w:div>
        <w:div w:id="2082021985">
          <w:marLeft w:val="640"/>
          <w:marRight w:val="0"/>
          <w:marTop w:val="0"/>
          <w:marBottom w:val="0"/>
          <w:divBdr>
            <w:top w:val="none" w:sz="0" w:space="0" w:color="auto"/>
            <w:left w:val="none" w:sz="0" w:space="0" w:color="auto"/>
            <w:bottom w:val="none" w:sz="0" w:space="0" w:color="auto"/>
            <w:right w:val="none" w:sz="0" w:space="0" w:color="auto"/>
          </w:divBdr>
        </w:div>
        <w:div w:id="2084064162">
          <w:marLeft w:val="640"/>
          <w:marRight w:val="0"/>
          <w:marTop w:val="0"/>
          <w:marBottom w:val="0"/>
          <w:divBdr>
            <w:top w:val="none" w:sz="0" w:space="0" w:color="auto"/>
            <w:left w:val="none" w:sz="0" w:space="0" w:color="auto"/>
            <w:bottom w:val="none" w:sz="0" w:space="0" w:color="auto"/>
            <w:right w:val="none" w:sz="0" w:space="0" w:color="auto"/>
          </w:divBdr>
        </w:div>
        <w:div w:id="2121099455">
          <w:marLeft w:val="640"/>
          <w:marRight w:val="0"/>
          <w:marTop w:val="0"/>
          <w:marBottom w:val="0"/>
          <w:divBdr>
            <w:top w:val="none" w:sz="0" w:space="0" w:color="auto"/>
            <w:left w:val="none" w:sz="0" w:space="0" w:color="auto"/>
            <w:bottom w:val="none" w:sz="0" w:space="0" w:color="auto"/>
            <w:right w:val="none" w:sz="0" w:space="0" w:color="auto"/>
          </w:divBdr>
        </w:div>
      </w:divsChild>
    </w:div>
    <w:div w:id="13310465">
      <w:marLeft w:val="640"/>
      <w:marRight w:val="0"/>
      <w:marTop w:val="0"/>
      <w:marBottom w:val="0"/>
      <w:divBdr>
        <w:top w:val="none" w:sz="0" w:space="0" w:color="auto"/>
        <w:left w:val="none" w:sz="0" w:space="0" w:color="auto"/>
        <w:bottom w:val="none" w:sz="0" w:space="0" w:color="auto"/>
        <w:right w:val="none" w:sz="0" w:space="0" w:color="auto"/>
      </w:divBdr>
    </w:div>
    <w:div w:id="13970176">
      <w:marLeft w:val="640"/>
      <w:marRight w:val="0"/>
      <w:marTop w:val="0"/>
      <w:marBottom w:val="0"/>
      <w:divBdr>
        <w:top w:val="none" w:sz="0" w:space="0" w:color="auto"/>
        <w:left w:val="none" w:sz="0" w:space="0" w:color="auto"/>
        <w:bottom w:val="none" w:sz="0" w:space="0" w:color="auto"/>
        <w:right w:val="none" w:sz="0" w:space="0" w:color="auto"/>
      </w:divBdr>
    </w:div>
    <w:div w:id="14162156">
      <w:marLeft w:val="640"/>
      <w:marRight w:val="0"/>
      <w:marTop w:val="0"/>
      <w:marBottom w:val="0"/>
      <w:divBdr>
        <w:top w:val="none" w:sz="0" w:space="0" w:color="auto"/>
        <w:left w:val="none" w:sz="0" w:space="0" w:color="auto"/>
        <w:bottom w:val="none" w:sz="0" w:space="0" w:color="auto"/>
        <w:right w:val="none" w:sz="0" w:space="0" w:color="auto"/>
      </w:divBdr>
    </w:div>
    <w:div w:id="15084525">
      <w:marLeft w:val="640"/>
      <w:marRight w:val="0"/>
      <w:marTop w:val="0"/>
      <w:marBottom w:val="0"/>
      <w:divBdr>
        <w:top w:val="none" w:sz="0" w:space="0" w:color="auto"/>
        <w:left w:val="none" w:sz="0" w:space="0" w:color="auto"/>
        <w:bottom w:val="none" w:sz="0" w:space="0" w:color="auto"/>
        <w:right w:val="none" w:sz="0" w:space="0" w:color="auto"/>
      </w:divBdr>
    </w:div>
    <w:div w:id="16736128">
      <w:marLeft w:val="640"/>
      <w:marRight w:val="0"/>
      <w:marTop w:val="0"/>
      <w:marBottom w:val="0"/>
      <w:divBdr>
        <w:top w:val="none" w:sz="0" w:space="0" w:color="auto"/>
        <w:left w:val="none" w:sz="0" w:space="0" w:color="auto"/>
        <w:bottom w:val="none" w:sz="0" w:space="0" w:color="auto"/>
        <w:right w:val="none" w:sz="0" w:space="0" w:color="auto"/>
      </w:divBdr>
    </w:div>
    <w:div w:id="17319217">
      <w:marLeft w:val="640"/>
      <w:marRight w:val="0"/>
      <w:marTop w:val="0"/>
      <w:marBottom w:val="0"/>
      <w:divBdr>
        <w:top w:val="none" w:sz="0" w:space="0" w:color="auto"/>
        <w:left w:val="none" w:sz="0" w:space="0" w:color="auto"/>
        <w:bottom w:val="none" w:sz="0" w:space="0" w:color="auto"/>
        <w:right w:val="none" w:sz="0" w:space="0" w:color="auto"/>
      </w:divBdr>
    </w:div>
    <w:div w:id="17387974">
      <w:marLeft w:val="640"/>
      <w:marRight w:val="0"/>
      <w:marTop w:val="0"/>
      <w:marBottom w:val="0"/>
      <w:divBdr>
        <w:top w:val="none" w:sz="0" w:space="0" w:color="auto"/>
        <w:left w:val="none" w:sz="0" w:space="0" w:color="auto"/>
        <w:bottom w:val="none" w:sz="0" w:space="0" w:color="auto"/>
        <w:right w:val="none" w:sz="0" w:space="0" w:color="auto"/>
      </w:divBdr>
    </w:div>
    <w:div w:id="17513674">
      <w:marLeft w:val="640"/>
      <w:marRight w:val="0"/>
      <w:marTop w:val="0"/>
      <w:marBottom w:val="0"/>
      <w:divBdr>
        <w:top w:val="none" w:sz="0" w:space="0" w:color="auto"/>
        <w:left w:val="none" w:sz="0" w:space="0" w:color="auto"/>
        <w:bottom w:val="none" w:sz="0" w:space="0" w:color="auto"/>
        <w:right w:val="none" w:sz="0" w:space="0" w:color="auto"/>
      </w:divBdr>
    </w:div>
    <w:div w:id="17783268">
      <w:marLeft w:val="640"/>
      <w:marRight w:val="0"/>
      <w:marTop w:val="0"/>
      <w:marBottom w:val="0"/>
      <w:divBdr>
        <w:top w:val="none" w:sz="0" w:space="0" w:color="auto"/>
        <w:left w:val="none" w:sz="0" w:space="0" w:color="auto"/>
        <w:bottom w:val="none" w:sz="0" w:space="0" w:color="auto"/>
        <w:right w:val="none" w:sz="0" w:space="0" w:color="auto"/>
      </w:divBdr>
    </w:div>
    <w:div w:id="19013864">
      <w:marLeft w:val="640"/>
      <w:marRight w:val="0"/>
      <w:marTop w:val="0"/>
      <w:marBottom w:val="0"/>
      <w:divBdr>
        <w:top w:val="none" w:sz="0" w:space="0" w:color="auto"/>
        <w:left w:val="none" w:sz="0" w:space="0" w:color="auto"/>
        <w:bottom w:val="none" w:sz="0" w:space="0" w:color="auto"/>
        <w:right w:val="none" w:sz="0" w:space="0" w:color="auto"/>
      </w:divBdr>
    </w:div>
    <w:div w:id="19936731">
      <w:marLeft w:val="640"/>
      <w:marRight w:val="0"/>
      <w:marTop w:val="0"/>
      <w:marBottom w:val="0"/>
      <w:divBdr>
        <w:top w:val="none" w:sz="0" w:space="0" w:color="auto"/>
        <w:left w:val="none" w:sz="0" w:space="0" w:color="auto"/>
        <w:bottom w:val="none" w:sz="0" w:space="0" w:color="auto"/>
        <w:right w:val="none" w:sz="0" w:space="0" w:color="auto"/>
      </w:divBdr>
    </w:div>
    <w:div w:id="20402729">
      <w:marLeft w:val="640"/>
      <w:marRight w:val="0"/>
      <w:marTop w:val="0"/>
      <w:marBottom w:val="0"/>
      <w:divBdr>
        <w:top w:val="none" w:sz="0" w:space="0" w:color="auto"/>
        <w:left w:val="none" w:sz="0" w:space="0" w:color="auto"/>
        <w:bottom w:val="none" w:sz="0" w:space="0" w:color="auto"/>
        <w:right w:val="none" w:sz="0" w:space="0" w:color="auto"/>
      </w:divBdr>
    </w:div>
    <w:div w:id="20711033">
      <w:marLeft w:val="640"/>
      <w:marRight w:val="0"/>
      <w:marTop w:val="0"/>
      <w:marBottom w:val="0"/>
      <w:divBdr>
        <w:top w:val="none" w:sz="0" w:space="0" w:color="auto"/>
        <w:left w:val="none" w:sz="0" w:space="0" w:color="auto"/>
        <w:bottom w:val="none" w:sz="0" w:space="0" w:color="auto"/>
        <w:right w:val="none" w:sz="0" w:space="0" w:color="auto"/>
      </w:divBdr>
    </w:div>
    <w:div w:id="21056232">
      <w:marLeft w:val="640"/>
      <w:marRight w:val="0"/>
      <w:marTop w:val="0"/>
      <w:marBottom w:val="0"/>
      <w:divBdr>
        <w:top w:val="none" w:sz="0" w:space="0" w:color="auto"/>
        <w:left w:val="none" w:sz="0" w:space="0" w:color="auto"/>
        <w:bottom w:val="none" w:sz="0" w:space="0" w:color="auto"/>
        <w:right w:val="none" w:sz="0" w:space="0" w:color="auto"/>
      </w:divBdr>
    </w:div>
    <w:div w:id="21321824">
      <w:marLeft w:val="640"/>
      <w:marRight w:val="0"/>
      <w:marTop w:val="0"/>
      <w:marBottom w:val="0"/>
      <w:divBdr>
        <w:top w:val="none" w:sz="0" w:space="0" w:color="auto"/>
        <w:left w:val="none" w:sz="0" w:space="0" w:color="auto"/>
        <w:bottom w:val="none" w:sz="0" w:space="0" w:color="auto"/>
        <w:right w:val="none" w:sz="0" w:space="0" w:color="auto"/>
      </w:divBdr>
    </w:div>
    <w:div w:id="21788950">
      <w:bodyDiv w:val="1"/>
      <w:marLeft w:val="0"/>
      <w:marRight w:val="0"/>
      <w:marTop w:val="0"/>
      <w:marBottom w:val="0"/>
      <w:divBdr>
        <w:top w:val="none" w:sz="0" w:space="0" w:color="auto"/>
        <w:left w:val="none" w:sz="0" w:space="0" w:color="auto"/>
        <w:bottom w:val="none" w:sz="0" w:space="0" w:color="auto"/>
        <w:right w:val="none" w:sz="0" w:space="0" w:color="auto"/>
      </w:divBdr>
      <w:divsChild>
        <w:div w:id="37359367">
          <w:marLeft w:val="640"/>
          <w:marRight w:val="0"/>
          <w:marTop w:val="0"/>
          <w:marBottom w:val="0"/>
          <w:divBdr>
            <w:top w:val="none" w:sz="0" w:space="0" w:color="auto"/>
            <w:left w:val="none" w:sz="0" w:space="0" w:color="auto"/>
            <w:bottom w:val="none" w:sz="0" w:space="0" w:color="auto"/>
            <w:right w:val="none" w:sz="0" w:space="0" w:color="auto"/>
          </w:divBdr>
        </w:div>
        <w:div w:id="46346637">
          <w:marLeft w:val="640"/>
          <w:marRight w:val="0"/>
          <w:marTop w:val="0"/>
          <w:marBottom w:val="0"/>
          <w:divBdr>
            <w:top w:val="none" w:sz="0" w:space="0" w:color="auto"/>
            <w:left w:val="none" w:sz="0" w:space="0" w:color="auto"/>
            <w:bottom w:val="none" w:sz="0" w:space="0" w:color="auto"/>
            <w:right w:val="none" w:sz="0" w:space="0" w:color="auto"/>
          </w:divBdr>
        </w:div>
        <w:div w:id="52585898">
          <w:marLeft w:val="640"/>
          <w:marRight w:val="0"/>
          <w:marTop w:val="0"/>
          <w:marBottom w:val="0"/>
          <w:divBdr>
            <w:top w:val="none" w:sz="0" w:space="0" w:color="auto"/>
            <w:left w:val="none" w:sz="0" w:space="0" w:color="auto"/>
            <w:bottom w:val="none" w:sz="0" w:space="0" w:color="auto"/>
            <w:right w:val="none" w:sz="0" w:space="0" w:color="auto"/>
          </w:divBdr>
        </w:div>
        <w:div w:id="55276791">
          <w:marLeft w:val="640"/>
          <w:marRight w:val="0"/>
          <w:marTop w:val="0"/>
          <w:marBottom w:val="0"/>
          <w:divBdr>
            <w:top w:val="none" w:sz="0" w:space="0" w:color="auto"/>
            <w:left w:val="none" w:sz="0" w:space="0" w:color="auto"/>
            <w:bottom w:val="none" w:sz="0" w:space="0" w:color="auto"/>
            <w:right w:val="none" w:sz="0" w:space="0" w:color="auto"/>
          </w:divBdr>
        </w:div>
        <w:div w:id="81416814">
          <w:marLeft w:val="640"/>
          <w:marRight w:val="0"/>
          <w:marTop w:val="0"/>
          <w:marBottom w:val="0"/>
          <w:divBdr>
            <w:top w:val="none" w:sz="0" w:space="0" w:color="auto"/>
            <w:left w:val="none" w:sz="0" w:space="0" w:color="auto"/>
            <w:bottom w:val="none" w:sz="0" w:space="0" w:color="auto"/>
            <w:right w:val="none" w:sz="0" w:space="0" w:color="auto"/>
          </w:divBdr>
        </w:div>
        <w:div w:id="82148590">
          <w:marLeft w:val="640"/>
          <w:marRight w:val="0"/>
          <w:marTop w:val="0"/>
          <w:marBottom w:val="0"/>
          <w:divBdr>
            <w:top w:val="none" w:sz="0" w:space="0" w:color="auto"/>
            <w:left w:val="none" w:sz="0" w:space="0" w:color="auto"/>
            <w:bottom w:val="none" w:sz="0" w:space="0" w:color="auto"/>
            <w:right w:val="none" w:sz="0" w:space="0" w:color="auto"/>
          </w:divBdr>
        </w:div>
        <w:div w:id="96410448">
          <w:marLeft w:val="640"/>
          <w:marRight w:val="0"/>
          <w:marTop w:val="0"/>
          <w:marBottom w:val="0"/>
          <w:divBdr>
            <w:top w:val="none" w:sz="0" w:space="0" w:color="auto"/>
            <w:left w:val="none" w:sz="0" w:space="0" w:color="auto"/>
            <w:bottom w:val="none" w:sz="0" w:space="0" w:color="auto"/>
            <w:right w:val="none" w:sz="0" w:space="0" w:color="auto"/>
          </w:divBdr>
        </w:div>
        <w:div w:id="135152451">
          <w:marLeft w:val="640"/>
          <w:marRight w:val="0"/>
          <w:marTop w:val="0"/>
          <w:marBottom w:val="0"/>
          <w:divBdr>
            <w:top w:val="none" w:sz="0" w:space="0" w:color="auto"/>
            <w:left w:val="none" w:sz="0" w:space="0" w:color="auto"/>
            <w:bottom w:val="none" w:sz="0" w:space="0" w:color="auto"/>
            <w:right w:val="none" w:sz="0" w:space="0" w:color="auto"/>
          </w:divBdr>
        </w:div>
        <w:div w:id="162278791">
          <w:marLeft w:val="640"/>
          <w:marRight w:val="0"/>
          <w:marTop w:val="0"/>
          <w:marBottom w:val="0"/>
          <w:divBdr>
            <w:top w:val="none" w:sz="0" w:space="0" w:color="auto"/>
            <w:left w:val="none" w:sz="0" w:space="0" w:color="auto"/>
            <w:bottom w:val="none" w:sz="0" w:space="0" w:color="auto"/>
            <w:right w:val="none" w:sz="0" w:space="0" w:color="auto"/>
          </w:divBdr>
        </w:div>
        <w:div w:id="205677164">
          <w:marLeft w:val="640"/>
          <w:marRight w:val="0"/>
          <w:marTop w:val="0"/>
          <w:marBottom w:val="0"/>
          <w:divBdr>
            <w:top w:val="none" w:sz="0" w:space="0" w:color="auto"/>
            <w:left w:val="none" w:sz="0" w:space="0" w:color="auto"/>
            <w:bottom w:val="none" w:sz="0" w:space="0" w:color="auto"/>
            <w:right w:val="none" w:sz="0" w:space="0" w:color="auto"/>
          </w:divBdr>
        </w:div>
        <w:div w:id="233854701">
          <w:marLeft w:val="640"/>
          <w:marRight w:val="0"/>
          <w:marTop w:val="0"/>
          <w:marBottom w:val="0"/>
          <w:divBdr>
            <w:top w:val="none" w:sz="0" w:space="0" w:color="auto"/>
            <w:left w:val="none" w:sz="0" w:space="0" w:color="auto"/>
            <w:bottom w:val="none" w:sz="0" w:space="0" w:color="auto"/>
            <w:right w:val="none" w:sz="0" w:space="0" w:color="auto"/>
          </w:divBdr>
        </w:div>
        <w:div w:id="238758746">
          <w:marLeft w:val="640"/>
          <w:marRight w:val="0"/>
          <w:marTop w:val="0"/>
          <w:marBottom w:val="0"/>
          <w:divBdr>
            <w:top w:val="none" w:sz="0" w:space="0" w:color="auto"/>
            <w:left w:val="none" w:sz="0" w:space="0" w:color="auto"/>
            <w:bottom w:val="none" w:sz="0" w:space="0" w:color="auto"/>
            <w:right w:val="none" w:sz="0" w:space="0" w:color="auto"/>
          </w:divBdr>
        </w:div>
        <w:div w:id="248778988">
          <w:marLeft w:val="640"/>
          <w:marRight w:val="0"/>
          <w:marTop w:val="0"/>
          <w:marBottom w:val="0"/>
          <w:divBdr>
            <w:top w:val="none" w:sz="0" w:space="0" w:color="auto"/>
            <w:left w:val="none" w:sz="0" w:space="0" w:color="auto"/>
            <w:bottom w:val="none" w:sz="0" w:space="0" w:color="auto"/>
            <w:right w:val="none" w:sz="0" w:space="0" w:color="auto"/>
          </w:divBdr>
        </w:div>
        <w:div w:id="292059602">
          <w:marLeft w:val="640"/>
          <w:marRight w:val="0"/>
          <w:marTop w:val="0"/>
          <w:marBottom w:val="0"/>
          <w:divBdr>
            <w:top w:val="none" w:sz="0" w:space="0" w:color="auto"/>
            <w:left w:val="none" w:sz="0" w:space="0" w:color="auto"/>
            <w:bottom w:val="none" w:sz="0" w:space="0" w:color="auto"/>
            <w:right w:val="none" w:sz="0" w:space="0" w:color="auto"/>
          </w:divBdr>
        </w:div>
        <w:div w:id="295568510">
          <w:marLeft w:val="640"/>
          <w:marRight w:val="0"/>
          <w:marTop w:val="0"/>
          <w:marBottom w:val="0"/>
          <w:divBdr>
            <w:top w:val="none" w:sz="0" w:space="0" w:color="auto"/>
            <w:left w:val="none" w:sz="0" w:space="0" w:color="auto"/>
            <w:bottom w:val="none" w:sz="0" w:space="0" w:color="auto"/>
            <w:right w:val="none" w:sz="0" w:space="0" w:color="auto"/>
          </w:divBdr>
        </w:div>
        <w:div w:id="302003350">
          <w:marLeft w:val="640"/>
          <w:marRight w:val="0"/>
          <w:marTop w:val="0"/>
          <w:marBottom w:val="0"/>
          <w:divBdr>
            <w:top w:val="none" w:sz="0" w:space="0" w:color="auto"/>
            <w:left w:val="none" w:sz="0" w:space="0" w:color="auto"/>
            <w:bottom w:val="none" w:sz="0" w:space="0" w:color="auto"/>
            <w:right w:val="none" w:sz="0" w:space="0" w:color="auto"/>
          </w:divBdr>
        </w:div>
        <w:div w:id="303243774">
          <w:marLeft w:val="640"/>
          <w:marRight w:val="0"/>
          <w:marTop w:val="0"/>
          <w:marBottom w:val="0"/>
          <w:divBdr>
            <w:top w:val="none" w:sz="0" w:space="0" w:color="auto"/>
            <w:left w:val="none" w:sz="0" w:space="0" w:color="auto"/>
            <w:bottom w:val="none" w:sz="0" w:space="0" w:color="auto"/>
            <w:right w:val="none" w:sz="0" w:space="0" w:color="auto"/>
          </w:divBdr>
        </w:div>
        <w:div w:id="307899465">
          <w:marLeft w:val="640"/>
          <w:marRight w:val="0"/>
          <w:marTop w:val="0"/>
          <w:marBottom w:val="0"/>
          <w:divBdr>
            <w:top w:val="none" w:sz="0" w:space="0" w:color="auto"/>
            <w:left w:val="none" w:sz="0" w:space="0" w:color="auto"/>
            <w:bottom w:val="none" w:sz="0" w:space="0" w:color="auto"/>
            <w:right w:val="none" w:sz="0" w:space="0" w:color="auto"/>
          </w:divBdr>
        </w:div>
        <w:div w:id="323363316">
          <w:marLeft w:val="640"/>
          <w:marRight w:val="0"/>
          <w:marTop w:val="0"/>
          <w:marBottom w:val="0"/>
          <w:divBdr>
            <w:top w:val="none" w:sz="0" w:space="0" w:color="auto"/>
            <w:left w:val="none" w:sz="0" w:space="0" w:color="auto"/>
            <w:bottom w:val="none" w:sz="0" w:space="0" w:color="auto"/>
            <w:right w:val="none" w:sz="0" w:space="0" w:color="auto"/>
          </w:divBdr>
        </w:div>
        <w:div w:id="353770294">
          <w:marLeft w:val="640"/>
          <w:marRight w:val="0"/>
          <w:marTop w:val="0"/>
          <w:marBottom w:val="0"/>
          <w:divBdr>
            <w:top w:val="none" w:sz="0" w:space="0" w:color="auto"/>
            <w:left w:val="none" w:sz="0" w:space="0" w:color="auto"/>
            <w:bottom w:val="none" w:sz="0" w:space="0" w:color="auto"/>
            <w:right w:val="none" w:sz="0" w:space="0" w:color="auto"/>
          </w:divBdr>
        </w:div>
        <w:div w:id="360474557">
          <w:marLeft w:val="640"/>
          <w:marRight w:val="0"/>
          <w:marTop w:val="0"/>
          <w:marBottom w:val="0"/>
          <w:divBdr>
            <w:top w:val="none" w:sz="0" w:space="0" w:color="auto"/>
            <w:left w:val="none" w:sz="0" w:space="0" w:color="auto"/>
            <w:bottom w:val="none" w:sz="0" w:space="0" w:color="auto"/>
            <w:right w:val="none" w:sz="0" w:space="0" w:color="auto"/>
          </w:divBdr>
        </w:div>
        <w:div w:id="374281416">
          <w:marLeft w:val="640"/>
          <w:marRight w:val="0"/>
          <w:marTop w:val="0"/>
          <w:marBottom w:val="0"/>
          <w:divBdr>
            <w:top w:val="none" w:sz="0" w:space="0" w:color="auto"/>
            <w:left w:val="none" w:sz="0" w:space="0" w:color="auto"/>
            <w:bottom w:val="none" w:sz="0" w:space="0" w:color="auto"/>
            <w:right w:val="none" w:sz="0" w:space="0" w:color="auto"/>
          </w:divBdr>
        </w:div>
        <w:div w:id="422843303">
          <w:marLeft w:val="640"/>
          <w:marRight w:val="0"/>
          <w:marTop w:val="0"/>
          <w:marBottom w:val="0"/>
          <w:divBdr>
            <w:top w:val="none" w:sz="0" w:space="0" w:color="auto"/>
            <w:left w:val="none" w:sz="0" w:space="0" w:color="auto"/>
            <w:bottom w:val="none" w:sz="0" w:space="0" w:color="auto"/>
            <w:right w:val="none" w:sz="0" w:space="0" w:color="auto"/>
          </w:divBdr>
        </w:div>
        <w:div w:id="534461622">
          <w:marLeft w:val="640"/>
          <w:marRight w:val="0"/>
          <w:marTop w:val="0"/>
          <w:marBottom w:val="0"/>
          <w:divBdr>
            <w:top w:val="none" w:sz="0" w:space="0" w:color="auto"/>
            <w:left w:val="none" w:sz="0" w:space="0" w:color="auto"/>
            <w:bottom w:val="none" w:sz="0" w:space="0" w:color="auto"/>
            <w:right w:val="none" w:sz="0" w:space="0" w:color="auto"/>
          </w:divBdr>
        </w:div>
        <w:div w:id="558173178">
          <w:marLeft w:val="640"/>
          <w:marRight w:val="0"/>
          <w:marTop w:val="0"/>
          <w:marBottom w:val="0"/>
          <w:divBdr>
            <w:top w:val="none" w:sz="0" w:space="0" w:color="auto"/>
            <w:left w:val="none" w:sz="0" w:space="0" w:color="auto"/>
            <w:bottom w:val="none" w:sz="0" w:space="0" w:color="auto"/>
            <w:right w:val="none" w:sz="0" w:space="0" w:color="auto"/>
          </w:divBdr>
        </w:div>
        <w:div w:id="566647825">
          <w:marLeft w:val="640"/>
          <w:marRight w:val="0"/>
          <w:marTop w:val="0"/>
          <w:marBottom w:val="0"/>
          <w:divBdr>
            <w:top w:val="none" w:sz="0" w:space="0" w:color="auto"/>
            <w:left w:val="none" w:sz="0" w:space="0" w:color="auto"/>
            <w:bottom w:val="none" w:sz="0" w:space="0" w:color="auto"/>
            <w:right w:val="none" w:sz="0" w:space="0" w:color="auto"/>
          </w:divBdr>
        </w:div>
        <w:div w:id="570231975">
          <w:marLeft w:val="640"/>
          <w:marRight w:val="0"/>
          <w:marTop w:val="0"/>
          <w:marBottom w:val="0"/>
          <w:divBdr>
            <w:top w:val="none" w:sz="0" w:space="0" w:color="auto"/>
            <w:left w:val="none" w:sz="0" w:space="0" w:color="auto"/>
            <w:bottom w:val="none" w:sz="0" w:space="0" w:color="auto"/>
            <w:right w:val="none" w:sz="0" w:space="0" w:color="auto"/>
          </w:divBdr>
        </w:div>
        <w:div w:id="592518334">
          <w:marLeft w:val="640"/>
          <w:marRight w:val="0"/>
          <w:marTop w:val="0"/>
          <w:marBottom w:val="0"/>
          <w:divBdr>
            <w:top w:val="none" w:sz="0" w:space="0" w:color="auto"/>
            <w:left w:val="none" w:sz="0" w:space="0" w:color="auto"/>
            <w:bottom w:val="none" w:sz="0" w:space="0" w:color="auto"/>
            <w:right w:val="none" w:sz="0" w:space="0" w:color="auto"/>
          </w:divBdr>
        </w:div>
        <w:div w:id="600383845">
          <w:marLeft w:val="640"/>
          <w:marRight w:val="0"/>
          <w:marTop w:val="0"/>
          <w:marBottom w:val="0"/>
          <w:divBdr>
            <w:top w:val="none" w:sz="0" w:space="0" w:color="auto"/>
            <w:left w:val="none" w:sz="0" w:space="0" w:color="auto"/>
            <w:bottom w:val="none" w:sz="0" w:space="0" w:color="auto"/>
            <w:right w:val="none" w:sz="0" w:space="0" w:color="auto"/>
          </w:divBdr>
        </w:div>
        <w:div w:id="605626103">
          <w:marLeft w:val="640"/>
          <w:marRight w:val="0"/>
          <w:marTop w:val="0"/>
          <w:marBottom w:val="0"/>
          <w:divBdr>
            <w:top w:val="none" w:sz="0" w:space="0" w:color="auto"/>
            <w:left w:val="none" w:sz="0" w:space="0" w:color="auto"/>
            <w:bottom w:val="none" w:sz="0" w:space="0" w:color="auto"/>
            <w:right w:val="none" w:sz="0" w:space="0" w:color="auto"/>
          </w:divBdr>
        </w:div>
        <w:div w:id="634524209">
          <w:marLeft w:val="640"/>
          <w:marRight w:val="0"/>
          <w:marTop w:val="0"/>
          <w:marBottom w:val="0"/>
          <w:divBdr>
            <w:top w:val="none" w:sz="0" w:space="0" w:color="auto"/>
            <w:left w:val="none" w:sz="0" w:space="0" w:color="auto"/>
            <w:bottom w:val="none" w:sz="0" w:space="0" w:color="auto"/>
            <w:right w:val="none" w:sz="0" w:space="0" w:color="auto"/>
          </w:divBdr>
        </w:div>
        <w:div w:id="634913437">
          <w:marLeft w:val="640"/>
          <w:marRight w:val="0"/>
          <w:marTop w:val="0"/>
          <w:marBottom w:val="0"/>
          <w:divBdr>
            <w:top w:val="none" w:sz="0" w:space="0" w:color="auto"/>
            <w:left w:val="none" w:sz="0" w:space="0" w:color="auto"/>
            <w:bottom w:val="none" w:sz="0" w:space="0" w:color="auto"/>
            <w:right w:val="none" w:sz="0" w:space="0" w:color="auto"/>
          </w:divBdr>
        </w:div>
        <w:div w:id="646325266">
          <w:marLeft w:val="640"/>
          <w:marRight w:val="0"/>
          <w:marTop w:val="0"/>
          <w:marBottom w:val="0"/>
          <w:divBdr>
            <w:top w:val="none" w:sz="0" w:space="0" w:color="auto"/>
            <w:left w:val="none" w:sz="0" w:space="0" w:color="auto"/>
            <w:bottom w:val="none" w:sz="0" w:space="0" w:color="auto"/>
            <w:right w:val="none" w:sz="0" w:space="0" w:color="auto"/>
          </w:divBdr>
        </w:div>
        <w:div w:id="660234695">
          <w:marLeft w:val="640"/>
          <w:marRight w:val="0"/>
          <w:marTop w:val="0"/>
          <w:marBottom w:val="0"/>
          <w:divBdr>
            <w:top w:val="none" w:sz="0" w:space="0" w:color="auto"/>
            <w:left w:val="none" w:sz="0" w:space="0" w:color="auto"/>
            <w:bottom w:val="none" w:sz="0" w:space="0" w:color="auto"/>
            <w:right w:val="none" w:sz="0" w:space="0" w:color="auto"/>
          </w:divBdr>
        </w:div>
        <w:div w:id="665791039">
          <w:marLeft w:val="640"/>
          <w:marRight w:val="0"/>
          <w:marTop w:val="0"/>
          <w:marBottom w:val="0"/>
          <w:divBdr>
            <w:top w:val="none" w:sz="0" w:space="0" w:color="auto"/>
            <w:left w:val="none" w:sz="0" w:space="0" w:color="auto"/>
            <w:bottom w:val="none" w:sz="0" w:space="0" w:color="auto"/>
            <w:right w:val="none" w:sz="0" w:space="0" w:color="auto"/>
          </w:divBdr>
        </w:div>
        <w:div w:id="670714202">
          <w:marLeft w:val="640"/>
          <w:marRight w:val="0"/>
          <w:marTop w:val="0"/>
          <w:marBottom w:val="0"/>
          <w:divBdr>
            <w:top w:val="none" w:sz="0" w:space="0" w:color="auto"/>
            <w:left w:val="none" w:sz="0" w:space="0" w:color="auto"/>
            <w:bottom w:val="none" w:sz="0" w:space="0" w:color="auto"/>
            <w:right w:val="none" w:sz="0" w:space="0" w:color="auto"/>
          </w:divBdr>
        </w:div>
        <w:div w:id="732964842">
          <w:marLeft w:val="640"/>
          <w:marRight w:val="0"/>
          <w:marTop w:val="0"/>
          <w:marBottom w:val="0"/>
          <w:divBdr>
            <w:top w:val="none" w:sz="0" w:space="0" w:color="auto"/>
            <w:left w:val="none" w:sz="0" w:space="0" w:color="auto"/>
            <w:bottom w:val="none" w:sz="0" w:space="0" w:color="auto"/>
            <w:right w:val="none" w:sz="0" w:space="0" w:color="auto"/>
          </w:divBdr>
        </w:div>
        <w:div w:id="746924996">
          <w:marLeft w:val="640"/>
          <w:marRight w:val="0"/>
          <w:marTop w:val="0"/>
          <w:marBottom w:val="0"/>
          <w:divBdr>
            <w:top w:val="none" w:sz="0" w:space="0" w:color="auto"/>
            <w:left w:val="none" w:sz="0" w:space="0" w:color="auto"/>
            <w:bottom w:val="none" w:sz="0" w:space="0" w:color="auto"/>
            <w:right w:val="none" w:sz="0" w:space="0" w:color="auto"/>
          </w:divBdr>
        </w:div>
        <w:div w:id="769157159">
          <w:marLeft w:val="640"/>
          <w:marRight w:val="0"/>
          <w:marTop w:val="0"/>
          <w:marBottom w:val="0"/>
          <w:divBdr>
            <w:top w:val="none" w:sz="0" w:space="0" w:color="auto"/>
            <w:left w:val="none" w:sz="0" w:space="0" w:color="auto"/>
            <w:bottom w:val="none" w:sz="0" w:space="0" w:color="auto"/>
            <w:right w:val="none" w:sz="0" w:space="0" w:color="auto"/>
          </w:divBdr>
        </w:div>
        <w:div w:id="772746315">
          <w:marLeft w:val="640"/>
          <w:marRight w:val="0"/>
          <w:marTop w:val="0"/>
          <w:marBottom w:val="0"/>
          <w:divBdr>
            <w:top w:val="none" w:sz="0" w:space="0" w:color="auto"/>
            <w:left w:val="none" w:sz="0" w:space="0" w:color="auto"/>
            <w:bottom w:val="none" w:sz="0" w:space="0" w:color="auto"/>
            <w:right w:val="none" w:sz="0" w:space="0" w:color="auto"/>
          </w:divBdr>
        </w:div>
        <w:div w:id="786703876">
          <w:marLeft w:val="640"/>
          <w:marRight w:val="0"/>
          <w:marTop w:val="0"/>
          <w:marBottom w:val="0"/>
          <w:divBdr>
            <w:top w:val="none" w:sz="0" w:space="0" w:color="auto"/>
            <w:left w:val="none" w:sz="0" w:space="0" w:color="auto"/>
            <w:bottom w:val="none" w:sz="0" w:space="0" w:color="auto"/>
            <w:right w:val="none" w:sz="0" w:space="0" w:color="auto"/>
          </w:divBdr>
        </w:div>
        <w:div w:id="788595729">
          <w:marLeft w:val="640"/>
          <w:marRight w:val="0"/>
          <w:marTop w:val="0"/>
          <w:marBottom w:val="0"/>
          <w:divBdr>
            <w:top w:val="none" w:sz="0" w:space="0" w:color="auto"/>
            <w:left w:val="none" w:sz="0" w:space="0" w:color="auto"/>
            <w:bottom w:val="none" w:sz="0" w:space="0" w:color="auto"/>
            <w:right w:val="none" w:sz="0" w:space="0" w:color="auto"/>
          </w:divBdr>
        </w:div>
        <w:div w:id="828983741">
          <w:marLeft w:val="640"/>
          <w:marRight w:val="0"/>
          <w:marTop w:val="0"/>
          <w:marBottom w:val="0"/>
          <w:divBdr>
            <w:top w:val="none" w:sz="0" w:space="0" w:color="auto"/>
            <w:left w:val="none" w:sz="0" w:space="0" w:color="auto"/>
            <w:bottom w:val="none" w:sz="0" w:space="0" w:color="auto"/>
            <w:right w:val="none" w:sz="0" w:space="0" w:color="auto"/>
          </w:divBdr>
        </w:div>
        <w:div w:id="839656718">
          <w:marLeft w:val="640"/>
          <w:marRight w:val="0"/>
          <w:marTop w:val="0"/>
          <w:marBottom w:val="0"/>
          <w:divBdr>
            <w:top w:val="none" w:sz="0" w:space="0" w:color="auto"/>
            <w:left w:val="none" w:sz="0" w:space="0" w:color="auto"/>
            <w:bottom w:val="none" w:sz="0" w:space="0" w:color="auto"/>
            <w:right w:val="none" w:sz="0" w:space="0" w:color="auto"/>
          </w:divBdr>
        </w:div>
        <w:div w:id="880282274">
          <w:marLeft w:val="640"/>
          <w:marRight w:val="0"/>
          <w:marTop w:val="0"/>
          <w:marBottom w:val="0"/>
          <w:divBdr>
            <w:top w:val="none" w:sz="0" w:space="0" w:color="auto"/>
            <w:left w:val="none" w:sz="0" w:space="0" w:color="auto"/>
            <w:bottom w:val="none" w:sz="0" w:space="0" w:color="auto"/>
            <w:right w:val="none" w:sz="0" w:space="0" w:color="auto"/>
          </w:divBdr>
        </w:div>
        <w:div w:id="899171076">
          <w:marLeft w:val="640"/>
          <w:marRight w:val="0"/>
          <w:marTop w:val="0"/>
          <w:marBottom w:val="0"/>
          <w:divBdr>
            <w:top w:val="none" w:sz="0" w:space="0" w:color="auto"/>
            <w:left w:val="none" w:sz="0" w:space="0" w:color="auto"/>
            <w:bottom w:val="none" w:sz="0" w:space="0" w:color="auto"/>
            <w:right w:val="none" w:sz="0" w:space="0" w:color="auto"/>
          </w:divBdr>
        </w:div>
        <w:div w:id="913705209">
          <w:marLeft w:val="640"/>
          <w:marRight w:val="0"/>
          <w:marTop w:val="0"/>
          <w:marBottom w:val="0"/>
          <w:divBdr>
            <w:top w:val="none" w:sz="0" w:space="0" w:color="auto"/>
            <w:left w:val="none" w:sz="0" w:space="0" w:color="auto"/>
            <w:bottom w:val="none" w:sz="0" w:space="0" w:color="auto"/>
            <w:right w:val="none" w:sz="0" w:space="0" w:color="auto"/>
          </w:divBdr>
        </w:div>
        <w:div w:id="938176095">
          <w:marLeft w:val="640"/>
          <w:marRight w:val="0"/>
          <w:marTop w:val="0"/>
          <w:marBottom w:val="0"/>
          <w:divBdr>
            <w:top w:val="none" w:sz="0" w:space="0" w:color="auto"/>
            <w:left w:val="none" w:sz="0" w:space="0" w:color="auto"/>
            <w:bottom w:val="none" w:sz="0" w:space="0" w:color="auto"/>
            <w:right w:val="none" w:sz="0" w:space="0" w:color="auto"/>
          </w:divBdr>
        </w:div>
        <w:div w:id="962078007">
          <w:marLeft w:val="640"/>
          <w:marRight w:val="0"/>
          <w:marTop w:val="0"/>
          <w:marBottom w:val="0"/>
          <w:divBdr>
            <w:top w:val="none" w:sz="0" w:space="0" w:color="auto"/>
            <w:left w:val="none" w:sz="0" w:space="0" w:color="auto"/>
            <w:bottom w:val="none" w:sz="0" w:space="0" w:color="auto"/>
            <w:right w:val="none" w:sz="0" w:space="0" w:color="auto"/>
          </w:divBdr>
        </w:div>
        <w:div w:id="1032609833">
          <w:marLeft w:val="640"/>
          <w:marRight w:val="0"/>
          <w:marTop w:val="0"/>
          <w:marBottom w:val="0"/>
          <w:divBdr>
            <w:top w:val="none" w:sz="0" w:space="0" w:color="auto"/>
            <w:left w:val="none" w:sz="0" w:space="0" w:color="auto"/>
            <w:bottom w:val="none" w:sz="0" w:space="0" w:color="auto"/>
            <w:right w:val="none" w:sz="0" w:space="0" w:color="auto"/>
          </w:divBdr>
        </w:div>
        <w:div w:id="1054814339">
          <w:marLeft w:val="640"/>
          <w:marRight w:val="0"/>
          <w:marTop w:val="0"/>
          <w:marBottom w:val="0"/>
          <w:divBdr>
            <w:top w:val="none" w:sz="0" w:space="0" w:color="auto"/>
            <w:left w:val="none" w:sz="0" w:space="0" w:color="auto"/>
            <w:bottom w:val="none" w:sz="0" w:space="0" w:color="auto"/>
            <w:right w:val="none" w:sz="0" w:space="0" w:color="auto"/>
          </w:divBdr>
        </w:div>
        <w:div w:id="1056511848">
          <w:marLeft w:val="640"/>
          <w:marRight w:val="0"/>
          <w:marTop w:val="0"/>
          <w:marBottom w:val="0"/>
          <w:divBdr>
            <w:top w:val="none" w:sz="0" w:space="0" w:color="auto"/>
            <w:left w:val="none" w:sz="0" w:space="0" w:color="auto"/>
            <w:bottom w:val="none" w:sz="0" w:space="0" w:color="auto"/>
            <w:right w:val="none" w:sz="0" w:space="0" w:color="auto"/>
          </w:divBdr>
        </w:div>
        <w:div w:id="1075585461">
          <w:marLeft w:val="640"/>
          <w:marRight w:val="0"/>
          <w:marTop w:val="0"/>
          <w:marBottom w:val="0"/>
          <w:divBdr>
            <w:top w:val="none" w:sz="0" w:space="0" w:color="auto"/>
            <w:left w:val="none" w:sz="0" w:space="0" w:color="auto"/>
            <w:bottom w:val="none" w:sz="0" w:space="0" w:color="auto"/>
            <w:right w:val="none" w:sz="0" w:space="0" w:color="auto"/>
          </w:divBdr>
        </w:div>
        <w:div w:id="1085954099">
          <w:marLeft w:val="640"/>
          <w:marRight w:val="0"/>
          <w:marTop w:val="0"/>
          <w:marBottom w:val="0"/>
          <w:divBdr>
            <w:top w:val="none" w:sz="0" w:space="0" w:color="auto"/>
            <w:left w:val="none" w:sz="0" w:space="0" w:color="auto"/>
            <w:bottom w:val="none" w:sz="0" w:space="0" w:color="auto"/>
            <w:right w:val="none" w:sz="0" w:space="0" w:color="auto"/>
          </w:divBdr>
        </w:div>
        <w:div w:id="1093742330">
          <w:marLeft w:val="640"/>
          <w:marRight w:val="0"/>
          <w:marTop w:val="0"/>
          <w:marBottom w:val="0"/>
          <w:divBdr>
            <w:top w:val="none" w:sz="0" w:space="0" w:color="auto"/>
            <w:left w:val="none" w:sz="0" w:space="0" w:color="auto"/>
            <w:bottom w:val="none" w:sz="0" w:space="0" w:color="auto"/>
            <w:right w:val="none" w:sz="0" w:space="0" w:color="auto"/>
          </w:divBdr>
        </w:div>
        <w:div w:id="1112475895">
          <w:marLeft w:val="640"/>
          <w:marRight w:val="0"/>
          <w:marTop w:val="0"/>
          <w:marBottom w:val="0"/>
          <w:divBdr>
            <w:top w:val="none" w:sz="0" w:space="0" w:color="auto"/>
            <w:left w:val="none" w:sz="0" w:space="0" w:color="auto"/>
            <w:bottom w:val="none" w:sz="0" w:space="0" w:color="auto"/>
            <w:right w:val="none" w:sz="0" w:space="0" w:color="auto"/>
          </w:divBdr>
        </w:div>
        <w:div w:id="1123570767">
          <w:marLeft w:val="640"/>
          <w:marRight w:val="0"/>
          <w:marTop w:val="0"/>
          <w:marBottom w:val="0"/>
          <w:divBdr>
            <w:top w:val="none" w:sz="0" w:space="0" w:color="auto"/>
            <w:left w:val="none" w:sz="0" w:space="0" w:color="auto"/>
            <w:bottom w:val="none" w:sz="0" w:space="0" w:color="auto"/>
            <w:right w:val="none" w:sz="0" w:space="0" w:color="auto"/>
          </w:divBdr>
        </w:div>
        <w:div w:id="1162546947">
          <w:marLeft w:val="640"/>
          <w:marRight w:val="0"/>
          <w:marTop w:val="0"/>
          <w:marBottom w:val="0"/>
          <w:divBdr>
            <w:top w:val="none" w:sz="0" w:space="0" w:color="auto"/>
            <w:left w:val="none" w:sz="0" w:space="0" w:color="auto"/>
            <w:bottom w:val="none" w:sz="0" w:space="0" w:color="auto"/>
            <w:right w:val="none" w:sz="0" w:space="0" w:color="auto"/>
          </w:divBdr>
        </w:div>
        <w:div w:id="1181896445">
          <w:marLeft w:val="640"/>
          <w:marRight w:val="0"/>
          <w:marTop w:val="0"/>
          <w:marBottom w:val="0"/>
          <w:divBdr>
            <w:top w:val="none" w:sz="0" w:space="0" w:color="auto"/>
            <w:left w:val="none" w:sz="0" w:space="0" w:color="auto"/>
            <w:bottom w:val="none" w:sz="0" w:space="0" w:color="auto"/>
            <w:right w:val="none" w:sz="0" w:space="0" w:color="auto"/>
          </w:divBdr>
        </w:div>
        <w:div w:id="1200436858">
          <w:marLeft w:val="640"/>
          <w:marRight w:val="0"/>
          <w:marTop w:val="0"/>
          <w:marBottom w:val="0"/>
          <w:divBdr>
            <w:top w:val="none" w:sz="0" w:space="0" w:color="auto"/>
            <w:left w:val="none" w:sz="0" w:space="0" w:color="auto"/>
            <w:bottom w:val="none" w:sz="0" w:space="0" w:color="auto"/>
            <w:right w:val="none" w:sz="0" w:space="0" w:color="auto"/>
          </w:divBdr>
        </w:div>
        <w:div w:id="1202355298">
          <w:marLeft w:val="640"/>
          <w:marRight w:val="0"/>
          <w:marTop w:val="0"/>
          <w:marBottom w:val="0"/>
          <w:divBdr>
            <w:top w:val="none" w:sz="0" w:space="0" w:color="auto"/>
            <w:left w:val="none" w:sz="0" w:space="0" w:color="auto"/>
            <w:bottom w:val="none" w:sz="0" w:space="0" w:color="auto"/>
            <w:right w:val="none" w:sz="0" w:space="0" w:color="auto"/>
          </w:divBdr>
        </w:div>
        <w:div w:id="1205407235">
          <w:marLeft w:val="640"/>
          <w:marRight w:val="0"/>
          <w:marTop w:val="0"/>
          <w:marBottom w:val="0"/>
          <w:divBdr>
            <w:top w:val="none" w:sz="0" w:space="0" w:color="auto"/>
            <w:left w:val="none" w:sz="0" w:space="0" w:color="auto"/>
            <w:bottom w:val="none" w:sz="0" w:space="0" w:color="auto"/>
            <w:right w:val="none" w:sz="0" w:space="0" w:color="auto"/>
          </w:divBdr>
        </w:div>
        <w:div w:id="1231621164">
          <w:marLeft w:val="640"/>
          <w:marRight w:val="0"/>
          <w:marTop w:val="0"/>
          <w:marBottom w:val="0"/>
          <w:divBdr>
            <w:top w:val="none" w:sz="0" w:space="0" w:color="auto"/>
            <w:left w:val="none" w:sz="0" w:space="0" w:color="auto"/>
            <w:bottom w:val="none" w:sz="0" w:space="0" w:color="auto"/>
            <w:right w:val="none" w:sz="0" w:space="0" w:color="auto"/>
          </w:divBdr>
        </w:div>
        <w:div w:id="1239511267">
          <w:marLeft w:val="640"/>
          <w:marRight w:val="0"/>
          <w:marTop w:val="0"/>
          <w:marBottom w:val="0"/>
          <w:divBdr>
            <w:top w:val="none" w:sz="0" w:space="0" w:color="auto"/>
            <w:left w:val="none" w:sz="0" w:space="0" w:color="auto"/>
            <w:bottom w:val="none" w:sz="0" w:space="0" w:color="auto"/>
            <w:right w:val="none" w:sz="0" w:space="0" w:color="auto"/>
          </w:divBdr>
        </w:div>
        <w:div w:id="1249536325">
          <w:marLeft w:val="640"/>
          <w:marRight w:val="0"/>
          <w:marTop w:val="0"/>
          <w:marBottom w:val="0"/>
          <w:divBdr>
            <w:top w:val="none" w:sz="0" w:space="0" w:color="auto"/>
            <w:left w:val="none" w:sz="0" w:space="0" w:color="auto"/>
            <w:bottom w:val="none" w:sz="0" w:space="0" w:color="auto"/>
            <w:right w:val="none" w:sz="0" w:space="0" w:color="auto"/>
          </w:divBdr>
        </w:div>
        <w:div w:id="1281761322">
          <w:marLeft w:val="640"/>
          <w:marRight w:val="0"/>
          <w:marTop w:val="0"/>
          <w:marBottom w:val="0"/>
          <w:divBdr>
            <w:top w:val="none" w:sz="0" w:space="0" w:color="auto"/>
            <w:left w:val="none" w:sz="0" w:space="0" w:color="auto"/>
            <w:bottom w:val="none" w:sz="0" w:space="0" w:color="auto"/>
            <w:right w:val="none" w:sz="0" w:space="0" w:color="auto"/>
          </w:divBdr>
        </w:div>
        <w:div w:id="1302078972">
          <w:marLeft w:val="640"/>
          <w:marRight w:val="0"/>
          <w:marTop w:val="0"/>
          <w:marBottom w:val="0"/>
          <w:divBdr>
            <w:top w:val="none" w:sz="0" w:space="0" w:color="auto"/>
            <w:left w:val="none" w:sz="0" w:space="0" w:color="auto"/>
            <w:bottom w:val="none" w:sz="0" w:space="0" w:color="auto"/>
            <w:right w:val="none" w:sz="0" w:space="0" w:color="auto"/>
          </w:divBdr>
        </w:div>
        <w:div w:id="1313414595">
          <w:marLeft w:val="640"/>
          <w:marRight w:val="0"/>
          <w:marTop w:val="0"/>
          <w:marBottom w:val="0"/>
          <w:divBdr>
            <w:top w:val="none" w:sz="0" w:space="0" w:color="auto"/>
            <w:left w:val="none" w:sz="0" w:space="0" w:color="auto"/>
            <w:bottom w:val="none" w:sz="0" w:space="0" w:color="auto"/>
            <w:right w:val="none" w:sz="0" w:space="0" w:color="auto"/>
          </w:divBdr>
        </w:div>
        <w:div w:id="1333409580">
          <w:marLeft w:val="640"/>
          <w:marRight w:val="0"/>
          <w:marTop w:val="0"/>
          <w:marBottom w:val="0"/>
          <w:divBdr>
            <w:top w:val="none" w:sz="0" w:space="0" w:color="auto"/>
            <w:left w:val="none" w:sz="0" w:space="0" w:color="auto"/>
            <w:bottom w:val="none" w:sz="0" w:space="0" w:color="auto"/>
            <w:right w:val="none" w:sz="0" w:space="0" w:color="auto"/>
          </w:divBdr>
        </w:div>
        <w:div w:id="1341738333">
          <w:marLeft w:val="640"/>
          <w:marRight w:val="0"/>
          <w:marTop w:val="0"/>
          <w:marBottom w:val="0"/>
          <w:divBdr>
            <w:top w:val="none" w:sz="0" w:space="0" w:color="auto"/>
            <w:left w:val="none" w:sz="0" w:space="0" w:color="auto"/>
            <w:bottom w:val="none" w:sz="0" w:space="0" w:color="auto"/>
            <w:right w:val="none" w:sz="0" w:space="0" w:color="auto"/>
          </w:divBdr>
        </w:div>
        <w:div w:id="1344477571">
          <w:marLeft w:val="640"/>
          <w:marRight w:val="0"/>
          <w:marTop w:val="0"/>
          <w:marBottom w:val="0"/>
          <w:divBdr>
            <w:top w:val="none" w:sz="0" w:space="0" w:color="auto"/>
            <w:left w:val="none" w:sz="0" w:space="0" w:color="auto"/>
            <w:bottom w:val="none" w:sz="0" w:space="0" w:color="auto"/>
            <w:right w:val="none" w:sz="0" w:space="0" w:color="auto"/>
          </w:divBdr>
        </w:div>
        <w:div w:id="1382364322">
          <w:marLeft w:val="640"/>
          <w:marRight w:val="0"/>
          <w:marTop w:val="0"/>
          <w:marBottom w:val="0"/>
          <w:divBdr>
            <w:top w:val="none" w:sz="0" w:space="0" w:color="auto"/>
            <w:left w:val="none" w:sz="0" w:space="0" w:color="auto"/>
            <w:bottom w:val="none" w:sz="0" w:space="0" w:color="auto"/>
            <w:right w:val="none" w:sz="0" w:space="0" w:color="auto"/>
          </w:divBdr>
        </w:div>
        <w:div w:id="1405374841">
          <w:marLeft w:val="640"/>
          <w:marRight w:val="0"/>
          <w:marTop w:val="0"/>
          <w:marBottom w:val="0"/>
          <w:divBdr>
            <w:top w:val="none" w:sz="0" w:space="0" w:color="auto"/>
            <w:left w:val="none" w:sz="0" w:space="0" w:color="auto"/>
            <w:bottom w:val="none" w:sz="0" w:space="0" w:color="auto"/>
            <w:right w:val="none" w:sz="0" w:space="0" w:color="auto"/>
          </w:divBdr>
        </w:div>
        <w:div w:id="1442412120">
          <w:marLeft w:val="640"/>
          <w:marRight w:val="0"/>
          <w:marTop w:val="0"/>
          <w:marBottom w:val="0"/>
          <w:divBdr>
            <w:top w:val="none" w:sz="0" w:space="0" w:color="auto"/>
            <w:left w:val="none" w:sz="0" w:space="0" w:color="auto"/>
            <w:bottom w:val="none" w:sz="0" w:space="0" w:color="auto"/>
            <w:right w:val="none" w:sz="0" w:space="0" w:color="auto"/>
          </w:divBdr>
        </w:div>
        <w:div w:id="1445224351">
          <w:marLeft w:val="640"/>
          <w:marRight w:val="0"/>
          <w:marTop w:val="0"/>
          <w:marBottom w:val="0"/>
          <w:divBdr>
            <w:top w:val="none" w:sz="0" w:space="0" w:color="auto"/>
            <w:left w:val="none" w:sz="0" w:space="0" w:color="auto"/>
            <w:bottom w:val="none" w:sz="0" w:space="0" w:color="auto"/>
            <w:right w:val="none" w:sz="0" w:space="0" w:color="auto"/>
          </w:divBdr>
        </w:div>
        <w:div w:id="1456756615">
          <w:marLeft w:val="640"/>
          <w:marRight w:val="0"/>
          <w:marTop w:val="0"/>
          <w:marBottom w:val="0"/>
          <w:divBdr>
            <w:top w:val="none" w:sz="0" w:space="0" w:color="auto"/>
            <w:left w:val="none" w:sz="0" w:space="0" w:color="auto"/>
            <w:bottom w:val="none" w:sz="0" w:space="0" w:color="auto"/>
            <w:right w:val="none" w:sz="0" w:space="0" w:color="auto"/>
          </w:divBdr>
        </w:div>
        <w:div w:id="1456946436">
          <w:marLeft w:val="640"/>
          <w:marRight w:val="0"/>
          <w:marTop w:val="0"/>
          <w:marBottom w:val="0"/>
          <w:divBdr>
            <w:top w:val="none" w:sz="0" w:space="0" w:color="auto"/>
            <w:left w:val="none" w:sz="0" w:space="0" w:color="auto"/>
            <w:bottom w:val="none" w:sz="0" w:space="0" w:color="auto"/>
            <w:right w:val="none" w:sz="0" w:space="0" w:color="auto"/>
          </w:divBdr>
        </w:div>
        <w:div w:id="1502548812">
          <w:marLeft w:val="640"/>
          <w:marRight w:val="0"/>
          <w:marTop w:val="0"/>
          <w:marBottom w:val="0"/>
          <w:divBdr>
            <w:top w:val="none" w:sz="0" w:space="0" w:color="auto"/>
            <w:left w:val="none" w:sz="0" w:space="0" w:color="auto"/>
            <w:bottom w:val="none" w:sz="0" w:space="0" w:color="auto"/>
            <w:right w:val="none" w:sz="0" w:space="0" w:color="auto"/>
          </w:divBdr>
        </w:div>
        <w:div w:id="1504276261">
          <w:marLeft w:val="640"/>
          <w:marRight w:val="0"/>
          <w:marTop w:val="0"/>
          <w:marBottom w:val="0"/>
          <w:divBdr>
            <w:top w:val="none" w:sz="0" w:space="0" w:color="auto"/>
            <w:left w:val="none" w:sz="0" w:space="0" w:color="auto"/>
            <w:bottom w:val="none" w:sz="0" w:space="0" w:color="auto"/>
            <w:right w:val="none" w:sz="0" w:space="0" w:color="auto"/>
          </w:divBdr>
        </w:div>
        <w:div w:id="1514345306">
          <w:marLeft w:val="640"/>
          <w:marRight w:val="0"/>
          <w:marTop w:val="0"/>
          <w:marBottom w:val="0"/>
          <w:divBdr>
            <w:top w:val="none" w:sz="0" w:space="0" w:color="auto"/>
            <w:left w:val="none" w:sz="0" w:space="0" w:color="auto"/>
            <w:bottom w:val="none" w:sz="0" w:space="0" w:color="auto"/>
            <w:right w:val="none" w:sz="0" w:space="0" w:color="auto"/>
          </w:divBdr>
        </w:div>
        <w:div w:id="1556814168">
          <w:marLeft w:val="640"/>
          <w:marRight w:val="0"/>
          <w:marTop w:val="0"/>
          <w:marBottom w:val="0"/>
          <w:divBdr>
            <w:top w:val="none" w:sz="0" w:space="0" w:color="auto"/>
            <w:left w:val="none" w:sz="0" w:space="0" w:color="auto"/>
            <w:bottom w:val="none" w:sz="0" w:space="0" w:color="auto"/>
            <w:right w:val="none" w:sz="0" w:space="0" w:color="auto"/>
          </w:divBdr>
        </w:div>
        <w:div w:id="1581211112">
          <w:marLeft w:val="640"/>
          <w:marRight w:val="0"/>
          <w:marTop w:val="0"/>
          <w:marBottom w:val="0"/>
          <w:divBdr>
            <w:top w:val="none" w:sz="0" w:space="0" w:color="auto"/>
            <w:left w:val="none" w:sz="0" w:space="0" w:color="auto"/>
            <w:bottom w:val="none" w:sz="0" w:space="0" w:color="auto"/>
            <w:right w:val="none" w:sz="0" w:space="0" w:color="auto"/>
          </w:divBdr>
        </w:div>
        <w:div w:id="1582720249">
          <w:marLeft w:val="640"/>
          <w:marRight w:val="0"/>
          <w:marTop w:val="0"/>
          <w:marBottom w:val="0"/>
          <w:divBdr>
            <w:top w:val="none" w:sz="0" w:space="0" w:color="auto"/>
            <w:left w:val="none" w:sz="0" w:space="0" w:color="auto"/>
            <w:bottom w:val="none" w:sz="0" w:space="0" w:color="auto"/>
            <w:right w:val="none" w:sz="0" w:space="0" w:color="auto"/>
          </w:divBdr>
        </w:div>
        <w:div w:id="1599020726">
          <w:marLeft w:val="640"/>
          <w:marRight w:val="0"/>
          <w:marTop w:val="0"/>
          <w:marBottom w:val="0"/>
          <w:divBdr>
            <w:top w:val="none" w:sz="0" w:space="0" w:color="auto"/>
            <w:left w:val="none" w:sz="0" w:space="0" w:color="auto"/>
            <w:bottom w:val="none" w:sz="0" w:space="0" w:color="auto"/>
            <w:right w:val="none" w:sz="0" w:space="0" w:color="auto"/>
          </w:divBdr>
        </w:div>
        <w:div w:id="1600597203">
          <w:marLeft w:val="640"/>
          <w:marRight w:val="0"/>
          <w:marTop w:val="0"/>
          <w:marBottom w:val="0"/>
          <w:divBdr>
            <w:top w:val="none" w:sz="0" w:space="0" w:color="auto"/>
            <w:left w:val="none" w:sz="0" w:space="0" w:color="auto"/>
            <w:bottom w:val="none" w:sz="0" w:space="0" w:color="auto"/>
            <w:right w:val="none" w:sz="0" w:space="0" w:color="auto"/>
          </w:divBdr>
        </w:div>
        <w:div w:id="1608269718">
          <w:marLeft w:val="640"/>
          <w:marRight w:val="0"/>
          <w:marTop w:val="0"/>
          <w:marBottom w:val="0"/>
          <w:divBdr>
            <w:top w:val="none" w:sz="0" w:space="0" w:color="auto"/>
            <w:left w:val="none" w:sz="0" w:space="0" w:color="auto"/>
            <w:bottom w:val="none" w:sz="0" w:space="0" w:color="auto"/>
            <w:right w:val="none" w:sz="0" w:space="0" w:color="auto"/>
          </w:divBdr>
        </w:div>
        <w:div w:id="1609386838">
          <w:marLeft w:val="640"/>
          <w:marRight w:val="0"/>
          <w:marTop w:val="0"/>
          <w:marBottom w:val="0"/>
          <w:divBdr>
            <w:top w:val="none" w:sz="0" w:space="0" w:color="auto"/>
            <w:left w:val="none" w:sz="0" w:space="0" w:color="auto"/>
            <w:bottom w:val="none" w:sz="0" w:space="0" w:color="auto"/>
            <w:right w:val="none" w:sz="0" w:space="0" w:color="auto"/>
          </w:divBdr>
        </w:div>
        <w:div w:id="1625845893">
          <w:marLeft w:val="640"/>
          <w:marRight w:val="0"/>
          <w:marTop w:val="0"/>
          <w:marBottom w:val="0"/>
          <w:divBdr>
            <w:top w:val="none" w:sz="0" w:space="0" w:color="auto"/>
            <w:left w:val="none" w:sz="0" w:space="0" w:color="auto"/>
            <w:bottom w:val="none" w:sz="0" w:space="0" w:color="auto"/>
            <w:right w:val="none" w:sz="0" w:space="0" w:color="auto"/>
          </w:divBdr>
        </w:div>
        <w:div w:id="1650741941">
          <w:marLeft w:val="640"/>
          <w:marRight w:val="0"/>
          <w:marTop w:val="0"/>
          <w:marBottom w:val="0"/>
          <w:divBdr>
            <w:top w:val="none" w:sz="0" w:space="0" w:color="auto"/>
            <w:left w:val="none" w:sz="0" w:space="0" w:color="auto"/>
            <w:bottom w:val="none" w:sz="0" w:space="0" w:color="auto"/>
            <w:right w:val="none" w:sz="0" w:space="0" w:color="auto"/>
          </w:divBdr>
        </w:div>
        <w:div w:id="1665930359">
          <w:marLeft w:val="640"/>
          <w:marRight w:val="0"/>
          <w:marTop w:val="0"/>
          <w:marBottom w:val="0"/>
          <w:divBdr>
            <w:top w:val="none" w:sz="0" w:space="0" w:color="auto"/>
            <w:left w:val="none" w:sz="0" w:space="0" w:color="auto"/>
            <w:bottom w:val="none" w:sz="0" w:space="0" w:color="auto"/>
            <w:right w:val="none" w:sz="0" w:space="0" w:color="auto"/>
          </w:divBdr>
        </w:div>
        <w:div w:id="1673872136">
          <w:marLeft w:val="640"/>
          <w:marRight w:val="0"/>
          <w:marTop w:val="0"/>
          <w:marBottom w:val="0"/>
          <w:divBdr>
            <w:top w:val="none" w:sz="0" w:space="0" w:color="auto"/>
            <w:left w:val="none" w:sz="0" w:space="0" w:color="auto"/>
            <w:bottom w:val="none" w:sz="0" w:space="0" w:color="auto"/>
            <w:right w:val="none" w:sz="0" w:space="0" w:color="auto"/>
          </w:divBdr>
        </w:div>
        <w:div w:id="1682855382">
          <w:marLeft w:val="640"/>
          <w:marRight w:val="0"/>
          <w:marTop w:val="0"/>
          <w:marBottom w:val="0"/>
          <w:divBdr>
            <w:top w:val="none" w:sz="0" w:space="0" w:color="auto"/>
            <w:left w:val="none" w:sz="0" w:space="0" w:color="auto"/>
            <w:bottom w:val="none" w:sz="0" w:space="0" w:color="auto"/>
            <w:right w:val="none" w:sz="0" w:space="0" w:color="auto"/>
          </w:divBdr>
        </w:div>
        <w:div w:id="1684472597">
          <w:marLeft w:val="640"/>
          <w:marRight w:val="0"/>
          <w:marTop w:val="0"/>
          <w:marBottom w:val="0"/>
          <w:divBdr>
            <w:top w:val="none" w:sz="0" w:space="0" w:color="auto"/>
            <w:left w:val="none" w:sz="0" w:space="0" w:color="auto"/>
            <w:bottom w:val="none" w:sz="0" w:space="0" w:color="auto"/>
            <w:right w:val="none" w:sz="0" w:space="0" w:color="auto"/>
          </w:divBdr>
        </w:div>
        <w:div w:id="1700231457">
          <w:marLeft w:val="640"/>
          <w:marRight w:val="0"/>
          <w:marTop w:val="0"/>
          <w:marBottom w:val="0"/>
          <w:divBdr>
            <w:top w:val="none" w:sz="0" w:space="0" w:color="auto"/>
            <w:left w:val="none" w:sz="0" w:space="0" w:color="auto"/>
            <w:bottom w:val="none" w:sz="0" w:space="0" w:color="auto"/>
            <w:right w:val="none" w:sz="0" w:space="0" w:color="auto"/>
          </w:divBdr>
        </w:div>
        <w:div w:id="1784031742">
          <w:marLeft w:val="640"/>
          <w:marRight w:val="0"/>
          <w:marTop w:val="0"/>
          <w:marBottom w:val="0"/>
          <w:divBdr>
            <w:top w:val="none" w:sz="0" w:space="0" w:color="auto"/>
            <w:left w:val="none" w:sz="0" w:space="0" w:color="auto"/>
            <w:bottom w:val="none" w:sz="0" w:space="0" w:color="auto"/>
            <w:right w:val="none" w:sz="0" w:space="0" w:color="auto"/>
          </w:divBdr>
        </w:div>
        <w:div w:id="1791045300">
          <w:marLeft w:val="640"/>
          <w:marRight w:val="0"/>
          <w:marTop w:val="0"/>
          <w:marBottom w:val="0"/>
          <w:divBdr>
            <w:top w:val="none" w:sz="0" w:space="0" w:color="auto"/>
            <w:left w:val="none" w:sz="0" w:space="0" w:color="auto"/>
            <w:bottom w:val="none" w:sz="0" w:space="0" w:color="auto"/>
            <w:right w:val="none" w:sz="0" w:space="0" w:color="auto"/>
          </w:divBdr>
        </w:div>
        <w:div w:id="1812559363">
          <w:marLeft w:val="640"/>
          <w:marRight w:val="0"/>
          <w:marTop w:val="0"/>
          <w:marBottom w:val="0"/>
          <w:divBdr>
            <w:top w:val="none" w:sz="0" w:space="0" w:color="auto"/>
            <w:left w:val="none" w:sz="0" w:space="0" w:color="auto"/>
            <w:bottom w:val="none" w:sz="0" w:space="0" w:color="auto"/>
            <w:right w:val="none" w:sz="0" w:space="0" w:color="auto"/>
          </w:divBdr>
        </w:div>
        <w:div w:id="1875267705">
          <w:marLeft w:val="640"/>
          <w:marRight w:val="0"/>
          <w:marTop w:val="0"/>
          <w:marBottom w:val="0"/>
          <w:divBdr>
            <w:top w:val="none" w:sz="0" w:space="0" w:color="auto"/>
            <w:left w:val="none" w:sz="0" w:space="0" w:color="auto"/>
            <w:bottom w:val="none" w:sz="0" w:space="0" w:color="auto"/>
            <w:right w:val="none" w:sz="0" w:space="0" w:color="auto"/>
          </w:divBdr>
        </w:div>
        <w:div w:id="1879932743">
          <w:marLeft w:val="640"/>
          <w:marRight w:val="0"/>
          <w:marTop w:val="0"/>
          <w:marBottom w:val="0"/>
          <w:divBdr>
            <w:top w:val="none" w:sz="0" w:space="0" w:color="auto"/>
            <w:left w:val="none" w:sz="0" w:space="0" w:color="auto"/>
            <w:bottom w:val="none" w:sz="0" w:space="0" w:color="auto"/>
            <w:right w:val="none" w:sz="0" w:space="0" w:color="auto"/>
          </w:divBdr>
        </w:div>
        <w:div w:id="1884513770">
          <w:marLeft w:val="640"/>
          <w:marRight w:val="0"/>
          <w:marTop w:val="0"/>
          <w:marBottom w:val="0"/>
          <w:divBdr>
            <w:top w:val="none" w:sz="0" w:space="0" w:color="auto"/>
            <w:left w:val="none" w:sz="0" w:space="0" w:color="auto"/>
            <w:bottom w:val="none" w:sz="0" w:space="0" w:color="auto"/>
            <w:right w:val="none" w:sz="0" w:space="0" w:color="auto"/>
          </w:divBdr>
        </w:div>
        <w:div w:id="1902403395">
          <w:marLeft w:val="640"/>
          <w:marRight w:val="0"/>
          <w:marTop w:val="0"/>
          <w:marBottom w:val="0"/>
          <w:divBdr>
            <w:top w:val="none" w:sz="0" w:space="0" w:color="auto"/>
            <w:left w:val="none" w:sz="0" w:space="0" w:color="auto"/>
            <w:bottom w:val="none" w:sz="0" w:space="0" w:color="auto"/>
            <w:right w:val="none" w:sz="0" w:space="0" w:color="auto"/>
          </w:divBdr>
        </w:div>
        <w:div w:id="1909656724">
          <w:marLeft w:val="640"/>
          <w:marRight w:val="0"/>
          <w:marTop w:val="0"/>
          <w:marBottom w:val="0"/>
          <w:divBdr>
            <w:top w:val="none" w:sz="0" w:space="0" w:color="auto"/>
            <w:left w:val="none" w:sz="0" w:space="0" w:color="auto"/>
            <w:bottom w:val="none" w:sz="0" w:space="0" w:color="auto"/>
            <w:right w:val="none" w:sz="0" w:space="0" w:color="auto"/>
          </w:divBdr>
        </w:div>
        <w:div w:id="1915359927">
          <w:marLeft w:val="640"/>
          <w:marRight w:val="0"/>
          <w:marTop w:val="0"/>
          <w:marBottom w:val="0"/>
          <w:divBdr>
            <w:top w:val="none" w:sz="0" w:space="0" w:color="auto"/>
            <w:left w:val="none" w:sz="0" w:space="0" w:color="auto"/>
            <w:bottom w:val="none" w:sz="0" w:space="0" w:color="auto"/>
            <w:right w:val="none" w:sz="0" w:space="0" w:color="auto"/>
          </w:divBdr>
        </w:div>
        <w:div w:id="1920870188">
          <w:marLeft w:val="640"/>
          <w:marRight w:val="0"/>
          <w:marTop w:val="0"/>
          <w:marBottom w:val="0"/>
          <w:divBdr>
            <w:top w:val="none" w:sz="0" w:space="0" w:color="auto"/>
            <w:left w:val="none" w:sz="0" w:space="0" w:color="auto"/>
            <w:bottom w:val="none" w:sz="0" w:space="0" w:color="auto"/>
            <w:right w:val="none" w:sz="0" w:space="0" w:color="auto"/>
          </w:divBdr>
        </w:div>
        <w:div w:id="1928883475">
          <w:marLeft w:val="640"/>
          <w:marRight w:val="0"/>
          <w:marTop w:val="0"/>
          <w:marBottom w:val="0"/>
          <w:divBdr>
            <w:top w:val="none" w:sz="0" w:space="0" w:color="auto"/>
            <w:left w:val="none" w:sz="0" w:space="0" w:color="auto"/>
            <w:bottom w:val="none" w:sz="0" w:space="0" w:color="auto"/>
            <w:right w:val="none" w:sz="0" w:space="0" w:color="auto"/>
          </w:divBdr>
        </w:div>
        <w:div w:id="1945262478">
          <w:marLeft w:val="640"/>
          <w:marRight w:val="0"/>
          <w:marTop w:val="0"/>
          <w:marBottom w:val="0"/>
          <w:divBdr>
            <w:top w:val="none" w:sz="0" w:space="0" w:color="auto"/>
            <w:left w:val="none" w:sz="0" w:space="0" w:color="auto"/>
            <w:bottom w:val="none" w:sz="0" w:space="0" w:color="auto"/>
            <w:right w:val="none" w:sz="0" w:space="0" w:color="auto"/>
          </w:divBdr>
        </w:div>
        <w:div w:id="1976255426">
          <w:marLeft w:val="640"/>
          <w:marRight w:val="0"/>
          <w:marTop w:val="0"/>
          <w:marBottom w:val="0"/>
          <w:divBdr>
            <w:top w:val="none" w:sz="0" w:space="0" w:color="auto"/>
            <w:left w:val="none" w:sz="0" w:space="0" w:color="auto"/>
            <w:bottom w:val="none" w:sz="0" w:space="0" w:color="auto"/>
            <w:right w:val="none" w:sz="0" w:space="0" w:color="auto"/>
          </w:divBdr>
        </w:div>
        <w:div w:id="1977029162">
          <w:marLeft w:val="640"/>
          <w:marRight w:val="0"/>
          <w:marTop w:val="0"/>
          <w:marBottom w:val="0"/>
          <w:divBdr>
            <w:top w:val="none" w:sz="0" w:space="0" w:color="auto"/>
            <w:left w:val="none" w:sz="0" w:space="0" w:color="auto"/>
            <w:bottom w:val="none" w:sz="0" w:space="0" w:color="auto"/>
            <w:right w:val="none" w:sz="0" w:space="0" w:color="auto"/>
          </w:divBdr>
        </w:div>
        <w:div w:id="2021464630">
          <w:marLeft w:val="640"/>
          <w:marRight w:val="0"/>
          <w:marTop w:val="0"/>
          <w:marBottom w:val="0"/>
          <w:divBdr>
            <w:top w:val="none" w:sz="0" w:space="0" w:color="auto"/>
            <w:left w:val="none" w:sz="0" w:space="0" w:color="auto"/>
            <w:bottom w:val="none" w:sz="0" w:space="0" w:color="auto"/>
            <w:right w:val="none" w:sz="0" w:space="0" w:color="auto"/>
          </w:divBdr>
        </w:div>
        <w:div w:id="2021659155">
          <w:marLeft w:val="640"/>
          <w:marRight w:val="0"/>
          <w:marTop w:val="0"/>
          <w:marBottom w:val="0"/>
          <w:divBdr>
            <w:top w:val="none" w:sz="0" w:space="0" w:color="auto"/>
            <w:left w:val="none" w:sz="0" w:space="0" w:color="auto"/>
            <w:bottom w:val="none" w:sz="0" w:space="0" w:color="auto"/>
            <w:right w:val="none" w:sz="0" w:space="0" w:color="auto"/>
          </w:divBdr>
        </w:div>
        <w:div w:id="2079940992">
          <w:marLeft w:val="640"/>
          <w:marRight w:val="0"/>
          <w:marTop w:val="0"/>
          <w:marBottom w:val="0"/>
          <w:divBdr>
            <w:top w:val="none" w:sz="0" w:space="0" w:color="auto"/>
            <w:left w:val="none" w:sz="0" w:space="0" w:color="auto"/>
            <w:bottom w:val="none" w:sz="0" w:space="0" w:color="auto"/>
            <w:right w:val="none" w:sz="0" w:space="0" w:color="auto"/>
          </w:divBdr>
        </w:div>
        <w:div w:id="2125803853">
          <w:marLeft w:val="640"/>
          <w:marRight w:val="0"/>
          <w:marTop w:val="0"/>
          <w:marBottom w:val="0"/>
          <w:divBdr>
            <w:top w:val="none" w:sz="0" w:space="0" w:color="auto"/>
            <w:left w:val="none" w:sz="0" w:space="0" w:color="auto"/>
            <w:bottom w:val="none" w:sz="0" w:space="0" w:color="auto"/>
            <w:right w:val="none" w:sz="0" w:space="0" w:color="auto"/>
          </w:divBdr>
        </w:div>
      </w:divsChild>
    </w:div>
    <w:div w:id="22099624">
      <w:marLeft w:val="640"/>
      <w:marRight w:val="0"/>
      <w:marTop w:val="0"/>
      <w:marBottom w:val="0"/>
      <w:divBdr>
        <w:top w:val="none" w:sz="0" w:space="0" w:color="auto"/>
        <w:left w:val="none" w:sz="0" w:space="0" w:color="auto"/>
        <w:bottom w:val="none" w:sz="0" w:space="0" w:color="auto"/>
        <w:right w:val="none" w:sz="0" w:space="0" w:color="auto"/>
      </w:divBdr>
    </w:div>
    <w:div w:id="22218616">
      <w:marLeft w:val="640"/>
      <w:marRight w:val="0"/>
      <w:marTop w:val="0"/>
      <w:marBottom w:val="0"/>
      <w:divBdr>
        <w:top w:val="none" w:sz="0" w:space="0" w:color="auto"/>
        <w:left w:val="none" w:sz="0" w:space="0" w:color="auto"/>
        <w:bottom w:val="none" w:sz="0" w:space="0" w:color="auto"/>
        <w:right w:val="none" w:sz="0" w:space="0" w:color="auto"/>
      </w:divBdr>
    </w:div>
    <w:div w:id="22442877">
      <w:marLeft w:val="640"/>
      <w:marRight w:val="0"/>
      <w:marTop w:val="0"/>
      <w:marBottom w:val="0"/>
      <w:divBdr>
        <w:top w:val="none" w:sz="0" w:space="0" w:color="auto"/>
        <w:left w:val="none" w:sz="0" w:space="0" w:color="auto"/>
        <w:bottom w:val="none" w:sz="0" w:space="0" w:color="auto"/>
        <w:right w:val="none" w:sz="0" w:space="0" w:color="auto"/>
      </w:divBdr>
    </w:div>
    <w:div w:id="23093646">
      <w:marLeft w:val="640"/>
      <w:marRight w:val="0"/>
      <w:marTop w:val="0"/>
      <w:marBottom w:val="0"/>
      <w:divBdr>
        <w:top w:val="none" w:sz="0" w:space="0" w:color="auto"/>
        <w:left w:val="none" w:sz="0" w:space="0" w:color="auto"/>
        <w:bottom w:val="none" w:sz="0" w:space="0" w:color="auto"/>
        <w:right w:val="none" w:sz="0" w:space="0" w:color="auto"/>
      </w:divBdr>
    </w:div>
    <w:div w:id="23485941">
      <w:marLeft w:val="640"/>
      <w:marRight w:val="0"/>
      <w:marTop w:val="0"/>
      <w:marBottom w:val="0"/>
      <w:divBdr>
        <w:top w:val="none" w:sz="0" w:space="0" w:color="auto"/>
        <w:left w:val="none" w:sz="0" w:space="0" w:color="auto"/>
        <w:bottom w:val="none" w:sz="0" w:space="0" w:color="auto"/>
        <w:right w:val="none" w:sz="0" w:space="0" w:color="auto"/>
      </w:divBdr>
    </w:div>
    <w:div w:id="23597352">
      <w:marLeft w:val="640"/>
      <w:marRight w:val="0"/>
      <w:marTop w:val="0"/>
      <w:marBottom w:val="0"/>
      <w:divBdr>
        <w:top w:val="none" w:sz="0" w:space="0" w:color="auto"/>
        <w:left w:val="none" w:sz="0" w:space="0" w:color="auto"/>
        <w:bottom w:val="none" w:sz="0" w:space="0" w:color="auto"/>
        <w:right w:val="none" w:sz="0" w:space="0" w:color="auto"/>
      </w:divBdr>
    </w:div>
    <w:div w:id="24453889">
      <w:marLeft w:val="640"/>
      <w:marRight w:val="0"/>
      <w:marTop w:val="0"/>
      <w:marBottom w:val="0"/>
      <w:divBdr>
        <w:top w:val="none" w:sz="0" w:space="0" w:color="auto"/>
        <w:left w:val="none" w:sz="0" w:space="0" w:color="auto"/>
        <w:bottom w:val="none" w:sz="0" w:space="0" w:color="auto"/>
        <w:right w:val="none" w:sz="0" w:space="0" w:color="auto"/>
      </w:divBdr>
    </w:div>
    <w:div w:id="25908053">
      <w:marLeft w:val="640"/>
      <w:marRight w:val="0"/>
      <w:marTop w:val="0"/>
      <w:marBottom w:val="0"/>
      <w:divBdr>
        <w:top w:val="none" w:sz="0" w:space="0" w:color="auto"/>
        <w:left w:val="none" w:sz="0" w:space="0" w:color="auto"/>
        <w:bottom w:val="none" w:sz="0" w:space="0" w:color="auto"/>
        <w:right w:val="none" w:sz="0" w:space="0" w:color="auto"/>
      </w:divBdr>
    </w:div>
    <w:div w:id="25908743">
      <w:marLeft w:val="640"/>
      <w:marRight w:val="0"/>
      <w:marTop w:val="0"/>
      <w:marBottom w:val="0"/>
      <w:divBdr>
        <w:top w:val="none" w:sz="0" w:space="0" w:color="auto"/>
        <w:left w:val="none" w:sz="0" w:space="0" w:color="auto"/>
        <w:bottom w:val="none" w:sz="0" w:space="0" w:color="auto"/>
        <w:right w:val="none" w:sz="0" w:space="0" w:color="auto"/>
      </w:divBdr>
    </w:div>
    <w:div w:id="26024993">
      <w:marLeft w:val="640"/>
      <w:marRight w:val="0"/>
      <w:marTop w:val="0"/>
      <w:marBottom w:val="0"/>
      <w:divBdr>
        <w:top w:val="none" w:sz="0" w:space="0" w:color="auto"/>
        <w:left w:val="none" w:sz="0" w:space="0" w:color="auto"/>
        <w:bottom w:val="none" w:sz="0" w:space="0" w:color="auto"/>
        <w:right w:val="none" w:sz="0" w:space="0" w:color="auto"/>
      </w:divBdr>
    </w:div>
    <w:div w:id="26376850">
      <w:marLeft w:val="640"/>
      <w:marRight w:val="0"/>
      <w:marTop w:val="0"/>
      <w:marBottom w:val="0"/>
      <w:divBdr>
        <w:top w:val="none" w:sz="0" w:space="0" w:color="auto"/>
        <w:left w:val="none" w:sz="0" w:space="0" w:color="auto"/>
        <w:bottom w:val="none" w:sz="0" w:space="0" w:color="auto"/>
        <w:right w:val="none" w:sz="0" w:space="0" w:color="auto"/>
      </w:divBdr>
    </w:div>
    <w:div w:id="26612157">
      <w:marLeft w:val="640"/>
      <w:marRight w:val="0"/>
      <w:marTop w:val="0"/>
      <w:marBottom w:val="0"/>
      <w:divBdr>
        <w:top w:val="none" w:sz="0" w:space="0" w:color="auto"/>
        <w:left w:val="none" w:sz="0" w:space="0" w:color="auto"/>
        <w:bottom w:val="none" w:sz="0" w:space="0" w:color="auto"/>
        <w:right w:val="none" w:sz="0" w:space="0" w:color="auto"/>
      </w:divBdr>
    </w:div>
    <w:div w:id="27226101">
      <w:marLeft w:val="640"/>
      <w:marRight w:val="0"/>
      <w:marTop w:val="0"/>
      <w:marBottom w:val="0"/>
      <w:divBdr>
        <w:top w:val="none" w:sz="0" w:space="0" w:color="auto"/>
        <w:left w:val="none" w:sz="0" w:space="0" w:color="auto"/>
        <w:bottom w:val="none" w:sz="0" w:space="0" w:color="auto"/>
        <w:right w:val="none" w:sz="0" w:space="0" w:color="auto"/>
      </w:divBdr>
    </w:div>
    <w:div w:id="27415366">
      <w:marLeft w:val="640"/>
      <w:marRight w:val="0"/>
      <w:marTop w:val="0"/>
      <w:marBottom w:val="0"/>
      <w:divBdr>
        <w:top w:val="none" w:sz="0" w:space="0" w:color="auto"/>
        <w:left w:val="none" w:sz="0" w:space="0" w:color="auto"/>
        <w:bottom w:val="none" w:sz="0" w:space="0" w:color="auto"/>
        <w:right w:val="none" w:sz="0" w:space="0" w:color="auto"/>
      </w:divBdr>
    </w:div>
    <w:div w:id="27612721">
      <w:marLeft w:val="640"/>
      <w:marRight w:val="0"/>
      <w:marTop w:val="0"/>
      <w:marBottom w:val="0"/>
      <w:divBdr>
        <w:top w:val="none" w:sz="0" w:space="0" w:color="auto"/>
        <w:left w:val="none" w:sz="0" w:space="0" w:color="auto"/>
        <w:bottom w:val="none" w:sz="0" w:space="0" w:color="auto"/>
        <w:right w:val="none" w:sz="0" w:space="0" w:color="auto"/>
      </w:divBdr>
    </w:div>
    <w:div w:id="28574211">
      <w:marLeft w:val="640"/>
      <w:marRight w:val="0"/>
      <w:marTop w:val="0"/>
      <w:marBottom w:val="0"/>
      <w:divBdr>
        <w:top w:val="none" w:sz="0" w:space="0" w:color="auto"/>
        <w:left w:val="none" w:sz="0" w:space="0" w:color="auto"/>
        <w:bottom w:val="none" w:sz="0" w:space="0" w:color="auto"/>
        <w:right w:val="none" w:sz="0" w:space="0" w:color="auto"/>
      </w:divBdr>
    </w:div>
    <w:div w:id="30108068">
      <w:marLeft w:val="640"/>
      <w:marRight w:val="0"/>
      <w:marTop w:val="0"/>
      <w:marBottom w:val="0"/>
      <w:divBdr>
        <w:top w:val="none" w:sz="0" w:space="0" w:color="auto"/>
        <w:left w:val="none" w:sz="0" w:space="0" w:color="auto"/>
        <w:bottom w:val="none" w:sz="0" w:space="0" w:color="auto"/>
        <w:right w:val="none" w:sz="0" w:space="0" w:color="auto"/>
      </w:divBdr>
    </w:div>
    <w:div w:id="31542402">
      <w:marLeft w:val="640"/>
      <w:marRight w:val="0"/>
      <w:marTop w:val="0"/>
      <w:marBottom w:val="0"/>
      <w:divBdr>
        <w:top w:val="none" w:sz="0" w:space="0" w:color="auto"/>
        <w:left w:val="none" w:sz="0" w:space="0" w:color="auto"/>
        <w:bottom w:val="none" w:sz="0" w:space="0" w:color="auto"/>
        <w:right w:val="none" w:sz="0" w:space="0" w:color="auto"/>
      </w:divBdr>
    </w:div>
    <w:div w:id="32578078">
      <w:marLeft w:val="640"/>
      <w:marRight w:val="0"/>
      <w:marTop w:val="0"/>
      <w:marBottom w:val="0"/>
      <w:divBdr>
        <w:top w:val="none" w:sz="0" w:space="0" w:color="auto"/>
        <w:left w:val="none" w:sz="0" w:space="0" w:color="auto"/>
        <w:bottom w:val="none" w:sz="0" w:space="0" w:color="auto"/>
        <w:right w:val="none" w:sz="0" w:space="0" w:color="auto"/>
      </w:divBdr>
    </w:div>
    <w:div w:id="32580129">
      <w:marLeft w:val="640"/>
      <w:marRight w:val="0"/>
      <w:marTop w:val="0"/>
      <w:marBottom w:val="0"/>
      <w:divBdr>
        <w:top w:val="none" w:sz="0" w:space="0" w:color="auto"/>
        <w:left w:val="none" w:sz="0" w:space="0" w:color="auto"/>
        <w:bottom w:val="none" w:sz="0" w:space="0" w:color="auto"/>
        <w:right w:val="none" w:sz="0" w:space="0" w:color="auto"/>
      </w:divBdr>
    </w:div>
    <w:div w:id="32732444">
      <w:marLeft w:val="640"/>
      <w:marRight w:val="0"/>
      <w:marTop w:val="0"/>
      <w:marBottom w:val="0"/>
      <w:divBdr>
        <w:top w:val="none" w:sz="0" w:space="0" w:color="auto"/>
        <w:left w:val="none" w:sz="0" w:space="0" w:color="auto"/>
        <w:bottom w:val="none" w:sz="0" w:space="0" w:color="auto"/>
        <w:right w:val="none" w:sz="0" w:space="0" w:color="auto"/>
      </w:divBdr>
    </w:div>
    <w:div w:id="34698826">
      <w:marLeft w:val="640"/>
      <w:marRight w:val="0"/>
      <w:marTop w:val="0"/>
      <w:marBottom w:val="0"/>
      <w:divBdr>
        <w:top w:val="none" w:sz="0" w:space="0" w:color="auto"/>
        <w:left w:val="none" w:sz="0" w:space="0" w:color="auto"/>
        <w:bottom w:val="none" w:sz="0" w:space="0" w:color="auto"/>
        <w:right w:val="none" w:sz="0" w:space="0" w:color="auto"/>
      </w:divBdr>
    </w:div>
    <w:div w:id="36012010">
      <w:marLeft w:val="640"/>
      <w:marRight w:val="0"/>
      <w:marTop w:val="0"/>
      <w:marBottom w:val="0"/>
      <w:divBdr>
        <w:top w:val="none" w:sz="0" w:space="0" w:color="auto"/>
        <w:left w:val="none" w:sz="0" w:space="0" w:color="auto"/>
        <w:bottom w:val="none" w:sz="0" w:space="0" w:color="auto"/>
        <w:right w:val="none" w:sz="0" w:space="0" w:color="auto"/>
      </w:divBdr>
    </w:div>
    <w:div w:id="36054006">
      <w:marLeft w:val="640"/>
      <w:marRight w:val="0"/>
      <w:marTop w:val="0"/>
      <w:marBottom w:val="0"/>
      <w:divBdr>
        <w:top w:val="none" w:sz="0" w:space="0" w:color="auto"/>
        <w:left w:val="none" w:sz="0" w:space="0" w:color="auto"/>
        <w:bottom w:val="none" w:sz="0" w:space="0" w:color="auto"/>
        <w:right w:val="none" w:sz="0" w:space="0" w:color="auto"/>
      </w:divBdr>
    </w:div>
    <w:div w:id="36242970">
      <w:marLeft w:val="640"/>
      <w:marRight w:val="0"/>
      <w:marTop w:val="0"/>
      <w:marBottom w:val="0"/>
      <w:divBdr>
        <w:top w:val="none" w:sz="0" w:space="0" w:color="auto"/>
        <w:left w:val="none" w:sz="0" w:space="0" w:color="auto"/>
        <w:bottom w:val="none" w:sz="0" w:space="0" w:color="auto"/>
        <w:right w:val="none" w:sz="0" w:space="0" w:color="auto"/>
      </w:divBdr>
    </w:div>
    <w:div w:id="36902321">
      <w:marLeft w:val="640"/>
      <w:marRight w:val="0"/>
      <w:marTop w:val="0"/>
      <w:marBottom w:val="0"/>
      <w:divBdr>
        <w:top w:val="none" w:sz="0" w:space="0" w:color="auto"/>
        <w:left w:val="none" w:sz="0" w:space="0" w:color="auto"/>
        <w:bottom w:val="none" w:sz="0" w:space="0" w:color="auto"/>
        <w:right w:val="none" w:sz="0" w:space="0" w:color="auto"/>
      </w:divBdr>
    </w:div>
    <w:div w:id="36979108">
      <w:marLeft w:val="640"/>
      <w:marRight w:val="0"/>
      <w:marTop w:val="0"/>
      <w:marBottom w:val="0"/>
      <w:divBdr>
        <w:top w:val="none" w:sz="0" w:space="0" w:color="auto"/>
        <w:left w:val="none" w:sz="0" w:space="0" w:color="auto"/>
        <w:bottom w:val="none" w:sz="0" w:space="0" w:color="auto"/>
        <w:right w:val="none" w:sz="0" w:space="0" w:color="auto"/>
      </w:divBdr>
    </w:div>
    <w:div w:id="37822584">
      <w:marLeft w:val="640"/>
      <w:marRight w:val="0"/>
      <w:marTop w:val="0"/>
      <w:marBottom w:val="0"/>
      <w:divBdr>
        <w:top w:val="none" w:sz="0" w:space="0" w:color="auto"/>
        <w:left w:val="none" w:sz="0" w:space="0" w:color="auto"/>
        <w:bottom w:val="none" w:sz="0" w:space="0" w:color="auto"/>
        <w:right w:val="none" w:sz="0" w:space="0" w:color="auto"/>
      </w:divBdr>
    </w:div>
    <w:div w:id="38627454">
      <w:marLeft w:val="640"/>
      <w:marRight w:val="0"/>
      <w:marTop w:val="0"/>
      <w:marBottom w:val="0"/>
      <w:divBdr>
        <w:top w:val="none" w:sz="0" w:space="0" w:color="auto"/>
        <w:left w:val="none" w:sz="0" w:space="0" w:color="auto"/>
        <w:bottom w:val="none" w:sz="0" w:space="0" w:color="auto"/>
        <w:right w:val="none" w:sz="0" w:space="0" w:color="auto"/>
      </w:divBdr>
    </w:div>
    <w:div w:id="38669849">
      <w:marLeft w:val="640"/>
      <w:marRight w:val="0"/>
      <w:marTop w:val="0"/>
      <w:marBottom w:val="0"/>
      <w:divBdr>
        <w:top w:val="none" w:sz="0" w:space="0" w:color="auto"/>
        <w:left w:val="none" w:sz="0" w:space="0" w:color="auto"/>
        <w:bottom w:val="none" w:sz="0" w:space="0" w:color="auto"/>
        <w:right w:val="none" w:sz="0" w:space="0" w:color="auto"/>
      </w:divBdr>
    </w:div>
    <w:div w:id="38819021">
      <w:marLeft w:val="640"/>
      <w:marRight w:val="0"/>
      <w:marTop w:val="0"/>
      <w:marBottom w:val="0"/>
      <w:divBdr>
        <w:top w:val="none" w:sz="0" w:space="0" w:color="auto"/>
        <w:left w:val="none" w:sz="0" w:space="0" w:color="auto"/>
        <w:bottom w:val="none" w:sz="0" w:space="0" w:color="auto"/>
        <w:right w:val="none" w:sz="0" w:space="0" w:color="auto"/>
      </w:divBdr>
    </w:div>
    <w:div w:id="39399435">
      <w:marLeft w:val="640"/>
      <w:marRight w:val="0"/>
      <w:marTop w:val="0"/>
      <w:marBottom w:val="0"/>
      <w:divBdr>
        <w:top w:val="none" w:sz="0" w:space="0" w:color="auto"/>
        <w:left w:val="none" w:sz="0" w:space="0" w:color="auto"/>
        <w:bottom w:val="none" w:sz="0" w:space="0" w:color="auto"/>
        <w:right w:val="none" w:sz="0" w:space="0" w:color="auto"/>
      </w:divBdr>
    </w:div>
    <w:div w:id="39673598">
      <w:marLeft w:val="640"/>
      <w:marRight w:val="0"/>
      <w:marTop w:val="0"/>
      <w:marBottom w:val="0"/>
      <w:divBdr>
        <w:top w:val="none" w:sz="0" w:space="0" w:color="auto"/>
        <w:left w:val="none" w:sz="0" w:space="0" w:color="auto"/>
        <w:bottom w:val="none" w:sz="0" w:space="0" w:color="auto"/>
        <w:right w:val="none" w:sz="0" w:space="0" w:color="auto"/>
      </w:divBdr>
    </w:div>
    <w:div w:id="40984313">
      <w:marLeft w:val="640"/>
      <w:marRight w:val="0"/>
      <w:marTop w:val="0"/>
      <w:marBottom w:val="0"/>
      <w:divBdr>
        <w:top w:val="none" w:sz="0" w:space="0" w:color="auto"/>
        <w:left w:val="none" w:sz="0" w:space="0" w:color="auto"/>
        <w:bottom w:val="none" w:sz="0" w:space="0" w:color="auto"/>
        <w:right w:val="none" w:sz="0" w:space="0" w:color="auto"/>
      </w:divBdr>
    </w:div>
    <w:div w:id="41951749">
      <w:marLeft w:val="640"/>
      <w:marRight w:val="0"/>
      <w:marTop w:val="0"/>
      <w:marBottom w:val="0"/>
      <w:divBdr>
        <w:top w:val="none" w:sz="0" w:space="0" w:color="auto"/>
        <w:left w:val="none" w:sz="0" w:space="0" w:color="auto"/>
        <w:bottom w:val="none" w:sz="0" w:space="0" w:color="auto"/>
        <w:right w:val="none" w:sz="0" w:space="0" w:color="auto"/>
      </w:divBdr>
    </w:div>
    <w:div w:id="42289001">
      <w:marLeft w:val="640"/>
      <w:marRight w:val="0"/>
      <w:marTop w:val="0"/>
      <w:marBottom w:val="0"/>
      <w:divBdr>
        <w:top w:val="none" w:sz="0" w:space="0" w:color="auto"/>
        <w:left w:val="none" w:sz="0" w:space="0" w:color="auto"/>
        <w:bottom w:val="none" w:sz="0" w:space="0" w:color="auto"/>
        <w:right w:val="none" w:sz="0" w:space="0" w:color="auto"/>
      </w:divBdr>
    </w:div>
    <w:div w:id="42289095">
      <w:marLeft w:val="640"/>
      <w:marRight w:val="0"/>
      <w:marTop w:val="0"/>
      <w:marBottom w:val="0"/>
      <w:divBdr>
        <w:top w:val="none" w:sz="0" w:space="0" w:color="auto"/>
        <w:left w:val="none" w:sz="0" w:space="0" w:color="auto"/>
        <w:bottom w:val="none" w:sz="0" w:space="0" w:color="auto"/>
        <w:right w:val="none" w:sz="0" w:space="0" w:color="auto"/>
      </w:divBdr>
    </w:div>
    <w:div w:id="43258687">
      <w:marLeft w:val="640"/>
      <w:marRight w:val="0"/>
      <w:marTop w:val="0"/>
      <w:marBottom w:val="0"/>
      <w:divBdr>
        <w:top w:val="none" w:sz="0" w:space="0" w:color="auto"/>
        <w:left w:val="none" w:sz="0" w:space="0" w:color="auto"/>
        <w:bottom w:val="none" w:sz="0" w:space="0" w:color="auto"/>
        <w:right w:val="none" w:sz="0" w:space="0" w:color="auto"/>
      </w:divBdr>
    </w:div>
    <w:div w:id="43648010">
      <w:marLeft w:val="640"/>
      <w:marRight w:val="0"/>
      <w:marTop w:val="0"/>
      <w:marBottom w:val="0"/>
      <w:divBdr>
        <w:top w:val="none" w:sz="0" w:space="0" w:color="auto"/>
        <w:left w:val="none" w:sz="0" w:space="0" w:color="auto"/>
        <w:bottom w:val="none" w:sz="0" w:space="0" w:color="auto"/>
        <w:right w:val="none" w:sz="0" w:space="0" w:color="auto"/>
      </w:divBdr>
    </w:div>
    <w:div w:id="44063947">
      <w:marLeft w:val="640"/>
      <w:marRight w:val="0"/>
      <w:marTop w:val="0"/>
      <w:marBottom w:val="0"/>
      <w:divBdr>
        <w:top w:val="none" w:sz="0" w:space="0" w:color="auto"/>
        <w:left w:val="none" w:sz="0" w:space="0" w:color="auto"/>
        <w:bottom w:val="none" w:sz="0" w:space="0" w:color="auto"/>
        <w:right w:val="none" w:sz="0" w:space="0" w:color="auto"/>
      </w:divBdr>
    </w:div>
    <w:div w:id="44571993">
      <w:marLeft w:val="640"/>
      <w:marRight w:val="0"/>
      <w:marTop w:val="0"/>
      <w:marBottom w:val="0"/>
      <w:divBdr>
        <w:top w:val="none" w:sz="0" w:space="0" w:color="auto"/>
        <w:left w:val="none" w:sz="0" w:space="0" w:color="auto"/>
        <w:bottom w:val="none" w:sz="0" w:space="0" w:color="auto"/>
        <w:right w:val="none" w:sz="0" w:space="0" w:color="auto"/>
      </w:divBdr>
    </w:div>
    <w:div w:id="44573947">
      <w:marLeft w:val="640"/>
      <w:marRight w:val="0"/>
      <w:marTop w:val="0"/>
      <w:marBottom w:val="0"/>
      <w:divBdr>
        <w:top w:val="none" w:sz="0" w:space="0" w:color="auto"/>
        <w:left w:val="none" w:sz="0" w:space="0" w:color="auto"/>
        <w:bottom w:val="none" w:sz="0" w:space="0" w:color="auto"/>
        <w:right w:val="none" w:sz="0" w:space="0" w:color="auto"/>
      </w:divBdr>
    </w:div>
    <w:div w:id="45226073">
      <w:marLeft w:val="640"/>
      <w:marRight w:val="0"/>
      <w:marTop w:val="0"/>
      <w:marBottom w:val="0"/>
      <w:divBdr>
        <w:top w:val="none" w:sz="0" w:space="0" w:color="auto"/>
        <w:left w:val="none" w:sz="0" w:space="0" w:color="auto"/>
        <w:bottom w:val="none" w:sz="0" w:space="0" w:color="auto"/>
        <w:right w:val="none" w:sz="0" w:space="0" w:color="auto"/>
      </w:divBdr>
    </w:div>
    <w:div w:id="45566379">
      <w:marLeft w:val="640"/>
      <w:marRight w:val="0"/>
      <w:marTop w:val="0"/>
      <w:marBottom w:val="0"/>
      <w:divBdr>
        <w:top w:val="none" w:sz="0" w:space="0" w:color="auto"/>
        <w:left w:val="none" w:sz="0" w:space="0" w:color="auto"/>
        <w:bottom w:val="none" w:sz="0" w:space="0" w:color="auto"/>
        <w:right w:val="none" w:sz="0" w:space="0" w:color="auto"/>
      </w:divBdr>
    </w:div>
    <w:div w:id="45954529">
      <w:marLeft w:val="640"/>
      <w:marRight w:val="0"/>
      <w:marTop w:val="0"/>
      <w:marBottom w:val="0"/>
      <w:divBdr>
        <w:top w:val="none" w:sz="0" w:space="0" w:color="auto"/>
        <w:left w:val="none" w:sz="0" w:space="0" w:color="auto"/>
        <w:bottom w:val="none" w:sz="0" w:space="0" w:color="auto"/>
        <w:right w:val="none" w:sz="0" w:space="0" w:color="auto"/>
      </w:divBdr>
    </w:div>
    <w:div w:id="46077848">
      <w:marLeft w:val="640"/>
      <w:marRight w:val="0"/>
      <w:marTop w:val="0"/>
      <w:marBottom w:val="0"/>
      <w:divBdr>
        <w:top w:val="none" w:sz="0" w:space="0" w:color="auto"/>
        <w:left w:val="none" w:sz="0" w:space="0" w:color="auto"/>
        <w:bottom w:val="none" w:sz="0" w:space="0" w:color="auto"/>
        <w:right w:val="none" w:sz="0" w:space="0" w:color="auto"/>
      </w:divBdr>
    </w:div>
    <w:div w:id="46732103">
      <w:marLeft w:val="640"/>
      <w:marRight w:val="0"/>
      <w:marTop w:val="0"/>
      <w:marBottom w:val="0"/>
      <w:divBdr>
        <w:top w:val="none" w:sz="0" w:space="0" w:color="auto"/>
        <w:left w:val="none" w:sz="0" w:space="0" w:color="auto"/>
        <w:bottom w:val="none" w:sz="0" w:space="0" w:color="auto"/>
        <w:right w:val="none" w:sz="0" w:space="0" w:color="auto"/>
      </w:divBdr>
    </w:div>
    <w:div w:id="47535381">
      <w:marLeft w:val="640"/>
      <w:marRight w:val="0"/>
      <w:marTop w:val="0"/>
      <w:marBottom w:val="0"/>
      <w:divBdr>
        <w:top w:val="none" w:sz="0" w:space="0" w:color="auto"/>
        <w:left w:val="none" w:sz="0" w:space="0" w:color="auto"/>
        <w:bottom w:val="none" w:sz="0" w:space="0" w:color="auto"/>
        <w:right w:val="none" w:sz="0" w:space="0" w:color="auto"/>
      </w:divBdr>
    </w:div>
    <w:div w:id="47537546">
      <w:marLeft w:val="640"/>
      <w:marRight w:val="0"/>
      <w:marTop w:val="0"/>
      <w:marBottom w:val="0"/>
      <w:divBdr>
        <w:top w:val="none" w:sz="0" w:space="0" w:color="auto"/>
        <w:left w:val="none" w:sz="0" w:space="0" w:color="auto"/>
        <w:bottom w:val="none" w:sz="0" w:space="0" w:color="auto"/>
        <w:right w:val="none" w:sz="0" w:space="0" w:color="auto"/>
      </w:divBdr>
    </w:div>
    <w:div w:id="48457062">
      <w:marLeft w:val="640"/>
      <w:marRight w:val="0"/>
      <w:marTop w:val="0"/>
      <w:marBottom w:val="0"/>
      <w:divBdr>
        <w:top w:val="none" w:sz="0" w:space="0" w:color="auto"/>
        <w:left w:val="none" w:sz="0" w:space="0" w:color="auto"/>
        <w:bottom w:val="none" w:sz="0" w:space="0" w:color="auto"/>
        <w:right w:val="none" w:sz="0" w:space="0" w:color="auto"/>
      </w:divBdr>
    </w:div>
    <w:div w:id="48964639">
      <w:marLeft w:val="640"/>
      <w:marRight w:val="0"/>
      <w:marTop w:val="0"/>
      <w:marBottom w:val="0"/>
      <w:divBdr>
        <w:top w:val="none" w:sz="0" w:space="0" w:color="auto"/>
        <w:left w:val="none" w:sz="0" w:space="0" w:color="auto"/>
        <w:bottom w:val="none" w:sz="0" w:space="0" w:color="auto"/>
        <w:right w:val="none" w:sz="0" w:space="0" w:color="auto"/>
      </w:divBdr>
    </w:div>
    <w:div w:id="49547819">
      <w:marLeft w:val="640"/>
      <w:marRight w:val="0"/>
      <w:marTop w:val="0"/>
      <w:marBottom w:val="0"/>
      <w:divBdr>
        <w:top w:val="none" w:sz="0" w:space="0" w:color="auto"/>
        <w:left w:val="none" w:sz="0" w:space="0" w:color="auto"/>
        <w:bottom w:val="none" w:sz="0" w:space="0" w:color="auto"/>
        <w:right w:val="none" w:sz="0" w:space="0" w:color="auto"/>
      </w:divBdr>
    </w:div>
    <w:div w:id="50005960">
      <w:marLeft w:val="640"/>
      <w:marRight w:val="0"/>
      <w:marTop w:val="0"/>
      <w:marBottom w:val="0"/>
      <w:divBdr>
        <w:top w:val="none" w:sz="0" w:space="0" w:color="auto"/>
        <w:left w:val="none" w:sz="0" w:space="0" w:color="auto"/>
        <w:bottom w:val="none" w:sz="0" w:space="0" w:color="auto"/>
        <w:right w:val="none" w:sz="0" w:space="0" w:color="auto"/>
      </w:divBdr>
    </w:div>
    <w:div w:id="50159858">
      <w:marLeft w:val="640"/>
      <w:marRight w:val="0"/>
      <w:marTop w:val="0"/>
      <w:marBottom w:val="0"/>
      <w:divBdr>
        <w:top w:val="none" w:sz="0" w:space="0" w:color="auto"/>
        <w:left w:val="none" w:sz="0" w:space="0" w:color="auto"/>
        <w:bottom w:val="none" w:sz="0" w:space="0" w:color="auto"/>
        <w:right w:val="none" w:sz="0" w:space="0" w:color="auto"/>
      </w:divBdr>
    </w:div>
    <w:div w:id="50350601">
      <w:marLeft w:val="640"/>
      <w:marRight w:val="0"/>
      <w:marTop w:val="0"/>
      <w:marBottom w:val="0"/>
      <w:divBdr>
        <w:top w:val="none" w:sz="0" w:space="0" w:color="auto"/>
        <w:left w:val="none" w:sz="0" w:space="0" w:color="auto"/>
        <w:bottom w:val="none" w:sz="0" w:space="0" w:color="auto"/>
        <w:right w:val="none" w:sz="0" w:space="0" w:color="auto"/>
      </w:divBdr>
    </w:div>
    <w:div w:id="51000894">
      <w:marLeft w:val="640"/>
      <w:marRight w:val="0"/>
      <w:marTop w:val="0"/>
      <w:marBottom w:val="0"/>
      <w:divBdr>
        <w:top w:val="none" w:sz="0" w:space="0" w:color="auto"/>
        <w:left w:val="none" w:sz="0" w:space="0" w:color="auto"/>
        <w:bottom w:val="none" w:sz="0" w:space="0" w:color="auto"/>
        <w:right w:val="none" w:sz="0" w:space="0" w:color="auto"/>
      </w:divBdr>
    </w:div>
    <w:div w:id="51857526">
      <w:marLeft w:val="640"/>
      <w:marRight w:val="0"/>
      <w:marTop w:val="0"/>
      <w:marBottom w:val="0"/>
      <w:divBdr>
        <w:top w:val="none" w:sz="0" w:space="0" w:color="auto"/>
        <w:left w:val="none" w:sz="0" w:space="0" w:color="auto"/>
        <w:bottom w:val="none" w:sz="0" w:space="0" w:color="auto"/>
        <w:right w:val="none" w:sz="0" w:space="0" w:color="auto"/>
      </w:divBdr>
    </w:div>
    <w:div w:id="52169385">
      <w:marLeft w:val="640"/>
      <w:marRight w:val="0"/>
      <w:marTop w:val="0"/>
      <w:marBottom w:val="0"/>
      <w:divBdr>
        <w:top w:val="none" w:sz="0" w:space="0" w:color="auto"/>
        <w:left w:val="none" w:sz="0" w:space="0" w:color="auto"/>
        <w:bottom w:val="none" w:sz="0" w:space="0" w:color="auto"/>
        <w:right w:val="none" w:sz="0" w:space="0" w:color="auto"/>
      </w:divBdr>
    </w:div>
    <w:div w:id="54012437">
      <w:marLeft w:val="640"/>
      <w:marRight w:val="0"/>
      <w:marTop w:val="0"/>
      <w:marBottom w:val="0"/>
      <w:divBdr>
        <w:top w:val="none" w:sz="0" w:space="0" w:color="auto"/>
        <w:left w:val="none" w:sz="0" w:space="0" w:color="auto"/>
        <w:bottom w:val="none" w:sz="0" w:space="0" w:color="auto"/>
        <w:right w:val="none" w:sz="0" w:space="0" w:color="auto"/>
      </w:divBdr>
    </w:div>
    <w:div w:id="54016177">
      <w:marLeft w:val="640"/>
      <w:marRight w:val="0"/>
      <w:marTop w:val="0"/>
      <w:marBottom w:val="0"/>
      <w:divBdr>
        <w:top w:val="none" w:sz="0" w:space="0" w:color="auto"/>
        <w:left w:val="none" w:sz="0" w:space="0" w:color="auto"/>
        <w:bottom w:val="none" w:sz="0" w:space="0" w:color="auto"/>
        <w:right w:val="none" w:sz="0" w:space="0" w:color="auto"/>
      </w:divBdr>
    </w:div>
    <w:div w:id="54593128">
      <w:marLeft w:val="640"/>
      <w:marRight w:val="0"/>
      <w:marTop w:val="0"/>
      <w:marBottom w:val="0"/>
      <w:divBdr>
        <w:top w:val="none" w:sz="0" w:space="0" w:color="auto"/>
        <w:left w:val="none" w:sz="0" w:space="0" w:color="auto"/>
        <w:bottom w:val="none" w:sz="0" w:space="0" w:color="auto"/>
        <w:right w:val="none" w:sz="0" w:space="0" w:color="auto"/>
      </w:divBdr>
    </w:div>
    <w:div w:id="55513389">
      <w:bodyDiv w:val="1"/>
      <w:marLeft w:val="0"/>
      <w:marRight w:val="0"/>
      <w:marTop w:val="0"/>
      <w:marBottom w:val="0"/>
      <w:divBdr>
        <w:top w:val="none" w:sz="0" w:space="0" w:color="auto"/>
        <w:left w:val="none" w:sz="0" w:space="0" w:color="auto"/>
        <w:bottom w:val="none" w:sz="0" w:space="0" w:color="auto"/>
        <w:right w:val="none" w:sz="0" w:space="0" w:color="auto"/>
      </w:divBdr>
      <w:divsChild>
        <w:div w:id="3165437">
          <w:marLeft w:val="640"/>
          <w:marRight w:val="0"/>
          <w:marTop w:val="0"/>
          <w:marBottom w:val="0"/>
          <w:divBdr>
            <w:top w:val="none" w:sz="0" w:space="0" w:color="auto"/>
            <w:left w:val="none" w:sz="0" w:space="0" w:color="auto"/>
            <w:bottom w:val="none" w:sz="0" w:space="0" w:color="auto"/>
            <w:right w:val="none" w:sz="0" w:space="0" w:color="auto"/>
          </w:divBdr>
        </w:div>
        <w:div w:id="32077043">
          <w:marLeft w:val="640"/>
          <w:marRight w:val="0"/>
          <w:marTop w:val="0"/>
          <w:marBottom w:val="0"/>
          <w:divBdr>
            <w:top w:val="none" w:sz="0" w:space="0" w:color="auto"/>
            <w:left w:val="none" w:sz="0" w:space="0" w:color="auto"/>
            <w:bottom w:val="none" w:sz="0" w:space="0" w:color="auto"/>
            <w:right w:val="none" w:sz="0" w:space="0" w:color="auto"/>
          </w:divBdr>
        </w:div>
        <w:div w:id="53430504">
          <w:marLeft w:val="640"/>
          <w:marRight w:val="0"/>
          <w:marTop w:val="0"/>
          <w:marBottom w:val="0"/>
          <w:divBdr>
            <w:top w:val="none" w:sz="0" w:space="0" w:color="auto"/>
            <w:left w:val="none" w:sz="0" w:space="0" w:color="auto"/>
            <w:bottom w:val="none" w:sz="0" w:space="0" w:color="auto"/>
            <w:right w:val="none" w:sz="0" w:space="0" w:color="auto"/>
          </w:divBdr>
        </w:div>
        <w:div w:id="77023665">
          <w:marLeft w:val="640"/>
          <w:marRight w:val="0"/>
          <w:marTop w:val="0"/>
          <w:marBottom w:val="0"/>
          <w:divBdr>
            <w:top w:val="none" w:sz="0" w:space="0" w:color="auto"/>
            <w:left w:val="none" w:sz="0" w:space="0" w:color="auto"/>
            <w:bottom w:val="none" w:sz="0" w:space="0" w:color="auto"/>
            <w:right w:val="none" w:sz="0" w:space="0" w:color="auto"/>
          </w:divBdr>
        </w:div>
        <w:div w:id="147325547">
          <w:marLeft w:val="640"/>
          <w:marRight w:val="0"/>
          <w:marTop w:val="0"/>
          <w:marBottom w:val="0"/>
          <w:divBdr>
            <w:top w:val="none" w:sz="0" w:space="0" w:color="auto"/>
            <w:left w:val="none" w:sz="0" w:space="0" w:color="auto"/>
            <w:bottom w:val="none" w:sz="0" w:space="0" w:color="auto"/>
            <w:right w:val="none" w:sz="0" w:space="0" w:color="auto"/>
          </w:divBdr>
        </w:div>
        <w:div w:id="193462866">
          <w:marLeft w:val="640"/>
          <w:marRight w:val="0"/>
          <w:marTop w:val="0"/>
          <w:marBottom w:val="0"/>
          <w:divBdr>
            <w:top w:val="none" w:sz="0" w:space="0" w:color="auto"/>
            <w:left w:val="none" w:sz="0" w:space="0" w:color="auto"/>
            <w:bottom w:val="none" w:sz="0" w:space="0" w:color="auto"/>
            <w:right w:val="none" w:sz="0" w:space="0" w:color="auto"/>
          </w:divBdr>
        </w:div>
        <w:div w:id="253127208">
          <w:marLeft w:val="640"/>
          <w:marRight w:val="0"/>
          <w:marTop w:val="0"/>
          <w:marBottom w:val="0"/>
          <w:divBdr>
            <w:top w:val="none" w:sz="0" w:space="0" w:color="auto"/>
            <w:left w:val="none" w:sz="0" w:space="0" w:color="auto"/>
            <w:bottom w:val="none" w:sz="0" w:space="0" w:color="auto"/>
            <w:right w:val="none" w:sz="0" w:space="0" w:color="auto"/>
          </w:divBdr>
        </w:div>
        <w:div w:id="281617645">
          <w:marLeft w:val="640"/>
          <w:marRight w:val="0"/>
          <w:marTop w:val="0"/>
          <w:marBottom w:val="0"/>
          <w:divBdr>
            <w:top w:val="none" w:sz="0" w:space="0" w:color="auto"/>
            <w:left w:val="none" w:sz="0" w:space="0" w:color="auto"/>
            <w:bottom w:val="none" w:sz="0" w:space="0" w:color="auto"/>
            <w:right w:val="none" w:sz="0" w:space="0" w:color="auto"/>
          </w:divBdr>
        </w:div>
        <w:div w:id="306790597">
          <w:marLeft w:val="640"/>
          <w:marRight w:val="0"/>
          <w:marTop w:val="0"/>
          <w:marBottom w:val="0"/>
          <w:divBdr>
            <w:top w:val="none" w:sz="0" w:space="0" w:color="auto"/>
            <w:left w:val="none" w:sz="0" w:space="0" w:color="auto"/>
            <w:bottom w:val="none" w:sz="0" w:space="0" w:color="auto"/>
            <w:right w:val="none" w:sz="0" w:space="0" w:color="auto"/>
          </w:divBdr>
        </w:div>
        <w:div w:id="316151203">
          <w:marLeft w:val="640"/>
          <w:marRight w:val="0"/>
          <w:marTop w:val="0"/>
          <w:marBottom w:val="0"/>
          <w:divBdr>
            <w:top w:val="none" w:sz="0" w:space="0" w:color="auto"/>
            <w:left w:val="none" w:sz="0" w:space="0" w:color="auto"/>
            <w:bottom w:val="none" w:sz="0" w:space="0" w:color="auto"/>
            <w:right w:val="none" w:sz="0" w:space="0" w:color="auto"/>
          </w:divBdr>
        </w:div>
        <w:div w:id="321585527">
          <w:marLeft w:val="640"/>
          <w:marRight w:val="0"/>
          <w:marTop w:val="0"/>
          <w:marBottom w:val="0"/>
          <w:divBdr>
            <w:top w:val="none" w:sz="0" w:space="0" w:color="auto"/>
            <w:left w:val="none" w:sz="0" w:space="0" w:color="auto"/>
            <w:bottom w:val="none" w:sz="0" w:space="0" w:color="auto"/>
            <w:right w:val="none" w:sz="0" w:space="0" w:color="auto"/>
          </w:divBdr>
        </w:div>
        <w:div w:id="329407264">
          <w:marLeft w:val="640"/>
          <w:marRight w:val="0"/>
          <w:marTop w:val="0"/>
          <w:marBottom w:val="0"/>
          <w:divBdr>
            <w:top w:val="none" w:sz="0" w:space="0" w:color="auto"/>
            <w:left w:val="none" w:sz="0" w:space="0" w:color="auto"/>
            <w:bottom w:val="none" w:sz="0" w:space="0" w:color="auto"/>
            <w:right w:val="none" w:sz="0" w:space="0" w:color="auto"/>
          </w:divBdr>
        </w:div>
        <w:div w:id="345669330">
          <w:marLeft w:val="640"/>
          <w:marRight w:val="0"/>
          <w:marTop w:val="0"/>
          <w:marBottom w:val="0"/>
          <w:divBdr>
            <w:top w:val="none" w:sz="0" w:space="0" w:color="auto"/>
            <w:left w:val="none" w:sz="0" w:space="0" w:color="auto"/>
            <w:bottom w:val="none" w:sz="0" w:space="0" w:color="auto"/>
            <w:right w:val="none" w:sz="0" w:space="0" w:color="auto"/>
          </w:divBdr>
        </w:div>
        <w:div w:id="349336574">
          <w:marLeft w:val="640"/>
          <w:marRight w:val="0"/>
          <w:marTop w:val="0"/>
          <w:marBottom w:val="0"/>
          <w:divBdr>
            <w:top w:val="none" w:sz="0" w:space="0" w:color="auto"/>
            <w:left w:val="none" w:sz="0" w:space="0" w:color="auto"/>
            <w:bottom w:val="none" w:sz="0" w:space="0" w:color="auto"/>
            <w:right w:val="none" w:sz="0" w:space="0" w:color="auto"/>
          </w:divBdr>
        </w:div>
        <w:div w:id="368721892">
          <w:marLeft w:val="640"/>
          <w:marRight w:val="0"/>
          <w:marTop w:val="0"/>
          <w:marBottom w:val="0"/>
          <w:divBdr>
            <w:top w:val="none" w:sz="0" w:space="0" w:color="auto"/>
            <w:left w:val="none" w:sz="0" w:space="0" w:color="auto"/>
            <w:bottom w:val="none" w:sz="0" w:space="0" w:color="auto"/>
            <w:right w:val="none" w:sz="0" w:space="0" w:color="auto"/>
          </w:divBdr>
        </w:div>
        <w:div w:id="371537756">
          <w:marLeft w:val="640"/>
          <w:marRight w:val="0"/>
          <w:marTop w:val="0"/>
          <w:marBottom w:val="0"/>
          <w:divBdr>
            <w:top w:val="none" w:sz="0" w:space="0" w:color="auto"/>
            <w:left w:val="none" w:sz="0" w:space="0" w:color="auto"/>
            <w:bottom w:val="none" w:sz="0" w:space="0" w:color="auto"/>
            <w:right w:val="none" w:sz="0" w:space="0" w:color="auto"/>
          </w:divBdr>
        </w:div>
        <w:div w:id="421607121">
          <w:marLeft w:val="640"/>
          <w:marRight w:val="0"/>
          <w:marTop w:val="0"/>
          <w:marBottom w:val="0"/>
          <w:divBdr>
            <w:top w:val="none" w:sz="0" w:space="0" w:color="auto"/>
            <w:left w:val="none" w:sz="0" w:space="0" w:color="auto"/>
            <w:bottom w:val="none" w:sz="0" w:space="0" w:color="auto"/>
            <w:right w:val="none" w:sz="0" w:space="0" w:color="auto"/>
          </w:divBdr>
        </w:div>
        <w:div w:id="426539695">
          <w:marLeft w:val="640"/>
          <w:marRight w:val="0"/>
          <w:marTop w:val="0"/>
          <w:marBottom w:val="0"/>
          <w:divBdr>
            <w:top w:val="none" w:sz="0" w:space="0" w:color="auto"/>
            <w:left w:val="none" w:sz="0" w:space="0" w:color="auto"/>
            <w:bottom w:val="none" w:sz="0" w:space="0" w:color="auto"/>
            <w:right w:val="none" w:sz="0" w:space="0" w:color="auto"/>
          </w:divBdr>
        </w:div>
        <w:div w:id="435905015">
          <w:marLeft w:val="640"/>
          <w:marRight w:val="0"/>
          <w:marTop w:val="0"/>
          <w:marBottom w:val="0"/>
          <w:divBdr>
            <w:top w:val="none" w:sz="0" w:space="0" w:color="auto"/>
            <w:left w:val="none" w:sz="0" w:space="0" w:color="auto"/>
            <w:bottom w:val="none" w:sz="0" w:space="0" w:color="auto"/>
            <w:right w:val="none" w:sz="0" w:space="0" w:color="auto"/>
          </w:divBdr>
        </w:div>
        <w:div w:id="450788563">
          <w:marLeft w:val="640"/>
          <w:marRight w:val="0"/>
          <w:marTop w:val="0"/>
          <w:marBottom w:val="0"/>
          <w:divBdr>
            <w:top w:val="none" w:sz="0" w:space="0" w:color="auto"/>
            <w:left w:val="none" w:sz="0" w:space="0" w:color="auto"/>
            <w:bottom w:val="none" w:sz="0" w:space="0" w:color="auto"/>
            <w:right w:val="none" w:sz="0" w:space="0" w:color="auto"/>
          </w:divBdr>
        </w:div>
        <w:div w:id="463891248">
          <w:marLeft w:val="640"/>
          <w:marRight w:val="0"/>
          <w:marTop w:val="0"/>
          <w:marBottom w:val="0"/>
          <w:divBdr>
            <w:top w:val="none" w:sz="0" w:space="0" w:color="auto"/>
            <w:left w:val="none" w:sz="0" w:space="0" w:color="auto"/>
            <w:bottom w:val="none" w:sz="0" w:space="0" w:color="auto"/>
            <w:right w:val="none" w:sz="0" w:space="0" w:color="auto"/>
          </w:divBdr>
        </w:div>
        <w:div w:id="466823294">
          <w:marLeft w:val="640"/>
          <w:marRight w:val="0"/>
          <w:marTop w:val="0"/>
          <w:marBottom w:val="0"/>
          <w:divBdr>
            <w:top w:val="none" w:sz="0" w:space="0" w:color="auto"/>
            <w:left w:val="none" w:sz="0" w:space="0" w:color="auto"/>
            <w:bottom w:val="none" w:sz="0" w:space="0" w:color="auto"/>
            <w:right w:val="none" w:sz="0" w:space="0" w:color="auto"/>
          </w:divBdr>
        </w:div>
        <w:div w:id="502092903">
          <w:marLeft w:val="640"/>
          <w:marRight w:val="0"/>
          <w:marTop w:val="0"/>
          <w:marBottom w:val="0"/>
          <w:divBdr>
            <w:top w:val="none" w:sz="0" w:space="0" w:color="auto"/>
            <w:left w:val="none" w:sz="0" w:space="0" w:color="auto"/>
            <w:bottom w:val="none" w:sz="0" w:space="0" w:color="auto"/>
            <w:right w:val="none" w:sz="0" w:space="0" w:color="auto"/>
          </w:divBdr>
        </w:div>
        <w:div w:id="544487501">
          <w:marLeft w:val="640"/>
          <w:marRight w:val="0"/>
          <w:marTop w:val="0"/>
          <w:marBottom w:val="0"/>
          <w:divBdr>
            <w:top w:val="none" w:sz="0" w:space="0" w:color="auto"/>
            <w:left w:val="none" w:sz="0" w:space="0" w:color="auto"/>
            <w:bottom w:val="none" w:sz="0" w:space="0" w:color="auto"/>
            <w:right w:val="none" w:sz="0" w:space="0" w:color="auto"/>
          </w:divBdr>
        </w:div>
        <w:div w:id="555623840">
          <w:marLeft w:val="640"/>
          <w:marRight w:val="0"/>
          <w:marTop w:val="0"/>
          <w:marBottom w:val="0"/>
          <w:divBdr>
            <w:top w:val="none" w:sz="0" w:space="0" w:color="auto"/>
            <w:left w:val="none" w:sz="0" w:space="0" w:color="auto"/>
            <w:bottom w:val="none" w:sz="0" w:space="0" w:color="auto"/>
            <w:right w:val="none" w:sz="0" w:space="0" w:color="auto"/>
          </w:divBdr>
        </w:div>
        <w:div w:id="585579284">
          <w:marLeft w:val="640"/>
          <w:marRight w:val="0"/>
          <w:marTop w:val="0"/>
          <w:marBottom w:val="0"/>
          <w:divBdr>
            <w:top w:val="none" w:sz="0" w:space="0" w:color="auto"/>
            <w:left w:val="none" w:sz="0" w:space="0" w:color="auto"/>
            <w:bottom w:val="none" w:sz="0" w:space="0" w:color="auto"/>
            <w:right w:val="none" w:sz="0" w:space="0" w:color="auto"/>
          </w:divBdr>
        </w:div>
        <w:div w:id="625548073">
          <w:marLeft w:val="640"/>
          <w:marRight w:val="0"/>
          <w:marTop w:val="0"/>
          <w:marBottom w:val="0"/>
          <w:divBdr>
            <w:top w:val="none" w:sz="0" w:space="0" w:color="auto"/>
            <w:left w:val="none" w:sz="0" w:space="0" w:color="auto"/>
            <w:bottom w:val="none" w:sz="0" w:space="0" w:color="auto"/>
            <w:right w:val="none" w:sz="0" w:space="0" w:color="auto"/>
          </w:divBdr>
        </w:div>
        <w:div w:id="634339385">
          <w:marLeft w:val="640"/>
          <w:marRight w:val="0"/>
          <w:marTop w:val="0"/>
          <w:marBottom w:val="0"/>
          <w:divBdr>
            <w:top w:val="none" w:sz="0" w:space="0" w:color="auto"/>
            <w:left w:val="none" w:sz="0" w:space="0" w:color="auto"/>
            <w:bottom w:val="none" w:sz="0" w:space="0" w:color="auto"/>
            <w:right w:val="none" w:sz="0" w:space="0" w:color="auto"/>
          </w:divBdr>
        </w:div>
        <w:div w:id="663583852">
          <w:marLeft w:val="640"/>
          <w:marRight w:val="0"/>
          <w:marTop w:val="0"/>
          <w:marBottom w:val="0"/>
          <w:divBdr>
            <w:top w:val="none" w:sz="0" w:space="0" w:color="auto"/>
            <w:left w:val="none" w:sz="0" w:space="0" w:color="auto"/>
            <w:bottom w:val="none" w:sz="0" w:space="0" w:color="auto"/>
            <w:right w:val="none" w:sz="0" w:space="0" w:color="auto"/>
          </w:divBdr>
        </w:div>
        <w:div w:id="667831261">
          <w:marLeft w:val="640"/>
          <w:marRight w:val="0"/>
          <w:marTop w:val="0"/>
          <w:marBottom w:val="0"/>
          <w:divBdr>
            <w:top w:val="none" w:sz="0" w:space="0" w:color="auto"/>
            <w:left w:val="none" w:sz="0" w:space="0" w:color="auto"/>
            <w:bottom w:val="none" w:sz="0" w:space="0" w:color="auto"/>
            <w:right w:val="none" w:sz="0" w:space="0" w:color="auto"/>
          </w:divBdr>
        </w:div>
        <w:div w:id="682322862">
          <w:marLeft w:val="640"/>
          <w:marRight w:val="0"/>
          <w:marTop w:val="0"/>
          <w:marBottom w:val="0"/>
          <w:divBdr>
            <w:top w:val="none" w:sz="0" w:space="0" w:color="auto"/>
            <w:left w:val="none" w:sz="0" w:space="0" w:color="auto"/>
            <w:bottom w:val="none" w:sz="0" w:space="0" w:color="auto"/>
            <w:right w:val="none" w:sz="0" w:space="0" w:color="auto"/>
          </w:divBdr>
        </w:div>
        <w:div w:id="714046937">
          <w:marLeft w:val="640"/>
          <w:marRight w:val="0"/>
          <w:marTop w:val="0"/>
          <w:marBottom w:val="0"/>
          <w:divBdr>
            <w:top w:val="none" w:sz="0" w:space="0" w:color="auto"/>
            <w:left w:val="none" w:sz="0" w:space="0" w:color="auto"/>
            <w:bottom w:val="none" w:sz="0" w:space="0" w:color="auto"/>
            <w:right w:val="none" w:sz="0" w:space="0" w:color="auto"/>
          </w:divBdr>
        </w:div>
        <w:div w:id="714425782">
          <w:marLeft w:val="640"/>
          <w:marRight w:val="0"/>
          <w:marTop w:val="0"/>
          <w:marBottom w:val="0"/>
          <w:divBdr>
            <w:top w:val="none" w:sz="0" w:space="0" w:color="auto"/>
            <w:left w:val="none" w:sz="0" w:space="0" w:color="auto"/>
            <w:bottom w:val="none" w:sz="0" w:space="0" w:color="auto"/>
            <w:right w:val="none" w:sz="0" w:space="0" w:color="auto"/>
          </w:divBdr>
        </w:div>
        <w:div w:id="722947800">
          <w:marLeft w:val="640"/>
          <w:marRight w:val="0"/>
          <w:marTop w:val="0"/>
          <w:marBottom w:val="0"/>
          <w:divBdr>
            <w:top w:val="none" w:sz="0" w:space="0" w:color="auto"/>
            <w:left w:val="none" w:sz="0" w:space="0" w:color="auto"/>
            <w:bottom w:val="none" w:sz="0" w:space="0" w:color="auto"/>
            <w:right w:val="none" w:sz="0" w:space="0" w:color="auto"/>
          </w:divBdr>
        </w:div>
        <w:div w:id="730036447">
          <w:marLeft w:val="640"/>
          <w:marRight w:val="0"/>
          <w:marTop w:val="0"/>
          <w:marBottom w:val="0"/>
          <w:divBdr>
            <w:top w:val="none" w:sz="0" w:space="0" w:color="auto"/>
            <w:left w:val="none" w:sz="0" w:space="0" w:color="auto"/>
            <w:bottom w:val="none" w:sz="0" w:space="0" w:color="auto"/>
            <w:right w:val="none" w:sz="0" w:space="0" w:color="auto"/>
          </w:divBdr>
        </w:div>
        <w:div w:id="746346524">
          <w:marLeft w:val="640"/>
          <w:marRight w:val="0"/>
          <w:marTop w:val="0"/>
          <w:marBottom w:val="0"/>
          <w:divBdr>
            <w:top w:val="none" w:sz="0" w:space="0" w:color="auto"/>
            <w:left w:val="none" w:sz="0" w:space="0" w:color="auto"/>
            <w:bottom w:val="none" w:sz="0" w:space="0" w:color="auto"/>
            <w:right w:val="none" w:sz="0" w:space="0" w:color="auto"/>
          </w:divBdr>
        </w:div>
        <w:div w:id="752698100">
          <w:marLeft w:val="640"/>
          <w:marRight w:val="0"/>
          <w:marTop w:val="0"/>
          <w:marBottom w:val="0"/>
          <w:divBdr>
            <w:top w:val="none" w:sz="0" w:space="0" w:color="auto"/>
            <w:left w:val="none" w:sz="0" w:space="0" w:color="auto"/>
            <w:bottom w:val="none" w:sz="0" w:space="0" w:color="auto"/>
            <w:right w:val="none" w:sz="0" w:space="0" w:color="auto"/>
          </w:divBdr>
        </w:div>
        <w:div w:id="779106211">
          <w:marLeft w:val="640"/>
          <w:marRight w:val="0"/>
          <w:marTop w:val="0"/>
          <w:marBottom w:val="0"/>
          <w:divBdr>
            <w:top w:val="none" w:sz="0" w:space="0" w:color="auto"/>
            <w:left w:val="none" w:sz="0" w:space="0" w:color="auto"/>
            <w:bottom w:val="none" w:sz="0" w:space="0" w:color="auto"/>
            <w:right w:val="none" w:sz="0" w:space="0" w:color="auto"/>
          </w:divBdr>
        </w:div>
        <w:div w:id="781800908">
          <w:marLeft w:val="640"/>
          <w:marRight w:val="0"/>
          <w:marTop w:val="0"/>
          <w:marBottom w:val="0"/>
          <w:divBdr>
            <w:top w:val="none" w:sz="0" w:space="0" w:color="auto"/>
            <w:left w:val="none" w:sz="0" w:space="0" w:color="auto"/>
            <w:bottom w:val="none" w:sz="0" w:space="0" w:color="auto"/>
            <w:right w:val="none" w:sz="0" w:space="0" w:color="auto"/>
          </w:divBdr>
        </w:div>
        <w:div w:id="782960620">
          <w:marLeft w:val="640"/>
          <w:marRight w:val="0"/>
          <w:marTop w:val="0"/>
          <w:marBottom w:val="0"/>
          <w:divBdr>
            <w:top w:val="none" w:sz="0" w:space="0" w:color="auto"/>
            <w:left w:val="none" w:sz="0" w:space="0" w:color="auto"/>
            <w:bottom w:val="none" w:sz="0" w:space="0" w:color="auto"/>
            <w:right w:val="none" w:sz="0" w:space="0" w:color="auto"/>
          </w:divBdr>
        </w:div>
        <w:div w:id="853493596">
          <w:marLeft w:val="640"/>
          <w:marRight w:val="0"/>
          <w:marTop w:val="0"/>
          <w:marBottom w:val="0"/>
          <w:divBdr>
            <w:top w:val="none" w:sz="0" w:space="0" w:color="auto"/>
            <w:left w:val="none" w:sz="0" w:space="0" w:color="auto"/>
            <w:bottom w:val="none" w:sz="0" w:space="0" w:color="auto"/>
            <w:right w:val="none" w:sz="0" w:space="0" w:color="auto"/>
          </w:divBdr>
        </w:div>
        <w:div w:id="857622397">
          <w:marLeft w:val="640"/>
          <w:marRight w:val="0"/>
          <w:marTop w:val="0"/>
          <w:marBottom w:val="0"/>
          <w:divBdr>
            <w:top w:val="none" w:sz="0" w:space="0" w:color="auto"/>
            <w:left w:val="none" w:sz="0" w:space="0" w:color="auto"/>
            <w:bottom w:val="none" w:sz="0" w:space="0" w:color="auto"/>
            <w:right w:val="none" w:sz="0" w:space="0" w:color="auto"/>
          </w:divBdr>
        </w:div>
        <w:div w:id="893464631">
          <w:marLeft w:val="640"/>
          <w:marRight w:val="0"/>
          <w:marTop w:val="0"/>
          <w:marBottom w:val="0"/>
          <w:divBdr>
            <w:top w:val="none" w:sz="0" w:space="0" w:color="auto"/>
            <w:left w:val="none" w:sz="0" w:space="0" w:color="auto"/>
            <w:bottom w:val="none" w:sz="0" w:space="0" w:color="auto"/>
            <w:right w:val="none" w:sz="0" w:space="0" w:color="auto"/>
          </w:divBdr>
        </w:div>
        <w:div w:id="938946345">
          <w:marLeft w:val="640"/>
          <w:marRight w:val="0"/>
          <w:marTop w:val="0"/>
          <w:marBottom w:val="0"/>
          <w:divBdr>
            <w:top w:val="none" w:sz="0" w:space="0" w:color="auto"/>
            <w:left w:val="none" w:sz="0" w:space="0" w:color="auto"/>
            <w:bottom w:val="none" w:sz="0" w:space="0" w:color="auto"/>
            <w:right w:val="none" w:sz="0" w:space="0" w:color="auto"/>
          </w:divBdr>
        </w:div>
        <w:div w:id="975988147">
          <w:marLeft w:val="640"/>
          <w:marRight w:val="0"/>
          <w:marTop w:val="0"/>
          <w:marBottom w:val="0"/>
          <w:divBdr>
            <w:top w:val="none" w:sz="0" w:space="0" w:color="auto"/>
            <w:left w:val="none" w:sz="0" w:space="0" w:color="auto"/>
            <w:bottom w:val="none" w:sz="0" w:space="0" w:color="auto"/>
            <w:right w:val="none" w:sz="0" w:space="0" w:color="auto"/>
          </w:divBdr>
        </w:div>
        <w:div w:id="992565469">
          <w:marLeft w:val="640"/>
          <w:marRight w:val="0"/>
          <w:marTop w:val="0"/>
          <w:marBottom w:val="0"/>
          <w:divBdr>
            <w:top w:val="none" w:sz="0" w:space="0" w:color="auto"/>
            <w:left w:val="none" w:sz="0" w:space="0" w:color="auto"/>
            <w:bottom w:val="none" w:sz="0" w:space="0" w:color="auto"/>
            <w:right w:val="none" w:sz="0" w:space="0" w:color="auto"/>
          </w:divBdr>
        </w:div>
        <w:div w:id="1019770727">
          <w:marLeft w:val="640"/>
          <w:marRight w:val="0"/>
          <w:marTop w:val="0"/>
          <w:marBottom w:val="0"/>
          <w:divBdr>
            <w:top w:val="none" w:sz="0" w:space="0" w:color="auto"/>
            <w:left w:val="none" w:sz="0" w:space="0" w:color="auto"/>
            <w:bottom w:val="none" w:sz="0" w:space="0" w:color="auto"/>
            <w:right w:val="none" w:sz="0" w:space="0" w:color="auto"/>
          </w:divBdr>
        </w:div>
        <w:div w:id="1039548920">
          <w:marLeft w:val="640"/>
          <w:marRight w:val="0"/>
          <w:marTop w:val="0"/>
          <w:marBottom w:val="0"/>
          <w:divBdr>
            <w:top w:val="none" w:sz="0" w:space="0" w:color="auto"/>
            <w:left w:val="none" w:sz="0" w:space="0" w:color="auto"/>
            <w:bottom w:val="none" w:sz="0" w:space="0" w:color="auto"/>
            <w:right w:val="none" w:sz="0" w:space="0" w:color="auto"/>
          </w:divBdr>
        </w:div>
        <w:div w:id="1056128624">
          <w:marLeft w:val="640"/>
          <w:marRight w:val="0"/>
          <w:marTop w:val="0"/>
          <w:marBottom w:val="0"/>
          <w:divBdr>
            <w:top w:val="none" w:sz="0" w:space="0" w:color="auto"/>
            <w:left w:val="none" w:sz="0" w:space="0" w:color="auto"/>
            <w:bottom w:val="none" w:sz="0" w:space="0" w:color="auto"/>
            <w:right w:val="none" w:sz="0" w:space="0" w:color="auto"/>
          </w:divBdr>
        </w:div>
        <w:div w:id="1084062956">
          <w:marLeft w:val="640"/>
          <w:marRight w:val="0"/>
          <w:marTop w:val="0"/>
          <w:marBottom w:val="0"/>
          <w:divBdr>
            <w:top w:val="none" w:sz="0" w:space="0" w:color="auto"/>
            <w:left w:val="none" w:sz="0" w:space="0" w:color="auto"/>
            <w:bottom w:val="none" w:sz="0" w:space="0" w:color="auto"/>
            <w:right w:val="none" w:sz="0" w:space="0" w:color="auto"/>
          </w:divBdr>
        </w:div>
        <w:div w:id="1084759702">
          <w:marLeft w:val="640"/>
          <w:marRight w:val="0"/>
          <w:marTop w:val="0"/>
          <w:marBottom w:val="0"/>
          <w:divBdr>
            <w:top w:val="none" w:sz="0" w:space="0" w:color="auto"/>
            <w:left w:val="none" w:sz="0" w:space="0" w:color="auto"/>
            <w:bottom w:val="none" w:sz="0" w:space="0" w:color="auto"/>
            <w:right w:val="none" w:sz="0" w:space="0" w:color="auto"/>
          </w:divBdr>
        </w:div>
        <w:div w:id="1108428383">
          <w:marLeft w:val="640"/>
          <w:marRight w:val="0"/>
          <w:marTop w:val="0"/>
          <w:marBottom w:val="0"/>
          <w:divBdr>
            <w:top w:val="none" w:sz="0" w:space="0" w:color="auto"/>
            <w:left w:val="none" w:sz="0" w:space="0" w:color="auto"/>
            <w:bottom w:val="none" w:sz="0" w:space="0" w:color="auto"/>
            <w:right w:val="none" w:sz="0" w:space="0" w:color="auto"/>
          </w:divBdr>
        </w:div>
        <w:div w:id="1118141801">
          <w:marLeft w:val="640"/>
          <w:marRight w:val="0"/>
          <w:marTop w:val="0"/>
          <w:marBottom w:val="0"/>
          <w:divBdr>
            <w:top w:val="none" w:sz="0" w:space="0" w:color="auto"/>
            <w:left w:val="none" w:sz="0" w:space="0" w:color="auto"/>
            <w:bottom w:val="none" w:sz="0" w:space="0" w:color="auto"/>
            <w:right w:val="none" w:sz="0" w:space="0" w:color="auto"/>
          </w:divBdr>
        </w:div>
        <w:div w:id="1130173311">
          <w:marLeft w:val="640"/>
          <w:marRight w:val="0"/>
          <w:marTop w:val="0"/>
          <w:marBottom w:val="0"/>
          <w:divBdr>
            <w:top w:val="none" w:sz="0" w:space="0" w:color="auto"/>
            <w:left w:val="none" w:sz="0" w:space="0" w:color="auto"/>
            <w:bottom w:val="none" w:sz="0" w:space="0" w:color="auto"/>
            <w:right w:val="none" w:sz="0" w:space="0" w:color="auto"/>
          </w:divBdr>
        </w:div>
        <w:div w:id="1136794126">
          <w:marLeft w:val="640"/>
          <w:marRight w:val="0"/>
          <w:marTop w:val="0"/>
          <w:marBottom w:val="0"/>
          <w:divBdr>
            <w:top w:val="none" w:sz="0" w:space="0" w:color="auto"/>
            <w:left w:val="none" w:sz="0" w:space="0" w:color="auto"/>
            <w:bottom w:val="none" w:sz="0" w:space="0" w:color="auto"/>
            <w:right w:val="none" w:sz="0" w:space="0" w:color="auto"/>
          </w:divBdr>
        </w:div>
        <w:div w:id="1138961570">
          <w:marLeft w:val="640"/>
          <w:marRight w:val="0"/>
          <w:marTop w:val="0"/>
          <w:marBottom w:val="0"/>
          <w:divBdr>
            <w:top w:val="none" w:sz="0" w:space="0" w:color="auto"/>
            <w:left w:val="none" w:sz="0" w:space="0" w:color="auto"/>
            <w:bottom w:val="none" w:sz="0" w:space="0" w:color="auto"/>
            <w:right w:val="none" w:sz="0" w:space="0" w:color="auto"/>
          </w:divBdr>
        </w:div>
        <w:div w:id="1150439303">
          <w:marLeft w:val="640"/>
          <w:marRight w:val="0"/>
          <w:marTop w:val="0"/>
          <w:marBottom w:val="0"/>
          <w:divBdr>
            <w:top w:val="none" w:sz="0" w:space="0" w:color="auto"/>
            <w:left w:val="none" w:sz="0" w:space="0" w:color="auto"/>
            <w:bottom w:val="none" w:sz="0" w:space="0" w:color="auto"/>
            <w:right w:val="none" w:sz="0" w:space="0" w:color="auto"/>
          </w:divBdr>
        </w:div>
        <w:div w:id="1160660666">
          <w:marLeft w:val="640"/>
          <w:marRight w:val="0"/>
          <w:marTop w:val="0"/>
          <w:marBottom w:val="0"/>
          <w:divBdr>
            <w:top w:val="none" w:sz="0" w:space="0" w:color="auto"/>
            <w:left w:val="none" w:sz="0" w:space="0" w:color="auto"/>
            <w:bottom w:val="none" w:sz="0" w:space="0" w:color="auto"/>
            <w:right w:val="none" w:sz="0" w:space="0" w:color="auto"/>
          </w:divBdr>
        </w:div>
        <w:div w:id="1199200973">
          <w:marLeft w:val="640"/>
          <w:marRight w:val="0"/>
          <w:marTop w:val="0"/>
          <w:marBottom w:val="0"/>
          <w:divBdr>
            <w:top w:val="none" w:sz="0" w:space="0" w:color="auto"/>
            <w:left w:val="none" w:sz="0" w:space="0" w:color="auto"/>
            <w:bottom w:val="none" w:sz="0" w:space="0" w:color="auto"/>
            <w:right w:val="none" w:sz="0" w:space="0" w:color="auto"/>
          </w:divBdr>
        </w:div>
        <w:div w:id="1232816334">
          <w:marLeft w:val="640"/>
          <w:marRight w:val="0"/>
          <w:marTop w:val="0"/>
          <w:marBottom w:val="0"/>
          <w:divBdr>
            <w:top w:val="none" w:sz="0" w:space="0" w:color="auto"/>
            <w:left w:val="none" w:sz="0" w:space="0" w:color="auto"/>
            <w:bottom w:val="none" w:sz="0" w:space="0" w:color="auto"/>
            <w:right w:val="none" w:sz="0" w:space="0" w:color="auto"/>
          </w:divBdr>
        </w:div>
        <w:div w:id="1241795072">
          <w:marLeft w:val="640"/>
          <w:marRight w:val="0"/>
          <w:marTop w:val="0"/>
          <w:marBottom w:val="0"/>
          <w:divBdr>
            <w:top w:val="none" w:sz="0" w:space="0" w:color="auto"/>
            <w:left w:val="none" w:sz="0" w:space="0" w:color="auto"/>
            <w:bottom w:val="none" w:sz="0" w:space="0" w:color="auto"/>
            <w:right w:val="none" w:sz="0" w:space="0" w:color="auto"/>
          </w:divBdr>
        </w:div>
        <w:div w:id="1267887090">
          <w:marLeft w:val="640"/>
          <w:marRight w:val="0"/>
          <w:marTop w:val="0"/>
          <w:marBottom w:val="0"/>
          <w:divBdr>
            <w:top w:val="none" w:sz="0" w:space="0" w:color="auto"/>
            <w:left w:val="none" w:sz="0" w:space="0" w:color="auto"/>
            <w:bottom w:val="none" w:sz="0" w:space="0" w:color="auto"/>
            <w:right w:val="none" w:sz="0" w:space="0" w:color="auto"/>
          </w:divBdr>
        </w:div>
        <w:div w:id="1286306061">
          <w:marLeft w:val="640"/>
          <w:marRight w:val="0"/>
          <w:marTop w:val="0"/>
          <w:marBottom w:val="0"/>
          <w:divBdr>
            <w:top w:val="none" w:sz="0" w:space="0" w:color="auto"/>
            <w:left w:val="none" w:sz="0" w:space="0" w:color="auto"/>
            <w:bottom w:val="none" w:sz="0" w:space="0" w:color="auto"/>
            <w:right w:val="none" w:sz="0" w:space="0" w:color="auto"/>
          </w:divBdr>
        </w:div>
        <w:div w:id="1294406886">
          <w:marLeft w:val="640"/>
          <w:marRight w:val="0"/>
          <w:marTop w:val="0"/>
          <w:marBottom w:val="0"/>
          <w:divBdr>
            <w:top w:val="none" w:sz="0" w:space="0" w:color="auto"/>
            <w:left w:val="none" w:sz="0" w:space="0" w:color="auto"/>
            <w:bottom w:val="none" w:sz="0" w:space="0" w:color="auto"/>
            <w:right w:val="none" w:sz="0" w:space="0" w:color="auto"/>
          </w:divBdr>
        </w:div>
        <w:div w:id="1299459672">
          <w:marLeft w:val="640"/>
          <w:marRight w:val="0"/>
          <w:marTop w:val="0"/>
          <w:marBottom w:val="0"/>
          <w:divBdr>
            <w:top w:val="none" w:sz="0" w:space="0" w:color="auto"/>
            <w:left w:val="none" w:sz="0" w:space="0" w:color="auto"/>
            <w:bottom w:val="none" w:sz="0" w:space="0" w:color="auto"/>
            <w:right w:val="none" w:sz="0" w:space="0" w:color="auto"/>
          </w:divBdr>
        </w:div>
        <w:div w:id="1301501121">
          <w:marLeft w:val="640"/>
          <w:marRight w:val="0"/>
          <w:marTop w:val="0"/>
          <w:marBottom w:val="0"/>
          <w:divBdr>
            <w:top w:val="none" w:sz="0" w:space="0" w:color="auto"/>
            <w:left w:val="none" w:sz="0" w:space="0" w:color="auto"/>
            <w:bottom w:val="none" w:sz="0" w:space="0" w:color="auto"/>
            <w:right w:val="none" w:sz="0" w:space="0" w:color="auto"/>
          </w:divBdr>
        </w:div>
        <w:div w:id="1303346438">
          <w:marLeft w:val="640"/>
          <w:marRight w:val="0"/>
          <w:marTop w:val="0"/>
          <w:marBottom w:val="0"/>
          <w:divBdr>
            <w:top w:val="none" w:sz="0" w:space="0" w:color="auto"/>
            <w:left w:val="none" w:sz="0" w:space="0" w:color="auto"/>
            <w:bottom w:val="none" w:sz="0" w:space="0" w:color="auto"/>
            <w:right w:val="none" w:sz="0" w:space="0" w:color="auto"/>
          </w:divBdr>
        </w:div>
        <w:div w:id="1306199117">
          <w:marLeft w:val="640"/>
          <w:marRight w:val="0"/>
          <w:marTop w:val="0"/>
          <w:marBottom w:val="0"/>
          <w:divBdr>
            <w:top w:val="none" w:sz="0" w:space="0" w:color="auto"/>
            <w:left w:val="none" w:sz="0" w:space="0" w:color="auto"/>
            <w:bottom w:val="none" w:sz="0" w:space="0" w:color="auto"/>
            <w:right w:val="none" w:sz="0" w:space="0" w:color="auto"/>
          </w:divBdr>
        </w:div>
        <w:div w:id="1332369714">
          <w:marLeft w:val="640"/>
          <w:marRight w:val="0"/>
          <w:marTop w:val="0"/>
          <w:marBottom w:val="0"/>
          <w:divBdr>
            <w:top w:val="none" w:sz="0" w:space="0" w:color="auto"/>
            <w:left w:val="none" w:sz="0" w:space="0" w:color="auto"/>
            <w:bottom w:val="none" w:sz="0" w:space="0" w:color="auto"/>
            <w:right w:val="none" w:sz="0" w:space="0" w:color="auto"/>
          </w:divBdr>
        </w:div>
        <w:div w:id="1337539006">
          <w:marLeft w:val="640"/>
          <w:marRight w:val="0"/>
          <w:marTop w:val="0"/>
          <w:marBottom w:val="0"/>
          <w:divBdr>
            <w:top w:val="none" w:sz="0" w:space="0" w:color="auto"/>
            <w:left w:val="none" w:sz="0" w:space="0" w:color="auto"/>
            <w:bottom w:val="none" w:sz="0" w:space="0" w:color="auto"/>
            <w:right w:val="none" w:sz="0" w:space="0" w:color="auto"/>
          </w:divBdr>
        </w:div>
        <w:div w:id="1338456588">
          <w:marLeft w:val="640"/>
          <w:marRight w:val="0"/>
          <w:marTop w:val="0"/>
          <w:marBottom w:val="0"/>
          <w:divBdr>
            <w:top w:val="none" w:sz="0" w:space="0" w:color="auto"/>
            <w:left w:val="none" w:sz="0" w:space="0" w:color="auto"/>
            <w:bottom w:val="none" w:sz="0" w:space="0" w:color="auto"/>
            <w:right w:val="none" w:sz="0" w:space="0" w:color="auto"/>
          </w:divBdr>
        </w:div>
        <w:div w:id="1362901879">
          <w:marLeft w:val="640"/>
          <w:marRight w:val="0"/>
          <w:marTop w:val="0"/>
          <w:marBottom w:val="0"/>
          <w:divBdr>
            <w:top w:val="none" w:sz="0" w:space="0" w:color="auto"/>
            <w:left w:val="none" w:sz="0" w:space="0" w:color="auto"/>
            <w:bottom w:val="none" w:sz="0" w:space="0" w:color="auto"/>
            <w:right w:val="none" w:sz="0" w:space="0" w:color="auto"/>
          </w:divBdr>
        </w:div>
        <w:div w:id="1389918198">
          <w:marLeft w:val="640"/>
          <w:marRight w:val="0"/>
          <w:marTop w:val="0"/>
          <w:marBottom w:val="0"/>
          <w:divBdr>
            <w:top w:val="none" w:sz="0" w:space="0" w:color="auto"/>
            <w:left w:val="none" w:sz="0" w:space="0" w:color="auto"/>
            <w:bottom w:val="none" w:sz="0" w:space="0" w:color="auto"/>
            <w:right w:val="none" w:sz="0" w:space="0" w:color="auto"/>
          </w:divBdr>
        </w:div>
        <w:div w:id="1434939545">
          <w:marLeft w:val="640"/>
          <w:marRight w:val="0"/>
          <w:marTop w:val="0"/>
          <w:marBottom w:val="0"/>
          <w:divBdr>
            <w:top w:val="none" w:sz="0" w:space="0" w:color="auto"/>
            <w:left w:val="none" w:sz="0" w:space="0" w:color="auto"/>
            <w:bottom w:val="none" w:sz="0" w:space="0" w:color="auto"/>
            <w:right w:val="none" w:sz="0" w:space="0" w:color="auto"/>
          </w:divBdr>
        </w:div>
        <w:div w:id="1453550399">
          <w:marLeft w:val="640"/>
          <w:marRight w:val="0"/>
          <w:marTop w:val="0"/>
          <w:marBottom w:val="0"/>
          <w:divBdr>
            <w:top w:val="none" w:sz="0" w:space="0" w:color="auto"/>
            <w:left w:val="none" w:sz="0" w:space="0" w:color="auto"/>
            <w:bottom w:val="none" w:sz="0" w:space="0" w:color="auto"/>
            <w:right w:val="none" w:sz="0" w:space="0" w:color="auto"/>
          </w:divBdr>
        </w:div>
        <w:div w:id="1492259006">
          <w:marLeft w:val="640"/>
          <w:marRight w:val="0"/>
          <w:marTop w:val="0"/>
          <w:marBottom w:val="0"/>
          <w:divBdr>
            <w:top w:val="none" w:sz="0" w:space="0" w:color="auto"/>
            <w:left w:val="none" w:sz="0" w:space="0" w:color="auto"/>
            <w:bottom w:val="none" w:sz="0" w:space="0" w:color="auto"/>
            <w:right w:val="none" w:sz="0" w:space="0" w:color="auto"/>
          </w:divBdr>
        </w:div>
        <w:div w:id="1523779567">
          <w:marLeft w:val="640"/>
          <w:marRight w:val="0"/>
          <w:marTop w:val="0"/>
          <w:marBottom w:val="0"/>
          <w:divBdr>
            <w:top w:val="none" w:sz="0" w:space="0" w:color="auto"/>
            <w:left w:val="none" w:sz="0" w:space="0" w:color="auto"/>
            <w:bottom w:val="none" w:sz="0" w:space="0" w:color="auto"/>
            <w:right w:val="none" w:sz="0" w:space="0" w:color="auto"/>
          </w:divBdr>
        </w:div>
        <w:div w:id="1543245015">
          <w:marLeft w:val="640"/>
          <w:marRight w:val="0"/>
          <w:marTop w:val="0"/>
          <w:marBottom w:val="0"/>
          <w:divBdr>
            <w:top w:val="none" w:sz="0" w:space="0" w:color="auto"/>
            <w:left w:val="none" w:sz="0" w:space="0" w:color="auto"/>
            <w:bottom w:val="none" w:sz="0" w:space="0" w:color="auto"/>
            <w:right w:val="none" w:sz="0" w:space="0" w:color="auto"/>
          </w:divBdr>
        </w:div>
        <w:div w:id="1555000499">
          <w:marLeft w:val="640"/>
          <w:marRight w:val="0"/>
          <w:marTop w:val="0"/>
          <w:marBottom w:val="0"/>
          <w:divBdr>
            <w:top w:val="none" w:sz="0" w:space="0" w:color="auto"/>
            <w:left w:val="none" w:sz="0" w:space="0" w:color="auto"/>
            <w:bottom w:val="none" w:sz="0" w:space="0" w:color="auto"/>
            <w:right w:val="none" w:sz="0" w:space="0" w:color="auto"/>
          </w:divBdr>
        </w:div>
        <w:div w:id="1585993456">
          <w:marLeft w:val="640"/>
          <w:marRight w:val="0"/>
          <w:marTop w:val="0"/>
          <w:marBottom w:val="0"/>
          <w:divBdr>
            <w:top w:val="none" w:sz="0" w:space="0" w:color="auto"/>
            <w:left w:val="none" w:sz="0" w:space="0" w:color="auto"/>
            <w:bottom w:val="none" w:sz="0" w:space="0" w:color="auto"/>
            <w:right w:val="none" w:sz="0" w:space="0" w:color="auto"/>
          </w:divBdr>
        </w:div>
        <w:div w:id="1633362283">
          <w:marLeft w:val="640"/>
          <w:marRight w:val="0"/>
          <w:marTop w:val="0"/>
          <w:marBottom w:val="0"/>
          <w:divBdr>
            <w:top w:val="none" w:sz="0" w:space="0" w:color="auto"/>
            <w:left w:val="none" w:sz="0" w:space="0" w:color="auto"/>
            <w:bottom w:val="none" w:sz="0" w:space="0" w:color="auto"/>
            <w:right w:val="none" w:sz="0" w:space="0" w:color="auto"/>
          </w:divBdr>
        </w:div>
        <w:div w:id="1647929076">
          <w:marLeft w:val="640"/>
          <w:marRight w:val="0"/>
          <w:marTop w:val="0"/>
          <w:marBottom w:val="0"/>
          <w:divBdr>
            <w:top w:val="none" w:sz="0" w:space="0" w:color="auto"/>
            <w:left w:val="none" w:sz="0" w:space="0" w:color="auto"/>
            <w:bottom w:val="none" w:sz="0" w:space="0" w:color="auto"/>
            <w:right w:val="none" w:sz="0" w:space="0" w:color="auto"/>
          </w:divBdr>
        </w:div>
        <w:div w:id="1675454171">
          <w:marLeft w:val="640"/>
          <w:marRight w:val="0"/>
          <w:marTop w:val="0"/>
          <w:marBottom w:val="0"/>
          <w:divBdr>
            <w:top w:val="none" w:sz="0" w:space="0" w:color="auto"/>
            <w:left w:val="none" w:sz="0" w:space="0" w:color="auto"/>
            <w:bottom w:val="none" w:sz="0" w:space="0" w:color="auto"/>
            <w:right w:val="none" w:sz="0" w:space="0" w:color="auto"/>
          </w:divBdr>
        </w:div>
        <w:div w:id="1696275068">
          <w:marLeft w:val="640"/>
          <w:marRight w:val="0"/>
          <w:marTop w:val="0"/>
          <w:marBottom w:val="0"/>
          <w:divBdr>
            <w:top w:val="none" w:sz="0" w:space="0" w:color="auto"/>
            <w:left w:val="none" w:sz="0" w:space="0" w:color="auto"/>
            <w:bottom w:val="none" w:sz="0" w:space="0" w:color="auto"/>
            <w:right w:val="none" w:sz="0" w:space="0" w:color="auto"/>
          </w:divBdr>
        </w:div>
        <w:div w:id="1719016684">
          <w:marLeft w:val="640"/>
          <w:marRight w:val="0"/>
          <w:marTop w:val="0"/>
          <w:marBottom w:val="0"/>
          <w:divBdr>
            <w:top w:val="none" w:sz="0" w:space="0" w:color="auto"/>
            <w:left w:val="none" w:sz="0" w:space="0" w:color="auto"/>
            <w:bottom w:val="none" w:sz="0" w:space="0" w:color="auto"/>
            <w:right w:val="none" w:sz="0" w:space="0" w:color="auto"/>
          </w:divBdr>
        </w:div>
        <w:div w:id="1734351045">
          <w:marLeft w:val="640"/>
          <w:marRight w:val="0"/>
          <w:marTop w:val="0"/>
          <w:marBottom w:val="0"/>
          <w:divBdr>
            <w:top w:val="none" w:sz="0" w:space="0" w:color="auto"/>
            <w:left w:val="none" w:sz="0" w:space="0" w:color="auto"/>
            <w:bottom w:val="none" w:sz="0" w:space="0" w:color="auto"/>
            <w:right w:val="none" w:sz="0" w:space="0" w:color="auto"/>
          </w:divBdr>
        </w:div>
        <w:div w:id="1755316666">
          <w:marLeft w:val="640"/>
          <w:marRight w:val="0"/>
          <w:marTop w:val="0"/>
          <w:marBottom w:val="0"/>
          <w:divBdr>
            <w:top w:val="none" w:sz="0" w:space="0" w:color="auto"/>
            <w:left w:val="none" w:sz="0" w:space="0" w:color="auto"/>
            <w:bottom w:val="none" w:sz="0" w:space="0" w:color="auto"/>
            <w:right w:val="none" w:sz="0" w:space="0" w:color="auto"/>
          </w:divBdr>
        </w:div>
        <w:div w:id="1773234754">
          <w:marLeft w:val="640"/>
          <w:marRight w:val="0"/>
          <w:marTop w:val="0"/>
          <w:marBottom w:val="0"/>
          <w:divBdr>
            <w:top w:val="none" w:sz="0" w:space="0" w:color="auto"/>
            <w:left w:val="none" w:sz="0" w:space="0" w:color="auto"/>
            <w:bottom w:val="none" w:sz="0" w:space="0" w:color="auto"/>
            <w:right w:val="none" w:sz="0" w:space="0" w:color="auto"/>
          </w:divBdr>
        </w:div>
        <w:div w:id="1789161897">
          <w:marLeft w:val="640"/>
          <w:marRight w:val="0"/>
          <w:marTop w:val="0"/>
          <w:marBottom w:val="0"/>
          <w:divBdr>
            <w:top w:val="none" w:sz="0" w:space="0" w:color="auto"/>
            <w:left w:val="none" w:sz="0" w:space="0" w:color="auto"/>
            <w:bottom w:val="none" w:sz="0" w:space="0" w:color="auto"/>
            <w:right w:val="none" w:sz="0" w:space="0" w:color="auto"/>
          </w:divBdr>
        </w:div>
        <w:div w:id="1789547926">
          <w:marLeft w:val="640"/>
          <w:marRight w:val="0"/>
          <w:marTop w:val="0"/>
          <w:marBottom w:val="0"/>
          <w:divBdr>
            <w:top w:val="none" w:sz="0" w:space="0" w:color="auto"/>
            <w:left w:val="none" w:sz="0" w:space="0" w:color="auto"/>
            <w:bottom w:val="none" w:sz="0" w:space="0" w:color="auto"/>
            <w:right w:val="none" w:sz="0" w:space="0" w:color="auto"/>
          </w:divBdr>
        </w:div>
        <w:div w:id="1814713316">
          <w:marLeft w:val="640"/>
          <w:marRight w:val="0"/>
          <w:marTop w:val="0"/>
          <w:marBottom w:val="0"/>
          <w:divBdr>
            <w:top w:val="none" w:sz="0" w:space="0" w:color="auto"/>
            <w:left w:val="none" w:sz="0" w:space="0" w:color="auto"/>
            <w:bottom w:val="none" w:sz="0" w:space="0" w:color="auto"/>
            <w:right w:val="none" w:sz="0" w:space="0" w:color="auto"/>
          </w:divBdr>
        </w:div>
        <w:div w:id="1843736141">
          <w:marLeft w:val="640"/>
          <w:marRight w:val="0"/>
          <w:marTop w:val="0"/>
          <w:marBottom w:val="0"/>
          <w:divBdr>
            <w:top w:val="none" w:sz="0" w:space="0" w:color="auto"/>
            <w:left w:val="none" w:sz="0" w:space="0" w:color="auto"/>
            <w:bottom w:val="none" w:sz="0" w:space="0" w:color="auto"/>
            <w:right w:val="none" w:sz="0" w:space="0" w:color="auto"/>
          </w:divBdr>
        </w:div>
        <w:div w:id="1856918739">
          <w:marLeft w:val="640"/>
          <w:marRight w:val="0"/>
          <w:marTop w:val="0"/>
          <w:marBottom w:val="0"/>
          <w:divBdr>
            <w:top w:val="none" w:sz="0" w:space="0" w:color="auto"/>
            <w:left w:val="none" w:sz="0" w:space="0" w:color="auto"/>
            <w:bottom w:val="none" w:sz="0" w:space="0" w:color="auto"/>
            <w:right w:val="none" w:sz="0" w:space="0" w:color="auto"/>
          </w:divBdr>
        </w:div>
        <w:div w:id="1870097422">
          <w:marLeft w:val="640"/>
          <w:marRight w:val="0"/>
          <w:marTop w:val="0"/>
          <w:marBottom w:val="0"/>
          <w:divBdr>
            <w:top w:val="none" w:sz="0" w:space="0" w:color="auto"/>
            <w:left w:val="none" w:sz="0" w:space="0" w:color="auto"/>
            <w:bottom w:val="none" w:sz="0" w:space="0" w:color="auto"/>
            <w:right w:val="none" w:sz="0" w:space="0" w:color="auto"/>
          </w:divBdr>
        </w:div>
        <w:div w:id="1871262041">
          <w:marLeft w:val="640"/>
          <w:marRight w:val="0"/>
          <w:marTop w:val="0"/>
          <w:marBottom w:val="0"/>
          <w:divBdr>
            <w:top w:val="none" w:sz="0" w:space="0" w:color="auto"/>
            <w:left w:val="none" w:sz="0" w:space="0" w:color="auto"/>
            <w:bottom w:val="none" w:sz="0" w:space="0" w:color="auto"/>
            <w:right w:val="none" w:sz="0" w:space="0" w:color="auto"/>
          </w:divBdr>
        </w:div>
        <w:div w:id="1890260487">
          <w:marLeft w:val="640"/>
          <w:marRight w:val="0"/>
          <w:marTop w:val="0"/>
          <w:marBottom w:val="0"/>
          <w:divBdr>
            <w:top w:val="none" w:sz="0" w:space="0" w:color="auto"/>
            <w:left w:val="none" w:sz="0" w:space="0" w:color="auto"/>
            <w:bottom w:val="none" w:sz="0" w:space="0" w:color="auto"/>
            <w:right w:val="none" w:sz="0" w:space="0" w:color="auto"/>
          </w:divBdr>
        </w:div>
        <w:div w:id="1907908237">
          <w:marLeft w:val="640"/>
          <w:marRight w:val="0"/>
          <w:marTop w:val="0"/>
          <w:marBottom w:val="0"/>
          <w:divBdr>
            <w:top w:val="none" w:sz="0" w:space="0" w:color="auto"/>
            <w:left w:val="none" w:sz="0" w:space="0" w:color="auto"/>
            <w:bottom w:val="none" w:sz="0" w:space="0" w:color="auto"/>
            <w:right w:val="none" w:sz="0" w:space="0" w:color="auto"/>
          </w:divBdr>
        </w:div>
        <w:div w:id="1945258541">
          <w:marLeft w:val="640"/>
          <w:marRight w:val="0"/>
          <w:marTop w:val="0"/>
          <w:marBottom w:val="0"/>
          <w:divBdr>
            <w:top w:val="none" w:sz="0" w:space="0" w:color="auto"/>
            <w:left w:val="none" w:sz="0" w:space="0" w:color="auto"/>
            <w:bottom w:val="none" w:sz="0" w:space="0" w:color="auto"/>
            <w:right w:val="none" w:sz="0" w:space="0" w:color="auto"/>
          </w:divBdr>
        </w:div>
        <w:div w:id="1949894224">
          <w:marLeft w:val="640"/>
          <w:marRight w:val="0"/>
          <w:marTop w:val="0"/>
          <w:marBottom w:val="0"/>
          <w:divBdr>
            <w:top w:val="none" w:sz="0" w:space="0" w:color="auto"/>
            <w:left w:val="none" w:sz="0" w:space="0" w:color="auto"/>
            <w:bottom w:val="none" w:sz="0" w:space="0" w:color="auto"/>
            <w:right w:val="none" w:sz="0" w:space="0" w:color="auto"/>
          </w:divBdr>
        </w:div>
        <w:div w:id="1973946303">
          <w:marLeft w:val="640"/>
          <w:marRight w:val="0"/>
          <w:marTop w:val="0"/>
          <w:marBottom w:val="0"/>
          <w:divBdr>
            <w:top w:val="none" w:sz="0" w:space="0" w:color="auto"/>
            <w:left w:val="none" w:sz="0" w:space="0" w:color="auto"/>
            <w:bottom w:val="none" w:sz="0" w:space="0" w:color="auto"/>
            <w:right w:val="none" w:sz="0" w:space="0" w:color="auto"/>
          </w:divBdr>
        </w:div>
        <w:div w:id="1990282728">
          <w:marLeft w:val="640"/>
          <w:marRight w:val="0"/>
          <w:marTop w:val="0"/>
          <w:marBottom w:val="0"/>
          <w:divBdr>
            <w:top w:val="none" w:sz="0" w:space="0" w:color="auto"/>
            <w:left w:val="none" w:sz="0" w:space="0" w:color="auto"/>
            <w:bottom w:val="none" w:sz="0" w:space="0" w:color="auto"/>
            <w:right w:val="none" w:sz="0" w:space="0" w:color="auto"/>
          </w:divBdr>
        </w:div>
        <w:div w:id="2029520521">
          <w:marLeft w:val="640"/>
          <w:marRight w:val="0"/>
          <w:marTop w:val="0"/>
          <w:marBottom w:val="0"/>
          <w:divBdr>
            <w:top w:val="none" w:sz="0" w:space="0" w:color="auto"/>
            <w:left w:val="none" w:sz="0" w:space="0" w:color="auto"/>
            <w:bottom w:val="none" w:sz="0" w:space="0" w:color="auto"/>
            <w:right w:val="none" w:sz="0" w:space="0" w:color="auto"/>
          </w:divBdr>
        </w:div>
        <w:div w:id="2033140457">
          <w:marLeft w:val="640"/>
          <w:marRight w:val="0"/>
          <w:marTop w:val="0"/>
          <w:marBottom w:val="0"/>
          <w:divBdr>
            <w:top w:val="none" w:sz="0" w:space="0" w:color="auto"/>
            <w:left w:val="none" w:sz="0" w:space="0" w:color="auto"/>
            <w:bottom w:val="none" w:sz="0" w:space="0" w:color="auto"/>
            <w:right w:val="none" w:sz="0" w:space="0" w:color="auto"/>
          </w:divBdr>
        </w:div>
        <w:div w:id="2035694790">
          <w:marLeft w:val="640"/>
          <w:marRight w:val="0"/>
          <w:marTop w:val="0"/>
          <w:marBottom w:val="0"/>
          <w:divBdr>
            <w:top w:val="none" w:sz="0" w:space="0" w:color="auto"/>
            <w:left w:val="none" w:sz="0" w:space="0" w:color="auto"/>
            <w:bottom w:val="none" w:sz="0" w:space="0" w:color="auto"/>
            <w:right w:val="none" w:sz="0" w:space="0" w:color="auto"/>
          </w:divBdr>
        </w:div>
        <w:div w:id="2037271117">
          <w:marLeft w:val="640"/>
          <w:marRight w:val="0"/>
          <w:marTop w:val="0"/>
          <w:marBottom w:val="0"/>
          <w:divBdr>
            <w:top w:val="none" w:sz="0" w:space="0" w:color="auto"/>
            <w:left w:val="none" w:sz="0" w:space="0" w:color="auto"/>
            <w:bottom w:val="none" w:sz="0" w:space="0" w:color="auto"/>
            <w:right w:val="none" w:sz="0" w:space="0" w:color="auto"/>
          </w:divBdr>
        </w:div>
        <w:div w:id="2043969117">
          <w:marLeft w:val="640"/>
          <w:marRight w:val="0"/>
          <w:marTop w:val="0"/>
          <w:marBottom w:val="0"/>
          <w:divBdr>
            <w:top w:val="none" w:sz="0" w:space="0" w:color="auto"/>
            <w:left w:val="none" w:sz="0" w:space="0" w:color="auto"/>
            <w:bottom w:val="none" w:sz="0" w:space="0" w:color="auto"/>
            <w:right w:val="none" w:sz="0" w:space="0" w:color="auto"/>
          </w:divBdr>
        </w:div>
        <w:div w:id="2062316050">
          <w:marLeft w:val="640"/>
          <w:marRight w:val="0"/>
          <w:marTop w:val="0"/>
          <w:marBottom w:val="0"/>
          <w:divBdr>
            <w:top w:val="none" w:sz="0" w:space="0" w:color="auto"/>
            <w:left w:val="none" w:sz="0" w:space="0" w:color="auto"/>
            <w:bottom w:val="none" w:sz="0" w:space="0" w:color="auto"/>
            <w:right w:val="none" w:sz="0" w:space="0" w:color="auto"/>
          </w:divBdr>
        </w:div>
        <w:div w:id="2068263473">
          <w:marLeft w:val="640"/>
          <w:marRight w:val="0"/>
          <w:marTop w:val="0"/>
          <w:marBottom w:val="0"/>
          <w:divBdr>
            <w:top w:val="none" w:sz="0" w:space="0" w:color="auto"/>
            <w:left w:val="none" w:sz="0" w:space="0" w:color="auto"/>
            <w:bottom w:val="none" w:sz="0" w:space="0" w:color="auto"/>
            <w:right w:val="none" w:sz="0" w:space="0" w:color="auto"/>
          </w:divBdr>
        </w:div>
        <w:div w:id="2069573318">
          <w:marLeft w:val="640"/>
          <w:marRight w:val="0"/>
          <w:marTop w:val="0"/>
          <w:marBottom w:val="0"/>
          <w:divBdr>
            <w:top w:val="none" w:sz="0" w:space="0" w:color="auto"/>
            <w:left w:val="none" w:sz="0" w:space="0" w:color="auto"/>
            <w:bottom w:val="none" w:sz="0" w:space="0" w:color="auto"/>
            <w:right w:val="none" w:sz="0" w:space="0" w:color="auto"/>
          </w:divBdr>
        </w:div>
        <w:div w:id="2121296665">
          <w:marLeft w:val="640"/>
          <w:marRight w:val="0"/>
          <w:marTop w:val="0"/>
          <w:marBottom w:val="0"/>
          <w:divBdr>
            <w:top w:val="none" w:sz="0" w:space="0" w:color="auto"/>
            <w:left w:val="none" w:sz="0" w:space="0" w:color="auto"/>
            <w:bottom w:val="none" w:sz="0" w:space="0" w:color="auto"/>
            <w:right w:val="none" w:sz="0" w:space="0" w:color="auto"/>
          </w:divBdr>
        </w:div>
        <w:div w:id="2131626538">
          <w:marLeft w:val="640"/>
          <w:marRight w:val="0"/>
          <w:marTop w:val="0"/>
          <w:marBottom w:val="0"/>
          <w:divBdr>
            <w:top w:val="none" w:sz="0" w:space="0" w:color="auto"/>
            <w:left w:val="none" w:sz="0" w:space="0" w:color="auto"/>
            <w:bottom w:val="none" w:sz="0" w:space="0" w:color="auto"/>
            <w:right w:val="none" w:sz="0" w:space="0" w:color="auto"/>
          </w:divBdr>
        </w:div>
        <w:div w:id="2135251309">
          <w:marLeft w:val="640"/>
          <w:marRight w:val="0"/>
          <w:marTop w:val="0"/>
          <w:marBottom w:val="0"/>
          <w:divBdr>
            <w:top w:val="none" w:sz="0" w:space="0" w:color="auto"/>
            <w:left w:val="none" w:sz="0" w:space="0" w:color="auto"/>
            <w:bottom w:val="none" w:sz="0" w:space="0" w:color="auto"/>
            <w:right w:val="none" w:sz="0" w:space="0" w:color="auto"/>
          </w:divBdr>
        </w:div>
      </w:divsChild>
    </w:div>
    <w:div w:id="55864862">
      <w:marLeft w:val="640"/>
      <w:marRight w:val="0"/>
      <w:marTop w:val="0"/>
      <w:marBottom w:val="0"/>
      <w:divBdr>
        <w:top w:val="none" w:sz="0" w:space="0" w:color="auto"/>
        <w:left w:val="none" w:sz="0" w:space="0" w:color="auto"/>
        <w:bottom w:val="none" w:sz="0" w:space="0" w:color="auto"/>
        <w:right w:val="none" w:sz="0" w:space="0" w:color="auto"/>
      </w:divBdr>
    </w:div>
    <w:div w:id="56364133">
      <w:marLeft w:val="640"/>
      <w:marRight w:val="0"/>
      <w:marTop w:val="0"/>
      <w:marBottom w:val="0"/>
      <w:divBdr>
        <w:top w:val="none" w:sz="0" w:space="0" w:color="auto"/>
        <w:left w:val="none" w:sz="0" w:space="0" w:color="auto"/>
        <w:bottom w:val="none" w:sz="0" w:space="0" w:color="auto"/>
        <w:right w:val="none" w:sz="0" w:space="0" w:color="auto"/>
      </w:divBdr>
    </w:div>
    <w:div w:id="56561585">
      <w:marLeft w:val="640"/>
      <w:marRight w:val="0"/>
      <w:marTop w:val="0"/>
      <w:marBottom w:val="0"/>
      <w:divBdr>
        <w:top w:val="none" w:sz="0" w:space="0" w:color="auto"/>
        <w:left w:val="none" w:sz="0" w:space="0" w:color="auto"/>
        <w:bottom w:val="none" w:sz="0" w:space="0" w:color="auto"/>
        <w:right w:val="none" w:sz="0" w:space="0" w:color="auto"/>
      </w:divBdr>
    </w:div>
    <w:div w:id="57023629">
      <w:marLeft w:val="640"/>
      <w:marRight w:val="0"/>
      <w:marTop w:val="0"/>
      <w:marBottom w:val="0"/>
      <w:divBdr>
        <w:top w:val="none" w:sz="0" w:space="0" w:color="auto"/>
        <w:left w:val="none" w:sz="0" w:space="0" w:color="auto"/>
        <w:bottom w:val="none" w:sz="0" w:space="0" w:color="auto"/>
        <w:right w:val="none" w:sz="0" w:space="0" w:color="auto"/>
      </w:divBdr>
    </w:div>
    <w:div w:id="57365637">
      <w:marLeft w:val="640"/>
      <w:marRight w:val="0"/>
      <w:marTop w:val="0"/>
      <w:marBottom w:val="0"/>
      <w:divBdr>
        <w:top w:val="none" w:sz="0" w:space="0" w:color="auto"/>
        <w:left w:val="none" w:sz="0" w:space="0" w:color="auto"/>
        <w:bottom w:val="none" w:sz="0" w:space="0" w:color="auto"/>
        <w:right w:val="none" w:sz="0" w:space="0" w:color="auto"/>
      </w:divBdr>
    </w:div>
    <w:div w:id="57948517">
      <w:marLeft w:val="640"/>
      <w:marRight w:val="0"/>
      <w:marTop w:val="0"/>
      <w:marBottom w:val="0"/>
      <w:divBdr>
        <w:top w:val="none" w:sz="0" w:space="0" w:color="auto"/>
        <w:left w:val="none" w:sz="0" w:space="0" w:color="auto"/>
        <w:bottom w:val="none" w:sz="0" w:space="0" w:color="auto"/>
        <w:right w:val="none" w:sz="0" w:space="0" w:color="auto"/>
      </w:divBdr>
    </w:div>
    <w:div w:id="58019041">
      <w:marLeft w:val="640"/>
      <w:marRight w:val="0"/>
      <w:marTop w:val="0"/>
      <w:marBottom w:val="0"/>
      <w:divBdr>
        <w:top w:val="none" w:sz="0" w:space="0" w:color="auto"/>
        <w:left w:val="none" w:sz="0" w:space="0" w:color="auto"/>
        <w:bottom w:val="none" w:sz="0" w:space="0" w:color="auto"/>
        <w:right w:val="none" w:sz="0" w:space="0" w:color="auto"/>
      </w:divBdr>
    </w:div>
    <w:div w:id="58137347">
      <w:marLeft w:val="640"/>
      <w:marRight w:val="0"/>
      <w:marTop w:val="0"/>
      <w:marBottom w:val="0"/>
      <w:divBdr>
        <w:top w:val="none" w:sz="0" w:space="0" w:color="auto"/>
        <w:left w:val="none" w:sz="0" w:space="0" w:color="auto"/>
        <w:bottom w:val="none" w:sz="0" w:space="0" w:color="auto"/>
        <w:right w:val="none" w:sz="0" w:space="0" w:color="auto"/>
      </w:divBdr>
    </w:div>
    <w:div w:id="58330631">
      <w:marLeft w:val="640"/>
      <w:marRight w:val="0"/>
      <w:marTop w:val="0"/>
      <w:marBottom w:val="0"/>
      <w:divBdr>
        <w:top w:val="none" w:sz="0" w:space="0" w:color="auto"/>
        <w:left w:val="none" w:sz="0" w:space="0" w:color="auto"/>
        <w:bottom w:val="none" w:sz="0" w:space="0" w:color="auto"/>
        <w:right w:val="none" w:sz="0" w:space="0" w:color="auto"/>
      </w:divBdr>
    </w:div>
    <w:div w:id="58794919">
      <w:marLeft w:val="640"/>
      <w:marRight w:val="0"/>
      <w:marTop w:val="0"/>
      <w:marBottom w:val="0"/>
      <w:divBdr>
        <w:top w:val="none" w:sz="0" w:space="0" w:color="auto"/>
        <w:left w:val="none" w:sz="0" w:space="0" w:color="auto"/>
        <w:bottom w:val="none" w:sz="0" w:space="0" w:color="auto"/>
        <w:right w:val="none" w:sz="0" w:space="0" w:color="auto"/>
      </w:divBdr>
    </w:div>
    <w:div w:id="59059902">
      <w:marLeft w:val="640"/>
      <w:marRight w:val="0"/>
      <w:marTop w:val="0"/>
      <w:marBottom w:val="0"/>
      <w:divBdr>
        <w:top w:val="none" w:sz="0" w:space="0" w:color="auto"/>
        <w:left w:val="none" w:sz="0" w:space="0" w:color="auto"/>
        <w:bottom w:val="none" w:sz="0" w:space="0" w:color="auto"/>
        <w:right w:val="none" w:sz="0" w:space="0" w:color="auto"/>
      </w:divBdr>
    </w:div>
    <w:div w:id="59907182">
      <w:marLeft w:val="640"/>
      <w:marRight w:val="0"/>
      <w:marTop w:val="0"/>
      <w:marBottom w:val="0"/>
      <w:divBdr>
        <w:top w:val="none" w:sz="0" w:space="0" w:color="auto"/>
        <w:left w:val="none" w:sz="0" w:space="0" w:color="auto"/>
        <w:bottom w:val="none" w:sz="0" w:space="0" w:color="auto"/>
        <w:right w:val="none" w:sz="0" w:space="0" w:color="auto"/>
      </w:divBdr>
    </w:div>
    <w:div w:id="59914292">
      <w:marLeft w:val="640"/>
      <w:marRight w:val="0"/>
      <w:marTop w:val="0"/>
      <w:marBottom w:val="0"/>
      <w:divBdr>
        <w:top w:val="none" w:sz="0" w:space="0" w:color="auto"/>
        <w:left w:val="none" w:sz="0" w:space="0" w:color="auto"/>
        <w:bottom w:val="none" w:sz="0" w:space="0" w:color="auto"/>
        <w:right w:val="none" w:sz="0" w:space="0" w:color="auto"/>
      </w:divBdr>
    </w:div>
    <w:div w:id="60761448">
      <w:marLeft w:val="640"/>
      <w:marRight w:val="0"/>
      <w:marTop w:val="0"/>
      <w:marBottom w:val="0"/>
      <w:divBdr>
        <w:top w:val="none" w:sz="0" w:space="0" w:color="auto"/>
        <w:left w:val="none" w:sz="0" w:space="0" w:color="auto"/>
        <w:bottom w:val="none" w:sz="0" w:space="0" w:color="auto"/>
        <w:right w:val="none" w:sz="0" w:space="0" w:color="auto"/>
      </w:divBdr>
    </w:div>
    <w:div w:id="60835462">
      <w:marLeft w:val="640"/>
      <w:marRight w:val="0"/>
      <w:marTop w:val="0"/>
      <w:marBottom w:val="0"/>
      <w:divBdr>
        <w:top w:val="none" w:sz="0" w:space="0" w:color="auto"/>
        <w:left w:val="none" w:sz="0" w:space="0" w:color="auto"/>
        <w:bottom w:val="none" w:sz="0" w:space="0" w:color="auto"/>
        <w:right w:val="none" w:sz="0" w:space="0" w:color="auto"/>
      </w:divBdr>
    </w:div>
    <w:div w:id="61568003">
      <w:marLeft w:val="640"/>
      <w:marRight w:val="0"/>
      <w:marTop w:val="0"/>
      <w:marBottom w:val="0"/>
      <w:divBdr>
        <w:top w:val="none" w:sz="0" w:space="0" w:color="auto"/>
        <w:left w:val="none" w:sz="0" w:space="0" w:color="auto"/>
        <w:bottom w:val="none" w:sz="0" w:space="0" w:color="auto"/>
        <w:right w:val="none" w:sz="0" w:space="0" w:color="auto"/>
      </w:divBdr>
    </w:div>
    <w:div w:id="61757659">
      <w:marLeft w:val="640"/>
      <w:marRight w:val="0"/>
      <w:marTop w:val="0"/>
      <w:marBottom w:val="0"/>
      <w:divBdr>
        <w:top w:val="none" w:sz="0" w:space="0" w:color="auto"/>
        <w:left w:val="none" w:sz="0" w:space="0" w:color="auto"/>
        <w:bottom w:val="none" w:sz="0" w:space="0" w:color="auto"/>
        <w:right w:val="none" w:sz="0" w:space="0" w:color="auto"/>
      </w:divBdr>
    </w:div>
    <w:div w:id="62526351">
      <w:marLeft w:val="640"/>
      <w:marRight w:val="0"/>
      <w:marTop w:val="0"/>
      <w:marBottom w:val="0"/>
      <w:divBdr>
        <w:top w:val="none" w:sz="0" w:space="0" w:color="auto"/>
        <w:left w:val="none" w:sz="0" w:space="0" w:color="auto"/>
        <w:bottom w:val="none" w:sz="0" w:space="0" w:color="auto"/>
        <w:right w:val="none" w:sz="0" w:space="0" w:color="auto"/>
      </w:divBdr>
    </w:div>
    <w:div w:id="62724811">
      <w:marLeft w:val="640"/>
      <w:marRight w:val="0"/>
      <w:marTop w:val="0"/>
      <w:marBottom w:val="0"/>
      <w:divBdr>
        <w:top w:val="none" w:sz="0" w:space="0" w:color="auto"/>
        <w:left w:val="none" w:sz="0" w:space="0" w:color="auto"/>
        <w:bottom w:val="none" w:sz="0" w:space="0" w:color="auto"/>
        <w:right w:val="none" w:sz="0" w:space="0" w:color="auto"/>
      </w:divBdr>
    </w:div>
    <w:div w:id="63337167">
      <w:marLeft w:val="640"/>
      <w:marRight w:val="0"/>
      <w:marTop w:val="0"/>
      <w:marBottom w:val="0"/>
      <w:divBdr>
        <w:top w:val="none" w:sz="0" w:space="0" w:color="auto"/>
        <w:left w:val="none" w:sz="0" w:space="0" w:color="auto"/>
        <w:bottom w:val="none" w:sz="0" w:space="0" w:color="auto"/>
        <w:right w:val="none" w:sz="0" w:space="0" w:color="auto"/>
      </w:divBdr>
    </w:div>
    <w:div w:id="63527802">
      <w:marLeft w:val="640"/>
      <w:marRight w:val="0"/>
      <w:marTop w:val="0"/>
      <w:marBottom w:val="0"/>
      <w:divBdr>
        <w:top w:val="none" w:sz="0" w:space="0" w:color="auto"/>
        <w:left w:val="none" w:sz="0" w:space="0" w:color="auto"/>
        <w:bottom w:val="none" w:sz="0" w:space="0" w:color="auto"/>
        <w:right w:val="none" w:sz="0" w:space="0" w:color="auto"/>
      </w:divBdr>
    </w:div>
    <w:div w:id="64300120">
      <w:bodyDiv w:val="1"/>
      <w:marLeft w:val="0"/>
      <w:marRight w:val="0"/>
      <w:marTop w:val="0"/>
      <w:marBottom w:val="0"/>
      <w:divBdr>
        <w:top w:val="none" w:sz="0" w:space="0" w:color="auto"/>
        <w:left w:val="none" w:sz="0" w:space="0" w:color="auto"/>
        <w:bottom w:val="none" w:sz="0" w:space="0" w:color="auto"/>
        <w:right w:val="none" w:sz="0" w:space="0" w:color="auto"/>
      </w:divBdr>
      <w:divsChild>
        <w:div w:id="1587833">
          <w:marLeft w:val="640"/>
          <w:marRight w:val="0"/>
          <w:marTop w:val="0"/>
          <w:marBottom w:val="0"/>
          <w:divBdr>
            <w:top w:val="none" w:sz="0" w:space="0" w:color="auto"/>
            <w:left w:val="none" w:sz="0" w:space="0" w:color="auto"/>
            <w:bottom w:val="none" w:sz="0" w:space="0" w:color="auto"/>
            <w:right w:val="none" w:sz="0" w:space="0" w:color="auto"/>
          </w:divBdr>
        </w:div>
        <w:div w:id="42026315">
          <w:marLeft w:val="640"/>
          <w:marRight w:val="0"/>
          <w:marTop w:val="0"/>
          <w:marBottom w:val="0"/>
          <w:divBdr>
            <w:top w:val="none" w:sz="0" w:space="0" w:color="auto"/>
            <w:left w:val="none" w:sz="0" w:space="0" w:color="auto"/>
            <w:bottom w:val="none" w:sz="0" w:space="0" w:color="auto"/>
            <w:right w:val="none" w:sz="0" w:space="0" w:color="auto"/>
          </w:divBdr>
        </w:div>
        <w:div w:id="69276985">
          <w:marLeft w:val="640"/>
          <w:marRight w:val="0"/>
          <w:marTop w:val="0"/>
          <w:marBottom w:val="0"/>
          <w:divBdr>
            <w:top w:val="none" w:sz="0" w:space="0" w:color="auto"/>
            <w:left w:val="none" w:sz="0" w:space="0" w:color="auto"/>
            <w:bottom w:val="none" w:sz="0" w:space="0" w:color="auto"/>
            <w:right w:val="none" w:sz="0" w:space="0" w:color="auto"/>
          </w:divBdr>
        </w:div>
        <w:div w:id="120659395">
          <w:marLeft w:val="640"/>
          <w:marRight w:val="0"/>
          <w:marTop w:val="0"/>
          <w:marBottom w:val="0"/>
          <w:divBdr>
            <w:top w:val="none" w:sz="0" w:space="0" w:color="auto"/>
            <w:left w:val="none" w:sz="0" w:space="0" w:color="auto"/>
            <w:bottom w:val="none" w:sz="0" w:space="0" w:color="auto"/>
            <w:right w:val="none" w:sz="0" w:space="0" w:color="auto"/>
          </w:divBdr>
        </w:div>
        <w:div w:id="125125292">
          <w:marLeft w:val="640"/>
          <w:marRight w:val="0"/>
          <w:marTop w:val="0"/>
          <w:marBottom w:val="0"/>
          <w:divBdr>
            <w:top w:val="none" w:sz="0" w:space="0" w:color="auto"/>
            <w:left w:val="none" w:sz="0" w:space="0" w:color="auto"/>
            <w:bottom w:val="none" w:sz="0" w:space="0" w:color="auto"/>
            <w:right w:val="none" w:sz="0" w:space="0" w:color="auto"/>
          </w:divBdr>
        </w:div>
        <w:div w:id="132676965">
          <w:marLeft w:val="640"/>
          <w:marRight w:val="0"/>
          <w:marTop w:val="0"/>
          <w:marBottom w:val="0"/>
          <w:divBdr>
            <w:top w:val="none" w:sz="0" w:space="0" w:color="auto"/>
            <w:left w:val="none" w:sz="0" w:space="0" w:color="auto"/>
            <w:bottom w:val="none" w:sz="0" w:space="0" w:color="auto"/>
            <w:right w:val="none" w:sz="0" w:space="0" w:color="auto"/>
          </w:divBdr>
        </w:div>
        <w:div w:id="145051825">
          <w:marLeft w:val="640"/>
          <w:marRight w:val="0"/>
          <w:marTop w:val="0"/>
          <w:marBottom w:val="0"/>
          <w:divBdr>
            <w:top w:val="none" w:sz="0" w:space="0" w:color="auto"/>
            <w:left w:val="none" w:sz="0" w:space="0" w:color="auto"/>
            <w:bottom w:val="none" w:sz="0" w:space="0" w:color="auto"/>
            <w:right w:val="none" w:sz="0" w:space="0" w:color="auto"/>
          </w:divBdr>
        </w:div>
        <w:div w:id="182482865">
          <w:marLeft w:val="640"/>
          <w:marRight w:val="0"/>
          <w:marTop w:val="0"/>
          <w:marBottom w:val="0"/>
          <w:divBdr>
            <w:top w:val="none" w:sz="0" w:space="0" w:color="auto"/>
            <w:left w:val="none" w:sz="0" w:space="0" w:color="auto"/>
            <w:bottom w:val="none" w:sz="0" w:space="0" w:color="auto"/>
            <w:right w:val="none" w:sz="0" w:space="0" w:color="auto"/>
          </w:divBdr>
        </w:div>
        <w:div w:id="190847340">
          <w:marLeft w:val="640"/>
          <w:marRight w:val="0"/>
          <w:marTop w:val="0"/>
          <w:marBottom w:val="0"/>
          <w:divBdr>
            <w:top w:val="none" w:sz="0" w:space="0" w:color="auto"/>
            <w:left w:val="none" w:sz="0" w:space="0" w:color="auto"/>
            <w:bottom w:val="none" w:sz="0" w:space="0" w:color="auto"/>
            <w:right w:val="none" w:sz="0" w:space="0" w:color="auto"/>
          </w:divBdr>
        </w:div>
        <w:div w:id="200168703">
          <w:marLeft w:val="640"/>
          <w:marRight w:val="0"/>
          <w:marTop w:val="0"/>
          <w:marBottom w:val="0"/>
          <w:divBdr>
            <w:top w:val="none" w:sz="0" w:space="0" w:color="auto"/>
            <w:left w:val="none" w:sz="0" w:space="0" w:color="auto"/>
            <w:bottom w:val="none" w:sz="0" w:space="0" w:color="auto"/>
            <w:right w:val="none" w:sz="0" w:space="0" w:color="auto"/>
          </w:divBdr>
        </w:div>
        <w:div w:id="222839526">
          <w:marLeft w:val="640"/>
          <w:marRight w:val="0"/>
          <w:marTop w:val="0"/>
          <w:marBottom w:val="0"/>
          <w:divBdr>
            <w:top w:val="none" w:sz="0" w:space="0" w:color="auto"/>
            <w:left w:val="none" w:sz="0" w:space="0" w:color="auto"/>
            <w:bottom w:val="none" w:sz="0" w:space="0" w:color="auto"/>
            <w:right w:val="none" w:sz="0" w:space="0" w:color="auto"/>
          </w:divBdr>
        </w:div>
        <w:div w:id="243881198">
          <w:marLeft w:val="640"/>
          <w:marRight w:val="0"/>
          <w:marTop w:val="0"/>
          <w:marBottom w:val="0"/>
          <w:divBdr>
            <w:top w:val="none" w:sz="0" w:space="0" w:color="auto"/>
            <w:left w:val="none" w:sz="0" w:space="0" w:color="auto"/>
            <w:bottom w:val="none" w:sz="0" w:space="0" w:color="auto"/>
            <w:right w:val="none" w:sz="0" w:space="0" w:color="auto"/>
          </w:divBdr>
        </w:div>
        <w:div w:id="244266652">
          <w:marLeft w:val="640"/>
          <w:marRight w:val="0"/>
          <w:marTop w:val="0"/>
          <w:marBottom w:val="0"/>
          <w:divBdr>
            <w:top w:val="none" w:sz="0" w:space="0" w:color="auto"/>
            <w:left w:val="none" w:sz="0" w:space="0" w:color="auto"/>
            <w:bottom w:val="none" w:sz="0" w:space="0" w:color="auto"/>
            <w:right w:val="none" w:sz="0" w:space="0" w:color="auto"/>
          </w:divBdr>
        </w:div>
        <w:div w:id="246505491">
          <w:marLeft w:val="640"/>
          <w:marRight w:val="0"/>
          <w:marTop w:val="0"/>
          <w:marBottom w:val="0"/>
          <w:divBdr>
            <w:top w:val="none" w:sz="0" w:space="0" w:color="auto"/>
            <w:left w:val="none" w:sz="0" w:space="0" w:color="auto"/>
            <w:bottom w:val="none" w:sz="0" w:space="0" w:color="auto"/>
            <w:right w:val="none" w:sz="0" w:space="0" w:color="auto"/>
          </w:divBdr>
        </w:div>
        <w:div w:id="246886290">
          <w:marLeft w:val="640"/>
          <w:marRight w:val="0"/>
          <w:marTop w:val="0"/>
          <w:marBottom w:val="0"/>
          <w:divBdr>
            <w:top w:val="none" w:sz="0" w:space="0" w:color="auto"/>
            <w:left w:val="none" w:sz="0" w:space="0" w:color="auto"/>
            <w:bottom w:val="none" w:sz="0" w:space="0" w:color="auto"/>
            <w:right w:val="none" w:sz="0" w:space="0" w:color="auto"/>
          </w:divBdr>
        </w:div>
        <w:div w:id="266810970">
          <w:marLeft w:val="640"/>
          <w:marRight w:val="0"/>
          <w:marTop w:val="0"/>
          <w:marBottom w:val="0"/>
          <w:divBdr>
            <w:top w:val="none" w:sz="0" w:space="0" w:color="auto"/>
            <w:left w:val="none" w:sz="0" w:space="0" w:color="auto"/>
            <w:bottom w:val="none" w:sz="0" w:space="0" w:color="auto"/>
            <w:right w:val="none" w:sz="0" w:space="0" w:color="auto"/>
          </w:divBdr>
        </w:div>
        <w:div w:id="302776430">
          <w:marLeft w:val="640"/>
          <w:marRight w:val="0"/>
          <w:marTop w:val="0"/>
          <w:marBottom w:val="0"/>
          <w:divBdr>
            <w:top w:val="none" w:sz="0" w:space="0" w:color="auto"/>
            <w:left w:val="none" w:sz="0" w:space="0" w:color="auto"/>
            <w:bottom w:val="none" w:sz="0" w:space="0" w:color="auto"/>
            <w:right w:val="none" w:sz="0" w:space="0" w:color="auto"/>
          </w:divBdr>
        </w:div>
        <w:div w:id="319964252">
          <w:marLeft w:val="640"/>
          <w:marRight w:val="0"/>
          <w:marTop w:val="0"/>
          <w:marBottom w:val="0"/>
          <w:divBdr>
            <w:top w:val="none" w:sz="0" w:space="0" w:color="auto"/>
            <w:left w:val="none" w:sz="0" w:space="0" w:color="auto"/>
            <w:bottom w:val="none" w:sz="0" w:space="0" w:color="auto"/>
            <w:right w:val="none" w:sz="0" w:space="0" w:color="auto"/>
          </w:divBdr>
        </w:div>
        <w:div w:id="328215738">
          <w:marLeft w:val="640"/>
          <w:marRight w:val="0"/>
          <w:marTop w:val="0"/>
          <w:marBottom w:val="0"/>
          <w:divBdr>
            <w:top w:val="none" w:sz="0" w:space="0" w:color="auto"/>
            <w:left w:val="none" w:sz="0" w:space="0" w:color="auto"/>
            <w:bottom w:val="none" w:sz="0" w:space="0" w:color="auto"/>
            <w:right w:val="none" w:sz="0" w:space="0" w:color="auto"/>
          </w:divBdr>
        </w:div>
        <w:div w:id="332805651">
          <w:marLeft w:val="640"/>
          <w:marRight w:val="0"/>
          <w:marTop w:val="0"/>
          <w:marBottom w:val="0"/>
          <w:divBdr>
            <w:top w:val="none" w:sz="0" w:space="0" w:color="auto"/>
            <w:left w:val="none" w:sz="0" w:space="0" w:color="auto"/>
            <w:bottom w:val="none" w:sz="0" w:space="0" w:color="auto"/>
            <w:right w:val="none" w:sz="0" w:space="0" w:color="auto"/>
          </w:divBdr>
        </w:div>
        <w:div w:id="352459145">
          <w:marLeft w:val="640"/>
          <w:marRight w:val="0"/>
          <w:marTop w:val="0"/>
          <w:marBottom w:val="0"/>
          <w:divBdr>
            <w:top w:val="none" w:sz="0" w:space="0" w:color="auto"/>
            <w:left w:val="none" w:sz="0" w:space="0" w:color="auto"/>
            <w:bottom w:val="none" w:sz="0" w:space="0" w:color="auto"/>
            <w:right w:val="none" w:sz="0" w:space="0" w:color="auto"/>
          </w:divBdr>
        </w:div>
        <w:div w:id="367996931">
          <w:marLeft w:val="640"/>
          <w:marRight w:val="0"/>
          <w:marTop w:val="0"/>
          <w:marBottom w:val="0"/>
          <w:divBdr>
            <w:top w:val="none" w:sz="0" w:space="0" w:color="auto"/>
            <w:left w:val="none" w:sz="0" w:space="0" w:color="auto"/>
            <w:bottom w:val="none" w:sz="0" w:space="0" w:color="auto"/>
            <w:right w:val="none" w:sz="0" w:space="0" w:color="auto"/>
          </w:divBdr>
        </w:div>
        <w:div w:id="398866798">
          <w:marLeft w:val="640"/>
          <w:marRight w:val="0"/>
          <w:marTop w:val="0"/>
          <w:marBottom w:val="0"/>
          <w:divBdr>
            <w:top w:val="none" w:sz="0" w:space="0" w:color="auto"/>
            <w:left w:val="none" w:sz="0" w:space="0" w:color="auto"/>
            <w:bottom w:val="none" w:sz="0" w:space="0" w:color="auto"/>
            <w:right w:val="none" w:sz="0" w:space="0" w:color="auto"/>
          </w:divBdr>
        </w:div>
        <w:div w:id="414284006">
          <w:marLeft w:val="640"/>
          <w:marRight w:val="0"/>
          <w:marTop w:val="0"/>
          <w:marBottom w:val="0"/>
          <w:divBdr>
            <w:top w:val="none" w:sz="0" w:space="0" w:color="auto"/>
            <w:left w:val="none" w:sz="0" w:space="0" w:color="auto"/>
            <w:bottom w:val="none" w:sz="0" w:space="0" w:color="auto"/>
            <w:right w:val="none" w:sz="0" w:space="0" w:color="auto"/>
          </w:divBdr>
        </w:div>
        <w:div w:id="428090735">
          <w:marLeft w:val="640"/>
          <w:marRight w:val="0"/>
          <w:marTop w:val="0"/>
          <w:marBottom w:val="0"/>
          <w:divBdr>
            <w:top w:val="none" w:sz="0" w:space="0" w:color="auto"/>
            <w:left w:val="none" w:sz="0" w:space="0" w:color="auto"/>
            <w:bottom w:val="none" w:sz="0" w:space="0" w:color="auto"/>
            <w:right w:val="none" w:sz="0" w:space="0" w:color="auto"/>
          </w:divBdr>
        </w:div>
        <w:div w:id="449596459">
          <w:marLeft w:val="640"/>
          <w:marRight w:val="0"/>
          <w:marTop w:val="0"/>
          <w:marBottom w:val="0"/>
          <w:divBdr>
            <w:top w:val="none" w:sz="0" w:space="0" w:color="auto"/>
            <w:left w:val="none" w:sz="0" w:space="0" w:color="auto"/>
            <w:bottom w:val="none" w:sz="0" w:space="0" w:color="auto"/>
            <w:right w:val="none" w:sz="0" w:space="0" w:color="auto"/>
          </w:divBdr>
        </w:div>
        <w:div w:id="482357205">
          <w:marLeft w:val="640"/>
          <w:marRight w:val="0"/>
          <w:marTop w:val="0"/>
          <w:marBottom w:val="0"/>
          <w:divBdr>
            <w:top w:val="none" w:sz="0" w:space="0" w:color="auto"/>
            <w:left w:val="none" w:sz="0" w:space="0" w:color="auto"/>
            <w:bottom w:val="none" w:sz="0" w:space="0" w:color="auto"/>
            <w:right w:val="none" w:sz="0" w:space="0" w:color="auto"/>
          </w:divBdr>
        </w:div>
        <w:div w:id="496847146">
          <w:marLeft w:val="640"/>
          <w:marRight w:val="0"/>
          <w:marTop w:val="0"/>
          <w:marBottom w:val="0"/>
          <w:divBdr>
            <w:top w:val="none" w:sz="0" w:space="0" w:color="auto"/>
            <w:left w:val="none" w:sz="0" w:space="0" w:color="auto"/>
            <w:bottom w:val="none" w:sz="0" w:space="0" w:color="auto"/>
            <w:right w:val="none" w:sz="0" w:space="0" w:color="auto"/>
          </w:divBdr>
        </w:div>
        <w:div w:id="522129067">
          <w:marLeft w:val="640"/>
          <w:marRight w:val="0"/>
          <w:marTop w:val="0"/>
          <w:marBottom w:val="0"/>
          <w:divBdr>
            <w:top w:val="none" w:sz="0" w:space="0" w:color="auto"/>
            <w:left w:val="none" w:sz="0" w:space="0" w:color="auto"/>
            <w:bottom w:val="none" w:sz="0" w:space="0" w:color="auto"/>
            <w:right w:val="none" w:sz="0" w:space="0" w:color="auto"/>
          </w:divBdr>
        </w:div>
        <w:div w:id="529951044">
          <w:marLeft w:val="640"/>
          <w:marRight w:val="0"/>
          <w:marTop w:val="0"/>
          <w:marBottom w:val="0"/>
          <w:divBdr>
            <w:top w:val="none" w:sz="0" w:space="0" w:color="auto"/>
            <w:left w:val="none" w:sz="0" w:space="0" w:color="auto"/>
            <w:bottom w:val="none" w:sz="0" w:space="0" w:color="auto"/>
            <w:right w:val="none" w:sz="0" w:space="0" w:color="auto"/>
          </w:divBdr>
        </w:div>
        <w:div w:id="538905425">
          <w:marLeft w:val="640"/>
          <w:marRight w:val="0"/>
          <w:marTop w:val="0"/>
          <w:marBottom w:val="0"/>
          <w:divBdr>
            <w:top w:val="none" w:sz="0" w:space="0" w:color="auto"/>
            <w:left w:val="none" w:sz="0" w:space="0" w:color="auto"/>
            <w:bottom w:val="none" w:sz="0" w:space="0" w:color="auto"/>
            <w:right w:val="none" w:sz="0" w:space="0" w:color="auto"/>
          </w:divBdr>
        </w:div>
        <w:div w:id="569080638">
          <w:marLeft w:val="640"/>
          <w:marRight w:val="0"/>
          <w:marTop w:val="0"/>
          <w:marBottom w:val="0"/>
          <w:divBdr>
            <w:top w:val="none" w:sz="0" w:space="0" w:color="auto"/>
            <w:left w:val="none" w:sz="0" w:space="0" w:color="auto"/>
            <w:bottom w:val="none" w:sz="0" w:space="0" w:color="auto"/>
            <w:right w:val="none" w:sz="0" w:space="0" w:color="auto"/>
          </w:divBdr>
        </w:div>
        <w:div w:id="578947182">
          <w:marLeft w:val="640"/>
          <w:marRight w:val="0"/>
          <w:marTop w:val="0"/>
          <w:marBottom w:val="0"/>
          <w:divBdr>
            <w:top w:val="none" w:sz="0" w:space="0" w:color="auto"/>
            <w:left w:val="none" w:sz="0" w:space="0" w:color="auto"/>
            <w:bottom w:val="none" w:sz="0" w:space="0" w:color="auto"/>
            <w:right w:val="none" w:sz="0" w:space="0" w:color="auto"/>
          </w:divBdr>
        </w:div>
        <w:div w:id="579025023">
          <w:marLeft w:val="640"/>
          <w:marRight w:val="0"/>
          <w:marTop w:val="0"/>
          <w:marBottom w:val="0"/>
          <w:divBdr>
            <w:top w:val="none" w:sz="0" w:space="0" w:color="auto"/>
            <w:left w:val="none" w:sz="0" w:space="0" w:color="auto"/>
            <w:bottom w:val="none" w:sz="0" w:space="0" w:color="auto"/>
            <w:right w:val="none" w:sz="0" w:space="0" w:color="auto"/>
          </w:divBdr>
        </w:div>
        <w:div w:id="605888408">
          <w:marLeft w:val="640"/>
          <w:marRight w:val="0"/>
          <w:marTop w:val="0"/>
          <w:marBottom w:val="0"/>
          <w:divBdr>
            <w:top w:val="none" w:sz="0" w:space="0" w:color="auto"/>
            <w:left w:val="none" w:sz="0" w:space="0" w:color="auto"/>
            <w:bottom w:val="none" w:sz="0" w:space="0" w:color="auto"/>
            <w:right w:val="none" w:sz="0" w:space="0" w:color="auto"/>
          </w:divBdr>
        </w:div>
        <w:div w:id="613099234">
          <w:marLeft w:val="640"/>
          <w:marRight w:val="0"/>
          <w:marTop w:val="0"/>
          <w:marBottom w:val="0"/>
          <w:divBdr>
            <w:top w:val="none" w:sz="0" w:space="0" w:color="auto"/>
            <w:left w:val="none" w:sz="0" w:space="0" w:color="auto"/>
            <w:bottom w:val="none" w:sz="0" w:space="0" w:color="auto"/>
            <w:right w:val="none" w:sz="0" w:space="0" w:color="auto"/>
          </w:divBdr>
        </w:div>
        <w:div w:id="620382521">
          <w:marLeft w:val="640"/>
          <w:marRight w:val="0"/>
          <w:marTop w:val="0"/>
          <w:marBottom w:val="0"/>
          <w:divBdr>
            <w:top w:val="none" w:sz="0" w:space="0" w:color="auto"/>
            <w:left w:val="none" w:sz="0" w:space="0" w:color="auto"/>
            <w:bottom w:val="none" w:sz="0" w:space="0" w:color="auto"/>
            <w:right w:val="none" w:sz="0" w:space="0" w:color="auto"/>
          </w:divBdr>
        </w:div>
        <w:div w:id="686980319">
          <w:marLeft w:val="640"/>
          <w:marRight w:val="0"/>
          <w:marTop w:val="0"/>
          <w:marBottom w:val="0"/>
          <w:divBdr>
            <w:top w:val="none" w:sz="0" w:space="0" w:color="auto"/>
            <w:left w:val="none" w:sz="0" w:space="0" w:color="auto"/>
            <w:bottom w:val="none" w:sz="0" w:space="0" w:color="auto"/>
            <w:right w:val="none" w:sz="0" w:space="0" w:color="auto"/>
          </w:divBdr>
        </w:div>
        <w:div w:id="699166587">
          <w:marLeft w:val="640"/>
          <w:marRight w:val="0"/>
          <w:marTop w:val="0"/>
          <w:marBottom w:val="0"/>
          <w:divBdr>
            <w:top w:val="none" w:sz="0" w:space="0" w:color="auto"/>
            <w:left w:val="none" w:sz="0" w:space="0" w:color="auto"/>
            <w:bottom w:val="none" w:sz="0" w:space="0" w:color="auto"/>
            <w:right w:val="none" w:sz="0" w:space="0" w:color="auto"/>
          </w:divBdr>
        </w:div>
        <w:div w:id="736127494">
          <w:marLeft w:val="640"/>
          <w:marRight w:val="0"/>
          <w:marTop w:val="0"/>
          <w:marBottom w:val="0"/>
          <w:divBdr>
            <w:top w:val="none" w:sz="0" w:space="0" w:color="auto"/>
            <w:left w:val="none" w:sz="0" w:space="0" w:color="auto"/>
            <w:bottom w:val="none" w:sz="0" w:space="0" w:color="auto"/>
            <w:right w:val="none" w:sz="0" w:space="0" w:color="auto"/>
          </w:divBdr>
        </w:div>
        <w:div w:id="782111372">
          <w:marLeft w:val="640"/>
          <w:marRight w:val="0"/>
          <w:marTop w:val="0"/>
          <w:marBottom w:val="0"/>
          <w:divBdr>
            <w:top w:val="none" w:sz="0" w:space="0" w:color="auto"/>
            <w:left w:val="none" w:sz="0" w:space="0" w:color="auto"/>
            <w:bottom w:val="none" w:sz="0" w:space="0" w:color="auto"/>
            <w:right w:val="none" w:sz="0" w:space="0" w:color="auto"/>
          </w:divBdr>
        </w:div>
        <w:div w:id="796721573">
          <w:marLeft w:val="640"/>
          <w:marRight w:val="0"/>
          <w:marTop w:val="0"/>
          <w:marBottom w:val="0"/>
          <w:divBdr>
            <w:top w:val="none" w:sz="0" w:space="0" w:color="auto"/>
            <w:left w:val="none" w:sz="0" w:space="0" w:color="auto"/>
            <w:bottom w:val="none" w:sz="0" w:space="0" w:color="auto"/>
            <w:right w:val="none" w:sz="0" w:space="0" w:color="auto"/>
          </w:divBdr>
        </w:div>
        <w:div w:id="849951142">
          <w:marLeft w:val="640"/>
          <w:marRight w:val="0"/>
          <w:marTop w:val="0"/>
          <w:marBottom w:val="0"/>
          <w:divBdr>
            <w:top w:val="none" w:sz="0" w:space="0" w:color="auto"/>
            <w:left w:val="none" w:sz="0" w:space="0" w:color="auto"/>
            <w:bottom w:val="none" w:sz="0" w:space="0" w:color="auto"/>
            <w:right w:val="none" w:sz="0" w:space="0" w:color="auto"/>
          </w:divBdr>
        </w:div>
        <w:div w:id="862745609">
          <w:marLeft w:val="640"/>
          <w:marRight w:val="0"/>
          <w:marTop w:val="0"/>
          <w:marBottom w:val="0"/>
          <w:divBdr>
            <w:top w:val="none" w:sz="0" w:space="0" w:color="auto"/>
            <w:left w:val="none" w:sz="0" w:space="0" w:color="auto"/>
            <w:bottom w:val="none" w:sz="0" w:space="0" w:color="auto"/>
            <w:right w:val="none" w:sz="0" w:space="0" w:color="auto"/>
          </w:divBdr>
        </w:div>
        <w:div w:id="883172623">
          <w:marLeft w:val="640"/>
          <w:marRight w:val="0"/>
          <w:marTop w:val="0"/>
          <w:marBottom w:val="0"/>
          <w:divBdr>
            <w:top w:val="none" w:sz="0" w:space="0" w:color="auto"/>
            <w:left w:val="none" w:sz="0" w:space="0" w:color="auto"/>
            <w:bottom w:val="none" w:sz="0" w:space="0" w:color="auto"/>
            <w:right w:val="none" w:sz="0" w:space="0" w:color="auto"/>
          </w:divBdr>
        </w:div>
        <w:div w:id="887378012">
          <w:marLeft w:val="640"/>
          <w:marRight w:val="0"/>
          <w:marTop w:val="0"/>
          <w:marBottom w:val="0"/>
          <w:divBdr>
            <w:top w:val="none" w:sz="0" w:space="0" w:color="auto"/>
            <w:left w:val="none" w:sz="0" w:space="0" w:color="auto"/>
            <w:bottom w:val="none" w:sz="0" w:space="0" w:color="auto"/>
            <w:right w:val="none" w:sz="0" w:space="0" w:color="auto"/>
          </w:divBdr>
        </w:div>
        <w:div w:id="889342185">
          <w:marLeft w:val="640"/>
          <w:marRight w:val="0"/>
          <w:marTop w:val="0"/>
          <w:marBottom w:val="0"/>
          <w:divBdr>
            <w:top w:val="none" w:sz="0" w:space="0" w:color="auto"/>
            <w:left w:val="none" w:sz="0" w:space="0" w:color="auto"/>
            <w:bottom w:val="none" w:sz="0" w:space="0" w:color="auto"/>
            <w:right w:val="none" w:sz="0" w:space="0" w:color="auto"/>
          </w:divBdr>
        </w:div>
        <w:div w:id="897281634">
          <w:marLeft w:val="640"/>
          <w:marRight w:val="0"/>
          <w:marTop w:val="0"/>
          <w:marBottom w:val="0"/>
          <w:divBdr>
            <w:top w:val="none" w:sz="0" w:space="0" w:color="auto"/>
            <w:left w:val="none" w:sz="0" w:space="0" w:color="auto"/>
            <w:bottom w:val="none" w:sz="0" w:space="0" w:color="auto"/>
            <w:right w:val="none" w:sz="0" w:space="0" w:color="auto"/>
          </w:divBdr>
        </w:div>
        <w:div w:id="947195455">
          <w:marLeft w:val="640"/>
          <w:marRight w:val="0"/>
          <w:marTop w:val="0"/>
          <w:marBottom w:val="0"/>
          <w:divBdr>
            <w:top w:val="none" w:sz="0" w:space="0" w:color="auto"/>
            <w:left w:val="none" w:sz="0" w:space="0" w:color="auto"/>
            <w:bottom w:val="none" w:sz="0" w:space="0" w:color="auto"/>
            <w:right w:val="none" w:sz="0" w:space="0" w:color="auto"/>
          </w:divBdr>
        </w:div>
        <w:div w:id="990600889">
          <w:marLeft w:val="640"/>
          <w:marRight w:val="0"/>
          <w:marTop w:val="0"/>
          <w:marBottom w:val="0"/>
          <w:divBdr>
            <w:top w:val="none" w:sz="0" w:space="0" w:color="auto"/>
            <w:left w:val="none" w:sz="0" w:space="0" w:color="auto"/>
            <w:bottom w:val="none" w:sz="0" w:space="0" w:color="auto"/>
            <w:right w:val="none" w:sz="0" w:space="0" w:color="auto"/>
          </w:divBdr>
        </w:div>
        <w:div w:id="990791058">
          <w:marLeft w:val="640"/>
          <w:marRight w:val="0"/>
          <w:marTop w:val="0"/>
          <w:marBottom w:val="0"/>
          <w:divBdr>
            <w:top w:val="none" w:sz="0" w:space="0" w:color="auto"/>
            <w:left w:val="none" w:sz="0" w:space="0" w:color="auto"/>
            <w:bottom w:val="none" w:sz="0" w:space="0" w:color="auto"/>
            <w:right w:val="none" w:sz="0" w:space="0" w:color="auto"/>
          </w:divBdr>
        </w:div>
        <w:div w:id="1013150327">
          <w:marLeft w:val="640"/>
          <w:marRight w:val="0"/>
          <w:marTop w:val="0"/>
          <w:marBottom w:val="0"/>
          <w:divBdr>
            <w:top w:val="none" w:sz="0" w:space="0" w:color="auto"/>
            <w:left w:val="none" w:sz="0" w:space="0" w:color="auto"/>
            <w:bottom w:val="none" w:sz="0" w:space="0" w:color="auto"/>
            <w:right w:val="none" w:sz="0" w:space="0" w:color="auto"/>
          </w:divBdr>
        </w:div>
        <w:div w:id="1020353245">
          <w:marLeft w:val="640"/>
          <w:marRight w:val="0"/>
          <w:marTop w:val="0"/>
          <w:marBottom w:val="0"/>
          <w:divBdr>
            <w:top w:val="none" w:sz="0" w:space="0" w:color="auto"/>
            <w:left w:val="none" w:sz="0" w:space="0" w:color="auto"/>
            <w:bottom w:val="none" w:sz="0" w:space="0" w:color="auto"/>
            <w:right w:val="none" w:sz="0" w:space="0" w:color="auto"/>
          </w:divBdr>
        </w:div>
        <w:div w:id="1026978310">
          <w:marLeft w:val="640"/>
          <w:marRight w:val="0"/>
          <w:marTop w:val="0"/>
          <w:marBottom w:val="0"/>
          <w:divBdr>
            <w:top w:val="none" w:sz="0" w:space="0" w:color="auto"/>
            <w:left w:val="none" w:sz="0" w:space="0" w:color="auto"/>
            <w:bottom w:val="none" w:sz="0" w:space="0" w:color="auto"/>
            <w:right w:val="none" w:sz="0" w:space="0" w:color="auto"/>
          </w:divBdr>
        </w:div>
        <w:div w:id="1039092500">
          <w:marLeft w:val="640"/>
          <w:marRight w:val="0"/>
          <w:marTop w:val="0"/>
          <w:marBottom w:val="0"/>
          <w:divBdr>
            <w:top w:val="none" w:sz="0" w:space="0" w:color="auto"/>
            <w:left w:val="none" w:sz="0" w:space="0" w:color="auto"/>
            <w:bottom w:val="none" w:sz="0" w:space="0" w:color="auto"/>
            <w:right w:val="none" w:sz="0" w:space="0" w:color="auto"/>
          </w:divBdr>
        </w:div>
        <w:div w:id="1056512813">
          <w:marLeft w:val="640"/>
          <w:marRight w:val="0"/>
          <w:marTop w:val="0"/>
          <w:marBottom w:val="0"/>
          <w:divBdr>
            <w:top w:val="none" w:sz="0" w:space="0" w:color="auto"/>
            <w:left w:val="none" w:sz="0" w:space="0" w:color="auto"/>
            <w:bottom w:val="none" w:sz="0" w:space="0" w:color="auto"/>
            <w:right w:val="none" w:sz="0" w:space="0" w:color="auto"/>
          </w:divBdr>
        </w:div>
        <w:div w:id="1071466291">
          <w:marLeft w:val="640"/>
          <w:marRight w:val="0"/>
          <w:marTop w:val="0"/>
          <w:marBottom w:val="0"/>
          <w:divBdr>
            <w:top w:val="none" w:sz="0" w:space="0" w:color="auto"/>
            <w:left w:val="none" w:sz="0" w:space="0" w:color="auto"/>
            <w:bottom w:val="none" w:sz="0" w:space="0" w:color="auto"/>
            <w:right w:val="none" w:sz="0" w:space="0" w:color="auto"/>
          </w:divBdr>
        </w:div>
        <w:div w:id="1077358973">
          <w:marLeft w:val="640"/>
          <w:marRight w:val="0"/>
          <w:marTop w:val="0"/>
          <w:marBottom w:val="0"/>
          <w:divBdr>
            <w:top w:val="none" w:sz="0" w:space="0" w:color="auto"/>
            <w:left w:val="none" w:sz="0" w:space="0" w:color="auto"/>
            <w:bottom w:val="none" w:sz="0" w:space="0" w:color="auto"/>
            <w:right w:val="none" w:sz="0" w:space="0" w:color="auto"/>
          </w:divBdr>
        </w:div>
        <w:div w:id="1096246146">
          <w:marLeft w:val="640"/>
          <w:marRight w:val="0"/>
          <w:marTop w:val="0"/>
          <w:marBottom w:val="0"/>
          <w:divBdr>
            <w:top w:val="none" w:sz="0" w:space="0" w:color="auto"/>
            <w:left w:val="none" w:sz="0" w:space="0" w:color="auto"/>
            <w:bottom w:val="none" w:sz="0" w:space="0" w:color="auto"/>
            <w:right w:val="none" w:sz="0" w:space="0" w:color="auto"/>
          </w:divBdr>
        </w:div>
        <w:div w:id="1101148488">
          <w:marLeft w:val="640"/>
          <w:marRight w:val="0"/>
          <w:marTop w:val="0"/>
          <w:marBottom w:val="0"/>
          <w:divBdr>
            <w:top w:val="none" w:sz="0" w:space="0" w:color="auto"/>
            <w:left w:val="none" w:sz="0" w:space="0" w:color="auto"/>
            <w:bottom w:val="none" w:sz="0" w:space="0" w:color="auto"/>
            <w:right w:val="none" w:sz="0" w:space="0" w:color="auto"/>
          </w:divBdr>
        </w:div>
        <w:div w:id="1109085411">
          <w:marLeft w:val="640"/>
          <w:marRight w:val="0"/>
          <w:marTop w:val="0"/>
          <w:marBottom w:val="0"/>
          <w:divBdr>
            <w:top w:val="none" w:sz="0" w:space="0" w:color="auto"/>
            <w:left w:val="none" w:sz="0" w:space="0" w:color="auto"/>
            <w:bottom w:val="none" w:sz="0" w:space="0" w:color="auto"/>
            <w:right w:val="none" w:sz="0" w:space="0" w:color="auto"/>
          </w:divBdr>
        </w:div>
        <w:div w:id="1136022099">
          <w:marLeft w:val="640"/>
          <w:marRight w:val="0"/>
          <w:marTop w:val="0"/>
          <w:marBottom w:val="0"/>
          <w:divBdr>
            <w:top w:val="none" w:sz="0" w:space="0" w:color="auto"/>
            <w:left w:val="none" w:sz="0" w:space="0" w:color="auto"/>
            <w:bottom w:val="none" w:sz="0" w:space="0" w:color="auto"/>
            <w:right w:val="none" w:sz="0" w:space="0" w:color="auto"/>
          </w:divBdr>
        </w:div>
        <w:div w:id="1156535737">
          <w:marLeft w:val="640"/>
          <w:marRight w:val="0"/>
          <w:marTop w:val="0"/>
          <w:marBottom w:val="0"/>
          <w:divBdr>
            <w:top w:val="none" w:sz="0" w:space="0" w:color="auto"/>
            <w:left w:val="none" w:sz="0" w:space="0" w:color="auto"/>
            <w:bottom w:val="none" w:sz="0" w:space="0" w:color="auto"/>
            <w:right w:val="none" w:sz="0" w:space="0" w:color="auto"/>
          </w:divBdr>
        </w:div>
        <w:div w:id="1161888804">
          <w:marLeft w:val="640"/>
          <w:marRight w:val="0"/>
          <w:marTop w:val="0"/>
          <w:marBottom w:val="0"/>
          <w:divBdr>
            <w:top w:val="none" w:sz="0" w:space="0" w:color="auto"/>
            <w:left w:val="none" w:sz="0" w:space="0" w:color="auto"/>
            <w:bottom w:val="none" w:sz="0" w:space="0" w:color="auto"/>
            <w:right w:val="none" w:sz="0" w:space="0" w:color="auto"/>
          </w:divBdr>
        </w:div>
        <w:div w:id="1162698232">
          <w:marLeft w:val="640"/>
          <w:marRight w:val="0"/>
          <w:marTop w:val="0"/>
          <w:marBottom w:val="0"/>
          <w:divBdr>
            <w:top w:val="none" w:sz="0" w:space="0" w:color="auto"/>
            <w:left w:val="none" w:sz="0" w:space="0" w:color="auto"/>
            <w:bottom w:val="none" w:sz="0" w:space="0" w:color="auto"/>
            <w:right w:val="none" w:sz="0" w:space="0" w:color="auto"/>
          </w:divBdr>
        </w:div>
        <w:div w:id="1162741644">
          <w:marLeft w:val="640"/>
          <w:marRight w:val="0"/>
          <w:marTop w:val="0"/>
          <w:marBottom w:val="0"/>
          <w:divBdr>
            <w:top w:val="none" w:sz="0" w:space="0" w:color="auto"/>
            <w:left w:val="none" w:sz="0" w:space="0" w:color="auto"/>
            <w:bottom w:val="none" w:sz="0" w:space="0" w:color="auto"/>
            <w:right w:val="none" w:sz="0" w:space="0" w:color="auto"/>
          </w:divBdr>
        </w:div>
        <w:div w:id="1165121108">
          <w:marLeft w:val="640"/>
          <w:marRight w:val="0"/>
          <w:marTop w:val="0"/>
          <w:marBottom w:val="0"/>
          <w:divBdr>
            <w:top w:val="none" w:sz="0" w:space="0" w:color="auto"/>
            <w:left w:val="none" w:sz="0" w:space="0" w:color="auto"/>
            <w:bottom w:val="none" w:sz="0" w:space="0" w:color="auto"/>
            <w:right w:val="none" w:sz="0" w:space="0" w:color="auto"/>
          </w:divBdr>
        </w:div>
        <w:div w:id="1174800288">
          <w:marLeft w:val="640"/>
          <w:marRight w:val="0"/>
          <w:marTop w:val="0"/>
          <w:marBottom w:val="0"/>
          <w:divBdr>
            <w:top w:val="none" w:sz="0" w:space="0" w:color="auto"/>
            <w:left w:val="none" w:sz="0" w:space="0" w:color="auto"/>
            <w:bottom w:val="none" w:sz="0" w:space="0" w:color="auto"/>
            <w:right w:val="none" w:sz="0" w:space="0" w:color="auto"/>
          </w:divBdr>
        </w:div>
        <w:div w:id="1205949354">
          <w:marLeft w:val="640"/>
          <w:marRight w:val="0"/>
          <w:marTop w:val="0"/>
          <w:marBottom w:val="0"/>
          <w:divBdr>
            <w:top w:val="none" w:sz="0" w:space="0" w:color="auto"/>
            <w:left w:val="none" w:sz="0" w:space="0" w:color="auto"/>
            <w:bottom w:val="none" w:sz="0" w:space="0" w:color="auto"/>
            <w:right w:val="none" w:sz="0" w:space="0" w:color="auto"/>
          </w:divBdr>
        </w:div>
        <w:div w:id="1213661830">
          <w:marLeft w:val="640"/>
          <w:marRight w:val="0"/>
          <w:marTop w:val="0"/>
          <w:marBottom w:val="0"/>
          <w:divBdr>
            <w:top w:val="none" w:sz="0" w:space="0" w:color="auto"/>
            <w:left w:val="none" w:sz="0" w:space="0" w:color="auto"/>
            <w:bottom w:val="none" w:sz="0" w:space="0" w:color="auto"/>
            <w:right w:val="none" w:sz="0" w:space="0" w:color="auto"/>
          </w:divBdr>
        </w:div>
        <w:div w:id="1263688518">
          <w:marLeft w:val="640"/>
          <w:marRight w:val="0"/>
          <w:marTop w:val="0"/>
          <w:marBottom w:val="0"/>
          <w:divBdr>
            <w:top w:val="none" w:sz="0" w:space="0" w:color="auto"/>
            <w:left w:val="none" w:sz="0" w:space="0" w:color="auto"/>
            <w:bottom w:val="none" w:sz="0" w:space="0" w:color="auto"/>
            <w:right w:val="none" w:sz="0" w:space="0" w:color="auto"/>
          </w:divBdr>
        </w:div>
        <w:div w:id="1271624220">
          <w:marLeft w:val="640"/>
          <w:marRight w:val="0"/>
          <w:marTop w:val="0"/>
          <w:marBottom w:val="0"/>
          <w:divBdr>
            <w:top w:val="none" w:sz="0" w:space="0" w:color="auto"/>
            <w:left w:val="none" w:sz="0" w:space="0" w:color="auto"/>
            <w:bottom w:val="none" w:sz="0" w:space="0" w:color="auto"/>
            <w:right w:val="none" w:sz="0" w:space="0" w:color="auto"/>
          </w:divBdr>
        </w:div>
        <w:div w:id="1274090457">
          <w:marLeft w:val="640"/>
          <w:marRight w:val="0"/>
          <w:marTop w:val="0"/>
          <w:marBottom w:val="0"/>
          <w:divBdr>
            <w:top w:val="none" w:sz="0" w:space="0" w:color="auto"/>
            <w:left w:val="none" w:sz="0" w:space="0" w:color="auto"/>
            <w:bottom w:val="none" w:sz="0" w:space="0" w:color="auto"/>
            <w:right w:val="none" w:sz="0" w:space="0" w:color="auto"/>
          </w:divBdr>
        </w:div>
        <w:div w:id="1287546490">
          <w:marLeft w:val="640"/>
          <w:marRight w:val="0"/>
          <w:marTop w:val="0"/>
          <w:marBottom w:val="0"/>
          <w:divBdr>
            <w:top w:val="none" w:sz="0" w:space="0" w:color="auto"/>
            <w:left w:val="none" w:sz="0" w:space="0" w:color="auto"/>
            <w:bottom w:val="none" w:sz="0" w:space="0" w:color="auto"/>
            <w:right w:val="none" w:sz="0" w:space="0" w:color="auto"/>
          </w:divBdr>
        </w:div>
        <w:div w:id="1305964531">
          <w:marLeft w:val="640"/>
          <w:marRight w:val="0"/>
          <w:marTop w:val="0"/>
          <w:marBottom w:val="0"/>
          <w:divBdr>
            <w:top w:val="none" w:sz="0" w:space="0" w:color="auto"/>
            <w:left w:val="none" w:sz="0" w:space="0" w:color="auto"/>
            <w:bottom w:val="none" w:sz="0" w:space="0" w:color="auto"/>
            <w:right w:val="none" w:sz="0" w:space="0" w:color="auto"/>
          </w:divBdr>
        </w:div>
        <w:div w:id="1325280284">
          <w:marLeft w:val="640"/>
          <w:marRight w:val="0"/>
          <w:marTop w:val="0"/>
          <w:marBottom w:val="0"/>
          <w:divBdr>
            <w:top w:val="none" w:sz="0" w:space="0" w:color="auto"/>
            <w:left w:val="none" w:sz="0" w:space="0" w:color="auto"/>
            <w:bottom w:val="none" w:sz="0" w:space="0" w:color="auto"/>
            <w:right w:val="none" w:sz="0" w:space="0" w:color="auto"/>
          </w:divBdr>
        </w:div>
        <w:div w:id="1386025796">
          <w:marLeft w:val="640"/>
          <w:marRight w:val="0"/>
          <w:marTop w:val="0"/>
          <w:marBottom w:val="0"/>
          <w:divBdr>
            <w:top w:val="none" w:sz="0" w:space="0" w:color="auto"/>
            <w:left w:val="none" w:sz="0" w:space="0" w:color="auto"/>
            <w:bottom w:val="none" w:sz="0" w:space="0" w:color="auto"/>
            <w:right w:val="none" w:sz="0" w:space="0" w:color="auto"/>
          </w:divBdr>
        </w:div>
        <w:div w:id="1395813324">
          <w:marLeft w:val="640"/>
          <w:marRight w:val="0"/>
          <w:marTop w:val="0"/>
          <w:marBottom w:val="0"/>
          <w:divBdr>
            <w:top w:val="none" w:sz="0" w:space="0" w:color="auto"/>
            <w:left w:val="none" w:sz="0" w:space="0" w:color="auto"/>
            <w:bottom w:val="none" w:sz="0" w:space="0" w:color="auto"/>
            <w:right w:val="none" w:sz="0" w:space="0" w:color="auto"/>
          </w:divBdr>
        </w:div>
        <w:div w:id="1413700759">
          <w:marLeft w:val="640"/>
          <w:marRight w:val="0"/>
          <w:marTop w:val="0"/>
          <w:marBottom w:val="0"/>
          <w:divBdr>
            <w:top w:val="none" w:sz="0" w:space="0" w:color="auto"/>
            <w:left w:val="none" w:sz="0" w:space="0" w:color="auto"/>
            <w:bottom w:val="none" w:sz="0" w:space="0" w:color="auto"/>
            <w:right w:val="none" w:sz="0" w:space="0" w:color="auto"/>
          </w:divBdr>
        </w:div>
        <w:div w:id="1508902881">
          <w:marLeft w:val="640"/>
          <w:marRight w:val="0"/>
          <w:marTop w:val="0"/>
          <w:marBottom w:val="0"/>
          <w:divBdr>
            <w:top w:val="none" w:sz="0" w:space="0" w:color="auto"/>
            <w:left w:val="none" w:sz="0" w:space="0" w:color="auto"/>
            <w:bottom w:val="none" w:sz="0" w:space="0" w:color="auto"/>
            <w:right w:val="none" w:sz="0" w:space="0" w:color="auto"/>
          </w:divBdr>
        </w:div>
        <w:div w:id="1521747492">
          <w:marLeft w:val="640"/>
          <w:marRight w:val="0"/>
          <w:marTop w:val="0"/>
          <w:marBottom w:val="0"/>
          <w:divBdr>
            <w:top w:val="none" w:sz="0" w:space="0" w:color="auto"/>
            <w:left w:val="none" w:sz="0" w:space="0" w:color="auto"/>
            <w:bottom w:val="none" w:sz="0" w:space="0" w:color="auto"/>
            <w:right w:val="none" w:sz="0" w:space="0" w:color="auto"/>
          </w:divBdr>
        </w:div>
        <w:div w:id="1533304034">
          <w:marLeft w:val="640"/>
          <w:marRight w:val="0"/>
          <w:marTop w:val="0"/>
          <w:marBottom w:val="0"/>
          <w:divBdr>
            <w:top w:val="none" w:sz="0" w:space="0" w:color="auto"/>
            <w:left w:val="none" w:sz="0" w:space="0" w:color="auto"/>
            <w:bottom w:val="none" w:sz="0" w:space="0" w:color="auto"/>
            <w:right w:val="none" w:sz="0" w:space="0" w:color="auto"/>
          </w:divBdr>
        </w:div>
        <w:div w:id="1549106949">
          <w:marLeft w:val="640"/>
          <w:marRight w:val="0"/>
          <w:marTop w:val="0"/>
          <w:marBottom w:val="0"/>
          <w:divBdr>
            <w:top w:val="none" w:sz="0" w:space="0" w:color="auto"/>
            <w:left w:val="none" w:sz="0" w:space="0" w:color="auto"/>
            <w:bottom w:val="none" w:sz="0" w:space="0" w:color="auto"/>
            <w:right w:val="none" w:sz="0" w:space="0" w:color="auto"/>
          </w:divBdr>
        </w:div>
        <w:div w:id="1553809759">
          <w:marLeft w:val="640"/>
          <w:marRight w:val="0"/>
          <w:marTop w:val="0"/>
          <w:marBottom w:val="0"/>
          <w:divBdr>
            <w:top w:val="none" w:sz="0" w:space="0" w:color="auto"/>
            <w:left w:val="none" w:sz="0" w:space="0" w:color="auto"/>
            <w:bottom w:val="none" w:sz="0" w:space="0" w:color="auto"/>
            <w:right w:val="none" w:sz="0" w:space="0" w:color="auto"/>
          </w:divBdr>
        </w:div>
        <w:div w:id="1602910991">
          <w:marLeft w:val="640"/>
          <w:marRight w:val="0"/>
          <w:marTop w:val="0"/>
          <w:marBottom w:val="0"/>
          <w:divBdr>
            <w:top w:val="none" w:sz="0" w:space="0" w:color="auto"/>
            <w:left w:val="none" w:sz="0" w:space="0" w:color="auto"/>
            <w:bottom w:val="none" w:sz="0" w:space="0" w:color="auto"/>
            <w:right w:val="none" w:sz="0" w:space="0" w:color="auto"/>
          </w:divBdr>
        </w:div>
        <w:div w:id="1653480713">
          <w:marLeft w:val="640"/>
          <w:marRight w:val="0"/>
          <w:marTop w:val="0"/>
          <w:marBottom w:val="0"/>
          <w:divBdr>
            <w:top w:val="none" w:sz="0" w:space="0" w:color="auto"/>
            <w:left w:val="none" w:sz="0" w:space="0" w:color="auto"/>
            <w:bottom w:val="none" w:sz="0" w:space="0" w:color="auto"/>
            <w:right w:val="none" w:sz="0" w:space="0" w:color="auto"/>
          </w:divBdr>
        </w:div>
        <w:div w:id="1664119319">
          <w:marLeft w:val="640"/>
          <w:marRight w:val="0"/>
          <w:marTop w:val="0"/>
          <w:marBottom w:val="0"/>
          <w:divBdr>
            <w:top w:val="none" w:sz="0" w:space="0" w:color="auto"/>
            <w:left w:val="none" w:sz="0" w:space="0" w:color="auto"/>
            <w:bottom w:val="none" w:sz="0" w:space="0" w:color="auto"/>
            <w:right w:val="none" w:sz="0" w:space="0" w:color="auto"/>
          </w:divBdr>
        </w:div>
        <w:div w:id="1683819975">
          <w:marLeft w:val="640"/>
          <w:marRight w:val="0"/>
          <w:marTop w:val="0"/>
          <w:marBottom w:val="0"/>
          <w:divBdr>
            <w:top w:val="none" w:sz="0" w:space="0" w:color="auto"/>
            <w:left w:val="none" w:sz="0" w:space="0" w:color="auto"/>
            <w:bottom w:val="none" w:sz="0" w:space="0" w:color="auto"/>
            <w:right w:val="none" w:sz="0" w:space="0" w:color="auto"/>
          </w:divBdr>
        </w:div>
        <w:div w:id="1699622552">
          <w:marLeft w:val="640"/>
          <w:marRight w:val="0"/>
          <w:marTop w:val="0"/>
          <w:marBottom w:val="0"/>
          <w:divBdr>
            <w:top w:val="none" w:sz="0" w:space="0" w:color="auto"/>
            <w:left w:val="none" w:sz="0" w:space="0" w:color="auto"/>
            <w:bottom w:val="none" w:sz="0" w:space="0" w:color="auto"/>
            <w:right w:val="none" w:sz="0" w:space="0" w:color="auto"/>
          </w:divBdr>
        </w:div>
        <w:div w:id="1731029553">
          <w:marLeft w:val="640"/>
          <w:marRight w:val="0"/>
          <w:marTop w:val="0"/>
          <w:marBottom w:val="0"/>
          <w:divBdr>
            <w:top w:val="none" w:sz="0" w:space="0" w:color="auto"/>
            <w:left w:val="none" w:sz="0" w:space="0" w:color="auto"/>
            <w:bottom w:val="none" w:sz="0" w:space="0" w:color="auto"/>
            <w:right w:val="none" w:sz="0" w:space="0" w:color="auto"/>
          </w:divBdr>
        </w:div>
        <w:div w:id="1747531566">
          <w:marLeft w:val="640"/>
          <w:marRight w:val="0"/>
          <w:marTop w:val="0"/>
          <w:marBottom w:val="0"/>
          <w:divBdr>
            <w:top w:val="none" w:sz="0" w:space="0" w:color="auto"/>
            <w:left w:val="none" w:sz="0" w:space="0" w:color="auto"/>
            <w:bottom w:val="none" w:sz="0" w:space="0" w:color="auto"/>
            <w:right w:val="none" w:sz="0" w:space="0" w:color="auto"/>
          </w:divBdr>
        </w:div>
        <w:div w:id="1766340173">
          <w:marLeft w:val="640"/>
          <w:marRight w:val="0"/>
          <w:marTop w:val="0"/>
          <w:marBottom w:val="0"/>
          <w:divBdr>
            <w:top w:val="none" w:sz="0" w:space="0" w:color="auto"/>
            <w:left w:val="none" w:sz="0" w:space="0" w:color="auto"/>
            <w:bottom w:val="none" w:sz="0" w:space="0" w:color="auto"/>
            <w:right w:val="none" w:sz="0" w:space="0" w:color="auto"/>
          </w:divBdr>
        </w:div>
        <w:div w:id="1777870175">
          <w:marLeft w:val="640"/>
          <w:marRight w:val="0"/>
          <w:marTop w:val="0"/>
          <w:marBottom w:val="0"/>
          <w:divBdr>
            <w:top w:val="none" w:sz="0" w:space="0" w:color="auto"/>
            <w:left w:val="none" w:sz="0" w:space="0" w:color="auto"/>
            <w:bottom w:val="none" w:sz="0" w:space="0" w:color="auto"/>
            <w:right w:val="none" w:sz="0" w:space="0" w:color="auto"/>
          </w:divBdr>
        </w:div>
        <w:div w:id="1778870730">
          <w:marLeft w:val="640"/>
          <w:marRight w:val="0"/>
          <w:marTop w:val="0"/>
          <w:marBottom w:val="0"/>
          <w:divBdr>
            <w:top w:val="none" w:sz="0" w:space="0" w:color="auto"/>
            <w:left w:val="none" w:sz="0" w:space="0" w:color="auto"/>
            <w:bottom w:val="none" w:sz="0" w:space="0" w:color="auto"/>
            <w:right w:val="none" w:sz="0" w:space="0" w:color="auto"/>
          </w:divBdr>
        </w:div>
        <w:div w:id="1790928405">
          <w:marLeft w:val="640"/>
          <w:marRight w:val="0"/>
          <w:marTop w:val="0"/>
          <w:marBottom w:val="0"/>
          <w:divBdr>
            <w:top w:val="none" w:sz="0" w:space="0" w:color="auto"/>
            <w:left w:val="none" w:sz="0" w:space="0" w:color="auto"/>
            <w:bottom w:val="none" w:sz="0" w:space="0" w:color="auto"/>
            <w:right w:val="none" w:sz="0" w:space="0" w:color="auto"/>
          </w:divBdr>
        </w:div>
        <w:div w:id="1799713808">
          <w:marLeft w:val="640"/>
          <w:marRight w:val="0"/>
          <w:marTop w:val="0"/>
          <w:marBottom w:val="0"/>
          <w:divBdr>
            <w:top w:val="none" w:sz="0" w:space="0" w:color="auto"/>
            <w:left w:val="none" w:sz="0" w:space="0" w:color="auto"/>
            <w:bottom w:val="none" w:sz="0" w:space="0" w:color="auto"/>
            <w:right w:val="none" w:sz="0" w:space="0" w:color="auto"/>
          </w:divBdr>
        </w:div>
        <w:div w:id="1812554195">
          <w:marLeft w:val="640"/>
          <w:marRight w:val="0"/>
          <w:marTop w:val="0"/>
          <w:marBottom w:val="0"/>
          <w:divBdr>
            <w:top w:val="none" w:sz="0" w:space="0" w:color="auto"/>
            <w:left w:val="none" w:sz="0" w:space="0" w:color="auto"/>
            <w:bottom w:val="none" w:sz="0" w:space="0" w:color="auto"/>
            <w:right w:val="none" w:sz="0" w:space="0" w:color="auto"/>
          </w:divBdr>
        </w:div>
        <w:div w:id="1832257118">
          <w:marLeft w:val="640"/>
          <w:marRight w:val="0"/>
          <w:marTop w:val="0"/>
          <w:marBottom w:val="0"/>
          <w:divBdr>
            <w:top w:val="none" w:sz="0" w:space="0" w:color="auto"/>
            <w:left w:val="none" w:sz="0" w:space="0" w:color="auto"/>
            <w:bottom w:val="none" w:sz="0" w:space="0" w:color="auto"/>
            <w:right w:val="none" w:sz="0" w:space="0" w:color="auto"/>
          </w:divBdr>
        </w:div>
        <w:div w:id="1835022957">
          <w:marLeft w:val="640"/>
          <w:marRight w:val="0"/>
          <w:marTop w:val="0"/>
          <w:marBottom w:val="0"/>
          <w:divBdr>
            <w:top w:val="none" w:sz="0" w:space="0" w:color="auto"/>
            <w:left w:val="none" w:sz="0" w:space="0" w:color="auto"/>
            <w:bottom w:val="none" w:sz="0" w:space="0" w:color="auto"/>
            <w:right w:val="none" w:sz="0" w:space="0" w:color="auto"/>
          </w:divBdr>
        </w:div>
        <w:div w:id="1835879592">
          <w:marLeft w:val="640"/>
          <w:marRight w:val="0"/>
          <w:marTop w:val="0"/>
          <w:marBottom w:val="0"/>
          <w:divBdr>
            <w:top w:val="none" w:sz="0" w:space="0" w:color="auto"/>
            <w:left w:val="none" w:sz="0" w:space="0" w:color="auto"/>
            <w:bottom w:val="none" w:sz="0" w:space="0" w:color="auto"/>
            <w:right w:val="none" w:sz="0" w:space="0" w:color="auto"/>
          </w:divBdr>
        </w:div>
        <w:div w:id="1896816578">
          <w:marLeft w:val="640"/>
          <w:marRight w:val="0"/>
          <w:marTop w:val="0"/>
          <w:marBottom w:val="0"/>
          <w:divBdr>
            <w:top w:val="none" w:sz="0" w:space="0" w:color="auto"/>
            <w:left w:val="none" w:sz="0" w:space="0" w:color="auto"/>
            <w:bottom w:val="none" w:sz="0" w:space="0" w:color="auto"/>
            <w:right w:val="none" w:sz="0" w:space="0" w:color="auto"/>
          </w:divBdr>
        </w:div>
        <w:div w:id="1927574683">
          <w:marLeft w:val="640"/>
          <w:marRight w:val="0"/>
          <w:marTop w:val="0"/>
          <w:marBottom w:val="0"/>
          <w:divBdr>
            <w:top w:val="none" w:sz="0" w:space="0" w:color="auto"/>
            <w:left w:val="none" w:sz="0" w:space="0" w:color="auto"/>
            <w:bottom w:val="none" w:sz="0" w:space="0" w:color="auto"/>
            <w:right w:val="none" w:sz="0" w:space="0" w:color="auto"/>
          </w:divBdr>
        </w:div>
        <w:div w:id="1927691365">
          <w:marLeft w:val="640"/>
          <w:marRight w:val="0"/>
          <w:marTop w:val="0"/>
          <w:marBottom w:val="0"/>
          <w:divBdr>
            <w:top w:val="none" w:sz="0" w:space="0" w:color="auto"/>
            <w:left w:val="none" w:sz="0" w:space="0" w:color="auto"/>
            <w:bottom w:val="none" w:sz="0" w:space="0" w:color="auto"/>
            <w:right w:val="none" w:sz="0" w:space="0" w:color="auto"/>
          </w:divBdr>
        </w:div>
        <w:div w:id="1928883990">
          <w:marLeft w:val="640"/>
          <w:marRight w:val="0"/>
          <w:marTop w:val="0"/>
          <w:marBottom w:val="0"/>
          <w:divBdr>
            <w:top w:val="none" w:sz="0" w:space="0" w:color="auto"/>
            <w:left w:val="none" w:sz="0" w:space="0" w:color="auto"/>
            <w:bottom w:val="none" w:sz="0" w:space="0" w:color="auto"/>
            <w:right w:val="none" w:sz="0" w:space="0" w:color="auto"/>
          </w:divBdr>
        </w:div>
        <w:div w:id="1971591667">
          <w:marLeft w:val="640"/>
          <w:marRight w:val="0"/>
          <w:marTop w:val="0"/>
          <w:marBottom w:val="0"/>
          <w:divBdr>
            <w:top w:val="none" w:sz="0" w:space="0" w:color="auto"/>
            <w:left w:val="none" w:sz="0" w:space="0" w:color="auto"/>
            <w:bottom w:val="none" w:sz="0" w:space="0" w:color="auto"/>
            <w:right w:val="none" w:sz="0" w:space="0" w:color="auto"/>
          </w:divBdr>
        </w:div>
        <w:div w:id="1981222615">
          <w:marLeft w:val="640"/>
          <w:marRight w:val="0"/>
          <w:marTop w:val="0"/>
          <w:marBottom w:val="0"/>
          <w:divBdr>
            <w:top w:val="none" w:sz="0" w:space="0" w:color="auto"/>
            <w:left w:val="none" w:sz="0" w:space="0" w:color="auto"/>
            <w:bottom w:val="none" w:sz="0" w:space="0" w:color="auto"/>
            <w:right w:val="none" w:sz="0" w:space="0" w:color="auto"/>
          </w:divBdr>
        </w:div>
        <w:div w:id="1984653591">
          <w:marLeft w:val="640"/>
          <w:marRight w:val="0"/>
          <w:marTop w:val="0"/>
          <w:marBottom w:val="0"/>
          <w:divBdr>
            <w:top w:val="none" w:sz="0" w:space="0" w:color="auto"/>
            <w:left w:val="none" w:sz="0" w:space="0" w:color="auto"/>
            <w:bottom w:val="none" w:sz="0" w:space="0" w:color="auto"/>
            <w:right w:val="none" w:sz="0" w:space="0" w:color="auto"/>
          </w:divBdr>
        </w:div>
        <w:div w:id="2041664017">
          <w:marLeft w:val="640"/>
          <w:marRight w:val="0"/>
          <w:marTop w:val="0"/>
          <w:marBottom w:val="0"/>
          <w:divBdr>
            <w:top w:val="none" w:sz="0" w:space="0" w:color="auto"/>
            <w:left w:val="none" w:sz="0" w:space="0" w:color="auto"/>
            <w:bottom w:val="none" w:sz="0" w:space="0" w:color="auto"/>
            <w:right w:val="none" w:sz="0" w:space="0" w:color="auto"/>
          </w:divBdr>
        </w:div>
        <w:div w:id="2042706306">
          <w:marLeft w:val="640"/>
          <w:marRight w:val="0"/>
          <w:marTop w:val="0"/>
          <w:marBottom w:val="0"/>
          <w:divBdr>
            <w:top w:val="none" w:sz="0" w:space="0" w:color="auto"/>
            <w:left w:val="none" w:sz="0" w:space="0" w:color="auto"/>
            <w:bottom w:val="none" w:sz="0" w:space="0" w:color="auto"/>
            <w:right w:val="none" w:sz="0" w:space="0" w:color="auto"/>
          </w:divBdr>
        </w:div>
        <w:div w:id="2044361968">
          <w:marLeft w:val="640"/>
          <w:marRight w:val="0"/>
          <w:marTop w:val="0"/>
          <w:marBottom w:val="0"/>
          <w:divBdr>
            <w:top w:val="none" w:sz="0" w:space="0" w:color="auto"/>
            <w:left w:val="none" w:sz="0" w:space="0" w:color="auto"/>
            <w:bottom w:val="none" w:sz="0" w:space="0" w:color="auto"/>
            <w:right w:val="none" w:sz="0" w:space="0" w:color="auto"/>
          </w:divBdr>
        </w:div>
        <w:div w:id="2062483998">
          <w:marLeft w:val="640"/>
          <w:marRight w:val="0"/>
          <w:marTop w:val="0"/>
          <w:marBottom w:val="0"/>
          <w:divBdr>
            <w:top w:val="none" w:sz="0" w:space="0" w:color="auto"/>
            <w:left w:val="none" w:sz="0" w:space="0" w:color="auto"/>
            <w:bottom w:val="none" w:sz="0" w:space="0" w:color="auto"/>
            <w:right w:val="none" w:sz="0" w:space="0" w:color="auto"/>
          </w:divBdr>
        </w:div>
        <w:div w:id="2077391140">
          <w:marLeft w:val="640"/>
          <w:marRight w:val="0"/>
          <w:marTop w:val="0"/>
          <w:marBottom w:val="0"/>
          <w:divBdr>
            <w:top w:val="none" w:sz="0" w:space="0" w:color="auto"/>
            <w:left w:val="none" w:sz="0" w:space="0" w:color="auto"/>
            <w:bottom w:val="none" w:sz="0" w:space="0" w:color="auto"/>
            <w:right w:val="none" w:sz="0" w:space="0" w:color="auto"/>
          </w:divBdr>
        </w:div>
        <w:div w:id="2087265633">
          <w:marLeft w:val="640"/>
          <w:marRight w:val="0"/>
          <w:marTop w:val="0"/>
          <w:marBottom w:val="0"/>
          <w:divBdr>
            <w:top w:val="none" w:sz="0" w:space="0" w:color="auto"/>
            <w:left w:val="none" w:sz="0" w:space="0" w:color="auto"/>
            <w:bottom w:val="none" w:sz="0" w:space="0" w:color="auto"/>
            <w:right w:val="none" w:sz="0" w:space="0" w:color="auto"/>
          </w:divBdr>
        </w:div>
        <w:div w:id="2096393533">
          <w:marLeft w:val="640"/>
          <w:marRight w:val="0"/>
          <w:marTop w:val="0"/>
          <w:marBottom w:val="0"/>
          <w:divBdr>
            <w:top w:val="none" w:sz="0" w:space="0" w:color="auto"/>
            <w:left w:val="none" w:sz="0" w:space="0" w:color="auto"/>
            <w:bottom w:val="none" w:sz="0" w:space="0" w:color="auto"/>
            <w:right w:val="none" w:sz="0" w:space="0" w:color="auto"/>
          </w:divBdr>
        </w:div>
        <w:div w:id="2123962722">
          <w:marLeft w:val="640"/>
          <w:marRight w:val="0"/>
          <w:marTop w:val="0"/>
          <w:marBottom w:val="0"/>
          <w:divBdr>
            <w:top w:val="none" w:sz="0" w:space="0" w:color="auto"/>
            <w:left w:val="none" w:sz="0" w:space="0" w:color="auto"/>
            <w:bottom w:val="none" w:sz="0" w:space="0" w:color="auto"/>
            <w:right w:val="none" w:sz="0" w:space="0" w:color="auto"/>
          </w:divBdr>
        </w:div>
        <w:div w:id="2127768008">
          <w:marLeft w:val="640"/>
          <w:marRight w:val="0"/>
          <w:marTop w:val="0"/>
          <w:marBottom w:val="0"/>
          <w:divBdr>
            <w:top w:val="none" w:sz="0" w:space="0" w:color="auto"/>
            <w:left w:val="none" w:sz="0" w:space="0" w:color="auto"/>
            <w:bottom w:val="none" w:sz="0" w:space="0" w:color="auto"/>
            <w:right w:val="none" w:sz="0" w:space="0" w:color="auto"/>
          </w:divBdr>
        </w:div>
        <w:div w:id="2134396372">
          <w:marLeft w:val="640"/>
          <w:marRight w:val="0"/>
          <w:marTop w:val="0"/>
          <w:marBottom w:val="0"/>
          <w:divBdr>
            <w:top w:val="none" w:sz="0" w:space="0" w:color="auto"/>
            <w:left w:val="none" w:sz="0" w:space="0" w:color="auto"/>
            <w:bottom w:val="none" w:sz="0" w:space="0" w:color="auto"/>
            <w:right w:val="none" w:sz="0" w:space="0" w:color="auto"/>
          </w:divBdr>
        </w:div>
        <w:div w:id="2137526581">
          <w:marLeft w:val="640"/>
          <w:marRight w:val="0"/>
          <w:marTop w:val="0"/>
          <w:marBottom w:val="0"/>
          <w:divBdr>
            <w:top w:val="none" w:sz="0" w:space="0" w:color="auto"/>
            <w:left w:val="none" w:sz="0" w:space="0" w:color="auto"/>
            <w:bottom w:val="none" w:sz="0" w:space="0" w:color="auto"/>
            <w:right w:val="none" w:sz="0" w:space="0" w:color="auto"/>
          </w:divBdr>
        </w:div>
      </w:divsChild>
    </w:div>
    <w:div w:id="65032197">
      <w:marLeft w:val="640"/>
      <w:marRight w:val="0"/>
      <w:marTop w:val="0"/>
      <w:marBottom w:val="0"/>
      <w:divBdr>
        <w:top w:val="none" w:sz="0" w:space="0" w:color="auto"/>
        <w:left w:val="none" w:sz="0" w:space="0" w:color="auto"/>
        <w:bottom w:val="none" w:sz="0" w:space="0" w:color="auto"/>
        <w:right w:val="none" w:sz="0" w:space="0" w:color="auto"/>
      </w:divBdr>
    </w:div>
    <w:div w:id="65419013">
      <w:marLeft w:val="640"/>
      <w:marRight w:val="0"/>
      <w:marTop w:val="0"/>
      <w:marBottom w:val="0"/>
      <w:divBdr>
        <w:top w:val="none" w:sz="0" w:space="0" w:color="auto"/>
        <w:left w:val="none" w:sz="0" w:space="0" w:color="auto"/>
        <w:bottom w:val="none" w:sz="0" w:space="0" w:color="auto"/>
        <w:right w:val="none" w:sz="0" w:space="0" w:color="auto"/>
      </w:divBdr>
    </w:div>
    <w:div w:id="65537456">
      <w:marLeft w:val="640"/>
      <w:marRight w:val="0"/>
      <w:marTop w:val="0"/>
      <w:marBottom w:val="0"/>
      <w:divBdr>
        <w:top w:val="none" w:sz="0" w:space="0" w:color="auto"/>
        <w:left w:val="none" w:sz="0" w:space="0" w:color="auto"/>
        <w:bottom w:val="none" w:sz="0" w:space="0" w:color="auto"/>
        <w:right w:val="none" w:sz="0" w:space="0" w:color="auto"/>
      </w:divBdr>
    </w:div>
    <w:div w:id="65802681">
      <w:marLeft w:val="640"/>
      <w:marRight w:val="0"/>
      <w:marTop w:val="0"/>
      <w:marBottom w:val="0"/>
      <w:divBdr>
        <w:top w:val="none" w:sz="0" w:space="0" w:color="auto"/>
        <w:left w:val="none" w:sz="0" w:space="0" w:color="auto"/>
        <w:bottom w:val="none" w:sz="0" w:space="0" w:color="auto"/>
        <w:right w:val="none" w:sz="0" w:space="0" w:color="auto"/>
      </w:divBdr>
    </w:div>
    <w:div w:id="67071826">
      <w:marLeft w:val="640"/>
      <w:marRight w:val="0"/>
      <w:marTop w:val="0"/>
      <w:marBottom w:val="0"/>
      <w:divBdr>
        <w:top w:val="none" w:sz="0" w:space="0" w:color="auto"/>
        <w:left w:val="none" w:sz="0" w:space="0" w:color="auto"/>
        <w:bottom w:val="none" w:sz="0" w:space="0" w:color="auto"/>
        <w:right w:val="none" w:sz="0" w:space="0" w:color="auto"/>
      </w:divBdr>
    </w:div>
    <w:div w:id="68118666">
      <w:marLeft w:val="640"/>
      <w:marRight w:val="0"/>
      <w:marTop w:val="0"/>
      <w:marBottom w:val="0"/>
      <w:divBdr>
        <w:top w:val="none" w:sz="0" w:space="0" w:color="auto"/>
        <w:left w:val="none" w:sz="0" w:space="0" w:color="auto"/>
        <w:bottom w:val="none" w:sz="0" w:space="0" w:color="auto"/>
        <w:right w:val="none" w:sz="0" w:space="0" w:color="auto"/>
      </w:divBdr>
    </w:div>
    <w:div w:id="68776059">
      <w:marLeft w:val="640"/>
      <w:marRight w:val="0"/>
      <w:marTop w:val="0"/>
      <w:marBottom w:val="0"/>
      <w:divBdr>
        <w:top w:val="none" w:sz="0" w:space="0" w:color="auto"/>
        <w:left w:val="none" w:sz="0" w:space="0" w:color="auto"/>
        <w:bottom w:val="none" w:sz="0" w:space="0" w:color="auto"/>
        <w:right w:val="none" w:sz="0" w:space="0" w:color="auto"/>
      </w:divBdr>
    </w:div>
    <w:div w:id="68816941">
      <w:marLeft w:val="640"/>
      <w:marRight w:val="0"/>
      <w:marTop w:val="0"/>
      <w:marBottom w:val="0"/>
      <w:divBdr>
        <w:top w:val="none" w:sz="0" w:space="0" w:color="auto"/>
        <w:left w:val="none" w:sz="0" w:space="0" w:color="auto"/>
        <w:bottom w:val="none" w:sz="0" w:space="0" w:color="auto"/>
        <w:right w:val="none" w:sz="0" w:space="0" w:color="auto"/>
      </w:divBdr>
    </w:div>
    <w:div w:id="68819822">
      <w:marLeft w:val="640"/>
      <w:marRight w:val="0"/>
      <w:marTop w:val="0"/>
      <w:marBottom w:val="0"/>
      <w:divBdr>
        <w:top w:val="none" w:sz="0" w:space="0" w:color="auto"/>
        <w:left w:val="none" w:sz="0" w:space="0" w:color="auto"/>
        <w:bottom w:val="none" w:sz="0" w:space="0" w:color="auto"/>
        <w:right w:val="none" w:sz="0" w:space="0" w:color="auto"/>
      </w:divBdr>
    </w:div>
    <w:div w:id="68968938">
      <w:marLeft w:val="640"/>
      <w:marRight w:val="0"/>
      <w:marTop w:val="0"/>
      <w:marBottom w:val="0"/>
      <w:divBdr>
        <w:top w:val="none" w:sz="0" w:space="0" w:color="auto"/>
        <w:left w:val="none" w:sz="0" w:space="0" w:color="auto"/>
        <w:bottom w:val="none" w:sz="0" w:space="0" w:color="auto"/>
        <w:right w:val="none" w:sz="0" w:space="0" w:color="auto"/>
      </w:divBdr>
    </w:div>
    <w:div w:id="69278379">
      <w:marLeft w:val="640"/>
      <w:marRight w:val="0"/>
      <w:marTop w:val="0"/>
      <w:marBottom w:val="0"/>
      <w:divBdr>
        <w:top w:val="none" w:sz="0" w:space="0" w:color="auto"/>
        <w:left w:val="none" w:sz="0" w:space="0" w:color="auto"/>
        <w:bottom w:val="none" w:sz="0" w:space="0" w:color="auto"/>
        <w:right w:val="none" w:sz="0" w:space="0" w:color="auto"/>
      </w:divBdr>
    </w:div>
    <w:div w:id="69431964">
      <w:marLeft w:val="640"/>
      <w:marRight w:val="0"/>
      <w:marTop w:val="0"/>
      <w:marBottom w:val="0"/>
      <w:divBdr>
        <w:top w:val="none" w:sz="0" w:space="0" w:color="auto"/>
        <w:left w:val="none" w:sz="0" w:space="0" w:color="auto"/>
        <w:bottom w:val="none" w:sz="0" w:space="0" w:color="auto"/>
        <w:right w:val="none" w:sz="0" w:space="0" w:color="auto"/>
      </w:divBdr>
    </w:div>
    <w:div w:id="69474248">
      <w:marLeft w:val="640"/>
      <w:marRight w:val="0"/>
      <w:marTop w:val="0"/>
      <w:marBottom w:val="0"/>
      <w:divBdr>
        <w:top w:val="none" w:sz="0" w:space="0" w:color="auto"/>
        <w:left w:val="none" w:sz="0" w:space="0" w:color="auto"/>
        <w:bottom w:val="none" w:sz="0" w:space="0" w:color="auto"/>
        <w:right w:val="none" w:sz="0" w:space="0" w:color="auto"/>
      </w:divBdr>
    </w:div>
    <w:div w:id="70540756">
      <w:marLeft w:val="640"/>
      <w:marRight w:val="0"/>
      <w:marTop w:val="0"/>
      <w:marBottom w:val="0"/>
      <w:divBdr>
        <w:top w:val="none" w:sz="0" w:space="0" w:color="auto"/>
        <w:left w:val="none" w:sz="0" w:space="0" w:color="auto"/>
        <w:bottom w:val="none" w:sz="0" w:space="0" w:color="auto"/>
        <w:right w:val="none" w:sz="0" w:space="0" w:color="auto"/>
      </w:divBdr>
    </w:div>
    <w:div w:id="71002995">
      <w:marLeft w:val="640"/>
      <w:marRight w:val="0"/>
      <w:marTop w:val="0"/>
      <w:marBottom w:val="0"/>
      <w:divBdr>
        <w:top w:val="none" w:sz="0" w:space="0" w:color="auto"/>
        <w:left w:val="none" w:sz="0" w:space="0" w:color="auto"/>
        <w:bottom w:val="none" w:sz="0" w:space="0" w:color="auto"/>
        <w:right w:val="none" w:sz="0" w:space="0" w:color="auto"/>
      </w:divBdr>
    </w:div>
    <w:div w:id="71052882">
      <w:marLeft w:val="640"/>
      <w:marRight w:val="0"/>
      <w:marTop w:val="0"/>
      <w:marBottom w:val="0"/>
      <w:divBdr>
        <w:top w:val="none" w:sz="0" w:space="0" w:color="auto"/>
        <w:left w:val="none" w:sz="0" w:space="0" w:color="auto"/>
        <w:bottom w:val="none" w:sz="0" w:space="0" w:color="auto"/>
        <w:right w:val="none" w:sz="0" w:space="0" w:color="auto"/>
      </w:divBdr>
    </w:div>
    <w:div w:id="71784210">
      <w:marLeft w:val="640"/>
      <w:marRight w:val="0"/>
      <w:marTop w:val="0"/>
      <w:marBottom w:val="0"/>
      <w:divBdr>
        <w:top w:val="none" w:sz="0" w:space="0" w:color="auto"/>
        <w:left w:val="none" w:sz="0" w:space="0" w:color="auto"/>
        <w:bottom w:val="none" w:sz="0" w:space="0" w:color="auto"/>
        <w:right w:val="none" w:sz="0" w:space="0" w:color="auto"/>
      </w:divBdr>
    </w:div>
    <w:div w:id="72051987">
      <w:marLeft w:val="640"/>
      <w:marRight w:val="0"/>
      <w:marTop w:val="0"/>
      <w:marBottom w:val="0"/>
      <w:divBdr>
        <w:top w:val="none" w:sz="0" w:space="0" w:color="auto"/>
        <w:left w:val="none" w:sz="0" w:space="0" w:color="auto"/>
        <w:bottom w:val="none" w:sz="0" w:space="0" w:color="auto"/>
        <w:right w:val="none" w:sz="0" w:space="0" w:color="auto"/>
      </w:divBdr>
    </w:div>
    <w:div w:id="72092566">
      <w:marLeft w:val="640"/>
      <w:marRight w:val="0"/>
      <w:marTop w:val="0"/>
      <w:marBottom w:val="0"/>
      <w:divBdr>
        <w:top w:val="none" w:sz="0" w:space="0" w:color="auto"/>
        <w:left w:val="none" w:sz="0" w:space="0" w:color="auto"/>
        <w:bottom w:val="none" w:sz="0" w:space="0" w:color="auto"/>
        <w:right w:val="none" w:sz="0" w:space="0" w:color="auto"/>
      </w:divBdr>
    </w:div>
    <w:div w:id="73624413">
      <w:marLeft w:val="640"/>
      <w:marRight w:val="0"/>
      <w:marTop w:val="0"/>
      <w:marBottom w:val="0"/>
      <w:divBdr>
        <w:top w:val="none" w:sz="0" w:space="0" w:color="auto"/>
        <w:left w:val="none" w:sz="0" w:space="0" w:color="auto"/>
        <w:bottom w:val="none" w:sz="0" w:space="0" w:color="auto"/>
        <w:right w:val="none" w:sz="0" w:space="0" w:color="auto"/>
      </w:divBdr>
    </w:div>
    <w:div w:id="73746660">
      <w:marLeft w:val="640"/>
      <w:marRight w:val="0"/>
      <w:marTop w:val="0"/>
      <w:marBottom w:val="0"/>
      <w:divBdr>
        <w:top w:val="none" w:sz="0" w:space="0" w:color="auto"/>
        <w:left w:val="none" w:sz="0" w:space="0" w:color="auto"/>
        <w:bottom w:val="none" w:sz="0" w:space="0" w:color="auto"/>
        <w:right w:val="none" w:sz="0" w:space="0" w:color="auto"/>
      </w:divBdr>
    </w:div>
    <w:div w:id="74131086">
      <w:marLeft w:val="640"/>
      <w:marRight w:val="0"/>
      <w:marTop w:val="0"/>
      <w:marBottom w:val="0"/>
      <w:divBdr>
        <w:top w:val="none" w:sz="0" w:space="0" w:color="auto"/>
        <w:left w:val="none" w:sz="0" w:space="0" w:color="auto"/>
        <w:bottom w:val="none" w:sz="0" w:space="0" w:color="auto"/>
        <w:right w:val="none" w:sz="0" w:space="0" w:color="auto"/>
      </w:divBdr>
    </w:div>
    <w:div w:id="74474325">
      <w:marLeft w:val="640"/>
      <w:marRight w:val="0"/>
      <w:marTop w:val="0"/>
      <w:marBottom w:val="0"/>
      <w:divBdr>
        <w:top w:val="none" w:sz="0" w:space="0" w:color="auto"/>
        <w:left w:val="none" w:sz="0" w:space="0" w:color="auto"/>
        <w:bottom w:val="none" w:sz="0" w:space="0" w:color="auto"/>
        <w:right w:val="none" w:sz="0" w:space="0" w:color="auto"/>
      </w:divBdr>
    </w:div>
    <w:div w:id="74786254">
      <w:marLeft w:val="640"/>
      <w:marRight w:val="0"/>
      <w:marTop w:val="0"/>
      <w:marBottom w:val="0"/>
      <w:divBdr>
        <w:top w:val="none" w:sz="0" w:space="0" w:color="auto"/>
        <w:left w:val="none" w:sz="0" w:space="0" w:color="auto"/>
        <w:bottom w:val="none" w:sz="0" w:space="0" w:color="auto"/>
        <w:right w:val="none" w:sz="0" w:space="0" w:color="auto"/>
      </w:divBdr>
    </w:div>
    <w:div w:id="75322024">
      <w:bodyDiv w:val="1"/>
      <w:marLeft w:val="0"/>
      <w:marRight w:val="0"/>
      <w:marTop w:val="0"/>
      <w:marBottom w:val="0"/>
      <w:divBdr>
        <w:top w:val="none" w:sz="0" w:space="0" w:color="auto"/>
        <w:left w:val="none" w:sz="0" w:space="0" w:color="auto"/>
        <w:bottom w:val="none" w:sz="0" w:space="0" w:color="auto"/>
        <w:right w:val="none" w:sz="0" w:space="0" w:color="auto"/>
      </w:divBdr>
    </w:div>
    <w:div w:id="75327706">
      <w:marLeft w:val="640"/>
      <w:marRight w:val="0"/>
      <w:marTop w:val="0"/>
      <w:marBottom w:val="0"/>
      <w:divBdr>
        <w:top w:val="none" w:sz="0" w:space="0" w:color="auto"/>
        <w:left w:val="none" w:sz="0" w:space="0" w:color="auto"/>
        <w:bottom w:val="none" w:sz="0" w:space="0" w:color="auto"/>
        <w:right w:val="none" w:sz="0" w:space="0" w:color="auto"/>
      </w:divBdr>
    </w:div>
    <w:div w:id="76026198">
      <w:marLeft w:val="640"/>
      <w:marRight w:val="0"/>
      <w:marTop w:val="0"/>
      <w:marBottom w:val="0"/>
      <w:divBdr>
        <w:top w:val="none" w:sz="0" w:space="0" w:color="auto"/>
        <w:left w:val="none" w:sz="0" w:space="0" w:color="auto"/>
        <w:bottom w:val="none" w:sz="0" w:space="0" w:color="auto"/>
        <w:right w:val="none" w:sz="0" w:space="0" w:color="auto"/>
      </w:divBdr>
    </w:div>
    <w:div w:id="76170498">
      <w:marLeft w:val="640"/>
      <w:marRight w:val="0"/>
      <w:marTop w:val="0"/>
      <w:marBottom w:val="0"/>
      <w:divBdr>
        <w:top w:val="none" w:sz="0" w:space="0" w:color="auto"/>
        <w:left w:val="none" w:sz="0" w:space="0" w:color="auto"/>
        <w:bottom w:val="none" w:sz="0" w:space="0" w:color="auto"/>
        <w:right w:val="none" w:sz="0" w:space="0" w:color="auto"/>
      </w:divBdr>
    </w:div>
    <w:div w:id="76563964">
      <w:marLeft w:val="640"/>
      <w:marRight w:val="0"/>
      <w:marTop w:val="0"/>
      <w:marBottom w:val="0"/>
      <w:divBdr>
        <w:top w:val="none" w:sz="0" w:space="0" w:color="auto"/>
        <w:left w:val="none" w:sz="0" w:space="0" w:color="auto"/>
        <w:bottom w:val="none" w:sz="0" w:space="0" w:color="auto"/>
        <w:right w:val="none" w:sz="0" w:space="0" w:color="auto"/>
      </w:divBdr>
    </w:div>
    <w:div w:id="77408156">
      <w:marLeft w:val="640"/>
      <w:marRight w:val="0"/>
      <w:marTop w:val="0"/>
      <w:marBottom w:val="0"/>
      <w:divBdr>
        <w:top w:val="none" w:sz="0" w:space="0" w:color="auto"/>
        <w:left w:val="none" w:sz="0" w:space="0" w:color="auto"/>
        <w:bottom w:val="none" w:sz="0" w:space="0" w:color="auto"/>
        <w:right w:val="none" w:sz="0" w:space="0" w:color="auto"/>
      </w:divBdr>
    </w:div>
    <w:div w:id="78794224">
      <w:marLeft w:val="640"/>
      <w:marRight w:val="0"/>
      <w:marTop w:val="0"/>
      <w:marBottom w:val="0"/>
      <w:divBdr>
        <w:top w:val="none" w:sz="0" w:space="0" w:color="auto"/>
        <w:left w:val="none" w:sz="0" w:space="0" w:color="auto"/>
        <w:bottom w:val="none" w:sz="0" w:space="0" w:color="auto"/>
        <w:right w:val="none" w:sz="0" w:space="0" w:color="auto"/>
      </w:divBdr>
    </w:div>
    <w:div w:id="79330393">
      <w:marLeft w:val="640"/>
      <w:marRight w:val="0"/>
      <w:marTop w:val="0"/>
      <w:marBottom w:val="0"/>
      <w:divBdr>
        <w:top w:val="none" w:sz="0" w:space="0" w:color="auto"/>
        <w:left w:val="none" w:sz="0" w:space="0" w:color="auto"/>
        <w:bottom w:val="none" w:sz="0" w:space="0" w:color="auto"/>
        <w:right w:val="none" w:sz="0" w:space="0" w:color="auto"/>
      </w:divBdr>
    </w:div>
    <w:div w:id="79568512">
      <w:marLeft w:val="640"/>
      <w:marRight w:val="0"/>
      <w:marTop w:val="0"/>
      <w:marBottom w:val="0"/>
      <w:divBdr>
        <w:top w:val="none" w:sz="0" w:space="0" w:color="auto"/>
        <w:left w:val="none" w:sz="0" w:space="0" w:color="auto"/>
        <w:bottom w:val="none" w:sz="0" w:space="0" w:color="auto"/>
        <w:right w:val="none" w:sz="0" w:space="0" w:color="auto"/>
      </w:divBdr>
    </w:div>
    <w:div w:id="80417289">
      <w:marLeft w:val="640"/>
      <w:marRight w:val="0"/>
      <w:marTop w:val="0"/>
      <w:marBottom w:val="0"/>
      <w:divBdr>
        <w:top w:val="none" w:sz="0" w:space="0" w:color="auto"/>
        <w:left w:val="none" w:sz="0" w:space="0" w:color="auto"/>
        <w:bottom w:val="none" w:sz="0" w:space="0" w:color="auto"/>
        <w:right w:val="none" w:sz="0" w:space="0" w:color="auto"/>
      </w:divBdr>
    </w:div>
    <w:div w:id="80838339">
      <w:marLeft w:val="640"/>
      <w:marRight w:val="0"/>
      <w:marTop w:val="0"/>
      <w:marBottom w:val="0"/>
      <w:divBdr>
        <w:top w:val="none" w:sz="0" w:space="0" w:color="auto"/>
        <w:left w:val="none" w:sz="0" w:space="0" w:color="auto"/>
        <w:bottom w:val="none" w:sz="0" w:space="0" w:color="auto"/>
        <w:right w:val="none" w:sz="0" w:space="0" w:color="auto"/>
      </w:divBdr>
    </w:div>
    <w:div w:id="81804774">
      <w:marLeft w:val="640"/>
      <w:marRight w:val="0"/>
      <w:marTop w:val="0"/>
      <w:marBottom w:val="0"/>
      <w:divBdr>
        <w:top w:val="none" w:sz="0" w:space="0" w:color="auto"/>
        <w:left w:val="none" w:sz="0" w:space="0" w:color="auto"/>
        <w:bottom w:val="none" w:sz="0" w:space="0" w:color="auto"/>
        <w:right w:val="none" w:sz="0" w:space="0" w:color="auto"/>
      </w:divBdr>
    </w:div>
    <w:div w:id="82848812">
      <w:marLeft w:val="640"/>
      <w:marRight w:val="0"/>
      <w:marTop w:val="0"/>
      <w:marBottom w:val="0"/>
      <w:divBdr>
        <w:top w:val="none" w:sz="0" w:space="0" w:color="auto"/>
        <w:left w:val="none" w:sz="0" w:space="0" w:color="auto"/>
        <w:bottom w:val="none" w:sz="0" w:space="0" w:color="auto"/>
        <w:right w:val="none" w:sz="0" w:space="0" w:color="auto"/>
      </w:divBdr>
    </w:div>
    <w:div w:id="83841761">
      <w:marLeft w:val="640"/>
      <w:marRight w:val="0"/>
      <w:marTop w:val="0"/>
      <w:marBottom w:val="0"/>
      <w:divBdr>
        <w:top w:val="none" w:sz="0" w:space="0" w:color="auto"/>
        <w:left w:val="none" w:sz="0" w:space="0" w:color="auto"/>
        <w:bottom w:val="none" w:sz="0" w:space="0" w:color="auto"/>
        <w:right w:val="none" w:sz="0" w:space="0" w:color="auto"/>
      </w:divBdr>
    </w:div>
    <w:div w:id="84309812">
      <w:marLeft w:val="640"/>
      <w:marRight w:val="0"/>
      <w:marTop w:val="0"/>
      <w:marBottom w:val="0"/>
      <w:divBdr>
        <w:top w:val="none" w:sz="0" w:space="0" w:color="auto"/>
        <w:left w:val="none" w:sz="0" w:space="0" w:color="auto"/>
        <w:bottom w:val="none" w:sz="0" w:space="0" w:color="auto"/>
        <w:right w:val="none" w:sz="0" w:space="0" w:color="auto"/>
      </w:divBdr>
    </w:div>
    <w:div w:id="84422504">
      <w:marLeft w:val="640"/>
      <w:marRight w:val="0"/>
      <w:marTop w:val="0"/>
      <w:marBottom w:val="0"/>
      <w:divBdr>
        <w:top w:val="none" w:sz="0" w:space="0" w:color="auto"/>
        <w:left w:val="none" w:sz="0" w:space="0" w:color="auto"/>
        <w:bottom w:val="none" w:sz="0" w:space="0" w:color="auto"/>
        <w:right w:val="none" w:sz="0" w:space="0" w:color="auto"/>
      </w:divBdr>
    </w:div>
    <w:div w:id="84767889">
      <w:marLeft w:val="640"/>
      <w:marRight w:val="0"/>
      <w:marTop w:val="0"/>
      <w:marBottom w:val="0"/>
      <w:divBdr>
        <w:top w:val="none" w:sz="0" w:space="0" w:color="auto"/>
        <w:left w:val="none" w:sz="0" w:space="0" w:color="auto"/>
        <w:bottom w:val="none" w:sz="0" w:space="0" w:color="auto"/>
        <w:right w:val="none" w:sz="0" w:space="0" w:color="auto"/>
      </w:divBdr>
    </w:div>
    <w:div w:id="84887705">
      <w:marLeft w:val="640"/>
      <w:marRight w:val="0"/>
      <w:marTop w:val="0"/>
      <w:marBottom w:val="0"/>
      <w:divBdr>
        <w:top w:val="none" w:sz="0" w:space="0" w:color="auto"/>
        <w:left w:val="none" w:sz="0" w:space="0" w:color="auto"/>
        <w:bottom w:val="none" w:sz="0" w:space="0" w:color="auto"/>
        <w:right w:val="none" w:sz="0" w:space="0" w:color="auto"/>
      </w:divBdr>
    </w:div>
    <w:div w:id="85005647">
      <w:marLeft w:val="640"/>
      <w:marRight w:val="0"/>
      <w:marTop w:val="0"/>
      <w:marBottom w:val="0"/>
      <w:divBdr>
        <w:top w:val="none" w:sz="0" w:space="0" w:color="auto"/>
        <w:left w:val="none" w:sz="0" w:space="0" w:color="auto"/>
        <w:bottom w:val="none" w:sz="0" w:space="0" w:color="auto"/>
        <w:right w:val="none" w:sz="0" w:space="0" w:color="auto"/>
      </w:divBdr>
    </w:div>
    <w:div w:id="85274938">
      <w:marLeft w:val="640"/>
      <w:marRight w:val="0"/>
      <w:marTop w:val="0"/>
      <w:marBottom w:val="0"/>
      <w:divBdr>
        <w:top w:val="none" w:sz="0" w:space="0" w:color="auto"/>
        <w:left w:val="none" w:sz="0" w:space="0" w:color="auto"/>
        <w:bottom w:val="none" w:sz="0" w:space="0" w:color="auto"/>
        <w:right w:val="none" w:sz="0" w:space="0" w:color="auto"/>
      </w:divBdr>
    </w:div>
    <w:div w:id="85883119">
      <w:marLeft w:val="640"/>
      <w:marRight w:val="0"/>
      <w:marTop w:val="0"/>
      <w:marBottom w:val="0"/>
      <w:divBdr>
        <w:top w:val="none" w:sz="0" w:space="0" w:color="auto"/>
        <w:left w:val="none" w:sz="0" w:space="0" w:color="auto"/>
        <w:bottom w:val="none" w:sz="0" w:space="0" w:color="auto"/>
        <w:right w:val="none" w:sz="0" w:space="0" w:color="auto"/>
      </w:divBdr>
    </w:div>
    <w:div w:id="86733547">
      <w:marLeft w:val="640"/>
      <w:marRight w:val="0"/>
      <w:marTop w:val="0"/>
      <w:marBottom w:val="0"/>
      <w:divBdr>
        <w:top w:val="none" w:sz="0" w:space="0" w:color="auto"/>
        <w:left w:val="none" w:sz="0" w:space="0" w:color="auto"/>
        <w:bottom w:val="none" w:sz="0" w:space="0" w:color="auto"/>
        <w:right w:val="none" w:sz="0" w:space="0" w:color="auto"/>
      </w:divBdr>
    </w:div>
    <w:div w:id="87431981">
      <w:marLeft w:val="640"/>
      <w:marRight w:val="0"/>
      <w:marTop w:val="0"/>
      <w:marBottom w:val="0"/>
      <w:divBdr>
        <w:top w:val="none" w:sz="0" w:space="0" w:color="auto"/>
        <w:left w:val="none" w:sz="0" w:space="0" w:color="auto"/>
        <w:bottom w:val="none" w:sz="0" w:space="0" w:color="auto"/>
        <w:right w:val="none" w:sz="0" w:space="0" w:color="auto"/>
      </w:divBdr>
    </w:div>
    <w:div w:id="88161946">
      <w:marLeft w:val="640"/>
      <w:marRight w:val="0"/>
      <w:marTop w:val="0"/>
      <w:marBottom w:val="0"/>
      <w:divBdr>
        <w:top w:val="none" w:sz="0" w:space="0" w:color="auto"/>
        <w:left w:val="none" w:sz="0" w:space="0" w:color="auto"/>
        <w:bottom w:val="none" w:sz="0" w:space="0" w:color="auto"/>
        <w:right w:val="none" w:sz="0" w:space="0" w:color="auto"/>
      </w:divBdr>
    </w:div>
    <w:div w:id="88282312">
      <w:marLeft w:val="640"/>
      <w:marRight w:val="0"/>
      <w:marTop w:val="0"/>
      <w:marBottom w:val="0"/>
      <w:divBdr>
        <w:top w:val="none" w:sz="0" w:space="0" w:color="auto"/>
        <w:left w:val="none" w:sz="0" w:space="0" w:color="auto"/>
        <w:bottom w:val="none" w:sz="0" w:space="0" w:color="auto"/>
        <w:right w:val="none" w:sz="0" w:space="0" w:color="auto"/>
      </w:divBdr>
    </w:div>
    <w:div w:id="88622013">
      <w:marLeft w:val="640"/>
      <w:marRight w:val="0"/>
      <w:marTop w:val="0"/>
      <w:marBottom w:val="0"/>
      <w:divBdr>
        <w:top w:val="none" w:sz="0" w:space="0" w:color="auto"/>
        <w:left w:val="none" w:sz="0" w:space="0" w:color="auto"/>
        <w:bottom w:val="none" w:sz="0" w:space="0" w:color="auto"/>
        <w:right w:val="none" w:sz="0" w:space="0" w:color="auto"/>
      </w:divBdr>
    </w:div>
    <w:div w:id="88623189">
      <w:marLeft w:val="640"/>
      <w:marRight w:val="0"/>
      <w:marTop w:val="0"/>
      <w:marBottom w:val="0"/>
      <w:divBdr>
        <w:top w:val="none" w:sz="0" w:space="0" w:color="auto"/>
        <w:left w:val="none" w:sz="0" w:space="0" w:color="auto"/>
        <w:bottom w:val="none" w:sz="0" w:space="0" w:color="auto"/>
        <w:right w:val="none" w:sz="0" w:space="0" w:color="auto"/>
      </w:divBdr>
    </w:div>
    <w:div w:id="88746248">
      <w:marLeft w:val="640"/>
      <w:marRight w:val="0"/>
      <w:marTop w:val="0"/>
      <w:marBottom w:val="0"/>
      <w:divBdr>
        <w:top w:val="none" w:sz="0" w:space="0" w:color="auto"/>
        <w:left w:val="none" w:sz="0" w:space="0" w:color="auto"/>
        <w:bottom w:val="none" w:sz="0" w:space="0" w:color="auto"/>
        <w:right w:val="none" w:sz="0" w:space="0" w:color="auto"/>
      </w:divBdr>
    </w:div>
    <w:div w:id="89013014">
      <w:marLeft w:val="640"/>
      <w:marRight w:val="0"/>
      <w:marTop w:val="0"/>
      <w:marBottom w:val="0"/>
      <w:divBdr>
        <w:top w:val="none" w:sz="0" w:space="0" w:color="auto"/>
        <w:left w:val="none" w:sz="0" w:space="0" w:color="auto"/>
        <w:bottom w:val="none" w:sz="0" w:space="0" w:color="auto"/>
        <w:right w:val="none" w:sz="0" w:space="0" w:color="auto"/>
      </w:divBdr>
    </w:div>
    <w:div w:id="89276329">
      <w:marLeft w:val="640"/>
      <w:marRight w:val="0"/>
      <w:marTop w:val="0"/>
      <w:marBottom w:val="0"/>
      <w:divBdr>
        <w:top w:val="none" w:sz="0" w:space="0" w:color="auto"/>
        <w:left w:val="none" w:sz="0" w:space="0" w:color="auto"/>
        <w:bottom w:val="none" w:sz="0" w:space="0" w:color="auto"/>
        <w:right w:val="none" w:sz="0" w:space="0" w:color="auto"/>
      </w:divBdr>
    </w:div>
    <w:div w:id="90054192">
      <w:marLeft w:val="640"/>
      <w:marRight w:val="0"/>
      <w:marTop w:val="0"/>
      <w:marBottom w:val="0"/>
      <w:divBdr>
        <w:top w:val="none" w:sz="0" w:space="0" w:color="auto"/>
        <w:left w:val="none" w:sz="0" w:space="0" w:color="auto"/>
        <w:bottom w:val="none" w:sz="0" w:space="0" w:color="auto"/>
        <w:right w:val="none" w:sz="0" w:space="0" w:color="auto"/>
      </w:divBdr>
    </w:div>
    <w:div w:id="90779507">
      <w:marLeft w:val="640"/>
      <w:marRight w:val="0"/>
      <w:marTop w:val="0"/>
      <w:marBottom w:val="0"/>
      <w:divBdr>
        <w:top w:val="none" w:sz="0" w:space="0" w:color="auto"/>
        <w:left w:val="none" w:sz="0" w:space="0" w:color="auto"/>
        <w:bottom w:val="none" w:sz="0" w:space="0" w:color="auto"/>
        <w:right w:val="none" w:sz="0" w:space="0" w:color="auto"/>
      </w:divBdr>
    </w:div>
    <w:div w:id="92096578">
      <w:marLeft w:val="640"/>
      <w:marRight w:val="0"/>
      <w:marTop w:val="0"/>
      <w:marBottom w:val="0"/>
      <w:divBdr>
        <w:top w:val="none" w:sz="0" w:space="0" w:color="auto"/>
        <w:left w:val="none" w:sz="0" w:space="0" w:color="auto"/>
        <w:bottom w:val="none" w:sz="0" w:space="0" w:color="auto"/>
        <w:right w:val="none" w:sz="0" w:space="0" w:color="auto"/>
      </w:divBdr>
    </w:div>
    <w:div w:id="92822778">
      <w:marLeft w:val="640"/>
      <w:marRight w:val="0"/>
      <w:marTop w:val="0"/>
      <w:marBottom w:val="0"/>
      <w:divBdr>
        <w:top w:val="none" w:sz="0" w:space="0" w:color="auto"/>
        <w:left w:val="none" w:sz="0" w:space="0" w:color="auto"/>
        <w:bottom w:val="none" w:sz="0" w:space="0" w:color="auto"/>
        <w:right w:val="none" w:sz="0" w:space="0" w:color="auto"/>
      </w:divBdr>
    </w:div>
    <w:div w:id="93329675">
      <w:marLeft w:val="640"/>
      <w:marRight w:val="0"/>
      <w:marTop w:val="0"/>
      <w:marBottom w:val="0"/>
      <w:divBdr>
        <w:top w:val="none" w:sz="0" w:space="0" w:color="auto"/>
        <w:left w:val="none" w:sz="0" w:space="0" w:color="auto"/>
        <w:bottom w:val="none" w:sz="0" w:space="0" w:color="auto"/>
        <w:right w:val="none" w:sz="0" w:space="0" w:color="auto"/>
      </w:divBdr>
    </w:div>
    <w:div w:id="94257187">
      <w:marLeft w:val="640"/>
      <w:marRight w:val="0"/>
      <w:marTop w:val="0"/>
      <w:marBottom w:val="0"/>
      <w:divBdr>
        <w:top w:val="none" w:sz="0" w:space="0" w:color="auto"/>
        <w:left w:val="none" w:sz="0" w:space="0" w:color="auto"/>
        <w:bottom w:val="none" w:sz="0" w:space="0" w:color="auto"/>
        <w:right w:val="none" w:sz="0" w:space="0" w:color="auto"/>
      </w:divBdr>
    </w:div>
    <w:div w:id="95254409">
      <w:marLeft w:val="640"/>
      <w:marRight w:val="0"/>
      <w:marTop w:val="0"/>
      <w:marBottom w:val="0"/>
      <w:divBdr>
        <w:top w:val="none" w:sz="0" w:space="0" w:color="auto"/>
        <w:left w:val="none" w:sz="0" w:space="0" w:color="auto"/>
        <w:bottom w:val="none" w:sz="0" w:space="0" w:color="auto"/>
        <w:right w:val="none" w:sz="0" w:space="0" w:color="auto"/>
      </w:divBdr>
    </w:div>
    <w:div w:id="95443919">
      <w:marLeft w:val="640"/>
      <w:marRight w:val="0"/>
      <w:marTop w:val="0"/>
      <w:marBottom w:val="0"/>
      <w:divBdr>
        <w:top w:val="none" w:sz="0" w:space="0" w:color="auto"/>
        <w:left w:val="none" w:sz="0" w:space="0" w:color="auto"/>
        <w:bottom w:val="none" w:sz="0" w:space="0" w:color="auto"/>
        <w:right w:val="none" w:sz="0" w:space="0" w:color="auto"/>
      </w:divBdr>
    </w:div>
    <w:div w:id="95946722">
      <w:marLeft w:val="640"/>
      <w:marRight w:val="0"/>
      <w:marTop w:val="0"/>
      <w:marBottom w:val="0"/>
      <w:divBdr>
        <w:top w:val="none" w:sz="0" w:space="0" w:color="auto"/>
        <w:left w:val="none" w:sz="0" w:space="0" w:color="auto"/>
        <w:bottom w:val="none" w:sz="0" w:space="0" w:color="auto"/>
        <w:right w:val="none" w:sz="0" w:space="0" w:color="auto"/>
      </w:divBdr>
    </w:div>
    <w:div w:id="95953937">
      <w:marLeft w:val="640"/>
      <w:marRight w:val="0"/>
      <w:marTop w:val="0"/>
      <w:marBottom w:val="0"/>
      <w:divBdr>
        <w:top w:val="none" w:sz="0" w:space="0" w:color="auto"/>
        <w:left w:val="none" w:sz="0" w:space="0" w:color="auto"/>
        <w:bottom w:val="none" w:sz="0" w:space="0" w:color="auto"/>
        <w:right w:val="none" w:sz="0" w:space="0" w:color="auto"/>
      </w:divBdr>
    </w:div>
    <w:div w:id="97262180">
      <w:marLeft w:val="640"/>
      <w:marRight w:val="0"/>
      <w:marTop w:val="0"/>
      <w:marBottom w:val="0"/>
      <w:divBdr>
        <w:top w:val="none" w:sz="0" w:space="0" w:color="auto"/>
        <w:left w:val="none" w:sz="0" w:space="0" w:color="auto"/>
        <w:bottom w:val="none" w:sz="0" w:space="0" w:color="auto"/>
        <w:right w:val="none" w:sz="0" w:space="0" w:color="auto"/>
      </w:divBdr>
    </w:div>
    <w:div w:id="98263717">
      <w:marLeft w:val="640"/>
      <w:marRight w:val="0"/>
      <w:marTop w:val="0"/>
      <w:marBottom w:val="0"/>
      <w:divBdr>
        <w:top w:val="none" w:sz="0" w:space="0" w:color="auto"/>
        <w:left w:val="none" w:sz="0" w:space="0" w:color="auto"/>
        <w:bottom w:val="none" w:sz="0" w:space="0" w:color="auto"/>
        <w:right w:val="none" w:sz="0" w:space="0" w:color="auto"/>
      </w:divBdr>
    </w:div>
    <w:div w:id="98333895">
      <w:marLeft w:val="640"/>
      <w:marRight w:val="0"/>
      <w:marTop w:val="0"/>
      <w:marBottom w:val="0"/>
      <w:divBdr>
        <w:top w:val="none" w:sz="0" w:space="0" w:color="auto"/>
        <w:left w:val="none" w:sz="0" w:space="0" w:color="auto"/>
        <w:bottom w:val="none" w:sz="0" w:space="0" w:color="auto"/>
        <w:right w:val="none" w:sz="0" w:space="0" w:color="auto"/>
      </w:divBdr>
    </w:div>
    <w:div w:id="99111567">
      <w:marLeft w:val="640"/>
      <w:marRight w:val="0"/>
      <w:marTop w:val="0"/>
      <w:marBottom w:val="0"/>
      <w:divBdr>
        <w:top w:val="none" w:sz="0" w:space="0" w:color="auto"/>
        <w:left w:val="none" w:sz="0" w:space="0" w:color="auto"/>
        <w:bottom w:val="none" w:sz="0" w:space="0" w:color="auto"/>
        <w:right w:val="none" w:sz="0" w:space="0" w:color="auto"/>
      </w:divBdr>
    </w:div>
    <w:div w:id="99226810">
      <w:marLeft w:val="640"/>
      <w:marRight w:val="0"/>
      <w:marTop w:val="0"/>
      <w:marBottom w:val="0"/>
      <w:divBdr>
        <w:top w:val="none" w:sz="0" w:space="0" w:color="auto"/>
        <w:left w:val="none" w:sz="0" w:space="0" w:color="auto"/>
        <w:bottom w:val="none" w:sz="0" w:space="0" w:color="auto"/>
        <w:right w:val="none" w:sz="0" w:space="0" w:color="auto"/>
      </w:divBdr>
    </w:div>
    <w:div w:id="99494610">
      <w:marLeft w:val="640"/>
      <w:marRight w:val="0"/>
      <w:marTop w:val="0"/>
      <w:marBottom w:val="0"/>
      <w:divBdr>
        <w:top w:val="none" w:sz="0" w:space="0" w:color="auto"/>
        <w:left w:val="none" w:sz="0" w:space="0" w:color="auto"/>
        <w:bottom w:val="none" w:sz="0" w:space="0" w:color="auto"/>
        <w:right w:val="none" w:sz="0" w:space="0" w:color="auto"/>
      </w:divBdr>
    </w:div>
    <w:div w:id="100535856">
      <w:marLeft w:val="640"/>
      <w:marRight w:val="0"/>
      <w:marTop w:val="0"/>
      <w:marBottom w:val="0"/>
      <w:divBdr>
        <w:top w:val="none" w:sz="0" w:space="0" w:color="auto"/>
        <w:left w:val="none" w:sz="0" w:space="0" w:color="auto"/>
        <w:bottom w:val="none" w:sz="0" w:space="0" w:color="auto"/>
        <w:right w:val="none" w:sz="0" w:space="0" w:color="auto"/>
      </w:divBdr>
    </w:div>
    <w:div w:id="101346920">
      <w:marLeft w:val="640"/>
      <w:marRight w:val="0"/>
      <w:marTop w:val="0"/>
      <w:marBottom w:val="0"/>
      <w:divBdr>
        <w:top w:val="none" w:sz="0" w:space="0" w:color="auto"/>
        <w:left w:val="none" w:sz="0" w:space="0" w:color="auto"/>
        <w:bottom w:val="none" w:sz="0" w:space="0" w:color="auto"/>
        <w:right w:val="none" w:sz="0" w:space="0" w:color="auto"/>
      </w:divBdr>
    </w:div>
    <w:div w:id="101805773">
      <w:marLeft w:val="640"/>
      <w:marRight w:val="0"/>
      <w:marTop w:val="0"/>
      <w:marBottom w:val="0"/>
      <w:divBdr>
        <w:top w:val="none" w:sz="0" w:space="0" w:color="auto"/>
        <w:left w:val="none" w:sz="0" w:space="0" w:color="auto"/>
        <w:bottom w:val="none" w:sz="0" w:space="0" w:color="auto"/>
        <w:right w:val="none" w:sz="0" w:space="0" w:color="auto"/>
      </w:divBdr>
    </w:div>
    <w:div w:id="101846753">
      <w:marLeft w:val="640"/>
      <w:marRight w:val="0"/>
      <w:marTop w:val="0"/>
      <w:marBottom w:val="0"/>
      <w:divBdr>
        <w:top w:val="none" w:sz="0" w:space="0" w:color="auto"/>
        <w:left w:val="none" w:sz="0" w:space="0" w:color="auto"/>
        <w:bottom w:val="none" w:sz="0" w:space="0" w:color="auto"/>
        <w:right w:val="none" w:sz="0" w:space="0" w:color="auto"/>
      </w:divBdr>
    </w:div>
    <w:div w:id="102306153">
      <w:marLeft w:val="640"/>
      <w:marRight w:val="0"/>
      <w:marTop w:val="0"/>
      <w:marBottom w:val="0"/>
      <w:divBdr>
        <w:top w:val="none" w:sz="0" w:space="0" w:color="auto"/>
        <w:left w:val="none" w:sz="0" w:space="0" w:color="auto"/>
        <w:bottom w:val="none" w:sz="0" w:space="0" w:color="auto"/>
        <w:right w:val="none" w:sz="0" w:space="0" w:color="auto"/>
      </w:divBdr>
    </w:div>
    <w:div w:id="102649049">
      <w:marLeft w:val="640"/>
      <w:marRight w:val="0"/>
      <w:marTop w:val="0"/>
      <w:marBottom w:val="0"/>
      <w:divBdr>
        <w:top w:val="none" w:sz="0" w:space="0" w:color="auto"/>
        <w:left w:val="none" w:sz="0" w:space="0" w:color="auto"/>
        <w:bottom w:val="none" w:sz="0" w:space="0" w:color="auto"/>
        <w:right w:val="none" w:sz="0" w:space="0" w:color="auto"/>
      </w:divBdr>
    </w:div>
    <w:div w:id="102774590">
      <w:marLeft w:val="640"/>
      <w:marRight w:val="0"/>
      <w:marTop w:val="0"/>
      <w:marBottom w:val="0"/>
      <w:divBdr>
        <w:top w:val="none" w:sz="0" w:space="0" w:color="auto"/>
        <w:left w:val="none" w:sz="0" w:space="0" w:color="auto"/>
        <w:bottom w:val="none" w:sz="0" w:space="0" w:color="auto"/>
        <w:right w:val="none" w:sz="0" w:space="0" w:color="auto"/>
      </w:divBdr>
    </w:div>
    <w:div w:id="103429832">
      <w:marLeft w:val="640"/>
      <w:marRight w:val="0"/>
      <w:marTop w:val="0"/>
      <w:marBottom w:val="0"/>
      <w:divBdr>
        <w:top w:val="none" w:sz="0" w:space="0" w:color="auto"/>
        <w:left w:val="none" w:sz="0" w:space="0" w:color="auto"/>
        <w:bottom w:val="none" w:sz="0" w:space="0" w:color="auto"/>
        <w:right w:val="none" w:sz="0" w:space="0" w:color="auto"/>
      </w:divBdr>
    </w:div>
    <w:div w:id="104010613">
      <w:marLeft w:val="640"/>
      <w:marRight w:val="0"/>
      <w:marTop w:val="0"/>
      <w:marBottom w:val="0"/>
      <w:divBdr>
        <w:top w:val="none" w:sz="0" w:space="0" w:color="auto"/>
        <w:left w:val="none" w:sz="0" w:space="0" w:color="auto"/>
        <w:bottom w:val="none" w:sz="0" w:space="0" w:color="auto"/>
        <w:right w:val="none" w:sz="0" w:space="0" w:color="auto"/>
      </w:divBdr>
    </w:div>
    <w:div w:id="105471023">
      <w:marLeft w:val="640"/>
      <w:marRight w:val="0"/>
      <w:marTop w:val="0"/>
      <w:marBottom w:val="0"/>
      <w:divBdr>
        <w:top w:val="none" w:sz="0" w:space="0" w:color="auto"/>
        <w:left w:val="none" w:sz="0" w:space="0" w:color="auto"/>
        <w:bottom w:val="none" w:sz="0" w:space="0" w:color="auto"/>
        <w:right w:val="none" w:sz="0" w:space="0" w:color="auto"/>
      </w:divBdr>
    </w:div>
    <w:div w:id="106585871">
      <w:marLeft w:val="640"/>
      <w:marRight w:val="0"/>
      <w:marTop w:val="0"/>
      <w:marBottom w:val="0"/>
      <w:divBdr>
        <w:top w:val="none" w:sz="0" w:space="0" w:color="auto"/>
        <w:left w:val="none" w:sz="0" w:space="0" w:color="auto"/>
        <w:bottom w:val="none" w:sz="0" w:space="0" w:color="auto"/>
        <w:right w:val="none" w:sz="0" w:space="0" w:color="auto"/>
      </w:divBdr>
    </w:div>
    <w:div w:id="106895833">
      <w:marLeft w:val="640"/>
      <w:marRight w:val="0"/>
      <w:marTop w:val="0"/>
      <w:marBottom w:val="0"/>
      <w:divBdr>
        <w:top w:val="none" w:sz="0" w:space="0" w:color="auto"/>
        <w:left w:val="none" w:sz="0" w:space="0" w:color="auto"/>
        <w:bottom w:val="none" w:sz="0" w:space="0" w:color="auto"/>
        <w:right w:val="none" w:sz="0" w:space="0" w:color="auto"/>
      </w:divBdr>
    </w:div>
    <w:div w:id="107622457">
      <w:marLeft w:val="640"/>
      <w:marRight w:val="0"/>
      <w:marTop w:val="0"/>
      <w:marBottom w:val="0"/>
      <w:divBdr>
        <w:top w:val="none" w:sz="0" w:space="0" w:color="auto"/>
        <w:left w:val="none" w:sz="0" w:space="0" w:color="auto"/>
        <w:bottom w:val="none" w:sz="0" w:space="0" w:color="auto"/>
        <w:right w:val="none" w:sz="0" w:space="0" w:color="auto"/>
      </w:divBdr>
    </w:div>
    <w:div w:id="107818979">
      <w:marLeft w:val="640"/>
      <w:marRight w:val="0"/>
      <w:marTop w:val="0"/>
      <w:marBottom w:val="0"/>
      <w:divBdr>
        <w:top w:val="none" w:sz="0" w:space="0" w:color="auto"/>
        <w:left w:val="none" w:sz="0" w:space="0" w:color="auto"/>
        <w:bottom w:val="none" w:sz="0" w:space="0" w:color="auto"/>
        <w:right w:val="none" w:sz="0" w:space="0" w:color="auto"/>
      </w:divBdr>
    </w:div>
    <w:div w:id="108016512">
      <w:marLeft w:val="640"/>
      <w:marRight w:val="0"/>
      <w:marTop w:val="0"/>
      <w:marBottom w:val="0"/>
      <w:divBdr>
        <w:top w:val="none" w:sz="0" w:space="0" w:color="auto"/>
        <w:left w:val="none" w:sz="0" w:space="0" w:color="auto"/>
        <w:bottom w:val="none" w:sz="0" w:space="0" w:color="auto"/>
        <w:right w:val="none" w:sz="0" w:space="0" w:color="auto"/>
      </w:divBdr>
    </w:div>
    <w:div w:id="108475578">
      <w:marLeft w:val="640"/>
      <w:marRight w:val="0"/>
      <w:marTop w:val="0"/>
      <w:marBottom w:val="0"/>
      <w:divBdr>
        <w:top w:val="none" w:sz="0" w:space="0" w:color="auto"/>
        <w:left w:val="none" w:sz="0" w:space="0" w:color="auto"/>
        <w:bottom w:val="none" w:sz="0" w:space="0" w:color="auto"/>
        <w:right w:val="none" w:sz="0" w:space="0" w:color="auto"/>
      </w:divBdr>
    </w:div>
    <w:div w:id="109904232">
      <w:marLeft w:val="640"/>
      <w:marRight w:val="0"/>
      <w:marTop w:val="0"/>
      <w:marBottom w:val="0"/>
      <w:divBdr>
        <w:top w:val="none" w:sz="0" w:space="0" w:color="auto"/>
        <w:left w:val="none" w:sz="0" w:space="0" w:color="auto"/>
        <w:bottom w:val="none" w:sz="0" w:space="0" w:color="auto"/>
        <w:right w:val="none" w:sz="0" w:space="0" w:color="auto"/>
      </w:divBdr>
    </w:div>
    <w:div w:id="110057700">
      <w:marLeft w:val="640"/>
      <w:marRight w:val="0"/>
      <w:marTop w:val="0"/>
      <w:marBottom w:val="0"/>
      <w:divBdr>
        <w:top w:val="none" w:sz="0" w:space="0" w:color="auto"/>
        <w:left w:val="none" w:sz="0" w:space="0" w:color="auto"/>
        <w:bottom w:val="none" w:sz="0" w:space="0" w:color="auto"/>
        <w:right w:val="none" w:sz="0" w:space="0" w:color="auto"/>
      </w:divBdr>
    </w:div>
    <w:div w:id="110588346">
      <w:marLeft w:val="640"/>
      <w:marRight w:val="0"/>
      <w:marTop w:val="0"/>
      <w:marBottom w:val="0"/>
      <w:divBdr>
        <w:top w:val="none" w:sz="0" w:space="0" w:color="auto"/>
        <w:left w:val="none" w:sz="0" w:space="0" w:color="auto"/>
        <w:bottom w:val="none" w:sz="0" w:space="0" w:color="auto"/>
        <w:right w:val="none" w:sz="0" w:space="0" w:color="auto"/>
      </w:divBdr>
    </w:div>
    <w:div w:id="111555057">
      <w:marLeft w:val="640"/>
      <w:marRight w:val="0"/>
      <w:marTop w:val="0"/>
      <w:marBottom w:val="0"/>
      <w:divBdr>
        <w:top w:val="none" w:sz="0" w:space="0" w:color="auto"/>
        <w:left w:val="none" w:sz="0" w:space="0" w:color="auto"/>
        <w:bottom w:val="none" w:sz="0" w:space="0" w:color="auto"/>
        <w:right w:val="none" w:sz="0" w:space="0" w:color="auto"/>
      </w:divBdr>
    </w:div>
    <w:div w:id="111630501">
      <w:marLeft w:val="640"/>
      <w:marRight w:val="0"/>
      <w:marTop w:val="0"/>
      <w:marBottom w:val="0"/>
      <w:divBdr>
        <w:top w:val="none" w:sz="0" w:space="0" w:color="auto"/>
        <w:left w:val="none" w:sz="0" w:space="0" w:color="auto"/>
        <w:bottom w:val="none" w:sz="0" w:space="0" w:color="auto"/>
        <w:right w:val="none" w:sz="0" w:space="0" w:color="auto"/>
      </w:divBdr>
    </w:div>
    <w:div w:id="111901472">
      <w:marLeft w:val="640"/>
      <w:marRight w:val="0"/>
      <w:marTop w:val="0"/>
      <w:marBottom w:val="0"/>
      <w:divBdr>
        <w:top w:val="none" w:sz="0" w:space="0" w:color="auto"/>
        <w:left w:val="none" w:sz="0" w:space="0" w:color="auto"/>
        <w:bottom w:val="none" w:sz="0" w:space="0" w:color="auto"/>
        <w:right w:val="none" w:sz="0" w:space="0" w:color="auto"/>
      </w:divBdr>
    </w:div>
    <w:div w:id="112679042">
      <w:marLeft w:val="640"/>
      <w:marRight w:val="0"/>
      <w:marTop w:val="0"/>
      <w:marBottom w:val="0"/>
      <w:divBdr>
        <w:top w:val="none" w:sz="0" w:space="0" w:color="auto"/>
        <w:left w:val="none" w:sz="0" w:space="0" w:color="auto"/>
        <w:bottom w:val="none" w:sz="0" w:space="0" w:color="auto"/>
        <w:right w:val="none" w:sz="0" w:space="0" w:color="auto"/>
      </w:divBdr>
    </w:div>
    <w:div w:id="112990796">
      <w:marLeft w:val="640"/>
      <w:marRight w:val="0"/>
      <w:marTop w:val="0"/>
      <w:marBottom w:val="0"/>
      <w:divBdr>
        <w:top w:val="none" w:sz="0" w:space="0" w:color="auto"/>
        <w:left w:val="none" w:sz="0" w:space="0" w:color="auto"/>
        <w:bottom w:val="none" w:sz="0" w:space="0" w:color="auto"/>
        <w:right w:val="none" w:sz="0" w:space="0" w:color="auto"/>
      </w:divBdr>
    </w:div>
    <w:div w:id="113670254">
      <w:marLeft w:val="640"/>
      <w:marRight w:val="0"/>
      <w:marTop w:val="0"/>
      <w:marBottom w:val="0"/>
      <w:divBdr>
        <w:top w:val="none" w:sz="0" w:space="0" w:color="auto"/>
        <w:left w:val="none" w:sz="0" w:space="0" w:color="auto"/>
        <w:bottom w:val="none" w:sz="0" w:space="0" w:color="auto"/>
        <w:right w:val="none" w:sz="0" w:space="0" w:color="auto"/>
      </w:divBdr>
    </w:div>
    <w:div w:id="113984230">
      <w:marLeft w:val="640"/>
      <w:marRight w:val="0"/>
      <w:marTop w:val="0"/>
      <w:marBottom w:val="0"/>
      <w:divBdr>
        <w:top w:val="none" w:sz="0" w:space="0" w:color="auto"/>
        <w:left w:val="none" w:sz="0" w:space="0" w:color="auto"/>
        <w:bottom w:val="none" w:sz="0" w:space="0" w:color="auto"/>
        <w:right w:val="none" w:sz="0" w:space="0" w:color="auto"/>
      </w:divBdr>
    </w:div>
    <w:div w:id="113988476">
      <w:marLeft w:val="640"/>
      <w:marRight w:val="0"/>
      <w:marTop w:val="0"/>
      <w:marBottom w:val="0"/>
      <w:divBdr>
        <w:top w:val="none" w:sz="0" w:space="0" w:color="auto"/>
        <w:left w:val="none" w:sz="0" w:space="0" w:color="auto"/>
        <w:bottom w:val="none" w:sz="0" w:space="0" w:color="auto"/>
        <w:right w:val="none" w:sz="0" w:space="0" w:color="auto"/>
      </w:divBdr>
    </w:div>
    <w:div w:id="114063942">
      <w:marLeft w:val="640"/>
      <w:marRight w:val="0"/>
      <w:marTop w:val="0"/>
      <w:marBottom w:val="0"/>
      <w:divBdr>
        <w:top w:val="none" w:sz="0" w:space="0" w:color="auto"/>
        <w:left w:val="none" w:sz="0" w:space="0" w:color="auto"/>
        <w:bottom w:val="none" w:sz="0" w:space="0" w:color="auto"/>
        <w:right w:val="none" w:sz="0" w:space="0" w:color="auto"/>
      </w:divBdr>
    </w:div>
    <w:div w:id="114447950">
      <w:marLeft w:val="640"/>
      <w:marRight w:val="0"/>
      <w:marTop w:val="0"/>
      <w:marBottom w:val="0"/>
      <w:divBdr>
        <w:top w:val="none" w:sz="0" w:space="0" w:color="auto"/>
        <w:left w:val="none" w:sz="0" w:space="0" w:color="auto"/>
        <w:bottom w:val="none" w:sz="0" w:space="0" w:color="auto"/>
        <w:right w:val="none" w:sz="0" w:space="0" w:color="auto"/>
      </w:divBdr>
    </w:div>
    <w:div w:id="114567915">
      <w:marLeft w:val="640"/>
      <w:marRight w:val="0"/>
      <w:marTop w:val="0"/>
      <w:marBottom w:val="0"/>
      <w:divBdr>
        <w:top w:val="none" w:sz="0" w:space="0" w:color="auto"/>
        <w:left w:val="none" w:sz="0" w:space="0" w:color="auto"/>
        <w:bottom w:val="none" w:sz="0" w:space="0" w:color="auto"/>
        <w:right w:val="none" w:sz="0" w:space="0" w:color="auto"/>
      </w:divBdr>
    </w:div>
    <w:div w:id="114636726">
      <w:marLeft w:val="640"/>
      <w:marRight w:val="0"/>
      <w:marTop w:val="0"/>
      <w:marBottom w:val="0"/>
      <w:divBdr>
        <w:top w:val="none" w:sz="0" w:space="0" w:color="auto"/>
        <w:left w:val="none" w:sz="0" w:space="0" w:color="auto"/>
        <w:bottom w:val="none" w:sz="0" w:space="0" w:color="auto"/>
        <w:right w:val="none" w:sz="0" w:space="0" w:color="auto"/>
      </w:divBdr>
    </w:div>
    <w:div w:id="115149887">
      <w:marLeft w:val="640"/>
      <w:marRight w:val="0"/>
      <w:marTop w:val="0"/>
      <w:marBottom w:val="0"/>
      <w:divBdr>
        <w:top w:val="none" w:sz="0" w:space="0" w:color="auto"/>
        <w:left w:val="none" w:sz="0" w:space="0" w:color="auto"/>
        <w:bottom w:val="none" w:sz="0" w:space="0" w:color="auto"/>
        <w:right w:val="none" w:sz="0" w:space="0" w:color="auto"/>
      </w:divBdr>
    </w:div>
    <w:div w:id="116267937">
      <w:marLeft w:val="640"/>
      <w:marRight w:val="0"/>
      <w:marTop w:val="0"/>
      <w:marBottom w:val="0"/>
      <w:divBdr>
        <w:top w:val="none" w:sz="0" w:space="0" w:color="auto"/>
        <w:left w:val="none" w:sz="0" w:space="0" w:color="auto"/>
        <w:bottom w:val="none" w:sz="0" w:space="0" w:color="auto"/>
        <w:right w:val="none" w:sz="0" w:space="0" w:color="auto"/>
      </w:divBdr>
    </w:div>
    <w:div w:id="116608133">
      <w:marLeft w:val="640"/>
      <w:marRight w:val="0"/>
      <w:marTop w:val="0"/>
      <w:marBottom w:val="0"/>
      <w:divBdr>
        <w:top w:val="none" w:sz="0" w:space="0" w:color="auto"/>
        <w:left w:val="none" w:sz="0" w:space="0" w:color="auto"/>
        <w:bottom w:val="none" w:sz="0" w:space="0" w:color="auto"/>
        <w:right w:val="none" w:sz="0" w:space="0" w:color="auto"/>
      </w:divBdr>
    </w:div>
    <w:div w:id="117141133">
      <w:marLeft w:val="640"/>
      <w:marRight w:val="0"/>
      <w:marTop w:val="0"/>
      <w:marBottom w:val="0"/>
      <w:divBdr>
        <w:top w:val="none" w:sz="0" w:space="0" w:color="auto"/>
        <w:left w:val="none" w:sz="0" w:space="0" w:color="auto"/>
        <w:bottom w:val="none" w:sz="0" w:space="0" w:color="auto"/>
        <w:right w:val="none" w:sz="0" w:space="0" w:color="auto"/>
      </w:divBdr>
    </w:div>
    <w:div w:id="118040519">
      <w:marLeft w:val="640"/>
      <w:marRight w:val="0"/>
      <w:marTop w:val="0"/>
      <w:marBottom w:val="0"/>
      <w:divBdr>
        <w:top w:val="none" w:sz="0" w:space="0" w:color="auto"/>
        <w:left w:val="none" w:sz="0" w:space="0" w:color="auto"/>
        <w:bottom w:val="none" w:sz="0" w:space="0" w:color="auto"/>
        <w:right w:val="none" w:sz="0" w:space="0" w:color="auto"/>
      </w:divBdr>
    </w:div>
    <w:div w:id="118188732">
      <w:bodyDiv w:val="1"/>
      <w:marLeft w:val="0"/>
      <w:marRight w:val="0"/>
      <w:marTop w:val="0"/>
      <w:marBottom w:val="0"/>
      <w:divBdr>
        <w:top w:val="none" w:sz="0" w:space="0" w:color="auto"/>
        <w:left w:val="none" w:sz="0" w:space="0" w:color="auto"/>
        <w:bottom w:val="none" w:sz="0" w:space="0" w:color="auto"/>
        <w:right w:val="none" w:sz="0" w:space="0" w:color="auto"/>
      </w:divBdr>
    </w:div>
    <w:div w:id="119154700">
      <w:marLeft w:val="640"/>
      <w:marRight w:val="0"/>
      <w:marTop w:val="0"/>
      <w:marBottom w:val="0"/>
      <w:divBdr>
        <w:top w:val="none" w:sz="0" w:space="0" w:color="auto"/>
        <w:left w:val="none" w:sz="0" w:space="0" w:color="auto"/>
        <w:bottom w:val="none" w:sz="0" w:space="0" w:color="auto"/>
        <w:right w:val="none" w:sz="0" w:space="0" w:color="auto"/>
      </w:divBdr>
    </w:div>
    <w:div w:id="120805770">
      <w:marLeft w:val="640"/>
      <w:marRight w:val="0"/>
      <w:marTop w:val="0"/>
      <w:marBottom w:val="0"/>
      <w:divBdr>
        <w:top w:val="none" w:sz="0" w:space="0" w:color="auto"/>
        <w:left w:val="none" w:sz="0" w:space="0" w:color="auto"/>
        <w:bottom w:val="none" w:sz="0" w:space="0" w:color="auto"/>
        <w:right w:val="none" w:sz="0" w:space="0" w:color="auto"/>
      </w:divBdr>
    </w:div>
    <w:div w:id="121658468">
      <w:marLeft w:val="640"/>
      <w:marRight w:val="0"/>
      <w:marTop w:val="0"/>
      <w:marBottom w:val="0"/>
      <w:divBdr>
        <w:top w:val="none" w:sz="0" w:space="0" w:color="auto"/>
        <w:left w:val="none" w:sz="0" w:space="0" w:color="auto"/>
        <w:bottom w:val="none" w:sz="0" w:space="0" w:color="auto"/>
        <w:right w:val="none" w:sz="0" w:space="0" w:color="auto"/>
      </w:divBdr>
    </w:div>
    <w:div w:id="121927656">
      <w:marLeft w:val="640"/>
      <w:marRight w:val="0"/>
      <w:marTop w:val="0"/>
      <w:marBottom w:val="0"/>
      <w:divBdr>
        <w:top w:val="none" w:sz="0" w:space="0" w:color="auto"/>
        <w:left w:val="none" w:sz="0" w:space="0" w:color="auto"/>
        <w:bottom w:val="none" w:sz="0" w:space="0" w:color="auto"/>
        <w:right w:val="none" w:sz="0" w:space="0" w:color="auto"/>
      </w:divBdr>
    </w:div>
    <w:div w:id="122041208">
      <w:marLeft w:val="640"/>
      <w:marRight w:val="0"/>
      <w:marTop w:val="0"/>
      <w:marBottom w:val="0"/>
      <w:divBdr>
        <w:top w:val="none" w:sz="0" w:space="0" w:color="auto"/>
        <w:left w:val="none" w:sz="0" w:space="0" w:color="auto"/>
        <w:bottom w:val="none" w:sz="0" w:space="0" w:color="auto"/>
        <w:right w:val="none" w:sz="0" w:space="0" w:color="auto"/>
      </w:divBdr>
    </w:div>
    <w:div w:id="122509028">
      <w:marLeft w:val="640"/>
      <w:marRight w:val="0"/>
      <w:marTop w:val="0"/>
      <w:marBottom w:val="0"/>
      <w:divBdr>
        <w:top w:val="none" w:sz="0" w:space="0" w:color="auto"/>
        <w:left w:val="none" w:sz="0" w:space="0" w:color="auto"/>
        <w:bottom w:val="none" w:sz="0" w:space="0" w:color="auto"/>
        <w:right w:val="none" w:sz="0" w:space="0" w:color="auto"/>
      </w:divBdr>
    </w:div>
    <w:div w:id="123040615">
      <w:marLeft w:val="640"/>
      <w:marRight w:val="0"/>
      <w:marTop w:val="0"/>
      <w:marBottom w:val="0"/>
      <w:divBdr>
        <w:top w:val="none" w:sz="0" w:space="0" w:color="auto"/>
        <w:left w:val="none" w:sz="0" w:space="0" w:color="auto"/>
        <w:bottom w:val="none" w:sz="0" w:space="0" w:color="auto"/>
        <w:right w:val="none" w:sz="0" w:space="0" w:color="auto"/>
      </w:divBdr>
    </w:div>
    <w:div w:id="123156938">
      <w:marLeft w:val="640"/>
      <w:marRight w:val="0"/>
      <w:marTop w:val="0"/>
      <w:marBottom w:val="0"/>
      <w:divBdr>
        <w:top w:val="none" w:sz="0" w:space="0" w:color="auto"/>
        <w:left w:val="none" w:sz="0" w:space="0" w:color="auto"/>
        <w:bottom w:val="none" w:sz="0" w:space="0" w:color="auto"/>
        <w:right w:val="none" w:sz="0" w:space="0" w:color="auto"/>
      </w:divBdr>
    </w:div>
    <w:div w:id="123278091">
      <w:marLeft w:val="640"/>
      <w:marRight w:val="0"/>
      <w:marTop w:val="0"/>
      <w:marBottom w:val="0"/>
      <w:divBdr>
        <w:top w:val="none" w:sz="0" w:space="0" w:color="auto"/>
        <w:left w:val="none" w:sz="0" w:space="0" w:color="auto"/>
        <w:bottom w:val="none" w:sz="0" w:space="0" w:color="auto"/>
        <w:right w:val="none" w:sz="0" w:space="0" w:color="auto"/>
      </w:divBdr>
    </w:div>
    <w:div w:id="123428530">
      <w:marLeft w:val="640"/>
      <w:marRight w:val="0"/>
      <w:marTop w:val="0"/>
      <w:marBottom w:val="0"/>
      <w:divBdr>
        <w:top w:val="none" w:sz="0" w:space="0" w:color="auto"/>
        <w:left w:val="none" w:sz="0" w:space="0" w:color="auto"/>
        <w:bottom w:val="none" w:sz="0" w:space="0" w:color="auto"/>
        <w:right w:val="none" w:sz="0" w:space="0" w:color="auto"/>
      </w:divBdr>
    </w:div>
    <w:div w:id="124279769">
      <w:marLeft w:val="640"/>
      <w:marRight w:val="0"/>
      <w:marTop w:val="0"/>
      <w:marBottom w:val="0"/>
      <w:divBdr>
        <w:top w:val="none" w:sz="0" w:space="0" w:color="auto"/>
        <w:left w:val="none" w:sz="0" w:space="0" w:color="auto"/>
        <w:bottom w:val="none" w:sz="0" w:space="0" w:color="auto"/>
        <w:right w:val="none" w:sz="0" w:space="0" w:color="auto"/>
      </w:divBdr>
    </w:div>
    <w:div w:id="124586430">
      <w:marLeft w:val="640"/>
      <w:marRight w:val="0"/>
      <w:marTop w:val="0"/>
      <w:marBottom w:val="0"/>
      <w:divBdr>
        <w:top w:val="none" w:sz="0" w:space="0" w:color="auto"/>
        <w:left w:val="none" w:sz="0" w:space="0" w:color="auto"/>
        <w:bottom w:val="none" w:sz="0" w:space="0" w:color="auto"/>
        <w:right w:val="none" w:sz="0" w:space="0" w:color="auto"/>
      </w:divBdr>
    </w:div>
    <w:div w:id="126093701">
      <w:marLeft w:val="640"/>
      <w:marRight w:val="0"/>
      <w:marTop w:val="0"/>
      <w:marBottom w:val="0"/>
      <w:divBdr>
        <w:top w:val="none" w:sz="0" w:space="0" w:color="auto"/>
        <w:left w:val="none" w:sz="0" w:space="0" w:color="auto"/>
        <w:bottom w:val="none" w:sz="0" w:space="0" w:color="auto"/>
        <w:right w:val="none" w:sz="0" w:space="0" w:color="auto"/>
      </w:divBdr>
    </w:div>
    <w:div w:id="126973823">
      <w:marLeft w:val="640"/>
      <w:marRight w:val="0"/>
      <w:marTop w:val="0"/>
      <w:marBottom w:val="0"/>
      <w:divBdr>
        <w:top w:val="none" w:sz="0" w:space="0" w:color="auto"/>
        <w:left w:val="none" w:sz="0" w:space="0" w:color="auto"/>
        <w:bottom w:val="none" w:sz="0" w:space="0" w:color="auto"/>
        <w:right w:val="none" w:sz="0" w:space="0" w:color="auto"/>
      </w:divBdr>
    </w:div>
    <w:div w:id="127170765">
      <w:marLeft w:val="640"/>
      <w:marRight w:val="0"/>
      <w:marTop w:val="0"/>
      <w:marBottom w:val="0"/>
      <w:divBdr>
        <w:top w:val="none" w:sz="0" w:space="0" w:color="auto"/>
        <w:left w:val="none" w:sz="0" w:space="0" w:color="auto"/>
        <w:bottom w:val="none" w:sz="0" w:space="0" w:color="auto"/>
        <w:right w:val="none" w:sz="0" w:space="0" w:color="auto"/>
      </w:divBdr>
    </w:div>
    <w:div w:id="127863036">
      <w:marLeft w:val="640"/>
      <w:marRight w:val="0"/>
      <w:marTop w:val="0"/>
      <w:marBottom w:val="0"/>
      <w:divBdr>
        <w:top w:val="none" w:sz="0" w:space="0" w:color="auto"/>
        <w:left w:val="none" w:sz="0" w:space="0" w:color="auto"/>
        <w:bottom w:val="none" w:sz="0" w:space="0" w:color="auto"/>
        <w:right w:val="none" w:sz="0" w:space="0" w:color="auto"/>
      </w:divBdr>
    </w:div>
    <w:div w:id="127939946">
      <w:marLeft w:val="640"/>
      <w:marRight w:val="0"/>
      <w:marTop w:val="0"/>
      <w:marBottom w:val="0"/>
      <w:divBdr>
        <w:top w:val="none" w:sz="0" w:space="0" w:color="auto"/>
        <w:left w:val="none" w:sz="0" w:space="0" w:color="auto"/>
        <w:bottom w:val="none" w:sz="0" w:space="0" w:color="auto"/>
        <w:right w:val="none" w:sz="0" w:space="0" w:color="auto"/>
      </w:divBdr>
    </w:div>
    <w:div w:id="129056717">
      <w:marLeft w:val="640"/>
      <w:marRight w:val="0"/>
      <w:marTop w:val="0"/>
      <w:marBottom w:val="0"/>
      <w:divBdr>
        <w:top w:val="none" w:sz="0" w:space="0" w:color="auto"/>
        <w:left w:val="none" w:sz="0" w:space="0" w:color="auto"/>
        <w:bottom w:val="none" w:sz="0" w:space="0" w:color="auto"/>
        <w:right w:val="none" w:sz="0" w:space="0" w:color="auto"/>
      </w:divBdr>
    </w:div>
    <w:div w:id="129982135">
      <w:marLeft w:val="640"/>
      <w:marRight w:val="0"/>
      <w:marTop w:val="0"/>
      <w:marBottom w:val="0"/>
      <w:divBdr>
        <w:top w:val="none" w:sz="0" w:space="0" w:color="auto"/>
        <w:left w:val="none" w:sz="0" w:space="0" w:color="auto"/>
        <w:bottom w:val="none" w:sz="0" w:space="0" w:color="auto"/>
        <w:right w:val="none" w:sz="0" w:space="0" w:color="auto"/>
      </w:divBdr>
    </w:div>
    <w:div w:id="130247423">
      <w:marLeft w:val="640"/>
      <w:marRight w:val="0"/>
      <w:marTop w:val="0"/>
      <w:marBottom w:val="0"/>
      <w:divBdr>
        <w:top w:val="none" w:sz="0" w:space="0" w:color="auto"/>
        <w:left w:val="none" w:sz="0" w:space="0" w:color="auto"/>
        <w:bottom w:val="none" w:sz="0" w:space="0" w:color="auto"/>
        <w:right w:val="none" w:sz="0" w:space="0" w:color="auto"/>
      </w:divBdr>
    </w:div>
    <w:div w:id="130636753">
      <w:marLeft w:val="640"/>
      <w:marRight w:val="0"/>
      <w:marTop w:val="0"/>
      <w:marBottom w:val="0"/>
      <w:divBdr>
        <w:top w:val="none" w:sz="0" w:space="0" w:color="auto"/>
        <w:left w:val="none" w:sz="0" w:space="0" w:color="auto"/>
        <w:bottom w:val="none" w:sz="0" w:space="0" w:color="auto"/>
        <w:right w:val="none" w:sz="0" w:space="0" w:color="auto"/>
      </w:divBdr>
    </w:div>
    <w:div w:id="131216127">
      <w:marLeft w:val="640"/>
      <w:marRight w:val="0"/>
      <w:marTop w:val="0"/>
      <w:marBottom w:val="0"/>
      <w:divBdr>
        <w:top w:val="none" w:sz="0" w:space="0" w:color="auto"/>
        <w:left w:val="none" w:sz="0" w:space="0" w:color="auto"/>
        <w:bottom w:val="none" w:sz="0" w:space="0" w:color="auto"/>
        <w:right w:val="none" w:sz="0" w:space="0" w:color="auto"/>
      </w:divBdr>
    </w:div>
    <w:div w:id="131288174">
      <w:marLeft w:val="640"/>
      <w:marRight w:val="0"/>
      <w:marTop w:val="0"/>
      <w:marBottom w:val="0"/>
      <w:divBdr>
        <w:top w:val="none" w:sz="0" w:space="0" w:color="auto"/>
        <w:left w:val="none" w:sz="0" w:space="0" w:color="auto"/>
        <w:bottom w:val="none" w:sz="0" w:space="0" w:color="auto"/>
        <w:right w:val="none" w:sz="0" w:space="0" w:color="auto"/>
      </w:divBdr>
    </w:div>
    <w:div w:id="133300749">
      <w:marLeft w:val="640"/>
      <w:marRight w:val="0"/>
      <w:marTop w:val="0"/>
      <w:marBottom w:val="0"/>
      <w:divBdr>
        <w:top w:val="none" w:sz="0" w:space="0" w:color="auto"/>
        <w:left w:val="none" w:sz="0" w:space="0" w:color="auto"/>
        <w:bottom w:val="none" w:sz="0" w:space="0" w:color="auto"/>
        <w:right w:val="none" w:sz="0" w:space="0" w:color="auto"/>
      </w:divBdr>
    </w:div>
    <w:div w:id="134033232">
      <w:marLeft w:val="640"/>
      <w:marRight w:val="0"/>
      <w:marTop w:val="0"/>
      <w:marBottom w:val="0"/>
      <w:divBdr>
        <w:top w:val="none" w:sz="0" w:space="0" w:color="auto"/>
        <w:left w:val="none" w:sz="0" w:space="0" w:color="auto"/>
        <w:bottom w:val="none" w:sz="0" w:space="0" w:color="auto"/>
        <w:right w:val="none" w:sz="0" w:space="0" w:color="auto"/>
      </w:divBdr>
    </w:div>
    <w:div w:id="134221381">
      <w:marLeft w:val="640"/>
      <w:marRight w:val="0"/>
      <w:marTop w:val="0"/>
      <w:marBottom w:val="0"/>
      <w:divBdr>
        <w:top w:val="none" w:sz="0" w:space="0" w:color="auto"/>
        <w:left w:val="none" w:sz="0" w:space="0" w:color="auto"/>
        <w:bottom w:val="none" w:sz="0" w:space="0" w:color="auto"/>
        <w:right w:val="none" w:sz="0" w:space="0" w:color="auto"/>
      </w:divBdr>
    </w:div>
    <w:div w:id="135076178">
      <w:marLeft w:val="640"/>
      <w:marRight w:val="0"/>
      <w:marTop w:val="0"/>
      <w:marBottom w:val="0"/>
      <w:divBdr>
        <w:top w:val="none" w:sz="0" w:space="0" w:color="auto"/>
        <w:left w:val="none" w:sz="0" w:space="0" w:color="auto"/>
        <w:bottom w:val="none" w:sz="0" w:space="0" w:color="auto"/>
        <w:right w:val="none" w:sz="0" w:space="0" w:color="auto"/>
      </w:divBdr>
    </w:div>
    <w:div w:id="135875301">
      <w:marLeft w:val="640"/>
      <w:marRight w:val="0"/>
      <w:marTop w:val="0"/>
      <w:marBottom w:val="0"/>
      <w:divBdr>
        <w:top w:val="none" w:sz="0" w:space="0" w:color="auto"/>
        <w:left w:val="none" w:sz="0" w:space="0" w:color="auto"/>
        <w:bottom w:val="none" w:sz="0" w:space="0" w:color="auto"/>
        <w:right w:val="none" w:sz="0" w:space="0" w:color="auto"/>
      </w:divBdr>
    </w:div>
    <w:div w:id="135879249">
      <w:marLeft w:val="640"/>
      <w:marRight w:val="0"/>
      <w:marTop w:val="0"/>
      <w:marBottom w:val="0"/>
      <w:divBdr>
        <w:top w:val="none" w:sz="0" w:space="0" w:color="auto"/>
        <w:left w:val="none" w:sz="0" w:space="0" w:color="auto"/>
        <w:bottom w:val="none" w:sz="0" w:space="0" w:color="auto"/>
        <w:right w:val="none" w:sz="0" w:space="0" w:color="auto"/>
      </w:divBdr>
    </w:div>
    <w:div w:id="136189945">
      <w:bodyDiv w:val="1"/>
      <w:marLeft w:val="0"/>
      <w:marRight w:val="0"/>
      <w:marTop w:val="0"/>
      <w:marBottom w:val="0"/>
      <w:divBdr>
        <w:top w:val="none" w:sz="0" w:space="0" w:color="auto"/>
        <w:left w:val="none" w:sz="0" w:space="0" w:color="auto"/>
        <w:bottom w:val="none" w:sz="0" w:space="0" w:color="auto"/>
        <w:right w:val="none" w:sz="0" w:space="0" w:color="auto"/>
      </w:divBdr>
    </w:div>
    <w:div w:id="136577853">
      <w:marLeft w:val="640"/>
      <w:marRight w:val="0"/>
      <w:marTop w:val="0"/>
      <w:marBottom w:val="0"/>
      <w:divBdr>
        <w:top w:val="none" w:sz="0" w:space="0" w:color="auto"/>
        <w:left w:val="none" w:sz="0" w:space="0" w:color="auto"/>
        <w:bottom w:val="none" w:sz="0" w:space="0" w:color="auto"/>
        <w:right w:val="none" w:sz="0" w:space="0" w:color="auto"/>
      </w:divBdr>
    </w:div>
    <w:div w:id="136654257">
      <w:marLeft w:val="640"/>
      <w:marRight w:val="0"/>
      <w:marTop w:val="0"/>
      <w:marBottom w:val="0"/>
      <w:divBdr>
        <w:top w:val="none" w:sz="0" w:space="0" w:color="auto"/>
        <w:left w:val="none" w:sz="0" w:space="0" w:color="auto"/>
        <w:bottom w:val="none" w:sz="0" w:space="0" w:color="auto"/>
        <w:right w:val="none" w:sz="0" w:space="0" w:color="auto"/>
      </w:divBdr>
    </w:div>
    <w:div w:id="136725709">
      <w:marLeft w:val="640"/>
      <w:marRight w:val="0"/>
      <w:marTop w:val="0"/>
      <w:marBottom w:val="0"/>
      <w:divBdr>
        <w:top w:val="none" w:sz="0" w:space="0" w:color="auto"/>
        <w:left w:val="none" w:sz="0" w:space="0" w:color="auto"/>
        <w:bottom w:val="none" w:sz="0" w:space="0" w:color="auto"/>
        <w:right w:val="none" w:sz="0" w:space="0" w:color="auto"/>
      </w:divBdr>
    </w:div>
    <w:div w:id="137263672">
      <w:marLeft w:val="640"/>
      <w:marRight w:val="0"/>
      <w:marTop w:val="0"/>
      <w:marBottom w:val="0"/>
      <w:divBdr>
        <w:top w:val="none" w:sz="0" w:space="0" w:color="auto"/>
        <w:left w:val="none" w:sz="0" w:space="0" w:color="auto"/>
        <w:bottom w:val="none" w:sz="0" w:space="0" w:color="auto"/>
        <w:right w:val="none" w:sz="0" w:space="0" w:color="auto"/>
      </w:divBdr>
    </w:div>
    <w:div w:id="137305272">
      <w:marLeft w:val="640"/>
      <w:marRight w:val="0"/>
      <w:marTop w:val="0"/>
      <w:marBottom w:val="0"/>
      <w:divBdr>
        <w:top w:val="none" w:sz="0" w:space="0" w:color="auto"/>
        <w:left w:val="none" w:sz="0" w:space="0" w:color="auto"/>
        <w:bottom w:val="none" w:sz="0" w:space="0" w:color="auto"/>
        <w:right w:val="none" w:sz="0" w:space="0" w:color="auto"/>
      </w:divBdr>
    </w:div>
    <w:div w:id="137648318">
      <w:marLeft w:val="640"/>
      <w:marRight w:val="0"/>
      <w:marTop w:val="0"/>
      <w:marBottom w:val="0"/>
      <w:divBdr>
        <w:top w:val="none" w:sz="0" w:space="0" w:color="auto"/>
        <w:left w:val="none" w:sz="0" w:space="0" w:color="auto"/>
        <w:bottom w:val="none" w:sz="0" w:space="0" w:color="auto"/>
        <w:right w:val="none" w:sz="0" w:space="0" w:color="auto"/>
      </w:divBdr>
    </w:div>
    <w:div w:id="138084745">
      <w:marLeft w:val="640"/>
      <w:marRight w:val="0"/>
      <w:marTop w:val="0"/>
      <w:marBottom w:val="0"/>
      <w:divBdr>
        <w:top w:val="none" w:sz="0" w:space="0" w:color="auto"/>
        <w:left w:val="none" w:sz="0" w:space="0" w:color="auto"/>
        <w:bottom w:val="none" w:sz="0" w:space="0" w:color="auto"/>
        <w:right w:val="none" w:sz="0" w:space="0" w:color="auto"/>
      </w:divBdr>
    </w:div>
    <w:div w:id="139198755">
      <w:marLeft w:val="640"/>
      <w:marRight w:val="0"/>
      <w:marTop w:val="0"/>
      <w:marBottom w:val="0"/>
      <w:divBdr>
        <w:top w:val="none" w:sz="0" w:space="0" w:color="auto"/>
        <w:left w:val="none" w:sz="0" w:space="0" w:color="auto"/>
        <w:bottom w:val="none" w:sz="0" w:space="0" w:color="auto"/>
        <w:right w:val="none" w:sz="0" w:space="0" w:color="auto"/>
      </w:divBdr>
    </w:div>
    <w:div w:id="139807068">
      <w:marLeft w:val="640"/>
      <w:marRight w:val="0"/>
      <w:marTop w:val="0"/>
      <w:marBottom w:val="0"/>
      <w:divBdr>
        <w:top w:val="none" w:sz="0" w:space="0" w:color="auto"/>
        <w:left w:val="none" w:sz="0" w:space="0" w:color="auto"/>
        <w:bottom w:val="none" w:sz="0" w:space="0" w:color="auto"/>
        <w:right w:val="none" w:sz="0" w:space="0" w:color="auto"/>
      </w:divBdr>
    </w:div>
    <w:div w:id="140587426">
      <w:marLeft w:val="640"/>
      <w:marRight w:val="0"/>
      <w:marTop w:val="0"/>
      <w:marBottom w:val="0"/>
      <w:divBdr>
        <w:top w:val="none" w:sz="0" w:space="0" w:color="auto"/>
        <w:left w:val="none" w:sz="0" w:space="0" w:color="auto"/>
        <w:bottom w:val="none" w:sz="0" w:space="0" w:color="auto"/>
        <w:right w:val="none" w:sz="0" w:space="0" w:color="auto"/>
      </w:divBdr>
    </w:div>
    <w:div w:id="141193516">
      <w:marLeft w:val="640"/>
      <w:marRight w:val="0"/>
      <w:marTop w:val="0"/>
      <w:marBottom w:val="0"/>
      <w:divBdr>
        <w:top w:val="none" w:sz="0" w:space="0" w:color="auto"/>
        <w:left w:val="none" w:sz="0" w:space="0" w:color="auto"/>
        <w:bottom w:val="none" w:sz="0" w:space="0" w:color="auto"/>
        <w:right w:val="none" w:sz="0" w:space="0" w:color="auto"/>
      </w:divBdr>
    </w:div>
    <w:div w:id="141238713">
      <w:marLeft w:val="640"/>
      <w:marRight w:val="0"/>
      <w:marTop w:val="0"/>
      <w:marBottom w:val="0"/>
      <w:divBdr>
        <w:top w:val="none" w:sz="0" w:space="0" w:color="auto"/>
        <w:left w:val="none" w:sz="0" w:space="0" w:color="auto"/>
        <w:bottom w:val="none" w:sz="0" w:space="0" w:color="auto"/>
        <w:right w:val="none" w:sz="0" w:space="0" w:color="auto"/>
      </w:divBdr>
    </w:div>
    <w:div w:id="141242787">
      <w:marLeft w:val="640"/>
      <w:marRight w:val="0"/>
      <w:marTop w:val="0"/>
      <w:marBottom w:val="0"/>
      <w:divBdr>
        <w:top w:val="none" w:sz="0" w:space="0" w:color="auto"/>
        <w:left w:val="none" w:sz="0" w:space="0" w:color="auto"/>
        <w:bottom w:val="none" w:sz="0" w:space="0" w:color="auto"/>
        <w:right w:val="none" w:sz="0" w:space="0" w:color="auto"/>
      </w:divBdr>
    </w:div>
    <w:div w:id="141628785">
      <w:marLeft w:val="640"/>
      <w:marRight w:val="0"/>
      <w:marTop w:val="0"/>
      <w:marBottom w:val="0"/>
      <w:divBdr>
        <w:top w:val="none" w:sz="0" w:space="0" w:color="auto"/>
        <w:left w:val="none" w:sz="0" w:space="0" w:color="auto"/>
        <w:bottom w:val="none" w:sz="0" w:space="0" w:color="auto"/>
        <w:right w:val="none" w:sz="0" w:space="0" w:color="auto"/>
      </w:divBdr>
    </w:div>
    <w:div w:id="142435102">
      <w:marLeft w:val="640"/>
      <w:marRight w:val="0"/>
      <w:marTop w:val="0"/>
      <w:marBottom w:val="0"/>
      <w:divBdr>
        <w:top w:val="none" w:sz="0" w:space="0" w:color="auto"/>
        <w:left w:val="none" w:sz="0" w:space="0" w:color="auto"/>
        <w:bottom w:val="none" w:sz="0" w:space="0" w:color="auto"/>
        <w:right w:val="none" w:sz="0" w:space="0" w:color="auto"/>
      </w:divBdr>
    </w:div>
    <w:div w:id="142623259">
      <w:marLeft w:val="640"/>
      <w:marRight w:val="0"/>
      <w:marTop w:val="0"/>
      <w:marBottom w:val="0"/>
      <w:divBdr>
        <w:top w:val="none" w:sz="0" w:space="0" w:color="auto"/>
        <w:left w:val="none" w:sz="0" w:space="0" w:color="auto"/>
        <w:bottom w:val="none" w:sz="0" w:space="0" w:color="auto"/>
        <w:right w:val="none" w:sz="0" w:space="0" w:color="auto"/>
      </w:divBdr>
    </w:div>
    <w:div w:id="143739660">
      <w:marLeft w:val="640"/>
      <w:marRight w:val="0"/>
      <w:marTop w:val="0"/>
      <w:marBottom w:val="0"/>
      <w:divBdr>
        <w:top w:val="none" w:sz="0" w:space="0" w:color="auto"/>
        <w:left w:val="none" w:sz="0" w:space="0" w:color="auto"/>
        <w:bottom w:val="none" w:sz="0" w:space="0" w:color="auto"/>
        <w:right w:val="none" w:sz="0" w:space="0" w:color="auto"/>
      </w:divBdr>
    </w:div>
    <w:div w:id="144009282">
      <w:marLeft w:val="640"/>
      <w:marRight w:val="0"/>
      <w:marTop w:val="0"/>
      <w:marBottom w:val="0"/>
      <w:divBdr>
        <w:top w:val="none" w:sz="0" w:space="0" w:color="auto"/>
        <w:left w:val="none" w:sz="0" w:space="0" w:color="auto"/>
        <w:bottom w:val="none" w:sz="0" w:space="0" w:color="auto"/>
        <w:right w:val="none" w:sz="0" w:space="0" w:color="auto"/>
      </w:divBdr>
    </w:div>
    <w:div w:id="144050744">
      <w:marLeft w:val="640"/>
      <w:marRight w:val="0"/>
      <w:marTop w:val="0"/>
      <w:marBottom w:val="0"/>
      <w:divBdr>
        <w:top w:val="none" w:sz="0" w:space="0" w:color="auto"/>
        <w:left w:val="none" w:sz="0" w:space="0" w:color="auto"/>
        <w:bottom w:val="none" w:sz="0" w:space="0" w:color="auto"/>
        <w:right w:val="none" w:sz="0" w:space="0" w:color="auto"/>
      </w:divBdr>
    </w:div>
    <w:div w:id="144132415">
      <w:marLeft w:val="640"/>
      <w:marRight w:val="0"/>
      <w:marTop w:val="0"/>
      <w:marBottom w:val="0"/>
      <w:divBdr>
        <w:top w:val="none" w:sz="0" w:space="0" w:color="auto"/>
        <w:left w:val="none" w:sz="0" w:space="0" w:color="auto"/>
        <w:bottom w:val="none" w:sz="0" w:space="0" w:color="auto"/>
        <w:right w:val="none" w:sz="0" w:space="0" w:color="auto"/>
      </w:divBdr>
    </w:div>
    <w:div w:id="144514695">
      <w:marLeft w:val="640"/>
      <w:marRight w:val="0"/>
      <w:marTop w:val="0"/>
      <w:marBottom w:val="0"/>
      <w:divBdr>
        <w:top w:val="none" w:sz="0" w:space="0" w:color="auto"/>
        <w:left w:val="none" w:sz="0" w:space="0" w:color="auto"/>
        <w:bottom w:val="none" w:sz="0" w:space="0" w:color="auto"/>
        <w:right w:val="none" w:sz="0" w:space="0" w:color="auto"/>
      </w:divBdr>
    </w:div>
    <w:div w:id="145250043">
      <w:marLeft w:val="640"/>
      <w:marRight w:val="0"/>
      <w:marTop w:val="0"/>
      <w:marBottom w:val="0"/>
      <w:divBdr>
        <w:top w:val="none" w:sz="0" w:space="0" w:color="auto"/>
        <w:left w:val="none" w:sz="0" w:space="0" w:color="auto"/>
        <w:bottom w:val="none" w:sz="0" w:space="0" w:color="auto"/>
        <w:right w:val="none" w:sz="0" w:space="0" w:color="auto"/>
      </w:divBdr>
    </w:div>
    <w:div w:id="145437460">
      <w:marLeft w:val="640"/>
      <w:marRight w:val="0"/>
      <w:marTop w:val="0"/>
      <w:marBottom w:val="0"/>
      <w:divBdr>
        <w:top w:val="none" w:sz="0" w:space="0" w:color="auto"/>
        <w:left w:val="none" w:sz="0" w:space="0" w:color="auto"/>
        <w:bottom w:val="none" w:sz="0" w:space="0" w:color="auto"/>
        <w:right w:val="none" w:sz="0" w:space="0" w:color="auto"/>
      </w:divBdr>
    </w:div>
    <w:div w:id="145708323">
      <w:marLeft w:val="640"/>
      <w:marRight w:val="0"/>
      <w:marTop w:val="0"/>
      <w:marBottom w:val="0"/>
      <w:divBdr>
        <w:top w:val="none" w:sz="0" w:space="0" w:color="auto"/>
        <w:left w:val="none" w:sz="0" w:space="0" w:color="auto"/>
        <w:bottom w:val="none" w:sz="0" w:space="0" w:color="auto"/>
        <w:right w:val="none" w:sz="0" w:space="0" w:color="auto"/>
      </w:divBdr>
    </w:div>
    <w:div w:id="145754265">
      <w:marLeft w:val="640"/>
      <w:marRight w:val="0"/>
      <w:marTop w:val="0"/>
      <w:marBottom w:val="0"/>
      <w:divBdr>
        <w:top w:val="none" w:sz="0" w:space="0" w:color="auto"/>
        <w:left w:val="none" w:sz="0" w:space="0" w:color="auto"/>
        <w:bottom w:val="none" w:sz="0" w:space="0" w:color="auto"/>
        <w:right w:val="none" w:sz="0" w:space="0" w:color="auto"/>
      </w:divBdr>
    </w:div>
    <w:div w:id="145782598">
      <w:marLeft w:val="640"/>
      <w:marRight w:val="0"/>
      <w:marTop w:val="0"/>
      <w:marBottom w:val="0"/>
      <w:divBdr>
        <w:top w:val="none" w:sz="0" w:space="0" w:color="auto"/>
        <w:left w:val="none" w:sz="0" w:space="0" w:color="auto"/>
        <w:bottom w:val="none" w:sz="0" w:space="0" w:color="auto"/>
        <w:right w:val="none" w:sz="0" w:space="0" w:color="auto"/>
      </w:divBdr>
    </w:div>
    <w:div w:id="145972422">
      <w:marLeft w:val="640"/>
      <w:marRight w:val="0"/>
      <w:marTop w:val="0"/>
      <w:marBottom w:val="0"/>
      <w:divBdr>
        <w:top w:val="none" w:sz="0" w:space="0" w:color="auto"/>
        <w:left w:val="none" w:sz="0" w:space="0" w:color="auto"/>
        <w:bottom w:val="none" w:sz="0" w:space="0" w:color="auto"/>
        <w:right w:val="none" w:sz="0" w:space="0" w:color="auto"/>
      </w:divBdr>
    </w:div>
    <w:div w:id="146211951">
      <w:marLeft w:val="640"/>
      <w:marRight w:val="0"/>
      <w:marTop w:val="0"/>
      <w:marBottom w:val="0"/>
      <w:divBdr>
        <w:top w:val="none" w:sz="0" w:space="0" w:color="auto"/>
        <w:left w:val="none" w:sz="0" w:space="0" w:color="auto"/>
        <w:bottom w:val="none" w:sz="0" w:space="0" w:color="auto"/>
        <w:right w:val="none" w:sz="0" w:space="0" w:color="auto"/>
      </w:divBdr>
    </w:div>
    <w:div w:id="146437730">
      <w:marLeft w:val="640"/>
      <w:marRight w:val="0"/>
      <w:marTop w:val="0"/>
      <w:marBottom w:val="0"/>
      <w:divBdr>
        <w:top w:val="none" w:sz="0" w:space="0" w:color="auto"/>
        <w:left w:val="none" w:sz="0" w:space="0" w:color="auto"/>
        <w:bottom w:val="none" w:sz="0" w:space="0" w:color="auto"/>
        <w:right w:val="none" w:sz="0" w:space="0" w:color="auto"/>
      </w:divBdr>
    </w:div>
    <w:div w:id="146560368">
      <w:marLeft w:val="640"/>
      <w:marRight w:val="0"/>
      <w:marTop w:val="0"/>
      <w:marBottom w:val="0"/>
      <w:divBdr>
        <w:top w:val="none" w:sz="0" w:space="0" w:color="auto"/>
        <w:left w:val="none" w:sz="0" w:space="0" w:color="auto"/>
        <w:bottom w:val="none" w:sz="0" w:space="0" w:color="auto"/>
        <w:right w:val="none" w:sz="0" w:space="0" w:color="auto"/>
      </w:divBdr>
    </w:div>
    <w:div w:id="146869593">
      <w:bodyDiv w:val="1"/>
      <w:marLeft w:val="0"/>
      <w:marRight w:val="0"/>
      <w:marTop w:val="0"/>
      <w:marBottom w:val="0"/>
      <w:divBdr>
        <w:top w:val="none" w:sz="0" w:space="0" w:color="auto"/>
        <w:left w:val="none" w:sz="0" w:space="0" w:color="auto"/>
        <w:bottom w:val="none" w:sz="0" w:space="0" w:color="auto"/>
        <w:right w:val="none" w:sz="0" w:space="0" w:color="auto"/>
      </w:divBdr>
    </w:div>
    <w:div w:id="148642701">
      <w:marLeft w:val="640"/>
      <w:marRight w:val="0"/>
      <w:marTop w:val="0"/>
      <w:marBottom w:val="0"/>
      <w:divBdr>
        <w:top w:val="none" w:sz="0" w:space="0" w:color="auto"/>
        <w:left w:val="none" w:sz="0" w:space="0" w:color="auto"/>
        <w:bottom w:val="none" w:sz="0" w:space="0" w:color="auto"/>
        <w:right w:val="none" w:sz="0" w:space="0" w:color="auto"/>
      </w:divBdr>
    </w:div>
    <w:div w:id="149443471">
      <w:marLeft w:val="640"/>
      <w:marRight w:val="0"/>
      <w:marTop w:val="0"/>
      <w:marBottom w:val="0"/>
      <w:divBdr>
        <w:top w:val="none" w:sz="0" w:space="0" w:color="auto"/>
        <w:left w:val="none" w:sz="0" w:space="0" w:color="auto"/>
        <w:bottom w:val="none" w:sz="0" w:space="0" w:color="auto"/>
        <w:right w:val="none" w:sz="0" w:space="0" w:color="auto"/>
      </w:divBdr>
    </w:div>
    <w:div w:id="149567200">
      <w:marLeft w:val="640"/>
      <w:marRight w:val="0"/>
      <w:marTop w:val="0"/>
      <w:marBottom w:val="0"/>
      <w:divBdr>
        <w:top w:val="none" w:sz="0" w:space="0" w:color="auto"/>
        <w:left w:val="none" w:sz="0" w:space="0" w:color="auto"/>
        <w:bottom w:val="none" w:sz="0" w:space="0" w:color="auto"/>
        <w:right w:val="none" w:sz="0" w:space="0" w:color="auto"/>
      </w:divBdr>
    </w:div>
    <w:div w:id="149906676">
      <w:marLeft w:val="640"/>
      <w:marRight w:val="0"/>
      <w:marTop w:val="0"/>
      <w:marBottom w:val="0"/>
      <w:divBdr>
        <w:top w:val="none" w:sz="0" w:space="0" w:color="auto"/>
        <w:left w:val="none" w:sz="0" w:space="0" w:color="auto"/>
        <w:bottom w:val="none" w:sz="0" w:space="0" w:color="auto"/>
        <w:right w:val="none" w:sz="0" w:space="0" w:color="auto"/>
      </w:divBdr>
    </w:div>
    <w:div w:id="151796442">
      <w:marLeft w:val="640"/>
      <w:marRight w:val="0"/>
      <w:marTop w:val="0"/>
      <w:marBottom w:val="0"/>
      <w:divBdr>
        <w:top w:val="none" w:sz="0" w:space="0" w:color="auto"/>
        <w:left w:val="none" w:sz="0" w:space="0" w:color="auto"/>
        <w:bottom w:val="none" w:sz="0" w:space="0" w:color="auto"/>
        <w:right w:val="none" w:sz="0" w:space="0" w:color="auto"/>
      </w:divBdr>
    </w:div>
    <w:div w:id="152258220">
      <w:marLeft w:val="640"/>
      <w:marRight w:val="0"/>
      <w:marTop w:val="0"/>
      <w:marBottom w:val="0"/>
      <w:divBdr>
        <w:top w:val="none" w:sz="0" w:space="0" w:color="auto"/>
        <w:left w:val="none" w:sz="0" w:space="0" w:color="auto"/>
        <w:bottom w:val="none" w:sz="0" w:space="0" w:color="auto"/>
        <w:right w:val="none" w:sz="0" w:space="0" w:color="auto"/>
      </w:divBdr>
    </w:div>
    <w:div w:id="152375566">
      <w:marLeft w:val="640"/>
      <w:marRight w:val="0"/>
      <w:marTop w:val="0"/>
      <w:marBottom w:val="0"/>
      <w:divBdr>
        <w:top w:val="none" w:sz="0" w:space="0" w:color="auto"/>
        <w:left w:val="none" w:sz="0" w:space="0" w:color="auto"/>
        <w:bottom w:val="none" w:sz="0" w:space="0" w:color="auto"/>
        <w:right w:val="none" w:sz="0" w:space="0" w:color="auto"/>
      </w:divBdr>
    </w:div>
    <w:div w:id="152457751">
      <w:marLeft w:val="640"/>
      <w:marRight w:val="0"/>
      <w:marTop w:val="0"/>
      <w:marBottom w:val="0"/>
      <w:divBdr>
        <w:top w:val="none" w:sz="0" w:space="0" w:color="auto"/>
        <w:left w:val="none" w:sz="0" w:space="0" w:color="auto"/>
        <w:bottom w:val="none" w:sz="0" w:space="0" w:color="auto"/>
        <w:right w:val="none" w:sz="0" w:space="0" w:color="auto"/>
      </w:divBdr>
    </w:div>
    <w:div w:id="152568529">
      <w:marLeft w:val="640"/>
      <w:marRight w:val="0"/>
      <w:marTop w:val="0"/>
      <w:marBottom w:val="0"/>
      <w:divBdr>
        <w:top w:val="none" w:sz="0" w:space="0" w:color="auto"/>
        <w:left w:val="none" w:sz="0" w:space="0" w:color="auto"/>
        <w:bottom w:val="none" w:sz="0" w:space="0" w:color="auto"/>
        <w:right w:val="none" w:sz="0" w:space="0" w:color="auto"/>
      </w:divBdr>
    </w:div>
    <w:div w:id="152717405">
      <w:marLeft w:val="640"/>
      <w:marRight w:val="0"/>
      <w:marTop w:val="0"/>
      <w:marBottom w:val="0"/>
      <w:divBdr>
        <w:top w:val="none" w:sz="0" w:space="0" w:color="auto"/>
        <w:left w:val="none" w:sz="0" w:space="0" w:color="auto"/>
        <w:bottom w:val="none" w:sz="0" w:space="0" w:color="auto"/>
        <w:right w:val="none" w:sz="0" w:space="0" w:color="auto"/>
      </w:divBdr>
    </w:div>
    <w:div w:id="152766508">
      <w:marLeft w:val="640"/>
      <w:marRight w:val="0"/>
      <w:marTop w:val="0"/>
      <w:marBottom w:val="0"/>
      <w:divBdr>
        <w:top w:val="none" w:sz="0" w:space="0" w:color="auto"/>
        <w:left w:val="none" w:sz="0" w:space="0" w:color="auto"/>
        <w:bottom w:val="none" w:sz="0" w:space="0" w:color="auto"/>
        <w:right w:val="none" w:sz="0" w:space="0" w:color="auto"/>
      </w:divBdr>
    </w:div>
    <w:div w:id="154688463">
      <w:marLeft w:val="640"/>
      <w:marRight w:val="0"/>
      <w:marTop w:val="0"/>
      <w:marBottom w:val="0"/>
      <w:divBdr>
        <w:top w:val="none" w:sz="0" w:space="0" w:color="auto"/>
        <w:left w:val="none" w:sz="0" w:space="0" w:color="auto"/>
        <w:bottom w:val="none" w:sz="0" w:space="0" w:color="auto"/>
        <w:right w:val="none" w:sz="0" w:space="0" w:color="auto"/>
      </w:divBdr>
    </w:div>
    <w:div w:id="154732083">
      <w:marLeft w:val="640"/>
      <w:marRight w:val="0"/>
      <w:marTop w:val="0"/>
      <w:marBottom w:val="0"/>
      <w:divBdr>
        <w:top w:val="none" w:sz="0" w:space="0" w:color="auto"/>
        <w:left w:val="none" w:sz="0" w:space="0" w:color="auto"/>
        <w:bottom w:val="none" w:sz="0" w:space="0" w:color="auto"/>
        <w:right w:val="none" w:sz="0" w:space="0" w:color="auto"/>
      </w:divBdr>
    </w:div>
    <w:div w:id="155078837">
      <w:marLeft w:val="640"/>
      <w:marRight w:val="0"/>
      <w:marTop w:val="0"/>
      <w:marBottom w:val="0"/>
      <w:divBdr>
        <w:top w:val="none" w:sz="0" w:space="0" w:color="auto"/>
        <w:left w:val="none" w:sz="0" w:space="0" w:color="auto"/>
        <w:bottom w:val="none" w:sz="0" w:space="0" w:color="auto"/>
        <w:right w:val="none" w:sz="0" w:space="0" w:color="auto"/>
      </w:divBdr>
    </w:div>
    <w:div w:id="155386616">
      <w:marLeft w:val="640"/>
      <w:marRight w:val="0"/>
      <w:marTop w:val="0"/>
      <w:marBottom w:val="0"/>
      <w:divBdr>
        <w:top w:val="none" w:sz="0" w:space="0" w:color="auto"/>
        <w:left w:val="none" w:sz="0" w:space="0" w:color="auto"/>
        <w:bottom w:val="none" w:sz="0" w:space="0" w:color="auto"/>
        <w:right w:val="none" w:sz="0" w:space="0" w:color="auto"/>
      </w:divBdr>
    </w:div>
    <w:div w:id="156114578">
      <w:marLeft w:val="640"/>
      <w:marRight w:val="0"/>
      <w:marTop w:val="0"/>
      <w:marBottom w:val="0"/>
      <w:divBdr>
        <w:top w:val="none" w:sz="0" w:space="0" w:color="auto"/>
        <w:left w:val="none" w:sz="0" w:space="0" w:color="auto"/>
        <w:bottom w:val="none" w:sz="0" w:space="0" w:color="auto"/>
        <w:right w:val="none" w:sz="0" w:space="0" w:color="auto"/>
      </w:divBdr>
    </w:div>
    <w:div w:id="157044073">
      <w:marLeft w:val="640"/>
      <w:marRight w:val="0"/>
      <w:marTop w:val="0"/>
      <w:marBottom w:val="0"/>
      <w:divBdr>
        <w:top w:val="none" w:sz="0" w:space="0" w:color="auto"/>
        <w:left w:val="none" w:sz="0" w:space="0" w:color="auto"/>
        <w:bottom w:val="none" w:sz="0" w:space="0" w:color="auto"/>
        <w:right w:val="none" w:sz="0" w:space="0" w:color="auto"/>
      </w:divBdr>
    </w:div>
    <w:div w:id="157498607">
      <w:marLeft w:val="640"/>
      <w:marRight w:val="0"/>
      <w:marTop w:val="0"/>
      <w:marBottom w:val="0"/>
      <w:divBdr>
        <w:top w:val="none" w:sz="0" w:space="0" w:color="auto"/>
        <w:left w:val="none" w:sz="0" w:space="0" w:color="auto"/>
        <w:bottom w:val="none" w:sz="0" w:space="0" w:color="auto"/>
        <w:right w:val="none" w:sz="0" w:space="0" w:color="auto"/>
      </w:divBdr>
    </w:div>
    <w:div w:id="157891322">
      <w:marLeft w:val="640"/>
      <w:marRight w:val="0"/>
      <w:marTop w:val="0"/>
      <w:marBottom w:val="0"/>
      <w:divBdr>
        <w:top w:val="none" w:sz="0" w:space="0" w:color="auto"/>
        <w:left w:val="none" w:sz="0" w:space="0" w:color="auto"/>
        <w:bottom w:val="none" w:sz="0" w:space="0" w:color="auto"/>
        <w:right w:val="none" w:sz="0" w:space="0" w:color="auto"/>
      </w:divBdr>
    </w:div>
    <w:div w:id="158080996">
      <w:marLeft w:val="640"/>
      <w:marRight w:val="0"/>
      <w:marTop w:val="0"/>
      <w:marBottom w:val="0"/>
      <w:divBdr>
        <w:top w:val="none" w:sz="0" w:space="0" w:color="auto"/>
        <w:left w:val="none" w:sz="0" w:space="0" w:color="auto"/>
        <w:bottom w:val="none" w:sz="0" w:space="0" w:color="auto"/>
        <w:right w:val="none" w:sz="0" w:space="0" w:color="auto"/>
      </w:divBdr>
    </w:div>
    <w:div w:id="159078695">
      <w:marLeft w:val="640"/>
      <w:marRight w:val="0"/>
      <w:marTop w:val="0"/>
      <w:marBottom w:val="0"/>
      <w:divBdr>
        <w:top w:val="none" w:sz="0" w:space="0" w:color="auto"/>
        <w:left w:val="none" w:sz="0" w:space="0" w:color="auto"/>
        <w:bottom w:val="none" w:sz="0" w:space="0" w:color="auto"/>
        <w:right w:val="none" w:sz="0" w:space="0" w:color="auto"/>
      </w:divBdr>
    </w:div>
    <w:div w:id="159665658">
      <w:marLeft w:val="640"/>
      <w:marRight w:val="0"/>
      <w:marTop w:val="0"/>
      <w:marBottom w:val="0"/>
      <w:divBdr>
        <w:top w:val="none" w:sz="0" w:space="0" w:color="auto"/>
        <w:left w:val="none" w:sz="0" w:space="0" w:color="auto"/>
        <w:bottom w:val="none" w:sz="0" w:space="0" w:color="auto"/>
        <w:right w:val="none" w:sz="0" w:space="0" w:color="auto"/>
      </w:divBdr>
    </w:div>
    <w:div w:id="160435353">
      <w:marLeft w:val="640"/>
      <w:marRight w:val="0"/>
      <w:marTop w:val="0"/>
      <w:marBottom w:val="0"/>
      <w:divBdr>
        <w:top w:val="none" w:sz="0" w:space="0" w:color="auto"/>
        <w:left w:val="none" w:sz="0" w:space="0" w:color="auto"/>
        <w:bottom w:val="none" w:sz="0" w:space="0" w:color="auto"/>
        <w:right w:val="none" w:sz="0" w:space="0" w:color="auto"/>
      </w:divBdr>
    </w:div>
    <w:div w:id="160656986">
      <w:marLeft w:val="640"/>
      <w:marRight w:val="0"/>
      <w:marTop w:val="0"/>
      <w:marBottom w:val="0"/>
      <w:divBdr>
        <w:top w:val="none" w:sz="0" w:space="0" w:color="auto"/>
        <w:left w:val="none" w:sz="0" w:space="0" w:color="auto"/>
        <w:bottom w:val="none" w:sz="0" w:space="0" w:color="auto"/>
        <w:right w:val="none" w:sz="0" w:space="0" w:color="auto"/>
      </w:divBdr>
    </w:div>
    <w:div w:id="161238895">
      <w:marLeft w:val="640"/>
      <w:marRight w:val="0"/>
      <w:marTop w:val="0"/>
      <w:marBottom w:val="0"/>
      <w:divBdr>
        <w:top w:val="none" w:sz="0" w:space="0" w:color="auto"/>
        <w:left w:val="none" w:sz="0" w:space="0" w:color="auto"/>
        <w:bottom w:val="none" w:sz="0" w:space="0" w:color="auto"/>
        <w:right w:val="none" w:sz="0" w:space="0" w:color="auto"/>
      </w:divBdr>
    </w:div>
    <w:div w:id="161556838">
      <w:marLeft w:val="640"/>
      <w:marRight w:val="0"/>
      <w:marTop w:val="0"/>
      <w:marBottom w:val="0"/>
      <w:divBdr>
        <w:top w:val="none" w:sz="0" w:space="0" w:color="auto"/>
        <w:left w:val="none" w:sz="0" w:space="0" w:color="auto"/>
        <w:bottom w:val="none" w:sz="0" w:space="0" w:color="auto"/>
        <w:right w:val="none" w:sz="0" w:space="0" w:color="auto"/>
      </w:divBdr>
    </w:div>
    <w:div w:id="161970320">
      <w:marLeft w:val="640"/>
      <w:marRight w:val="0"/>
      <w:marTop w:val="0"/>
      <w:marBottom w:val="0"/>
      <w:divBdr>
        <w:top w:val="none" w:sz="0" w:space="0" w:color="auto"/>
        <w:left w:val="none" w:sz="0" w:space="0" w:color="auto"/>
        <w:bottom w:val="none" w:sz="0" w:space="0" w:color="auto"/>
        <w:right w:val="none" w:sz="0" w:space="0" w:color="auto"/>
      </w:divBdr>
    </w:div>
    <w:div w:id="162015845">
      <w:marLeft w:val="640"/>
      <w:marRight w:val="0"/>
      <w:marTop w:val="0"/>
      <w:marBottom w:val="0"/>
      <w:divBdr>
        <w:top w:val="none" w:sz="0" w:space="0" w:color="auto"/>
        <w:left w:val="none" w:sz="0" w:space="0" w:color="auto"/>
        <w:bottom w:val="none" w:sz="0" w:space="0" w:color="auto"/>
        <w:right w:val="none" w:sz="0" w:space="0" w:color="auto"/>
      </w:divBdr>
    </w:div>
    <w:div w:id="162546640">
      <w:marLeft w:val="640"/>
      <w:marRight w:val="0"/>
      <w:marTop w:val="0"/>
      <w:marBottom w:val="0"/>
      <w:divBdr>
        <w:top w:val="none" w:sz="0" w:space="0" w:color="auto"/>
        <w:left w:val="none" w:sz="0" w:space="0" w:color="auto"/>
        <w:bottom w:val="none" w:sz="0" w:space="0" w:color="auto"/>
        <w:right w:val="none" w:sz="0" w:space="0" w:color="auto"/>
      </w:divBdr>
    </w:div>
    <w:div w:id="162820401">
      <w:marLeft w:val="640"/>
      <w:marRight w:val="0"/>
      <w:marTop w:val="0"/>
      <w:marBottom w:val="0"/>
      <w:divBdr>
        <w:top w:val="none" w:sz="0" w:space="0" w:color="auto"/>
        <w:left w:val="none" w:sz="0" w:space="0" w:color="auto"/>
        <w:bottom w:val="none" w:sz="0" w:space="0" w:color="auto"/>
        <w:right w:val="none" w:sz="0" w:space="0" w:color="auto"/>
      </w:divBdr>
    </w:div>
    <w:div w:id="162859564">
      <w:marLeft w:val="640"/>
      <w:marRight w:val="0"/>
      <w:marTop w:val="0"/>
      <w:marBottom w:val="0"/>
      <w:divBdr>
        <w:top w:val="none" w:sz="0" w:space="0" w:color="auto"/>
        <w:left w:val="none" w:sz="0" w:space="0" w:color="auto"/>
        <w:bottom w:val="none" w:sz="0" w:space="0" w:color="auto"/>
        <w:right w:val="none" w:sz="0" w:space="0" w:color="auto"/>
      </w:divBdr>
    </w:div>
    <w:div w:id="163126717">
      <w:marLeft w:val="640"/>
      <w:marRight w:val="0"/>
      <w:marTop w:val="0"/>
      <w:marBottom w:val="0"/>
      <w:divBdr>
        <w:top w:val="none" w:sz="0" w:space="0" w:color="auto"/>
        <w:left w:val="none" w:sz="0" w:space="0" w:color="auto"/>
        <w:bottom w:val="none" w:sz="0" w:space="0" w:color="auto"/>
        <w:right w:val="none" w:sz="0" w:space="0" w:color="auto"/>
      </w:divBdr>
    </w:div>
    <w:div w:id="164368371">
      <w:marLeft w:val="640"/>
      <w:marRight w:val="0"/>
      <w:marTop w:val="0"/>
      <w:marBottom w:val="0"/>
      <w:divBdr>
        <w:top w:val="none" w:sz="0" w:space="0" w:color="auto"/>
        <w:left w:val="none" w:sz="0" w:space="0" w:color="auto"/>
        <w:bottom w:val="none" w:sz="0" w:space="0" w:color="auto"/>
        <w:right w:val="none" w:sz="0" w:space="0" w:color="auto"/>
      </w:divBdr>
    </w:div>
    <w:div w:id="164637525">
      <w:marLeft w:val="640"/>
      <w:marRight w:val="0"/>
      <w:marTop w:val="0"/>
      <w:marBottom w:val="0"/>
      <w:divBdr>
        <w:top w:val="none" w:sz="0" w:space="0" w:color="auto"/>
        <w:left w:val="none" w:sz="0" w:space="0" w:color="auto"/>
        <w:bottom w:val="none" w:sz="0" w:space="0" w:color="auto"/>
        <w:right w:val="none" w:sz="0" w:space="0" w:color="auto"/>
      </w:divBdr>
    </w:div>
    <w:div w:id="166284774">
      <w:marLeft w:val="640"/>
      <w:marRight w:val="0"/>
      <w:marTop w:val="0"/>
      <w:marBottom w:val="0"/>
      <w:divBdr>
        <w:top w:val="none" w:sz="0" w:space="0" w:color="auto"/>
        <w:left w:val="none" w:sz="0" w:space="0" w:color="auto"/>
        <w:bottom w:val="none" w:sz="0" w:space="0" w:color="auto"/>
        <w:right w:val="none" w:sz="0" w:space="0" w:color="auto"/>
      </w:divBdr>
    </w:div>
    <w:div w:id="166335577">
      <w:marLeft w:val="640"/>
      <w:marRight w:val="0"/>
      <w:marTop w:val="0"/>
      <w:marBottom w:val="0"/>
      <w:divBdr>
        <w:top w:val="none" w:sz="0" w:space="0" w:color="auto"/>
        <w:left w:val="none" w:sz="0" w:space="0" w:color="auto"/>
        <w:bottom w:val="none" w:sz="0" w:space="0" w:color="auto"/>
        <w:right w:val="none" w:sz="0" w:space="0" w:color="auto"/>
      </w:divBdr>
    </w:div>
    <w:div w:id="166794183">
      <w:marLeft w:val="640"/>
      <w:marRight w:val="0"/>
      <w:marTop w:val="0"/>
      <w:marBottom w:val="0"/>
      <w:divBdr>
        <w:top w:val="none" w:sz="0" w:space="0" w:color="auto"/>
        <w:left w:val="none" w:sz="0" w:space="0" w:color="auto"/>
        <w:bottom w:val="none" w:sz="0" w:space="0" w:color="auto"/>
        <w:right w:val="none" w:sz="0" w:space="0" w:color="auto"/>
      </w:divBdr>
    </w:div>
    <w:div w:id="168102595">
      <w:marLeft w:val="640"/>
      <w:marRight w:val="0"/>
      <w:marTop w:val="0"/>
      <w:marBottom w:val="0"/>
      <w:divBdr>
        <w:top w:val="none" w:sz="0" w:space="0" w:color="auto"/>
        <w:left w:val="none" w:sz="0" w:space="0" w:color="auto"/>
        <w:bottom w:val="none" w:sz="0" w:space="0" w:color="auto"/>
        <w:right w:val="none" w:sz="0" w:space="0" w:color="auto"/>
      </w:divBdr>
    </w:div>
    <w:div w:id="168257469">
      <w:marLeft w:val="640"/>
      <w:marRight w:val="0"/>
      <w:marTop w:val="0"/>
      <w:marBottom w:val="0"/>
      <w:divBdr>
        <w:top w:val="none" w:sz="0" w:space="0" w:color="auto"/>
        <w:left w:val="none" w:sz="0" w:space="0" w:color="auto"/>
        <w:bottom w:val="none" w:sz="0" w:space="0" w:color="auto"/>
        <w:right w:val="none" w:sz="0" w:space="0" w:color="auto"/>
      </w:divBdr>
    </w:div>
    <w:div w:id="168299043">
      <w:marLeft w:val="640"/>
      <w:marRight w:val="0"/>
      <w:marTop w:val="0"/>
      <w:marBottom w:val="0"/>
      <w:divBdr>
        <w:top w:val="none" w:sz="0" w:space="0" w:color="auto"/>
        <w:left w:val="none" w:sz="0" w:space="0" w:color="auto"/>
        <w:bottom w:val="none" w:sz="0" w:space="0" w:color="auto"/>
        <w:right w:val="none" w:sz="0" w:space="0" w:color="auto"/>
      </w:divBdr>
    </w:div>
    <w:div w:id="168523241">
      <w:marLeft w:val="640"/>
      <w:marRight w:val="0"/>
      <w:marTop w:val="0"/>
      <w:marBottom w:val="0"/>
      <w:divBdr>
        <w:top w:val="none" w:sz="0" w:space="0" w:color="auto"/>
        <w:left w:val="none" w:sz="0" w:space="0" w:color="auto"/>
        <w:bottom w:val="none" w:sz="0" w:space="0" w:color="auto"/>
        <w:right w:val="none" w:sz="0" w:space="0" w:color="auto"/>
      </w:divBdr>
    </w:div>
    <w:div w:id="168570839">
      <w:marLeft w:val="640"/>
      <w:marRight w:val="0"/>
      <w:marTop w:val="0"/>
      <w:marBottom w:val="0"/>
      <w:divBdr>
        <w:top w:val="none" w:sz="0" w:space="0" w:color="auto"/>
        <w:left w:val="none" w:sz="0" w:space="0" w:color="auto"/>
        <w:bottom w:val="none" w:sz="0" w:space="0" w:color="auto"/>
        <w:right w:val="none" w:sz="0" w:space="0" w:color="auto"/>
      </w:divBdr>
    </w:div>
    <w:div w:id="168646113">
      <w:marLeft w:val="640"/>
      <w:marRight w:val="0"/>
      <w:marTop w:val="0"/>
      <w:marBottom w:val="0"/>
      <w:divBdr>
        <w:top w:val="none" w:sz="0" w:space="0" w:color="auto"/>
        <w:left w:val="none" w:sz="0" w:space="0" w:color="auto"/>
        <w:bottom w:val="none" w:sz="0" w:space="0" w:color="auto"/>
        <w:right w:val="none" w:sz="0" w:space="0" w:color="auto"/>
      </w:divBdr>
    </w:div>
    <w:div w:id="170030313">
      <w:bodyDiv w:val="1"/>
      <w:marLeft w:val="0"/>
      <w:marRight w:val="0"/>
      <w:marTop w:val="0"/>
      <w:marBottom w:val="0"/>
      <w:divBdr>
        <w:top w:val="none" w:sz="0" w:space="0" w:color="auto"/>
        <w:left w:val="none" w:sz="0" w:space="0" w:color="auto"/>
        <w:bottom w:val="none" w:sz="0" w:space="0" w:color="auto"/>
        <w:right w:val="none" w:sz="0" w:space="0" w:color="auto"/>
      </w:divBdr>
      <w:divsChild>
        <w:div w:id="12073517">
          <w:marLeft w:val="640"/>
          <w:marRight w:val="0"/>
          <w:marTop w:val="0"/>
          <w:marBottom w:val="0"/>
          <w:divBdr>
            <w:top w:val="none" w:sz="0" w:space="0" w:color="auto"/>
            <w:left w:val="none" w:sz="0" w:space="0" w:color="auto"/>
            <w:bottom w:val="none" w:sz="0" w:space="0" w:color="auto"/>
            <w:right w:val="none" w:sz="0" w:space="0" w:color="auto"/>
          </w:divBdr>
        </w:div>
        <w:div w:id="16587023">
          <w:marLeft w:val="640"/>
          <w:marRight w:val="0"/>
          <w:marTop w:val="0"/>
          <w:marBottom w:val="0"/>
          <w:divBdr>
            <w:top w:val="none" w:sz="0" w:space="0" w:color="auto"/>
            <w:left w:val="none" w:sz="0" w:space="0" w:color="auto"/>
            <w:bottom w:val="none" w:sz="0" w:space="0" w:color="auto"/>
            <w:right w:val="none" w:sz="0" w:space="0" w:color="auto"/>
          </w:divBdr>
        </w:div>
        <w:div w:id="17393630">
          <w:marLeft w:val="640"/>
          <w:marRight w:val="0"/>
          <w:marTop w:val="0"/>
          <w:marBottom w:val="0"/>
          <w:divBdr>
            <w:top w:val="none" w:sz="0" w:space="0" w:color="auto"/>
            <w:left w:val="none" w:sz="0" w:space="0" w:color="auto"/>
            <w:bottom w:val="none" w:sz="0" w:space="0" w:color="auto"/>
            <w:right w:val="none" w:sz="0" w:space="0" w:color="auto"/>
          </w:divBdr>
        </w:div>
        <w:div w:id="27990394">
          <w:marLeft w:val="640"/>
          <w:marRight w:val="0"/>
          <w:marTop w:val="0"/>
          <w:marBottom w:val="0"/>
          <w:divBdr>
            <w:top w:val="none" w:sz="0" w:space="0" w:color="auto"/>
            <w:left w:val="none" w:sz="0" w:space="0" w:color="auto"/>
            <w:bottom w:val="none" w:sz="0" w:space="0" w:color="auto"/>
            <w:right w:val="none" w:sz="0" w:space="0" w:color="auto"/>
          </w:divBdr>
        </w:div>
        <w:div w:id="57939891">
          <w:marLeft w:val="640"/>
          <w:marRight w:val="0"/>
          <w:marTop w:val="0"/>
          <w:marBottom w:val="0"/>
          <w:divBdr>
            <w:top w:val="none" w:sz="0" w:space="0" w:color="auto"/>
            <w:left w:val="none" w:sz="0" w:space="0" w:color="auto"/>
            <w:bottom w:val="none" w:sz="0" w:space="0" w:color="auto"/>
            <w:right w:val="none" w:sz="0" w:space="0" w:color="auto"/>
          </w:divBdr>
        </w:div>
        <w:div w:id="66389149">
          <w:marLeft w:val="640"/>
          <w:marRight w:val="0"/>
          <w:marTop w:val="0"/>
          <w:marBottom w:val="0"/>
          <w:divBdr>
            <w:top w:val="none" w:sz="0" w:space="0" w:color="auto"/>
            <w:left w:val="none" w:sz="0" w:space="0" w:color="auto"/>
            <w:bottom w:val="none" w:sz="0" w:space="0" w:color="auto"/>
            <w:right w:val="none" w:sz="0" w:space="0" w:color="auto"/>
          </w:divBdr>
        </w:div>
        <w:div w:id="68773162">
          <w:marLeft w:val="640"/>
          <w:marRight w:val="0"/>
          <w:marTop w:val="0"/>
          <w:marBottom w:val="0"/>
          <w:divBdr>
            <w:top w:val="none" w:sz="0" w:space="0" w:color="auto"/>
            <w:left w:val="none" w:sz="0" w:space="0" w:color="auto"/>
            <w:bottom w:val="none" w:sz="0" w:space="0" w:color="auto"/>
            <w:right w:val="none" w:sz="0" w:space="0" w:color="auto"/>
          </w:divBdr>
        </w:div>
        <w:div w:id="105321277">
          <w:marLeft w:val="640"/>
          <w:marRight w:val="0"/>
          <w:marTop w:val="0"/>
          <w:marBottom w:val="0"/>
          <w:divBdr>
            <w:top w:val="none" w:sz="0" w:space="0" w:color="auto"/>
            <w:left w:val="none" w:sz="0" w:space="0" w:color="auto"/>
            <w:bottom w:val="none" w:sz="0" w:space="0" w:color="auto"/>
            <w:right w:val="none" w:sz="0" w:space="0" w:color="auto"/>
          </w:divBdr>
        </w:div>
        <w:div w:id="122971229">
          <w:marLeft w:val="640"/>
          <w:marRight w:val="0"/>
          <w:marTop w:val="0"/>
          <w:marBottom w:val="0"/>
          <w:divBdr>
            <w:top w:val="none" w:sz="0" w:space="0" w:color="auto"/>
            <w:left w:val="none" w:sz="0" w:space="0" w:color="auto"/>
            <w:bottom w:val="none" w:sz="0" w:space="0" w:color="auto"/>
            <w:right w:val="none" w:sz="0" w:space="0" w:color="auto"/>
          </w:divBdr>
        </w:div>
        <w:div w:id="140267510">
          <w:marLeft w:val="640"/>
          <w:marRight w:val="0"/>
          <w:marTop w:val="0"/>
          <w:marBottom w:val="0"/>
          <w:divBdr>
            <w:top w:val="none" w:sz="0" w:space="0" w:color="auto"/>
            <w:left w:val="none" w:sz="0" w:space="0" w:color="auto"/>
            <w:bottom w:val="none" w:sz="0" w:space="0" w:color="auto"/>
            <w:right w:val="none" w:sz="0" w:space="0" w:color="auto"/>
          </w:divBdr>
        </w:div>
        <w:div w:id="149366420">
          <w:marLeft w:val="640"/>
          <w:marRight w:val="0"/>
          <w:marTop w:val="0"/>
          <w:marBottom w:val="0"/>
          <w:divBdr>
            <w:top w:val="none" w:sz="0" w:space="0" w:color="auto"/>
            <w:left w:val="none" w:sz="0" w:space="0" w:color="auto"/>
            <w:bottom w:val="none" w:sz="0" w:space="0" w:color="auto"/>
            <w:right w:val="none" w:sz="0" w:space="0" w:color="auto"/>
          </w:divBdr>
        </w:div>
        <w:div w:id="156579388">
          <w:marLeft w:val="640"/>
          <w:marRight w:val="0"/>
          <w:marTop w:val="0"/>
          <w:marBottom w:val="0"/>
          <w:divBdr>
            <w:top w:val="none" w:sz="0" w:space="0" w:color="auto"/>
            <w:left w:val="none" w:sz="0" w:space="0" w:color="auto"/>
            <w:bottom w:val="none" w:sz="0" w:space="0" w:color="auto"/>
            <w:right w:val="none" w:sz="0" w:space="0" w:color="auto"/>
          </w:divBdr>
        </w:div>
        <w:div w:id="167524487">
          <w:marLeft w:val="640"/>
          <w:marRight w:val="0"/>
          <w:marTop w:val="0"/>
          <w:marBottom w:val="0"/>
          <w:divBdr>
            <w:top w:val="none" w:sz="0" w:space="0" w:color="auto"/>
            <w:left w:val="none" w:sz="0" w:space="0" w:color="auto"/>
            <w:bottom w:val="none" w:sz="0" w:space="0" w:color="auto"/>
            <w:right w:val="none" w:sz="0" w:space="0" w:color="auto"/>
          </w:divBdr>
        </w:div>
        <w:div w:id="191890869">
          <w:marLeft w:val="640"/>
          <w:marRight w:val="0"/>
          <w:marTop w:val="0"/>
          <w:marBottom w:val="0"/>
          <w:divBdr>
            <w:top w:val="none" w:sz="0" w:space="0" w:color="auto"/>
            <w:left w:val="none" w:sz="0" w:space="0" w:color="auto"/>
            <w:bottom w:val="none" w:sz="0" w:space="0" w:color="auto"/>
            <w:right w:val="none" w:sz="0" w:space="0" w:color="auto"/>
          </w:divBdr>
        </w:div>
        <w:div w:id="193348792">
          <w:marLeft w:val="640"/>
          <w:marRight w:val="0"/>
          <w:marTop w:val="0"/>
          <w:marBottom w:val="0"/>
          <w:divBdr>
            <w:top w:val="none" w:sz="0" w:space="0" w:color="auto"/>
            <w:left w:val="none" w:sz="0" w:space="0" w:color="auto"/>
            <w:bottom w:val="none" w:sz="0" w:space="0" w:color="auto"/>
            <w:right w:val="none" w:sz="0" w:space="0" w:color="auto"/>
          </w:divBdr>
        </w:div>
        <w:div w:id="206570477">
          <w:marLeft w:val="640"/>
          <w:marRight w:val="0"/>
          <w:marTop w:val="0"/>
          <w:marBottom w:val="0"/>
          <w:divBdr>
            <w:top w:val="none" w:sz="0" w:space="0" w:color="auto"/>
            <w:left w:val="none" w:sz="0" w:space="0" w:color="auto"/>
            <w:bottom w:val="none" w:sz="0" w:space="0" w:color="auto"/>
            <w:right w:val="none" w:sz="0" w:space="0" w:color="auto"/>
          </w:divBdr>
        </w:div>
        <w:div w:id="280652730">
          <w:marLeft w:val="640"/>
          <w:marRight w:val="0"/>
          <w:marTop w:val="0"/>
          <w:marBottom w:val="0"/>
          <w:divBdr>
            <w:top w:val="none" w:sz="0" w:space="0" w:color="auto"/>
            <w:left w:val="none" w:sz="0" w:space="0" w:color="auto"/>
            <w:bottom w:val="none" w:sz="0" w:space="0" w:color="auto"/>
            <w:right w:val="none" w:sz="0" w:space="0" w:color="auto"/>
          </w:divBdr>
        </w:div>
        <w:div w:id="290136796">
          <w:marLeft w:val="640"/>
          <w:marRight w:val="0"/>
          <w:marTop w:val="0"/>
          <w:marBottom w:val="0"/>
          <w:divBdr>
            <w:top w:val="none" w:sz="0" w:space="0" w:color="auto"/>
            <w:left w:val="none" w:sz="0" w:space="0" w:color="auto"/>
            <w:bottom w:val="none" w:sz="0" w:space="0" w:color="auto"/>
            <w:right w:val="none" w:sz="0" w:space="0" w:color="auto"/>
          </w:divBdr>
        </w:div>
        <w:div w:id="314261995">
          <w:marLeft w:val="640"/>
          <w:marRight w:val="0"/>
          <w:marTop w:val="0"/>
          <w:marBottom w:val="0"/>
          <w:divBdr>
            <w:top w:val="none" w:sz="0" w:space="0" w:color="auto"/>
            <w:left w:val="none" w:sz="0" w:space="0" w:color="auto"/>
            <w:bottom w:val="none" w:sz="0" w:space="0" w:color="auto"/>
            <w:right w:val="none" w:sz="0" w:space="0" w:color="auto"/>
          </w:divBdr>
        </w:div>
        <w:div w:id="332100820">
          <w:marLeft w:val="640"/>
          <w:marRight w:val="0"/>
          <w:marTop w:val="0"/>
          <w:marBottom w:val="0"/>
          <w:divBdr>
            <w:top w:val="none" w:sz="0" w:space="0" w:color="auto"/>
            <w:left w:val="none" w:sz="0" w:space="0" w:color="auto"/>
            <w:bottom w:val="none" w:sz="0" w:space="0" w:color="auto"/>
            <w:right w:val="none" w:sz="0" w:space="0" w:color="auto"/>
          </w:divBdr>
        </w:div>
        <w:div w:id="343633427">
          <w:marLeft w:val="640"/>
          <w:marRight w:val="0"/>
          <w:marTop w:val="0"/>
          <w:marBottom w:val="0"/>
          <w:divBdr>
            <w:top w:val="none" w:sz="0" w:space="0" w:color="auto"/>
            <w:left w:val="none" w:sz="0" w:space="0" w:color="auto"/>
            <w:bottom w:val="none" w:sz="0" w:space="0" w:color="auto"/>
            <w:right w:val="none" w:sz="0" w:space="0" w:color="auto"/>
          </w:divBdr>
        </w:div>
        <w:div w:id="349331472">
          <w:marLeft w:val="640"/>
          <w:marRight w:val="0"/>
          <w:marTop w:val="0"/>
          <w:marBottom w:val="0"/>
          <w:divBdr>
            <w:top w:val="none" w:sz="0" w:space="0" w:color="auto"/>
            <w:left w:val="none" w:sz="0" w:space="0" w:color="auto"/>
            <w:bottom w:val="none" w:sz="0" w:space="0" w:color="auto"/>
            <w:right w:val="none" w:sz="0" w:space="0" w:color="auto"/>
          </w:divBdr>
        </w:div>
        <w:div w:id="368532948">
          <w:marLeft w:val="640"/>
          <w:marRight w:val="0"/>
          <w:marTop w:val="0"/>
          <w:marBottom w:val="0"/>
          <w:divBdr>
            <w:top w:val="none" w:sz="0" w:space="0" w:color="auto"/>
            <w:left w:val="none" w:sz="0" w:space="0" w:color="auto"/>
            <w:bottom w:val="none" w:sz="0" w:space="0" w:color="auto"/>
            <w:right w:val="none" w:sz="0" w:space="0" w:color="auto"/>
          </w:divBdr>
        </w:div>
        <w:div w:id="405110260">
          <w:marLeft w:val="640"/>
          <w:marRight w:val="0"/>
          <w:marTop w:val="0"/>
          <w:marBottom w:val="0"/>
          <w:divBdr>
            <w:top w:val="none" w:sz="0" w:space="0" w:color="auto"/>
            <w:left w:val="none" w:sz="0" w:space="0" w:color="auto"/>
            <w:bottom w:val="none" w:sz="0" w:space="0" w:color="auto"/>
            <w:right w:val="none" w:sz="0" w:space="0" w:color="auto"/>
          </w:divBdr>
        </w:div>
        <w:div w:id="424155346">
          <w:marLeft w:val="640"/>
          <w:marRight w:val="0"/>
          <w:marTop w:val="0"/>
          <w:marBottom w:val="0"/>
          <w:divBdr>
            <w:top w:val="none" w:sz="0" w:space="0" w:color="auto"/>
            <w:left w:val="none" w:sz="0" w:space="0" w:color="auto"/>
            <w:bottom w:val="none" w:sz="0" w:space="0" w:color="auto"/>
            <w:right w:val="none" w:sz="0" w:space="0" w:color="auto"/>
          </w:divBdr>
        </w:div>
        <w:div w:id="429742005">
          <w:marLeft w:val="640"/>
          <w:marRight w:val="0"/>
          <w:marTop w:val="0"/>
          <w:marBottom w:val="0"/>
          <w:divBdr>
            <w:top w:val="none" w:sz="0" w:space="0" w:color="auto"/>
            <w:left w:val="none" w:sz="0" w:space="0" w:color="auto"/>
            <w:bottom w:val="none" w:sz="0" w:space="0" w:color="auto"/>
            <w:right w:val="none" w:sz="0" w:space="0" w:color="auto"/>
          </w:divBdr>
        </w:div>
        <w:div w:id="450514635">
          <w:marLeft w:val="640"/>
          <w:marRight w:val="0"/>
          <w:marTop w:val="0"/>
          <w:marBottom w:val="0"/>
          <w:divBdr>
            <w:top w:val="none" w:sz="0" w:space="0" w:color="auto"/>
            <w:left w:val="none" w:sz="0" w:space="0" w:color="auto"/>
            <w:bottom w:val="none" w:sz="0" w:space="0" w:color="auto"/>
            <w:right w:val="none" w:sz="0" w:space="0" w:color="auto"/>
          </w:divBdr>
        </w:div>
        <w:div w:id="459810499">
          <w:marLeft w:val="640"/>
          <w:marRight w:val="0"/>
          <w:marTop w:val="0"/>
          <w:marBottom w:val="0"/>
          <w:divBdr>
            <w:top w:val="none" w:sz="0" w:space="0" w:color="auto"/>
            <w:left w:val="none" w:sz="0" w:space="0" w:color="auto"/>
            <w:bottom w:val="none" w:sz="0" w:space="0" w:color="auto"/>
            <w:right w:val="none" w:sz="0" w:space="0" w:color="auto"/>
          </w:divBdr>
        </w:div>
        <w:div w:id="475801678">
          <w:marLeft w:val="640"/>
          <w:marRight w:val="0"/>
          <w:marTop w:val="0"/>
          <w:marBottom w:val="0"/>
          <w:divBdr>
            <w:top w:val="none" w:sz="0" w:space="0" w:color="auto"/>
            <w:left w:val="none" w:sz="0" w:space="0" w:color="auto"/>
            <w:bottom w:val="none" w:sz="0" w:space="0" w:color="auto"/>
            <w:right w:val="none" w:sz="0" w:space="0" w:color="auto"/>
          </w:divBdr>
        </w:div>
        <w:div w:id="500396043">
          <w:marLeft w:val="640"/>
          <w:marRight w:val="0"/>
          <w:marTop w:val="0"/>
          <w:marBottom w:val="0"/>
          <w:divBdr>
            <w:top w:val="none" w:sz="0" w:space="0" w:color="auto"/>
            <w:left w:val="none" w:sz="0" w:space="0" w:color="auto"/>
            <w:bottom w:val="none" w:sz="0" w:space="0" w:color="auto"/>
            <w:right w:val="none" w:sz="0" w:space="0" w:color="auto"/>
          </w:divBdr>
        </w:div>
        <w:div w:id="501162639">
          <w:marLeft w:val="640"/>
          <w:marRight w:val="0"/>
          <w:marTop w:val="0"/>
          <w:marBottom w:val="0"/>
          <w:divBdr>
            <w:top w:val="none" w:sz="0" w:space="0" w:color="auto"/>
            <w:left w:val="none" w:sz="0" w:space="0" w:color="auto"/>
            <w:bottom w:val="none" w:sz="0" w:space="0" w:color="auto"/>
            <w:right w:val="none" w:sz="0" w:space="0" w:color="auto"/>
          </w:divBdr>
        </w:div>
        <w:div w:id="507253820">
          <w:marLeft w:val="640"/>
          <w:marRight w:val="0"/>
          <w:marTop w:val="0"/>
          <w:marBottom w:val="0"/>
          <w:divBdr>
            <w:top w:val="none" w:sz="0" w:space="0" w:color="auto"/>
            <w:left w:val="none" w:sz="0" w:space="0" w:color="auto"/>
            <w:bottom w:val="none" w:sz="0" w:space="0" w:color="auto"/>
            <w:right w:val="none" w:sz="0" w:space="0" w:color="auto"/>
          </w:divBdr>
        </w:div>
        <w:div w:id="509756721">
          <w:marLeft w:val="640"/>
          <w:marRight w:val="0"/>
          <w:marTop w:val="0"/>
          <w:marBottom w:val="0"/>
          <w:divBdr>
            <w:top w:val="none" w:sz="0" w:space="0" w:color="auto"/>
            <w:left w:val="none" w:sz="0" w:space="0" w:color="auto"/>
            <w:bottom w:val="none" w:sz="0" w:space="0" w:color="auto"/>
            <w:right w:val="none" w:sz="0" w:space="0" w:color="auto"/>
          </w:divBdr>
        </w:div>
        <w:div w:id="513764560">
          <w:marLeft w:val="640"/>
          <w:marRight w:val="0"/>
          <w:marTop w:val="0"/>
          <w:marBottom w:val="0"/>
          <w:divBdr>
            <w:top w:val="none" w:sz="0" w:space="0" w:color="auto"/>
            <w:left w:val="none" w:sz="0" w:space="0" w:color="auto"/>
            <w:bottom w:val="none" w:sz="0" w:space="0" w:color="auto"/>
            <w:right w:val="none" w:sz="0" w:space="0" w:color="auto"/>
          </w:divBdr>
        </w:div>
        <w:div w:id="514661116">
          <w:marLeft w:val="640"/>
          <w:marRight w:val="0"/>
          <w:marTop w:val="0"/>
          <w:marBottom w:val="0"/>
          <w:divBdr>
            <w:top w:val="none" w:sz="0" w:space="0" w:color="auto"/>
            <w:left w:val="none" w:sz="0" w:space="0" w:color="auto"/>
            <w:bottom w:val="none" w:sz="0" w:space="0" w:color="auto"/>
            <w:right w:val="none" w:sz="0" w:space="0" w:color="auto"/>
          </w:divBdr>
        </w:div>
        <w:div w:id="564997548">
          <w:marLeft w:val="640"/>
          <w:marRight w:val="0"/>
          <w:marTop w:val="0"/>
          <w:marBottom w:val="0"/>
          <w:divBdr>
            <w:top w:val="none" w:sz="0" w:space="0" w:color="auto"/>
            <w:left w:val="none" w:sz="0" w:space="0" w:color="auto"/>
            <w:bottom w:val="none" w:sz="0" w:space="0" w:color="auto"/>
            <w:right w:val="none" w:sz="0" w:space="0" w:color="auto"/>
          </w:divBdr>
        </w:div>
        <w:div w:id="579868998">
          <w:marLeft w:val="640"/>
          <w:marRight w:val="0"/>
          <w:marTop w:val="0"/>
          <w:marBottom w:val="0"/>
          <w:divBdr>
            <w:top w:val="none" w:sz="0" w:space="0" w:color="auto"/>
            <w:left w:val="none" w:sz="0" w:space="0" w:color="auto"/>
            <w:bottom w:val="none" w:sz="0" w:space="0" w:color="auto"/>
            <w:right w:val="none" w:sz="0" w:space="0" w:color="auto"/>
          </w:divBdr>
        </w:div>
        <w:div w:id="633828428">
          <w:marLeft w:val="640"/>
          <w:marRight w:val="0"/>
          <w:marTop w:val="0"/>
          <w:marBottom w:val="0"/>
          <w:divBdr>
            <w:top w:val="none" w:sz="0" w:space="0" w:color="auto"/>
            <w:left w:val="none" w:sz="0" w:space="0" w:color="auto"/>
            <w:bottom w:val="none" w:sz="0" w:space="0" w:color="auto"/>
            <w:right w:val="none" w:sz="0" w:space="0" w:color="auto"/>
          </w:divBdr>
        </w:div>
        <w:div w:id="651100426">
          <w:marLeft w:val="640"/>
          <w:marRight w:val="0"/>
          <w:marTop w:val="0"/>
          <w:marBottom w:val="0"/>
          <w:divBdr>
            <w:top w:val="none" w:sz="0" w:space="0" w:color="auto"/>
            <w:left w:val="none" w:sz="0" w:space="0" w:color="auto"/>
            <w:bottom w:val="none" w:sz="0" w:space="0" w:color="auto"/>
            <w:right w:val="none" w:sz="0" w:space="0" w:color="auto"/>
          </w:divBdr>
        </w:div>
        <w:div w:id="694379650">
          <w:marLeft w:val="640"/>
          <w:marRight w:val="0"/>
          <w:marTop w:val="0"/>
          <w:marBottom w:val="0"/>
          <w:divBdr>
            <w:top w:val="none" w:sz="0" w:space="0" w:color="auto"/>
            <w:left w:val="none" w:sz="0" w:space="0" w:color="auto"/>
            <w:bottom w:val="none" w:sz="0" w:space="0" w:color="auto"/>
            <w:right w:val="none" w:sz="0" w:space="0" w:color="auto"/>
          </w:divBdr>
        </w:div>
        <w:div w:id="725878917">
          <w:marLeft w:val="640"/>
          <w:marRight w:val="0"/>
          <w:marTop w:val="0"/>
          <w:marBottom w:val="0"/>
          <w:divBdr>
            <w:top w:val="none" w:sz="0" w:space="0" w:color="auto"/>
            <w:left w:val="none" w:sz="0" w:space="0" w:color="auto"/>
            <w:bottom w:val="none" w:sz="0" w:space="0" w:color="auto"/>
            <w:right w:val="none" w:sz="0" w:space="0" w:color="auto"/>
          </w:divBdr>
        </w:div>
        <w:div w:id="731123984">
          <w:marLeft w:val="640"/>
          <w:marRight w:val="0"/>
          <w:marTop w:val="0"/>
          <w:marBottom w:val="0"/>
          <w:divBdr>
            <w:top w:val="none" w:sz="0" w:space="0" w:color="auto"/>
            <w:left w:val="none" w:sz="0" w:space="0" w:color="auto"/>
            <w:bottom w:val="none" w:sz="0" w:space="0" w:color="auto"/>
            <w:right w:val="none" w:sz="0" w:space="0" w:color="auto"/>
          </w:divBdr>
        </w:div>
        <w:div w:id="736393285">
          <w:marLeft w:val="640"/>
          <w:marRight w:val="0"/>
          <w:marTop w:val="0"/>
          <w:marBottom w:val="0"/>
          <w:divBdr>
            <w:top w:val="none" w:sz="0" w:space="0" w:color="auto"/>
            <w:left w:val="none" w:sz="0" w:space="0" w:color="auto"/>
            <w:bottom w:val="none" w:sz="0" w:space="0" w:color="auto"/>
            <w:right w:val="none" w:sz="0" w:space="0" w:color="auto"/>
          </w:divBdr>
        </w:div>
        <w:div w:id="757678648">
          <w:marLeft w:val="640"/>
          <w:marRight w:val="0"/>
          <w:marTop w:val="0"/>
          <w:marBottom w:val="0"/>
          <w:divBdr>
            <w:top w:val="none" w:sz="0" w:space="0" w:color="auto"/>
            <w:left w:val="none" w:sz="0" w:space="0" w:color="auto"/>
            <w:bottom w:val="none" w:sz="0" w:space="0" w:color="auto"/>
            <w:right w:val="none" w:sz="0" w:space="0" w:color="auto"/>
          </w:divBdr>
        </w:div>
        <w:div w:id="772478445">
          <w:marLeft w:val="640"/>
          <w:marRight w:val="0"/>
          <w:marTop w:val="0"/>
          <w:marBottom w:val="0"/>
          <w:divBdr>
            <w:top w:val="none" w:sz="0" w:space="0" w:color="auto"/>
            <w:left w:val="none" w:sz="0" w:space="0" w:color="auto"/>
            <w:bottom w:val="none" w:sz="0" w:space="0" w:color="auto"/>
            <w:right w:val="none" w:sz="0" w:space="0" w:color="auto"/>
          </w:divBdr>
        </w:div>
        <w:div w:id="775487683">
          <w:marLeft w:val="640"/>
          <w:marRight w:val="0"/>
          <w:marTop w:val="0"/>
          <w:marBottom w:val="0"/>
          <w:divBdr>
            <w:top w:val="none" w:sz="0" w:space="0" w:color="auto"/>
            <w:left w:val="none" w:sz="0" w:space="0" w:color="auto"/>
            <w:bottom w:val="none" w:sz="0" w:space="0" w:color="auto"/>
            <w:right w:val="none" w:sz="0" w:space="0" w:color="auto"/>
          </w:divBdr>
        </w:div>
        <w:div w:id="810906897">
          <w:marLeft w:val="640"/>
          <w:marRight w:val="0"/>
          <w:marTop w:val="0"/>
          <w:marBottom w:val="0"/>
          <w:divBdr>
            <w:top w:val="none" w:sz="0" w:space="0" w:color="auto"/>
            <w:left w:val="none" w:sz="0" w:space="0" w:color="auto"/>
            <w:bottom w:val="none" w:sz="0" w:space="0" w:color="auto"/>
            <w:right w:val="none" w:sz="0" w:space="0" w:color="auto"/>
          </w:divBdr>
        </w:div>
        <w:div w:id="851797980">
          <w:marLeft w:val="640"/>
          <w:marRight w:val="0"/>
          <w:marTop w:val="0"/>
          <w:marBottom w:val="0"/>
          <w:divBdr>
            <w:top w:val="none" w:sz="0" w:space="0" w:color="auto"/>
            <w:left w:val="none" w:sz="0" w:space="0" w:color="auto"/>
            <w:bottom w:val="none" w:sz="0" w:space="0" w:color="auto"/>
            <w:right w:val="none" w:sz="0" w:space="0" w:color="auto"/>
          </w:divBdr>
        </w:div>
        <w:div w:id="864714446">
          <w:marLeft w:val="640"/>
          <w:marRight w:val="0"/>
          <w:marTop w:val="0"/>
          <w:marBottom w:val="0"/>
          <w:divBdr>
            <w:top w:val="none" w:sz="0" w:space="0" w:color="auto"/>
            <w:left w:val="none" w:sz="0" w:space="0" w:color="auto"/>
            <w:bottom w:val="none" w:sz="0" w:space="0" w:color="auto"/>
            <w:right w:val="none" w:sz="0" w:space="0" w:color="auto"/>
          </w:divBdr>
        </w:div>
        <w:div w:id="875700428">
          <w:marLeft w:val="640"/>
          <w:marRight w:val="0"/>
          <w:marTop w:val="0"/>
          <w:marBottom w:val="0"/>
          <w:divBdr>
            <w:top w:val="none" w:sz="0" w:space="0" w:color="auto"/>
            <w:left w:val="none" w:sz="0" w:space="0" w:color="auto"/>
            <w:bottom w:val="none" w:sz="0" w:space="0" w:color="auto"/>
            <w:right w:val="none" w:sz="0" w:space="0" w:color="auto"/>
          </w:divBdr>
        </w:div>
        <w:div w:id="931010364">
          <w:marLeft w:val="640"/>
          <w:marRight w:val="0"/>
          <w:marTop w:val="0"/>
          <w:marBottom w:val="0"/>
          <w:divBdr>
            <w:top w:val="none" w:sz="0" w:space="0" w:color="auto"/>
            <w:left w:val="none" w:sz="0" w:space="0" w:color="auto"/>
            <w:bottom w:val="none" w:sz="0" w:space="0" w:color="auto"/>
            <w:right w:val="none" w:sz="0" w:space="0" w:color="auto"/>
          </w:divBdr>
        </w:div>
        <w:div w:id="949894138">
          <w:marLeft w:val="640"/>
          <w:marRight w:val="0"/>
          <w:marTop w:val="0"/>
          <w:marBottom w:val="0"/>
          <w:divBdr>
            <w:top w:val="none" w:sz="0" w:space="0" w:color="auto"/>
            <w:left w:val="none" w:sz="0" w:space="0" w:color="auto"/>
            <w:bottom w:val="none" w:sz="0" w:space="0" w:color="auto"/>
            <w:right w:val="none" w:sz="0" w:space="0" w:color="auto"/>
          </w:divBdr>
        </w:div>
        <w:div w:id="971397639">
          <w:marLeft w:val="640"/>
          <w:marRight w:val="0"/>
          <w:marTop w:val="0"/>
          <w:marBottom w:val="0"/>
          <w:divBdr>
            <w:top w:val="none" w:sz="0" w:space="0" w:color="auto"/>
            <w:left w:val="none" w:sz="0" w:space="0" w:color="auto"/>
            <w:bottom w:val="none" w:sz="0" w:space="0" w:color="auto"/>
            <w:right w:val="none" w:sz="0" w:space="0" w:color="auto"/>
          </w:divBdr>
        </w:div>
        <w:div w:id="980772875">
          <w:marLeft w:val="640"/>
          <w:marRight w:val="0"/>
          <w:marTop w:val="0"/>
          <w:marBottom w:val="0"/>
          <w:divBdr>
            <w:top w:val="none" w:sz="0" w:space="0" w:color="auto"/>
            <w:left w:val="none" w:sz="0" w:space="0" w:color="auto"/>
            <w:bottom w:val="none" w:sz="0" w:space="0" w:color="auto"/>
            <w:right w:val="none" w:sz="0" w:space="0" w:color="auto"/>
          </w:divBdr>
        </w:div>
        <w:div w:id="990792896">
          <w:marLeft w:val="640"/>
          <w:marRight w:val="0"/>
          <w:marTop w:val="0"/>
          <w:marBottom w:val="0"/>
          <w:divBdr>
            <w:top w:val="none" w:sz="0" w:space="0" w:color="auto"/>
            <w:left w:val="none" w:sz="0" w:space="0" w:color="auto"/>
            <w:bottom w:val="none" w:sz="0" w:space="0" w:color="auto"/>
            <w:right w:val="none" w:sz="0" w:space="0" w:color="auto"/>
          </w:divBdr>
        </w:div>
        <w:div w:id="993800376">
          <w:marLeft w:val="640"/>
          <w:marRight w:val="0"/>
          <w:marTop w:val="0"/>
          <w:marBottom w:val="0"/>
          <w:divBdr>
            <w:top w:val="none" w:sz="0" w:space="0" w:color="auto"/>
            <w:left w:val="none" w:sz="0" w:space="0" w:color="auto"/>
            <w:bottom w:val="none" w:sz="0" w:space="0" w:color="auto"/>
            <w:right w:val="none" w:sz="0" w:space="0" w:color="auto"/>
          </w:divBdr>
        </w:div>
        <w:div w:id="1003049561">
          <w:marLeft w:val="640"/>
          <w:marRight w:val="0"/>
          <w:marTop w:val="0"/>
          <w:marBottom w:val="0"/>
          <w:divBdr>
            <w:top w:val="none" w:sz="0" w:space="0" w:color="auto"/>
            <w:left w:val="none" w:sz="0" w:space="0" w:color="auto"/>
            <w:bottom w:val="none" w:sz="0" w:space="0" w:color="auto"/>
            <w:right w:val="none" w:sz="0" w:space="0" w:color="auto"/>
          </w:divBdr>
        </w:div>
        <w:div w:id="1005087271">
          <w:marLeft w:val="640"/>
          <w:marRight w:val="0"/>
          <w:marTop w:val="0"/>
          <w:marBottom w:val="0"/>
          <w:divBdr>
            <w:top w:val="none" w:sz="0" w:space="0" w:color="auto"/>
            <w:left w:val="none" w:sz="0" w:space="0" w:color="auto"/>
            <w:bottom w:val="none" w:sz="0" w:space="0" w:color="auto"/>
            <w:right w:val="none" w:sz="0" w:space="0" w:color="auto"/>
          </w:divBdr>
        </w:div>
        <w:div w:id="1005328901">
          <w:marLeft w:val="640"/>
          <w:marRight w:val="0"/>
          <w:marTop w:val="0"/>
          <w:marBottom w:val="0"/>
          <w:divBdr>
            <w:top w:val="none" w:sz="0" w:space="0" w:color="auto"/>
            <w:left w:val="none" w:sz="0" w:space="0" w:color="auto"/>
            <w:bottom w:val="none" w:sz="0" w:space="0" w:color="auto"/>
            <w:right w:val="none" w:sz="0" w:space="0" w:color="auto"/>
          </w:divBdr>
        </w:div>
        <w:div w:id="1029524676">
          <w:marLeft w:val="640"/>
          <w:marRight w:val="0"/>
          <w:marTop w:val="0"/>
          <w:marBottom w:val="0"/>
          <w:divBdr>
            <w:top w:val="none" w:sz="0" w:space="0" w:color="auto"/>
            <w:left w:val="none" w:sz="0" w:space="0" w:color="auto"/>
            <w:bottom w:val="none" w:sz="0" w:space="0" w:color="auto"/>
            <w:right w:val="none" w:sz="0" w:space="0" w:color="auto"/>
          </w:divBdr>
        </w:div>
        <w:div w:id="1030451402">
          <w:marLeft w:val="640"/>
          <w:marRight w:val="0"/>
          <w:marTop w:val="0"/>
          <w:marBottom w:val="0"/>
          <w:divBdr>
            <w:top w:val="none" w:sz="0" w:space="0" w:color="auto"/>
            <w:left w:val="none" w:sz="0" w:space="0" w:color="auto"/>
            <w:bottom w:val="none" w:sz="0" w:space="0" w:color="auto"/>
            <w:right w:val="none" w:sz="0" w:space="0" w:color="auto"/>
          </w:divBdr>
        </w:div>
        <w:div w:id="1103303217">
          <w:marLeft w:val="640"/>
          <w:marRight w:val="0"/>
          <w:marTop w:val="0"/>
          <w:marBottom w:val="0"/>
          <w:divBdr>
            <w:top w:val="none" w:sz="0" w:space="0" w:color="auto"/>
            <w:left w:val="none" w:sz="0" w:space="0" w:color="auto"/>
            <w:bottom w:val="none" w:sz="0" w:space="0" w:color="auto"/>
            <w:right w:val="none" w:sz="0" w:space="0" w:color="auto"/>
          </w:divBdr>
        </w:div>
        <w:div w:id="1107971048">
          <w:marLeft w:val="640"/>
          <w:marRight w:val="0"/>
          <w:marTop w:val="0"/>
          <w:marBottom w:val="0"/>
          <w:divBdr>
            <w:top w:val="none" w:sz="0" w:space="0" w:color="auto"/>
            <w:left w:val="none" w:sz="0" w:space="0" w:color="auto"/>
            <w:bottom w:val="none" w:sz="0" w:space="0" w:color="auto"/>
            <w:right w:val="none" w:sz="0" w:space="0" w:color="auto"/>
          </w:divBdr>
        </w:div>
        <w:div w:id="1116486782">
          <w:marLeft w:val="640"/>
          <w:marRight w:val="0"/>
          <w:marTop w:val="0"/>
          <w:marBottom w:val="0"/>
          <w:divBdr>
            <w:top w:val="none" w:sz="0" w:space="0" w:color="auto"/>
            <w:left w:val="none" w:sz="0" w:space="0" w:color="auto"/>
            <w:bottom w:val="none" w:sz="0" w:space="0" w:color="auto"/>
            <w:right w:val="none" w:sz="0" w:space="0" w:color="auto"/>
          </w:divBdr>
        </w:div>
        <w:div w:id="1129015070">
          <w:marLeft w:val="640"/>
          <w:marRight w:val="0"/>
          <w:marTop w:val="0"/>
          <w:marBottom w:val="0"/>
          <w:divBdr>
            <w:top w:val="none" w:sz="0" w:space="0" w:color="auto"/>
            <w:left w:val="none" w:sz="0" w:space="0" w:color="auto"/>
            <w:bottom w:val="none" w:sz="0" w:space="0" w:color="auto"/>
            <w:right w:val="none" w:sz="0" w:space="0" w:color="auto"/>
          </w:divBdr>
        </w:div>
        <w:div w:id="1174300761">
          <w:marLeft w:val="640"/>
          <w:marRight w:val="0"/>
          <w:marTop w:val="0"/>
          <w:marBottom w:val="0"/>
          <w:divBdr>
            <w:top w:val="none" w:sz="0" w:space="0" w:color="auto"/>
            <w:left w:val="none" w:sz="0" w:space="0" w:color="auto"/>
            <w:bottom w:val="none" w:sz="0" w:space="0" w:color="auto"/>
            <w:right w:val="none" w:sz="0" w:space="0" w:color="auto"/>
          </w:divBdr>
        </w:div>
        <w:div w:id="1177423846">
          <w:marLeft w:val="640"/>
          <w:marRight w:val="0"/>
          <w:marTop w:val="0"/>
          <w:marBottom w:val="0"/>
          <w:divBdr>
            <w:top w:val="none" w:sz="0" w:space="0" w:color="auto"/>
            <w:left w:val="none" w:sz="0" w:space="0" w:color="auto"/>
            <w:bottom w:val="none" w:sz="0" w:space="0" w:color="auto"/>
            <w:right w:val="none" w:sz="0" w:space="0" w:color="auto"/>
          </w:divBdr>
        </w:div>
        <w:div w:id="1178426973">
          <w:marLeft w:val="640"/>
          <w:marRight w:val="0"/>
          <w:marTop w:val="0"/>
          <w:marBottom w:val="0"/>
          <w:divBdr>
            <w:top w:val="none" w:sz="0" w:space="0" w:color="auto"/>
            <w:left w:val="none" w:sz="0" w:space="0" w:color="auto"/>
            <w:bottom w:val="none" w:sz="0" w:space="0" w:color="auto"/>
            <w:right w:val="none" w:sz="0" w:space="0" w:color="auto"/>
          </w:divBdr>
        </w:div>
        <w:div w:id="1183938031">
          <w:marLeft w:val="640"/>
          <w:marRight w:val="0"/>
          <w:marTop w:val="0"/>
          <w:marBottom w:val="0"/>
          <w:divBdr>
            <w:top w:val="none" w:sz="0" w:space="0" w:color="auto"/>
            <w:left w:val="none" w:sz="0" w:space="0" w:color="auto"/>
            <w:bottom w:val="none" w:sz="0" w:space="0" w:color="auto"/>
            <w:right w:val="none" w:sz="0" w:space="0" w:color="auto"/>
          </w:divBdr>
        </w:div>
        <w:div w:id="1190801690">
          <w:marLeft w:val="640"/>
          <w:marRight w:val="0"/>
          <w:marTop w:val="0"/>
          <w:marBottom w:val="0"/>
          <w:divBdr>
            <w:top w:val="none" w:sz="0" w:space="0" w:color="auto"/>
            <w:left w:val="none" w:sz="0" w:space="0" w:color="auto"/>
            <w:bottom w:val="none" w:sz="0" w:space="0" w:color="auto"/>
            <w:right w:val="none" w:sz="0" w:space="0" w:color="auto"/>
          </w:divBdr>
        </w:div>
        <w:div w:id="1212032560">
          <w:marLeft w:val="640"/>
          <w:marRight w:val="0"/>
          <w:marTop w:val="0"/>
          <w:marBottom w:val="0"/>
          <w:divBdr>
            <w:top w:val="none" w:sz="0" w:space="0" w:color="auto"/>
            <w:left w:val="none" w:sz="0" w:space="0" w:color="auto"/>
            <w:bottom w:val="none" w:sz="0" w:space="0" w:color="auto"/>
            <w:right w:val="none" w:sz="0" w:space="0" w:color="auto"/>
          </w:divBdr>
        </w:div>
        <w:div w:id="1233538072">
          <w:marLeft w:val="640"/>
          <w:marRight w:val="0"/>
          <w:marTop w:val="0"/>
          <w:marBottom w:val="0"/>
          <w:divBdr>
            <w:top w:val="none" w:sz="0" w:space="0" w:color="auto"/>
            <w:left w:val="none" w:sz="0" w:space="0" w:color="auto"/>
            <w:bottom w:val="none" w:sz="0" w:space="0" w:color="auto"/>
            <w:right w:val="none" w:sz="0" w:space="0" w:color="auto"/>
          </w:divBdr>
        </w:div>
        <w:div w:id="1235123288">
          <w:marLeft w:val="640"/>
          <w:marRight w:val="0"/>
          <w:marTop w:val="0"/>
          <w:marBottom w:val="0"/>
          <w:divBdr>
            <w:top w:val="none" w:sz="0" w:space="0" w:color="auto"/>
            <w:left w:val="none" w:sz="0" w:space="0" w:color="auto"/>
            <w:bottom w:val="none" w:sz="0" w:space="0" w:color="auto"/>
            <w:right w:val="none" w:sz="0" w:space="0" w:color="auto"/>
          </w:divBdr>
        </w:div>
        <w:div w:id="1289120186">
          <w:marLeft w:val="640"/>
          <w:marRight w:val="0"/>
          <w:marTop w:val="0"/>
          <w:marBottom w:val="0"/>
          <w:divBdr>
            <w:top w:val="none" w:sz="0" w:space="0" w:color="auto"/>
            <w:left w:val="none" w:sz="0" w:space="0" w:color="auto"/>
            <w:bottom w:val="none" w:sz="0" w:space="0" w:color="auto"/>
            <w:right w:val="none" w:sz="0" w:space="0" w:color="auto"/>
          </w:divBdr>
        </w:div>
        <w:div w:id="1303583599">
          <w:marLeft w:val="640"/>
          <w:marRight w:val="0"/>
          <w:marTop w:val="0"/>
          <w:marBottom w:val="0"/>
          <w:divBdr>
            <w:top w:val="none" w:sz="0" w:space="0" w:color="auto"/>
            <w:left w:val="none" w:sz="0" w:space="0" w:color="auto"/>
            <w:bottom w:val="none" w:sz="0" w:space="0" w:color="auto"/>
            <w:right w:val="none" w:sz="0" w:space="0" w:color="auto"/>
          </w:divBdr>
        </w:div>
        <w:div w:id="1338725006">
          <w:marLeft w:val="640"/>
          <w:marRight w:val="0"/>
          <w:marTop w:val="0"/>
          <w:marBottom w:val="0"/>
          <w:divBdr>
            <w:top w:val="none" w:sz="0" w:space="0" w:color="auto"/>
            <w:left w:val="none" w:sz="0" w:space="0" w:color="auto"/>
            <w:bottom w:val="none" w:sz="0" w:space="0" w:color="auto"/>
            <w:right w:val="none" w:sz="0" w:space="0" w:color="auto"/>
          </w:divBdr>
        </w:div>
        <w:div w:id="1418092257">
          <w:marLeft w:val="640"/>
          <w:marRight w:val="0"/>
          <w:marTop w:val="0"/>
          <w:marBottom w:val="0"/>
          <w:divBdr>
            <w:top w:val="none" w:sz="0" w:space="0" w:color="auto"/>
            <w:left w:val="none" w:sz="0" w:space="0" w:color="auto"/>
            <w:bottom w:val="none" w:sz="0" w:space="0" w:color="auto"/>
            <w:right w:val="none" w:sz="0" w:space="0" w:color="auto"/>
          </w:divBdr>
        </w:div>
        <w:div w:id="1418405270">
          <w:marLeft w:val="640"/>
          <w:marRight w:val="0"/>
          <w:marTop w:val="0"/>
          <w:marBottom w:val="0"/>
          <w:divBdr>
            <w:top w:val="none" w:sz="0" w:space="0" w:color="auto"/>
            <w:left w:val="none" w:sz="0" w:space="0" w:color="auto"/>
            <w:bottom w:val="none" w:sz="0" w:space="0" w:color="auto"/>
            <w:right w:val="none" w:sz="0" w:space="0" w:color="auto"/>
          </w:divBdr>
        </w:div>
        <w:div w:id="1419057808">
          <w:marLeft w:val="640"/>
          <w:marRight w:val="0"/>
          <w:marTop w:val="0"/>
          <w:marBottom w:val="0"/>
          <w:divBdr>
            <w:top w:val="none" w:sz="0" w:space="0" w:color="auto"/>
            <w:left w:val="none" w:sz="0" w:space="0" w:color="auto"/>
            <w:bottom w:val="none" w:sz="0" w:space="0" w:color="auto"/>
            <w:right w:val="none" w:sz="0" w:space="0" w:color="auto"/>
          </w:divBdr>
        </w:div>
        <w:div w:id="1432780594">
          <w:marLeft w:val="640"/>
          <w:marRight w:val="0"/>
          <w:marTop w:val="0"/>
          <w:marBottom w:val="0"/>
          <w:divBdr>
            <w:top w:val="none" w:sz="0" w:space="0" w:color="auto"/>
            <w:left w:val="none" w:sz="0" w:space="0" w:color="auto"/>
            <w:bottom w:val="none" w:sz="0" w:space="0" w:color="auto"/>
            <w:right w:val="none" w:sz="0" w:space="0" w:color="auto"/>
          </w:divBdr>
        </w:div>
        <w:div w:id="1476988487">
          <w:marLeft w:val="640"/>
          <w:marRight w:val="0"/>
          <w:marTop w:val="0"/>
          <w:marBottom w:val="0"/>
          <w:divBdr>
            <w:top w:val="none" w:sz="0" w:space="0" w:color="auto"/>
            <w:left w:val="none" w:sz="0" w:space="0" w:color="auto"/>
            <w:bottom w:val="none" w:sz="0" w:space="0" w:color="auto"/>
            <w:right w:val="none" w:sz="0" w:space="0" w:color="auto"/>
          </w:divBdr>
        </w:div>
        <w:div w:id="1490051079">
          <w:marLeft w:val="640"/>
          <w:marRight w:val="0"/>
          <w:marTop w:val="0"/>
          <w:marBottom w:val="0"/>
          <w:divBdr>
            <w:top w:val="none" w:sz="0" w:space="0" w:color="auto"/>
            <w:left w:val="none" w:sz="0" w:space="0" w:color="auto"/>
            <w:bottom w:val="none" w:sz="0" w:space="0" w:color="auto"/>
            <w:right w:val="none" w:sz="0" w:space="0" w:color="auto"/>
          </w:divBdr>
        </w:div>
        <w:div w:id="1497653141">
          <w:marLeft w:val="640"/>
          <w:marRight w:val="0"/>
          <w:marTop w:val="0"/>
          <w:marBottom w:val="0"/>
          <w:divBdr>
            <w:top w:val="none" w:sz="0" w:space="0" w:color="auto"/>
            <w:left w:val="none" w:sz="0" w:space="0" w:color="auto"/>
            <w:bottom w:val="none" w:sz="0" w:space="0" w:color="auto"/>
            <w:right w:val="none" w:sz="0" w:space="0" w:color="auto"/>
          </w:divBdr>
        </w:div>
        <w:div w:id="1502618385">
          <w:marLeft w:val="640"/>
          <w:marRight w:val="0"/>
          <w:marTop w:val="0"/>
          <w:marBottom w:val="0"/>
          <w:divBdr>
            <w:top w:val="none" w:sz="0" w:space="0" w:color="auto"/>
            <w:left w:val="none" w:sz="0" w:space="0" w:color="auto"/>
            <w:bottom w:val="none" w:sz="0" w:space="0" w:color="auto"/>
            <w:right w:val="none" w:sz="0" w:space="0" w:color="auto"/>
          </w:divBdr>
        </w:div>
        <w:div w:id="1543858484">
          <w:marLeft w:val="640"/>
          <w:marRight w:val="0"/>
          <w:marTop w:val="0"/>
          <w:marBottom w:val="0"/>
          <w:divBdr>
            <w:top w:val="none" w:sz="0" w:space="0" w:color="auto"/>
            <w:left w:val="none" w:sz="0" w:space="0" w:color="auto"/>
            <w:bottom w:val="none" w:sz="0" w:space="0" w:color="auto"/>
            <w:right w:val="none" w:sz="0" w:space="0" w:color="auto"/>
          </w:divBdr>
        </w:div>
        <w:div w:id="1566839163">
          <w:marLeft w:val="640"/>
          <w:marRight w:val="0"/>
          <w:marTop w:val="0"/>
          <w:marBottom w:val="0"/>
          <w:divBdr>
            <w:top w:val="none" w:sz="0" w:space="0" w:color="auto"/>
            <w:left w:val="none" w:sz="0" w:space="0" w:color="auto"/>
            <w:bottom w:val="none" w:sz="0" w:space="0" w:color="auto"/>
            <w:right w:val="none" w:sz="0" w:space="0" w:color="auto"/>
          </w:divBdr>
        </w:div>
        <w:div w:id="1600482799">
          <w:marLeft w:val="640"/>
          <w:marRight w:val="0"/>
          <w:marTop w:val="0"/>
          <w:marBottom w:val="0"/>
          <w:divBdr>
            <w:top w:val="none" w:sz="0" w:space="0" w:color="auto"/>
            <w:left w:val="none" w:sz="0" w:space="0" w:color="auto"/>
            <w:bottom w:val="none" w:sz="0" w:space="0" w:color="auto"/>
            <w:right w:val="none" w:sz="0" w:space="0" w:color="auto"/>
          </w:divBdr>
        </w:div>
        <w:div w:id="1617565274">
          <w:marLeft w:val="640"/>
          <w:marRight w:val="0"/>
          <w:marTop w:val="0"/>
          <w:marBottom w:val="0"/>
          <w:divBdr>
            <w:top w:val="none" w:sz="0" w:space="0" w:color="auto"/>
            <w:left w:val="none" w:sz="0" w:space="0" w:color="auto"/>
            <w:bottom w:val="none" w:sz="0" w:space="0" w:color="auto"/>
            <w:right w:val="none" w:sz="0" w:space="0" w:color="auto"/>
          </w:divBdr>
        </w:div>
        <w:div w:id="1672029120">
          <w:marLeft w:val="640"/>
          <w:marRight w:val="0"/>
          <w:marTop w:val="0"/>
          <w:marBottom w:val="0"/>
          <w:divBdr>
            <w:top w:val="none" w:sz="0" w:space="0" w:color="auto"/>
            <w:left w:val="none" w:sz="0" w:space="0" w:color="auto"/>
            <w:bottom w:val="none" w:sz="0" w:space="0" w:color="auto"/>
            <w:right w:val="none" w:sz="0" w:space="0" w:color="auto"/>
          </w:divBdr>
        </w:div>
        <w:div w:id="1675298721">
          <w:marLeft w:val="640"/>
          <w:marRight w:val="0"/>
          <w:marTop w:val="0"/>
          <w:marBottom w:val="0"/>
          <w:divBdr>
            <w:top w:val="none" w:sz="0" w:space="0" w:color="auto"/>
            <w:left w:val="none" w:sz="0" w:space="0" w:color="auto"/>
            <w:bottom w:val="none" w:sz="0" w:space="0" w:color="auto"/>
            <w:right w:val="none" w:sz="0" w:space="0" w:color="auto"/>
          </w:divBdr>
        </w:div>
        <w:div w:id="1685014504">
          <w:marLeft w:val="640"/>
          <w:marRight w:val="0"/>
          <w:marTop w:val="0"/>
          <w:marBottom w:val="0"/>
          <w:divBdr>
            <w:top w:val="none" w:sz="0" w:space="0" w:color="auto"/>
            <w:left w:val="none" w:sz="0" w:space="0" w:color="auto"/>
            <w:bottom w:val="none" w:sz="0" w:space="0" w:color="auto"/>
            <w:right w:val="none" w:sz="0" w:space="0" w:color="auto"/>
          </w:divBdr>
        </w:div>
        <w:div w:id="1698695727">
          <w:marLeft w:val="640"/>
          <w:marRight w:val="0"/>
          <w:marTop w:val="0"/>
          <w:marBottom w:val="0"/>
          <w:divBdr>
            <w:top w:val="none" w:sz="0" w:space="0" w:color="auto"/>
            <w:left w:val="none" w:sz="0" w:space="0" w:color="auto"/>
            <w:bottom w:val="none" w:sz="0" w:space="0" w:color="auto"/>
            <w:right w:val="none" w:sz="0" w:space="0" w:color="auto"/>
          </w:divBdr>
        </w:div>
        <w:div w:id="1710177916">
          <w:marLeft w:val="640"/>
          <w:marRight w:val="0"/>
          <w:marTop w:val="0"/>
          <w:marBottom w:val="0"/>
          <w:divBdr>
            <w:top w:val="none" w:sz="0" w:space="0" w:color="auto"/>
            <w:left w:val="none" w:sz="0" w:space="0" w:color="auto"/>
            <w:bottom w:val="none" w:sz="0" w:space="0" w:color="auto"/>
            <w:right w:val="none" w:sz="0" w:space="0" w:color="auto"/>
          </w:divBdr>
        </w:div>
        <w:div w:id="1722827304">
          <w:marLeft w:val="640"/>
          <w:marRight w:val="0"/>
          <w:marTop w:val="0"/>
          <w:marBottom w:val="0"/>
          <w:divBdr>
            <w:top w:val="none" w:sz="0" w:space="0" w:color="auto"/>
            <w:left w:val="none" w:sz="0" w:space="0" w:color="auto"/>
            <w:bottom w:val="none" w:sz="0" w:space="0" w:color="auto"/>
            <w:right w:val="none" w:sz="0" w:space="0" w:color="auto"/>
          </w:divBdr>
        </w:div>
        <w:div w:id="1747922111">
          <w:marLeft w:val="640"/>
          <w:marRight w:val="0"/>
          <w:marTop w:val="0"/>
          <w:marBottom w:val="0"/>
          <w:divBdr>
            <w:top w:val="none" w:sz="0" w:space="0" w:color="auto"/>
            <w:left w:val="none" w:sz="0" w:space="0" w:color="auto"/>
            <w:bottom w:val="none" w:sz="0" w:space="0" w:color="auto"/>
            <w:right w:val="none" w:sz="0" w:space="0" w:color="auto"/>
          </w:divBdr>
        </w:div>
        <w:div w:id="1776707569">
          <w:marLeft w:val="640"/>
          <w:marRight w:val="0"/>
          <w:marTop w:val="0"/>
          <w:marBottom w:val="0"/>
          <w:divBdr>
            <w:top w:val="none" w:sz="0" w:space="0" w:color="auto"/>
            <w:left w:val="none" w:sz="0" w:space="0" w:color="auto"/>
            <w:bottom w:val="none" w:sz="0" w:space="0" w:color="auto"/>
            <w:right w:val="none" w:sz="0" w:space="0" w:color="auto"/>
          </w:divBdr>
        </w:div>
        <w:div w:id="1789929715">
          <w:marLeft w:val="640"/>
          <w:marRight w:val="0"/>
          <w:marTop w:val="0"/>
          <w:marBottom w:val="0"/>
          <w:divBdr>
            <w:top w:val="none" w:sz="0" w:space="0" w:color="auto"/>
            <w:left w:val="none" w:sz="0" w:space="0" w:color="auto"/>
            <w:bottom w:val="none" w:sz="0" w:space="0" w:color="auto"/>
            <w:right w:val="none" w:sz="0" w:space="0" w:color="auto"/>
          </w:divBdr>
        </w:div>
        <w:div w:id="1800949634">
          <w:marLeft w:val="640"/>
          <w:marRight w:val="0"/>
          <w:marTop w:val="0"/>
          <w:marBottom w:val="0"/>
          <w:divBdr>
            <w:top w:val="none" w:sz="0" w:space="0" w:color="auto"/>
            <w:left w:val="none" w:sz="0" w:space="0" w:color="auto"/>
            <w:bottom w:val="none" w:sz="0" w:space="0" w:color="auto"/>
            <w:right w:val="none" w:sz="0" w:space="0" w:color="auto"/>
          </w:divBdr>
        </w:div>
        <w:div w:id="1806896595">
          <w:marLeft w:val="640"/>
          <w:marRight w:val="0"/>
          <w:marTop w:val="0"/>
          <w:marBottom w:val="0"/>
          <w:divBdr>
            <w:top w:val="none" w:sz="0" w:space="0" w:color="auto"/>
            <w:left w:val="none" w:sz="0" w:space="0" w:color="auto"/>
            <w:bottom w:val="none" w:sz="0" w:space="0" w:color="auto"/>
            <w:right w:val="none" w:sz="0" w:space="0" w:color="auto"/>
          </w:divBdr>
        </w:div>
        <w:div w:id="1811634660">
          <w:marLeft w:val="640"/>
          <w:marRight w:val="0"/>
          <w:marTop w:val="0"/>
          <w:marBottom w:val="0"/>
          <w:divBdr>
            <w:top w:val="none" w:sz="0" w:space="0" w:color="auto"/>
            <w:left w:val="none" w:sz="0" w:space="0" w:color="auto"/>
            <w:bottom w:val="none" w:sz="0" w:space="0" w:color="auto"/>
            <w:right w:val="none" w:sz="0" w:space="0" w:color="auto"/>
          </w:divBdr>
        </w:div>
        <w:div w:id="1831216634">
          <w:marLeft w:val="640"/>
          <w:marRight w:val="0"/>
          <w:marTop w:val="0"/>
          <w:marBottom w:val="0"/>
          <w:divBdr>
            <w:top w:val="none" w:sz="0" w:space="0" w:color="auto"/>
            <w:left w:val="none" w:sz="0" w:space="0" w:color="auto"/>
            <w:bottom w:val="none" w:sz="0" w:space="0" w:color="auto"/>
            <w:right w:val="none" w:sz="0" w:space="0" w:color="auto"/>
          </w:divBdr>
        </w:div>
        <w:div w:id="1850833380">
          <w:marLeft w:val="640"/>
          <w:marRight w:val="0"/>
          <w:marTop w:val="0"/>
          <w:marBottom w:val="0"/>
          <w:divBdr>
            <w:top w:val="none" w:sz="0" w:space="0" w:color="auto"/>
            <w:left w:val="none" w:sz="0" w:space="0" w:color="auto"/>
            <w:bottom w:val="none" w:sz="0" w:space="0" w:color="auto"/>
            <w:right w:val="none" w:sz="0" w:space="0" w:color="auto"/>
          </w:divBdr>
        </w:div>
        <w:div w:id="1853910655">
          <w:marLeft w:val="640"/>
          <w:marRight w:val="0"/>
          <w:marTop w:val="0"/>
          <w:marBottom w:val="0"/>
          <w:divBdr>
            <w:top w:val="none" w:sz="0" w:space="0" w:color="auto"/>
            <w:left w:val="none" w:sz="0" w:space="0" w:color="auto"/>
            <w:bottom w:val="none" w:sz="0" w:space="0" w:color="auto"/>
            <w:right w:val="none" w:sz="0" w:space="0" w:color="auto"/>
          </w:divBdr>
        </w:div>
        <w:div w:id="1856457780">
          <w:marLeft w:val="640"/>
          <w:marRight w:val="0"/>
          <w:marTop w:val="0"/>
          <w:marBottom w:val="0"/>
          <w:divBdr>
            <w:top w:val="none" w:sz="0" w:space="0" w:color="auto"/>
            <w:left w:val="none" w:sz="0" w:space="0" w:color="auto"/>
            <w:bottom w:val="none" w:sz="0" w:space="0" w:color="auto"/>
            <w:right w:val="none" w:sz="0" w:space="0" w:color="auto"/>
          </w:divBdr>
        </w:div>
        <w:div w:id="1859150186">
          <w:marLeft w:val="640"/>
          <w:marRight w:val="0"/>
          <w:marTop w:val="0"/>
          <w:marBottom w:val="0"/>
          <w:divBdr>
            <w:top w:val="none" w:sz="0" w:space="0" w:color="auto"/>
            <w:left w:val="none" w:sz="0" w:space="0" w:color="auto"/>
            <w:bottom w:val="none" w:sz="0" w:space="0" w:color="auto"/>
            <w:right w:val="none" w:sz="0" w:space="0" w:color="auto"/>
          </w:divBdr>
        </w:div>
        <w:div w:id="1930308998">
          <w:marLeft w:val="640"/>
          <w:marRight w:val="0"/>
          <w:marTop w:val="0"/>
          <w:marBottom w:val="0"/>
          <w:divBdr>
            <w:top w:val="none" w:sz="0" w:space="0" w:color="auto"/>
            <w:left w:val="none" w:sz="0" w:space="0" w:color="auto"/>
            <w:bottom w:val="none" w:sz="0" w:space="0" w:color="auto"/>
            <w:right w:val="none" w:sz="0" w:space="0" w:color="auto"/>
          </w:divBdr>
        </w:div>
        <w:div w:id="2004236084">
          <w:marLeft w:val="640"/>
          <w:marRight w:val="0"/>
          <w:marTop w:val="0"/>
          <w:marBottom w:val="0"/>
          <w:divBdr>
            <w:top w:val="none" w:sz="0" w:space="0" w:color="auto"/>
            <w:left w:val="none" w:sz="0" w:space="0" w:color="auto"/>
            <w:bottom w:val="none" w:sz="0" w:space="0" w:color="auto"/>
            <w:right w:val="none" w:sz="0" w:space="0" w:color="auto"/>
          </w:divBdr>
        </w:div>
        <w:div w:id="2019039827">
          <w:marLeft w:val="640"/>
          <w:marRight w:val="0"/>
          <w:marTop w:val="0"/>
          <w:marBottom w:val="0"/>
          <w:divBdr>
            <w:top w:val="none" w:sz="0" w:space="0" w:color="auto"/>
            <w:left w:val="none" w:sz="0" w:space="0" w:color="auto"/>
            <w:bottom w:val="none" w:sz="0" w:space="0" w:color="auto"/>
            <w:right w:val="none" w:sz="0" w:space="0" w:color="auto"/>
          </w:divBdr>
        </w:div>
        <w:div w:id="2045667911">
          <w:marLeft w:val="640"/>
          <w:marRight w:val="0"/>
          <w:marTop w:val="0"/>
          <w:marBottom w:val="0"/>
          <w:divBdr>
            <w:top w:val="none" w:sz="0" w:space="0" w:color="auto"/>
            <w:left w:val="none" w:sz="0" w:space="0" w:color="auto"/>
            <w:bottom w:val="none" w:sz="0" w:space="0" w:color="auto"/>
            <w:right w:val="none" w:sz="0" w:space="0" w:color="auto"/>
          </w:divBdr>
        </w:div>
        <w:div w:id="2087531730">
          <w:marLeft w:val="640"/>
          <w:marRight w:val="0"/>
          <w:marTop w:val="0"/>
          <w:marBottom w:val="0"/>
          <w:divBdr>
            <w:top w:val="none" w:sz="0" w:space="0" w:color="auto"/>
            <w:left w:val="none" w:sz="0" w:space="0" w:color="auto"/>
            <w:bottom w:val="none" w:sz="0" w:space="0" w:color="auto"/>
            <w:right w:val="none" w:sz="0" w:space="0" w:color="auto"/>
          </w:divBdr>
        </w:div>
        <w:div w:id="2103142604">
          <w:marLeft w:val="640"/>
          <w:marRight w:val="0"/>
          <w:marTop w:val="0"/>
          <w:marBottom w:val="0"/>
          <w:divBdr>
            <w:top w:val="none" w:sz="0" w:space="0" w:color="auto"/>
            <w:left w:val="none" w:sz="0" w:space="0" w:color="auto"/>
            <w:bottom w:val="none" w:sz="0" w:space="0" w:color="auto"/>
            <w:right w:val="none" w:sz="0" w:space="0" w:color="auto"/>
          </w:divBdr>
        </w:div>
        <w:div w:id="2105101552">
          <w:marLeft w:val="640"/>
          <w:marRight w:val="0"/>
          <w:marTop w:val="0"/>
          <w:marBottom w:val="0"/>
          <w:divBdr>
            <w:top w:val="none" w:sz="0" w:space="0" w:color="auto"/>
            <w:left w:val="none" w:sz="0" w:space="0" w:color="auto"/>
            <w:bottom w:val="none" w:sz="0" w:space="0" w:color="auto"/>
            <w:right w:val="none" w:sz="0" w:space="0" w:color="auto"/>
          </w:divBdr>
        </w:div>
        <w:div w:id="2124222175">
          <w:marLeft w:val="640"/>
          <w:marRight w:val="0"/>
          <w:marTop w:val="0"/>
          <w:marBottom w:val="0"/>
          <w:divBdr>
            <w:top w:val="none" w:sz="0" w:space="0" w:color="auto"/>
            <w:left w:val="none" w:sz="0" w:space="0" w:color="auto"/>
            <w:bottom w:val="none" w:sz="0" w:space="0" w:color="auto"/>
            <w:right w:val="none" w:sz="0" w:space="0" w:color="auto"/>
          </w:divBdr>
        </w:div>
        <w:div w:id="2138597596">
          <w:marLeft w:val="640"/>
          <w:marRight w:val="0"/>
          <w:marTop w:val="0"/>
          <w:marBottom w:val="0"/>
          <w:divBdr>
            <w:top w:val="none" w:sz="0" w:space="0" w:color="auto"/>
            <w:left w:val="none" w:sz="0" w:space="0" w:color="auto"/>
            <w:bottom w:val="none" w:sz="0" w:space="0" w:color="auto"/>
            <w:right w:val="none" w:sz="0" w:space="0" w:color="auto"/>
          </w:divBdr>
        </w:div>
      </w:divsChild>
    </w:div>
    <w:div w:id="170263610">
      <w:marLeft w:val="640"/>
      <w:marRight w:val="0"/>
      <w:marTop w:val="0"/>
      <w:marBottom w:val="0"/>
      <w:divBdr>
        <w:top w:val="none" w:sz="0" w:space="0" w:color="auto"/>
        <w:left w:val="none" w:sz="0" w:space="0" w:color="auto"/>
        <w:bottom w:val="none" w:sz="0" w:space="0" w:color="auto"/>
        <w:right w:val="none" w:sz="0" w:space="0" w:color="auto"/>
      </w:divBdr>
    </w:div>
    <w:div w:id="170878937">
      <w:marLeft w:val="640"/>
      <w:marRight w:val="0"/>
      <w:marTop w:val="0"/>
      <w:marBottom w:val="0"/>
      <w:divBdr>
        <w:top w:val="none" w:sz="0" w:space="0" w:color="auto"/>
        <w:left w:val="none" w:sz="0" w:space="0" w:color="auto"/>
        <w:bottom w:val="none" w:sz="0" w:space="0" w:color="auto"/>
        <w:right w:val="none" w:sz="0" w:space="0" w:color="auto"/>
      </w:divBdr>
    </w:div>
    <w:div w:id="171996640">
      <w:marLeft w:val="640"/>
      <w:marRight w:val="0"/>
      <w:marTop w:val="0"/>
      <w:marBottom w:val="0"/>
      <w:divBdr>
        <w:top w:val="none" w:sz="0" w:space="0" w:color="auto"/>
        <w:left w:val="none" w:sz="0" w:space="0" w:color="auto"/>
        <w:bottom w:val="none" w:sz="0" w:space="0" w:color="auto"/>
        <w:right w:val="none" w:sz="0" w:space="0" w:color="auto"/>
      </w:divBdr>
    </w:div>
    <w:div w:id="172107388">
      <w:marLeft w:val="640"/>
      <w:marRight w:val="0"/>
      <w:marTop w:val="0"/>
      <w:marBottom w:val="0"/>
      <w:divBdr>
        <w:top w:val="none" w:sz="0" w:space="0" w:color="auto"/>
        <w:left w:val="none" w:sz="0" w:space="0" w:color="auto"/>
        <w:bottom w:val="none" w:sz="0" w:space="0" w:color="auto"/>
        <w:right w:val="none" w:sz="0" w:space="0" w:color="auto"/>
      </w:divBdr>
    </w:div>
    <w:div w:id="173343846">
      <w:marLeft w:val="640"/>
      <w:marRight w:val="0"/>
      <w:marTop w:val="0"/>
      <w:marBottom w:val="0"/>
      <w:divBdr>
        <w:top w:val="none" w:sz="0" w:space="0" w:color="auto"/>
        <w:left w:val="none" w:sz="0" w:space="0" w:color="auto"/>
        <w:bottom w:val="none" w:sz="0" w:space="0" w:color="auto"/>
        <w:right w:val="none" w:sz="0" w:space="0" w:color="auto"/>
      </w:divBdr>
    </w:div>
    <w:div w:id="173500573">
      <w:marLeft w:val="640"/>
      <w:marRight w:val="0"/>
      <w:marTop w:val="0"/>
      <w:marBottom w:val="0"/>
      <w:divBdr>
        <w:top w:val="none" w:sz="0" w:space="0" w:color="auto"/>
        <w:left w:val="none" w:sz="0" w:space="0" w:color="auto"/>
        <w:bottom w:val="none" w:sz="0" w:space="0" w:color="auto"/>
        <w:right w:val="none" w:sz="0" w:space="0" w:color="auto"/>
      </w:divBdr>
    </w:div>
    <w:div w:id="173882535">
      <w:marLeft w:val="640"/>
      <w:marRight w:val="0"/>
      <w:marTop w:val="0"/>
      <w:marBottom w:val="0"/>
      <w:divBdr>
        <w:top w:val="none" w:sz="0" w:space="0" w:color="auto"/>
        <w:left w:val="none" w:sz="0" w:space="0" w:color="auto"/>
        <w:bottom w:val="none" w:sz="0" w:space="0" w:color="auto"/>
        <w:right w:val="none" w:sz="0" w:space="0" w:color="auto"/>
      </w:divBdr>
    </w:div>
    <w:div w:id="174850587">
      <w:marLeft w:val="640"/>
      <w:marRight w:val="0"/>
      <w:marTop w:val="0"/>
      <w:marBottom w:val="0"/>
      <w:divBdr>
        <w:top w:val="none" w:sz="0" w:space="0" w:color="auto"/>
        <w:left w:val="none" w:sz="0" w:space="0" w:color="auto"/>
        <w:bottom w:val="none" w:sz="0" w:space="0" w:color="auto"/>
        <w:right w:val="none" w:sz="0" w:space="0" w:color="auto"/>
      </w:divBdr>
    </w:div>
    <w:div w:id="175341257">
      <w:marLeft w:val="640"/>
      <w:marRight w:val="0"/>
      <w:marTop w:val="0"/>
      <w:marBottom w:val="0"/>
      <w:divBdr>
        <w:top w:val="none" w:sz="0" w:space="0" w:color="auto"/>
        <w:left w:val="none" w:sz="0" w:space="0" w:color="auto"/>
        <w:bottom w:val="none" w:sz="0" w:space="0" w:color="auto"/>
        <w:right w:val="none" w:sz="0" w:space="0" w:color="auto"/>
      </w:divBdr>
    </w:div>
    <w:div w:id="175852764">
      <w:marLeft w:val="640"/>
      <w:marRight w:val="0"/>
      <w:marTop w:val="0"/>
      <w:marBottom w:val="0"/>
      <w:divBdr>
        <w:top w:val="none" w:sz="0" w:space="0" w:color="auto"/>
        <w:left w:val="none" w:sz="0" w:space="0" w:color="auto"/>
        <w:bottom w:val="none" w:sz="0" w:space="0" w:color="auto"/>
        <w:right w:val="none" w:sz="0" w:space="0" w:color="auto"/>
      </w:divBdr>
    </w:div>
    <w:div w:id="176652284">
      <w:marLeft w:val="640"/>
      <w:marRight w:val="0"/>
      <w:marTop w:val="0"/>
      <w:marBottom w:val="0"/>
      <w:divBdr>
        <w:top w:val="none" w:sz="0" w:space="0" w:color="auto"/>
        <w:left w:val="none" w:sz="0" w:space="0" w:color="auto"/>
        <w:bottom w:val="none" w:sz="0" w:space="0" w:color="auto"/>
        <w:right w:val="none" w:sz="0" w:space="0" w:color="auto"/>
      </w:divBdr>
    </w:div>
    <w:div w:id="177163706">
      <w:marLeft w:val="640"/>
      <w:marRight w:val="0"/>
      <w:marTop w:val="0"/>
      <w:marBottom w:val="0"/>
      <w:divBdr>
        <w:top w:val="none" w:sz="0" w:space="0" w:color="auto"/>
        <w:left w:val="none" w:sz="0" w:space="0" w:color="auto"/>
        <w:bottom w:val="none" w:sz="0" w:space="0" w:color="auto"/>
        <w:right w:val="none" w:sz="0" w:space="0" w:color="auto"/>
      </w:divBdr>
    </w:div>
    <w:div w:id="178661042">
      <w:marLeft w:val="640"/>
      <w:marRight w:val="0"/>
      <w:marTop w:val="0"/>
      <w:marBottom w:val="0"/>
      <w:divBdr>
        <w:top w:val="none" w:sz="0" w:space="0" w:color="auto"/>
        <w:left w:val="none" w:sz="0" w:space="0" w:color="auto"/>
        <w:bottom w:val="none" w:sz="0" w:space="0" w:color="auto"/>
        <w:right w:val="none" w:sz="0" w:space="0" w:color="auto"/>
      </w:divBdr>
    </w:div>
    <w:div w:id="178663901">
      <w:marLeft w:val="640"/>
      <w:marRight w:val="0"/>
      <w:marTop w:val="0"/>
      <w:marBottom w:val="0"/>
      <w:divBdr>
        <w:top w:val="none" w:sz="0" w:space="0" w:color="auto"/>
        <w:left w:val="none" w:sz="0" w:space="0" w:color="auto"/>
        <w:bottom w:val="none" w:sz="0" w:space="0" w:color="auto"/>
        <w:right w:val="none" w:sz="0" w:space="0" w:color="auto"/>
      </w:divBdr>
    </w:div>
    <w:div w:id="179516677">
      <w:marLeft w:val="640"/>
      <w:marRight w:val="0"/>
      <w:marTop w:val="0"/>
      <w:marBottom w:val="0"/>
      <w:divBdr>
        <w:top w:val="none" w:sz="0" w:space="0" w:color="auto"/>
        <w:left w:val="none" w:sz="0" w:space="0" w:color="auto"/>
        <w:bottom w:val="none" w:sz="0" w:space="0" w:color="auto"/>
        <w:right w:val="none" w:sz="0" w:space="0" w:color="auto"/>
      </w:divBdr>
    </w:div>
    <w:div w:id="180244230">
      <w:bodyDiv w:val="1"/>
      <w:marLeft w:val="0"/>
      <w:marRight w:val="0"/>
      <w:marTop w:val="0"/>
      <w:marBottom w:val="0"/>
      <w:divBdr>
        <w:top w:val="none" w:sz="0" w:space="0" w:color="auto"/>
        <w:left w:val="none" w:sz="0" w:space="0" w:color="auto"/>
        <w:bottom w:val="none" w:sz="0" w:space="0" w:color="auto"/>
        <w:right w:val="none" w:sz="0" w:space="0" w:color="auto"/>
      </w:divBdr>
    </w:div>
    <w:div w:id="180246748">
      <w:marLeft w:val="640"/>
      <w:marRight w:val="0"/>
      <w:marTop w:val="0"/>
      <w:marBottom w:val="0"/>
      <w:divBdr>
        <w:top w:val="none" w:sz="0" w:space="0" w:color="auto"/>
        <w:left w:val="none" w:sz="0" w:space="0" w:color="auto"/>
        <w:bottom w:val="none" w:sz="0" w:space="0" w:color="auto"/>
        <w:right w:val="none" w:sz="0" w:space="0" w:color="auto"/>
      </w:divBdr>
    </w:div>
    <w:div w:id="180358027">
      <w:marLeft w:val="640"/>
      <w:marRight w:val="0"/>
      <w:marTop w:val="0"/>
      <w:marBottom w:val="0"/>
      <w:divBdr>
        <w:top w:val="none" w:sz="0" w:space="0" w:color="auto"/>
        <w:left w:val="none" w:sz="0" w:space="0" w:color="auto"/>
        <w:bottom w:val="none" w:sz="0" w:space="0" w:color="auto"/>
        <w:right w:val="none" w:sz="0" w:space="0" w:color="auto"/>
      </w:divBdr>
    </w:div>
    <w:div w:id="181208157">
      <w:marLeft w:val="640"/>
      <w:marRight w:val="0"/>
      <w:marTop w:val="0"/>
      <w:marBottom w:val="0"/>
      <w:divBdr>
        <w:top w:val="none" w:sz="0" w:space="0" w:color="auto"/>
        <w:left w:val="none" w:sz="0" w:space="0" w:color="auto"/>
        <w:bottom w:val="none" w:sz="0" w:space="0" w:color="auto"/>
        <w:right w:val="none" w:sz="0" w:space="0" w:color="auto"/>
      </w:divBdr>
    </w:div>
    <w:div w:id="181474623">
      <w:marLeft w:val="640"/>
      <w:marRight w:val="0"/>
      <w:marTop w:val="0"/>
      <w:marBottom w:val="0"/>
      <w:divBdr>
        <w:top w:val="none" w:sz="0" w:space="0" w:color="auto"/>
        <w:left w:val="none" w:sz="0" w:space="0" w:color="auto"/>
        <w:bottom w:val="none" w:sz="0" w:space="0" w:color="auto"/>
        <w:right w:val="none" w:sz="0" w:space="0" w:color="auto"/>
      </w:divBdr>
    </w:div>
    <w:div w:id="181746474">
      <w:marLeft w:val="640"/>
      <w:marRight w:val="0"/>
      <w:marTop w:val="0"/>
      <w:marBottom w:val="0"/>
      <w:divBdr>
        <w:top w:val="none" w:sz="0" w:space="0" w:color="auto"/>
        <w:left w:val="none" w:sz="0" w:space="0" w:color="auto"/>
        <w:bottom w:val="none" w:sz="0" w:space="0" w:color="auto"/>
        <w:right w:val="none" w:sz="0" w:space="0" w:color="auto"/>
      </w:divBdr>
    </w:div>
    <w:div w:id="181864757">
      <w:bodyDiv w:val="1"/>
      <w:marLeft w:val="0"/>
      <w:marRight w:val="0"/>
      <w:marTop w:val="0"/>
      <w:marBottom w:val="0"/>
      <w:divBdr>
        <w:top w:val="none" w:sz="0" w:space="0" w:color="auto"/>
        <w:left w:val="none" w:sz="0" w:space="0" w:color="auto"/>
        <w:bottom w:val="none" w:sz="0" w:space="0" w:color="auto"/>
        <w:right w:val="none" w:sz="0" w:space="0" w:color="auto"/>
      </w:divBdr>
      <w:divsChild>
        <w:div w:id="49697281">
          <w:marLeft w:val="640"/>
          <w:marRight w:val="0"/>
          <w:marTop w:val="0"/>
          <w:marBottom w:val="0"/>
          <w:divBdr>
            <w:top w:val="none" w:sz="0" w:space="0" w:color="auto"/>
            <w:left w:val="none" w:sz="0" w:space="0" w:color="auto"/>
            <w:bottom w:val="none" w:sz="0" w:space="0" w:color="auto"/>
            <w:right w:val="none" w:sz="0" w:space="0" w:color="auto"/>
          </w:divBdr>
        </w:div>
        <w:div w:id="64572826">
          <w:marLeft w:val="640"/>
          <w:marRight w:val="0"/>
          <w:marTop w:val="0"/>
          <w:marBottom w:val="0"/>
          <w:divBdr>
            <w:top w:val="none" w:sz="0" w:space="0" w:color="auto"/>
            <w:left w:val="none" w:sz="0" w:space="0" w:color="auto"/>
            <w:bottom w:val="none" w:sz="0" w:space="0" w:color="auto"/>
            <w:right w:val="none" w:sz="0" w:space="0" w:color="auto"/>
          </w:divBdr>
        </w:div>
        <w:div w:id="73818446">
          <w:marLeft w:val="640"/>
          <w:marRight w:val="0"/>
          <w:marTop w:val="0"/>
          <w:marBottom w:val="0"/>
          <w:divBdr>
            <w:top w:val="none" w:sz="0" w:space="0" w:color="auto"/>
            <w:left w:val="none" w:sz="0" w:space="0" w:color="auto"/>
            <w:bottom w:val="none" w:sz="0" w:space="0" w:color="auto"/>
            <w:right w:val="none" w:sz="0" w:space="0" w:color="auto"/>
          </w:divBdr>
        </w:div>
        <w:div w:id="87966234">
          <w:marLeft w:val="640"/>
          <w:marRight w:val="0"/>
          <w:marTop w:val="0"/>
          <w:marBottom w:val="0"/>
          <w:divBdr>
            <w:top w:val="none" w:sz="0" w:space="0" w:color="auto"/>
            <w:left w:val="none" w:sz="0" w:space="0" w:color="auto"/>
            <w:bottom w:val="none" w:sz="0" w:space="0" w:color="auto"/>
            <w:right w:val="none" w:sz="0" w:space="0" w:color="auto"/>
          </w:divBdr>
        </w:div>
        <w:div w:id="92630353">
          <w:marLeft w:val="640"/>
          <w:marRight w:val="0"/>
          <w:marTop w:val="0"/>
          <w:marBottom w:val="0"/>
          <w:divBdr>
            <w:top w:val="none" w:sz="0" w:space="0" w:color="auto"/>
            <w:left w:val="none" w:sz="0" w:space="0" w:color="auto"/>
            <w:bottom w:val="none" w:sz="0" w:space="0" w:color="auto"/>
            <w:right w:val="none" w:sz="0" w:space="0" w:color="auto"/>
          </w:divBdr>
        </w:div>
        <w:div w:id="131872022">
          <w:marLeft w:val="640"/>
          <w:marRight w:val="0"/>
          <w:marTop w:val="0"/>
          <w:marBottom w:val="0"/>
          <w:divBdr>
            <w:top w:val="none" w:sz="0" w:space="0" w:color="auto"/>
            <w:left w:val="none" w:sz="0" w:space="0" w:color="auto"/>
            <w:bottom w:val="none" w:sz="0" w:space="0" w:color="auto"/>
            <w:right w:val="none" w:sz="0" w:space="0" w:color="auto"/>
          </w:divBdr>
        </w:div>
        <w:div w:id="168182192">
          <w:marLeft w:val="640"/>
          <w:marRight w:val="0"/>
          <w:marTop w:val="0"/>
          <w:marBottom w:val="0"/>
          <w:divBdr>
            <w:top w:val="none" w:sz="0" w:space="0" w:color="auto"/>
            <w:left w:val="none" w:sz="0" w:space="0" w:color="auto"/>
            <w:bottom w:val="none" w:sz="0" w:space="0" w:color="auto"/>
            <w:right w:val="none" w:sz="0" w:space="0" w:color="auto"/>
          </w:divBdr>
        </w:div>
        <w:div w:id="170338262">
          <w:marLeft w:val="640"/>
          <w:marRight w:val="0"/>
          <w:marTop w:val="0"/>
          <w:marBottom w:val="0"/>
          <w:divBdr>
            <w:top w:val="none" w:sz="0" w:space="0" w:color="auto"/>
            <w:left w:val="none" w:sz="0" w:space="0" w:color="auto"/>
            <w:bottom w:val="none" w:sz="0" w:space="0" w:color="auto"/>
            <w:right w:val="none" w:sz="0" w:space="0" w:color="auto"/>
          </w:divBdr>
        </w:div>
        <w:div w:id="172840946">
          <w:marLeft w:val="640"/>
          <w:marRight w:val="0"/>
          <w:marTop w:val="0"/>
          <w:marBottom w:val="0"/>
          <w:divBdr>
            <w:top w:val="none" w:sz="0" w:space="0" w:color="auto"/>
            <w:left w:val="none" w:sz="0" w:space="0" w:color="auto"/>
            <w:bottom w:val="none" w:sz="0" w:space="0" w:color="auto"/>
            <w:right w:val="none" w:sz="0" w:space="0" w:color="auto"/>
          </w:divBdr>
        </w:div>
        <w:div w:id="198513955">
          <w:marLeft w:val="640"/>
          <w:marRight w:val="0"/>
          <w:marTop w:val="0"/>
          <w:marBottom w:val="0"/>
          <w:divBdr>
            <w:top w:val="none" w:sz="0" w:space="0" w:color="auto"/>
            <w:left w:val="none" w:sz="0" w:space="0" w:color="auto"/>
            <w:bottom w:val="none" w:sz="0" w:space="0" w:color="auto"/>
            <w:right w:val="none" w:sz="0" w:space="0" w:color="auto"/>
          </w:divBdr>
        </w:div>
        <w:div w:id="203257594">
          <w:marLeft w:val="640"/>
          <w:marRight w:val="0"/>
          <w:marTop w:val="0"/>
          <w:marBottom w:val="0"/>
          <w:divBdr>
            <w:top w:val="none" w:sz="0" w:space="0" w:color="auto"/>
            <w:left w:val="none" w:sz="0" w:space="0" w:color="auto"/>
            <w:bottom w:val="none" w:sz="0" w:space="0" w:color="auto"/>
            <w:right w:val="none" w:sz="0" w:space="0" w:color="auto"/>
          </w:divBdr>
        </w:div>
        <w:div w:id="210195330">
          <w:marLeft w:val="640"/>
          <w:marRight w:val="0"/>
          <w:marTop w:val="0"/>
          <w:marBottom w:val="0"/>
          <w:divBdr>
            <w:top w:val="none" w:sz="0" w:space="0" w:color="auto"/>
            <w:left w:val="none" w:sz="0" w:space="0" w:color="auto"/>
            <w:bottom w:val="none" w:sz="0" w:space="0" w:color="auto"/>
            <w:right w:val="none" w:sz="0" w:space="0" w:color="auto"/>
          </w:divBdr>
        </w:div>
        <w:div w:id="227889709">
          <w:marLeft w:val="640"/>
          <w:marRight w:val="0"/>
          <w:marTop w:val="0"/>
          <w:marBottom w:val="0"/>
          <w:divBdr>
            <w:top w:val="none" w:sz="0" w:space="0" w:color="auto"/>
            <w:left w:val="none" w:sz="0" w:space="0" w:color="auto"/>
            <w:bottom w:val="none" w:sz="0" w:space="0" w:color="auto"/>
            <w:right w:val="none" w:sz="0" w:space="0" w:color="auto"/>
          </w:divBdr>
        </w:div>
        <w:div w:id="232467123">
          <w:marLeft w:val="640"/>
          <w:marRight w:val="0"/>
          <w:marTop w:val="0"/>
          <w:marBottom w:val="0"/>
          <w:divBdr>
            <w:top w:val="none" w:sz="0" w:space="0" w:color="auto"/>
            <w:left w:val="none" w:sz="0" w:space="0" w:color="auto"/>
            <w:bottom w:val="none" w:sz="0" w:space="0" w:color="auto"/>
            <w:right w:val="none" w:sz="0" w:space="0" w:color="auto"/>
          </w:divBdr>
        </w:div>
        <w:div w:id="238367418">
          <w:marLeft w:val="640"/>
          <w:marRight w:val="0"/>
          <w:marTop w:val="0"/>
          <w:marBottom w:val="0"/>
          <w:divBdr>
            <w:top w:val="none" w:sz="0" w:space="0" w:color="auto"/>
            <w:left w:val="none" w:sz="0" w:space="0" w:color="auto"/>
            <w:bottom w:val="none" w:sz="0" w:space="0" w:color="auto"/>
            <w:right w:val="none" w:sz="0" w:space="0" w:color="auto"/>
          </w:divBdr>
        </w:div>
        <w:div w:id="240137918">
          <w:marLeft w:val="640"/>
          <w:marRight w:val="0"/>
          <w:marTop w:val="0"/>
          <w:marBottom w:val="0"/>
          <w:divBdr>
            <w:top w:val="none" w:sz="0" w:space="0" w:color="auto"/>
            <w:left w:val="none" w:sz="0" w:space="0" w:color="auto"/>
            <w:bottom w:val="none" w:sz="0" w:space="0" w:color="auto"/>
            <w:right w:val="none" w:sz="0" w:space="0" w:color="auto"/>
          </w:divBdr>
        </w:div>
        <w:div w:id="250630247">
          <w:marLeft w:val="640"/>
          <w:marRight w:val="0"/>
          <w:marTop w:val="0"/>
          <w:marBottom w:val="0"/>
          <w:divBdr>
            <w:top w:val="none" w:sz="0" w:space="0" w:color="auto"/>
            <w:left w:val="none" w:sz="0" w:space="0" w:color="auto"/>
            <w:bottom w:val="none" w:sz="0" w:space="0" w:color="auto"/>
            <w:right w:val="none" w:sz="0" w:space="0" w:color="auto"/>
          </w:divBdr>
        </w:div>
        <w:div w:id="270208002">
          <w:marLeft w:val="640"/>
          <w:marRight w:val="0"/>
          <w:marTop w:val="0"/>
          <w:marBottom w:val="0"/>
          <w:divBdr>
            <w:top w:val="none" w:sz="0" w:space="0" w:color="auto"/>
            <w:left w:val="none" w:sz="0" w:space="0" w:color="auto"/>
            <w:bottom w:val="none" w:sz="0" w:space="0" w:color="auto"/>
            <w:right w:val="none" w:sz="0" w:space="0" w:color="auto"/>
          </w:divBdr>
        </w:div>
        <w:div w:id="271934879">
          <w:marLeft w:val="640"/>
          <w:marRight w:val="0"/>
          <w:marTop w:val="0"/>
          <w:marBottom w:val="0"/>
          <w:divBdr>
            <w:top w:val="none" w:sz="0" w:space="0" w:color="auto"/>
            <w:left w:val="none" w:sz="0" w:space="0" w:color="auto"/>
            <w:bottom w:val="none" w:sz="0" w:space="0" w:color="auto"/>
            <w:right w:val="none" w:sz="0" w:space="0" w:color="auto"/>
          </w:divBdr>
        </w:div>
        <w:div w:id="281961598">
          <w:marLeft w:val="640"/>
          <w:marRight w:val="0"/>
          <w:marTop w:val="0"/>
          <w:marBottom w:val="0"/>
          <w:divBdr>
            <w:top w:val="none" w:sz="0" w:space="0" w:color="auto"/>
            <w:left w:val="none" w:sz="0" w:space="0" w:color="auto"/>
            <w:bottom w:val="none" w:sz="0" w:space="0" w:color="auto"/>
            <w:right w:val="none" w:sz="0" w:space="0" w:color="auto"/>
          </w:divBdr>
        </w:div>
        <w:div w:id="293143519">
          <w:marLeft w:val="640"/>
          <w:marRight w:val="0"/>
          <w:marTop w:val="0"/>
          <w:marBottom w:val="0"/>
          <w:divBdr>
            <w:top w:val="none" w:sz="0" w:space="0" w:color="auto"/>
            <w:left w:val="none" w:sz="0" w:space="0" w:color="auto"/>
            <w:bottom w:val="none" w:sz="0" w:space="0" w:color="auto"/>
            <w:right w:val="none" w:sz="0" w:space="0" w:color="auto"/>
          </w:divBdr>
        </w:div>
        <w:div w:id="294408600">
          <w:marLeft w:val="640"/>
          <w:marRight w:val="0"/>
          <w:marTop w:val="0"/>
          <w:marBottom w:val="0"/>
          <w:divBdr>
            <w:top w:val="none" w:sz="0" w:space="0" w:color="auto"/>
            <w:left w:val="none" w:sz="0" w:space="0" w:color="auto"/>
            <w:bottom w:val="none" w:sz="0" w:space="0" w:color="auto"/>
            <w:right w:val="none" w:sz="0" w:space="0" w:color="auto"/>
          </w:divBdr>
        </w:div>
        <w:div w:id="317420109">
          <w:marLeft w:val="640"/>
          <w:marRight w:val="0"/>
          <w:marTop w:val="0"/>
          <w:marBottom w:val="0"/>
          <w:divBdr>
            <w:top w:val="none" w:sz="0" w:space="0" w:color="auto"/>
            <w:left w:val="none" w:sz="0" w:space="0" w:color="auto"/>
            <w:bottom w:val="none" w:sz="0" w:space="0" w:color="auto"/>
            <w:right w:val="none" w:sz="0" w:space="0" w:color="auto"/>
          </w:divBdr>
        </w:div>
        <w:div w:id="418409403">
          <w:marLeft w:val="640"/>
          <w:marRight w:val="0"/>
          <w:marTop w:val="0"/>
          <w:marBottom w:val="0"/>
          <w:divBdr>
            <w:top w:val="none" w:sz="0" w:space="0" w:color="auto"/>
            <w:left w:val="none" w:sz="0" w:space="0" w:color="auto"/>
            <w:bottom w:val="none" w:sz="0" w:space="0" w:color="auto"/>
            <w:right w:val="none" w:sz="0" w:space="0" w:color="auto"/>
          </w:divBdr>
        </w:div>
        <w:div w:id="436945362">
          <w:marLeft w:val="640"/>
          <w:marRight w:val="0"/>
          <w:marTop w:val="0"/>
          <w:marBottom w:val="0"/>
          <w:divBdr>
            <w:top w:val="none" w:sz="0" w:space="0" w:color="auto"/>
            <w:left w:val="none" w:sz="0" w:space="0" w:color="auto"/>
            <w:bottom w:val="none" w:sz="0" w:space="0" w:color="auto"/>
            <w:right w:val="none" w:sz="0" w:space="0" w:color="auto"/>
          </w:divBdr>
        </w:div>
        <w:div w:id="495417064">
          <w:marLeft w:val="640"/>
          <w:marRight w:val="0"/>
          <w:marTop w:val="0"/>
          <w:marBottom w:val="0"/>
          <w:divBdr>
            <w:top w:val="none" w:sz="0" w:space="0" w:color="auto"/>
            <w:left w:val="none" w:sz="0" w:space="0" w:color="auto"/>
            <w:bottom w:val="none" w:sz="0" w:space="0" w:color="auto"/>
            <w:right w:val="none" w:sz="0" w:space="0" w:color="auto"/>
          </w:divBdr>
        </w:div>
        <w:div w:id="495729031">
          <w:marLeft w:val="640"/>
          <w:marRight w:val="0"/>
          <w:marTop w:val="0"/>
          <w:marBottom w:val="0"/>
          <w:divBdr>
            <w:top w:val="none" w:sz="0" w:space="0" w:color="auto"/>
            <w:left w:val="none" w:sz="0" w:space="0" w:color="auto"/>
            <w:bottom w:val="none" w:sz="0" w:space="0" w:color="auto"/>
            <w:right w:val="none" w:sz="0" w:space="0" w:color="auto"/>
          </w:divBdr>
        </w:div>
        <w:div w:id="497500062">
          <w:marLeft w:val="640"/>
          <w:marRight w:val="0"/>
          <w:marTop w:val="0"/>
          <w:marBottom w:val="0"/>
          <w:divBdr>
            <w:top w:val="none" w:sz="0" w:space="0" w:color="auto"/>
            <w:left w:val="none" w:sz="0" w:space="0" w:color="auto"/>
            <w:bottom w:val="none" w:sz="0" w:space="0" w:color="auto"/>
            <w:right w:val="none" w:sz="0" w:space="0" w:color="auto"/>
          </w:divBdr>
        </w:div>
        <w:div w:id="501816042">
          <w:marLeft w:val="640"/>
          <w:marRight w:val="0"/>
          <w:marTop w:val="0"/>
          <w:marBottom w:val="0"/>
          <w:divBdr>
            <w:top w:val="none" w:sz="0" w:space="0" w:color="auto"/>
            <w:left w:val="none" w:sz="0" w:space="0" w:color="auto"/>
            <w:bottom w:val="none" w:sz="0" w:space="0" w:color="auto"/>
            <w:right w:val="none" w:sz="0" w:space="0" w:color="auto"/>
          </w:divBdr>
        </w:div>
        <w:div w:id="558710955">
          <w:marLeft w:val="640"/>
          <w:marRight w:val="0"/>
          <w:marTop w:val="0"/>
          <w:marBottom w:val="0"/>
          <w:divBdr>
            <w:top w:val="none" w:sz="0" w:space="0" w:color="auto"/>
            <w:left w:val="none" w:sz="0" w:space="0" w:color="auto"/>
            <w:bottom w:val="none" w:sz="0" w:space="0" w:color="auto"/>
            <w:right w:val="none" w:sz="0" w:space="0" w:color="auto"/>
          </w:divBdr>
        </w:div>
        <w:div w:id="566766011">
          <w:marLeft w:val="640"/>
          <w:marRight w:val="0"/>
          <w:marTop w:val="0"/>
          <w:marBottom w:val="0"/>
          <w:divBdr>
            <w:top w:val="none" w:sz="0" w:space="0" w:color="auto"/>
            <w:left w:val="none" w:sz="0" w:space="0" w:color="auto"/>
            <w:bottom w:val="none" w:sz="0" w:space="0" w:color="auto"/>
            <w:right w:val="none" w:sz="0" w:space="0" w:color="auto"/>
          </w:divBdr>
        </w:div>
        <w:div w:id="598802748">
          <w:marLeft w:val="640"/>
          <w:marRight w:val="0"/>
          <w:marTop w:val="0"/>
          <w:marBottom w:val="0"/>
          <w:divBdr>
            <w:top w:val="none" w:sz="0" w:space="0" w:color="auto"/>
            <w:left w:val="none" w:sz="0" w:space="0" w:color="auto"/>
            <w:bottom w:val="none" w:sz="0" w:space="0" w:color="auto"/>
            <w:right w:val="none" w:sz="0" w:space="0" w:color="auto"/>
          </w:divBdr>
        </w:div>
        <w:div w:id="600800352">
          <w:marLeft w:val="640"/>
          <w:marRight w:val="0"/>
          <w:marTop w:val="0"/>
          <w:marBottom w:val="0"/>
          <w:divBdr>
            <w:top w:val="none" w:sz="0" w:space="0" w:color="auto"/>
            <w:left w:val="none" w:sz="0" w:space="0" w:color="auto"/>
            <w:bottom w:val="none" w:sz="0" w:space="0" w:color="auto"/>
            <w:right w:val="none" w:sz="0" w:space="0" w:color="auto"/>
          </w:divBdr>
        </w:div>
        <w:div w:id="606737538">
          <w:marLeft w:val="640"/>
          <w:marRight w:val="0"/>
          <w:marTop w:val="0"/>
          <w:marBottom w:val="0"/>
          <w:divBdr>
            <w:top w:val="none" w:sz="0" w:space="0" w:color="auto"/>
            <w:left w:val="none" w:sz="0" w:space="0" w:color="auto"/>
            <w:bottom w:val="none" w:sz="0" w:space="0" w:color="auto"/>
            <w:right w:val="none" w:sz="0" w:space="0" w:color="auto"/>
          </w:divBdr>
        </w:div>
        <w:div w:id="629819422">
          <w:marLeft w:val="640"/>
          <w:marRight w:val="0"/>
          <w:marTop w:val="0"/>
          <w:marBottom w:val="0"/>
          <w:divBdr>
            <w:top w:val="none" w:sz="0" w:space="0" w:color="auto"/>
            <w:left w:val="none" w:sz="0" w:space="0" w:color="auto"/>
            <w:bottom w:val="none" w:sz="0" w:space="0" w:color="auto"/>
            <w:right w:val="none" w:sz="0" w:space="0" w:color="auto"/>
          </w:divBdr>
        </w:div>
        <w:div w:id="630938061">
          <w:marLeft w:val="640"/>
          <w:marRight w:val="0"/>
          <w:marTop w:val="0"/>
          <w:marBottom w:val="0"/>
          <w:divBdr>
            <w:top w:val="none" w:sz="0" w:space="0" w:color="auto"/>
            <w:left w:val="none" w:sz="0" w:space="0" w:color="auto"/>
            <w:bottom w:val="none" w:sz="0" w:space="0" w:color="auto"/>
            <w:right w:val="none" w:sz="0" w:space="0" w:color="auto"/>
          </w:divBdr>
        </w:div>
        <w:div w:id="643655309">
          <w:marLeft w:val="640"/>
          <w:marRight w:val="0"/>
          <w:marTop w:val="0"/>
          <w:marBottom w:val="0"/>
          <w:divBdr>
            <w:top w:val="none" w:sz="0" w:space="0" w:color="auto"/>
            <w:left w:val="none" w:sz="0" w:space="0" w:color="auto"/>
            <w:bottom w:val="none" w:sz="0" w:space="0" w:color="auto"/>
            <w:right w:val="none" w:sz="0" w:space="0" w:color="auto"/>
          </w:divBdr>
        </w:div>
        <w:div w:id="653880182">
          <w:marLeft w:val="640"/>
          <w:marRight w:val="0"/>
          <w:marTop w:val="0"/>
          <w:marBottom w:val="0"/>
          <w:divBdr>
            <w:top w:val="none" w:sz="0" w:space="0" w:color="auto"/>
            <w:left w:val="none" w:sz="0" w:space="0" w:color="auto"/>
            <w:bottom w:val="none" w:sz="0" w:space="0" w:color="auto"/>
            <w:right w:val="none" w:sz="0" w:space="0" w:color="auto"/>
          </w:divBdr>
        </w:div>
        <w:div w:id="654913280">
          <w:marLeft w:val="640"/>
          <w:marRight w:val="0"/>
          <w:marTop w:val="0"/>
          <w:marBottom w:val="0"/>
          <w:divBdr>
            <w:top w:val="none" w:sz="0" w:space="0" w:color="auto"/>
            <w:left w:val="none" w:sz="0" w:space="0" w:color="auto"/>
            <w:bottom w:val="none" w:sz="0" w:space="0" w:color="auto"/>
            <w:right w:val="none" w:sz="0" w:space="0" w:color="auto"/>
          </w:divBdr>
        </w:div>
        <w:div w:id="661785922">
          <w:marLeft w:val="640"/>
          <w:marRight w:val="0"/>
          <w:marTop w:val="0"/>
          <w:marBottom w:val="0"/>
          <w:divBdr>
            <w:top w:val="none" w:sz="0" w:space="0" w:color="auto"/>
            <w:left w:val="none" w:sz="0" w:space="0" w:color="auto"/>
            <w:bottom w:val="none" w:sz="0" w:space="0" w:color="auto"/>
            <w:right w:val="none" w:sz="0" w:space="0" w:color="auto"/>
          </w:divBdr>
        </w:div>
        <w:div w:id="686105193">
          <w:marLeft w:val="640"/>
          <w:marRight w:val="0"/>
          <w:marTop w:val="0"/>
          <w:marBottom w:val="0"/>
          <w:divBdr>
            <w:top w:val="none" w:sz="0" w:space="0" w:color="auto"/>
            <w:left w:val="none" w:sz="0" w:space="0" w:color="auto"/>
            <w:bottom w:val="none" w:sz="0" w:space="0" w:color="auto"/>
            <w:right w:val="none" w:sz="0" w:space="0" w:color="auto"/>
          </w:divBdr>
        </w:div>
        <w:div w:id="690497032">
          <w:marLeft w:val="640"/>
          <w:marRight w:val="0"/>
          <w:marTop w:val="0"/>
          <w:marBottom w:val="0"/>
          <w:divBdr>
            <w:top w:val="none" w:sz="0" w:space="0" w:color="auto"/>
            <w:left w:val="none" w:sz="0" w:space="0" w:color="auto"/>
            <w:bottom w:val="none" w:sz="0" w:space="0" w:color="auto"/>
            <w:right w:val="none" w:sz="0" w:space="0" w:color="auto"/>
          </w:divBdr>
        </w:div>
        <w:div w:id="697857873">
          <w:marLeft w:val="640"/>
          <w:marRight w:val="0"/>
          <w:marTop w:val="0"/>
          <w:marBottom w:val="0"/>
          <w:divBdr>
            <w:top w:val="none" w:sz="0" w:space="0" w:color="auto"/>
            <w:left w:val="none" w:sz="0" w:space="0" w:color="auto"/>
            <w:bottom w:val="none" w:sz="0" w:space="0" w:color="auto"/>
            <w:right w:val="none" w:sz="0" w:space="0" w:color="auto"/>
          </w:divBdr>
        </w:div>
        <w:div w:id="735662535">
          <w:marLeft w:val="640"/>
          <w:marRight w:val="0"/>
          <w:marTop w:val="0"/>
          <w:marBottom w:val="0"/>
          <w:divBdr>
            <w:top w:val="none" w:sz="0" w:space="0" w:color="auto"/>
            <w:left w:val="none" w:sz="0" w:space="0" w:color="auto"/>
            <w:bottom w:val="none" w:sz="0" w:space="0" w:color="auto"/>
            <w:right w:val="none" w:sz="0" w:space="0" w:color="auto"/>
          </w:divBdr>
        </w:div>
        <w:div w:id="742947883">
          <w:marLeft w:val="640"/>
          <w:marRight w:val="0"/>
          <w:marTop w:val="0"/>
          <w:marBottom w:val="0"/>
          <w:divBdr>
            <w:top w:val="none" w:sz="0" w:space="0" w:color="auto"/>
            <w:left w:val="none" w:sz="0" w:space="0" w:color="auto"/>
            <w:bottom w:val="none" w:sz="0" w:space="0" w:color="auto"/>
            <w:right w:val="none" w:sz="0" w:space="0" w:color="auto"/>
          </w:divBdr>
        </w:div>
        <w:div w:id="761803887">
          <w:marLeft w:val="640"/>
          <w:marRight w:val="0"/>
          <w:marTop w:val="0"/>
          <w:marBottom w:val="0"/>
          <w:divBdr>
            <w:top w:val="none" w:sz="0" w:space="0" w:color="auto"/>
            <w:left w:val="none" w:sz="0" w:space="0" w:color="auto"/>
            <w:bottom w:val="none" w:sz="0" w:space="0" w:color="auto"/>
            <w:right w:val="none" w:sz="0" w:space="0" w:color="auto"/>
          </w:divBdr>
        </w:div>
        <w:div w:id="765229638">
          <w:marLeft w:val="640"/>
          <w:marRight w:val="0"/>
          <w:marTop w:val="0"/>
          <w:marBottom w:val="0"/>
          <w:divBdr>
            <w:top w:val="none" w:sz="0" w:space="0" w:color="auto"/>
            <w:left w:val="none" w:sz="0" w:space="0" w:color="auto"/>
            <w:bottom w:val="none" w:sz="0" w:space="0" w:color="auto"/>
            <w:right w:val="none" w:sz="0" w:space="0" w:color="auto"/>
          </w:divBdr>
        </w:div>
        <w:div w:id="842865167">
          <w:marLeft w:val="640"/>
          <w:marRight w:val="0"/>
          <w:marTop w:val="0"/>
          <w:marBottom w:val="0"/>
          <w:divBdr>
            <w:top w:val="none" w:sz="0" w:space="0" w:color="auto"/>
            <w:left w:val="none" w:sz="0" w:space="0" w:color="auto"/>
            <w:bottom w:val="none" w:sz="0" w:space="0" w:color="auto"/>
            <w:right w:val="none" w:sz="0" w:space="0" w:color="auto"/>
          </w:divBdr>
        </w:div>
        <w:div w:id="861020558">
          <w:marLeft w:val="640"/>
          <w:marRight w:val="0"/>
          <w:marTop w:val="0"/>
          <w:marBottom w:val="0"/>
          <w:divBdr>
            <w:top w:val="none" w:sz="0" w:space="0" w:color="auto"/>
            <w:left w:val="none" w:sz="0" w:space="0" w:color="auto"/>
            <w:bottom w:val="none" w:sz="0" w:space="0" w:color="auto"/>
            <w:right w:val="none" w:sz="0" w:space="0" w:color="auto"/>
          </w:divBdr>
        </w:div>
        <w:div w:id="879823811">
          <w:marLeft w:val="640"/>
          <w:marRight w:val="0"/>
          <w:marTop w:val="0"/>
          <w:marBottom w:val="0"/>
          <w:divBdr>
            <w:top w:val="none" w:sz="0" w:space="0" w:color="auto"/>
            <w:left w:val="none" w:sz="0" w:space="0" w:color="auto"/>
            <w:bottom w:val="none" w:sz="0" w:space="0" w:color="auto"/>
            <w:right w:val="none" w:sz="0" w:space="0" w:color="auto"/>
          </w:divBdr>
        </w:div>
        <w:div w:id="907375653">
          <w:marLeft w:val="640"/>
          <w:marRight w:val="0"/>
          <w:marTop w:val="0"/>
          <w:marBottom w:val="0"/>
          <w:divBdr>
            <w:top w:val="none" w:sz="0" w:space="0" w:color="auto"/>
            <w:left w:val="none" w:sz="0" w:space="0" w:color="auto"/>
            <w:bottom w:val="none" w:sz="0" w:space="0" w:color="auto"/>
            <w:right w:val="none" w:sz="0" w:space="0" w:color="auto"/>
          </w:divBdr>
        </w:div>
        <w:div w:id="922373501">
          <w:marLeft w:val="640"/>
          <w:marRight w:val="0"/>
          <w:marTop w:val="0"/>
          <w:marBottom w:val="0"/>
          <w:divBdr>
            <w:top w:val="none" w:sz="0" w:space="0" w:color="auto"/>
            <w:left w:val="none" w:sz="0" w:space="0" w:color="auto"/>
            <w:bottom w:val="none" w:sz="0" w:space="0" w:color="auto"/>
            <w:right w:val="none" w:sz="0" w:space="0" w:color="auto"/>
          </w:divBdr>
        </w:div>
        <w:div w:id="923686529">
          <w:marLeft w:val="640"/>
          <w:marRight w:val="0"/>
          <w:marTop w:val="0"/>
          <w:marBottom w:val="0"/>
          <w:divBdr>
            <w:top w:val="none" w:sz="0" w:space="0" w:color="auto"/>
            <w:left w:val="none" w:sz="0" w:space="0" w:color="auto"/>
            <w:bottom w:val="none" w:sz="0" w:space="0" w:color="auto"/>
            <w:right w:val="none" w:sz="0" w:space="0" w:color="auto"/>
          </w:divBdr>
        </w:div>
        <w:div w:id="950671472">
          <w:marLeft w:val="640"/>
          <w:marRight w:val="0"/>
          <w:marTop w:val="0"/>
          <w:marBottom w:val="0"/>
          <w:divBdr>
            <w:top w:val="none" w:sz="0" w:space="0" w:color="auto"/>
            <w:left w:val="none" w:sz="0" w:space="0" w:color="auto"/>
            <w:bottom w:val="none" w:sz="0" w:space="0" w:color="auto"/>
            <w:right w:val="none" w:sz="0" w:space="0" w:color="auto"/>
          </w:divBdr>
        </w:div>
        <w:div w:id="952369561">
          <w:marLeft w:val="640"/>
          <w:marRight w:val="0"/>
          <w:marTop w:val="0"/>
          <w:marBottom w:val="0"/>
          <w:divBdr>
            <w:top w:val="none" w:sz="0" w:space="0" w:color="auto"/>
            <w:left w:val="none" w:sz="0" w:space="0" w:color="auto"/>
            <w:bottom w:val="none" w:sz="0" w:space="0" w:color="auto"/>
            <w:right w:val="none" w:sz="0" w:space="0" w:color="auto"/>
          </w:divBdr>
        </w:div>
        <w:div w:id="962543106">
          <w:marLeft w:val="640"/>
          <w:marRight w:val="0"/>
          <w:marTop w:val="0"/>
          <w:marBottom w:val="0"/>
          <w:divBdr>
            <w:top w:val="none" w:sz="0" w:space="0" w:color="auto"/>
            <w:left w:val="none" w:sz="0" w:space="0" w:color="auto"/>
            <w:bottom w:val="none" w:sz="0" w:space="0" w:color="auto"/>
            <w:right w:val="none" w:sz="0" w:space="0" w:color="auto"/>
          </w:divBdr>
        </w:div>
        <w:div w:id="967246204">
          <w:marLeft w:val="640"/>
          <w:marRight w:val="0"/>
          <w:marTop w:val="0"/>
          <w:marBottom w:val="0"/>
          <w:divBdr>
            <w:top w:val="none" w:sz="0" w:space="0" w:color="auto"/>
            <w:left w:val="none" w:sz="0" w:space="0" w:color="auto"/>
            <w:bottom w:val="none" w:sz="0" w:space="0" w:color="auto"/>
            <w:right w:val="none" w:sz="0" w:space="0" w:color="auto"/>
          </w:divBdr>
        </w:div>
        <w:div w:id="982807286">
          <w:marLeft w:val="640"/>
          <w:marRight w:val="0"/>
          <w:marTop w:val="0"/>
          <w:marBottom w:val="0"/>
          <w:divBdr>
            <w:top w:val="none" w:sz="0" w:space="0" w:color="auto"/>
            <w:left w:val="none" w:sz="0" w:space="0" w:color="auto"/>
            <w:bottom w:val="none" w:sz="0" w:space="0" w:color="auto"/>
            <w:right w:val="none" w:sz="0" w:space="0" w:color="auto"/>
          </w:divBdr>
        </w:div>
        <w:div w:id="1015306526">
          <w:marLeft w:val="640"/>
          <w:marRight w:val="0"/>
          <w:marTop w:val="0"/>
          <w:marBottom w:val="0"/>
          <w:divBdr>
            <w:top w:val="none" w:sz="0" w:space="0" w:color="auto"/>
            <w:left w:val="none" w:sz="0" w:space="0" w:color="auto"/>
            <w:bottom w:val="none" w:sz="0" w:space="0" w:color="auto"/>
            <w:right w:val="none" w:sz="0" w:space="0" w:color="auto"/>
          </w:divBdr>
        </w:div>
        <w:div w:id="1072118018">
          <w:marLeft w:val="640"/>
          <w:marRight w:val="0"/>
          <w:marTop w:val="0"/>
          <w:marBottom w:val="0"/>
          <w:divBdr>
            <w:top w:val="none" w:sz="0" w:space="0" w:color="auto"/>
            <w:left w:val="none" w:sz="0" w:space="0" w:color="auto"/>
            <w:bottom w:val="none" w:sz="0" w:space="0" w:color="auto"/>
            <w:right w:val="none" w:sz="0" w:space="0" w:color="auto"/>
          </w:divBdr>
        </w:div>
        <w:div w:id="1090393502">
          <w:marLeft w:val="640"/>
          <w:marRight w:val="0"/>
          <w:marTop w:val="0"/>
          <w:marBottom w:val="0"/>
          <w:divBdr>
            <w:top w:val="none" w:sz="0" w:space="0" w:color="auto"/>
            <w:left w:val="none" w:sz="0" w:space="0" w:color="auto"/>
            <w:bottom w:val="none" w:sz="0" w:space="0" w:color="auto"/>
            <w:right w:val="none" w:sz="0" w:space="0" w:color="auto"/>
          </w:divBdr>
        </w:div>
        <w:div w:id="1093090866">
          <w:marLeft w:val="640"/>
          <w:marRight w:val="0"/>
          <w:marTop w:val="0"/>
          <w:marBottom w:val="0"/>
          <w:divBdr>
            <w:top w:val="none" w:sz="0" w:space="0" w:color="auto"/>
            <w:left w:val="none" w:sz="0" w:space="0" w:color="auto"/>
            <w:bottom w:val="none" w:sz="0" w:space="0" w:color="auto"/>
            <w:right w:val="none" w:sz="0" w:space="0" w:color="auto"/>
          </w:divBdr>
        </w:div>
        <w:div w:id="1111169241">
          <w:marLeft w:val="640"/>
          <w:marRight w:val="0"/>
          <w:marTop w:val="0"/>
          <w:marBottom w:val="0"/>
          <w:divBdr>
            <w:top w:val="none" w:sz="0" w:space="0" w:color="auto"/>
            <w:left w:val="none" w:sz="0" w:space="0" w:color="auto"/>
            <w:bottom w:val="none" w:sz="0" w:space="0" w:color="auto"/>
            <w:right w:val="none" w:sz="0" w:space="0" w:color="auto"/>
          </w:divBdr>
        </w:div>
        <w:div w:id="1111439361">
          <w:marLeft w:val="640"/>
          <w:marRight w:val="0"/>
          <w:marTop w:val="0"/>
          <w:marBottom w:val="0"/>
          <w:divBdr>
            <w:top w:val="none" w:sz="0" w:space="0" w:color="auto"/>
            <w:left w:val="none" w:sz="0" w:space="0" w:color="auto"/>
            <w:bottom w:val="none" w:sz="0" w:space="0" w:color="auto"/>
            <w:right w:val="none" w:sz="0" w:space="0" w:color="auto"/>
          </w:divBdr>
        </w:div>
        <w:div w:id="1112702849">
          <w:marLeft w:val="640"/>
          <w:marRight w:val="0"/>
          <w:marTop w:val="0"/>
          <w:marBottom w:val="0"/>
          <w:divBdr>
            <w:top w:val="none" w:sz="0" w:space="0" w:color="auto"/>
            <w:left w:val="none" w:sz="0" w:space="0" w:color="auto"/>
            <w:bottom w:val="none" w:sz="0" w:space="0" w:color="auto"/>
            <w:right w:val="none" w:sz="0" w:space="0" w:color="auto"/>
          </w:divBdr>
        </w:div>
        <w:div w:id="1117991309">
          <w:marLeft w:val="640"/>
          <w:marRight w:val="0"/>
          <w:marTop w:val="0"/>
          <w:marBottom w:val="0"/>
          <w:divBdr>
            <w:top w:val="none" w:sz="0" w:space="0" w:color="auto"/>
            <w:left w:val="none" w:sz="0" w:space="0" w:color="auto"/>
            <w:bottom w:val="none" w:sz="0" w:space="0" w:color="auto"/>
            <w:right w:val="none" w:sz="0" w:space="0" w:color="auto"/>
          </w:divBdr>
        </w:div>
        <w:div w:id="1122187548">
          <w:marLeft w:val="640"/>
          <w:marRight w:val="0"/>
          <w:marTop w:val="0"/>
          <w:marBottom w:val="0"/>
          <w:divBdr>
            <w:top w:val="none" w:sz="0" w:space="0" w:color="auto"/>
            <w:left w:val="none" w:sz="0" w:space="0" w:color="auto"/>
            <w:bottom w:val="none" w:sz="0" w:space="0" w:color="auto"/>
            <w:right w:val="none" w:sz="0" w:space="0" w:color="auto"/>
          </w:divBdr>
        </w:div>
        <w:div w:id="1138650271">
          <w:marLeft w:val="640"/>
          <w:marRight w:val="0"/>
          <w:marTop w:val="0"/>
          <w:marBottom w:val="0"/>
          <w:divBdr>
            <w:top w:val="none" w:sz="0" w:space="0" w:color="auto"/>
            <w:left w:val="none" w:sz="0" w:space="0" w:color="auto"/>
            <w:bottom w:val="none" w:sz="0" w:space="0" w:color="auto"/>
            <w:right w:val="none" w:sz="0" w:space="0" w:color="auto"/>
          </w:divBdr>
        </w:div>
        <w:div w:id="1147820223">
          <w:marLeft w:val="640"/>
          <w:marRight w:val="0"/>
          <w:marTop w:val="0"/>
          <w:marBottom w:val="0"/>
          <w:divBdr>
            <w:top w:val="none" w:sz="0" w:space="0" w:color="auto"/>
            <w:left w:val="none" w:sz="0" w:space="0" w:color="auto"/>
            <w:bottom w:val="none" w:sz="0" w:space="0" w:color="auto"/>
            <w:right w:val="none" w:sz="0" w:space="0" w:color="auto"/>
          </w:divBdr>
        </w:div>
        <w:div w:id="1166089113">
          <w:marLeft w:val="640"/>
          <w:marRight w:val="0"/>
          <w:marTop w:val="0"/>
          <w:marBottom w:val="0"/>
          <w:divBdr>
            <w:top w:val="none" w:sz="0" w:space="0" w:color="auto"/>
            <w:left w:val="none" w:sz="0" w:space="0" w:color="auto"/>
            <w:bottom w:val="none" w:sz="0" w:space="0" w:color="auto"/>
            <w:right w:val="none" w:sz="0" w:space="0" w:color="auto"/>
          </w:divBdr>
        </w:div>
        <w:div w:id="1168905071">
          <w:marLeft w:val="640"/>
          <w:marRight w:val="0"/>
          <w:marTop w:val="0"/>
          <w:marBottom w:val="0"/>
          <w:divBdr>
            <w:top w:val="none" w:sz="0" w:space="0" w:color="auto"/>
            <w:left w:val="none" w:sz="0" w:space="0" w:color="auto"/>
            <w:bottom w:val="none" w:sz="0" w:space="0" w:color="auto"/>
            <w:right w:val="none" w:sz="0" w:space="0" w:color="auto"/>
          </w:divBdr>
        </w:div>
        <w:div w:id="1214193854">
          <w:marLeft w:val="640"/>
          <w:marRight w:val="0"/>
          <w:marTop w:val="0"/>
          <w:marBottom w:val="0"/>
          <w:divBdr>
            <w:top w:val="none" w:sz="0" w:space="0" w:color="auto"/>
            <w:left w:val="none" w:sz="0" w:space="0" w:color="auto"/>
            <w:bottom w:val="none" w:sz="0" w:space="0" w:color="auto"/>
            <w:right w:val="none" w:sz="0" w:space="0" w:color="auto"/>
          </w:divBdr>
        </w:div>
        <w:div w:id="1228997087">
          <w:marLeft w:val="640"/>
          <w:marRight w:val="0"/>
          <w:marTop w:val="0"/>
          <w:marBottom w:val="0"/>
          <w:divBdr>
            <w:top w:val="none" w:sz="0" w:space="0" w:color="auto"/>
            <w:left w:val="none" w:sz="0" w:space="0" w:color="auto"/>
            <w:bottom w:val="none" w:sz="0" w:space="0" w:color="auto"/>
            <w:right w:val="none" w:sz="0" w:space="0" w:color="auto"/>
          </w:divBdr>
        </w:div>
        <w:div w:id="1263221243">
          <w:marLeft w:val="640"/>
          <w:marRight w:val="0"/>
          <w:marTop w:val="0"/>
          <w:marBottom w:val="0"/>
          <w:divBdr>
            <w:top w:val="none" w:sz="0" w:space="0" w:color="auto"/>
            <w:left w:val="none" w:sz="0" w:space="0" w:color="auto"/>
            <w:bottom w:val="none" w:sz="0" w:space="0" w:color="auto"/>
            <w:right w:val="none" w:sz="0" w:space="0" w:color="auto"/>
          </w:divBdr>
        </w:div>
        <w:div w:id="1270045824">
          <w:marLeft w:val="640"/>
          <w:marRight w:val="0"/>
          <w:marTop w:val="0"/>
          <w:marBottom w:val="0"/>
          <w:divBdr>
            <w:top w:val="none" w:sz="0" w:space="0" w:color="auto"/>
            <w:left w:val="none" w:sz="0" w:space="0" w:color="auto"/>
            <w:bottom w:val="none" w:sz="0" w:space="0" w:color="auto"/>
            <w:right w:val="none" w:sz="0" w:space="0" w:color="auto"/>
          </w:divBdr>
        </w:div>
        <w:div w:id="1294021885">
          <w:marLeft w:val="640"/>
          <w:marRight w:val="0"/>
          <w:marTop w:val="0"/>
          <w:marBottom w:val="0"/>
          <w:divBdr>
            <w:top w:val="none" w:sz="0" w:space="0" w:color="auto"/>
            <w:left w:val="none" w:sz="0" w:space="0" w:color="auto"/>
            <w:bottom w:val="none" w:sz="0" w:space="0" w:color="auto"/>
            <w:right w:val="none" w:sz="0" w:space="0" w:color="auto"/>
          </w:divBdr>
        </w:div>
        <w:div w:id="1295716026">
          <w:marLeft w:val="640"/>
          <w:marRight w:val="0"/>
          <w:marTop w:val="0"/>
          <w:marBottom w:val="0"/>
          <w:divBdr>
            <w:top w:val="none" w:sz="0" w:space="0" w:color="auto"/>
            <w:left w:val="none" w:sz="0" w:space="0" w:color="auto"/>
            <w:bottom w:val="none" w:sz="0" w:space="0" w:color="auto"/>
            <w:right w:val="none" w:sz="0" w:space="0" w:color="auto"/>
          </w:divBdr>
        </w:div>
        <w:div w:id="1320504532">
          <w:marLeft w:val="640"/>
          <w:marRight w:val="0"/>
          <w:marTop w:val="0"/>
          <w:marBottom w:val="0"/>
          <w:divBdr>
            <w:top w:val="none" w:sz="0" w:space="0" w:color="auto"/>
            <w:left w:val="none" w:sz="0" w:space="0" w:color="auto"/>
            <w:bottom w:val="none" w:sz="0" w:space="0" w:color="auto"/>
            <w:right w:val="none" w:sz="0" w:space="0" w:color="auto"/>
          </w:divBdr>
        </w:div>
        <w:div w:id="1389303533">
          <w:marLeft w:val="640"/>
          <w:marRight w:val="0"/>
          <w:marTop w:val="0"/>
          <w:marBottom w:val="0"/>
          <w:divBdr>
            <w:top w:val="none" w:sz="0" w:space="0" w:color="auto"/>
            <w:left w:val="none" w:sz="0" w:space="0" w:color="auto"/>
            <w:bottom w:val="none" w:sz="0" w:space="0" w:color="auto"/>
            <w:right w:val="none" w:sz="0" w:space="0" w:color="auto"/>
          </w:divBdr>
        </w:div>
        <w:div w:id="1403328822">
          <w:marLeft w:val="640"/>
          <w:marRight w:val="0"/>
          <w:marTop w:val="0"/>
          <w:marBottom w:val="0"/>
          <w:divBdr>
            <w:top w:val="none" w:sz="0" w:space="0" w:color="auto"/>
            <w:left w:val="none" w:sz="0" w:space="0" w:color="auto"/>
            <w:bottom w:val="none" w:sz="0" w:space="0" w:color="auto"/>
            <w:right w:val="none" w:sz="0" w:space="0" w:color="auto"/>
          </w:divBdr>
        </w:div>
        <w:div w:id="1416590464">
          <w:marLeft w:val="640"/>
          <w:marRight w:val="0"/>
          <w:marTop w:val="0"/>
          <w:marBottom w:val="0"/>
          <w:divBdr>
            <w:top w:val="none" w:sz="0" w:space="0" w:color="auto"/>
            <w:left w:val="none" w:sz="0" w:space="0" w:color="auto"/>
            <w:bottom w:val="none" w:sz="0" w:space="0" w:color="auto"/>
            <w:right w:val="none" w:sz="0" w:space="0" w:color="auto"/>
          </w:divBdr>
        </w:div>
        <w:div w:id="1417945566">
          <w:marLeft w:val="640"/>
          <w:marRight w:val="0"/>
          <w:marTop w:val="0"/>
          <w:marBottom w:val="0"/>
          <w:divBdr>
            <w:top w:val="none" w:sz="0" w:space="0" w:color="auto"/>
            <w:left w:val="none" w:sz="0" w:space="0" w:color="auto"/>
            <w:bottom w:val="none" w:sz="0" w:space="0" w:color="auto"/>
            <w:right w:val="none" w:sz="0" w:space="0" w:color="auto"/>
          </w:divBdr>
        </w:div>
        <w:div w:id="1448739282">
          <w:marLeft w:val="640"/>
          <w:marRight w:val="0"/>
          <w:marTop w:val="0"/>
          <w:marBottom w:val="0"/>
          <w:divBdr>
            <w:top w:val="none" w:sz="0" w:space="0" w:color="auto"/>
            <w:left w:val="none" w:sz="0" w:space="0" w:color="auto"/>
            <w:bottom w:val="none" w:sz="0" w:space="0" w:color="auto"/>
            <w:right w:val="none" w:sz="0" w:space="0" w:color="auto"/>
          </w:divBdr>
        </w:div>
        <w:div w:id="1454132438">
          <w:marLeft w:val="640"/>
          <w:marRight w:val="0"/>
          <w:marTop w:val="0"/>
          <w:marBottom w:val="0"/>
          <w:divBdr>
            <w:top w:val="none" w:sz="0" w:space="0" w:color="auto"/>
            <w:left w:val="none" w:sz="0" w:space="0" w:color="auto"/>
            <w:bottom w:val="none" w:sz="0" w:space="0" w:color="auto"/>
            <w:right w:val="none" w:sz="0" w:space="0" w:color="auto"/>
          </w:divBdr>
        </w:div>
        <w:div w:id="1462579151">
          <w:marLeft w:val="640"/>
          <w:marRight w:val="0"/>
          <w:marTop w:val="0"/>
          <w:marBottom w:val="0"/>
          <w:divBdr>
            <w:top w:val="none" w:sz="0" w:space="0" w:color="auto"/>
            <w:left w:val="none" w:sz="0" w:space="0" w:color="auto"/>
            <w:bottom w:val="none" w:sz="0" w:space="0" w:color="auto"/>
            <w:right w:val="none" w:sz="0" w:space="0" w:color="auto"/>
          </w:divBdr>
        </w:div>
        <w:div w:id="1466000798">
          <w:marLeft w:val="640"/>
          <w:marRight w:val="0"/>
          <w:marTop w:val="0"/>
          <w:marBottom w:val="0"/>
          <w:divBdr>
            <w:top w:val="none" w:sz="0" w:space="0" w:color="auto"/>
            <w:left w:val="none" w:sz="0" w:space="0" w:color="auto"/>
            <w:bottom w:val="none" w:sz="0" w:space="0" w:color="auto"/>
            <w:right w:val="none" w:sz="0" w:space="0" w:color="auto"/>
          </w:divBdr>
        </w:div>
        <w:div w:id="1528182014">
          <w:marLeft w:val="640"/>
          <w:marRight w:val="0"/>
          <w:marTop w:val="0"/>
          <w:marBottom w:val="0"/>
          <w:divBdr>
            <w:top w:val="none" w:sz="0" w:space="0" w:color="auto"/>
            <w:left w:val="none" w:sz="0" w:space="0" w:color="auto"/>
            <w:bottom w:val="none" w:sz="0" w:space="0" w:color="auto"/>
            <w:right w:val="none" w:sz="0" w:space="0" w:color="auto"/>
          </w:divBdr>
        </w:div>
        <w:div w:id="1530070683">
          <w:marLeft w:val="640"/>
          <w:marRight w:val="0"/>
          <w:marTop w:val="0"/>
          <w:marBottom w:val="0"/>
          <w:divBdr>
            <w:top w:val="none" w:sz="0" w:space="0" w:color="auto"/>
            <w:left w:val="none" w:sz="0" w:space="0" w:color="auto"/>
            <w:bottom w:val="none" w:sz="0" w:space="0" w:color="auto"/>
            <w:right w:val="none" w:sz="0" w:space="0" w:color="auto"/>
          </w:divBdr>
        </w:div>
        <w:div w:id="1544436730">
          <w:marLeft w:val="640"/>
          <w:marRight w:val="0"/>
          <w:marTop w:val="0"/>
          <w:marBottom w:val="0"/>
          <w:divBdr>
            <w:top w:val="none" w:sz="0" w:space="0" w:color="auto"/>
            <w:left w:val="none" w:sz="0" w:space="0" w:color="auto"/>
            <w:bottom w:val="none" w:sz="0" w:space="0" w:color="auto"/>
            <w:right w:val="none" w:sz="0" w:space="0" w:color="auto"/>
          </w:divBdr>
        </w:div>
        <w:div w:id="1557666754">
          <w:marLeft w:val="640"/>
          <w:marRight w:val="0"/>
          <w:marTop w:val="0"/>
          <w:marBottom w:val="0"/>
          <w:divBdr>
            <w:top w:val="none" w:sz="0" w:space="0" w:color="auto"/>
            <w:left w:val="none" w:sz="0" w:space="0" w:color="auto"/>
            <w:bottom w:val="none" w:sz="0" w:space="0" w:color="auto"/>
            <w:right w:val="none" w:sz="0" w:space="0" w:color="auto"/>
          </w:divBdr>
        </w:div>
        <w:div w:id="1563559270">
          <w:marLeft w:val="640"/>
          <w:marRight w:val="0"/>
          <w:marTop w:val="0"/>
          <w:marBottom w:val="0"/>
          <w:divBdr>
            <w:top w:val="none" w:sz="0" w:space="0" w:color="auto"/>
            <w:left w:val="none" w:sz="0" w:space="0" w:color="auto"/>
            <w:bottom w:val="none" w:sz="0" w:space="0" w:color="auto"/>
            <w:right w:val="none" w:sz="0" w:space="0" w:color="auto"/>
          </w:divBdr>
        </w:div>
        <w:div w:id="1590654491">
          <w:marLeft w:val="640"/>
          <w:marRight w:val="0"/>
          <w:marTop w:val="0"/>
          <w:marBottom w:val="0"/>
          <w:divBdr>
            <w:top w:val="none" w:sz="0" w:space="0" w:color="auto"/>
            <w:left w:val="none" w:sz="0" w:space="0" w:color="auto"/>
            <w:bottom w:val="none" w:sz="0" w:space="0" w:color="auto"/>
            <w:right w:val="none" w:sz="0" w:space="0" w:color="auto"/>
          </w:divBdr>
        </w:div>
        <w:div w:id="1594968658">
          <w:marLeft w:val="640"/>
          <w:marRight w:val="0"/>
          <w:marTop w:val="0"/>
          <w:marBottom w:val="0"/>
          <w:divBdr>
            <w:top w:val="none" w:sz="0" w:space="0" w:color="auto"/>
            <w:left w:val="none" w:sz="0" w:space="0" w:color="auto"/>
            <w:bottom w:val="none" w:sz="0" w:space="0" w:color="auto"/>
            <w:right w:val="none" w:sz="0" w:space="0" w:color="auto"/>
          </w:divBdr>
        </w:div>
        <w:div w:id="1646854318">
          <w:marLeft w:val="640"/>
          <w:marRight w:val="0"/>
          <w:marTop w:val="0"/>
          <w:marBottom w:val="0"/>
          <w:divBdr>
            <w:top w:val="none" w:sz="0" w:space="0" w:color="auto"/>
            <w:left w:val="none" w:sz="0" w:space="0" w:color="auto"/>
            <w:bottom w:val="none" w:sz="0" w:space="0" w:color="auto"/>
            <w:right w:val="none" w:sz="0" w:space="0" w:color="auto"/>
          </w:divBdr>
        </w:div>
        <w:div w:id="1668093753">
          <w:marLeft w:val="640"/>
          <w:marRight w:val="0"/>
          <w:marTop w:val="0"/>
          <w:marBottom w:val="0"/>
          <w:divBdr>
            <w:top w:val="none" w:sz="0" w:space="0" w:color="auto"/>
            <w:left w:val="none" w:sz="0" w:space="0" w:color="auto"/>
            <w:bottom w:val="none" w:sz="0" w:space="0" w:color="auto"/>
            <w:right w:val="none" w:sz="0" w:space="0" w:color="auto"/>
          </w:divBdr>
        </w:div>
        <w:div w:id="1702709118">
          <w:marLeft w:val="640"/>
          <w:marRight w:val="0"/>
          <w:marTop w:val="0"/>
          <w:marBottom w:val="0"/>
          <w:divBdr>
            <w:top w:val="none" w:sz="0" w:space="0" w:color="auto"/>
            <w:left w:val="none" w:sz="0" w:space="0" w:color="auto"/>
            <w:bottom w:val="none" w:sz="0" w:space="0" w:color="auto"/>
            <w:right w:val="none" w:sz="0" w:space="0" w:color="auto"/>
          </w:divBdr>
        </w:div>
        <w:div w:id="1712801339">
          <w:marLeft w:val="640"/>
          <w:marRight w:val="0"/>
          <w:marTop w:val="0"/>
          <w:marBottom w:val="0"/>
          <w:divBdr>
            <w:top w:val="none" w:sz="0" w:space="0" w:color="auto"/>
            <w:left w:val="none" w:sz="0" w:space="0" w:color="auto"/>
            <w:bottom w:val="none" w:sz="0" w:space="0" w:color="auto"/>
            <w:right w:val="none" w:sz="0" w:space="0" w:color="auto"/>
          </w:divBdr>
        </w:div>
        <w:div w:id="1729649450">
          <w:marLeft w:val="640"/>
          <w:marRight w:val="0"/>
          <w:marTop w:val="0"/>
          <w:marBottom w:val="0"/>
          <w:divBdr>
            <w:top w:val="none" w:sz="0" w:space="0" w:color="auto"/>
            <w:left w:val="none" w:sz="0" w:space="0" w:color="auto"/>
            <w:bottom w:val="none" w:sz="0" w:space="0" w:color="auto"/>
            <w:right w:val="none" w:sz="0" w:space="0" w:color="auto"/>
          </w:divBdr>
        </w:div>
        <w:div w:id="1814248860">
          <w:marLeft w:val="640"/>
          <w:marRight w:val="0"/>
          <w:marTop w:val="0"/>
          <w:marBottom w:val="0"/>
          <w:divBdr>
            <w:top w:val="none" w:sz="0" w:space="0" w:color="auto"/>
            <w:left w:val="none" w:sz="0" w:space="0" w:color="auto"/>
            <w:bottom w:val="none" w:sz="0" w:space="0" w:color="auto"/>
            <w:right w:val="none" w:sz="0" w:space="0" w:color="auto"/>
          </w:divBdr>
        </w:div>
        <w:div w:id="1824156516">
          <w:marLeft w:val="640"/>
          <w:marRight w:val="0"/>
          <w:marTop w:val="0"/>
          <w:marBottom w:val="0"/>
          <w:divBdr>
            <w:top w:val="none" w:sz="0" w:space="0" w:color="auto"/>
            <w:left w:val="none" w:sz="0" w:space="0" w:color="auto"/>
            <w:bottom w:val="none" w:sz="0" w:space="0" w:color="auto"/>
            <w:right w:val="none" w:sz="0" w:space="0" w:color="auto"/>
          </w:divBdr>
        </w:div>
        <w:div w:id="1862815075">
          <w:marLeft w:val="640"/>
          <w:marRight w:val="0"/>
          <w:marTop w:val="0"/>
          <w:marBottom w:val="0"/>
          <w:divBdr>
            <w:top w:val="none" w:sz="0" w:space="0" w:color="auto"/>
            <w:left w:val="none" w:sz="0" w:space="0" w:color="auto"/>
            <w:bottom w:val="none" w:sz="0" w:space="0" w:color="auto"/>
            <w:right w:val="none" w:sz="0" w:space="0" w:color="auto"/>
          </w:divBdr>
        </w:div>
        <w:div w:id="1877544199">
          <w:marLeft w:val="640"/>
          <w:marRight w:val="0"/>
          <w:marTop w:val="0"/>
          <w:marBottom w:val="0"/>
          <w:divBdr>
            <w:top w:val="none" w:sz="0" w:space="0" w:color="auto"/>
            <w:left w:val="none" w:sz="0" w:space="0" w:color="auto"/>
            <w:bottom w:val="none" w:sz="0" w:space="0" w:color="auto"/>
            <w:right w:val="none" w:sz="0" w:space="0" w:color="auto"/>
          </w:divBdr>
        </w:div>
        <w:div w:id="1995794748">
          <w:marLeft w:val="640"/>
          <w:marRight w:val="0"/>
          <w:marTop w:val="0"/>
          <w:marBottom w:val="0"/>
          <w:divBdr>
            <w:top w:val="none" w:sz="0" w:space="0" w:color="auto"/>
            <w:left w:val="none" w:sz="0" w:space="0" w:color="auto"/>
            <w:bottom w:val="none" w:sz="0" w:space="0" w:color="auto"/>
            <w:right w:val="none" w:sz="0" w:space="0" w:color="auto"/>
          </w:divBdr>
        </w:div>
        <w:div w:id="2004239950">
          <w:marLeft w:val="640"/>
          <w:marRight w:val="0"/>
          <w:marTop w:val="0"/>
          <w:marBottom w:val="0"/>
          <w:divBdr>
            <w:top w:val="none" w:sz="0" w:space="0" w:color="auto"/>
            <w:left w:val="none" w:sz="0" w:space="0" w:color="auto"/>
            <w:bottom w:val="none" w:sz="0" w:space="0" w:color="auto"/>
            <w:right w:val="none" w:sz="0" w:space="0" w:color="auto"/>
          </w:divBdr>
        </w:div>
        <w:div w:id="2028167258">
          <w:marLeft w:val="640"/>
          <w:marRight w:val="0"/>
          <w:marTop w:val="0"/>
          <w:marBottom w:val="0"/>
          <w:divBdr>
            <w:top w:val="none" w:sz="0" w:space="0" w:color="auto"/>
            <w:left w:val="none" w:sz="0" w:space="0" w:color="auto"/>
            <w:bottom w:val="none" w:sz="0" w:space="0" w:color="auto"/>
            <w:right w:val="none" w:sz="0" w:space="0" w:color="auto"/>
          </w:divBdr>
        </w:div>
        <w:div w:id="2048604515">
          <w:marLeft w:val="640"/>
          <w:marRight w:val="0"/>
          <w:marTop w:val="0"/>
          <w:marBottom w:val="0"/>
          <w:divBdr>
            <w:top w:val="none" w:sz="0" w:space="0" w:color="auto"/>
            <w:left w:val="none" w:sz="0" w:space="0" w:color="auto"/>
            <w:bottom w:val="none" w:sz="0" w:space="0" w:color="auto"/>
            <w:right w:val="none" w:sz="0" w:space="0" w:color="auto"/>
          </w:divBdr>
        </w:div>
        <w:div w:id="2066681931">
          <w:marLeft w:val="640"/>
          <w:marRight w:val="0"/>
          <w:marTop w:val="0"/>
          <w:marBottom w:val="0"/>
          <w:divBdr>
            <w:top w:val="none" w:sz="0" w:space="0" w:color="auto"/>
            <w:left w:val="none" w:sz="0" w:space="0" w:color="auto"/>
            <w:bottom w:val="none" w:sz="0" w:space="0" w:color="auto"/>
            <w:right w:val="none" w:sz="0" w:space="0" w:color="auto"/>
          </w:divBdr>
        </w:div>
        <w:div w:id="2093507344">
          <w:marLeft w:val="640"/>
          <w:marRight w:val="0"/>
          <w:marTop w:val="0"/>
          <w:marBottom w:val="0"/>
          <w:divBdr>
            <w:top w:val="none" w:sz="0" w:space="0" w:color="auto"/>
            <w:left w:val="none" w:sz="0" w:space="0" w:color="auto"/>
            <w:bottom w:val="none" w:sz="0" w:space="0" w:color="auto"/>
            <w:right w:val="none" w:sz="0" w:space="0" w:color="auto"/>
          </w:divBdr>
        </w:div>
        <w:div w:id="2097506800">
          <w:marLeft w:val="640"/>
          <w:marRight w:val="0"/>
          <w:marTop w:val="0"/>
          <w:marBottom w:val="0"/>
          <w:divBdr>
            <w:top w:val="none" w:sz="0" w:space="0" w:color="auto"/>
            <w:left w:val="none" w:sz="0" w:space="0" w:color="auto"/>
            <w:bottom w:val="none" w:sz="0" w:space="0" w:color="auto"/>
            <w:right w:val="none" w:sz="0" w:space="0" w:color="auto"/>
          </w:divBdr>
        </w:div>
        <w:div w:id="2098287446">
          <w:marLeft w:val="640"/>
          <w:marRight w:val="0"/>
          <w:marTop w:val="0"/>
          <w:marBottom w:val="0"/>
          <w:divBdr>
            <w:top w:val="none" w:sz="0" w:space="0" w:color="auto"/>
            <w:left w:val="none" w:sz="0" w:space="0" w:color="auto"/>
            <w:bottom w:val="none" w:sz="0" w:space="0" w:color="auto"/>
            <w:right w:val="none" w:sz="0" w:space="0" w:color="auto"/>
          </w:divBdr>
        </w:div>
        <w:div w:id="2132674487">
          <w:marLeft w:val="640"/>
          <w:marRight w:val="0"/>
          <w:marTop w:val="0"/>
          <w:marBottom w:val="0"/>
          <w:divBdr>
            <w:top w:val="none" w:sz="0" w:space="0" w:color="auto"/>
            <w:left w:val="none" w:sz="0" w:space="0" w:color="auto"/>
            <w:bottom w:val="none" w:sz="0" w:space="0" w:color="auto"/>
            <w:right w:val="none" w:sz="0" w:space="0" w:color="auto"/>
          </w:divBdr>
        </w:div>
        <w:div w:id="2140605325">
          <w:marLeft w:val="640"/>
          <w:marRight w:val="0"/>
          <w:marTop w:val="0"/>
          <w:marBottom w:val="0"/>
          <w:divBdr>
            <w:top w:val="none" w:sz="0" w:space="0" w:color="auto"/>
            <w:left w:val="none" w:sz="0" w:space="0" w:color="auto"/>
            <w:bottom w:val="none" w:sz="0" w:space="0" w:color="auto"/>
            <w:right w:val="none" w:sz="0" w:space="0" w:color="auto"/>
          </w:divBdr>
        </w:div>
      </w:divsChild>
    </w:div>
    <w:div w:id="182866645">
      <w:marLeft w:val="640"/>
      <w:marRight w:val="0"/>
      <w:marTop w:val="0"/>
      <w:marBottom w:val="0"/>
      <w:divBdr>
        <w:top w:val="none" w:sz="0" w:space="0" w:color="auto"/>
        <w:left w:val="none" w:sz="0" w:space="0" w:color="auto"/>
        <w:bottom w:val="none" w:sz="0" w:space="0" w:color="auto"/>
        <w:right w:val="none" w:sz="0" w:space="0" w:color="auto"/>
      </w:divBdr>
    </w:div>
    <w:div w:id="184557436">
      <w:marLeft w:val="640"/>
      <w:marRight w:val="0"/>
      <w:marTop w:val="0"/>
      <w:marBottom w:val="0"/>
      <w:divBdr>
        <w:top w:val="none" w:sz="0" w:space="0" w:color="auto"/>
        <w:left w:val="none" w:sz="0" w:space="0" w:color="auto"/>
        <w:bottom w:val="none" w:sz="0" w:space="0" w:color="auto"/>
        <w:right w:val="none" w:sz="0" w:space="0" w:color="auto"/>
      </w:divBdr>
    </w:div>
    <w:div w:id="184750261">
      <w:marLeft w:val="640"/>
      <w:marRight w:val="0"/>
      <w:marTop w:val="0"/>
      <w:marBottom w:val="0"/>
      <w:divBdr>
        <w:top w:val="none" w:sz="0" w:space="0" w:color="auto"/>
        <w:left w:val="none" w:sz="0" w:space="0" w:color="auto"/>
        <w:bottom w:val="none" w:sz="0" w:space="0" w:color="auto"/>
        <w:right w:val="none" w:sz="0" w:space="0" w:color="auto"/>
      </w:divBdr>
    </w:div>
    <w:div w:id="184753824">
      <w:marLeft w:val="640"/>
      <w:marRight w:val="0"/>
      <w:marTop w:val="0"/>
      <w:marBottom w:val="0"/>
      <w:divBdr>
        <w:top w:val="none" w:sz="0" w:space="0" w:color="auto"/>
        <w:left w:val="none" w:sz="0" w:space="0" w:color="auto"/>
        <w:bottom w:val="none" w:sz="0" w:space="0" w:color="auto"/>
        <w:right w:val="none" w:sz="0" w:space="0" w:color="auto"/>
      </w:divBdr>
    </w:div>
    <w:div w:id="185757736">
      <w:marLeft w:val="640"/>
      <w:marRight w:val="0"/>
      <w:marTop w:val="0"/>
      <w:marBottom w:val="0"/>
      <w:divBdr>
        <w:top w:val="none" w:sz="0" w:space="0" w:color="auto"/>
        <w:left w:val="none" w:sz="0" w:space="0" w:color="auto"/>
        <w:bottom w:val="none" w:sz="0" w:space="0" w:color="auto"/>
        <w:right w:val="none" w:sz="0" w:space="0" w:color="auto"/>
      </w:divBdr>
    </w:div>
    <w:div w:id="186217438">
      <w:marLeft w:val="640"/>
      <w:marRight w:val="0"/>
      <w:marTop w:val="0"/>
      <w:marBottom w:val="0"/>
      <w:divBdr>
        <w:top w:val="none" w:sz="0" w:space="0" w:color="auto"/>
        <w:left w:val="none" w:sz="0" w:space="0" w:color="auto"/>
        <w:bottom w:val="none" w:sz="0" w:space="0" w:color="auto"/>
        <w:right w:val="none" w:sz="0" w:space="0" w:color="auto"/>
      </w:divBdr>
    </w:div>
    <w:div w:id="186217752">
      <w:marLeft w:val="640"/>
      <w:marRight w:val="0"/>
      <w:marTop w:val="0"/>
      <w:marBottom w:val="0"/>
      <w:divBdr>
        <w:top w:val="none" w:sz="0" w:space="0" w:color="auto"/>
        <w:left w:val="none" w:sz="0" w:space="0" w:color="auto"/>
        <w:bottom w:val="none" w:sz="0" w:space="0" w:color="auto"/>
        <w:right w:val="none" w:sz="0" w:space="0" w:color="auto"/>
      </w:divBdr>
    </w:div>
    <w:div w:id="186331683">
      <w:marLeft w:val="640"/>
      <w:marRight w:val="0"/>
      <w:marTop w:val="0"/>
      <w:marBottom w:val="0"/>
      <w:divBdr>
        <w:top w:val="none" w:sz="0" w:space="0" w:color="auto"/>
        <w:left w:val="none" w:sz="0" w:space="0" w:color="auto"/>
        <w:bottom w:val="none" w:sz="0" w:space="0" w:color="auto"/>
        <w:right w:val="none" w:sz="0" w:space="0" w:color="auto"/>
      </w:divBdr>
    </w:div>
    <w:div w:id="186411881">
      <w:marLeft w:val="640"/>
      <w:marRight w:val="0"/>
      <w:marTop w:val="0"/>
      <w:marBottom w:val="0"/>
      <w:divBdr>
        <w:top w:val="none" w:sz="0" w:space="0" w:color="auto"/>
        <w:left w:val="none" w:sz="0" w:space="0" w:color="auto"/>
        <w:bottom w:val="none" w:sz="0" w:space="0" w:color="auto"/>
        <w:right w:val="none" w:sz="0" w:space="0" w:color="auto"/>
      </w:divBdr>
    </w:div>
    <w:div w:id="186450691">
      <w:marLeft w:val="640"/>
      <w:marRight w:val="0"/>
      <w:marTop w:val="0"/>
      <w:marBottom w:val="0"/>
      <w:divBdr>
        <w:top w:val="none" w:sz="0" w:space="0" w:color="auto"/>
        <w:left w:val="none" w:sz="0" w:space="0" w:color="auto"/>
        <w:bottom w:val="none" w:sz="0" w:space="0" w:color="auto"/>
        <w:right w:val="none" w:sz="0" w:space="0" w:color="auto"/>
      </w:divBdr>
    </w:div>
    <w:div w:id="187060668">
      <w:marLeft w:val="640"/>
      <w:marRight w:val="0"/>
      <w:marTop w:val="0"/>
      <w:marBottom w:val="0"/>
      <w:divBdr>
        <w:top w:val="none" w:sz="0" w:space="0" w:color="auto"/>
        <w:left w:val="none" w:sz="0" w:space="0" w:color="auto"/>
        <w:bottom w:val="none" w:sz="0" w:space="0" w:color="auto"/>
        <w:right w:val="none" w:sz="0" w:space="0" w:color="auto"/>
      </w:divBdr>
    </w:div>
    <w:div w:id="187333055">
      <w:marLeft w:val="640"/>
      <w:marRight w:val="0"/>
      <w:marTop w:val="0"/>
      <w:marBottom w:val="0"/>
      <w:divBdr>
        <w:top w:val="none" w:sz="0" w:space="0" w:color="auto"/>
        <w:left w:val="none" w:sz="0" w:space="0" w:color="auto"/>
        <w:bottom w:val="none" w:sz="0" w:space="0" w:color="auto"/>
        <w:right w:val="none" w:sz="0" w:space="0" w:color="auto"/>
      </w:divBdr>
    </w:div>
    <w:div w:id="187721569">
      <w:marLeft w:val="640"/>
      <w:marRight w:val="0"/>
      <w:marTop w:val="0"/>
      <w:marBottom w:val="0"/>
      <w:divBdr>
        <w:top w:val="none" w:sz="0" w:space="0" w:color="auto"/>
        <w:left w:val="none" w:sz="0" w:space="0" w:color="auto"/>
        <w:bottom w:val="none" w:sz="0" w:space="0" w:color="auto"/>
        <w:right w:val="none" w:sz="0" w:space="0" w:color="auto"/>
      </w:divBdr>
    </w:div>
    <w:div w:id="187908733">
      <w:marLeft w:val="640"/>
      <w:marRight w:val="0"/>
      <w:marTop w:val="0"/>
      <w:marBottom w:val="0"/>
      <w:divBdr>
        <w:top w:val="none" w:sz="0" w:space="0" w:color="auto"/>
        <w:left w:val="none" w:sz="0" w:space="0" w:color="auto"/>
        <w:bottom w:val="none" w:sz="0" w:space="0" w:color="auto"/>
        <w:right w:val="none" w:sz="0" w:space="0" w:color="auto"/>
      </w:divBdr>
    </w:div>
    <w:div w:id="188180782">
      <w:marLeft w:val="640"/>
      <w:marRight w:val="0"/>
      <w:marTop w:val="0"/>
      <w:marBottom w:val="0"/>
      <w:divBdr>
        <w:top w:val="none" w:sz="0" w:space="0" w:color="auto"/>
        <w:left w:val="none" w:sz="0" w:space="0" w:color="auto"/>
        <w:bottom w:val="none" w:sz="0" w:space="0" w:color="auto"/>
        <w:right w:val="none" w:sz="0" w:space="0" w:color="auto"/>
      </w:divBdr>
    </w:div>
    <w:div w:id="189339326">
      <w:marLeft w:val="640"/>
      <w:marRight w:val="0"/>
      <w:marTop w:val="0"/>
      <w:marBottom w:val="0"/>
      <w:divBdr>
        <w:top w:val="none" w:sz="0" w:space="0" w:color="auto"/>
        <w:left w:val="none" w:sz="0" w:space="0" w:color="auto"/>
        <w:bottom w:val="none" w:sz="0" w:space="0" w:color="auto"/>
        <w:right w:val="none" w:sz="0" w:space="0" w:color="auto"/>
      </w:divBdr>
    </w:div>
    <w:div w:id="189800945">
      <w:marLeft w:val="640"/>
      <w:marRight w:val="0"/>
      <w:marTop w:val="0"/>
      <w:marBottom w:val="0"/>
      <w:divBdr>
        <w:top w:val="none" w:sz="0" w:space="0" w:color="auto"/>
        <w:left w:val="none" w:sz="0" w:space="0" w:color="auto"/>
        <w:bottom w:val="none" w:sz="0" w:space="0" w:color="auto"/>
        <w:right w:val="none" w:sz="0" w:space="0" w:color="auto"/>
      </w:divBdr>
    </w:div>
    <w:div w:id="189882392">
      <w:marLeft w:val="640"/>
      <w:marRight w:val="0"/>
      <w:marTop w:val="0"/>
      <w:marBottom w:val="0"/>
      <w:divBdr>
        <w:top w:val="none" w:sz="0" w:space="0" w:color="auto"/>
        <w:left w:val="none" w:sz="0" w:space="0" w:color="auto"/>
        <w:bottom w:val="none" w:sz="0" w:space="0" w:color="auto"/>
        <w:right w:val="none" w:sz="0" w:space="0" w:color="auto"/>
      </w:divBdr>
    </w:div>
    <w:div w:id="190071814">
      <w:marLeft w:val="640"/>
      <w:marRight w:val="0"/>
      <w:marTop w:val="0"/>
      <w:marBottom w:val="0"/>
      <w:divBdr>
        <w:top w:val="none" w:sz="0" w:space="0" w:color="auto"/>
        <w:left w:val="none" w:sz="0" w:space="0" w:color="auto"/>
        <w:bottom w:val="none" w:sz="0" w:space="0" w:color="auto"/>
        <w:right w:val="none" w:sz="0" w:space="0" w:color="auto"/>
      </w:divBdr>
    </w:div>
    <w:div w:id="190261189">
      <w:marLeft w:val="640"/>
      <w:marRight w:val="0"/>
      <w:marTop w:val="0"/>
      <w:marBottom w:val="0"/>
      <w:divBdr>
        <w:top w:val="none" w:sz="0" w:space="0" w:color="auto"/>
        <w:left w:val="none" w:sz="0" w:space="0" w:color="auto"/>
        <w:bottom w:val="none" w:sz="0" w:space="0" w:color="auto"/>
        <w:right w:val="none" w:sz="0" w:space="0" w:color="auto"/>
      </w:divBdr>
    </w:div>
    <w:div w:id="190267658">
      <w:marLeft w:val="640"/>
      <w:marRight w:val="0"/>
      <w:marTop w:val="0"/>
      <w:marBottom w:val="0"/>
      <w:divBdr>
        <w:top w:val="none" w:sz="0" w:space="0" w:color="auto"/>
        <w:left w:val="none" w:sz="0" w:space="0" w:color="auto"/>
        <w:bottom w:val="none" w:sz="0" w:space="0" w:color="auto"/>
        <w:right w:val="none" w:sz="0" w:space="0" w:color="auto"/>
      </w:divBdr>
    </w:div>
    <w:div w:id="190382579">
      <w:marLeft w:val="640"/>
      <w:marRight w:val="0"/>
      <w:marTop w:val="0"/>
      <w:marBottom w:val="0"/>
      <w:divBdr>
        <w:top w:val="none" w:sz="0" w:space="0" w:color="auto"/>
        <w:left w:val="none" w:sz="0" w:space="0" w:color="auto"/>
        <w:bottom w:val="none" w:sz="0" w:space="0" w:color="auto"/>
        <w:right w:val="none" w:sz="0" w:space="0" w:color="auto"/>
      </w:divBdr>
    </w:div>
    <w:div w:id="190992612">
      <w:marLeft w:val="640"/>
      <w:marRight w:val="0"/>
      <w:marTop w:val="0"/>
      <w:marBottom w:val="0"/>
      <w:divBdr>
        <w:top w:val="none" w:sz="0" w:space="0" w:color="auto"/>
        <w:left w:val="none" w:sz="0" w:space="0" w:color="auto"/>
        <w:bottom w:val="none" w:sz="0" w:space="0" w:color="auto"/>
        <w:right w:val="none" w:sz="0" w:space="0" w:color="auto"/>
      </w:divBdr>
    </w:div>
    <w:div w:id="191386182">
      <w:marLeft w:val="640"/>
      <w:marRight w:val="0"/>
      <w:marTop w:val="0"/>
      <w:marBottom w:val="0"/>
      <w:divBdr>
        <w:top w:val="none" w:sz="0" w:space="0" w:color="auto"/>
        <w:left w:val="none" w:sz="0" w:space="0" w:color="auto"/>
        <w:bottom w:val="none" w:sz="0" w:space="0" w:color="auto"/>
        <w:right w:val="none" w:sz="0" w:space="0" w:color="auto"/>
      </w:divBdr>
    </w:div>
    <w:div w:id="191772458">
      <w:marLeft w:val="640"/>
      <w:marRight w:val="0"/>
      <w:marTop w:val="0"/>
      <w:marBottom w:val="0"/>
      <w:divBdr>
        <w:top w:val="none" w:sz="0" w:space="0" w:color="auto"/>
        <w:left w:val="none" w:sz="0" w:space="0" w:color="auto"/>
        <w:bottom w:val="none" w:sz="0" w:space="0" w:color="auto"/>
        <w:right w:val="none" w:sz="0" w:space="0" w:color="auto"/>
      </w:divBdr>
    </w:div>
    <w:div w:id="192303456">
      <w:marLeft w:val="640"/>
      <w:marRight w:val="0"/>
      <w:marTop w:val="0"/>
      <w:marBottom w:val="0"/>
      <w:divBdr>
        <w:top w:val="none" w:sz="0" w:space="0" w:color="auto"/>
        <w:left w:val="none" w:sz="0" w:space="0" w:color="auto"/>
        <w:bottom w:val="none" w:sz="0" w:space="0" w:color="auto"/>
        <w:right w:val="none" w:sz="0" w:space="0" w:color="auto"/>
      </w:divBdr>
    </w:div>
    <w:div w:id="192303836">
      <w:marLeft w:val="640"/>
      <w:marRight w:val="0"/>
      <w:marTop w:val="0"/>
      <w:marBottom w:val="0"/>
      <w:divBdr>
        <w:top w:val="none" w:sz="0" w:space="0" w:color="auto"/>
        <w:left w:val="none" w:sz="0" w:space="0" w:color="auto"/>
        <w:bottom w:val="none" w:sz="0" w:space="0" w:color="auto"/>
        <w:right w:val="none" w:sz="0" w:space="0" w:color="auto"/>
      </w:divBdr>
    </w:div>
    <w:div w:id="192498040">
      <w:marLeft w:val="640"/>
      <w:marRight w:val="0"/>
      <w:marTop w:val="0"/>
      <w:marBottom w:val="0"/>
      <w:divBdr>
        <w:top w:val="none" w:sz="0" w:space="0" w:color="auto"/>
        <w:left w:val="none" w:sz="0" w:space="0" w:color="auto"/>
        <w:bottom w:val="none" w:sz="0" w:space="0" w:color="auto"/>
        <w:right w:val="none" w:sz="0" w:space="0" w:color="auto"/>
      </w:divBdr>
    </w:div>
    <w:div w:id="192966002">
      <w:marLeft w:val="640"/>
      <w:marRight w:val="0"/>
      <w:marTop w:val="0"/>
      <w:marBottom w:val="0"/>
      <w:divBdr>
        <w:top w:val="none" w:sz="0" w:space="0" w:color="auto"/>
        <w:left w:val="none" w:sz="0" w:space="0" w:color="auto"/>
        <w:bottom w:val="none" w:sz="0" w:space="0" w:color="auto"/>
        <w:right w:val="none" w:sz="0" w:space="0" w:color="auto"/>
      </w:divBdr>
    </w:div>
    <w:div w:id="193347252">
      <w:marLeft w:val="640"/>
      <w:marRight w:val="0"/>
      <w:marTop w:val="0"/>
      <w:marBottom w:val="0"/>
      <w:divBdr>
        <w:top w:val="none" w:sz="0" w:space="0" w:color="auto"/>
        <w:left w:val="none" w:sz="0" w:space="0" w:color="auto"/>
        <w:bottom w:val="none" w:sz="0" w:space="0" w:color="auto"/>
        <w:right w:val="none" w:sz="0" w:space="0" w:color="auto"/>
      </w:divBdr>
    </w:div>
    <w:div w:id="193810460">
      <w:marLeft w:val="640"/>
      <w:marRight w:val="0"/>
      <w:marTop w:val="0"/>
      <w:marBottom w:val="0"/>
      <w:divBdr>
        <w:top w:val="none" w:sz="0" w:space="0" w:color="auto"/>
        <w:left w:val="none" w:sz="0" w:space="0" w:color="auto"/>
        <w:bottom w:val="none" w:sz="0" w:space="0" w:color="auto"/>
        <w:right w:val="none" w:sz="0" w:space="0" w:color="auto"/>
      </w:divBdr>
    </w:div>
    <w:div w:id="194930137">
      <w:marLeft w:val="640"/>
      <w:marRight w:val="0"/>
      <w:marTop w:val="0"/>
      <w:marBottom w:val="0"/>
      <w:divBdr>
        <w:top w:val="none" w:sz="0" w:space="0" w:color="auto"/>
        <w:left w:val="none" w:sz="0" w:space="0" w:color="auto"/>
        <w:bottom w:val="none" w:sz="0" w:space="0" w:color="auto"/>
        <w:right w:val="none" w:sz="0" w:space="0" w:color="auto"/>
      </w:divBdr>
    </w:div>
    <w:div w:id="195510446">
      <w:marLeft w:val="640"/>
      <w:marRight w:val="0"/>
      <w:marTop w:val="0"/>
      <w:marBottom w:val="0"/>
      <w:divBdr>
        <w:top w:val="none" w:sz="0" w:space="0" w:color="auto"/>
        <w:left w:val="none" w:sz="0" w:space="0" w:color="auto"/>
        <w:bottom w:val="none" w:sz="0" w:space="0" w:color="auto"/>
        <w:right w:val="none" w:sz="0" w:space="0" w:color="auto"/>
      </w:divBdr>
    </w:div>
    <w:div w:id="195705442">
      <w:marLeft w:val="640"/>
      <w:marRight w:val="0"/>
      <w:marTop w:val="0"/>
      <w:marBottom w:val="0"/>
      <w:divBdr>
        <w:top w:val="none" w:sz="0" w:space="0" w:color="auto"/>
        <w:left w:val="none" w:sz="0" w:space="0" w:color="auto"/>
        <w:bottom w:val="none" w:sz="0" w:space="0" w:color="auto"/>
        <w:right w:val="none" w:sz="0" w:space="0" w:color="auto"/>
      </w:divBdr>
    </w:div>
    <w:div w:id="195971107">
      <w:marLeft w:val="640"/>
      <w:marRight w:val="0"/>
      <w:marTop w:val="0"/>
      <w:marBottom w:val="0"/>
      <w:divBdr>
        <w:top w:val="none" w:sz="0" w:space="0" w:color="auto"/>
        <w:left w:val="none" w:sz="0" w:space="0" w:color="auto"/>
        <w:bottom w:val="none" w:sz="0" w:space="0" w:color="auto"/>
        <w:right w:val="none" w:sz="0" w:space="0" w:color="auto"/>
      </w:divBdr>
    </w:div>
    <w:div w:id="196162345">
      <w:bodyDiv w:val="1"/>
      <w:marLeft w:val="0"/>
      <w:marRight w:val="0"/>
      <w:marTop w:val="0"/>
      <w:marBottom w:val="0"/>
      <w:divBdr>
        <w:top w:val="none" w:sz="0" w:space="0" w:color="auto"/>
        <w:left w:val="none" w:sz="0" w:space="0" w:color="auto"/>
        <w:bottom w:val="none" w:sz="0" w:space="0" w:color="auto"/>
        <w:right w:val="none" w:sz="0" w:space="0" w:color="auto"/>
      </w:divBdr>
    </w:div>
    <w:div w:id="197016195">
      <w:marLeft w:val="640"/>
      <w:marRight w:val="0"/>
      <w:marTop w:val="0"/>
      <w:marBottom w:val="0"/>
      <w:divBdr>
        <w:top w:val="none" w:sz="0" w:space="0" w:color="auto"/>
        <w:left w:val="none" w:sz="0" w:space="0" w:color="auto"/>
        <w:bottom w:val="none" w:sz="0" w:space="0" w:color="auto"/>
        <w:right w:val="none" w:sz="0" w:space="0" w:color="auto"/>
      </w:divBdr>
    </w:div>
    <w:div w:id="197089834">
      <w:marLeft w:val="640"/>
      <w:marRight w:val="0"/>
      <w:marTop w:val="0"/>
      <w:marBottom w:val="0"/>
      <w:divBdr>
        <w:top w:val="none" w:sz="0" w:space="0" w:color="auto"/>
        <w:left w:val="none" w:sz="0" w:space="0" w:color="auto"/>
        <w:bottom w:val="none" w:sz="0" w:space="0" w:color="auto"/>
        <w:right w:val="none" w:sz="0" w:space="0" w:color="auto"/>
      </w:divBdr>
    </w:div>
    <w:div w:id="197473220">
      <w:marLeft w:val="640"/>
      <w:marRight w:val="0"/>
      <w:marTop w:val="0"/>
      <w:marBottom w:val="0"/>
      <w:divBdr>
        <w:top w:val="none" w:sz="0" w:space="0" w:color="auto"/>
        <w:left w:val="none" w:sz="0" w:space="0" w:color="auto"/>
        <w:bottom w:val="none" w:sz="0" w:space="0" w:color="auto"/>
        <w:right w:val="none" w:sz="0" w:space="0" w:color="auto"/>
      </w:divBdr>
    </w:div>
    <w:div w:id="197738167">
      <w:marLeft w:val="640"/>
      <w:marRight w:val="0"/>
      <w:marTop w:val="0"/>
      <w:marBottom w:val="0"/>
      <w:divBdr>
        <w:top w:val="none" w:sz="0" w:space="0" w:color="auto"/>
        <w:left w:val="none" w:sz="0" w:space="0" w:color="auto"/>
        <w:bottom w:val="none" w:sz="0" w:space="0" w:color="auto"/>
        <w:right w:val="none" w:sz="0" w:space="0" w:color="auto"/>
      </w:divBdr>
    </w:div>
    <w:div w:id="197819336">
      <w:marLeft w:val="640"/>
      <w:marRight w:val="0"/>
      <w:marTop w:val="0"/>
      <w:marBottom w:val="0"/>
      <w:divBdr>
        <w:top w:val="none" w:sz="0" w:space="0" w:color="auto"/>
        <w:left w:val="none" w:sz="0" w:space="0" w:color="auto"/>
        <w:bottom w:val="none" w:sz="0" w:space="0" w:color="auto"/>
        <w:right w:val="none" w:sz="0" w:space="0" w:color="auto"/>
      </w:divBdr>
    </w:div>
    <w:div w:id="199048897">
      <w:marLeft w:val="640"/>
      <w:marRight w:val="0"/>
      <w:marTop w:val="0"/>
      <w:marBottom w:val="0"/>
      <w:divBdr>
        <w:top w:val="none" w:sz="0" w:space="0" w:color="auto"/>
        <w:left w:val="none" w:sz="0" w:space="0" w:color="auto"/>
        <w:bottom w:val="none" w:sz="0" w:space="0" w:color="auto"/>
        <w:right w:val="none" w:sz="0" w:space="0" w:color="auto"/>
      </w:divBdr>
    </w:div>
    <w:div w:id="200825413">
      <w:marLeft w:val="640"/>
      <w:marRight w:val="0"/>
      <w:marTop w:val="0"/>
      <w:marBottom w:val="0"/>
      <w:divBdr>
        <w:top w:val="none" w:sz="0" w:space="0" w:color="auto"/>
        <w:left w:val="none" w:sz="0" w:space="0" w:color="auto"/>
        <w:bottom w:val="none" w:sz="0" w:space="0" w:color="auto"/>
        <w:right w:val="none" w:sz="0" w:space="0" w:color="auto"/>
      </w:divBdr>
    </w:div>
    <w:div w:id="201485727">
      <w:marLeft w:val="640"/>
      <w:marRight w:val="0"/>
      <w:marTop w:val="0"/>
      <w:marBottom w:val="0"/>
      <w:divBdr>
        <w:top w:val="none" w:sz="0" w:space="0" w:color="auto"/>
        <w:left w:val="none" w:sz="0" w:space="0" w:color="auto"/>
        <w:bottom w:val="none" w:sz="0" w:space="0" w:color="auto"/>
        <w:right w:val="none" w:sz="0" w:space="0" w:color="auto"/>
      </w:divBdr>
    </w:div>
    <w:div w:id="201672027">
      <w:marLeft w:val="640"/>
      <w:marRight w:val="0"/>
      <w:marTop w:val="0"/>
      <w:marBottom w:val="0"/>
      <w:divBdr>
        <w:top w:val="none" w:sz="0" w:space="0" w:color="auto"/>
        <w:left w:val="none" w:sz="0" w:space="0" w:color="auto"/>
        <w:bottom w:val="none" w:sz="0" w:space="0" w:color="auto"/>
        <w:right w:val="none" w:sz="0" w:space="0" w:color="auto"/>
      </w:divBdr>
    </w:div>
    <w:div w:id="201752183">
      <w:marLeft w:val="640"/>
      <w:marRight w:val="0"/>
      <w:marTop w:val="0"/>
      <w:marBottom w:val="0"/>
      <w:divBdr>
        <w:top w:val="none" w:sz="0" w:space="0" w:color="auto"/>
        <w:left w:val="none" w:sz="0" w:space="0" w:color="auto"/>
        <w:bottom w:val="none" w:sz="0" w:space="0" w:color="auto"/>
        <w:right w:val="none" w:sz="0" w:space="0" w:color="auto"/>
      </w:divBdr>
    </w:div>
    <w:div w:id="202182105">
      <w:bodyDiv w:val="1"/>
      <w:marLeft w:val="0"/>
      <w:marRight w:val="0"/>
      <w:marTop w:val="0"/>
      <w:marBottom w:val="0"/>
      <w:divBdr>
        <w:top w:val="none" w:sz="0" w:space="0" w:color="auto"/>
        <w:left w:val="none" w:sz="0" w:space="0" w:color="auto"/>
        <w:bottom w:val="none" w:sz="0" w:space="0" w:color="auto"/>
        <w:right w:val="none" w:sz="0" w:space="0" w:color="auto"/>
      </w:divBdr>
    </w:div>
    <w:div w:id="203059144">
      <w:marLeft w:val="640"/>
      <w:marRight w:val="0"/>
      <w:marTop w:val="0"/>
      <w:marBottom w:val="0"/>
      <w:divBdr>
        <w:top w:val="none" w:sz="0" w:space="0" w:color="auto"/>
        <w:left w:val="none" w:sz="0" w:space="0" w:color="auto"/>
        <w:bottom w:val="none" w:sz="0" w:space="0" w:color="auto"/>
        <w:right w:val="none" w:sz="0" w:space="0" w:color="auto"/>
      </w:divBdr>
    </w:div>
    <w:div w:id="203754851">
      <w:marLeft w:val="640"/>
      <w:marRight w:val="0"/>
      <w:marTop w:val="0"/>
      <w:marBottom w:val="0"/>
      <w:divBdr>
        <w:top w:val="none" w:sz="0" w:space="0" w:color="auto"/>
        <w:left w:val="none" w:sz="0" w:space="0" w:color="auto"/>
        <w:bottom w:val="none" w:sz="0" w:space="0" w:color="auto"/>
        <w:right w:val="none" w:sz="0" w:space="0" w:color="auto"/>
      </w:divBdr>
    </w:div>
    <w:div w:id="203755245">
      <w:marLeft w:val="640"/>
      <w:marRight w:val="0"/>
      <w:marTop w:val="0"/>
      <w:marBottom w:val="0"/>
      <w:divBdr>
        <w:top w:val="none" w:sz="0" w:space="0" w:color="auto"/>
        <w:left w:val="none" w:sz="0" w:space="0" w:color="auto"/>
        <w:bottom w:val="none" w:sz="0" w:space="0" w:color="auto"/>
        <w:right w:val="none" w:sz="0" w:space="0" w:color="auto"/>
      </w:divBdr>
    </w:div>
    <w:div w:id="204803580">
      <w:marLeft w:val="640"/>
      <w:marRight w:val="0"/>
      <w:marTop w:val="0"/>
      <w:marBottom w:val="0"/>
      <w:divBdr>
        <w:top w:val="none" w:sz="0" w:space="0" w:color="auto"/>
        <w:left w:val="none" w:sz="0" w:space="0" w:color="auto"/>
        <w:bottom w:val="none" w:sz="0" w:space="0" w:color="auto"/>
        <w:right w:val="none" w:sz="0" w:space="0" w:color="auto"/>
      </w:divBdr>
    </w:div>
    <w:div w:id="205991336">
      <w:marLeft w:val="640"/>
      <w:marRight w:val="0"/>
      <w:marTop w:val="0"/>
      <w:marBottom w:val="0"/>
      <w:divBdr>
        <w:top w:val="none" w:sz="0" w:space="0" w:color="auto"/>
        <w:left w:val="none" w:sz="0" w:space="0" w:color="auto"/>
        <w:bottom w:val="none" w:sz="0" w:space="0" w:color="auto"/>
        <w:right w:val="none" w:sz="0" w:space="0" w:color="auto"/>
      </w:divBdr>
    </w:div>
    <w:div w:id="206375079">
      <w:marLeft w:val="640"/>
      <w:marRight w:val="0"/>
      <w:marTop w:val="0"/>
      <w:marBottom w:val="0"/>
      <w:divBdr>
        <w:top w:val="none" w:sz="0" w:space="0" w:color="auto"/>
        <w:left w:val="none" w:sz="0" w:space="0" w:color="auto"/>
        <w:bottom w:val="none" w:sz="0" w:space="0" w:color="auto"/>
        <w:right w:val="none" w:sz="0" w:space="0" w:color="auto"/>
      </w:divBdr>
    </w:div>
    <w:div w:id="206380961">
      <w:marLeft w:val="640"/>
      <w:marRight w:val="0"/>
      <w:marTop w:val="0"/>
      <w:marBottom w:val="0"/>
      <w:divBdr>
        <w:top w:val="none" w:sz="0" w:space="0" w:color="auto"/>
        <w:left w:val="none" w:sz="0" w:space="0" w:color="auto"/>
        <w:bottom w:val="none" w:sz="0" w:space="0" w:color="auto"/>
        <w:right w:val="none" w:sz="0" w:space="0" w:color="auto"/>
      </w:divBdr>
    </w:div>
    <w:div w:id="206455643">
      <w:marLeft w:val="640"/>
      <w:marRight w:val="0"/>
      <w:marTop w:val="0"/>
      <w:marBottom w:val="0"/>
      <w:divBdr>
        <w:top w:val="none" w:sz="0" w:space="0" w:color="auto"/>
        <w:left w:val="none" w:sz="0" w:space="0" w:color="auto"/>
        <w:bottom w:val="none" w:sz="0" w:space="0" w:color="auto"/>
        <w:right w:val="none" w:sz="0" w:space="0" w:color="auto"/>
      </w:divBdr>
    </w:div>
    <w:div w:id="206836629">
      <w:marLeft w:val="640"/>
      <w:marRight w:val="0"/>
      <w:marTop w:val="0"/>
      <w:marBottom w:val="0"/>
      <w:divBdr>
        <w:top w:val="none" w:sz="0" w:space="0" w:color="auto"/>
        <w:left w:val="none" w:sz="0" w:space="0" w:color="auto"/>
        <w:bottom w:val="none" w:sz="0" w:space="0" w:color="auto"/>
        <w:right w:val="none" w:sz="0" w:space="0" w:color="auto"/>
      </w:divBdr>
    </w:div>
    <w:div w:id="207568683">
      <w:marLeft w:val="640"/>
      <w:marRight w:val="0"/>
      <w:marTop w:val="0"/>
      <w:marBottom w:val="0"/>
      <w:divBdr>
        <w:top w:val="none" w:sz="0" w:space="0" w:color="auto"/>
        <w:left w:val="none" w:sz="0" w:space="0" w:color="auto"/>
        <w:bottom w:val="none" w:sz="0" w:space="0" w:color="auto"/>
        <w:right w:val="none" w:sz="0" w:space="0" w:color="auto"/>
      </w:divBdr>
    </w:div>
    <w:div w:id="207842342">
      <w:marLeft w:val="640"/>
      <w:marRight w:val="0"/>
      <w:marTop w:val="0"/>
      <w:marBottom w:val="0"/>
      <w:divBdr>
        <w:top w:val="none" w:sz="0" w:space="0" w:color="auto"/>
        <w:left w:val="none" w:sz="0" w:space="0" w:color="auto"/>
        <w:bottom w:val="none" w:sz="0" w:space="0" w:color="auto"/>
        <w:right w:val="none" w:sz="0" w:space="0" w:color="auto"/>
      </w:divBdr>
    </w:div>
    <w:div w:id="208495593">
      <w:bodyDiv w:val="1"/>
      <w:marLeft w:val="0"/>
      <w:marRight w:val="0"/>
      <w:marTop w:val="0"/>
      <w:marBottom w:val="0"/>
      <w:divBdr>
        <w:top w:val="none" w:sz="0" w:space="0" w:color="auto"/>
        <w:left w:val="none" w:sz="0" w:space="0" w:color="auto"/>
        <w:bottom w:val="none" w:sz="0" w:space="0" w:color="auto"/>
        <w:right w:val="none" w:sz="0" w:space="0" w:color="auto"/>
      </w:divBdr>
      <w:divsChild>
        <w:div w:id="590994">
          <w:marLeft w:val="640"/>
          <w:marRight w:val="0"/>
          <w:marTop w:val="0"/>
          <w:marBottom w:val="0"/>
          <w:divBdr>
            <w:top w:val="none" w:sz="0" w:space="0" w:color="auto"/>
            <w:left w:val="none" w:sz="0" w:space="0" w:color="auto"/>
            <w:bottom w:val="none" w:sz="0" w:space="0" w:color="auto"/>
            <w:right w:val="none" w:sz="0" w:space="0" w:color="auto"/>
          </w:divBdr>
        </w:div>
        <w:div w:id="13461302">
          <w:marLeft w:val="640"/>
          <w:marRight w:val="0"/>
          <w:marTop w:val="0"/>
          <w:marBottom w:val="0"/>
          <w:divBdr>
            <w:top w:val="none" w:sz="0" w:space="0" w:color="auto"/>
            <w:left w:val="none" w:sz="0" w:space="0" w:color="auto"/>
            <w:bottom w:val="none" w:sz="0" w:space="0" w:color="auto"/>
            <w:right w:val="none" w:sz="0" w:space="0" w:color="auto"/>
          </w:divBdr>
        </w:div>
        <w:div w:id="15468960">
          <w:marLeft w:val="640"/>
          <w:marRight w:val="0"/>
          <w:marTop w:val="0"/>
          <w:marBottom w:val="0"/>
          <w:divBdr>
            <w:top w:val="none" w:sz="0" w:space="0" w:color="auto"/>
            <w:left w:val="none" w:sz="0" w:space="0" w:color="auto"/>
            <w:bottom w:val="none" w:sz="0" w:space="0" w:color="auto"/>
            <w:right w:val="none" w:sz="0" w:space="0" w:color="auto"/>
          </w:divBdr>
        </w:div>
        <w:div w:id="17241463">
          <w:marLeft w:val="640"/>
          <w:marRight w:val="0"/>
          <w:marTop w:val="0"/>
          <w:marBottom w:val="0"/>
          <w:divBdr>
            <w:top w:val="none" w:sz="0" w:space="0" w:color="auto"/>
            <w:left w:val="none" w:sz="0" w:space="0" w:color="auto"/>
            <w:bottom w:val="none" w:sz="0" w:space="0" w:color="auto"/>
            <w:right w:val="none" w:sz="0" w:space="0" w:color="auto"/>
          </w:divBdr>
        </w:div>
        <w:div w:id="20672867">
          <w:marLeft w:val="640"/>
          <w:marRight w:val="0"/>
          <w:marTop w:val="0"/>
          <w:marBottom w:val="0"/>
          <w:divBdr>
            <w:top w:val="none" w:sz="0" w:space="0" w:color="auto"/>
            <w:left w:val="none" w:sz="0" w:space="0" w:color="auto"/>
            <w:bottom w:val="none" w:sz="0" w:space="0" w:color="auto"/>
            <w:right w:val="none" w:sz="0" w:space="0" w:color="auto"/>
          </w:divBdr>
        </w:div>
        <w:div w:id="45642657">
          <w:marLeft w:val="640"/>
          <w:marRight w:val="0"/>
          <w:marTop w:val="0"/>
          <w:marBottom w:val="0"/>
          <w:divBdr>
            <w:top w:val="none" w:sz="0" w:space="0" w:color="auto"/>
            <w:left w:val="none" w:sz="0" w:space="0" w:color="auto"/>
            <w:bottom w:val="none" w:sz="0" w:space="0" w:color="auto"/>
            <w:right w:val="none" w:sz="0" w:space="0" w:color="auto"/>
          </w:divBdr>
        </w:div>
        <w:div w:id="58210533">
          <w:marLeft w:val="640"/>
          <w:marRight w:val="0"/>
          <w:marTop w:val="0"/>
          <w:marBottom w:val="0"/>
          <w:divBdr>
            <w:top w:val="none" w:sz="0" w:space="0" w:color="auto"/>
            <w:left w:val="none" w:sz="0" w:space="0" w:color="auto"/>
            <w:bottom w:val="none" w:sz="0" w:space="0" w:color="auto"/>
            <w:right w:val="none" w:sz="0" w:space="0" w:color="auto"/>
          </w:divBdr>
        </w:div>
        <w:div w:id="64452982">
          <w:marLeft w:val="640"/>
          <w:marRight w:val="0"/>
          <w:marTop w:val="0"/>
          <w:marBottom w:val="0"/>
          <w:divBdr>
            <w:top w:val="none" w:sz="0" w:space="0" w:color="auto"/>
            <w:left w:val="none" w:sz="0" w:space="0" w:color="auto"/>
            <w:bottom w:val="none" w:sz="0" w:space="0" w:color="auto"/>
            <w:right w:val="none" w:sz="0" w:space="0" w:color="auto"/>
          </w:divBdr>
        </w:div>
        <w:div w:id="81997736">
          <w:marLeft w:val="640"/>
          <w:marRight w:val="0"/>
          <w:marTop w:val="0"/>
          <w:marBottom w:val="0"/>
          <w:divBdr>
            <w:top w:val="none" w:sz="0" w:space="0" w:color="auto"/>
            <w:left w:val="none" w:sz="0" w:space="0" w:color="auto"/>
            <w:bottom w:val="none" w:sz="0" w:space="0" w:color="auto"/>
            <w:right w:val="none" w:sz="0" w:space="0" w:color="auto"/>
          </w:divBdr>
        </w:div>
        <w:div w:id="95488553">
          <w:marLeft w:val="640"/>
          <w:marRight w:val="0"/>
          <w:marTop w:val="0"/>
          <w:marBottom w:val="0"/>
          <w:divBdr>
            <w:top w:val="none" w:sz="0" w:space="0" w:color="auto"/>
            <w:left w:val="none" w:sz="0" w:space="0" w:color="auto"/>
            <w:bottom w:val="none" w:sz="0" w:space="0" w:color="auto"/>
            <w:right w:val="none" w:sz="0" w:space="0" w:color="auto"/>
          </w:divBdr>
        </w:div>
        <w:div w:id="119961418">
          <w:marLeft w:val="640"/>
          <w:marRight w:val="0"/>
          <w:marTop w:val="0"/>
          <w:marBottom w:val="0"/>
          <w:divBdr>
            <w:top w:val="none" w:sz="0" w:space="0" w:color="auto"/>
            <w:left w:val="none" w:sz="0" w:space="0" w:color="auto"/>
            <w:bottom w:val="none" w:sz="0" w:space="0" w:color="auto"/>
            <w:right w:val="none" w:sz="0" w:space="0" w:color="auto"/>
          </w:divBdr>
        </w:div>
        <w:div w:id="120074098">
          <w:marLeft w:val="640"/>
          <w:marRight w:val="0"/>
          <w:marTop w:val="0"/>
          <w:marBottom w:val="0"/>
          <w:divBdr>
            <w:top w:val="none" w:sz="0" w:space="0" w:color="auto"/>
            <w:left w:val="none" w:sz="0" w:space="0" w:color="auto"/>
            <w:bottom w:val="none" w:sz="0" w:space="0" w:color="auto"/>
            <w:right w:val="none" w:sz="0" w:space="0" w:color="auto"/>
          </w:divBdr>
        </w:div>
        <w:div w:id="123162180">
          <w:marLeft w:val="640"/>
          <w:marRight w:val="0"/>
          <w:marTop w:val="0"/>
          <w:marBottom w:val="0"/>
          <w:divBdr>
            <w:top w:val="none" w:sz="0" w:space="0" w:color="auto"/>
            <w:left w:val="none" w:sz="0" w:space="0" w:color="auto"/>
            <w:bottom w:val="none" w:sz="0" w:space="0" w:color="auto"/>
            <w:right w:val="none" w:sz="0" w:space="0" w:color="auto"/>
          </w:divBdr>
        </w:div>
        <w:div w:id="123669073">
          <w:marLeft w:val="640"/>
          <w:marRight w:val="0"/>
          <w:marTop w:val="0"/>
          <w:marBottom w:val="0"/>
          <w:divBdr>
            <w:top w:val="none" w:sz="0" w:space="0" w:color="auto"/>
            <w:left w:val="none" w:sz="0" w:space="0" w:color="auto"/>
            <w:bottom w:val="none" w:sz="0" w:space="0" w:color="auto"/>
            <w:right w:val="none" w:sz="0" w:space="0" w:color="auto"/>
          </w:divBdr>
        </w:div>
        <w:div w:id="124157516">
          <w:marLeft w:val="640"/>
          <w:marRight w:val="0"/>
          <w:marTop w:val="0"/>
          <w:marBottom w:val="0"/>
          <w:divBdr>
            <w:top w:val="none" w:sz="0" w:space="0" w:color="auto"/>
            <w:left w:val="none" w:sz="0" w:space="0" w:color="auto"/>
            <w:bottom w:val="none" w:sz="0" w:space="0" w:color="auto"/>
            <w:right w:val="none" w:sz="0" w:space="0" w:color="auto"/>
          </w:divBdr>
        </w:div>
        <w:div w:id="127667158">
          <w:marLeft w:val="640"/>
          <w:marRight w:val="0"/>
          <w:marTop w:val="0"/>
          <w:marBottom w:val="0"/>
          <w:divBdr>
            <w:top w:val="none" w:sz="0" w:space="0" w:color="auto"/>
            <w:left w:val="none" w:sz="0" w:space="0" w:color="auto"/>
            <w:bottom w:val="none" w:sz="0" w:space="0" w:color="auto"/>
            <w:right w:val="none" w:sz="0" w:space="0" w:color="auto"/>
          </w:divBdr>
        </w:div>
        <w:div w:id="150877205">
          <w:marLeft w:val="640"/>
          <w:marRight w:val="0"/>
          <w:marTop w:val="0"/>
          <w:marBottom w:val="0"/>
          <w:divBdr>
            <w:top w:val="none" w:sz="0" w:space="0" w:color="auto"/>
            <w:left w:val="none" w:sz="0" w:space="0" w:color="auto"/>
            <w:bottom w:val="none" w:sz="0" w:space="0" w:color="auto"/>
            <w:right w:val="none" w:sz="0" w:space="0" w:color="auto"/>
          </w:divBdr>
        </w:div>
        <w:div w:id="158816504">
          <w:marLeft w:val="640"/>
          <w:marRight w:val="0"/>
          <w:marTop w:val="0"/>
          <w:marBottom w:val="0"/>
          <w:divBdr>
            <w:top w:val="none" w:sz="0" w:space="0" w:color="auto"/>
            <w:left w:val="none" w:sz="0" w:space="0" w:color="auto"/>
            <w:bottom w:val="none" w:sz="0" w:space="0" w:color="auto"/>
            <w:right w:val="none" w:sz="0" w:space="0" w:color="auto"/>
          </w:divBdr>
        </w:div>
        <w:div w:id="168832123">
          <w:marLeft w:val="640"/>
          <w:marRight w:val="0"/>
          <w:marTop w:val="0"/>
          <w:marBottom w:val="0"/>
          <w:divBdr>
            <w:top w:val="none" w:sz="0" w:space="0" w:color="auto"/>
            <w:left w:val="none" w:sz="0" w:space="0" w:color="auto"/>
            <w:bottom w:val="none" w:sz="0" w:space="0" w:color="auto"/>
            <w:right w:val="none" w:sz="0" w:space="0" w:color="auto"/>
          </w:divBdr>
        </w:div>
        <w:div w:id="179709570">
          <w:marLeft w:val="640"/>
          <w:marRight w:val="0"/>
          <w:marTop w:val="0"/>
          <w:marBottom w:val="0"/>
          <w:divBdr>
            <w:top w:val="none" w:sz="0" w:space="0" w:color="auto"/>
            <w:left w:val="none" w:sz="0" w:space="0" w:color="auto"/>
            <w:bottom w:val="none" w:sz="0" w:space="0" w:color="auto"/>
            <w:right w:val="none" w:sz="0" w:space="0" w:color="auto"/>
          </w:divBdr>
        </w:div>
        <w:div w:id="189805747">
          <w:marLeft w:val="640"/>
          <w:marRight w:val="0"/>
          <w:marTop w:val="0"/>
          <w:marBottom w:val="0"/>
          <w:divBdr>
            <w:top w:val="none" w:sz="0" w:space="0" w:color="auto"/>
            <w:left w:val="none" w:sz="0" w:space="0" w:color="auto"/>
            <w:bottom w:val="none" w:sz="0" w:space="0" w:color="auto"/>
            <w:right w:val="none" w:sz="0" w:space="0" w:color="auto"/>
          </w:divBdr>
        </w:div>
        <w:div w:id="197741356">
          <w:marLeft w:val="640"/>
          <w:marRight w:val="0"/>
          <w:marTop w:val="0"/>
          <w:marBottom w:val="0"/>
          <w:divBdr>
            <w:top w:val="none" w:sz="0" w:space="0" w:color="auto"/>
            <w:left w:val="none" w:sz="0" w:space="0" w:color="auto"/>
            <w:bottom w:val="none" w:sz="0" w:space="0" w:color="auto"/>
            <w:right w:val="none" w:sz="0" w:space="0" w:color="auto"/>
          </w:divBdr>
        </w:div>
        <w:div w:id="226385670">
          <w:marLeft w:val="640"/>
          <w:marRight w:val="0"/>
          <w:marTop w:val="0"/>
          <w:marBottom w:val="0"/>
          <w:divBdr>
            <w:top w:val="none" w:sz="0" w:space="0" w:color="auto"/>
            <w:left w:val="none" w:sz="0" w:space="0" w:color="auto"/>
            <w:bottom w:val="none" w:sz="0" w:space="0" w:color="auto"/>
            <w:right w:val="none" w:sz="0" w:space="0" w:color="auto"/>
          </w:divBdr>
        </w:div>
        <w:div w:id="232010404">
          <w:marLeft w:val="640"/>
          <w:marRight w:val="0"/>
          <w:marTop w:val="0"/>
          <w:marBottom w:val="0"/>
          <w:divBdr>
            <w:top w:val="none" w:sz="0" w:space="0" w:color="auto"/>
            <w:left w:val="none" w:sz="0" w:space="0" w:color="auto"/>
            <w:bottom w:val="none" w:sz="0" w:space="0" w:color="auto"/>
            <w:right w:val="none" w:sz="0" w:space="0" w:color="auto"/>
          </w:divBdr>
        </w:div>
        <w:div w:id="239800480">
          <w:marLeft w:val="640"/>
          <w:marRight w:val="0"/>
          <w:marTop w:val="0"/>
          <w:marBottom w:val="0"/>
          <w:divBdr>
            <w:top w:val="none" w:sz="0" w:space="0" w:color="auto"/>
            <w:left w:val="none" w:sz="0" w:space="0" w:color="auto"/>
            <w:bottom w:val="none" w:sz="0" w:space="0" w:color="auto"/>
            <w:right w:val="none" w:sz="0" w:space="0" w:color="auto"/>
          </w:divBdr>
        </w:div>
        <w:div w:id="256520612">
          <w:marLeft w:val="640"/>
          <w:marRight w:val="0"/>
          <w:marTop w:val="0"/>
          <w:marBottom w:val="0"/>
          <w:divBdr>
            <w:top w:val="none" w:sz="0" w:space="0" w:color="auto"/>
            <w:left w:val="none" w:sz="0" w:space="0" w:color="auto"/>
            <w:bottom w:val="none" w:sz="0" w:space="0" w:color="auto"/>
            <w:right w:val="none" w:sz="0" w:space="0" w:color="auto"/>
          </w:divBdr>
        </w:div>
        <w:div w:id="259458080">
          <w:marLeft w:val="640"/>
          <w:marRight w:val="0"/>
          <w:marTop w:val="0"/>
          <w:marBottom w:val="0"/>
          <w:divBdr>
            <w:top w:val="none" w:sz="0" w:space="0" w:color="auto"/>
            <w:left w:val="none" w:sz="0" w:space="0" w:color="auto"/>
            <w:bottom w:val="none" w:sz="0" w:space="0" w:color="auto"/>
            <w:right w:val="none" w:sz="0" w:space="0" w:color="auto"/>
          </w:divBdr>
        </w:div>
        <w:div w:id="275871376">
          <w:marLeft w:val="640"/>
          <w:marRight w:val="0"/>
          <w:marTop w:val="0"/>
          <w:marBottom w:val="0"/>
          <w:divBdr>
            <w:top w:val="none" w:sz="0" w:space="0" w:color="auto"/>
            <w:left w:val="none" w:sz="0" w:space="0" w:color="auto"/>
            <w:bottom w:val="none" w:sz="0" w:space="0" w:color="auto"/>
            <w:right w:val="none" w:sz="0" w:space="0" w:color="auto"/>
          </w:divBdr>
        </w:div>
        <w:div w:id="277954231">
          <w:marLeft w:val="640"/>
          <w:marRight w:val="0"/>
          <w:marTop w:val="0"/>
          <w:marBottom w:val="0"/>
          <w:divBdr>
            <w:top w:val="none" w:sz="0" w:space="0" w:color="auto"/>
            <w:left w:val="none" w:sz="0" w:space="0" w:color="auto"/>
            <w:bottom w:val="none" w:sz="0" w:space="0" w:color="auto"/>
            <w:right w:val="none" w:sz="0" w:space="0" w:color="auto"/>
          </w:divBdr>
        </w:div>
        <w:div w:id="286090529">
          <w:marLeft w:val="640"/>
          <w:marRight w:val="0"/>
          <w:marTop w:val="0"/>
          <w:marBottom w:val="0"/>
          <w:divBdr>
            <w:top w:val="none" w:sz="0" w:space="0" w:color="auto"/>
            <w:left w:val="none" w:sz="0" w:space="0" w:color="auto"/>
            <w:bottom w:val="none" w:sz="0" w:space="0" w:color="auto"/>
            <w:right w:val="none" w:sz="0" w:space="0" w:color="auto"/>
          </w:divBdr>
        </w:div>
        <w:div w:id="289089381">
          <w:marLeft w:val="640"/>
          <w:marRight w:val="0"/>
          <w:marTop w:val="0"/>
          <w:marBottom w:val="0"/>
          <w:divBdr>
            <w:top w:val="none" w:sz="0" w:space="0" w:color="auto"/>
            <w:left w:val="none" w:sz="0" w:space="0" w:color="auto"/>
            <w:bottom w:val="none" w:sz="0" w:space="0" w:color="auto"/>
            <w:right w:val="none" w:sz="0" w:space="0" w:color="auto"/>
          </w:divBdr>
        </w:div>
        <w:div w:id="289476041">
          <w:marLeft w:val="640"/>
          <w:marRight w:val="0"/>
          <w:marTop w:val="0"/>
          <w:marBottom w:val="0"/>
          <w:divBdr>
            <w:top w:val="none" w:sz="0" w:space="0" w:color="auto"/>
            <w:left w:val="none" w:sz="0" w:space="0" w:color="auto"/>
            <w:bottom w:val="none" w:sz="0" w:space="0" w:color="auto"/>
            <w:right w:val="none" w:sz="0" w:space="0" w:color="auto"/>
          </w:divBdr>
        </w:div>
        <w:div w:id="318383948">
          <w:marLeft w:val="640"/>
          <w:marRight w:val="0"/>
          <w:marTop w:val="0"/>
          <w:marBottom w:val="0"/>
          <w:divBdr>
            <w:top w:val="none" w:sz="0" w:space="0" w:color="auto"/>
            <w:left w:val="none" w:sz="0" w:space="0" w:color="auto"/>
            <w:bottom w:val="none" w:sz="0" w:space="0" w:color="auto"/>
            <w:right w:val="none" w:sz="0" w:space="0" w:color="auto"/>
          </w:divBdr>
        </w:div>
        <w:div w:id="327486072">
          <w:marLeft w:val="640"/>
          <w:marRight w:val="0"/>
          <w:marTop w:val="0"/>
          <w:marBottom w:val="0"/>
          <w:divBdr>
            <w:top w:val="none" w:sz="0" w:space="0" w:color="auto"/>
            <w:left w:val="none" w:sz="0" w:space="0" w:color="auto"/>
            <w:bottom w:val="none" w:sz="0" w:space="0" w:color="auto"/>
            <w:right w:val="none" w:sz="0" w:space="0" w:color="auto"/>
          </w:divBdr>
        </w:div>
        <w:div w:id="328292734">
          <w:marLeft w:val="640"/>
          <w:marRight w:val="0"/>
          <w:marTop w:val="0"/>
          <w:marBottom w:val="0"/>
          <w:divBdr>
            <w:top w:val="none" w:sz="0" w:space="0" w:color="auto"/>
            <w:left w:val="none" w:sz="0" w:space="0" w:color="auto"/>
            <w:bottom w:val="none" w:sz="0" w:space="0" w:color="auto"/>
            <w:right w:val="none" w:sz="0" w:space="0" w:color="auto"/>
          </w:divBdr>
        </w:div>
        <w:div w:id="338239536">
          <w:marLeft w:val="640"/>
          <w:marRight w:val="0"/>
          <w:marTop w:val="0"/>
          <w:marBottom w:val="0"/>
          <w:divBdr>
            <w:top w:val="none" w:sz="0" w:space="0" w:color="auto"/>
            <w:left w:val="none" w:sz="0" w:space="0" w:color="auto"/>
            <w:bottom w:val="none" w:sz="0" w:space="0" w:color="auto"/>
            <w:right w:val="none" w:sz="0" w:space="0" w:color="auto"/>
          </w:divBdr>
        </w:div>
        <w:div w:id="344021464">
          <w:marLeft w:val="640"/>
          <w:marRight w:val="0"/>
          <w:marTop w:val="0"/>
          <w:marBottom w:val="0"/>
          <w:divBdr>
            <w:top w:val="none" w:sz="0" w:space="0" w:color="auto"/>
            <w:left w:val="none" w:sz="0" w:space="0" w:color="auto"/>
            <w:bottom w:val="none" w:sz="0" w:space="0" w:color="auto"/>
            <w:right w:val="none" w:sz="0" w:space="0" w:color="auto"/>
          </w:divBdr>
        </w:div>
        <w:div w:id="344401239">
          <w:marLeft w:val="640"/>
          <w:marRight w:val="0"/>
          <w:marTop w:val="0"/>
          <w:marBottom w:val="0"/>
          <w:divBdr>
            <w:top w:val="none" w:sz="0" w:space="0" w:color="auto"/>
            <w:left w:val="none" w:sz="0" w:space="0" w:color="auto"/>
            <w:bottom w:val="none" w:sz="0" w:space="0" w:color="auto"/>
            <w:right w:val="none" w:sz="0" w:space="0" w:color="auto"/>
          </w:divBdr>
        </w:div>
        <w:div w:id="345443846">
          <w:marLeft w:val="640"/>
          <w:marRight w:val="0"/>
          <w:marTop w:val="0"/>
          <w:marBottom w:val="0"/>
          <w:divBdr>
            <w:top w:val="none" w:sz="0" w:space="0" w:color="auto"/>
            <w:left w:val="none" w:sz="0" w:space="0" w:color="auto"/>
            <w:bottom w:val="none" w:sz="0" w:space="0" w:color="auto"/>
            <w:right w:val="none" w:sz="0" w:space="0" w:color="auto"/>
          </w:divBdr>
        </w:div>
        <w:div w:id="348721899">
          <w:marLeft w:val="640"/>
          <w:marRight w:val="0"/>
          <w:marTop w:val="0"/>
          <w:marBottom w:val="0"/>
          <w:divBdr>
            <w:top w:val="none" w:sz="0" w:space="0" w:color="auto"/>
            <w:left w:val="none" w:sz="0" w:space="0" w:color="auto"/>
            <w:bottom w:val="none" w:sz="0" w:space="0" w:color="auto"/>
            <w:right w:val="none" w:sz="0" w:space="0" w:color="auto"/>
          </w:divBdr>
        </w:div>
        <w:div w:id="348915808">
          <w:marLeft w:val="640"/>
          <w:marRight w:val="0"/>
          <w:marTop w:val="0"/>
          <w:marBottom w:val="0"/>
          <w:divBdr>
            <w:top w:val="none" w:sz="0" w:space="0" w:color="auto"/>
            <w:left w:val="none" w:sz="0" w:space="0" w:color="auto"/>
            <w:bottom w:val="none" w:sz="0" w:space="0" w:color="auto"/>
            <w:right w:val="none" w:sz="0" w:space="0" w:color="auto"/>
          </w:divBdr>
        </w:div>
        <w:div w:id="351761472">
          <w:marLeft w:val="640"/>
          <w:marRight w:val="0"/>
          <w:marTop w:val="0"/>
          <w:marBottom w:val="0"/>
          <w:divBdr>
            <w:top w:val="none" w:sz="0" w:space="0" w:color="auto"/>
            <w:left w:val="none" w:sz="0" w:space="0" w:color="auto"/>
            <w:bottom w:val="none" w:sz="0" w:space="0" w:color="auto"/>
            <w:right w:val="none" w:sz="0" w:space="0" w:color="auto"/>
          </w:divBdr>
        </w:div>
        <w:div w:id="352537961">
          <w:marLeft w:val="640"/>
          <w:marRight w:val="0"/>
          <w:marTop w:val="0"/>
          <w:marBottom w:val="0"/>
          <w:divBdr>
            <w:top w:val="none" w:sz="0" w:space="0" w:color="auto"/>
            <w:left w:val="none" w:sz="0" w:space="0" w:color="auto"/>
            <w:bottom w:val="none" w:sz="0" w:space="0" w:color="auto"/>
            <w:right w:val="none" w:sz="0" w:space="0" w:color="auto"/>
          </w:divBdr>
        </w:div>
        <w:div w:id="354506016">
          <w:marLeft w:val="640"/>
          <w:marRight w:val="0"/>
          <w:marTop w:val="0"/>
          <w:marBottom w:val="0"/>
          <w:divBdr>
            <w:top w:val="none" w:sz="0" w:space="0" w:color="auto"/>
            <w:left w:val="none" w:sz="0" w:space="0" w:color="auto"/>
            <w:bottom w:val="none" w:sz="0" w:space="0" w:color="auto"/>
            <w:right w:val="none" w:sz="0" w:space="0" w:color="auto"/>
          </w:divBdr>
        </w:div>
        <w:div w:id="399452263">
          <w:marLeft w:val="640"/>
          <w:marRight w:val="0"/>
          <w:marTop w:val="0"/>
          <w:marBottom w:val="0"/>
          <w:divBdr>
            <w:top w:val="none" w:sz="0" w:space="0" w:color="auto"/>
            <w:left w:val="none" w:sz="0" w:space="0" w:color="auto"/>
            <w:bottom w:val="none" w:sz="0" w:space="0" w:color="auto"/>
            <w:right w:val="none" w:sz="0" w:space="0" w:color="auto"/>
          </w:divBdr>
        </w:div>
        <w:div w:id="410085397">
          <w:marLeft w:val="640"/>
          <w:marRight w:val="0"/>
          <w:marTop w:val="0"/>
          <w:marBottom w:val="0"/>
          <w:divBdr>
            <w:top w:val="none" w:sz="0" w:space="0" w:color="auto"/>
            <w:left w:val="none" w:sz="0" w:space="0" w:color="auto"/>
            <w:bottom w:val="none" w:sz="0" w:space="0" w:color="auto"/>
            <w:right w:val="none" w:sz="0" w:space="0" w:color="auto"/>
          </w:divBdr>
        </w:div>
        <w:div w:id="416174205">
          <w:marLeft w:val="640"/>
          <w:marRight w:val="0"/>
          <w:marTop w:val="0"/>
          <w:marBottom w:val="0"/>
          <w:divBdr>
            <w:top w:val="none" w:sz="0" w:space="0" w:color="auto"/>
            <w:left w:val="none" w:sz="0" w:space="0" w:color="auto"/>
            <w:bottom w:val="none" w:sz="0" w:space="0" w:color="auto"/>
            <w:right w:val="none" w:sz="0" w:space="0" w:color="auto"/>
          </w:divBdr>
        </w:div>
        <w:div w:id="416445630">
          <w:marLeft w:val="640"/>
          <w:marRight w:val="0"/>
          <w:marTop w:val="0"/>
          <w:marBottom w:val="0"/>
          <w:divBdr>
            <w:top w:val="none" w:sz="0" w:space="0" w:color="auto"/>
            <w:left w:val="none" w:sz="0" w:space="0" w:color="auto"/>
            <w:bottom w:val="none" w:sz="0" w:space="0" w:color="auto"/>
            <w:right w:val="none" w:sz="0" w:space="0" w:color="auto"/>
          </w:divBdr>
        </w:div>
        <w:div w:id="422065824">
          <w:marLeft w:val="640"/>
          <w:marRight w:val="0"/>
          <w:marTop w:val="0"/>
          <w:marBottom w:val="0"/>
          <w:divBdr>
            <w:top w:val="none" w:sz="0" w:space="0" w:color="auto"/>
            <w:left w:val="none" w:sz="0" w:space="0" w:color="auto"/>
            <w:bottom w:val="none" w:sz="0" w:space="0" w:color="auto"/>
            <w:right w:val="none" w:sz="0" w:space="0" w:color="auto"/>
          </w:divBdr>
        </w:div>
        <w:div w:id="424812016">
          <w:marLeft w:val="640"/>
          <w:marRight w:val="0"/>
          <w:marTop w:val="0"/>
          <w:marBottom w:val="0"/>
          <w:divBdr>
            <w:top w:val="none" w:sz="0" w:space="0" w:color="auto"/>
            <w:left w:val="none" w:sz="0" w:space="0" w:color="auto"/>
            <w:bottom w:val="none" w:sz="0" w:space="0" w:color="auto"/>
            <w:right w:val="none" w:sz="0" w:space="0" w:color="auto"/>
          </w:divBdr>
        </w:div>
        <w:div w:id="428042859">
          <w:marLeft w:val="640"/>
          <w:marRight w:val="0"/>
          <w:marTop w:val="0"/>
          <w:marBottom w:val="0"/>
          <w:divBdr>
            <w:top w:val="none" w:sz="0" w:space="0" w:color="auto"/>
            <w:left w:val="none" w:sz="0" w:space="0" w:color="auto"/>
            <w:bottom w:val="none" w:sz="0" w:space="0" w:color="auto"/>
            <w:right w:val="none" w:sz="0" w:space="0" w:color="auto"/>
          </w:divBdr>
        </w:div>
        <w:div w:id="431437473">
          <w:marLeft w:val="640"/>
          <w:marRight w:val="0"/>
          <w:marTop w:val="0"/>
          <w:marBottom w:val="0"/>
          <w:divBdr>
            <w:top w:val="none" w:sz="0" w:space="0" w:color="auto"/>
            <w:left w:val="none" w:sz="0" w:space="0" w:color="auto"/>
            <w:bottom w:val="none" w:sz="0" w:space="0" w:color="auto"/>
            <w:right w:val="none" w:sz="0" w:space="0" w:color="auto"/>
          </w:divBdr>
        </w:div>
        <w:div w:id="436218886">
          <w:marLeft w:val="640"/>
          <w:marRight w:val="0"/>
          <w:marTop w:val="0"/>
          <w:marBottom w:val="0"/>
          <w:divBdr>
            <w:top w:val="none" w:sz="0" w:space="0" w:color="auto"/>
            <w:left w:val="none" w:sz="0" w:space="0" w:color="auto"/>
            <w:bottom w:val="none" w:sz="0" w:space="0" w:color="auto"/>
            <w:right w:val="none" w:sz="0" w:space="0" w:color="auto"/>
          </w:divBdr>
        </w:div>
        <w:div w:id="437524128">
          <w:marLeft w:val="640"/>
          <w:marRight w:val="0"/>
          <w:marTop w:val="0"/>
          <w:marBottom w:val="0"/>
          <w:divBdr>
            <w:top w:val="none" w:sz="0" w:space="0" w:color="auto"/>
            <w:left w:val="none" w:sz="0" w:space="0" w:color="auto"/>
            <w:bottom w:val="none" w:sz="0" w:space="0" w:color="auto"/>
            <w:right w:val="none" w:sz="0" w:space="0" w:color="auto"/>
          </w:divBdr>
        </w:div>
        <w:div w:id="440564891">
          <w:marLeft w:val="640"/>
          <w:marRight w:val="0"/>
          <w:marTop w:val="0"/>
          <w:marBottom w:val="0"/>
          <w:divBdr>
            <w:top w:val="none" w:sz="0" w:space="0" w:color="auto"/>
            <w:left w:val="none" w:sz="0" w:space="0" w:color="auto"/>
            <w:bottom w:val="none" w:sz="0" w:space="0" w:color="auto"/>
            <w:right w:val="none" w:sz="0" w:space="0" w:color="auto"/>
          </w:divBdr>
        </w:div>
        <w:div w:id="444932998">
          <w:marLeft w:val="640"/>
          <w:marRight w:val="0"/>
          <w:marTop w:val="0"/>
          <w:marBottom w:val="0"/>
          <w:divBdr>
            <w:top w:val="none" w:sz="0" w:space="0" w:color="auto"/>
            <w:left w:val="none" w:sz="0" w:space="0" w:color="auto"/>
            <w:bottom w:val="none" w:sz="0" w:space="0" w:color="auto"/>
            <w:right w:val="none" w:sz="0" w:space="0" w:color="auto"/>
          </w:divBdr>
        </w:div>
        <w:div w:id="446003387">
          <w:marLeft w:val="640"/>
          <w:marRight w:val="0"/>
          <w:marTop w:val="0"/>
          <w:marBottom w:val="0"/>
          <w:divBdr>
            <w:top w:val="none" w:sz="0" w:space="0" w:color="auto"/>
            <w:left w:val="none" w:sz="0" w:space="0" w:color="auto"/>
            <w:bottom w:val="none" w:sz="0" w:space="0" w:color="auto"/>
            <w:right w:val="none" w:sz="0" w:space="0" w:color="auto"/>
          </w:divBdr>
        </w:div>
        <w:div w:id="450830805">
          <w:marLeft w:val="640"/>
          <w:marRight w:val="0"/>
          <w:marTop w:val="0"/>
          <w:marBottom w:val="0"/>
          <w:divBdr>
            <w:top w:val="none" w:sz="0" w:space="0" w:color="auto"/>
            <w:left w:val="none" w:sz="0" w:space="0" w:color="auto"/>
            <w:bottom w:val="none" w:sz="0" w:space="0" w:color="auto"/>
            <w:right w:val="none" w:sz="0" w:space="0" w:color="auto"/>
          </w:divBdr>
        </w:div>
        <w:div w:id="457644072">
          <w:marLeft w:val="640"/>
          <w:marRight w:val="0"/>
          <w:marTop w:val="0"/>
          <w:marBottom w:val="0"/>
          <w:divBdr>
            <w:top w:val="none" w:sz="0" w:space="0" w:color="auto"/>
            <w:left w:val="none" w:sz="0" w:space="0" w:color="auto"/>
            <w:bottom w:val="none" w:sz="0" w:space="0" w:color="auto"/>
            <w:right w:val="none" w:sz="0" w:space="0" w:color="auto"/>
          </w:divBdr>
        </w:div>
        <w:div w:id="470245040">
          <w:marLeft w:val="640"/>
          <w:marRight w:val="0"/>
          <w:marTop w:val="0"/>
          <w:marBottom w:val="0"/>
          <w:divBdr>
            <w:top w:val="none" w:sz="0" w:space="0" w:color="auto"/>
            <w:left w:val="none" w:sz="0" w:space="0" w:color="auto"/>
            <w:bottom w:val="none" w:sz="0" w:space="0" w:color="auto"/>
            <w:right w:val="none" w:sz="0" w:space="0" w:color="auto"/>
          </w:divBdr>
        </w:div>
        <w:div w:id="482741532">
          <w:marLeft w:val="640"/>
          <w:marRight w:val="0"/>
          <w:marTop w:val="0"/>
          <w:marBottom w:val="0"/>
          <w:divBdr>
            <w:top w:val="none" w:sz="0" w:space="0" w:color="auto"/>
            <w:left w:val="none" w:sz="0" w:space="0" w:color="auto"/>
            <w:bottom w:val="none" w:sz="0" w:space="0" w:color="auto"/>
            <w:right w:val="none" w:sz="0" w:space="0" w:color="auto"/>
          </w:divBdr>
        </w:div>
        <w:div w:id="484782106">
          <w:marLeft w:val="640"/>
          <w:marRight w:val="0"/>
          <w:marTop w:val="0"/>
          <w:marBottom w:val="0"/>
          <w:divBdr>
            <w:top w:val="none" w:sz="0" w:space="0" w:color="auto"/>
            <w:left w:val="none" w:sz="0" w:space="0" w:color="auto"/>
            <w:bottom w:val="none" w:sz="0" w:space="0" w:color="auto"/>
            <w:right w:val="none" w:sz="0" w:space="0" w:color="auto"/>
          </w:divBdr>
        </w:div>
        <w:div w:id="497385143">
          <w:marLeft w:val="640"/>
          <w:marRight w:val="0"/>
          <w:marTop w:val="0"/>
          <w:marBottom w:val="0"/>
          <w:divBdr>
            <w:top w:val="none" w:sz="0" w:space="0" w:color="auto"/>
            <w:left w:val="none" w:sz="0" w:space="0" w:color="auto"/>
            <w:bottom w:val="none" w:sz="0" w:space="0" w:color="auto"/>
            <w:right w:val="none" w:sz="0" w:space="0" w:color="auto"/>
          </w:divBdr>
        </w:div>
        <w:div w:id="501624681">
          <w:marLeft w:val="640"/>
          <w:marRight w:val="0"/>
          <w:marTop w:val="0"/>
          <w:marBottom w:val="0"/>
          <w:divBdr>
            <w:top w:val="none" w:sz="0" w:space="0" w:color="auto"/>
            <w:left w:val="none" w:sz="0" w:space="0" w:color="auto"/>
            <w:bottom w:val="none" w:sz="0" w:space="0" w:color="auto"/>
            <w:right w:val="none" w:sz="0" w:space="0" w:color="auto"/>
          </w:divBdr>
        </w:div>
        <w:div w:id="513879957">
          <w:marLeft w:val="640"/>
          <w:marRight w:val="0"/>
          <w:marTop w:val="0"/>
          <w:marBottom w:val="0"/>
          <w:divBdr>
            <w:top w:val="none" w:sz="0" w:space="0" w:color="auto"/>
            <w:left w:val="none" w:sz="0" w:space="0" w:color="auto"/>
            <w:bottom w:val="none" w:sz="0" w:space="0" w:color="auto"/>
            <w:right w:val="none" w:sz="0" w:space="0" w:color="auto"/>
          </w:divBdr>
        </w:div>
        <w:div w:id="532772221">
          <w:marLeft w:val="640"/>
          <w:marRight w:val="0"/>
          <w:marTop w:val="0"/>
          <w:marBottom w:val="0"/>
          <w:divBdr>
            <w:top w:val="none" w:sz="0" w:space="0" w:color="auto"/>
            <w:left w:val="none" w:sz="0" w:space="0" w:color="auto"/>
            <w:bottom w:val="none" w:sz="0" w:space="0" w:color="auto"/>
            <w:right w:val="none" w:sz="0" w:space="0" w:color="auto"/>
          </w:divBdr>
        </w:div>
        <w:div w:id="540634151">
          <w:marLeft w:val="640"/>
          <w:marRight w:val="0"/>
          <w:marTop w:val="0"/>
          <w:marBottom w:val="0"/>
          <w:divBdr>
            <w:top w:val="none" w:sz="0" w:space="0" w:color="auto"/>
            <w:left w:val="none" w:sz="0" w:space="0" w:color="auto"/>
            <w:bottom w:val="none" w:sz="0" w:space="0" w:color="auto"/>
            <w:right w:val="none" w:sz="0" w:space="0" w:color="auto"/>
          </w:divBdr>
        </w:div>
        <w:div w:id="540939531">
          <w:marLeft w:val="640"/>
          <w:marRight w:val="0"/>
          <w:marTop w:val="0"/>
          <w:marBottom w:val="0"/>
          <w:divBdr>
            <w:top w:val="none" w:sz="0" w:space="0" w:color="auto"/>
            <w:left w:val="none" w:sz="0" w:space="0" w:color="auto"/>
            <w:bottom w:val="none" w:sz="0" w:space="0" w:color="auto"/>
            <w:right w:val="none" w:sz="0" w:space="0" w:color="auto"/>
          </w:divBdr>
        </w:div>
        <w:div w:id="542595669">
          <w:marLeft w:val="640"/>
          <w:marRight w:val="0"/>
          <w:marTop w:val="0"/>
          <w:marBottom w:val="0"/>
          <w:divBdr>
            <w:top w:val="none" w:sz="0" w:space="0" w:color="auto"/>
            <w:left w:val="none" w:sz="0" w:space="0" w:color="auto"/>
            <w:bottom w:val="none" w:sz="0" w:space="0" w:color="auto"/>
            <w:right w:val="none" w:sz="0" w:space="0" w:color="auto"/>
          </w:divBdr>
        </w:div>
        <w:div w:id="554001291">
          <w:marLeft w:val="640"/>
          <w:marRight w:val="0"/>
          <w:marTop w:val="0"/>
          <w:marBottom w:val="0"/>
          <w:divBdr>
            <w:top w:val="none" w:sz="0" w:space="0" w:color="auto"/>
            <w:left w:val="none" w:sz="0" w:space="0" w:color="auto"/>
            <w:bottom w:val="none" w:sz="0" w:space="0" w:color="auto"/>
            <w:right w:val="none" w:sz="0" w:space="0" w:color="auto"/>
          </w:divBdr>
        </w:div>
        <w:div w:id="556354910">
          <w:marLeft w:val="640"/>
          <w:marRight w:val="0"/>
          <w:marTop w:val="0"/>
          <w:marBottom w:val="0"/>
          <w:divBdr>
            <w:top w:val="none" w:sz="0" w:space="0" w:color="auto"/>
            <w:left w:val="none" w:sz="0" w:space="0" w:color="auto"/>
            <w:bottom w:val="none" w:sz="0" w:space="0" w:color="auto"/>
            <w:right w:val="none" w:sz="0" w:space="0" w:color="auto"/>
          </w:divBdr>
        </w:div>
        <w:div w:id="582767103">
          <w:marLeft w:val="640"/>
          <w:marRight w:val="0"/>
          <w:marTop w:val="0"/>
          <w:marBottom w:val="0"/>
          <w:divBdr>
            <w:top w:val="none" w:sz="0" w:space="0" w:color="auto"/>
            <w:left w:val="none" w:sz="0" w:space="0" w:color="auto"/>
            <w:bottom w:val="none" w:sz="0" w:space="0" w:color="auto"/>
            <w:right w:val="none" w:sz="0" w:space="0" w:color="auto"/>
          </w:divBdr>
        </w:div>
        <w:div w:id="584606608">
          <w:marLeft w:val="640"/>
          <w:marRight w:val="0"/>
          <w:marTop w:val="0"/>
          <w:marBottom w:val="0"/>
          <w:divBdr>
            <w:top w:val="none" w:sz="0" w:space="0" w:color="auto"/>
            <w:left w:val="none" w:sz="0" w:space="0" w:color="auto"/>
            <w:bottom w:val="none" w:sz="0" w:space="0" w:color="auto"/>
            <w:right w:val="none" w:sz="0" w:space="0" w:color="auto"/>
          </w:divBdr>
        </w:div>
        <w:div w:id="586885133">
          <w:marLeft w:val="640"/>
          <w:marRight w:val="0"/>
          <w:marTop w:val="0"/>
          <w:marBottom w:val="0"/>
          <w:divBdr>
            <w:top w:val="none" w:sz="0" w:space="0" w:color="auto"/>
            <w:left w:val="none" w:sz="0" w:space="0" w:color="auto"/>
            <w:bottom w:val="none" w:sz="0" w:space="0" w:color="auto"/>
            <w:right w:val="none" w:sz="0" w:space="0" w:color="auto"/>
          </w:divBdr>
        </w:div>
        <w:div w:id="615797164">
          <w:marLeft w:val="640"/>
          <w:marRight w:val="0"/>
          <w:marTop w:val="0"/>
          <w:marBottom w:val="0"/>
          <w:divBdr>
            <w:top w:val="none" w:sz="0" w:space="0" w:color="auto"/>
            <w:left w:val="none" w:sz="0" w:space="0" w:color="auto"/>
            <w:bottom w:val="none" w:sz="0" w:space="0" w:color="auto"/>
            <w:right w:val="none" w:sz="0" w:space="0" w:color="auto"/>
          </w:divBdr>
        </w:div>
        <w:div w:id="620889412">
          <w:marLeft w:val="640"/>
          <w:marRight w:val="0"/>
          <w:marTop w:val="0"/>
          <w:marBottom w:val="0"/>
          <w:divBdr>
            <w:top w:val="none" w:sz="0" w:space="0" w:color="auto"/>
            <w:left w:val="none" w:sz="0" w:space="0" w:color="auto"/>
            <w:bottom w:val="none" w:sz="0" w:space="0" w:color="auto"/>
            <w:right w:val="none" w:sz="0" w:space="0" w:color="auto"/>
          </w:divBdr>
        </w:div>
        <w:div w:id="636448058">
          <w:marLeft w:val="640"/>
          <w:marRight w:val="0"/>
          <w:marTop w:val="0"/>
          <w:marBottom w:val="0"/>
          <w:divBdr>
            <w:top w:val="none" w:sz="0" w:space="0" w:color="auto"/>
            <w:left w:val="none" w:sz="0" w:space="0" w:color="auto"/>
            <w:bottom w:val="none" w:sz="0" w:space="0" w:color="auto"/>
            <w:right w:val="none" w:sz="0" w:space="0" w:color="auto"/>
          </w:divBdr>
        </w:div>
        <w:div w:id="641037051">
          <w:marLeft w:val="640"/>
          <w:marRight w:val="0"/>
          <w:marTop w:val="0"/>
          <w:marBottom w:val="0"/>
          <w:divBdr>
            <w:top w:val="none" w:sz="0" w:space="0" w:color="auto"/>
            <w:left w:val="none" w:sz="0" w:space="0" w:color="auto"/>
            <w:bottom w:val="none" w:sz="0" w:space="0" w:color="auto"/>
            <w:right w:val="none" w:sz="0" w:space="0" w:color="auto"/>
          </w:divBdr>
        </w:div>
        <w:div w:id="652103728">
          <w:marLeft w:val="640"/>
          <w:marRight w:val="0"/>
          <w:marTop w:val="0"/>
          <w:marBottom w:val="0"/>
          <w:divBdr>
            <w:top w:val="none" w:sz="0" w:space="0" w:color="auto"/>
            <w:left w:val="none" w:sz="0" w:space="0" w:color="auto"/>
            <w:bottom w:val="none" w:sz="0" w:space="0" w:color="auto"/>
            <w:right w:val="none" w:sz="0" w:space="0" w:color="auto"/>
          </w:divBdr>
        </w:div>
        <w:div w:id="664165798">
          <w:marLeft w:val="640"/>
          <w:marRight w:val="0"/>
          <w:marTop w:val="0"/>
          <w:marBottom w:val="0"/>
          <w:divBdr>
            <w:top w:val="none" w:sz="0" w:space="0" w:color="auto"/>
            <w:left w:val="none" w:sz="0" w:space="0" w:color="auto"/>
            <w:bottom w:val="none" w:sz="0" w:space="0" w:color="auto"/>
            <w:right w:val="none" w:sz="0" w:space="0" w:color="auto"/>
          </w:divBdr>
        </w:div>
        <w:div w:id="669141304">
          <w:marLeft w:val="640"/>
          <w:marRight w:val="0"/>
          <w:marTop w:val="0"/>
          <w:marBottom w:val="0"/>
          <w:divBdr>
            <w:top w:val="none" w:sz="0" w:space="0" w:color="auto"/>
            <w:left w:val="none" w:sz="0" w:space="0" w:color="auto"/>
            <w:bottom w:val="none" w:sz="0" w:space="0" w:color="auto"/>
            <w:right w:val="none" w:sz="0" w:space="0" w:color="auto"/>
          </w:divBdr>
        </w:div>
        <w:div w:id="679545513">
          <w:marLeft w:val="640"/>
          <w:marRight w:val="0"/>
          <w:marTop w:val="0"/>
          <w:marBottom w:val="0"/>
          <w:divBdr>
            <w:top w:val="none" w:sz="0" w:space="0" w:color="auto"/>
            <w:left w:val="none" w:sz="0" w:space="0" w:color="auto"/>
            <w:bottom w:val="none" w:sz="0" w:space="0" w:color="auto"/>
            <w:right w:val="none" w:sz="0" w:space="0" w:color="auto"/>
          </w:divBdr>
        </w:div>
        <w:div w:id="680476914">
          <w:marLeft w:val="640"/>
          <w:marRight w:val="0"/>
          <w:marTop w:val="0"/>
          <w:marBottom w:val="0"/>
          <w:divBdr>
            <w:top w:val="none" w:sz="0" w:space="0" w:color="auto"/>
            <w:left w:val="none" w:sz="0" w:space="0" w:color="auto"/>
            <w:bottom w:val="none" w:sz="0" w:space="0" w:color="auto"/>
            <w:right w:val="none" w:sz="0" w:space="0" w:color="auto"/>
          </w:divBdr>
        </w:div>
        <w:div w:id="685711977">
          <w:marLeft w:val="640"/>
          <w:marRight w:val="0"/>
          <w:marTop w:val="0"/>
          <w:marBottom w:val="0"/>
          <w:divBdr>
            <w:top w:val="none" w:sz="0" w:space="0" w:color="auto"/>
            <w:left w:val="none" w:sz="0" w:space="0" w:color="auto"/>
            <w:bottom w:val="none" w:sz="0" w:space="0" w:color="auto"/>
            <w:right w:val="none" w:sz="0" w:space="0" w:color="auto"/>
          </w:divBdr>
        </w:div>
        <w:div w:id="688068745">
          <w:marLeft w:val="640"/>
          <w:marRight w:val="0"/>
          <w:marTop w:val="0"/>
          <w:marBottom w:val="0"/>
          <w:divBdr>
            <w:top w:val="none" w:sz="0" w:space="0" w:color="auto"/>
            <w:left w:val="none" w:sz="0" w:space="0" w:color="auto"/>
            <w:bottom w:val="none" w:sz="0" w:space="0" w:color="auto"/>
            <w:right w:val="none" w:sz="0" w:space="0" w:color="auto"/>
          </w:divBdr>
        </w:div>
        <w:div w:id="694228863">
          <w:marLeft w:val="640"/>
          <w:marRight w:val="0"/>
          <w:marTop w:val="0"/>
          <w:marBottom w:val="0"/>
          <w:divBdr>
            <w:top w:val="none" w:sz="0" w:space="0" w:color="auto"/>
            <w:left w:val="none" w:sz="0" w:space="0" w:color="auto"/>
            <w:bottom w:val="none" w:sz="0" w:space="0" w:color="auto"/>
            <w:right w:val="none" w:sz="0" w:space="0" w:color="auto"/>
          </w:divBdr>
        </w:div>
        <w:div w:id="700939202">
          <w:marLeft w:val="640"/>
          <w:marRight w:val="0"/>
          <w:marTop w:val="0"/>
          <w:marBottom w:val="0"/>
          <w:divBdr>
            <w:top w:val="none" w:sz="0" w:space="0" w:color="auto"/>
            <w:left w:val="none" w:sz="0" w:space="0" w:color="auto"/>
            <w:bottom w:val="none" w:sz="0" w:space="0" w:color="auto"/>
            <w:right w:val="none" w:sz="0" w:space="0" w:color="auto"/>
          </w:divBdr>
        </w:div>
        <w:div w:id="709455998">
          <w:marLeft w:val="640"/>
          <w:marRight w:val="0"/>
          <w:marTop w:val="0"/>
          <w:marBottom w:val="0"/>
          <w:divBdr>
            <w:top w:val="none" w:sz="0" w:space="0" w:color="auto"/>
            <w:left w:val="none" w:sz="0" w:space="0" w:color="auto"/>
            <w:bottom w:val="none" w:sz="0" w:space="0" w:color="auto"/>
            <w:right w:val="none" w:sz="0" w:space="0" w:color="auto"/>
          </w:divBdr>
        </w:div>
        <w:div w:id="710225999">
          <w:marLeft w:val="640"/>
          <w:marRight w:val="0"/>
          <w:marTop w:val="0"/>
          <w:marBottom w:val="0"/>
          <w:divBdr>
            <w:top w:val="none" w:sz="0" w:space="0" w:color="auto"/>
            <w:left w:val="none" w:sz="0" w:space="0" w:color="auto"/>
            <w:bottom w:val="none" w:sz="0" w:space="0" w:color="auto"/>
            <w:right w:val="none" w:sz="0" w:space="0" w:color="auto"/>
          </w:divBdr>
        </w:div>
        <w:div w:id="710767457">
          <w:marLeft w:val="640"/>
          <w:marRight w:val="0"/>
          <w:marTop w:val="0"/>
          <w:marBottom w:val="0"/>
          <w:divBdr>
            <w:top w:val="none" w:sz="0" w:space="0" w:color="auto"/>
            <w:left w:val="none" w:sz="0" w:space="0" w:color="auto"/>
            <w:bottom w:val="none" w:sz="0" w:space="0" w:color="auto"/>
            <w:right w:val="none" w:sz="0" w:space="0" w:color="auto"/>
          </w:divBdr>
        </w:div>
        <w:div w:id="721095936">
          <w:marLeft w:val="640"/>
          <w:marRight w:val="0"/>
          <w:marTop w:val="0"/>
          <w:marBottom w:val="0"/>
          <w:divBdr>
            <w:top w:val="none" w:sz="0" w:space="0" w:color="auto"/>
            <w:left w:val="none" w:sz="0" w:space="0" w:color="auto"/>
            <w:bottom w:val="none" w:sz="0" w:space="0" w:color="auto"/>
            <w:right w:val="none" w:sz="0" w:space="0" w:color="auto"/>
          </w:divBdr>
        </w:div>
        <w:div w:id="723599926">
          <w:marLeft w:val="640"/>
          <w:marRight w:val="0"/>
          <w:marTop w:val="0"/>
          <w:marBottom w:val="0"/>
          <w:divBdr>
            <w:top w:val="none" w:sz="0" w:space="0" w:color="auto"/>
            <w:left w:val="none" w:sz="0" w:space="0" w:color="auto"/>
            <w:bottom w:val="none" w:sz="0" w:space="0" w:color="auto"/>
            <w:right w:val="none" w:sz="0" w:space="0" w:color="auto"/>
          </w:divBdr>
        </w:div>
        <w:div w:id="740255014">
          <w:marLeft w:val="640"/>
          <w:marRight w:val="0"/>
          <w:marTop w:val="0"/>
          <w:marBottom w:val="0"/>
          <w:divBdr>
            <w:top w:val="none" w:sz="0" w:space="0" w:color="auto"/>
            <w:left w:val="none" w:sz="0" w:space="0" w:color="auto"/>
            <w:bottom w:val="none" w:sz="0" w:space="0" w:color="auto"/>
            <w:right w:val="none" w:sz="0" w:space="0" w:color="auto"/>
          </w:divBdr>
        </w:div>
        <w:div w:id="741877320">
          <w:marLeft w:val="640"/>
          <w:marRight w:val="0"/>
          <w:marTop w:val="0"/>
          <w:marBottom w:val="0"/>
          <w:divBdr>
            <w:top w:val="none" w:sz="0" w:space="0" w:color="auto"/>
            <w:left w:val="none" w:sz="0" w:space="0" w:color="auto"/>
            <w:bottom w:val="none" w:sz="0" w:space="0" w:color="auto"/>
            <w:right w:val="none" w:sz="0" w:space="0" w:color="auto"/>
          </w:divBdr>
        </w:div>
        <w:div w:id="747069972">
          <w:marLeft w:val="640"/>
          <w:marRight w:val="0"/>
          <w:marTop w:val="0"/>
          <w:marBottom w:val="0"/>
          <w:divBdr>
            <w:top w:val="none" w:sz="0" w:space="0" w:color="auto"/>
            <w:left w:val="none" w:sz="0" w:space="0" w:color="auto"/>
            <w:bottom w:val="none" w:sz="0" w:space="0" w:color="auto"/>
            <w:right w:val="none" w:sz="0" w:space="0" w:color="auto"/>
          </w:divBdr>
        </w:div>
        <w:div w:id="748771531">
          <w:marLeft w:val="640"/>
          <w:marRight w:val="0"/>
          <w:marTop w:val="0"/>
          <w:marBottom w:val="0"/>
          <w:divBdr>
            <w:top w:val="none" w:sz="0" w:space="0" w:color="auto"/>
            <w:left w:val="none" w:sz="0" w:space="0" w:color="auto"/>
            <w:bottom w:val="none" w:sz="0" w:space="0" w:color="auto"/>
            <w:right w:val="none" w:sz="0" w:space="0" w:color="auto"/>
          </w:divBdr>
        </w:div>
        <w:div w:id="752509227">
          <w:marLeft w:val="640"/>
          <w:marRight w:val="0"/>
          <w:marTop w:val="0"/>
          <w:marBottom w:val="0"/>
          <w:divBdr>
            <w:top w:val="none" w:sz="0" w:space="0" w:color="auto"/>
            <w:left w:val="none" w:sz="0" w:space="0" w:color="auto"/>
            <w:bottom w:val="none" w:sz="0" w:space="0" w:color="auto"/>
            <w:right w:val="none" w:sz="0" w:space="0" w:color="auto"/>
          </w:divBdr>
        </w:div>
        <w:div w:id="780686719">
          <w:marLeft w:val="640"/>
          <w:marRight w:val="0"/>
          <w:marTop w:val="0"/>
          <w:marBottom w:val="0"/>
          <w:divBdr>
            <w:top w:val="none" w:sz="0" w:space="0" w:color="auto"/>
            <w:left w:val="none" w:sz="0" w:space="0" w:color="auto"/>
            <w:bottom w:val="none" w:sz="0" w:space="0" w:color="auto"/>
            <w:right w:val="none" w:sz="0" w:space="0" w:color="auto"/>
          </w:divBdr>
        </w:div>
        <w:div w:id="792868226">
          <w:marLeft w:val="640"/>
          <w:marRight w:val="0"/>
          <w:marTop w:val="0"/>
          <w:marBottom w:val="0"/>
          <w:divBdr>
            <w:top w:val="none" w:sz="0" w:space="0" w:color="auto"/>
            <w:left w:val="none" w:sz="0" w:space="0" w:color="auto"/>
            <w:bottom w:val="none" w:sz="0" w:space="0" w:color="auto"/>
            <w:right w:val="none" w:sz="0" w:space="0" w:color="auto"/>
          </w:divBdr>
        </w:div>
        <w:div w:id="807169793">
          <w:marLeft w:val="640"/>
          <w:marRight w:val="0"/>
          <w:marTop w:val="0"/>
          <w:marBottom w:val="0"/>
          <w:divBdr>
            <w:top w:val="none" w:sz="0" w:space="0" w:color="auto"/>
            <w:left w:val="none" w:sz="0" w:space="0" w:color="auto"/>
            <w:bottom w:val="none" w:sz="0" w:space="0" w:color="auto"/>
            <w:right w:val="none" w:sz="0" w:space="0" w:color="auto"/>
          </w:divBdr>
        </w:div>
        <w:div w:id="830174619">
          <w:marLeft w:val="640"/>
          <w:marRight w:val="0"/>
          <w:marTop w:val="0"/>
          <w:marBottom w:val="0"/>
          <w:divBdr>
            <w:top w:val="none" w:sz="0" w:space="0" w:color="auto"/>
            <w:left w:val="none" w:sz="0" w:space="0" w:color="auto"/>
            <w:bottom w:val="none" w:sz="0" w:space="0" w:color="auto"/>
            <w:right w:val="none" w:sz="0" w:space="0" w:color="auto"/>
          </w:divBdr>
        </w:div>
        <w:div w:id="835148966">
          <w:marLeft w:val="640"/>
          <w:marRight w:val="0"/>
          <w:marTop w:val="0"/>
          <w:marBottom w:val="0"/>
          <w:divBdr>
            <w:top w:val="none" w:sz="0" w:space="0" w:color="auto"/>
            <w:left w:val="none" w:sz="0" w:space="0" w:color="auto"/>
            <w:bottom w:val="none" w:sz="0" w:space="0" w:color="auto"/>
            <w:right w:val="none" w:sz="0" w:space="0" w:color="auto"/>
          </w:divBdr>
        </w:div>
        <w:div w:id="853109830">
          <w:marLeft w:val="640"/>
          <w:marRight w:val="0"/>
          <w:marTop w:val="0"/>
          <w:marBottom w:val="0"/>
          <w:divBdr>
            <w:top w:val="none" w:sz="0" w:space="0" w:color="auto"/>
            <w:left w:val="none" w:sz="0" w:space="0" w:color="auto"/>
            <w:bottom w:val="none" w:sz="0" w:space="0" w:color="auto"/>
            <w:right w:val="none" w:sz="0" w:space="0" w:color="auto"/>
          </w:divBdr>
        </w:div>
        <w:div w:id="883903137">
          <w:marLeft w:val="640"/>
          <w:marRight w:val="0"/>
          <w:marTop w:val="0"/>
          <w:marBottom w:val="0"/>
          <w:divBdr>
            <w:top w:val="none" w:sz="0" w:space="0" w:color="auto"/>
            <w:left w:val="none" w:sz="0" w:space="0" w:color="auto"/>
            <w:bottom w:val="none" w:sz="0" w:space="0" w:color="auto"/>
            <w:right w:val="none" w:sz="0" w:space="0" w:color="auto"/>
          </w:divBdr>
        </w:div>
        <w:div w:id="895896316">
          <w:marLeft w:val="640"/>
          <w:marRight w:val="0"/>
          <w:marTop w:val="0"/>
          <w:marBottom w:val="0"/>
          <w:divBdr>
            <w:top w:val="none" w:sz="0" w:space="0" w:color="auto"/>
            <w:left w:val="none" w:sz="0" w:space="0" w:color="auto"/>
            <w:bottom w:val="none" w:sz="0" w:space="0" w:color="auto"/>
            <w:right w:val="none" w:sz="0" w:space="0" w:color="auto"/>
          </w:divBdr>
        </w:div>
        <w:div w:id="926157971">
          <w:marLeft w:val="640"/>
          <w:marRight w:val="0"/>
          <w:marTop w:val="0"/>
          <w:marBottom w:val="0"/>
          <w:divBdr>
            <w:top w:val="none" w:sz="0" w:space="0" w:color="auto"/>
            <w:left w:val="none" w:sz="0" w:space="0" w:color="auto"/>
            <w:bottom w:val="none" w:sz="0" w:space="0" w:color="auto"/>
            <w:right w:val="none" w:sz="0" w:space="0" w:color="auto"/>
          </w:divBdr>
        </w:div>
        <w:div w:id="945577412">
          <w:marLeft w:val="640"/>
          <w:marRight w:val="0"/>
          <w:marTop w:val="0"/>
          <w:marBottom w:val="0"/>
          <w:divBdr>
            <w:top w:val="none" w:sz="0" w:space="0" w:color="auto"/>
            <w:left w:val="none" w:sz="0" w:space="0" w:color="auto"/>
            <w:bottom w:val="none" w:sz="0" w:space="0" w:color="auto"/>
            <w:right w:val="none" w:sz="0" w:space="0" w:color="auto"/>
          </w:divBdr>
        </w:div>
        <w:div w:id="960260218">
          <w:marLeft w:val="640"/>
          <w:marRight w:val="0"/>
          <w:marTop w:val="0"/>
          <w:marBottom w:val="0"/>
          <w:divBdr>
            <w:top w:val="none" w:sz="0" w:space="0" w:color="auto"/>
            <w:left w:val="none" w:sz="0" w:space="0" w:color="auto"/>
            <w:bottom w:val="none" w:sz="0" w:space="0" w:color="auto"/>
            <w:right w:val="none" w:sz="0" w:space="0" w:color="auto"/>
          </w:divBdr>
        </w:div>
        <w:div w:id="984772750">
          <w:marLeft w:val="640"/>
          <w:marRight w:val="0"/>
          <w:marTop w:val="0"/>
          <w:marBottom w:val="0"/>
          <w:divBdr>
            <w:top w:val="none" w:sz="0" w:space="0" w:color="auto"/>
            <w:left w:val="none" w:sz="0" w:space="0" w:color="auto"/>
            <w:bottom w:val="none" w:sz="0" w:space="0" w:color="auto"/>
            <w:right w:val="none" w:sz="0" w:space="0" w:color="auto"/>
          </w:divBdr>
        </w:div>
        <w:div w:id="994335499">
          <w:marLeft w:val="640"/>
          <w:marRight w:val="0"/>
          <w:marTop w:val="0"/>
          <w:marBottom w:val="0"/>
          <w:divBdr>
            <w:top w:val="none" w:sz="0" w:space="0" w:color="auto"/>
            <w:left w:val="none" w:sz="0" w:space="0" w:color="auto"/>
            <w:bottom w:val="none" w:sz="0" w:space="0" w:color="auto"/>
            <w:right w:val="none" w:sz="0" w:space="0" w:color="auto"/>
          </w:divBdr>
        </w:div>
        <w:div w:id="998920487">
          <w:marLeft w:val="640"/>
          <w:marRight w:val="0"/>
          <w:marTop w:val="0"/>
          <w:marBottom w:val="0"/>
          <w:divBdr>
            <w:top w:val="none" w:sz="0" w:space="0" w:color="auto"/>
            <w:left w:val="none" w:sz="0" w:space="0" w:color="auto"/>
            <w:bottom w:val="none" w:sz="0" w:space="0" w:color="auto"/>
            <w:right w:val="none" w:sz="0" w:space="0" w:color="auto"/>
          </w:divBdr>
        </w:div>
        <w:div w:id="998966941">
          <w:marLeft w:val="640"/>
          <w:marRight w:val="0"/>
          <w:marTop w:val="0"/>
          <w:marBottom w:val="0"/>
          <w:divBdr>
            <w:top w:val="none" w:sz="0" w:space="0" w:color="auto"/>
            <w:left w:val="none" w:sz="0" w:space="0" w:color="auto"/>
            <w:bottom w:val="none" w:sz="0" w:space="0" w:color="auto"/>
            <w:right w:val="none" w:sz="0" w:space="0" w:color="auto"/>
          </w:divBdr>
        </w:div>
        <w:div w:id="1004671815">
          <w:marLeft w:val="640"/>
          <w:marRight w:val="0"/>
          <w:marTop w:val="0"/>
          <w:marBottom w:val="0"/>
          <w:divBdr>
            <w:top w:val="none" w:sz="0" w:space="0" w:color="auto"/>
            <w:left w:val="none" w:sz="0" w:space="0" w:color="auto"/>
            <w:bottom w:val="none" w:sz="0" w:space="0" w:color="auto"/>
            <w:right w:val="none" w:sz="0" w:space="0" w:color="auto"/>
          </w:divBdr>
        </w:div>
        <w:div w:id="1012296475">
          <w:marLeft w:val="640"/>
          <w:marRight w:val="0"/>
          <w:marTop w:val="0"/>
          <w:marBottom w:val="0"/>
          <w:divBdr>
            <w:top w:val="none" w:sz="0" w:space="0" w:color="auto"/>
            <w:left w:val="none" w:sz="0" w:space="0" w:color="auto"/>
            <w:bottom w:val="none" w:sz="0" w:space="0" w:color="auto"/>
            <w:right w:val="none" w:sz="0" w:space="0" w:color="auto"/>
          </w:divBdr>
        </w:div>
        <w:div w:id="1020738271">
          <w:marLeft w:val="640"/>
          <w:marRight w:val="0"/>
          <w:marTop w:val="0"/>
          <w:marBottom w:val="0"/>
          <w:divBdr>
            <w:top w:val="none" w:sz="0" w:space="0" w:color="auto"/>
            <w:left w:val="none" w:sz="0" w:space="0" w:color="auto"/>
            <w:bottom w:val="none" w:sz="0" w:space="0" w:color="auto"/>
            <w:right w:val="none" w:sz="0" w:space="0" w:color="auto"/>
          </w:divBdr>
        </w:div>
        <w:div w:id="1039358845">
          <w:marLeft w:val="640"/>
          <w:marRight w:val="0"/>
          <w:marTop w:val="0"/>
          <w:marBottom w:val="0"/>
          <w:divBdr>
            <w:top w:val="none" w:sz="0" w:space="0" w:color="auto"/>
            <w:left w:val="none" w:sz="0" w:space="0" w:color="auto"/>
            <w:bottom w:val="none" w:sz="0" w:space="0" w:color="auto"/>
            <w:right w:val="none" w:sz="0" w:space="0" w:color="auto"/>
          </w:divBdr>
        </w:div>
        <w:div w:id="1040011686">
          <w:marLeft w:val="640"/>
          <w:marRight w:val="0"/>
          <w:marTop w:val="0"/>
          <w:marBottom w:val="0"/>
          <w:divBdr>
            <w:top w:val="none" w:sz="0" w:space="0" w:color="auto"/>
            <w:left w:val="none" w:sz="0" w:space="0" w:color="auto"/>
            <w:bottom w:val="none" w:sz="0" w:space="0" w:color="auto"/>
            <w:right w:val="none" w:sz="0" w:space="0" w:color="auto"/>
          </w:divBdr>
        </w:div>
        <w:div w:id="1047071843">
          <w:marLeft w:val="640"/>
          <w:marRight w:val="0"/>
          <w:marTop w:val="0"/>
          <w:marBottom w:val="0"/>
          <w:divBdr>
            <w:top w:val="none" w:sz="0" w:space="0" w:color="auto"/>
            <w:left w:val="none" w:sz="0" w:space="0" w:color="auto"/>
            <w:bottom w:val="none" w:sz="0" w:space="0" w:color="auto"/>
            <w:right w:val="none" w:sz="0" w:space="0" w:color="auto"/>
          </w:divBdr>
        </w:div>
        <w:div w:id="1060177017">
          <w:marLeft w:val="640"/>
          <w:marRight w:val="0"/>
          <w:marTop w:val="0"/>
          <w:marBottom w:val="0"/>
          <w:divBdr>
            <w:top w:val="none" w:sz="0" w:space="0" w:color="auto"/>
            <w:left w:val="none" w:sz="0" w:space="0" w:color="auto"/>
            <w:bottom w:val="none" w:sz="0" w:space="0" w:color="auto"/>
            <w:right w:val="none" w:sz="0" w:space="0" w:color="auto"/>
          </w:divBdr>
        </w:div>
        <w:div w:id="1065495351">
          <w:marLeft w:val="640"/>
          <w:marRight w:val="0"/>
          <w:marTop w:val="0"/>
          <w:marBottom w:val="0"/>
          <w:divBdr>
            <w:top w:val="none" w:sz="0" w:space="0" w:color="auto"/>
            <w:left w:val="none" w:sz="0" w:space="0" w:color="auto"/>
            <w:bottom w:val="none" w:sz="0" w:space="0" w:color="auto"/>
            <w:right w:val="none" w:sz="0" w:space="0" w:color="auto"/>
          </w:divBdr>
        </w:div>
        <w:div w:id="1095439115">
          <w:marLeft w:val="640"/>
          <w:marRight w:val="0"/>
          <w:marTop w:val="0"/>
          <w:marBottom w:val="0"/>
          <w:divBdr>
            <w:top w:val="none" w:sz="0" w:space="0" w:color="auto"/>
            <w:left w:val="none" w:sz="0" w:space="0" w:color="auto"/>
            <w:bottom w:val="none" w:sz="0" w:space="0" w:color="auto"/>
            <w:right w:val="none" w:sz="0" w:space="0" w:color="auto"/>
          </w:divBdr>
        </w:div>
        <w:div w:id="1099957249">
          <w:marLeft w:val="640"/>
          <w:marRight w:val="0"/>
          <w:marTop w:val="0"/>
          <w:marBottom w:val="0"/>
          <w:divBdr>
            <w:top w:val="none" w:sz="0" w:space="0" w:color="auto"/>
            <w:left w:val="none" w:sz="0" w:space="0" w:color="auto"/>
            <w:bottom w:val="none" w:sz="0" w:space="0" w:color="auto"/>
            <w:right w:val="none" w:sz="0" w:space="0" w:color="auto"/>
          </w:divBdr>
        </w:div>
        <w:div w:id="1105535507">
          <w:marLeft w:val="640"/>
          <w:marRight w:val="0"/>
          <w:marTop w:val="0"/>
          <w:marBottom w:val="0"/>
          <w:divBdr>
            <w:top w:val="none" w:sz="0" w:space="0" w:color="auto"/>
            <w:left w:val="none" w:sz="0" w:space="0" w:color="auto"/>
            <w:bottom w:val="none" w:sz="0" w:space="0" w:color="auto"/>
            <w:right w:val="none" w:sz="0" w:space="0" w:color="auto"/>
          </w:divBdr>
        </w:div>
        <w:div w:id="1107579634">
          <w:marLeft w:val="640"/>
          <w:marRight w:val="0"/>
          <w:marTop w:val="0"/>
          <w:marBottom w:val="0"/>
          <w:divBdr>
            <w:top w:val="none" w:sz="0" w:space="0" w:color="auto"/>
            <w:left w:val="none" w:sz="0" w:space="0" w:color="auto"/>
            <w:bottom w:val="none" w:sz="0" w:space="0" w:color="auto"/>
            <w:right w:val="none" w:sz="0" w:space="0" w:color="auto"/>
          </w:divBdr>
        </w:div>
        <w:div w:id="1117330772">
          <w:marLeft w:val="640"/>
          <w:marRight w:val="0"/>
          <w:marTop w:val="0"/>
          <w:marBottom w:val="0"/>
          <w:divBdr>
            <w:top w:val="none" w:sz="0" w:space="0" w:color="auto"/>
            <w:left w:val="none" w:sz="0" w:space="0" w:color="auto"/>
            <w:bottom w:val="none" w:sz="0" w:space="0" w:color="auto"/>
            <w:right w:val="none" w:sz="0" w:space="0" w:color="auto"/>
          </w:divBdr>
        </w:div>
        <w:div w:id="1136070548">
          <w:marLeft w:val="640"/>
          <w:marRight w:val="0"/>
          <w:marTop w:val="0"/>
          <w:marBottom w:val="0"/>
          <w:divBdr>
            <w:top w:val="none" w:sz="0" w:space="0" w:color="auto"/>
            <w:left w:val="none" w:sz="0" w:space="0" w:color="auto"/>
            <w:bottom w:val="none" w:sz="0" w:space="0" w:color="auto"/>
            <w:right w:val="none" w:sz="0" w:space="0" w:color="auto"/>
          </w:divBdr>
        </w:div>
        <w:div w:id="1138062137">
          <w:marLeft w:val="640"/>
          <w:marRight w:val="0"/>
          <w:marTop w:val="0"/>
          <w:marBottom w:val="0"/>
          <w:divBdr>
            <w:top w:val="none" w:sz="0" w:space="0" w:color="auto"/>
            <w:left w:val="none" w:sz="0" w:space="0" w:color="auto"/>
            <w:bottom w:val="none" w:sz="0" w:space="0" w:color="auto"/>
            <w:right w:val="none" w:sz="0" w:space="0" w:color="auto"/>
          </w:divBdr>
        </w:div>
        <w:div w:id="1155923975">
          <w:marLeft w:val="640"/>
          <w:marRight w:val="0"/>
          <w:marTop w:val="0"/>
          <w:marBottom w:val="0"/>
          <w:divBdr>
            <w:top w:val="none" w:sz="0" w:space="0" w:color="auto"/>
            <w:left w:val="none" w:sz="0" w:space="0" w:color="auto"/>
            <w:bottom w:val="none" w:sz="0" w:space="0" w:color="auto"/>
            <w:right w:val="none" w:sz="0" w:space="0" w:color="auto"/>
          </w:divBdr>
        </w:div>
        <w:div w:id="1156607031">
          <w:marLeft w:val="640"/>
          <w:marRight w:val="0"/>
          <w:marTop w:val="0"/>
          <w:marBottom w:val="0"/>
          <w:divBdr>
            <w:top w:val="none" w:sz="0" w:space="0" w:color="auto"/>
            <w:left w:val="none" w:sz="0" w:space="0" w:color="auto"/>
            <w:bottom w:val="none" w:sz="0" w:space="0" w:color="auto"/>
            <w:right w:val="none" w:sz="0" w:space="0" w:color="auto"/>
          </w:divBdr>
        </w:div>
        <w:div w:id="1158616880">
          <w:marLeft w:val="640"/>
          <w:marRight w:val="0"/>
          <w:marTop w:val="0"/>
          <w:marBottom w:val="0"/>
          <w:divBdr>
            <w:top w:val="none" w:sz="0" w:space="0" w:color="auto"/>
            <w:left w:val="none" w:sz="0" w:space="0" w:color="auto"/>
            <w:bottom w:val="none" w:sz="0" w:space="0" w:color="auto"/>
            <w:right w:val="none" w:sz="0" w:space="0" w:color="auto"/>
          </w:divBdr>
        </w:div>
        <w:div w:id="1176112985">
          <w:marLeft w:val="640"/>
          <w:marRight w:val="0"/>
          <w:marTop w:val="0"/>
          <w:marBottom w:val="0"/>
          <w:divBdr>
            <w:top w:val="none" w:sz="0" w:space="0" w:color="auto"/>
            <w:left w:val="none" w:sz="0" w:space="0" w:color="auto"/>
            <w:bottom w:val="none" w:sz="0" w:space="0" w:color="auto"/>
            <w:right w:val="none" w:sz="0" w:space="0" w:color="auto"/>
          </w:divBdr>
        </w:div>
        <w:div w:id="1177235164">
          <w:marLeft w:val="640"/>
          <w:marRight w:val="0"/>
          <w:marTop w:val="0"/>
          <w:marBottom w:val="0"/>
          <w:divBdr>
            <w:top w:val="none" w:sz="0" w:space="0" w:color="auto"/>
            <w:left w:val="none" w:sz="0" w:space="0" w:color="auto"/>
            <w:bottom w:val="none" w:sz="0" w:space="0" w:color="auto"/>
            <w:right w:val="none" w:sz="0" w:space="0" w:color="auto"/>
          </w:divBdr>
        </w:div>
        <w:div w:id="1187328716">
          <w:marLeft w:val="640"/>
          <w:marRight w:val="0"/>
          <w:marTop w:val="0"/>
          <w:marBottom w:val="0"/>
          <w:divBdr>
            <w:top w:val="none" w:sz="0" w:space="0" w:color="auto"/>
            <w:left w:val="none" w:sz="0" w:space="0" w:color="auto"/>
            <w:bottom w:val="none" w:sz="0" w:space="0" w:color="auto"/>
            <w:right w:val="none" w:sz="0" w:space="0" w:color="auto"/>
          </w:divBdr>
        </w:div>
        <w:div w:id="1190682288">
          <w:marLeft w:val="640"/>
          <w:marRight w:val="0"/>
          <w:marTop w:val="0"/>
          <w:marBottom w:val="0"/>
          <w:divBdr>
            <w:top w:val="none" w:sz="0" w:space="0" w:color="auto"/>
            <w:left w:val="none" w:sz="0" w:space="0" w:color="auto"/>
            <w:bottom w:val="none" w:sz="0" w:space="0" w:color="auto"/>
            <w:right w:val="none" w:sz="0" w:space="0" w:color="auto"/>
          </w:divBdr>
        </w:div>
        <w:div w:id="1217162662">
          <w:marLeft w:val="640"/>
          <w:marRight w:val="0"/>
          <w:marTop w:val="0"/>
          <w:marBottom w:val="0"/>
          <w:divBdr>
            <w:top w:val="none" w:sz="0" w:space="0" w:color="auto"/>
            <w:left w:val="none" w:sz="0" w:space="0" w:color="auto"/>
            <w:bottom w:val="none" w:sz="0" w:space="0" w:color="auto"/>
            <w:right w:val="none" w:sz="0" w:space="0" w:color="auto"/>
          </w:divBdr>
        </w:div>
        <w:div w:id="1250965468">
          <w:marLeft w:val="640"/>
          <w:marRight w:val="0"/>
          <w:marTop w:val="0"/>
          <w:marBottom w:val="0"/>
          <w:divBdr>
            <w:top w:val="none" w:sz="0" w:space="0" w:color="auto"/>
            <w:left w:val="none" w:sz="0" w:space="0" w:color="auto"/>
            <w:bottom w:val="none" w:sz="0" w:space="0" w:color="auto"/>
            <w:right w:val="none" w:sz="0" w:space="0" w:color="auto"/>
          </w:divBdr>
        </w:div>
        <w:div w:id="1253976023">
          <w:marLeft w:val="640"/>
          <w:marRight w:val="0"/>
          <w:marTop w:val="0"/>
          <w:marBottom w:val="0"/>
          <w:divBdr>
            <w:top w:val="none" w:sz="0" w:space="0" w:color="auto"/>
            <w:left w:val="none" w:sz="0" w:space="0" w:color="auto"/>
            <w:bottom w:val="none" w:sz="0" w:space="0" w:color="auto"/>
            <w:right w:val="none" w:sz="0" w:space="0" w:color="auto"/>
          </w:divBdr>
        </w:div>
        <w:div w:id="1257057931">
          <w:marLeft w:val="640"/>
          <w:marRight w:val="0"/>
          <w:marTop w:val="0"/>
          <w:marBottom w:val="0"/>
          <w:divBdr>
            <w:top w:val="none" w:sz="0" w:space="0" w:color="auto"/>
            <w:left w:val="none" w:sz="0" w:space="0" w:color="auto"/>
            <w:bottom w:val="none" w:sz="0" w:space="0" w:color="auto"/>
            <w:right w:val="none" w:sz="0" w:space="0" w:color="auto"/>
          </w:divBdr>
        </w:div>
        <w:div w:id="1258557256">
          <w:marLeft w:val="640"/>
          <w:marRight w:val="0"/>
          <w:marTop w:val="0"/>
          <w:marBottom w:val="0"/>
          <w:divBdr>
            <w:top w:val="none" w:sz="0" w:space="0" w:color="auto"/>
            <w:left w:val="none" w:sz="0" w:space="0" w:color="auto"/>
            <w:bottom w:val="none" w:sz="0" w:space="0" w:color="auto"/>
            <w:right w:val="none" w:sz="0" w:space="0" w:color="auto"/>
          </w:divBdr>
        </w:div>
        <w:div w:id="1266113113">
          <w:marLeft w:val="640"/>
          <w:marRight w:val="0"/>
          <w:marTop w:val="0"/>
          <w:marBottom w:val="0"/>
          <w:divBdr>
            <w:top w:val="none" w:sz="0" w:space="0" w:color="auto"/>
            <w:left w:val="none" w:sz="0" w:space="0" w:color="auto"/>
            <w:bottom w:val="none" w:sz="0" w:space="0" w:color="auto"/>
            <w:right w:val="none" w:sz="0" w:space="0" w:color="auto"/>
          </w:divBdr>
        </w:div>
        <w:div w:id="1272976889">
          <w:marLeft w:val="640"/>
          <w:marRight w:val="0"/>
          <w:marTop w:val="0"/>
          <w:marBottom w:val="0"/>
          <w:divBdr>
            <w:top w:val="none" w:sz="0" w:space="0" w:color="auto"/>
            <w:left w:val="none" w:sz="0" w:space="0" w:color="auto"/>
            <w:bottom w:val="none" w:sz="0" w:space="0" w:color="auto"/>
            <w:right w:val="none" w:sz="0" w:space="0" w:color="auto"/>
          </w:divBdr>
        </w:div>
        <w:div w:id="1280184973">
          <w:marLeft w:val="640"/>
          <w:marRight w:val="0"/>
          <w:marTop w:val="0"/>
          <w:marBottom w:val="0"/>
          <w:divBdr>
            <w:top w:val="none" w:sz="0" w:space="0" w:color="auto"/>
            <w:left w:val="none" w:sz="0" w:space="0" w:color="auto"/>
            <w:bottom w:val="none" w:sz="0" w:space="0" w:color="auto"/>
            <w:right w:val="none" w:sz="0" w:space="0" w:color="auto"/>
          </w:divBdr>
        </w:div>
        <w:div w:id="1281843683">
          <w:marLeft w:val="640"/>
          <w:marRight w:val="0"/>
          <w:marTop w:val="0"/>
          <w:marBottom w:val="0"/>
          <w:divBdr>
            <w:top w:val="none" w:sz="0" w:space="0" w:color="auto"/>
            <w:left w:val="none" w:sz="0" w:space="0" w:color="auto"/>
            <w:bottom w:val="none" w:sz="0" w:space="0" w:color="auto"/>
            <w:right w:val="none" w:sz="0" w:space="0" w:color="auto"/>
          </w:divBdr>
        </w:div>
        <w:div w:id="1284190334">
          <w:marLeft w:val="640"/>
          <w:marRight w:val="0"/>
          <w:marTop w:val="0"/>
          <w:marBottom w:val="0"/>
          <w:divBdr>
            <w:top w:val="none" w:sz="0" w:space="0" w:color="auto"/>
            <w:left w:val="none" w:sz="0" w:space="0" w:color="auto"/>
            <w:bottom w:val="none" w:sz="0" w:space="0" w:color="auto"/>
            <w:right w:val="none" w:sz="0" w:space="0" w:color="auto"/>
          </w:divBdr>
        </w:div>
        <w:div w:id="1287467438">
          <w:marLeft w:val="640"/>
          <w:marRight w:val="0"/>
          <w:marTop w:val="0"/>
          <w:marBottom w:val="0"/>
          <w:divBdr>
            <w:top w:val="none" w:sz="0" w:space="0" w:color="auto"/>
            <w:left w:val="none" w:sz="0" w:space="0" w:color="auto"/>
            <w:bottom w:val="none" w:sz="0" w:space="0" w:color="auto"/>
            <w:right w:val="none" w:sz="0" w:space="0" w:color="auto"/>
          </w:divBdr>
        </w:div>
        <w:div w:id="1299801331">
          <w:marLeft w:val="640"/>
          <w:marRight w:val="0"/>
          <w:marTop w:val="0"/>
          <w:marBottom w:val="0"/>
          <w:divBdr>
            <w:top w:val="none" w:sz="0" w:space="0" w:color="auto"/>
            <w:left w:val="none" w:sz="0" w:space="0" w:color="auto"/>
            <w:bottom w:val="none" w:sz="0" w:space="0" w:color="auto"/>
            <w:right w:val="none" w:sz="0" w:space="0" w:color="auto"/>
          </w:divBdr>
        </w:div>
        <w:div w:id="1300652463">
          <w:marLeft w:val="640"/>
          <w:marRight w:val="0"/>
          <w:marTop w:val="0"/>
          <w:marBottom w:val="0"/>
          <w:divBdr>
            <w:top w:val="none" w:sz="0" w:space="0" w:color="auto"/>
            <w:left w:val="none" w:sz="0" w:space="0" w:color="auto"/>
            <w:bottom w:val="none" w:sz="0" w:space="0" w:color="auto"/>
            <w:right w:val="none" w:sz="0" w:space="0" w:color="auto"/>
          </w:divBdr>
        </w:div>
        <w:div w:id="1309818372">
          <w:marLeft w:val="640"/>
          <w:marRight w:val="0"/>
          <w:marTop w:val="0"/>
          <w:marBottom w:val="0"/>
          <w:divBdr>
            <w:top w:val="none" w:sz="0" w:space="0" w:color="auto"/>
            <w:left w:val="none" w:sz="0" w:space="0" w:color="auto"/>
            <w:bottom w:val="none" w:sz="0" w:space="0" w:color="auto"/>
            <w:right w:val="none" w:sz="0" w:space="0" w:color="auto"/>
          </w:divBdr>
        </w:div>
        <w:div w:id="1316882216">
          <w:marLeft w:val="640"/>
          <w:marRight w:val="0"/>
          <w:marTop w:val="0"/>
          <w:marBottom w:val="0"/>
          <w:divBdr>
            <w:top w:val="none" w:sz="0" w:space="0" w:color="auto"/>
            <w:left w:val="none" w:sz="0" w:space="0" w:color="auto"/>
            <w:bottom w:val="none" w:sz="0" w:space="0" w:color="auto"/>
            <w:right w:val="none" w:sz="0" w:space="0" w:color="auto"/>
          </w:divBdr>
        </w:div>
        <w:div w:id="1321232785">
          <w:marLeft w:val="640"/>
          <w:marRight w:val="0"/>
          <w:marTop w:val="0"/>
          <w:marBottom w:val="0"/>
          <w:divBdr>
            <w:top w:val="none" w:sz="0" w:space="0" w:color="auto"/>
            <w:left w:val="none" w:sz="0" w:space="0" w:color="auto"/>
            <w:bottom w:val="none" w:sz="0" w:space="0" w:color="auto"/>
            <w:right w:val="none" w:sz="0" w:space="0" w:color="auto"/>
          </w:divBdr>
        </w:div>
        <w:div w:id="1322461412">
          <w:marLeft w:val="640"/>
          <w:marRight w:val="0"/>
          <w:marTop w:val="0"/>
          <w:marBottom w:val="0"/>
          <w:divBdr>
            <w:top w:val="none" w:sz="0" w:space="0" w:color="auto"/>
            <w:left w:val="none" w:sz="0" w:space="0" w:color="auto"/>
            <w:bottom w:val="none" w:sz="0" w:space="0" w:color="auto"/>
            <w:right w:val="none" w:sz="0" w:space="0" w:color="auto"/>
          </w:divBdr>
        </w:div>
        <w:div w:id="1328559090">
          <w:marLeft w:val="640"/>
          <w:marRight w:val="0"/>
          <w:marTop w:val="0"/>
          <w:marBottom w:val="0"/>
          <w:divBdr>
            <w:top w:val="none" w:sz="0" w:space="0" w:color="auto"/>
            <w:left w:val="none" w:sz="0" w:space="0" w:color="auto"/>
            <w:bottom w:val="none" w:sz="0" w:space="0" w:color="auto"/>
            <w:right w:val="none" w:sz="0" w:space="0" w:color="auto"/>
          </w:divBdr>
        </w:div>
        <w:div w:id="1337070644">
          <w:marLeft w:val="640"/>
          <w:marRight w:val="0"/>
          <w:marTop w:val="0"/>
          <w:marBottom w:val="0"/>
          <w:divBdr>
            <w:top w:val="none" w:sz="0" w:space="0" w:color="auto"/>
            <w:left w:val="none" w:sz="0" w:space="0" w:color="auto"/>
            <w:bottom w:val="none" w:sz="0" w:space="0" w:color="auto"/>
            <w:right w:val="none" w:sz="0" w:space="0" w:color="auto"/>
          </w:divBdr>
        </w:div>
        <w:div w:id="1342047356">
          <w:marLeft w:val="640"/>
          <w:marRight w:val="0"/>
          <w:marTop w:val="0"/>
          <w:marBottom w:val="0"/>
          <w:divBdr>
            <w:top w:val="none" w:sz="0" w:space="0" w:color="auto"/>
            <w:left w:val="none" w:sz="0" w:space="0" w:color="auto"/>
            <w:bottom w:val="none" w:sz="0" w:space="0" w:color="auto"/>
            <w:right w:val="none" w:sz="0" w:space="0" w:color="auto"/>
          </w:divBdr>
        </w:div>
        <w:div w:id="1351955893">
          <w:marLeft w:val="640"/>
          <w:marRight w:val="0"/>
          <w:marTop w:val="0"/>
          <w:marBottom w:val="0"/>
          <w:divBdr>
            <w:top w:val="none" w:sz="0" w:space="0" w:color="auto"/>
            <w:left w:val="none" w:sz="0" w:space="0" w:color="auto"/>
            <w:bottom w:val="none" w:sz="0" w:space="0" w:color="auto"/>
            <w:right w:val="none" w:sz="0" w:space="0" w:color="auto"/>
          </w:divBdr>
        </w:div>
        <w:div w:id="1355956185">
          <w:marLeft w:val="640"/>
          <w:marRight w:val="0"/>
          <w:marTop w:val="0"/>
          <w:marBottom w:val="0"/>
          <w:divBdr>
            <w:top w:val="none" w:sz="0" w:space="0" w:color="auto"/>
            <w:left w:val="none" w:sz="0" w:space="0" w:color="auto"/>
            <w:bottom w:val="none" w:sz="0" w:space="0" w:color="auto"/>
            <w:right w:val="none" w:sz="0" w:space="0" w:color="auto"/>
          </w:divBdr>
        </w:div>
        <w:div w:id="1359964531">
          <w:marLeft w:val="640"/>
          <w:marRight w:val="0"/>
          <w:marTop w:val="0"/>
          <w:marBottom w:val="0"/>
          <w:divBdr>
            <w:top w:val="none" w:sz="0" w:space="0" w:color="auto"/>
            <w:left w:val="none" w:sz="0" w:space="0" w:color="auto"/>
            <w:bottom w:val="none" w:sz="0" w:space="0" w:color="auto"/>
            <w:right w:val="none" w:sz="0" w:space="0" w:color="auto"/>
          </w:divBdr>
        </w:div>
        <w:div w:id="1384212790">
          <w:marLeft w:val="640"/>
          <w:marRight w:val="0"/>
          <w:marTop w:val="0"/>
          <w:marBottom w:val="0"/>
          <w:divBdr>
            <w:top w:val="none" w:sz="0" w:space="0" w:color="auto"/>
            <w:left w:val="none" w:sz="0" w:space="0" w:color="auto"/>
            <w:bottom w:val="none" w:sz="0" w:space="0" w:color="auto"/>
            <w:right w:val="none" w:sz="0" w:space="0" w:color="auto"/>
          </w:divBdr>
        </w:div>
        <w:div w:id="1385106925">
          <w:marLeft w:val="640"/>
          <w:marRight w:val="0"/>
          <w:marTop w:val="0"/>
          <w:marBottom w:val="0"/>
          <w:divBdr>
            <w:top w:val="none" w:sz="0" w:space="0" w:color="auto"/>
            <w:left w:val="none" w:sz="0" w:space="0" w:color="auto"/>
            <w:bottom w:val="none" w:sz="0" w:space="0" w:color="auto"/>
            <w:right w:val="none" w:sz="0" w:space="0" w:color="auto"/>
          </w:divBdr>
        </w:div>
        <w:div w:id="1393307341">
          <w:marLeft w:val="640"/>
          <w:marRight w:val="0"/>
          <w:marTop w:val="0"/>
          <w:marBottom w:val="0"/>
          <w:divBdr>
            <w:top w:val="none" w:sz="0" w:space="0" w:color="auto"/>
            <w:left w:val="none" w:sz="0" w:space="0" w:color="auto"/>
            <w:bottom w:val="none" w:sz="0" w:space="0" w:color="auto"/>
            <w:right w:val="none" w:sz="0" w:space="0" w:color="auto"/>
          </w:divBdr>
        </w:div>
        <w:div w:id="1404253240">
          <w:marLeft w:val="640"/>
          <w:marRight w:val="0"/>
          <w:marTop w:val="0"/>
          <w:marBottom w:val="0"/>
          <w:divBdr>
            <w:top w:val="none" w:sz="0" w:space="0" w:color="auto"/>
            <w:left w:val="none" w:sz="0" w:space="0" w:color="auto"/>
            <w:bottom w:val="none" w:sz="0" w:space="0" w:color="auto"/>
            <w:right w:val="none" w:sz="0" w:space="0" w:color="auto"/>
          </w:divBdr>
        </w:div>
        <w:div w:id="1419516461">
          <w:marLeft w:val="640"/>
          <w:marRight w:val="0"/>
          <w:marTop w:val="0"/>
          <w:marBottom w:val="0"/>
          <w:divBdr>
            <w:top w:val="none" w:sz="0" w:space="0" w:color="auto"/>
            <w:left w:val="none" w:sz="0" w:space="0" w:color="auto"/>
            <w:bottom w:val="none" w:sz="0" w:space="0" w:color="auto"/>
            <w:right w:val="none" w:sz="0" w:space="0" w:color="auto"/>
          </w:divBdr>
        </w:div>
        <w:div w:id="1419670812">
          <w:marLeft w:val="640"/>
          <w:marRight w:val="0"/>
          <w:marTop w:val="0"/>
          <w:marBottom w:val="0"/>
          <w:divBdr>
            <w:top w:val="none" w:sz="0" w:space="0" w:color="auto"/>
            <w:left w:val="none" w:sz="0" w:space="0" w:color="auto"/>
            <w:bottom w:val="none" w:sz="0" w:space="0" w:color="auto"/>
            <w:right w:val="none" w:sz="0" w:space="0" w:color="auto"/>
          </w:divBdr>
        </w:div>
        <w:div w:id="1420297650">
          <w:marLeft w:val="640"/>
          <w:marRight w:val="0"/>
          <w:marTop w:val="0"/>
          <w:marBottom w:val="0"/>
          <w:divBdr>
            <w:top w:val="none" w:sz="0" w:space="0" w:color="auto"/>
            <w:left w:val="none" w:sz="0" w:space="0" w:color="auto"/>
            <w:bottom w:val="none" w:sz="0" w:space="0" w:color="auto"/>
            <w:right w:val="none" w:sz="0" w:space="0" w:color="auto"/>
          </w:divBdr>
        </w:div>
        <w:div w:id="1434276873">
          <w:marLeft w:val="640"/>
          <w:marRight w:val="0"/>
          <w:marTop w:val="0"/>
          <w:marBottom w:val="0"/>
          <w:divBdr>
            <w:top w:val="none" w:sz="0" w:space="0" w:color="auto"/>
            <w:left w:val="none" w:sz="0" w:space="0" w:color="auto"/>
            <w:bottom w:val="none" w:sz="0" w:space="0" w:color="auto"/>
            <w:right w:val="none" w:sz="0" w:space="0" w:color="auto"/>
          </w:divBdr>
        </w:div>
        <w:div w:id="1441878346">
          <w:marLeft w:val="640"/>
          <w:marRight w:val="0"/>
          <w:marTop w:val="0"/>
          <w:marBottom w:val="0"/>
          <w:divBdr>
            <w:top w:val="none" w:sz="0" w:space="0" w:color="auto"/>
            <w:left w:val="none" w:sz="0" w:space="0" w:color="auto"/>
            <w:bottom w:val="none" w:sz="0" w:space="0" w:color="auto"/>
            <w:right w:val="none" w:sz="0" w:space="0" w:color="auto"/>
          </w:divBdr>
        </w:div>
        <w:div w:id="1443955425">
          <w:marLeft w:val="640"/>
          <w:marRight w:val="0"/>
          <w:marTop w:val="0"/>
          <w:marBottom w:val="0"/>
          <w:divBdr>
            <w:top w:val="none" w:sz="0" w:space="0" w:color="auto"/>
            <w:left w:val="none" w:sz="0" w:space="0" w:color="auto"/>
            <w:bottom w:val="none" w:sz="0" w:space="0" w:color="auto"/>
            <w:right w:val="none" w:sz="0" w:space="0" w:color="auto"/>
          </w:divBdr>
        </w:div>
        <w:div w:id="1446997100">
          <w:marLeft w:val="640"/>
          <w:marRight w:val="0"/>
          <w:marTop w:val="0"/>
          <w:marBottom w:val="0"/>
          <w:divBdr>
            <w:top w:val="none" w:sz="0" w:space="0" w:color="auto"/>
            <w:left w:val="none" w:sz="0" w:space="0" w:color="auto"/>
            <w:bottom w:val="none" w:sz="0" w:space="0" w:color="auto"/>
            <w:right w:val="none" w:sz="0" w:space="0" w:color="auto"/>
          </w:divBdr>
        </w:div>
        <w:div w:id="1447502001">
          <w:marLeft w:val="640"/>
          <w:marRight w:val="0"/>
          <w:marTop w:val="0"/>
          <w:marBottom w:val="0"/>
          <w:divBdr>
            <w:top w:val="none" w:sz="0" w:space="0" w:color="auto"/>
            <w:left w:val="none" w:sz="0" w:space="0" w:color="auto"/>
            <w:bottom w:val="none" w:sz="0" w:space="0" w:color="auto"/>
            <w:right w:val="none" w:sz="0" w:space="0" w:color="auto"/>
          </w:divBdr>
        </w:div>
        <w:div w:id="1456172004">
          <w:marLeft w:val="640"/>
          <w:marRight w:val="0"/>
          <w:marTop w:val="0"/>
          <w:marBottom w:val="0"/>
          <w:divBdr>
            <w:top w:val="none" w:sz="0" w:space="0" w:color="auto"/>
            <w:left w:val="none" w:sz="0" w:space="0" w:color="auto"/>
            <w:bottom w:val="none" w:sz="0" w:space="0" w:color="auto"/>
            <w:right w:val="none" w:sz="0" w:space="0" w:color="auto"/>
          </w:divBdr>
        </w:div>
        <w:div w:id="1469474393">
          <w:marLeft w:val="640"/>
          <w:marRight w:val="0"/>
          <w:marTop w:val="0"/>
          <w:marBottom w:val="0"/>
          <w:divBdr>
            <w:top w:val="none" w:sz="0" w:space="0" w:color="auto"/>
            <w:left w:val="none" w:sz="0" w:space="0" w:color="auto"/>
            <w:bottom w:val="none" w:sz="0" w:space="0" w:color="auto"/>
            <w:right w:val="none" w:sz="0" w:space="0" w:color="auto"/>
          </w:divBdr>
        </w:div>
        <w:div w:id="1475178837">
          <w:marLeft w:val="640"/>
          <w:marRight w:val="0"/>
          <w:marTop w:val="0"/>
          <w:marBottom w:val="0"/>
          <w:divBdr>
            <w:top w:val="none" w:sz="0" w:space="0" w:color="auto"/>
            <w:left w:val="none" w:sz="0" w:space="0" w:color="auto"/>
            <w:bottom w:val="none" w:sz="0" w:space="0" w:color="auto"/>
            <w:right w:val="none" w:sz="0" w:space="0" w:color="auto"/>
          </w:divBdr>
        </w:div>
        <w:div w:id="1486699470">
          <w:marLeft w:val="640"/>
          <w:marRight w:val="0"/>
          <w:marTop w:val="0"/>
          <w:marBottom w:val="0"/>
          <w:divBdr>
            <w:top w:val="none" w:sz="0" w:space="0" w:color="auto"/>
            <w:left w:val="none" w:sz="0" w:space="0" w:color="auto"/>
            <w:bottom w:val="none" w:sz="0" w:space="0" w:color="auto"/>
            <w:right w:val="none" w:sz="0" w:space="0" w:color="auto"/>
          </w:divBdr>
        </w:div>
        <w:div w:id="1488939704">
          <w:marLeft w:val="640"/>
          <w:marRight w:val="0"/>
          <w:marTop w:val="0"/>
          <w:marBottom w:val="0"/>
          <w:divBdr>
            <w:top w:val="none" w:sz="0" w:space="0" w:color="auto"/>
            <w:left w:val="none" w:sz="0" w:space="0" w:color="auto"/>
            <w:bottom w:val="none" w:sz="0" w:space="0" w:color="auto"/>
            <w:right w:val="none" w:sz="0" w:space="0" w:color="auto"/>
          </w:divBdr>
        </w:div>
        <w:div w:id="1494108349">
          <w:marLeft w:val="640"/>
          <w:marRight w:val="0"/>
          <w:marTop w:val="0"/>
          <w:marBottom w:val="0"/>
          <w:divBdr>
            <w:top w:val="none" w:sz="0" w:space="0" w:color="auto"/>
            <w:left w:val="none" w:sz="0" w:space="0" w:color="auto"/>
            <w:bottom w:val="none" w:sz="0" w:space="0" w:color="auto"/>
            <w:right w:val="none" w:sz="0" w:space="0" w:color="auto"/>
          </w:divBdr>
        </w:div>
        <w:div w:id="1496187081">
          <w:marLeft w:val="640"/>
          <w:marRight w:val="0"/>
          <w:marTop w:val="0"/>
          <w:marBottom w:val="0"/>
          <w:divBdr>
            <w:top w:val="none" w:sz="0" w:space="0" w:color="auto"/>
            <w:left w:val="none" w:sz="0" w:space="0" w:color="auto"/>
            <w:bottom w:val="none" w:sz="0" w:space="0" w:color="auto"/>
            <w:right w:val="none" w:sz="0" w:space="0" w:color="auto"/>
          </w:divBdr>
        </w:div>
        <w:div w:id="1513110541">
          <w:marLeft w:val="640"/>
          <w:marRight w:val="0"/>
          <w:marTop w:val="0"/>
          <w:marBottom w:val="0"/>
          <w:divBdr>
            <w:top w:val="none" w:sz="0" w:space="0" w:color="auto"/>
            <w:left w:val="none" w:sz="0" w:space="0" w:color="auto"/>
            <w:bottom w:val="none" w:sz="0" w:space="0" w:color="auto"/>
            <w:right w:val="none" w:sz="0" w:space="0" w:color="auto"/>
          </w:divBdr>
        </w:div>
        <w:div w:id="1517965754">
          <w:marLeft w:val="640"/>
          <w:marRight w:val="0"/>
          <w:marTop w:val="0"/>
          <w:marBottom w:val="0"/>
          <w:divBdr>
            <w:top w:val="none" w:sz="0" w:space="0" w:color="auto"/>
            <w:left w:val="none" w:sz="0" w:space="0" w:color="auto"/>
            <w:bottom w:val="none" w:sz="0" w:space="0" w:color="auto"/>
            <w:right w:val="none" w:sz="0" w:space="0" w:color="auto"/>
          </w:divBdr>
        </w:div>
        <w:div w:id="1519807950">
          <w:marLeft w:val="640"/>
          <w:marRight w:val="0"/>
          <w:marTop w:val="0"/>
          <w:marBottom w:val="0"/>
          <w:divBdr>
            <w:top w:val="none" w:sz="0" w:space="0" w:color="auto"/>
            <w:left w:val="none" w:sz="0" w:space="0" w:color="auto"/>
            <w:bottom w:val="none" w:sz="0" w:space="0" w:color="auto"/>
            <w:right w:val="none" w:sz="0" w:space="0" w:color="auto"/>
          </w:divBdr>
        </w:div>
        <w:div w:id="1531456613">
          <w:marLeft w:val="640"/>
          <w:marRight w:val="0"/>
          <w:marTop w:val="0"/>
          <w:marBottom w:val="0"/>
          <w:divBdr>
            <w:top w:val="none" w:sz="0" w:space="0" w:color="auto"/>
            <w:left w:val="none" w:sz="0" w:space="0" w:color="auto"/>
            <w:bottom w:val="none" w:sz="0" w:space="0" w:color="auto"/>
            <w:right w:val="none" w:sz="0" w:space="0" w:color="auto"/>
          </w:divBdr>
        </w:div>
        <w:div w:id="1539078961">
          <w:marLeft w:val="640"/>
          <w:marRight w:val="0"/>
          <w:marTop w:val="0"/>
          <w:marBottom w:val="0"/>
          <w:divBdr>
            <w:top w:val="none" w:sz="0" w:space="0" w:color="auto"/>
            <w:left w:val="none" w:sz="0" w:space="0" w:color="auto"/>
            <w:bottom w:val="none" w:sz="0" w:space="0" w:color="auto"/>
            <w:right w:val="none" w:sz="0" w:space="0" w:color="auto"/>
          </w:divBdr>
        </w:div>
        <w:div w:id="1548565917">
          <w:marLeft w:val="640"/>
          <w:marRight w:val="0"/>
          <w:marTop w:val="0"/>
          <w:marBottom w:val="0"/>
          <w:divBdr>
            <w:top w:val="none" w:sz="0" w:space="0" w:color="auto"/>
            <w:left w:val="none" w:sz="0" w:space="0" w:color="auto"/>
            <w:bottom w:val="none" w:sz="0" w:space="0" w:color="auto"/>
            <w:right w:val="none" w:sz="0" w:space="0" w:color="auto"/>
          </w:divBdr>
        </w:div>
        <w:div w:id="1552423620">
          <w:marLeft w:val="640"/>
          <w:marRight w:val="0"/>
          <w:marTop w:val="0"/>
          <w:marBottom w:val="0"/>
          <w:divBdr>
            <w:top w:val="none" w:sz="0" w:space="0" w:color="auto"/>
            <w:left w:val="none" w:sz="0" w:space="0" w:color="auto"/>
            <w:bottom w:val="none" w:sz="0" w:space="0" w:color="auto"/>
            <w:right w:val="none" w:sz="0" w:space="0" w:color="auto"/>
          </w:divBdr>
        </w:div>
        <w:div w:id="1563590479">
          <w:marLeft w:val="640"/>
          <w:marRight w:val="0"/>
          <w:marTop w:val="0"/>
          <w:marBottom w:val="0"/>
          <w:divBdr>
            <w:top w:val="none" w:sz="0" w:space="0" w:color="auto"/>
            <w:left w:val="none" w:sz="0" w:space="0" w:color="auto"/>
            <w:bottom w:val="none" w:sz="0" w:space="0" w:color="auto"/>
            <w:right w:val="none" w:sz="0" w:space="0" w:color="auto"/>
          </w:divBdr>
        </w:div>
        <w:div w:id="1568422662">
          <w:marLeft w:val="640"/>
          <w:marRight w:val="0"/>
          <w:marTop w:val="0"/>
          <w:marBottom w:val="0"/>
          <w:divBdr>
            <w:top w:val="none" w:sz="0" w:space="0" w:color="auto"/>
            <w:left w:val="none" w:sz="0" w:space="0" w:color="auto"/>
            <w:bottom w:val="none" w:sz="0" w:space="0" w:color="auto"/>
            <w:right w:val="none" w:sz="0" w:space="0" w:color="auto"/>
          </w:divBdr>
        </w:div>
        <w:div w:id="1570654452">
          <w:marLeft w:val="640"/>
          <w:marRight w:val="0"/>
          <w:marTop w:val="0"/>
          <w:marBottom w:val="0"/>
          <w:divBdr>
            <w:top w:val="none" w:sz="0" w:space="0" w:color="auto"/>
            <w:left w:val="none" w:sz="0" w:space="0" w:color="auto"/>
            <w:bottom w:val="none" w:sz="0" w:space="0" w:color="auto"/>
            <w:right w:val="none" w:sz="0" w:space="0" w:color="auto"/>
          </w:divBdr>
        </w:div>
        <w:div w:id="1575894236">
          <w:marLeft w:val="640"/>
          <w:marRight w:val="0"/>
          <w:marTop w:val="0"/>
          <w:marBottom w:val="0"/>
          <w:divBdr>
            <w:top w:val="none" w:sz="0" w:space="0" w:color="auto"/>
            <w:left w:val="none" w:sz="0" w:space="0" w:color="auto"/>
            <w:bottom w:val="none" w:sz="0" w:space="0" w:color="auto"/>
            <w:right w:val="none" w:sz="0" w:space="0" w:color="auto"/>
          </w:divBdr>
        </w:div>
        <w:div w:id="1615165433">
          <w:marLeft w:val="640"/>
          <w:marRight w:val="0"/>
          <w:marTop w:val="0"/>
          <w:marBottom w:val="0"/>
          <w:divBdr>
            <w:top w:val="none" w:sz="0" w:space="0" w:color="auto"/>
            <w:left w:val="none" w:sz="0" w:space="0" w:color="auto"/>
            <w:bottom w:val="none" w:sz="0" w:space="0" w:color="auto"/>
            <w:right w:val="none" w:sz="0" w:space="0" w:color="auto"/>
          </w:divBdr>
        </w:div>
        <w:div w:id="1629241723">
          <w:marLeft w:val="640"/>
          <w:marRight w:val="0"/>
          <w:marTop w:val="0"/>
          <w:marBottom w:val="0"/>
          <w:divBdr>
            <w:top w:val="none" w:sz="0" w:space="0" w:color="auto"/>
            <w:left w:val="none" w:sz="0" w:space="0" w:color="auto"/>
            <w:bottom w:val="none" w:sz="0" w:space="0" w:color="auto"/>
            <w:right w:val="none" w:sz="0" w:space="0" w:color="auto"/>
          </w:divBdr>
        </w:div>
        <w:div w:id="1660574193">
          <w:marLeft w:val="640"/>
          <w:marRight w:val="0"/>
          <w:marTop w:val="0"/>
          <w:marBottom w:val="0"/>
          <w:divBdr>
            <w:top w:val="none" w:sz="0" w:space="0" w:color="auto"/>
            <w:left w:val="none" w:sz="0" w:space="0" w:color="auto"/>
            <w:bottom w:val="none" w:sz="0" w:space="0" w:color="auto"/>
            <w:right w:val="none" w:sz="0" w:space="0" w:color="auto"/>
          </w:divBdr>
        </w:div>
        <w:div w:id="1663048866">
          <w:marLeft w:val="640"/>
          <w:marRight w:val="0"/>
          <w:marTop w:val="0"/>
          <w:marBottom w:val="0"/>
          <w:divBdr>
            <w:top w:val="none" w:sz="0" w:space="0" w:color="auto"/>
            <w:left w:val="none" w:sz="0" w:space="0" w:color="auto"/>
            <w:bottom w:val="none" w:sz="0" w:space="0" w:color="auto"/>
            <w:right w:val="none" w:sz="0" w:space="0" w:color="auto"/>
          </w:divBdr>
        </w:div>
        <w:div w:id="1664429429">
          <w:marLeft w:val="640"/>
          <w:marRight w:val="0"/>
          <w:marTop w:val="0"/>
          <w:marBottom w:val="0"/>
          <w:divBdr>
            <w:top w:val="none" w:sz="0" w:space="0" w:color="auto"/>
            <w:left w:val="none" w:sz="0" w:space="0" w:color="auto"/>
            <w:bottom w:val="none" w:sz="0" w:space="0" w:color="auto"/>
            <w:right w:val="none" w:sz="0" w:space="0" w:color="auto"/>
          </w:divBdr>
        </w:div>
        <w:div w:id="1686664460">
          <w:marLeft w:val="640"/>
          <w:marRight w:val="0"/>
          <w:marTop w:val="0"/>
          <w:marBottom w:val="0"/>
          <w:divBdr>
            <w:top w:val="none" w:sz="0" w:space="0" w:color="auto"/>
            <w:left w:val="none" w:sz="0" w:space="0" w:color="auto"/>
            <w:bottom w:val="none" w:sz="0" w:space="0" w:color="auto"/>
            <w:right w:val="none" w:sz="0" w:space="0" w:color="auto"/>
          </w:divBdr>
        </w:div>
        <w:div w:id="1695959049">
          <w:marLeft w:val="640"/>
          <w:marRight w:val="0"/>
          <w:marTop w:val="0"/>
          <w:marBottom w:val="0"/>
          <w:divBdr>
            <w:top w:val="none" w:sz="0" w:space="0" w:color="auto"/>
            <w:left w:val="none" w:sz="0" w:space="0" w:color="auto"/>
            <w:bottom w:val="none" w:sz="0" w:space="0" w:color="auto"/>
            <w:right w:val="none" w:sz="0" w:space="0" w:color="auto"/>
          </w:divBdr>
        </w:div>
        <w:div w:id="1712804676">
          <w:marLeft w:val="640"/>
          <w:marRight w:val="0"/>
          <w:marTop w:val="0"/>
          <w:marBottom w:val="0"/>
          <w:divBdr>
            <w:top w:val="none" w:sz="0" w:space="0" w:color="auto"/>
            <w:left w:val="none" w:sz="0" w:space="0" w:color="auto"/>
            <w:bottom w:val="none" w:sz="0" w:space="0" w:color="auto"/>
            <w:right w:val="none" w:sz="0" w:space="0" w:color="auto"/>
          </w:divBdr>
        </w:div>
        <w:div w:id="1718700348">
          <w:marLeft w:val="640"/>
          <w:marRight w:val="0"/>
          <w:marTop w:val="0"/>
          <w:marBottom w:val="0"/>
          <w:divBdr>
            <w:top w:val="none" w:sz="0" w:space="0" w:color="auto"/>
            <w:left w:val="none" w:sz="0" w:space="0" w:color="auto"/>
            <w:bottom w:val="none" w:sz="0" w:space="0" w:color="auto"/>
            <w:right w:val="none" w:sz="0" w:space="0" w:color="auto"/>
          </w:divBdr>
        </w:div>
        <w:div w:id="1725828928">
          <w:marLeft w:val="640"/>
          <w:marRight w:val="0"/>
          <w:marTop w:val="0"/>
          <w:marBottom w:val="0"/>
          <w:divBdr>
            <w:top w:val="none" w:sz="0" w:space="0" w:color="auto"/>
            <w:left w:val="none" w:sz="0" w:space="0" w:color="auto"/>
            <w:bottom w:val="none" w:sz="0" w:space="0" w:color="auto"/>
            <w:right w:val="none" w:sz="0" w:space="0" w:color="auto"/>
          </w:divBdr>
        </w:div>
        <w:div w:id="1730952534">
          <w:marLeft w:val="640"/>
          <w:marRight w:val="0"/>
          <w:marTop w:val="0"/>
          <w:marBottom w:val="0"/>
          <w:divBdr>
            <w:top w:val="none" w:sz="0" w:space="0" w:color="auto"/>
            <w:left w:val="none" w:sz="0" w:space="0" w:color="auto"/>
            <w:bottom w:val="none" w:sz="0" w:space="0" w:color="auto"/>
            <w:right w:val="none" w:sz="0" w:space="0" w:color="auto"/>
          </w:divBdr>
        </w:div>
        <w:div w:id="1732271054">
          <w:marLeft w:val="640"/>
          <w:marRight w:val="0"/>
          <w:marTop w:val="0"/>
          <w:marBottom w:val="0"/>
          <w:divBdr>
            <w:top w:val="none" w:sz="0" w:space="0" w:color="auto"/>
            <w:left w:val="none" w:sz="0" w:space="0" w:color="auto"/>
            <w:bottom w:val="none" w:sz="0" w:space="0" w:color="auto"/>
            <w:right w:val="none" w:sz="0" w:space="0" w:color="auto"/>
          </w:divBdr>
        </w:div>
        <w:div w:id="1739595460">
          <w:marLeft w:val="640"/>
          <w:marRight w:val="0"/>
          <w:marTop w:val="0"/>
          <w:marBottom w:val="0"/>
          <w:divBdr>
            <w:top w:val="none" w:sz="0" w:space="0" w:color="auto"/>
            <w:left w:val="none" w:sz="0" w:space="0" w:color="auto"/>
            <w:bottom w:val="none" w:sz="0" w:space="0" w:color="auto"/>
            <w:right w:val="none" w:sz="0" w:space="0" w:color="auto"/>
          </w:divBdr>
        </w:div>
        <w:div w:id="1744444738">
          <w:marLeft w:val="640"/>
          <w:marRight w:val="0"/>
          <w:marTop w:val="0"/>
          <w:marBottom w:val="0"/>
          <w:divBdr>
            <w:top w:val="none" w:sz="0" w:space="0" w:color="auto"/>
            <w:left w:val="none" w:sz="0" w:space="0" w:color="auto"/>
            <w:bottom w:val="none" w:sz="0" w:space="0" w:color="auto"/>
            <w:right w:val="none" w:sz="0" w:space="0" w:color="auto"/>
          </w:divBdr>
        </w:div>
        <w:div w:id="1750806698">
          <w:marLeft w:val="640"/>
          <w:marRight w:val="0"/>
          <w:marTop w:val="0"/>
          <w:marBottom w:val="0"/>
          <w:divBdr>
            <w:top w:val="none" w:sz="0" w:space="0" w:color="auto"/>
            <w:left w:val="none" w:sz="0" w:space="0" w:color="auto"/>
            <w:bottom w:val="none" w:sz="0" w:space="0" w:color="auto"/>
            <w:right w:val="none" w:sz="0" w:space="0" w:color="auto"/>
          </w:divBdr>
        </w:div>
        <w:div w:id="1769736527">
          <w:marLeft w:val="640"/>
          <w:marRight w:val="0"/>
          <w:marTop w:val="0"/>
          <w:marBottom w:val="0"/>
          <w:divBdr>
            <w:top w:val="none" w:sz="0" w:space="0" w:color="auto"/>
            <w:left w:val="none" w:sz="0" w:space="0" w:color="auto"/>
            <w:bottom w:val="none" w:sz="0" w:space="0" w:color="auto"/>
            <w:right w:val="none" w:sz="0" w:space="0" w:color="auto"/>
          </w:divBdr>
        </w:div>
        <w:div w:id="1771897263">
          <w:marLeft w:val="640"/>
          <w:marRight w:val="0"/>
          <w:marTop w:val="0"/>
          <w:marBottom w:val="0"/>
          <w:divBdr>
            <w:top w:val="none" w:sz="0" w:space="0" w:color="auto"/>
            <w:left w:val="none" w:sz="0" w:space="0" w:color="auto"/>
            <w:bottom w:val="none" w:sz="0" w:space="0" w:color="auto"/>
            <w:right w:val="none" w:sz="0" w:space="0" w:color="auto"/>
          </w:divBdr>
        </w:div>
        <w:div w:id="1773279234">
          <w:marLeft w:val="640"/>
          <w:marRight w:val="0"/>
          <w:marTop w:val="0"/>
          <w:marBottom w:val="0"/>
          <w:divBdr>
            <w:top w:val="none" w:sz="0" w:space="0" w:color="auto"/>
            <w:left w:val="none" w:sz="0" w:space="0" w:color="auto"/>
            <w:bottom w:val="none" w:sz="0" w:space="0" w:color="auto"/>
            <w:right w:val="none" w:sz="0" w:space="0" w:color="auto"/>
          </w:divBdr>
        </w:div>
        <w:div w:id="1785029976">
          <w:marLeft w:val="640"/>
          <w:marRight w:val="0"/>
          <w:marTop w:val="0"/>
          <w:marBottom w:val="0"/>
          <w:divBdr>
            <w:top w:val="none" w:sz="0" w:space="0" w:color="auto"/>
            <w:left w:val="none" w:sz="0" w:space="0" w:color="auto"/>
            <w:bottom w:val="none" w:sz="0" w:space="0" w:color="auto"/>
            <w:right w:val="none" w:sz="0" w:space="0" w:color="auto"/>
          </w:divBdr>
        </w:div>
        <w:div w:id="1790466924">
          <w:marLeft w:val="640"/>
          <w:marRight w:val="0"/>
          <w:marTop w:val="0"/>
          <w:marBottom w:val="0"/>
          <w:divBdr>
            <w:top w:val="none" w:sz="0" w:space="0" w:color="auto"/>
            <w:left w:val="none" w:sz="0" w:space="0" w:color="auto"/>
            <w:bottom w:val="none" w:sz="0" w:space="0" w:color="auto"/>
            <w:right w:val="none" w:sz="0" w:space="0" w:color="auto"/>
          </w:divBdr>
        </w:div>
        <w:div w:id="1796289053">
          <w:marLeft w:val="640"/>
          <w:marRight w:val="0"/>
          <w:marTop w:val="0"/>
          <w:marBottom w:val="0"/>
          <w:divBdr>
            <w:top w:val="none" w:sz="0" w:space="0" w:color="auto"/>
            <w:left w:val="none" w:sz="0" w:space="0" w:color="auto"/>
            <w:bottom w:val="none" w:sz="0" w:space="0" w:color="auto"/>
            <w:right w:val="none" w:sz="0" w:space="0" w:color="auto"/>
          </w:divBdr>
        </w:div>
        <w:div w:id="1808009615">
          <w:marLeft w:val="640"/>
          <w:marRight w:val="0"/>
          <w:marTop w:val="0"/>
          <w:marBottom w:val="0"/>
          <w:divBdr>
            <w:top w:val="none" w:sz="0" w:space="0" w:color="auto"/>
            <w:left w:val="none" w:sz="0" w:space="0" w:color="auto"/>
            <w:bottom w:val="none" w:sz="0" w:space="0" w:color="auto"/>
            <w:right w:val="none" w:sz="0" w:space="0" w:color="auto"/>
          </w:divBdr>
        </w:div>
        <w:div w:id="1821773070">
          <w:marLeft w:val="640"/>
          <w:marRight w:val="0"/>
          <w:marTop w:val="0"/>
          <w:marBottom w:val="0"/>
          <w:divBdr>
            <w:top w:val="none" w:sz="0" w:space="0" w:color="auto"/>
            <w:left w:val="none" w:sz="0" w:space="0" w:color="auto"/>
            <w:bottom w:val="none" w:sz="0" w:space="0" w:color="auto"/>
            <w:right w:val="none" w:sz="0" w:space="0" w:color="auto"/>
          </w:divBdr>
        </w:div>
        <w:div w:id="1824078394">
          <w:marLeft w:val="640"/>
          <w:marRight w:val="0"/>
          <w:marTop w:val="0"/>
          <w:marBottom w:val="0"/>
          <w:divBdr>
            <w:top w:val="none" w:sz="0" w:space="0" w:color="auto"/>
            <w:left w:val="none" w:sz="0" w:space="0" w:color="auto"/>
            <w:bottom w:val="none" w:sz="0" w:space="0" w:color="auto"/>
            <w:right w:val="none" w:sz="0" w:space="0" w:color="auto"/>
          </w:divBdr>
        </w:div>
        <w:div w:id="1832208070">
          <w:marLeft w:val="640"/>
          <w:marRight w:val="0"/>
          <w:marTop w:val="0"/>
          <w:marBottom w:val="0"/>
          <w:divBdr>
            <w:top w:val="none" w:sz="0" w:space="0" w:color="auto"/>
            <w:left w:val="none" w:sz="0" w:space="0" w:color="auto"/>
            <w:bottom w:val="none" w:sz="0" w:space="0" w:color="auto"/>
            <w:right w:val="none" w:sz="0" w:space="0" w:color="auto"/>
          </w:divBdr>
        </w:div>
        <w:div w:id="1840387089">
          <w:marLeft w:val="640"/>
          <w:marRight w:val="0"/>
          <w:marTop w:val="0"/>
          <w:marBottom w:val="0"/>
          <w:divBdr>
            <w:top w:val="none" w:sz="0" w:space="0" w:color="auto"/>
            <w:left w:val="none" w:sz="0" w:space="0" w:color="auto"/>
            <w:bottom w:val="none" w:sz="0" w:space="0" w:color="auto"/>
            <w:right w:val="none" w:sz="0" w:space="0" w:color="auto"/>
          </w:divBdr>
        </w:div>
        <w:div w:id="1843927923">
          <w:marLeft w:val="640"/>
          <w:marRight w:val="0"/>
          <w:marTop w:val="0"/>
          <w:marBottom w:val="0"/>
          <w:divBdr>
            <w:top w:val="none" w:sz="0" w:space="0" w:color="auto"/>
            <w:left w:val="none" w:sz="0" w:space="0" w:color="auto"/>
            <w:bottom w:val="none" w:sz="0" w:space="0" w:color="auto"/>
            <w:right w:val="none" w:sz="0" w:space="0" w:color="auto"/>
          </w:divBdr>
        </w:div>
        <w:div w:id="1856067367">
          <w:marLeft w:val="640"/>
          <w:marRight w:val="0"/>
          <w:marTop w:val="0"/>
          <w:marBottom w:val="0"/>
          <w:divBdr>
            <w:top w:val="none" w:sz="0" w:space="0" w:color="auto"/>
            <w:left w:val="none" w:sz="0" w:space="0" w:color="auto"/>
            <w:bottom w:val="none" w:sz="0" w:space="0" w:color="auto"/>
            <w:right w:val="none" w:sz="0" w:space="0" w:color="auto"/>
          </w:divBdr>
        </w:div>
        <w:div w:id="1858692870">
          <w:marLeft w:val="640"/>
          <w:marRight w:val="0"/>
          <w:marTop w:val="0"/>
          <w:marBottom w:val="0"/>
          <w:divBdr>
            <w:top w:val="none" w:sz="0" w:space="0" w:color="auto"/>
            <w:left w:val="none" w:sz="0" w:space="0" w:color="auto"/>
            <w:bottom w:val="none" w:sz="0" w:space="0" w:color="auto"/>
            <w:right w:val="none" w:sz="0" w:space="0" w:color="auto"/>
          </w:divBdr>
        </w:div>
        <w:div w:id="1858955991">
          <w:marLeft w:val="640"/>
          <w:marRight w:val="0"/>
          <w:marTop w:val="0"/>
          <w:marBottom w:val="0"/>
          <w:divBdr>
            <w:top w:val="none" w:sz="0" w:space="0" w:color="auto"/>
            <w:left w:val="none" w:sz="0" w:space="0" w:color="auto"/>
            <w:bottom w:val="none" w:sz="0" w:space="0" w:color="auto"/>
            <w:right w:val="none" w:sz="0" w:space="0" w:color="auto"/>
          </w:divBdr>
        </w:div>
        <w:div w:id="1867017052">
          <w:marLeft w:val="640"/>
          <w:marRight w:val="0"/>
          <w:marTop w:val="0"/>
          <w:marBottom w:val="0"/>
          <w:divBdr>
            <w:top w:val="none" w:sz="0" w:space="0" w:color="auto"/>
            <w:left w:val="none" w:sz="0" w:space="0" w:color="auto"/>
            <w:bottom w:val="none" w:sz="0" w:space="0" w:color="auto"/>
            <w:right w:val="none" w:sz="0" w:space="0" w:color="auto"/>
          </w:divBdr>
        </w:div>
        <w:div w:id="1882478025">
          <w:marLeft w:val="640"/>
          <w:marRight w:val="0"/>
          <w:marTop w:val="0"/>
          <w:marBottom w:val="0"/>
          <w:divBdr>
            <w:top w:val="none" w:sz="0" w:space="0" w:color="auto"/>
            <w:left w:val="none" w:sz="0" w:space="0" w:color="auto"/>
            <w:bottom w:val="none" w:sz="0" w:space="0" w:color="auto"/>
            <w:right w:val="none" w:sz="0" w:space="0" w:color="auto"/>
          </w:divBdr>
        </w:div>
        <w:div w:id="1882860053">
          <w:marLeft w:val="640"/>
          <w:marRight w:val="0"/>
          <w:marTop w:val="0"/>
          <w:marBottom w:val="0"/>
          <w:divBdr>
            <w:top w:val="none" w:sz="0" w:space="0" w:color="auto"/>
            <w:left w:val="none" w:sz="0" w:space="0" w:color="auto"/>
            <w:bottom w:val="none" w:sz="0" w:space="0" w:color="auto"/>
            <w:right w:val="none" w:sz="0" w:space="0" w:color="auto"/>
          </w:divBdr>
        </w:div>
        <w:div w:id="1907691038">
          <w:marLeft w:val="640"/>
          <w:marRight w:val="0"/>
          <w:marTop w:val="0"/>
          <w:marBottom w:val="0"/>
          <w:divBdr>
            <w:top w:val="none" w:sz="0" w:space="0" w:color="auto"/>
            <w:left w:val="none" w:sz="0" w:space="0" w:color="auto"/>
            <w:bottom w:val="none" w:sz="0" w:space="0" w:color="auto"/>
            <w:right w:val="none" w:sz="0" w:space="0" w:color="auto"/>
          </w:divBdr>
        </w:div>
        <w:div w:id="1909487524">
          <w:marLeft w:val="640"/>
          <w:marRight w:val="0"/>
          <w:marTop w:val="0"/>
          <w:marBottom w:val="0"/>
          <w:divBdr>
            <w:top w:val="none" w:sz="0" w:space="0" w:color="auto"/>
            <w:left w:val="none" w:sz="0" w:space="0" w:color="auto"/>
            <w:bottom w:val="none" w:sz="0" w:space="0" w:color="auto"/>
            <w:right w:val="none" w:sz="0" w:space="0" w:color="auto"/>
          </w:divBdr>
        </w:div>
        <w:div w:id="1915505483">
          <w:marLeft w:val="640"/>
          <w:marRight w:val="0"/>
          <w:marTop w:val="0"/>
          <w:marBottom w:val="0"/>
          <w:divBdr>
            <w:top w:val="none" w:sz="0" w:space="0" w:color="auto"/>
            <w:left w:val="none" w:sz="0" w:space="0" w:color="auto"/>
            <w:bottom w:val="none" w:sz="0" w:space="0" w:color="auto"/>
            <w:right w:val="none" w:sz="0" w:space="0" w:color="auto"/>
          </w:divBdr>
        </w:div>
        <w:div w:id="1923752874">
          <w:marLeft w:val="640"/>
          <w:marRight w:val="0"/>
          <w:marTop w:val="0"/>
          <w:marBottom w:val="0"/>
          <w:divBdr>
            <w:top w:val="none" w:sz="0" w:space="0" w:color="auto"/>
            <w:left w:val="none" w:sz="0" w:space="0" w:color="auto"/>
            <w:bottom w:val="none" w:sz="0" w:space="0" w:color="auto"/>
            <w:right w:val="none" w:sz="0" w:space="0" w:color="auto"/>
          </w:divBdr>
        </w:div>
        <w:div w:id="1933780229">
          <w:marLeft w:val="640"/>
          <w:marRight w:val="0"/>
          <w:marTop w:val="0"/>
          <w:marBottom w:val="0"/>
          <w:divBdr>
            <w:top w:val="none" w:sz="0" w:space="0" w:color="auto"/>
            <w:left w:val="none" w:sz="0" w:space="0" w:color="auto"/>
            <w:bottom w:val="none" w:sz="0" w:space="0" w:color="auto"/>
            <w:right w:val="none" w:sz="0" w:space="0" w:color="auto"/>
          </w:divBdr>
        </w:div>
        <w:div w:id="1936356435">
          <w:marLeft w:val="640"/>
          <w:marRight w:val="0"/>
          <w:marTop w:val="0"/>
          <w:marBottom w:val="0"/>
          <w:divBdr>
            <w:top w:val="none" w:sz="0" w:space="0" w:color="auto"/>
            <w:left w:val="none" w:sz="0" w:space="0" w:color="auto"/>
            <w:bottom w:val="none" w:sz="0" w:space="0" w:color="auto"/>
            <w:right w:val="none" w:sz="0" w:space="0" w:color="auto"/>
          </w:divBdr>
        </w:div>
        <w:div w:id="1939101874">
          <w:marLeft w:val="640"/>
          <w:marRight w:val="0"/>
          <w:marTop w:val="0"/>
          <w:marBottom w:val="0"/>
          <w:divBdr>
            <w:top w:val="none" w:sz="0" w:space="0" w:color="auto"/>
            <w:left w:val="none" w:sz="0" w:space="0" w:color="auto"/>
            <w:bottom w:val="none" w:sz="0" w:space="0" w:color="auto"/>
            <w:right w:val="none" w:sz="0" w:space="0" w:color="auto"/>
          </w:divBdr>
        </w:div>
        <w:div w:id="1949193192">
          <w:marLeft w:val="640"/>
          <w:marRight w:val="0"/>
          <w:marTop w:val="0"/>
          <w:marBottom w:val="0"/>
          <w:divBdr>
            <w:top w:val="none" w:sz="0" w:space="0" w:color="auto"/>
            <w:left w:val="none" w:sz="0" w:space="0" w:color="auto"/>
            <w:bottom w:val="none" w:sz="0" w:space="0" w:color="auto"/>
            <w:right w:val="none" w:sz="0" w:space="0" w:color="auto"/>
          </w:divBdr>
        </w:div>
        <w:div w:id="1964967304">
          <w:marLeft w:val="640"/>
          <w:marRight w:val="0"/>
          <w:marTop w:val="0"/>
          <w:marBottom w:val="0"/>
          <w:divBdr>
            <w:top w:val="none" w:sz="0" w:space="0" w:color="auto"/>
            <w:left w:val="none" w:sz="0" w:space="0" w:color="auto"/>
            <w:bottom w:val="none" w:sz="0" w:space="0" w:color="auto"/>
            <w:right w:val="none" w:sz="0" w:space="0" w:color="auto"/>
          </w:divBdr>
        </w:div>
        <w:div w:id="1969965086">
          <w:marLeft w:val="640"/>
          <w:marRight w:val="0"/>
          <w:marTop w:val="0"/>
          <w:marBottom w:val="0"/>
          <w:divBdr>
            <w:top w:val="none" w:sz="0" w:space="0" w:color="auto"/>
            <w:left w:val="none" w:sz="0" w:space="0" w:color="auto"/>
            <w:bottom w:val="none" w:sz="0" w:space="0" w:color="auto"/>
            <w:right w:val="none" w:sz="0" w:space="0" w:color="auto"/>
          </w:divBdr>
        </w:div>
        <w:div w:id="1988436740">
          <w:marLeft w:val="640"/>
          <w:marRight w:val="0"/>
          <w:marTop w:val="0"/>
          <w:marBottom w:val="0"/>
          <w:divBdr>
            <w:top w:val="none" w:sz="0" w:space="0" w:color="auto"/>
            <w:left w:val="none" w:sz="0" w:space="0" w:color="auto"/>
            <w:bottom w:val="none" w:sz="0" w:space="0" w:color="auto"/>
            <w:right w:val="none" w:sz="0" w:space="0" w:color="auto"/>
          </w:divBdr>
        </w:div>
        <w:div w:id="1996299084">
          <w:marLeft w:val="640"/>
          <w:marRight w:val="0"/>
          <w:marTop w:val="0"/>
          <w:marBottom w:val="0"/>
          <w:divBdr>
            <w:top w:val="none" w:sz="0" w:space="0" w:color="auto"/>
            <w:left w:val="none" w:sz="0" w:space="0" w:color="auto"/>
            <w:bottom w:val="none" w:sz="0" w:space="0" w:color="auto"/>
            <w:right w:val="none" w:sz="0" w:space="0" w:color="auto"/>
          </w:divBdr>
        </w:div>
        <w:div w:id="1996566813">
          <w:marLeft w:val="640"/>
          <w:marRight w:val="0"/>
          <w:marTop w:val="0"/>
          <w:marBottom w:val="0"/>
          <w:divBdr>
            <w:top w:val="none" w:sz="0" w:space="0" w:color="auto"/>
            <w:left w:val="none" w:sz="0" w:space="0" w:color="auto"/>
            <w:bottom w:val="none" w:sz="0" w:space="0" w:color="auto"/>
            <w:right w:val="none" w:sz="0" w:space="0" w:color="auto"/>
          </w:divBdr>
        </w:div>
        <w:div w:id="1997297992">
          <w:marLeft w:val="640"/>
          <w:marRight w:val="0"/>
          <w:marTop w:val="0"/>
          <w:marBottom w:val="0"/>
          <w:divBdr>
            <w:top w:val="none" w:sz="0" w:space="0" w:color="auto"/>
            <w:left w:val="none" w:sz="0" w:space="0" w:color="auto"/>
            <w:bottom w:val="none" w:sz="0" w:space="0" w:color="auto"/>
            <w:right w:val="none" w:sz="0" w:space="0" w:color="auto"/>
          </w:divBdr>
        </w:div>
        <w:div w:id="2003504705">
          <w:marLeft w:val="640"/>
          <w:marRight w:val="0"/>
          <w:marTop w:val="0"/>
          <w:marBottom w:val="0"/>
          <w:divBdr>
            <w:top w:val="none" w:sz="0" w:space="0" w:color="auto"/>
            <w:left w:val="none" w:sz="0" w:space="0" w:color="auto"/>
            <w:bottom w:val="none" w:sz="0" w:space="0" w:color="auto"/>
            <w:right w:val="none" w:sz="0" w:space="0" w:color="auto"/>
          </w:divBdr>
        </w:div>
        <w:div w:id="2009861478">
          <w:marLeft w:val="640"/>
          <w:marRight w:val="0"/>
          <w:marTop w:val="0"/>
          <w:marBottom w:val="0"/>
          <w:divBdr>
            <w:top w:val="none" w:sz="0" w:space="0" w:color="auto"/>
            <w:left w:val="none" w:sz="0" w:space="0" w:color="auto"/>
            <w:bottom w:val="none" w:sz="0" w:space="0" w:color="auto"/>
            <w:right w:val="none" w:sz="0" w:space="0" w:color="auto"/>
          </w:divBdr>
        </w:div>
        <w:div w:id="2048215460">
          <w:marLeft w:val="640"/>
          <w:marRight w:val="0"/>
          <w:marTop w:val="0"/>
          <w:marBottom w:val="0"/>
          <w:divBdr>
            <w:top w:val="none" w:sz="0" w:space="0" w:color="auto"/>
            <w:left w:val="none" w:sz="0" w:space="0" w:color="auto"/>
            <w:bottom w:val="none" w:sz="0" w:space="0" w:color="auto"/>
            <w:right w:val="none" w:sz="0" w:space="0" w:color="auto"/>
          </w:divBdr>
        </w:div>
        <w:div w:id="2084330764">
          <w:marLeft w:val="640"/>
          <w:marRight w:val="0"/>
          <w:marTop w:val="0"/>
          <w:marBottom w:val="0"/>
          <w:divBdr>
            <w:top w:val="none" w:sz="0" w:space="0" w:color="auto"/>
            <w:left w:val="none" w:sz="0" w:space="0" w:color="auto"/>
            <w:bottom w:val="none" w:sz="0" w:space="0" w:color="auto"/>
            <w:right w:val="none" w:sz="0" w:space="0" w:color="auto"/>
          </w:divBdr>
        </w:div>
        <w:div w:id="2095545208">
          <w:marLeft w:val="640"/>
          <w:marRight w:val="0"/>
          <w:marTop w:val="0"/>
          <w:marBottom w:val="0"/>
          <w:divBdr>
            <w:top w:val="none" w:sz="0" w:space="0" w:color="auto"/>
            <w:left w:val="none" w:sz="0" w:space="0" w:color="auto"/>
            <w:bottom w:val="none" w:sz="0" w:space="0" w:color="auto"/>
            <w:right w:val="none" w:sz="0" w:space="0" w:color="auto"/>
          </w:divBdr>
        </w:div>
        <w:div w:id="2099400821">
          <w:marLeft w:val="640"/>
          <w:marRight w:val="0"/>
          <w:marTop w:val="0"/>
          <w:marBottom w:val="0"/>
          <w:divBdr>
            <w:top w:val="none" w:sz="0" w:space="0" w:color="auto"/>
            <w:left w:val="none" w:sz="0" w:space="0" w:color="auto"/>
            <w:bottom w:val="none" w:sz="0" w:space="0" w:color="auto"/>
            <w:right w:val="none" w:sz="0" w:space="0" w:color="auto"/>
          </w:divBdr>
        </w:div>
        <w:div w:id="2107578336">
          <w:marLeft w:val="640"/>
          <w:marRight w:val="0"/>
          <w:marTop w:val="0"/>
          <w:marBottom w:val="0"/>
          <w:divBdr>
            <w:top w:val="none" w:sz="0" w:space="0" w:color="auto"/>
            <w:left w:val="none" w:sz="0" w:space="0" w:color="auto"/>
            <w:bottom w:val="none" w:sz="0" w:space="0" w:color="auto"/>
            <w:right w:val="none" w:sz="0" w:space="0" w:color="auto"/>
          </w:divBdr>
        </w:div>
        <w:div w:id="2116510410">
          <w:marLeft w:val="640"/>
          <w:marRight w:val="0"/>
          <w:marTop w:val="0"/>
          <w:marBottom w:val="0"/>
          <w:divBdr>
            <w:top w:val="none" w:sz="0" w:space="0" w:color="auto"/>
            <w:left w:val="none" w:sz="0" w:space="0" w:color="auto"/>
            <w:bottom w:val="none" w:sz="0" w:space="0" w:color="auto"/>
            <w:right w:val="none" w:sz="0" w:space="0" w:color="auto"/>
          </w:divBdr>
        </w:div>
        <w:div w:id="2119523453">
          <w:marLeft w:val="640"/>
          <w:marRight w:val="0"/>
          <w:marTop w:val="0"/>
          <w:marBottom w:val="0"/>
          <w:divBdr>
            <w:top w:val="none" w:sz="0" w:space="0" w:color="auto"/>
            <w:left w:val="none" w:sz="0" w:space="0" w:color="auto"/>
            <w:bottom w:val="none" w:sz="0" w:space="0" w:color="auto"/>
            <w:right w:val="none" w:sz="0" w:space="0" w:color="auto"/>
          </w:divBdr>
        </w:div>
        <w:div w:id="2128621000">
          <w:marLeft w:val="640"/>
          <w:marRight w:val="0"/>
          <w:marTop w:val="0"/>
          <w:marBottom w:val="0"/>
          <w:divBdr>
            <w:top w:val="none" w:sz="0" w:space="0" w:color="auto"/>
            <w:left w:val="none" w:sz="0" w:space="0" w:color="auto"/>
            <w:bottom w:val="none" w:sz="0" w:space="0" w:color="auto"/>
            <w:right w:val="none" w:sz="0" w:space="0" w:color="auto"/>
          </w:divBdr>
        </w:div>
        <w:div w:id="2130968961">
          <w:marLeft w:val="640"/>
          <w:marRight w:val="0"/>
          <w:marTop w:val="0"/>
          <w:marBottom w:val="0"/>
          <w:divBdr>
            <w:top w:val="none" w:sz="0" w:space="0" w:color="auto"/>
            <w:left w:val="none" w:sz="0" w:space="0" w:color="auto"/>
            <w:bottom w:val="none" w:sz="0" w:space="0" w:color="auto"/>
            <w:right w:val="none" w:sz="0" w:space="0" w:color="auto"/>
          </w:divBdr>
        </w:div>
        <w:div w:id="2136412028">
          <w:marLeft w:val="640"/>
          <w:marRight w:val="0"/>
          <w:marTop w:val="0"/>
          <w:marBottom w:val="0"/>
          <w:divBdr>
            <w:top w:val="none" w:sz="0" w:space="0" w:color="auto"/>
            <w:left w:val="none" w:sz="0" w:space="0" w:color="auto"/>
            <w:bottom w:val="none" w:sz="0" w:space="0" w:color="auto"/>
            <w:right w:val="none" w:sz="0" w:space="0" w:color="auto"/>
          </w:divBdr>
        </w:div>
        <w:div w:id="2139642565">
          <w:marLeft w:val="640"/>
          <w:marRight w:val="0"/>
          <w:marTop w:val="0"/>
          <w:marBottom w:val="0"/>
          <w:divBdr>
            <w:top w:val="none" w:sz="0" w:space="0" w:color="auto"/>
            <w:left w:val="none" w:sz="0" w:space="0" w:color="auto"/>
            <w:bottom w:val="none" w:sz="0" w:space="0" w:color="auto"/>
            <w:right w:val="none" w:sz="0" w:space="0" w:color="auto"/>
          </w:divBdr>
        </w:div>
        <w:div w:id="2140105393">
          <w:marLeft w:val="640"/>
          <w:marRight w:val="0"/>
          <w:marTop w:val="0"/>
          <w:marBottom w:val="0"/>
          <w:divBdr>
            <w:top w:val="none" w:sz="0" w:space="0" w:color="auto"/>
            <w:left w:val="none" w:sz="0" w:space="0" w:color="auto"/>
            <w:bottom w:val="none" w:sz="0" w:space="0" w:color="auto"/>
            <w:right w:val="none" w:sz="0" w:space="0" w:color="auto"/>
          </w:divBdr>
        </w:div>
        <w:div w:id="2140951840">
          <w:marLeft w:val="640"/>
          <w:marRight w:val="0"/>
          <w:marTop w:val="0"/>
          <w:marBottom w:val="0"/>
          <w:divBdr>
            <w:top w:val="none" w:sz="0" w:space="0" w:color="auto"/>
            <w:left w:val="none" w:sz="0" w:space="0" w:color="auto"/>
            <w:bottom w:val="none" w:sz="0" w:space="0" w:color="auto"/>
            <w:right w:val="none" w:sz="0" w:space="0" w:color="auto"/>
          </w:divBdr>
        </w:div>
      </w:divsChild>
    </w:div>
    <w:div w:id="208541758">
      <w:marLeft w:val="640"/>
      <w:marRight w:val="0"/>
      <w:marTop w:val="0"/>
      <w:marBottom w:val="0"/>
      <w:divBdr>
        <w:top w:val="none" w:sz="0" w:space="0" w:color="auto"/>
        <w:left w:val="none" w:sz="0" w:space="0" w:color="auto"/>
        <w:bottom w:val="none" w:sz="0" w:space="0" w:color="auto"/>
        <w:right w:val="none" w:sz="0" w:space="0" w:color="auto"/>
      </w:divBdr>
    </w:div>
    <w:div w:id="209146280">
      <w:marLeft w:val="640"/>
      <w:marRight w:val="0"/>
      <w:marTop w:val="0"/>
      <w:marBottom w:val="0"/>
      <w:divBdr>
        <w:top w:val="none" w:sz="0" w:space="0" w:color="auto"/>
        <w:left w:val="none" w:sz="0" w:space="0" w:color="auto"/>
        <w:bottom w:val="none" w:sz="0" w:space="0" w:color="auto"/>
        <w:right w:val="none" w:sz="0" w:space="0" w:color="auto"/>
      </w:divBdr>
    </w:div>
    <w:div w:id="209146778">
      <w:marLeft w:val="640"/>
      <w:marRight w:val="0"/>
      <w:marTop w:val="0"/>
      <w:marBottom w:val="0"/>
      <w:divBdr>
        <w:top w:val="none" w:sz="0" w:space="0" w:color="auto"/>
        <w:left w:val="none" w:sz="0" w:space="0" w:color="auto"/>
        <w:bottom w:val="none" w:sz="0" w:space="0" w:color="auto"/>
        <w:right w:val="none" w:sz="0" w:space="0" w:color="auto"/>
      </w:divBdr>
    </w:div>
    <w:div w:id="209340500">
      <w:marLeft w:val="640"/>
      <w:marRight w:val="0"/>
      <w:marTop w:val="0"/>
      <w:marBottom w:val="0"/>
      <w:divBdr>
        <w:top w:val="none" w:sz="0" w:space="0" w:color="auto"/>
        <w:left w:val="none" w:sz="0" w:space="0" w:color="auto"/>
        <w:bottom w:val="none" w:sz="0" w:space="0" w:color="auto"/>
        <w:right w:val="none" w:sz="0" w:space="0" w:color="auto"/>
      </w:divBdr>
    </w:div>
    <w:div w:id="209461299">
      <w:marLeft w:val="640"/>
      <w:marRight w:val="0"/>
      <w:marTop w:val="0"/>
      <w:marBottom w:val="0"/>
      <w:divBdr>
        <w:top w:val="none" w:sz="0" w:space="0" w:color="auto"/>
        <w:left w:val="none" w:sz="0" w:space="0" w:color="auto"/>
        <w:bottom w:val="none" w:sz="0" w:space="0" w:color="auto"/>
        <w:right w:val="none" w:sz="0" w:space="0" w:color="auto"/>
      </w:divBdr>
    </w:div>
    <w:div w:id="209653600">
      <w:marLeft w:val="640"/>
      <w:marRight w:val="0"/>
      <w:marTop w:val="0"/>
      <w:marBottom w:val="0"/>
      <w:divBdr>
        <w:top w:val="none" w:sz="0" w:space="0" w:color="auto"/>
        <w:left w:val="none" w:sz="0" w:space="0" w:color="auto"/>
        <w:bottom w:val="none" w:sz="0" w:space="0" w:color="auto"/>
        <w:right w:val="none" w:sz="0" w:space="0" w:color="auto"/>
      </w:divBdr>
    </w:div>
    <w:div w:id="210458327">
      <w:marLeft w:val="640"/>
      <w:marRight w:val="0"/>
      <w:marTop w:val="0"/>
      <w:marBottom w:val="0"/>
      <w:divBdr>
        <w:top w:val="none" w:sz="0" w:space="0" w:color="auto"/>
        <w:left w:val="none" w:sz="0" w:space="0" w:color="auto"/>
        <w:bottom w:val="none" w:sz="0" w:space="0" w:color="auto"/>
        <w:right w:val="none" w:sz="0" w:space="0" w:color="auto"/>
      </w:divBdr>
    </w:div>
    <w:div w:id="210465146">
      <w:marLeft w:val="640"/>
      <w:marRight w:val="0"/>
      <w:marTop w:val="0"/>
      <w:marBottom w:val="0"/>
      <w:divBdr>
        <w:top w:val="none" w:sz="0" w:space="0" w:color="auto"/>
        <w:left w:val="none" w:sz="0" w:space="0" w:color="auto"/>
        <w:bottom w:val="none" w:sz="0" w:space="0" w:color="auto"/>
        <w:right w:val="none" w:sz="0" w:space="0" w:color="auto"/>
      </w:divBdr>
    </w:div>
    <w:div w:id="210657969">
      <w:marLeft w:val="640"/>
      <w:marRight w:val="0"/>
      <w:marTop w:val="0"/>
      <w:marBottom w:val="0"/>
      <w:divBdr>
        <w:top w:val="none" w:sz="0" w:space="0" w:color="auto"/>
        <w:left w:val="none" w:sz="0" w:space="0" w:color="auto"/>
        <w:bottom w:val="none" w:sz="0" w:space="0" w:color="auto"/>
        <w:right w:val="none" w:sz="0" w:space="0" w:color="auto"/>
      </w:divBdr>
    </w:div>
    <w:div w:id="210851266">
      <w:marLeft w:val="640"/>
      <w:marRight w:val="0"/>
      <w:marTop w:val="0"/>
      <w:marBottom w:val="0"/>
      <w:divBdr>
        <w:top w:val="none" w:sz="0" w:space="0" w:color="auto"/>
        <w:left w:val="none" w:sz="0" w:space="0" w:color="auto"/>
        <w:bottom w:val="none" w:sz="0" w:space="0" w:color="auto"/>
        <w:right w:val="none" w:sz="0" w:space="0" w:color="auto"/>
      </w:divBdr>
    </w:div>
    <w:div w:id="211625045">
      <w:marLeft w:val="640"/>
      <w:marRight w:val="0"/>
      <w:marTop w:val="0"/>
      <w:marBottom w:val="0"/>
      <w:divBdr>
        <w:top w:val="none" w:sz="0" w:space="0" w:color="auto"/>
        <w:left w:val="none" w:sz="0" w:space="0" w:color="auto"/>
        <w:bottom w:val="none" w:sz="0" w:space="0" w:color="auto"/>
        <w:right w:val="none" w:sz="0" w:space="0" w:color="auto"/>
      </w:divBdr>
    </w:div>
    <w:div w:id="212469053">
      <w:marLeft w:val="640"/>
      <w:marRight w:val="0"/>
      <w:marTop w:val="0"/>
      <w:marBottom w:val="0"/>
      <w:divBdr>
        <w:top w:val="none" w:sz="0" w:space="0" w:color="auto"/>
        <w:left w:val="none" w:sz="0" w:space="0" w:color="auto"/>
        <w:bottom w:val="none" w:sz="0" w:space="0" w:color="auto"/>
        <w:right w:val="none" w:sz="0" w:space="0" w:color="auto"/>
      </w:divBdr>
    </w:div>
    <w:div w:id="213590674">
      <w:marLeft w:val="640"/>
      <w:marRight w:val="0"/>
      <w:marTop w:val="0"/>
      <w:marBottom w:val="0"/>
      <w:divBdr>
        <w:top w:val="none" w:sz="0" w:space="0" w:color="auto"/>
        <w:left w:val="none" w:sz="0" w:space="0" w:color="auto"/>
        <w:bottom w:val="none" w:sz="0" w:space="0" w:color="auto"/>
        <w:right w:val="none" w:sz="0" w:space="0" w:color="auto"/>
      </w:divBdr>
    </w:div>
    <w:div w:id="213976147">
      <w:marLeft w:val="640"/>
      <w:marRight w:val="0"/>
      <w:marTop w:val="0"/>
      <w:marBottom w:val="0"/>
      <w:divBdr>
        <w:top w:val="none" w:sz="0" w:space="0" w:color="auto"/>
        <w:left w:val="none" w:sz="0" w:space="0" w:color="auto"/>
        <w:bottom w:val="none" w:sz="0" w:space="0" w:color="auto"/>
        <w:right w:val="none" w:sz="0" w:space="0" w:color="auto"/>
      </w:divBdr>
    </w:div>
    <w:div w:id="214465597">
      <w:marLeft w:val="640"/>
      <w:marRight w:val="0"/>
      <w:marTop w:val="0"/>
      <w:marBottom w:val="0"/>
      <w:divBdr>
        <w:top w:val="none" w:sz="0" w:space="0" w:color="auto"/>
        <w:left w:val="none" w:sz="0" w:space="0" w:color="auto"/>
        <w:bottom w:val="none" w:sz="0" w:space="0" w:color="auto"/>
        <w:right w:val="none" w:sz="0" w:space="0" w:color="auto"/>
      </w:divBdr>
    </w:div>
    <w:div w:id="215901215">
      <w:marLeft w:val="640"/>
      <w:marRight w:val="0"/>
      <w:marTop w:val="0"/>
      <w:marBottom w:val="0"/>
      <w:divBdr>
        <w:top w:val="none" w:sz="0" w:space="0" w:color="auto"/>
        <w:left w:val="none" w:sz="0" w:space="0" w:color="auto"/>
        <w:bottom w:val="none" w:sz="0" w:space="0" w:color="auto"/>
        <w:right w:val="none" w:sz="0" w:space="0" w:color="auto"/>
      </w:divBdr>
    </w:div>
    <w:div w:id="216285748">
      <w:marLeft w:val="640"/>
      <w:marRight w:val="0"/>
      <w:marTop w:val="0"/>
      <w:marBottom w:val="0"/>
      <w:divBdr>
        <w:top w:val="none" w:sz="0" w:space="0" w:color="auto"/>
        <w:left w:val="none" w:sz="0" w:space="0" w:color="auto"/>
        <w:bottom w:val="none" w:sz="0" w:space="0" w:color="auto"/>
        <w:right w:val="none" w:sz="0" w:space="0" w:color="auto"/>
      </w:divBdr>
    </w:div>
    <w:div w:id="216402947">
      <w:marLeft w:val="640"/>
      <w:marRight w:val="0"/>
      <w:marTop w:val="0"/>
      <w:marBottom w:val="0"/>
      <w:divBdr>
        <w:top w:val="none" w:sz="0" w:space="0" w:color="auto"/>
        <w:left w:val="none" w:sz="0" w:space="0" w:color="auto"/>
        <w:bottom w:val="none" w:sz="0" w:space="0" w:color="auto"/>
        <w:right w:val="none" w:sz="0" w:space="0" w:color="auto"/>
      </w:divBdr>
    </w:div>
    <w:div w:id="216933758">
      <w:marLeft w:val="640"/>
      <w:marRight w:val="0"/>
      <w:marTop w:val="0"/>
      <w:marBottom w:val="0"/>
      <w:divBdr>
        <w:top w:val="none" w:sz="0" w:space="0" w:color="auto"/>
        <w:left w:val="none" w:sz="0" w:space="0" w:color="auto"/>
        <w:bottom w:val="none" w:sz="0" w:space="0" w:color="auto"/>
        <w:right w:val="none" w:sz="0" w:space="0" w:color="auto"/>
      </w:divBdr>
    </w:div>
    <w:div w:id="218712869">
      <w:bodyDiv w:val="1"/>
      <w:marLeft w:val="0"/>
      <w:marRight w:val="0"/>
      <w:marTop w:val="0"/>
      <w:marBottom w:val="0"/>
      <w:divBdr>
        <w:top w:val="none" w:sz="0" w:space="0" w:color="auto"/>
        <w:left w:val="none" w:sz="0" w:space="0" w:color="auto"/>
        <w:bottom w:val="none" w:sz="0" w:space="0" w:color="auto"/>
        <w:right w:val="none" w:sz="0" w:space="0" w:color="auto"/>
      </w:divBdr>
    </w:div>
    <w:div w:id="219681414">
      <w:marLeft w:val="640"/>
      <w:marRight w:val="0"/>
      <w:marTop w:val="0"/>
      <w:marBottom w:val="0"/>
      <w:divBdr>
        <w:top w:val="none" w:sz="0" w:space="0" w:color="auto"/>
        <w:left w:val="none" w:sz="0" w:space="0" w:color="auto"/>
        <w:bottom w:val="none" w:sz="0" w:space="0" w:color="auto"/>
        <w:right w:val="none" w:sz="0" w:space="0" w:color="auto"/>
      </w:divBdr>
    </w:div>
    <w:div w:id="220947993">
      <w:marLeft w:val="640"/>
      <w:marRight w:val="0"/>
      <w:marTop w:val="0"/>
      <w:marBottom w:val="0"/>
      <w:divBdr>
        <w:top w:val="none" w:sz="0" w:space="0" w:color="auto"/>
        <w:left w:val="none" w:sz="0" w:space="0" w:color="auto"/>
        <w:bottom w:val="none" w:sz="0" w:space="0" w:color="auto"/>
        <w:right w:val="none" w:sz="0" w:space="0" w:color="auto"/>
      </w:divBdr>
    </w:div>
    <w:div w:id="221017750">
      <w:marLeft w:val="640"/>
      <w:marRight w:val="0"/>
      <w:marTop w:val="0"/>
      <w:marBottom w:val="0"/>
      <w:divBdr>
        <w:top w:val="none" w:sz="0" w:space="0" w:color="auto"/>
        <w:left w:val="none" w:sz="0" w:space="0" w:color="auto"/>
        <w:bottom w:val="none" w:sz="0" w:space="0" w:color="auto"/>
        <w:right w:val="none" w:sz="0" w:space="0" w:color="auto"/>
      </w:divBdr>
    </w:div>
    <w:div w:id="221328814">
      <w:marLeft w:val="640"/>
      <w:marRight w:val="0"/>
      <w:marTop w:val="0"/>
      <w:marBottom w:val="0"/>
      <w:divBdr>
        <w:top w:val="none" w:sz="0" w:space="0" w:color="auto"/>
        <w:left w:val="none" w:sz="0" w:space="0" w:color="auto"/>
        <w:bottom w:val="none" w:sz="0" w:space="0" w:color="auto"/>
        <w:right w:val="none" w:sz="0" w:space="0" w:color="auto"/>
      </w:divBdr>
    </w:div>
    <w:div w:id="221409468">
      <w:marLeft w:val="640"/>
      <w:marRight w:val="0"/>
      <w:marTop w:val="0"/>
      <w:marBottom w:val="0"/>
      <w:divBdr>
        <w:top w:val="none" w:sz="0" w:space="0" w:color="auto"/>
        <w:left w:val="none" w:sz="0" w:space="0" w:color="auto"/>
        <w:bottom w:val="none" w:sz="0" w:space="0" w:color="auto"/>
        <w:right w:val="none" w:sz="0" w:space="0" w:color="auto"/>
      </w:divBdr>
    </w:div>
    <w:div w:id="222062153">
      <w:marLeft w:val="640"/>
      <w:marRight w:val="0"/>
      <w:marTop w:val="0"/>
      <w:marBottom w:val="0"/>
      <w:divBdr>
        <w:top w:val="none" w:sz="0" w:space="0" w:color="auto"/>
        <w:left w:val="none" w:sz="0" w:space="0" w:color="auto"/>
        <w:bottom w:val="none" w:sz="0" w:space="0" w:color="auto"/>
        <w:right w:val="none" w:sz="0" w:space="0" w:color="auto"/>
      </w:divBdr>
    </w:div>
    <w:div w:id="222372479">
      <w:marLeft w:val="640"/>
      <w:marRight w:val="0"/>
      <w:marTop w:val="0"/>
      <w:marBottom w:val="0"/>
      <w:divBdr>
        <w:top w:val="none" w:sz="0" w:space="0" w:color="auto"/>
        <w:left w:val="none" w:sz="0" w:space="0" w:color="auto"/>
        <w:bottom w:val="none" w:sz="0" w:space="0" w:color="auto"/>
        <w:right w:val="none" w:sz="0" w:space="0" w:color="auto"/>
      </w:divBdr>
    </w:div>
    <w:div w:id="222563069">
      <w:marLeft w:val="640"/>
      <w:marRight w:val="0"/>
      <w:marTop w:val="0"/>
      <w:marBottom w:val="0"/>
      <w:divBdr>
        <w:top w:val="none" w:sz="0" w:space="0" w:color="auto"/>
        <w:left w:val="none" w:sz="0" w:space="0" w:color="auto"/>
        <w:bottom w:val="none" w:sz="0" w:space="0" w:color="auto"/>
        <w:right w:val="none" w:sz="0" w:space="0" w:color="auto"/>
      </w:divBdr>
    </w:div>
    <w:div w:id="222907622">
      <w:bodyDiv w:val="1"/>
      <w:marLeft w:val="0"/>
      <w:marRight w:val="0"/>
      <w:marTop w:val="0"/>
      <w:marBottom w:val="0"/>
      <w:divBdr>
        <w:top w:val="none" w:sz="0" w:space="0" w:color="auto"/>
        <w:left w:val="none" w:sz="0" w:space="0" w:color="auto"/>
        <w:bottom w:val="none" w:sz="0" w:space="0" w:color="auto"/>
        <w:right w:val="none" w:sz="0" w:space="0" w:color="auto"/>
      </w:divBdr>
      <w:divsChild>
        <w:div w:id="5982057">
          <w:marLeft w:val="640"/>
          <w:marRight w:val="0"/>
          <w:marTop w:val="0"/>
          <w:marBottom w:val="0"/>
          <w:divBdr>
            <w:top w:val="none" w:sz="0" w:space="0" w:color="auto"/>
            <w:left w:val="none" w:sz="0" w:space="0" w:color="auto"/>
            <w:bottom w:val="none" w:sz="0" w:space="0" w:color="auto"/>
            <w:right w:val="none" w:sz="0" w:space="0" w:color="auto"/>
          </w:divBdr>
        </w:div>
        <w:div w:id="6520273">
          <w:marLeft w:val="640"/>
          <w:marRight w:val="0"/>
          <w:marTop w:val="0"/>
          <w:marBottom w:val="0"/>
          <w:divBdr>
            <w:top w:val="none" w:sz="0" w:space="0" w:color="auto"/>
            <w:left w:val="none" w:sz="0" w:space="0" w:color="auto"/>
            <w:bottom w:val="none" w:sz="0" w:space="0" w:color="auto"/>
            <w:right w:val="none" w:sz="0" w:space="0" w:color="auto"/>
          </w:divBdr>
        </w:div>
        <w:div w:id="7682644">
          <w:marLeft w:val="640"/>
          <w:marRight w:val="0"/>
          <w:marTop w:val="0"/>
          <w:marBottom w:val="0"/>
          <w:divBdr>
            <w:top w:val="none" w:sz="0" w:space="0" w:color="auto"/>
            <w:left w:val="none" w:sz="0" w:space="0" w:color="auto"/>
            <w:bottom w:val="none" w:sz="0" w:space="0" w:color="auto"/>
            <w:right w:val="none" w:sz="0" w:space="0" w:color="auto"/>
          </w:divBdr>
        </w:div>
        <w:div w:id="21170727">
          <w:marLeft w:val="640"/>
          <w:marRight w:val="0"/>
          <w:marTop w:val="0"/>
          <w:marBottom w:val="0"/>
          <w:divBdr>
            <w:top w:val="none" w:sz="0" w:space="0" w:color="auto"/>
            <w:left w:val="none" w:sz="0" w:space="0" w:color="auto"/>
            <w:bottom w:val="none" w:sz="0" w:space="0" w:color="auto"/>
            <w:right w:val="none" w:sz="0" w:space="0" w:color="auto"/>
          </w:divBdr>
        </w:div>
        <w:div w:id="26833101">
          <w:marLeft w:val="640"/>
          <w:marRight w:val="0"/>
          <w:marTop w:val="0"/>
          <w:marBottom w:val="0"/>
          <w:divBdr>
            <w:top w:val="none" w:sz="0" w:space="0" w:color="auto"/>
            <w:left w:val="none" w:sz="0" w:space="0" w:color="auto"/>
            <w:bottom w:val="none" w:sz="0" w:space="0" w:color="auto"/>
            <w:right w:val="none" w:sz="0" w:space="0" w:color="auto"/>
          </w:divBdr>
        </w:div>
        <w:div w:id="31853218">
          <w:marLeft w:val="640"/>
          <w:marRight w:val="0"/>
          <w:marTop w:val="0"/>
          <w:marBottom w:val="0"/>
          <w:divBdr>
            <w:top w:val="none" w:sz="0" w:space="0" w:color="auto"/>
            <w:left w:val="none" w:sz="0" w:space="0" w:color="auto"/>
            <w:bottom w:val="none" w:sz="0" w:space="0" w:color="auto"/>
            <w:right w:val="none" w:sz="0" w:space="0" w:color="auto"/>
          </w:divBdr>
        </w:div>
        <w:div w:id="33043844">
          <w:marLeft w:val="640"/>
          <w:marRight w:val="0"/>
          <w:marTop w:val="0"/>
          <w:marBottom w:val="0"/>
          <w:divBdr>
            <w:top w:val="none" w:sz="0" w:space="0" w:color="auto"/>
            <w:left w:val="none" w:sz="0" w:space="0" w:color="auto"/>
            <w:bottom w:val="none" w:sz="0" w:space="0" w:color="auto"/>
            <w:right w:val="none" w:sz="0" w:space="0" w:color="auto"/>
          </w:divBdr>
        </w:div>
        <w:div w:id="34699191">
          <w:marLeft w:val="640"/>
          <w:marRight w:val="0"/>
          <w:marTop w:val="0"/>
          <w:marBottom w:val="0"/>
          <w:divBdr>
            <w:top w:val="none" w:sz="0" w:space="0" w:color="auto"/>
            <w:left w:val="none" w:sz="0" w:space="0" w:color="auto"/>
            <w:bottom w:val="none" w:sz="0" w:space="0" w:color="auto"/>
            <w:right w:val="none" w:sz="0" w:space="0" w:color="auto"/>
          </w:divBdr>
        </w:div>
        <w:div w:id="58018201">
          <w:marLeft w:val="640"/>
          <w:marRight w:val="0"/>
          <w:marTop w:val="0"/>
          <w:marBottom w:val="0"/>
          <w:divBdr>
            <w:top w:val="none" w:sz="0" w:space="0" w:color="auto"/>
            <w:left w:val="none" w:sz="0" w:space="0" w:color="auto"/>
            <w:bottom w:val="none" w:sz="0" w:space="0" w:color="auto"/>
            <w:right w:val="none" w:sz="0" w:space="0" w:color="auto"/>
          </w:divBdr>
        </w:div>
        <w:div w:id="60833558">
          <w:marLeft w:val="640"/>
          <w:marRight w:val="0"/>
          <w:marTop w:val="0"/>
          <w:marBottom w:val="0"/>
          <w:divBdr>
            <w:top w:val="none" w:sz="0" w:space="0" w:color="auto"/>
            <w:left w:val="none" w:sz="0" w:space="0" w:color="auto"/>
            <w:bottom w:val="none" w:sz="0" w:space="0" w:color="auto"/>
            <w:right w:val="none" w:sz="0" w:space="0" w:color="auto"/>
          </w:divBdr>
        </w:div>
        <w:div w:id="61830930">
          <w:marLeft w:val="640"/>
          <w:marRight w:val="0"/>
          <w:marTop w:val="0"/>
          <w:marBottom w:val="0"/>
          <w:divBdr>
            <w:top w:val="none" w:sz="0" w:space="0" w:color="auto"/>
            <w:left w:val="none" w:sz="0" w:space="0" w:color="auto"/>
            <w:bottom w:val="none" w:sz="0" w:space="0" w:color="auto"/>
            <w:right w:val="none" w:sz="0" w:space="0" w:color="auto"/>
          </w:divBdr>
        </w:div>
        <w:div w:id="65343365">
          <w:marLeft w:val="640"/>
          <w:marRight w:val="0"/>
          <w:marTop w:val="0"/>
          <w:marBottom w:val="0"/>
          <w:divBdr>
            <w:top w:val="none" w:sz="0" w:space="0" w:color="auto"/>
            <w:left w:val="none" w:sz="0" w:space="0" w:color="auto"/>
            <w:bottom w:val="none" w:sz="0" w:space="0" w:color="auto"/>
            <w:right w:val="none" w:sz="0" w:space="0" w:color="auto"/>
          </w:divBdr>
        </w:div>
        <w:div w:id="71587782">
          <w:marLeft w:val="640"/>
          <w:marRight w:val="0"/>
          <w:marTop w:val="0"/>
          <w:marBottom w:val="0"/>
          <w:divBdr>
            <w:top w:val="none" w:sz="0" w:space="0" w:color="auto"/>
            <w:left w:val="none" w:sz="0" w:space="0" w:color="auto"/>
            <w:bottom w:val="none" w:sz="0" w:space="0" w:color="auto"/>
            <w:right w:val="none" w:sz="0" w:space="0" w:color="auto"/>
          </w:divBdr>
        </w:div>
        <w:div w:id="73015681">
          <w:marLeft w:val="640"/>
          <w:marRight w:val="0"/>
          <w:marTop w:val="0"/>
          <w:marBottom w:val="0"/>
          <w:divBdr>
            <w:top w:val="none" w:sz="0" w:space="0" w:color="auto"/>
            <w:left w:val="none" w:sz="0" w:space="0" w:color="auto"/>
            <w:bottom w:val="none" w:sz="0" w:space="0" w:color="auto"/>
            <w:right w:val="none" w:sz="0" w:space="0" w:color="auto"/>
          </w:divBdr>
        </w:div>
        <w:div w:id="78406571">
          <w:marLeft w:val="640"/>
          <w:marRight w:val="0"/>
          <w:marTop w:val="0"/>
          <w:marBottom w:val="0"/>
          <w:divBdr>
            <w:top w:val="none" w:sz="0" w:space="0" w:color="auto"/>
            <w:left w:val="none" w:sz="0" w:space="0" w:color="auto"/>
            <w:bottom w:val="none" w:sz="0" w:space="0" w:color="auto"/>
            <w:right w:val="none" w:sz="0" w:space="0" w:color="auto"/>
          </w:divBdr>
        </w:div>
        <w:div w:id="89351206">
          <w:marLeft w:val="640"/>
          <w:marRight w:val="0"/>
          <w:marTop w:val="0"/>
          <w:marBottom w:val="0"/>
          <w:divBdr>
            <w:top w:val="none" w:sz="0" w:space="0" w:color="auto"/>
            <w:left w:val="none" w:sz="0" w:space="0" w:color="auto"/>
            <w:bottom w:val="none" w:sz="0" w:space="0" w:color="auto"/>
            <w:right w:val="none" w:sz="0" w:space="0" w:color="auto"/>
          </w:divBdr>
        </w:div>
        <w:div w:id="107168301">
          <w:marLeft w:val="640"/>
          <w:marRight w:val="0"/>
          <w:marTop w:val="0"/>
          <w:marBottom w:val="0"/>
          <w:divBdr>
            <w:top w:val="none" w:sz="0" w:space="0" w:color="auto"/>
            <w:left w:val="none" w:sz="0" w:space="0" w:color="auto"/>
            <w:bottom w:val="none" w:sz="0" w:space="0" w:color="auto"/>
            <w:right w:val="none" w:sz="0" w:space="0" w:color="auto"/>
          </w:divBdr>
        </w:div>
        <w:div w:id="113327413">
          <w:marLeft w:val="640"/>
          <w:marRight w:val="0"/>
          <w:marTop w:val="0"/>
          <w:marBottom w:val="0"/>
          <w:divBdr>
            <w:top w:val="none" w:sz="0" w:space="0" w:color="auto"/>
            <w:left w:val="none" w:sz="0" w:space="0" w:color="auto"/>
            <w:bottom w:val="none" w:sz="0" w:space="0" w:color="auto"/>
            <w:right w:val="none" w:sz="0" w:space="0" w:color="auto"/>
          </w:divBdr>
        </w:div>
        <w:div w:id="114255746">
          <w:marLeft w:val="640"/>
          <w:marRight w:val="0"/>
          <w:marTop w:val="0"/>
          <w:marBottom w:val="0"/>
          <w:divBdr>
            <w:top w:val="none" w:sz="0" w:space="0" w:color="auto"/>
            <w:left w:val="none" w:sz="0" w:space="0" w:color="auto"/>
            <w:bottom w:val="none" w:sz="0" w:space="0" w:color="auto"/>
            <w:right w:val="none" w:sz="0" w:space="0" w:color="auto"/>
          </w:divBdr>
        </w:div>
        <w:div w:id="115878635">
          <w:marLeft w:val="640"/>
          <w:marRight w:val="0"/>
          <w:marTop w:val="0"/>
          <w:marBottom w:val="0"/>
          <w:divBdr>
            <w:top w:val="none" w:sz="0" w:space="0" w:color="auto"/>
            <w:left w:val="none" w:sz="0" w:space="0" w:color="auto"/>
            <w:bottom w:val="none" w:sz="0" w:space="0" w:color="auto"/>
            <w:right w:val="none" w:sz="0" w:space="0" w:color="auto"/>
          </w:divBdr>
        </w:div>
        <w:div w:id="131604768">
          <w:marLeft w:val="640"/>
          <w:marRight w:val="0"/>
          <w:marTop w:val="0"/>
          <w:marBottom w:val="0"/>
          <w:divBdr>
            <w:top w:val="none" w:sz="0" w:space="0" w:color="auto"/>
            <w:left w:val="none" w:sz="0" w:space="0" w:color="auto"/>
            <w:bottom w:val="none" w:sz="0" w:space="0" w:color="auto"/>
            <w:right w:val="none" w:sz="0" w:space="0" w:color="auto"/>
          </w:divBdr>
        </w:div>
        <w:div w:id="137456727">
          <w:marLeft w:val="640"/>
          <w:marRight w:val="0"/>
          <w:marTop w:val="0"/>
          <w:marBottom w:val="0"/>
          <w:divBdr>
            <w:top w:val="none" w:sz="0" w:space="0" w:color="auto"/>
            <w:left w:val="none" w:sz="0" w:space="0" w:color="auto"/>
            <w:bottom w:val="none" w:sz="0" w:space="0" w:color="auto"/>
            <w:right w:val="none" w:sz="0" w:space="0" w:color="auto"/>
          </w:divBdr>
        </w:div>
        <w:div w:id="150173665">
          <w:marLeft w:val="640"/>
          <w:marRight w:val="0"/>
          <w:marTop w:val="0"/>
          <w:marBottom w:val="0"/>
          <w:divBdr>
            <w:top w:val="none" w:sz="0" w:space="0" w:color="auto"/>
            <w:left w:val="none" w:sz="0" w:space="0" w:color="auto"/>
            <w:bottom w:val="none" w:sz="0" w:space="0" w:color="auto"/>
            <w:right w:val="none" w:sz="0" w:space="0" w:color="auto"/>
          </w:divBdr>
        </w:div>
        <w:div w:id="152331222">
          <w:marLeft w:val="640"/>
          <w:marRight w:val="0"/>
          <w:marTop w:val="0"/>
          <w:marBottom w:val="0"/>
          <w:divBdr>
            <w:top w:val="none" w:sz="0" w:space="0" w:color="auto"/>
            <w:left w:val="none" w:sz="0" w:space="0" w:color="auto"/>
            <w:bottom w:val="none" w:sz="0" w:space="0" w:color="auto"/>
            <w:right w:val="none" w:sz="0" w:space="0" w:color="auto"/>
          </w:divBdr>
        </w:div>
        <w:div w:id="158084511">
          <w:marLeft w:val="640"/>
          <w:marRight w:val="0"/>
          <w:marTop w:val="0"/>
          <w:marBottom w:val="0"/>
          <w:divBdr>
            <w:top w:val="none" w:sz="0" w:space="0" w:color="auto"/>
            <w:left w:val="none" w:sz="0" w:space="0" w:color="auto"/>
            <w:bottom w:val="none" w:sz="0" w:space="0" w:color="auto"/>
            <w:right w:val="none" w:sz="0" w:space="0" w:color="auto"/>
          </w:divBdr>
        </w:div>
        <w:div w:id="163015170">
          <w:marLeft w:val="640"/>
          <w:marRight w:val="0"/>
          <w:marTop w:val="0"/>
          <w:marBottom w:val="0"/>
          <w:divBdr>
            <w:top w:val="none" w:sz="0" w:space="0" w:color="auto"/>
            <w:left w:val="none" w:sz="0" w:space="0" w:color="auto"/>
            <w:bottom w:val="none" w:sz="0" w:space="0" w:color="auto"/>
            <w:right w:val="none" w:sz="0" w:space="0" w:color="auto"/>
          </w:divBdr>
        </w:div>
        <w:div w:id="171067587">
          <w:marLeft w:val="640"/>
          <w:marRight w:val="0"/>
          <w:marTop w:val="0"/>
          <w:marBottom w:val="0"/>
          <w:divBdr>
            <w:top w:val="none" w:sz="0" w:space="0" w:color="auto"/>
            <w:left w:val="none" w:sz="0" w:space="0" w:color="auto"/>
            <w:bottom w:val="none" w:sz="0" w:space="0" w:color="auto"/>
            <w:right w:val="none" w:sz="0" w:space="0" w:color="auto"/>
          </w:divBdr>
        </w:div>
        <w:div w:id="173765195">
          <w:marLeft w:val="640"/>
          <w:marRight w:val="0"/>
          <w:marTop w:val="0"/>
          <w:marBottom w:val="0"/>
          <w:divBdr>
            <w:top w:val="none" w:sz="0" w:space="0" w:color="auto"/>
            <w:left w:val="none" w:sz="0" w:space="0" w:color="auto"/>
            <w:bottom w:val="none" w:sz="0" w:space="0" w:color="auto"/>
            <w:right w:val="none" w:sz="0" w:space="0" w:color="auto"/>
          </w:divBdr>
        </w:div>
        <w:div w:id="188762817">
          <w:marLeft w:val="640"/>
          <w:marRight w:val="0"/>
          <w:marTop w:val="0"/>
          <w:marBottom w:val="0"/>
          <w:divBdr>
            <w:top w:val="none" w:sz="0" w:space="0" w:color="auto"/>
            <w:left w:val="none" w:sz="0" w:space="0" w:color="auto"/>
            <w:bottom w:val="none" w:sz="0" w:space="0" w:color="auto"/>
            <w:right w:val="none" w:sz="0" w:space="0" w:color="auto"/>
          </w:divBdr>
        </w:div>
        <w:div w:id="190844288">
          <w:marLeft w:val="640"/>
          <w:marRight w:val="0"/>
          <w:marTop w:val="0"/>
          <w:marBottom w:val="0"/>
          <w:divBdr>
            <w:top w:val="none" w:sz="0" w:space="0" w:color="auto"/>
            <w:left w:val="none" w:sz="0" w:space="0" w:color="auto"/>
            <w:bottom w:val="none" w:sz="0" w:space="0" w:color="auto"/>
            <w:right w:val="none" w:sz="0" w:space="0" w:color="auto"/>
          </w:divBdr>
        </w:div>
        <w:div w:id="221527289">
          <w:marLeft w:val="640"/>
          <w:marRight w:val="0"/>
          <w:marTop w:val="0"/>
          <w:marBottom w:val="0"/>
          <w:divBdr>
            <w:top w:val="none" w:sz="0" w:space="0" w:color="auto"/>
            <w:left w:val="none" w:sz="0" w:space="0" w:color="auto"/>
            <w:bottom w:val="none" w:sz="0" w:space="0" w:color="auto"/>
            <w:right w:val="none" w:sz="0" w:space="0" w:color="auto"/>
          </w:divBdr>
        </w:div>
        <w:div w:id="222374392">
          <w:marLeft w:val="640"/>
          <w:marRight w:val="0"/>
          <w:marTop w:val="0"/>
          <w:marBottom w:val="0"/>
          <w:divBdr>
            <w:top w:val="none" w:sz="0" w:space="0" w:color="auto"/>
            <w:left w:val="none" w:sz="0" w:space="0" w:color="auto"/>
            <w:bottom w:val="none" w:sz="0" w:space="0" w:color="auto"/>
            <w:right w:val="none" w:sz="0" w:space="0" w:color="auto"/>
          </w:divBdr>
        </w:div>
        <w:div w:id="223612334">
          <w:marLeft w:val="640"/>
          <w:marRight w:val="0"/>
          <w:marTop w:val="0"/>
          <w:marBottom w:val="0"/>
          <w:divBdr>
            <w:top w:val="none" w:sz="0" w:space="0" w:color="auto"/>
            <w:left w:val="none" w:sz="0" w:space="0" w:color="auto"/>
            <w:bottom w:val="none" w:sz="0" w:space="0" w:color="auto"/>
            <w:right w:val="none" w:sz="0" w:space="0" w:color="auto"/>
          </w:divBdr>
        </w:div>
        <w:div w:id="225188838">
          <w:marLeft w:val="640"/>
          <w:marRight w:val="0"/>
          <w:marTop w:val="0"/>
          <w:marBottom w:val="0"/>
          <w:divBdr>
            <w:top w:val="none" w:sz="0" w:space="0" w:color="auto"/>
            <w:left w:val="none" w:sz="0" w:space="0" w:color="auto"/>
            <w:bottom w:val="none" w:sz="0" w:space="0" w:color="auto"/>
            <w:right w:val="none" w:sz="0" w:space="0" w:color="auto"/>
          </w:divBdr>
        </w:div>
        <w:div w:id="227888477">
          <w:marLeft w:val="640"/>
          <w:marRight w:val="0"/>
          <w:marTop w:val="0"/>
          <w:marBottom w:val="0"/>
          <w:divBdr>
            <w:top w:val="none" w:sz="0" w:space="0" w:color="auto"/>
            <w:left w:val="none" w:sz="0" w:space="0" w:color="auto"/>
            <w:bottom w:val="none" w:sz="0" w:space="0" w:color="auto"/>
            <w:right w:val="none" w:sz="0" w:space="0" w:color="auto"/>
          </w:divBdr>
        </w:div>
        <w:div w:id="230964157">
          <w:marLeft w:val="640"/>
          <w:marRight w:val="0"/>
          <w:marTop w:val="0"/>
          <w:marBottom w:val="0"/>
          <w:divBdr>
            <w:top w:val="none" w:sz="0" w:space="0" w:color="auto"/>
            <w:left w:val="none" w:sz="0" w:space="0" w:color="auto"/>
            <w:bottom w:val="none" w:sz="0" w:space="0" w:color="auto"/>
            <w:right w:val="none" w:sz="0" w:space="0" w:color="auto"/>
          </w:divBdr>
        </w:div>
        <w:div w:id="242885060">
          <w:marLeft w:val="640"/>
          <w:marRight w:val="0"/>
          <w:marTop w:val="0"/>
          <w:marBottom w:val="0"/>
          <w:divBdr>
            <w:top w:val="none" w:sz="0" w:space="0" w:color="auto"/>
            <w:left w:val="none" w:sz="0" w:space="0" w:color="auto"/>
            <w:bottom w:val="none" w:sz="0" w:space="0" w:color="auto"/>
            <w:right w:val="none" w:sz="0" w:space="0" w:color="auto"/>
          </w:divBdr>
        </w:div>
        <w:div w:id="243612411">
          <w:marLeft w:val="640"/>
          <w:marRight w:val="0"/>
          <w:marTop w:val="0"/>
          <w:marBottom w:val="0"/>
          <w:divBdr>
            <w:top w:val="none" w:sz="0" w:space="0" w:color="auto"/>
            <w:left w:val="none" w:sz="0" w:space="0" w:color="auto"/>
            <w:bottom w:val="none" w:sz="0" w:space="0" w:color="auto"/>
            <w:right w:val="none" w:sz="0" w:space="0" w:color="auto"/>
          </w:divBdr>
        </w:div>
        <w:div w:id="254629787">
          <w:marLeft w:val="640"/>
          <w:marRight w:val="0"/>
          <w:marTop w:val="0"/>
          <w:marBottom w:val="0"/>
          <w:divBdr>
            <w:top w:val="none" w:sz="0" w:space="0" w:color="auto"/>
            <w:left w:val="none" w:sz="0" w:space="0" w:color="auto"/>
            <w:bottom w:val="none" w:sz="0" w:space="0" w:color="auto"/>
            <w:right w:val="none" w:sz="0" w:space="0" w:color="auto"/>
          </w:divBdr>
        </w:div>
        <w:div w:id="265894971">
          <w:marLeft w:val="640"/>
          <w:marRight w:val="0"/>
          <w:marTop w:val="0"/>
          <w:marBottom w:val="0"/>
          <w:divBdr>
            <w:top w:val="none" w:sz="0" w:space="0" w:color="auto"/>
            <w:left w:val="none" w:sz="0" w:space="0" w:color="auto"/>
            <w:bottom w:val="none" w:sz="0" w:space="0" w:color="auto"/>
            <w:right w:val="none" w:sz="0" w:space="0" w:color="auto"/>
          </w:divBdr>
        </w:div>
        <w:div w:id="273944282">
          <w:marLeft w:val="640"/>
          <w:marRight w:val="0"/>
          <w:marTop w:val="0"/>
          <w:marBottom w:val="0"/>
          <w:divBdr>
            <w:top w:val="none" w:sz="0" w:space="0" w:color="auto"/>
            <w:left w:val="none" w:sz="0" w:space="0" w:color="auto"/>
            <w:bottom w:val="none" w:sz="0" w:space="0" w:color="auto"/>
            <w:right w:val="none" w:sz="0" w:space="0" w:color="auto"/>
          </w:divBdr>
        </w:div>
        <w:div w:id="278341549">
          <w:marLeft w:val="640"/>
          <w:marRight w:val="0"/>
          <w:marTop w:val="0"/>
          <w:marBottom w:val="0"/>
          <w:divBdr>
            <w:top w:val="none" w:sz="0" w:space="0" w:color="auto"/>
            <w:left w:val="none" w:sz="0" w:space="0" w:color="auto"/>
            <w:bottom w:val="none" w:sz="0" w:space="0" w:color="auto"/>
            <w:right w:val="none" w:sz="0" w:space="0" w:color="auto"/>
          </w:divBdr>
        </w:div>
        <w:div w:id="293869520">
          <w:marLeft w:val="640"/>
          <w:marRight w:val="0"/>
          <w:marTop w:val="0"/>
          <w:marBottom w:val="0"/>
          <w:divBdr>
            <w:top w:val="none" w:sz="0" w:space="0" w:color="auto"/>
            <w:left w:val="none" w:sz="0" w:space="0" w:color="auto"/>
            <w:bottom w:val="none" w:sz="0" w:space="0" w:color="auto"/>
            <w:right w:val="none" w:sz="0" w:space="0" w:color="auto"/>
          </w:divBdr>
        </w:div>
        <w:div w:id="294725678">
          <w:marLeft w:val="640"/>
          <w:marRight w:val="0"/>
          <w:marTop w:val="0"/>
          <w:marBottom w:val="0"/>
          <w:divBdr>
            <w:top w:val="none" w:sz="0" w:space="0" w:color="auto"/>
            <w:left w:val="none" w:sz="0" w:space="0" w:color="auto"/>
            <w:bottom w:val="none" w:sz="0" w:space="0" w:color="auto"/>
            <w:right w:val="none" w:sz="0" w:space="0" w:color="auto"/>
          </w:divBdr>
        </w:div>
        <w:div w:id="304507020">
          <w:marLeft w:val="640"/>
          <w:marRight w:val="0"/>
          <w:marTop w:val="0"/>
          <w:marBottom w:val="0"/>
          <w:divBdr>
            <w:top w:val="none" w:sz="0" w:space="0" w:color="auto"/>
            <w:left w:val="none" w:sz="0" w:space="0" w:color="auto"/>
            <w:bottom w:val="none" w:sz="0" w:space="0" w:color="auto"/>
            <w:right w:val="none" w:sz="0" w:space="0" w:color="auto"/>
          </w:divBdr>
        </w:div>
        <w:div w:id="313460925">
          <w:marLeft w:val="640"/>
          <w:marRight w:val="0"/>
          <w:marTop w:val="0"/>
          <w:marBottom w:val="0"/>
          <w:divBdr>
            <w:top w:val="none" w:sz="0" w:space="0" w:color="auto"/>
            <w:left w:val="none" w:sz="0" w:space="0" w:color="auto"/>
            <w:bottom w:val="none" w:sz="0" w:space="0" w:color="auto"/>
            <w:right w:val="none" w:sz="0" w:space="0" w:color="auto"/>
          </w:divBdr>
        </w:div>
        <w:div w:id="315300692">
          <w:marLeft w:val="640"/>
          <w:marRight w:val="0"/>
          <w:marTop w:val="0"/>
          <w:marBottom w:val="0"/>
          <w:divBdr>
            <w:top w:val="none" w:sz="0" w:space="0" w:color="auto"/>
            <w:left w:val="none" w:sz="0" w:space="0" w:color="auto"/>
            <w:bottom w:val="none" w:sz="0" w:space="0" w:color="auto"/>
            <w:right w:val="none" w:sz="0" w:space="0" w:color="auto"/>
          </w:divBdr>
        </w:div>
        <w:div w:id="316496061">
          <w:marLeft w:val="640"/>
          <w:marRight w:val="0"/>
          <w:marTop w:val="0"/>
          <w:marBottom w:val="0"/>
          <w:divBdr>
            <w:top w:val="none" w:sz="0" w:space="0" w:color="auto"/>
            <w:left w:val="none" w:sz="0" w:space="0" w:color="auto"/>
            <w:bottom w:val="none" w:sz="0" w:space="0" w:color="auto"/>
            <w:right w:val="none" w:sz="0" w:space="0" w:color="auto"/>
          </w:divBdr>
        </w:div>
        <w:div w:id="318074838">
          <w:marLeft w:val="640"/>
          <w:marRight w:val="0"/>
          <w:marTop w:val="0"/>
          <w:marBottom w:val="0"/>
          <w:divBdr>
            <w:top w:val="none" w:sz="0" w:space="0" w:color="auto"/>
            <w:left w:val="none" w:sz="0" w:space="0" w:color="auto"/>
            <w:bottom w:val="none" w:sz="0" w:space="0" w:color="auto"/>
            <w:right w:val="none" w:sz="0" w:space="0" w:color="auto"/>
          </w:divBdr>
        </w:div>
        <w:div w:id="328021052">
          <w:marLeft w:val="640"/>
          <w:marRight w:val="0"/>
          <w:marTop w:val="0"/>
          <w:marBottom w:val="0"/>
          <w:divBdr>
            <w:top w:val="none" w:sz="0" w:space="0" w:color="auto"/>
            <w:left w:val="none" w:sz="0" w:space="0" w:color="auto"/>
            <w:bottom w:val="none" w:sz="0" w:space="0" w:color="auto"/>
            <w:right w:val="none" w:sz="0" w:space="0" w:color="auto"/>
          </w:divBdr>
        </w:div>
        <w:div w:id="338653480">
          <w:marLeft w:val="640"/>
          <w:marRight w:val="0"/>
          <w:marTop w:val="0"/>
          <w:marBottom w:val="0"/>
          <w:divBdr>
            <w:top w:val="none" w:sz="0" w:space="0" w:color="auto"/>
            <w:left w:val="none" w:sz="0" w:space="0" w:color="auto"/>
            <w:bottom w:val="none" w:sz="0" w:space="0" w:color="auto"/>
            <w:right w:val="none" w:sz="0" w:space="0" w:color="auto"/>
          </w:divBdr>
        </w:div>
        <w:div w:id="343559618">
          <w:marLeft w:val="640"/>
          <w:marRight w:val="0"/>
          <w:marTop w:val="0"/>
          <w:marBottom w:val="0"/>
          <w:divBdr>
            <w:top w:val="none" w:sz="0" w:space="0" w:color="auto"/>
            <w:left w:val="none" w:sz="0" w:space="0" w:color="auto"/>
            <w:bottom w:val="none" w:sz="0" w:space="0" w:color="auto"/>
            <w:right w:val="none" w:sz="0" w:space="0" w:color="auto"/>
          </w:divBdr>
        </w:div>
        <w:div w:id="348025162">
          <w:marLeft w:val="640"/>
          <w:marRight w:val="0"/>
          <w:marTop w:val="0"/>
          <w:marBottom w:val="0"/>
          <w:divBdr>
            <w:top w:val="none" w:sz="0" w:space="0" w:color="auto"/>
            <w:left w:val="none" w:sz="0" w:space="0" w:color="auto"/>
            <w:bottom w:val="none" w:sz="0" w:space="0" w:color="auto"/>
            <w:right w:val="none" w:sz="0" w:space="0" w:color="auto"/>
          </w:divBdr>
        </w:div>
        <w:div w:id="358553885">
          <w:marLeft w:val="640"/>
          <w:marRight w:val="0"/>
          <w:marTop w:val="0"/>
          <w:marBottom w:val="0"/>
          <w:divBdr>
            <w:top w:val="none" w:sz="0" w:space="0" w:color="auto"/>
            <w:left w:val="none" w:sz="0" w:space="0" w:color="auto"/>
            <w:bottom w:val="none" w:sz="0" w:space="0" w:color="auto"/>
            <w:right w:val="none" w:sz="0" w:space="0" w:color="auto"/>
          </w:divBdr>
        </w:div>
        <w:div w:id="359478328">
          <w:marLeft w:val="640"/>
          <w:marRight w:val="0"/>
          <w:marTop w:val="0"/>
          <w:marBottom w:val="0"/>
          <w:divBdr>
            <w:top w:val="none" w:sz="0" w:space="0" w:color="auto"/>
            <w:left w:val="none" w:sz="0" w:space="0" w:color="auto"/>
            <w:bottom w:val="none" w:sz="0" w:space="0" w:color="auto"/>
            <w:right w:val="none" w:sz="0" w:space="0" w:color="auto"/>
          </w:divBdr>
        </w:div>
        <w:div w:id="372660986">
          <w:marLeft w:val="640"/>
          <w:marRight w:val="0"/>
          <w:marTop w:val="0"/>
          <w:marBottom w:val="0"/>
          <w:divBdr>
            <w:top w:val="none" w:sz="0" w:space="0" w:color="auto"/>
            <w:left w:val="none" w:sz="0" w:space="0" w:color="auto"/>
            <w:bottom w:val="none" w:sz="0" w:space="0" w:color="auto"/>
            <w:right w:val="none" w:sz="0" w:space="0" w:color="auto"/>
          </w:divBdr>
        </w:div>
        <w:div w:id="401831394">
          <w:marLeft w:val="640"/>
          <w:marRight w:val="0"/>
          <w:marTop w:val="0"/>
          <w:marBottom w:val="0"/>
          <w:divBdr>
            <w:top w:val="none" w:sz="0" w:space="0" w:color="auto"/>
            <w:left w:val="none" w:sz="0" w:space="0" w:color="auto"/>
            <w:bottom w:val="none" w:sz="0" w:space="0" w:color="auto"/>
            <w:right w:val="none" w:sz="0" w:space="0" w:color="auto"/>
          </w:divBdr>
        </w:div>
        <w:div w:id="403114736">
          <w:marLeft w:val="640"/>
          <w:marRight w:val="0"/>
          <w:marTop w:val="0"/>
          <w:marBottom w:val="0"/>
          <w:divBdr>
            <w:top w:val="none" w:sz="0" w:space="0" w:color="auto"/>
            <w:left w:val="none" w:sz="0" w:space="0" w:color="auto"/>
            <w:bottom w:val="none" w:sz="0" w:space="0" w:color="auto"/>
            <w:right w:val="none" w:sz="0" w:space="0" w:color="auto"/>
          </w:divBdr>
        </w:div>
        <w:div w:id="409624685">
          <w:marLeft w:val="640"/>
          <w:marRight w:val="0"/>
          <w:marTop w:val="0"/>
          <w:marBottom w:val="0"/>
          <w:divBdr>
            <w:top w:val="none" w:sz="0" w:space="0" w:color="auto"/>
            <w:left w:val="none" w:sz="0" w:space="0" w:color="auto"/>
            <w:bottom w:val="none" w:sz="0" w:space="0" w:color="auto"/>
            <w:right w:val="none" w:sz="0" w:space="0" w:color="auto"/>
          </w:divBdr>
        </w:div>
        <w:div w:id="418796750">
          <w:marLeft w:val="640"/>
          <w:marRight w:val="0"/>
          <w:marTop w:val="0"/>
          <w:marBottom w:val="0"/>
          <w:divBdr>
            <w:top w:val="none" w:sz="0" w:space="0" w:color="auto"/>
            <w:left w:val="none" w:sz="0" w:space="0" w:color="auto"/>
            <w:bottom w:val="none" w:sz="0" w:space="0" w:color="auto"/>
            <w:right w:val="none" w:sz="0" w:space="0" w:color="auto"/>
          </w:divBdr>
        </w:div>
        <w:div w:id="419109946">
          <w:marLeft w:val="640"/>
          <w:marRight w:val="0"/>
          <w:marTop w:val="0"/>
          <w:marBottom w:val="0"/>
          <w:divBdr>
            <w:top w:val="none" w:sz="0" w:space="0" w:color="auto"/>
            <w:left w:val="none" w:sz="0" w:space="0" w:color="auto"/>
            <w:bottom w:val="none" w:sz="0" w:space="0" w:color="auto"/>
            <w:right w:val="none" w:sz="0" w:space="0" w:color="auto"/>
          </w:divBdr>
        </w:div>
        <w:div w:id="431821756">
          <w:marLeft w:val="640"/>
          <w:marRight w:val="0"/>
          <w:marTop w:val="0"/>
          <w:marBottom w:val="0"/>
          <w:divBdr>
            <w:top w:val="none" w:sz="0" w:space="0" w:color="auto"/>
            <w:left w:val="none" w:sz="0" w:space="0" w:color="auto"/>
            <w:bottom w:val="none" w:sz="0" w:space="0" w:color="auto"/>
            <w:right w:val="none" w:sz="0" w:space="0" w:color="auto"/>
          </w:divBdr>
        </w:div>
        <w:div w:id="439374867">
          <w:marLeft w:val="640"/>
          <w:marRight w:val="0"/>
          <w:marTop w:val="0"/>
          <w:marBottom w:val="0"/>
          <w:divBdr>
            <w:top w:val="none" w:sz="0" w:space="0" w:color="auto"/>
            <w:left w:val="none" w:sz="0" w:space="0" w:color="auto"/>
            <w:bottom w:val="none" w:sz="0" w:space="0" w:color="auto"/>
            <w:right w:val="none" w:sz="0" w:space="0" w:color="auto"/>
          </w:divBdr>
        </w:div>
        <w:div w:id="442186454">
          <w:marLeft w:val="640"/>
          <w:marRight w:val="0"/>
          <w:marTop w:val="0"/>
          <w:marBottom w:val="0"/>
          <w:divBdr>
            <w:top w:val="none" w:sz="0" w:space="0" w:color="auto"/>
            <w:left w:val="none" w:sz="0" w:space="0" w:color="auto"/>
            <w:bottom w:val="none" w:sz="0" w:space="0" w:color="auto"/>
            <w:right w:val="none" w:sz="0" w:space="0" w:color="auto"/>
          </w:divBdr>
        </w:div>
        <w:div w:id="455177256">
          <w:marLeft w:val="640"/>
          <w:marRight w:val="0"/>
          <w:marTop w:val="0"/>
          <w:marBottom w:val="0"/>
          <w:divBdr>
            <w:top w:val="none" w:sz="0" w:space="0" w:color="auto"/>
            <w:left w:val="none" w:sz="0" w:space="0" w:color="auto"/>
            <w:bottom w:val="none" w:sz="0" w:space="0" w:color="auto"/>
            <w:right w:val="none" w:sz="0" w:space="0" w:color="auto"/>
          </w:divBdr>
        </w:div>
        <w:div w:id="459109930">
          <w:marLeft w:val="640"/>
          <w:marRight w:val="0"/>
          <w:marTop w:val="0"/>
          <w:marBottom w:val="0"/>
          <w:divBdr>
            <w:top w:val="none" w:sz="0" w:space="0" w:color="auto"/>
            <w:left w:val="none" w:sz="0" w:space="0" w:color="auto"/>
            <w:bottom w:val="none" w:sz="0" w:space="0" w:color="auto"/>
            <w:right w:val="none" w:sz="0" w:space="0" w:color="auto"/>
          </w:divBdr>
        </w:div>
        <w:div w:id="471672992">
          <w:marLeft w:val="640"/>
          <w:marRight w:val="0"/>
          <w:marTop w:val="0"/>
          <w:marBottom w:val="0"/>
          <w:divBdr>
            <w:top w:val="none" w:sz="0" w:space="0" w:color="auto"/>
            <w:left w:val="none" w:sz="0" w:space="0" w:color="auto"/>
            <w:bottom w:val="none" w:sz="0" w:space="0" w:color="auto"/>
            <w:right w:val="none" w:sz="0" w:space="0" w:color="auto"/>
          </w:divBdr>
        </w:div>
        <w:div w:id="482501258">
          <w:marLeft w:val="640"/>
          <w:marRight w:val="0"/>
          <w:marTop w:val="0"/>
          <w:marBottom w:val="0"/>
          <w:divBdr>
            <w:top w:val="none" w:sz="0" w:space="0" w:color="auto"/>
            <w:left w:val="none" w:sz="0" w:space="0" w:color="auto"/>
            <w:bottom w:val="none" w:sz="0" w:space="0" w:color="auto"/>
            <w:right w:val="none" w:sz="0" w:space="0" w:color="auto"/>
          </w:divBdr>
        </w:div>
        <w:div w:id="494419385">
          <w:marLeft w:val="640"/>
          <w:marRight w:val="0"/>
          <w:marTop w:val="0"/>
          <w:marBottom w:val="0"/>
          <w:divBdr>
            <w:top w:val="none" w:sz="0" w:space="0" w:color="auto"/>
            <w:left w:val="none" w:sz="0" w:space="0" w:color="auto"/>
            <w:bottom w:val="none" w:sz="0" w:space="0" w:color="auto"/>
            <w:right w:val="none" w:sz="0" w:space="0" w:color="auto"/>
          </w:divBdr>
        </w:div>
        <w:div w:id="506285600">
          <w:marLeft w:val="640"/>
          <w:marRight w:val="0"/>
          <w:marTop w:val="0"/>
          <w:marBottom w:val="0"/>
          <w:divBdr>
            <w:top w:val="none" w:sz="0" w:space="0" w:color="auto"/>
            <w:left w:val="none" w:sz="0" w:space="0" w:color="auto"/>
            <w:bottom w:val="none" w:sz="0" w:space="0" w:color="auto"/>
            <w:right w:val="none" w:sz="0" w:space="0" w:color="auto"/>
          </w:divBdr>
        </w:div>
        <w:div w:id="511191448">
          <w:marLeft w:val="640"/>
          <w:marRight w:val="0"/>
          <w:marTop w:val="0"/>
          <w:marBottom w:val="0"/>
          <w:divBdr>
            <w:top w:val="none" w:sz="0" w:space="0" w:color="auto"/>
            <w:left w:val="none" w:sz="0" w:space="0" w:color="auto"/>
            <w:bottom w:val="none" w:sz="0" w:space="0" w:color="auto"/>
            <w:right w:val="none" w:sz="0" w:space="0" w:color="auto"/>
          </w:divBdr>
        </w:div>
        <w:div w:id="511844193">
          <w:marLeft w:val="640"/>
          <w:marRight w:val="0"/>
          <w:marTop w:val="0"/>
          <w:marBottom w:val="0"/>
          <w:divBdr>
            <w:top w:val="none" w:sz="0" w:space="0" w:color="auto"/>
            <w:left w:val="none" w:sz="0" w:space="0" w:color="auto"/>
            <w:bottom w:val="none" w:sz="0" w:space="0" w:color="auto"/>
            <w:right w:val="none" w:sz="0" w:space="0" w:color="auto"/>
          </w:divBdr>
        </w:div>
        <w:div w:id="514342365">
          <w:marLeft w:val="640"/>
          <w:marRight w:val="0"/>
          <w:marTop w:val="0"/>
          <w:marBottom w:val="0"/>
          <w:divBdr>
            <w:top w:val="none" w:sz="0" w:space="0" w:color="auto"/>
            <w:left w:val="none" w:sz="0" w:space="0" w:color="auto"/>
            <w:bottom w:val="none" w:sz="0" w:space="0" w:color="auto"/>
            <w:right w:val="none" w:sz="0" w:space="0" w:color="auto"/>
          </w:divBdr>
        </w:div>
        <w:div w:id="529799330">
          <w:marLeft w:val="640"/>
          <w:marRight w:val="0"/>
          <w:marTop w:val="0"/>
          <w:marBottom w:val="0"/>
          <w:divBdr>
            <w:top w:val="none" w:sz="0" w:space="0" w:color="auto"/>
            <w:left w:val="none" w:sz="0" w:space="0" w:color="auto"/>
            <w:bottom w:val="none" w:sz="0" w:space="0" w:color="auto"/>
            <w:right w:val="none" w:sz="0" w:space="0" w:color="auto"/>
          </w:divBdr>
        </w:div>
        <w:div w:id="529881545">
          <w:marLeft w:val="640"/>
          <w:marRight w:val="0"/>
          <w:marTop w:val="0"/>
          <w:marBottom w:val="0"/>
          <w:divBdr>
            <w:top w:val="none" w:sz="0" w:space="0" w:color="auto"/>
            <w:left w:val="none" w:sz="0" w:space="0" w:color="auto"/>
            <w:bottom w:val="none" w:sz="0" w:space="0" w:color="auto"/>
            <w:right w:val="none" w:sz="0" w:space="0" w:color="auto"/>
          </w:divBdr>
        </w:div>
        <w:div w:id="534580277">
          <w:marLeft w:val="640"/>
          <w:marRight w:val="0"/>
          <w:marTop w:val="0"/>
          <w:marBottom w:val="0"/>
          <w:divBdr>
            <w:top w:val="none" w:sz="0" w:space="0" w:color="auto"/>
            <w:left w:val="none" w:sz="0" w:space="0" w:color="auto"/>
            <w:bottom w:val="none" w:sz="0" w:space="0" w:color="auto"/>
            <w:right w:val="none" w:sz="0" w:space="0" w:color="auto"/>
          </w:divBdr>
        </w:div>
        <w:div w:id="539242440">
          <w:marLeft w:val="640"/>
          <w:marRight w:val="0"/>
          <w:marTop w:val="0"/>
          <w:marBottom w:val="0"/>
          <w:divBdr>
            <w:top w:val="none" w:sz="0" w:space="0" w:color="auto"/>
            <w:left w:val="none" w:sz="0" w:space="0" w:color="auto"/>
            <w:bottom w:val="none" w:sz="0" w:space="0" w:color="auto"/>
            <w:right w:val="none" w:sz="0" w:space="0" w:color="auto"/>
          </w:divBdr>
        </w:div>
        <w:div w:id="554662454">
          <w:marLeft w:val="640"/>
          <w:marRight w:val="0"/>
          <w:marTop w:val="0"/>
          <w:marBottom w:val="0"/>
          <w:divBdr>
            <w:top w:val="none" w:sz="0" w:space="0" w:color="auto"/>
            <w:left w:val="none" w:sz="0" w:space="0" w:color="auto"/>
            <w:bottom w:val="none" w:sz="0" w:space="0" w:color="auto"/>
            <w:right w:val="none" w:sz="0" w:space="0" w:color="auto"/>
          </w:divBdr>
        </w:div>
        <w:div w:id="558370752">
          <w:marLeft w:val="640"/>
          <w:marRight w:val="0"/>
          <w:marTop w:val="0"/>
          <w:marBottom w:val="0"/>
          <w:divBdr>
            <w:top w:val="none" w:sz="0" w:space="0" w:color="auto"/>
            <w:left w:val="none" w:sz="0" w:space="0" w:color="auto"/>
            <w:bottom w:val="none" w:sz="0" w:space="0" w:color="auto"/>
            <w:right w:val="none" w:sz="0" w:space="0" w:color="auto"/>
          </w:divBdr>
        </w:div>
        <w:div w:id="570507562">
          <w:marLeft w:val="640"/>
          <w:marRight w:val="0"/>
          <w:marTop w:val="0"/>
          <w:marBottom w:val="0"/>
          <w:divBdr>
            <w:top w:val="none" w:sz="0" w:space="0" w:color="auto"/>
            <w:left w:val="none" w:sz="0" w:space="0" w:color="auto"/>
            <w:bottom w:val="none" w:sz="0" w:space="0" w:color="auto"/>
            <w:right w:val="none" w:sz="0" w:space="0" w:color="auto"/>
          </w:divBdr>
        </w:div>
        <w:div w:id="588582396">
          <w:marLeft w:val="640"/>
          <w:marRight w:val="0"/>
          <w:marTop w:val="0"/>
          <w:marBottom w:val="0"/>
          <w:divBdr>
            <w:top w:val="none" w:sz="0" w:space="0" w:color="auto"/>
            <w:left w:val="none" w:sz="0" w:space="0" w:color="auto"/>
            <w:bottom w:val="none" w:sz="0" w:space="0" w:color="auto"/>
            <w:right w:val="none" w:sz="0" w:space="0" w:color="auto"/>
          </w:divBdr>
        </w:div>
        <w:div w:id="594556106">
          <w:marLeft w:val="640"/>
          <w:marRight w:val="0"/>
          <w:marTop w:val="0"/>
          <w:marBottom w:val="0"/>
          <w:divBdr>
            <w:top w:val="none" w:sz="0" w:space="0" w:color="auto"/>
            <w:left w:val="none" w:sz="0" w:space="0" w:color="auto"/>
            <w:bottom w:val="none" w:sz="0" w:space="0" w:color="auto"/>
            <w:right w:val="none" w:sz="0" w:space="0" w:color="auto"/>
          </w:divBdr>
        </w:div>
        <w:div w:id="600064228">
          <w:marLeft w:val="640"/>
          <w:marRight w:val="0"/>
          <w:marTop w:val="0"/>
          <w:marBottom w:val="0"/>
          <w:divBdr>
            <w:top w:val="none" w:sz="0" w:space="0" w:color="auto"/>
            <w:left w:val="none" w:sz="0" w:space="0" w:color="auto"/>
            <w:bottom w:val="none" w:sz="0" w:space="0" w:color="auto"/>
            <w:right w:val="none" w:sz="0" w:space="0" w:color="auto"/>
          </w:divBdr>
        </w:div>
        <w:div w:id="605887974">
          <w:marLeft w:val="640"/>
          <w:marRight w:val="0"/>
          <w:marTop w:val="0"/>
          <w:marBottom w:val="0"/>
          <w:divBdr>
            <w:top w:val="none" w:sz="0" w:space="0" w:color="auto"/>
            <w:left w:val="none" w:sz="0" w:space="0" w:color="auto"/>
            <w:bottom w:val="none" w:sz="0" w:space="0" w:color="auto"/>
            <w:right w:val="none" w:sz="0" w:space="0" w:color="auto"/>
          </w:divBdr>
        </w:div>
        <w:div w:id="621303862">
          <w:marLeft w:val="640"/>
          <w:marRight w:val="0"/>
          <w:marTop w:val="0"/>
          <w:marBottom w:val="0"/>
          <w:divBdr>
            <w:top w:val="none" w:sz="0" w:space="0" w:color="auto"/>
            <w:left w:val="none" w:sz="0" w:space="0" w:color="auto"/>
            <w:bottom w:val="none" w:sz="0" w:space="0" w:color="auto"/>
            <w:right w:val="none" w:sz="0" w:space="0" w:color="auto"/>
          </w:divBdr>
        </w:div>
        <w:div w:id="628587254">
          <w:marLeft w:val="640"/>
          <w:marRight w:val="0"/>
          <w:marTop w:val="0"/>
          <w:marBottom w:val="0"/>
          <w:divBdr>
            <w:top w:val="none" w:sz="0" w:space="0" w:color="auto"/>
            <w:left w:val="none" w:sz="0" w:space="0" w:color="auto"/>
            <w:bottom w:val="none" w:sz="0" w:space="0" w:color="auto"/>
            <w:right w:val="none" w:sz="0" w:space="0" w:color="auto"/>
          </w:divBdr>
        </w:div>
        <w:div w:id="628900046">
          <w:marLeft w:val="640"/>
          <w:marRight w:val="0"/>
          <w:marTop w:val="0"/>
          <w:marBottom w:val="0"/>
          <w:divBdr>
            <w:top w:val="none" w:sz="0" w:space="0" w:color="auto"/>
            <w:left w:val="none" w:sz="0" w:space="0" w:color="auto"/>
            <w:bottom w:val="none" w:sz="0" w:space="0" w:color="auto"/>
            <w:right w:val="none" w:sz="0" w:space="0" w:color="auto"/>
          </w:divBdr>
        </w:div>
        <w:div w:id="639581772">
          <w:marLeft w:val="640"/>
          <w:marRight w:val="0"/>
          <w:marTop w:val="0"/>
          <w:marBottom w:val="0"/>
          <w:divBdr>
            <w:top w:val="none" w:sz="0" w:space="0" w:color="auto"/>
            <w:left w:val="none" w:sz="0" w:space="0" w:color="auto"/>
            <w:bottom w:val="none" w:sz="0" w:space="0" w:color="auto"/>
            <w:right w:val="none" w:sz="0" w:space="0" w:color="auto"/>
          </w:divBdr>
        </w:div>
        <w:div w:id="672494666">
          <w:marLeft w:val="640"/>
          <w:marRight w:val="0"/>
          <w:marTop w:val="0"/>
          <w:marBottom w:val="0"/>
          <w:divBdr>
            <w:top w:val="none" w:sz="0" w:space="0" w:color="auto"/>
            <w:left w:val="none" w:sz="0" w:space="0" w:color="auto"/>
            <w:bottom w:val="none" w:sz="0" w:space="0" w:color="auto"/>
            <w:right w:val="none" w:sz="0" w:space="0" w:color="auto"/>
          </w:divBdr>
        </w:div>
        <w:div w:id="687291460">
          <w:marLeft w:val="640"/>
          <w:marRight w:val="0"/>
          <w:marTop w:val="0"/>
          <w:marBottom w:val="0"/>
          <w:divBdr>
            <w:top w:val="none" w:sz="0" w:space="0" w:color="auto"/>
            <w:left w:val="none" w:sz="0" w:space="0" w:color="auto"/>
            <w:bottom w:val="none" w:sz="0" w:space="0" w:color="auto"/>
            <w:right w:val="none" w:sz="0" w:space="0" w:color="auto"/>
          </w:divBdr>
        </w:div>
        <w:div w:id="688873185">
          <w:marLeft w:val="640"/>
          <w:marRight w:val="0"/>
          <w:marTop w:val="0"/>
          <w:marBottom w:val="0"/>
          <w:divBdr>
            <w:top w:val="none" w:sz="0" w:space="0" w:color="auto"/>
            <w:left w:val="none" w:sz="0" w:space="0" w:color="auto"/>
            <w:bottom w:val="none" w:sz="0" w:space="0" w:color="auto"/>
            <w:right w:val="none" w:sz="0" w:space="0" w:color="auto"/>
          </w:divBdr>
        </w:div>
        <w:div w:id="693455602">
          <w:marLeft w:val="640"/>
          <w:marRight w:val="0"/>
          <w:marTop w:val="0"/>
          <w:marBottom w:val="0"/>
          <w:divBdr>
            <w:top w:val="none" w:sz="0" w:space="0" w:color="auto"/>
            <w:left w:val="none" w:sz="0" w:space="0" w:color="auto"/>
            <w:bottom w:val="none" w:sz="0" w:space="0" w:color="auto"/>
            <w:right w:val="none" w:sz="0" w:space="0" w:color="auto"/>
          </w:divBdr>
        </w:div>
        <w:div w:id="706374175">
          <w:marLeft w:val="640"/>
          <w:marRight w:val="0"/>
          <w:marTop w:val="0"/>
          <w:marBottom w:val="0"/>
          <w:divBdr>
            <w:top w:val="none" w:sz="0" w:space="0" w:color="auto"/>
            <w:left w:val="none" w:sz="0" w:space="0" w:color="auto"/>
            <w:bottom w:val="none" w:sz="0" w:space="0" w:color="auto"/>
            <w:right w:val="none" w:sz="0" w:space="0" w:color="auto"/>
          </w:divBdr>
        </w:div>
        <w:div w:id="711464217">
          <w:marLeft w:val="640"/>
          <w:marRight w:val="0"/>
          <w:marTop w:val="0"/>
          <w:marBottom w:val="0"/>
          <w:divBdr>
            <w:top w:val="none" w:sz="0" w:space="0" w:color="auto"/>
            <w:left w:val="none" w:sz="0" w:space="0" w:color="auto"/>
            <w:bottom w:val="none" w:sz="0" w:space="0" w:color="auto"/>
            <w:right w:val="none" w:sz="0" w:space="0" w:color="auto"/>
          </w:divBdr>
        </w:div>
        <w:div w:id="722292795">
          <w:marLeft w:val="640"/>
          <w:marRight w:val="0"/>
          <w:marTop w:val="0"/>
          <w:marBottom w:val="0"/>
          <w:divBdr>
            <w:top w:val="none" w:sz="0" w:space="0" w:color="auto"/>
            <w:left w:val="none" w:sz="0" w:space="0" w:color="auto"/>
            <w:bottom w:val="none" w:sz="0" w:space="0" w:color="auto"/>
            <w:right w:val="none" w:sz="0" w:space="0" w:color="auto"/>
          </w:divBdr>
        </w:div>
        <w:div w:id="753821149">
          <w:marLeft w:val="640"/>
          <w:marRight w:val="0"/>
          <w:marTop w:val="0"/>
          <w:marBottom w:val="0"/>
          <w:divBdr>
            <w:top w:val="none" w:sz="0" w:space="0" w:color="auto"/>
            <w:left w:val="none" w:sz="0" w:space="0" w:color="auto"/>
            <w:bottom w:val="none" w:sz="0" w:space="0" w:color="auto"/>
            <w:right w:val="none" w:sz="0" w:space="0" w:color="auto"/>
          </w:divBdr>
        </w:div>
        <w:div w:id="759066665">
          <w:marLeft w:val="640"/>
          <w:marRight w:val="0"/>
          <w:marTop w:val="0"/>
          <w:marBottom w:val="0"/>
          <w:divBdr>
            <w:top w:val="none" w:sz="0" w:space="0" w:color="auto"/>
            <w:left w:val="none" w:sz="0" w:space="0" w:color="auto"/>
            <w:bottom w:val="none" w:sz="0" w:space="0" w:color="auto"/>
            <w:right w:val="none" w:sz="0" w:space="0" w:color="auto"/>
          </w:divBdr>
        </w:div>
        <w:div w:id="765002654">
          <w:marLeft w:val="640"/>
          <w:marRight w:val="0"/>
          <w:marTop w:val="0"/>
          <w:marBottom w:val="0"/>
          <w:divBdr>
            <w:top w:val="none" w:sz="0" w:space="0" w:color="auto"/>
            <w:left w:val="none" w:sz="0" w:space="0" w:color="auto"/>
            <w:bottom w:val="none" w:sz="0" w:space="0" w:color="auto"/>
            <w:right w:val="none" w:sz="0" w:space="0" w:color="auto"/>
          </w:divBdr>
        </w:div>
        <w:div w:id="775903137">
          <w:marLeft w:val="640"/>
          <w:marRight w:val="0"/>
          <w:marTop w:val="0"/>
          <w:marBottom w:val="0"/>
          <w:divBdr>
            <w:top w:val="none" w:sz="0" w:space="0" w:color="auto"/>
            <w:left w:val="none" w:sz="0" w:space="0" w:color="auto"/>
            <w:bottom w:val="none" w:sz="0" w:space="0" w:color="auto"/>
            <w:right w:val="none" w:sz="0" w:space="0" w:color="auto"/>
          </w:divBdr>
        </w:div>
        <w:div w:id="777867057">
          <w:marLeft w:val="640"/>
          <w:marRight w:val="0"/>
          <w:marTop w:val="0"/>
          <w:marBottom w:val="0"/>
          <w:divBdr>
            <w:top w:val="none" w:sz="0" w:space="0" w:color="auto"/>
            <w:left w:val="none" w:sz="0" w:space="0" w:color="auto"/>
            <w:bottom w:val="none" w:sz="0" w:space="0" w:color="auto"/>
            <w:right w:val="none" w:sz="0" w:space="0" w:color="auto"/>
          </w:divBdr>
        </w:div>
        <w:div w:id="778917045">
          <w:marLeft w:val="640"/>
          <w:marRight w:val="0"/>
          <w:marTop w:val="0"/>
          <w:marBottom w:val="0"/>
          <w:divBdr>
            <w:top w:val="none" w:sz="0" w:space="0" w:color="auto"/>
            <w:left w:val="none" w:sz="0" w:space="0" w:color="auto"/>
            <w:bottom w:val="none" w:sz="0" w:space="0" w:color="auto"/>
            <w:right w:val="none" w:sz="0" w:space="0" w:color="auto"/>
          </w:divBdr>
        </w:div>
        <w:div w:id="780610868">
          <w:marLeft w:val="640"/>
          <w:marRight w:val="0"/>
          <w:marTop w:val="0"/>
          <w:marBottom w:val="0"/>
          <w:divBdr>
            <w:top w:val="none" w:sz="0" w:space="0" w:color="auto"/>
            <w:left w:val="none" w:sz="0" w:space="0" w:color="auto"/>
            <w:bottom w:val="none" w:sz="0" w:space="0" w:color="auto"/>
            <w:right w:val="none" w:sz="0" w:space="0" w:color="auto"/>
          </w:divBdr>
        </w:div>
        <w:div w:id="784427598">
          <w:marLeft w:val="640"/>
          <w:marRight w:val="0"/>
          <w:marTop w:val="0"/>
          <w:marBottom w:val="0"/>
          <w:divBdr>
            <w:top w:val="none" w:sz="0" w:space="0" w:color="auto"/>
            <w:left w:val="none" w:sz="0" w:space="0" w:color="auto"/>
            <w:bottom w:val="none" w:sz="0" w:space="0" w:color="auto"/>
            <w:right w:val="none" w:sz="0" w:space="0" w:color="auto"/>
          </w:divBdr>
        </w:div>
        <w:div w:id="786897781">
          <w:marLeft w:val="640"/>
          <w:marRight w:val="0"/>
          <w:marTop w:val="0"/>
          <w:marBottom w:val="0"/>
          <w:divBdr>
            <w:top w:val="none" w:sz="0" w:space="0" w:color="auto"/>
            <w:left w:val="none" w:sz="0" w:space="0" w:color="auto"/>
            <w:bottom w:val="none" w:sz="0" w:space="0" w:color="auto"/>
            <w:right w:val="none" w:sz="0" w:space="0" w:color="auto"/>
          </w:divBdr>
        </w:div>
        <w:div w:id="790244002">
          <w:marLeft w:val="640"/>
          <w:marRight w:val="0"/>
          <w:marTop w:val="0"/>
          <w:marBottom w:val="0"/>
          <w:divBdr>
            <w:top w:val="none" w:sz="0" w:space="0" w:color="auto"/>
            <w:left w:val="none" w:sz="0" w:space="0" w:color="auto"/>
            <w:bottom w:val="none" w:sz="0" w:space="0" w:color="auto"/>
            <w:right w:val="none" w:sz="0" w:space="0" w:color="auto"/>
          </w:divBdr>
        </w:div>
        <w:div w:id="795611364">
          <w:marLeft w:val="640"/>
          <w:marRight w:val="0"/>
          <w:marTop w:val="0"/>
          <w:marBottom w:val="0"/>
          <w:divBdr>
            <w:top w:val="none" w:sz="0" w:space="0" w:color="auto"/>
            <w:left w:val="none" w:sz="0" w:space="0" w:color="auto"/>
            <w:bottom w:val="none" w:sz="0" w:space="0" w:color="auto"/>
            <w:right w:val="none" w:sz="0" w:space="0" w:color="auto"/>
          </w:divBdr>
        </w:div>
        <w:div w:id="800420841">
          <w:marLeft w:val="640"/>
          <w:marRight w:val="0"/>
          <w:marTop w:val="0"/>
          <w:marBottom w:val="0"/>
          <w:divBdr>
            <w:top w:val="none" w:sz="0" w:space="0" w:color="auto"/>
            <w:left w:val="none" w:sz="0" w:space="0" w:color="auto"/>
            <w:bottom w:val="none" w:sz="0" w:space="0" w:color="auto"/>
            <w:right w:val="none" w:sz="0" w:space="0" w:color="auto"/>
          </w:divBdr>
        </w:div>
        <w:div w:id="812407064">
          <w:marLeft w:val="640"/>
          <w:marRight w:val="0"/>
          <w:marTop w:val="0"/>
          <w:marBottom w:val="0"/>
          <w:divBdr>
            <w:top w:val="none" w:sz="0" w:space="0" w:color="auto"/>
            <w:left w:val="none" w:sz="0" w:space="0" w:color="auto"/>
            <w:bottom w:val="none" w:sz="0" w:space="0" w:color="auto"/>
            <w:right w:val="none" w:sz="0" w:space="0" w:color="auto"/>
          </w:divBdr>
        </w:div>
        <w:div w:id="813640367">
          <w:marLeft w:val="640"/>
          <w:marRight w:val="0"/>
          <w:marTop w:val="0"/>
          <w:marBottom w:val="0"/>
          <w:divBdr>
            <w:top w:val="none" w:sz="0" w:space="0" w:color="auto"/>
            <w:left w:val="none" w:sz="0" w:space="0" w:color="auto"/>
            <w:bottom w:val="none" w:sz="0" w:space="0" w:color="auto"/>
            <w:right w:val="none" w:sz="0" w:space="0" w:color="auto"/>
          </w:divBdr>
        </w:div>
        <w:div w:id="818152129">
          <w:marLeft w:val="640"/>
          <w:marRight w:val="0"/>
          <w:marTop w:val="0"/>
          <w:marBottom w:val="0"/>
          <w:divBdr>
            <w:top w:val="none" w:sz="0" w:space="0" w:color="auto"/>
            <w:left w:val="none" w:sz="0" w:space="0" w:color="auto"/>
            <w:bottom w:val="none" w:sz="0" w:space="0" w:color="auto"/>
            <w:right w:val="none" w:sz="0" w:space="0" w:color="auto"/>
          </w:divBdr>
        </w:div>
        <w:div w:id="859397838">
          <w:marLeft w:val="640"/>
          <w:marRight w:val="0"/>
          <w:marTop w:val="0"/>
          <w:marBottom w:val="0"/>
          <w:divBdr>
            <w:top w:val="none" w:sz="0" w:space="0" w:color="auto"/>
            <w:left w:val="none" w:sz="0" w:space="0" w:color="auto"/>
            <w:bottom w:val="none" w:sz="0" w:space="0" w:color="auto"/>
            <w:right w:val="none" w:sz="0" w:space="0" w:color="auto"/>
          </w:divBdr>
        </w:div>
        <w:div w:id="904922876">
          <w:marLeft w:val="640"/>
          <w:marRight w:val="0"/>
          <w:marTop w:val="0"/>
          <w:marBottom w:val="0"/>
          <w:divBdr>
            <w:top w:val="none" w:sz="0" w:space="0" w:color="auto"/>
            <w:left w:val="none" w:sz="0" w:space="0" w:color="auto"/>
            <w:bottom w:val="none" w:sz="0" w:space="0" w:color="auto"/>
            <w:right w:val="none" w:sz="0" w:space="0" w:color="auto"/>
          </w:divBdr>
        </w:div>
        <w:div w:id="914051116">
          <w:marLeft w:val="640"/>
          <w:marRight w:val="0"/>
          <w:marTop w:val="0"/>
          <w:marBottom w:val="0"/>
          <w:divBdr>
            <w:top w:val="none" w:sz="0" w:space="0" w:color="auto"/>
            <w:left w:val="none" w:sz="0" w:space="0" w:color="auto"/>
            <w:bottom w:val="none" w:sz="0" w:space="0" w:color="auto"/>
            <w:right w:val="none" w:sz="0" w:space="0" w:color="auto"/>
          </w:divBdr>
        </w:div>
        <w:div w:id="935216309">
          <w:marLeft w:val="640"/>
          <w:marRight w:val="0"/>
          <w:marTop w:val="0"/>
          <w:marBottom w:val="0"/>
          <w:divBdr>
            <w:top w:val="none" w:sz="0" w:space="0" w:color="auto"/>
            <w:left w:val="none" w:sz="0" w:space="0" w:color="auto"/>
            <w:bottom w:val="none" w:sz="0" w:space="0" w:color="auto"/>
            <w:right w:val="none" w:sz="0" w:space="0" w:color="auto"/>
          </w:divBdr>
        </w:div>
        <w:div w:id="939263453">
          <w:marLeft w:val="640"/>
          <w:marRight w:val="0"/>
          <w:marTop w:val="0"/>
          <w:marBottom w:val="0"/>
          <w:divBdr>
            <w:top w:val="none" w:sz="0" w:space="0" w:color="auto"/>
            <w:left w:val="none" w:sz="0" w:space="0" w:color="auto"/>
            <w:bottom w:val="none" w:sz="0" w:space="0" w:color="auto"/>
            <w:right w:val="none" w:sz="0" w:space="0" w:color="auto"/>
          </w:divBdr>
        </w:div>
        <w:div w:id="946620687">
          <w:marLeft w:val="640"/>
          <w:marRight w:val="0"/>
          <w:marTop w:val="0"/>
          <w:marBottom w:val="0"/>
          <w:divBdr>
            <w:top w:val="none" w:sz="0" w:space="0" w:color="auto"/>
            <w:left w:val="none" w:sz="0" w:space="0" w:color="auto"/>
            <w:bottom w:val="none" w:sz="0" w:space="0" w:color="auto"/>
            <w:right w:val="none" w:sz="0" w:space="0" w:color="auto"/>
          </w:divBdr>
        </w:div>
        <w:div w:id="950087955">
          <w:marLeft w:val="640"/>
          <w:marRight w:val="0"/>
          <w:marTop w:val="0"/>
          <w:marBottom w:val="0"/>
          <w:divBdr>
            <w:top w:val="none" w:sz="0" w:space="0" w:color="auto"/>
            <w:left w:val="none" w:sz="0" w:space="0" w:color="auto"/>
            <w:bottom w:val="none" w:sz="0" w:space="0" w:color="auto"/>
            <w:right w:val="none" w:sz="0" w:space="0" w:color="auto"/>
          </w:divBdr>
        </w:div>
        <w:div w:id="952250899">
          <w:marLeft w:val="640"/>
          <w:marRight w:val="0"/>
          <w:marTop w:val="0"/>
          <w:marBottom w:val="0"/>
          <w:divBdr>
            <w:top w:val="none" w:sz="0" w:space="0" w:color="auto"/>
            <w:left w:val="none" w:sz="0" w:space="0" w:color="auto"/>
            <w:bottom w:val="none" w:sz="0" w:space="0" w:color="auto"/>
            <w:right w:val="none" w:sz="0" w:space="0" w:color="auto"/>
          </w:divBdr>
        </w:div>
        <w:div w:id="970096582">
          <w:marLeft w:val="640"/>
          <w:marRight w:val="0"/>
          <w:marTop w:val="0"/>
          <w:marBottom w:val="0"/>
          <w:divBdr>
            <w:top w:val="none" w:sz="0" w:space="0" w:color="auto"/>
            <w:left w:val="none" w:sz="0" w:space="0" w:color="auto"/>
            <w:bottom w:val="none" w:sz="0" w:space="0" w:color="auto"/>
            <w:right w:val="none" w:sz="0" w:space="0" w:color="auto"/>
          </w:divBdr>
        </w:div>
        <w:div w:id="976030777">
          <w:marLeft w:val="640"/>
          <w:marRight w:val="0"/>
          <w:marTop w:val="0"/>
          <w:marBottom w:val="0"/>
          <w:divBdr>
            <w:top w:val="none" w:sz="0" w:space="0" w:color="auto"/>
            <w:left w:val="none" w:sz="0" w:space="0" w:color="auto"/>
            <w:bottom w:val="none" w:sz="0" w:space="0" w:color="auto"/>
            <w:right w:val="none" w:sz="0" w:space="0" w:color="auto"/>
          </w:divBdr>
        </w:div>
        <w:div w:id="1001008710">
          <w:marLeft w:val="640"/>
          <w:marRight w:val="0"/>
          <w:marTop w:val="0"/>
          <w:marBottom w:val="0"/>
          <w:divBdr>
            <w:top w:val="none" w:sz="0" w:space="0" w:color="auto"/>
            <w:left w:val="none" w:sz="0" w:space="0" w:color="auto"/>
            <w:bottom w:val="none" w:sz="0" w:space="0" w:color="auto"/>
            <w:right w:val="none" w:sz="0" w:space="0" w:color="auto"/>
          </w:divBdr>
        </w:div>
        <w:div w:id="1001927528">
          <w:marLeft w:val="640"/>
          <w:marRight w:val="0"/>
          <w:marTop w:val="0"/>
          <w:marBottom w:val="0"/>
          <w:divBdr>
            <w:top w:val="none" w:sz="0" w:space="0" w:color="auto"/>
            <w:left w:val="none" w:sz="0" w:space="0" w:color="auto"/>
            <w:bottom w:val="none" w:sz="0" w:space="0" w:color="auto"/>
            <w:right w:val="none" w:sz="0" w:space="0" w:color="auto"/>
          </w:divBdr>
        </w:div>
        <w:div w:id="1035544576">
          <w:marLeft w:val="640"/>
          <w:marRight w:val="0"/>
          <w:marTop w:val="0"/>
          <w:marBottom w:val="0"/>
          <w:divBdr>
            <w:top w:val="none" w:sz="0" w:space="0" w:color="auto"/>
            <w:left w:val="none" w:sz="0" w:space="0" w:color="auto"/>
            <w:bottom w:val="none" w:sz="0" w:space="0" w:color="auto"/>
            <w:right w:val="none" w:sz="0" w:space="0" w:color="auto"/>
          </w:divBdr>
        </w:div>
        <w:div w:id="1044716495">
          <w:marLeft w:val="640"/>
          <w:marRight w:val="0"/>
          <w:marTop w:val="0"/>
          <w:marBottom w:val="0"/>
          <w:divBdr>
            <w:top w:val="none" w:sz="0" w:space="0" w:color="auto"/>
            <w:left w:val="none" w:sz="0" w:space="0" w:color="auto"/>
            <w:bottom w:val="none" w:sz="0" w:space="0" w:color="auto"/>
            <w:right w:val="none" w:sz="0" w:space="0" w:color="auto"/>
          </w:divBdr>
        </w:div>
        <w:div w:id="1051535077">
          <w:marLeft w:val="640"/>
          <w:marRight w:val="0"/>
          <w:marTop w:val="0"/>
          <w:marBottom w:val="0"/>
          <w:divBdr>
            <w:top w:val="none" w:sz="0" w:space="0" w:color="auto"/>
            <w:left w:val="none" w:sz="0" w:space="0" w:color="auto"/>
            <w:bottom w:val="none" w:sz="0" w:space="0" w:color="auto"/>
            <w:right w:val="none" w:sz="0" w:space="0" w:color="auto"/>
          </w:divBdr>
        </w:div>
        <w:div w:id="1062405773">
          <w:marLeft w:val="640"/>
          <w:marRight w:val="0"/>
          <w:marTop w:val="0"/>
          <w:marBottom w:val="0"/>
          <w:divBdr>
            <w:top w:val="none" w:sz="0" w:space="0" w:color="auto"/>
            <w:left w:val="none" w:sz="0" w:space="0" w:color="auto"/>
            <w:bottom w:val="none" w:sz="0" w:space="0" w:color="auto"/>
            <w:right w:val="none" w:sz="0" w:space="0" w:color="auto"/>
          </w:divBdr>
        </w:div>
        <w:div w:id="1068268263">
          <w:marLeft w:val="640"/>
          <w:marRight w:val="0"/>
          <w:marTop w:val="0"/>
          <w:marBottom w:val="0"/>
          <w:divBdr>
            <w:top w:val="none" w:sz="0" w:space="0" w:color="auto"/>
            <w:left w:val="none" w:sz="0" w:space="0" w:color="auto"/>
            <w:bottom w:val="none" w:sz="0" w:space="0" w:color="auto"/>
            <w:right w:val="none" w:sz="0" w:space="0" w:color="auto"/>
          </w:divBdr>
        </w:div>
        <w:div w:id="1069116735">
          <w:marLeft w:val="640"/>
          <w:marRight w:val="0"/>
          <w:marTop w:val="0"/>
          <w:marBottom w:val="0"/>
          <w:divBdr>
            <w:top w:val="none" w:sz="0" w:space="0" w:color="auto"/>
            <w:left w:val="none" w:sz="0" w:space="0" w:color="auto"/>
            <w:bottom w:val="none" w:sz="0" w:space="0" w:color="auto"/>
            <w:right w:val="none" w:sz="0" w:space="0" w:color="auto"/>
          </w:divBdr>
        </w:div>
        <w:div w:id="1083524331">
          <w:marLeft w:val="640"/>
          <w:marRight w:val="0"/>
          <w:marTop w:val="0"/>
          <w:marBottom w:val="0"/>
          <w:divBdr>
            <w:top w:val="none" w:sz="0" w:space="0" w:color="auto"/>
            <w:left w:val="none" w:sz="0" w:space="0" w:color="auto"/>
            <w:bottom w:val="none" w:sz="0" w:space="0" w:color="auto"/>
            <w:right w:val="none" w:sz="0" w:space="0" w:color="auto"/>
          </w:divBdr>
        </w:div>
        <w:div w:id="1083599079">
          <w:marLeft w:val="640"/>
          <w:marRight w:val="0"/>
          <w:marTop w:val="0"/>
          <w:marBottom w:val="0"/>
          <w:divBdr>
            <w:top w:val="none" w:sz="0" w:space="0" w:color="auto"/>
            <w:left w:val="none" w:sz="0" w:space="0" w:color="auto"/>
            <w:bottom w:val="none" w:sz="0" w:space="0" w:color="auto"/>
            <w:right w:val="none" w:sz="0" w:space="0" w:color="auto"/>
          </w:divBdr>
        </w:div>
        <w:div w:id="1085807351">
          <w:marLeft w:val="640"/>
          <w:marRight w:val="0"/>
          <w:marTop w:val="0"/>
          <w:marBottom w:val="0"/>
          <w:divBdr>
            <w:top w:val="none" w:sz="0" w:space="0" w:color="auto"/>
            <w:left w:val="none" w:sz="0" w:space="0" w:color="auto"/>
            <w:bottom w:val="none" w:sz="0" w:space="0" w:color="auto"/>
            <w:right w:val="none" w:sz="0" w:space="0" w:color="auto"/>
          </w:divBdr>
        </w:div>
        <w:div w:id="1087076597">
          <w:marLeft w:val="640"/>
          <w:marRight w:val="0"/>
          <w:marTop w:val="0"/>
          <w:marBottom w:val="0"/>
          <w:divBdr>
            <w:top w:val="none" w:sz="0" w:space="0" w:color="auto"/>
            <w:left w:val="none" w:sz="0" w:space="0" w:color="auto"/>
            <w:bottom w:val="none" w:sz="0" w:space="0" w:color="auto"/>
            <w:right w:val="none" w:sz="0" w:space="0" w:color="auto"/>
          </w:divBdr>
        </w:div>
        <w:div w:id="1093012277">
          <w:marLeft w:val="640"/>
          <w:marRight w:val="0"/>
          <w:marTop w:val="0"/>
          <w:marBottom w:val="0"/>
          <w:divBdr>
            <w:top w:val="none" w:sz="0" w:space="0" w:color="auto"/>
            <w:left w:val="none" w:sz="0" w:space="0" w:color="auto"/>
            <w:bottom w:val="none" w:sz="0" w:space="0" w:color="auto"/>
            <w:right w:val="none" w:sz="0" w:space="0" w:color="auto"/>
          </w:divBdr>
        </w:div>
        <w:div w:id="1095370529">
          <w:marLeft w:val="640"/>
          <w:marRight w:val="0"/>
          <w:marTop w:val="0"/>
          <w:marBottom w:val="0"/>
          <w:divBdr>
            <w:top w:val="none" w:sz="0" w:space="0" w:color="auto"/>
            <w:left w:val="none" w:sz="0" w:space="0" w:color="auto"/>
            <w:bottom w:val="none" w:sz="0" w:space="0" w:color="auto"/>
            <w:right w:val="none" w:sz="0" w:space="0" w:color="auto"/>
          </w:divBdr>
        </w:div>
        <w:div w:id="1095395665">
          <w:marLeft w:val="640"/>
          <w:marRight w:val="0"/>
          <w:marTop w:val="0"/>
          <w:marBottom w:val="0"/>
          <w:divBdr>
            <w:top w:val="none" w:sz="0" w:space="0" w:color="auto"/>
            <w:left w:val="none" w:sz="0" w:space="0" w:color="auto"/>
            <w:bottom w:val="none" w:sz="0" w:space="0" w:color="auto"/>
            <w:right w:val="none" w:sz="0" w:space="0" w:color="auto"/>
          </w:divBdr>
        </w:div>
        <w:div w:id="1125463454">
          <w:marLeft w:val="640"/>
          <w:marRight w:val="0"/>
          <w:marTop w:val="0"/>
          <w:marBottom w:val="0"/>
          <w:divBdr>
            <w:top w:val="none" w:sz="0" w:space="0" w:color="auto"/>
            <w:left w:val="none" w:sz="0" w:space="0" w:color="auto"/>
            <w:bottom w:val="none" w:sz="0" w:space="0" w:color="auto"/>
            <w:right w:val="none" w:sz="0" w:space="0" w:color="auto"/>
          </w:divBdr>
        </w:div>
        <w:div w:id="1157039241">
          <w:marLeft w:val="640"/>
          <w:marRight w:val="0"/>
          <w:marTop w:val="0"/>
          <w:marBottom w:val="0"/>
          <w:divBdr>
            <w:top w:val="none" w:sz="0" w:space="0" w:color="auto"/>
            <w:left w:val="none" w:sz="0" w:space="0" w:color="auto"/>
            <w:bottom w:val="none" w:sz="0" w:space="0" w:color="auto"/>
            <w:right w:val="none" w:sz="0" w:space="0" w:color="auto"/>
          </w:divBdr>
        </w:div>
        <w:div w:id="1169061731">
          <w:marLeft w:val="640"/>
          <w:marRight w:val="0"/>
          <w:marTop w:val="0"/>
          <w:marBottom w:val="0"/>
          <w:divBdr>
            <w:top w:val="none" w:sz="0" w:space="0" w:color="auto"/>
            <w:left w:val="none" w:sz="0" w:space="0" w:color="auto"/>
            <w:bottom w:val="none" w:sz="0" w:space="0" w:color="auto"/>
            <w:right w:val="none" w:sz="0" w:space="0" w:color="auto"/>
          </w:divBdr>
        </w:div>
        <w:div w:id="1173183684">
          <w:marLeft w:val="640"/>
          <w:marRight w:val="0"/>
          <w:marTop w:val="0"/>
          <w:marBottom w:val="0"/>
          <w:divBdr>
            <w:top w:val="none" w:sz="0" w:space="0" w:color="auto"/>
            <w:left w:val="none" w:sz="0" w:space="0" w:color="auto"/>
            <w:bottom w:val="none" w:sz="0" w:space="0" w:color="auto"/>
            <w:right w:val="none" w:sz="0" w:space="0" w:color="auto"/>
          </w:divBdr>
        </w:div>
        <w:div w:id="1180894967">
          <w:marLeft w:val="640"/>
          <w:marRight w:val="0"/>
          <w:marTop w:val="0"/>
          <w:marBottom w:val="0"/>
          <w:divBdr>
            <w:top w:val="none" w:sz="0" w:space="0" w:color="auto"/>
            <w:left w:val="none" w:sz="0" w:space="0" w:color="auto"/>
            <w:bottom w:val="none" w:sz="0" w:space="0" w:color="auto"/>
            <w:right w:val="none" w:sz="0" w:space="0" w:color="auto"/>
          </w:divBdr>
        </w:div>
        <w:div w:id="1185901143">
          <w:marLeft w:val="640"/>
          <w:marRight w:val="0"/>
          <w:marTop w:val="0"/>
          <w:marBottom w:val="0"/>
          <w:divBdr>
            <w:top w:val="none" w:sz="0" w:space="0" w:color="auto"/>
            <w:left w:val="none" w:sz="0" w:space="0" w:color="auto"/>
            <w:bottom w:val="none" w:sz="0" w:space="0" w:color="auto"/>
            <w:right w:val="none" w:sz="0" w:space="0" w:color="auto"/>
          </w:divBdr>
        </w:div>
        <w:div w:id="1188373552">
          <w:marLeft w:val="640"/>
          <w:marRight w:val="0"/>
          <w:marTop w:val="0"/>
          <w:marBottom w:val="0"/>
          <w:divBdr>
            <w:top w:val="none" w:sz="0" w:space="0" w:color="auto"/>
            <w:left w:val="none" w:sz="0" w:space="0" w:color="auto"/>
            <w:bottom w:val="none" w:sz="0" w:space="0" w:color="auto"/>
            <w:right w:val="none" w:sz="0" w:space="0" w:color="auto"/>
          </w:divBdr>
        </w:div>
        <w:div w:id="1190024936">
          <w:marLeft w:val="640"/>
          <w:marRight w:val="0"/>
          <w:marTop w:val="0"/>
          <w:marBottom w:val="0"/>
          <w:divBdr>
            <w:top w:val="none" w:sz="0" w:space="0" w:color="auto"/>
            <w:left w:val="none" w:sz="0" w:space="0" w:color="auto"/>
            <w:bottom w:val="none" w:sz="0" w:space="0" w:color="auto"/>
            <w:right w:val="none" w:sz="0" w:space="0" w:color="auto"/>
          </w:divBdr>
        </w:div>
        <w:div w:id="1194920570">
          <w:marLeft w:val="640"/>
          <w:marRight w:val="0"/>
          <w:marTop w:val="0"/>
          <w:marBottom w:val="0"/>
          <w:divBdr>
            <w:top w:val="none" w:sz="0" w:space="0" w:color="auto"/>
            <w:left w:val="none" w:sz="0" w:space="0" w:color="auto"/>
            <w:bottom w:val="none" w:sz="0" w:space="0" w:color="auto"/>
            <w:right w:val="none" w:sz="0" w:space="0" w:color="auto"/>
          </w:divBdr>
        </w:div>
        <w:div w:id="1213542175">
          <w:marLeft w:val="640"/>
          <w:marRight w:val="0"/>
          <w:marTop w:val="0"/>
          <w:marBottom w:val="0"/>
          <w:divBdr>
            <w:top w:val="none" w:sz="0" w:space="0" w:color="auto"/>
            <w:left w:val="none" w:sz="0" w:space="0" w:color="auto"/>
            <w:bottom w:val="none" w:sz="0" w:space="0" w:color="auto"/>
            <w:right w:val="none" w:sz="0" w:space="0" w:color="auto"/>
          </w:divBdr>
        </w:div>
        <w:div w:id="1225143625">
          <w:marLeft w:val="640"/>
          <w:marRight w:val="0"/>
          <w:marTop w:val="0"/>
          <w:marBottom w:val="0"/>
          <w:divBdr>
            <w:top w:val="none" w:sz="0" w:space="0" w:color="auto"/>
            <w:left w:val="none" w:sz="0" w:space="0" w:color="auto"/>
            <w:bottom w:val="none" w:sz="0" w:space="0" w:color="auto"/>
            <w:right w:val="none" w:sz="0" w:space="0" w:color="auto"/>
          </w:divBdr>
        </w:div>
        <w:div w:id="1226256055">
          <w:marLeft w:val="640"/>
          <w:marRight w:val="0"/>
          <w:marTop w:val="0"/>
          <w:marBottom w:val="0"/>
          <w:divBdr>
            <w:top w:val="none" w:sz="0" w:space="0" w:color="auto"/>
            <w:left w:val="none" w:sz="0" w:space="0" w:color="auto"/>
            <w:bottom w:val="none" w:sz="0" w:space="0" w:color="auto"/>
            <w:right w:val="none" w:sz="0" w:space="0" w:color="auto"/>
          </w:divBdr>
        </w:div>
        <w:div w:id="1239828808">
          <w:marLeft w:val="640"/>
          <w:marRight w:val="0"/>
          <w:marTop w:val="0"/>
          <w:marBottom w:val="0"/>
          <w:divBdr>
            <w:top w:val="none" w:sz="0" w:space="0" w:color="auto"/>
            <w:left w:val="none" w:sz="0" w:space="0" w:color="auto"/>
            <w:bottom w:val="none" w:sz="0" w:space="0" w:color="auto"/>
            <w:right w:val="none" w:sz="0" w:space="0" w:color="auto"/>
          </w:divBdr>
        </w:div>
        <w:div w:id="1248811062">
          <w:marLeft w:val="640"/>
          <w:marRight w:val="0"/>
          <w:marTop w:val="0"/>
          <w:marBottom w:val="0"/>
          <w:divBdr>
            <w:top w:val="none" w:sz="0" w:space="0" w:color="auto"/>
            <w:left w:val="none" w:sz="0" w:space="0" w:color="auto"/>
            <w:bottom w:val="none" w:sz="0" w:space="0" w:color="auto"/>
            <w:right w:val="none" w:sz="0" w:space="0" w:color="auto"/>
          </w:divBdr>
        </w:div>
        <w:div w:id="1255817054">
          <w:marLeft w:val="640"/>
          <w:marRight w:val="0"/>
          <w:marTop w:val="0"/>
          <w:marBottom w:val="0"/>
          <w:divBdr>
            <w:top w:val="none" w:sz="0" w:space="0" w:color="auto"/>
            <w:left w:val="none" w:sz="0" w:space="0" w:color="auto"/>
            <w:bottom w:val="none" w:sz="0" w:space="0" w:color="auto"/>
            <w:right w:val="none" w:sz="0" w:space="0" w:color="auto"/>
          </w:divBdr>
        </w:div>
        <w:div w:id="1257246782">
          <w:marLeft w:val="640"/>
          <w:marRight w:val="0"/>
          <w:marTop w:val="0"/>
          <w:marBottom w:val="0"/>
          <w:divBdr>
            <w:top w:val="none" w:sz="0" w:space="0" w:color="auto"/>
            <w:left w:val="none" w:sz="0" w:space="0" w:color="auto"/>
            <w:bottom w:val="none" w:sz="0" w:space="0" w:color="auto"/>
            <w:right w:val="none" w:sz="0" w:space="0" w:color="auto"/>
          </w:divBdr>
        </w:div>
        <w:div w:id="1265923514">
          <w:marLeft w:val="640"/>
          <w:marRight w:val="0"/>
          <w:marTop w:val="0"/>
          <w:marBottom w:val="0"/>
          <w:divBdr>
            <w:top w:val="none" w:sz="0" w:space="0" w:color="auto"/>
            <w:left w:val="none" w:sz="0" w:space="0" w:color="auto"/>
            <w:bottom w:val="none" w:sz="0" w:space="0" w:color="auto"/>
            <w:right w:val="none" w:sz="0" w:space="0" w:color="auto"/>
          </w:divBdr>
        </w:div>
        <w:div w:id="1269502354">
          <w:marLeft w:val="640"/>
          <w:marRight w:val="0"/>
          <w:marTop w:val="0"/>
          <w:marBottom w:val="0"/>
          <w:divBdr>
            <w:top w:val="none" w:sz="0" w:space="0" w:color="auto"/>
            <w:left w:val="none" w:sz="0" w:space="0" w:color="auto"/>
            <w:bottom w:val="none" w:sz="0" w:space="0" w:color="auto"/>
            <w:right w:val="none" w:sz="0" w:space="0" w:color="auto"/>
          </w:divBdr>
        </w:div>
        <w:div w:id="1269577725">
          <w:marLeft w:val="640"/>
          <w:marRight w:val="0"/>
          <w:marTop w:val="0"/>
          <w:marBottom w:val="0"/>
          <w:divBdr>
            <w:top w:val="none" w:sz="0" w:space="0" w:color="auto"/>
            <w:left w:val="none" w:sz="0" w:space="0" w:color="auto"/>
            <w:bottom w:val="none" w:sz="0" w:space="0" w:color="auto"/>
            <w:right w:val="none" w:sz="0" w:space="0" w:color="auto"/>
          </w:divBdr>
        </w:div>
        <w:div w:id="1270771217">
          <w:marLeft w:val="640"/>
          <w:marRight w:val="0"/>
          <w:marTop w:val="0"/>
          <w:marBottom w:val="0"/>
          <w:divBdr>
            <w:top w:val="none" w:sz="0" w:space="0" w:color="auto"/>
            <w:left w:val="none" w:sz="0" w:space="0" w:color="auto"/>
            <w:bottom w:val="none" w:sz="0" w:space="0" w:color="auto"/>
            <w:right w:val="none" w:sz="0" w:space="0" w:color="auto"/>
          </w:divBdr>
        </w:div>
        <w:div w:id="1279023491">
          <w:marLeft w:val="640"/>
          <w:marRight w:val="0"/>
          <w:marTop w:val="0"/>
          <w:marBottom w:val="0"/>
          <w:divBdr>
            <w:top w:val="none" w:sz="0" w:space="0" w:color="auto"/>
            <w:left w:val="none" w:sz="0" w:space="0" w:color="auto"/>
            <w:bottom w:val="none" w:sz="0" w:space="0" w:color="auto"/>
            <w:right w:val="none" w:sz="0" w:space="0" w:color="auto"/>
          </w:divBdr>
        </w:div>
        <w:div w:id="1279869020">
          <w:marLeft w:val="640"/>
          <w:marRight w:val="0"/>
          <w:marTop w:val="0"/>
          <w:marBottom w:val="0"/>
          <w:divBdr>
            <w:top w:val="none" w:sz="0" w:space="0" w:color="auto"/>
            <w:left w:val="none" w:sz="0" w:space="0" w:color="auto"/>
            <w:bottom w:val="none" w:sz="0" w:space="0" w:color="auto"/>
            <w:right w:val="none" w:sz="0" w:space="0" w:color="auto"/>
          </w:divBdr>
        </w:div>
        <w:div w:id="1282372669">
          <w:marLeft w:val="640"/>
          <w:marRight w:val="0"/>
          <w:marTop w:val="0"/>
          <w:marBottom w:val="0"/>
          <w:divBdr>
            <w:top w:val="none" w:sz="0" w:space="0" w:color="auto"/>
            <w:left w:val="none" w:sz="0" w:space="0" w:color="auto"/>
            <w:bottom w:val="none" w:sz="0" w:space="0" w:color="auto"/>
            <w:right w:val="none" w:sz="0" w:space="0" w:color="auto"/>
          </w:divBdr>
        </w:div>
        <w:div w:id="1283264047">
          <w:marLeft w:val="640"/>
          <w:marRight w:val="0"/>
          <w:marTop w:val="0"/>
          <w:marBottom w:val="0"/>
          <w:divBdr>
            <w:top w:val="none" w:sz="0" w:space="0" w:color="auto"/>
            <w:left w:val="none" w:sz="0" w:space="0" w:color="auto"/>
            <w:bottom w:val="none" w:sz="0" w:space="0" w:color="auto"/>
            <w:right w:val="none" w:sz="0" w:space="0" w:color="auto"/>
          </w:divBdr>
        </w:div>
        <w:div w:id="1285768725">
          <w:marLeft w:val="640"/>
          <w:marRight w:val="0"/>
          <w:marTop w:val="0"/>
          <w:marBottom w:val="0"/>
          <w:divBdr>
            <w:top w:val="none" w:sz="0" w:space="0" w:color="auto"/>
            <w:left w:val="none" w:sz="0" w:space="0" w:color="auto"/>
            <w:bottom w:val="none" w:sz="0" w:space="0" w:color="auto"/>
            <w:right w:val="none" w:sz="0" w:space="0" w:color="auto"/>
          </w:divBdr>
        </w:div>
        <w:div w:id="1289704431">
          <w:marLeft w:val="640"/>
          <w:marRight w:val="0"/>
          <w:marTop w:val="0"/>
          <w:marBottom w:val="0"/>
          <w:divBdr>
            <w:top w:val="none" w:sz="0" w:space="0" w:color="auto"/>
            <w:left w:val="none" w:sz="0" w:space="0" w:color="auto"/>
            <w:bottom w:val="none" w:sz="0" w:space="0" w:color="auto"/>
            <w:right w:val="none" w:sz="0" w:space="0" w:color="auto"/>
          </w:divBdr>
        </w:div>
        <w:div w:id="1294289471">
          <w:marLeft w:val="640"/>
          <w:marRight w:val="0"/>
          <w:marTop w:val="0"/>
          <w:marBottom w:val="0"/>
          <w:divBdr>
            <w:top w:val="none" w:sz="0" w:space="0" w:color="auto"/>
            <w:left w:val="none" w:sz="0" w:space="0" w:color="auto"/>
            <w:bottom w:val="none" w:sz="0" w:space="0" w:color="auto"/>
            <w:right w:val="none" w:sz="0" w:space="0" w:color="auto"/>
          </w:divBdr>
        </w:div>
        <w:div w:id="1303316593">
          <w:marLeft w:val="640"/>
          <w:marRight w:val="0"/>
          <w:marTop w:val="0"/>
          <w:marBottom w:val="0"/>
          <w:divBdr>
            <w:top w:val="none" w:sz="0" w:space="0" w:color="auto"/>
            <w:left w:val="none" w:sz="0" w:space="0" w:color="auto"/>
            <w:bottom w:val="none" w:sz="0" w:space="0" w:color="auto"/>
            <w:right w:val="none" w:sz="0" w:space="0" w:color="auto"/>
          </w:divBdr>
        </w:div>
        <w:div w:id="1322387447">
          <w:marLeft w:val="640"/>
          <w:marRight w:val="0"/>
          <w:marTop w:val="0"/>
          <w:marBottom w:val="0"/>
          <w:divBdr>
            <w:top w:val="none" w:sz="0" w:space="0" w:color="auto"/>
            <w:left w:val="none" w:sz="0" w:space="0" w:color="auto"/>
            <w:bottom w:val="none" w:sz="0" w:space="0" w:color="auto"/>
            <w:right w:val="none" w:sz="0" w:space="0" w:color="auto"/>
          </w:divBdr>
        </w:div>
        <w:div w:id="1342509715">
          <w:marLeft w:val="640"/>
          <w:marRight w:val="0"/>
          <w:marTop w:val="0"/>
          <w:marBottom w:val="0"/>
          <w:divBdr>
            <w:top w:val="none" w:sz="0" w:space="0" w:color="auto"/>
            <w:left w:val="none" w:sz="0" w:space="0" w:color="auto"/>
            <w:bottom w:val="none" w:sz="0" w:space="0" w:color="auto"/>
            <w:right w:val="none" w:sz="0" w:space="0" w:color="auto"/>
          </w:divBdr>
        </w:div>
        <w:div w:id="1342857965">
          <w:marLeft w:val="640"/>
          <w:marRight w:val="0"/>
          <w:marTop w:val="0"/>
          <w:marBottom w:val="0"/>
          <w:divBdr>
            <w:top w:val="none" w:sz="0" w:space="0" w:color="auto"/>
            <w:left w:val="none" w:sz="0" w:space="0" w:color="auto"/>
            <w:bottom w:val="none" w:sz="0" w:space="0" w:color="auto"/>
            <w:right w:val="none" w:sz="0" w:space="0" w:color="auto"/>
          </w:divBdr>
        </w:div>
        <w:div w:id="1350133239">
          <w:marLeft w:val="640"/>
          <w:marRight w:val="0"/>
          <w:marTop w:val="0"/>
          <w:marBottom w:val="0"/>
          <w:divBdr>
            <w:top w:val="none" w:sz="0" w:space="0" w:color="auto"/>
            <w:left w:val="none" w:sz="0" w:space="0" w:color="auto"/>
            <w:bottom w:val="none" w:sz="0" w:space="0" w:color="auto"/>
            <w:right w:val="none" w:sz="0" w:space="0" w:color="auto"/>
          </w:divBdr>
        </w:div>
        <w:div w:id="1391342871">
          <w:marLeft w:val="640"/>
          <w:marRight w:val="0"/>
          <w:marTop w:val="0"/>
          <w:marBottom w:val="0"/>
          <w:divBdr>
            <w:top w:val="none" w:sz="0" w:space="0" w:color="auto"/>
            <w:left w:val="none" w:sz="0" w:space="0" w:color="auto"/>
            <w:bottom w:val="none" w:sz="0" w:space="0" w:color="auto"/>
            <w:right w:val="none" w:sz="0" w:space="0" w:color="auto"/>
          </w:divBdr>
        </w:div>
        <w:div w:id="1395006414">
          <w:marLeft w:val="640"/>
          <w:marRight w:val="0"/>
          <w:marTop w:val="0"/>
          <w:marBottom w:val="0"/>
          <w:divBdr>
            <w:top w:val="none" w:sz="0" w:space="0" w:color="auto"/>
            <w:left w:val="none" w:sz="0" w:space="0" w:color="auto"/>
            <w:bottom w:val="none" w:sz="0" w:space="0" w:color="auto"/>
            <w:right w:val="none" w:sz="0" w:space="0" w:color="auto"/>
          </w:divBdr>
        </w:div>
        <w:div w:id="1401175045">
          <w:marLeft w:val="640"/>
          <w:marRight w:val="0"/>
          <w:marTop w:val="0"/>
          <w:marBottom w:val="0"/>
          <w:divBdr>
            <w:top w:val="none" w:sz="0" w:space="0" w:color="auto"/>
            <w:left w:val="none" w:sz="0" w:space="0" w:color="auto"/>
            <w:bottom w:val="none" w:sz="0" w:space="0" w:color="auto"/>
            <w:right w:val="none" w:sz="0" w:space="0" w:color="auto"/>
          </w:divBdr>
        </w:div>
        <w:div w:id="1402866828">
          <w:marLeft w:val="640"/>
          <w:marRight w:val="0"/>
          <w:marTop w:val="0"/>
          <w:marBottom w:val="0"/>
          <w:divBdr>
            <w:top w:val="none" w:sz="0" w:space="0" w:color="auto"/>
            <w:left w:val="none" w:sz="0" w:space="0" w:color="auto"/>
            <w:bottom w:val="none" w:sz="0" w:space="0" w:color="auto"/>
            <w:right w:val="none" w:sz="0" w:space="0" w:color="auto"/>
          </w:divBdr>
        </w:div>
        <w:div w:id="1404330354">
          <w:marLeft w:val="640"/>
          <w:marRight w:val="0"/>
          <w:marTop w:val="0"/>
          <w:marBottom w:val="0"/>
          <w:divBdr>
            <w:top w:val="none" w:sz="0" w:space="0" w:color="auto"/>
            <w:left w:val="none" w:sz="0" w:space="0" w:color="auto"/>
            <w:bottom w:val="none" w:sz="0" w:space="0" w:color="auto"/>
            <w:right w:val="none" w:sz="0" w:space="0" w:color="auto"/>
          </w:divBdr>
        </w:div>
        <w:div w:id="1411393978">
          <w:marLeft w:val="640"/>
          <w:marRight w:val="0"/>
          <w:marTop w:val="0"/>
          <w:marBottom w:val="0"/>
          <w:divBdr>
            <w:top w:val="none" w:sz="0" w:space="0" w:color="auto"/>
            <w:left w:val="none" w:sz="0" w:space="0" w:color="auto"/>
            <w:bottom w:val="none" w:sz="0" w:space="0" w:color="auto"/>
            <w:right w:val="none" w:sz="0" w:space="0" w:color="auto"/>
          </w:divBdr>
        </w:div>
        <w:div w:id="1425688358">
          <w:marLeft w:val="640"/>
          <w:marRight w:val="0"/>
          <w:marTop w:val="0"/>
          <w:marBottom w:val="0"/>
          <w:divBdr>
            <w:top w:val="none" w:sz="0" w:space="0" w:color="auto"/>
            <w:left w:val="none" w:sz="0" w:space="0" w:color="auto"/>
            <w:bottom w:val="none" w:sz="0" w:space="0" w:color="auto"/>
            <w:right w:val="none" w:sz="0" w:space="0" w:color="auto"/>
          </w:divBdr>
        </w:div>
        <w:div w:id="1439836196">
          <w:marLeft w:val="640"/>
          <w:marRight w:val="0"/>
          <w:marTop w:val="0"/>
          <w:marBottom w:val="0"/>
          <w:divBdr>
            <w:top w:val="none" w:sz="0" w:space="0" w:color="auto"/>
            <w:left w:val="none" w:sz="0" w:space="0" w:color="auto"/>
            <w:bottom w:val="none" w:sz="0" w:space="0" w:color="auto"/>
            <w:right w:val="none" w:sz="0" w:space="0" w:color="auto"/>
          </w:divBdr>
        </w:div>
        <w:div w:id="1446268619">
          <w:marLeft w:val="640"/>
          <w:marRight w:val="0"/>
          <w:marTop w:val="0"/>
          <w:marBottom w:val="0"/>
          <w:divBdr>
            <w:top w:val="none" w:sz="0" w:space="0" w:color="auto"/>
            <w:left w:val="none" w:sz="0" w:space="0" w:color="auto"/>
            <w:bottom w:val="none" w:sz="0" w:space="0" w:color="auto"/>
            <w:right w:val="none" w:sz="0" w:space="0" w:color="auto"/>
          </w:divBdr>
        </w:div>
        <w:div w:id="1447306220">
          <w:marLeft w:val="640"/>
          <w:marRight w:val="0"/>
          <w:marTop w:val="0"/>
          <w:marBottom w:val="0"/>
          <w:divBdr>
            <w:top w:val="none" w:sz="0" w:space="0" w:color="auto"/>
            <w:left w:val="none" w:sz="0" w:space="0" w:color="auto"/>
            <w:bottom w:val="none" w:sz="0" w:space="0" w:color="auto"/>
            <w:right w:val="none" w:sz="0" w:space="0" w:color="auto"/>
          </w:divBdr>
        </w:div>
        <w:div w:id="1456679869">
          <w:marLeft w:val="640"/>
          <w:marRight w:val="0"/>
          <w:marTop w:val="0"/>
          <w:marBottom w:val="0"/>
          <w:divBdr>
            <w:top w:val="none" w:sz="0" w:space="0" w:color="auto"/>
            <w:left w:val="none" w:sz="0" w:space="0" w:color="auto"/>
            <w:bottom w:val="none" w:sz="0" w:space="0" w:color="auto"/>
            <w:right w:val="none" w:sz="0" w:space="0" w:color="auto"/>
          </w:divBdr>
        </w:div>
        <w:div w:id="1457067800">
          <w:marLeft w:val="640"/>
          <w:marRight w:val="0"/>
          <w:marTop w:val="0"/>
          <w:marBottom w:val="0"/>
          <w:divBdr>
            <w:top w:val="none" w:sz="0" w:space="0" w:color="auto"/>
            <w:left w:val="none" w:sz="0" w:space="0" w:color="auto"/>
            <w:bottom w:val="none" w:sz="0" w:space="0" w:color="auto"/>
            <w:right w:val="none" w:sz="0" w:space="0" w:color="auto"/>
          </w:divBdr>
        </w:div>
        <w:div w:id="1482842269">
          <w:marLeft w:val="640"/>
          <w:marRight w:val="0"/>
          <w:marTop w:val="0"/>
          <w:marBottom w:val="0"/>
          <w:divBdr>
            <w:top w:val="none" w:sz="0" w:space="0" w:color="auto"/>
            <w:left w:val="none" w:sz="0" w:space="0" w:color="auto"/>
            <w:bottom w:val="none" w:sz="0" w:space="0" w:color="auto"/>
            <w:right w:val="none" w:sz="0" w:space="0" w:color="auto"/>
          </w:divBdr>
        </w:div>
        <w:div w:id="1492402072">
          <w:marLeft w:val="640"/>
          <w:marRight w:val="0"/>
          <w:marTop w:val="0"/>
          <w:marBottom w:val="0"/>
          <w:divBdr>
            <w:top w:val="none" w:sz="0" w:space="0" w:color="auto"/>
            <w:left w:val="none" w:sz="0" w:space="0" w:color="auto"/>
            <w:bottom w:val="none" w:sz="0" w:space="0" w:color="auto"/>
            <w:right w:val="none" w:sz="0" w:space="0" w:color="auto"/>
          </w:divBdr>
        </w:div>
        <w:div w:id="1501189299">
          <w:marLeft w:val="640"/>
          <w:marRight w:val="0"/>
          <w:marTop w:val="0"/>
          <w:marBottom w:val="0"/>
          <w:divBdr>
            <w:top w:val="none" w:sz="0" w:space="0" w:color="auto"/>
            <w:left w:val="none" w:sz="0" w:space="0" w:color="auto"/>
            <w:bottom w:val="none" w:sz="0" w:space="0" w:color="auto"/>
            <w:right w:val="none" w:sz="0" w:space="0" w:color="auto"/>
          </w:divBdr>
        </w:div>
        <w:div w:id="1503548625">
          <w:marLeft w:val="640"/>
          <w:marRight w:val="0"/>
          <w:marTop w:val="0"/>
          <w:marBottom w:val="0"/>
          <w:divBdr>
            <w:top w:val="none" w:sz="0" w:space="0" w:color="auto"/>
            <w:left w:val="none" w:sz="0" w:space="0" w:color="auto"/>
            <w:bottom w:val="none" w:sz="0" w:space="0" w:color="auto"/>
            <w:right w:val="none" w:sz="0" w:space="0" w:color="auto"/>
          </w:divBdr>
        </w:div>
        <w:div w:id="1544756822">
          <w:marLeft w:val="640"/>
          <w:marRight w:val="0"/>
          <w:marTop w:val="0"/>
          <w:marBottom w:val="0"/>
          <w:divBdr>
            <w:top w:val="none" w:sz="0" w:space="0" w:color="auto"/>
            <w:left w:val="none" w:sz="0" w:space="0" w:color="auto"/>
            <w:bottom w:val="none" w:sz="0" w:space="0" w:color="auto"/>
            <w:right w:val="none" w:sz="0" w:space="0" w:color="auto"/>
          </w:divBdr>
        </w:div>
        <w:div w:id="1552425308">
          <w:marLeft w:val="640"/>
          <w:marRight w:val="0"/>
          <w:marTop w:val="0"/>
          <w:marBottom w:val="0"/>
          <w:divBdr>
            <w:top w:val="none" w:sz="0" w:space="0" w:color="auto"/>
            <w:left w:val="none" w:sz="0" w:space="0" w:color="auto"/>
            <w:bottom w:val="none" w:sz="0" w:space="0" w:color="auto"/>
            <w:right w:val="none" w:sz="0" w:space="0" w:color="auto"/>
          </w:divBdr>
        </w:div>
        <w:div w:id="1556889035">
          <w:marLeft w:val="640"/>
          <w:marRight w:val="0"/>
          <w:marTop w:val="0"/>
          <w:marBottom w:val="0"/>
          <w:divBdr>
            <w:top w:val="none" w:sz="0" w:space="0" w:color="auto"/>
            <w:left w:val="none" w:sz="0" w:space="0" w:color="auto"/>
            <w:bottom w:val="none" w:sz="0" w:space="0" w:color="auto"/>
            <w:right w:val="none" w:sz="0" w:space="0" w:color="auto"/>
          </w:divBdr>
        </w:div>
        <w:div w:id="1563253601">
          <w:marLeft w:val="640"/>
          <w:marRight w:val="0"/>
          <w:marTop w:val="0"/>
          <w:marBottom w:val="0"/>
          <w:divBdr>
            <w:top w:val="none" w:sz="0" w:space="0" w:color="auto"/>
            <w:left w:val="none" w:sz="0" w:space="0" w:color="auto"/>
            <w:bottom w:val="none" w:sz="0" w:space="0" w:color="auto"/>
            <w:right w:val="none" w:sz="0" w:space="0" w:color="auto"/>
          </w:divBdr>
        </w:div>
        <w:div w:id="1564827785">
          <w:marLeft w:val="640"/>
          <w:marRight w:val="0"/>
          <w:marTop w:val="0"/>
          <w:marBottom w:val="0"/>
          <w:divBdr>
            <w:top w:val="none" w:sz="0" w:space="0" w:color="auto"/>
            <w:left w:val="none" w:sz="0" w:space="0" w:color="auto"/>
            <w:bottom w:val="none" w:sz="0" w:space="0" w:color="auto"/>
            <w:right w:val="none" w:sz="0" w:space="0" w:color="auto"/>
          </w:divBdr>
        </w:div>
        <w:div w:id="1599603053">
          <w:marLeft w:val="640"/>
          <w:marRight w:val="0"/>
          <w:marTop w:val="0"/>
          <w:marBottom w:val="0"/>
          <w:divBdr>
            <w:top w:val="none" w:sz="0" w:space="0" w:color="auto"/>
            <w:left w:val="none" w:sz="0" w:space="0" w:color="auto"/>
            <w:bottom w:val="none" w:sz="0" w:space="0" w:color="auto"/>
            <w:right w:val="none" w:sz="0" w:space="0" w:color="auto"/>
          </w:divBdr>
        </w:div>
        <w:div w:id="1635215699">
          <w:marLeft w:val="640"/>
          <w:marRight w:val="0"/>
          <w:marTop w:val="0"/>
          <w:marBottom w:val="0"/>
          <w:divBdr>
            <w:top w:val="none" w:sz="0" w:space="0" w:color="auto"/>
            <w:left w:val="none" w:sz="0" w:space="0" w:color="auto"/>
            <w:bottom w:val="none" w:sz="0" w:space="0" w:color="auto"/>
            <w:right w:val="none" w:sz="0" w:space="0" w:color="auto"/>
          </w:divBdr>
        </w:div>
        <w:div w:id="1645699052">
          <w:marLeft w:val="640"/>
          <w:marRight w:val="0"/>
          <w:marTop w:val="0"/>
          <w:marBottom w:val="0"/>
          <w:divBdr>
            <w:top w:val="none" w:sz="0" w:space="0" w:color="auto"/>
            <w:left w:val="none" w:sz="0" w:space="0" w:color="auto"/>
            <w:bottom w:val="none" w:sz="0" w:space="0" w:color="auto"/>
            <w:right w:val="none" w:sz="0" w:space="0" w:color="auto"/>
          </w:divBdr>
        </w:div>
        <w:div w:id="1674066445">
          <w:marLeft w:val="640"/>
          <w:marRight w:val="0"/>
          <w:marTop w:val="0"/>
          <w:marBottom w:val="0"/>
          <w:divBdr>
            <w:top w:val="none" w:sz="0" w:space="0" w:color="auto"/>
            <w:left w:val="none" w:sz="0" w:space="0" w:color="auto"/>
            <w:bottom w:val="none" w:sz="0" w:space="0" w:color="auto"/>
            <w:right w:val="none" w:sz="0" w:space="0" w:color="auto"/>
          </w:divBdr>
        </w:div>
        <w:div w:id="1680768920">
          <w:marLeft w:val="640"/>
          <w:marRight w:val="0"/>
          <w:marTop w:val="0"/>
          <w:marBottom w:val="0"/>
          <w:divBdr>
            <w:top w:val="none" w:sz="0" w:space="0" w:color="auto"/>
            <w:left w:val="none" w:sz="0" w:space="0" w:color="auto"/>
            <w:bottom w:val="none" w:sz="0" w:space="0" w:color="auto"/>
            <w:right w:val="none" w:sz="0" w:space="0" w:color="auto"/>
          </w:divBdr>
        </w:div>
        <w:div w:id="1681354173">
          <w:marLeft w:val="640"/>
          <w:marRight w:val="0"/>
          <w:marTop w:val="0"/>
          <w:marBottom w:val="0"/>
          <w:divBdr>
            <w:top w:val="none" w:sz="0" w:space="0" w:color="auto"/>
            <w:left w:val="none" w:sz="0" w:space="0" w:color="auto"/>
            <w:bottom w:val="none" w:sz="0" w:space="0" w:color="auto"/>
            <w:right w:val="none" w:sz="0" w:space="0" w:color="auto"/>
          </w:divBdr>
        </w:div>
        <w:div w:id="1691249959">
          <w:marLeft w:val="640"/>
          <w:marRight w:val="0"/>
          <w:marTop w:val="0"/>
          <w:marBottom w:val="0"/>
          <w:divBdr>
            <w:top w:val="none" w:sz="0" w:space="0" w:color="auto"/>
            <w:left w:val="none" w:sz="0" w:space="0" w:color="auto"/>
            <w:bottom w:val="none" w:sz="0" w:space="0" w:color="auto"/>
            <w:right w:val="none" w:sz="0" w:space="0" w:color="auto"/>
          </w:divBdr>
        </w:div>
        <w:div w:id="1692872466">
          <w:marLeft w:val="640"/>
          <w:marRight w:val="0"/>
          <w:marTop w:val="0"/>
          <w:marBottom w:val="0"/>
          <w:divBdr>
            <w:top w:val="none" w:sz="0" w:space="0" w:color="auto"/>
            <w:left w:val="none" w:sz="0" w:space="0" w:color="auto"/>
            <w:bottom w:val="none" w:sz="0" w:space="0" w:color="auto"/>
            <w:right w:val="none" w:sz="0" w:space="0" w:color="auto"/>
          </w:divBdr>
        </w:div>
        <w:div w:id="1695156393">
          <w:marLeft w:val="640"/>
          <w:marRight w:val="0"/>
          <w:marTop w:val="0"/>
          <w:marBottom w:val="0"/>
          <w:divBdr>
            <w:top w:val="none" w:sz="0" w:space="0" w:color="auto"/>
            <w:left w:val="none" w:sz="0" w:space="0" w:color="auto"/>
            <w:bottom w:val="none" w:sz="0" w:space="0" w:color="auto"/>
            <w:right w:val="none" w:sz="0" w:space="0" w:color="auto"/>
          </w:divBdr>
        </w:div>
        <w:div w:id="1703944109">
          <w:marLeft w:val="640"/>
          <w:marRight w:val="0"/>
          <w:marTop w:val="0"/>
          <w:marBottom w:val="0"/>
          <w:divBdr>
            <w:top w:val="none" w:sz="0" w:space="0" w:color="auto"/>
            <w:left w:val="none" w:sz="0" w:space="0" w:color="auto"/>
            <w:bottom w:val="none" w:sz="0" w:space="0" w:color="auto"/>
            <w:right w:val="none" w:sz="0" w:space="0" w:color="auto"/>
          </w:divBdr>
        </w:div>
        <w:div w:id="1709723491">
          <w:marLeft w:val="640"/>
          <w:marRight w:val="0"/>
          <w:marTop w:val="0"/>
          <w:marBottom w:val="0"/>
          <w:divBdr>
            <w:top w:val="none" w:sz="0" w:space="0" w:color="auto"/>
            <w:left w:val="none" w:sz="0" w:space="0" w:color="auto"/>
            <w:bottom w:val="none" w:sz="0" w:space="0" w:color="auto"/>
            <w:right w:val="none" w:sz="0" w:space="0" w:color="auto"/>
          </w:divBdr>
        </w:div>
        <w:div w:id="1713994211">
          <w:marLeft w:val="640"/>
          <w:marRight w:val="0"/>
          <w:marTop w:val="0"/>
          <w:marBottom w:val="0"/>
          <w:divBdr>
            <w:top w:val="none" w:sz="0" w:space="0" w:color="auto"/>
            <w:left w:val="none" w:sz="0" w:space="0" w:color="auto"/>
            <w:bottom w:val="none" w:sz="0" w:space="0" w:color="auto"/>
            <w:right w:val="none" w:sz="0" w:space="0" w:color="auto"/>
          </w:divBdr>
        </w:div>
        <w:div w:id="1733961506">
          <w:marLeft w:val="640"/>
          <w:marRight w:val="0"/>
          <w:marTop w:val="0"/>
          <w:marBottom w:val="0"/>
          <w:divBdr>
            <w:top w:val="none" w:sz="0" w:space="0" w:color="auto"/>
            <w:left w:val="none" w:sz="0" w:space="0" w:color="auto"/>
            <w:bottom w:val="none" w:sz="0" w:space="0" w:color="auto"/>
            <w:right w:val="none" w:sz="0" w:space="0" w:color="auto"/>
          </w:divBdr>
        </w:div>
        <w:div w:id="1748721592">
          <w:marLeft w:val="640"/>
          <w:marRight w:val="0"/>
          <w:marTop w:val="0"/>
          <w:marBottom w:val="0"/>
          <w:divBdr>
            <w:top w:val="none" w:sz="0" w:space="0" w:color="auto"/>
            <w:left w:val="none" w:sz="0" w:space="0" w:color="auto"/>
            <w:bottom w:val="none" w:sz="0" w:space="0" w:color="auto"/>
            <w:right w:val="none" w:sz="0" w:space="0" w:color="auto"/>
          </w:divBdr>
        </w:div>
        <w:div w:id="1760323836">
          <w:marLeft w:val="640"/>
          <w:marRight w:val="0"/>
          <w:marTop w:val="0"/>
          <w:marBottom w:val="0"/>
          <w:divBdr>
            <w:top w:val="none" w:sz="0" w:space="0" w:color="auto"/>
            <w:left w:val="none" w:sz="0" w:space="0" w:color="auto"/>
            <w:bottom w:val="none" w:sz="0" w:space="0" w:color="auto"/>
            <w:right w:val="none" w:sz="0" w:space="0" w:color="auto"/>
          </w:divBdr>
        </w:div>
        <w:div w:id="1765028599">
          <w:marLeft w:val="640"/>
          <w:marRight w:val="0"/>
          <w:marTop w:val="0"/>
          <w:marBottom w:val="0"/>
          <w:divBdr>
            <w:top w:val="none" w:sz="0" w:space="0" w:color="auto"/>
            <w:left w:val="none" w:sz="0" w:space="0" w:color="auto"/>
            <w:bottom w:val="none" w:sz="0" w:space="0" w:color="auto"/>
            <w:right w:val="none" w:sz="0" w:space="0" w:color="auto"/>
          </w:divBdr>
        </w:div>
        <w:div w:id="1766419775">
          <w:marLeft w:val="640"/>
          <w:marRight w:val="0"/>
          <w:marTop w:val="0"/>
          <w:marBottom w:val="0"/>
          <w:divBdr>
            <w:top w:val="none" w:sz="0" w:space="0" w:color="auto"/>
            <w:left w:val="none" w:sz="0" w:space="0" w:color="auto"/>
            <w:bottom w:val="none" w:sz="0" w:space="0" w:color="auto"/>
            <w:right w:val="none" w:sz="0" w:space="0" w:color="auto"/>
          </w:divBdr>
        </w:div>
        <w:div w:id="1767922502">
          <w:marLeft w:val="640"/>
          <w:marRight w:val="0"/>
          <w:marTop w:val="0"/>
          <w:marBottom w:val="0"/>
          <w:divBdr>
            <w:top w:val="none" w:sz="0" w:space="0" w:color="auto"/>
            <w:left w:val="none" w:sz="0" w:space="0" w:color="auto"/>
            <w:bottom w:val="none" w:sz="0" w:space="0" w:color="auto"/>
            <w:right w:val="none" w:sz="0" w:space="0" w:color="auto"/>
          </w:divBdr>
        </w:div>
        <w:div w:id="1770931049">
          <w:marLeft w:val="640"/>
          <w:marRight w:val="0"/>
          <w:marTop w:val="0"/>
          <w:marBottom w:val="0"/>
          <w:divBdr>
            <w:top w:val="none" w:sz="0" w:space="0" w:color="auto"/>
            <w:left w:val="none" w:sz="0" w:space="0" w:color="auto"/>
            <w:bottom w:val="none" w:sz="0" w:space="0" w:color="auto"/>
            <w:right w:val="none" w:sz="0" w:space="0" w:color="auto"/>
          </w:divBdr>
        </w:div>
        <w:div w:id="1772704249">
          <w:marLeft w:val="640"/>
          <w:marRight w:val="0"/>
          <w:marTop w:val="0"/>
          <w:marBottom w:val="0"/>
          <w:divBdr>
            <w:top w:val="none" w:sz="0" w:space="0" w:color="auto"/>
            <w:left w:val="none" w:sz="0" w:space="0" w:color="auto"/>
            <w:bottom w:val="none" w:sz="0" w:space="0" w:color="auto"/>
            <w:right w:val="none" w:sz="0" w:space="0" w:color="auto"/>
          </w:divBdr>
        </w:div>
        <w:div w:id="1795100254">
          <w:marLeft w:val="640"/>
          <w:marRight w:val="0"/>
          <w:marTop w:val="0"/>
          <w:marBottom w:val="0"/>
          <w:divBdr>
            <w:top w:val="none" w:sz="0" w:space="0" w:color="auto"/>
            <w:left w:val="none" w:sz="0" w:space="0" w:color="auto"/>
            <w:bottom w:val="none" w:sz="0" w:space="0" w:color="auto"/>
            <w:right w:val="none" w:sz="0" w:space="0" w:color="auto"/>
          </w:divBdr>
        </w:div>
        <w:div w:id="1815562209">
          <w:marLeft w:val="640"/>
          <w:marRight w:val="0"/>
          <w:marTop w:val="0"/>
          <w:marBottom w:val="0"/>
          <w:divBdr>
            <w:top w:val="none" w:sz="0" w:space="0" w:color="auto"/>
            <w:left w:val="none" w:sz="0" w:space="0" w:color="auto"/>
            <w:bottom w:val="none" w:sz="0" w:space="0" w:color="auto"/>
            <w:right w:val="none" w:sz="0" w:space="0" w:color="auto"/>
          </w:divBdr>
        </w:div>
        <w:div w:id="1815635907">
          <w:marLeft w:val="640"/>
          <w:marRight w:val="0"/>
          <w:marTop w:val="0"/>
          <w:marBottom w:val="0"/>
          <w:divBdr>
            <w:top w:val="none" w:sz="0" w:space="0" w:color="auto"/>
            <w:left w:val="none" w:sz="0" w:space="0" w:color="auto"/>
            <w:bottom w:val="none" w:sz="0" w:space="0" w:color="auto"/>
            <w:right w:val="none" w:sz="0" w:space="0" w:color="auto"/>
          </w:divBdr>
        </w:div>
        <w:div w:id="1832409288">
          <w:marLeft w:val="640"/>
          <w:marRight w:val="0"/>
          <w:marTop w:val="0"/>
          <w:marBottom w:val="0"/>
          <w:divBdr>
            <w:top w:val="none" w:sz="0" w:space="0" w:color="auto"/>
            <w:left w:val="none" w:sz="0" w:space="0" w:color="auto"/>
            <w:bottom w:val="none" w:sz="0" w:space="0" w:color="auto"/>
            <w:right w:val="none" w:sz="0" w:space="0" w:color="auto"/>
          </w:divBdr>
        </w:div>
        <w:div w:id="1832718691">
          <w:marLeft w:val="640"/>
          <w:marRight w:val="0"/>
          <w:marTop w:val="0"/>
          <w:marBottom w:val="0"/>
          <w:divBdr>
            <w:top w:val="none" w:sz="0" w:space="0" w:color="auto"/>
            <w:left w:val="none" w:sz="0" w:space="0" w:color="auto"/>
            <w:bottom w:val="none" w:sz="0" w:space="0" w:color="auto"/>
            <w:right w:val="none" w:sz="0" w:space="0" w:color="auto"/>
          </w:divBdr>
        </w:div>
        <w:div w:id="1869640784">
          <w:marLeft w:val="640"/>
          <w:marRight w:val="0"/>
          <w:marTop w:val="0"/>
          <w:marBottom w:val="0"/>
          <w:divBdr>
            <w:top w:val="none" w:sz="0" w:space="0" w:color="auto"/>
            <w:left w:val="none" w:sz="0" w:space="0" w:color="auto"/>
            <w:bottom w:val="none" w:sz="0" w:space="0" w:color="auto"/>
            <w:right w:val="none" w:sz="0" w:space="0" w:color="auto"/>
          </w:divBdr>
        </w:div>
        <w:div w:id="1875267700">
          <w:marLeft w:val="640"/>
          <w:marRight w:val="0"/>
          <w:marTop w:val="0"/>
          <w:marBottom w:val="0"/>
          <w:divBdr>
            <w:top w:val="none" w:sz="0" w:space="0" w:color="auto"/>
            <w:left w:val="none" w:sz="0" w:space="0" w:color="auto"/>
            <w:bottom w:val="none" w:sz="0" w:space="0" w:color="auto"/>
            <w:right w:val="none" w:sz="0" w:space="0" w:color="auto"/>
          </w:divBdr>
        </w:div>
        <w:div w:id="1884906468">
          <w:marLeft w:val="640"/>
          <w:marRight w:val="0"/>
          <w:marTop w:val="0"/>
          <w:marBottom w:val="0"/>
          <w:divBdr>
            <w:top w:val="none" w:sz="0" w:space="0" w:color="auto"/>
            <w:left w:val="none" w:sz="0" w:space="0" w:color="auto"/>
            <w:bottom w:val="none" w:sz="0" w:space="0" w:color="auto"/>
            <w:right w:val="none" w:sz="0" w:space="0" w:color="auto"/>
          </w:divBdr>
        </w:div>
        <w:div w:id="1891770209">
          <w:marLeft w:val="640"/>
          <w:marRight w:val="0"/>
          <w:marTop w:val="0"/>
          <w:marBottom w:val="0"/>
          <w:divBdr>
            <w:top w:val="none" w:sz="0" w:space="0" w:color="auto"/>
            <w:left w:val="none" w:sz="0" w:space="0" w:color="auto"/>
            <w:bottom w:val="none" w:sz="0" w:space="0" w:color="auto"/>
            <w:right w:val="none" w:sz="0" w:space="0" w:color="auto"/>
          </w:divBdr>
        </w:div>
        <w:div w:id="1896773565">
          <w:marLeft w:val="640"/>
          <w:marRight w:val="0"/>
          <w:marTop w:val="0"/>
          <w:marBottom w:val="0"/>
          <w:divBdr>
            <w:top w:val="none" w:sz="0" w:space="0" w:color="auto"/>
            <w:left w:val="none" w:sz="0" w:space="0" w:color="auto"/>
            <w:bottom w:val="none" w:sz="0" w:space="0" w:color="auto"/>
            <w:right w:val="none" w:sz="0" w:space="0" w:color="auto"/>
          </w:divBdr>
        </w:div>
        <w:div w:id="1907838600">
          <w:marLeft w:val="640"/>
          <w:marRight w:val="0"/>
          <w:marTop w:val="0"/>
          <w:marBottom w:val="0"/>
          <w:divBdr>
            <w:top w:val="none" w:sz="0" w:space="0" w:color="auto"/>
            <w:left w:val="none" w:sz="0" w:space="0" w:color="auto"/>
            <w:bottom w:val="none" w:sz="0" w:space="0" w:color="auto"/>
            <w:right w:val="none" w:sz="0" w:space="0" w:color="auto"/>
          </w:divBdr>
        </w:div>
        <w:div w:id="1916089136">
          <w:marLeft w:val="640"/>
          <w:marRight w:val="0"/>
          <w:marTop w:val="0"/>
          <w:marBottom w:val="0"/>
          <w:divBdr>
            <w:top w:val="none" w:sz="0" w:space="0" w:color="auto"/>
            <w:left w:val="none" w:sz="0" w:space="0" w:color="auto"/>
            <w:bottom w:val="none" w:sz="0" w:space="0" w:color="auto"/>
            <w:right w:val="none" w:sz="0" w:space="0" w:color="auto"/>
          </w:divBdr>
        </w:div>
        <w:div w:id="1928032015">
          <w:marLeft w:val="640"/>
          <w:marRight w:val="0"/>
          <w:marTop w:val="0"/>
          <w:marBottom w:val="0"/>
          <w:divBdr>
            <w:top w:val="none" w:sz="0" w:space="0" w:color="auto"/>
            <w:left w:val="none" w:sz="0" w:space="0" w:color="auto"/>
            <w:bottom w:val="none" w:sz="0" w:space="0" w:color="auto"/>
            <w:right w:val="none" w:sz="0" w:space="0" w:color="auto"/>
          </w:divBdr>
        </w:div>
        <w:div w:id="1940331477">
          <w:marLeft w:val="640"/>
          <w:marRight w:val="0"/>
          <w:marTop w:val="0"/>
          <w:marBottom w:val="0"/>
          <w:divBdr>
            <w:top w:val="none" w:sz="0" w:space="0" w:color="auto"/>
            <w:left w:val="none" w:sz="0" w:space="0" w:color="auto"/>
            <w:bottom w:val="none" w:sz="0" w:space="0" w:color="auto"/>
            <w:right w:val="none" w:sz="0" w:space="0" w:color="auto"/>
          </w:divBdr>
        </w:div>
        <w:div w:id="1948924838">
          <w:marLeft w:val="640"/>
          <w:marRight w:val="0"/>
          <w:marTop w:val="0"/>
          <w:marBottom w:val="0"/>
          <w:divBdr>
            <w:top w:val="none" w:sz="0" w:space="0" w:color="auto"/>
            <w:left w:val="none" w:sz="0" w:space="0" w:color="auto"/>
            <w:bottom w:val="none" w:sz="0" w:space="0" w:color="auto"/>
            <w:right w:val="none" w:sz="0" w:space="0" w:color="auto"/>
          </w:divBdr>
        </w:div>
        <w:div w:id="1951355652">
          <w:marLeft w:val="640"/>
          <w:marRight w:val="0"/>
          <w:marTop w:val="0"/>
          <w:marBottom w:val="0"/>
          <w:divBdr>
            <w:top w:val="none" w:sz="0" w:space="0" w:color="auto"/>
            <w:left w:val="none" w:sz="0" w:space="0" w:color="auto"/>
            <w:bottom w:val="none" w:sz="0" w:space="0" w:color="auto"/>
            <w:right w:val="none" w:sz="0" w:space="0" w:color="auto"/>
          </w:divBdr>
        </w:div>
        <w:div w:id="1963489801">
          <w:marLeft w:val="640"/>
          <w:marRight w:val="0"/>
          <w:marTop w:val="0"/>
          <w:marBottom w:val="0"/>
          <w:divBdr>
            <w:top w:val="none" w:sz="0" w:space="0" w:color="auto"/>
            <w:left w:val="none" w:sz="0" w:space="0" w:color="auto"/>
            <w:bottom w:val="none" w:sz="0" w:space="0" w:color="auto"/>
            <w:right w:val="none" w:sz="0" w:space="0" w:color="auto"/>
          </w:divBdr>
        </w:div>
        <w:div w:id="1967226231">
          <w:marLeft w:val="640"/>
          <w:marRight w:val="0"/>
          <w:marTop w:val="0"/>
          <w:marBottom w:val="0"/>
          <w:divBdr>
            <w:top w:val="none" w:sz="0" w:space="0" w:color="auto"/>
            <w:left w:val="none" w:sz="0" w:space="0" w:color="auto"/>
            <w:bottom w:val="none" w:sz="0" w:space="0" w:color="auto"/>
            <w:right w:val="none" w:sz="0" w:space="0" w:color="auto"/>
          </w:divBdr>
        </w:div>
        <w:div w:id="1967853967">
          <w:marLeft w:val="640"/>
          <w:marRight w:val="0"/>
          <w:marTop w:val="0"/>
          <w:marBottom w:val="0"/>
          <w:divBdr>
            <w:top w:val="none" w:sz="0" w:space="0" w:color="auto"/>
            <w:left w:val="none" w:sz="0" w:space="0" w:color="auto"/>
            <w:bottom w:val="none" w:sz="0" w:space="0" w:color="auto"/>
            <w:right w:val="none" w:sz="0" w:space="0" w:color="auto"/>
          </w:divBdr>
        </w:div>
        <w:div w:id="1973828274">
          <w:marLeft w:val="640"/>
          <w:marRight w:val="0"/>
          <w:marTop w:val="0"/>
          <w:marBottom w:val="0"/>
          <w:divBdr>
            <w:top w:val="none" w:sz="0" w:space="0" w:color="auto"/>
            <w:left w:val="none" w:sz="0" w:space="0" w:color="auto"/>
            <w:bottom w:val="none" w:sz="0" w:space="0" w:color="auto"/>
            <w:right w:val="none" w:sz="0" w:space="0" w:color="auto"/>
          </w:divBdr>
        </w:div>
        <w:div w:id="1978341521">
          <w:marLeft w:val="640"/>
          <w:marRight w:val="0"/>
          <w:marTop w:val="0"/>
          <w:marBottom w:val="0"/>
          <w:divBdr>
            <w:top w:val="none" w:sz="0" w:space="0" w:color="auto"/>
            <w:left w:val="none" w:sz="0" w:space="0" w:color="auto"/>
            <w:bottom w:val="none" w:sz="0" w:space="0" w:color="auto"/>
            <w:right w:val="none" w:sz="0" w:space="0" w:color="auto"/>
          </w:divBdr>
        </w:div>
        <w:div w:id="1984462398">
          <w:marLeft w:val="640"/>
          <w:marRight w:val="0"/>
          <w:marTop w:val="0"/>
          <w:marBottom w:val="0"/>
          <w:divBdr>
            <w:top w:val="none" w:sz="0" w:space="0" w:color="auto"/>
            <w:left w:val="none" w:sz="0" w:space="0" w:color="auto"/>
            <w:bottom w:val="none" w:sz="0" w:space="0" w:color="auto"/>
            <w:right w:val="none" w:sz="0" w:space="0" w:color="auto"/>
          </w:divBdr>
        </w:div>
        <w:div w:id="1989237778">
          <w:marLeft w:val="640"/>
          <w:marRight w:val="0"/>
          <w:marTop w:val="0"/>
          <w:marBottom w:val="0"/>
          <w:divBdr>
            <w:top w:val="none" w:sz="0" w:space="0" w:color="auto"/>
            <w:left w:val="none" w:sz="0" w:space="0" w:color="auto"/>
            <w:bottom w:val="none" w:sz="0" w:space="0" w:color="auto"/>
            <w:right w:val="none" w:sz="0" w:space="0" w:color="auto"/>
          </w:divBdr>
        </w:div>
        <w:div w:id="1991058001">
          <w:marLeft w:val="640"/>
          <w:marRight w:val="0"/>
          <w:marTop w:val="0"/>
          <w:marBottom w:val="0"/>
          <w:divBdr>
            <w:top w:val="none" w:sz="0" w:space="0" w:color="auto"/>
            <w:left w:val="none" w:sz="0" w:space="0" w:color="auto"/>
            <w:bottom w:val="none" w:sz="0" w:space="0" w:color="auto"/>
            <w:right w:val="none" w:sz="0" w:space="0" w:color="auto"/>
          </w:divBdr>
        </w:div>
        <w:div w:id="1996713674">
          <w:marLeft w:val="640"/>
          <w:marRight w:val="0"/>
          <w:marTop w:val="0"/>
          <w:marBottom w:val="0"/>
          <w:divBdr>
            <w:top w:val="none" w:sz="0" w:space="0" w:color="auto"/>
            <w:left w:val="none" w:sz="0" w:space="0" w:color="auto"/>
            <w:bottom w:val="none" w:sz="0" w:space="0" w:color="auto"/>
            <w:right w:val="none" w:sz="0" w:space="0" w:color="auto"/>
          </w:divBdr>
        </w:div>
        <w:div w:id="1999117722">
          <w:marLeft w:val="640"/>
          <w:marRight w:val="0"/>
          <w:marTop w:val="0"/>
          <w:marBottom w:val="0"/>
          <w:divBdr>
            <w:top w:val="none" w:sz="0" w:space="0" w:color="auto"/>
            <w:left w:val="none" w:sz="0" w:space="0" w:color="auto"/>
            <w:bottom w:val="none" w:sz="0" w:space="0" w:color="auto"/>
            <w:right w:val="none" w:sz="0" w:space="0" w:color="auto"/>
          </w:divBdr>
        </w:div>
        <w:div w:id="2009670933">
          <w:marLeft w:val="640"/>
          <w:marRight w:val="0"/>
          <w:marTop w:val="0"/>
          <w:marBottom w:val="0"/>
          <w:divBdr>
            <w:top w:val="none" w:sz="0" w:space="0" w:color="auto"/>
            <w:left w:val="none" w:sz="0" w:space="0" w:color="auto"/>
            <w:bottom w:val="none" w:sz="0" w:space="0" w:color="auto"/>
            <w:right w:val="none" w:sz="0" w:space="0" w:color="auto"/>
          </w:divBdr>
        </w:div>
        <w:div w:id="2019959662">
          <w:marLeft w:val="640"/>
          <w:marRight w:val="0"/>
          <w:marTop w:val="0"/>
          <w:marBottom w:val="0"/>
          <w:divBdr>
            <w:top w:val="none" w:sz="0" w:space="0" w:color="auto"/>
            <w:left w:val="none" w:sz="0" w:space="0" w:color="auto"/>
            <w:bottom w:val="none" w:sz="0" w:space="0" w:color="auto"/>
            <w:right w:val="none" w:sz="0" w:space="0" w:color="auto"/>
          </w:divBdr>
        </w:div>
        <w:div w:id="2034453600">
          <w:marLeft w:val="640"/>
          <w:marRight w:val="0"/>
          <w:marTop w:val="0"/>
          <w:marBottom w:val="0"/>
          <w:divBdr>
            <w:top w:val="none" w:sz="0" w:space="0" w:color="auto"/>
            <w:left w:val="none" w:sz="0" w:space="0" w:color="auto"/>
            <w:bottom w:val="none" w:sz="0" w:space="0" w:color="auto"/>
            <w:right w:val="none" w:sz="0" w:space="0" w:color="auto"/>
          </w:divBdr>
        </w:div>
        <w:div w:id="2050181180">
          <w:marLeft w:val="640"/>
          <w:marRight w:val="0"/>
          <w:marTop w:val="0"/>
          <w:marBottom w:val="0"/>
          <w:divBdr>
            <w:top w:val="none" w:sz="0" w:space="0" w:color="auto"/>
            <w:left w:val="none" w:sz="0" w:space="0" w:color="auto"/>
            <w:bottom w:val="none" w:sz="0" w:space="0" w:color="auto"/>
            <w:right w:val="none" w:sz="0" w:space="0" w:color="auto"/>
          </w:divBdr>
        </w:div>
        <w:div w:id="2051374032">
          <w:marLeft w:val="640"/>
          <w:marRight w:val="0"/>
          <w:marTop w:val="0"/>
          <w:marBottom w:val="0"/>
          <w:divBdr>
            <w:top w:val="none" w:sz="0" w:space="0" w:color="auto"/>
            <w:left w:val="none" w:sz="0" w:space="0" w:color="auto"/>
            <w:bottom w:val="none" w:sz="0" w:space="0" w:color="auto"/>
            <w:right w:val="none" w:sz="0" w:space="0" w:color="auto"/>
          </w:divBdr>
        </w:div>
        <w:div w:id="2057582001">
          <w:marLeft w:val="640"/>
          <w:marRight w:val="0"/>
          <w:marTop w:val="0"/>
          <w:marBottom w:val="0"/>
          <w:divBdr>
            <w:top w:val="none" w:sz="0" w:space="0" w:color="auto"/>
            <w:left w:val="none" w:sz="0" w:space="0" w:color="auto"/>
            <w:bottom w:val="none" w:sz="0" w:space="0" w:color="auto"/>
            <w:right w:val="none" w:sz="0" w:space="0" w:color="auto"/>
          </w:divBdr>
        </w:div>
        <w:div w:id="2057700205">
          <w:marLeft w:val="640"/>
          <w:marRight w:val="0"/>
          <w:marTop w:val="0"/>
          <w:marBottom w:val="0"/>
          <w:divBdr>
            <w:top w:val="none" w:sz="0" w:space="0" w:color="auto"/>
            <w:left w:val="none" w:sz="0" w:space="0" w:color="auto"/>
            <w:bottom w:val="none" w:sz="0" w:space="0" w:color="auto"/>
            <w:right w:val="none" w:sz="0" w:space="0" w:color="auto"/>
          </w:divBdr>
        </w:div>
        <w:div w:id="2064982403">
          <w:marLeft w:val="640"/>
          <w:marRight w:val="0"/>
          <w:marTop w:val="0"/>
          <w:marBottom w:val="0"/>
          <w:divBdr>
            <w:top w:val="none" w:sz="0" w:space="0" w:color="auto"/>
            <w:left w:val="none" w:sz="0" w:space="0" w:color="auto"/>
            <w:bottom w:val="none" w:sz="0" w:space="0" w:color="auto"/>
            <w:right w:val="none" w:sz="0" w:space="0" w:color="auto"/>
          </w:divBdr>
        </w:div>
        <w:div w:id="2066220229">
          <w:marLeft w:val="640"/>
          <w:marRight w:val="0"/>
          <w:marTop w:val="0"/>
          <w:marBottom w:val="0"/>
          <w:divBdr>
            <w:top w:val="none" w:sz="0" w:space="0" w:color="auto"/>
            <w:left w:val="none" w:sz="0" w:space="0" w:color="auto"/>
            <w:bottom w:val="none" w:sz="0" w:space="0" w:color="auto"/>
            <w:right w:val="none" w:sz="0" w:space="0" w:color="auto"/>
          </w:divBdr>
        </w:div>
        <w:div w:id="2073306294">
          <w:marLeft w:val="640"/>
          <w:marRight w:val="0"/>
          <w:marTop w:val="0"/>
          <w:marBottom w:val="0"/>
          <w:divBdr>
            <w:top w:val="none" w:sz="0" w:space="0" w:color="auto"/>
            <w:left w:val="none" w:sz="0" w:space="0" w:color="auto"/>
            <w:bottom w:val="none" w:sz="0" w:space="0" w:color="auto"/>
            <w:right w:val="none" w:sz="0" w:space="0" w:color="auto"/>
          </w:divBdr>
        </w:div>
        <w:div w:id="2079470889">
          <w:marLeft w:val="640"/>
          <w:marRight w:val="0"/>
          <w:marTop w:val="0"/>
          <w:marBottom w:val="0"/>
          <w:divBdr>
            <w:top w:val="none" w:sz="0" w:space="0" w:color="auto"/>
            <w:left w:val="none" w:sz="0" w:space="0" w:color="auto"/>
            <w:bottom w:val="none" w:sz="0" w:space="0" w:color="auto"/>
            <w:right w:val="none" w:sz="0" w:space="0" w:color="auto"/>
          </w:divBdr>
        </w:div>
        <w:div w:id="2092580991">
          <w:marLeft w:val="640"/>
          <w:marRight w:val="0"/>
          <w:marTop w:val="0"/>
          <w:marBottom w:val="0"/>
          <w:divBdr>
            <w:top w:val="none" w:sz="0" w:space="0" w:color="auto"/>
            <w:left w:val="none" w:sz="0" w:space="0" w:color="auto"/>
            <w:bottom w:val="none" w:sz="0" w:space="0" w:color="auto"/>
            <w:right w:val="none" w:sz="0" w:space="0" w:color="auto"/>
          </w:divBdr>
        </w:div>
        <w:div w:id="2094665560">
          <w:marLeft w:val="640"/>
          <w:marRight w:val="0"/>
          <w:marTop w:val="0"/>
          <w:marBottom w:val="0"/>
          <w:divBdr>
            <w:top w:val="none" w:sz="0" w:space="0" w:color="auto"/>
            <w:left w:val="none" w:sz="0" w:space="0" w:color="auto"/>
            <w:bottom w:val="none" w:sz="0" w:space="0" w:color="auto"/>
            <w:right w:val="none" w:sz="0" w:space="0" w:color="auto"/>
          </w:divBdr>
        </w:div>
        <w:div w:id="2134521767">
          <w:marLeft w:val="640"/>
          <w:marRight w:val="0"/>
          <w:marTop w:val="0"/>
          <w:marBottom w:val="0"/>
          <w:divBdr>
            <w:top w:val="none" w:sz="0" w:space="0" w:color="auto"/>
            <w:left w:val="none" w:sz="0" w:space="0" w:color="auto"/>
            <w:bottom w:val="none" w:sz="0" w:space="0" w:color="auto"/>
            <w:right w:val="none" w:sz="0" w:space="0" w:color="auto"/>
          </w:divBdr>
        </w:div>
        <w:div w:id="2135442609">
          <w:marLeft w:val="640"/>
          <w:marRight w:val="0"/>
          <w:marTop w:val="0"/>
          <w:marBottom w:val="0"/>
          <w:divBdr>
            <w:top w:val="none" w:sz="0" w:space="0" w:color="auto"/>
            <w:left w:val="none" w:sz="0" w:space="0" w:color="auto"/>
            <w:bottom w:val="none" w:sz="0" w:space="0" w:color="auto"/>
            <w:right w:val="none" w:sz="0" w:space="0" w:color="auto"/>
          </w:divBdr>
        </w:div>
      </w:divsChild>
    </w:div>
    <w:div w:id="223640904">
      <w:marLeft w:val="640"/>
      <w:marRight w:val="0"/>
      <w:marTop w:val="0"/>
      <w:marBottom w:val="0"/>
      <w:divBdr>
        <w:top w:val="none" w:sz="0" w:space="0" w:color="auto"/>
        <w:left w:val="none" w:sz="0" w:space="0" w:color="auto"/>
        <w:bottom w:val="none" w:sz="0" w:space="0" w:color="auto"/>
        <w:right w:val="none" w:sz="0" w:space="0" w:color="auto"/>
      </w:divBdr>
    </w:div>
    <w:div w:id="223807413">
      <w:marLeft w:val="640"/>
      <w:marRight w:val="0"/>
      <w:marTop w:val="0"/>
      <w:marBottom w:val="0"/>
      <w:divBdr>
        <w:top w:val="none" w:sz="0" w:space="0" w:color="auto"/>
        <w:left w:val="none" w:sz="0" w:space="0" w:color="auto"/>
        <w:bottom w:val="none" w:sz="0" w:space="0" w:color="auto"/>
        <w:right w:val="none" w:sz="0" w:space="0" w:color="auto"/>
      </w:divBdr>
    </w:div>
    <w:div w:id="223949258">
      <w:marLeft w:val="640"/>
      <w:marRight w:val="0"/>
      <w:marTop w:val="0"/>
      <w:marBottom w:val="0"/>
      <w:divBdr>
        <w:top w:val="none" w:sz="0" w:space="0" w:color="auto"/>
        <w:left w:val="none" w:sz="0" w:space="0" w:color="auto"/>
        <w:bottom w:val="none" w:sz="0" w:space="0" w:color="auto"/>
        <w:right w:val="none" w:sz="0" w:space="0" w:color="auto"/>
      </w:divBdr>
    </w:div>
    <w:div w:id="225341566">
      <w:marLeft w:val="640"/>
      <w:marRight w:val="0"/>
      <w:marTop w:val="0"/>
      <w:marBottom w:val="0"/>
      <w:divBdr>
        <w:top w:val="none" w:sz="0" w:space="0" w:color="auto"/>
        <w:left w:val="none" w:sz="0" w:space="0" w:color="auto"/>
        <w:bottom w:val="none" w:sz="0" w:space="0" w:color="auto"/>
        <w:right w:val="none" w:sz="0" w:space="0" w:color="auto"/>
      </w:divBdr>
    </w:div>
    <w:div w:id="226232269">
      <w:bodyDiv w:val="1"/>
      <w:marLeft w:val="0"/>
      <w:marRight w:val="0"/>
      <w:marTop w:val="0"/>
      <w:marBottom w:val="0"/>
      <w:divBdr>
        <w:top w:val="none" w:sz="0" w:space="0" w:color="auto"/>
        <w:left w:val="none" w:sz="0" w:space="0" w:color="auto"/>
        <w:bottom w:val="none" w:sz="0" w:space="0" w:color="auto"/>
        <w:right w:val="none" w:sz="0" w:space="0" w:color="auto"/>
      </w:divBdr>
      <w:divsChild>
        <w:div w:id="83680">
          <w:marLeft w:val="640"/>
          <w:marRight w:val="0"/>
          <w:marTop w:val="0"/>
          <w:marBottom w:val="0"/>
          <w:divBdr>
            <w:top w:val="none" w:sz="0" w:space="0" w:color="auto"/>
            <w:left w:val="none" w:sz="0" w:space="0" w:color="auto"/>
            <w:bottom w:val="none" w:sz="0" w:space="0" w:color="auto"/>
            <w:right w:val="none" w:sz="0" w:space="0" w:color="auto"/>
          </w:divBdr>
        </w:div>
        <w:div w:id="16320798">
          <w:marLeft w:val="640"/>
          <w:marRight w:val="0"/>
          <w:marTop w:val="0"/>
          <w:marBottom w:val="0"/>
          <w:divBdr>
            <w:top w:val="none" w:sz="0" w:space="0" w:color="auto"/>
            <w:left w:val="none" w:sz="0" w:space="0" w:color="auto"/>
            <w:bottom w:val="none" w:sz="0" w:space="0" w:color="auto"/>
            <w:right w:val="none" w:sz="0" w:space="0" w:color="auto"/>
          </w:divBdr>
        </w:div>
        <w:div w:id="28728668">
          <w:marLeft w:val="640"/>
          <w:marRight w:val="0"/>
          <w:marTop w:val="0"/>
          <w:marBottom w:val="0"/>
          <w:divBdr>
            <w:top w:val="none" w:sz="0" w:space="0" w:color="auto"/>
            <w:left w:val="none" w:sz="0" w:space="0" w:color="auto"/>
            <w:bottom w:val="none" w:sz="0" w:space="0" w:color="auto"/>
            <w:right w:val="none" w:sz="0" w:space="0" w:color="auto"/>
          </w:divBdr>
        </w:div>
        <w:div w:id="58750223">
          <w:marLeft w:val="640"/>
          <w:marRight w:val="0"/>
          <w:marTop w:val="0"/>
          <w:marBottom w:val="0"/>
          <w:divBdr>
            <w:top w:val="none" w:sz="0" w:space="0" w:color="auto"/>
            <w:left w:val="none" w:sz="0" w:space="0" w:color="auto"/>
            <w:bottom w:val="none" w:sz="0" w:space="0" w:color="auto"/>
            <w:right w:val="none" w:sz="0" w:space="0" w:color="auto"/>
          </w:divBdr>
        </w:div>
        <w:div w:id="65035152">
          <w:marLeft w:val="640"/>
          <w:marRight w:val="0"/>
          <w:marTop w:val="0"/>
          <w:marBottom w:val="0"/>
          <w:divBdr>
            <w:top w:val="none" w:sz="0" w:space="0" w:color="auto"/>
            <w:left w:val="none" w:sz="0" w:space="0" w:color="auto"/>
            <w:bottom w:val="none" w:sz="0" w:space="0" w:color="auto"/>
            <w:right w:val="none" w:sz="0" w:space="0" w:color="auto"/>
          </w:divBdr>
        </w:div>
        <w:div w:id="70930227">
          <w:marLeft w:val="640"/>
          <w:marRight w:val="0"/>
          <w:marTop w:val="0"/>
          <w:marBottom w:val="0"/>
          <w:divBdr>
            <w:top w:val="none" w:sz="0" w:space="0" w:color="auto"/>
            <w:left w:val="none" w:sz="0" w:space="0" w:color="auto"/>
            <w:bottom w:val="none" w:sz="0" w:space="0" w:color="auto"/>
            <w:right w:val="none" w:sz="0" w:space="0" w:color="auto"/>
          </w:divBdr>
        </w:div>
        <w:div w:id="79259395">
          <w:marLeft w:val="640"/>
          <w:marRight w:val="0"/>
          <w:marTop w:val="0"/>
          <w:marBottom w:val="0"/>
          <w:divBdr>
            <w:top w:val="none" w:sz="0" w:space="0" w:color="auto"/>
            <w:left w:val="none" w:sz="0" w:space="0" w:color="auto"/>
            <w:bottom w:val="none" w:sz="0" w:space="0" w:color="auto"/>
            <w:right w:val="none" w:sz="0" w:space="0" w:color="auto"/>
          </w:divBdr>
        </w:div>
        <w:div w:id="102498872">
          <w:marLeft w:val="640"/>
          <w:marRight w:val="0"/>
          <w:marTop w:val="0"/>
          <w:marBottom w:val="0"/>
          <w:divBdr>
            <w:top w:val="none" w:sz="0" w:space="0" w:color="auto"/>
            <w:left w:val="none" w:sz="0" w:space="0" w:color="auto"/>
            <w:bottom w:val="none" w:sz="0" w:space="0" w:color="auto"/>
            <w:right w:val="none" w:sz="0" w:space="0" w:color="auto"/>
          </w:divBdr>
        </w:div>
        <w:div w:id="111019036">
          <w:marLeft w:val="640"/>
          <w:marRight w:val="0"/>
          <w:marTop w:val="0"/>
          <w:marBottom w:val="0"/>
          <w:divBdr>
            <w:top w:val="none" w:sz="0" w:space="0" w:color="auto"/>
            <w:left w:val="none" w:sz="0" w:space="0" w:color="auto"/>
            <w:bottom w:val="none" w:sz="0" w:space="0" w:color="auto"/>
            <w:right w:val="none" w:sz="0" w:space="0" w:color="auto"/>
          </w:divBdr>
        </w:div>
        <w:div w:id="111829454">
          <w:marLeft w:val="640"/>
          <w:marRight w:val="0"/>
          <w:marTop w:val="0"/>
          <w:marBottom w:val="0"/>
          <w:divBdr>
            <w:top w:val="none" w:sz="0" w:space="0" w:color="auto"/>
            <w:left w:val="none" w:sz="0" w:space="0" w:color="auto"/>
            <w:bottom w:val="none" w:sz="0" w:space="0" w:color="auto"/>
            <w:right w:val="none" w:sz="0" w:space="0" w:color="auto"/>
          </w:divBdr>
        </w:div>
        <w:div w:id="115103572">
          <w:marLeft w:val="640"/>
          <w:marRight w:val="0"/>
          <w:marTop w:val="0"/>
          <w:marBottom w:val="0"/>
          <w:divBdr>
            <w:top w:val="none" w:sz="0" w:space="0" w:color="auto"/>
            <w:left w:val="none" w:sz="0" w:space="0" w:color="auto"/>
            <w:bottom w:val="none" w:sz="0" w:space="0" w:color="auto"/>
            <w:right w:val="none" w:sz="0" w:space="0" w:color="auto"/>
          </w:divBdr>
        </w:div>
        <w:div w:id="120420454">
          <w:marLeft w:val="640"/>
          <w:marRight w:val="0"/>
          <w:marTop w:val="0"/>
          <w:marBottom w:val="0"/>
          <w:divBdr>
            <w:top w:val="none" w:sz="0" w:space="0" w:color="auto"/>
            <w:left w:val="none" w:sz="0" w:space="0" w:color="auto"/>
            <w:bottom w:val="none" w:sz="0" w:space="0" w:color="auto"/>
            <w:right w:val="none" w:sz="0" w:space="0" w:color="auto"/>
          </w:divBdr>
        </w:div>
        <w:div w:id="131531276">
          <w:marLeft w:val="640"/>
          <w:marRight w:val="0"/>
          <w:marTop w:val="0"/>
          <w:marBottom w:val="0"/>
          <w:divBdr>
            <w:top w:val="none" w:sz="0" w:space="0" w:color="auto"/>
            <w:left w:val="none" w:sz="0" w:space="0" w:color="auto"/>
            <w:bottom w:val="none" w:sz="0" w:space="0" w:color="auto"/>
            <w:right w:val="none" w:sz="0" w:space="0" w:color="auto"/>
          </w:divBdr>
        </w:div>
        <w:div w:id="159585158">
          <w:marLeft w:val="640"/>
          <w:marRight w:val="0"/>
          <w:marTop w:val="0"/>
          <w:marBottom w:val="0"/>
          <w:divBdr>
            <w:top w:val="none" w:sz="0" w:space="0" w:color="auto"/>
            <w:left w:val="none" w:sz="0" w:space="0" w:color="auto"/>
            <w:bottom w:val="none" w:sz="0" w:space="0" w:color="auto"/>
            <w:right w:val="none" w:sz="0" w:space="0" w:color="auto"/>
          </w:divBdr>
        </w:div>
        <w:div w:id="181019341">
          <w:marLeft w:val="640"/>
          <w:marRight w:val="0"/>
          <w:marTop w:val="0"/>
          <w:marBottom w:val="0"/>
          <w:divBdr>
            <w:top w:val="none" w:sz="0" w:space="0" w:color="auto"/>
            <w:left w:val="none" w:sz="0" w:space="0" w:color="auto"/>
            <w:bottom w:val="none" w:sz="0" w:space="0" w:color="auto"/>
            <w:right w:val="none" w:sz="0" w:space="0" w:color="auto"/>
          </w:divBdr>
        </w:div>
        <w:div w:id="222181564">
          <w:marLeft w:val="640"/>
          <w:marRight w:val="0"/>
          <w:marTop w:val="0"/>
          <w:marBottom w:val="0"/>
          <w:divBdr>
            <w:top w:val="none" w:sz="0" w:space="0" w:color="auto"/>
            <w:left w:val="none" w:sz="0" w:space="0" w:color="auto"/>
            <w:bottom w:val="none" w:sz="0" w:space="0" w:color="auto"/>
            <w:right w:val="none" w:sz="0" w:space="0" w:color="auto"/>
          </w:divBdr>
        </w:div>
        <w:div w:id="232129890">
          <w:marLeft w:val="640"/>
          <w:marRight w:val="0"/>
          <w:marTop w:val="0"/>
          <w:marBottom w:val="0"/>
          <w:divBdr>
            <w:top w:val="none" w:sz="0" w:space="0" w:color="auto"/>
            <w:left w:val="none" w:sz="0" w:space="0" w:color="auto"/>
            <w:bottom w:val="none" w:sz="0" w:space="0" w:color="auto"/>
            <w:right w:val="none" w:sz="0" w:space="0" w:color="auto"/>
          </w:divBdr>
        </w:div>
        <w:div w:id="255942833">
          <w:marLeft w:val="640"/>
          <w:marRight w:val="0"/>
          <w:marTop w:val="0"/>
          <w:marBottom w:val="0"/>
          <w:divBdr>
            <w:top w:val="none" w:sz="0" w:space="0" w:color="auto"/>
            <w:left w:val="none" w:sz="0" w:space="0" w:color="auto"/>
            <w:bottom w:val="none" w:sz="0" w:space="0" w:color="auto"/>
            <w:right w:val="none" w:sz="0" w:space="0" w:color="auto"/>
          </w:divBdr>
        </w:div>
        <w:div w:id="257449401">
          <w:marLeft w:val="640"/>
          <w:marRight w:val="0"/>
          <w:marTop w:val="0"/>
          <w:marBottom w:val="0"/>
          <w:divBdr>
            <w:top w:val="none" w:sz="0" w:space="0" w:color="auto"/>
            <w:left w:val="none" w:sz="0" w:space="0" w:color="auto"/>
            <w:bottom w:val="none" w:sz="0" w:space="0" w:color="auto"/>
            <w:right w:val="none" w:sz="0" w:space="0" w:color="auto"/>
          </w:divBdr>
        </w:div>
        <w:div w:id="271867968">
          <w:marLeft w:val="640"/>
          <w:marRight w:val="0"/>
          <w:marTop w:val="0"/>
          <w:marBottom w:val="0"/>
          <w:divBdr>
            <w:top w:val="none" w:sz="0" w:space="0" w:color="auto"/>
            <w:left w:val="none" w:sz="0" w:space="0" w:color="auto"/>
            <w:bottom w:val="none" w:sz="0" w:space="0" w:color="auto"/>
            <w:right w:val="none" w:sz="0" w:space="0" w:color="auto"/>
          </w:divBdr>
        </w:div>
        <w:div w:id="275068164">
          <w:marLeft w:val="640"/>
          <w:marRight w:val="0"/>
          <w:marTop w:val="0"/>
          <w:marBottom w:val="0"/>
          <w:divBdr>
            <w:top w:val="none" w:sz="0" w:space="0" w:color="auto"/>
            <w:left w:val="none" w:sz="0" w:space="0" w:color="auto"/>
            <w:bottom w:val="none" w:sz="0" w:space="0" w:color="auto"/>
            <w:right w:val="none" w:sz="0" w:space="0" w:color="auto"/>
          </w:divBdr>
        </w:div>
        <w:div w:id="287245604">
          <w:marLeft w:val="640"/>
          <w:marRight w:val="0"/>
          <w:marTop w:val="0"/>
          <w:marBottom w:val="0"/>
          <w:divBdr>
            <w:top w:val="none" w:sz="0" w:space="0" w:color="auto"/>
            <w:left w:val="none" w:sz="0" w:space="0" w:color="auto"/>
            <w:bottom w:val="none" w:sz="0" w:space="0" w:color="auto"/>
            <w:right w:val="none" w:sz="0" w:space="0" w:color="auto"/>
          </w:divBdr>
        </w:div>
        <w:div w:id="295457108">
          <w:marLeft w:val="640"/>
          <w:marRight w:val="0"/>
          <w:marTop w:val="0"/>
          <w:marBottom w:val="0"/>
          <w:divBdr>
            <w:top w:val="none" w:sz="0" w:space="0" w:color="auto"/>
            <w:left w:val="none" w:sz="0" w:space="0" w:color="auto"/>
            <w:bottom w:val="none" w:sz="0" w:space="0" w:color="auto"/>
            <w:right w:val="none" w:sz="0" w:space="0" w:color="auto"/>
          </w:divBdr>
        </w:div>
        <w:div w:id="300231351">
          <w:marLeft w:val="640"/>
          <w:marRight w:val="0"/>
          <w:marTop w:val="0"/>
          <w:marBottom w:val="0"/>
          <w:divBdr>
            <w:top w:val="none" w:sz="0" w:space="0" w:color="auto"/>
            <w:left w:val="none" w:sz="0" w:space="0" w:color="auto"/>
            <w:bottom w:val="none" w:sz="0" w:space="0" w:color="auto"/>
            <w:right w:val="none" w:sz="0" w:space="0" w:color="auto"/>
          </w:divBdr>
        </w:div>
        <w:div w:id="335117341">
          <w:marLeft w:val="640"/>
          <w:marRight w:val="0"/>
          <w:marTop w:val="0"/>
          <w:marBottom w:val="0"/>
          <w:divBdr>
            <w:top w:val="none" w:sz="0" w:space="0" w:color="auto"/>
            <w:left w:val="none" w:sz="0" w:space="0" w:color="auto"/>
            <w:bottom w:val="none" w:sz="0" w:space="0" w:color="auto"/>
            <w:right w:val="none" w:sz="0" w:space="0" w:color="auto"/>
          </w:divBdr>
        </w:div>
        <w:div w:id="340938534">
          <w:marLeft w:val="640"/>
          <w:marRight w:val="0"/>
          <w:marTop w:val="0"/>
          <w:marBottom w:val="0"/>
          <w:divBdr>
            <w:top w:val="none" w:sz="0" w:space="0" w:color="auto"/>
            <w:left w:val="none" w:sz="0" w:space="0" w:color="auto"/>
            <w:bottom w:val="none" w:sz="0" w:space="0" w:color="auto"/>
            <w:right w:val="none" w:sz="0" w:space="0" w:color="auto"/>
          </w:divBdr>
        </w:div>
        <w:div w:id="343869049">
          <w:marLeft w:val="640"/>
          <w:marRight w:val="0"/>
          <w:marTop w:val="0"/>
          <w:marBottom w:val="0"/>
          <w:divBdr>
            <w:top w:val="none" w:sz="0" w:space="0" w:color="auto"/>
            <w:left w:val="none" w:sz="0" w:space="0" w:color="auto"/>
            <w:bottom w:val="none" w:sz="0" w:space="0" w:color="auto"/>
            <w:right w:val="none" w:sz="0" w:space="0" w:color="auto"/>
          </w:divBdr>
        </w:div>
        <w:div w:id="358355241">
          <w:marLeft w:val="640"/>
          <w:marRight w:val="0"/>
          <w:marTop w:val="0"/>
          <w:marBottom w:val="0"/>
          <w:divBdr>
            <w:top w:val="none" w:sz="0" w:space="0" w:color="auto"/>
            <w:left w:val="none" w:sz="0" w:space="0" w:color="auto"/>
            <w:bottom w:val="none" w:sz="0" w:space="0" w:color="auto"/>
            <w:right w:val="none" w:sz="0" w:space="0" w:color="auto"/>
          </w:divBdr>
        </w:div>
        <w:div w:id="366761390">
          <w:marLeft w:val="640"/>
          <w:marRight w:val="0"/>
          <w:marTop w:val="0"/>
          <w:marBottom w:val="0"/>
          <w:divBdr>
            <w:top w:val="none" w:sz="0" w:space="0" w:color="auto"/>
            <w:left w:val="none" w:sz="0" w:space="0" w:color="auto"/>
            <w:bottom w:val="none" w:sz="0" w:space="0" w:color="auto"/>
            <w:right w:val="none" w:sz="0" w:space="0" w:color="auto"/>
          </w:divBdr>
        </w:div>
        <w:div w:id="376585009">
          <w:marLeft w:val="640"/>
          <w:marRight w:val="0"/>
          <w:marTop w:val="0"/>
          <w:marBottom w:val="0"/>
          <w:divBdr>
            <w:top w:val="none" w:sz="0" w:space="0" w:color="auto"/>
            <w:left w:val="none" w:sz="0" w:space="0" w:color="auto"/>
            <w:bottom w:val="none" w:sz="0" w:space="0" w:color="auto"/>
            <w:right w:val="none" w:sz="0" w:space="0" w:color="auto"/>
          </w:divBdr>
        </w:div>
        <w:div w:id="424620925">
          <w:marLeft w:val="640"/>
          <w:marRight w:val="0"/>
          <w:marTop w:val="0"/>
          <w:marBottom w:val="0"/>
          <w:divBdr>
            <w:top w:val="none" w:sz="0" w:space="0" w:color="auto"/>
            <w:left w:val="none" w:sz="0" w:space="0" w:color="auto"/>
            <w:bottom w:val="none" w:sz="0" w:space="0" w:color="auto"/>
            <w:right w:val="none" w:sz="0" w:space="0" w:color="auto"/>
          </w:divBdr>
        </w:div>
        <w:div w:id="469175943">
          <w:marLeft w:val="640"/>
          <w:marRight w:val="0"/>
          <w:marTop w:val="0"/>
          <w:marBottom w:val="0"/>
          <w:divBdr>
            <w:top w:val="none" w:sz="0" w:space="0" w:color="auto"/>
            <w:left w:val="none" w:sz="0" w:space="0" w:color="auto"/>
            <w:bottom w:val="none" w:sz="0" w:space="0" w:color="auto"/>
            <w:right w:val="none" w:sz="0" w:space="0" w:color="auto"/>
          </w:divBdr>
        </w:div>
        <w:div w:id="478157026">
          <w:marLeft w:val="640"/>
          <w:marRight w:val="0"/>
          <w:marTop w:val="0"/>
          <w:marBottom w:val="0"/>
          <w:divBdr>
            <w:top w:val="none" w:sz="0" w:space="0" w:color="auto"/>
            <w:left w:val="none" w:sz="0" w:space="0" w:color="auto"/>
            <w:bottom w:val="none" w:sz="0" w:space="0" w:color="auto"/>
            <w:right w:val="none" w:sz="0" w:space="0" w:color="auto"/>
          </w:divBdr>
        </w:div>
        <w:div w:id="482698900">
          <w:marLeft w:val="640"/>
          <w:marRight w:val="0"/>
          <w:marTop w:val="0"/>
          <w:marBottom w:val="0"/>
          <w:divBdr>
            <w:top w:val="none" w:sz="0" w:space="0" w:color="auto"/>
            <w:left w:val="none" w:sz="0" w:space="0" w:color="auto"/>
            <w:bottom w:val="none" w:sz="0" w:space="0" w:color="auto"/>
            <w:right w:val="none" w:sz="0" w:space="0" w:color="auto"/>
          </w:divBdr>
        </w:div>
        <w:div w:id="535630355">
          <w:marLeft w:val="640"/>
          <w:marRight w:val="0"/>
          <w:marTop w:val="0"/>
          <w:marBottom w:val="0"/>
          <w:divBdr>
            <w:top w:val="none" w:sz="0" w:space="0" w:color="auto"/>
            <w:left w:val="none" w:sz="0" w:space="0" w:color="auto"/>
            <w:bottom w:val="none" w:sz="0" w:space="0" w:color="auto"/>
            <w:right w:val="none" w:sz="0" w:space="0" w:color="auto"/>
          </w:divBdr>
        </w:div>
        <w:div w:id="571500423">
          <w:marLeft w:val="640"/>
          <w:marRight w:val="0"/>
          <w:marTop w:val="0"/>
          <w:marBottom w:val="0"/>
          <w:divBdr>
            <w:top w:val="none" w:sz="0" w:space="0" w:color="auto"/>
            <w:left w:val="none" w:sz="0" w:space="0" w:color="auto"/>
            <w:bottom w:val="none" w:sz="0" w:space="0" w:color="auto"/>
            <w:right w:val="none" w:sz="0" w:space="0" w:color="auto"/>
          </w:divBdr>
        </w:div>
        <w:div w:id="627859932">
          <w:marLeft w:val="640"/>
          <w:marRight w:val="0"/>
          <w:marTop w:val="0"/>
          <w:marBottom w:val="0"/>
          <w:divBdr>
            <w:top w:val="none" w:sz="0" w:space="0" w:color="auto"/>
            <w:left w:val="none" w:sz="0" w:space="0" w:color="auto"/>
            <w:bottom w:val="none" w:sz="0" w:space="0" w:color="auto"/>
            <w:right w:val="none" w:sz="0" w:space="0" w:color="auto"/>
          </w:divBdr>
        </w:div>
        <w:div w:id="643311772">
          <w:marLeft w:val="640"/>
          <w:marRight w:val="0"/>
          <w:marTop w:val="0"/>
          <w:marBottom w:val="0"/>
          <w:divBdr>
            <w:top w:val="none" w:sz="0" w:space="0" w:color="auto"/>
            <w:left w:val="none" w:sz="0" w:space="0" w:color="auto"/>
            <w:bottom w:val="none" w:sz="0" w:space="0" w:color="auto"/>
            <w:right w:val="none" w:sz="0" w:space="0" w:color="auto"/>
          </w:divBdr>
        </w:div>
        <w:div w:id="651908150">
          <w:marLeft w:val="640"/>
          <w:marRight w:val="0"/>
          <w:marTop w:val="0"/>
          <w:marBottom w:val="0"/>
          <w:divBdr>
            <w:top w:val="none" w:sz="0" w:space="0" w:color="auto"/>
            <w:left w:val="none" w:sz="0" w:space="0" w:color="auto"/>
            <w:bottom w:val="none" w:sz="0" w:space="0" w:color="auto"/>
            <w:right w:val="none" w:sz="0" w:space="0" w:color="auto"/>
          </w:divBdr>
        </w:div>
        <w:div w:id="654185026">
          <w:marLeft w:val="640"/>
          <w:marRight w:val="0"/>
          <w:marTop w:val="0"/>
          <w:marBottom w:val="0"/>
          <w:divBdr>
            <w:top w:val="none" w:sz="0" w:space="0" w:color="auto"/>
            <w:left w:val="none" w:sz="0" w:space="0" w:color="auto"/>
            <w:bottom w:val="none" w:sz="0" w:space="0" w:color="auto"/>
            <w:right w:val="none" w:sz="0" w:space="0" w:color="auto"/>
          </w:divBdr>
        </w:div>
        <w:div w:id="667559875">
          <w:marLeft w:val="640"/>
          <w:marRight w:val="0"/>
          <w:marTop w:val="0"/>
          <w:marBottom w:val="0"/>
          <w:divBdr>
            <w:top w:val="none" w:sz="0" w:space="0" w:color="auto"/>
            <w:left w:val="none" w:sz="0" w:space="0" w:color="auto"/>
            <w:bottom w:val="none" w:sz="0" w:space="0" w:color="auto"/>
            <w:right w:val="none" w:sz="0" w:space="0" w:color="auto"/>
          </w:divBdr>
        </w:div>
        <w:div w:id="700059523">
          <w:marLeft w:val="640"/>
          <w:marRight w:val="0"/>
          <w:marTop w:val="0"/>
          <w:marBottom w:val="0"/>
          <w:divBdr>
            <w:top w:val="none" w:sz="0" w:space="0" w:color="auto"/>
            <w:left w:val="none" w:sz="0" w:space="0" w:color="auto"/>
            <w:bottom w:val="none" w:sz="0" w:space="0" w:color="auto"/>
            <w:right w:val="none" w:sz="0" w:space="0" w:color="auto"/>
          </w:divBdr>
        </w:div>
        <w:div w:id="706024642">
          <w:marLeft w:val="640"/>
          <w:marRight w:val="0"/>
          <w:marTop w:val="0"/>
          <w:marBottom w:val="0"/>
          <w:divBdr>
            <w:top w:val="none" w:sz="0" w:space="0" w:color="auto"/>
            <w:left w:val="none" w:sz="0" w:space="0" w:color="auto"/>
            <w:bottom w:val="none" w:sz="0" w:space="0" w:color="auto"/>
            <w:right w:val="none" w:sz="0" w:space="0" w:color="auto"/>
          </w:divBdr>
        </w:div>
        <w:div w:id="711265907">
          <w:marLeft w:val="640"/>
          <w:marRight w:val="0"/>
          <w:marTop w:val="0"/>
          <w:marBottom w:val="0"/>
          <w:divBdr>
            <w:top w:val="none" w:sz="0" w:space="0" w:color="auto"/>
            <w:left w:val="none" w:sz="0" w:space="0" w:color="auto"/>
            <w:bottom w:val="none" w:sz="0" w:space="0" w:color="auto"/>
            <w:right w:val="none" w:sz="0" w:space="0" w:color="auto"/>
          </w:divBdr>
        </w:div>
        <w:div w:id="727802427">
          <w:marLeft w:val="640"/>
          <w:marRight w:val="0"/>
          <w:marTop w:val="0"/>
          <w:marBottom w:val="0"/>
          <w:divBdr>
            <w:top w:val="none" w:sz="0" w:space="0" w:color="auto"/>
            <w:left w:val="none" w:sz="0" w:space="0" w:color="auto"/>
            <w:bottom w:val="none" w:sz="0" w:space="0" w:color="auto"/>
            <w:right w:val="none" w:sz="0" w:space="0" w:color="auto"/>
          </w:divBdr>
        </w:div>
        <w:div w:id="753629760">
          <w:marLeft w:val="640"/>
          <w:marRight w:val="0"/>
          <w:marTop w:val="0"/>
          <w:marBottom w:val="0"/>
          <w:divBdr>
            <w:top w:val="none" w:sz="0" w:space="0" w:color="auto"/>
            <w:left w:val="none" w:sz="0" w:space="0" w:color="auto"/>
            <w:bottom w:val="none" w:sz="0" w:space="0" w:color="auto"/>
            <w:right w:val="none" w:sz="0" w:space="0" w:color="auto"/>
          </w:divBdr>
        </w:div>
        <w:div w:id="757554771">
          <w:marLeft w:val="640"/>
          <w:marRight w:val="0"/>
          <w:marTop w:val="0"/>
          <w:marBottom w:val="0"/>
          <w:divBdr>
            <w:top w:val="none" w:sz="0" w:space="0" w:color="auto"/>
            <w:left w:val="none" w:sz="0" w:space="0" w:color="auto"/>
            <w:bottom w:val="none" w:sz="0" w:space="0" w:color="auto"/>
            <w:right w:val="none" w:sz="0" w:space="0" w:color="auto"/>
          </w:divBdr>
        </w:div>
        <w:div w:id="767888407">
          <w:marLeft w:val="640"/>
          <w:marRight w:val="0"/>
          <w:marTop w:val="0"/>
          <w:marBottom w:val="0"/>
          <w:divBdr>
            <w:top w:val="none" w:sz="0" w:space="0" w:color="auto"/>
            <w:left w:val="none" w:sz="0" w:space="0" w:color="auto"/>
            <w:bottom w:val="none" w:sz="0" w:space="0" w:color="auto"/>
            <w:right w:val="none" w:sz="0" w:space="0" w:color="auto"/>
          </w:divBdr>
        </w:div>
        <w:div w:id="839614224">
          <w:marLeft w:val="640"/>
          <w:marRight w:val="0"/>
          <w:marTop w:val="0"/>
          <w:marBottom w:val="0"/>
          <w:divBdr>
            <w:top w:val="none" w:sz="0" w:space="0" w:color="auto"/>
            <w:left w:val="none" w:sz="0" w:space="0" w:color="auto"/>
            <w:bottom w:val="none" w:sz="0" w:space="0" w:color="auto"/>
            <w:right w:val="none" w:sz="0" w:space="0" w:color="auto"/>
          </w:divBdr>
        </w:div>
        <w:div w:id="898638716">
          <w:marLeft w:val="640"/>
          <w:marRight w:val="0"/>
          <w:marTop w:val="0"/>
          <w:marBottom w:val="0"/>
          <w:divBdr>
            <w:top w:val="none" w:sz="0" w:space="0" w:color="auto"/>
            <w:left w:val="none" w:sz="0" w:space="0" w:color="auto"/>
            <w:bottom w:val="none" w:sz="0" w:space="0" w:color="auto"/>
            <w:right w:val="none" w:sz="0" w:space="0" w:color="auto"/>
          </w:divBdr>
        </w:div>
        <w:div w:id="900554048">
          <w:marLeft w:val="640"/>
          <w:marRight w:val="0"/>
          <w:marTop w:val="0"/>
          <w:marBottom w:val="0"/>
          <w:divBdr>
            <w:top w:val="none" w:sz="0" w:space="0" w:color="auto"/>
            <w:left w:val="none" w:sz="0" w:space="0" w:color="auto"/>
            <w:bottom w:val="none" w:sz="0" w:space="0" w:color="auto"/>
            <w:right w:val="none" w:sz="0" w:space="0" w:color="auto"/>
          </w:divBdr>
        </w:div>
        <w:div w:id="903637411">
          <w:marLeft w:val="640"/>
          <w:marRight w:val="0"/>
          <w:marTop w:val="0"/>
          <w:marBottom w:val="0"/>
          <w:divBdr>
            <w:top w:val="none" w:sz="0" w:space="0" w:color="auto"/>
            <w:left w:val="none" w:sz="0" w:space="0" w:color="auto"/>
            <w:bottom w:val="none" w:sz="0" w:space="0" w:color="auto"/>
            <w:right w:val="none" w:sz="0" w:space="0" w:color="auto"/>
          </w:divBdr>
        </w:div>
        <w:div w:id="917518298">
          <w:marLeft w:val="640"/>
          <w:marRight w:val="0"/>
          <w:marTop w:val="0"/>
          <w:marBottom w:val="0"/>
          <w:divBdr>
            <w:top w:val="none" w:sz="0" w:space="0" w:color="auto"/>
            <w:left w:val="none" w:sz="0" w:space="0" w:color="auto"/>
            <w:bottom w:val="none" w:sz="0" w:space="0" w:color="auto"/>
            <w:right w:val="none" w:sz="0" w:space="0" w:color="auto"/>
          </w:divBdr>
        </w:div>
        <w:div w:id="926689937">
          <w:marLeft w:val="640"/>
          <w:marRight w:val="0"/>
          <w:marTop w:val="0"/>
          <w:marBottom w:val="0"/>
          <w:divBdr>
            <w:top w:val="none" w:sz="0" w:space="0" w:color="auto"/>
            <w:left w:val="none" w:sz="0" w:space="0" w:color="auto"/>
            <w:bottom w:val="none" w:sz="0" w:space="0" w:color="auto"/>
            <w:right w:val="none" w:sz="0" w:space="0" w:color="auto"/>
          </w:divBdr>
        </w:div>
        <w:div w:id="930816490">
          <w:marLeft w:val="640"/>
          <w:marRight w:val="0"/>
          <w:marTop w:val="0"/>
          <w:marBottom w:val="0"/>
          <w:divBdr>
            <w:top w:val="none" w:sz="0" w:space="0" w:color="auto"/>
            <w:left w:val="none" w:sz="0" w:space="0" w:color="auto"/>
            <w:bottom w:val="none" w:sz="0" w:space="0" w:color="auto"/>
            <w:right w:val="none" w:sz="0" w:space="0" w:color="auto"/>
          </w:divBdr>
        </w:div>
        <w:div w:id="942568025">
          <w:marLeft w:val="640"/>
          <w:marRight w:val="0"/>
          <w:marTop w:val="0"/>
          <w:marBottom w:val="0"/>
          <w:divBdr>
            <w:top w:val="none" w:sz="0" w:space="0" w:color="auto"/>
            <w:left w:val="none" w:sz="0" w:space="0" w:color="auto"/>
            <w:bottom w:val="none" w:sz="0" w:space="0" w:color="auto"/>
            <w:right w:val="none" w:sz="0" w:space="0" w:color="auto"/>
          </w:divBdr>
        </w:div>
        <w:div w:id="959458385">
          <w:marLeft w:val="640"/>
          <w:marRight w:val="0"/>
          <w:marTop w:val="0"/>
          <w:marBottom w:val="0"/>
          <w:divBdr>
            <w:top w:val="none" w:sz="0" w:space="0" w:color="auto"/>
            <w:left w:val="none" w:sz="0" w:space="0" w:color="auto"/>
            <w:bottom w:val="none" w:sz="0" w:space="0" w:color="auto"/>
            <w:right w:val="none" w:sz="0" w:space="0" w:color="auto"/>
          </w:divBdr>
        </w:div>
        <w:div w:id="1000885649">
          <w:marLeft w:val="640"/>
          <w:marRight w:val="0"/>
          <w:marTop w:val="0"/>
          <w:marBottom w:val="0"/>
          <w:divBdr>
            <w:top w:val="none" w:sz="0" w:space="0" w:color="auto"/>
            <w:left w:val="none" w:sz="0" w:space="0" w:color="auto"/>
            <w:bottom w:val="none" w:sz="0" w:space="0" w:color="auto"/>
            <w:right w:val="none" w:sz="0" w:space="0" w:color="auto"/>
          </w:divBdr>
        </w:div>
        <w:div w:id="1044478963">
          <w:marLeft w:val="640"/>
          <w:marRight w:val="0"/>
          <w:marTop w:val="0"/>
          <w:marBottom w:val="0"/>
          <w:divBdr>
            <w:top w:val="none" w:sz="0" w:space="0" w:color="auto"/>
            <w:left w:val="none" w:sz="0" w:space="0" w:color="auto"/>
            <w:bottom w:val="none" w:sz="0" w:space="0" w:color="auto"/>
            <w:right w:val="none" w:sz="0" w:space="0" w:color="auto"/>
          </w:divBdr>
        </w:div>
        <w:div w:id="1076198228">
          <w:marLeft w:val="640"/>
          <w:marRight w:val="0"/>
          <w:marTop w:val="0"/>
          <w:marBottom w:val="0"/>
          <w:divBdr>
            <w:top w:val="none" w:sz="0" w:space="0" w:color="auto"/>
            <w:left w:val="none" w:sz="0" w:space="0" w:color="auto"/>
            <w:bottom w:val="none" w:sz="0" w:space="0" w:color="auto"/>
            <w:right w:val="none" w:sz="0" w:space="0" w:color="auto"/>
          </w:divBdr>
        </w:div>
        <w:div w:id="1093546528">
          <w:marLeft w:val="640"/>
          <w:marRight w:val="0"/>
          <w:marTop w:val="0"/>
          <w:marBottom w:val="0"/>
          <w:divBdr>
            <w:top w:val="none" w:sz="0" w:space="0" w:color="auto"/>
            <w:left w:val="none" w:sz="0" w:space="0" w:color="auto"/>
            <w:bottom w:val="none" w:sz="0" w:space="0" w:color="auto"/>
            <w:right w:val="none" w:sz="0" w:space="0" w:color="auto"/>
          </w:divBdr>
        </w:div>
        <w:div w:id="1149637456">
          <w:marLeft w:val="640"/>
          <w:marRight w:val="0"/>
          <w:marTop w:val="0"/>
          <w:marBottom w:val="0"/>
          <w:divBdr>
            <w:top w:val="none" w:sz="0" w:space="0" w:color="auto"/>
            <w:left w:val="none" w:sz="0" w:space="0" w:color="auto"/>
            <w:bottom w:val="none" w:sz="0" w:space="0" w:color="auto"/>
            <w:right w:val="none" w:sz="0" w:space="0" w:color="auto"/>
          </w:divBdr>
        </w:div>
        <w:div w:id="1186479267">
          <w:marLeft w:val="640"/>
          <w:marRight w:val="0"/>
          <w:marTop w:val="0"/>
          <w:marBottom w:val="0"/>
          <w:divBdr>
            <w:top w:val="none" w:sz="0" w:space="0" w:color="auto"/>
            <w:left w:val="none" w:sz="0" w:space="0" w:color="auto"/>
            <w:bottom w:val="none" w:sz="0" w:space="0" w:color="auto"/>
            <w:right w:val="none" w:sz="0" w:space="0" w:color="auto"/>
          </w:divBdr>
        </w:div>
        <w:div w:id="1195191303">
          <w:marLeft w:val="640"/>
          <w:marRight w:val="0"/>
          <w:marTop w:val="0"/>
          <w:marBottom w:val="0"/>
          <w:divBdr>
            <w:top w:val="none" w:sz="0" w:space="0" w:color="auto"/>
            <w:left w:val="none" w:sz="0" w:space="0" w:color="auto"/>
            <w:bottom w:val="none" w:sz="0" w:space="0" w:color="auto"/>
            <w:right w:val="none" w:sz="0" w:space="0" w:color="auto"/>
          </w:divBdr>
        </w:div>
        <w:div w:id="1249459255">
          <w:marLeft w:val="640"/>
          <w:marRight w:val="0"/>
          <w:marTop w:val="0"/>
          <w:marBottom w:val="0"/>
          <w:divBdr>
            <w:top w:val="none" w:sz="0" w:space="0" w:color="auto"/>
            <w:left w:val="none" w:sz="0" w:space="0" w:color="auto"/>
            <w:bottom w:val="none" w:sz="0" w:space="0" w:color="auto"/>
            <w:right w:val="none" w:sz="0" w:space="0" w:color="auto"/>
          </w:divBdr>
        </w:div>
        <w:div w:id="1262495030">
          <w:marLeft w:val="640"/>
          <w:marRight w:val="0"/>
          <w:marTop w:val="0"/>
          <w:marBottom w:val="0"/>
          <w:divBdr>
            <w:top w:val="none" w:sz="0" w:space="0" w:color="auto"/>
            <w:left w:val="none" w:sz="0" w:space="0" w:color="auto"/>
            <w:bottom w:val="none" w:sz="0" w:space="0" w:color="auto"/>
            <w:right w:val="none" w:sz="0" w:space="0" w:color="auto"/>
          </w:divBdr>
        </w:div>
        <w:div w:id="1273632401">
          <w:marLeft w:val="640"/>
          <w:marRight w:val="0"/>
          <w:marTop w:val="0"/>
          <w:marBottom w:val="0"/>
          <w:divBdr>
            <w:top w:val="none" w:sz="0" w:space="0" w:color="auto"/>
            <w:left w:val="none" w:sz="0" w:space="0" w:color="auto"/>
            <w:bottom w:val="none" w:sz="0" w:space="0" w:color="auto"/>
            <w:right w:val="none" w:sz="0" w:space="0" w:color="auto"/>
          </w:divBdr>
        </w:div>
        <w:div w:id="1276910745">
          <w:marLeft w:val="640"/>
          <w:marRight w:val="0"/>
          <w:marTop w:val="0"/>
          <w:marBottom w:val="0"/>
          <w:divBdr>
            <w:top w:val="none" w:sz="0" w:space="0" w:color="auto"/>
            <w:left w:val="none" w:sz="0" w:space="0" w:color="auto"/>
            <w:bottom w:val="none" w:sz="0" w:space="0" w:color="auto"/>
            <w:right w:val="none" w:sz="0" w:space="0" w:color="auto"/>
          </w:divBdr>
        </w:div>
        <w:div w:id="1289430607">
          <w:marLeft w:val="640"/>
          <w:marRight w:val="0"/>
          <w:marTop w:val="0"/>
          <w:marBottom w:val="0"/>
          <w:divBdr>
            <w:top w:val="none" w:sz="0" w:space="0" w:color="auto"/>
            <w:left w:val="none" w:sz="0" w:space="0" w:color="auto"/>
            <w:bottom w:val="none" w:sz="0" w:space="0" w:color="auto"/>
            <w:right w:val="none" w:sz="0" w:space="0" w:color="auto"/>
          </w:divBdr>
        </w:div>
        <w:div w:id="1321537292">
          <w:marLeft w:val="640"/>
          <w:marRight w:val="0"/>
          <w:marTop w:val="0"/>
          <w:marBottom w:val="0"/>
          <w:divBdr>
            <w:top w:val="none" w:sz="0" w:space="0" w:color="auto"/>
            <w:left w:val="none" w:sz="0" w:space="0" w:color="auto"/>
            <w:bottom w:val="none" w:sz="0" w:space="0" w:color="auto"/>
            <w:right w:val="none" w:sz="0" w:space="0" w:color="auto"/>
          </w:divBdr>
        </w:div>
        <w:div w:id="1334604343">
          <w:marLeft w:val="640"/>
          <w:marRight w:val="0"/>
          <w:marTop w:val="0"/>
          <w:marBottom w:val="0"/>
          <w:divBdr>
            <w:top w:val="none" w:sz="0" w:space="0" w:color="auto"/>
            <w:left w:val="none" w:sz="0" w:space="0" w:color="auto"/>
            <w:bottom w:val="none" w:sz="0" w:space="0" w:color="auto"/>
            <w:right w:val="none" w:sz="0" w:space="0" w:color="auto"/>
          </w:divBdr>
        </w:div>
        <w:div w:id="1335493511">
          <w:marLeft w:val="640"/>
          <w:marRight w:val="0"/>
          <w:marTop w:val="0"/>
          <w:marBottom w:val="0"/>
          <w:divBdr>
            <w:top w:val="none" w:sz="0" w:space="0" w:color="auto"/>
            <w:left w:val="none" w:sz="0" w:space="0" w:color="auto"/>
            <w:bottom w:val="none" w:sz="0" w:space="0" w:color="auto"/>
            <w:right w:val="none" w:sz="0" w:space="0" w:color="auto"/>
          </w:divBdr>
        </w:div>
        <w:div w:id="1354921790">
          <w:marLeft w:val="640"/>
          <w:marRight w:val="0"/>
          <w:marTop w:val="0"/>
          <w:marBottom w:val="0"/>
          <w:divBdr>
            <w:top w:val="none" w:sz="0" w:space="0" w:color="auto"/>
            <w:left w:val="none" w:sz="0" w:space="0" w:color="auto"/>
            <w:bottom w:val="none" w:sz="0" w:space="0" w:color="auto"/>
            <w:right w:val="none" w:sz="0" w:space="0" w:color="auto"/>
          </w:divBdr>
        </w:div>
        <w:div w:id="1364745259">
          <w:marLeft w:val="640"/>
          <w:marRight w:val="0"/>
          <w:marTop w:val="0"/>
          <w:marBottom w:val="0"/>
          <w:divBdr>
            <w:top w:val="none" w:sz="0" w:space="0" w:color="auto"/>
            <w:left w:val="none" w:sz="0" w:space="0" w:color="auto"/>
            <w:bottom w:val="none" w:sz="0" w:space="0" w:color="auto"/>
            <w:right w:val="none" w:sz="0" w:space="0" w:color="auto"/>
          </w:divBdr>
        </w:div>
        <w:div w:id="1368290733">
          <w:marLeft w:val="640"/>
          <w:marRight w:val="0"/>
          <w:marTop w:val="0"/>
          <w:marBottom w:val="0"/>
          <w:divBdr>
            <w:top w:val="none" w:sz="0" w:space="0" w:color="auto"/>
            <w:left w:val="none" w:sz="0" w:space="0" w:color="auto"/>
            <w:bottom w:val="none" w:sz="0" w:space="0" w:color="auto"/>
            <w:right w:val="none" w:sz="0" w:space="0" w:color="auto"/>
          </w:divBdr>
        </w:div>
        <w:div w:id="1386904633">
          <w:marLeft w:val="640"/>
          <w:marRight w:val="0"/>
          <w:marTop w:val="0"/>
          <w:marBottom w:val="0"/>
          <w:divBdr>
            <w:top w:val="none" w:sz="0" w:space="0" w:color="auto"/>
            <w:left w:val="none" w:sz="0" w:space="0" w:color="auto"/>
            <w:bottom w:val="none" w:sz="0" w:space="0" w:color="auto"/>
            <w:right w:val="none" w:sz="0" w:space="0" w:color="auto"/>
          </w:divBdr>
        </w:div>
        <w:div w:id="1487359171">
          <w:marLeft w:val="640"/>
          <w:marRight w:val="0"/>
          <w:marTop w:val="0"/>
          <w:marBottom w:val="0"/>
          <w:divBdr>
            <w:top w:val="none" w:sz="0" w:space="0" w:color="auto"/>
            <w:left w:val="none" w:sz="0" w:space="0" w:color="auto"/>
            <w:bottom w:val="none" w:sz="0" w:space="0" w:color="auto"/>
            <w:right w:val="none" w:sz="0" w:space="0" w:color="auto"/>
          </w:divBdr>
        </w:div>
        <w:div w:id="1493178849">
          <w:marLeft w:val="640"/>
          <w:marRight w:val="0"/>
          <w:marTop w:val="0"/>
          <w:marBottom w:val="0"/>
          <w:divBdr>
            <w:top w:val="none" w:sz="0" w:space="0" w:color="auto"/>
            <w:left w:val="none" w:sz="0" w:space="0" w:color="auto"/>
            <w:bottom w:val="none" w:sz="0" w:space="0" w:color="auto"/>
            <w:right w:val="none" w:sz="0" w:space="0" w:color="auto"/>
          </w:divBdr>
        </w:div>
        <w:div w:id="1499811696">
          <w:marLeft w:val="640"/>
          <w:marRight w:val="0"/>
          <w:marTop w:val="0"/>
          <w:marBottom w:val="0"/>
          <w:divBdr>
            <w:top w:val="none" w:sz="0" w:space="0" w:color="auto"/>
            <w:left w:val="none" w:sz="0" w:space="0" w:color="auto"/>
            <w:bottom w:val="none" w:sz="0" w:space="0" w:color="auto"/>
            <w:right w:val="none" w:sz="0" w:space="0" w:color="auto"/>
          </w:divBdr>
        </w:div>
        <w:div w:id="1512182454">
          <w:marLeft w:val="640"/>
          <w:marRight w:val="0"/>
          <w:marTop w:val="0"/>
          <w:marBottom w:val="0"/>
          <w:divBdr>
            <w:top w:val="none" w:sz="0" w:space="0" w:color="auto"/>
            <w:left w:val="none" w:sz="0" w:space="0" w:color="auto"/>
            <w:bottom w:val="none" w:sz="0" w:space="0" w:color="auto"/>
            <w:right w:val="none" w:sz="0" w:space="0" w:color="auto"/>
          </w:divBdr>
        </w:div>
        <w:div w:id="1567259676">
          <w:marLeft w:val="640"/>
          <w:marRight w:val="0"/>
          <w:marTop w:val="0"/>
          <w:marBottom w:val="0"/>
          <w:divBdr>
            <w:top w:val="none" w:sz="0" w:space="0" w:color="auto"/>
            <w:left w:val="none" w:sz="0" w:space="0" w:color="auto"/>
            <w:bottom w:val="none" w:sz="0" w:space="0" w:color="auto"/>
            <w:right w:val="none" w:sz="0" w:space="0" w:color="auto"/>
          </w:divBdr>
        </w:div>
        <w:div w:id="1590777219">
          <w:marLeft w:val="640"/>
          <w:marRight w:val="0"/>
          <w:marTop w:val="0"/>
          <w:marBottom w:val="0"/>
          <w:divBdr>
            <w:top w:val="none" w:sz="0" w:space="0" w:color="auto"/>
            <w:left w:val="none" w:sz="0" w:space="0" w:color="auto"/>
            <w:bottom w:val="none" w:sz="0" w:space="0" w:color="auto"/>
            <w:right w:val="none" w:sz="0" w:space="0" w:color="auto"/>
          </w:divBdr>
        </w:div>
        <w:div w:id="1620377742">
          <w:marLeft w:val="640"/>
          <w:marRight w:val="0"/>
          <w:marTop w:val="0"/>
          <w:marBottom w:val="0"/>
          <w:divBdr>
            <w:top w:val="none" w:sz="0" w:space="0" w:color="auto"/>
            <w:left w:val="none" w:sz="0" w:space="0" w:color="auto"/>
            <w:bottom w:val="none" w:sz="0" w:space="0" w:color="auto"/>
            <w:right w:val="none" w:sz="0" w:space="0" w:color="auto"/>
          </w:divBdr>
        </w:div>
        <w:div w:id="1630550940">
          <w:marLeft w:val="640"/>
          <w:marRight w:val="0"/>
          <w:marTop w:val="0"/>
          <w:marBottom w:val="0"/>
          <w:divBdr>
            <w:top w:val="none" w:sz="0" w:space="0" w:color="auto"/>
            <w:left w:val="none" w:sz="0" w:space="0" w:color="auto"/>
            <w:bottom w:val="none" w:sz="0" w:space="0" w:color="auto"/>
            <w:right w:val="none" w:sz="0" w:space="0" w:color="auto"/>
          </w:divBdr>
        </w:div>
        <w:div w:id="1642493828">
          <w:marLeft w:val="640"/>
          <w:marRight w:val="0"/>
          <w:marTop w:val="0"/>
          <w:marBottom w:val="0"/>
          <w:divBdr>
            <w:top w:val="none" w:sz="0" w:space="0" w:color="auto"/>
            <w:left w:val="none" w:sz="0" w:space="0" w:color="auto"/>
            <w:bottom w:val="none" w:sz="0" w:space="0" w:color="auto"/>
            <w:right w:val="none" w:sz="0" w:space="0" w:color="auto"/>
          </w:divBdr>
        </w:div>
        <w:div w:id="1648589146">
          <w:marLeft w:val="640"/>
          <w:marRight w:val="0"/>
          <w:marTop w:val="0"/>
          <w:marBottom w:val="0"/>
          <w:divBdr>
            <w:top w:val="none" w:sz="0" w:space="0" w:color="auto"/>
            <w:left w:val="none" w:sz="0" w:space="0" w:color="auto"/>
            <w:bottom w:val="none" w:sz="0" w:space="0" w:color="auto"/>
            <w:right w:val="none" w:sz="0" w:space="0" w:color="auto"/>
          </w:divBdr>
        </w:div>
        <w:div w:id="1658538245">
          <w:marLeft w:val="640"/>
          <w:marRight w:val="0"/>
          <w:marTop w:val="0"/>
          <w:marBottom w:val="0"/>
          <w:divBdr>
            <w:top w:val="none" w:sz="0" w:space="0" w:color="auto"/>
            <w:left w:val="none" w:sz="0" w:space="0" w:color="auto"/>
            <w:bottom w:val="none" w:sz="0" w:space="0" w:color="auto"/>
            <w:right w:val="none" w:sz="0" w:space="0" w:color="auto"/>
          </w:divBdr>
        </w:div>
        <w:div w:id="1674642032">
          <w:marLeft w:val="640"/>
          <w:marRight w:val="0"/>
          <w:marTop w:val="0"/>
          <w:marBottom w:val="0"/>
          <w:divBdr>
            <w:top w:val="none" w:sz="0" w:space="0" w:color="auto"/>
            <w:left w:val="none" w:sz="0" w:space="0" w:color="auto"/>
            <w:bottom w:val="none" w:sz="0" w:space="0" w:color="auto"/>
            <w:right w:val="none" w:sz="0" w:space="0" w:color="auto"/>
          </w:divBdr>
        </w:div>
        <w:div w:id="1713187993">
          <w:marLeft w:val="640"/>
          <w:marRight w:val="0"/>
          <w:marTop w:val="0"/>
          <w:marBottom w:val="0"/>
          <w:divBdr>
            <w:top w:val="none" w:sz="0" w:space="0" w:color="auto"/>
            <w:left w:val="none" w:sz="0" w:space="0" w:color="auto"/>
            <w:bottom w:val="none" w:sz="0" w:space="0" w:color="auto"/>
            <w:right w:val="none" w:sz="0" w:space="0" w:color="auto"/>
          </w:divBdr>
        </w:div>
        <w:div w:id="1731339178">
          <w:marLeft w:val="640"/>
          <w:marRight w:val="0"/>
          <w:marTop w:val="0"/>
          <w:marBottom w:val="0"/>
          <w:divBdr>
            <w:top w:val="none" w:sz="0" w:space="0" w:color="auto"/>
            <w:left w:val="none" w:sz="0" w:space="0" w:color="auto"/>
            <w:bottom w:val="none" w:sz="0" w:space="0" w:color="auto"/>
            <w:right w:val="none" w:sz="0" w:space="0" w:color="auto"/>
          </w:divBdr>
        </w:div>
        <w:div w:id="1765957003">
          <w:marLeft w:val="640"/>
          <w:marRight w:val="0"/>
          <w:marTop w:val="0"/>
          <w:marBottom w:val="0"/>
          <w:divBdr>
            <w:top w:val="none" w:sz="0" w:space="0" w:color="auto"/>
            <w:left w:val="none" w:sz="0" w:space="0" w:color="auto"/>
            <w:bottom w:val="none" w:sz="0" w:space="0" w:color="auto"/>
            <w:right w:val="none" w:sz="0" w:space="0" w:color="auto"/>
          </w:divBdr>
        </w:div>
        <w:div w:id="1768191270">
          <w:marLeft w:val="640"/>
          <w:marRight w:val="0"/>
          <w:marTop w:val="0"/>
          <w:marBottom w:val="0"/>
          <w:divBdr>
            <w:top w:val="none" w:sz="0" w:space="0" w:color="auto"/>
            <w:left w:val="none" w:sz="0" w:space="0" w:color="auto"/>
            <w:bottom w:val="none" w:sz="0" w:space="0" w:color="auto"/>
            <w:right w:val="none" w:sz="0" w:space="0" w:color="auto"/>
          </w:divBdr>
        </w:div>
        <w:div w:id="1814177166">
          <w:marLeft w:val="640"/>
          <w:marRight w:val="0"/>
          <w:marTop w:val="0"/>
          <w:marBottom w:val="0"/>
          <w:divBdr>
            <w:top w:val="none" w:sz="0" w:space="0" w:color="auto"/>
            <w:left w:val="none" w:sz="0" w:space="0" w:color="auto"/>
            <w:bottom w:val="none" w:sz="0" w:space="0" w:color="auto"/>
            <w:right w:val="none" w:sz="0" w:space="0" w:color="auto"/>
          </w:divBdr>
        </w:div>
        <w:div w:id="1818566242">
          <w:marLeft w:val="640"/>
          <w:marRight w:val="0"/>
          <w:marTop w:val="0"/>
          <w:marBottom w:val="0"/>
          <w:divBdr>
            <w:top w:val="none" w:sz="0" w:space="0" w:color="auto"/>
            <w:left w:val="none" w:sz="0" w:space="0" w:color="auto"/>
            <w:bottom w:val="none" w:sz="0" w:space="0" w:color="auto"/>
            <w:right w:val="none" w:sz="0" w:space="0" w:color="auto"/>
          </w:divBdr>
        </w:div>
        <w:div w:id="1819497806">
          <w:marLeft w:val="640"/>
          <w:marRight w:val="0"/>
          <w:marTop w:val="0"/>
          <w:marBottom w:val="0"/>
          <w:divBdr>
            <w:top w:val="none" w:sz="0" w:space="0" w:color="auto"/>
            <w:left w:val="none" w:sz="0" w:space="0" w:color="auto"/>
            <w:bottom w:val="none" w:sz="0" w:space="0" w:color="auto"/>
            <w:right w:val="none" w:sz="0" w:space="0" w:color="auto"/>
          </w:divBdr>
        </w:div>
        <w:div w:id="1836728438">
          <w:marLeft w:val="640"/>
          <w:marRight w:val="0"/>
          <w:marTop w:val="0"/>
          <w:marBottom w:val="0"/>
          <w:divBdr>
            <w:top w:val="none" w:sz="0" w:space="0" w:color="auto"/>
            <w:left w:val="none" w:sz="0" w:space="0" w:color="auto"/>
            <w:bottom w:val="none" w:sz="0" w:space="0" w:color="auto"/>
            <w:right w:val="none" w:sz="0" w:space="0" w:color="auto"/>
          </w:divBdr>
        </w:div>
        <w:div w:id="1928154498">
          <w:marLeft w:val="640"/>
          <w:marRight w:val="0"/>
          <w:marTop w:val="0"/>
          <w:marBottom w:val="0"/>
          <w:divBdr>
            <w:top w:val="none" w:sz="0" w:space="0" w:color="auto"/>
            <w:left w:val="none" w:sz="0" w:space="0" w:color="auto"/>
            <w:bottom w:val="none" w:sz="0" w:space="0" w:color="auto"/>
            <w:right w:val="none" w:sz="0" w:space="0" w:color="auto"/>
          </w:divBdr>
        </w:div>
        <w:div w:id="1939873120">
          <w:marLeft w:val="640"/>
          <w:marRight w:val="0"/>
          <w:marTop w:val="0"/>
          <w:marBottom w:val="0"/>
          <w:divBdr>
            <w:top w:val="none" w:sz="0" w:space="0" w:color="auto"/>
            <w:left w:val="none" w:sz="0" w:space="0" w:color="auto"/>
            <w:bottom w:val="none" w:sz="0" w:space="0" w:color="auto"/>
            <w:right w:val="none" w:sz="0" w:space="0" w:color="auto"/>
          </w:divBdr>
        </w:div>
        <w:div w:id="1947347978">
          <w:marLeft w:val="640"/>
          <w:marRight w:val="0"/>
          <w:marTop w:val="0"/>
          <w:marBottom w:val="0"/>
          <w:divBdr>
            <w:top w:val="none" w:sz="0" w:space="0" w:color="auto"/>
            <w:left w:val="none" w:sz="0" w:space="0" w:color="auto"/>
            <w:bottom w:val="none" w:sz="0" w:space="0" w:color="auto"/>
            <w:right w:val="none" w:sz="0" w:space="0" w:color="auto"/>
          </w:divBdr>
        </w:div>
        <w:div w:id="1950313308">
          <w:marLeft w:val="640"/>
          <w:marRight w:val="0"/>
          <w:marTop w:val="0"/>
          <w:marBottom w:val="0"/>
          <w:divBdr>
            <w:top w:val="none" w:sz="0" w:space="0" w:color="auto"/>
            <w:left w:val="none" w:sz="0" w:space="0" w:color="auto"/>
            <w:bottom w:val="none" w:sz="0" w:space="0" w:color="auto"/>
            <w:right w:val="none" w:sz="0" w:space="0" w:color="auto"/>
          </w:divBdr>
        </w:div>
        <w:div w:id="1957172503">
          <w:marLeft w:val="640"/>
          <w:marRight w:val="0"/>
          <w:marTop w:val="0"/>
          <w:marBottom w:val="0"/>
          <w:divBdr>
            <w:top w:val="none" w:sz="0" w:space="0" w:color="auto"/>
            <w:left w:val="none" w:sz="0" w:space="0" w:color="auto"/>
            <w:bottom w:val="none" w:sz="0" w:space="0" w:color="auto"/>
            <w:right w:val="none" w:sz="0" w:space="0" w:color="auto"/>
          </w:divBdr>
        </w:div>
        <w:div w:id="1971016774">
          <w:marLeft w:val="640"/>
          <w:marRight w:val="0"/>
          <w:marTop w:val="0"/>
          <w:marBottom w:val="0"/>
          <w:divBdr>
            <w:top w:val="none" w:sz="0" w:space="0" w:color="auto"/>
            <w:left w:val="none" w:sz="0" w:space="0" w:color="auto"/>
            <w:bottom w:val="none" w:sz="0" w:space="0" w:color="auto"/>
            <w:right w:val="none" w:sz="0" w:space="0" w:color="auto"/>
          </w:divBdr>
        </w:div>
        <w:div w:id="1975332474">
          <w:marLeft w:val="640"/>
          <w:marRight w:val="0"/>
          <w:marTop w:val="0"/>
          <w:marBottom w:val="0"/>
          <w:divBdr>
            <w:top w:val="none" w:sz="0" w:space="0" w:color="auto"/>
            <w:left w:val="none" w:sz="0" w:space="0" w:color="auto"/>
            <w:bottom w:val="none" w:sz="0" w:space="0" w:color="auto"/>
            <w:right w:val="none" w:sz="0" w:space="0" w:color="auto"/>
          </w:divBdr>
        </w:div>
        <w:div w:id="1981567178">
          <w:marLeft w:val="640"/>
          <w:marRight w:val="0"/>
          <w:marTop w:val="0"/>
          <w:marBottom w:val="0"/>
          <w:divBdr>
            <w:top w:val="none" w:sz="0" w:space="0" w:color="auto"/>
            <w:left w:val="none" w:sz="0" w:space="0" w:color="auto"/>
            <w:bottom w:val="none" w:sz="0" w:space="0" w:color="auto"/>
            <w:right w:val="none" w:sz="0" w:space="0" w:color="auto"/>
          </w:divBdr>
        </w:div>
        <w:div w:id="2013291511">
          <w:marLeft w:val="640"/>
          <w:marRight w:val="0"/>
          <w:marTop w:val="0"/>
          <w:marBottom w:val="0"/>
          <w:divBdr>
            <w:top w:val="none" w:sz="0" w:space="0" w:color="auto"/>
            <w:left w:val="none" w:sz="0" w:space="0" w:color="auto"/>
            <w:bottom w:val="none" w:sz="0" w:space="0" w:color="auto"/>
            <w:right w:val="none" w:sz="0" w:space="0" w:color="auto"/>
          </w:divBdr>
        </w:div>
        <w:div w:id="2023434197">
          <w:marLeft w:val="640"/>
          <w:marRight w:val="0"/>
          <w:marTop w:val="0"/>
          <w:marBottom w:val="0"/>
          <w:divBdr>
            <w:top w:val="none" w:sz="0" w:space="0" w:color="auto"/>
            <w:left w:val="none" w:sz="0" w:space="0" w:color="auto"/>
            <w:bottom w:val="none" w:sz="0" w:space="0" w:color="auto"/>
            <w:right w:val="none" w:sz="0" w:space="0" w:color="auto"/>
          </w:divBdr>
        </w:div>
        <w:div w:id="2076929560">
          <w:marLeft w:val="640"/>
          <w:marRight w:val="0"/>
          <w:marTop w:val="0"/>
          <w:marBottom w:val="0"/>
          <w:divBdr>
            <w:top w:val="none" w:sz="0" w:space="0" w:color="auto"/>
            <w:left w:val="none" w:sz="0" w:space="0" w:color="auto"/>
            <w:bottom w:val="none" w:sz="0" w:space="0" w:color="auto"/>
            <w:right w:val="none" w:sz="0" w:space="0" w:color="auto"/>
          </w:divBdr>
        </w:div>
        <w:div w:id="2088770280">
          <w:marLeft w:val="640"/>
          <w:marRight w:val="0"/>
          <w:marTop w:val="0"/>
          <w:marBottom w:val="0"/>
          <w:divBdr>
            <w:top w:val="none" w:sz="0" w:space="0" w:color="auto"/>
            <w:left w:val="none" w:sz="0" w:space="0" w:color="auto"/>
            <w:bottom w:val="none" w:sz="0" w:space="0" w:color="auto"/>
            <w:right w:val="none" w:sz="0" w:space="0" w:color="auto"/>
          </w:divBdr>
        </w:div>
        <w:div w:id="2095785222">
          <w:marLeft w:val="640"/>
          <w:marRight w:val="0"/>
          <w:marTop w:val="0"/>
          <w:marBottom w:val="0"/>
          <w:divBdr>
            <w:top w:val="none" w:sz="0" w:space="0" w:color="auto"/>
            <w:left w:val="none" w:sz="0" w:space="0" w:color="auto"/>
            <w:bottom w:val="none" w:sz="0" w:space="0" w:color="auto"/>
            <w:right w:val="none" w:sz="0" w:space="0" w:color="auto"/>
          </w:divBdr>
        </w:div>
        <w:div w:id="2103531303">
          <w:marLeft w:val="640"/>
          <w:marRight w:val="0"/>
          <w:marTop w:val="0"/>
          <w:marBottom w:val="0"/>
          <w:divBdr>
            <w:top w:val="none" w:sz="0" w:space="0" w:color="auto"/>
            <w:left w:val="none" w:sz="0" w:space="0" w:color="auto"/>
            <w:bottom w:val="none" w:sz="0" w:space="0" w:color="auto"/>
            <w:right w:val="none" w:sz="0" w:space="0" w:color="auto"/>
          </w:divBdr>
        </w:div>
        <w:div w:id="2120371236">
          <w:marLeft w:val="640"/>
          <w:marRight w:val="0"/>
          <w:marTop w:val="0"/>
          <w:marBottom w:val="0"/>
          <w:divBdr>
            <w:top w:val="none" w:sz="0" w:space="0" w:color="auto"/>
            <w:left w:val="none" w:sz="0" w:space="0" w:color="auto"/>
            <w:bottom w:val="none" w:sz="0" w:space="0" w:color="auto"/>
            <w:right w:val="none" w:sz="0" w:space="0" w:color="auto"/>
          </w:divBdr>
        </w:div>
        <w:div w:id="2143963178">
          <w:marLeft w:val="640"/>
          <w:marRight w:val="0"/>
          <w:marTop w:val="0"/>
          <w:marBottom w:val="0"/>
          <w:divBdr>
            <w:top w:val="none" w:sz="0" w:space="0" w:color="auto"/>
            <w:left w:val="none" w:sz="0" w:space="0" w:color="auto"/>
            <w:bottom w:val="none" w:sz="0" w:space="0" w:color="auto"/>
            <w:right w:val="none" w:sz="0" w:space="0" w:color="auto"/>
          </w:divBdr>
        </w:div>
      </w:divsChild>
    </w:div>
    <w:div w:id="226573909">
      <w:marLeft w:val="640"/>
      <w:marRight w:val="0"/>
      <w:marTop w:val="0"/>
      <w:marBottom w:val="0"/>
      <w:divBdr>
        <w:top w:val="none" w:sz="0" w:space="0" w:color="auto"/>
        <w:left w:val="none" w:sz="0" w:space="0" w:color="auto"/>
        <w:bottom w:val="none" w:sz="0" w:space="0" w:color="auto"/>
        <w:right w:val="none" w:sz="0" w:space="0" w:color="auto"/>
      </w:divBdr>
    </w:div>
    <w:div w:id="227303363">
      <w:marLeft w:val="640"/>
      <w:marRight w:val="0"/>
      <w:marTop w:val="0"/>
      <w:marBottom w:val="0"/>
      <w:divBdr>
        <w:top w:val="none" w:sz="0" w:space="0" w:color="auto"/>
        <w:left w:val="none" w:sz="0" w:space="0" w:color="auto"/>
        <w:bottom w:val="none" w:sz="0" w:space="0" w:color="auto"/>
        <w:right w:val="none" w:sz="0" w:space="0" w:color="auto"/>
      </w:divBdr>
    </w:div>
    <w:div w:id="228077113">
      <w:marLeft w:val="640"/>
      <w:marRight w:val="0"/>
      <w:marTop w:val="0"/>
      <w:marBottom w:val="0"/>
      <w:divBdr>
        <w:top w:val="none" w:sz="0" w:space="0" w:color="auto"/>
        <w:left w:val="none" w:sz="0" w:space="0" w:color="auto"/>
        <w:bottom w:val="none" w:sz="0" w:space="0" w:color="auto"/>
        <w:right w:val="none" w:sz="0" w:space="0" w:color="auto"/>
      </w:divBdr>
    </w:div>
    <w:div w:id="228538819">
      <w:marLeft w:val="640"/>
      <w:marRight w:val="0"/>
      <w:marTop w:val="0"/>
      <w:marBottom w:val="0"/>
      <w:divBdr>
        <w:top w:val="none" w:sz="0" w:space="0" w:color="auto"/>
        <w:left w:val="none" w:sz="0" w:space="0" w:color="auto"/>
        <w:bottom w:val="none" w:sz="0" w:space="0" w:color="auto"/>
        <w:right w:val="none" w:sz="0" w:space="0" w:color="auto"/>
      </w:divBdr>
    </w:div>
    <w:div w:id="228655835">
      <w:marLeft w:val="640"/>
      <w:marRight w:val="0"/>
      <w:marTop w:val="0"/>
      <w:marBottom w:val="0"/>
      <w:divBdr>
        <w:top w:val="none" w:sz="0" w:space="0" w:color="auto"/>
        <w:left w:val="none" w:sz="0" w:space="0" w:color="auto"/>
        <w:bottom w:val="none" w:sz="0" w:space="0" w:color="auto"/>
        <w:right w:val="none" w:sz="0" w:space="0" w:color="auto"/>
      </w:divBdr>
    </w:div>
    <w:div w:id="228929246">
      <w:marLeft w:val="640"/>
      <w:marRight w:val="0"/>
      <w:marTop w:val="0"/>
      <w:marBottom w:val="0"/>
      <w:divBdr>
        <w:top w:val="none" w:sz="0" w:space="0" w:color="auto"/>
        <w:left w:val="none" w:sz="0" w:space="0" w:color="auto"/>
        <w:bottom w:val="none" w:sz="0" w:space="0" w:color="auto"/>
        <w:right w:val="none" w:sz="0" w:space="0" w:color="auto"/>
      </w:divBdr>
    </w:div>
    <w:div w:id="229274334">
      <w:marLeft w:val="640"/>
      <w:marRight w:val="0"/>
      <w:marTop w:val="0"/>
      <w:marBottom w:val="0"/>
      <w:divBdr>
        <w:top w:val="none" w:sz="0" w:space="0" w:color="auto"/>
        <w:left w:val="none" w:sz="0" w:space="0" w:color="auto"/>
        <w:bottom w:val="none" w:sz="0" w:space="0" w:color="auto"/>
        <w:right w:val="none" w:sz="0" w:space="0" w:color="auto"/>
      </w:divBdr>
    </w:div>
    <w:div w:id="229583992">
      <w:marLeft w:val="640"/>
      <w:marRight w:val="0"/>
      <w:marTop w:val="0"/>
      <w:marBottom w:val="0"/>
      <w:divBdr>
        <w:top w:val="none" w:sz="0" w:space="0" w:color="auto"/>
        <w:left w:val="none" w:sz="0" w:space="0" w:color="auto"/>
        <w:bottom w:val="none" w:sz="0" w:space="0" w:color="auto"/>
        <w:right w:val="none" w:sz="0" w:space="0" w:color="auto"/>
      </w:divBdr>
    </w:div>
    <w:div w:id="229732956">
      <w:marLeft w:val="640"/>
      <w:marRight w:val="0"/>
      <w:marTop w:val="0"/>
      <w:marBottom w:val="0"/>
      <w:divBdr>
        <w:top w:val="none" w:sz="0" w:space="0" w:color="auto"/>
        <w:left w:val="none" w:sz="0" w:space="0" w:color="auto"/>
        <w:bottom w:val="none" w:sz="0" w:space="0" w:color="auto"/>
        <w:right w:val="none" w:sz="0" w:space="0" w:color="auto"/>
      </w:divBdr>
    </w:div>
    <w:div w:id="229921486">
      <w:marLeft w:val="640"/>
      <w:marRight w:val="0"/>
      <w:marTop w:val="0"/>
      <w:marBottom w:val="0"/>
      <w:divBdr>
        <w:top w:val="none" w:sz="0" w:space="0" w:color="auto"/>
        <w:left w:val="none" w:sz="0" w:space="0" w:color="auto"/>
        <w:bottom w:val="none" w:sz="0" w:space="0" w:color="auto"/>
        <w:right w:val="none" w:sz="0" w:space="0" w:color="auto"/>
      </w:divBdr>
    </w:div>
    <w:div w:id="230122022">
      <w:marLeft w:val="640"/>
      <w:marRight w:val="0"/>
      <w:marTop w:val="0"/>
      <w:marBottom w:val="0"/>
      <w:divBdr>
        <w:top w:val="none" w:sz="0" w:space="0" w:color="auto"/>
        <w:left w:val="none" w:sz="0" w:space="0" w:color="auto"/>
        <w:bottom w:val="none" w:sz="0" w:space="0" w:color="auto"/>
        <w:right w:val="none" w:sz="0" w:space="0" w:color="auto"/>
      </w:divBdr>
    </w:div>
    <w:div w:id="230581641">
      <w:marLeft w:val="640"/>
      <w:marRight w:val="0"/>
      <w:marTop w:val="0"/>
      <w:marBottom w:val="0"/>
      <w:divBdr>
        <w:top w:val="none" w:sz="0" w:space="0" w:color="auto"/>
        <w:left w:val="none" w:sz="0" w:space="0" w:color="auto"/>
        <w:bottom w:val="none" w:sz="0" w:space="0" w:color="auto"/>
        <w:right w:val="none" w:sz="0" w:space="0" w:color="auto"/>
      </w:divBdr>
    </w:div>
    <w:div w:id="230627124">
      <w:marLeft w:val="640"/>
      <w:marRight w:val="0"/>
      <w:marTop w:val="0"/>
      <w:marBottom w:val="0"/>
      <w:divBdr>
        <w:top w:val="none" w:sz="0" w:space="0" w:color="auto"/>
        <w:left w:val="none" w:sz="0" w:space="0" w:color="auto"/>
        <w:bottom w:val="none" w:sz="0" w:space="0" w:color="auto"/>
        <w:right w:val="none" w:sz="0" w:space="0" w:color="auto"/>
      </w:divBdr>
    </w:div>
    <w:div w:id="230972566">
      <w:marLeft w:val="640"/>
      <w:marRight w:val="0"/>
      <w:marTop w:val="0"/>
      <w:marBottom w:val="0"/>
      <w:divBdr>
        <w:top w:val="none" w:sz="0" w:space="0" w:color="auto"/>
        <w:left w:val="none" w:sz="0" w:space="0" w:color="auto"/>
        <w:bottom w:val="none" w:sz="0" w:space="0" w:color="auto"/>
        <w:right w:val="none" w:sz="0" w:space="0" w:color="auto"/>
      </w:divBdr>
    </w:div>
    <w:div w:id="231156655">
      <w:marLeft w:val="640"/>
      <w:marRight w:val="0"/>
      <w:marTop w:val="0"/>
      <w:marBottom w:val="0"/>
      <w:divBdr>
        <w:top w:val="none" w:sz="0" w:space="0" w:color="auto"/>
        <w:left w:val="none" w:sz="0" w:space="0" w:color="auto"/>
        <w:bottom w:val="none" w:sz="0" w:space="0" w:color="auto"/>
        <w:right w:val="none" w:sz="0" w:space="0" w:color="auto"/>
      </w:divBdr>
    </w:div>
    <w:div w:id="232200210">
      <w:marLeft w:val="640"/>
      <w:marRight w:val="0"/>
      <w:marTop w:val="0"/>
      <w:marBottom w:val="0"/>
      <w:divBdr>
        <w:top w:val="none" w:sz="0" w:space="0" w:color="auto"/>
        <w:left w:val="none" w:sz="0" w:space="0" w:color="auto"/>
        <w:bottom w:val="none" w:sz="0" w:space="0" w:color="auto"/>
        <w:right w:val="none" w:sz="0" w:space="0" w:color="auto"/>
      </w:divBdr>
    </w:div>
    <w:div w:id="232200968">
      <w:marLeft w:val="640"/>
      <w:marRight w:val="0"/>
      <w:marTop w:val="0"/>
      <w:marBottom w:val="0"/>
      <w:divBdr>
        <w:top w:val="none" w:sz="0" w:space="0" w:color="auto"/>
        <w:left w:val="none" w:sz="0" w:space="0" w:color="auto"/>
        <w:bottom w:val="none" w:sz="0" w:space="0" w:color="auto"/>
        <w:right w:val="none" w:sz="0" w:space="0" w:color="auto"/>
      </w:divBdr>
    </w:div>
    <w:div w:id="232660646">
      <w:bodyDiv w:val="1"/>
      <w:marLeft w:val="0"/>
      <w:marRight w:val="0"/>
      <w:marTop w:val="0"/>
      <w:marBottom w:val="0"/>
      <w:divBdr>
        <w:top w:val="none" w:sz="0" w:space="0" w:color="auto"/>
        <w:left w:val="none" w:sz="0" w:space="0" w:color="auto"/>
        <w:bottom w:val="none" w:sz="0" w:space="0" w:color="auto"/>
        <w:right w:val="none" w:sz="0" w:space="0" w:color="auto"/>
      </w:divBdr>
      <w:divsChild>
        <w:div w:id="17975779">
          <w:marLeft w:val="640"/>
          <w:marRight w:val="0"/>
          <w:marTop w:val="0"/>
          <w:marBottom w:val="0"/>
          <w:divBdr>
            <w:top w:val="none" w:sz="0" w:space="0" w:color="auto"/>
            <w:left w:val="none" w:sz="0" w:space="0" w:color="auto"/>
            <w:bottom w:val="none" w:sz="0" w:space="0" w:color="auto"/>
            <w:right w:val="none" w:sz="0" w:space="0" w:color="auto"/>
          </w:divBdr>
        </w:div>
        <w:div w:id="23143356">
          <w:marLeft w:val="640"/>
          <w:marRight w:val="0"/>
          <w:marTop w:val="0"/>
          <w:marBottom w:val="0"/>
          <w:divBdr>
            <w:top w:val="none" w:sz="0" w:space="0" w:color="auto"/>
            <w:left w:val="none" w:sz="0" w:space="0" w:color="auto"/>
            <w:bottom w:val="none" w:sz="0" w:space="0" w:color="auto"/>
            <w:right w:val="none" w:sz="0" w:space="0" w:color="auto"/>
          </w:divBdr>
        </w:div>
        <w:div w:id="28263007">
          <w:marLeft w:val="640"/>
          <w:marRight w:val="0"/>
          <w:marTop w:val="0"/>
          <w:marBottom w:val="0"/>
          <w:divBdr>
            <w:top w:val="none" w:sz="0" w:space="0" w:color="auto"/>
            <w:left w:val="none" w:sz="0" w:space="0" w:color="auto"/>
            <w:bottom w:val="none" w:sz="0" w:space="0" w:color="auto"/>
            <w:right w:val="none" w:sz="0" w:space="0" w:color="auto"/>
          </w:divBdr>
        </w:div>
        <w:div w:id="29231473">
          <w:marLeft w:val="640"/>
          <w:marRight w:val="0"/>
          <w:marTop w:val="0"/>
          <w:marBottom w:val="0"/>
          <w:divBdr>
            <w:top w:val="none" w:sz="0" w:space="0" w:color="auto"/>
            <w:left w:val="none" w:sz="0" w:space="0" w:color="auto"/>
            <w:bottom w:val="none" w:sz="0" w:space="0" w:color="auto"/>
            <w:right w:val="none" w:sz="0" w:space="0" w:color="auto"/>
          </w:divBdr>
        </w:div>
        <w:div w:id="47997635">
          <w:marLeft w:val="640"/>
          <w:marRight w:val="0"/>
          <w:marTop w:val="0"/>
          <w:marBottom w:val="0"/>
          <w:divBdr>
            <w:top w:val="none" w:sz="0" w:space="0" w:color="auto"/>
            <w:left w:val="none" w:sz="0" w:space="0" w:color="auto"/>
            <w:bottom w:val="none" w:sz="0" w:space="0" w:color="auto"/>
            <w:right w:val="none" w:sz="0" w:space="0" w:color="auto"/>
          </w:divBdr>
        </w:div>
        <w:div w:id="50152519">
          <w:marLeft w:val="640"/>
          <w:marRight w:val="0"/>
          <w:marTop w:val="0"/>
          <w:marBottom w:val="0"/>
          <w:divBdr>
            <w:top w:val="none" w:sz="0" w:space="0" w:color="auto"/>
            <w:left w:val="none" w:sz="0" w:space="0" w:color="auto"/>
            <w:bottom w:val="none" w:sz="0" w:space="0" w:color="auto"/>
            <w:right w:val="none" w:sz="0" w:space="0" w:color="auto"/>
          </w:divBdr>
        </w:div>
        <w:div w:id="66005030">
          <w:marLeft w:val="640"/>
          <w:marRight w:val="0"/>
          <w:marTop w:val="0"/>
          <w:marBottom w:val="0"/>
          <w:divBdr>
            <w:top w:val="none" w:sz="0" w:space="0" w:color="auto"/>
            <w:left w:val="none" w:sz="0" w:space="0" w:color="auto"/>
            <w:bottom w:val="none" w:sz="0" w:space="0" w:color="auto"/>
            <w:right w:val="none" w:sz="0" w:space="0" w:color="auto"/>
          </w:divBdr>
        </w:div>
        <w:div w:id="71663175">
          <w:marLeft w:val="640"/>
          <w:marRight w:val="0"/>
          <w:marTop w:val="0"/>
          <w:marBottom w:val="0"/>
          <w:divBdr>
            <w:top w:val="none" w:sz="0" w:space="0" w:color="auto"/>
            <w:left w:val="none" w:sz="0" w:space="0" w:color="auto"/>
            <w:bottom w:val="none" w:sz="0" w:space="0" w:color="auto"/>
            <w:right w:val="none" w:sz="0" w:space="0" w:color="auto"/>
          </w:divBdr>
        </w:div>
        <w:div w:id="84152497">
          <w:marLeft w:val="640"/>
          <w:marRight w:val="0"/>
          <w:marTop w:val="0"/>
          <w:marBottom w:val="0"/>
          <w:divBdr>
            <w:top w:val="none" w:sz="0" w:space="0" w:color="auto"/>
            <w:left w:val="none" w:sz="0" w:space="0" w:color="auto"/>
            <w:bottom w:val="none" w:sz="0" w:space="0" w:color="auto"/>
            <w:right w:val="none" w:sz="0" w:space="0" w:color="auto"/>
          </w:divBdr>
        </w:div>
        <w:div w:id="89277030">
          <w:marLeft w:val="640"/>
          <w:marRight w:val="0"/>
          <w:marTop w:val="0"/>
          <w:marBottom w:val="0"/>
          <w:divBdr>
            <w:top w:val="none" w:sz="0" w:space="0" w:color="auto"/>
            <w:left w:val="none" w:sz="0" w:space="0" w:color="auto"/>
            <w:bottom w:val="none" w:sz="0" w:space="0" w:color="auto"/>
            <w:right w:val="none" w:sz="0" w:space="0" w:color="auto"/>
          </w:divBdr>
        </w:div>
        <w:div w:id="91778796">
          <w:marLeft w:val="640"/>
          <w:marRight w:val="0"/>
          <w:marTop w:val="0"/>
          <w:marBottom w:val="0"/>
          <w:divBdr>
            <w:top w:val="none" w:sz="0" w:space="0" w:color="auto"/>
            <w:left w:val="none" w:sz="0" w:space="0" w:color="auto"/>
            <w:bottom w:val="none" w:sz="0" w:space="0" w:color="auto"/>
            <w:right w:val="none" w:sz="0" w:space="0" w:color="auto"/>
          </w:divBdr>
        </w:div>
        <w:div w:id="109710288">
          <w:marLeft w:val="640"/>
          <w:marRight w:val="0"/>
          <w:marTop w:val="0"/>
          <w:marBottom w:val="0"/>
          <w:divBdr>
            <w:top w:val="none" w:sz="0" w:space="0" w:color="auto"/>
            <w:left w:val="none" w:sz="0" w:space="0" w:color="auto"/>
            <w:bottom w:val="none" w:sz="0" w:space="0" w:color="auto"/>
            <w:right w:val="none" w:sz="0" w:space="0" w:color="auto"/>
          </w:divBdr>
        </w:div>
        <w:div w:id="110785415">
          <w:marLeft w:val="640"/>
          <w:marRight w:val="0"/>
          <w:marTop w:val="0"/>
          <w:marBottom w:val="0"/>
          <w:divBdr>
            <w:top w:val="none" w:sz="0" w:space="0" w:color="auto"/>
            <w:left w:val="none" w:sz="0" w:space="0" w:color="auto"/>
            <w:bottom w:val="none" w:sz="0" w:space="0" w:color="auto"/>
            <w:right w:val="none" w:sz="0" w:space="0" w:color="auto"/>
          </w:divBdr>
        </w:div>
        <w:div w:id="113646633">
          <w:marLeft w:val="640"/>
          <w:marRight w:val="0"/>
          <w:marTop w:val="0"/>
          <w:marBottom w:val="0"/>
          <w:divBdr>
            <w:top w:val="none" w:sz="0" w:space="0" w:color="auto"/>
            <w:left w:val="none" w:sz="0" w:space="0" w:color="auto"/>
            <w:bottom w:val="none" w:sz="0" w:space="0" w:color="auto"/>
            <w:right w:val="none" w:sz="0" w:space="0" w:color="auto"/>
          </w:divBdr>
        </w:div>
        <w:div w:id="118303152">
          <w:marLeft w:val="640"/>
          <w:marRight w:val="0"/>
          <w:marTop w:val="0"/>
          <w:marBottom w:val="0"/>
          <w:divBdr>
            <w:top w:val="none" w:sz="0" w:space="0" w:color="auto"/>
            <w:left w:val="none" w:sz="0" w:space="0" w:color="auto"/>
            <w:bottom w:val="none" w:sz="0" w:space="0" w:color="auto"/>
            <w:right w:val="none" w:sz="0" w:space="0" w:color="auto"/>
          </w:divBdr>
        </w:div>
        <w:div w:id="158545897">
          <w:marLeft w:val="640"/>
          <w:marRight w:val="0"/>
          <w:marTop w:val="0"/>
          <w:marBottom w:val="0"/>
          <w:divBdr>
            <w:top w:val="none" w:sz="0" w:space="0" w:color="auto"/>
            <w:left w:val="none" w:sz="0" w:space="0" w:color="auto"/>
            <w:bottom w:val="none" w:sz="0" w:space="0" w:color="auto"/>
            <w:right w:val="none" w:sz="0" w:space="0" w:color="auto"/>
          </w:divBdr>
        </w:div>
        <w:div w:id="160896606">
          <w:marLeft w:val="640"/>
          <w:marRight w:val="0"/>
          <w:marTop w:val="0"/>
          <w:marBottom w:val="0"/>
          <w:divBdr>
            <w:top w:val="none" w:sz="0" w:space="0" w:color="auto"/>
            <w:left w:val="none" w:sz="0" w:space="0" w:color="auto"/>
            <w:bottom w:val="none" w:sz="0" w:space="0" w:color="auto"/>
            <w:right w:val="none" w:sz="0" w:space="0" w:color="auto"/>
          </w:divBdr>
        </w:div>
        <w:div w:id="164321204">
          <w:marLeft w:val="640"/>
          <w:marRight w:val="0"/>
          <w:marTop w:val="0"/>
          <w:marBottom w:val="0"/>
          <w:divBdr>
            <w:top w:val="none" w:sz="0" w:space="0" w:color="auto"/>
            <w:left w:val="none" w:sz="0" w:space="0" w:color="auto"/>
            <w:bottom w:val="none" w:sz="0" w:space="0" w:color="auto"/>
            <w:right w:val="none" w:sz="0" w:space="0" w:color="auto"/>
          </w:divBdr>
        </w:div>
        <w:div w:id="184175185">
          <w:marLeft w:val="640"/>
          <w:marRight w:val="0"/>
          <w:marTop w:val="0"/>
          <w:marBottom w:val="0"/>
          <w:divBdr>
            <w:top w:val="none" w:sz="0" w:space="0" w:color="auto"/>
            <w:left w:val="none" w:sz="0" w:space="0" w:color="auto"/>
            <w:bottom w:val="none" w:sz="0" w:space="0" w:color="auto"/>
            <w:right w:val="none" w:sz="0" w:space="0" w:color="auto"/>
          </w:divBdr>
        </w:div>
        <w:div w:id="184445968">
          <w:marLeft w:val="640"/>
          <w:marRight w:val="0"/>
          <w:marTop w:val="0"/>
          <w:marBottom w:val="0"/>
          <w:divBdr>
            <w:top w:val="none" w:sz="0" w:space="0" w:color="auto"/>
            <w:left w:val="none" w:sz="0" w:space="0" w:color="auto"/>
            <w:bottom w:val="none" w:sz="0" w:space="0" w:color="auto"/>
            <w:right w:val="none" w:sz="0" w:space="0" w:color="auto"/>
          </w:divBdr>
        </w:div>
        <w:div w:id="184830732">
          <w:marLeft w:val="640"/>
          <w:marRight w:val="0"/>
          <w:marTop w:val="0"/>
          <w:marBottom w:val="0"/>
          <w:divBdr>
            <w:top w:val="none" w:sz="0" w:space="0" w:color="auto"/>
            <w:left w:val="none" w:sz="0" w:space="0" w:color="auto"/>
            <w:bottom w:val="none" w:sz="0" w:space="0" w:color="auto"/>
            <w:right w:val="none" w:sz="0" w:space="0" w:color="auto"/>
          </w:divBdr>
        </w:div>
        <w:div w:id="188495916">
          <w:marLeft w:val="640"/>
          <w:marRight w:val="0"/>
          <w:marTop w:val="0"/>
          <w:marBottom w:val="0"/>
          <w:divBdr>
            <w:top w:val="none" w:sz="0" w:space="0" w:color="auto"/>
            <w:left w:val="none" w:sz="0" w:space="0" w:color="auto"/>
            <w:bottom w:val="none" w:sz="0" w:space="0" w:color="auto"/>
            <w:right w:val="none" w:sz="0" w:space="0" w:color="auto"/>
          </w:divBdr>
        </w:div>
        <w:div w:id="189031478">
          <w:marLeft w:val="640"/>
          <w:marRight w:val="0"/>
          <w:marTop w:val="0"/>
          <w:marBottom w:val="0"/>
          <w:divBdr>
            <w:top w:val="none" w:sz="0" w:space="0" w:color="auto"/>
            <w:left w:val="none" w:sz="0" w:space="0" w:color="auto"/>
            <w:bottom w:val="none" w:sz="0" w:space="0" w:color="auto"/>
            <w:right w:val="none" w:sz="0" w:space="0" w:color="auto"/>
          </w:divBdr>
        </w:div>
        <w:div w:id="192770085">
          <w:marLeft w:val="640"/>
          <w:marRight w:val="0"/>
          <w:marTop w:val="0"/>
          <w:marBottom w:val="0"/>
          <w:divBdr>
            <w:top w:val="none" w:sz="0" w:space="0" w:color="auto"/>
            <w:left w:val="none" w:sz="0" w:space="0" w:color="auto"/>
            <w:bottom w:val="none" w:sz="0" w:space="0" w:color="auto"/>
            <w:right w:val="none" w:sz="0" w:space="0" w:color="auto"/>
          </w:divBdr>
        </w:div>
        <w:div w:id="199099406">
          <w:marLeft w:val="640"/>
          <w:marRight w:val="0"/>
          <w:marTop w:val="0"/>
          <w:marBottom w:val="0"/>
          <w:divBdr>
            <w:top w:val="none" w:sz="0" w:space="0" w:color="auto"/>
            <w:left w:val="none" w:sz="0" w:space="0" w:color="auto"/>
            <w:bottom w:val="none" w:sz="0" w:space="0" w:color="auto"/>
            <w:right w:val="none" w:sz="0" w:space="0" w:color="auto"/>
          </w:divBdr>
        </w:div>
        <w:div w:id="203955143">
          <w:marLeft w:val="640"/>
          <w:marRight w:val="0"/>
          <w:marTop w:val="0"/>
          <w:marBottom w:val="0"/>
          <w:divBdr>
            <w:top w:val="none" w:sz="0" w:space="0" w:color="auto"/>
            <w:left w:val="none" w:sz="0" w:space="0" w:color="auto"/>
            <w:bottom w:val="none" w:sz="0" w:space="0" w:color="auto"/>
            <w:right w:val="none" w:sz="0" w:space="0" w:color="auto"/>
          </w:divBdr>
        </w:div>
        <w:div w:id="206727254">
          <w:marLeft w:val="640"/>
          <w:marRight w:val="0"/>
          <w:marTop w:val="0"/>
          <w:marBottom w:val="0"/>
          <w:divBdr>
            <w:top w:val="none" w:sz="0" w:space="0" w:color="auto"/>
            <w:left w:val="none" w:sz="0" w:space="0" w:color="auto"/>
            <w:bottom w:val="none" w:sz="0" w:space="0" w:color="auto"/>
            <w:right w:val="none" w:sz="0" w:space="0" w:color="auto"/>
          </w:divBdr>
        </w:div>
        <w:div w:id="206918718">
          <w:marLeft w:val="640"/>
          <w:marRight w:val="0"/>
          <w:marTop w:val="0"/>
          <w:marBottom w:val="0"/>
          <w:divBdr>
            <w:top w:val="none" w:sz="0" w:space="0" w:color="auto"/>
            <w:left w:val="none" w:sz="0" w:space="0" w:color="auto"/>
            <w:bottom w:val="none" w:sz="0" w:space="0" w:color="auto"/>
            <w:right w:val="none" w:sz="0" w:space="0" w:color="auto"/>
          </w:divBdr>
        </w:div>
        <w:div w:id="209271961">
          <w:marLeft w:val="640"/>
          <w:marRight w:val="0"/>
          <w:marTop w:val="0"/>
          <w:marBottom w:val="0"/>
          <w:divBdr>
            <w:top w:val="none" w:sz="0" w:space="0" w:color="auto"/>
            <w:left w:val="none" w:sz="0" w:space="0" w:color="auto"/>
            <w:bottom w:val="none" w:sz="0" w:space="0" w:color="auto"/>
            <w:right w:val="none" w:sz="0" w:space="0" w:color="auto"/>
          </w:divBdr>
        </w:div>
        <w:div w:id="211693999">
          <w:marLeft w:val="640"/>
          <w:marRight w:val="0"/>
          <w:marTop w:val="0"/>
          <w:marBottom w:val="0"/>
          <w:divBdr>
            <w:top w:val="none" w:sz="0" w:space="0" w:color="auto"/>
            <w:left w:val="none" w:sz="0" w:space="0" w:color="auto"/>
            <w:bottom w:val="none" w:sz="0" w:space="0" w:color="auto"/>
            <w:right w:val="none" w:sz="0" w:space="0" w:color="auto"/>
          </w:divBdr>
        </w:div>
        <w:div w:id="218563622">
          <w:marLeft w:val="640"/>
          <w:marRight w:val="0"/>
          <w:marTop w:val="0"/>
          <w:marBottom w:val="0"/>
          <w:divBdr>
            <w:top w:val="none" w:sz="0" w:space="0" w:color="auto"/>
            <w:left w:val="none" w:sz="0" w:space="0" w:color="auto"/>
            <w:bottom w:val="none" w:sz="0" w:space="0" w:color="auto"/>
            <w:right w:val="none" w:sz="0" w:space="0" w:color="auto"/>
          </w:divBdr>
        </w:div>
        <w:div w:id="233661760">
          <w:marLeft w:val="640"/>
          <w:marRight w:val="0"/>
          <w:marTop w:val="0"/>
          <w:marBottom w:val="0"/>
          <w:divBdr>
            <w:top w:val="none" w:sz="0" w:space="0" w:color="auto"/>
            <w:left w:val="none" w:sz="0" w:space="0" w:color="auto"/>
            <w:bottom w:val="none" w:sz="0" w:space="0" w:color="auto"/>
            <w:right w:val="none" w:sz="0" w:space="0" w:color="auto"/>
          </w:divBdr>
        </w:div>
        <w:div w:id="250352556">
          <w:marLeft w:val="640"/>
          <w:marRight w:val="0"/>
          <w:marTop w:val="0"/>
          <w:marBottom w:val="0"/>
          <w:divBdr>
            <w:top w:val="none" w:sz="0" w:space="0" w:color="auto"/>
            <w:left w:val="none" w:sz="0" w:space="0" w:color="auto"/>
            <w:bottom w:val="none" w:sz="0" w:space="0" w:color="auto"/>
            <w:right w:val="none" w:sz="0" w:space="0" w:color="auto"/>
          </w:divBdr>
        </w:div>
        <w:div w:id="254901136">
          <w:marLeft w:val="640"/>
          <w:marRight w:val="0"/>
          <w:marTop w:val="0"/>
          <w:marBottom w:val="0"/>
          <w:divBdr>
            <w:top w:val="none" w:sz="0" w:space="0" w:color="auto"/>
            <w:left w:val="none" w:sz="0" w:space="0" w:color="auto"/>
            <w:bottom w:val="none" w:sz="0" w:space="0" w:color="auto"/>
            <w:right w:val="none" w:sz="0" w:space="0" w:color="auto"/>
          </w:divBdr>
        </w:div>
        <w:div w:id="255285967">
          <w:marLeft w:val="640"/>
          <w:marRight w:val="0"/>
          <w:marTop w:val="0"/>
          <w:marBottom w:val="0"/>
          <w:divBdr>
            <w:top w:val="none" w:sz="0" w:space="0" w:color="auto"/>
            <w:left w:val="none" w:sz="0" w:space="0" w:color="auto"/>
            <w:bottom w:val="none" w:sz="0" w:space="0" w:color="auto"/>
            <w:right w:val="none" w:sz="0" w:space="0" w:color="auto"/>
          </w:divBdr>
        </w:div>
        <w:div w:id="255791038">
          <w:marLeft w:val="640"/>
          <w:marRight w:val="0"/>
          <w:marTop w:val="0"/>
          <w:marBottom w:val="0"/>
          <w:divBdr>
            <w:top w:val="none" w:sz="0" w:space="0" w:color="auto"/>
            <w:left w:val="none" w:sz="0" w:space="0" w:color="auto"/>
            <w:bottom w:val="none" w:sz="0" w:space="0" w:color="auto"/>
            <w:right w:val="none" w:sz="0" w:space="0" w:color="auto"/>
          </w:divBdr>
        </w:div>
        <w:div w:id="258682137">
          <w:marLeft w:val="640"/>
          <w:marRight w:val="0"/>
          <w:marTop w:val="0"/>
          <w:marBottom w:val="0"/>
          <w:divBdr>
            <w:top w:val="none" w:sz="0" w:space="0" w:color="auto"/>
            <w:left w:val="none" w:sz="0" w:space="0" w:color="auto"/>
            <w:bottom w:val="none" w:sz="0" w:space="0" w:color="auto"/>
            <w:right w:val="none" w:sz="0" w:space="0" w:color="auto"/>
          </w:divBdr>
        </w:div>
        <w:div w:id="276639041">
          <w:marLeft w:val="640"/>
          <w:marRight w:val="0"/>
          <w:marTop w:val="0"/>
          <w:marBottom w:val="0"/>
          <w:divBdr>
            <w:top w:val="none" w:sz="0" w:space="0" w:color="auto"/>
            <w:left w:val="none" w:sz="0" w:space="0" w:color="auto"/>
            <w:bottom w:val="none" w:sz="0" w:space="0" w:color="auto"/>
            <w:right w:val="none" w:sz="0" w:space="0" w:color="auto"/>
          </w:divBdr>
        </w:div>
        <w:div w:id="277758671">
          <w:marLeft w:val="640"/>
          <w:marRight w:val="0"/>
          <w:marTop w:val="0"/>
          <w:marBottom w:val="0"/>
          <w:divBdr>
            <w:top w:val="none" w:sz="0" w:space="0" w:color="auto"/>
            <w:left w:val="none" w:sz="0" w:space="0" w:color="auto"/>
            <w:bottom w:val="none" w:sz="0" w:space="0" w:color="auto"/>
            <w:right w:val="none" w:sz="0" w:space="0" w:color="auto"/>
          </w:divBdr>
        </w:div>
        <w:div w:id="279380126">
          <w:marLeft w:val="640"/>
          <w:marRight w:val="0"/>
          <w:marTop w:val="0"/>
          <w:marBottom w:val="0"/>
          <w:divBdr>
            <w:top w:val="none" w:sz="0" w:space="0" w:color="auto"/>
            <w:left w:val="none" w:sz="0" w:space="0" w:color="auto"/>
            <w:bottom w:val="none" w:sz="0" w:space="0" w:color="auto"/>
            <w:right w:val="none" w:sz="0" w:space="0" w:color="auto"/>
          </w:divBdr>
        </w:div>
        <w:div w:id="283193111">
          <w:marLeft w:val="640"/>
          <w:marRight w:val="0"/>
          <w:marTop w:val="0"/>
          <w:marBottom w:val="0"/>
          <w:divBdr>
            <w:top w:val="none" w:sz="0" w:space="0" w:color="auto"/>
            <w:left w:val="none" w:sz="0" w:space="0" w:color="auto"/>
            <w:bottom w:val="none" w:sz="0" w:space="0" w:color="auto"/>
            <w:right w:val="none" w:sz="0" w:space="0" w:color="auto"/>
          </w:divBdr>
        </w:div>
        <w:div w:id="330498153">
          <w:marLeft w:val="640"/>
          <w:marRight w:val="0"/>
          <w:marTop w:val="0"/>
          <w:marBottom w:val="0"/>
          <w:divBdr>
            <w:top w:val="none" w:sz="0" w:space="0" w:color="auto"/>
            <w:left w:val="none" w:sz="0" w:space="0" w:color="auto"/>
            <w:bottom w:val="none" w:sz="0" w:space="0" w:color="auto"/>
            <w:right w:val="none" w:sz="0" w:space="0" w:color="auto"/>
          </w:divBdr>
        </w:div>
        <w:div w:id="330914170">
          <w:marLeft w:val="640"/>
          <w:marRight w:val="0"/>
          <w:marTop w:val="0"/>
          <w:marBottom w:val="0"/>
          <w:divBdr>
            <w:top w:val="none" w:sz="0" w:space="0" w:color="auto"/>
            <w:left w:val="none" w:sz="0" w:space="0" w:color="auto"/>
            <w:bottom w:val="none" w:sz="0" w:space="0" w:color="auto"/>
            <w:right w:val="none" w:sz="0" w:space="0" w:color="auto"/>
          </w:divBdr>
        </w:div>
        <w:div w:id="339285255">
          <w:marLeft w:val="640"/>
          <w:marRight w:val="0"/>
          <w:marTop w:val="0"/>
          <w:marBottom w:val="0"/>
          <w:divBdr>
            <w:top w:val="none" w:sz="0" w:space="0" w:color="auto"/>
            <w:left w:val="none" w:sz="0" w:space="0" w:color="auto"/>
            <w:bottom w:val="none" w:sz="0" w:space="0" w:color="auto"/>
            <w:right w:val="none" w:sz="0" w:space="0" w:color="auto"/>
          </w:divBdr>
        </w:div>
        <w:div w:id="356155261">
          <w:marLeft w:val="640"/>
          <w:marRight w:val="0"/>
          <w:marTop w:val="0"/>
          <w:marBottom w:val="0"/>
          <w:divBdr>
            <w:top w:val="none" w:sz="0" w:space="0" w:color="auto"/>
            <w:left w:val="none" w:sz="0" w:space="0" w:color="auto"/>
            <w:bottom w:val="none" w:sz="0" w:space="0" w:color="auto"/>
            <w:right w:val="none" w:sz="0" w:space="0" w:color="auto"/>
          </w:divBdr>
        </w:div>
        <w:div w:id="365713013">
          <w:marLeft w:val="640"/>
          <w:marRight w:val="0"/>
          <w:marTop w:val="0"/>
          <w:marBottom w:val="0"/>
          <w:divBdr>
            <w:top w:val="none" w:sz="0" w:space="0" w:color="auto"/>
            <w:left w:val="none" w:sz="0" w:space="0" w:color="auto"/>
            <w:bottom w:val="none" w:sz="0" w:space="0" w:color="auto"/>
            <w:right w:val="none" w:sz="0" w:space="0" w:color="auto"/>
          </w:divBdr>
        </w:div>
        <w:div w:id="366953666">
          <w:marLeft w:val="640"/>
          <w:marRight w:val="0"/>
          <w:marTop w:val="0"/>
          <w:marBottom w:val="0"/>
          <w:divBdr>
            <w:top w:val="none" w:sz="0" w:space="0" w:color="auto"/>
            <w:left w:val="none" w:sz="0" w:space="0" w:color="auto"/>
            <w:bottom w:val="none" w:sz="0" w:space="0" w:color="auto"/>
            <w:right w:val="none" w:sz="0" w:space="0" w:color="auto"/>
          </w:divBdr>
        </w:div>
        <w:div w:id="374164250">
          <w:marLeft w:val="640"/>
          <w:marRight w:val="0"/>
          <w:marTop w:val="0"/>
          <w:marBottom w:val="0"/>
          <w:divBdr>
            <w:top w:val="none" w:sz="0" w:space="0" w:color="auto"/>
            <w:left w:val="none" w:sz="0" w:space="0" w:color="auto"/>
            <w:bottom w:val="none" w:sz="0" w:space="0" w:color="auto"/>
            <w:right w:val="none" w:sz="0" w:space="0" w:color="auto"/>
          </w:divBdr>
        </w:div>
        <w:div w:id="383454648">
          <w:marLeft w:val="640"/>
          <w:marRight w:val="0"/>
          <w:marTop w:val="0"/>
          <w:marBottom w:val="0"/>
          <w:divBdr>
            <w:top w:val="none" w:sz="0" w:space="0" w:color="auto"/>
            <w:left w:val="none" w:sz="0" w:space="0" w:color="auto"/>
            <w:bottom w:val="none" w:sz="0" w:space="0" w:color="auto"/>
            <w:right w:val="none" w:sz="0" w:space="0" w:color="auto"/>
          </w:divBdr>
        </w:div>
        <w:div w:id="388575444">
          <w:marLeft w:val="640"/>
          <w:marRight w:val="0"/>
          <w:marTop w:val="0"/>
          <w:marBottom w:val="0"/>
          <w:divBdr>
            <w:top w:val="none" w:sz="0" w:space="0" w:color="auto"/>
            <w:left w:val="none" w:sz="0" w:space="0" w:color="auto"/>
            <w:bottom w:val="none" w:sz="0" w:space="0" w:color="auto"/>
            <w:right w:val="none" w:sz="0" w:space="0" w:color="auto"/>
          </w:divBdr>
        </w:div>
        <w:div w:id="422797404">
          <w:marLeft w:val="640"/>
          <w:marRight w:val="0"/>
          <w:marTop w:val="0"/>
          <w:marBottom w:val="0"/>
          <w:divBdr>
            <w:top w:val="none" w:sz="0" w:space="0" w:color="auto"/>
            <w:left w:val="none" w:sz="0" w:space="0" w:color="auto"/>
            <w:bottom w:val="none" w:sz="0" w:space="0" w:color="auto"/>
            <w:right w:val="none" w:sz="0" w:space="0" w:color="auto"/>
          </w:divBdr>
        </w:div>
        <w:div w:id="423766123">
          <w:marLeft w:val="640"/>
          <w:marRight w:val="0"/>
          <w:marTop w:val="0"/>
          <w:marBottom w:val="0"/>
          <w:divBdr>
            <w:top w:val="none" w:sz="0" w:space="0" w:color="auto"/>
            <w:left w:val="none" w:sz="0" w:space="0" w:color="auto"/>
            <w:bottom w:val="none" w:sz="0" w:space="0" w:color="auto"/>
            <w:right w:val="none" w:sz="0" w:space="0" w:color="auto"/>
          </w:divBdr>
        </w:div>
        <w:div w:id="424686792">
          <w:marLeft w:val="640"/>
          <w:marRight w:val="0"/>
          <w:marTop w:val="0"/>
          <w:marBottom w:val="0"/>
          <w:divBdr>
            <w:top w:val="none" w:sz="0" w:space="0" w:color="auto"/>
            <w:left w:val="none" w:sz="0" w:space="0" w:color="auto"/>
            <w:bottom w:val="none" w:sz="0" w:space="0" w:color="auto"/>
            <w:right w:val="none" w:sz="0" w:space="0" w:color="auto"/>
          </w:divBdr>
        </w:div>
        <w:div w:id="437405974">
          <w:marLeft w:val="640"/>
          <w:marRight w:val="0"/>
          <w:marTop w:val="0"/>
          <w:marBottom w:val="0"/>
          <w:divBdr>
            <w:top w:val="none" w:sz="0" w:space="0" w:color="auto"/>
            <w:left w:val="none" w:sz="0" w:space="0" w:color="auto"/>
            <w:bottom w:val="none" w:sz="0" w:space="0" w:color="auto"/>
            <w:right w:val="none" w:sz="0" w:space="0" w:color="auto"/>
          </w:divBdr>
        </w:div>
        <w:div w:id="455411115">
          <w:marLeft w:val="640"/>
          <w:marRight w:val="0"/>
          <w:marTop w:val="0"/>
          <w:marBottom w:val="0"/>
          <w:divBdr>
            <w:top w:val="none" w:sz="0" w:space="0" w:color="auto"/>
            <w:left w:val="none" w:sz="0" w:space="0" w:color="auto"/>
            <w:bottom w:val="none" w:sz="0" w:space="0" w:color="auto"/>
            <w:right w:val="none" w:sz="0" w:space="0" w:color="auto"/>
          </w:divBdr>
        </w:div>
        <w:div w:id="460804551">
          <w:marLeft w:val="640"/>
          <w:marRight w:val="0"/>
          <w:marTop w:val="0"/>
          <w:marBottom w:val="0"/>
          <w:divBdr>
            <w:top w:val="none" w:sz="0" w:space="0" w:color="auto"/>
            <w:left w:val="none" w:sz="0" w:space="0" w:color="auto"/>
            <w:bottom w:val="none" w:sz="0" w:space="0" w:color="auto"/>
            <w:right w:val="none" w:sz="0" w:space="0" w:color="auto"/>
          </w:divBdr>
        </w:div>
        <w:div w:id="460805827">
          <w:marLeft w:val="640"/>
          <w:marRight w:val="0"/>
          <w:marTop w:val="0"/>
          <w:marBottom w:val="0"/>
          <w:divBdr>
            <w:top w:val="none" w:sz="0" w:space="0" w:color="auto"/>
            <w:left w:val="none" w:sz="0" w:space="0" w:color="auto"/>
            <w:bottom w:val="none" w:sz="0" w:space="0" w:color="auto"/>
            <w:right w:val="none" w:sz="0" w:space="0" w:color="auto"/>
          </w:divBdr>
        </w:div>
        <w:div w:id="465393388">
          <w:marLeft w:val="640"/>
          <w:marRight w:val="0"/>
          <w:marTop w:val="0"/>
          <w:marBottom w:val="0"/>
          <w:divBdr>
            <w:top w:val="none" w:sz="0" w:space="0" w:color="auto"/>
            <w:left w:val="none" w:sz="0" w:space="0" w:color="auto"/>
            <w:bottom w:val="none" w:sz="0" w:space="0" w:color="auto"/>
            <w:right w:val="none" w:sz="0" w:space="0" w:color="auto"/>
          </w:divBdr>
        </w:div>
        <w:div w:id="492796206">
          <w:marLeft w:val="640"/>
          <w:marRight w:val="0"/>
          <w:marTop w:val="0"/>
          <w:marBottom w:val="0"/>
          <w:divBdr>
            <w:top w:val="none" w:sz="0" w:space="0" w:color="auto"/>
            <w:left w:val="none" w:sz="0" w:space="0" w:color="auto"/>
            <w:bottom w:val="none" w:sz="0" w:space="0" w:color="auto"/>
            <w:right w:val="none" w:sz="0" w:space="0" w:color="auto"/>
          </w:divBdr>
        </w:div>
        <w:div w:id="494495444">
          <w:marLeft w:val="640"/>
          <w:marRight w:val="0"/>
          <w:marTop w:val="0"/>
          <w:marBottom w:val="0"/>
          <w:divBdr>
            <w:top w:val="none" w:sz="0" w:space="0" w:color="auto"/>
            <w:left w:val="none" w:sz="0" w:space="0" w:color="auto"/>
            <w:bottom w:val="none" w:sz="0" w:space="0" w:color="auto"/>
            <w:right w:val="none" w:sz="0" w:space="0" w:color="auto"/>
          </w:divBdr>
        </w:div>
        <w:div w:id="508299356">
          <w:marLeft w:val="640"/>
          <w:marRight w:val="0"/>
          <w:marTop w:val="0"/>
          <w:marBottom w:val="0"/>
          <w:divBdr>
            <w:top w:val="none" w:sz="0" w:space="0" w:color="auto"/>
            <w:left w:val="none" w:sz="0" w:space="0" w:color="auto"/>
            <w:bottom w:val="none" w:sz="0" w:space="0" w:color="auto"/>
            <w:right w:val="none" w:sz="0" w:space="0" w:color="auto"/>
          </w:divBdr>
        </w:div>
        <w:div w:id="510334183">
          <w:marLeft w:val="640"/>
          <w:marRight w:val="0"/>
          <w:marTop w:val="0"/>
          <w:marBottom w:val="0"/>
          <w:divBdr>
            <w:top w:val="none" w:sz="0" w:space="0" w:color="auto"/>
            <w:left w:val="none" w:sz="0" w:space="0" w:color="auto"/>
            <w:bottom w:val="none" w:sz="0" w:space="0" w:color="auto"/>
            <w:right w:val="none" w:sz="0" w:space="0" w:color="auto"/>
          </w:divBdr>
        </w:div>
        <w:div w:id="511451932">
          <w:marLeft w:val="640"/>
          <w:marRight w:val="0"/>
          <w:marTop w:val="0"/>
          <w:marBottom w:val="0"/>
          <w:divBdr>
            <w:top w:val="none" w:sz="0" w:space="0" w:color="auto"/>
            <w:left w:val="none" w:sz="0" w:space="0" w:color="auto"/>
            <w:bottom w:val="none" w:sz="0" w:space="0" w:color="auto"/>
            <w:right w:val="none" w:sz="0" w:space="0" w:color="auto"/>
          </w:divBdr>
        </w:div>
        <w:div w:id="522128721">
          <w:marLeft w:val="640"/>
          <w:marRight w:val="0"/>
          <w:marTop w:val="0"/>
          <w:marBottom w:val="0"/>
          <w:divBdr>
            <w:top w:val="none" w:sz="0" w:space="0" w:color="auto"/>
            <w:left w:val="none" w:sz="0" w:space="0" w:color="auto"/>
            <w:bottom w:val="none" w:sz="0" w:space="0" w:color="auto"/>
            <w:right w:val="none" w:sz="0" w:space="0" w:color="auto"/>
          </w:divBdr>
        </w:div>
        <w:div w:id="534853522">
          <w:marLeft w:val="640"/>
          <w:marRight w:val="0"/>
          <w:marTop w:val="0"/>
          <w:marBottom w:val="0"/>
          <w:divBdr>
            <w:top w:val="none" w:sz="0" w:space="0" w:color="auto"/>
            <w:left w:val="none" w:sz="0" w:space="0" w:color="auto"/>
            <w:bottom w:val="none" w:sz="0" w:space="0" w:color="auto"/>
            <w:right w:val="none" w:sz="0" w:space="0" w:color="auto"/>
          </w:divBdr>
        </w:div>
        <w:div w:id="537205288">
          <w:marLeft w:val="640"/>
          <w:marRight w:val="0"/>
          <w:marTop w:val="0"/>
          <w:marBottom w:val="0"/>
          <w:divBdr>
            <w:top w:val="none" w:sz="0" w:space="0" w:color="auto"/>
            <w:left w:val="none" w:sz="0" w:space="0" w:color="auto"/>
            <w:bottom w:val="none" w:sz="0" w:space="0" w:color="auto"/>
            <w:right w:val="none" w:sz="0" w:space="0" w:color="auto"/>
          </w:divBdr>
        </w:div>
        <w:div w:id="540440498">
          <w:marLeft w:val="640"/>
          <w:marRight w:val="0"/>
          <w:marTop w:val="0"/>
          <w:marBottom w:val="0"/>
          <w:divBdr>
            <w:top w:val="none" w:sz="0" w:space="0" w:color="auto"/>
            <w:left w:val="none" w:sz="0" w:space="0" w:color="auto"/>
            <w:bottom w:val="none" w:sz="0" w:space="0" w:color="auto"/>
            <w:right w:val="none" w:sz="0" w:space="0" w:color="auto"/>
          </w:divBdr>
        </w:div>
        <w:div w:id="542326056">
          <w:marLeft w:val="640"/>
          <w:marRight w:val="0"/>
          <w:marTop w:val="0"/>
          <w:marBottom w:val="0"/>
          <w:divBdr>
            <w:top w:val="none" w:sz="0" w:space="0" w:color="auto"/>
            <w:left w:val="none" w:sz="0" w:space="0" w:color="auto"/>
            <w:bottom w:val="none" w:sz="0" w:space="0" w:color="auto"/>
            <w:right w:val="none" w:sz="0" w:space="0" w:color="auto"/>
          </w:divBdr>
        </w:div>
        <w:div w:id="560406168">
          <w:marLeft w:val="640"/>
          <w:marRight w:val="0"/>
          <w:marTop w:val="0"/>
          <w:marBottom w:val="0"/>
          <w:divBdr>
            <w:top w:val="none" w:sz="0" w:space="0" w:color="auto"/>
            <w:left w:val="none" w:sz="0" w:space="0" w:color="auto"/>
            <w:bottom w:val="none" w:sz="0" w:space="0" w:color="auto"/>
            <w:right w:val="none" w:sz="0" w:space="0" w:color="auto"/>
          </w:divBdr>
        </w:div>
        <w:div w:id="562328109">
          <w:marLeft w:val="640"/>
          <w:marRight w:val="0"/>
          <w:marTop w:val="0"/>
          <w:marBottom w:val="0"/>
          <w:divBdr>
            <w:top w:val="none" w:sz="0" w:space="0" w:color="auto"/>
            <w:left w:val="none" w:sz="0" w:space="0" w:color="auto"/>
            <w:bottom w:val="none" w:sz="0" w:space="0" w:color="auto"/>
            <w:right w:val="none" w:sz="0" w:space="0" w:color="auto"/>
          </w:divBdr>
        </w:div>
        <w:div w:id="570773615">
          <w:marLeft w:val="640"/>
          <w:marRight w:val="0"/>
          <w:marTop w:val="0"/>
          <w:marBottom w:val="0"/>
          <w:divBdr>
            <w:top w:val="none" w:sz="0" w:space="0" w:color="auto"/>
            <w:left w:val="none" w:sz="0" w:space="0" w:color="auto"/>
            <w:bottom w:val="none" w:sz="0" w:space="0" w:color="auto"/>
            <w:right w:val="none" w:sz="0" w:space="0" w:color="auto"/>
          </w:divBdr>
        </w:div>
        <w:div w:id="586353914">
          <w:marLeft w:val="640"/>
          <w:marRight w:val="0"/>
          <w:marTop w:val="0"/>
          <w:marBottom w:val="0"/>
          <w:divBdr>
            <w:top w:val="none" w:sz="0" w:space="0" w:color="auto"/>
            <w:left w:val="none" w:sz="0" w:space="0" w:color="auto"/>
            <w:bottom w:val="none" w:sz="0" w:space="0" w:color="auto"/>
            <w:right w:val="none" w:sz="0" w:space="0" w:color="auto"/>
          </w:divBdr>
        </w:div>
        <w:div w:id="589044668">
          <w:marLeft w:val="640"/>
          <w:marRight w:val="0"/>
          <w:marTop w:val="0"/>
          <w:marBottom w:val="0"/>
          <w:divBdr>
            <w:top w:val="none" w:sz="0" w:space="0" w:color="auto"/>
            <w:left w:val="none" w:sz="0" w:space="0" w:color="auto"/>
            <w:bottom w:val="none" w:sz="0" w:space="0" w:color="auto"/>
            <w:right w:val="none" w:sz="0" w:space="0" w:color="auto"/>
          </w:divBdr>
        </w:div>
        <w:div w:id="591620704">
          <w:marLeft w:val="640"/>
          <w:marRight w:val="0"/>
          <w:marTop w:val="0"/>
          <w:marBottom w:val="0"/>
          <w:divBdr>
            <w:top w:val="none" w:sz="0" w:space="0" w:color="auto"/>
            <w:left w:val="none" w:sz="0" w:space="0" w:color="auto"/>
            <w:bottom w:val="none" w:sz="0" w:space="0" w:color="auto"/>
            <w:right w:val="none" w:sz="0" w:space="0" w:color="auto"/>
          </w:divBdr>
        </w:div>
        <w:div w:id="594096002">
          <w:marLeft w:val="640"/>
          <w:marRight w:val="0"/>
          <w:marTop w:val="0"/>
          <w:marBottom w:val="0"/>
          <w:divBdr>
            <w:top w:val="none" w:sz="0" w:space="0" w:color="auto"/>
            <w:left w:val="none" w:sz="0" w:space="0" w:color="auto"/>
            <w:bottom w:val="none" w:sz="0" w:space="0" w:color="auto"/>
            <w:right w:val="none" w:sz="0" w:space="0" w:color="auto"/>
          </w:divBdr>
        </w:div>
        <w:div w:id="603072526">
          <w:marLeft w:val="640"/>
          <w:marRight w:val="0"/>
          <w:marTop w:val="0"/>
          <w:marBottom w:val="0"/>
          <w:divBdr>
            <w:top w:val="none" w:sz="0" w:space="0" w:color="auto"/>
            <w:left w:val="none" w:sz="0" w:space="0" w:color="auto"/>
            <w:bottom w:val="none" w:sz="0" w:space="0" w:color="auto"/>
            <w:right w:val="none" w:sz="0" w:space="0" w:color="auto"/>
          </w:divBdr>
        </w:div>
        <w:div w:id="604581789">
          <w:marLeft w:val="640"/>
          <w:marRight w:val="0"/>
          <w:marTop w:val="0"/>
          <w:marBottom w:val="0"/>
          <w:divBdr>
            <w:top w:val="none" w:sz="0" w:space="0" w:color="auto"/>
            <w:left w:val="none" w:sz="0" w:space="0" w:color="auto"/>
            <w:bottom w:val="none" w:sz="0" w:space="0" w:color="auto"/>
            <w:right w:val="none" w:sz="0" w:space="0" w:color="auto"/>
          </w:divBdr>
        </w:div>
        <w:div w:id="613829961">
          <w:marLeft w:val="640"/>
          <w:marRight w:val="0"/>
          <w:marTop w:val="0"/>
          <w:marBottom w:val="0"/>
          <w:divBdr>
            <w:top w:val="none" w:sz="0" w:space="0" w:color="auto"/>
            <w:left w:val="none" w:sz="0" w:space="0" w:color="auto"/>
            <w:bottom w:val="none" w:sz="0" w:space="0" w:color="auto"/>
            <w:right w:val="none" w:sz="0" w:space="0" w:color="auto"/>
          </w:divBdr>
        </w:div>
        <w:div w:id="628706959">
          <w:marLeft w:val="640"/>
          <w:marRight w:val="0"/>
          <w:marTop w:val="0"/>
          <w:marBottom w:val="0"/>
          <w:divBdr>
            <w:top w:val="none" w:sz="0" w:space="0" w:color="auto"/>
            <w:left w:val="none" w:sz="0" w:space="0" w:color="auto"/>
            <w:bottom w:val="none" w:sz="0" w:space="0" w:color="auto"/>
            <w:right w:val="none" w:sz="0" w:space="0" w:color="auto"/>
          </w:divBdr>
        </w:div>
        <w:div w:id="633946174">
          <w:marLeft w:val="640"/>
          <w:marRight w:val="0"/>
          <w:marTop w:val="0"/>
          <w:marBottom w:val="0"/>
          <w:divBdr>
            <w:top w:val="none" w:sz="0" w:space="0" w:color="auto"/>
            <w:left w:val="none" w:sz="0" w:space="0" w:color="auto"/>
            <w:bottom w:val="none" w:sz="0" w:space="0" w:color="auto"/>
            <w:right w:val="none" w:sz="0" w:space="0" w:color="auto"/>
          </w:divBdr>
        </w:div>
        <w:div w:id="635531485">
          <w:marLeft w:val="640"/>
          <w:marRight w:val="0"/>
          <w:marTop w:val="0"/>
          <w:marBottom w:val="0"/>
          <w:divBdr>
            <w:top w:val="none" w:sz="0" w:space="0" w:color="auto"/>
            <w:left w:val="none" w:sz="0" w:space="0" w:color="auto"/>
            <w:bottom w:val="none" w:sz="0" w:space="0" w:color="auto"/>
            <w:right w:val="none" w:sz="0" w:space="0" w:color="auto"/>
          </w:divBdr>
        </w:div>
        <w:div w:id="648435940">
          <w:marLeft w:val="640"/>
          <w:marRight w:val="0"/>
          <w:marTop w:val="0"/>
          <w:marBottom w:val="0"/>
          <w:divBdr>
            <w:top w:val="none" w:sz="0" w:space="0" w:color="auto"/>
            <w:left w:val="none" w:sz="0" w:space="0" w:color="auto"/>
            <w:bottom w:val="none" w:sz="0" w:space="0" w:color="auto"/>
            <w:right w:val="none" w:sz="0" w:space="0" w:color="auto"/>
          </w:divBdr>
        </w:div>
        <w:div w:id="658923037">
          <w:marLeft w:val="640"/>
          <w:marRight w:val="0"/>
          <w:marTop w:val="0"/>
          <w:marBottom w:val="0"/>
          <w:divBdr>
            <w:top w:val="none" w:sz="0" w:space="0" w:color="auto"/>
            <w:left w:val="none" w:sz="0" w:space="0" w:color="auto"/>
            <w:bottom w:val="none" w:sz="0" w:space="0" w:color="auto"/>
            <w:right w:val="none" w:sz="0" w:space="0" w:color="auto"/>
          </w:divBdr>
        </w:div>
        <w:div w:id="660041887">
          <w:marLeft w:val="640"/>
          <w:marRight w:val="0"/>
          <w:marTop w:val="0"/>
          <w:marBottom w:val="0"/>
          <w:divBdr>
            <w:top w:val="none" w:sz="0" w:space="0" w:color="auto"/>
            <w:left w:val="none" w:sz="0" w:space="0" w:color="auto"/>
            <w:bottom w:val="none" w:sz="0" w:space="0" w:color="auto"/>
            <w:right w:val="none" w:sz="0" w:space="0" w:color="auto"/>
          </w:divBdr>
        </w:div>
        <w:div w:id="669139257">
          <w:marLeft w:val="640"/>
          <w:marRight w:val="0"/>
          <w:marTop w:val="0"/>
          <w:marBottom w:val="0"/>
          <w:divBdr>
            <w:top w:val="none" w:sz="0" w:space="0" w:color="auto"/>
            <w:left w:val="none" w:sz="0" w:space="0" w:color="auto"/>
            <w:bottom w:val="none" w:sz="0" w:space="0" w:color="auto"/>
            <w:right w:val="none" w:sz="0" w:space="0" w:color="auto"/>
          </w:divBdr>
        </w:div>
        <w:div w:id="669990256">
          <w:marLeft w:val="640"/>
          <w:marRight w:val="0"/>
          <w:marTop w:val="0"/>
          <w:marBottom w:val="0"/>
          <w:divBdr>
            <w:top w:val="none" w:sz="0" w:space="0" w:color="auto"/>
            <w:left w:val="none" w:sz="0" w:space="0" w:color="auto"/>
            <w:bottom w:val="none" w:sz="0" w:space="0" w:color="auto"/>
            <w:right w:val="none" w:sz="0" w:space="0" w:color="auto"/>
          </w:divBdr>
        </w:div>
        <w:div w:id="681783158">
          <w:marLeft w:val="640"/>
          <w:marRight w:val="0"/>
          <w:marTop w:val="0"/>
          <w:marBottom w:val="0"/>
          <w:divBdr>
            <w:top w:val="none" w:sz="0" w:space="0" w:color="auto"/>
            <w:left w:val="none" w:sz="0" w:space="0" w:color="auto"/>
            <w:bottom w:val="none" w:sz="0" w:space="0" w:color="auto"/>
            <w:right w:val="none" w:sz="0" w:space="0" w:color="auto"/>
          </w:divBdr>
        </w:div>
        <w:div w:id="682513338">
          <w:marLeft w:val="640"/>
          <w:marRight w:val="0"/>
          <w:marTop w:val="0"/>
          <w:marBottom w:val="0"/>
          <w:divBdr>
            <w:top w:val="none" w:sz="0" w:space="0" w:color="auto"/>
            <w:left w:val="none" w:sz="0" w:space="0" w:color="auto"/>
            <w:bottom w:val="none" w:sz="0" w:space="0" w:color="auto"/>
            <w:right w:val="none" w:sz="0" w:space="0" w:color="auto"/>
          </w:divBdr>
        </w:div>
        <w:div w:id="689064928">
          <w:marLeft w:val="640"/>
          <w:marRight w:val="0"/>
          <w:marTop w:val="0"/>
          <w:marBottom w:val="0"/>
          <w:divBdr>
            <w:top w:val="none" w:sz="0" w:space="0" w:color="auto"/>
            <w:left w:val="none" w:sz="0" w:space="0" w:color="auto"/>
            <w:bottom w:val="none" w:sz="0" w:space="0" w:color="auto"/>
            <w:right w:val="none" w:sz="0" w:space="0" w:color="auto"/>
          </w:divBdr>
        </w:div>
        <w:div w:id="691956151">
          <w:marLeft w:val="640"/>
          <w:marRight w:val="0"/>
          <w:marTop w:val="0"/>
          <w:marBottom w:val="0"/>
          <w:divBdr>
            <w:top w:val="none" w:sz="0" w:space="0" w:color="auto"/>
            <w:left w:val="none" w:sz="0" w:space="0" w:color="auto"/>
            <w:bottom w:val="none" w:sz="0" w:space="0" w:color="auto"/>
            <w:right w:val="none" w:sz="0" w:space="0" w:color="auto"/>
          </w:divBdr>
        </w:div>
        <w:div w:id="713044518">
          <w:marLeft w:val="640"/>
          <w:marRight w:val="0"/>
          <w:marTop w:val="0"/>
          <w:marBottom w:val="0"/>
          <w:divBdr>
            <w:top w:val="none" w:sz="0" w:space="0" w:color="auto"/>
            <w:left w:val="none" w:sz="0" w:space="0" w:color="auto"/>
            <w:bottom w:val="none" w:sz="0" w:space="0" w:color="auto"/>
            <w:right w:val="none" w:sz="0" w:space="0" w:color="auto"/>
          </w:divBdr>
        </w:div>
        <w:div w:id="720788395">
          <w:marLeft w:val="640"/>
          <w:marRight w:val="0"/>
          <w:marTop w:val="0"/>
          <w:marBottom w:val="0"/>
          <w:divBdr>
            <w:top w:val="none" w:sz="0" w:space="0" w:color="auto"/>
            <w:left w:val="none" w:sz="0" w:space="0" w:color="auto"/>
            <w:bottom w:val="none" w:sz="0" w:space="0" w:color="auto"/>
            <w:right w:val="none" w:sz="0" w:space="0" w:color="auto"/>
          </w:divBdr>
        </w:div>
        <w:div w:id="730426644">
          <w:marLeft w:val="640"/>
          <w:marRight w:val="0"/>
          <w:marTop w:val="0"/>
          <w:marBottom w:val="0"/>
          <w:divBdr>
            <w:top w:val="none" w:sz="0" w:space="0" w:color="auto"/>
            <w:left w:val="none" w:sz="0" w:space="0" w:color="auto"/>
            <w:bottom w:val="none" w:sz="0" w:space="0" w:color="auto"/>
            <w:right w:val="none" w:sz="0" w:space="0" w:color="auto"/>
          </w:divBdr>
        </w:div>
        <w:div w:id="741097247">
          <w:marLeft w:val="640"/>
          <w:marRight w:val="0"/>
          <w:marTop w:val="0"/>
          <w:marBottom w:val="0"/>
          <w:divBdr>
            <w:top w:val="none" w:sz="0" w:space="0" w:color="auto"/>
            <w:left w:val="none" w:sz="0" w:space="0" w:color="auto"/>
            <w:bottom w:val="none" w:sz="0" w:space="0" w:color="auto"/>
            <w:right w:val="none" w:sz="0" w:space="0" w:color="auto"/>
          </w:divBdr>
        </w:div>
        <w:div w:id="742145201">
          <w:marLeft w:val="640"/>
          <w:marRight w:val="0"/>
          <w:marTop w:val="0"/>
          <w:marBottom w:val="0"/>
          <w:divBdr>
            <w:top w:val="none" w:sz="0" w:space="0" w:color="auto"/>
            <w:left w:val="none" w:sz="0" w:space="0" w:color="auto"/>
            <w:bottom w:val="none" w:sz="0" w:space="0" w:color="auto"/>
            <w:right w:val="none" w:sz="0" w:space="0" w:color="auto"/>
          </w:divBdr>
        </w:div>
        <w:div w:id="745955585">
          <w:marLeft w:val="640"/>
          <w:marRight w:val="0"/>
          <w:marTop w:val="0"/>
          <w:marBottom w:val="0"/>
          <w:divBdr>
            <w:top w:val="none" w:sz="0" w:space="0" w:color="auto"/>
            <w:left w:val="none" w:sz="0" w:space="0" w:color="auto"/>
            <w:bottom w:val="none" w:sz="0" w:space="0" w:color="auto"/>
            <w:right w:val="none" w:sz="0" w:space="0" w:color="auto"/>
          </w:divBdr>
        </w:div>
        <w:div w:id="757870349">
          <w:marLeft w:val="640"/>
          <w:marRight w:val="0"/>
          <w:marTop w:val="0"/>
          <w:marBottom w:val="0"/>
          <w:divBdr>
            <w:top w:val="none" w:sz="0" w:space="0" w:color="auto"/>
            <w:left w:val="none" w:sz="0" w:space="0" w:color="auto"/>
            <w:bottom w:val="none" w:sz="0" w:space="0" w:color="auto"/>
            <w:right w:val="none" w:sz="0" w:space="0" w:color="auto"/>
          </w:divBdr>
        </w:div>
        <w:div w:id="759330643">
          <w:marLeft w:val="640"/>
          <w:marRight w:val="0"/>
          <w:marTop w:val="0"/>
          <w:marBottom w:val="0"/>
          <w:divBdr>
            <w:top w:val="none" w:sz="0" w:space="0" w:color="auto"/>
            <w:left w:val="none" w:sz="0" w:space="0" w:color="auto"/>
            <w:bottom w:val="none" w:sz="0" w:space="0" w:color="auto"/>
            <w:right w:val="none" w:sz="0" w:space="0" w:color="auto"/>
          </w:divBdr>
        </w:div>
        <w:div w:id="760176073">
          <w:marLeft w:val="640"/>
          <w:marRight w:val="0"/>
          <w:marTop w:val="0"/>
          <w:marBottom w:val="0"/>
          <w:divBdr>
            <w:top w:val="none" w:sz="0" w:space="0" w:color="auto"/>
            <w:left w:val="none" w:sz="0" w:space="0" w:color="auto"/>
            <w:bottom w:val="none" w:sz="0" w:space="0" w:color="auto"/>
            <w:right w:val="none" w:sz="0" w:space="0" w:color="auto"/>
          </w:divBdr>
        </w:div>
        <w:div w:id="771365615">
          <w:marLeft w:val="640"/>
          <w:marRight w:val="0"/>
          <w:marTop w:val="0"/>
          <w:marBottom w:val="0"/>
          <w:divBdr>
            <w:top w:val="none" w:sz="0" w:space="0" w:color="auto"/>
            <w:left w:val="none" w:sz="0" w:space="0" w:color="auto"/>
            <w:bottom w:val="none" w:sz="0" w:space="0" w:color="auto"/>
            <w:right w:val="none" w:sz="0" w:space="0" w:color="auto"/>
          </w:divBdr>
        </w:div>
        <w:div w:id="771435813">
          <w:marLeft w:val="640"/>
          <w:marRight w:val="0"/>
          <w:marTop w:val="0"/>
          <w:marBottom w:val="0"/>
          <w:divBdr>
            <w:top w:val="none" w:sz="0" w:space="0" w:color="auto"/>
            <w:left w:val="none" w:sz="0" w:space="0" w:color="auto"/>
            <w:bottom w:val="none" w:sz="0" w:space="0" w:color="auto"/>
            <w:right w:val="none" w:sz="0" w:space="0" w:color="auto"/>
          </w:divBdr>
        </w:div>
        <w:div w:id="772483025">
          <w:marLeft w:val="640"/>
          <w:marRight w:val="0"/>
          <w:marTop w:val="0"/>
          <w:marBottom w:val="0"/>
          <w:divBdr>
            <w:top w:val="none" w:sz="0" w:space="0" w:color="auto"/>
            <w:left w:val="none" w:sz="0" w:space="0" w:color="auto"/>
            <w:bottom w:val="none" w:sz="0" w:space="0" w:color="auto"/>
            <w:right w:val="none" w:sz="0" w:space="0" w:color="auto"/>
          </w:divBdr>
        </w:div>
        <w:div w:id="790125397">
          <w:marLeft w:val="640"/>
          <w:marRight w:val="0"/>
          <w:marTop w:val="0"/>
          <w:marBottom w:val="0"/>
          <w:divBdr>
            <w:top w:val="none" w:sz="0" w:space="0" w:color="auto"/>
            <w:left w:val="none" w:sz="0" w:space="0" w:color="auto"/>
            <w:bottom w:val="none" w:sz="0" w:space="0" w:color="auto"/>
            <w:right w:val="none" w:sz="0" w:space="0" w:color="auto"/>
          </w:divBdr>
        </w:div>
        <w:div w:id="791821652">
          <w:marLeft w:val="640"/>
          <w:marRight w:val="0"/>
          <w:marTop w:val="0"/>
          <w:marBottom w:val="0"/>
          <w:divBdr>
            <w:top w:val="none" w:sz="0" w:space="0" w:color="auto"/>
            <w:left w:val="none" w:sz="0" w:space="0" w:color="auto"/>
            <w:bottom w:val="none" w:sz="0" w:space="0" w:color="auto"/>
            <w:right w:val="none" w:sz="0" w:space="0" w:color="auto"/>
          </w:divBdr>
        </w:div>
        <w:div w:id="812596965">
          <w:marLeft w:val="640"/>
          <w:marRight w:val="0"/>
          <w:marTop w:val="0"/>
          <w:marBottom w:val="0"/>
          <w:divBdr>
            <w:top w:val="none" w:sz="0" w:space="0" w:color="auto"/>
            <w:left w:val="none" w:sz="0" w:space="0" w:color="auto"/>
            <w:bottom w:val="none" w:sz="0" w:space="0" w:color="auto"/>
            <w:right w:val="none" w:sz="0" w:space="0" w:color="auto"/>
          </w:divBdr>
        </w:div>
        <w:div w:id="833181834">
          <w:marLeft w:val="640"/>
          <w:marRight w:val="0"/>
          <w:marTop w:val="0"/>
          <w:marBottom w:val="0"/>
          <w:divBdr>
            <w:top w:val="none" w:sz="0" w:space="0" w:color="auto"/>
            <w:left w:val="none" w:sz="0" w:space="0" w:color="auto"/>
            <w:bottom w:val="none" w:sz="0" w:space="0" w:color="auto"/>
            <w:right w:val="none" w:sz="0" w:space="0" w:color="auto"/>
          </w:divBdr>
        </w:div>
        <w:div w:id="840702603">
          <w:marLeft w:val="640"/>
          <w:marRight w:val="0"/>
          <w:marTop w:val="0"/>
          <w:marBottom w:val="0"/>
          <w:divBdr>
            <w:top w:val="none" w:sz="0" w:space="0" w:color="auto"/>
            <w:left w:val="none" w:sz="0" w:space="0" w:color="auto"/>
            <w:bottom w:val="none" w:sz="0" w:space="0" w:color="auto"/>
            <w:right w:val="none" w:sz="0" w:space="0" w:color="auto"/>
          </w:divBdr>
        </w:div>
        <w:div w:id="844704635">
          <w:marLeft w:val="640"/>
          <w:marRight w:val="0"/>
          <w:marTop w:val="0"/>
          <w:marBottom w:val="0"/>
          <w:divBdr>
            <w:top w:val="none" w:sz="0" w:space="0" w:color="auto"/>
            <w:left w:val="none" w:sz="0" w:space="0" w:color="auto"/>
            <w:bottom w:val="none" w:sz="0" w:space="0" w:color="auto"/>
            <w:right w:val="none" w:sz="0" w:space="0" w:color="auto"/>
          </w:divBdr>
        </w:div>
        <w:div w:id="871071327">
          <w:marLeft w:val="640"/>
          <w:marRight w:val="0"/>
          <w:marTop w:val="0"/>
          <w:marBottom w:val="0"/>
          <w:divBdr>
            <w:top w:val="none" w:sz="0" w:space="0" w:color="auto"/>
            <w:left w:val="none" w:sz="0" w:space="0" w:color="auto"/>
            <w:bottom w:val="none" w:sz="0" w:space="0" w:color="auto"/>
            <w:right w:val="none" w:sz="0" w:space="0" w:color="auto"/>
          </w:divBdr>
        </w:div>
        <w:div w:id="877743113">
          <w:marLeft w:val="640"/>
          <w:marRight w:val="0"/>
          <w:marTop w:val="0"/>
          <w:marBottom w:val="0"/>
          <w:divBdr>
            <w:top w:val="none" w:sz="0" w:space="0" w:color="auto"/>
            <w:left w:val="none" w:sz="0" w:space="0" w:color="auto"/>
            <w:bottom w:val="none" w:sz="0" w:space="0" w:color="auto"/>
            <w:right w:val="none" w:sz="0" w:space="0" w:color="auto"/>
          </w:divBdr>
        </w:div>
        <w:div w:id="884803353">
          <w:marLeft w:val="640"/>
          <w:marRight w:val="0"/>
          <w:marTop w:val="0"/>
          <w:marBottom w:val="0"/>
          <w:divBdr>
            <w:top w:val="none" w:sz="0" w:space="0" w:color="auto"/>
            <w:left w:val="none" w:sz="0" w:space="0" w:color="auto"/>
            <w:bottom w:val="none" w:sz="0" w:space="0" w:color="auto"/>
            <w:right w:val="none" w:sz="0" w:space="0" w:color="auto"/>
          </w:divBdr>
        </w:div>
        <w:div w:id="890195980">
          <w:marLeft w:val="640"/>
          <w:marRight w:val="0"/>
          <w:marTop w:val="0"/>
          <w:marBottom w:val="0"/>
          <w:divBdr>
            <w:top w:val="none" w:sz="0" w:space="0" w:color="auto"/>
            <w:left w:val="none" w:sz="0" w:space="0" w:color="auto"/>
            <w:bottom w:val="none" w:sz="0" w:space="0" w:color="auto"/>
            <w:right w:val="none" w:sz="0" w:space="0" w:color="auto"/>
          </w:divBdr>
        </w:div>
        <w:div w:id="910233430">
          <w:marLeft w:val="640"/>
          <w:marRight w:val="0"/>
          <w:marTop w:val="0"/>
          <w:marBottom w:val="0"/>
          <w:divBdr>
            <w:top w:val="none" w:sz="0" w:space="0" w:color="auto"/>
            <w:left w:val="none" w:sz="0" w:space="0" w:color="auto"/>
            <w:bottom w:val="none" w:sz="0" w:space="0" w:color="auto"/>
            <w:right w:val="none" w:sz="0" w:space="0" w:color="auto"/>
          </w:divBdr>
        </w:div>
        <w:div w:id="911744142">
          <w:marLeft w:val="640"/>
          <w:marRight w:val="0"/>
          <w:marTop w:val="0"/>
          <w:marBottom w:val="0"/>
          <w:divBdr>
            <w:top w:val="none" w:sz="0" w:space="0" w:color="auto"/>
            <w:left w:val="none" w:sz="0" w:space="0" w:color="auto"/>
            <w:bottom w:val="none" w:sz="0" w:space="0" w:color="auto"/>
            <w:right w:val="none" w:sz="0" w:space="0" w:color="auto"/>
          </w:divBdr>
        </w:div>
        <w:div w:id="913785043">
          <w:marLeft w:val="640"/>
          <w:marRight w:val="0"/>
          <w:marTop w:val="0"/>
          <w:marBottom w:val="0"/>
          <w:divBdr>
            <w:top w:val="none" w:sz="0" w:space="0" w:color="auto"/>
            <w:left w:val="none" w:sz="0" w:space="0" w:color="auto"/>
            <w:bottom w:val="none" w:sz="0" w:space="0" w:color="auto"/>
            <w:right w:val="none" w:sz="0" w:space="0" w:color="auto"/>
          </w:divBdr>
        </w:div>
        <w:div w:id="933131236">
          <w:marLeft w:val="640"/>
          <w:marRight w:val="0"/>
          <w:marTop w:val="0"/>
          <w:marBottom w:val="0"/>
          <w:divBdr>
            <w:top w:val="none" w:sz="0" w:space="0" w:color="auto"/>
            <w:left w:val="none" w:sz="0" w:space="0" w:color="auto"/>
            <w:bottom w:val="none" w:sz="0" w:space="0" w:color="auto"/>
            <w:right w:val="none" w:sz="0" w:space="0" w:color="auto"/>
          </w:divBdr>
        </w:div>
        <w:div w:id="938220825">
          <w:marLeft w:val="640"/>
          <w:marRight w:val="0"/>
          <w:marTop w:val="0"/>
          <w:marBottom w:val="0"/>
          <w:divBdr>
            <w:top w:val="none" w:sz="0" w:space="0" w:color="auto"/>
            <w:left w:val="none" w:sz="0" w:space="0" w:color="auto"/>
            <w:bottom w:val="none" w:sz="0" w:space="0" w:color="auto"/>
            <w:right w:val="none" w:sz="0" w:space="0" w:color="auto"/>
          </w:divBdr>
        </w:div>
        <w:div w:id="939721101">
          <w:marLeft w:val="640"/>
          <w:marRight w:val="0"/>
          <w:marTop w:val="0"/>
          <w:marBottom w:val="0"/>
          <w:divBdr>
            <w:top w:val="none" w:sz="0" w:space="0" w:color="auto"/>
            <w:left w:val="none" w:sz="0" w:space="0" w:color="auto"/>
            <w:bottom w:val="none" w:sz="0" w:space="0" w:color="auto"/>
            <w:right w:val="none" w:sz="0" w:space="0" w:color="auto"/>
          </w:divBdr>
        </w:div>
        <w:div w:id="947271184">
          <w:marLeft w:val="640"/>
          <w:marRight w:val="0"/>
          <w:marTop w:val="0"/>
          <w:marBottom w:val="0"/>
          <w:divBdr>
            <w:top w:val="none" w:sz="0" w:space="0" w:color="auto"/>
            <w:left w:val="none" w:sz="0" w:space="0" w:color="auto"/>
            <w:bottom w:val="none" w:sz="0" w:space="0" w:color="auto"/>
            <w:right w:val="none" w:sz="0" w:space="0" w:color="auto"/>
          </w:divBdr>
        </w:div>
        <w:div w:id="947273957">
          <w:marLeft w:val="640"/>
          <w:marRight w:val="0"/>
          <w:marTop w:val="0"/>
          <w:marBottom w:val="0"/>
          <w:divBdr>
            <w:top w:val="none" w:sz="0" w:space="0" w:color="auto"/>
            <w:left w:val="none" w:sz="0" w:space="0" w:color="auto"/>
            <w:bottom w:val="none" w:sz="0" w:space="0" w:color="auto"/>
            <w:right w:val="none" w:sz="0" w:space="0" w:color="auto"/>
          </w:divBdr>
        </w:div>
        <w:div w:id="948586427">
          <w:marLeft w:val="640"/>
          <w:marRight w:val="0"/>
          <w:marTop w:val="0"/>
          <w:marBottom w:val="0"/>
          <w:divBdr>
            <w:top w:val="none" w:sz="0" w:space="0" w:color="auto"/>
            <w:left w:val="none" w:sz="0" w:space="0" w:color="auto"/>
            <w:bottom w:val="none" w:sz="0" w:space="0" w:color="auto"/>
            <w:right w:val="none" w:sz="0" w:space="0" w:color="auto"/>
          </w:divBdr>
        </w:div>
        <w:div w:id="949046949">
          <w:marLeft w:val="640"/>
          <w:marRight w:val="0"/>
          <w:marTop w:val="0"/>
          <w:marBottom w:val="0"/>
          <w:divBdr>
            <w:top w:val="none" w:sz="0" w:space="0" w:color="auto"/>
            <w:left w:val="none" w:sz="0" w:space="0" w:color="auto"/>
            <w:bottom w:val="none" w:sz="0" w:space="0" w:color="auto"/>
            <w:right w:val="none" w:sz="0" w:space="0" w:color="auto"/>
          </w:divBdr>
        </w:div>
        <w:div w:id="963387437">
          <w:marLeft w:val="640"/>
          <w:marRight w:val="0"/>
          <w:marTop w:val="0"/>
          <w:marBottom w:val="0"/>
          <w:divBdr>
            <w:top w:val="none" w:sz="0" w:space="0" w:color="auto"/>
            <w:left w:val="none" w:sz="0" w:space="0" w:color="auto"/>
            <w:bottom w:val="none" w:sz="0" w:space="0" w:color="auto"/>
            <w:right w:val="none" w:sz="0" w:space="0" w:color="auto"/>
          </w:divBdr>
        </w:div>
        <w:div w:id="970406749">
          <w:marLeft w:val="640"/>
          <w:marRight w:val="0"/>
          <w:marTop w:val="0"/>
          <w:marBottom w:val="0"/>
          <w:divBdr>
            <w:top w:val="none" w:sz="0" w:space="0" w:color="auto"/>
            <w:left w:val="none" w:sz="0" w:space="0" w:color="auto"/>
            <w:bottom w:val="none" w:sz="0" w:space="0" w:color="auto"/>
            <w:right w:val="none" w:sz="0" w:space="0" w:color="auto"/>
          </w:divBdr>
        </w:div>
        <w:div w:id="989558688">
          <w:marLeft w:val="640"/>
          <w:marRight w:val="0"/>
          <w:marTop w:val="0"/>
          <w:marBottom w:val="0"/>
          <w:divBdr>
            <w:top w:val="none" w:sz="0" w:space="0" w:color="auto"/>
            <w:left w:val="none" w:sz="0" w:space="0" w:color="auto"/>
            <w:bottom w:val="none" w:sz="0" w:space="0" w:color="auto"/>
            <w:right w:val="none" w:sz="0" w:space="0" w:color="auto"/>
          </w:divBdr>
        </w:div>
        <w:div w:id="994264604">
          <w:marLeft w:val="640"/>
          <w:marRight w:val="0"/>
          <w:marTop w:val="0"/>
          <w:marBottom w:val="0"/>
          <w:divBdr>
            <w:top w:val="none" w:sz="0" w:space="0" w:color="auto"/>
            <w:left w:val="none" w:sz="0" w:space="0" w:color="auto"/>
            <w:bottom w:val="none" w:sz="0" w:space="0" w:color="auto"/>
            <w:right w:val="none" w:sz="0" w:space="0" w:color="auto"/>
          </w:divBdr>
        </w:div>
        <w:div w:id="999848068">
          <w:marLeft w:val="640"/>
          <w:marRight w:val="0"/>
          <w:marTop w:val="0"/>
          <w:marBottom w:val="0"/>
          <w:divBdr>
            <w:top w:val="none" w:sz="0" w:space="0" w:color="auto"/>
            <w:left w:val="none" w:sz="0" w:space="0" w:color="auto"/>
            <w:bottom w:val="none" w:sz="0" w:space="0" w:color="auto"/>
            <w:right w:val="none" w:sz="0" w:space="0" w:color="auto"/>
          </w:divBdr>
        </w:div>
        <w:div w:id="1012031672">
          <w:marLeft w:val="640"/>
          <w:marRight w:val="0"/>
          <w:marTop w:val="0"/>
          <w:marBottom w:val="0"/>
          <w:divBdr>
            <w:top w:val="none" w:sz="0" w:space="0" w:color="auto"/>
            <w:left w:val="none" w:sz="0" w:space="0" w:color="auto"/>
            <w:bottom w:val="none" w:sz="0" w:space="0" w:color="auto"/>
            <w:right w:val="none" w:sz="0" w:space="0" w:color="auto"/>
          </w:divBdr>
        </w:div>
        <w:div w:id="1014572817">
          <w:marLeft w:val="640"/>
          <w:marRight w:val="0"/>
          <w:marTop w:val="0"/>
          <w:marBottom w:val="0"/>
          <w:divBdr>
            <w:top w:val="none" w:sz="0" w:space="0" w:color="auto"/>
            <w:left w:val="none" w:sz="0" w:space="0" w:color="auto"/>
            <w:bottom w:val="none" w:sz="0" w:space="0" w:color="auto"/>
            <w:right w:val="none" w:sz="0" w:space="0" w:color="auto"/>
          </w:divBdr>
        </w:div>
        <w:div w:id="1016232837">
          <w:marLeft w:val="640"/>
          <w:marRight w:val="0"/>
          <w:marTop w:val="0"/>
          <w:marBottom w:val="0"/>
          <w:divBdr>
            <w:top w:val="none" w:sz="0" w:space="0" w:color="auto"/>
            <w:left w:val="none" w:sz="0" w:space="0" w:color="auto"/>
            <w:bottom w:val="none" w:sz="0" w:space="0" w:color="auto"/>
            <w:right w:val="none" w:sz="0" w:space="0" w:color="auto"/>
          </w:divBdr>
        </w:div>
        <w:div w:id="1019312995">
          <w:marLeft w:val="640"/>
          <w:marRight w:val="0"/>
          <w:marTop w:val="0"/>
          <w:marBottom w:val="0"/>
          <w:divBdr>
            <w:top w:val="none" w:sz="0" w:space="0" w:color="auto"/>
            <w:left w:val="none" w:sz="0" w:space="0" w:color="auto"/>
            <w:bottom w:val="none" w:sz="0" w:space="0" w:color="auto"/>
            <w:right w:val="none" w:sz="0" w:space="0" w:color="auto"/>
          </w:divBdr>
        </w:div>
        <w:div w:id="1040210157">
          <w:marLeft w:val="640"/>
          <w:marRight w:val="0"/>
          <w:marTop w:val="0"/>
          <w:marBottom w:val="0"/>
          <w:divBdr>
            <w:top w:val="none" w:sz="0" w:space="0" w:color="auto"/>
            <w:left w:val="none" w:sz="0" w:space="0" w:color="auto"/>
            <w:bottom w:val="none" w:sz="0" w:space="0" w:color="auto"/>
            <w:right w:val="none" w:sz="0" w:space="0" w:color="auto"/>
          </w:divBdr>
        </w:div>
        <w:div w:id="1043597316">
          <w:marLeft w:val="640"/>
          <w:marRight w:val="0"/>
          <w:marTop w:val="0"/>
          <w:marBottom w:val="0"/>
          <w:divBdr>
            <w:top w:val="none" w:sz="0" w:space="0" w:color="auto"/>
            <w:left w:val="none" w:sz="0" w:space="0" w:color="auto"/>
            <w:bottom w:val="none" w:sz="0" w:space="0" w:color="auto"/>
            <w:right w:val="none" w:sz="0" w:space="0" w:color="auto"/>
          </w:divBdr>
        </w:div>
        <w:div w:id="1061488100">
          <w:marLeft w:val="640"/>
          <w:marRight w:val="0"/>
          <w:marTop w:val="0"/>
          <w:marBottom w:val="0"/>
          <w:divBdr>
            <w:top w:val="none" w:sz="0" w:space="0" w:color="auto"/>
            <w:left w:val="none" w:sz="0" w:space="0" w:color="auto"/>
            <w:bottom w:val="none" w:sz="0" w:space="0" w:color="auto"/>
            <w:right w:val="none" w:sz="0" w:space="0" w:color="auto"/>
          </w:divBdr>
        </w:div>
        <w:div w:id="1091507125">
          <w:marLeft w:val="640"/>
          <w:marRight w:val="0"/>
          <w:marTop w:val="0"/>
          <w:marBottom w:val="0"/>
          <w:divBdr>
            <w:top w:val="none" w:sz="0" w:space="0" w:color="auto"/>
            <w:left w:val="none" w:sz="0" w:space="0" w:color="auto"/>
            <w:bottom w:val="none" w:sz="0" w:space="0" w:color="auto"/>
            <w:right w:val="none" w:sz="0" w:space="0" w:color="auto"/>
          </w:divBdr>
        </w:div>
        <w:div w:id="1096900889">
          <w:marLeft w:val="640"/>
          <w:marRight w:val="0"/>
          <w:marTop w:val="0"/>
          <w:marBottom w:val="0"/>
          <w:divBdr>
            <w:top w:val="none" w:sz="0" w:space="0" w:color="auto"/>
            <w:left w:val="none" w:sz="0" w:space="0" w:color="auto"/>
            <w:bottom w:val="none" w:sz="0" w:space="0" w:color="auto"/>
            <w:right w:val="none" w:sz="0" w:space="0" w:color="auto"/>
          </w:divBdr>
        </w:div>
        <w:div w:id="1100833592">
          <w:marLeft w:val="640"/>
          <w:marRight w:val="0"/>
          <w:marTop w:val="0"/>
          <w:marBottom w:val="0"/>
          <w:divBdr>
            <w:top w:val="none" w:sz="0" w:space="0" w:color="auto"/>
            <w:left w:val="none" w:sz="0" w:space="0" w:color="auto"/>
            <w:bottom w:val="none" w:sz="0" w:space="0" w:color="auto"/>
            <w:right w:val="none" w:sz="0" w:space="0" w:color="auto"/>
          </w:divBdr>
        </w:div>
        <w:div w:id="1101334178">
          <w:marLeft w:val="640"/>
          <w:marRight w:val="0"/>
          <w:marTop w:val="0"/>
          <w:marBottom w:val="0"/>
          <w:divBdr>
            <w:top w:val="none" w:sz="0" w:space="0" w:color="auto"/>
            <w:left w:val="none" w:sz="0" w:space="0" w:color="auto"/>
            <w:bottom w:val="none" w:sz="0" w:space="0" w:color="auto"/>
            <w:right w:val="none" w:sz="0" w:space="0" w:color="auto"/>
          </w:divBdr>
        </w:div>
        <w:div w:id="1111778832">
          <w:marLeft w:val="640"/>
          <w:marRight w:val="0"/>
          <w:marTop w:val="0"/>
          <w:marBottom w:val="0"/>
          <w:divBdr>
            <w:top w:val="none" w:sz="0" w:space="0" w:color="auto"/>
            <w:left w:val="none" w:sz="0" w:space="0" w:color="auto"/>
            <w:bottom w:val="none" w:sz="0" w:space="0" w:color="auto"/>
            <w:right w:val="none" w:sz="0" w:space="0" w:color="auto"/>
          </w:divBdr>
        </w:div>
        <w:div w:id="1115171037">
          <w:marLeft w:val="640"/>
          <w:marRight w:val="0"/>
          <w:marTop w:val="0"/>
          <w:marBottom w:val="0"/>
          <w:divBdr>
            <w:top w:val="none" w:sz="0" w:space="0" w:color="auto"/>
            <w:left w:val="none" w:sz="0" w:space="0" w:color="auto"/>
            <w:bottom w:val="none" w:sz="0" w:space="0" w:color="auto"/>
            <w:right w:val="none" w:sz="0" w:space="0" w:color="auto"/>
          </w:divBdr>
        </w:div>
        <w:div w:id="1121460294">
          <w:marLeft w:val="640"/>
          <w:marRight w:val="0"/>
          <w:marTop w:val="0"/>
          <w:marBottom w:val="0"/>
          <w:divBdr>
            <w:top w:val="none" w:sz="0" w:space="0" w:color="auto"/>
            <w:left w:val="none" w:sz="0" w:space="0" w:color="auto"/>
            <w:bottom w:val="none" w:sz="0" w:space="0" w:color="auto"/>
            <w:right w:val="none" w:sz="0" w:space="0" w:color="auto"/>
          </w:divBdr>
        </w:div>
        <w:div w:id="1131169005">
          <w:marLeft w:val="640"/>
          <w:marRight w:val="0"/>
          <w:marTop w:val="0"/>
          <w:marBottom w:val="0"/>
          <w:divBdr>
            <w:top w:val="none" w:sz="0" w:space="0" w:color="auto"/>
            <w:left w:val="none" w:sz="0" w:space="0" w:color="auto"/>
            <w:bottom w:val="none" w:sz="0" w:space="0" w:color="auto"/>
            <w:right w:val="none" w:sz="0" w:space="0" w:color="auto"/>
          </w:divBdr>
        </w:div>
        <w:div w:id="1162506726">
          <w:marLeft w:val="640"/>
          <w:marRight w:val="0"/>
          <w:marTop w:val="0"/>
          <w:marBottom w:val="0"/>
          <w:divBdr>
            <w:top w:val="none" w:sz="0" w:space="0" w:color="auto"/>
            <w:left w:val="none" w:sz="0" w:space="0" w:color="auto"/>
            <w:bottom w:val="none" w:sz="0" w:space="0" w:color="auto"/>
            <w:right w:val="none" w:sz="0" w:space="0" w:color="auto"/>
          </w:divBdr>
        </w:div>
        <w:div w:id="1183978678">
          <w:marLeft w:val="640"/>
          <w:marRight w:val="0"/>
          <w:marTop w:val="0"/>
          <w:marBottom w:val="0"/>
          <w:divBdr>
            <w:top w:val="none" w:sz="0" w:space="0" w:color="auto"/>
            <w:left w:val="none" w:sz="0" w:space="0" w:color="auto"/>
            <w:bottom w:val="none" w:sz="0" w:space="0" w:color="auto"/>
            <w:right w:val="none" w:sz="0" w:space="0" w:color="auto"/>
          </w:divBdr>
        </w:div>
        <w:div w:id="1225679775">
          <w:marLeft w:val="640"/>
          <w:marRight w:val="0"/>
          <w:marTop w:val="0"/>
          <w:marBottom w:val="0"/>
          <w:divBdr>
            <w:top w:val="none" w:sz="0" w:space="0" w:color="auto"/>
            <w:left w:val="none" w:sz="0" w:space="0" w:color="auto"/>
            <w:bottom w:val="none" w:sz="0" w:space="0" w:color="auto"/>
            <w:right w:val="none" w:sz="0" w:space="0" w:color="auto"/>
          </w:divBdr>
        </w:div>
        <w:div w:id="1239173964">
          <w:marLeft w:val="640"/>
          <w:marRight w:val="0"/>
          <w:marTop w:val="0"/>
          <w:marBottom w:val="0"/>
          <w:divBdr>
            <w:top w:val="none" w:sz="0" w:space="0" w:color="auto"/>
            <w:left w:val="none" w:sz="0" w:space="0" w:color="auto"/>
            <w:bottom w:val="none" w:sz="0" w:space="0" w:color="auto"/>
            <w:right w:val="none" w:sz="0" w:space="0" w:color="auto"/>
          </w:divBdr>
        </w:div>
        <w:div w:id="1259213637">
          <w:marLeft w:val="640"/>
          <w:marRight w:val="0"/>
          <w:marTop w:val="0"/>
          <w:marBottom w:val="0"/>
          <w:divBdr>
            <w:top w:val="none" w:sz="0" w:space="0" w:color="auto"/>
            <w:left w:val="none" w:sz="0" w:space="0" w:color="auto"/>
            <w:bottom w:val="none" w:sz="0" w:space="0" w:color="auto"/>
            <w:right w:val="none" w:sz="0" w:space="0" w:color="auto"/>
          </w:divBdr>
        </w:div>
        <w:div w:id="1267538680">
          <w:marLeft w:val="640"/>
          <w:marRight w:val="0"/>
          <w:marTop w:val="0"/>
          <w:marBottom w:val="0"/>
          <w:divBdr>
            <w:top w:val="none" w:sz="0" w:space="0" w:color="auto"/>
            <w:left w:val="none" w:sz="0" w:space="0" w:color="auto"/>
            <w:bottom w:val="none" w:sz="0" w:space="0" w:color="auto"/>
            <w:right w:val="none" w:sz="0" w:space="0" w:color="auto"/>
          </w:divBdr>
        </w:div>
        <w:div w:id="1279918534">
          <w:marLeft w:val="640"/>
          <w:marRight w:val="0"/>
          <w:marTop w:val="0"/>
          <w:marBottom w:val="0"/>
          <w:divBdr>
            <w:top w:val="none" w:sz="0" w:space="0" w:color="auto"/>
            <w:left w:val="none" w:sz="0" w:space="0" w:color="auto"/>
            <w:bottom w:val="none" w:sz="0" w:space="0" w:color="auto"/>
            <w:right w:val="none" w:sz="0" w:space="0" w:color="auto"/>
          </w:divBdr>
        </w:div>
        <w:div w:id="1280454707">
          <w:marLeft w:val="640"/>
          <w:marRight w:val="0"/>
          <w:marTop w:val="0"/>
          <w:marBottom w:val="0"/>
          <w:divBdr>
            <w:top w:val="none" w:sz="0" w:space="0" w:color="auto"/>
            <w:left w:val="none" w:sz="0" w:space="0" w:color="auto"/>
            <w:bottom w:val="none" w:sz="0" w:space="0" w:color="auto"/>
            <w:right w:val="none" w:sz="0" w:space="0" w:color="auto"/>
          </w:divBdr>
        </w:div>
        <w:div w:id="1290622342">
          <w:marLeft w:val="640"/>
          <w:marRight w:val="0"/>
          <w:marTop w:val="0"/>
          <w:marBottom w:val="0"/>
          <w:divBdr>
            <w:top w:val="none" w:sz="0" w:space="0" w:color="auto"/>
            <w:left w:val="none" w:sz="0" w:space="0" w:color="auto"/>
            <w:bottom w:val="none" w:sz="0" w:space="0" w:color="auto"/>
            <w:right w:val="none" w:sz="0" w:space="0" w:color="auto"/>
          </w:divBdr>
        </w:div>
        <w:div w:id="1298031307">
          <w:marLeft w:val="640"/>
          <w:marRight w:val="0"/>
          <w:marTop w:val="0"/>
          <w:marBottom w:val="0"/>
          <w:divBdr>
            <w:top w:val="none" w:sz="0" w:space="0" w:color="auto"/>
            <w:left w:val="none" w:sz="0" w:space="0" w:color="auto"/>
            <w:bottom w:val="none" w:sz="0" w:space="0" w:color="auto"/>
            <w:right w:val="none" w:sz="0" w:space="0" w:color="auto"/>
          </w:divBdr>
        </w:div>
        <w:div w:id="1321040787">
          <w:marLeft w:val="640"/>
          <w:marRight w:val="0"/>
          <w:marTop w:val="0"/>
          <w:marBottom w:val="0"/>
          <w:divBdr>
            <w:top w:val="none" w:sz="0" w:space="0" w:color="auto"/>
            <w:left w:val="none" w:sz="0" w:space="0" w:color="auto"/>
            <w:bottom w:val="none" w:sz="0" w:space="0" w:color="auto"/>
            <w:right w:val="none" w:sz="0" w:space="0" w:color="auto"/>
          </w:divBdr>
        </w:div>
        <w:div w:id="1339889373">
          <w:marLeft w:val="640"/>
          <w:marRight w:val="0"/>
          <w:marTop w:val="0"/>
          <w:marBottom w:val="0"/>
          <w:divBdr>
            <w:top w:val="none" w:sz="0" w:space="0" w:color="auto"/>
            <w:left w:val="none" w:sz="0" w:space="0" w:color="auto"/>
            <w:bottom w:val="none" w:sz="0" w:space="0" w:color="auto"/>
            <w:right w:val="none" w:sz="0" w:space="0" w:color="auto"/>
          </w:divBdr>
        </w:div>
        <w:div w:id="1349017471">
          <w:marLeft w:val="640"/>
          <w:marRight w:val="0"/>
          <w:marTop w:val="0"/>
          <w:marBottom w:val="0"/>
          <w:divBdr>
            <w:top w:val="none" w:sz="0" w:space="0" w:color="auto"/>
            <w:left w:val="none" w:sz="0" w:space="0" w:color="auto"/>
            <w:bottom w:val="none" w:sz="0" w:space="0" w:color="auto"/>
            <w:right w:val="none" w:sz="0" w:space="0" w:color="auto"/>
          </w:divBdr>
        </w:div>
        <w:div w:id="1350912541">
          <w:marLeft w:val="640"/>
          <w:marRight w:val="0"/>
          <w:marTop w:val="0"/>
          <w:marBottom w:val="0"/>
          <w:divBdr>
            <w:top w:val="none" w:sz="0" w:space="0" w:color="auto"/>
            <w:left w:val="none" w:sz="0" w:space="0" w:color="auto"/>
            <w:bottom w:val="none" w:sz="0" w:space="0" w:color="auto"/>
            <w:right w:val="none" w:sz="0" w:space="0" w:color="auto"/>
          </w:divBdr>
        </w:div>
        <w:div w:id="1361199602">
          <w:marLeft w:val="640"/>
          <w:marRight w:val="0"/>
          <w:marTop w:val="0"/>
          <w:marBottom w:val="0"/>
          <w:divBdr>
            <w:top w:val="none" w:sz="0" w:space="0" w:color="auto"/>
            <w:left w:val="none" w:sz="0" w:space="0" w:color="auto"/>
            <w:bottom w:val="none" w:sz="0" w:space="0" w:color="auto"/>
            <w:right w:val="none" w:sz="0" w:space="0" w:color="auto"/>
          </w:divBdr>
        </w:div>
        <w:div w:id="1361786280">
          <w:marLeft w:val="640"/>
          <w:marRight w:val="0"/>
          <w:marTop w:val="0"/>
          <w:marBottom w:val="0"/>
          <w:divBdr>
            <w:top w:val="none" w:sz="0" w:space="0" w:color="auto"/>
            <w:left w:val="none" w:sz="0" w:space="0" w:color="auto"/>
            <w:bottom w:val="none" w:sz="0" w:space="0" w:color="auto"/>
            <w:right w:val="none" w:sz="0" w:space="0" w:color="auto"/>
          </w:divBdr>
        </w:div>
        <w:div w:id="1369991673">
          <w:marLeft w:val="640"/>
          <w:marRight w:val="0"/>
          <w:marTop w:val="0"/>
          <w:marBottom w:val="0"/>
          <w:divBdr>
            <w:top w:val="none" w:sz="0" w:space="0" w:color="auto"/>
            <w:left w:val="none" w:sz="0" w:space="0" w:color="auto"/>
            <w:bottom w:val="none" w:sz="0" w:space="0" w:color="auto"/>
            <w:right w:val="none" w:sz="0" w:space="0" w:color="auto"/>
          </w:divBdr>
        </w:div>
        <w:div w:id="1381199456">
          <w:marLeft w:val="640"/>
          <w:marRight w:val="0"/>
          <w:marTop w:val="0"/>
          <w:marBottom w:val="0"/>
          <w:divBdr>
            <w:top w:val="none" w:sz="0" w:space="0" w:color="auto"/>
            <w:left w:val="none" w:sz="0" w:space="0" w:color="auto"/>
            <w:bottom w:val="none" w:sz="0" w:space="0" w:color="auto"/>
            <w:right w:val="none" w:sz="0" w:space="0" w:color="auto"/>
          </w:divBdr>
        </w:div>
        <w:div w:id="1385258373">
          <w:marLeft w:val="640"/>
          <w:marRight w:val="0"/>
          <w:marTop w:val="0"/>
          <w:marBottom w:val="0"/>
          <w:divBdr>
            <w:top w:val="none" w:sz="0" w:space="0" w:color="auto"/>
            <w:left w:val="none" w:sz="0" w:space="0" w:color="auto"/>
            <w:bottom w:val="none" w:sz="0" w:space="0" w:color="auto"/>
            <w:right w:val="none" w:sz="0" w:space="0" w:color="auto"/>
          </w:divBdr>
        </w:div>
        <w:div w:id="1390571998">
          <w:marLeft w:val="640"/>
          <w:marRight w:val="0"/>
          <w:marTop w:val="0"/>
          <w:marBottom w:val="0"/>
          <w:divBdr>
            <w:top w:val="none" w:sz="0" w:space="0" w:color="auto"/>
            <w:left w:val="none" w:sz="0" w:space="0" w:color="auto"/>
            <w:bottom w:val="none" w:sz="0" w:space="0" w:color="auto"/>
            <w:right w:val="none" w:sz="0" w:space="0" w:color="auto"/>
          </w:divBdr>
        </w:div>
        <w:div w:id="1399132002">
          <w:marLeft w:val="640"/>
          <w:marRight w:val="0"/>
          <w:marTop w:val="0"/>
          <w:marBottom w:val="0"/>
          <w:divBdr>
            <w:top w:val="none" w:sz="0" w:space="0" w:color="auto"/>
            <w:left w:val="none" w:sz="0" w:space="0" w:color="auto"/>
            <w:bottom w:val="none" w:sz="0" w:space="0" w:color="auto"/>
            <w:right w:val="none" w:sz="0" w:space="0" w:color="auto"/>
          </w:divBdr>
        </w:div>
        <w:div w:id="1402286495">
          <w:marLeft w:val="640"/>
          <w:marRight w:val="0"/>
          <w:marTop w:val="0"/>
          <w:marBottom w:val="0"/>
          <w:divBdr>
            <w:top w:val="none" w:sz="0" w:space="0" w:color="auto"/>
            <w:left w:val="none" w:sz="0" w:space="0" w:color="auto"/>
            <w:bottom w:val="none" w:sz="0" w:space="0" w:color="auto"/>
            <w:right w:val="none" w:sz="0" w:space="0" w:color="auto"/>
          </w:divBdr>
        </w:div>
        <w:div w:id="1407680089">
          <w:marLeft w:val="640"/>
          <w:marRight w:val="0"/>
          <w:marTop w:val="0"/>
          <w:marBottom w:val="0"/>
          <w:divBdr>
            <w:top w:val="none" w:sz="0" w:space="0" w:color="auto"/>
            <w:left w:val="none" w:sz="0" w:space="0" w:color="auto"/>
            <w:bottom w:val="none" w:sz="0" w:space="0" w:color="auto"/>
            <w:right w:val="none" w:sz="0" w:space="0" w:color="auto"/>
          </w:divBdr>
        </w:div>
        <w:div w:id="1409767953">
          <w:marLeft w:val="640"/>
          <w:marRight w:val="0"/>
          <w:marTop w:val="0"/>
          <w:marBottom w:val="0"/>
          <w:divBdr>
            <w:top w:val="none" w:sz="0" w:space="0" w:color="auto"/>
            <w:left w:val="none" w:sz="0" w:space="0" w:color="auto"/>
            <w:bottom w:val="none" w:sz="0" w:space="0" w:color="auto"/>
            <w:right w:val="none" w:sz="0" w:space="0" w:color="auto"/>
          </w:divBdr>
        </w:div>
        <w:div w:id="1426144728">
          <w:marLeft w:val="640"/>
          <w:marRight w:val="0"/>
          <w:marTop w:val="0"/>
          <w:marBottom w:val="0"/>
          <w:divBdr>
            <w:top w:val="none" w:sz="0" w:space="0" w:color="auto"/>
            <w:left w:val="none" w:sz="0" w:space="0" w:color="auto"/>
            <w:bottom w:val="none" w:sz="0" w:space="0" w:color="auto"/>
            <w:right w:val="none" w:sz="0" w:space="0" w:color="auto"/>
          </w:divBdr>
        </w:div>
        <w:div w:id="1436636111">
          <w:marLeft w:val="640"/>
          <w:marRight w:val="0"/>
          <w:marTop w:val="0"/>
          <w:marBottom w:val="0"/>
          <w:divBdr>
            <w:top w:val="none" w:sz="0" w:space="0" w:color="auto"/>
            <w:left w:val="none" w:sz="0" w:space="0" w:color="auto"/>
            <w:bottom w:val="none" w:sz="0" w:space="0" w:color="auto"/>
            <w:right w:val="none" w:sz="0" w:space="0" w:color="auto"/>
          </w:divBdr>
        </w:div>
        <w:div w:id="1444303330">
          <w:marLeft w:val="640"/>
          <w:marRight w:val="0"/>
          <w:marTop w:val="0"/>
          <w:marBottom w:val="0"/>
          <w:divBdr>
            <w:top w:val="none" w:sz="0" w:space="0" w:color="auto"/>
            <w:left w:val="none" w:sz="0" w:space="0" w:color="auto"/>
            <w:bottom w:val="none" w:sz="0" w:space="0" w:color="auto"/>
            <w:right w:val="none" w:sz="0" w:space="0" w:color="auto"/>
          </w:divBdr>
        </w:div>
        <w:div w:id="1446538378">
          <w:marLeft w:val="640"/>
          <w:marRight w:val="0"/>
          <w:marTop w:val="0"/>
          <w:marBottom w:val="0"/>
          <w:divBdr>
            <w:top w:val="none" w:sz="0" w:space="0" w:color="auto"/>
            <w:left w:val="none" w:sz="0" w:space="0" w:color="auto"/>
            <w:bottom w:val="none" w:sz="0" w:space="0" w:color="auto"/>
            <w:right w:val="none" w:sz="0" w:space="0" w:color="auto"/>
          </w:divBdr>
        </w:div>
        <w:div w:id="1473520360">
          <w:marLeft w:val="640"/>
          <w:marRight w:val="0"/>
          <w:marTop w:val="0"/>
          <w:marBottom w:val="0"/>
          <w:divBdr>
            <w:top w:val="none" w:sz="0" w:space="0" w:color="auto"/>
            <w:left w:val="none" w:sz="0" w:space="0" w:color="auto"/>
            <w:bottom w:val="none" w:sz="0" w:space="0" w:color="auto"/>
            <w:right w:val="none" w:sz="0" w:space="0" w:color="auto"/>
          </w:divBdr>
        </w:div>
        <w:div w:id="1478372601">
          <w:marLeft w:val="640"/>
          <w:marRight w:val="0"/>
          <w:marTop w:val="0"/>
          <w:marBottom w:val="0"/>
          <w:divBdr>
            <w:top w:val="none" w:sz="0" w:space="0" w:color="auto"/>
            <w:left w:val="none" w:sz="0" w:space="0" w:color="auto"/>
            <w:bottom w:val="none" w:sz="0" w:space="0" w:color="auto"/>
            <w:right w:val="none" w:sz="0" w:space="0" w:color="auto"/>
          </w:divBdr>
        </w:div>
        <w:div w:id="1491672585">
          <w:marLeft w:val="640"/>
          <w:marRight w:val="0"/>
          <w:marTop w:val="0"/>
          <w:marBottom w:val="0"/>
          <w:divBdr>
            <w:top w:val="none" w:sz="0" w:space="0" w:color="auto"/>
            <w:left w:val="none" w:sz="0" w:space="0" w:color="auto"/>
            <w:bottom w:val="none" w:sz="0" w:space="0" w:color="auto"/>
            <w:right w:val="none" w:sz="0" w:space="0" w:color="auto"/>
          </w:divBdr>
        </w:div>
        <w:div w:id="1500148781">
          <w:marLeft w:val="640"/>
          <w:marRight w:val="0"/>
          <w:marTop w:val="0"/>
          <w:marBottom w:val="0"/>
          <w:divBdr>
            <w:top w:val="none" w:sz="0" w:space="0" w:color="auto"/>
            <w:left w:val="none" w:sz="0" w:space="0" w:color="auto"/>
            <w:bottom w:val="none" w:sz="0" w:space="0" w:color="auto"/>
            <w:right w:val="none" w:sz="0" w:space="0" w:color="auto"/>
          </w:divBdr>
        </w:div>
        <w:div w:id="1517112586">
          <w:marLeft w:val="640"/>
          <w:marRight w:val="0"/>
          <w:marTop w:val="0"/>
          <w:marBottom w:val="0"/>
          <w:divBdr>
            <w:top w:val="none" w:sz="0" w:space="0" w:color="auto"/>
            <w:left w:val="none" w:sz="0" w:space="0" w:color="auto"/>
            <w:bottom w:val="none" w:sz="0" w:space="0" w:color="auto"/>
            <w:right w:val="none" w:sz="0" w:space="0" w:color="auto"/>
          </w:divBdr>
        </w:div>
        <w:div w:id="1518499581">
          <w:marLeft w:val="640"/>
          <w:marRight w:val="0"/>
          <w:marTop w:val="0"/>
          <w:marBottom w:val="0"/>
          <w:divBdr>
            <w:top w:val="none" w:sz="0" w:space="0" w:color="auto"/>
            <w:left w:val="none" w:sz="0" w:space="0" w:color="auto"/>
            <w:bottom w:val="none" w:sz="0" w:space="0" w:color="auto"/>
            <w:right w:val="none" w:sz="0" w:space="0" w:color="auto"/>
          </w:divBdr>
        </w:div>
        <w:div w:id="1526824364">
          <w:marLeft w:val="640"/>
          <w:marRight w:val="0"/>
          <w:marTop w:val="0"/>
          <w:marBottom w:val="0"/>
          <w:divBdr>
            <w:top w:val="none" w:sz="0" w:space="0" w:color="auto"/>
            <w:left w:val="none" w:sz="0" w:space="0" w:color="auto"/>
            <w:bottom w:val="none" w:sz="0" w:space="0" w:color="auto"/>
            <w:right w:val="none" w:sz="0" w:space="0" w:color="auto"/>
          </w:divBdr>
        </w:div>
        <w:div w:id="1539053464">
          <w:marLeft w:val="640"/>
          <w:marRight w:val="0"/>
          <w:marTop w:val="0"/>
          <w:marBottom w:val="0"/>
          <w:divBdr>
            <w:top w:val="none" w:sz="0" w:space="0" w:color="auto"/>
            <w:left w:val="none" w:sz="0" w:space="0" w:color="auto"/>
            <w:bottom w:val="none" w:sz="0" w:space="0" w:color="auto"/>
            <w:right w:val="none" w:sz="0" w:space="0" w:color="auto"/>
          </w:divBdr>
        </w:div>
        <w:div w:id="1548906150">
          <w:marLeft w:val="640"/>
          <w:marRight w:val="0"/>
          <w:marTop w:val="0"/>
          <w:marBottom w:val="0"/>
          <w:divBdr>
            <w:top w:val="none" w:sz="0" w:space="0" w:color="auto"/>
            <w:left w:val="none" w:sz="0" w:space="0" w:color="auto"/>
            <w:bottom w:val="none" w:sz="0" w:space="0" w:color="auto"/>
            <w:right w:val="none" w:sz="0" w:space="0" w:color="auto"/>
          </w:divBdr>
        </w:div>
        <w:div w:id="1563633837">
          <w:marLeft w:val="640"/>
          <w:marRight w:val="0"/>
          <w:marTop w:val="0"/>
          <w:marBottom w:val="0"/>
          <w:divBdr>
            <w:top w:val="none" w:sz="0" w:space="0" w:color="auto"/>
            <w:left w:val="none" w:sz="0" w:space="0" w:color="auto"/>
            <w:bottom w:val="none" w:sz="0" w:space="0" w:color="auto"/>
            <w:right w:val="none" w:sz="0" w:space="0" w:color="auto"/>
          </w:divBdr>
        </w:div>
        <w:div w:id="1566526799">
          <w:marLeft w:val="640"/>
          <w:marRight w:val="0"/>
          <w:marTop w:val="0"/>
          <w:marBottom w:val="0"/>
          <w:divBdr>
            <w:top w:val="none" w:sz="0" w:space="0" w:color="auto"/>
            <w:left w:val="none" w:sz="0" w:space="0" w:color="auto"/>
            <w:bottom w:val="none" w:sz="0" w:space="0" w:color="auto"/>
            <w:right w:val="none" w:sz="0" w:space="0" w:color="auto"/>
          </w:divBdr>
        </w:div>
        <w:div w:id="1571497943">
          <w:marLeft w:val="640"/>
          <w:marRight w:val="0"/>
          <w:marTop w:val="0"/>
          <w:marBottom w:val="0"/>
          <w:divBdr>
            <w:top w:val="none" w:sz="0" w:space="0" w:color="auto"/>
            <w:left w:val="none" w:sz="0" w:space="0" w:color="auto"/>
            <w:bottom w:val="none" w:sz="0" w:space="0" w:color="auto"/>
            <w:right w:val="none" w:sz="0" w:space="0" w:color="auto"/>
          </w:divBdr>
        </w:div>
        <w:div w:id="1572960751">
          <w:marLeft w:val="640"/>
          <w:marRight w:val="0"/>
          <w:marTop w:val="0"/>
          <w:marBottom w:val="0"/>
          <w:divBdr>
            <w:top w:val="none" w:sz="0" w:space="0" w:color="auto"/>
            <w:left w:val="none" w:sz="0" w:space="0" w:color="auto"/>
            <w:bottom w:val="none" w:sz="0" w:space="0" w:color="auto"/>
            <w:right w:val="none" w:sz="0" w:space="0" w:color="auto"/>
          </w:divBdr>
        </w:div>
        <w:div w:id="1574311048">
          <w:marLeft w:val="640"/>
          <w:marRight w:val="0"/>
          <w:marTop w:val="0"/>
          <w:marBottom w:val="0"/>
          <w:divBdr>
            <w:top w:val="none" w:sz="0" w:space="0" w:color="auto"/>
            <w:left w:val="none" w:sz="0" w:space="0" w:color="auto"/>
            <w:bottom w:val="none" w:sz="0" w:space="0" w:color="auto"/>
            <w:right w:val="none" w:sz="0" w:space="0" w:color="auto"/>
          </w:divBdr>
        </w:div>
        <w:div w:id="1576041269">
          <w:marLeft w:val="640"/>
          <w:marRight w:val="0"/>
          <w:marTop w:val="0"/>
          <w:marBottom w:val="0"/>
          <w:divBdr>
            <w:top w:val="none" w:sz="0" w:space="0" w:color="auto"/>
            <w:left w:val="none" w:sz="0" w:space="0" w:color="auto"/>
            <w:bottom w:val="none" w:sz="0" w:space="0" w:color="auto"/>
            <w:right w:val="none" w:sz="0" w:space="0" w:color="auto"/>
          </w:divBdr>
        </w:div>
        <w:div w:id="1587760537">
          <w:marLeft w:val="640"/>
          <w:marRight w:val="0"/>
          <w:marTop w:val="0"/>
          <w:marBottom w:val="0"/>
          <w:divBdr>
            <w:top w:val="none" w:sz="0" w:space="0" w:color="auto"/>
            <w:left w:val="none" w:sz="0" w:space="0" w:color="auto"/>
            <w:bottom w:val="none" w:sz="0" w:space="0" w:color="auto"/>
            <w:right w:val="none" w:sz="0" w:space="0" w:color="auto"/>
          </w:divBdr>
        </w:div>
        <w:div w:id="1610157898">
          <w:marLeft w:val="640"/>
          <w:marRight w:val="0"/>
          <w:marTop w:val="0"/>
          <w:marBottom w:val="0"/>
          <w:divBdr>
            <w:top w:val="none" w:sz="0" w:space="0" w:color="auto"/>
            <w:left w:val="none" w:sz="0" w:space="0" w:color="auto"/>
            <w:bottom w:val="none" w:sz="0" w:space="0" w:color="auto"/>
            <w:right w:val="none" w:sz="0" w:space="0" w:color="auto"/>
          </w:divBdr>
        </w:div>
        <w:div w:id="1610547797">
          <w:marLeft w:val="640"/>
          <w:marRight w:val="0"/>
          <w:marTop w:val="0"/>
          <w:marBottom w:val="0"/>
          <w:divBdr>
            <w:top w:val="none" w:sz="0" w:space="0" w:color="auto"/>
            <w:left w:val="none" w:sz="0" w:space="0" w:color="auto"/>
            <w:bottom w:val="none" w:sz="0" w:space="0" w:color="auto"/>
            <w:right w:val="none" w:sz="0" w:space="0" w:color="auto"/>
          </w:divBdr>
        </w:div>
        <w:div w:id="1613124472">
          <w:marLeft w:val="640"/>
          <w:marRight w:val="0"/>
          <w:marTop w:val="0"/>
          <w:marBottom w:val="0"/>
          <w:divBdr>
            <w:top w:val="none" w:sz="0" w:space="0" w:color="auto"/>
            <w:left w:val="none" w:sz="0" w:space="0" w:color="auto"/>
            <w:bottom w:val="none" w:sz="0" w:space="0" w:color="auto"/>
            <w:right w:val="none" w:sz="0" w:space="0" w:color="auto"/>
          </w:divBdr>
        </w:div>
        <w:div w:id="1620602261">
          <w:marLeft w:val="640"/>
          <w:marRight w:val="0"/>
          <w:marTop w:val="0"/>
          <w:marBottom w:val="0"/>
          <w:divBdr>
            <w:top w:val="none" w:sz="0" w:space="0" w:color="auto"/>
            <w:left w:val="none" w:sz="0" w:space="0" w:color="auto"/>
            <w:bottom w:val="none" w:sz="0" w:space="0" w:color="auto"/>
            <w:right w:val="none" w:sz="0" w:space="0" w:color="auto"/>
          </w:divBdr>
        </w:div>
        <w:div w:id="1638729601">
          <w:marLeft w:val="640"/>
          <w:marRight w:val="0"/>
          <w:marTop w:val="0"/>
          <w:marBottom w:val="0"/>
          <w:divBdr>
            <w:top w:val="none" w:sz="0" w:space="0" w:color="auto"/>
            <w:left w:val="none" w:sz="0" w:space="0" w:color="auto"/>
            <w:bottom w:val="none" w:sz="0" w:space="0" w:color="auto"/>
            <w:right w:val="none" w:sz="0" w:space="0" w:color="auto"/>
          </w:divBdr>
        </w:div>
        <w:div w:id="1644844299">
          <w:marLeft w:val="640"/>
          <w:marRight w:val="0"/>
          <w:marTop w:val="0"/>
          <w:marBottom w:val="0"/>
          <w:divBdr>
            <w:top w:val="none" w:sz="0" w:space="0" w:color="auto"/>
            <w:left w:val="none" w:sz="0" w:space="0" w:color="auto"/>
            <w:bottom w:val="none" w:sz="0" w:space="0" w:color="auto"/>
            <w:right w:val="none" w:sz="0" w:space="0" w:color="auto"/>
          </w:divBdr>
        </w:div>
        <w:div w:id="1651443035">
          <w:marLeft w:val="640"/>
          <w:marRight w:val="0"/>
          <w:marTop w:val="0"/>
          <w:marBottom w:val="0"/>
          <w:divBdr>
            <w:top w:val="none" w:sz="0" w:space="0" w:color="auto"/>
            <w:left w:val="none" w:sz="0" w:space="0" w:color="auto"/>
            <w:bottom w:val="none" w:sz="0" w:space="0" w:color="auto"/>
            <w:right w:val="none" w:sz="0" w:space="0" w:color="auto"/>
          </w:divBdr>
        </w:div>
        <w:div w:id="1657418463">
          <w:marLeft w:val="640"/>
          <w:marRight w:val="0"/>
          <w:marTop w:val="0"/>
          <w:marBottom w:val="0"/>
          <w:divBdr>
            <w:top w:val="none" w:sz="0" w:space="0" w:color="auto"/>
            <w:left w:val="none" w:sz="0" w:space="0" w:color="auto"/>
            <w:bottom w:val="none" w:sz="0" w:space="0" w:color="auto"/>
            <w:right w:val="none" w:sz="0" w:space="0" w:color="auto"/>
          </w:divBdr>
        </w:div>
        <w:div w:id="1665553246">
          <w:marLeft w:val="640"/>
          <w:marRight w:val="0"/>
          <w:marTop w:val="0"/>
          <w:marBottom w:val="0"/>
          <w:divBdr>
            <w:top w:val="none" w:sz="0" w:space="0" w:color="auto"/>
            <w:left w:val="none" w:sz="0" w:space="0" w:color="auto"/>
            <w:bottom w:val="none" w:sz="0" w:space="0" w:color="auto"/>
            <w:right w:val="none" w:sz="0" w:space="0" w:color="auto"/>
          </w:divBdr>
        </w:div>
        <w:div w:id="1671520024">
          <w:marLeft w:val="640"/>
          <w:marRight w:val="0"/>
          <w:marTop w:val="0"/>
          <w:marBottom w:val="0"/>
          <w:divBdr>
            <w:top w:val="none" w:sz="0" w:space="0" w:color="auto"/>
            <w:left w:val="none" w:sz="0" w:space="0" w:color="auto"/>
            <w:bottom w:val="none" w:sz="0" w:space="0" w:color="auto"/>
            <w:right w:val="none" w:sz="0" w:space="0" w:color="auto"/>
          </w:divBdr>
        </w:div>
        <w:div w:id="1683898594">
          <w:marLeft w:val="640"/>
          <w:marRight w:val="0"/>
          <w:marTop w:val="0"/>
          <w:marBottom w:val="0"/>
          <w:divBdr>
            <w:top w:val="none" w:sz="0" w:space="0" w:color="auto"/>
            <w:left w:val="none" w:sz="0" w:space="0" w:color="auto"/>
            <w:bottom w:val="none" w:sz="0" w:space="0" w:color="auto"/>
            <w:right w:val="none" w:sz="0" w:space="0" w:color="auto"/>
          </w:divBdr>
        </w:div>
        <w:div w:id="1691026396">
          <w:marLeft w:val="640"/>
          <w:marRight w:val="0"/>
          <w:marTop w:val="0"/>
          <w:marBottom w:val="0"/>
          <w:divBdr>
            <w:top w:val="none" w:sz="0" w:space="0" w:color="auto"/>
            <w:left w:val="none" w:sz="0" w:space="0" w:color="auto"/>
            <w:bottom w:val="none" w:sz="0" w:space="0" w:color="auto"/>
            <w:right w:val="none" w:sz="0" w:space="0" w:color="auto"/>
          </w:divBdr>
        </w:div>
        <w:div w:id="1698266672">
          <w:marLeft w:val="640"/>
          <w:marRight w:val="0"/>
          <w:marTop w:val="0"/>
          <w:marBottom w:val="0"/>
          <w:divBdr>
            <w:top w:val="none" w:sz="0" w:space="0" w:color="auto"/>
            <w:left w:val="none" w:sz="0" w:space="0" w:color="auto"/>
            <w:bottom w:val="none" w:sz="0" w:space="0" w:color="auto"/>
            <w:right w:val="none" w:sz="0" w:space="0" w:color="auto"/>
          </w:divBdr>
        </w:div>
        <w:div w:id="1733231275">
          <w:marLeft w:val="640"/>
          <w:marRight w:val="0"/>
          <w:marTop w:val="0"/>
          <w:marBottom w:val="0"/>
          <w:divBdr>
            <w:top w:val="none" w:sz="0" w:space="0" w:color="auto"/>
            <w:left w:val="none" w:sz="0" w:space="0" w:color="auto"/>
            <w:bottom w:val="none" w:sz="0" w:space="0" w:color="auto"/>
            <w:right w:val="none" w:sz="0" w:space="0" w:color="auto"/>
          </w:divBdr>
        </w:div>
        <w:div w:id="1734431505">
          <w:marLeft w:val="640"/>
          <w:marRight w:val="0"/>
          <w:marTop w:val="0"/>
          <w:marBottom w:val="0"/>
          <w:divBdr>
            <w:top w:val="none" w:sz="0" w:space="0" w:color="auto"/>
            <w:left w:val="none" w:sz="0" w:space="0" w:color="auto"/>
            <w:bottom w:val="none" w:sz="0" w:space="0" w:color="auto"/>
            <w:right w:val="none" w:sz="0" w:space="0" w:color="auto"/>
          </w:divBdr>
        </w:div>
        <w:div w:id="1741437668">
          <w:marLeft w:val="640"/>
          <w:marRight w:val="0"/>
          <w:marTop w:val="0"/>
          <w:marBottom w:val="0"/>
          <w:divBdr>
            <w:top w:val="none" w:sz="0" w:space="0" w:color="auto"/>
            <w:left w:val="none" w:sz="0" w:space="0" w:color="auto"/>
            <w:bottom w:val="none" w:sz="0" w:space="0" w:color="auto"/>
            <w:right w:val="none" w:sz="0" w:space="0" w:color="auto"/>
          </w:divBdr>
        </w:div>
        <w:div w:id="1746561812">
          <w:marLeft w:val="640"/>
          <w:marRight w:val="0"/>
          <w:marTop w:val="0"/>
          <w:marBottom w:val="0"/>
          <w:divBdr>
            <w:top w:val="none" w:sz="0" w:space="0" w:color="auto"/>
            <w:left w:val="none" w:sz="0" w:space="0" w:color="auto"/>
            <w:bottom w:val="none" w:sz="0" w:space="0" w:color="auto"/>
            <w:right w:val="none" w:sz="0" w:space="0" w:color="auto"/>
          </w:divBdr>
        </w:div>
        <w:div w:id="1762137877">
          <w:marLeft w:val="640"/>
          <w:marRight w:val="0"/>
          <w:marTop w:val="0"/>
          <w:marBottom w:val="0"/>
          <w:divBdr>
            <w:top w:val="none" w:sz="0" w:space="0" w:color="auto"/>
            <w:left w:val="none" w:sz="0" w:space="0" w:color="auto"/>
            <w:bottom w:val="none" w:sz="0" w:space="0" w:color="auto"/>
            <w:right w:val="none" w:sz="0" w:space="0" w:color="auto"/>
          </w:divBdr>
        </w:div>
        <w:div w:id="1778525707">
          <w:marLeft w:val="640"/>
          <w:marRight w:val="0"/>
          <w:marTop w:val="0"/>
          <w:marBottom w:val="0"/>
          <w:divBdr>
            <w:top w:val="none" w:sz="0" w:space="0" w:color="auto"/>
            <w:left w:val="none" w:sz="0" w:space="0" w:color="auto"/>
            <w:bottom w:val="none" w:sz="0" w:space="0" w:color="auto"/>
            <w:right w:val="none" w:sz="0" w:space="0" w:color="auto"/>
          </w:divBdr>
        </w:div>
        <w:div w:id="1783576533">
          <w:marLeft w:val="640"/>
          <w:marRight w:val="0"/>
          <w:marTop w:val="0"/>
          <w:marBottom w:val="0"/>
          <w:divBdr>
            <w:top w:val="none" w:sz="0" w:space="0" w:color="auto"/>
            <w:left w:val="none" w:sz="0" w:space="0" w:color="auto"/>
            <w:bottom w:val="none" w:sz="0" w:space="0" w:color="auto"/>
            <w:right w:val="none" w:sz="0" w:space="0" w:color="auto"/>
          </w:divBdr>
        </w:div>
        <w:div w:id="1784642903">
          <w:marLeft w:val="640"/>
          <w:marRight w:val="0"/>
          <w:marTop w:val="0"/>
          <w:marBottom w:val="0"/>
          <w:divBdr>
            <w:top w:val="none" w:sz="0" w:space="0" w:color="auto"/>
            <w:left w:val="none" w:sz="0" w:space="0" w:color="auto"/>
            <w:bottom w:val="none" w:sz="0" w:space="0" w:color="auto"/>
            <w:right w:val="none" w:sz="0" w:space="0" w:color="auto"/>
          </w:divBdr>
        </w:div>
        <w:div w:id="1792090493">
          <w:marLeft w:val="640"/>
          <w:marRight w:val="0"/>
          <w:marTop w:val="0"/>
          <w:marBottom w:val="0"/>
          <w:divBdr>
            <w:top w:val="none" w:sz="0" w:space="0" w:color="auto"/>
            <w:left w:val="none" w:sz="0" w:space="0" w:color="auto"/>
            <w:bottom w:val="none" w:sz="0" w:space="0" w:color="auto"/>
            <w:right w:val="none" w:sz="0" w:space="0" w:color="auto"/>
          </w:divBdr>
        </w:div>
        <w:div w:id="1795322594">
          <w:marLeft w:val="640"/>
          <w:marRight w:val="0"/>
          <w:marTop w:val="0"/>
          <w:marBottom w:val="0"/>
          <w:divBdr>
            <w:top w:val="none" w:sz="0" w:space="0" w:color="auto"/>
            <w:left w:val="none" w:sz="0" w:space="0" w:color="auto"/>
            <w:bottom w:val="none" w:sz="0" w:space="0" w:color="auto"/>
            <w:right w:val="none" w:sz="0" w:space="0" w:color="auto"/>
          </w:divBdr>
        </w:div>
        <w:div w:id="1815903049">
          <w:marLeft w:val="640"/>
          <w:marRight w:val="0"/>
          <w:marTop w:val="0"/>
          <w:marBottom w:val="0"/>
          <w:divBdr>
            <w:top w:val="none" w:sz="0" w:space="0" w:color="auto"/>
            <w:left w:val="none" w:sz="0" w:space="0" w:color="auto"/>
            <w:bottom w:val="none" w:sz="0" w:space="0" w:color="auto"/>
            <w:right w:val="none" w:sz="0" w:space="0" w:color="auto"/>
          </w:divBdr>
        </w:div>
        <w:div w:id="1829706415">
          <w:marLeft w:val="640"/>
          <w:marRight w:val="0"/>
          <w:marTop w:val="0"/>
          <w:marBottom w:val="0"/>
          <w:divBdr>
            <w:top w:val="none" w:sz="0" w:space="0" w:color="auto"/>
            <w:left w:val="none" w:sz="0" w:space="0" w:color="auto"/>
            <w:bottom w:val="none" w:sz="0" w:space="0" w:color="auto"/>
            <w:right w:val="none" w:sz="0" w:space="0" w:color="auto"/>
          </w:divBdr>
        </w:div>
        <w:div w:id="1849715381">
          <w:marLeft w:val="640"/>
          <w:marRight w:val="0"/>
          <w:marTop w:val="0"/>
          <w:marBottom w:val="0"/>
          <w:divBdr>
            <w:top w:val="none" w:sz="0" w:space="0" w:color="auto"/>
            <w:left w:val="none" w:sz="0" w:space="0" w:color="auto"/>
            <w:bottom w:val="none" w:sz="0" w:space="0" w:color="auto"/>
            <w:right w:val="none" w:sz="0" w:space="0" w:color="auto"/>
          </w:divBdr>
        </w:div>
        <w:div w:id="1852721734">
          <w:marLeft w:val="640"/>
          <w:marRight w:val="0"/>
          <w:marTop w:val="0"/>
          <w:marBottom w:val="0"/>
          <w:divBdr>
            <w:top w:val="none" w:sz="0" w:space="0" w:color="auto"/>
            <w:left w:val="none" w:sz="0" w:space="0" w:color="auto"/>
            <w:bottom w:val="none" w:sz="0" w:space="0" w:color="auto"/>
            <w:right w:val="none" w:sz="0" w:space="0" w:color="auto"/>
          </w:divBdr>
        </w:div>
        <w:div w:id="1854101822">
          <w:marLeft w:val="640"/>
          <w:marRight w:val="0"/>
          <w:marTop w:val="0"/>
          <w:marBottom w:val="0"/>
          <w:divBdr>
            <w:top w:val="none" w:sz="0" w:space="0" w:color="auto"/>
            <w:left w:val="none" w:sz="0" w:space="0" w:color="auto"/>
            <w:bottom w:val="none" w:sz="0" w:space="0" w:color="auto"/>
            <w:right w:val="none" w:sz="0" w:space="0" w:color="auto"/>
          </w:divBdr>
        </w:div>
        <w:div w:id="1859468068">
          <w:marLeft w:val="640"/>
          <w:marRight w:val="0"/>
          <w:marTop w:val="0"/>
          <w:marBottom w:val="0"/>
          <w:divBdr>
            <w:top w:val="none" w:sz="0" w:space="0" w:color="auto"/>
            <w:left w:val="none" w:sz="0" w:space="0" w:color="auto"/>
            <w:bottom w:val="none" w:sz="0" w:space="0" w:color="auto"/>
            <w:right w:val="none" w:sz="0" w:space="0" w:color="auto"/>
          </w:divBdr>
        </w:div>
        <w:div w:id="1866209613">
          <w:marLeft w:val="640"/>
          <w:marRight w:val="0"/>
          <w:marTop w:val="0"/>
          <w:marBottom w:val="0"/>
          <w:divBdr>
            <w:top w:val="none" w:sz="0" w:space="0" w:color="auto"/>
            <w:left w:val="none" w:sz="0" w:space="0" w:color="auto"/>
            <w:bottom w:val="none" w:sz="0" w:space="0" w:color="auto"/>
            <w:right w:val="none" w:sz="0" w:space="0" w:color="auto"/>
          </w:divBdr>
        </w:div>
        <w:div w:id="1874686271">
          <w:marLeft w:val="640"/>
          <w:marRight w:val="0"/>
          <w:marTop w:val="0"/>
          <w:marBottom w:val="0"/>
          <w:divBdr>
            <w:top w:val="none" w:sz="0" w:space="0" w:color="auto"/>
            <w:left w:val="none" w:sz="0" w:space="0" w:color="auto"/>
            <w:bottom w:val="none" w:sz="0" w:space="0" w:color="auto"/>
            <w:right w:val="none" w:sz="0" w:space="0" w:color="auto"/>
          </w:divBdr>
        </w:div>
        <w:div w:id="1885828541">
          <w:marLeft w:val="640"/>
          <w:marRight w:val="0"/>
          <w:marTop w:val="0"/>
          <w:marBottom w:val="0"/>
          <w:divBdr>
            <w:top w:val="none" w:sz="0" w:space="0" w:color="auto"/>
            <w:left w:val="none" w:sz="0" w:space="0" w:color="auto"/>
            <w:bottom w:val="none" w:sz="0" w:space="0" w:color="auto"/>
            <w:right w:val="none" w:sz="0" w:space="0" w:color="auto"/>
          </w:divBdr>
        </w:div>
        <w:div w:id="1890149531">
          <w:marLeft w:val="640"/>
          <w:marRight w:val="0"/>
          <w:marTop w:val="0"/>
          <w:marBottom w:val="0"/>
          <w:divBdr>
            <w:top w:val="none" w:sz="0" w:space="0" w:color="auto"/>
            <w:left w:val="none" w:sz="0" w:space="0" w:color="auto"/>
            <w:bottom w:val="none" w:sz="0" w:space="0" w:color="auto"/>
            <w:right w:val="none" w:sz="0" w:space="0" w:color="auto"/>
          </w:divBdr>
        </w:div>
        <w:div w:id="1891963486">
          <w:marLeft w:val="640"/>
          <w:marRight w:val="0"/>
          <w:marTop w:val="0"/>
          <w:marBottom w:val="0"/>
          <w:divBdr>
            <w:top w:val="none" w:sz="0" w:space="0" w:color="auto"/>
            <w:left w:val="none" w:sz="0" w:space="0" w:color="auto"/>
            <w:bottom w:val="none" w:sz="0" w:space="0" w:color="auto"/>
            <w:right w:val="none" w:sz="0" w:space="0" w:color="auto"/>
          </w:divBdr>
        </w:div>
        <w:div w:id="1893685512">
          <w:marLeft w:val="640"/>
          <w:marRight w:val="0"/>
          <w:marTop w:val="0"/>
          <w:marBottom w:val="0"/>
          <w:divBdr>
            <w:top w:val="none" w:sz="0" w:space="0" w:color="auto"/>
            <w:left w:val="none" w:sz="0" w:space="0" w:color="auto"/>
            <w:bottom w:val="none" w:sz="0" w:space="0" w:color="auto"/>
            <w:right w:val="none" w:sz="0" w:space="0" w:color="auto"/>
          </w:divBdr>
        </w:div>
        <w:div w:id="1904830467">
          <w:marLeft w:val="640"/>
          <w:marRight w:val="0"/>
          <w:marTop w:val="0"/>
          <w:marBottom w:val="0"/>
          <w:divBdr>
            <w:top w:val="none" w:sz="0" w:space="0" w:color="auto"/>
            <w:left w:val="none" w:sz="0" w:space="0" w:color="auto"/>
            <w:bottom w:val="none" w:sz="0" w:space="0" w:color="auto"/>
            <w:right w:val="none" w:sz="0" w:space="0" w:color="auto"/>
          </w:divBdr>
        </w:div>
        <w:div w:id="1917083434">
          <w:marLeft w:val="640"/>
          <w:marRight w:val="0"/>
          <w:marTop w:val="0"/>
          <w:marBottom w:val="0"/>
          <w:divBdr>
            <w:top w:val="none" w:sz="0" w:space="0" w:color="auto"/>
            <w:left w:val="none" w:sz="0" w:space="0" w:color="auto"/>
            <w:bottom w:val="none" w:sz="0" w:space="0" w:color="auto"/>
            <w:right w:val="none" w:sz="0" w:space="0" w:color="auto"/>
          </w:divBdr>
        </w:div>
        <w:div w:id="1923643328">
          <w:marLeft w:val="640"/>
          <w:marRight w:val="0"/>
          <w:marTop w:val="0"/>
          <w:marBottom w:val="0"/>
          <w:divBdr>
            <w:top w:val="none" w:sz="0" w:space="0" w:color="auto"/>
            <w:left w:val="none" w:sz="0" w:space="0" w:color="auto"/>
            <w:bottom w:val="none" w:sz="0" w:space="0" w:color="auto"/>
            <w:right w:val="none" w:sz="0" w:space="0" w:color="auto"/>
          </w:divBdr>
        </w:div>
        <w:div w:id="1930581310">
          <w:marLeft w:val="640"/>
          <w:marRight w:val="0"/>
          <w:marTop w:val="0"/>
          <w:marBottom w:val="0"/>
          <w:divBdr>
            <w:top w:val="none" w:sz="0" w:space="0" w:color="auto"/>
            <w:left w:val="none" w:sz="0" w:space="0" w:color="auto"/>
            <w:bottom w:val="none" w:sz="0" w:space="0" w:color="auto"/>
            <w:right w:val="none" w:sz="0" w:space="0" w:color="auto"/>
          </w:divBdr>
        </w:div>
        <w:div w:id="1938636042">
          <w:marLeft w:val="640"/>
          <w:marRight w:val="0"/>
          <w:marTop w:val="0"/>
          <w:marBottom w:val="0"/>
          <w:divBdr>
            <w:top w:val="none" w:sz="0" w:space="0" w:color="auto"/>
            <w:left w:val="none" w:sz="0" w:space="0" w:color="auto"/>
            <w:bottom w:val="none" w:sz="0" w:space="0" w:color="auto"/>
            <w:right w:val="none" w:sz="0" w:space="0" w:color="auto"/>
          </w:divBdr>
        </w:div>
        <w:div w:id="1971548420">
          <w:marLeft w:val="640"/>
          <w:marRight w:val="0"/>
          <w:marTop w:val="0"/>
          <w:marBottom w:val="0"/>
          <w:divBdr>
            <w:top w:val="none" w:sz="0" w:space="0" w:color="auto"/>
            <w:left w:val="none" w:sz="0" w:space="0" w:color="auto"/>
            <w:bottom w:val="none" w:sz="0" w:space="0" w:color="auto"/>
            <w:right w:val="none" w:sz="0" w:space="0" w:color="auto"/>
          </w:divBdr>
        </w:div>
        <w:div w:id="1997024916">
          <w:marLeft w:val="640"/>
          <w:marRight w:val="0"/>
          <w:marTop w:val="0"/>
          <w:marBottom w:val="0"/>
          <w:divBdr>
            <w:top w:val="none" w:sz="0" w:space="0" w:color="auto"/>
            <w:left w:val="none" w:sz="0" w:space="0" w:color="auto"/>
            <w:bottom w:val="none" w:sz="0" w:space="0" w:color="auto"/>
            <w:right w:val="none" w:sz="0" w:space="0" w:color="auto"/>
          </w:divBdr>
        </w:div>
        <w:div w:id="2000185325">
          <w:marLeft w:val="640"/>
          <w:marRight w:val="0"/>
          <w:marTop w:val="0"/>
          <w:marBottom w:val="0"/>
          <w:divBdr>
            <w:top w:val="none" w:sz="0" w:space="0" w:color="auto"/>
            <w:left w:val="none" w:sz="0" w:space="0" w:color="auto"/>
            <w:bottom w:val="none" w:sz="0" w:space="0" w:color="auto"/>
            <w:right w:val="none" w:sz="0" w:space="0" w:color="auto"/>
          </w:divBdr>
        </w:div>
        <w:div w:id="2011642983">
          <w:marLeft w:val="640"/>
          <w:marRight w:val="0"/>
          <w:marTop w:val="0"/>
          <w:marBottom w:val="0"/>
          <w:divBdr>
            <w:top w:val="none" w:sz="0" w:space="0" w:color="auto"/>
            <w:left w:val="none" w:sz="0" w:space="0" w:color="auto"/>
            <w:bottom w:val="none" w:sz="0" w:space="0" w:color="auto"/>
            <w:right w:val="none" w:sz="0" w:space="0" w:color="auto"/>
          </w:divBdr>
        </w:div>
        <w:div w:id="2012903179">
          <w:marLeft w:val="640"/>
          <w:marRight w:val="0"/>
          <w:marTop w:val="0"/>
          <w:marBottom w:val="0"/>
          <w:divBdr>
            <w:top w:val="none" w:sz="0" w:space="0" w:color="auto"/>
            <w:left w:val="none" w:sz="0" w:space="0" w:color="auto"/>
            <w:bottom w:val="none" w:sz="0" w:space="0" w:color="auto"/>
            <w:right w:val="none" w:sz="0" w:space="0" w:color="auto"/>
          </w:divBdr>
        </w:div>
        <w:div w:id="2014143451">
          <w:marLeft w:val="640"/>
          <w:marRight w:val="0"/>
          <w:marTop w:val="0"/>
          <w:marBottom w:val="0"/>
          <w:divBdr>
            <w:top w:val="none" w:sz="0" w:space="0" w:color="auto"/>
            <w:left w:val="none" w:sz="0" w:space="0" w:color="auto"/>
            <w:bottom w:val="none" w:sz="0" w:space="0" w:color="auto"/>
            <w:right w:val="none" w:sz="0" w:space="0" w:color="auto"/>
          </w:divBdr>
        </w:div>
        <w:div w:id="2022931966">
          <w:marLeft w:val="640"/>
          <w:marRight w:val="0"/>
          <w:marTop w:val="0"/>
          <w:marBottom w:val="0"/>
          <w:divBdr>
            <w:top w:val="none" w:sz="0" w:space="0" w:color="auto"/>
            <w:left w:val="none" w:sz="0" w:space="0" w:color="auto"/>
            <w:bottom w:val="none" w:sz="0" w:space="0" w:color="auto"/>
            <w:right w:val="none" w:sz="0" w:space="0" w:color="auto"/>
          </w:divBdr>
        </w:div>
        <w:div w:id="2041739358">
          <w:marLeft w:val="640"/>
          <w:marRight w:val="0"/>
          <w:marTop w:val="0"/>
          <w:marBottom w:val="0"/>
          <w:divBdr>
            <w:top w:val="none" w:sz="0" w:space="0" w:color="auto"/>
            <w:left w:val="none" w:sz="0" w:space="0" w:color="auto"/>
            <w:bottom w:val="none" w:sz="0" w:space="0" w:color="auto"/>
            <w:right w:val="none" w:sz="0" w:space="0" w:color="auto"/>
          </w:divBdr>
        </w:div>
        <w:div w:id="2050492821">
          <w:marLeft w:val="640"/>
          <w:marRight w:val="0"/>
          <w:marTop w:val="0"/>
          <w:marBottom w:val="0"/>
          <w:divBdr>
            <w:top w:val="none" w:sz="0" w:space="0" w:color="auto"/>
            <w:left w:val="none" w:sz="0" w:space="0" w:color="auto"/>
            <w:bottom w:val="none" w:sz="0" w:space="0" w:color="auto"/>
            <w:right w:val="none" w:sz="0" w:space="0" w:color="auto"/>
          </w:divBdr>
        </w:div>
        <w:div w:id="2069523746">
          <w:marLeft w:val="640"/>
          <w:marRight w:val="0"/>
          <w:marTop w:val="0"/>
          <w:marBottom w:val="0"/>
          <w:divBdr>
            <w:top w:val="none" w:sz="0" w:space="0" w:color="auto"/>
            <w:left w:val="none" w:sz="0" w:space="0" w:color="auto"/>
            <w:bottom w:val="none" w:sz="0" w:space="0" w:color="auto"/>
            <w:right w:val="none" w:sz="0" w:space="0" w:color="auto"/>
          </w:divBdr>
        </w:div>
        <w:div w:id="2081058284">
          <w:marLeft w:val="640"/>
          <w:marRight w:val="0"/>
          <w:marTop w:val="0"/>
          <w:marBottom w:val="0"/>
          <w:divBdr>
            <w:top w:val="none" w:sz="0" w:space="0" w:color="auto"/>
            <w:left w:val="none" w:sz="0" w:space="0" w:color="auto"/>
            <w:bottom w:val="none" w:sz="0" w:space="0" w:color="auto"/>
            <w:right w:val="none" w:sz="0" w:space="0" w:color="auto"/>
          </w:divBdr>
        </w:div>
        <w:div w:id="2098090951">
          <w:marLeft w:val="640"/>
          <w:marRight w:val="0"/>
          <w:marTop w:val="0"/>
          <w:marBottom w:val="0"/>
          <w:divBdr>
            <w:top w:val="none" w:sz="0" w:space="0" w:color="auto"/>
            <w:left w:val="none" w:sz="0" w:space="0" w:color="auto"/>
            <w:bottom w:val="none" w:sz="0" w:space="0" w:color="auto"/>
            <w:right w:val="none" w:sz="0" w:space="0" w:color="auto"/>
          </w:divBdr>
        </w:div>
        <w:div w:id="2103839880">
          <w:marLeft w:val="640"/>
          <w:marRight w:val="0"/>
          <w:marTop w:val="0"/>
          <w:marBottom w:val="0"/>
          <w:divBdr>
            <w:top w:val="none" w:sz="0" w:space="0" w:color="auto"/>
            <w:left w:val="none" w:sz="0" w:space="0" w:color="auto"/>
            <w:bottom w:val="none" w:sz="0" w:space="0" w:color="auto"/>
            <w:right w:val="none" w:sz="0" w:space="0" w:color="auto"/>
          </w:divBdr>
        </w:div>
        <w:div w:id="2103993521">
          <w:marLeft w:val="640"/>
          <w:marRight w:val="0"/>
          <w:marTop w:val="0"/>
          <w:marBottom w:val="0"/>
          <w:divBdr>
            <w:top w:val="none" w:sz="0" w:space="0" w:color="auto"/>
            <w:left w:val="none" w:sz="0" w:space="0" w:color="auto"/>
            <w:bottom w:val="none" w:sz="0" w:space="0" w:color="auto"/>
            <w:right w:val="none" w:sz="0" w:space="0" w:color="auto"/>
          </w:divBdr>
        </w:div>
        <w:div w:id="2120753568">
          <w:marLeft w:val="640"/>
          <w:marRight w:val="0"/>
          <w:marTop w:val="0"/>
          <w:marBottom w:val="0"/>
          <w:divBdr>
            <w:top w:val="none" w:sz="0" w:space="0" w:color="auto"/>
            <w:left w:val="none" w:sz="0" w:space="0" w:color="auto"/>
            <w:bottom w:val="none" w:sz="0" w:space="0" w:color="auto"/>
            <w:right w:val="none" w:sz="0" w:space="0" w:color="auto"/>
          </w:divBdr>
        </w:div>
        <w:div w:id="2122802803">
          <w:marLeft w:val="640"/>
          <w:marRight w:val="0"/>
          <w:marTop w:val="0"/>
          <w:marBottom w:val="0"/>
          <w:divBdr>
            <w:top w:val="none" w:sz="0" w:space="0" w:color="auto"/>
            <w:left w:val="none" w:sz="0" w:space="0" w:color="auto"/>
            <w:bottom w:val="none" w:sz="0" w:space="0" w:color="auto"/>
            <w:right w:val="none" w:sz="0" w:space="0" w:color="auto"/>
          </w:divBdr>
        </w:div>
        <w:div w:id="2130202463">
          <w:marLeft w:val="640"/>
          <w:marRight w:val="0"/>
          <w:marTop w:val="0"/>
          <w:marBottom w:val="0"/>
          <w:divBdr>
            <w:top w:val="none" w:sz="0" w:space="0" w:color="auto"/>
            <w:left w:val="none" w:sz="0" w:space="0" w:color="auto"/>
            <w:bottom w:val="none" w:sz="0" w:space="0" w:color="auto"/>
            <w:right w:val="none" w:sz="0" w:space="0" w:color="auto"/>
          </w:divBdr>
        </w:div>
      </w:divsChild>
    </w:div>
    <w:div w:id="233245557">
      <w:marLeft w:val="640"/>
      <w:marRight w:val="0"/>
      <w:marTop w:val="0"/>
      <w:marBottom w:val="0"/>
      <w:divBdr>
        <w:top w:val="none" w:sz="0" w:space="0" w:color="auto"/>
        <w:left w:val="none" w:sz="0" w:space="0" w:color="auto"/>
        <w:bottom w:val="none" w:sz="0" w:space="0" w:color="auto"/>
        <w:right w:val="none" w:sz="0" w:space="0" w:color="auto"/>
      </w:divBdr>
    </w:div>
    <w:div w:id="234239844">
      <w:marLeft w:val="640"/>
      <w:marRight w:val="0"/>
      <w:marTop w:val="0"/>
      <w:marBottom w:val="0"/>
      <w:divBdr>
        <w:top w:val="none" w:sz="0" w:space="0" w:color="auto"/>
        <w:left w:val="none" w:sz="0" w:space="0" w:color="auto"/>
        <w:bottom w:val="none" w:sz="0" w:space="0" w:color="auto"/>
        <w:right w:val="none" w:sz="0" w:space="0" w:color="auto"/>
      </w:divBdr>
    </w:div>
    <w:div w:id="234827819">
      <w:marLeft w:val="640"/>
      <w:marRight w:val="0"/>
      <w:marTop w:val="0"/>
      <w:marBottom w:val="0"/>
      <w:divBdr>
        <w:top w:val="none" w:sz="0" w:space="0" w:color="auto"/>
        <w:left w:val="none" w:sz="0" w:space="0" w:color="auto"/>
        <w:bottom w:val="none" w:sz="0" w:space="0" w:color="auto"/>
        <w:right w:val="none" w:sz="0" w:space="0" w:color="auto"/>
      </w:divBdr>
    </w:div>
    <w:div w:id="235012838">
      <w:marLeft w:val="640"/>
      <w:marRight w:val="0"/>
      <w:marTop w:val="0"/>
      <w:marBottom w:val="0"/>
      <w:divBdr>
        <w:top w:val="none" w:sz="0" w:space="0" w:color="auto"/>
        <w:left w:val="none" w:sz="0" w:space="0" w:color="auto"/>
        <w:bottom w:val="none" w:sz="0" w:space="0" w:color="auto"/>
        <w:right w:val="none" w:sz="0" w:space="0" w:color="auto"/>
      </w:divBdr>
    </w:div>
    <w:div w:id="235214459">
      <w:marLeft w:val="640"/>
      <w:marRight w:val="0"/>
      <w:marTop w:val="0"/>
      <w:marBottom w:val="0"/>
      <w:divBdr>
        <w:top w:val="none" w:sz="0" w:space="0" w:color="auto"/>
        <w:left w:val="none" w:sz="0" w:space="0" w:color="auto"/>
        <w:bottom w:val="none" w:sz="0" w:space="0" w:color="auto"/>
        <w:right w:val="none" w:sz="0" w:space="0" w:color="auto"/>
      </w:divBdr>
    </w:div>
    <w:div w:id="235674265">
      <w:marLeft w:val="640"/>
      <w:marRight w:val="0"/>
      <w:marTop w:val="0"/>
      <w:marBottom w:val="0"/>
      <w:divBdr>
        <w:top w:val="none" w:sz="0" w:space="0" w:color="auto"/>
        <w:left w:val="none" w:sz="0" w:space="0" w:color="auto"/>
        <w:bottom w:val="none" w:sz="0" w:space="0" w:color="auto"/>
        <w:right w:val="none" w:sz="0" w:space="0" w:color="auto"/>
      </w:divBdr>
    </w:div>
    <w:div w:id="235822852">
      <w:marLeft w:val="640"/>
      <w:marRight w:val="0"/>
      <w:marTop w:val="0"/>
      <w:marBottom w:val="0"/>
      <w:divBdr>
        <w:top w:val="none" w:sz="0" w:space="0" w:color="auto"/>
        <w:left w:val="none" w:sz="0" w:space="0" w:color="auto"/>
        <w:bottom w:val="none" w:sz="0" w:space="0" w:color="auto"/>
        <w:right w:val="none" w:sz="0" w:space="0" w:color="auto"/>
      </w:divBdr>
    </w:div>
    <w:div w:id="236214740">
      <w:marLeft w:val="640"/>
      <w:marRight w:val="0"/>
      <w:marTop w:val="0"/>
      <w:marBottom w:val="0"/>
      <w:divBdr>
        <w:top w:val="none" w:sz="0" w:space="0" w:color="auto"/>
        <w:left w:val="none" w:sz="0" w:space="0" w:color="auto"/>
        <w:bottom w:val="none" w:sz="0" w:space="0" w:color="auto"/>
        <w:right w:val="none" w:sz="0" w:space="0" w:color="auto"/>
      </w:divBdr>
    </w:div>
    <w:div w:id="236592332">
      <w:marLeft w:val="640"/>
      <w:marRight w:val="0"/>
      <w:marTop w:val="0"/>
      <w:marBottom w:val="0"/>
      <w:divBdr>
        <w:top w:val="none" w:sz="0" w:space="0" w:color="auto"/>
        <w:left w:val="none" w:sz="0" w:space="0" w:color="auto"/>
        <w:bottom w:val="none" w:sz="0" w:space="0" w:color="auto"/>
        <w:right w:val="none" w:sz="0" w:space="0" w:color="auto"/>
      </w:divBdr>
    </w:div>
    <w:div w:id="236789278">
      <w:marLeft w:val="640"/>
      <w:marRight w:val="0"/>
      <w:marTop w:val="0"/>
      <w:marBottom w:val="0"/>
      <w:divBdr>
        <w:top w:val="none" w:sz="0" w:space="0" w:color="auto"/>
        <w:left w:val="none" w:sz="0" w:space="0" w:color="auto"/>
        <w:bottom w:val="none" w:sz="0" w:space="0" w:color="auto"/>
        <w:right w:val="none" w:sz="0" w:space="0" w:color="auto"/>
      </w:divBdr>
    </w:div>
    <w:div w:id="237055247">
      <w:marLeft w:val="640"/>
      <w:marRight w:val="0"/>
      <w:marTop w:val="0"/>
      <w:marBottom w:val="0"/>
      <w:divBdr>
        <w:top w:val="none" w:sz="0" w:space="0" w:color="auto"/>
        <w:left w:val="none" w:sz="0" w:space="0" w:color="auto"/>
        <w:bottom w:val="none" w:sz="0" w:space="0" w:color="auto"/>
        <w:right w:val="none" w:sz="0" w:space="0" w:color="auto"/>
      </w:divBdr>
    </w:div>
    <w:div w:id="238028715">
      <w:marLeft w:val="640"/>
      <w:marRight w:val="0"/>
      <w:marTop w:val="0"/>
      <w:marBottom w:val="0"/>
      <w:divBdr>
        <w:top w:val="none" w:sz="0" w:space="0" w:color="auto"/>
        <w:left w:val="none" w:sz="0" w:space="0" w:color="auto"/>
        <w:bottom w:val="none" w:sz="0" w:space="0" w:color="auto"/>
        <w:right w:val="none" w:sz="0" w:space="0" w:color="auto"/>
      </w:divBdr>
    </w:div>
    <w:div w:id="238948459">
      <w:marLeft w:val="640"/>
      <w:marRight w:val="0"/>
      <w:marTop w:val="0"/>
      <w:marBottom w:val="0"/>
      <w:divBdr>
        <w:top w:val="none" w:sz="0" w:space="0" w:color="auto"/>
        <w:left w:val="none" w:sz="0" w:space="0" w:color="auto"/>
        <w:bottom w:val="none" w:sz="0" w:space="0" w:color="auto"/>
        <w:right w:val="none" w:sz="0" w:space="0" w:color="auto"/>
      </w:divBdr>
    </w:div>
    <w:div w:id="239019794">
      <w:marLeft w:val="640"/>
      <w:marRight w:val="0"/>
      <w:marTop w:val="0"/>
      <w:marBottom w:val="0"/>
      <w:divBdr>
        <w:top w:val="none" w:sz="0" w:space="0" w:color="auto"/>
        <w:left w:val="none" w:sz="0" w:space="0" w:color="auto"/>
        <w:bottom w:val="none" w:sz="0" w:space="0" w:color="auto"/>
        <w:right w:val="none" w:sz="0" w:space="0" w:color="auto"/>
      </w:divBdr>
    </w:div>
    <w:div w:id="240212669">
      <w:marLeft w:val="640"/>
      <w:marRight w:val="0"/>
      <w:marTop w:val="0"/>
      <w:marBottom w:val="0"/>
      <w:divBdr>
        <w:top w:val="none" w:sz="0" w:space="0" w:color="auto"/>
        <w:left w:val="none" w:sz="0" w:space="0" w:color="auto"/>
        <w:bottom w:val="none" w:sz="0" w:space="0" w:color="auto"/>
        <w:right w:val="none" w:sz="0" w:space="0" w:color="auto"/>
      </w:divBdr>
    </w:div>
    <w:div w:id="240262695">
      <w:marLeft w:val="640"/>
      <w:marRight w:val="0"/>
      <w:marTop w:val="0"/>
      <w:marBottom w:val="0"/>
      <w:divBdr>
        <w:top w:val="none" w:sz="0" w:space="0" w:color="auto"/>
        <w:left w:val="none" w:sz="0" w:space="0" w:color="auto"/>
        <w:bottom w:val="none" w:sz="0" w:space="0" w:color="auto"/>
        <w:right w:val="none" w:sz="0" w:space="0" w:color="auto"/>
      </w:divBdr>
    </w:div>
    <w:div w:id="240453883">
      <w:marLeft w:val="640"/>
      <w:marRight w:val="0"/>
      <w:marTop w:val="0"/>
      <w:marBottom w:val="0"/>
      <w:divBdr>
        <w:top w:val="none" w:sz="0" w:space="0" w:color="auto"/>
        <w:left w:val="none" w:sz="0" w:space="0" w:color="auto"/>
        <w:bottom w:val="none" w:sz="0" w:space="0" w:color="auto"/>
        <w:right w:val="none" w:sz="0" w:space="0" w:color="auto"/>
      </w:divBdr>
    </w:div>
    <w:div w:id="240532576">
      <w:marLeft w:val="640"/>
      <w:marRight w:val="0"/>
      <w:marTop w:val="0"/>
      <w:marBottom w:val="0"/>
      <w:divBdr>
        <w:top w:val="none" w:sz="0" w:space="0" w:color="auto"/>
        <w:left w:val="none" w:sz="0" w:space="0" w:color="auto"/>
        <w:bottom w:val="none" w:sz="0" w:space="0" w:color="auto"/>
        <w:right w:val="none" w:sz="0" w:space="0" w:color="auto"/>
      </w:divBdr>
    </w:div>
    <w:div w:id="240870092">
      <w:marLeft w:val="640"/>
      <w:marRight w:val="0"/>
      <w:marTop w:val="0"/>
      <w:marBottom w:val="0"/>
      <w:divBdr>
        <w:top w:val="none" w:sz="0" w:space="0" w:color="auto"/>
        <w:left w:val="none" w:sz="0" w:space="0" w:color="auto"/>
        <w:bottom w:val="none" w:sz="0" w:space="0" w:color="auto"/>
        <w:right w:val="none" w:sz="0" w:space="0" w:color="auto"/>
      </w:divBdr>
    </w:div>
    <w:div w:id="241376909">
      <w:marLeft w:val="640"/>
      <w:marRight w:val="0"/>
      <w:marTop w:val="0"/>
      <w:marBottom w:val="0"/>
      <w:divBdr>
        <w:top w:val="none" w:sz="0" w:space="0" w:color="auto"/>
        <w:left w:val="none" w:sz="0" w:space="0" w:color="auto"/>
        <w:bottom w:val="none" w:sz="0" w:space="0" w:color="auto"/>
        <w:right w:val="none" w:sz="0" w:space="0" w:color="auto"/>
      </w:divBdr>
    </w:div>
    <w:div w:id="242378665">
      <w:marLeft w:val="640"/>
      <w:marRight w:val="0"/>
      <w:marTop w:val="0"/>
      <w:marBottom w:val="0"/>
      <w:divBdr>
        <w:top w:val="none" w:sz="0" w:space="0" w:color="auto"/>
        <w:left w:val="none" w:sz="0" w:space="0" w:color="auto"/>
        <w:bottom w:val="none" w:sz="0" w:space="0" w:color="auto"/>
        <w:right w:val="none" w:sz="0" w:space="0" w:color="auto"/>
      </w:divBdr>
    </w:div>
    <w:div w:id="242684475">
      <w:marLeft w:val="640"/>
      <w:marRight w:val="0"/>
      <w:marTop w:val="0"/>
      <w:marBottom w:val="0"/>
      <w:divBdr>
        <w:top w:val="none" w:sz="0" w:space="0" w:color="auto"/>
        <w:left w:val="none" w:sz="0" w:space="0" w:color="auto"/>
        <w:bottom w:val="none" w:sz="0" w:space="0" w:color="auto"/>
        <w:right w:val="none" w:sz="0" w:space="0" w:color="auto"/>
      </w:divBdr>
    </w:div>
    <w:div w:id="243490933">
      <w:marLeft w:val="640"/>
      <w:marRight w:val="0"/>
      <w:marTop w:val="0"/>
      <w:marBottom w:val="0"/>
      <w:divBdr>
        <w:top w:val="none" w:sz="0" w:space="0" w:color="auto"/>
        <w:left w:val="none" w:sz="0" w:space="0" w:color="auto"/>
        <w:bottom w:val="none" w:sz="0" w:space="0" w:color="auto"/>
        <w:right w:val="none" w:sz="0" w:space="0" w:color="auto"/>
      </w:divBdr>
    </w:div>
    <w:div w:id="243876464">
      <w:marLeft w:val="640"/>
      <w:marRight w:val="0"/>
      <w:marTop w:val="0"/>
      <w:marBottom w:val="0"/>
      <w:divBdr>
        <w:top w:val="none" w:sz="0" w:space="0" w:color="auto"/>
        <w:left w:val="none" w:sz="0" w:space="0" w:color="auto"/>
        <w:bottom w:val="none" w:sz="0" w:space="0" w:color="auto"/>
        <w:right w:val="none" w:sz="0" w:space="0" w:color="auto"/>
      </w:divBdr>
    </w:div>
    <w:div w:id="244339281">
      <w:marLeft w:val="640"/>
      <w:marRight w:val="0"/>
      <w:marTop w:val="0"/>
      <w:marBottom w:val="0"/>
      <w:divBdr>
        <w:top w:val="none" w:sz="0" w:space="0" w:color="auto"/>
        <w:left w:val="none" w:sz="0" w:space="0" w:color="auto"/>
        <w:bottom w:val="none" w:sz="0" w:space="0" w:color="auto"/>
        <w:right w:val="none" w:sz="0" w:space="0" w:color="auto"/>
      </w:divBdr>
    </w:div>
    <w:div w:id="244799625">
      <w:marLeft w:val="640"/>
      <w:marRight w:val="0"/>
      <w:marTop w:val="0"/>
      <w:marBottom w:val="0"/>
      <w:divBdr>
        <w:top w:val="none" w:sz="0" w:space="0" w:color="auto"/>
        <w:left w:val="none" w:sz="0" w:space="0" w:color="auto"/>
        <w:bottom w:val="none" w:sz="0" w:space="0" w:color="auto"/>
        <w:right w:val="none" w:sz="0" w:space="0" w:color="auto"/>
      </w:divBdr>
    </w:div>
    <w:div w:id="244875004">
      <w:marLeft w:val="640"/>
      <w:marRight w:val="0"/>
      <w:marTop w:val="0"/>
      <w:marBottom w:val="0"/>
      <w:divBdr>
        <w:top w:val="none" w:sz="0" w:space="0" w:color="auto"/>
        <w:left w:val="none" w:sz="0" w:space="0" w:color="auto"/>
        <w:bottom w:val="none" w:sz="0" w:space="0" w:color="auto"/>
        <w:right w:val="none" w:sz="0" w:space="0" w:color="auto"/>
      </w:divBdr>
    </w:div>
    <w:div w:id="245457550">
      <w:marLeft w:val="640"/>
      <w:marRight w:val="0"/>
      <w:marTop w:val="0"/>
      <w:marBottom w:val="0"/>
      <w:divBdr>
        <w:top w:val="none" w:sz="0" w:space="0" w:color="auto"/>
        <w:left w:val="none" w:sz="0" w:space="0" w:color="auto"/>
        <w:bottom w:val="none" w:sz="0" w:space="0" w:color="auto"/>
        <w:right w:val="none" w:sz="0" w:space="0" w:color="auto"/>
      </w:divBdr>
    </w:div>
    <w:div w:id="245845587">
      <w:marLeft w:val="640"/>
      <w:marRight w:val="0"/>
      <w:marTop w:val="0"/>
      <w:marBottom w:val="0"/>
      <w:divBdr>
        <w:top w:val="none" w:sz="0" w:space="0" w:color="auto"/>
        <w:left w:val="none" w:sz="0" w:space="0" w:color="auto"/>
        <w:bottom w:val="none" w:sz="0" w:space="0" w:color="auto"/>
        <w:right w:val="none" w:sz="0" w:space="0" w:color="auto"/>
      </w:divBdr>
    </w:div>
    <w:div w:id="245891101">
      <w:marLeft w:val="640"/>
      <w:marRight w:val="0"/>
      <w:marTop w:val="0"/>
      <w:marBottom w:val="0"/>
      <w:divBdr>
        <w:top w:val="none" w:sz="0" w:space="0" w:color="auto"/>
        <w:left w:val="none" w:sz="0" w:space="0" w:color="auto"/>
        <w:bottom w:val="none" w:sz="0" w:space="0" w:color="auto"/>
        <w:right w:val="none" w:sz="0" w:space="0" w:color="auto"/>
      </w:divBdr>
    </w:div>
    <w:div w:id="246158181">
      <w:marLeft w:val="640"/>
      <w:marRight w:val="0"/>
      <w:marTop w:val="0"/>
      <w:marBottom w:val="0"/>
      <w:divBdr>
        <w:top w:val="none" w:sz="0" w:space="0" w:color="auto"/>
        <w:left w:val="none" w:sz="0" w:space="0" w:color="auto"/>
        <w:bottom w:val="none" w:sz="0" w:space="0" w:color="auto"/>
        <w:right w:val="none" w:sz="0" w:space="0" w:color="auto"/>
      </w:divBdr>
    </w:div>
    <w:div w:id="246160938">
      <w:marLeft w:val="640"/>
      <w:marRight w:val="0"/>
      <w:marTop w:val="0"/>
      <w:marBottom w:val="0"/>
      <w:divBdr>
        <w:top w:val="none" w:sz="0" w:space="0" w:color="auto"/>
        <w:left w:val="none" w:sz="0" w:space="0" w:color="auto"/>
        <w:bottom w:val="none" w:sz="0" w:space="0" w:color="auto"/>
        <w:right w:val="none" w:sz="0" w:space="0" w:color="auto"/>
      </w:divBdr>
    </w:div>
    <w:div w:id="246500795">
      <w:marLeft w:val="640"/>
      <w:marRight w:val="0"/>
      <w:marTop w:val="0"/>
      <w:marBottom w:val="0"/>
      <w:divBdr>
        <w:top w:val="none" w:sz="0" w:space="0" w:color="auto"/>
        <w:left w:val="none" w:sz="0" w:space="0" w:color="auto"/>
        <w:bottom w:val="none" w:sz="0" w:space="0" w:color="auto"/>
        <w:right w:val="none" w:sz="0" w:space="0" w:color="auto"/>
      </w:divBdr>
    </w:div>
    <w:div w:id="246503038">
      <w:marLeft w:val="640"/>
      <w:marRight w:val="0"/>
      <w:marTop w:val="0"/>
      <w:marBottom w:val="0"/>
      <w:divBdr>
        <w:top w:val="none" w:sz="0" w:space="0" w:color="auto"/>
        <w:left w:val="none" w:sz="0" w:space="0" w:color="auto"/>
        <w:bottom w:val="none" w:sz="0" w:space="0" w:color="auto"/>
        <w:right w:val="none" w:sz="0" w:space="0" w:color="auto"/>
      </w:divBdr>
    </w:div>
    <w:div w:id="247233149">
      <w:marLeft w:val="640"/>
      <w:marRight w:val="0"/>
      <w:marTop w:val="0"/>
      <w:marBottom w:val="0"/>
      <w:divBdr>
        <w:top w:val="none" w:sz="0" w:space="0" w:color="auto"/>
        <w:left w:val="none" w:sz="0" w:space="0" w:color="auto"/>
        <w:bottom w:val="none" w:sz="0" w:space="0" w:color="auto"/>
        <w:right w:val="none" w:sz="0" w:space="0" w:color="auto"/>
      </w:divBdr>
    </w:div>
    <w:div w:id="247234457">
      <w:bodyDiv w:val="1"/>
      <w:marLeft w:val="0"/>
      <w:marRight w:val="0"/>
      <w:marTop w:val="0"/>
      <w:marBottom w:val="0"/>
      <w:divBdr>
        <w:top w:val="none" w:sz="0" w:space="0" w:color="auto"/>
        <w:left w:val="none" w:sz="0" w:space="0" w:color="auto"/>
        <w:bottom w:val="none" w:sz="0" w:space="0" w:color="auto"/>
        <w:right w:val="none" w:sz="0" w:space="0" w:color="auto"/>
      </w:divBdr>
    </w:div>
    <w:div w:id="247278418">
      <w:marLeft w:val="640"/>
      <w:marRight w:val="0"/>
      <w:marTop w:val="0"/>
      <w:marBottom w:val="0"/>
      <w:divBdr>
        <w:top w:val="none" w:sz="0" w:space="0" w:color="auto"/>
        <w:left w:val="none" w:sz="0" w:space="0" w:color="auto"/>
        <w:bottom w:val="none" w:sz="0" w:space="0" w:color="auto"/>
        <w:right w:val="none" w:sz="0" w:space="0" w:color="auto"/>
      </w:divBdr>
    </w:div>
    <w:div w:id="247428550">
      <w:marLeft w:val="640"/>
      <w:marRight w:val="0"/>
      <w:marTop w:val="0"/>
      <w:marBottom w:val="0"/>
      <w:divBdr>
        <w:top w:val="none" w:sz="0" w:space="0" w:color="auto"/>
        <w:left w:val="none" w:sz="0" w:space="0" w:color="auto"/>
        <w:bottom w:val="none" w:sz="0" w:space="0" w:color="auto"/>
        <w:right w:val="none" w:sz="0" w:space="0" w:color="auto"/>
      </w:divBdr>
    </w:div>
    <w:div w:id="248389355">
      <w:marLeft w:val="640"/>
      <w:marRight w:val="0"/>
      <w:marTop w:val="0"/>
      <w:marBottom w:val="0"/>
      <w:divBdr>
        <w:top w:val="none" w:sz="0" w:space="0" w:color="auto"/>
        <w:left w:val="none" w:sz="0" w:space="0" w:color="auto"/>
        <w:bottom w:val="none" w:sz="0" w:space="0" w:color="auto"/>
        <w:right w:val="none" w:sz="0" w:space="0" w:color="auto"/>
      </w:divBdr>
    </w:div>
    <w:div w:id="248389695">
      <w:marLeft w:val="640"/>
      <w:marRight w:val="0"/>
      <w:marTop w:val="0"/>
      <w:marBottom w:val="0"/>
      <w:divBdr>
        <w:top w:val="none" w:sz="0" w:space="0" w:color="auto"/>
        <w:left w:val="none" w:sz="0" w:space="0" w:color="auto"/>
        <w:bottom w:val="none" w:sz="0" w:space="0" w:color="auto"/>
        <w:right w:val="none" w:sz="0" w:space="0" w:color="auto"/>
      </w:divBdr>
    </w:div>
    <w:div w:id="248778273">
      <w:marLeft w:val="640"/>
      <w:marRight w:val="0"/>
      <w:marTop w:val="0"/>
      <w:marBottom w:val="0"/>
      <w:divBdr>
        <w:top w:val="none" w:sz="0" w:space="0" w:color="auto"/>
        <w:left w:val="none" w:sz="0" w:space="0" w:color="auto"/>
        <w:bottom w:val="none" w:sz="0" w:space="0" w:color="auto"/>
        <w:right w:val="none" w:sz="0" w:space="0" w:color="auto"/>
      </w:divBdr>
    </w:div>
    <w:div w:id="248974740">
      <w:marLeft w:val="640"/>
      <w:marRight w:val="0"/>
      <w:marTop w:val="0"/>
      <w:marBottom w:val="0"/>
      <w:divBdr>
        <w:top w:val="none" w:sz="0" w:space="0" w:color="auto"/>
        <w:left w:val="none" w:sz="0" w:space="0" w:color="auto"/>
        <w:bottom w:val="none" w:sz="0" w:space="0" w:color="auto"/>
        <w:right w:val="none" w:sz="0" w:space="0" w:color="auto"/>
      </w:divBdr>
    </w:div>
    <w:div w:id="249238915">
      <w:marLeft w:val="640"/>
      <w:marRight w:val="0"/>
      <w:marTop w:val="0"/>
      <w:marBottom w:val="0"/>
      <w:divBdr>
        <w:top w:val="none" w:sz="0" w:space="0" w:color="auto"/>
        <w:left w:val="none" w:sz="0" w:space="0" w:color="auto"/>
        <w:bottom w:val="none" w:sz="0" w:space="0" w:color="auto"/>
        <w:right w:val="none" w:sz="0" w:space="0" w:color="auto"/>
      </w:divBdr>
    </w:div>
    <w:div w:id="249393722">
      <w:marLeft w:val="640"/>
      <w:marRight w:val="0"/>
      <w:marTop w:val="0"/>
      <w:marBottom w:val="0"/>
      <w:divBdr>
        <w:top w:val="none" w:sz="0" w:space="0" w:color="auto"/>
        <w:left w:val="none" w:sz="0" w:space="0" w:color="auto"/>
        <w:bottom w:val="none" w:sz="0" w:space="0" w:color="auto"/>
        <w:right w:val="none" w:sz="0" w:space="0" w:color="auto"/>
      </w:divBdr>
    </w:div>
    <w:div w:id="250427985">
      <w:marLeft w:val="640"/>
      <w:marRight w:val="0"/>
      <w:marTop w:val="0"/>
      <w:marBottom w:val="0"/>
      <w:divBdr>
        <w:top w:val="none" w:sz="0" w:space="0" w:color="auto"/>
        <w:left w:val="none" w:sz="0" w:space="0" w:color="auto"/>
        <w:bottom w:val="none" w:sz="0" w:space="0" w:color="auto"/>
        <w:right w:val="none" w:sz="0" w:space="0" w:color="auto"/>
      </w:divBdr>
    </w:div>
    <w:div w:id="251090915">
      <w:marLeft w:val="640"/>
      <w:marRight w:val="0"/>
      <w:marTop w:val="0"/>
      <w:marBottom w:val="0"/>
      <w:divBdr>
        <w:top w:val="none" w:sz="0" w:space="0" w:color="auto"/>
        <w:left w:val="none" w:sz="0" w:space="0" w:color="auto"/>
        <w:bottom w:val="none" w:sz="0" w:space="0" w:color="auto"/>
        <w:right w:val="none" w:sz="0" w:space="0" w:color="auto"/>
      </w:divBdr>
    </w:div>
    <w:div w:id="251278203">
      <w:marLeft w:val="640"/>
      <w:marRight w:val="0"/>
      <w:marTop w:val="0"/>
      <w:marBottom w:val="0"/>
      <w:divBdr>
        <w:top w:val="none" w:sz="0" w:space="0" w:color="auto"/>
        <w:left w:val="none" w:sz="0" w:space="0" w:color="auto"/>
        <w:bottom w:val="none" w:sz="0" w:space="0" w:color="auto"/>
        <w:right w:val="none" w:sz="0" w:space="0" w:color="auto"/>
      </w:divBdr>
    </w:div>
    <w:div w:id="251285411">
      <w:marLeft w:val="640"/>
      <w:marRight w:val="0"/>
      <w:marTop w:val="0"/>
      <w:marBottom w:val="0"/>
      <w:divBdr>
        <w:top w:val="none" w:sz="0" w:space="0" w:color="auto"/>
        <w:left w:val="none" w:sz="0" w:space="0" w:color="auto"/>
        <w:bottom w:val="none" w:sz="0" w:space="0" w:color="auto"/>
        <w:right w:val="none" w:sz="0" w:space="0" w:color="auto"/>
      </w:divBdr>
    </w:div>
    <w:div w:id="251820468">
      <w:marLeft w:val="640"/>
      <w:marRight w:val="0"/>
      <w:marTop w:val="0"/>
      <w:marBottom w:val="0"/>
      <w:divBdr>
        <w:top w:val="none" w:sz="0" w:space="0" w:color="auto"/>
        <w:left w:val="none" w:sz="0" w:space="0" w:color="auto"/>
        <w:bottom w:val="none" w:sz="0" w:space="0" w:color="auto"/>
        <w:right w:val="none" w:sz="0" w:space="0" w:color="auto"/>
      </w:divBdr>
    </w:div>
    <w:div w:id="251934325">
      <w:marLeft w:val="640"/>
      <w:marRight w:val="0"/>
      <w:marTop w:val="0"/>
      <w:marBottom w:val="0"/>
      <w:divBdr>
        <w:top w:val="none" w:sz="0" w:space="0" w:color="auto"/>
        <w:left w:val="none" w:sz="0" w:space="0" w:color="auto"/>
        <w:bottom w:val="none" w:sz="0" w:space="0" w:color="auto"/>
        <w:right w:val="none" w:sz="0" w:space="0" w:color="auto"/>
      </w:divBdr>
    </w:div>
    <w:div w:id="252128845">
      <w:bodyDiv w:val="1"/>
      <w:marLeft w:val="0"/>
      <w:marRight w:val="0"/>
      <w:marTop w:val="0"/>
      <w:marBottom w:val="0"/>
      <w:divBdr>
        <w:top w:val="none" w:sz="0" w:space="0" w:color="auto"/>
        <w:left w:val="none" w:sz="0" w:space="0" w:color="auto"/>
        <w:bottom w:val="none" w:sz="0" w:space="0" w:color="auto"/>
        <w:right w:val="none" w:sz="0" w:space="0" w:color="auto"/>
      </w:divBdr>
      <w:divsChild>
        <w:div w:id="13851839">
          <w:marLeft w:val="640"/>
          <w:marRight w:val="0"/>
          <w:marTop w:val="0"/>
          <w:marBottom w:val="0"/>
          <w:divBdr>
            <w:top w:val="none" w:sz="0" w:space="0" w:color="auto"/>
            <w:left w:val="none" w:sz="0" w:space="0" w:color="auto"/>
            <w:bottom w:val="none" w:sz="0" w:space="0" w:color="auto"/>
            <w:right w:val="none" w:sz="0" w:space="0" w:color="auto"/>
          </w:divBdr>
        </w:div>
        <w:div w:id="22094919">
          <w:marLeft w:val="640"/>
          <w:marRight w:val="0"/>
          <w:marTop w:val="0"/>
          <w:marBottom w:val="0"/>
          <w:divBdr>
            <w:top w:val="none" w:sz="0" w:space="0" w:color="auto"/>
            <w:left w:val="none" w:sz="0" w:space="0" w:color="auto"/>
            <w:bottom w:val="none" w:sz="0" w:space="0" w:color="auto"/>
            <w:right w:val="none" w:sz="0" w:space="0" w:color="auto"/>
          </w:divBdr>
        </w:div>
        <w:div w:id="33308818">
          <w:marLeft w:val="640"/>
          <w:marRight w:val="0"/>
          <w:marTop w:val="0"/>
          <w:marBottom w:val="0"/>
          <w:divBdr>
            <w:top w:val="none" w:sz="0" w:space="0" w:color="auto"/>
            <w:left w:val="none" w:sz="0" w:space="0" w:color="auto"/>
            <w:bottom w:val="none" w:sz="0" w:space="0" w:color="auto"/>
            <w:right w:val="none" w:sz="0" w:space="0" w:color="auto"/>
          </w:divBdr>
        </w:div>
        <w:div w:id="89278184">
          <w:marLeft w:val="640"/>
          <w:marRight w:val="0"/>
          <w:marTop w:val="0"/>
          <w:marBottom w:val="0"/>
          <w:divBdr>
            <w:top w:val="none" w:sz="0" w:space="0" w:color="auto"/>
            <w:left w:val="none" w:sz="0" w:space="0" w:color="auto"/>
            <w:bottom w:val="none" w:sz="0" w:space="0" w:color="auto"/>
            <w:right w:val="none" w:sz="0" w:space="0" w:color="auto"/>
          </w:divBdr>
        </w:div>
        <w:div w:id="93945012">
          <w:marLeft w:val="640"/>
          <w:marRight w:val="0"/>
          <w:marTop w:val="0"/>
          <w:marBottom w:val="0"/>
          <w:divBdr>
            <w:top w:val="none" w:sz="0" w:space="0" w:color="auto"/>
            <w:left w:val="none" w:sz="0" w:space="0" w:color="auto"/>
            <w:bottom w:val="none" w:sz="0" w:space="0" w:color="auto"/>
            <w:right w:val="none" w:sz="0" w:space="0" w:color="auto"/>
          </w:divBdr>
        </w:div>
        <w:div w:id="104153395">
          <w:marLeft w:val="640"/>
          <w:marRight w:val="0"/>
          <w:marTop w:val="0"/>
          <w:marBottom w:val="0"/>
          <w:divBdr>
            <w:top w:val="none" w:sz="0" w:space="0" w:color="auto"/>
            <w:left w:val="none" w:sz="0" w:space="0" w:color="auto"/>
            <w:bottom w:val="none" w:sz="0" w:space="0" w:color="auto"/>
            <w:right w:val="none" w:sz="0" w:space="0" w:color="auto"/>
          </w:divBdr>
        </w:div>
        <w:div w:id="111943815">
          <w:marLeft w:val="640"/>
          <w:marRight w:val="0"/>
          <w:marTop w:val="0"/>
          <w:marBottom w:val="0"/>
          <w:divBdr>
            <w:top w:val="none" w:sz="0" w:space="0" w:color="auto"/>
            <w:left w:val="none" w:sz="0" w:space="0" w:color="auto"/>
            <w:bottom w:val="none" w:sz="0" w:space="0" w:color="auto"/>
            <w:right w:val="none" w:sz="0" w:space="0" w:color="auto"/>
          </w:divBdr>
        </w:div>
        <w:div w:id="120851716">
          <w:marLeft w:val="640"/>
          <w:marRight w:val="0"/>
          <w:marTop w:val="0"/>
          <w:marBottom w:val="0"/>
          <w:divBdr>
            <w:top w:val="none" w:sz="0" w:space="0" w:color="auto"/>
            <w:left w:val="none" w:sz="0" w:space="0" w:color="auto"/>
            <w:bottom w:val="none" w:sz="0" w:space="0" w:color="auto"/>
            <w:right w:val="none" w:sz="0" w:space="0" w:color="auto"/>
          </w:divBdr>
        </w:div>
        <w:div w:id="127743470">
          <w:marLeft w:val="640"/>
          <w:marRight w:val="0"/>
          <w:marTop w:val="0"/>
          <w:marBottom w:val="0"/>
          <w:divBdr>
            <w:top w:val="none" w:sz="0" w:space="0" w:color="auto"/>
            <w:left w:val="none" w:sz="0" w:space="0" w:color="auto"/>
            <w:bottom w:val="none" w:sz="0" w:space="0" w:color="auto"/>
            <w:right w:val="none" w:sz="0" w:space="0" w:color="auto"/>
          </w:divBdr>
        </w:div>
        <w:div w:id="138424837">
          <w:marLeft w:val="640"/>
          <w:marRight w:val="0"/>
          <w:marTop w:val="0"/>
          <w:marBottom w:val="0"/>
          <w:divBdr>
            <w:top w:val="none" w:sz="0" w:space="0" w:color="auto"/>
            <w:left w:val="none" w:sz="0" w:space="0" w:color="auto"/>
            <w:bottom w:val="none" w:sz="0" w:space="0" w:color="auto"/>
            <w:right w:val="none" w:sz="0" w:space="0" w:color="auto"/>
          </w:divBdr>
        </w:div>
        <w:div w:id="215361355">
          <w:marLeft w:val="640"/>
          <w:marRight w:val="0"/>
          <w:marTop w:val="0"/>
          <w:marBottom w:val="0"/>
          <w:divBdr>
            <w:top w:val="none" w:sz="0" w:space="0" w:color="auto"/>
            <w:left w:val="none" w:sz="0" w:space="0" w:color="auto"/>
            <w:bottom w:val="none" w:sz="0" w:space="0" w:color="auto"/>
            <w:right w:val="none" w:sz="0" w:space="0" w:color="auto"/>
          </w:divBdr>
        </w:div>
        <w:div w:id="220142254">
          <w:marLeft w:val="640"/>
          <w:marRight w:val="0"/>
          <w:marTop w:val="0"/>
          <w:marBottom w:val="0"/>
          <w:divBdr>
            <w:top w:val="none" w:sz="0" w:space="0" w:color="auto"/>
            <w:left w:val="none" w:sz="0" w:space="0" w:color="auto"/>
            <w:bottom w:val="none" w:sz="0" w:space="0" w:color="auto"/>
            <w:right w:val="none" w:sz="0" w:space="0" w:color="auto"/>
          </w:divBdr>
        </w:div>
        <w:div w:id="250626020">
          <w:marLeft w:val="640"/>
          <w:marRight w:val="0"/>
          <w:marTop w:val="0"/>
          <w:marBottom w:val="0"/>
          <w:divBdr>
            <w:top w:val="none" w:sz="0" w:space="0" w:color="auto"/>
            <w:left w:val="none" w:sz="0" w:space="0" w:color="auto"/>
            <w:bottom w:val="none" w:sz="0" w:space="0" w:color="auto"/>
            <w:right w:val="none" w:sz="0" w:space="0" w:color="auto"/>
          </w:divBdr>
        </w:div>
        <w:div w:id="252207674">
          <w:marLeft w:val="640"/>
          <w:marRight w:val="0"/>
          <w:marTop w:val="0"/>
          <w:marBottom w:val="0"/>
          <w:divBdr>
            <w:top w:val="none" w:sz="0" w:space="0" w:color="auto"/>
            <w:left w:val="none" w:sz="0" w:space="0" w:color="auto"/>
            <w:bottom w:val="none" w:sz="0" w:space="0" w:color="auto"/>
            <w:right w:val="none" w:sz="0" w:space="0" w:color="auto"/>
          </w:divBdr>
        </w:div>
        <w:div w:id="275873474">
          <w:marLeft w:val="640"/>
          <w:marRight w:val="0"/>
          <w:marTop w:val="0"/>
          <w:marBottom w:val="0"/>
          <w:divBdr>
            <w:top w:val="none" w:sz="0" w:space="0" w:color="auto"/>
            <w:left w:val="none" w:sz="0" w:space="0" w:color="auto"/>
            <w:bottom w:val="none" w:sz="0" w:space="0" w:color="auto"/>
            <w:right w:val="none" w:sz="0" w:space="0" w:color="auto"/>
          </w:divBdr>
        </w:div>
        <w:div w:id="285936688">
          <w:marLeft w:val="640"/>
          <w:marRight w:val="0"/>
          <w:marTop w:val="0"/>
          <w:marBottom w:val="0"/>
          <w:divBdr>
            <w:top w:val="none" w:sz="0" w:space="0" w:color="auto"/>
            <w:left w:val="none" w:sz="0" w:space="0" w:color="auto"/>
            <w:bottom w:val="none" w:sz="0" w:space="0" w:color="auto"/>
            <w:right w:val="none" w:sz="0" w:space="0" w:color="auto"/>
          </w:divBdr>
        </w:div>
        <w:div w:id="296836929">
          <w:marLeft w:val="640"/>
          <w:marRight w:val="0"/>
          <w:marTop w:val="0"/>
          <w:marBottom w:val="0"/>
          <w:divBdr>
            <w:top w:val="none" w:sz="0" w:space="0" w:color="auto"/>
            <w:left w:val="none" w:sz="0" w:space="0" w:color="auto"/>
            <w:bottom w:val="none" w:sz="0" w:space="0" w:color="auto"/>
            <w:right w:val="none" w:sz="0" w:space="0" w:color="auto"/>
          </w:divBdr>
        </w:div>
        <w:div w:id="332996641">
          <w:marLeft w:val="640"/>
          <w:marRight w:val="0"/>
          <w:marTop w:val="0"/>
          <w:marBottom w:val="0"/>
          <w:divBdr>
            <w:top w:val="none" w:sz="0" w:space="0" w:color="auto"/>
            <w:left w:val="none" w:sz="0" w:space="0" w:color="auto"/>
            <w:bottom w:val="none" w:sz="0" w:space="0" w:color="auto"/>
            <w:right w:val="none" w:sz="0" w:space="0" w:color="auto"/>
          </w:divBdr>
        </w:div>
        <w:div w:id="348068967">
          <w:marLeft w:val="640"/>
          <w:marRight w:val="0"/>
          <w:marTop w:val="0"/>
          <w:marBottom w:val="0"/>
          <w:divBdr>
            <w:top w:val="none" w:sz="0" w:space="0" w:color="auto"/>
            <w:left w:val="none" w:sz="0" w:space="0" w:color="auto"/>
            <w:bottom w:val="none" w:sz="0" w:space="0" w:color="auto"/>
            <w:right w:val="none" w:sz="0" w:space="0" w:color="auto"/>
          </w:divBdr>
        </w:div>
        <w:div w:id="348797702">
          <w:marLeft w:val="640"/>
          <w:marRight w:val="0"/>
          <w:marTop w:val="0"/>
          <w:marBottom w:val="0"/>
          <w:divBdr>
            <w:top w:val="none" w:sz="0" w:space="0" w:color="auto"/>
            <w:left w:val="none" w:sz="0" w:space="0" w:color="auto"/>
            <w:bottom w:val="none" w:sz="0" w:space="0" w:color="auto"/>
            <w:right w:val="none" w:sz="0" w:space="0" w:color="auto"/>
          </w:divBdr>
        </w:div>
        <w:div w:id="407843825">
          <w:marLeft w:val="640"/>
          <w:marRight w:val="0"/>
          <w:marTop w:val="0"/>
          <w:marBottom w:val="0"/>
          <w:divBdr>
            <w:top w:val="none" w:sz="0" w:space="0" w:color="auto"/>
            <w:left w:val="none" w:sz="0" w:space="0" w:color="auto"/>
            <w:bottom w:val="none" w:sz="0" w:space="0" w:color="auto"/>
            <w:right w:val="none" w:sz="0" w:space="0" w:color="auto"/>
          </w:divBdr>
        </w:div>
        <w:div w:id="416943915">
          <w:marLeft w:val="640"/>
          <w:marRight w:val="0"/>
          <w:marTop w:val="0"/>
          <w:marBottom w:val="0"/>
          <w:divBdr>
            <w:top w:val="none" w:sz="0" w:space="0" w:color="auto"/>
            <w:left w:val="none" w:sz="0" w:space="0" w:color="auto"/>
            <w:bottom w:val="none" w:sz="0" w:space="0" w:color="auto"/>
            <w:right w:val="none" w:sz="0" w:space="0" w:color="auto"/>
          </w:divBdr>
        </w:div>
        <w:div w:id="418067108">
          <w:marLeft w:val="640"/>
          <w:marRight w:val="0"/>
          <w:marTop w:val="0"/>
          <w:marBottom w:val="0"/>
          <w:divBdr>
            <w:top w:val="none" w:sz="0" w:space="0" w:color="auto"/>
            <w:left w:val="none" w:sz="0" w:space="0" w:color="auto"/>
            <w:bottom w:val="none" w:sz="0" w:space="0" w:color="auto"/>
            <w:right w:val="none" w:sz="0" w:space="0" w:color="auto"/>
          </w:divBdr>
        </w:div>
        <w:div w:id="458033199">
          <w:marLeft w:val="640"/>
          <w:marRight w:val="0"/>
          <w:marTop w:val="0"/>
          <w:marBottom w:val="0"/>
          <w:divBdr>
            <w:top w:val="none" w:sz="0" w:space="0" w:color="auto"/>
            <w:left w:val="none" w:sz="0" w:space="0" w:color="auto"/>
            <w:bottom w:val="none" w:sz="0" w:space="0" w:color="auto"/>
            <w:right w:val="none" w:sz="0" w:space="0" w:color="auto"/>
          </w:divBdr>
        </w:div>
        <w:div w:id="473569825">
          <w:marLeft w:val="640"/>
          <w:marRight w:val="0"/>
          <w:marTop w:val="0"/>
          <w:marBottom w:val="0"/>
          <w:divBdr>
            <w:top w:val="none" w:sz="0" w:space="0" w:color="auto"/>
            <w:left w:val="none" w:sz="0" w:space="0" w:color="auto"/>
            <w:bottom w:val="none" w:sz="0" w:space="0" w:color="auto"/>
            <w:right w:val="none" w:sz="0" w:space="0" w:color="auto"/>
          </w:divBdr>
        </w:div>
        <w:div w:id="499852197">
          <w:marLeft w:val="640"/>
          <w:marRight w:val="0"/>
          <w:marTop w:val="0"/>
          <w:marBottom w:val="0"/>
          <w:divBdr>
            <w:top w:val="none" w:sz="0" w:space="0" w:color="auto"/>
            <w:left w:val="none" w:sz="0" w:space="0" w:color="auto"/>
            <w:bottom w:val="none" w:sz="0" w:space="0" w:color="auto"/>
            <w:right w:val="none" w:sz="0" w:space="0" w:color="auto"/>
          </w:divBdr>
        </w:div>
        <w:div w:id="503976558">
          <w:marLeft w:val="640"/>
          <w:marRight w:val="0"/>
          <w:marTop w:val="0"/>
          <w:marBottom w:val="0"/>
          <w:divBdr>
            <w:top w:val="none" w:sz="0" w:space="0" w:color="auto"/>
            <w:left w:val="none" w:sz="0" w:space="0" w:color="auto"/>
            <w:bottom w:val="none" w:sz="0" w:space="0" w:color="auto"/>
            <w:right w:val="none" w:sz="0" w:space="0" w:color="auto"/>
          </w:divBdr>
        </w:div>
        <w:div w:id="526530965">
          <w:marLeft w:val="640"/>
          <w:marRight w:val="0"/>
          <w:marTop w:val="0"/>
          <w:marBottom w:val="0"/>
          <w:divBdr>
            <w:top w:val="none" w:sz="0" w:space="0" w:color="auto"/>
            <w:left w:val="none" w:sz="0" w:space="0" w:color="auto"/>
            <w:bottom w:val="none" w:sz="0" w:space="0" w:color="auto"/>
            <w:right w:val="none" w:sz="0" w:space="0" w:color="auto"/>
          </w:divBdr>
        </w:div>
        <w:div w:id="534930261">
          <w:marLeft w:val="640"/>
          <w:marRight w:val="0"/>
          <w:marTop w:val="0"/>
          <w:marBottom w:val="0"/>
          <w:divBdr>
            <w:top w:val="none" w:sz="0" w:space="0" w:color="auto"/>
            <w:left w:val="none" w:sz="0" w:space="0" w:color="auto"/>
            <w:bottom w:val="none" w:sz="0" w:space="0" w:color="auto"/>
            <w:right w:val="none" w:sz="0" w:space="0" w:color="auto"/>
          </w:divBdr>
        </w:div>
        <w:div w:id="560218506">
          <w:marLeft w:val="640"/>
          <w:marRight w:val="0"/>
          <w:marTop w:val="0"/>
          <w:marBottom w:val="0"/>
          <w:divBdr>
            <w:top w:val="none" w:sz="0" w:space="0" w:color="auto"/>
            <w:left w:val="none" w:sz="0" w:space="0" w:color="auto"/>
            <w:bottom w:val="none" w:sz="0" w:space="0" w:color="auto"/>
            <w:right w:val="none" w:sz="0" w:space="0" w:color="auto"/>
          </w:divBdr>
        </w:div>
        <w:div w:id="578903262">
          <w:marLeft w:val="640"/>
          <w:marRight w:val="0"/>
          <w:marTop w:val="0"/>
          <w:marBottom w:val="0"/>
          <w:divBdr>
            <w:top w:val="none" w:sz="0" w:space="0" w:color="auto"/>
            <w:left w:val="none" w:sz="0" w:space="0" w:color="auto"/>
            <w:bottom w:val="none" w:sz="0" w:space="0" w:color="auto"/>
            <w:right w:val="none" w:sz="0" w:space="0" w:color="auto"/>
          </w:divBdr>
        </w:div>
        <w:div w:id="590117386">
          <w:marLeft w:val="640"/>
          <w:marRight w:val="0"/>
          <w:marTop w:val="0"/>
          <w:marBottom w:val="0"/>
          <w:divBdr>
            <w:top w:val="none" w:sz="0" w:space="0" w:color="auto"/>
            <w:left w:val="none" w:sz="0" w:space="0" w:color="auto"/>
            <w:bottom w:val="none" w:sz="0" w:space="0" w:color="auto"/>
            <w:right w:val="none" w:sz="0" w:space="0" w:color="auto"/>
          </w:divBdr>
        </w:div>
        <w:div w:id="636643721">
          <w:marLeft w:val="640"/>
          <w:marRight w:val="0"/>
          <w:marTop w:val="0"/>
          <w:marBottom w:val="0"/>
          <w:divBdr>
            <w:top w:val="none" w:sz="0" w:space="0" w:color="auto"/>
            <w:left w:val="none" w:sz="0" w:space="0" w:color="auto"/>
            <w:bottom w:val="none" w:sz="0" w:space="0" w:color="auto"/>
            <w:right w:val="none" w:sz="0" w:space="0" w:color="auto"/>
          </w:divBdr>
        </w:div>
        <w:div w:id="680201599">
          <w:marLeft w:val="640"/>
          <w:marRight w:val="0"/>
          <w:marTop w:val="0"/>
          <w:marBottom w:val="0"/>
          <w:divBdr>
            <w:top w:val="none" w:sz="0" w:space="0" w:color="auto"/>
            <w:left w:val="none" w:sz="0" w:space="0" w:color="auto"/>
            <w:bottom w:val="none" w:sz="0" w:space="0" w:color="auto"/>
            <w:right w:val="none" w:sz="0" w:space="0" w:color="auto"/>
          </w:divBdr>
        </w:div>
        <w:div w:id="707335895">
          <w:marLeft w:val="640"/>
          <w:marRight w:val="0"/>
          <w:marTop w:val="0"/>
          <w:marBottom w:val="0"/>
          <w:divBdr>
            <w:top w:val="none" w:sz="0" w:space="0" w:color="auto"/>
            <w:left w:val="none" w:sz="0" w:space="0" w:color="auto"/>
            <w:bottom w:val="none" w:sz="0" w:space="0" w:color="auto"/>
            <w:right w:val="none" w:sz="0" w:space="0" w:color="auto"/>
          </w:divBdr>
        </w:div>
        <w:div w:id="707950237">
          <w:marLeft w:val="640"/>
          <w:marRight w:val="0"/>
          <w:marTop w:val="0"/>
          <w:marBottom w:val="0"/>
          <w:divBdr>
            <w:top w:val="none" w:sz="0" w:space="0" w:color="auto"/>
            <w:left w:val="none" w:sz="0" w:space="0" w:color="auto"/>
            <w:bottom w:val="none" w:sz="0" w:space="0" w:color="auto"/>
            <w:right w:val="none" w:sz="0" w:space="0" w:color="auto"/>
          </w:divBdr>
        </w:div>
        <w:div w:id="721096177">
          <w:marLeft w:val="640"/>
          <w:marRight w:val="0"/>
          <w:marTop w:val="0"/>
          <w:marBottom w:val="0"/>
          <w:divBdr>
            <w:top w:val="none" w:sz="0" w:space="0" w:color="auto"/>
            <w:left w:val="none" w:sz="0" w:space="0" w:color="auto"/>
            <w:bottom w:val="none" w:sz="0" w:space="0" w:color="auto"/>
            <w:right w:val="none" w:sz="0" w:space="0" w:color="auto"/>
          </w:divBdr>
        </w:div>
        <w:div w:id="724793482">
          <w:marLeft w:val="640"/>
          <w:marRight w:val="0"/>
          <w:marTop w:val="0"/>
          <w:marBottom w:val="0"/>
          <w:divBdr>
            <w:top w:val="none" w:sz="0" w:space="0" w:color="auto"/>
            <w:left w:val="none" w:sz="0" w:space="0" w:color="auto"/>
            <w:bottom w:val="none" w:sz="0" w:space="0" w:color="auto"/>
            <w:right w:val="none" w:sz="0" w:space="0" w:color="auto"/>
          </w:divBdr>
        </w:div>
        <w:div w:id="726609993">
          <w:marLeft w:val="640"/>
          <w:marRight w:val="0"/>
          <w:marTop w:val="0"/>
          <w:marBottom w:val="0"/>
          <w:divBdr>
            <w:top w:val="none" w:sz="0" w:space="0" w:color="auto"/>
            <w:left w:val="none" w:sz="0" w:space="0" w:color="auto"/>
            <w:bottom w:val="none" w:sz="0" w:space="0" w:color="auto"/>
            <w:right w:val="none" w:sz="0" w:space="0" w:color="auto"/>
          </w:divBdr>
        </w:div>
        <w:div w:id="747269966">
          <w:marLeft w:val="640"/>
          <w:marRight w:val="0"/>
          <w:marTop w:val="0"/>
          <w:marBottom w:val="0"/>
          <w:divBdr>
            <w:top w:val="none" w:sz="0" w:space="0" w:color="auto"/>
            <w:left w:val="none" w:sz="0" w:space="0" w:color="auto"/>
            <w:bottom w:val="none" w:sz="0" w:space="0" w:color="auto"/>
            <w:right w:val="none" w:sz="0" w:space="0" w:color="auto"/>
          </w:divBdr>
        </w:div>
        <w:div w:id="752161212">
          <w:marLeft w:val="640"/>
          <w:marRight w:val="0"/>
          <w:marTop w:val="0"/>
          <w:marBottom w:val="0"/>
          <w:divBdr>
            <w:top w:val="none" w:sz="0" w:space="0" w:color="auto"/>
            <w:left w:val="none" w:sz="0" w:space="0" w:color="auto"/>
            <w:bottom w:val="none" w:sz="0" w:space="0" w:color="auto"/>
            <w:right w:val="none" w:sz="0" w:space="0" w:color="auto"/>
          </w:divBdr>
        </w:div>
        <w:div w:id="755638073">
          <w:marLeft w:val="640"/>
          <w:marRight w:val="0"/>
          <w:marTop w:val="0"/>
          <w:marBottom w:val="0"/>
          <w:divBdr>
            <w:top w:val="none" w:sz="0" w:space="0" w:color="auto"/>
            <w:left w:val="none" w:sz="0" w:space="0" w:color="auto"/>
            <w:bottom w:val="none" w:sz="0" w:space="0" w:color="auto"/>
            <w:right w:val="none" w:sz="0" w:space="0" w:color="auto"/>
          </w:divBdr>
        </w:div>
        <w:div w:id="778331286">
          <w:marLeft w:val="640"/>
          <w:marRight w:val="0"/>
          <w:marTop w:val="0"/>
          <w:marBottom w:val="0"/>
          <w:divBdr>
            <w:top w:val="none" w:sz="0" w:space="0" w:color="auto"/>
            <w:left w:val="none" w:sz="0" w:space="0" w:color="auto"/>
            <w:bottom w:val="none" w:sz="0" w:space="0" w:color="auto"/>
            <w:right w:val="none" w:sz="0" w:space="0" w:color="auto"/>
          </w:divBdr>
        </w:div>
        <w:div w:id="815801396">
          <w:marLeft w:val="640"/>
          <w:marRight w:val="0"/>
          <w:marTop w:val="0"/>
          <w:marBottom w:val="0"/>
          <w:divBdr>
            <w:top w:val="none" w:sz="0" w:space="0" w:color="auto"/>
            <w:left w:val="none" w:sz="0" w:space="0" w:color="auto"/>
            <w:bottom w:val="none" w:sz="0" w:space="0" w:color="auto"/>
            <w:right w:val="none" w:sz="0" w:space="0" w:color="auto"/>
          </w:divBdr>
        </w:div>
        <w:div w:id="818611872">
          <w:marLeft w:val="640"/>
          <w:marRight w:val="0"/>
          <w:marTop w:val="0"/>
          <w:marBottom w:val="0"/>
          <w:divBdr>
            <w:top w:val="none" w:sz="0" w:space="0" w:color="auto"/>
            <w:left w:val="none" w:sz="0" w:space="0" w:color="auto"/>
            <w:bottom w:val="none" w:sz="0" w:space="0" w:color="auto"/>
            <w:right w:val="none" w:sz="0" w:space="0" w:color="auto"/>
          </w:divBdr>
        </w:div>
        <w:div w:id="849177118">
          <w:marLeft w:val="640"/>
          <w:marRight w:val="0"/>
          <w:marTop w:val="0"/>
          <w:marBottom w:val="0"/>
          <w:divBdr>
            <w:top w:val="none" w:sz="0" w:space="0" w:color="auto"/>
            <w:left w:val="none" w:sz="0" w:space="0" w:color="auto"/>
            <w:bottom w:val="none" w:sz="0" w:space="0" w:color="auto"/>
            <w:right w:val="none" w:sz="0" w:space="0" w:color="auto"/>
          </w:divBdr>
        </w:div>
        <w:div w:id="852719747">
          <w:marLeft w:val="640"/>
          <w:marRight w:val="0"/>
          <w:marTop w:val="0"/>
          <w:marBottom w:val="0"/>
          <w:divBdr>
            <w:top w:val="none" w:sz="0" w:space="0" w:color="auto"/>
            <w:left w:val="none" w:sz="0" w:space="0" w:color="auto"/>
            <w:bottom w:val="none" w:sz="0" w:space="0" w:color="auto"/>
            <w:right w:val="none" w:sz="0" w:space="0" w:color="auto"/>
          </w:divBdr>
        </w:div>
        <w:div w:id="882211539">
          <w:marLeft w:val="640"/>
          <w:marRight w:val="0"/>
          <w:marTop w:val="0"/>
          <w:marBottom w:val="0"/>
          <w:divBdr>
            <w:top w:val="none" w:sz="0" w:space="0" w:color="auto"/>
            <w:left w:val="none" w:sz="0" w:space="0" w:color="auto"/>
            <w:bottom w:val="none" w:sz="0" w:space="0" w:color="auto"/>
            <w:right w:val="none" w:sz="0" w:space="0" w:color="auto"/>
          </w:divBdr>
        </w:div>
        <w:div w:id="924386085">
          <w:marLeft w:val="640"/>
          <w:marRight w:val="0"/>
          <w:marTop w:val="0"/>
          <w:marBottom w:val="0"/>
          <w:divBdr>
            <w:top w:val="none" w:sz="0" w:space="0" w:color="auto"/>
            <w:left w:val="none" w:sz="0" w:space="0" w:color="auto"/>
            <w:bottom w:val="none" w:sz="0" w:space="0" w:color="auto"/>
            <w:right w:val="none" w:sz="0" w:space="0" w:color="auto"/>
          </w:divBdr>
        </w:div>
        <w:div w:id="995690453">
          <w:marLeft w:val="640"/>
          <w:marRight w:val="0"/>
          <w:marTop w:val="0"/>
          <w:marBottom w:val="0"/>
          <w:divBdr>
            <w:top w:val="none" w:sz="0" w:space="0" w:color="auto"/>
            <w:left w:val="none" w:sz="0" w:space="0" w:color="auto"/>
            <w:bottom w:val="none" w:sz="0" w:space="0" w:color="auto"/>
            <w:right w:val="none" w:sz="0" w:space="0" w:color="auto"/>
          </w:divBdr>
        </w:div>
        <w:div w:id="1025137696">
          <w:marLeft w:val="640"/>
          <w:marRight w:val="0"/>
          <w:marTop w:val="0"/>
          <w:marBottom w:val="0"/>
          <w:divBdr>
            <w:top w:val="none" w:sz="0" w:space="0" w:color="auto"/>
            <w:left w:val="none" w:sz="0" w:space="0" w:color="auto"/>
            <w:bottom w:val="none" w:sz="0" w:space="0" w:color="auto"/>
            <w:right w:val="none" w:sz="0" w:space="0" w:color="auto"/>
          </w:divBdr>
        </w:div>
        <w:div w:id="1041787582">
          <w:marLeft w:val="640"/>
          <w:marRight w:val="0"/>
          <w:marTop w:val="0"/>
          <w:marBottom w:val="0"/>
          <w:divBdr>
            <w:top w:val="none" w:sz="0" w:space="0" w:color="auto"/>
            <w:left w:val="none" w:sz="0" w:space="0" w:color="auto"/>
            <w:bottom w:val="none" w:sz="0" w:space="0" w:color="auto"/>
            <w:right w:val="none" w:sz="0" w:space="0" w:color="auto"/>
          </w:divBdr>
        </w:div>
        <w:div w:id="1055543753">
          <w:marLeft w:val="640"/>
          <w:marRight w:val="0"/>
          <w:marTop w:val="0"/>
          <w:marBottom w:val="0"/>
          <w:divBdr>
            <w:top w:val="none" w:sz="0" w:space="0" w:color="auto"/>
            <w:left w:val="none" w:sz="0" w:space="0" w:color="auto"/>
            <w:bottom w:val="none" w:sz="0" w:space="0" w:color="auto"/>
            <w:right w:val="none" w:sz="0" w:space="0" w:color="auto"/>
          </w:divBdr>
        </w:div>
        <w:div w:id="1062757996">
          <w:marLeft w:val="640"/>
          <w:marRight w:val="0"/>
          <w:marTop w:val="0"/>
          <w:marBottom w:val="0"/>
          <w:divBdr>
            <w:top w:val="none" w:sz="0" w:space="0" w:color="auto"/>
            <w:left w:val="none" w:sz="0" w:space="0" w:color="auto"/>
            <w:bottom w:val="none" w:sz="0" w:space="0" w:color="auto"/>
            <w:right w:val="none" w:sz="0" w:space="0" w:color="auto"/>
          </w:divBdr>
        </w:div>
        <w:div w:id="1075128524">
          <w:marLeft w:val="640"/>
          <w:marRight w:val="0"/>
          <w:marTop w:val="0"/>
          <w:marBottom w:val="0"/>
          <w:divBdr>
            <w:top w:val="none" w:sz="0" w:space="0" w:color="auto"/>
            <w:left w:val="none" w:sz="0" w:space="0" w:color="auto"/>
            <w:bottom w:val="none" w:sz="0" w:space="0" w:color="auto"/>
            <w:right w:val="none" w:sz="0" w:space="0" w:color="auto"/>
          </w:divBdr>
        </w:div>
        <w:div w:id="1112360328">
          <w:marLeft w:val="640"/>
          <w:marRight w:val="0"/>
          <w:marTop w:val="0"/>
          <w:marBottom w:val="0"/>
          <w:divBdr>
            <w:top w:val="none" w:sz="0" w:space="0" w:color="auto"/>
            <w:left w:val="none" w:sz="0" w:space="0" w:color="auto"/>
            <w:bottom w:val="none" w:sz="0" w:space="0" w:color="auto"/>
            <w:right w:val="none" w:sz="0" w:space="0" w:color="auto"/>
          </w:divBdr>
        </w:div>
        <w:div w:id="1114596969">
          <w:marLeft w:val="640"/>
          <w:marRight w:val="0"/>
          <w:marTop w:val="0"/>
          <w:marBottom w:val="0"/>
          <w:divBdr>
            <w:top w:val="none" w:sz="0" w:space="0" w:color="auto"/>
            <w:left w:val="none" w:sz="0" w:space="0" w:color="auto"/>
            <w:bottom w:val="none" w:sz="0" w:space="0" w:color="auto"/>
            <w:right w:val="none" w:sz="0" w:space="0" w:color="auto"/>
          </w:divBdr>
        </w:div>
        <w:div w:id="1121532643">
          <w:marLeft w:val="640"/>
          <w:marRight w:val="0"/>
          <w:marTop w:val="0"/>
          <w:marBottom w:val="0"/>
          <w:divBdr>
            <w:top w:val="none" w:sz="0" w:space="0" w:color="auto"/>
            <w:left w:val="none" w:sz="0" w:space="0" w:color="auto"/>
            <w:bottom w:val="none" w:sz="0" w:space="0" w:color="auto"/>
            <w:right w:val="none" w:sz="0" w:space="0" w:color="auto"/>
          </w:divBdr>
        </w:div>
        <w:div w:id="1124228823">
          <w:marLeft w:val="640"/>
          <w:marRight w:val="0"/>
          <w:marTop w:val="0"/>
          <w:marBottom w:val="0"/>
          <w:divBdr>
            <w:top w:val="none" w:sz="0" w:space="0" w:color="auto"/>
            <w:left w:val="none" w:sz="0" w:space="0" w:color="auto"/>
            <w:bottom w:val="none" w:sz="0" w:space="0" w:color="auto"/>
            <w:right w:val="none" w:sz="0" w:space="0" w:color="auto"/>
          </w:divBdr>
        </w:div>
        <w:div w:id="1128090963">
          <w:marLeft w:val="640"/>
          <w:marRight w:val="0"/>
          <w:marTop w:val="0"/>
          <w:marBottom w:val="0"/>
          <w:divBdr>
            <w:top w:val="none" w:sz="0" w:space="0" w:color="auto"/>
            <w:left w:val="none" w:sz="0" w:space="0" w:color="auto"/>
            <w:bottom w:val="none" w:sz="0" w:space="0" w:color="auto"/>
            <w:right w:val="none" w:sz="0" w:space="0" w:color="auto"/>
          </w:divBdr>
        </w:div>
        <w:div w:id="1171025643">
          <w:marLeft w:val="640"/>
          <w:marRight w:val="0"/>
          <w:marTop w:val="0"/>
          <w:marBottom w:val="0"/>
          <w:divBdr>
            <w:top w:val="none" w:sz="0" w:space="0" w:color="auto"/>
            <w:left w:val="none" w:sz="0" w:space="0" w:color="auto"/>
            <w:bottom w:val="none" w:sz="0" w:space="0" w:color="auto"/>
            <w:right w:val="none" w:sz="0" w:space="0" w:color="auto"/>
          </w:divBdr>
        </w:div>
        <w:div w:id="1222787300">
          <w:marLeft w:val="640"/>
          <w:marRight w:val="0"/>
          <w:marTop w:val="0"/>
          <w:marBottom w:val="0"/>
          <w:divBdr>
            <w:top w:val="none" w:sz="0" w:space="0" w:color="auto"/>
            <w:left w:val="none" w:sz="0" w:space="0" w:color="auto"/>
            <w:bottom w:val="none" w:sz="0" w:space="0" w:color="auto"/>
            <w:right w:val="none" w:sz="0" w:space="0" w:color="auto"/>
          </w:divBdr>
        </w:div>
        <w:div w:id="1237666927">
          <w:marLeft w:val="640"/>
          <w:marRight w:val="0"/>
          <w:marTop w:val="0"/>
          <w:marBottom w:val="0"/>
          <w:divBdr>
            <w:top w:val="none" w:sz="0" w:space="0" w:color="auto"/>
            <w:left w:val="none" w:sz="0" w:space="0" w:color="auto"/>
            <w:bottom w:val="none" w:sz="0" w:space="0" w:color="auto"/>
            <w:right w:val="none" w:sz="0" w:space="0" w:color="auto"/>
          </w:divBdr>
        </w:div>
        <w:div w:id="1241061437">
          <w:marLeft w:val="640"/>
          <w:marRight w:val="0"/>
          <w:marTop w:val="0"/>
          <w:marBottom w:val="0"/>
          <w:divBdr>
            <w:top w:val="none" w:sz="0" w:space="0" w:color="auto"/>
            <w:left w:val="none" w:sz="0" w:space="0" w:color="auto"/>
            <w:bottom w:val="none" w:sz="0" w:space="0" w:color="auto"/>
            <w:right w:val="none" w:sz="0" w:space="0" w:color="auto"/>
          </w:divBdr>
        </w:div>
        <w:div w:id="1247766196">
          <w:marLeft w:val="640"/>
          <w:marRight w:val="0"/>
          <w:marTop w:val="0"/>
          <w:marBottom w:val="0"/>
          <w:divBdr>
            <w:top w:val="none" w:sz="0" w:space="0" w:color="auto"/>
            <w:left w:val="none" w:sz="0" w:space="0" w:color="auto"/>
            <w:bottom w:val="none" w:sz="0" w:space="0" w:color="auto"/>
            <w:right w:val="none" w:sz="0" w:space="0" w:color="auto"/>
          </w:divBdr>
        </w:div>
        <w:div w:id="1251348209">
          <w:marLeft w:val="640"/>
          <w:marRight w:val="0"/>
          <w:marTop w:val="0"/>
          <w:marBottom w:val="0"/>
          <w:divBdr>
            <w:top w:val="none" w:sz="0" w:space="0" w:color="auto"/>
            <w:left w:val="none" w:sz="0" w:space="0" w:color="auto"/>
            <w:bottom w:val="none" w:sz="0" w:space="0" w:color="auto"/>
            <w:right w:val="none" w:sz="0" w:space="0" w:color="auto"/>
          </w:divBdr>
        </w:div>
        <w:div w:id="1267419128">
          <w:marLeft w:val="640"/>
          <w:marRight w:val="0"/>
          <w:marTop w:val="0"/>
          <w:marBottom w:val="0"/>
          <w:divBdr>
            <w:top w:val="none" w:sz="0" w:space="0" w:color="auto"/>
            <w:left w:val="none" w:sz="0" w:space="0" w:color="auto"/>
            <w:bottom w:val="none" w:sz="0" w:space="0" w:color="auto"/>
            <w:right w:val="none" w:sz="0" w:space="0" w:color="auto"/>
          </w:divBdr>
        </w:div>
        <w:div w:id="1268543095">
          <w:marLeft w:val="640"/>
          <w:marRight w:val="0"/>
          <w:marTop w:val="0"/>
          <w:marBottom w:val="0"/>
          <w:divBdr>
            <w:top w:val="none" w:sz="0" w:space="0" w:color="auto"/>
            <w:left w:val="none" w:sz="0" w:space="0" w:color="auto"/>
            <w:bottom w:val="none" w:sz="0" w:space="0" w:color="auto"/>
            <w:right w:val="none" w:sz="0" w:space="0" w:color="auto"/>
          </w:divBdr>
        </w:div>
        <w:div w:id="1274745525">
          <w:marLeft w:val="640"/>
          <w:marRight w:val="0"/>
          <w:marTop w:val="0"/>
          <w:marBottom w:val="0"/>
          <w:divBdr>
            <w:top w:val="none" w:sz="0" w:space="0" w:color="auto"/>
            <w:left w:val="none" w:sz="0" w:space="0" w:color="auto"/>
            <w:bottom w:val="none" w:sz="0" w:space="0" w:color="auto"/>
            <w:right w:val="none" w:sz="0" w:space="0" w:color="auto"/>
          </w:divBdr>
        </w:div>
        <w:div w:id="1275089810">
          <w:marLeft w:val="640"/>
          <w:marRight w:val="0"/>
          <w:marTop w:val="0"/>
          <w:marBottom w:val="0"/>
          <w:divBdr>
            <w:top w:val="none" w:sz="0" w:space="0" w:color="auto"/>
            <w:left w:val="none" w:sz="0" w:space="0" w:color="auto"/>
            <w:bottom w:val="none" w:sz="0" w:space="0" w:color="auto"/>
            <w:right w:val="none" w:sz="0" w:space="0" w:color="auto"/>
          </w:divBdr>
        </w:div>
        <w:div w:id="1275291294">
          <w:marLeft w:val="640"/>
          <w:marRight w:val="0"/>
          <w:marTop w:val="0"/>
          <w:marBottom w:val="0"/>
          <w:divBdr>
            <w:top w:val="none" w:sz="0" w:space="0" w:color="auto"/>
            <w:left w:val="none" w:sz="0" w:space="0" w:color="auto"/>
            <w:bottom w:val="none" w:sz="0" w:space="0" w:color="auto"/>
            <w:right w:val="none" w:sz="0" w:space="0" w:color="auto"/>
          </w:divBdr>
        </w:div>
        <w:div w:id="1300257541">
          <w:marLeft w:val="640"/>
          <w:marRight w:val="0"/>
          <w:marTop w:val="0"/>
          <w:marBottom w:val="0"/>
          <w:divBdr>
            <w:top w:val="none" w:sz="0" w:space="0" w:color="auto"/>
            <w:left w:val="none" w:sz="0" w:space="0" w:color="auto"/>
            <w:bottom w:val="none" w:sz="0" w:space="0" w:color="auto"/>
            <w:right w:val="none" w:sz="0" w:space="0" w:color="auto"/>
          </w:divBdr>
        </w:div>
        <w:div w:id="1306278895">
          <w:marLeft w:val="640"/>
          <w:marRight w:val="0"/>
          <w:marTop w:val="0"/>
          <w:marBottom w:val="0"/>
          <w:divBdr>
            <w:top w:val="none" w:sz="0" w:space="0" w:color="auto"/>
            <w:left w:val="none" w:sz="0" w:space="0" w:color="auto"/>
            <w:bottom w:val="none" w:sz="0" w:space="0" w:color="auto"/>
            <w:right w:val="none" w:sz="0" w:space="0" w:color="auto"/>
          </w:divBdr>
        </w:div>
        <w:div w:id="1312440598">
          <w:marLeft w:val="640"/>
          <w:marRight w:val="0"/>
          <w:marTop w:val="0"/>
          <w:marBottom w:val="0"/>
          <w:divBdr>
            <w:top w:val="none" w:sz="0" w:space="0" w:color="auto"/>
            <w:left w:val="none" w:sz="0" w:space="0" w:color="auto"/>
            <w:bottom w:val="none" w:sz="0" w:space="0" w:color="auto"/>
            <w:right w:val="none" w:sz="0" w:space="0" w:color="auto"/>
          </w:divBdr>
        </w:div>
        <w:div w:id="1339577593">
          <w:marLeft w:val="640"/>
          <w:marRight w:val="0"/>
          <w:marTop w:val="0"/>
          <w:marBottom w:val="0"/>
          <w:divBdr>
            <w:top w:val="none" w:sz="0" w:space="0" w:color="auto"/>
            <w:left w:val="none" w:sz="0" w:space="0" w:color="auto"/>
            <w:bottom w:val="none" w:sz="0" w:space="0" w:color="auto"/>
            <w:right w:val="none" w:sz="0" w:space="0" w:color="auto"/>
          </w:divBdr>
        </w:div>
        <w:div w:id="1369798923">
          <w:marLeft w:val="640"/>
          <w:marRight w:val="0"/>
          <w:marTop w:val="0"/>
          <w:marBottom w:val="0"/>
          <w:divBdr>
            <w:top w:val="none" w:sz="0" w:space="0" w:color="auto"/>
            <w:left w:val="none" w:sz="0" w:space="0" w:color="auto"/>
            <w:bottom w:val="none" w:sz="0" w:space="0" w:color="auto"/>
            <w:right w:val="none" w:sz="0" w:space="0" w:color="auto"/>
          </w:divBdr>
        </w:div>
        <w:div w:id="1370227344">
          <w:marLeft w:val="640"/>
          <w:marRight w:val="0"/>
          <w:marTop w:val="0"/>
          <w:marBottom w:val="0"/>
          <w:divBdr>
            <w:top w:val="none" w:sz="0" w:space="0" w:color="auto"/>
            <w:left w:val="none" w:sz="0" w:space="0" w:color="auto"/>
            <w:bottom w:val="none" w:sz="0" w:space="0" w:color="auto"/>
            <w:right w:val="none" w:sz="0" w:space="0" w:color="auto"/>
          </w:divBdr>
        </w:div>
        <w:div w:id="1393190306">
          <w:marLeft w:val="640"/>
          <w:marRight w:val="0"/>
          <w:marTop w:val="0"/>
          <w:marBottom w:val="0"/>
          <w:divBdr>
            <w:top w:val="none" w:sz="0" w:space="0" w:color="auto"/>
            <w:left w:val="none" w:sz="0" w:space="0" w:color="auto"/>
            <w:bottom w:val="none" w:sz="0" w:space="0" w:color="auto"/>
            <w:right w:val="none" w:sz="0" w:space="0" w:color="auto"/>
          </w:divBdr>
        </w:div>
        <w:div w:id="1433235953">
          <w:marLeft w:val="640"/>
          <w:marRight w:val="0"/>
          <w:marTop w:val="0"/>
          <w:marBottom w:val="0"/>
          <w:divBdr>
            <w:top w:val="none" w:sz="0" w:space="0" w:color="auto"/>
            <w:left w:val="none" w:sz="0" w:space="0" w:color="auto"/>
            <w:bottom w:val="none" w:sz="0" w:space="0" w:color="auto"/>
            <w:right w:val="none" w:sz="0" w:space="0" w:color="auto"/>
          </w:divBdr>
        </w:div>
        <w:div w:id="1455517656">
          <w:marLeft w:val="640"/>
          <w:marRight w:val="0"/>
          <w:marTop w:val="0"/>
          <w:marBottom w:val="0"/>
          <w:divBdr>
            <w:top w:val="none" w:sz="0" w:space="0" w:color="auto"/>
            <w:left w:val="none" w:sz="0" w:space="0" w:color="auto"/>
            <w:bottom w:val="none" w:sz="0" w:space="0" w:color="auto"/>
            <w:right w:val="none" w:sz="0" w:space="0" w:color="auto"/>
          </w:divBdr>
        </w:div>
        <w:div w:id="1458454267">
          <w:marLeft w:val="640"/>
          <w:marRight w:val="0"/>
          <w:marTop w:val="0"/>
          <w:marBottom w:val="0"/>
          <w:divBdr>
            <w:top w:val="none" w:sz="0" w:space="0" w:color="auto"/>
            <w:left w:val="none" w:sz="0" w:space="0" w:color="auto"/>
            <w:bottom w:val="none" w:sz="0" w:space="0" w:color="auto"/>
            <w:right w:val="none" w:sz="0" w:space="0" w:color="auto"/>
          </w:divBdr>
        </w:div>
        <w:div w:id="1476216740">
          <w:marLeft w:val="640"/>
          <w:marRight w:val="0"/>
          <w:marTop w:val="0"/>
          <w:marBottom w:val="0"/>
          <w:divBdr>
            <w:top w:val="none" w:sz="0" w:space="0" w:color="auto"/>
            <w:left w:val="none" w:sz="0" w:space="0" w:color="auto"/>
            <w:bottom w:val="none" w:sz="0" w:space="0" w:color="auto"/>
            <w:right w:val="none" w:sz="0" w:space="0" w:color="auto"/>
          </w:divBdr>
        </w:div>
        <w:div w:id="1495990351">
          <w:marLeft w:val="640"/>
          <w:marRight w:val="0"/>
          <w:marTop w:val="0"/>
          <w:marBottom w:val="0"/>
          <w:divBdr>
            <w:top w:val="none" w:sz="0" w:space="0" w:color="auto"/>
            <w:left w:val="none" w:sz="0" w:space="0" w:color="auto"/>
            <w:bottom w:val="none" w:sz="0" w:space="0" w:color="auto"/>
            <w:right w:val="none" w:sz="0" w:space="0" w:color="auto"/>
          </w:divBdr>
        </w:div>
        <w:div w:id="1505051527">
          <w:marLeft w:val="640"/>
          <w:marRight w:val="0"/>
          <w:marTop w:val="0"/>
          <w:marBottom w:val="0"/>
          <w:divBdr>
            <w:top w:val="none" w:sz="0" w:space="0" w:color="auto"/>
            <w:left w:val="none" w:sz="0" w:space="0" w:color="auto"/>
            <w:bottom w:val="none" w:sz="0" w:space="0" w:color="auto"/>
            <w:right w:val="none" w:sz="0" w:space="0" w:color="auto"/>
          </w:divBdr>
        </w:div>
        <w:div w:id="1548764329">
          <w:marLeft w:val="640"/>
          <w:marRight w:val="0"/>
          <w:marTop w:val="0"/>
          <w:marBottom w:val="0"/>
          <w:divBdr>
            <w:top w:val="none" w:sz="0" w:space="0" w:color="auto"/>
            <w:left w:val="none" w:sz="0" w:space="0" w:color="auto"/>
            <w:bottom w:val="none" w:sz="0" w:space="0" w:color="auto"/>
            <w:right w:val="none" w:sz="0" w:space="0" w:color="auto"/>
          </w:divBdr>
        </w:div>
        <w:div w:id="1602370371">
          <w:marLeft w:val="640"/>
          <w:marRight w:val="0"/>
          <w:marTop w:val="0"/>
          <w:marBottom w:val="0"/>
          <w:divBdr>
            <w:top w:val="none" w:sz="0" w:space="0" w:color="auto"/>
            <w:left w:val="none" w:sz="0" w:space="0" w:color="auto"/>
            <w:bottom w:val="none" w:sz="0" w:space="0" w:color="auto"/>
            <w:right w:val="none" w:sz="0" w:space="0" w:color="auto"/>
          </w:divBdr>
        </w:div>
        <w:div w:id="1623727744">
          <w:marLeft w:val="640"/>
          <w:marRight w:val="0"/>
          <w:marTop w:val="0"/>
          <w:marBottom w:val="0"/>
          <w:divBdr>
            <w:top w:val="none" w:sz="0" w:space="0" w:color="auto"/>
            <w:left w:val="none" w:sz="0" w:space="0" w:color="auto"/>
            <w:bottom w:val="none" w:sz="0" w:space="0" w:color="auto"/>
            <w:right w:val="none" w:sz="0" w:space="0" w:color="auto"/>
          </w:divBdr>
        </w:div>
        <w:div w:id="1683312477">
          <w:marLeft w:val="640"/>
          <w:marRight w:val="0"/>
          <w:marTop w:val="0"/>
          <w:marBottom w:val="0"/>
          <w:divBdr>
            <w:top w:val="none" w:sz="0" w:space="0" w:color="auto"/>
            <w:left w:val="none" w:sz="0" w:space="0" w:color="auto"/>
            <w:bottom w:val="none" w:sz="0" w:space="0" w:color="auto"/>
            <w:right w:val="none" w:sz="0" w:space="0" w:color="auto"/>
          </w:divBdr>
        </w:div>
        <w:div w:id="1750418564">
          <w:marLeft w:val="640"/>
          <w:marRight w:val="0"/>
          <w:marTop w:val="0"/>
          <w:marBottom w:val="0"/>
          <w:divBdr>
            <w:top w:val="none" w:sz="0" w:space="0" w:color="auto"/>
            <w:left w:val="none" w:sz="0" w:space="0" w:color="auto"/>
            <w:bottom w:val="none" w:sz="0" w:space="0" w:color="auto"/>
            <w:right w:val="none" w:sz="0" w:space="0" w:color="auto"/>
          </w:divBdr>
        </w:div>
        <w:div w:id="1776367080">
          <w:marLeft w:val="640"/>
          <w:marRight w:val="0"/>
          <w:marTop w:val="0"/>
          <w:marBottom w:val="0"/>
          <w:divBdr>
            <w:top w:val="none" w:sz="0" w:space="0" w:color="auto"/>
            <w:left w:val="none" w:sz="0" w:space="0" w:color="auto"/>
            <w:bottom w:val="none" w:sz="0" w:space="0" w:color="auto"/>
            <w:right w:val="none" w:sz="0" w:space="0" w:color="auto"/>
          </w:divBdr>
        </w:div>
        <w:div w:id="1779328368">
          <w:marLeft w:val="640"/>
          <w:marRight w:val="0"/>
          <w:marTop w:val="0"/>
          <w:marBottom w:val="0"/>
          <w:divBdr>
            <w:top w:val="none" w:sz="0" w:space="0" w:color="auto"/>
            <w:left w:val="none" w:sz="0" w:space="0" w:color="auto"/>
            <w:bottom w:val="none" w:sz="0" w:space="0" w:color="auto"/>
            <w:right w:val="none" w:sz="0" w:space="0" w:color="auto"/>
          </w:divBdr>
        </w:div>
        <w:div w:id="1781606062">
          <w:marLeft w:val="640"/>
          <w:marRight w:val="0"/>
          <w:marTop w:val="0"/>
          <w:marBottom w:val="0"/>
          <w:divBdr>
            <w:top w:val="none" w:sz="0" w:space="0" w:color="auto"/>
            <w:left w:val="none" w:sz="0" w:space="0" w:color="auto"/>
            <w:bottom w:val="none" w:sz="0" w:space="0" w:color="auto"/>
            <w:right w:val="none" w:sz="0" w:space="0" w:color="auto"/>
          </w:divBdr>
        </w:div>
        <w:div w:id="1784492785">
          <w:marLeft w:val="640"/>
          <w:marRight w:val="0"/>
          <w:marTop w:val="0"/>
          <w:marBottom w:val="0"/>
          <w:divBdr>
            <w:top w:val="none" w:sz="0" w:space="0" w:color="auto"/>
            <w:left w:val="none" w:sz="0" w:space="0" w:color="auto"/>
            <w:bottom w:val="none" w:sz="0" w:space="0" w:color="auto"/>
            <w:right w:val="none" w:sz="0" w:space="0" w:color="auto"/>
          </w:divBdr>
        </w:div>
        <w:div w:id="1810122838">
          <w:marLeft w:val="640"/>
          <w:marRight w:val="0"/>
          <w:marTop w:val="0"/>
          <w:marBottom w:val="0"/>
          <w:divBdr>
            <w:top w:val="none" w:sz="0" w:space="0" w:color="auto"/>
            <w:left w:val="none" w:sz="0" w:space="0" w:color="auto"/>
            <w:bottom w:val="none" w:sz="0" w:space="0" w:color="auto"/>
            <w:right w:val="none" w:sz="0" w:space="0" w:color="auto"/>
          </w:divBdr>
        </w:div>
        <w:div w:id="1821069188">
          <w:marLeft w:val="640"/>
          <w:marRight w:val="0"/>
          <w:marTop w:val="0"/>
          <w:marBottom w:val="0"/>
          <w:divBdr>
            <w:top w:val="none" w:sz="0" w:space="0" w:color="auto"/>
            <w:left w:val="none" w:sz="0" w:space="0" w:color="auto"/>
            <w:bottom w:val="none" w:sz="0" w:space="0" w:color="auto"/>
            <w:right w:val="none" w:sz="0" w:space="0" w:color="auto"/>
          </w:divBdr>
        </w:div>
        <w:div w:id="1866289708">
          <w:marLeft w:val="640"/>
          <w:marRight w:val="0"/>
          <w:marTop w:val="0"/>
          <w:marBottom w:val="0"/>
          <w:divBdr>
            <w:top w:val="none" w:sz="0" w:space="0" w:color="auto"/>
            <w:left w:val="none" w:sz="0" w:space="0" w:color="auto"/>
            <w:bottom w:val="none" w:sz="0" w:space="0" w:color="auto"/>
            <w:right w:val="none" w:sz="0" w:space="0" w:color="auto"/>
          </w:divBdr>
        </w:div>
        <w:div w:id="1888368185">
          <w:marLeft w:val="640"/>
          <w:marRight w:val="0"/>
          <w:marTop w:val="0"/>
          <w:marBottom w:val="0"/>
          <w:divBdr>
            <w:top w:val="none" w:sz="0" w:space="0" w:color="auto"/>
            <w:left w:val="none" w:sz="0" w:space="0" w:color="auto"/>
            <w:bottom w:val="none" w:sz="0" w:space="0" w:color="auto"/>
            <w:right w:val="none" w:sz="0" w:space="0" w:color="auto"/>
          </w:divBdr>
        </w:div>
        <w:div w:id="1900631379">
          <w:marLeft w:val="640"/>
          <w:marRight w:val="0"/>
          <w:marTop w:val="0"/>
          <w:marBottom w:val="0"/>
          <w:divBdr>
            <w:top w:val="none" w:sz="0" w:space="0" w:color="auto"/>
            <w:left w:val="none" w:sz="0" w:space="0" w:color="auto"/>
            <w:bottom w:val="none" w:sz="0" w:space="0" w:color="auto"/>
            <w:right w:val="none" w:sz="0" w:space="0" w:color="auto"/>
          </w:divBdr>
        </w:div>
        <w:div w:id="1900969313">
          <w:marLeft w:val="640"/>
          <w:marRight w:val="0"/>
          <w:marTop w:val="0"/>
          <w:marBottom w:val="0"/>
          <w:divBdr>
            <w:top w:val="none" w:sz="0" w:space="0" w:color="auto"/>
            <w:left w:val="none" w:sz="0" w:space="0" w:color="auto"/>
            <w:bottom w:val="none" w:sz="0" w:space="0" w:color="auto"/>
            <w:right w:val="none" w:sz="0" w:space="0" w:color="auto"/>
          </w:divBdr>
        </w:div>
        <w:div w:id="1920478360">
          <w:marLeft w:val="640"/>
          <w:marRight w:val="0"/>
          <w:marTop w:val="0"/>
          <w:marBottom w:val="0"/>
          <w:divBdr>
            <w:top w:val="none" w:sz="0" w:space="0" w:color="auto"/>
            <w:left w:val="none" w:sz="0" w:space="0" w:color="auto"/>
            <w:bottom w:val="none" w:sz="0" w:space="0" w:color="auto"/>
            <w:right w:val="none" w:sz="0" w:space="0" w:color="auto"/>
          </w:divBdr>
        </w:div>
        <w:div w:id="1962567329">
          <w:marLeft w:val="640"/>
          <w:marRight w:val="0"/>
          <w:marTop w:val="0"/>
          <w:marBottom w:val="0"/>
          <w:divBdr>
            <w:top w:val="none" w:sz="0" w:space="0" w:color="auto"/>
            <w:left w:val="none" w:sz="0" w:space="0" w:color="auto"/>
            <w:bottom w:val="none" w:sz="0" w:space="0" w:color="auto"/>
            <w:right w:val="none" w:sz="0" w:space="0" w:color="auto"/>
          </w:divBdr>
        </w:div>
        <w:div w:id="1984965135">
          <w:marLeft w:val="640"/>
          <w:marRight w:val="0"/>
          <w:marTop w:val="0"/>
          <w:marBottom w:val="0"/>
          <w:divBdr>
            <w:top w:val="none" w:sz="0" w:space="0" w:color="auto"/>
            <w:left w:val="none" w:sz="0" w:space="0" w:color="auto"/>
            <w:bottom w:val="none" w:sz="0" w:space="0" w:color="auto"/>
            <w:right w:val="none" w:sz="0" w:space="0" w:color="auto"/>
          </w:divBdr>
        </w:div>
        <w:div w:id="2045860569">
          <w:marLeft w:val="640"/>
          <w:marRight w:val="0"/>
          <w:marTop w:val="0"/>
          <w:marBottom w:val="0"/>
          <w:divBdr>
            <w:top w:val="none" w:sz="0" w:space="0" w:color="auto"/>
            <w:left w:val="none" w:sz="0" w:space="0" w:color="auto"/>
            <w:bottom w:val="none" w:sz="0" w:space="0" w:color="auto"/>
            <w:right w:val="none" w:sz="0" w:space="0" w:color="auto"/>
          </w:divBdr>
        </w:div>
        <w:div w:id="2055350590">
          <w:marLeft w:val="640"/>
          <w:marRight w:val="0"/>
          <w:marTop w:val="0"/>
          <w:marBottom w:val="0"/>
          <w:divBdr>
            <w:top w:val="none" w:sz="0" w:space="0" w:color="auto"/>
            <w:left w:val="none" w:sz="0" w:space="0" w:color="auto"/>
            <w:bottom w:val="none" w:sz="0" w:space="0" w:color="auto"/>
            <w:right w:val="none" w:sz="0" w:space="0" w:color="auto"/>
          </w:divBdr>
        </w:div>
        <w:div w:id="2057896109">
          <w:marLeft w:val="640"/>
          <w:marRight w:val="0"/>
          <w:marTop w:val="0"/>
          <w:marBottom w:val="0"/>
          <w:divBdr>
            <w:top w:val="none" w:sz="0" w:space="0" w:color="auto"/>
            <w:left w:val="none" w:sz="0" w:space="0" w:color="auto"/>
            <w:bottom w:val="none" w:sz="0" w:space="0" w:color="auto"/>
            <w:right w:val="none" w:sz="0" w:space="0" w:color="auto"/>
          </w:divBdr>
        </w:div>
        <w:div w:id="2063016420">
          <w:marLeft w:val="640"/>
          <w:marRight w:val="0"/>
          <w:marTop w:val="0"/>
          <w:marBottom w:val="0"/>
          <w:divBdr>
            <w:top w:val="none" w:sz="0" w:space="0" w:color="auto"/>
            <w:left w:val="none" w:sz="0" w:space="0" w:color="auto"/>
            <w:bottom w:val="none" w:sz="0" w:space="0" w:color="auto"/>
            <w:right w:val="none" w:sz="0" w:space="0" w:color="auto"/>
          </w:divBdr>
        </w:div>
        <w:div w:id="2077051282">
          <w:marLeft w:val="640"/>
          <w:marRight w:val="0"/>
          <w:marTop w:val="0"/>
          <w:marBottom w:val="0"/>
          <w:divBdr>
            <w:top w:val="none" w:sz="0" w:space="0" w:color="auto"/>
            <w:left w:val="none" w:sz="0" w:space="0" w:color="auto"/>
            <w:bottom w:val="none" w:sz="0" w:space="0" w:color="auto"/>
            <w:right w:val="none" w:sz="0" w:space="0" w:color="auto"/>
          </w:divBdr>
        </w:div>
        <w:div w:id="2079665386">
          <w:marLeft w:val="640"/>
          <w:marRight w:val="0"/>
          <w:marTop w:val="0"/>
          <w:marBottom w:val="0"/>
          <w:divBdr>
            <w:top w:val="none" w:sz="0" w:space="0" w:color="auto"/>
            <w:left w:val="none" w:sz="0" w:space="0" w:color="auto"/>
            <w:bottom w:val="none" w:sz="0" w:space="0" w:color="auto"/>
            <w:right w:val="none" w:sz="0" w:space="0" w:color="auto"/>
          </w:divBdr>
        </w:div>
        <w:div w:id="2082604413">
          <w:marLeft w:val="640"/>
          <w:marRight w:val="0"/>
          <w:marTop w:val="0"/>
          <w:marBottom w:val="0"/>
          <w:divBdr>
            <w:top w:val="none" w:sz="0" w:space="0" w:color="auto"/>
            <w:left w:val="none" w:sz="0" w:space="0" w:color="auto"/>
            <w:bottom w:val="none" w:sz="0" w:space="0" w:color="auto"/>
            <w:right w:val="none" w:sz="0" w:space="0" w:color="auto"/>
          </w:divBdr>
        </w:div>
        <w:div w:id="2083138585">
          <w:marLeft w:val="640"/>
          <w:marRight w:val="0"/>
          <w:marTop w:val="0"/>
          <w:marBottom w:val="0"/>
          <w:divBdr>
            <w:top w:val="none" w:sz="0" w:space="0" w:color="auto"/>
            <w:left w:val="none" w:sz="0" w:space="0" w:color="auto"/>
            <w:bottom w:val="none" w:sz="0" w:space="0" w:color="auto"/>
            <w:right w:val="none" w:sz="0" w:space="0" w:color="auto"/>
          </w:divBdr>
        </w:div>
        <w:div w:id="2133548388">
          <w:marLeft w:val="640"/>
          <w:marRight w:val="0"/>
          <w:marTop w:val="0"/>
          <w:marBottom w:val="0"/>
          <w:divBdr>
            <w:top w:val="none" w:sz="0" w:space="0" w:color="auto"/>
            <w:left w:val="none" w:sz="0" w:space="0" w:color="auto"/>
            <w:bottom w:val="none" w:sz="0" w:space="0" w:color="auto"/>
            <w:right w:val="none" w:sz="0" w:space="0" w:color="auto"/>
          </w:divBdr>
        </w:div>
        <w:div w:id="2142188732">
          <w:marLeft w:val="640"/>
          <w:marRight w:val="0"/>
          <w:marTop w:val="0"/>
          <w:marBottom w:val="0"/>
          <w:divBdr>
            <w:top w:val="none" w:sz="0" w:space="0" w:color="auto"/>
            <w:left w:val="none" w:sz="0" w:space="0" w:color="auto"/>
            <w:bottom w:val="none" w:sz="0" w:space="0" w:color="auto"/>
            <w:right w:val="none" w:sz="0" w:space="0" w:color="auto"/>
          </w:divBdr>
        </w:div>
      </w:divsChild>
    </w:div>
    <w:div w:id="252516356">
      <w:marLeft w:val="640"/>
      <w:marRight w:val="0"/>
      <w:marTop w:val="0"/>
      <w:marBottom w:val="0"/>
      <w:divBdr>
        <w:top w:val="none" w:sz="0" w:space="0" w:color="auto"/>
        <w:left w:val="none" w:sz="0" w:space="0" w:color="auto"/>
        <w:bottom w:val="none" w:sz="0" w:space="0" w:color="auto"/>
        <w:right w:val="none" w:sz="0" w:space="0" w:color="auto"/>
      </w:divBdr>
    </w:div>
    <w:div w:id="252780231">
      <w:marLeft w:val="640"/>
      <w:marRight w:val="0"/>
      <w:marTop w:val="0"/>
      <w:marBottom w:val="0"/>
      <w:divBdr>
        <w:top w:val="none" w:sz="0" w:space="0" w:color="auto"/>
        <w:left w:val="none" w:sz="0" w:space="0" w:color="auto"/>
        <w:bottom w:val="none" w:sz="0" w:space="0" w:color="auto"/>
        <w:right w:val="none" w:sz="0" w:space="0" w:color="auto"/>
      </w:divBdr>
    </w:div>
    <w:div w:id="254483895">
      <w:marLeft w:val="640"/>
      <w:marRight w:val="0"/>
      <w:marTop w:val="0"/>
      <w:marBottom w:val="0"/>
      <w:divBdr>
        <w:top w:val="none" w:sz="0" w:space="0" w:color="auto"/>
        <w:left w:val="none" w:sz="0" w:space="0" w:color="auto"/>
        <w:bottom w:val="none" w:sz="0" w:space="0" w:color="auto"/>
        <w:right w:val="none" w:sz="0" w:space="0" w:color="auto"/>
      </w:divBdr>
    </w:div>
    <w:div w:id="255481847">
      <w:marLeft w:val="640"/>
      <w:marRight w:val="0"/>
      <w:marTop w:val="0"/>
      <w:marBottom w:val="0"/>
      <w:divBdr>
        <w:top w:val="none" w:sz="0" w:space="0" w:color="auto"/>
        <w:left w:val="none" w:sz="0" w:space="0" w:color="auto"/>
        <w:bottom w:val="none" w:sz="0" w:space="0" w:color="auto"/>
        <w:right w:val="none" w:sz="0" w:space="0" w:color="auto"/>
      </w:divBdr>
    </w:div>
    <w:div w:id="255598619">
      <w:marLeft w:val="640"/>
      <w:marRight w:val="0"/>
      <w:marTop w:val="0"/>
      <w:marBottom w:val="0"/>
      <w:divBdr>
        <w:top w:val="none" w:sz="0" w:space="0" w:color="auto"/>
        <w:left w:val="none" w:sz="0" w:space="0" w:color="auto"/>
        <w:bottom w:val="none" w:sz="0" w:space="0" w:color="auto"/>
        <w:right w:val="none" w:sz="0" w:space="0" w:color="auto"/>
      </w:divBdr>
    </w:div>
    <w:div w:id="255600587">
      <w:marLeft w:val="640"/>
      <w:marRight w:val="0"/>
      <w:marTop w:val="0"/>
      <w:marBottom w:val="0"/>
      <w:divBdr>
        <w:top w:val="none" w:sz="0" w:space="0" w:color="auto"/>
        <w:left w:val="none" w:sz="0" w:space="0" w:color="auto"/>
        <w:bottom w:val="none" w:sz="0" w:space="0" w:color="auto"/>
        <w:right w:val="none" w:sz="0" w:space="0" w:color="auto"/>
      </w:divBdr>
    </w:div>
    <w:div w:id="255946047">
      <w:marLeft w:val="640"/>
      <w:marRight w:val="0"/>
      <w:marTop w:val="0"/>
      <w:marBottom w:val="0"/>
      <w:divBdr>
        <w:top w:val="none" w:sz="0" w:space="0" w:color="auto"/>
        <w:left w:val="none" w:sz="0" w:space="0" w:color="auto"/>
        <w:bottom w:val="none" w:sz="0" w:space="0" w:color="auto"/>
        <w:right w:val="none" w:sz="0" w:space="0" w:color="auto"/>
      </w:divBdr>
    </w:div>
    <w:div w:id="255985197">
      <w:bodyDiv w:val="1"/>
      <w:marLeft w:val="0"/>
      <w:marRight w:val="0"/>
      <w:marTop w:val="0"/>
      <w:marBottom w:val="0"/>
      <w:divBdr>
        <w:top w:val="none" w:sz="0" w:space="0" w:color="auto"/>
        <w:left w:val="none" w:sz="0" w:space="0" w:color="auto"/>
        <w:bottom w:val="none" w:sz="0" w:space="0" w:color="auto"/>
        <w:right w:val="none" w:sz="0" w:space="0" w:color="auto"/>
      </w:divBdr>
      <w:divsChild>
        <w:div w:id="3635434">
          <w:marLeft w:val="640"/>
          <w:marRight w:val="0"/>
          <w:marTop w:val="0"/>
          <w:marBottom w:val="0"/>
          <w:divBdr>
            <w:top w:val="none" w:sz="0" w:space="0" w:color="auto"/>
            <w:left w:val="none" w:sz="0" w:space="0" w:color="auto"/>
            <w:bottom w:val="none" w:sz="0" w:space="0" w:color="auto"/>
            <w:right w:val="none" w:sz="0" w:space="0" w:color="auto"/>
          </w:divBdr>
        </w:div>
        <w:div w:id="11959078">
          <w:marLeft w:val="640"/>
          <w:marRight w:val="0"/>
          <w:marTop w:val="0"/>
          <w:marBottom w:val="0"/>
          <w:divBdr>
            <w:top w:val="none" w:sz="0" w:space="0" w:color="auto"/>
            <w:left w:val="none" w:sz="0" w:space="0" w:color="auto"/>
            <w:bottom w:val="none" w:sz="0" w:space="0" w:color="auto"/>
            <w:right w:val="none" w:sz="0" w:space="0" w:color="auto"/>
          </w:divBdr>
        </w:div>
        <w:div w:id="35352959">
          <w:marLeft w:val="640"/>
          <w:marRight w:val="0"/>
          <w:marTop w:val="0"/>
          <w:marBottom w:val="0"/>
          <w:divBdr>
            <w:top w:val="none" w:sz="0" w:space="0" w:color="auto"/>
            <w:left w:val="none" w:sz="0" w:space="0" w:color="auto"/>
            <w:bottom w:val="none" w:sz="0" w:space="0" w:color="auto"/>
            <w:right w:val="none" w:sz="0" w:space="0" w:color="auto"/>
          </w:divBdr>
        </w:div>
        <w:div w:id="55669487">
          <w:marLeft w:val="640"/>
          <w:marRight w:val="0"/>
          <w:marTop w:val="0"/>
          <w:marBottom w:val="0"/>
          <w:divBdr>
            <w:top w:val="none" w:sz="0" w:space="0" w:color="auto"/>
            <w:left w:val="none" w:sz="0" w:space="0" w:color="auto"/>
            <w:bottom w:val="none" w:sz="0" w:space="0" w:color="auto"/>
            <w:right w:val="none" w:sz="0" w:space="0" w:color="auto"/>
          </w:divBdr>
        </w:div>
        <w:div w:id="57827517">
          <w:marLeft w:val="640"/>
          <w:marRight w:val="0"/>
          <w:marTop w:val="0"/>
          <w:marBottom w:val="0"/>
          <w:divBdr>
            <w:top w:val="none" w:sz="0" w:space="0" w:color="auto"/>
            <w:left w:val="none" w:sz="0" w:space="0" w:color="auto"/>
            <w:bottom w:val="none" w:sz="0" w:space="0" w:color="auto"/>
            <w:right w:val="none" w:sz="0" w:space="0" w:color="auto"/>
          </w:divBdr>
        </w:div>
        <w:div w:id="58287270">
          <w:marLeft w:val="640"/>
          <w:marRight w:val="0"/>
          <w:marTop w:val="0"/>
          <w:marBottom w:val="0"/>
          <w:divBdr>
            <w:top w:val="none" w:sz="0" w:space="0" w:color="auto"/>
            <w:left w:val="none" w:sz="0" w:space="0" w:color="auto"/>
            <w:bottom w:val="none" w:sz="0" w:space="0" w:color="auto"/>
            <w:right w:val="none" w:sz="0" w:space="0" w:color="auto"/>
          </w:divBdr>
        </w:div>
        <w:div w:id="61223639">
          <w:marLeft w:val="640"/>
          <w:marRight w:val="0"/>
          <w:marTop w:val="0"/>
          <w:marBottom w:val="0"/>
          <w:divBdr>
            <w:top w:val="none" w:sz="0" w:space="0" w:color="auto"/>
            <w:left w:val="none" w:sz="0" w:space="0" w:color="auto"/>
            <w:bottom w:val="none" w:sz="0" w:space="0" w:color="auto"/>
            <w:right w:val="none" w:sz="0" w:space="0" w:color="auto"/>
          </w:divBdr>
        </w:div>
        <w:div w:id="65229266">
          <w:marLeft w:val="640"/>
          <w:marRight w:val="0"/>
          <w:marTop w:val="0"/>
          <w:marBottom w:val="0"/>
          <w:divBdr>
            <w:top w:val="none" w:sz="0" w:space="0" w:color="auto"/>
            <w:left w:val="none" w:sz="0" w:space="0" w:color="auto"/>
            <w:bottom w:val="none" w:sz="0" w:space="0" w:color="auto"/>
            <w:right w:val="none" w:sz="0" w:space="0" w:color="auto"/>
          </w:divBdr>
        </w:div>
        <w:div w:id="74515349">
          <w:marLeft w:val="640"/>
          <w:marRight w:val="0"/>
          <w:marTop w:val="0"/>
          <w:marBottom w:val="0"/>
          <w:divBdr>
            <w:top w:val="none" w:sz="0" w:space="0" w:color="auto"/>
            <w:left w:val="none" w:sz="0" w:space="0" w:color="auto"/>
            <w:bottom w:val="none" w:sz="0" w:space="0" w:color="auto"/>
            <w:right w:val="none" w:sz="0" w:space="0" w:color="auto"/>
          </w:divBdr>
        </w:div>
        <w:div w:id="75367841">
          <w:marLeft w:val="640"/>
          <w:marRight w:val="0"/>
          <w:marTop w:val="0"/>
          <w:marBottom w:val="0"/>
          <w:divBdr>
            <w:top w:val="none" w:sz="0" w:space="0" w:color="auto"/>
            <w:left w:val="none" w:sz="0" w:space="0" w:color="auto"/>
            <w:bottom w:val="none" w:sz="0" w:space="0" w:color="auto"/>
            <w:right w:val="none" w:sz="0" w:space="0" w:color="auto"/>
          </w:divBdr>
        </w:div>
        <w:div w:id="81030550">
          <w:marLeft w:val="640"/>
          <w:marRight w:val="0"/>
          <w:marTop w:val="0"/>
          <w:marBottom w:val="0"/>
          <w:divBdr>
            <w:top w:val="none" w:sz="0" w:space="0" w:color="auto"/>
            <w:left w:val="none" w:sz="0" w:space="0" w:color="auto"/>
            <w:bottom w:val="none" w:sz="0" w:space="0" w:color="auto"/>
            <w:right w:val="none" w:sz="0" w:space="0" w:color="auto"/>
          </w:divBdr>
        </w:div>
        <w:div w:id="83960672">
          <w:marLeft w:val="640"/>
          <w:marRight w:val="0"/>
          <w:marTop w:val="0"/>
          <w:marBottom w:val="0"/>
          <w:divBdr>
            <w:top w:val="none" w:sz="0" w:space="0" w:color="auto"/>
            <w:left w:val="none" w:sz="0" w:space="0" w:color="auto"/>
            <w:bottom w:val="none" w:sz="0" w:space="0" w:color="auto"/>
            <w:right w:val="none" w:sz="0" w:space="0" w:color="auto"/>
          </w:divBdr>
        </w:div>
        <w:div w:id="87509248">
          <w:marLeft w:val="640"/>
          <w:marRight w:val="0"/>
          <w:marTop w:val="0"/>
          <w:marBottom w:val="0"/>
          <w:divBdr>
            <w:top w:val="none" w:sz="0" w:space="0" w:color="auto"/>
            <w:left w:val="none" w:sz="0" w:space="0" w:color="auto"/>
            <w:bottom w:val="none" w:sz="0" w:space="0" w:color="auto"/>
            <w:right w:val="none" w:sz="0" w:space="0" w:color="auto"/>
          </w:divBdr>
        </w:div>
        <w:div w:id="87626980">
          <w:marLeft w:val="640"/>
          <w:marRight w:val="0"/>
          <w:marTop w:val="0"/>
          <w:marBottom w:val="0"/>
          <w:divBdr>
            <w:top w:val="none" w:sz="0" w:space="0" w:color="auto"/>
            <w:left w:val="none" w:sz="0" w:space="0" w:color="auto"/>
            <w:bottom w:val="none" w:sz="0" w:space="0" w:color="auto"/>
            <w:right w:val="none" w:sz="0" w:space="0" w:color="auto"/>
          </w:divBdr>
        </w:div>
        <w:div w:id="87700510">
          <w:marLeft w:val="640"/>
          <w:marRight w:val="0"/>
          <w:marTop w:val="0"/>
          <w:marBottom w:val="0"/>
          <w:divBdr>
            <w:top w:val="none" w:sz="0" w:space="0" w:color="auto"/>
            <w:left w:val="none" w:sz="0" w:space="0" w:color="auto"/>
            <w:bottom w:val="none" w:sz="0" w:space="0" w:color="auto"/>
            <w:right w:val="none" w:sz="0" w:space="0" w:color="auto"/>
          </w:divBdr>
        </w:div>
        <w:div w:id="103623628">
          <w:marLeft w:val="640"/>
          <w:marRight w:val="0"/>
          <w:marTop w:val="0"/>
          <w:marBottom w:val="0"/>
          <w:divBdr>
            <w:top w:val="none" w:sz="0" w:space="0" w:color="auto"/>
            <w:left w:val="none" w:sz="0" w:space="0" w:color="auto"/>
            <w:bottom w:val="none" w:sz="0" w:space="0" w:color="auto"/>
            <w:right w:val="none" w:sz="0" w:space="0" w:color="auto"/>
          </w:divBdr>
        </w:div>
        <w:div w:id="135681785">
          <w:marLeft w:val="640"/>
          <w:marRight w:val="0"/>
          <w:marTop w:val="0"/>
          <w:marBottom w:val="0"/>
          <w:divBdr>
            <w:top w:val="none" w:sz="0" w:space="0" w:color="auto"/>
            <w:left w:val="none" w:sz="0" w:space="0" w:color="auto"/>
            <w:bottom w:val="none" w:sz="0" w:space="0" w:color="auto"/>
            <w:right w:val="none" w:sz="0" w:space="0" w:color="auto"/>
          </w:divBdr>
        </w:div>
        <w:div w:id="147215170">
          <w:marLeft w:val="640"/>
          <w:marRight w:val="0"/>
          <w:marTop w:val="0"/>
          <w:marBottom w:val="0"/>
          <w:divBdr>
            <w:top w:val="none" w:sz="0" w:space="0" w:color="auto"/>
            <w:left w:val="none" w:sz="0" w:space="0" w:color="auto"/>
            <w:bottom w:val="none" w:sz="0" w:space="0" w:color="auto"/>
            <w:right w:val="none" w:sz="0" w:space="0" w:color="auto"/>
          </w:divBdr>
        </w:div>
        <w:div w:id="168372296">
          <w:marLeft w:val="640"/>
          <w:marRight w:val="0"/>
          <w:marTop w:val="0"/>
          <w:marBottom w:val="0"/>
          <w:divBdr>
            <w:top w:val="none" w:sz="0" w:space="0" w:color="auto"/>
            <w:left w:val="none" w:sz="0" w:space="0" w:color="auto"/>
            <w:bottom w:val="none" w:sz="0" w:space="0" w:color="auto"/>
            <w:right w:val="none" w:sz="0" w:space="0" w:color="auto"/>
          </w:divBdr>
        </w:div>
        <w:div w:id="168837933">
          <w:marLeft w:val="640"/>
          <w:marRight w:val="0"/>
          <w:marTop w:val="0"/>
          <w:marBottom w:val="0"/>
          <w:divBdr>
            <w:top w:val="none" w:sz="0" w:space="0" w:color="auto"/>
            <w:left w:val="none" w:sz="0" w:space="0" w:color="auto"/>
            <w:bottom w:val="none" w:sz="0" w:space="0" w:color="auto"/>
            <w:right w:val="none" w:sz="0" w:space="0" w:color="auto"/>
          </w:divBdr>
        </w:div>
        <w:div w:id="174459986">
          <w:marLeft w:val="640"/>
          <w:marRight w:val="0"/>
          <w:marTop w:val="0"/>
          <w:marBottom w:val="0"/>
          <w:divBdr>
            <w:top w:val="none" w:sz="0" w:space="0" w:color="auto"/>
            <w:left w:val="none" w:sz="0" w:space="0" w:color="auto"/>
            <w:bottom w:val="none" w:sz="0" w:space="0" w:color="auto"/>
            <w:right w:val="none" w:sz="0" w:space="0" w:color="auto"/>
          </w:divBdr>
        </w:div>
        <w:div w:id="176970671">
          <w:marLeft w:val="640"/>
          <w:marRight w:val="0"/>
          <w:marTop w:val="0"/>
          <w:marBottom w:val="0"/>
          <w:divBdr>
            <w:top w:val="none" w:sz="0" w:space="0" w:color="auto"/>
            <w:left w:val="none" w:sz="0" w:space="0" w:color="auto"/>
            <w:bottom w:val="none" w:sz="0" w:space="0" w:color="auto"/>
            <w:right w:val="none" w:sz="0" w:space="0" w:color="auto"/>
          </w:divBdr>
        </w:div>
        <w:div w:id="192427384">
          <w:marLeft w:val="640"/>
          <w:marRight w:val="0"/>
          <w:marTop w:val="0"/>
          <w:marBottom w:val="0"/>
          <w:divBdr>
            <w:top w:val="none" w:sz="0" w:space="0" w:color="auto"/>
            <w:left w:val="none" w:sz="0" w:space="0" w:color="auto"/>
            <w:bottom w:val="none" w:sz="0" w:space="0" w:color="auto"/>
            <w:right w:val="none" w:sz="0" w:space="0" w:color="auto"/>
          </w:divBdr>
        </w:div>
        <w:div w:id="193883184">
          <w:marLeft w:val="640"/>
          <w:marRight w:val="0"/>
          <w:marTop w:val="0"/>
          <w:marBottom w:val="0"/>
          <w:divBdr>
            <w:top w:val="none" w:sz="0" w:space="0" w:color="auto"/>
            <w:left w:val="none" w:sz="0" w:space="0" w:color="auto"/>
            <w:bottom w:val="none" w:sz="0" w:space="0" w:color="auto"/>
            <w:right w:val="none" w:sz="0" w:space="0" w:color="auto"/>
          </w:divBdr>
        </w:div>
        <w:div w:id="194271055">
          <w:marLeft w:val="640"/>
          <w:marRight w:val="0"/>
          <w:marTop w:val="0"/>
          <w:marBottom w:val="0"/>
          <w:divBdr>
            <w:top w:val="none" w:sz="0" w:space="0" w:color="auto"/>
            <w:left w:val="none" w:sz="0" w:space="0" w:color="auto"/>
            <w:bottom w:val="none" w:sz="0" w:space="0" w:color="auto"/>
            <w:right w:val="none" w:sz="0" w:space="0" w:color="auto"/>
          </w:divBdr>
        </w:div>
        <w:div w:id="197401970">
          <w:marLeft w:val="640"/>
          <w:marRight w:val="0"/>
          <w:marTop w:val="0"/>
          <w:marBottom w:val="0"/>
          <w:divBdr>
            <w:top w:val="none" w:sz="0" w:space="0" w:color="auto"/>
            <w:left w:val="none" w:sz="0" w:space="0" w:color="auto"/>
            <w:bottom w:val="none" w:sz="0" w:space="0" w:color="auto"/>
            <w:right w:val="none" w:sz="0" w:space="0" w:color="auto"/>
          </w:divBdr>
        </w:div>
        <w:div w:id="212428429">
          <w:marLeft w:val="640"/>
          <w:marRight w:val="0"/>
          <w:marTop w:val="0"/>
          <w:marBottom w:val="0"/>
          <w:divBdr>
            <w:top w:val="none" w:sz="0" w:space="0" w:color="auto"/>
            <w:left w:val="none" w:sz="0" w:space="0" w:color="auto"/>
            <w:bottom w:val="none" w:sz="0" w:space="0" w:color="auto"/>
            <w:right w:val="none" w:sz="0" w:space="0" w:color="auto"/>
          </w:divBdr>
        </w:div>
        <w:div w:id="222259463">
          <w:marLeft w:val="640"/>
          <w:marRight w:val="0"/>
          <w:marTop w:val="0"/>
          <w:marBottom w:val="0"/>
          <w:divBdr>
            <w:top w:val="none" w:sz="0" w:space="0" w:color="auto"/>
            <w:left w:val="none" w:sz="0" w:space="0" w:color="auto"/>
            <w:bottom w:val="none" w:sz="0" w:space="0" w:color="auto"/>
            <w:right w:val="none" w:sz="0" w:space="0" w:color="auto"/>
          </w:divBdr>
        </w:div>
        <w:div w:id="222838895">
          <w:marLeft w:val="640"/>
          <w:marRight w:val="0"/>
          <w:marTop w:val="0"/>
          <w:marBottom w:val="0"/>
          <w:divBdr>
            <w:top w:val="none" w:sz="0" w:space="0" w:color="auto"/>
            <w:left w:val="none" w:sz="0" w:space="0" w:color="auto"/>
            <w:bottom w:val="none" w:sz="0" w:space="0" w:color="auto"/>
            <w:right w:val="none" w:sz="0" w:space="0" w:color="auto"/>
          </w:divBdr>
        </w:div>
        <w:div w:id="240019634">
          <w:marLeft w:val="640"/>
          <w:marRight w:val="0"/>
          <w:marTop w:val="0"/>
          <w:marBottom w:val="0"/>
          <w:divBdr>
            <w:top w:val="none" w:sz="0" w:space="0" w:color="auto"/>
            <w:left w:val="none" w:sz="0" w:space="0" w:color="auto"/>
            <w:bottom w:val="none" w:sz="0" w:space="0" w:color="auto"/>
            <w:right w:val="none" w:sz="0" w:space="0" w:color="auto"/>
          </w:divBdr>
        </w:div>
        <w:div w:id="243759030">
          <w:marLeft w:val="640"/>
          <w:marRight w:val="0"/>
          <w:marTop w:val="0"/>
          <w:marBottom w:val="0"/>
          <w:divBdr>
            <w:top w:val="none" w:sz="0" w:space="0" w:color="auto"/>
            <w:left w:val="none" w:sz="0" w:space="0" w:color="auto"/>
            <w:bottom w:val="none" w:sz="0" w:space="0" w:color="auto"/>
            <w:right w:val="none" w:sz="0" w:space="0" w:color="auto"/>
          </w:divBdr>
        </w:div>
        <w:div w:id="245463308">
          <w:marLeft w:val="640"/>
          <w:marRight w:val="0"/>
          <w:marTop w:val="0"/>
          <w:marBottom w:val="0"/>
          <w:divBdr>
            <w:top w:val="none" w:sz="0" w:space="0" w:color="auto"/>
            <w:left w:val="none" w:sz="0" w:space="0" w:color="auto"/>
            <w:bottom w:val="none" w:sz="0" w:space="0" w:color="auto"/>
            <w:right w:val="none" w:sz="0" w:space="0" w:color="auto"/>
          </w:divBdr>
        </w:div>
        <w:div w:id="253367756">
          <w:marLeft w:val="640"/>
          <w:marRight w:val="0"/>
          <w:marTop w:val="0"/>
          <w:marBottom w:val="0"/>
          <w:divBdr>
            <w:top w:val="none" w:sz="0" w:space="0" w:color="auto"/>
            <w:left w:val="none" w:sz="0" w:space="0" w:color="auto"/>
            <w:bottom w:val="none" w:sz="0" w:space="0" w:color="auto"/>
            <w:right w:val="none" w:sz="0" w:space="0" w:color="auto"/>
          </w:divBdr>
        </w:div>
        <w:div w:id="253587722">
          <w:marLeft w:val="640"/>
          <w:marRight w:val="0"/>
          <w:marTop w:val="0"/>
          <w:marBottom w:val="0"/>
          <w:divBdr>
            <w:top w:val="none" w:sz="0" w:space="0" w:color="auto"/>
            <w:left w:val="none" w:sz="0" w:space="0" w:color="auto"/>
            <w:bottom w:val="none" w:sz="0" w:space="0" w:color="auto"/>
            <w:right w:val="none" w:sz="0" w:space="0" w:color="auto"/>
          </w:divBdr>
        </w:div>
        <w:div w:id="259684926">
          <w:marLeft w:val="640"/>
          <w:marRight w:val="0"/>
          <w:marTop w:val="0"/>
          <w:marBottom w:val="0"/>
          <w:divBdr>
            <w:top w:val="none" w:sz="0" w:space="0" w:color="auto"/>
            <w:left w:val="none" w:sz="0" w:space="0" w:color="auto"/>
            <w:bottom w:val="none" w:sz="0" w:space="0" w:color="auto"/>
            <w:right w:val="none" w:sz="0" w:space="0" w:color="auto"/>
          </w:divBdr>
        </w:div>
        <w:div w:id="278025159">
          <w:marLeft w:val="640"/>
          <w:marRight w:val="0"/>
          <w:marTop w:val="0"/>
          <w:marBottom w:val="0"/>
          <w:divBdr>
            <w:top w:val="none" w:sz="0" w:space="0" w:color="auto"/>
            <w:left w:val="none" w:sz="0" w:space="0" w:color="auto"/>
            <w:bottom w:val="none" w:sz="0" w:space="0" w:color="auto"/>
            <w:right w:val="none" w:sz="0" w:space="0" w:color="auto"/>
          </w:divBdr>
        </w:div>
        <w:div w:id="281570194">
          <w:marLeft w:val="640"/>
          <w:marRight w:val="0"/>
          <w:marTop w:val="0"/>
          <w:marBottom w:val="0"/>
          <w:divBdr>
            <w:top w:val="none" w:sz="0" w:space="0" w:color="auto"/>
            <w:left w:val="none" w:sz="0" w:space="0" w:color="auto"/>
            <w:bottom w:val="none" w:sz="0" w:space="0" w:color="auto"/>
            <w:right w:val="none" w:sz="0" w:space="0" w:color="auto"/>
          </w:divBdr>
        </w:div>
        <w:div w:id="289438894">
          <w:marLeft w:val="640"/>
          <w:marRight w:val="0"/>
          <w:marTop w:val="0"/>
          <w:marBottom w:val="0"/>
          <w:divBdr>
            <w:top w:val="none" w:sz="0" w:space="0" w:color="auto"/>
            <w:left w:val="none" w:sz="0" w:space="0" w:color="auto"/>
            <w:bottom w:val="none" w:sz="0" w:space="0" w:color="auto"/>
            <w:right w:val="none" w:sz="0" w:space="0" w:color="auto"/>
          </w:divBdr>
        </w:div>
        <w:div w:id="301882876">
          <w:marLeft w:val="640"/>
          <w:marRight w:val="0"/>
          <w:marTop w:val="0"/>
          <w:marBottom w:val="0"/>
          <w:divBdr>
            <w:top w:val="none" w:sz="0" w:space="0" w:color="auto"/>
            <w:left w:val="none" w:sz="0" w:space="0" w:color="auto"/>
            <w:bottom w:val="none" w:sz="0" w:space="0" w:color="auto"/>
            <w:right w:val="none" w:sz="0" w:space="0" w:color="auto"/>
          </w:divBdr>
        </w:div>
        <w:div w:id="332953687">
          <w:marLeft w:val="640"/>
          <w:marRight w:val="0"/>
          <w:marTop w:val="0"/>
          <w:marBottom w:val="0"/>
          <w:divBdr>
            <w:top w:val="none" w:sz="0" w:space="0" w:color="auto"/>
            <w:left w:val="none" w:sz="0" w:space="0" w:color="auto"/>
            <w:bottom w:val="none" w:sz="0" w:space="0" w:color="auto"/>
            <w:right w:val="none" w:sz="0" w:space="0" w:color="auto"/>
          </w:divBdr>
        </w:div>
        <w:div w:id="338460373">
          <w:marLeft w:val="640"/>
          <w:marRight w:val="0"/>
          <w:marTop w:val="0"/>
          <w:marBottom w:val="0"/>
          <w:divBdr>
            <w:top w:val="none" w:sz="0" w:space="0" w:color="auto"/>
            <w:left w:val="none" w:sz="0" w:space="0" w:color="auto"/>
            <w:bottom w:val="none" w:sz="0" w:space="0" w:color="auto"/>
            <w:right w:val="none" w:sz="0" w:space="0" w:color="auto"/>
          </w:divBdr>
        </w:div>
        <w:div w:id="348410825">
          <w:marLeft w:val="640"/>
          <w:marRight w:val="0"/>
          <w:marTop w:val="0"/>
          <w:marBottom w:val="0"/>
          <w:divBdr>
            <w:top w:val="none" w:sz="0" w:space="0" w:color="auto"/>
            <w:left w:val="none" w:sz="0" w:space="0" w:color="auto"/>
            <w:bottom w:val="none" w:sz="0" w:space="0" w:color="auto"/>
            <w:right w:val="none" w:sz="0" w:space="0" w:color="auto"/>
          </w:divBdr>
        </w:div>
        <w:div w:id="349189475">
          <w:marLeft w:val="640"/>
          <w:marRight w:val="0"/>
          <w:marTop w:val="0"/>
          <w:marBottom w:val="0"/>
          <w:divBdr>
            <w:top w:val="none" w:sz="0" w:space="0" w:color="auto"/>
            <w:left w:val="none" w:sz="0" w:space="0" w:color="auto"/>
            <w:bottom w:val="none" w:sz="0" w:space="0" w:color="auto"/>
            <w:right w:val="none" w:sz="0" w:space="0" w:color="auto"/>
          </w:divBdr>
        </w:div>
        <w:div w:id="360400822">
          <w:marLeft w:val="640"/>
          <w:marRight w:val="0"/>
          <w:marTop w:val="0"/>
          <w:marBottom w:val="0"/>
          <w:divBdr>
            <w:top w:val="none" w:sz="0" w:space="0" w:color="auto"/>
            <w:left w:val="none" w:sz="0" w:space="0" w:color="auto"/>
            <w:bottom w:val="none" w:sz="0" w:space="0" w:color="auto"/>
            <w:right w:val="none" w:sz="0" w:space="0" w:color="auto"/>
          </w:divBdr>
        </w:div>
        <w:div w:id="397368371">
          <w:marLeft w:val="640"/>
          <w:marRight w:val="0"/>
          <w:marTop w:val="0"/>
          <w:marBottom w:val="0"/>
          <w:divBdr>
            <w:top w:val="none" w:sz="0" w:space="0" w:color="auto"/>
            <w:left w:val="none" w:sz="0" w:space="0" w:color="auto"/>
            <w:bottom w:val="none" w:sz="0" w:space="0" w:color="auto"/>
            <w:right w:val="none" w:sz="0" w:space="0" w:color="auto"/>
          </w:divBdr>
        </w:div>
        <w:div w:id="399252307">
          <w:marLeft w:val="640"/>
          <w:marRight w:val="0"/>
          <w:marTop w:val="0"/>
          <w:marBottom w:val="0"/>
          <w:divBdr>
            <w:top w:val="none" w:sz="0" w:space="0" w:color="auto"/>
            <w:left w:val="none" w:sz="0" w:space="0" w:color="auto"/>
            <w:bottom w:val="none" w:sz="0" w:space="0" w:color="auto"/>
            <w:right w:val="none" w:sz="0" w:space="0" w:color="auto"/>
          </w:divBdr>
        </w:div>
        <w:div w:id="401803664">
          <w:marLeft w:val="640"/>
          <w:marRight w:val="0"/>
          <w:marTop w:val="0"/>
          <w:marBottom w:val="0"/>
          <w:divBdr>
            <w:top w:val="none" w:sz="0" w:space="0" w:color="auto"/>
            <w:left w:val="none" w:sz="0" w:space="0" w:color="auto"/>
            <w:bottom w:val="none" w:sz="0" w:space="0" w:color="auto"/>
            <w:right w:val="none" w:sz="0" w:space="0" w:color="auto"/>
          </w:divBdr>
        </w:div>
        <w:div w:id="424115116">
          <w:marLeft w:val="640"/>
          <w:marRight w:val="0"/>
          <w:marTop w:val="0"/>
          <w:marBottom w:val="0"/>
          <w:divBdr>
            <w:top w:val="none" w:sz="0" w:space="0" w:color="auto"/>
            <w:left w:val="none" w:sz="0" w:space="0" w:color="auto"/>
            <w:bottom w:val="none" w:sz="0" w:space="0" w:color="auto"/>
            <w:right w:val="none" w:sz="0" w:space="0" w:color="auto"/>
          </w:divBdr>
        </w:div>
        <w:div w:id="427383778">
          <w:marLeft w:val="640"/>
          <w:marRight w:val="0"/>
          <w:marTop w:val="0"/>
          <w:marBottom w:val="0"/>
          <w:divBdr>
            <w:top w:val="none" w:sz="0" w:space="0" w:color="auto"/>
            <w:left w:val="none" w:sz="0" w:space="0" w:color="auto"/>
            <w:bottom w:val="none" w:sz="0" w:space="0" w:color="auto"/>
            <w:right w:val="none" w:sz="0" w:space="0" w:color="auto"/>
          </w:divBdr>
        </w:div>
        <w:div w:id="428161136">
          <w:marLeft w:val="640"/>
          <w:marRight w:val="0"/>
          <w:marTop w:val="0"/>
          <w:marBottom w:val="0"/>
          <w:divBdr>
            <w:top w:val="none" w:sz="0" w:space="0" w:color="auto"/>
            <w:left w:val="none" w:sz="0" w:space="0" w:color="auto"/>
            <w:bottom w:val="none" w:sz="0" w:space="0" w:color="auto"/>
            <w:right w:val="none" w:sz="0" w:space="0" w:color="auto"/>
          </w:divBdr>
        </w:div>
        <w:div w:id="434599153">
          <w:marLeft w:val="640"/>
          <w:marRight w:val="0"/>
          <w:marTop w:val="0"/>
          <w:marBottom w:val="0"/>
          <w:divBdr>
            <w:top w:val="none" w:sz="0" w:space="0" w:color="auto"/>
            <w:left w:val="none" w:sz="0" w:space="0" w:color="auto"/>
            <w:bottom w:val="none" w:sz="0" w:space="0" w:color="auto"/>
            <w:right w:val="none" w:sz="0" w:space="0" w:color="auto"/>
          </w:divBdr>
        </w:div>
        <w:div w:id="446851586">
          <w:marLeft w:val="640"/>
          <w:marRight w:val="0"/>
          <w:marTop w:val="0"/>
          <w:marBottom w:val="0"/>
          <w:divBdr>
            <w:top w:val="none" w:sz="0" w:space="0" w:color="auto"/>
            <w:left w:val="none" w:sz="0" w:space="0" w:color="auto"/>
            <w:bottom w:val="none" w:sz="0" w:space="0" w:color="auto"/>
            <w:right w:val="none" w:sz="0" w:space="0" w:color="auto"/>
          </w:divBdr>
        </w:div>
        <w:div w:id="451675707">
          <w:marLeft w:val="640"/>
          <w:marRight w:val="0"/>
          <w:marTop w:val="0"/>
          <w:marBottom w:val="0"/>
          <w:divBdr>
            <w:top w:val="none" w:sz="0" w:space="0" w:color="auto"/>
            <w:left w:val="none" w:sz="0" w:space="0" w:color="auto"/>
            <w:bottom w:val="none" w:sz="0" w:space="0" w:color="auto"/>
            <w:right w:val="none" w:sz="0" w:space="0" w:color="auto"/>
          </w:divBdr>
        </w:div>
        <w:div w:id="455880657">
          <w:marLeft w:val="640"/>
          <w:marRight w:val="0"/>
          <w:marTop w:val="0"/>
          <w:marBottom w:val="0"/>
          <w:divBdr>
            <w:top w:val="none" w:sz="0" w:space="0" w:color="auto"/>
            <w:left w:val="none" w:sz="0" w:space="0" w:color="auto"/>
            <w:bottom w:val="none" w:sz="0" w:space="0" w:color="auto"/>
            <w:right w:val="none" w:sz="0" w:space="0" w:color="auto"/>
          </w:divBdr>
        </w:div>
        <w:div w:id="458650278">
          <w:marLeft w:val="640"/>
          <w:marRight w:val="0"/>
          <w:marTop w:val="0"/>
          <w:marBottom w:val="0"/>
          <w:divBdr>
            <w:top w:val="none" w:sz="0" w:space="0" w:color="auto"/>
            <w:left w:val="none" w:sz="0" w:space="0" w:color="auto"/>
            <w:bottom w:val="none" w:sz="0" w:space="0" w:color="auto"/>
            <w:right w:val="none" w:sz="0" w:space="0" w:color="auto"/>
          </w:divBdr>
        </w:div>
        <w:div w:id="470948068">
          <w:marLeft w:val="640"/>
          <w:marRight w:val="0"/>
          <w:marTop w:val="0"/>
          <w:marBottom w:val="0"/>
          <w:divBdr>
            <w:top w:val="none" w:sz="0" w:space="0" w:color="auto"/>
            <w:left w:val="none" w:sz="0" w:space="0" w:color="auto"/>
            <w:bottom w:val="none" w:sz="0" w:space="0" w:color="auto"/>
            <w:right w:val="none" w:sz="0" w:space="0" w:color="auto"/>
          </w:divBdr>
        </w:div>
        <w:div w:id="474417338">
          <w:marLeft w:val="640"/>
          <w:marRight w:val="0"/>
          <w:marTop w:val="0"/>
          <w:marBottom w:val="0"/>
          <w:divBdr>
            <w:top w:val="none" w:sz="0" w:space="0" w:color="auto"/>
            <w:left w:val="none" w:sz="0" w:space="0" w:color="auto"/>
            <w:bottom w:val="none" w:sz="0" w:space="0" w:color="auto"/>
            <w:right w:val="none" w:sz="0" w:space="0" w:color="auto"/>
          </w:divBdr>
        </w:div>
        <w:div w:id="476538140">
          <w:marLeft w:val="640"/>
          <w:marRight w:val="0"/>
          <w:marTop w:val="0"/>
          <w:marBottom w:val="0"/>
          <w:divBdr>
            <w:top w:val="none" w:sz="0" w:space="0" w:color="auto"/>
            <w:left w:val="none" w:sz="0" w:space="0" w:color="auto"/>
            <w:bottom w:val="none" w:sz="0" w:space="0" w:color="auto"/>
            <w:right w:val="none" w:sz="0" w:space="0" w:color="auto"/>
          </w:divBdr>
        </w:div>
        <w:div w:id="488987041">
          <w:marLeft w:val="640"/>
          <w:marRight w:val="0"/>
          <w:marTop w:val="0"/>
          <w:marBottom w:val="0"/>
          <w:divBdr>
            <w:top w:val="none" w:sz="0" w:space="0" w:color="auto"/>
            <w:left w:val="none" w:sz="0" w:space="0" w:color="auto"/>
            <w:bottom w:val="none" w:sz="0" w:space="0" w:color="auto"/>
            <w:right w:val="none" w:sz="0" w:space="0" w:color="auto"/>
          </w:divBdr>
        </w:div>
        <w:div w:id="491916336">
          <w:marLeft w:val="640"/>
          <w:marRight w:val="0"/>
          <w:marTop w:val="0"/>
          <w:marBottom w:val="0"/>
          <w:divBdr>
            <w:top w:val="none" w:sz="0" w:space="0" w:color="auto"/>
            <w:left w:val="none" w:sz="0" w:space="0" w:color="auto"/>
            <w:bottom w:val="none" w:sz="0" w:space="0" w:color="auto"/>
            <w:right w:val="none" w:sz="0" w:space="0" w:color="auto"/>
          </w:divBdr>
        </w:div>
        <w:div w:id="501432694">
          <w:marLeft w:val="640"/>
          <w:marRight w:val="0"/>
          <w:marTop w:val="0"/>
          <w:marBottom w:val="0"/>
          <w:divBdr>
            <w:top w:val="none" w:sz="0" w:space="0" w:color="auto"/>
            <w:left w:val="none" w:sz="0" w:space="0" w:color="auto"/>
            <w:bottom w:val="none" w:sz="0" w:space="0" w:color="auto"/>
            <w:right w:val="none" w:sz="0" w:space="0" w:color="auto"/>
          </w:divBdr>
        </w:div>
        <w:div w:id="520628885">
          <w:marLeft w:val="640"/>
          <w:marRight w:val="0"/>
          <w:marTop w:val="0"/>
          <w:marBottom w:val="0"/>
          <w:divBdr>
            <w:top w:val="none" w:sz="0" w:space="0" w:color="auto"/>
            <w:left w:val="none" w:sz="0" w:space="0" w:color="auto"/>
            <w:bottom w:val="none" w:sz="0" w:space="0" w:color="auto"/>
            <w:right w:val="none" w:sz="0" w:space="0" w:color="auto"/>
          </w:divBdr>
        </w:div>
        <w:div w:id="522092378">
          <w:marLeft w:val="640"/>
          <w:marRight w:val="0"/>
          <w:marTop w:val="0"/>
          <w:marBottom w:val="0"/>
          <w:divBdr>
            <w:top w:val="none" w:sz="0" w:space="0" w:color="auto"/>
            <w:left w:val="none" w:sz="0" w:space="0" w:color="auto"/>
            <w:bottom w:val="none" w:sz="0" w:space="0" w:color="auto"/>
            <w:right w:val="none" w:sz="0" w:space="0" w:color="auto"/>
          </w:divBdr>
        </w:div>
        <w:div w:id="525095469">
          <w:marLeft w:val="640"/>
          <w:marRight w:val="0"/>
          <w:marTop w:val="0"/>
          <w:marBottom w:val="0"/>
          <w:divBdr>
            <w:top w:val="none" w:sz="0" w:space="0" w:color="auto"/>
            <w:left w:val="none" w:sz="0" w:space="0" w:color="auto"/>
            <w:bottom w:val="none" w:sz="0" w:space="0" w:color="auto"/>
            <w:right w:val="none" w:sz="0" w:space="0" w:color="auto"/>
          </w:divBdr>
        </w:div>
        <w:div w:id="549877183">
          <w:marLeft w:val="640"/>
          <w:marRight w:val="0"/>
          <w:marTop w:val="0"/>
          <w:marBottom w:val="0"/>
          <w:divBdr>
            <w:top w:val="none" w:sz="0" w:space="0" w:color="auto"/>
            <w:left w:val="none" w:sz="0" w:space="0" w:color="auto"/>
            <w:bottom w:val="none" w:sz="0" w:space="0" w:color="auto"/>
            <w:right w:val="none" w:sz="0" w:space="0" w:color="auto"/>
          </w:divBdr>
        </w:div>
        <w:div w:id="553933371">
          <w:marLeft w:val="640"/>
          <w:marRight w:val="0"/>
          <w:marTop w:val="0"/>
          <w:marBottom w:val="0"/>
          <w:divBdr>
            <w:top w:val="none" w:sz="0" w:space="0" w:color="auto"/>
            <w:left w:val="none" w:sz="0" w:space="0" w:color="auto"/>
            <w:bottom w:val="none" w:sz="0" w:space="0" w:color="auto"/>
            <w:right w:val="none" w:sz="0" w:space="0" w:color="auto"/>
          </w:divBdr>
        </w:div>
        <w:div w:id="563566218">
          <w:marLeft w:val="640"/>
          <w:marRight w:val="0"/>
          <w:marTop w:val="0"/>
          <w:marBottom w:val="0"/>
          <w:divBdr>
            <w:top w:val="none" w:sz="0" w:space="0" w:color="auto"/>
            <w:left w:val="none" w:sz="0" w:space="0" w:color="auto"/>
            <w:bottom w:val="none" w:sz="0" w:space="0" w:color="auto"/>
            <w:right w:val="none" w:sz="0" w:space="0" w:color="auto"/>
          </w:divBdr>
        </w:div>
        <w:div w:id="565379617">
          <w:marLeft w:val="640"/>
          <w:marRight w:val="0"/>
          <w:marTop w:val="0"/>
          <w:marBottom w:val="0"/>
          <w:divBdr>
            <w:top w:val="none" w:sz="0" w:space="0" w:color="auto"/>
            <w:left w:val="none" w:sz="0" w:space="0" w:color="auto"/>
            <w:bottom w:val="none" w:sz="0" w:space="0" w:color="auto"/>
            <w:right w:val="none" w:sz="0" w:space="0" w:color="auto"/>
          </w:divBdr>
        </w:div>
        <w:div w:id="569579793">
          <w:marLeft w:val="640"/>
          <w:marRight w:val="0"/>
          <w:marTop w:val="0"/>
          <w:marBottom w:val="0"/>
          <w:divBdr>
            <w:top w:val="none" w:sz="0" w:space="0" w:color="auto"/>
            <w:left w:val="none" w:sz="0" w:space="0" w:color="auto"/>
            <w:bottom w:val="none" w:sz="0" w:space="0" w:color="auto"/>
            <w:right w:val="none" w:sz="0" w:space="0" w:color="auto"/>
          </w:divBdr>
        </w:div>
        <w:div w:id="570235746">
          <w:marLeft w:val="640"/>
          <w:marRight w:val="0"/>
          <w:marTop w:val="0"/>
          <w:marBottom w:val="0"/>
          <w:divBdr>
            <w:top w:val="none" w:sz="0" w:space="0" w:color="auto"/>
            <w:left w:val="none" w:sz="0" w:space="0" w:color="auto"/>
            <w:bottom w:val="none" w:sz="0" w:space="0" w:color="auto"/>
            <w:right w:val="none" w:sz="0" w:space="0" w:color="auto"/>
          </w:divBdr>
        </w:div>
        <w:div w:id="576132447">
          <w:marLeft w:val="640"/>
          <w:marRight w:val="0"/>
          <w:marTop w:val="0"/>
          <w:marBottom w:val="0"/>
          <w:divBdr>
            <w:top w:val="none" w:sz="0" w:space="0" w:color="auto"/>
            <w:left w:val="none" w:sz="0" w:space="0" w:color="auto"/>
            <w:bottom w:val="none" w:sz="0" w:space="0" w:color="auto"/>
            <w:right w:val="none" w:sz="0" w:space="0" w:color="auto"/>
          </w:divBdr>
        </w:div>
        <w:div w:id="583539149">
          <w:marLeft w:val="640"/>
          <w:marRight w:val="0"/>
          <w:marTop w:val="0"/>
          <w:marBottom w:val="0"/>
          <w:divBdr>
            <w:top w:val="none" w:sz="0" w:space="0" w:color="auto"/>
            <w:left w:val="none" w:sz="0" w:space="0" w:color="auto"/>
            <w:bottom w:val="none" w:sz="0" w:space="0" w:color="auto"/>
            <w:right w:val="none" w:sz="0" w:space="0" w:color="auto"/>
          </w:divBdr>
        </w:div>
        <w:div w:id="585113045">
          <w:marLeft w:val="640"/>
          <w:marRight w:val="0"/>
          <w:marTop w:val="0"/>
          <w:marBottom w:val="0"/>
          <w:divBdr>
            <w:top w:val="none" w:sz="0" w:space="0" w:color="auto"/>
            <w:left w:val="none" w:sz="0" w:space="0" w:color="auto"/>
            <w:bottom w:val="none" w:sz="0" w:space="0" w:color="auto"/>
            <w:right w:val="none" w:sz="0" w:space="0" w:color="auto"/>
          </w:divBdr>
        </w:div>
        <w:div w:id="587424759">
          <w:marLeft w:val="640"/>
          <w:marRight w:val="0"/>
          <w:marTop w:val="0"/>
          <w:marBottom w:val="0"/>
          <w:divBdr>
            <w:top w:val="none" w:sz="0" w:space="0" w:color="auto"/>
            <w:left w:val="none" w:sz="0" w:space="0" w:color="auto"/>
            <w:bottom w:val="none" w:sz="0" w:space="0" w:color="auto"/>
            <w:right w:val="none" w:sz="0" w:space="0" w:color="auto"/>
          </w:divBdr>
        </w:div>
        <w:div w:id="589388635">
          <w:marLeft w:val="640"/>
          <w:marRight w:val="0"/>
          <w:marTop w:val="0"/>
          <w:marBottom w:val="0"/>
          <w:divBdr>
            <w:top w:val="none" w:sz="0" w:space="0" w:color="auto"/>
            <w:left w:val="none" w:sz="0" w:space="0" w:color="auto"/>
            <w:bottom w:val="none" w:sz="0" w:space="0" w:color="auto"/>
            <w:right w:val="none" w:sz="0" w:space="0" w:color="auto"/>
          </w:divBdr>
        </w:div>
        <w:div w:id="608508960">
          <w:marLeft w:val="640"/>
          <w:marRight w:val="0"/>
          <w:marTop w:val="0"/>
          <w:marBottom w:val="0"/>
          <w:divBdr>
            <w:top w:val="none" w:sz="0" w:space="0" w:color="auto"/>
            <w:left w:val="none" w:sz="0" w:space="0" w:color="auto"/>
            <w:bottom w:val="none" w:sz="0" w:space="0" w:color="auto"/>
            <w:right w:val="none" w:sz="0" w:space="0" w:color="auto"/>
          </w:divBdr>
        </w:div>
        <w:div w:id="611283422">
          <w:marLeft w:val="640"/>
          <w:marRight w:val="0"/>
          <w:marTop w:val="0"/>
          <w:marBottom w:val="0"/>
          <w:divBdr>
            <w:top w:val="none" w:sz="0" w:space="0" w:color="auto"/>
            <w:left w:val="none" w:sz="0" w:space="0" w:color="auto"/>
            <w:bottom w:val="none" w:sz="0" w:space="0" w:color="auto"/>
            <w:right w:val="none" w:sz="0" w:space="0" w:color="auto"/>
          </w:divBdr>
        </w:div>
        <w:div w:id="627199419">
          <w:marLeft w:val="640"/>
          <w:marRight w:val="0"/>
          <w:marTop w:val="0"/>
          <w:marBottom w:val="0"/>
          <w:divBdr>
            <w:top w:val="none" w:sz="0" w:space="0" w:color="auto"/>
            <w:left w:val="none" w:sz="0" w:space="0" w:color="auto"/>
            <w:bottom w:val="none" w:sz="0" w:space="0" w:color="auto"/>
            <w:right w:val="none" w:sz="0" w:space="0" w:color="auto"/>
          </w:divBdr>
        </w:div>
        <w:div w:id="628897300">
          <w:marLeft w:val="640"/>
          <w:marRight w:val="0"/>
          <w:marTop w:val="0"/>
          <w:marBottom w:val="0"/>
          <w:divBdr>
            <w:top w:val="none" w:sz="0" w:space="0" w:color="auto"/>
            <w:left w:val="none" w:sz="0" w:space="0" w:color="auto"/>
            <w:bottom w:val="none" w:sz="0" w:space="0" w:color="auto"/>
            <w:right w:val="none" w:sz="0" w:space="0" w:color="auto"/>
          </w:divBdr>
        </w:div>
        <w:div w:id="634220292">
          <w:marLeft w:val="640"/>
          <w:marRight w:val="0"/>
          <w:marTop w:val="0"/>
          <w:marBottom w:val="0"/>
          <w:divBdr>
            <w:top w:val="none" w:sz="0" w:space="0" w:color="auto"/>
            <w:left w:val="none" w:sz="0" w:space="0" w:color="auto"/>
            <w:bottom w:val="none" w:sz="0" w:space="0" w:color="auto"/>
            <w:right w:val="none" w:sz="0" w:space="0" w:color="auto"/>
          </w:divBdr>
        </w:div>
        <w:div w:id="649289192">
          <w:marLeft w:val="640"/>
          <w:marRight w:val="0"/>
          <w:marTop w:val="0"/>
          <w:marBottom w:val="0"/>
          <w:divBdr>
            <w:top w:val="none" w:sz="0" w:space="0" w:color="auto"/>
            <w:left w:val="none" w:sz="0" w:space="0" w:color="auto"/>
            <w:bottom w:val="none" w:sz="0" w:space="0" w:color="auto"/>
            <w:right w:val="none" w:sz="0" w:space="0" w:color="auto"/>
          </w:divBdr>
        </w:div>
        <w:div w:id="669412634">
          <w:marLeft w:val="640"/>
          <w:marRight w:val="0"/>
          <w:marTop w:val="0"/>
          <w:marBottom w:val="0"/>
          <w:divBdr>
            <w:top w:val="none" w:sz="0" w:space="0" w:color="auto"/>
            <w:left w:val="none" w:sz="0" w:space="0" w:color="auto"/>
            <w:bottom w:val="none" w:sz="0" w:space="0" w:color="auto"/>
            <w:right w:val="none" w:sz="0" w:space="0" w:color="auto"/>
          </w:divBdr>
        </w:div>
        <w:div w:id="700010300">
          <w:marLeft w:val="640"/>
          <w:marRight w:val="0"/>
          <w:marTop w:val="0"/>
          <w:marBottom w:val="0"/>
          <w:divBdr>
            <w:top w:val="none" w:sz="0" w:space="0" w:color="auto"/>
            <w:left w:val="none" w:sz="0" w:space="0" w:color="auto"/>
            <w:bottom w:val="none" w:sz="0" w:space="0" w:color="auto"/>
            <w:right w:val="none" w:sz="0" w:space="0" w:color="auto"/>
          </w:divBdr>
        </w:div>
        <w:div w:id="700202550">
          <w:marLeft w:val="640"/>
          <w:marRight w:val="0"/>
          <w:marTop w:val="0"/>
          <w:marBottom w:val="0"/>
          <w:divBdr>
            <w:top w:val="none" w:sz="0" w:space="0" w:color="auto"/>
            <w:left w:val="none" w:sz="0" w:space="0" w:color="auto"/>
            <w:bottom w:val="none" w:sz="0" w:space="0" w:color="auto"/>
            <w:right w:val="none" w:sz="0" w:space="0" w:color="auto"/>
          </w:divBdr>
        </w:div>
        <w:div w:id="701170294">
          <w:marLeft w:val="640"/>
          <w:marRight w:val="0"/>
          <w:marTop w:val="0"/>
          <w:marBottom w:val="0"/>
          <w:divBdr>
            <w:top w:val="none" w:sz="0" w:space="0" w:color="auto"/>
            <w:left w:val="none" w:sz="0" w:space="0" w:color="auto"/>
            <w:bottom w:val="none" w:sz="0" w:space="0" w:color="auto"/>
            <w:right w:val="none" w:sz="0" w:space="0" w:color="auto"/>
          </w:divBdr>
        </w:div>
        <w:div w:id="713502939">
          <w:marLeft w:val="640"/>
          <w:marRight w:val="0"/>
          <w:marTop w:val="0"/>
          <w:marBottom w:val="0"/>
          <w:divBdr>
            <w:top w:val="none" w:sz="0" w:space="0" w:color="auto"/>
            <w:left w:val="none" w:sz="0" w:space="0" w:color="auto"/>
            <w:bottom w:val="none" w:sz="0" w:space="0" w:color="auto"/>
            <w:right w:val="none" w:sz="0" w:space="0" w:color="auto"/>
          </w:divBdr>
        </w:div>
        <w:div w:id="714736560">
          <w:marLeft w:val="640"/>
          <w:marRight w:val="0"/>
          <w:marTop w:val="0"/>
          <w:marBottom w:val="0"/>
          <w:divBdr>
            <w:top w:val="none" w:sz="0" w:space="0" w:color="auto"/>
            <w:left w:val="none" w:sz="0" w:space="0" w:color="auto"/>
            <w:bottom w:val="none" w:sz="0" w:space="0" w:color="auto"/>
            <w:right w:val="none" w:sz="0" w:space="0" w:color="auto"/>
          </w:divBdr>
        </w:div>
        <w:div w:id="718749247">
          <w:marLeft w:val="640"/>
          <w:marRight w:val="0"/>
          <w:marTop w:val="0"/>
          <w:marBottom w:val="0"/>
          <w:divBdr>
            <w:top w:val="none" w:sz="0" w:space="0" w:color="auto"/>
            <w:left w:val="none" w:sz="0" w:space="0" w:color="auto"/>
            <w:bottom w:val="none" w:sz="0" w:space="0" w:color="auto"/>
            <w:right w:val="none" w:sz="0" w:space="0" w:color="auto"/>
          </w:divBdr>
        </w:div>
        <w:div w:id="726152479">
          <w:marLeft w:val="640"/>
          <w:marRight w:val="0"/>
          <w:marTop w:val="0"/>
          <w:marBottom w:val="0"/>
          <w:divBdr>
            <w:top w:val="none" w:sz="0" w:space="0" w:color="auto"/>
            <w:left w:val="none" w:sz="0" w:space="0" w:color="auto"/>
            <w:bottom w:val="none" w:sz="0" w:space="0" w:color="auto"/>
            <w:right w:val="none" w:sz="0" w:space="0" w:color="auto"/>
          </w:divBdr>
        </w:div>
        <w:div w:id="730470389">
          <w:marLeft w:val="640"/>
          <w:marRight w:val="0"/>
          <w:marTop w:val="0"/>
          <w:marBottom w:val="0"/>
          <w:divBdr>
            <w:top w:val="none" w:sz="0" w:space="0" w:color="auto"/>
            <w:left w:val="none" w:sz="0" w:space="0" w:color="auto"/>
            <w:bottom w:val="none" w:sz="0" w:space="0" w:color="auto"/>
            <w:right w:val="none" w:sz="0" w:space="0" w:color="auto"/>
          </w:divBdr>
        </w:div>
        <w:div w:id="733091513">
          <w:marLeft w:val="640"/>
          <w:marRight w:val="0"/>
          <w:marTop w:val="0"/>
          <w:marBottom w:val="0"/>
          <w:divBdr>
            <w:top w:val="none" w:sz="0" w:space="0" w:color="auto"/>
            <w:left w:val="none" w:sz="0" w:space="0" w:color="auto"/>
            <w:bottom w:val="none" w:sz="0" w:space="0" w:color="auto"/>
            <w:right w:val="none" w:sz="0" w:space="0" w:color="auto"/>
          </w:divBdr>
        </w:div>
        <w:div w:id="740442505">
          <w:marLeft w:val="640"/>
          <w:marRight w:val="0"/>
          <w:marTop w:val="0"/>
          <w:marBottom w:val="0"/>
          <w:divBdr>
            <w:top w:val="none" w:sz="0" w:space="0" w:color="auto"/>
            <w:left w:val="none" w:sz="0" w:space="0" w:color="auto"/>
            <w:bottom w:val="none" w:sz="0" w:space="0" w:color="auto"/>
            <w:right w:val="none" w:sz="0" w:space="0" w:color="auto"/>
          </w:divBdr>
        </w:div>
        <w:div w:id="743839784">
          <w:marLeft w:val="640"/>
          <w:marRight w:val="0"/>
          <w:marTop w:val="0"/>
          <w:marBottom w:val="0"/>
          <w:divBdr>
            <w:top w:val="none" w:sz="0" w:space="0" w:color="auto"/>
            <w:left w:val="none" w:sz="0" w:space="0" w:color="auto"/>
            <w:bottom w:val="none" w:sz="0" w:space="0" w:color="auto"/>
            <w:right w:val="none" w:sz="0" w:space="0" w:color="auto"/>
          </w:divBdr>
        </w:div>
        <w:div w:id="753625617">
          <w:marLeft w:val="640"/>
          <w:marRight w:val="0"/>
          <w:marTop w:val="0"/>
          <w:marBottom w:val="0"/>
          <w:divBdr>
            <w:top w:val="none" w:sz="0" w:space="0" w:color="auto"/>
            <w:left w:val="none" w:sz="0" w:space="0" w:color="auto"/>
            <w:bottom w:val="none" w:sz="0" w:space="0" w:color="auto"/>
            <w:right w:val="none" w:sz="0" w:space="0" w:color="auto"/>
          </w:divBdr>
        </w:div>
        <w:div w:id="780996427">
          <w:marLeft w:val="640"/>
          <w:marRight w:val="0"/>
          <w:marTop w:val="0"/>
          <w:marBottom w:val="0"/>
          <w:divBdr>
            <w:top w:val="none" w:sz="0" w:space="0" w:color="auto"/>
            <w:left w:val="none" w:sz="0" w:space="0" w:color="auto"/>
            <w:bottom w:val="none" w:sz="0" w:space="0" w:color="auto"/>
            <w:right w:val="none" w:sz="0" w:space="0" w:color="auto"/>
          </w:divBdr>
        </w:div>
        <w:div w:id="787817014">
          <w:marLeft w:val="640"/>
          <w:marRight w:val="0"/>
          <w:marTop w:val="0"/>
          <w:marBottom w:val="0"/>
          <w:divBdr>
            <w:top w:val="none" w:sz="0" w:space="0" w:color="auto"/>
            <w:left w:val="none" w:sz="0" w:space="0" w:color="auto"/>
            <w:bottom w:val="none" w:sz="0" w:space="0" w:color="auto"/>
            <w:right w:val="none" w:sz="0" w:space="0" w:color="auto"/>
          </w:divBdr>
        </w:div>
        <w:div w:id="807480130">
          <w:marLeft w:val="640"/>
          <w:marRight w:val="0"/>
          <w:marTop w:val="0"/>
          <w:marBottom w:val="0"/>
          <w:divBdr>
            <w:top w:val="none" w:sz="0" w:space="0" w:color="auto"/>
            <w:left w:val="none" w:sz="0" w:space="0" w:color="auto"/>
            <w:bottom w:val="none" w:sz="0" w:space="0" w:color="auto"/>
            <w:right w:val="none" w:sz="0" w:space="0" w:color="auto"/>
          </w:divBdr>
        </w:div>
        <w:div w:id="808745459">
          <w:marLeft w:val="640"/>
          <w:marRight w:val="0"/>
          <w:marTop w:val="0"/>
          <w:marBottom w:val="0"/>
          <w:divBdr>
            <w:top w:val="none" w:sz="0" w:space="0" w:color="auto"/>
            <w:left w:val="none" w:sz="0" w:space="0" w:color="auto"/>
            <w:bottom w:val="none" w:sz="0" w:space="0" w:color="auto"/>
            <w:right w:val="none" w:sz="0" w:space="0" w:color="auto"/>
          </w:divBdr>
        </w:div>
        <w:div w:id="808864333">
          <w:marLeft w:val="640"/>
          <w:marRight w:val="0"/>
          <w:marTop w:val="0"/>
          <w:marBottom w:val="0"/>
          <w:divBdr>
            <w:top w:val="none" w:sz="0" w:space="0" w:color="auto"/>
            <w:left w:val="none" w:sz="0" w:space="0" w:color="auto"/>
            <w:bottom w:val="none" w:sz="0" w:space="0" w:color="auto"/>
            <w:right w:val="none" w:sz="0" w:space="0" w:color="auto"/>
          </w:divBdr>
        </w:div>
        <w:div w:id="812334196">
          <w:marLeft w:val="640"/>
          <w:marRight w:val="0"/>
          <w:marTop w:val="0"/>
          <w:marBottom w:val="0"/>
          <w:divBdr>
            <w:top w:val="none" w:sz="0" w:space="0" w:color="auto"/>
            <w:left w:val="none" w:sz="0" w:space="0" w:color="auto"/>
            <w:bottom w:val="none" w:sz="0" w:space="0" w:color="auto"/>
            <w:right w:val="none" w:sz="0" w:space="0" w:color="auto"/>
          </w:divBdr>
        </w:div>
        <w:div w:id="818304191">
          <w:marLeft w:val="640"/>
          <w:marRight w:val="0"/>
          <w:marTop w:val="0"/>
          <w:marBottom w:val="0"/>
          <w:divBdr>
            <w:top w:val="none" w:sz="0" w:space="0" w:color="auto"/>
            <w:left w:val="none" w:sz="0" w:space="0" w:color="auto"/>
            <w:bottom w:val="none" w:sz="0" w:space="0" w:color="auto"/>
            <w:right w:val="none" w:sz="0" w:space="0" w:color="auto"/>
          </w:divBdr>
        </w:div>
        <w:div w:id="829635781">
          <w:marLeft w:val="640"/>
          <w:marRight w:val="0"/>
          <w:marTop w:val="0"/>
          <w:marBottom w:val="0"/>
          <w:divBdr>
            <w:top w:val="none" w:sz="0" w:space="0" w:color="auto"/>
            <w:left w:val="none" w:sz="0" w:space="0" w:color="auto"/>
            <w:bottom w:val="none" w:sz="0" w:space="0" w:color="auto"/>
            <w:right w:val="none" w:sz="0" w:space="0" w:color="auto"/>
          </w:divBdr>
        </w:div>
        <w:div w:id="833030940">
          <w:marLeft w:val="640"/>
          <w:marRight w:val="0"/>
          <w:marTop w:val="0"/>
          <w:marBottom w:val="0"/>
          <w:divBdr>
            <w:top w:val="none" w:sz="0" w:space="0" w:color="auto"/>
            <w:left w:val="none" w:sz="0" w:space="0" w:color="auto"/>
            <w:bottom w:val="none" w:sz="0" w:space="0" w:color="auto"/>
            <w:right w:val="none" w:sz="0" w:space="0" w:color="auto"/>
          </w:divBdr>
        </w:div>
        <w:div w:id="834417546">
          <w:marLeft w:val="640"/>
          <w:marRight w:val="0"/>
          <w:marTop w:val="0"/>
          <w:marBottom w:val="0"/>
          <w:divBdr>
            <w:top w:val="none" w:sz="0" w:space="0" w:color="auto"/>
            <w:left w:val="none" w:sz="0" w:space="0" w:color="auto"/>
            <w:bottom w:val="none" w:sz="0" w:space="0" w:color="auto"/>
            <w:right w:val="none" w:sz="0" w:space="0" w:color="auto"/>
          </w:divBdr>
        </w:div>
        <w:div w:id="841776232">
          <w:marLeft w:val="640"/>
          <w:marRight w:val="0"/>
          <w:marTop w:val="0"/>
          <w:marBottom w:val="0"/>
          <w:divBdr>
            <w:top w:val="none" w:sz="0" w:space="0" w:color="auto"/>
            <w:left w:val="none" w:sz="0" w:space="0" w:color="auto"/>
            <w:bottom w:val="none" w:sz="0" w:space="0" w:color="auto"/>
            <w:right w:val="none" w:sz="0" w:space="0" w:color="auto"/>
          </w:divBdr>
        </w:div>
        <w:div w:id="847520273">
          <w:marLeft w:val="640"/>
          <w:marRight w:val="0"/>
          <w:marTop w:val="0"/>
          <w:marBottom w:val="0"/>
          <w:divBdr>
            <w:top w:val="none" w:sz="0" w:space="0" w:color="auto"/>
            <w:left w:val="none" w:sz="0" w:space="0" w:color="auto"/>
            <w:bottom w:val="none" w:sz="0" w:space="0" w:color="auto"/>
            <w:right w:val="none" w:sz="0" w:space="0" w:color="auto"/>
          </w:divBdr>
        </w:div>
        <w:div w:id="858856996">
          <w:marLeft w:val="640"/>
          <w:marRight w:val="0"/>
          <w:marTop w:val="0"/>
          <w:marBottom w:val="0"/>
          <w:divBdr>
            <w:top w:val="none" w:sz="0" w:space="0" w:color="auto"/>
            <w:left w:val="none" w:sz="0" w:space="0" w:color="auto"/>
            <w:bottom w:val="none" w:sz="0" w:space="0" w:color="auto"/>
            <w:right w:val="none" w:sz="0" w:space="0" w:color="auto"/>
          </w:divBdr>
        </w:div>
        <w:div w:id="859733609">
          <w:marLeft w:val="640"/>
          <w:marRight w:val="0"/>
          <w:marTop w:val="0"/>
          <w:marBottom w:val="0"/>
          <w:divBdr>
            <w:top w:val="none" w:sz="0" w:space="0" w:color="auto"/>
            <w:left w:val="none" w:sz="0" w:space="0" w:color="auto"/>
            <w:bottom w:val="none" w:sz="0" w:space="0" w:color="auto"/>
            <w:right w:val="none" w:sz="0" w:space="0" w:color="auto"/>
          </w:divBdr>
        </w:div>
        <w:div w:id="865556053">
          <w:marLeft w:val="640"/>
          <w:marRight w:val="0"/>
          <w:marTop w:val="0"/>
          <w:marBottom w:val="0"/>
          <w:divBdr>
            <w:top w:val="none" w:sz="0" w:space="0" w:color="auto"/>
            <w:left w:val="none" w:sz="0" w:space="0" w:color="auto"/>
            <w:bottom w:val="none" w:sz="0" w:space="0" w:color="auto"/>
            <w:right w:val="none" w:sz="0" w:space="0" w:color="auto"/>
          </w:divBdr>
        </w:div>
        <w:div w:id="870535089">
          <w:marLeft w:val="640"/>
          <w:marRight w:val="0"/>
          <w:marTop w:val="0"/>
          <w:marBottom w:val="0"/>
          <w:divBdr>
            <w:top w:val="none" w:sz="0" w:space="0" w:color="auto"/>
            <w:left w:val="none" w:sz="0" w:space="0" w:color="auto"/>
            <w:bottom w:val="none" w:sz="0" w:space="0" w:color="auto"/>
            <w:right w:val="none" w:sz="0" w:space="0" w:color="auto"/>
          </w:divBdr>
        </w:div>
        <w:div w:id="878736943">
          <w:marLeft w:val="640"/>
          <w:marRight w:val="0"/>
          <w:marTop w:val="0"/>
          <w:marBottom w:val="0"/>
          <w:divBdr>
            <w:top w:val="none" w:sz="0" w:space="0" w:color="auto"/>
            <w:left w:val="none" w:sz="0" w:space="0" w:color="auto"/>
            <w:bottom w:val="none" w:sz="0" w:space="0" w:color="auto"/>
            <w:right w:val="none" w:sz="0" w:space="0" w:color="auto"/>
          </w:divBdr>
        </w:div>
        <w:div w:id="892157222">
          <w:marLeft w:val="640"/>
          <w:marRight w:val="0"/>
          <w:marTop w:val="0"/>
          <w:marBottom w:val="0"/>
          <w:divBdr>
            <w:top w:val="none" w:sz="0" w:space="0" w:color="auto"/>
            <w:left w:val="none" w:sz="0" w:space="0" w:color="auto"/>
            <w:bottom w:val="none" w:sz="0" w:space="0" w:color="auto"/>
            <w:right w:val="none" w:sz="0" w:space="0" w:color="auto"/>
          </w:divBdr>
        </w:div>
        <w:div w:id="894388121">
          <w:marLeft w:val="640"/>
          <w:marRight w:val="0"/>
          <w:marTop w:val="0"/>
          <w:marBottom w:val="0"/>
          <w:divBdr>
            <w:top w:val="none" w:sz="0" w:space="0" w:color="auto"/>
            <w:left w:val="none" w:sz="0" w:space="0" w:color="auto"/>
            <w:bottom w:val="none" w:sz="0" w:space="0" w:color="auto"/>
            <w:right w:val="none" w:sz="0" w:space="0" w:color="auto"/>
          </w:divBdr>
        </w:div>
        <w:div w:id="896747278">
          <w:marLeft w:val="640"/>
          <w:marRight w:val="0"/>
          <w:marTop w:val="0"/>
          <w:marBottom w:val="0"/>
          <w:divBdr>
            <w:top w:val="none" w:sz="0" w:space="0" w:color="auto"/>
            <w:left w:val="none" w:sz="0" w:space="0" w:color="auto"/>
            <w:bottom w:val="none" w:sz="0" w:space="0" w:color="auto"/>
            <w:right w:val="none" w:sz="0" w:space="0" w:color="auto"/>
          </w:divBdr>
        </w:div>
        <w:div w:id="902254795">
          <w:marLeft w:val="640"/>
          <w:marRight w:val="0"/>
          <w:marTop w:val="0"/>
          <w:marBottom w:val="0"/>
          <w:divBdr>
            <w:top w:val="none" w:sz="0" w:space="0" w:color="auto"/>
            <w:left w:val="none" w:sz="0" w:space="0" w:color="auto"/>
            <w:bottom w:val="none" w:sz="0" w:space="0" w:color="auto"/>
            <w:right w:val="none" w:sz="0" w:space="0" w:color="auto"/>
          </w:divBdr>
        </w:div>
        <w:div w:id="904223496">
          <w:marLeft w:val="640"/>
          <w:marRight w:val="0"/>
          <w:marTop w:val="0"/>
          <w:marBottom w:val="0"/>
          <w:divBdr>
            <w:top w:val="none" w:sz="0" w:space="0" w:color="auto"/>
            <w:left w:val="none" w:sz="0" w:space="0" w:color="auto"/>
            <w:bottom w:val="none" w:sz="0" w:space="0" w:color="auto"/>
            <w:right w:val="none" w:sz="0" w:space="0" w:color="auto"/>
          </w:divBdr>
        </w:div>
        <w:div w:id="932014918">
          <w:marLeft w:val="640"/>
          <w:marRight w:val="0"/>
          <w:marTop w:val="0"/>
          <w:marBottom w:val="0"/>
          <w:divBdr>
            <w:top w:val="none" w:sz="0" w:space="0" w:color="auto"/>
            <w:left w:val="none" w:sz="0" w:space="0" w:color="auto"/>
            <w:bottom w:val="none" w:sz="0" w:space="0" w:color="auto"/>
            <w:right w:val="none" w:sz="0" w:space="0" w:color="auto"/>
          </w:divBdr>
        </w:div>
        <w:div w:id="941113457">
          <w:marLeft w:val="640"/>
          <w:marRight w:val="0"/>
          <w:marTop w:val="0"/>
          <w:marBottom w:val="0"/>
          <w:divBdr>
            <w:top w:val="none" w:sz="0" w:space="0" w:color="auto"/>
            <w:left w:val="none" w:sz="0" w:space="0" w:color="auto"/>
            <w:bottom w:val="none" w:sz="0" w:space="0" w:color="auto"/>
            <w:right w:val="none" w:sz="0" w:space="0" w:color="auto"/>
          </w:divBdr>
        </w:div>
        <w:div w:id="942229030">
          <w:marLeft w:val="640"/>
          <w:marRight w:val="0"/>
          <w:marTop w:val="0"/>
          <w:marBottom w:val="0"/>
          <w:divBdr>
            <w:top w:val="none" w:sz="0" w:space="0" w:color="auto"/>
            <w:left w:val="none" w:sz="0" w:space="0" w:color="auto"/>
            <w:bottom w:val="none" w:sz="0" w:space="0" w:color="auto"/>
            <w:right w:val="none" w:sz="0" w:space="0" w:color="auto"/>
          </w:divBdr>
        </w:div>
        <w:div w:id="963148984">
          <w:marLeft w:val="640"/>
          <w:marRight w:val="0"/>
          <w:marTop w:val="0"/>
          <w:marBottom w:val="0"/>
          <w:divBdr>
            <w:top w:val="none" w:sz="0" w:space="0" w:color="auto"/>
            <w:left w:val="none" w:sz="0" w:space="0" w:color="auto"/>
            <w:bottom w:val="none" w:sz="0" w:space="0" w:color="auto"/>
            <w:right w:val="none" w:sz="0" w:space="0" w:color="auto"/>
          </w:divBdr>
        </w:div>
        <w:div w:id="971407119">
          <w:marLeft w:val="640"/>
          <w:marRight w:val="0"/>
          <w:marTop w:val="0"/>
          <w:marBottom w:val="0"/>
          <w:divBdr>
            <w:top w:val="none" w:sz="0" w:space="0" w:color="auto"/>
            <w:left w:val="none" w:sz="0" w:space="0" w:color="auto"/>
            <w:bottom w:val="none" w:sz="0" w:space="0" w:color="auto"/>
            <w:right w:val="none" w:sz="0" w:space="0" w:color="auto"/>
          </w:divBdr>
        </w:div>
        <w:div w:id="971785051">
          <w:marLeft w:val="640"/>
          <w:marRight w:val="0"/>
          <w:marTop w:val="0"/>
          <w:marBottom w:val="0"/>
          <w:divBdr>
            <w:top w:val="none" w:sz="0" w:space="0" w:color="auto"/>
            <w:left w:val="none" w:sz="0" w:space="0" w:color="auto"/>
            <w:bottom w:val="none" w:sz="0" w:space="0" w:color="auto"/>
            <w:right w:val="none" w:sz="0" w:space="0" w:color="auto"/>
          </w:divBdr>
        </w:div>
        <w:div w:id="1000892552">
          <w:marLeft w:val="640"/>
          <w:marRight w:val="0"/>
          <w:marTop w:val="0"/>
          <w:marBottom w:val="0"/>
          <w:divBdr>
            <w:top w:val="none" w:sz="0" w:space="0" w:color="auto"/>
            <w:left w:val="none" w:sz="0" w:space="0" w:color="auto"/>
            <w:bottom w:val="none" w:sz="0" w:space="0" w:color="auto"/>
            <w:right w:val="none" w:sz="0" w:space="0" w:color="auto"/>
          </w:divBdr>
        </w:div>
        <w:div w:id="1001658328">
          <w:marLeft w:val="640"/>
          <w:marRight w:val="0"/>
          <w:marTop w:val="0"/>
          <w:marBottom w:val="0"/>
          <w:divBdr>
            <w:top w:val="none" w:sz="0" w:space="0" w:color="auto"/>
            <w:left w:val="none" w:sz="0" w:space="0" w:color="auto"/>
            <w:bottom w:val="none" w:sz="0" w:space="0" w:color="auto"/>
            <w:right w:val="none" w:sz="0" w:space="0" w:color="auto"/>
          </w:divBdr>
        </w:div>
        <w:div w:id="1015182504">
          <w:marLeft w:val="640"/>
          <w:marRight w:val="0"/>
          <w:marTop w:val="0"/>
          <w:marBottom w:val="0"/>
          <w:divBdr>
            <w:top w:val="none" w:sz="0" w:space="0" w:color="auto"/>
            <w:left w:val="none" w:sz="0" w:space="0" w:color="auto"/>
            <w:bottom w:val="none" w:sz="0" w:space="0" w:color="auto"/>
            <w:right w:val="none" w:sz="0" w:space="0" w:color="auto"/>
          </w:divBdr>
        </w:div>
        <w:div w:id="1025642435">
          <w:marLeft w:val="640"/>
          <w:marRight w:val="0"/>
          <w:marTop w:val="0"/>
          <w:marBottom w:val="0"/>
          <w:divBdr>
            <w:top w:val="none" w:sz="0" w:space="0" w:color="auto"/>
            <w:left w:val="none" w:sz="0" w:space="0" w:color="auto"/>
            <w:bottom w:val="none" w:sz="0" w:space="0" w:color="auto"/>
            <w:right w:val="none" w:sz="0" w:space="0" w:color="auto"/>
          </w:divBdr>
        </w:div>
        <w:div w:id="1028796136">
          <w:marLeft w:val="640"/>
          <w:marRight w:val="0"/>
          <w:marTop w:val="0"/>
          <w:marBottom w:val="0"/>
          <w:divBdr>
            <w:top w:val="none" w:sz="0" w:space="0" w:color="auto"/>
            <w:left w:val="none" w:sz="0" w:space="0" w:color="auto"/>
            <w:bottom w:val="none" w:sz="0" w:space="0" w:color="auto"/>
            <w:right w:val="none" w:sz="0" w:space="0" w:color="auto"/>
          </w:divBdr>
        </w:div>
        <w:div w:id="1036352983">
          <w:marLeft w:val="640"/>
          <w:marRight w:val="0"/>
          <w:marTop w:val="0"/>
          <w:marBottom w:val="0"/>
          <w:divBdr>
            <w:top w:val="none" w:sz="0" w:space="0" w:color="auto"/>
            <w:left w:val="none" w:sz="0" w:space="0" w:color="auto"/>
            <w:bottom w:val="none" w:sz="0" w:space="0" w:color="auto"/>
            <w:right w:val="none" w:sz="0" w:space="0" w:color="auto"/>
          </w:divBdr>
        </w:div>
        <w:div w:id="1039628877">
          <w:marLeft w:val="640"/>
          <w:marRight w:val="0"/>
          <w:marTop w:val="0"/>
          <w:marBottom w:val="0"/>
          <w:divBdr>
            <w:top w:val="none" w:sz="0" w:space="0" w:color="auto"/>
            <w:left w:val="none" w:sz="0" w:space="0" w:color="auto"/>
            <w:bottom w:val="none" w:sz="0" w:space="0" w:color="auto"/>
            <w:right w:val="none" w:sz="0" w:space="0" w:color="auto"/>
          </w:divBdr>
        </w:div>
        <w:div w:id="1041977071">
          <w:marLeft w:val="640"/>
          <w:marRight w:val="0"/>
          <w:marTop w:val="0"/>
          <w:marBottom w:val="0"/>
          <w:divBdr>
            <w:top w:val="none" w:sz="0" w:space="0" w:color="auto"/>
            <w:left w:val="none" w:sz="0" w:space="0" w:color="auto"/>
            <w:bottom w:val="none" w:sz="0" w:space="0" w:color="auto"/>
            <w:right w:val="none" w:sz="0" w:space="0" w:color="auto"/>
          </w:divBdr>
        </w:div>
        <w:div w:id="1047989768">
          <w:marLeft w:val="640"/>
          <w:marRight w:val="0"/>
          <w:marTop w:val="0"/>
          <w:marBottom w:val="0"/>
          <w:divBdr>
            <w:top w:val="none" w:sz="0" w:space="0" w:color="auto"/>
            <w:left w:val="none" w:sz="0" w:space="0" w:color="auto"/>
            <w:bottom w:val="none" w:sz="0" w:space="0" w:color="auto"/>
            <w:right w:val="none" w:sz="0" w:space="0" w:color="auto"/>
          </w:divBdr>
        </w:div>
        <w:div w:id="1051539316">
          <w:marLeft w:val="640"/>
          <w:marRight w:val="0"/>
          <w:marTop w:val="0"/>
          <w:marBottom w:val="0"/>
          <w:divBdr>
            <w:top w:val="none" w:sz="0" w:space="0" w:color="auto"/>
            <w:left w:val="none" w:sz="0" w:space="0" w:color="auto"/>
            <w:bottom w:val="none" w:sz="0" w:space="0" w:color="auto"/>
            <w:right w:val="none" w:sz="0" w:space="0" w:color="auto"/>
          </w:divBdr>
        </w:div>
        <w:div w:id="1071780821">
          <w:marLeft w:val="640"/>
          <w:marRight w:val="0"/>
          <w:marTop w:val="0"/>
          <w:marBottom w:val="0"/>
          <w:divBdr>
            <w:top w:val="none" w:sz="0" w:space="0" w:color="auto"/>
            <w:left w:val="none" w:sz="0" w:space="0" w:color="auto"/>
            <w:bottom w:val="none" w:sz="0" w:space="0" w:color="auto"/>
            <w:right w:val="none" w:sz="0" w:space="0" w:color="auto"/>
          </w:divBdr>
        </w:div>
        <w:div w:id="1074164314">
          <w:marLeft w:val="640"/>
          <w:marRight w:val="0"/>
          <w:marTop w:val="0"/>
          <w:marBottom w:val="0"/>
          <w:divBdr>
            <w:top w:val="none" w:sz="0" w:space="0" w:color="auto"/>
            <w:left w:val="none" w:sz="0" w:space="0" w:color="auto"/>
            <w:bottom w:val="none" w:sz="0" w:space="0" w:color="auto"/>
            <w:right w:val="none" w:sz="0" w:space="0" w:color="auto"/>
          </w:divBdr>
        </w:div>
        <w:div w:id="1076591896">
          <w:marLeft w:val="640"/>
          <w:marRight w:val="0"/>
          <w:marTop w:val="0"/>
          <w:marBottom w:val="0"/>
          <w:divBdr>
            <w:top w:val="none" w:sz="0" w:space="0" w:color="auto"/>
            <w:left w:val="none" w:sz="0" w:space="0" w:color="auto"/>
            <w:bottom w:val="none" w:sz="0" w:space="0" w:color="auto"/>
            <w:right w:val="none" w:sz="0" w:space="0" w:color="auto"/>
          </w:divBdr>
        </w:div>
        <w:div w:id="1082870760">
          <w:marLeft w:val="640"/>
          <w:marRight w:val="0"/>
          <w:marTop w:val="0"/>
          <w:marBottom w:val="0"/>
          <w:divBdr>
            <w:top w:val="none" w:sz="0" w:space="0" w:color="auto"/>
            <w:left w:val="none" w:sz="0" w:space="0" w:color="auto"/>
            <w:bottom w:val="none" w:sz="0" w:space="0" w:color="auto"/>
            <w:right w:val="none" w:sz="0" w:space="0" w:color="auto"/>
          </w:divBdr>
        </w:div>
        <w:div w:id="1091780860">
          <w:marLeft w:val="640"/>
          <w:marRight w:val="0"/>
          <w:marTop w:val="0"/>
          <w:marBottom w:val="0"/>
          <w:divBdr>
            <w:top w:val="none" w:sz="0" w:space="0" w:color="auto"/>
            <w:left w:val="none" w:sz="0" w:space="0" w:color="auto"/>
            <w:bottom w:val="none" w:sz="0" w:space="0" w:color="auto"/>
            <w:right w:val="none" w:sz="0" w:space="0" w:color="auto"/>
          </w:divBdr>
        </w:div>
        <w:div w:id="1110121867">
          <w:marLeft w:val="640"/>
          <w:marRight w:val="0"/>
          <w:marTop w:val="0"/>
          <w:marBottom w:val="0"/>
          <w:divBdr>
            <w:top w:val="none" w:sz="0" w:space="0" w:color="auto"/>
            <w:left w:val="none" w:sz="0" w:space="0" w:color="auto"/>
            <w:bottom w:val="none" w:sz="0" w:space="0" w:color="auto"/>
            <w:right w:val="none" w:sz="0" w:space="0" w:color="auto"/>
          </w:divBdr>
        </w:div>
        <w:div w:id="1113674817">
          <w:marLeft w:val="640"/>
          <w:marRight w:val="0"/>
          <w:marTop w:val="0"/>
          <w:marBottom w:val="0"/>
          <w:divBdr>
            <w:top w:val="none" w:sz="0" w:space="0" w:color="auto"/>
            <w:left w:val="none" w:sz="0" w:space="0" w:color="auto"/>
            <w:bottom w:val="none" w:sz="0" w:space="0" w:color="auto"/>
            <w:right w:val="none" w:sz="0" w:space="0" w:color="auto"/>
          </w:divBdr>
        </w:div>
        <w:div w:id="1122504556">
          <w:marLeft w:val="640"/>
          <w:marRight w:val="0"/>
          <w:marTop w:val="0"/>
          <w:marBottom w:val="0"/>
          <w:divBdr>
            <w:top w:val="none" w:sz="0" w:space="0" w:color="auto"/>
            <w:left w:val="none" w:sz="0" w:space="0" w:color="auto"/>
            <w:bottom w:val="none" w:sz="0" w:space="0" w:color="auto"/>
            <w:right w:val="none" w:sz="0" w:space="0" w:color="auto"/>
          </w:divBdr>
        </w:div>
        <w:div w:id="1132475880">
          <w:marLeft w:val="640"/>
          <w:marRight w:val="0"/>
          <w:marTop w:val="0"/>
          <w:marBottom w:val="0"/>
          <w:divBdr>
            <w:top w:val="none" w:sz="0" w:space="0" w:color="auto"/>
            <w:left w:val="none" w:sz="0" w:space="0" w:color="auto"/>
            <w:bottom w:val="none" w:sz="0" w:space="0" w:color="auto"/>
            <w:right w:val="none" w:sz="0" w:space="0" w:color="auto"/>
          </w:divBdr>
        </w:div>
        <w:div w:id="1139373852">
          <w:marLeft w:val="640"/>
          <w:marRight w:val="0"/>
          <w:marTop w:val="0"/>
          <w:marBottom w:val="0"/>
          <w:divBdr>
            <w:top w:val="none" w:sz="0" w:space="0" w:color="auto"/>
            <w:left w:val="none" w:sz="0" w:space="0" w:color="auto"/>
            <w:bottom w:val="none" w:sz="0" w:space="0" w:color="auto"/>
            <w:right w:val="none" w:sz="0" w:space="0" w:color="auto"/>
          </w:divBdr>
        </w:div>
        <w:div w:id="1147430357">
          <w:marLeft w:val="640"/>
          <w:marRight w:val="0"/>
          <w:marTop w:val="0"/>
          <w:marBottom w:val="0"/>
          <w:divBdr>
            <w:top w:val="none" w:sz="0" w:space="0" w:color="auto"/>
            <w:left w:val="none" w:sz="0" w:space="0" w:color="auto"/>
            <w:bottom w:val="none" w:sz="0" w:space="0" w:color="auto"/>
            <w:right w:val="none" w:sz="0" w:space="0" w:color="auto"/>
          </w:divBdr>
        </w:div>
        <w:div w:id="1158964792">
          <w:marLeft w:val="640"/>
          <w:marRight w:val="0"/>
          <w:marTop w:val="0"/>
          <w:marBottom w:val="0"/>
          <w:divBdr>
            <w:top w:val="none" w:sz="0" w:space="0" w:color="auto"/>
            <w:left w:val="none" w:sz="0" w:space="0" w:color="auto"/>
            <w:bottom w:val="none" w:sz="0" w:space="0" w:color="auto"/>
            <w:right w:val="none" w:sz="0" w:space="0" w:color="auto"/>
          </w:divBdr>
        </w:div>
        <w:div w:id="1161701734">
          <w:marLeft w:val="640"/>
          <w:marRight w:val="0"/>
          <w:marTop w:val="0"/>
          <w:marBottom w:val="0"/>
          <w:divBdr>
            <w:top w:val="none" w:sz="0" w:space="0" w:color="auto"/>
            <w:left w:val="none" w:sz="0" w:space="0" w:color="auto"/>
            <w:bottom w:val="none" w:sz="0" w:space="0" w:color="auto"/>
            <w:right w:val="none" w:sz="0" w:space="0" w:color="auto"/>
          </w:divBdr>
        </w:div>
        <w:div w:id="1174687792">
          <w:marLeft w:val="640"/>
          <w:marRight w:val="0"/>
          <w:marTop w:val="0"/>
          <w:marBottom w:val="0"/>
          <w:divBdr>
            <w:top w:val="none" w:sz="0" w:space="0" w:color="auto"/>
            <w:left w:val="none" w:sz="0" w:space="0" w:color="auto"/>
            <w:bottom w:val="none" w:sz="0" w:space="0" w:color="auto"/>
            <w:right w:val="none" w:sz="0" w:space="0" w:color="auto"/>
          </w:divBdr>
        </w:div>
        <w:div w:id="1187014173">
          <w:marLeft w:val="640"/>
          <w:marRight w:val="0"/>
          <w:marTop w:val="0"/>
          <w:marBottom w:val="0"/>
          <w:divBdr>
            <w:top w:val="none" w:sz="0" w:space="0" w:color="auto"/>
            <w:left w:val="none" w:sz="0" w:space="0" w:color="auto"/>
            <w:bottom w:val="none" w:sz="0" w:space="0" w:color="auto"/>
            <w:right w:val="none" w:sz="0" w:space="0" w:color="auto"/>
          </w:divBdr>
        </w:div>
        <w:div w:id="1192843265">
          <w:marLeft w:val="640"/>
          <w:marRight w:val="0"/>
          <w:marTop w:val="0"/>
          <w:marBottom w:val="0"/>
          <w:divBdr>
            <w:top w:val="none" w:sz="0" w:space="0" w:color="auto"/>
            <w:left w:val="none" w:sz="0" w:space="0" w:color="auto"/>
            <w:bottom w:val="none" w:sz="0" w:space="0" w:color="auto"/>
            <w:right w:val="none" w:sz="0" w:space="0" w:color="auto"/>
          </w:divBdr>
        </w:div>
        <w:div w:id="1208568924">
          <w:marLeft w:val="640"/>
          <w:marRight w:val="0"/>
          <w:marTop w:val="0"/>
          <w:marBottom w:val="0"/>
          <w:divBdr>
            <w:top w:val="none" w:sz="0" w:space="0" w:color="auto"/>
            <w:left w:val="none" w:sz="0" w:space="0" w:color="auto"/>
            <w:bottom w:val="none" w:sz="0" w:space="0" w:color="auto"/>
            <w:right w:val="none" w:sz="0" w:space="0" w:color="auto"/>
          </w:divBdr>
        </w:div>
        <w:div w:id="1243031449">
          <w:marLeft w:val="640"/>
          <w:marRight w:val="0"/>
          <w:marTop w:val="0"/>
          <w:marBottom w:val="0"/>
          <w:divBdr>
            <w:top w:val="none" w:sz="0" w:space="0" w:color="auto"/>
            <w:left w:val="none" w:sz="0" w:space="0" w:color="auto"/>
            <w:bottom w:val="none" w:sz="0" w:space="0" w:color="auto"/>
            <w:right w:val="none" w:sz="0" w:space="0" w:color="auto"/>
          </w:divBdr>
        </w:div>
        <w:div w:id="1265073757">
          <w:marLeft w:val="640"/>
          <w:marRight w:val="0"/>
          <w:marTop w:val="0"/>
          <w:marBottom w:val="0"/>
          <w:divBdr>
            <w:top w:val="none" w:sz="0" w:space="0" w:color="auto"/>
            <w:left w:val="none" w:sz="0" w:space="0" w:color="auto"/>
            <w:bottom w:val="none" w:sz="0" w:space="0" w:color="auto"/>
            <w:right w:val="none" w:sz="0" w:space="0" w:color="auto"/>
          </w:divBdr>
        </w:div>
        <w:div w:id="1279797421">
          <w:marLeft w:val="640"/>
          <w:marRight w:val="0"/>
          <w:marTop w:val="0"/>
          <w:marBottom w:val="0"/>
          <w:divBdr>
            <w:top w:val="none" w:sz="0" w:space="0" w:color="auto"/>
            <w:left w:val="none" w:sz="0" w:space="0" w:color="auto"/>
            <w:bottom w:val="none" w:sz="0" w:space="0" w:color="auto"/>
            <w:right w:val="none" w:sz="0" w:space="0" w:color="auto"/>
          </w:divBdr>
        </w:div>
        <w:div w:id="1282344533">
          <w:marLeft w:val="640"/>
          <w:marRight w:val="0"/>
          <w:marTop w:val="0"/>
          <w:marBottom w:val="0"/>
          <w:divBdr>
            <w:top w:val="none" w:sz="0" w:space="0" w:color="auto"/>
            <w:left w:val="none" w:sz="0" w:space="0" w:color="auto"/>
            <w:bottom w:val="none" w:sz="0" w:space="0" w:color="auto"/>
            <w:right w:val="none" w:sz="0" w:space="0" w:color="auto"/>
          </w:divBdr>
        </w:div>
        <w:div w:id="1285161595">
          <w:marLeft w:val="640"/>
          <w:marRight w:val="0"/>
          <w:marTop w:val="0"/>
          <w:marBottom w:val="0"/>
          <w:divBdr>
            <w:top w:val="none" w:sz="0" w:space="0" w:color="auto"/>
            <w:left w:val="none" w:sz="0" w:space="0" w:color="auto"/>
            <w:bottom w:val="none" w:sz="0" w:space="0" w:color="auto"/>
            <w:right w:val="none" w:sz="0" w:space="0" w:color="auto"/>
          </w:divBdr>
        </w:div>
        <w:div w:id="1288732407">
          <w:marLeft w:val="640"/>
          <w:marRight w:val="0"/>
          <w:marTop w:val="0"/>
          <w:marBottom w:val="0"/>
          <w:divBdr>
            <w:top w:val="none" w:sz="0" w:space="0" w:color="auto"/>
            <w:left w:val="none" w:sz="0" w:space="0" w:color="auto"/>
            <w:bottom w:val="none" w:sz="0" w:space="0" w:color="auto"/>
            <w:right w:val="none" w:sz="0" w:space="0" w:color="auto"/>
          </w:divBdr>
        </w:div>
        <w:div w:id="1293947136">
          <w:marLeft w:val="640"/>
          <w:marRight w:val="0"/>
          <w:marTop w:val="0"/>
          <w:marBottom w:val="0"/>
          <w:divBdr>
            <w:top w:val="none" w:sz="0" w:space="0" w:color="auto"/>
            <w:left w:val="none" w:sz="0" w:space="0" w:color="auto"/>
            <w:bottom w:val="none" w:sz="0" w:space="0" w:color="auto"/>
            <w:right w:val="none" w:sz="0" w:space="0" w:color="auto"/>
          </w:divBdr>
        </w:div>
        <w:div w:id="1296907119">
          <w:marLeft w:val="640"/>
          <w:marRight w:val="0"/>
          <w:marTop w:val="0"/>
          <w:marBottom w:val="0"/>
          <w:divBdr>
            <w:top w:val="none" w:sz="0" w:space="0" w:color="auto"/>
            <w:left w:val="none" w:sz="0" w:space="0" w:color="auto"/>
            <w:bottom w:val="none" w:sz="0" w:space="0" w:color="auto"/>
            <w:right w:val="none" w:sz="0" w:space="0" w:color="auto"/>
          </w:divBdr>
        </w:div>
        <w:div w:id="1354766610">
          <w:marLeft w:val="640"/>
          <w:marRight w:val="0"/>
          <w:marTop w:val="0"/>
          <w:marBottom w:val="0"/>
          <w:divBdr>
            <w:top w:val="none" w:sz="0" w:space="0" w:color="auto"/>
            <w:left w:val="none" w:sz="0" w:space="0" w:color="auto"/>
            <w:bottom w:val="none" w:sz="0" w:space="0" w:color="auto"/>
            <w:right w:val="none" w:sz="0" w:space="0" w:color="auto"/>
          </w:divBdr>
        </w:div>
        <w:div w:id="1361590543">
          <w:marLeft w:val="640"/>
          <w:marRight w:val="0"/>
          <w:marTop w:val="0"/>
          <w:marBottom w:val="0"/>
          <w:divBdr>
            <w:top w:val="none" w:sz="0" w:space="0" w:color="auto"/>
            <w:left w:val="none" w:sz="0" w:space="0" w:color="auto"/>
            <w:bottom w:val="none" w:sz="0" w:space="0" w:color="auto"/>
            <w:right w:val="none" w:sz="0" w:space="0" w:color="auto"/>
          </w:divBdr>
        </w:div>
        <w:div w:id="1362824134">
          <w:marLeft w:val="640"/>
          <w:marRight w:val="0"/>
          <w:marTop w:val="0"/>
          <w:marBottom w:val="0"/>
          <w:divBdr>
            <w:top w:val="none" w:sz="0" w:space="0" w:color="auto"/>
            <w:left w:val="none" w:sz="0" w:space="0" w:color="auto"/>
            <w:bottom w:val="none" w:sz="0" w:space="0" w:color="auto"/>
            <w:right w:val="none" w:sz="0" w:space="0" w:color="auto"/>
          </w:divBdr>
        </w:div>
        <w:div w:id="1377390718">
          <w:marLeft w:val="640"/>
          <w:marRight w:val="0"/>
          <w:marTop w:val="0"/>
          <w:marBottom w:val="0"/>
          <w:divBdr>
            <w:top w:val="none" w:sz="0" w:space="0" w:color="auto"/>
            <w:left w:val="none" w:sz="0" w:space="0" w:color="auto"/>
            <w:bottom w:val="none" w:sz="0" w:space="0" w:color="auto"/>
            <w:right w:val="none" w:sz="0" w:space="0" w:color="auto"/>
          </w:divBdr>
        </w:div>
        <w:div w:id="1401906560">
          <w:marLeft w:val="640"/>
          <w:marRight w:val="0"/>
          <w:marTop w:val="0"/>
          <w:marBottom w:val="0"/>
          <w:divBdr>
            <w:top w:val="none" w:sz="0" w:space="0" w:color="auto"/>
            <w:left w:val="none" w:sz="0" w:space="0" w:color="auto"/>
            <w:bottom w:val="none" w:sz="0" w:space="0" w:color="auto"/>
            <w:right w:val="none" w:sz="0" w:space="0" w:color="auto"/>
          </w:divBdr>
        </w:div>
        <w:div w:id="1402215182">
          <w:marLeft w:val="640"/>
          <w:marRight w:val="0"/>
          <w:marTop w:val="0"/>
          <w:marBottom w:val="0"/>
          <w:divBdr>
            <w:top w:val="none" w:sz="0" w:space="0" w:color="auto"/>
            <w:left w:val="none" w:sz="0" w:space="0" w:color="auto"/>
            <w:bottom w:val="none" w:sz="0" w:space="0" w:color="auto"/>
            <w:right w:val="none" w:sz="0" w:space="0" w:color="auto"/>
          </w:divBdr>
        </w:div>
        <w:div w:id="1416710251">
          <w:marLeft w:val="640"/>
          <w:marRight w:val="0"/>
          <w:marTop w:val="0"/>
          <w:marBottom w:val="0"/>
          <w:divBdr>
            <w:top w:val="none" w:sz="0" w:space="0" w:color="auto"/>
            <w:left w:val="none" w:sz="0" w:space="0" w:color="auto"/>
            <w:bottom w:val="none" w:sz="0" w:space="0" w:color="auto"/>
            <w:right w:val="none" w:sz="0" w:space="0" w:color="auto"/>
          </w:divBdr>
        </w:div>
        <w:div w:id="1425493969">
          <w:marLeft w:val="640"/>
          <w:marRight w:val="0"/>
          <w:marTop w:val="0"/>
          <w:marBottom w:val="0"/>
          <w:divBdr>
            <w:top w:val="none" w:sz="0" w:space="0" w:color="auto"/>
            <w:left w:val="none" w:sz="0" w:space="0" w:color="auto"/>
            <w:bottom w:val="none" w:sz="0" w:space="0" w:color="auto"/>
            <w:right w:val="none" w:sz="0" w:space="0" w:color="auto"/>
          </w:divBdr>
        </w:div>
        <w:div w:id="1428698580">
          <w:marLeft w:val="640"/>
          <w:marRight w:val="0"/>
          <w:marTop w:val="0"/>
          <w:marBottom w:val="0"/>
          <w:divBdr>
            <w:top w:val="none" w:sz="0" w:space="0" w:color="auto"/>
            <w:left w:val="none" w:sz="0" w:space="0" w:color="auto"/>
            <w:bottom w:val="none" w:sz="0" w:space="0" w:color="auto"/>
            <w:right w:val="none" w:sz="0" w:space="0" w:color="auto"/>
          </w:divBdr>
        </w:div>
        <w:div w:id="1437411499">
          <w:marLeft w:val="640"/>
          <w:marRight w:val="0"/>
          <w:marTop w:val="0"/>
          <w:marBottom w:val="0"/>
          <w:divBdr>
            <w:top w:val="none" w:sz="0" w:space="0" w:color="auto"/>
            <w:left w:val="none" w:sz="0" w:space="0" w:color="auto"/>
            <w:bottom w:val="none" w:sz="0" w:space="0" w:color="auto"/>
            <w:right w:val="none" w:sz="0" w:space="0" w:color="auto"/>
          </w:divBdr>
        </w:div>
        <w:div w:id="1437795963">
          <w:marLeft w:val="640"/>
          <w:marRight w:val="0"/>
          <w:marTop w:val="0"/>
          <w:marBottom w:val="0"/>
          <w:divBdr>
            <w:top w:val="none" w:sz="0" w:space="0" w:color="auto"/>
            <w:left w:val="none" w:sz="0" w:space="0" w:color="auto"/>
            <w:bottom w:val="none" w:sz="0" w:space="0" w:color="auto"/>
            <w:right w:val="none" w:sz="0" w:space="0" w:color="auto"/>
          </w:divBdr>
        </w:div>
        <w:div w:id="1441217243">
          <w:marLeft w:val="640"/>
          <w:marRight w:val="0"/>
          <w:marTop w:val="0"/>
          <w:marBottom w:val="0"/>
          <w:divBdr>
            <w:top w:val="none" w:sz="0" w:space="0" w:color="auto"/>
            <w:left w:val="none" w:sz="0" w:space="0" w:color="auto"/>
            <w:bottom w:val="none" w:sz="0" w:space="0" w:color="auto"/>
            <w:right w:val="none" w:sz="0" w:space="0" w:color="auto"/>
          </w:divBdr>
        </w:div>
        <w:div w:id="1448619736">
          <w:marLeft w:val="640"/>
          <w:marRight w:val="0"/>
          <w:marTop w:val="0"/>
          <w:marBottom w:val="0"/>
          <w:divBdr>
            <w:top w:val="none" w:sz="0" w:space="0" w:color="auto"/>
            <w:left w:val="none" w:sz="0" w:space="0" w:color="auto"/>
            <w:bottom w:val="none" w:sz="0" w:space="0" w:color="auto"/>
            <w:right w:val="none" w:sz="0" w:space="0" w:color="auto"/>
          </w:divBdr>
        </w:div>
        <w:div w:id="1450587190">
          <w:marLeft w:val="640"/>
          <w:marRight w:val="0"/>
          <w:marTop w:val="0"/>
          <w:marBottom w:val="0"/>
          <w:divBdr>
            <w:top w:val="none" w:sz="0" w:space="0" w:color="auto"/>
            <w:left w:val="none" w:sz="0" w:space="0" w:color="auto"/>
            <w:bottom w:val="none" w:sz="0" w:space="0" w:color="auto"/>
            <w:right w:val="none" w:sz="0" w:space="0" w:color="auto"/>
          </w:divBdr>
        </w:div>
        <w:div w:id="1451317826">
          <w:marLeft w:val="640"/>
          <w:marRight w:val="0"/>
          <w:marTop w:val="0"/>
          <w:marBottom w:val="0"/>
          <w:divBdr>
            <w:top w:val="none" w:sz="0" w:space="0" w:color="auto"/>
            <w:left w:val="none" w:sz="0" w:space="0" w:color="auto"/>
            <w:bottom w:val="none" w:sz="0" w:space="0" w:color="auto"/>
            <w:right w:val="none" w:sz="0" w:space="0" w:color="auto"/>
          </w:divBdr>
        </w:div>
        <w:div w:id="1468469463">
          <w:marLeft w:val="640"/>
          <w:marRight w:val="0"/>
          <w:marTop w:val="0"/>
          <w:marBottom w:val="0"/>
          <w:divBdr>
            <w:top w:val="none" w:sz="0" w:space="0" w:color="auto"/>
            <w:left w:val="none" w:sz="0" w:space="0" w:color="auto"/>
            <w:bottom w:val="none" w:sz="0" w:space="0" w:color="auto"/>
            <w:right w:val="none" w:sz="0" w:space="0" w:color="auto"/>
          </w:divBdr>
        </w:div>
        <w:div w:id="1501965790">
          <w:marLeft w:val="640"/>
          <w:marRight w:val="0"/>
          <w:marTop w:val="0"/>
          <w:marBottom w:val="0"/>
          <w:divBdr>
            <w:top w:val="none" w:sz="0" w:space="0" w:color="auto"/>
            <w:left w:val="none" w:sz="0" w:space="0" w:color="auto"/>
            <w:bottom w:val="none" w:sz="0" w:space="0" w:color="auto"/>
            <w:right w:val="none" w:sz="0" w:space="0" w:color="auto"/>
          </w:divBdr>
        </w:div>
        <w:div w:id="1511334448">
          <w:marLeft w:val="640"/>
          <w:marRight w:val="0"/>
          <w:marTop w:val="0"/>
          <w:marBottom w:val="0"/>
          <w:divBdr>
            <w:top w:val="none" w:sz="0" w:space="0" w:color="auto"/>
            <w:left w:val="none" w:sz="0" w:space="0" w:color="auto"/>
            <w:bottom w:val="none" w:sz="0" w:space="0" w:color="auto"/>
            <w:right w:val="none" w:sz="0" w:space="0" w:color="auto"/>
          </w:divBdr>
        </w:div>
        <w:div w:id="1511721166">
          <w:marLeft w:val="640"/>
          <w:marRight w:val="0"/>
          <w:marTop w:val="0"/>
          <w:marBottom w:val="0"/>
          <w:divBdr>
            <w:top w:val="none" w:sz="0" w:space="0" w:color="auto"/>
            <w:left w:val="none" w:sz="0" w:space="0" w:color="auto"/>
            <w:bottom w:val="none" w:sz="0" w:space="0" w:color="auto"/>
            <w:right w:val="none" w:sz="0" w:space="0" w:color="auto"/>
          </w:divBdr>
        </w:div>
        <w:div w:id="1515222727">
          <w:marLeft w:val="640"/>
          <w:marRight w:val="0"/>
          <w:marTop w:val="0"/>
          <w:marBottom w:val="0"/>
          <w:divBdr>
            <w:top w:val="none" w:sz="0" w:space="0" w:color="auto"/>
            <w:left w:val="none" w:sz="0" w:space="0" w:color="auto"/>
            <w:bottom w:val="none" w:sz="0" w:space="0" w:color="auto"/>
            <w:right w:val="none" w:sz="0" w:space="0" w:color="auto"/>
          </w:divBdr>
        </w:div>
        <w:div w:id="1531604219">
          <w:marLeft w:val="640"/>
          <w:marRight w:val="0"/>
          <w:marTop w:val="0"/>
          <w:marBottom w:val="0"/>
          <w:divBdr>
            <w:top w:val="none" w:sz="0" w:space="0" w:color="auto"/>
            <w:left w:val="none" w:sz="0" w:space="0" w:color="auto"/>
            <w:bottom w:val="none" w:sz="0" w:space="0" w:color="auto"/>
            <w:right w:val="none" w:sz="0" w:space="0" w:color="auto"/>
          </w:divBdr>
        </w:div>
        <w:div w:id="1544169167">
          <w:marLeft w:val="640"/>
          <w:marRight w:val="0"/>
          <w:marTop w:val="0"/>
          <w:marBottom w:val="0"/>
          <w:divBdr>
            <w:top w:val="none" w:sz="0" w:space="0" w:color="auto"/>
            <w:left w:val="none" w:sz="0" w:space="0" w:color="auto"/>
            <w:bottom w:val="none" w:sz="0" w:space="0" w:color="auto"/>
            <w:right w:val="none" w:sz="0" w:space="0" w:color="auto"/>
          </w:divBdr>
        </w:div>
        <w:div w:id="1571847187">
          <w:marLeft w:val="640"/>
          <w:marRight w:val="0"/>
          <w:marTop w:val="0"/>
          <w:marBottom w:val="0"/>
          <w:divBdr>
            <w:top w:val="none" w:sz="0" w:space="0" w:color="auto"/>
            <w:left w:val="none" w:sz="0" w:space="0" w:color="auto"/>
            <w:bottom w:val="none" w:sz="0" w:space="0" w:color="auto"/>
            <w:right w:val="none" w:sz="0" w:space="0" w:color="auto"/>
          </w:divBdr>
        </w:div>
        <w:div w:id="1574509197">
          <w:marLeft w:val="640"/>
          <w:marRight w:val="0"/>
          <w:marTop w:val="0"/>
          <w:marBottom w:val="0"/>
          <w:divBdr>
            <w:top w:val="none" w:sz="0" w:space="0" w:color="auto"/>
            <w:left w:val="none" w:sz="0" w:space="0" w:color="auto"/>
            <w:bottom w:val="none" w:sz="0" w:space="0" w:color="auto"/>
            <w:right w:val="none" w:sz="0" w:space="0" w:color="auto"/>
          </w:divBdr>
        </w:div>
        <w:div w:id="1578976053">
          <w:marLeft w:val="640"/>
          <w:marRight w:val="0"/>
          <w:marTop w:val="0"/>
          <w:marBottom w:val="0"/>
          <w:divBdr>
            <w:top w:val="none" w:sz="0" w:space="0" w:color="auto"/>
            <w:left w:val="none" w:sz="0" w:space="0" w:color="auto"/>
            <w:bottom w:val="none" w:sz="0" w:space="0" w:color="auto"/>
            <w:right w:val="none" w:sz="0" w:space="0" w:color="auto"/>
          </w:divBdr>
        </w:div>
        <w:div w:id="1580941825">
          <w:marLeft w:val="640"/>
          <w:marRight w:val="0"/>
          <w:marTop w:val="0"/>
          <w:marBottom w:val="0"/>
          <w:divBdr>
            <w:top w:val="none" w:sz="0" w:space="0" w:color="auto"/>
            <w:left w:val="none" w:sz="0" w:space="0" w:color="auto"/>
            <w:bottom w:val="none" w:sz="0" w:space="0" w:color="auto"/>
            <w:right w:val="none" w:sz="0" w:space="0" w:color="auto"/>
          </w:divBdr>
        </w:div>
        <w:div w:id="1587497641">
          <w:marLeft w:val="640"/>
          <w:marRight w:val="0"/>
          <w:marTop w:val="0"/>
          <w:marBottom w:val="0"/>
          <w:divBdr>
            <w:top w:val="none" w:sz="0" w:space="0" w:color="auto"/>
            <w:left w:val="none" w:sz="0" w:space="0" w:color="auto"/>
            <w:bottom w:val="none" w:sz="0" w:space="0" w:color="auto"/>
            <w:right w:val="none" w:sz="0" w:space="0" w:color="auto"/>
          </w:divBdr>
        </w:div>
        <w:div w:id="1619871376">
          <w:marLeft w:val="640"/>
          <w:marRight w:val="0"/>
          <w:marTop w:val="0"/>
          <w:marBottom w:val="0"/>
          <w:divBdr>
            <w:top w:val="none" w:sz="0" w:space="0" w:color="auto"/>
            <w:left w:val="none" w:sz="0" w:space="0" w:color="auto"/>
            <w:bottom w:val="none" w:sz="0" w:space="0" w:color="auto"/>
            <w:right w:val="none" w:sz="0" w:space="0" w:color="auto"/>
          </w:divBdr>
        </w:div>
        <w:div w:id="1621455812">
          <w:marLeft w:val="640"/>
          <w:marRight w:val="0"/>
          <w:marTop w:val="0"/>
          <w:marBottom w:val="0"/>
          <w:divBdr>
            <w:top w:val="none" w:sz="0" w:space="0" w:color="auto"/>
            <w:left w:val="none" w:sz="0" w:space="0" w:color="auto"/>
            <w:bottom w:val="none" w:sz="0" w:space="0" w:color="auto"/>
            <w:right w:val="none" w:sz="0" w:space="0" w:color="auto"/>
          </w:divBdr>
        </w:div>
        <w:div w:id="1625501772">
          <w:marLeft w:val="640"/>
          <w:marRight w:val="0"/>
          <w:marTop w:val="0"/>
          <w:marBottom w:val="0"/>
          <w:divBdr>
            <w:top w:val="none" w:sz="0" w:space="0" w:color="auto"/>
            <w:left w:val="none" w:sz="0" w:space="0" w:color="auto"/>
            <w:bottom w:val="none" w:sz="0" w:space="0" w:color="auto"/>
            <w:right w:val="none" w:sz="0" w:space="0" w:color="auto"/>
          </w:divBdr>
        </w:div>
        <w:div w:id="1638294108">
          <w:marLeft w:val="640"/>
          <w:marRight w:val="0"/>
          <w:marTop w:val="0"/>
          <w:marBottom w:val="0"/>
          <w:divBdr>
            <w:top w:val="none" w:sz="0" w:space="0" w:color="auto"/>
            <w:left w:val="none" w:sz="0" w:space="0" w:color="auto"/>
            <w:bottom w:val="none" w:sz="0" w:space="0" w:color="auto"/>
            <w:right w:val="none" w:sz="0" w:space="0" w:color="auto"/>
          </w:divBdr>
        </w:div>
        <w:div w:id="1640186407">
          <w:marLeft w:val="640"/>
          <w:marRight w:val="0"/>
          <w:marTop w:val="0"/>
          <w:marBottom w:val="0"/>
          <w:divBdr>
            <w:top w:val="none" w:sz="0" w:space="0" w:color="auto"/>
            <w:left w:val="none" w:sz="0" w:space="0" w:color="auto"/>
            <w:bottom w:val="none" w:sz="0" w:space="0" w:color="auto"/>
            <w:right w:val="none" w:sz="0" w:space="0" w:color="auto"/>
          </w:divBdr>
        </w:div>
        <w:div w:id="1645694264">
          <w:marLeft w:val="640"/>
          <w:marRight w:val="0"/>
          <w:marTop w:val="0"/>
          <w:marBottom w:val="0"/>
          <w:divBdr>
            <w:top w:val="none" w:sz="0" w:space="0" w:color="auto"/>
            <w:left w:val="none" w:sz="0" w:space="0" w:color="auto"/>
            <w:bottom w:val="none" w:sz="0" w:space="0" w:color="auto"/>
            <w:right w:val="none" w:sz="0" w:space="0" w:color="auto"/>
          </w:divBdr>
        </w:div>
        <w:div w:id="1671131427">
          <w:marLeft w:val="640"/>
          <w:marRight w:val="0"/>
          <w:marTop w:val="0"/>
          <w:marBottom w:val="0"/>
          <w:divBdr>
            <w:top w:val="none" w:sz="0" w:space="0" w:color="auto"/>
            <w:left w:val="none" w:sz="0" w:space="0" w:color="auto"/>
            <w:bottom w:val="none" w:sz="0" w:space="0" w:color="auto"/>
            <w:right w:val="none" w:sz="0" w:space="0" w:color="auto"/>
          </w:divBdr>
        </w:div>
        <w:div w:id="1676567924">
          <w:marLeft w:val="640"/>
          <w:marRight w:val="0"/>
          <w:marTop w:val="0"/>
          <w:marBottom w:val="0"/>
          <w:divBdr>
            <w:top w:val="none" w:sz="0" w:space="0" w:color="auto"/>
            <w:left w:val="none" w:sz="0" w:space="0" w:color="auto"/>
            <w:bottom w:val="none" w:sz="0" w:space="0" w:color="auto"/>
            <w:right w:val="none" w:sz="0" w:space="0" w:color="auto"/>
          </w:divBdr>
        </w:div>
        <w:div w:id="1680959842">
          <w:marLeft w:val="640"/>
          <w:marRight w:val="0"/>
          <w:marTop w:val="0"/>
          <w:marBottom w:val="0"/>
          <w:divBdr>
            <w:top w:val="none" w:sz="0" w:space="0" w:color="auto"/>
            <w:left w:val="none" w:sz="0" w:space="0" w:color="auto"/>
            <w:bottom w:val="none" w:sz="0" w:space="0" w:color="auto"/>
            <w:right w:val="none" w:sz="0" w:space="0" w:color="auto"/>
          </w:divBdr>
        </w:div>
        <w:div w:id="1683509156">
          <w:marLeft w:val="640"/>
          <w:marRight w:val="0"/>
          <w:marTop w:val="0"/>
          <w:marBottom w:val="0"/>
          <w:divBdr>
            <w:top w:val="none" w:sz="0" w:space="0" w:color="auto"/>
            <w:left w:val="none" w:sz="0" w:space="0" w:color="auto"/>
            <w:bottom w:val="none" w:sz="0" w:space="0" w:color="auto"/>
            <w:right w:val="none" w:sz="0" w:space="0" w:color="auto"/>
          </w:divBdr>
        </w:div>
        <w:div w:id="1693650371">
          <w:marLeft w:val="640"/>
          <w:marRight w:val="0"/>
          <w:marTop w:val="0"/>
          <w:marBottom w:val="0"/>
          <w:divBdr>
            <w:top w:val="none" w:sz="0" w:space="0" w:color="auto"/>
            <w:left w:val="none" w:sz="0" w:space="0" w:color="auto"/>
            <w:bottom w:val="none" w:sz="0" w:space="0" w:color="auto"/>
            <w:right w:val="none" w:sz="0" w:space="0" w:color="auto"/>
          </w:divBdr>
        </w:div>
        <w:div w:id="1698658743">
          <w:marLeft w:val="640"/>
          <w:marRight w:val="0"/>
          <w:marTop w:val="0"/>
          <w:marBottom w:val="0"/>
          <w:divBdr>
            <w:top w:val="none" w:sz="0" w:space="0" w:color="auto"/>
            <w:left w:val="none" w:sz="0" w:space="0" w:color="auto"/>
            <w:bottom w:val="none" w:sz="0" w:space="0" w:color="auto"/>
            <w:right w:val="none" w:sz="0" w:space="0" w:color="auto"/>
          </w:divBdr>
        </w:div>
        <w:div w:id="1712263460">
          <w:marLeft w:val="640"/>
          <w:marRight w:val="0"/>
          <w:marTop w:val="0"/>
          <w:marBottom w:val="0"/>
          <w:divBdr>
            <w:top w:val="none" w:sz="0" w:space="0" w:color="auto"/>
            <w:left w:val="none" w:sz="0" w:space="0" w:color="auto"/>
            <w:bottom w:val="none" w:sz="0" w:space="0" w:color="auto"/>
            <w:right w:val="none" w:sz="0" w:space="0" w:color="auto"/>
          </w:divBdr>
        </w:div>
        <w:div w:id="1712605005">
          <w:marLeft w:val="640"/>
          <w:marRight w:val="0"/>
          <w:marTop w:val="0"/>
          <w:marBottom w:val="0"/>
          <w:divBdr>
            <w:top w:val="none" w:sz="0" w:space="0" w:color="auto"/>
            <w:left w:val="none" w:sz="0" w:space="0" w:color="auto"/>
            <w:bottom w:val="none" w:sz="0" w:space="0" w:color="auto"/>
            <w:right w:val="none" w:sz="0" w:space="0" w:color="auto"/>
          </w:divBdr>
        </w:div>
        <w:div w:id="1720126842">
          <w:marLeft w:val="640"/>
          <w:marRight w:val="0"/>
          <w:marTop w:val="0"/>
          <w:marBottom w:val="0"/>
          <w:divBdr>
            <w:top w:val="none" w:sz="0" w:space="0" w:color="auto"/>
            <w:left w:val="none" w:sz="0" w:space="0" w:color="auto"/>
            <w:bottom w:val="none" w:sz="0" w:space="0" w:color="auto"/>
            <w:right w:val="none" w:sz="0" w:space="0" w:color="auto"/>
          </w:divBdr>
        </w:div>
        <w:div w:id="1722052748">
          <w:marLeft w:val="640"/>
          <w:marRight w:val="0"/>
          <w:marTop w:val="0"/>
          <w:marBottom w:val="0"/>
          <w:divBdr>
            <w:top w:val="none" w:sz="0" w:space="0" w:color="auto"/>
            <w:left w:val="none" w:sz="0" w:space="0" w:color="auto"/>
            <w:bottom w:val="none" w:sz="0" w:space="0" w:color="auto"/>
            <w:right w:val="none" w:sz="0" w:space="0" w:color="auto"/>
          </w:divBdr>
        </w:div>
        <w:div w:id="1723753638">
          <w:marLeft w:val="640"/>
          <w:marRight w:val="0"/>
          <w:marTop w:val="0"/>
          <w:marBottom w:val="0"/>
          <w:divBdr>
            <w:top w:val="none" w:sz="0" w:space="0" w:color="auto"/>
            <w:left w:val="none" w:sz="0" w:space="0" w:color="auto"/>
            <w:bottom w:val="none" w:sz="0" w:space="0" w:color="auto"/>
            <w:right w:val="none" w:sz="0" w:space="0" w:color="auto"/>
          </w:divBdr>
        </w:div>
        <w:div w:id="1747649613">
          <w:marLeft w:val="640"/>
          <w:marRight w:val="0"/>
          <w:marTop w:val="0"/>
          <w:marBottom w:val="0"/>
          <w:divBdr>
            <w:top w:val="none" w:sz="0" w:space="0" w:color="auto"/>
            <w:left w:val="none" w:sz="0" w:space="0" w:color="auto"/>
            <w:bottom w:val="none" w:sz="0" w:space="0" w:color="auto"/>
            <w:right w:val="none" w:sz="0" w:space="0" w:color="auto"/>
          </w:divBdr>
        </w:div>
        <w:div w:id="1759591389">
          <w:marLeft w:val="640"/>
          <w:marRight w:val="0"/>
          <w:marTop w:val="0"/>
          <w:marBottom w:val="0"/>
          <w:divBdr>
            <w:top w:val="none" w:sz="0" w:space="0" w:color="auto"/>
            <w:left w:val="none" w:sz="0" w:space="0" w:color="auto"/>
            <w:bottom w:val="none" w:sz="0" w:space="0" w:color="auto"/>
            <w:right w:val="none" w:sz="0" w:space="0" w:color="auto"/>
          </w:divBdr>
        </w:div>
        <w:div w:id="1776560609">
          <w:marLeft w:val="640"/>
          <w:marRight w:val="0"/>
          <w:marTop w:val="0"/>
          <w:marBottom w:val="0"/>
          <w:divBdr>
            <w:top w:val="none" w:sz="0" w:space="0" w:color="auto"/>
            <w:left w:val="none" w:sz="0" w:space="0" w:color="auto"/>
            <w:bottom w:val="none" w:sz="0" w:space="0" w:color="auto"/>
            <w:right w:val="none" w:sz="0" w:space="0" w:color="auto"/>
          </w:divBdr>
        </w:div>
        <w:div w:id="1786970941">
          <w:marLeft w:val="640"/>
          <w:marRight w:val="0"/>
          <w:marTop w:val="0"/>
          <w:marBottom w:val="0"/>
          <w:divBdr>
            <w:top w:val="none" w:sz="0" w:space="0" w:color="auto"/>
            <w:left w:val="none" w:sz="0" w:space="0" w:color="auto"/>
            <w:bottom w:val="none" w:sz="0" w:space="0" w:color="auto"/>
            <w:right w:val="none" w:sz="0" w:space="0" w:color="auto"/>
          </w:divBdr>
        </w:div>
        <w:div w:id="1799762424">
          <w:marLeft w:val="640"/>
          <w:marRight w:val="0"/>
          <w:marTop w:val="0"/>
          <w:marBottom w:val="0"/>
          <w:divBdr>
            <w:top w:val="none" w:sz="0" w:space="0" w:color="auto"/>
            <w:left w:val="none" w:sz="0" w:space="0" w:color="auto"/>
            <w:bottom w:val="none" w:sz="0" w:space="0" w:color="auto"/>
            <w:right w:val="none" w:sz="0" w:space="0" w:color="auto"/>
          </w:divBdr>
        </w:div>
        <w:div w:id="1804346601">
          <w:marLeft w:val="640"/>
          <w:marRight w:val="0"/>
          <w:marTop w:val="0"/>
          <w:marBottom w:val="0"/>
          <w:divBdr>
            <w:top w:val="none" w:sz="0" w:space="0" w:color="auto"/>
            <w:left w:val="none" w:sz="0" w:space="0" w:color="auto"/>
            <w:bottom w:val="none" w:sz="0" w:space="0" w:color="auto"/>
            <w:right w:val="none" w:sz="0" w:space="0" w:color="auto"/>
          </w:divBdr>
        </w:div>
        <w:div w:id="1813281155">
          <w:marLeft w:val="640"/>
          <w:marRight w:val="0"/>
          <w:marTop w:val="0"/>
          <w:marBottom w:val="0"/>
          <w:divBdr>
            <w:top w:val="none" w:sz="0" w:space="0" w:color="auto"/>
            <w:left w:val="none" w:sz="0" w:space="0" w:color="auto"/>
            <w:bottom w:val="none" w:sz="0" w:space="0" w:color="auto"/>
            <w:right w:val="none" w:sz="0" w:space="0" w:color="auto"/>
          </w:divBdr>
        </w:div>
        <w:div w:id="1820031824">
          <w:marLeft w:val="640"/>
          <w:marRight w:val="0"/>
          <w:marTop w:val="0"/>
          <w:marBottom w:val="0"/>
          <w:divBdr>
            <w:top w:val="none" w:sz="0" w:space="0" w:color="auto"/>
            <w:left w:val="none" w:sz="0" w:space="0" w:color="auto"/>
            <w:bottom w:val="none" w:sz="0" w:space="0" w:color="auto"/>
            <w:right w:val="none" w:sz="0" w:space="0" w:color="auto"/>
          </w:divBdr>
        </w:div>
        <w:div w:id="1828551066">
          <w:marLeft w:val="640"/>
          <w:marRight w:val="0"/>
          <w:marTop w:val="0"/>
          <w:marBottom w:val="0"/>
          <w:divBdr>
            <w:top w:val="none" w:sz="0" w:space="0" w:color="auto"/>
            <w:left w:val="none" w:sz="0" w:space="0" w:color="auto"/>
            <w:bottom w:val="none" w:sz="0" w:space="0" w:color="auto"/>
            <w:right w:val="none" w:sz="0" w:space="0" w:color="auto"/>
          </w:divBdr>
        </w:div>
        <w:div w:id="1832064258">
          <w:marLeft w:val="640"/>
          <w:marRight w:val="0"/>
          <w:marTop w:val="0"/>
          <w:marBottom w:val="0"/>
          <w:divBdr>
            <w:top w:val="none" w:sz="0" w:space="0" w:color="auto"/>
            <w:left w:val="none" w:sz="0" w:space="0" w:color="auto"/>
            <w:bottom w:val="none" w:sz="0" w:space="0" w:color="auto"/>
            <w:right w:val="none" w:sz="0" w:space="0" w:color="auto"/>
          </w:divBdr>
        </w:div>
        <w:div w:id="1836799774">
          <w:marLeft w:val="640"/>
          <w:marRight w:val="0"/>
          <w:marTop w:val="0"/>
          <w:marBottom w:val="0"/>
          <w:divBdr>
            <w:top w:val="none" w:sz="0" w:space="0" w:color="auto"/>
            <w:left w:val="none" w:sz="0" w:space="0" w:color="auto"/>
            <w:bottom w:val="none" w:sz="0" w:space="0" w:color="auto"/>
            <w:right w:val="none" w:sz="0" w:space="0" w:color="auto"/>
          </w:divBdr>
        </w:div>
        <w:div w:id="1838693252">
          <w:marLeft w:val="640"/>
          <w:marRight w:val="0"/>
          <w:marTop w:val="0"/>
          <w:marBottom w:val="0"/>
          <w:divBdr>
            <w:top w:val="none" w:sz="0" w:space="0" w:color="auto"/>
            <w:left w:val="none" w:sz="0" w:space="0" w:color="auto"/>
            <w:bottom w:val="none" w:sz="0" w:space="0" w:color="auto"/>
            <w:right w:val="none" w:sz="0" w:space="0" w:color="auto"/>
          </w:divBdr>
        </w:div>
        <w:div w:id="1844928540">
          <w:marLeft w:val="640"/>
          <w:marRight w:val="0"/>
          <w:marTop w:val="0"/>
          <w:marBottom w:val="0"/>
          <w:divBdr>
            <w:top w:val="none" w:sz="0" w:space="0" w:color="auto"/>
            <w:left w:val="none" w:sz="0" w:space="0" w:color="auto"/>
            <w:bottom w:val="none" w:sz="0" w:space="0" w:color="auto"/>
            <w:right w:val="none" w:sz="0" w:space="0" w:color="auto"/>
          </w:divBdr>
        </w:div>
        <w:div w:id="1847938004">
          <w:marLeft w:val="640"/>
          <w:marRight w:val="0"/>
          <w:marTop w:val="0"/>
          <w:marBottom w:val="0"/>
          <w:divBdr>
            <w:top w:val="none" w:sz="0" w:space="0" w:color="auto"/>
            <w:left w:val="none" w:sz="0" w:space="0" w:color="auto"/>
            <w:bottom w:val="none" w:sz="0" w:space="0" w:color="auto"/>
            <w:right w:val="none" w:sz="0" w:space="0" w:color="auto"/>
          </w:divBdr>
        </w:div>
        <w:div w:id="1861041319">
          <w:marLeft w:val="640"/>
          <w:marRight w:val="0"/>
          <w:marTop w:val="0"/>
          <w:marBottom w:val="0"/>
          <w:divBdr>
            <w:top w:val="none" w:sz="0" w:space="0" w:color="auto"/>
            <w:left w:val="none" w:sz="0" w:space="0" w:color="auto"/>
            <w:bottom w:val="none" w:sz="0" w:space="0" w:color="auto"/>
            <w:right w:val="none" w:sz="0" w:space="0" w:color="auto"/>
          </w:divBdr>
        </w:div>
        <w:div w:id="1865941563">
          <w:marLeft w:val="640"/>
          <w:marRight w:val="0"/>
          <w:marTop w:val="0"/>
          <w:marBottom w:val="0"/>
          <w:divBdr>
            <w:top w:val="none" w:sz="0" w:space="0" w:color="auto"/>
            <w:left w:val="none" w:sz="0" w:space="0" w:color="auto"/>
            <w:bottom w:val="none" w:sz="0" w:space="0" w:color="auto"/>
            <w:right w:val="none" w:sz="0" w:space="0" w:color="auto"/>
          </w:divBdr>
        </w:div>
        <w:div w:id="1868910521">
          <w:marLeft w:val="640"/>
          <w:marRight w:val="0"/>
          <w:marTop w:val="0"/>
          <w:marBottom w:val="0"/>
          <w:divBdr>
            <w:top w:val="none" w:sz="0" w:space="0" w:color="auto"/>
            <w:left w:val="none" w:sz="0" w:space="0" w:color="auto"/>
            <w:bottom w:val="none" w:sz="0" w:space="0" w:color="auto"/>
            <w:right w:val="none" w:sz="0" w:space="0" w:color="auto"/>
          </w:divBdr>
        </w:div>
        <w:div w:id="1872762537">
          <w:marLeft w:val="640"/>
          <w:marRight w:val="0"/>
          <w:marTop w:val="0"/>
          <w:marBottom w:val="0"/>
          <w:divBdr>
            <w:top w:val="none" w:sz="0" w:space="0" w:color="auto"/>
            <w:left w:val="none" w:sz="0" w:space="0" w:color="auto"/>
            <w:bottom w:val="none" w:sz="0" w:space="0" w:color="auto"/>
            <w:right w:val="none" w:sz="0" w:space="0" w:color="auto"/>
          </w:divBdr>
        </w:div>
        <w:div w:id="1873808295">
          <w:marLeft w:val="640"/>
          <w:marRight w:val="0"/>
          <w:marTop w:val="0"/>
          <w:marBottom w:val="0"/>
          <w:divBdr>
            <w:top w:val="none" w:sz="0" w:space="0" w:color="auto"/>
            <w:left w:val="none" w:sz="0" w:space="0" w:color="auto"/>
            <w:bottom w:val="none" w:sz="0" w:space="0" w:color="auto"/>
            <w:right w:val="none" w:sz="0" w:space="0" w:color="auto"/>
          </w:divBdr>
        </w:div>
        <w:div w:id="1880042994">
          <w:marLeft w:val="640"/>
          <w:marRight w:val="0"/>
          <w:marTop w:val="0"/>
          <w:marBottom w:val="0"/>
          <w:divBdr>
            <w:top w:val="none" w:sz="0" w:space="0" w:color="auto"/>
            <w:left w:val="none" w:sz="0" w:space="0" w:color="auto"/>
            <w:bottom w:val="none" w:sz="0" w:space="0" w:color="auto"/>
            <w:right w:val="none" w:sz="0" w:space="0" w:color="auto"/>
          </w:divBdr>
        </w:div>
        <w:div w:id="1880431906">
          <w:marLeft w:val="640"/>
          <w:marRight w:val="0"/>
          <w:marTop w:val="0"/>
          <w:marBottom w:val="0"/>
          <w:divBdr>
            <w:top w:val="none" w:sz="0" w:space="0" w:color="auto"/>
            <w:left w:val="none" w:sz="0" w:space="0" w:color="auto"/>
            <w:bottom w:val="none" w:sz="0" w:space="0" w:color="auto"/>
            <w:right w:val="none" w:sz="0" w:space="0" w:color="auto"/>
          </w:divBdr>
        </w:div>
        <w:div w:id="1889221830">
          <w:marLeft w:val="640"/>
          <w:marRight w:val="0"/>
          <w:marTop w:val="0"/>
          <w:marBottom w:val="0"/>
          <w:divBdr>
            <w:top w:val="none" w:sz="0" w:space="0" w:color="auto"/>
            <w:left w:val="none" w:sz="0" w:space="0" w:color="auto"/>
            <w:bottom w:val="none" w:sz="0" w:space="0" w:color="auto"/>
            <w:right w:val="none" w:sz="0" w:space="0" w:color="auto"/>
          </w:divBdr>
        </w:div>
        <w:div w:id="1900700525">
          <w:marLeft w:val="640"/>
          <w:marRight w:val="0"/>
          <w:marTop w:val="0"/>
          <w:marBottom w:val="0"/>
          <w:divBdr>
            <w:top w:val="none" w:sz="0" w:space="0" w:color="auto"/>
            <w:left w:val="none" w:sz="0" w:space="0" w:color="auto"/>
            <w:bottom w:val="none" w:sz="0" w:space="0" w:color="auto"/>
            <w:right w:val="none" w:sz="0" w:space="0" w:color="auto"/>
          </w:divBdr>
        </w:div>
        <w:div w:id="1908492535">
          <w:marLeft w:val="640"/>
          <w:marRight w:val="0"/>
          <w:marTop w:val="0"/>
          <w:marBottom w:val="0"/>
          <w:divBdr>
            <w:top w:val="none" w:sz="0" w:space="0" w:color="auto"/>
            <w:left w:val="none" w:sz="0" w:space="0" w:color="auto"/>
            <w:bottom w:val="none" w:sz="0" w:space="0" w:color="auto"/>
            <w:right w:val="none" w:sz="0" w:space="0" w:color="auto"/>
          </w:divBdr>
        </w:div>
        <w:div w:id="1925187818">
          <w:marLeft w:val="640"/>
          <w:marRight w:val="0"/>
          <w:marTop w:val="0"/>
          <w:marBottom w:val="0"/>
          <w:divBdr>
            <w:top w:val="none" w:sz="0" w:space="0" w:color="auto"/>
            <w:left w:val="none" w:sz="0" w:space="0" w:color="auto"/>
            <w:bottom w:val="none" w:sz="0" w:space="0" w:color="auto"/>
            <w:right w:val="none" w:sz="0" w:space="0" w:color="auto"/>
          </w:divBdr>
        </w:div>
        <w:div w:id="1932814869">
          <w:marLeft w:val="640"/>
          <w:marRight w:val="0"/>
          <w:marTop w:val="0"/>
          <w:marBottom w:val="0"/>
          <w:divBdr>
            <w:top w:val="none" w:sz="0" w:space="0" w:color="auto"/>
            <w:left w:val="none" w:sz="0" w:space="0" w:color="auto"/>
            <w:bottom w:val="none" w:sz="0" w:space="0" w:color="auto"/>
            <w:right w:val="none" w:sz="0" w:space="0" w:color="auto"/>
          </w:divBdr>
        </w:div>
        <w:div w:id="1933976641">
          <w:marLeft w:val="640"/>
          <w:marRight w:val="0"/>
          <w:marTop w:val="0"/>
          <w:marBottom w:val="0"/>
          <w:divBdr>
            <w:top w:val="none" w:sz="0" w:space="0" w:color="auto"/>
            <w:left w:val="none" w:sz="0" w:space="0" w:color="auto"/>
            <w:bottom w:val="none" w:sz="0" w:space="0" w:color="auto"/>
            <w:right w:val="none" w:sz="0" w:space="0" w:color="auto"/>
          </w:divBdr>
        </w:div>
        <w:div w:id="1934438136">
          <w:marLeft w:val="640"/>
          <w:marRight w:val="0"/>
          <w:marTop w:val="0"/>
          <w:marBottom w:val="0"/>
          <w:divBdr>
            <w:top w:val="none" w:sz="0" w:space="0" w:color="auto"/>
            <w:left w:val="none" w:sz="0" w:space="0" w:color="auto"/>
            <w:bottom w:val="none" w:sz="0" w:space="0" w:color="auto"/>
            <w:right w:val="none" w:sz="0" w:space="0" w:color="auto"/>
          </w:divBdr>
        </w:div>
        <w:div w:id="1935479268">
          <w:marLeft w:val="640"/>
          <w:marRight w:val="0"/>
          <w:marTop w:val="0"/>
          <w:marBottom w:val="0"/>
          <w:divBdr>
            <w:top w:val="none" w:sz="0" w:space="0" w:color="auto"/>
            <w:left w:val="none" w:sz="0" w:space="0" w:color="auto"/>
            <w:bottom w:val="none" w:sz="0" w:space="0" w:color="auto"/>
            <w:right w:val="none" w:sz="0" w:space="0" w:color="auto"/>
          </w:divBdr>
        </w:div>
        <w:div w:id="1959070057">
          <w:marLeft w:val="640"/>
          <w:marRight w:val="0"/>
          <w:marTop w:val="0"/>
          <w:marBottom w:val="0"/>
          <w:divBdr>
            <w:top w:val="none" w:sz="0" w:space="0" w:color="auto"/>
            <w:left w:val="none" w:sz="0" w:space="0" w:color="auto"/>
            <w:bottom w:val="none" w:sz="0" w:space="0" w:color="auto"/>
            <w:right w:val="none" w:sz="0" w:space="0" w:color="auto"/>
          </w:divBdr>
        </w:div>
        <w:div w:id="1970672261">
          <w:marLeft w:val="640"/>
          <w:marRight w:val="0"/>
          <w:marTop w:val="0"/>
          <w:marBottom w:val="0"/>
          <w:divBdr>
            <w:top w:val="none" w:sz="0" w:space="0" w:color="auto"/>
            <w:left w:val="none" w:sz="0" w:space="0" w:color="auto"/>
            <w:bottom w:val="none" w:sz="0" w:space="0" w:color="auto"/>
            <w:right w:val="none" w:sz="0" w:space="0" w:color="auto"/>
          </w:divBdr>
        </w:div>
        <w:div w:id="1986885739">
          <w:marLeft w:val="640"/>
          <w:marRight w:val="0"/>
          <w:marTop w:val="0"/>
          <w:marBottom w:val="0"/>
          <w:divBdr>
            <w:top w:val="none" w:sz="0" w:space="0" w:color="auto"/>
            <w:left w:val="none" w:sz="0" w:space="0" w:color="auto"/>
            <w:bottom w:val="none" w:sz="0" w:space="0" w:color="auto"/>
            <w:right w:val="none" w:sz="0" w:space="0" w:color="auto"/>
          </w:divBdr>
        </w:div>
        <w:div w:id="1995990738">
          <w:marLeft w:val="640"/>
          <w:marRight w:val="0"/>
          <w:marTop w:val="0"/>
          <w:marBottom w:val="0"/>
          <w:divBdr>
            <w:top w:val="none" w:sz="0" w:space="0" w:color="auto"/>
            <w:left w:val="none" w:sz="0" w:space="0" w:color="auto"/>
            <w:bottom w:val="none" w:sz="0" w:space="0" w:color="auto"/>
            <w:right w:val="none" w:sz="0" w:space="0" w:color="auto"/>
          </w:divBdr>
        </w:div>
        <w:div w:id="2004044358">
          <w:marLeft w:val="640"/>
          <w:marRight w:val="0"/>
          <w:marTop w:val="0"/>
          <w:marBottom w:val="0"/>
          <w:divBdr>
            <w:top w:val="none" w:sz="0" w:space="0" w:color="auto"/>
            <w:left w:val="none" w:sz="0" w:space="0" w:color="auto"/>
            <w:bottom w:val="none" w:sz="0" w:space="0" w:color="auto"/>
            <w:right w:val="none" w:sz="0" w:space="0" w:color="auto"/>
          </w:divBdr>
        </w:div>
        <w:div w:id="2016805839">
          <w:marLeft w:val="640"/>
          <w:marRight w:val="0"/>
          <w:marTop w:val="0"/>
          <w:marBottom w:val="0"/>
          <w:divBdr>
            <w:top w:val="none" w:sz="0" w:space="0" w:color="auto"/>
            <w:left w:val="none" w:sz="0" w:space="0" w:color="auto"/>
            <w:bottom w:val="none" w:sz="0" w:space="0" w:color="auto"/>
            <w:right w:val="none" w:sz="0" w:space="0" w:color="auto"/>
          </w:divBdr>
        </w:div>
        <w:div w:id="2039157429">
          <w:marLeft w:val="640"/>
          <w:marRight w:val="0"/>
          <w:marTop w:val="0"/>
          <w:marBottom w:val="0"/>
          <w:divBdr>
            <w:top w:val="none" w:sz="0" w:space="0" w:color="auto"/>
            <w:left w:val="none" w:sz="0" w:space="0" w:color="auto"/>
            <w:bottom w:val="none" w:sz="0" w:space="0" w:color="auto"/>
            <w:right w:val="none" w:sz="0" w:space="0" w:color="auto"/>
          </w:divBdr>
        </w:div>
        <w:div w:id="2056346802">
          <w:marLeft w:val="640"/>
          <w:marRight w:val="0"/>
          <w:marTop w:val="0"/>
          <w:marBottom w:val="0"/>
          <w:divBdr>
            <w:top w:val="none" w:sz="0" w:space="0" w:color="auto"/>
            <w:left w:val="none" w:sz="0" w:space="0" w:color="auto"/>
            <w:bottom w:val="none" w:sz="0" w:space="0" w:color="auto"/>
            <w:right w:val="none" w:sz="0" w:space="0" w:color="auto"/>
          </w:divBdr>
        </w:div>
        <w:div w:id="2063091908">
          <w:marLeft w:val="640"/>
          <w:marRight w:val="0"/>
          <w:marTop w:val="0"/>
          <w:marBottom w:val="0"/>
          <w:divBdr>
            <w:top w:val="none" w:sz="0" w:space="0" w:color="auto"/>
            <w:left w:val="none" w:sz="0" w:space="0" w:color="auto"/>
            <w:bottom w:val="none" w:sz="0" w:space="0" w:color="auto"/>
            <w:right w:val="none" w:sz="0" w:space="0" w:color="auto"/>
          </w:divBdr>
        </w:div>
        <w:div w:id="2076392699">
          <w:marLeft w:val="640"/>
          <w:marRight w:val="0"/>
          <w:marTop w:val="0"/>
          <w:marBottom w:val="0"/>
          <w:divBdr>
            <w:top w:val="none" w:sz="0" w:space="0" w:color="auto"/>
            <w:left w:val="none" w:sz="0" w:space="0" w:color="auto"/>
            <w:bottom w:val="none" w:sz="0" w:space="0" w:color="auto"/>
            <w:right w:val="none" w:sz="0" w:space="0" w:color="auto"/>
          </w:divBdr>
        </w:div>
        <w:div w:id="2086947097">
          <w:marLeft w:val="640"/>
          <w:marRight w:val="0"/>
          <w:marTop w:val="0"/>
          <w:marBottom w:val="0"/>
          <w:divBdr>
            <w:top w:val="none" w:sz="0" w:space="0" w:color="auto"/>
            <w:left w:val="none" w:sz="0" w:space="0" w:color="auto"/>
            <w:bottom w:val="none" w:sz="0" w:space="0" w:color="auto"/>
            <w:right w:val="none" w:sz="0" w:space="0" w:color="auto"/>
          </w:divBdr>
        </w:div>
        <w:div w:id="2090424321">
          <w:marLeft w:val="640"/>
          <w:marRight w:val="0"/>
          <w:marTop w:val="0"/>
          <w:marBottom w:val="0"/>
          <w:divBdr>
            <w:top w:val="none" w:sz="0" w:space="0" w:color="auto"/>
            <w:left w:val="none" w:sz="0" w:space="0" w:color="auto"/>
            <w:bottom w:val="none" w:sz="0" w:space="0" w:color="auto"/>
            <w:right w:val="none" w:sz="0" w:space="0" w:color="auto"/>
          </w:divBdr>
        </w:div>
        <w:div w:id="2094744267">
          <w:marLeft w:val="640"/>
          <w:marRight w:val="0"/>
          <w:marTop w:val="0"/>
          <w:marBottom w:val="0"/>
          <w:divBdr>
            <w:top w:val="none" w:sz="0" w:space="0" w:color="auto"/>
            <w:left w:val="none" w:sz="0" w:space="0" w:color="auto"/>
            <w:bottom w:val="none" w:sz="0" w:space="0" w:color="auto"/>
            <w:right w:val="none" w:sz="0" w:space="0" w:color="auto"/>
          </w:divBdr>
        </w:div>
        <w:div w:id="2120055173">
          <w:marLeft w:val="640"/>
          <w:marRight w:val="0"/>
          <w:marTop w:val="0"/>
          <w:marBottom w:val="0"/>
          <w:divBdr>
            <w:top w:val="none" w:sz="0" w:space="0" w:color="auto"/>
            <w:left w:val="none" w:sz="0" w:space="0" w:color="auto"/>
            <w:bottom w:val="none" w:sz="0" w:space="0" w:color="auto"/>
            <w:right w:val="none" w:sz="0" w:space="0" w:color="auto"/>
          </w:divBdr>
        </w:div>
        <w:div w:id="2123258056">
          <w:marLeft w:val="640"/>
          <w:marRight w:val="0"/>
          <w:marTop w:val="0"/>
          <w:marBottom w:val="0"/>
          <w:divBdr>
            <w:top w:val="none" w:sz="0" w:space="0" w:color="auto"/>
            <w:left w:val="none" w:sz="0" w:space="0" w:color="auto"/>
            <w:bottom w:val="none" w:sz="0" w:space="0" w:color="auto"/>
            <w:right w:val="none" w:sz="0" w:space="0" w:color="auto"/>
          </w:divBdr>
        </w:div>
        <w:div w:id="2129661676">
          <w:marLeft w:val="640"/>
          <w:marRight w:val="0"/>
          <w:marTop w:val="0"/>
          <w:marBottom w:val="0"/>
          <w:divBdr>
            <w:top w:val="none" w:sz="0" w:space="0" w:color="auto"/>
            <w:left w:val="none" w:sz="0" w:space="0" w:color="auto"/>
            <w:bottom w:val="none" w:sz="0" w:space="0" w:color="auto"/>
            <w:right w:val="none" w:sz="0" w:space="0" w:color="auto"/>
          </w:divBdr>
        </w:div>
        <w:div w:id="2130388241">
          <w:marLeft w:val="640"/>
          <w:marRight w:val="0"/>
          <w:marTop w:val="0"/>
          <w:marBottom w:val="0"/>
          <w:divBdr>
            <w:top w:val="none" w:sz="0" w:space="0" w:color="auto"/>
            <w:left w:val="none" w:sz="0" w:space="0" w:color="auto"/>
            <w:bottom w:val="none" w:sz="0" w:space="0" w:color="auto"/>
            <w:right w:val="none" w:sz="0" w:space="0" w:color="auto"/>
          </w:divBdr>
        </w:div>
        <w:div w:id="2135950989">
          <w:marLeft w:val="640"/>
          <w:marRight w:val="0"/>
          <w:marTop w:val="0"/>
          <w:marBottom w:val="0"/>
          <w:divBdr>
            <w:top w:val="none" w:sz="0" w:space="0" w:color="auto"/>
            <w:left w:val="none" w:sz="0" w:space="0" w:color="auto"/>
            <w:bottom w:val="none" w:sz="0" w:space="0" w:color="auto"/>
            <w:right w:val="none" w:sz="0" w:space="0" w:color="auto"/>
          </w:divBdr>
        </w:div>
        <w:div w:id="2146460737">
          <w:marLeft w:val="640"/>
          <w:marRight w:val="0"/>
          <w:marTop w:val="0"/>
          <w:marBottom w:val="0"/>
          <w:divBdr>
            <w:top w:val="none" w:sz="0" w:space="0" w:color="auto"/>
            <w:left w:val="none" w:sz="0" w:space="0" w:color="auto"/>
            <w:bottom w:val="none" w:sz="0" w:space="0" w:color="auto"/>
            <w:right w:val="none" w:sz="0" w:space="0" w:color="auto"/>
          </w:divBdr>
        </w:div>
      </w:divsChild>
    </w:div>
    <w:div w:id="256444009">
      <w:marLeft w:val="640"/>
      <w:marRight w:val="0"/>
      <w:marTop w:val="0"/>
      <w:marBottom w:val="0"/>
      <w:divBdr>
        <w:top w:val="none" w:sz="0" w:space="0" w:color="auto"/>
        <w:left w:val="none" w:sz="0" w:space="0" w:color="auto"/>
        <w:bottom w:val="none" w:sz="0" w:space="0" w:color="auto"/>
        <w:right w:val="none" w:sz="0" w:space="0" w:color="auto"/>
      </w:divBdr>
    </w:div>
    <w:div w:id="256597521">
      <w:marLeft w:val="640"/>
      <w:marRight w:val="0"/>
      <w:marTop w:val="0"/>
      <w:marBottom w:val="0"/>
      <w:divBdr>
        <w:top w:val="none" w:sz="0" w:space="0" w:color="auto"/>
        <w:left w:val="none" w:sz="0" w:space="0" w:color="auto"/>
        <w:bottom w:val="none" w:sz="0" w:space="0" w:color="auto"/>
        <w:right w:val="none" w:sz="0" w:space="0" w:color="auto"/>
      </w:divBdr>
    </w:div>
    <w:div w:id="257100616">
      <w:marLeft w:val="640"/>
      <w:marRight w:val="0"/>
      <w:marTop w:val="0"/>
      <w:marBottom w:val="0"/>
      <w:divBdr>
        <w:top w:val="none" w:sz="0" w:space="0" w:color="auto"/>
        <w:left w:val="none" w:sz="0" w:space="0" w:color="auto"/>
        <w:bottom w:val="none" w:sz="0" w:space="0" w:color="auto"/>
        <w:right w:val="none" w:sz="0" w:space="0" w:color="auto"/>
      </w:divBdr>
    </w:div>
    <w:div w:id="257562797">
      <w:marLeft w:val="640"/>
      <w:marRight w:val="0"/>
      <w:marTop w:val="0"/>
      <w:marBottom w:val="0"/>
      <w:divBdr>
        <w:top w:val="none" w:sz="0" w:space="0" w:color="auto"/>
        <w:left w:val="none" w:sz="0" w:space="0" w:color="auto"/>
        <w:bottom w:val="none" w:sz="0" w:space="0" w:color="auto"/>
        <w:right w:val="none" w:sz="0" w:space="0" w:color="auto"/>
      </w:divBdr>
    </w:div>
    <w:div w:id="257904901">
      <w:marLeft w:val="640"/>
      <w:marRight w:val="0"/>
      <w:marTop w:val="0"/>
      <w:marBottom w:val="0"/>
      <w:divBdr>
        <w:top w:val="none" w:sz="0" w:space="0" w:color="auto"/>
        <w:left w:val="none" w:sz="0" w:space="0" w:color="auto"/>
        <w:bottom w:val="none" w:sz="0" w:space="0" w:color="auto"/>
        <w:right w:val="none" w:sz="0" w:space="0" w:color="auto"/>
      </w:divBdr>
    </w:div>
    <w:div w:id="258566402">
      <w:marLeft w:val="640"/>
      <w:marRight w:val="0"/>
      <w:marTop w:val="0"/>
      <w:marBottom w:val="0"/>
      <w:divBdr>
        <w:top w:val="none" w:sz="0" w:space="0" w:color="auto"/>
        <w:left w:val="none" w:sz="0" w:space="0" w:color="auto"/>
        <w:bottom w:val="none" w:sz="0" w:space="0" w:color="auto"/>
        <w:right w:val="none" w:sz="0" w:space="0" w:color="auto"/>
      </w:divBdr>
    </w:div>
    <w:div w:id="258880250">
      <w:marLeft w:val="640"/>
      <w:marRight w:val="0"/>
      <w:marTop w:val="0"/>
      <w:marBottom w:val="0"/>
      <w:divBdr>
        <w:top w:val="none" w:sz="0" w:space="0" w:color="auto"/>
        <w:left w:val="none" w:sz="0" w:space="0" w:color="auto"/>
        <w:bottom w:val="none" w:sz="0" w:space="0" w:color="auto"/>
        <w:right w:val="none" w:sz="0" w:space="0" w:color="auto"/>
      </w:divBdr>
    </w:div>
    <w:div w:id="259484711">
      <w:marLeft w:val="640"/>
      <w:marRight w:val="0"/>
      <w:marTop w:val="0"/>
      <w:marBottom w:val="0"/>
      <w:divBdr>
        <w:top w:val="none" w:sz="0" w:space="0" w:color="auto"/>
        <w:left w:val="none" w:sz="0" w:space="0" w:color="auto"/>
        <w:bottom w:val="none" w:sz="0" w:space="0" w:color="auto"/>
        <w:right w:val="none" w:sz="0" w:space="0" w:color="auto"/>
      </w:divBdr>
    </w:div>
    <w:div w:id="259488229">
      <w:marLeft w:val="640"/>
      <w:marRight w:val="0"/>
      <w:marTop w:val="0"/>
      <w:marBottom w:val="0"/>
      <w:divBdr>
        <w:top w:val="none" w:sz="0" w:space="0" w:color="auto"/>
        <w:left w:val="none" w:sz="0" w:space="0" w:color="auto"/>
        <w:bottom w:val="none" w:sz="0" w:space="0" w:color="auto"/>
        <w:right w:val="none" w:sz="0" w:space="0" w:color="auto"/>
      </w:divBdr>
    </w:div>
    <w:div w:id="259531555">
      <w:marLeft w:val="640"/>
      <w:marRight w:val="0"/>
      <w:marTop w:val="0"/>
      <w:marBottom w:val="0"/>
      <w:divBdr>
        <w:top w:val="none" w:sz="0" w:space="0" w:color="auto"/>
        <w:left w:val="none" w:sz="0" w:space="0" w:color="auto"/>
        <w:bottom w:val="none" w:sz="0" w:space="0" w:color="auto"/>
        <w:right w:val="none" w:sz="0" w:space="0" w:color="auto"/>
      </w:divBdr>
    </w:div>
    <w:div w:id="259653703">
      <w:marLeft w:val="640"/>
      <w:marRight w:val="0"/>
      <w:marTop w:val="0"/>
      <w:marBottom w:val="0"/>
      <w:divBdr>
        <w:top w:val="none" w:sz="0" w:space="0" w:color="auto"/>
        <w:left w:val="none" w:sz="0" w:space="0" w:color="auto"/>
        <w:bottom w:val="none" w:sz="0" w:space="0" w:color="auto"/>
        <w:right w:val="none" w:sz="0" w:space="0" w:color="auto"/>
      </w:divBdr>
    </w:div>
    <w:div w:id="260377218">
      <w:marLeft w:val="640"/>
      <w:marRight w:val="0"/>
      <w:marTop w:val="0"/>
      <w:marBottom w:val="0"/>
      <w:divBdr>
        <w:top w:val="none" w:sz="0" w:space="0" w:color="auto"/>
        <w:left w:val="none" w:sz="0" w:space="0" w:color="auto"/>
        <w:bottom w:val="none" w:sz="0" w:space="0" w:color="auto"/>
        <w:right w:val="none" w:sz="0" w:space="0" w:color="auto"/>
      </w:divBdr>
    </w:div>
    <w:div w:id="260452405">
      <w:marLeft w:val="640"/>
      <w:marRight w:val="0"/>
      <w:marTop w:val="0"/>
      <w:marBottom w:val="0"/>
      <w:divBdr>
        <w:top w:val="none" w:sz="0" w:space="0" w:color="auto"/>
        <w:left w:val="none" w:sz="0" w:space="0" w:color="auto"/>
        <w:bottom w:val="none" w:sz="0" w:space="0" w:color="auto"/>
        <w:right w:val="none" w:sz="0" w:space="0" w:color="auto"/>
      </w:divBdr>
    </w:div>
    <w:div w:id="261377972">
      <w:marLeft w:val="640"/>
      <w:marRight w:val="0"/>
      <w:marTop w:val="0"/>
      <w:marBottom w:val="0"/>
      <w:divBdr>
        <w:top w:val="none" w:sz="0" w:space="0" w:color="auto"/>
        <w:left w:val="none" w:sz="0" w:space="0" w:color="auto"/>
        <w:bottom w:val="none" w:sz="0" w:space="0" w:color="auto"/>
        <w:right w:val="none" w:sz="0" w:space="0" w:color="auto"/>
      </w:divBdr>
    </w:div>
    <w:div w:id="262224256">
      <w:marLeft w:val="640"/>
      <w:marRight w:val="0"/>
      <w:marTop w:val="0"/>
      <w:marBottom w:val="0"/>
      <w:divBdr>
        <w:top w:val="none" w:sz="0" w:space="0" w:color="auto"/>
        <w:left w:val="none" w:sz="0" w:space="0" w:color="auto"/>
        <w:bottom w:val="none" w:sz="0" w:space="0" w:color="auto"/>
        <w:right w:val="none" w:sz="0" w:space="0" w:color="auto"/>
      </w:divBdr>
    </w:div>
    <w:div w:id="262566712">
      <w:marLeft w:val="640"/>
      <w:marRight w:val="0"/>
      <w:marTop w:val="0"/>
      <w:marBottom w:val="0"/>
      <w:divBdr>
        <w:top w:val="none" w:sz="0" w:space="0" w:color="auto"/>
        <w:left w:val="none" w:sz="0" w:space="0" w:color="auto"/>
        <w:bottom w:val="none" w:sz="0" w:space="0" w:color="auto"/>
        <w:right w:val="none" w:sz="0" w:space="0" w:color="auto"/>
      </w:divBdr>
    </w:div>
    <w:div w:id="263391340">
      <w:marLeft w:val="640"/>
      <w:marRight w:val="0"/>
      <w:marTop w:val="0"/>
      <w:marBottom w:val="0"/>
      <w:divBdr>
        <w:top w:val="none" w:sz="0" w:space="0" w:color="auto"/>
        <w:left w:val="none" w:sz="0" w:space="0" w:color="auto"/>
        <w:bottom w:val="none" w:sz="0" w:space="0" w:color="auto"/>
        <w:right w:val="none" w:sz="0" w:space="0" w:color="auto"/>
      </w:divBdr>
    </w:div>
    <w:div w:id="263541252">
      <w:marLeft w:val="640"/>
      <w:marRight w:val="0"/>
      <w:marTop w:val="0"/>
      <w:marBottom w:val="0"/>
      <w:divBdr>
        <w:top w:val="none" w:sz="0" w:space="0" w:color="auto"/>
        <w:left w:val="none" w:sz="0" w:space="0" w:color="auto"/>
        <w:bottom w:val="none" w:sz="0" w:space="0" w:color="auto"/>
        <w:right w:val="none" w:sz="0" w:space="0" w:color="auto"/>
      </w:divBdr>
    </w:div>
    <w:div w:id="263617912">
      <w:bodyDiv w:val="1"/>
      <w:marLeft w:val="0"/>
      <w:marRight w:val="0"/>
      <w:marTop w:val="0"/>
      <w:marBottom w:val="0"/>
      <w:divBdr>
        <w:top w:val="none" w:sz="0" w:space="0" w:color="auto"/>
        <w:left w:val="none" w:sz="0" w:space="0" w:color="auto"/>
        <w:bottom w:val="none" w:sz="0" w:space="0" w:color="auto"/>
        <w:right w:val="none" w:sz="0" w:space="0" w:color="auto"/>
      </w:divBdr>
    </w:div>
    <w:div w:id="263810371">
      <w:marLeft w:val="640"/>
      <w:marRight w:val="0"/>
      <w:marTop w:val="0"/>
      <w:marBottom w:val="0"/>
      <w:divBdr>
        <w:top w:val="none" w:sz="0" w:space="0" w:color="auto"/>
        <w:left w:val="none" w:sz="0" w:space="0" w:color="auto"/>
        <w:bottom w:val="none" w:sz="0" w:space="0" w:color="auto"/>
        <w:right w:val="none" w:sz="0" w:space="0" w:color="auto"/>
      </w:divBdr>
    </w:div>
    <w:div w:id="264307946">
      <w:marLeft w:val="640"/>
      <w:marRight w:val="0"/>
      <w:marTop w:val="0"/>
      <w:marBottom w:val="0"/>
      <w:divBdr>
        <w:top w:val="none" w:sz="0" w:space="0" w:color="auto"/>
        <w:left w:val="none" w:sz="0" w:space="0" w:color="auto"/>
        <w:bottom w:val="none" w:sz="0" w:space="0" w:color="auto"/>
        <w:right w:val="none" w:sz="0" w:space="0" w:color="auto"/>
      </w:divBdr>
    </w:div>
    <w:div w:id="264700903">
      <w:marLeft w:val="640"/>
      <w:marRight w:val="0"/>
      <w:marTop w:val="0"/>
      <w:marBottom w:val="0"/>
      <w:divBdr>
        <w:top w:val="none" w:sz="0" w:space="0" w:color="auto"/>
        <w:left w:val="none" w:sz="0" w:space="0" w:color="auto"/>
        <w:bottom w:val="none" w:sz="0" w:space="0" w:color="auto"/>
        <w:right w:val="none" w:sz="0" w:space="0" w:color="auto"/>
      </w:divBdr>
    </w:div>
    <w:div w:id="264927355">
      <w:marLeft w:val="640"/>
      <w:marRight w:val="0"/>
      <w:marTop w:val="0"/>
      <w:marBottom w:val="0"/>
      <w:divBdr>
        <w:top w:val="none" w:sz="0" w:space="0" w:color="auto"/>
        <w:left w:val="none" w:sz="0" w:space="0" w:color="auto"/>
        <w:bottom w:val="none" w:sz="0" w:space="0" w:color="auto"/>
        <w:right w:val="none" w:sz="0" w:space="0" w:color="auto"/>
      </w:divBdr>
    </w:div>
    <w:div w:id="266275847">
      <w:marLeft w:val="640"/>
      <w:marRight w:val="0"/>
      <w:marTop w:val="0"/>
      <w:marBottom w:val="0"/>
      <w:divBdr>
        <w:top w:val="none" w:sz="0" w:space="0" w:color="auto"/>
        <w:left w:val="none" w:sz="0" w:space="0" w:color="auto"/>
        <w:bottom w:val="none" w:sz="0" w:space="0" w:color="auto"/>
        <w:right w:val="none" w:sz="0" w:space="0" w:color="auto"/>
      </w:divBdr>
    </w:div>
    <w:div w:id="266930333">
      <w:marLeft w:val="640"/>
      <w:marRight w:val="0"/>
      <w:marTop w:val="0"/>
      <w:marBottom w:val="0"/>
      <w:divBdr>
        <w:top w:val="none" w:sz="0" w:space="0" w:color="auto"/>
        <w:left w:val="none" w:sz="0" w:space="0" w:color="auto"/>
        <w:bottom w:val="none" w:sz="0" w:space="0" w:color="auto"/>
        <w:right w:val="none" w:sz="0" w:space="0" w:color="auto"/>
      </w:divBdr>
    </w:div>
    <w:div w:id="267012011">
      <w:marLeft w:val="640"/>
      <w:marRight w:val="0"/>
      <w:marTop w:val="0"/>
      <w:marBottom w:val="0"/>
      <w:divBdr>
        <w:top w:val="none" w:sz="0" w:space="0" w:color="auto"/>
        <w:left w:val="none" w:sz="0" w:space="0" w:color="auto"/>
        <w:bottom w:val="none" w:sz="0" w:space="0" w:color="auto"/>
        <w:right w:val="none" w:sz="0" w:space="0" w:color="auto"/>
      </w:divBdr>
    </w:div>
    <w:div w:id="267078644">
      <w:marLeft w:val="640"/>
      <w:marRight w:val="0"/>
      <w:marTop w:val="0"/>
      <w:marBottom w:val="0"/>
      <w:divBdr>
        <w:top w:val="none" w:sz="0" w:space="0" w:color="auto"/>
        <w:left w:val="none" w:sz="0" w:space="0" w:color="auto"/>
        <w:bottom w:val="none" w:sz="0" w:space="0" w:color="auto"/>
        <w:right w:val="none" w:sz="0" w:space="0" w:color="auto"/>
      </w:divBdr>
    </w:div>
    <w:div w:id="267084445">
      <w:marLeft w:val="640"/>
      <w:marRight w:val="0"/>
      <w:marTop w:val="0"/>
      <w:marBottom w:val="0"/>
      <w:divBdr>
        <w:top w:val="none" w:sz="0" w:space="0" w:color="auto"/>
        <w:left w:val="none" w:sz="0" w:space="0" w:color="auto"/>
        <w:bottom w:val="none" w:sz="0" w:space="0" w:color="auto"/>
        <w:right w:val="none" w:sz="0" w:space="0" w:color="auto"/>
      </w:divBdr>
    </w:div>
    <w:div w:id="267273110">
      <w:marLeft w:val="640"/>
      <w:marRight w:val="0"/>
      <w:marTop w:val="0"/>
      <w:marBottom w:val="0"/>
      <w:divBdr>
        <w:top w:val="none" w:sz="0" w:space="0" w:color="auto"/>
        <w:left w:val="none" w:sz="0" w:space="0" w:color="auto"/>
        <w:bottom w:val="none" w:sz="0" w:space="0" w:color="auto"/>
        <w:right w:val="none" w:sz="0" w:space="0" w:color="auto"/>
      </w:divBdr>
    </w:div>
    <w:div w:id="267351681">
      <w:marLeft w:val="640"/>
      <w:marRight w:val="0"/>
      <w:marTop w:val="0"/>
      <w:marBottom w:val="0"/>
      <w:divBdr>
        <w:top w:val="none" w:sz="0" w:space="0" w:color="auto"/>
        <w:left w:val="none" w:sz="0" w:space="0" w:color="auto"/>
        <w:bottom w:val="none" w:sz="0" w:space="0" w:color="auto"/>
        <w:right w:val="none" w:sz="0" w:space="0" w:color="auto"/>
      </w:divBdr>
    </w:div>
    <w:div w:id="267859738">
      <w:marLeft w:val="640"/>
      <w:marRight w:val="0"/>
      <w:marTop w:val="0"/>
      <w:marBottom w:val="0"/>
      <w:divBdr>
        <w:top w:val="none" w:sz="0" w:space="0" w:color="auto"/>
        <w:left w:val="none" w:sz="0" w:space="0" w:color="auto"/>
        <w:bottom w:val="none" w:sz="0" w:space="0" w:color="auto"/>
        <w:right w:val="none" w:sz="0" w:space="0" w:color="auto"/>
      </w:divBdr>
    </w:div>
    <w:div w:id="267932930">
      <w:marLeft w:val="640"/>
      <w:marRight w:val="0"/>
      <w:marTop w:val="0"/>
      <w:marBottom w:val="0"/>
      <w:divBdr>
        <w:top w:val="none" w:sz="0" w:space="0" w:color="auto"/>
        <w:left w:val="none" w:sz="0" w:space="0" w:color="auto"/>
        <w:bottom w:val="none" w:sz="0" w:space="0" w:color="auto"/>
        <w:right w:val="none" w:sz="0" w:space="0" w:color="auto"/>
      </w:divBdr>
    </w:div>
    <w:div w:id="268315776">
      <w:marLeft w:val="640"/>
      <w:marRight w:val="0"/>
      <w:marTop w:val="0"/>
      <w:marBottom w:val="0"/>
      <w:divBdr>
        <w:top w:val="none" w:sz="0" w:space="0" w:color="auto"/>
        <w:left w:val="none" w:sz="0" w:space="0" w:color="auto"/>
        <w:bottom w:val="none" w:sz="0" w:space="0" w:color="auto"/>
        <w:right w:val="none" w:sz="0" w:space="0" w:color="auto"/>
      </w:divBdr>
    </w:div>
    <w:div w:id="269047459">
      <w:marLeft w:val="640"/>
      <w:marRight w:val="0"/>
      <w:marTop w:val="0"/>
      <w:marBottom w:val="0"/>
      <w:divBdr>
        <w:top w:val="none" w:sz="0" w:space="0" w:color="auto"/>
        <w:left w:val="none" w:sz="0" w:space="0" w:color="auto"/>
        <w:bottom w:val="none" w:sz="0" w:space="0" w:color="auto"/>
        <w:right w:val="none" w:sz="0" w:space="0" w:color="auto"/>
      </w:divBdr>
    </w:div>
    <w:div w:id="269439294">
      <w:marLeft w:val="640"/>
      <w:marRight w:val="0"/>
      <w:marTop w:val="0"/>
      <w:marBottom w:val="0"/>
      <w:divBdr>
        <w:top w:val="none" w:sz="0" w:space="0" w:color="auto"/>
        <w:left w:val="none" w:sz="0" w:space="0" w:color="auto"/>
        <w:bottom w:val="none" w:sz="0" w:space="0" w:color="auto"/>
        <w:right w:val="none" w:sz="0" w:space="0" w:color="auto"/>
      </w:divBdr>
    </w:div>
    <w:div w:id="269624572">
      <w:marLeft w:val="640"/>
      <w:marRight w:val="0"/>
      <w:marTop w:val="0"/>
      <w:marBottom w:val="0"/>
      <w:divBdr>
        <w:top w:val="none" w:sz="0" w:space="0" w:color="auto"/>
        <w:left w:val="none" w:sz="0" w:space="0" w:color="auto"/>
        <w:bottom w:val="none" w:sz="0" w:space="0" w:color="auto"/>
        <w:right w:val="none" w:sz="0" w:space="0" w:color="auto"/>
      </w:divBdr>
    </w:div>
    <w:div w:id="269901987">
      <w:marLeft w:val="640"/>
      <w:marRight w:val="0"/>
      <w:marTop w:val="0"/>
      <w:marBottom w:val="0"/>
      <w:divBdr>
        <w:top w:val="none" w:sz="0" w:space="0" w:color="auto"/>
        <w:left w:val="none" w:sz="0" w:space="0" w:color="auto"/>
        <w:bottom w:val="none" w:sz="0" w:space="0" w:color="auto"/>
        <w:right w:val="none" w:sz="0" w:space="0" w:color="auto"/>
      </w:divBdr>
    </w:div>
    <w:div w:id="270169165">
      <w:marLeft w:val="640"/>
      <w:marRight w:val="0"/>
      <w:marTop w:val="0"/>
      <w:marBottom w:val="0"/>
      <w:divBdr>
        <w:top w:val="none" w:sz="0" w:space="0" w:color="auto"/>
        <w:left w:val="none" w:sz="0" w:space="0" w:color="auto"/>
        <w:bottom w:val="none" w:sz="0" w:space="0" w:color="auto"/>
        <w:right w:val="none" w:sz="0" w:space="0" w:color="auto"/>
      </w:divBdr>
    </w:div>
    <w:div w:id="270281489">
      <w:marLeft w:val="640"/>
      <w:marRight w:val="0"/>
      <w:marTop w:val="0"/>
      <w:marBottom w:val="0"/>
      <w:divBdr>
        <w:top w:val="none" w:sz="0" w:space="0" w:color="auto"/>
        <w:left w:val="none" w:sz="0" w:space="0" w:color="auto"/>
        <w:bottom w:val="none" w:sz="0" w:space="0" w:color="auto"/>
        <w:right w:val="none" w:sz="0" w:space="0" w:color="auto"/>
      </w:divBdr>
    </w:div>
    <w:div w:id="270430504">
      <w:marLeft w:val="640"/>
      <w:marRight w:val="0"/>
      <w:marTop w:val="0"/>
      <w:marBottom w:val="0"/>
      <w:divBdr>
        <w:top w:val="none" w:sz="0" w:space="0" w:color="auto"/>
        <w:left w:val="none" w:sz="0" w:space="0" w:color="auto"/>
        <w:bottom w:val="none" w:sz="0" w:space="0" w:color="auto"/>
        <w:right w:val="none" w:sz="0" w:space="0" w:color="auto"/>
      </w:divBdr>
    </w:div>
    <w:div w:id="271403376">
      <w:marLeft w:val="640"/>
      <w:marRight w:val="0"/>
      <w:marTop w:val="0"/>
      <w:marBottom w:val="0"/>
      <w:divBdr>
        <w:top w:val="none" w:sz="0" w:space="0" w:color="auto"/>
        <w:left w:val="none" w:sz="0" w:space="0" w:color="auto"/>
        <w:bottom w:val="none" w:sz="0" w:space="0" w:color="auto"/>
        <w:right w:val="none" w:sz="0" w:space="0" w:color="auto"/>
      </w:divBdr>
    </w:div>
    <w:div w:id="271744909">
      <w:marLeft w:val="640"/>
      <w:marRight w:val="0"/>
      <w:marTop w:val="0"/>
      <w:marBottom w:val="0"/>
      <w:divBdr>
        <w:top w:val="none" w:sz="0" w:space="0" w:color="auto"/>
        <w:left w:val="none" w:sz="0" w:space="0" w:color="auto"/>
        <w:bottom w:val="none" w:sz="0" w:space="0" w:color="auto"/>
        <w:right w:val="none" w:sz="0" w:space="0" w:color="auto"/>
      </w:divBdr>
    </w:div>
    <w:div w:id="272445457">
      <w:marLeft w:val="640"/>
      <w:marRight w:val="0"/>
      <w:marTop w:val="0"/>
      <w:marBottom w:val="0"/>
      <w:divBdr>
        <w:top w:val="none" w:sz="0" w:space="0" w:color="auto"/>
        <w:left w:val="none" w:sz="0" w:space="0" w:color="auto"/>
        <w:bottom w:val="none" w:sz="0" w:space="0" w:color="auto"/>
        <w:right w:val="none" w:sz="0" w:space="0" w:color="auto"/>
      </w:divBdr>
    </w:div>
    <w:div w:id="272975774">
      <w:marLeft w:val="640"/>
      <w:marRight w:val="0"/>
      <w:marTop w:val="0"/>
      <w:marBottom w:val="0"/>
      <w:divBdr>
        <w:top w:val="none" w:sz="0" w:space="0" w:color="auto"/>
        <w:left w:val="none" w:sz="0" w:space="0" w:color="auto"/>
        <w:bottom w:val="none" w:sz="0" w:space="0" w:color="auto"/>
        <w:right w:val="none" w:sz="0" w:space="0" w:color="auto"/>
      </w:divBdr>
    </w:div>
    <w:div w:id="273026791">
      <w:marLeft w:val="640"/>
      <w:marRight w:val="0"/>
      <w:marTop w:val="0"/>
      <w:marBottom w:val="0"/>
      <w:divBdr>
        <w:top w:val="none" w:sz="0" w:space="0" w:color="auto"/>
        <w:left w:val="none" w:sz="0" w:space="0" w:color="auto"/>
        <w:bottom w:val="none" w:sz="0" w:space="0" w:color="auto"/>
        <w:right w:val="none" w:sz="0" w:space="0" w:color="auto"/>
      </w:divBdr>
    </w:div>
    <w:div w:id="273485607">
      <w:marLeft w:val="640"/>
      <w:marRight w:val="0"/>
      <w:marTop w:val="0"/>
      <w:marBottom w:val="0"/>
      <w:divBdr>
        <w:top w:val="none" w:sz="0" w:space="0" w:color="auto"/>
        <w:left w:val="none" w:sz="0" w:space="0" w:color="auto"/>
        <w:bottom w:val="none" w:sz="0" w:space="0" w:color="auto"/>
        <w:right w:val="none" w:sz="0" w:space="0" w:color="auto"/>
      </w:divBdr>
    </w:div>
    <w:div w:id="274479552">
      <w:marLeft w:val="640"/>
      <w:marRight w:val="0"/>
      <w:marTop w:val="0"/>
      <w:marBottom w:val="0"/>
      <w:divBdr>
        <w:top w:val="none" w:sz="0" w:space="0" w:color="auto"/>
        <w:left w:val="none" w:sz="0" w:space="0" w:color="auto"/>
        <w:bottom w:val="none" w:sz="0" w:space="0" w:color="auto"/>
        <w:right w:val="none" w:sz="0" w:space="0" w:color="auto"/>
      </w:divBdr>
    </w:div>
    <w:div w:id="274555987">
      <w:marLeft w:val="640"/>
      <w:marRight w:val="0"/>
      <w:marTop w:val="0"/>
      <w:marBottom w:val="0"/>
      <w:divBdr>
        <w:top w:val="none" w:sz="0" w:space="0" w:color="auto"/>
        <w:left w:val="none" w:sz="0" w:space="0" w:color="auto"/>
        <w:bottom w:val="none" w:sz="0" w:space="0" w:color="auto"/>
        <w:right w:val="none" w:sz="0" w:space="0" w:color="auto"/>
      </w:divBdr>
    </w:div>
    <w:div w:id="274559945">
      <w:marLeft w:val="640"/>
      <w:marRight w:val="0"/>
      <w:marTop w:val="0"/>
      <w:marBottom w:val="0"/>
      <w:divBdr>
        <w:top w:val="none" w:sz="0" w:space="0" w:color="auto"/>
        <w:left w:val="none" w:sz="0" w:space="0" w:color="auto"/>
        <w:bottom w:val="none" w:sz="0" w:space="0" w:color="auto"/>
        <w:right w:val="none" w:sz="0" w:space="0" w:color="auto"/>
      </w:divBdr>
    </w:div>
    <w:div w:id="274605970">
      <w:marLeft w:val="640"/>
      <w:marRight w:val="0"/>
      <w:marTop w:val="0"/>
      <w:marBottom w:val="0"/>
      <w:divBdr>
        <w:top w:val="none" w:sz="0" w:space="0" w:color="auto"/>
        <w:left w:val="none" w:sz="0" w:space="0" w:color="auto"/>
        <w:bottom w:val="none" w:sz="0" w:space="0" w:color="auto"/>
        <w:right w:val="none" w:sz="0" w:space="0" w:color="auto"/>
      </w:divBdr>
    </w:div>
    <w:div w:id="275061161">
      <w:marLeft w:val="640"/>
      <w:marRight w:val="0"/>
      <w:marTop w:val="0"/>
      <w:marBottom w:val="0"/>
      <w:divBdr>
        <w:top w:val="none" w:sz="0" w:space="0" w:color="auto"/>
        <w:left w:val="none" w:sz="0" w:space="0" w:color="auto"/>
        <w:bottom w:val="none" w:sz="0" w:space="0" w:color="auto"/>
        <w:right w:val="none" w:sz="0" w:space="0" w:color="auto"/>
      </w:divBdr>
    </w:div>
    <w:div w:id="275869216">
      <w:marLeft w:val="640"/>
      <w:marRight w:val="0"/>
      <w:marTop w:val="0"/>
      <w:marBottom w:val="0"/>
      <w:divBdr>
        <w:top w:val="none" w:sz="0" w:space="0" w:color="auto"/>
        <w:left w:val="none" w:sz="0" w:space="0" w:color="auto"/>
        <w:bottom w:val="none" w:sz="0" w:space="0" w:color="auto"/>
        <w:right w:val="none" w:sz="0" w:space="0" w:color="auto"/>
      </w:divBdr>
    </w:div>
    <w:div w:id="276372938">
      <w:marLeft w:val="640"/>
      <w:marRight w:val="0"/>
      <w:marTop w:val="0"/>
      <w:marBottom w:val="0"/>
      <w:divBdr>
        <w:top w:val="none" w:sz="0" w:space="0" w:color="auto"/>
        <w:left w:val="none" w:sz="0" w:space="0" w:color="auto"/>
        <w:bottom w:val="none" w:sz="0" w:space="0" w:color="auto"/>
        <w:right w:val="none" w:sz="0" w:space="0" w:color="auto"/>
      </w:divBdr>
    </w:div>
    <w:div w:id="276564356">
      <w:marLeft w:val="640"/>
      <w:marRight w:val="0"/>
      <w:marTop w:val="0"/>
      <w:marBottom w:val="0"/>
      <w:divBdr>
        <w:top w:val="none" w:sz="0" w:space="0" w:color="auto"/>
        <w:left w:val="none" w:sz="0" w:space="0" w:color="auto"/>
        <w:bottom w:val="none" w:sz="0" w:space="0" w:color="auto"/>
        <w:right w:val="none" w:sz="0" w:space="0" w:color="auto"/>
      </w:divBdr>
    </w:div>
    <w:div w:id="277223229">
      <w:marLeft w:val="640"/>
      <w:marRight w:val="0"/>
      <w:marTop w:val="0"/>
      <w:marBottom w:val="0"/>
      <w:divBdr>
        <w:top w:val="none" w:sz="0" w:space="0" w:color="auto"/>
        <w:left w:val="none" w:sz="0" w:space="0" w:color="auto"/>
        <w:bottom w:val="none" w:sz="0" w:space="0" w:color="auto"/>
        <w:right w:val="none" w:sz="0" w:space="0" w:color="auto"/>
      </w:divBdr>
    </w:div>
    <w:div w:id="277294539">
      <w:marLeft w:val="640"/>
      <w:marRight w:val="0"/>
      <w:marTop w:val="0"/>
      <w:marBottom w:val="0"/>
      <w:divBdr>
        <w:top w:val="none" w:sz="0" w:space="0" w:color="auto"/>
        <w:left w:val="none" w:sz="0" w:space="0" w:color="auto"/>
        <w:bottom w:val="none" w:sz="0" w:space="0" w:color="auto"/>
        <w:right w:val="none" w:sz="0" w:space="0" w:color="auto"/>
      </w:divBdr>
    </w:div>
    <w:div w:id="277297235">
      <w:marLeft w:val="640"/>
      <w:marRight w:val="0"/>
      <w:marTop w:val="0"/>
      <w:marBottom w:val="0"/>
      <w:divBdr>
        <w:top w:val="none" w:sz="0" w:space="0" w:color="auto"/>
        <w:left w:val="none" w:sz="0" w:space="0" w:color="auto"/>
        <w:bottom w:val="none" w:sz="0" w:space="0" w:color="auto"/>
        <w:right w:val="none" w:sz="0" w:space="0" w:color="auto"/>
      </w:divBdr>
    </w:div>
    <w:div w:id="278143098">
      <w:marLeft w:val="640"/>
      <w:marRight w:val="0"/>
      <w:marTop w:val="0"/>
      <w:marBottom w:val="0"/>
      <w:divBdr>
        <w:top w:val="none" w:sz="0" w:space="0" w:color="auto"/>
        <w:left w:val="none" w:sz="0" w:space="0" w:color="auto"/>
        <w:bottom w:val="none" w:sz="0" w:space="0" w:color="auto"/>
        <w:right w:val="none" w:sz="0" w:space="0" w:color="auto"/>
      </w:divBdr>
    </w:div>
    <w:div w:id="279259952">
      <w:marLeft w:val="640"/>
      <w:marRight w:val="0"/>
      <w:marTop w:val="0"/>
      <w:marBottom w:val="0"/>
      <w:divBdr>
        <w:top w:val="none" w:sz="0" w:space="0" w:color="auto"/>
        <w:left w:val="none" w:sz="0" w:space="0" w:color="auto"/>
        <w:bottom w:val="none" w:sz="0" w:space="0" w:color="auto"/>
        <w:right w:val="none" w:sz="0" w:space="0" w:color="auto"/>
      </w:divBdr>
    </w:div>
    <w:div w:id="279998387">
      <w:marLeft w:val="640"/>
      <w:marRight w:val="0"/>
      <w:marTop w:val="0"/>
      <w:marBottom w:val="0"/>
      <w:divBdr>
        <w:top w:val="none" w:sz="0" w:space="0" w:color="auto"/>
        <w:left w:val="none" w:sz="0" w:space="0" w:color="auto"/>
        <w:bottom w:val="none" w:sz="0" w:space="0" w:color="auto"/>
        <w:right w:val="none" w:sz="0" w:space="0" w:color="auto"/>
      </w:divBdr>
    </w:div>
    <w:div w:id="280111306">
      <w:marLeft w:val="640"/>
      <w:marRight w:val="0"/>
      <w:marTop w:val="0"/>
      <w:marBottom w:val="0"/>
      <w:divBdr>
        <w:top w:val="none" w:sz="0" w:space="0" w:color="auto"/>
        <w:left w:val="none" w:sz="0" w:space="0" w:color="auto"/>
        <w:bottom w:val="none" w:sz="0" w:space="0" w:color="auto"/>
        <w:right w:val="none" w:sz="0" w:space="0" w:color="auto"/>
      </w:divBdr>
    </w:div>
    <w:div w:id="280456349">
      <w:marLeft w:val="640"/>
      <w:marRight w:val="0"/>
      <w:marTop w:val="0"/>
      <w:marBottom w:val="0"/>
      <w:divBdr>
        <w:top w:val="none" w:sz="0" w:space="0" w:color="auto"/>
        <w:left w:val="none" w:sz="0" w:space="0" w:color="auto"/>
        <w:bottom w:val="none" w:sz="0" w:space="0" w:color="auto"/>
        <w:right w:val="none" w:sz="0" w:space="0" w:color="auto"/>
      </w:divBdr>
    </w:div>
    <w:div w:id="280839493">
      <w:bodyDiv w:val="1"/>
      <w:marLeft w:val="0"/>
      <w:marRight w:val="0"/>
      <w:marTop w:val="0"/>
      <w:marBottom w:val="0"/>
      <w:divBdr>
        <w:top w:val="none" w:sz="0" w:space="0" w:color="auto"/>
        <w:left w:val="none" w:sz="0" w:space="0" w:color="auto"/>
        <w:bottom w:val="none" w:sz="0" w:space="0" w:color="auto"/>
        <w:right w:val="none" w:sz="0" w:space="0" w:color="auto"/>
      </w:divBdr>
      <w:divsChild>
        <w:div w:id="1708380">
          <w:marLeft w:val="640"/>
          <w:marRight w:val="0"/>
          <w:marTop w:val="0"/>
          <w:marBottom w:val="0"/>
          <w:divBdr>
            <w:top w:val="none" w:sz="0" w:space="0" w:color="auto"/>
            <w:left w:val="none" w:sz="0" w:space="0" w:color="auto"/>
            <w:bottom w:val="none" w:sz="0" w:space="0" w:color="auto"/>
            <w:right w:val="none" w:sz="0" w:space="0" w:color="auto"/>
          </w:divBdr>
        </w:div>
        <w:div w:id="3172560">
          <w:marLeft w:val="640"/>
          <w:marRight w:val="0"/>
          <w:marTop w:val="0"/>
          <w:marBottom w:val="0"/>
          <w:divBdr>
            <w:top w:val="none" w:sz="0" w:space="0" w:color="auto"/>
            <w:left w:val="none" w:sz="0" w:space="0" w:color="auto"/>
            <w:bottom w:val="none" w:sz="0" w:space="0" w:color="auto"/>
            <w:right w:val="none" w:sz="0" w:space="0" w:color="auto"/>
          </w:divBdr>
        </w:div>
        <w:div w:id="9336225">
          <w:marLeft w:val="640"/>
          <w:marRight w:val="0"/>
          <w:marTop w:val="0"/>
          <w:marBottom w:val="0"/>
          <w:divBdr>
            <w:top w:val="none" w:sz="0" w:space="0" w:color="auto"/>
            <w:left w:val="none" w:sz="0" w:space="0" w:color="auto"/>
            <w:bottom w:val="none" w:sz="0" w:space="0" w:color="auto"/>
            <w:right w:val="none" w:sz="0" w:space="0" w:color="auto"/>
          </w:divBdr>
        </w:div>
        <w:div w:id="36200597">
          <w:marLeft w:val="640"/>
          <w:marRight w:val="0"/>
          <w:marTop w:val="0"/>
          <w:marBottom w:val="0"/>
          <w:divBdr>
            <w:top w:val="none" w:sz="0" w:space="0" w:color="auto"/>
            <w:left w:val="none" w:sz="0" w:space="0" w:color="auto"/>
            <w:bottom w:val="none" w:sz="0" w:space="0" w:color="auto"/>
            <w:right w:val="none" w:sz="0" w:space="0" w:color="auto"/>
          </w:divBdr>
        </w:div>
        <w:div w:id="36587347">
          <w:marLeft w:val="640"/>
          <w:marRight w:val="0"/>
          <w:marTop w:val="0"/>
          <w:marBottom w:val="0"/>
          <w:divBdr>
            <w:top w:val="none" w:sz="0" w:space="0" w:color="auto"/>
            <w:left w:val="none" w:sz="0" w:space="0" w:color="auto"/>
            <w:bottom w:val="none" w:sz="0" w:space="0" w:color="auto"/>
            <w:right w:val="none" w:sz="0" w:space="0" w:color="auto"/>
          </w:divBdr>
        </w:div>
        <w:div w:id="40444443">
          <w:marLeft w:val="640"/>
          <w:marRight w:val="0"/>
          <w:marTop w:val="0"/>
          <w:marBottom w:val="0"/>
          <w:divBdr>
            <w:top w:val="none" w:sz="0" w:space="0" w:color="auto"/>
            <w:left w:val="none" w:sz="0" w:space="0" w:color="auto"/>
            <w:bottom w:val="none" w:sz="0" w:space="0" w:color="auto"/>
            <w:right w:val="none" w:sz="0" w:space="0" w:color="auto"/>
          </w:divBdr>
        </w:div>
        <w:div w:id="50883262">
          <w:marLeft w:val="640"/>
          <w:marRight w:val="0"/>
          <w:marTop w:val="0"/>
          <w:marBottom w:val="0"/>
          <w:divBdr>
            <w:top w:val="none" w:sz="0" w:space="0" w:color="auto"/>
            <w:left w:val="none" w:sz="0" w:space="0" w:color="auto"/>
            <w:bottom w:val="none" w:sz="0" w:space="0" w:color="auto"/>
            <w:right w:val="none" w:sz="0" w:space="0" w:color="auto"/>
          </w:divBdr>
        </w:div>
        <w:div w:id="50925950">
          <w:marLeft w:val="640"/>
          <w:marRight w:val="0"/>
          <w:marTop w:val="0"/>
          <w:marBottom w:val="0"/>
          <w:divBdr>
            <w:top w:val="none" w:sz="0" w:space="0" w:color="auto"/>
            <w:left w:val="none" w:sz="0" w:space="0" w:color="auto"/>
            <w:bottom w:val="none" w:sz="0" w:space="0" w:color="auto"/>
            <w:right w:val="none" w:sz="0" w:space="0" w:color="auto"/>
          </w:divBdr>
        </w:div>
        <w:div w:id="51468829">
          <w:marLeft w:val="640"/>
          <w:marRight w:val="0"/>
          <w:marTop w:val="0"/>
          <w:marBottom w:val="0"/>
          <w:divBdr>
            <w:top w:val="none" w:sz="0" w:space="0" w:color="auto"/>
            <w:left w:val="none" w:sz="0" w:space="0" w:color="auto"/>
            <w:bottom w:val="none" w:sz="0" w:space="0" w:color="auto"/>
            <w:right w:val="none" w:sz="0" w:space="0" w:color="auto"/>
          </w:divBdr>
        </w:div>
        <w:div w:id="57630079">
          <w:marLeft w:val="640"/>
          <w:marRight w:val="0"/>
          <w:marTop w:val="0"/>
          <w:marBottom w:val="0"/>
          <w:divBdr>
            <w:top w:val="none" w:sz="0" w:space="0" w:color="auto"/>
            <w:left w:val="none" w:sz="0" w:space="0" w:color="auto"/>
            <w:bottom w:val="none" w:sz="0" w:space="0" w:color="auto"/>
            <w:right w:val="none" w:sz="0" w:space="0" w:color="auto"/>
          </w:divBdr>
        </w:div>
        <w:div w:id="61221728">
          <w:marLeft w:val="640"/>
          <w:marRight w:val="0"/>
          <w:marTop w:val="0"/>
          <w:marBottom w:val="0"/>
          <w:divBdr>
            <w:top w:val="none" w:sz="0" w:space="0" w:color="auto"/>
            <w:left w:val="none" w:sz="0" w:space="0" w:color="auto"/>
            <w:bottom w:val="none" w:sz="0" w:space="0" w:color="auto"/>
            <w:right w:val="none" w:sz="0" w:space="0" w:color="auto"/>
          </w:divBdr>
        </w:div>
        <w:div w:id="87240674">
          <w:marLeft w:val="640"/>
          <w:marRight w:val="0"/>
          <w:marTop w:val="0"/>
          <w:marBottom w:val="0"/>
          <w:divBdr>
            <w:top w:val="none" w:sz="0" w:space="0" w:color="auto"/>
            <w:left w:val="none" w:sz="0" w:space="0" w:color="auto"/>
            <w:bottom w:val="none" w:sz="0" w:space="0" w:color="auto"/>
            <w:right w:val="none" w:sz="0" w:space="0" w:color="auto"/>
          </w:divBdr>
        </w:div>
        <w:div w:id="104614936">
          <w:marLeft w:val="640"/>
          <w:marRight w:val="0"/>
          <w:marTop w:val="0"/>
          <w:marBottom w:val="0"/>
          <w:divBdr>
            <w:top w:val="none" w:sz="0" w:space="0" w:color="auto"/>
            <w:left w:val="none" w:sz="0" w:space="0" w:color="auto"/>
            <w:bottom w:val="none" w:sz="0" w:space="0" w:color="auto"/>
            <w:right w:val="none" w:sz="0" w:space="0" w:color="auto"/>
          </w:divBdr>
        </w:div>
        <w:div w:id="109589745">
          <w:marLeft w:val="640"/>
          <w:marRight w:val="0"/>
          <w:marTop w:val="0"/>
          <w:marBottom w:val="0"/>
          <w:divBdr>
            <w:top w:val="none" w:sz="0" w:space="0" w:color="auto"/>
            <w:left w:val="none" w:sz="0" w:space="0" w:color="auto"/>
            <w:bottom w:val="none" w:sz="0" w:space="0" w:color="auto"/>
            <w:right w:val="none" w:sz="0" w:space="0" w:color="auto"/>
          </w:divBdr>
        </w:div>
        <w:div w:id="109782176">
          <w:marLeft w:val="640"/>
          <w:marRight w:val="0"/>
          <w:marTop w:val="0"/>
          <w:marBottom w:val="0"/>
          <w:divBdr>
            <w:top w:val="none" w:sz="0" w:space="0" w:color="auto"/>
            <w:left w:val="none" w:sz="0" w:space="0" w:color="auto"/>
            <w:bottom w:val="none" w:sz="0" w:space="0" w:color="auto"/>
            <w:right w:val="none" w:sz="0" w:space="0" w:color="auto"/>
          </w:divBdr>
        </w:div>
        <w:div w:id="114059188">
          <w:marLeft w:val="640"/>
          <w:marRight w:val="0"/>
          <w:marTop w:val="0"/>
          <w:marBottom w:val="0"/>
          <w:divBdr>
            <w:top w:val="none" w:sz="0" w:space="0" w:color="auto"/>
            <w:left w:val="none" w:sz="0" w:space="0" w:color="auto"/>
            <w:bottom w:val="none" w:sz="0" w:space="0" w:color="auto"/>
            <w:right w:val="none" w:sz="0" w:space="0" w:color="auto"/>
          </w:divBdr>
        </w:div>
        <w:div w:id="120418696">
          <w:marLeft w:val="640"/>
          <w:marRight w:val="0"/>
          <w:marTop w:val="0"/>
          <w:marBottom w:val="0"/>
          <w:divBdr>
            <w:top w:val="none" w:sz="0" w:space="0" w:color="auto"/>
            <w:left w:val="none" w:sz="0" w:space="0" w:color="auto"/>
            <w:bottom w:val="none" w:sz="0" w:space="0" w:color="auto"/>
            <w:right w:val="none" w:sz="0" w:space="0" w:color="auto"/>
          </w:divBdr>
        </w:div>
        <w:div w:id="123041040">
          <w:marLeft w:val="640"/>
          <w:marRight w:val="0"/>
          <w:marTop w:val="0"/>
          <w:marBottom w:val="0"/>
          <w:divBdr>
            <w:top w:val="none" w:sz="0" w:space="0" w:color="auto"/>
            <w:left w:val="none" w:sz="0" w:space="0" w:color="auto"/>
            <w:bottom w:val="none" w:sz="0" w:space="0" w:color="auto"/>
            <w:right w:val="none" w:sz="0" w:space="0" w:color="auto"/>
          </w:divBdr>
        </w:div>
        <w:div w:id="138688891">
          <w:marLeft w:val="640"/>
          <w:marRight w:val="0"/>
          <w:marTop w:val="0"/>
          <w:marBottom w:val="0"/>
          <w:divBdr>
            <w:top w:val="none" w:sz="0" w:space="0" w:color="auto"/>
            <w:left w:val="none" w:sz="0" w:space="0" w:color="auto"/>
            <w:bottom w:val="none" w:sz="0" w:space="0" w:color="auto"/>
            <w:right w:val="none" w:sz="0" w:space="0" w:color="auto"/>
          </w:divBdr>
        </w:div>
        <w:div w:id="145753734">
          <w:marLeft w:val="640"/>
          <w:marRight w:val="0"/>
          <w:marTop w:val="0"/>
          <w:marBottom w:val="0"/>
          <w:divBdr>
            <w:top w:val="none" w:sz="0" w:space="0" w:color="auto"/>
            <w:left w:val="none" w:sz="0" w:space="0" w:color="auto"/>
            <w:bottom w:val="none" w:sz="0" w:space="0" w:color="auto"/>
            <w:right w:val="none" w:sz="0" w:space="0" w:color="auto"/>
          </w:divBdr>
        </w:div>
        <w:div w:id="149686429">
          <w:marLeft w:val="640"/>
          <w:marRight w:val="0"/>
          <w:marTop w:val="0"/>
          <w:marBottom w:val="0"/>
          <w:divBdr>
            <w:top w:val="none" w:sz="0" w:space="0" w:color="auto"/>
            <w:left w:val="none" w:sz="0" w:space="0" w:color="auto"/>
            <w:bottom w:val="none" w:sz="0" w:space="0" w:color="auto"/>
            <w:right w:val="none" w:sz="0" w:space="0" w:color="auto"/>
          </w:divBdr>
        </w:div>
        <w:div w:id="152307530">
          <w:marLeft w:val="640"/>
          <w:marRight w:val="0"/>
          <w:marTop w:val="0"/>
          <w:marBottom w:val="0"/>
          <w:divBdr>
            <w:top w:val="none" w:sz="0" w:space="0" w:color="auto"/>
            <w:left w:val="none" w:sz="0" w:space="0" w:color="auto"/>
            <w:bottom w:val="none" w:sz="0" w:space="0" w:color="auto"/>
            <w:right w:val="none" w:sz="0" w:space="0" w:color="auto"/>
          </w:divBdr>
        </w:div>
        <w:div w:id="153617307">
          <w:marLeft w:val="640"/>
          <w:marRight w:val="0"/>
          <w:marTop w:val="0"/>
          <w:marBottom w:val="0"/>
          <w:divBdr>
            <w:top w:val="none" w:sz="0" w:space="0" w:color="auto"/>
            <w:left w:val="none" w:sz="0" w:space="0" w:color="auto"/>
            <w:bottom w:val="none" w:sz="0" w:space="0" w:color="auto"/>
            <w:right w:val="none" w:sz="0" w:space="0" w:color="auto"/>
          </w:divBdr>
        </w:div>
        <w:div w:id="156699415">
          <w:marLeft w:val="640"/>
          <w:marRight w:val="0"/>
          <w:marTop w:val="0"/>
          <w:marBottom w:val="0"/>
          <w:divBdr>
            <w:top w:val="none" w:sz="0" w:space="0" w:color="auto"/>
            <w:left w:val="none" w:sz="0" w:space="0" w:color="auto"/>
            <w:bottom w:val="none" w:sz="0" w:space="0" w:color="auto"/>
            <w:right w:val="none" w:sz="0" w:space="0" w:color="auto"/>
          </w:divBdr>
        </w:div>
        <w:div w:id="167067343">
          <w:marLeft w:val="640"/>
          <w:marRight w:val="0"/>
          <w:marTop w:val="0"/>
          <w:marBottom w:val="0"/>
          <w:divBdr>
            <w:top w:val="none" w:sz="0" w:space="0" w:color="auto"/>
            <w:left w:val="none" w:sz="0" w:space="0" w:color="auto"/>
            <w:bottom w:val="none" w:sz="0" w:space="0" w:color="auto"/>
            <w:right w:val="none" w:sz="0" w:space="0" w:color="auto"/>
          </w:divBdr>
        </w:div>
        <w:div w:id="198976968">
          <w:marLeft w:val="640"/>
          <w:marRight w:val="0"/>
          <w:marTop w:val="0"/>
          <w:marBottom w:val="0"/>
          <w:divBdr>
            <w:top w:val="none" w:sz="0" w:space="0" w:color="auto"/>
            <w:left w:val="none" w:sz="0" w:space="0" w:color="auto"/>
            <w:bottom w:val="none" w:sz="0" w:space="0" w:color="auto"/>
            <w:right w:val="none" w:sz="0" w:space="0" w:color="auto"/>
          </w:divBdr>
        </w:div>
        <w:div w:id="204365839">
          <w:marLeft w:val="640"/>
          <w:marRight w:val="0"/>
          <w:marTop w:val="0"/>
          <w:marBottom w:val="0"/>
          <w:divBdr>
            <w:top w:val="none" w:sz="0" w:space="0" w:color="auto"/>
            <w:left w:val="none" w:sz="0" w:space="0" w:color="auto"/>
            <w:bottom w:val="none" w:sz="0" w:space="0" w:color="auto"/>
            <w:right w:val="none" w:sz="0" w:space="0" w:color="auto"/>
          </w:divBdr>
        </w:div>
        <w:div w:id="204760060">
          <w:marLeft w:val="640"/>
          <w:marRight w:val="0"/>
          <w:marTop w:val="0"/>
          <w:marBottom w:val="0"/>
          <w:divBdr>
            <w:top w:val="none" w:sz="0" w:space="0" w:color="auto"/>
            <w:left w:val="none" w:sz="0" w:space="0" w:color="auto"/>
            <w:bottom w:val="none" w:sz="0" w:space="0" w:color="auto"/>
            <w:right w:val="none" w:sz="0" w:space="0" w:color="auto"/>
          </w:divBdr>
        </w:div>
        <w:div w:id="215045198">
          <w:marLeft w:val="640"/>
          <w:marRight w:val="0"/>
          <w:marTop w:val="0"/>
          <w:marBottom w:val="0"/>
          <w:divBdr>
            <w:top w:val="none" w:sz="0" w:space="0" w:color="auto"/>
            <w:left w:val="none" w:sz="0" w:space="0" w:color="auto"/>
            <w:bottom w:val="none" w:sz="0" w:space="0" w:color="auto"/>
            <w:right w:val="none" w:sz="0" w:space="0" w:color="auto"/>
          </w:divBdr>
        </w:div>
        <w:div w:id="223443963">
          <w:marLeft w:val="640"/>
          <w:marRight w:val="0"/>
          <w:marTop w:val="0"/>
          <w:marBottom w:val="0"/>
          <w:divBdr>
            <w:top w:val="none" w:sz="0" w:space="0" w:color="auto"/>
            <w:left w:val="none" w:sz="0" w:space="0" w:color="auto"/>
            <w:bottom w:val="none" w:sz="0" w:space="0" w:color="auto"/>
            <w:right w:val="none" w:sz="0" w:space="0" w:color="auto"/>
          </w:divBdr>
        </w:div>
        <w:div w:id="226458231">
          <w:marLeft w:val="640"/>
          <w:marRight w:val="0"/>
          <w:marTop w:val="0"/>
          <w:marBottom w:val="0"/>
          <w:divBdr>
            <w:top w:val="none" w:sz="0" w:space="0" w:color="auto"/>
            <w:left w:val="none" w:sz="0" w:space="0" w:color="auto"/>
            <w:bottom w:val="none" w:sz="0" w:space="0" w:color="auto"/>
            <w:right w:val="none" w:sz="0" w:space="0" w:color="auto"/>
          </w:divBdr>
        </w:div>
        <w:div w:id="228000234">
          <w:marLeft w:val="640"/>
          <w:marRight w:val="0"/>
          <w:marTop w:val="0"/>
          <w:marBottom w:val="0"/>
          <w:divBdr>
            <w:top w:val="none" w:sz="0" w:space="0" w:color="auto"/>
            <w:left w:val="none" w:sz="0" w:space="0" w:color="auto"/>
            <w:bottom w:val="none" w:sz="0" w:space="0" w:color="auto"/>
            <w:right w:val="none" w:sz="0" w:space="0" w:color="auto"/>
          </w:divBdr>
        </w:div>
        <w:div w:id="232200690">
          <w:marLeft w:val="640"/>
          <w:marRight w:val="0"/>
          <w:marTop w:val="0"/>
          <w:marBottom w:val="0"/>
          <w:divBdr>
            <w:top w:val="none" w:sz="0" w:space="0" w:color="auto"/>
            <w:left w:val="none" w:sz="0" w:space="0" w:color="auto"/>
            <w:bottom w:val="none" w:sz="0" w:space="0" w:color="auto"/>
            <w:right w:val="none" w:sz="0" w:space="0" w:color="auto"/>
          </w:divBdr>
        </w:div>
        <w:div w:id="241184966">
          <w:marLeft w:val="640"/>
          <w:marRight w:val="0"/>
          <w:marTop w:val="0"/>
          <w:marBottom w:val="0"/>
          <w:divBdr>
            <w:top w:val="none" w:sz="0" w:space="0" w:color="auto"/>
            <w:left w:val="none" w:sz="0" w:space="0" w:color="auto"/>
            <w:bottom w:val="none" w:sz="0" w:space="0" w:color="auto"/>
            <w:right w:val="none" w:sz="0" w:space="0" w:color="auto"/>
          </w:divBdr>
        </w:div>
        <w:div w:id="273899726">
          <w:marLeft w:val="640"/>
          <w:marRight w:val="0"/>
          <w:marTop w:val="0"/>
          <w:marBottom w:val="0"/>
          <w:divBdr>
            <w:top w:val="none" w:sz="0" w:space="0" w:color="auto"/>
            <w:left w:val="none" w:sz="0" w:space="0" w:color="auto"/>
            <w:bottom w:val="none" w:sz="0" w:space="0" w:color="auto"/>
            <w:right w:val="none" w:sz="0" w:space="0" w:color="auto"/>
          </w:divBdr>
        </w:div>
        <w:div w:id="283583546">
          <w:marLeft w:val="640"/>
          <w:marRight w:val="0"/>
          <w:marTop w:val="0"/>
          <w:marBottom w:val="0"/>
          <w:divBdr>
            <w:top w:val="none" w:sz="0" w:space="0" w:color="auto"/>
            <w:left w:val="none" w:sz="0" w:space="0" w:color="auto"/>
            <w:bottom w:val="none" w:sz="0" w:space="0" w:color="auto"/>
            <w:right w:val="none" w:sz="0" w:space="0" w:color="auto"/>
          </w:divBdr>
        </w:div>
        <w:div w:id="283925728">
          <w:marLeft w:val="640"/>
          <w:marRight w:val="0"/>
          <w:marTop w:val="0"/>
          <w:marBottom w:val="0"/>
          <w:divBdr>
            <w:top w:val="none" w:sz="0" w:space="0" w:color="auto"/>
            <w:left w:val="none" w:sz="0" w:space="0" w:color="auto"/>
            <w:bottom w:val="none" w:sz="0" w:space="0" w:color="auto"/>
            <w:right w:val="none" w:sz="0" w:space="0" w:color="auto"/>
          </w:divBdr>
        </w:div>
        <w:div w:id="293949109">
          <w:marLeft w:val="640"/>
          <w:marRight w:val="0"/>
          <w:marTop w:val="0"/>
          <w:marBottom w:val="0"/>
          <w:divBdr>
            <w:top w:val="none" w:sz="0" w:space="0" w:color="auto"/>
            <w:left w:val="none" w:sz="0" w:space="0" w:color="auto"/>
            <w:bottom w:val="none" w:sz="0" w:space="0" w:color="auto"/>
            <w:right w:val="none" w:sz="0" w:space="0" w:color="auto"/>
          </w:divBdr>
        </w:div>
        <w:div w:id="298457543">
          <w:marLeft w:val="640"/>
          <w:marRight w:val="0"/>
          <w:marTop w:val="0"/>
          <w:marBottom w:val="0"/>
          <w:divBdr>
            <w:top w:val="none" w:sz="0" w:space="0" w:color="auto"/>
            <w:left w:val="none" w:sz="0" w:space="0" w:color="auto"/>
            <w:bottom w:val="none" w:sz="0" w:space="0" w:color="auto"/>
            <w:right w:val="none" w:sz="0" w:space="0" w:color="auto"/>
          </w:divBdr>
        </w:div>
        <w:div w:id="298733715">
          <w:marLeft w:val="640"/>
          <w:marRight w:val="0"/>
          <w:marTop w:val="0"/>
          <w:marBottom w:val="0"/>
          <w:divBdr>
            <w:top w:val="none" w:sz="0" w:space="0" w:color="auto"/>
            <w:left w:val="none" w:sz="0" w:space="0" w:color="auto"/>
            <w:bottom w:val="none" w:sz="0" w:space="0" w:color="auto"/>
            <w:right w:val="none" w:sz="0" w:space="0" w:color="auto"/>
          </w:divBdr>
        </w:div>
        <w:div w:id="301890517">
          <w:marLeft w:val="640"/>
          <w:marRight w:val="0"/>
          <w:marTop w:val="0"/>
          <w:marBottom w:val="0"/>
          <w:divBdr>
            <w:top w:val="none" w:sz="0" w:space="0" w:color="auto"/>
            <w:left w:val="none" w:sz="0" w:space="0" w:color="auto"/>
            <w:bottom w:val="none" w:sz="0" w:space="0" w:color="auto"/>
            <w:right w:val="none" w:sz="0" w:space="0" w:color="auto"/>
          </w:divBdr>
        </w:div>
        <w:div w:id="315961557">
          <w:marLeft w:val="640"/>
          <w:marRight w:val="0"/>
          <w:marTop w:val="0"/>
          <w:marBottom w:val="0"/>
          <w:divBdr>
            <w:top w:val="none" w:sz="0" w:space="0" w:color="auto"/>
            <w:left w:val="none" w:sz="0" w:space="0" w:color="auto"/>
            <w:bottom w:val="none" w:sz="0" w:space="0" w:color="auto"/>
            <w:right w:val="none" w:sz="0" w:space="0" w:color="auto"/>
          </w:divBdr>
        </w:div>
        <w:div w:id="319234077">
          <w:marLeft w:val="640"/>
          <w:marRight w:val="0"/>
          <w:marTop w:val="0"/>
          <w:marBottom w:val="0"/>
          <w:divBdr>
            <w:top w:val="none" w:sz="0" w:space="0" w:color="auto"/>
            <w:left w:val="none" w:sz="0" w:space="0" w:color="auto"/>
            <w:bottom w:val="none" w:sz="0" w:space="0" w:color="auto"/>
            <w:right w:val="none" w:sz="0" w:space="0" w:color="auto"/>
          </w:divBdr>
        </w:div>
        <w:div w:id="322516728">
          <w:marLeft w:val="640"/>
          <w:marRight w:val="0"/>
          <w:marTop w:val="0"/>
          <w:marBottom w:val="0"/>
          <w:divBdr>
            <w:top w:val="none" w:sz="0" w:space="0" w:color="auto"/>
            <w:left w:val="none" w:sz="0" w:space="0" w:color="auto"/>
            <w:bottom w:val="none" w:sz="0" w:space="0" w:color="auto"/>
            <w:right w:val="none" w:sz="0" w:space="0" w:color="auto"/>
          </w:divBdr>
        </w:div>
        <w:div w:id="337773367">
          <w:marLeft w:val="640"/>
          <w:marRight w:val="0"/>
          <w:marTop w:val="0"/>
          <w:marBottom w:val="0"/>
          <w:divBdr>
            <w:top w:val="none" w:sz="0" w:space="0" w:color="auto"/>
            <w:left w:val="none" w:sz="0" w:space="0" w:color="auto"/>
            <w:bottom w:val="none" w:sz="0" w:space="0" w:color="auto"/>
            <w:right w:val="none" w:sz="0" w:space="0" w:color="auto"/>
          </w:divBdr>
        </w:div>
        <w:div w:id="356394076">
          <w:marLeft w:val="640"/>
          <w:marRight w:val="0"/>
          <w:marTop w:val="0"/>
          <w:marBottom w:val="0"/>
          <w:divBdr>
            <w:top w:val="none" w:sz="0" w:space="0" w:color="auto"/>
            <w:left w:val="none" w:sz="0" w:space="0" w:color="auto"/>
            <w:bottom w:val="none" w:sz="0" w:space="0" w:color="auto"/>
            <w:right w:val="none" w:sz="0" w:space="0" w:color="auto"/>
          </w:divBdr>
        </w:div>
        <w:div w:id="361564286">
          <w:marLeft w:val="640"/>
          <w:marRight w:val="0"/>
          <w:marTop w:val="0"/>
          <w:marBottom w:val="0"/>
          <w:divBdr>
            <w:top w:val="none" w:sz="0" w:space="0" w:color="auto"/>
            <w:left w:val="none" w:sz="0" w:space="0" w:color="auto"/>
            <w:bottom w:val="none" w:sz="0" w:space="0" w:color="auto"/>
            <w:right w:val="none" w:sz="0" w:space="0" w:color="auto"/>
          </w:divBdr>
        </w:div>
        <w:div w:id="361636188">
          <w:marLeft w:val="640"/>
          <w:marRight w:val="0"/>
          <w:marTop w:val="0"/>
          <w:marBottom w:val="0"/>
          <w:divBdr>
            <w:top w:val="none" w:sz="0" w:space="0" w:color="auto"/>
            <w:left w:val="none" w:sz="0" w:space="0" w:color="auto"/>
            <w:bottom w:val="none" w:sz="0" w:space="0" w:color="auto"/>
            <w:right w:val="none" w:sz="0" w:space="0" w:color="auto"/>
          </w:divBdr>
        </w:div>
        <w:div w:id="366221664">
          <w:marLeft w:val="640"/>
          <w:marRight w:val="0"/>
          <w:marTop w:val="0"/>
          <w:marBottom w:val="0"/>
          <w:divBdr>
            <w:top w:val="none" w:sz="0" w:space="0" w:color="auto"/>
            <w:left w:val="none" w:sz="0" w:space="0" w:color="auto"/>
            <w:bottom w:val="none" w:sz="0" w:space="0" w:color="auto"/>
            <w:right w:val="none" w:sz="0" w:space="0" w:color="auto"/>
          </w:divBdr>
        </w:div>
        <w:div w:id="372579219">
          <w:marLeft w:val="640"/>
          <w:marRight w:val="0"/>
          <w:marTop w:val="0"/>
          <w:marBottom w:val="0"/>
          <w:divBdr>
            <w:top w:val="none" w:sz="0" w:space="0" w:color="auto"/>
            <w:left w:val="none" w:sz="0" w:space="0" w:color="auto"/>
            <w:bottom w:val="none" w:sz="0" w:space="0" w:color="auto"/>
            <w:right w:val="none" w:sz="0" w:space="0" w:color="auto"/>
          </w:divBdr>
        </w:div>
        <w:div w:id="376273879">
          <w:marLeft w:val="640"/>
          <w:marRight w:val="0"/>
          <w:marTop w:val="0"/>
          <w:marBottom w:val="0"/>
          <w:divBdr>
            <w:top w:val="none" w:sz="0" w:space="0" w:color="auto"/>
            <w:left w:val="none" w:sz="0" w:space="0" w:color="auto"/>
            <w:bottom w:val="none" w:sz="0" w:space="0" w:color="auto"/>
            <w:right w:val="none" w:sz="0" w:space="0" w:color="auto"/>
          </w:divBdr>
        </w:div>
        <w:div w:id="380248584">
          <w:marLeft w:val="640"/>
          <w:marRight w:val="0"/>
          <w:marTop w:val="0"/>
          <w:marBottom w:val="0"/>
          <w:divBdr>
            <w:top w:val="none" w:sz="0" w:space="0" w:color="auto"/>
            <w:left w:val="none" w:sz="0" w:space="0" w:color="auto"/>
            <w:bottom w:val="none" w:sz="0" w:space="0" w:color="auto"/>
            <w:right w:val="none" w:sz="0" w:space="0" w:color="auto"/>
          </w:divBdr>
        </w:div>
        <w:div w:id="382297005">
          <w:marLeft w:val="640"/>
          <w:marRight w:val="0"/>
          <w:marTop w:val="0"/>
          <w:marBottom w:val="0"/>
          <w:divBdr>
            <w:top w:val="none" w:sz="0" w:space="0" w:color="auto"/>
            <w:left w:val="none" w:sz="0" w:space="0" w:color="auto"/>
            <w:bottom w:val="none" w:sz="0" w:space="0" w:color="auto"/>
            <w:right w:val="none" w:sz="0" w:space="0" w:color="auto"/>
          </w:divBdr>
        </w:div>
        <w:div w:id="384792109">
          <w:marLeft w:val="640"/>
          <w:marRight w:val="0"/>
          <w:marTop w:val="0"/>
          <w:marBottom w:val="0"/>
          <w:divBdr>
            <w:top w:val="none" w:sz="0" w:space="0" w:color="auto"/>
            <w:left w:val="none" w:sz="0" w:space="0" w:color="auto"/>
            <w:bottom w:val="none" w:sz="0" w:space="0" w:color="auto"/>
            <w:right w:val="none" w:sz="0" w:space="0" w:color="auto"/>
          </w:divBdr>
        </w:div>
        <w:div w:id="385884473">
          <w:marLeft w:val="640"/>
          <w:marRight w:val="0"/>
          <w:marTop w:val="0"/>
          <w:marBottom w:val="0"/>
          <w:divBdr>
            <w:top w:val="none" w:sz="0" w:space="0" w:color="auto"/>
            <w:left w:val="none" w:sz="0" w:space="0" w:color="auto"/>
            <w:bottom w:val="none" w:sz="0" w:space="0" w:color="auto"/>
            <w:right w:val="none" w:sz="0" w:space="0" w:color="auto"/>
          </w:divBdr>
        </w:div>
        <w:div w:id="391731895">
          <w:marLeft w:val="640"/>
          <w:marRight w:val="0"/>
          <w:marTop w:val="0"/>
          <w:marBottom w:val="0"/>
          <w:divBdr>
            <w:top w:val="none" w:sz="0" w:space="0" w:color="auto"/>
            <w:left w:val="none" w:sz="0" w:space="0" w:color="auto"/>
            <w:bottom w:val="none" w:sz="0" w:space="0" w:color="auto"/>
            <w:right w:val="none" w:sz="0" w:space="0" w:color="auto"/>
          </w:divBdr>
        </w:div>
        <w:div w:id="400174044">
          <w:marLeft w:val="640"/>
          <w:marRight w:val="0"/>
          <w:marTop w:val="0"/>
          <w:marBottom w:val="0"/>
          <w:divBdr>
            <w:top w:val="none" w:sz="0" w:space="0" w:color="auto"/>
            <w:left w:val="none" w:sz="0" w:space="0" w:color="auto"/>
            <w:bottom w:val="none" w:sz="0" w:space="0" w:color="auto"/>
            <w:right w:val="none" w:sz="0" w:space="0" w:color="auto"/>
          </w:divBdr>
        </w:div>
        <w:div w:id="403113385">
          <w:marLeft w:val="640"/>
          <w:marRight w:val="0"/>
          <w:marTop w:val="0"/>
          <w:marBottom w:val="0"/>
          <w:divBdr>
            <w:top w:val="none" w:sz="0" w:space="0" w:color="auto"/>
            <w:left w:val="none" w:sz="0" w:space="0" w:color="auto"/>
            <w:bottom w:val="none" w:sz="0" w:space="0" w:color="auto"/>
            <w:right w:val="none" w:sz="0" w:space="0" w:color="auto"/>
          </w:divBdr>
        </w:div>
        <w:div w:id="406536870">
          <w:marLeft w:val="640"/>
          <w:marRight w:val="0"/>
          <w:marTop w:val="0"/>
          <w:marBottom w:val="0"/>
          <w:divBdr>
            <w:top w:val="none" w:sz="0" w:space="0" w:color="auto"/>
            <w:left w:val="none" w:sz="0" w:space="0" w:color="auto"/>
            <w:bottom w:val="none" w:sz="0" w:space="0" w:color="auto"/>
            <w:right w:val="none" w:sz="0" w:space="0" w:color="auto"/>
          </w:divBdr>
        </w:div>
        <w:div w:id="421025991">
          <w:marLeft w:val="640"/>
          <w:marRight w:val="0"/>
          <w:marTop w:val="0"/>
          <w:marBottom w:val="0"/>
          <w:divBdr>
            <w:top w:val="none" w:sz="0" w:space="0" w:color="auto"/>
            <w:left w:val="none" w:sz="0" w:space="0" w:color="auto"/>
            <w:bottom w:val="none" w:sz="0" w:space="0" w:color="auto"/>
            <w:right w:val="none" w:sz="0" w:space="0" w:color="auto"/>
          </w:divBdr>
        </w:div>
        <w:div w:id="431244367">
          <w:marLeft w:val="640"/>
          <w:marRight w:val="0"/>
          <w:marTop w:val="0"/>
          <w:marBottom w:val="0"/>
          <w:divBdr>
            <w:top w:val="none" w:sz="0" w:space="0" w:color="auto"/>
            <w:left w:val="none" w:sz="0" w:space="0" w:color="auto"/>
            <w:bottom w:val="none" w:sz="0" w:space="0" w:color="auto"/>
            <w:right w:val="none" w:sz="0" w:space="0" w:color="auto"/>
          </w:divBdr>
        </w:div>
        <w:div w:id="442237556">
          <w:marLeft w:val="640"/>
          <w:marRight w:val="0"/>
          <w:marTop w:val="0"/>
          <w:marBottom w:val="0"/>
          <w:divBdr>
            <w:top w:val="none" w:sz="0" w:space="0" w:color="auto"/>
            <w:left w:val="none" w:sz="0" w:space="0" w:color="auto"/>
            <w:bottom w:val="none" w:sz="0" w:space="0" w:color="auto"/>
            <w:right w:val="none" w:sz="0" w:space="0" w:color="auto"/>
          </w:divBdr>
        </w:div>
        <w:div w:id="466774861">
          <w:marLeft w:val="640"/>
          <w:marRight w:val="0"/>
          <w:marTop w:val="0"/>
          <w:marBottom w:val="0"/>
          <w:divBdr>
            <w:top w:val="none" w:sz="0" w:space="0" w:color="auto"/>
            <w:left w:val="none" w:sz="0" w:space="0" w:color="auto"/>
            <w:bottom w:val="none" w:sz="0" w:space="0" w:color="auto"/>
            <w:right w:val="none" w:sz="0" w:space="0" w:color="auto"/>
          </w:divBdr>
        </w:div>
        <w:div w:id="470101724">
          <w:marLeft w:val="640"/>
          <w:marRight w:val="0"/>
          <w:marTop w:val="0"/>
          <w:marBottom w:val="0"/>
          <w:divBdr>
            <w:top w:val="none" w:sz="0" w:space="0" w:color="auto"/>
            <w:left w:val="none" w:sz="0" w:space="0" w:color="auto"/>
            <w:bottom w:val="none" w:sz="0" w:space="0" w:color="auto"/>
            <w:right w:val="none" w:sz="0" w:space="0" w:color="auto"/>
          </w:divBdr>
        </w:div>
        <w:div w:id="475923752">
          <w:marLeft w:val="640"/>
          <w:marRight w:val="0"/>
          <w:marTop w:val="0"/>
          <w:marBottom w:val="0"/>
          <w:divBdr>
            <w:top w:val="none" w:sz="0" w:space="0" w:color="auto"/>
            <w:left w:val="none" w:sz="0" w:space="0" w:color="auto"/>
            <w:bottom w:val="none" w:sz="0" w:space="0" w:color="auto"/>
            <w:right w:val="none" w:sz="0" w:space="0" w:color="auto"/>
          </w:divBdr>
        </w:div>
        <w:div w:id="476991633">
          <w:marLeft w:val="640"/>
          <w:marRight w:val="0"/>
          <w:marTop w:val="0"/>
          <w:marBottom w:val="0"/>
          <w:divBdr>
            <w:top w:val="none" w:sz="0" w:space="0" w:color="auto"/>
            <w:left w:val="none" w:sz="0" w:space="0" w:color="auto"/>
            <w:bottom w:val="none" w:sz="0" w:space="0" w:color="auto"/>
            <w:right w:val="none" w:sz="0" w:space="0" w:color="auto"/>
          </w:divBdr>
        </w:div>
        <w:div w:id="483201263">
          <w:marLeft w:val="640"/>
          <w:marRight w:val="0"/>
          <w:marTop w:val="0"/>
          <w:marBottom w:val="0"/>
          <w:divBdr>
            <w:top w:val="none" w:sz="0" w:space="0" w:color="auto"/>
            <w:left w:val="none" w:sz="0" w:space="0" w:color="auto"/>
            <w:bottom w:val="none" w:sz="0" w:space="0" w:color="auto"/>
            <w:right w:val="none" w:sz="0" w:space="0" w:color="auto"/>
          </w:divBdr>
        </w:div>
        <w:div w:id="499320011">
          <w:marLeft w:val="640"/>
          <w:marRight w:val="0"/>
          <w:marTop w:val="0"/>
          <w:marBottom w:val="0"/>
          <w:divBdr>
            <w:top w:val="none" w:sz="0" w:space="0" w:color="auto"/>
            <w:left w:val="none" w:sz="0" w:space="0" w:color="auto"/>
            <w:bottom w:val="none" w:sz="0" w:space="0" w:color="auto"/>
            <w:right w:val="none" w:sz="0" w:space="0" w:color="auto"/>
          </w:divBdr>
        </w:div>
        <w:div w:id="505706144">
          <w:marLeft w:val="640"/>
          <w:marRight w:val="0"/>
          <w:marTop w:val="0"/>
          <w:marBottom w:val="0"/>
          <w:divBdr>
            <w:top w:val="none" w:sz="0" w:space="0" w:color="auto"/>
            <w:left w:val="none" w:sz="0" w:space="0" w:color="auto"/>
            <w:bottom w:val="none" w:sz="0" w:space="0" w:color="auto"/>
            <w:right w:val="none" w:sz="0" w:space="0" w:color="auto"/>
          </w:divBdr>
        </w:div>
        <w:div w:id="518659334">
          <w:marLeft w:val="640"/>
          <w:marRight w:val="0"/>
          <w:marTop w:val="0"/>
          <w:marBottom w:val="0"/>
          <w:divBdr>
            <w:top w:val="none" w:sz="0" w:space="0" w:color="auto"/>
            <w:left w:val="none" w:sz="0" w:space="0" w:color="auto"/>
            <w:bottom w:val="none" w:sz="0" w:space="0" w:color="auto"/>
            <w:right w:val="none" w:sz="0" w:space="0" w:color="auto"/>
          </w:divBdr>
        </w:div>
        <w:div w:id="527833654">
          <w:marLeft w:val="640"/>
          <w:marRight w:val="0"/>
          <w:marTop w:val="0"/>
          <w:marBottom w:val="0"/>
          <w:divBdr>
            <w:top w:val="none" w:sz="0" w:space="0" w:color="auto"/>
            <w:left w:val="none" w:sz="0" w:space="0" w:color="auto"/>
            <w:bottom w:val="none" w:sz="0" w:space="0" w:color="auto"/>
            <w:right w:val="none" w:sz="0" w:space="0" w:color="auto"/>
          </w:divBdr>
        </w:div>
        <w:div w:id="532813198">
          <w:marLeft w:val="640"/>
          <w:marRight w:val="0"/>
          <w:marTop w:val="0"/>
          <w:marBottom w:val="0"/>
          <w:divBdr>
            <w:top w:val="none" w:sz="0" w:space="0" w:color="auto"/>
            <w:left w:val="none" w:sz="0" w:space="0" w:color="auto"/>
            <w:bottom w:val="none" w:sz="0" w:space="0" w:color="auto"/>
            <w:right w:val="none" w:sz="0" w:space="0" w:color="auto"/>
          </w:divBdr>
        </w:div>
        <w:div w:id="533347337">
          <w:marLeft w:val="640"/>
          <w:marRight w:val="0"/>
          <w:marTop w:val="0"/>
          <w:marBottom w:val="0"/>
          <w:divBdr>
            <w:top w:val="none" w:sz="0" w:space="0" w:color="auto"/>
            <w:left w:val="none" w:sz="0" w:space="0" w:color="auto"/>
            <w:bottom w:val="none" w:sz="0" w:space="0" w:color="auto"/>
            <w:right w:val="none" w:sz="0" w:space="0" w:color="auto"/>
          </w:divBdr>
        </w:div>
        <w:div w:id="541406578">
          <w:marLeft w:val="640"/>
          <w:marRight w:val="0"/>
          <w:marTop w:val="0"/>
          <w:marBottom w:val="0"/>
          <w:divBdr>
            <w:top w:val="none" w:sz="0" w:space="0" w:color="auto"/>
            <w:left w:val="none" w:sz="0" w:space="0" w:color="auto"/>
            <w:bottom w:val="none" w:sz="0" w:space="0" w:color="auto"/>
            <w:right w:val="none" w:sz="0" w:space="0" w:color="auto"/>
          </w:divBdr>
        </w:div>
        <w:div w:id="543325500">
          <w:marLeft w:val="640"/>
          <w:marRight w:val="0"/>
          <w:marTop w:val="0"/>
          <w:marBottom w:val="0"/>
          <w:divBdr>
            <w:top w:val="none" w:sz="0" w:space="0" w:color="auto"/>
            <w:left w:val="none" w:sz="0" w:space="0" w:color="auto"/>
            <w:bottom w:val="none" w:sz="0" w:space="0" w:color="auto"/>
            <w:right w:val="none" w:sz="0" w:space="0" w:color="auto"/>
          </w:divBdr>
        </w:div>
        <w:div w:id="549879782">
          <w:marLeft w:val="640"/>
          <w:marRight w:val="0"/>
          <w:marTop w:val="0"/>
          <w:marBottom w:val="0"/>
          <w:divBdr>
            <w:top w:val="none" w:sz="0" w:space="0" w:color="auto"/>
            <w:left w:val="none" w:sz="0" w:space="0" w:color="auto"/>
            <w:bottom w:val="none" w:sz="0" w:space="0" w:color="auto"/>
            <w:right w:val="none" w:sz="0" w:space="0" w:color="auto"/>
          </w:divBdr>
        </w:div>
        <w:div w:id="555355104">
          <w:marLeft w:val="640"/>
          <w:marRight w:val="0"/>
          <w:marTop w:val="0"/>
          <w:marBottom w:val="0"/>
          <w:divBdr>
            <w:top w:val="none" w:sz="0" w:space="0" w:color="auto"/>
            <w:left w:val="none" w:sz="0" w:space="0" w:color="auto"/>
            <w:bottom w:val="none" w:sz="0" w:space="0" w:color="auto"/>
            <w:right w:val="none" w:sz="0" w:space="0" w:color="auto"/>
          </w:divBdr>
        </w:div>
        <w:div w:id="568153628">
          <w:marLeft w:val="640"/>
          <w:marRight w:val="0"/>
          <w:marTop w:val="0"/>
          <w:marBottom w:val="0"/>
          <w:divBdr>
            <w:top w:val="none" w:sz="0" w:space="0" w:color="auto"/>
            <w:left w:val="none" w:sz="0" w:space="0" w:color="auto"/>
            <w:bottom w:val="none" w:sz="0" w:space="0" w:color="auto"/>
            <w:right w:val="none" w:sz="0" w:space="0" w:color="auto"/>
          </w:divBdr>
        </w:div>
        <w:div w:id="581918068">
          <w:marLeft w:val="640"/>
          <w:marRight w:val="0"/>
          <w:marTop w:val="0"/>
          <w:marBottom w:val="0"/>
          <w:divBdr>
            <w:top w:val="none" w:sz="0" w:space="0" w:color="auto"/>
            <w:left w:val="none" w:sz="0" w:space="0" w:color="auto"/>
            <w:bottom w:val="none" w:sz="0" w:space="0" w:color="auto"/>
            <w:right w:val="none" w:sz="0" w:space="0" w:color="auto"/>
          </w:divBdr>
        </w:div>
        <w:div w:id="583883687">
          <w:marLeft w:val="640"/>
          <w:marRight w:val="0"/>
          <w:marTop w:val="0"/>
          <w:marBottom w:val="0"/>
          <w:divBdr>
            <w:top w:val="none" w:sz="0" w:space="0" w:color="auto"/>
            <w:left w:val="none" w:sz="0" w:space="0" w:color="auto"/>
            <w:bottom w:val="none" w:sz="0" w:space="0" w:color="auto"/>
            <w:right w:val="none" w:sz="0" w:space="0" w:color="auto"/>
          </w:divBdr>
        </w:div>
        <w:div w:id="586575774">
          <w:marLeft w:val="640"/>
          <w:marRight w:val="0"/>
          <w:marTop w:val="0"/>
          <w:marBottom w:val="0"/>
          <w:divBdr>
            <w:top w:val="none" w:sz="0" w:space="0" w:color="auto"/>
            <w:left w:val="none" w:sz="0" w:space="0" w:color="auto"/>
            <w:bottom w:val="none" w:sz="0" w:space="0" w:color="auto"/>
            <w:right w:val="none" w:sz="0" w:space="0" w:color="auto"/>
          </w:divBdr>
        </w:div>
        <w:div w:id="601187534">
          <w:marLeft w:val="640"/>
          <w:marRight w:val="0"/>
          <w:marTop w:val="0"/>
          <w:marBottom w:val="0"/>
          <w:divBdr>
            <w:top w:val="none" w:sz="0" w:space="0" w:color="auto"/>
            <w:left w:val="none" w:sz="0" w:space="0" w:color="auto"/>
            <w:bottom w:val="none" w:sz="0" w:space="0" w:color="auto"/>
            <w:right w:val="none" w:sz="0" w:space="0" w:color="auto"/>
          </w:divBdr>
        </w:div>
        <w:div w:id="608198773">
          <w:marLeft w:val="640"/>
          <w:marRight w:val="0"/>
          <w:marTop w:val="0"/>
          <w:marBottom w:val="0"/>
          <w:divBdr>
            <w:top w:val="none" w:sz="0" w:space="0" w:color="auto"/>
            <w:left w:val="none" w:sz="0" w:space="0" w:color="auto"/>
            <w:bottom w:val="none" w:sz="0" w:space="0" w:color="auto"/>
            <w:right w:val="none" w:sz="0" w:space="0" w:color="auto"/>
          </w:divBdr>
        </w:div>
        <w:div w:id="612635895">
          <w:marLeft w:val="640"/>
          <w:marRight w:val="0"/>
          <w:marTop w:val="0"/>
          <w:marBottom w:val="0"/>
          <w:divBdr>
            <w:top w:val="none" w:sz="0" w:space="0" w:color="auto"/>
            <w:left w:val="none" w:sz="0" w:space="0" w:color="auto"/>
            <w:bottom w:val="none" w:sz="0" w:space="0" w:color="auto"/>
            <w:right w:val="none" w:sz="0" w:space="0" w:color="auto"/>
          </w:divBdr>
        </w:div>
        <w:div w:id="613289623">
          <w:marLeft w:val="640"/>
          <w:marRight w:val="0"/>
          <w:marTop w:val="0"/>
          <w:marBottom w:val="0"/>
          <w:divBdr>
            <w:top w:val="none" w:sz="0" w:space="0" w:color="auto"/>
            <w:left w:val="none" w:sz="0" w:space="0" w:color="auto"/>
            <w:bottom w:val="none" w:sz="0" w:space="0" w:color="auto"/>
            <w:right w:val="none" w:sz="0" w:space="0" w:color="auto"/>
          </w:divBdr>
        </w:div>
        <w:div w:id="613708513">
          <w:marLeft w:val="640"/>
          <w:marRight w:val="0"/>
          <w:marTop w:val="0"/>
          <w:marBottom w:val="0"/>
          <w:divBdr>
            <w:top w:val="none" w:sz="0" w:space="0" w:color="auto"/>
            <w:left w:val="none" w:sz="0" w:space="0" w:color="auto"/>
            <w:bottom w:val="none" w:sz="0" w:space="0" w:color="auto"/>
            <w:right w:val="none" w:sz="0" w:space="0" w:color="auto"/>
          </w:divBdr>
        </w:div>
        <w:div w:id="629701638">
          <w:marLeft w:val="640"/>
          <w:marRight w:val="0"/>
          <w:marTop w:val="0"/>
          <w:marBottom w:val="0"/>
          <w:divBdr>
            <w:top w:val="none" w:sz="0" w:space="0" w:color="auto"/>
            <w:left w:val="none" w:sz="0" w:space="0" w:color="auto"/>
            <w:bottom w:val="none" w:sz="0" w:space="0" w:color="auto"/>
            <w:right w:val="none" w:sz="0" w:space="0" w:color="auto"/>
          </w:divBdr>
        </w:div>
        <w:div w:id="643851982">
          <w:marLeft w:val="640"/>
          <w:marRight w:val="0"/>
          <w:marTop w:val="0"/>
          <w:marBottom w:val="0"/>
          <w:divBdr>
            <w:top w:val="none" w:sz="0" w:space="0" w:color="auto"/>
            <w:left w:val="none" w:sz="0" w:space="0" w:color="auto"/>
            <w:bottom w:val="none" w:sz="0" w:space="0" w:color="auto"/>
            <w:right w:val="none" w:sz="0" w:space="0" w:color="auto"/>
          </w:divBdr>
        </w:div>
        <w:div w:id="644511617">
          <w:marLeft w:val="640"/>
          <w:marRight w:val="0"/>
          <w:marTop w:val="0"/>
          <w:marBottom w:val="0"/>
          <w:divBdr>
            <w:top w:val="none" w:sz="0" w:space="0" w:color="auto"/>
            <w:left w:val="none" w:sz="0" w:space="0" w:color="auto"/>
            <w:bottom w:val="none" w:sz="0" w:space="0" w:color="auto"/>
            <w:right w:val="none" w:sz="0" w:space="0" w:color="auto"/>
          </w:divBdr>
        </w:div>
        <w:div w:id="659045074">
          <w:marLeft w:val="640"/>
          <w:marRight w:val="0"/>
          <w:marTop w:val="0"/>
          <w:marBottom w:val="0"/>
          <w:divBdr>
            <w:top w:val="none" w:sz="0" w:space="0" w:color="auto"/>
            <w:left w:val="none" w:sz="0" w:space="0" w:color="auto"/>
            <w:bottom w:val="none" w:sz="0" w:space="0" w:color="auto"/>
            <w:right w:val="none" w:sz="0" w:space="0" w:color="auto"/>
          </w:divBdr>
        </w:div>
        <w:div w:id="681585604">
          <w:marLeft w:val="640"/>
          <w:marRight w:val="0"/>
          <w:marTop w:val="0"/>
          <w:marBottom w:val="0"/>
          <w:divBdr>
            <w:top w:val="none" w:sz="0" w:space="0" w:color="auto"/>
            <w:left w:val="none" w:sz="0" w:space="0" w:color="auto"/>
            <w:bottom w:val="none" w:sz="0" w:space="0" w:color="auto"/>
            <w:right w:val="none" w:sz="0" w:space="0" w:color="auto"/>
          </w:divBdr>
        </w:div>
        <w:div w:id="687298863">
          <w:marLeft w:val="640"/>
          <w:marRight w:val="0"/>
          <w:marTop w:val="0"/>
          <w:marBottom w:val="0"/>
          <w:divBdr>
            <w:top w:val="none" w:sz="0" w:space="0" w:color="auto"/>
            <w:left w:val="none" w:sz="0" w:space="0" w:color="auto"/>
            <w:bottom w:val="none" w:sz="0" w:space="0" w:color="auto"/>
            <w:right w:val="none" w:sz="0" w:space="0" w:color="auto"/>
          </w:divBdr>
        </w:div>
        <w:div w:id="695498860">
          <w:marLeft w:val="640"/>
          <w:marRight w:val="0"/>
          <w:marTop w:val="0"/>
          <w:marBottom w:val="0"/>
          <w:divBdr>
            <w:top w:val="none" w:sz="0" w:space="0" w:color="auto"/>
            <w:left w:val="none" w:sz="0" w:space="0" w:color="auto"/>
            <w:bottom w:val="none" w:sz="0" w:space="0" w:color="auto"/>
            <w:right w:val="none" w:sz="0" w:space="0" w:color="auto"/>
          </w:divBdr>
        </w:div>
        <w:div w:id="695884964">
          <w:marLeft w:val="640"/>
          <w:marRight w:val="0"/>
          <w:marTop w:val="0"/>
          <w:marBottom w:val="0"/>
          <w:divBdr>
            <w:top w:val="none" w:sz="0" w:space="0" w:color="auto"/>
            <w:left w:val="none" w:sz="0" w:space="0" w:color="auto"/>
            <w:bottom w:val="none" w:sz="0" w:space="0" w:color="auto"/>
            <w:right w:val="none" w:sz="0" w:space="0" w:color="auto"/>
          </w:divBdr>
        </w:div>
        <w:div w:id="702175755">
          <w:marLeft w:val="640"/>
          <w:marRight w:val="0"/>
          <w:marTop w:val="0"/>
          <w:marBottom w:val="0"/>
          <w:divBdr>
            <w:top w:val="none" w:sz="0" w:space="0" w:color="auto"/>
            <w:left w:val="none" w:sz="0" w:space="0" w:color="auto"/>
            <w:bottom w:val="none" w:sz="0" w:space="0" w:color="auto"/>
            <w:right w:val="none" w:sz="0" w:space="0" w:color="auto"/>
          </w:divBdr>
        </w:div>
        <w:div w:id="703791240">
          <w:marLeft w:val="640"/>
          <w:marRight w:val="0"/>
          <w:marTop w:val="0"/>
          <w:marBottom w:val="0"/>
          <w:divBdr>
            <w:top w:val="none" w:sz="0" w:space="0" w:color="auto"/>
            <w:left w:val="none" w:sz="0" w:space="0" w:color="auto"/>
            <w:bottom w:val="none" w:sz="0" w:space="0" w:color="auto"/>
            <w:right w:val="none" w:sz="0" w:space="0" w:color="auto"/>
          </w:divBdr>
        </w:div>
        <w:div w:id="724911267">
          <w:marLeft w:val="640"/>
          <w:marRight w:val="0"/>
          <w:marTop w:val="0"/>
          <w:marBottom w:val="0"/>
          <w:divBdr>
            <w:top w:val="none" w:sz="0" w:space="0" w:color="auto"/>
            <w:left w:val="none" w:sz="0" w:space="0" w:color="auto"/>
            <w:bottom w:val="none" w:sz="0" w:space="0" w:color="auto"/>
            <w:right w:val="none" w:sz="0" w:space="0" w:color="auto"/>
          </w:divBdr>
        </w:div>
        <w:div w:id="729693482">
          <w:marLeft w:val="640"/>
          <w:marRight w:val="0"/>
          <w:marTop w:val="0"/>
          <w:marBottom w:val="0"/>
          <w:divBdr>
            <w:top w:val="none" w:sz="0" w:space="0" w:color="auto"/>
            <w:left w:val="none" w:sz="0" w:space="0" w:color="auto"/>
            <w:bottom w:val="none" w:sz="0" w:space="0" w:color="auto"/>
            <w:right w:val="none" w:sz="0" w:space="0" w:color="auto"/>
          </w:divBdr>
        </w:div>
        <w:div w:id="768889417">
          <w:marLeft w:val="640"/>
          <w:marRight w:val="0"/>
          <w:marTop w:val="0"/>
          <w:marBottom w:val="0"/>
          <w:divBdr>
            <w:top w:val="none" w:sz="0" w:space="0" w:color="auto"/>
            <w:left w:val="none" w:sz="0" w:space="0" w:color="auto"/>
            <w:bottom w:val="none" w:sz="0" w:space="0" w:color="auto"/>
            <w:right w:val="none" w:sz="0" w:space="0" w:color="auto"/>
          </w:divBdr>
        </w:div>
        <w:div w:id="771319392">
          <w:marLeft w:val="640"/>
          <w:marRight w:val="0"/>
          <w:marTop w:val="0"/>
          <w:marBottom w:val="0"/>
          <w:divBdr>
            <w:top w:val="none" w:sz="0" w:space="0" w:color="auto"/>
            <w:left w:val="none" w:sz="0" w:space="0" w:color="auto"/>
            <w:bottom w:val="none" w:sz="0" w:space="0" w:color="auto"/>
            <w:right w:val="none" w:sz="0" w:space="0" w:color="auto"/>
          </w:divBdr>
        </w:div>
        <w:div w:id="785777044">
          <w:marLeft w:val="640"/>
          <w:marRight w:val="0"/>
          <w:marTop w:val="0"/>
          <w:marBottom w:val="0"/>
          <w:divBdr>
            <w:top w:val="none" w:sz="0" w:space="0" w:color="auto"/>
            <w:left w:val="none" w:sz="0" w:space="0" w:color="auto"/>
            <w:bottom w:val="none" w:sz="0" w:space="0" w:color="auto"/>
            <w:right w:val="none" w:sz="0" w:space="0" w:color="auto"/>
          </w:divBdr>
        </w:div>
        <w:div w:id="794832080">
          <w:marLeft w:val="640"/>
          <w:marRight w:val="0"/>
          <w:marTop w:val="0"/>
          <w:marBottom w:val="0"/>
          <w:divBdr>
            <w:top w:val="none" w:sz="0" w:space="0" w:color="auto"/>
            <w:left w:val="none" w:sz="0" w:space="0" w:color="auto"/>
            <w:bottom w:val="none" w:sz="0" w:space="0" w:color="auto"/>
            <w:right w:val="none" w:sz="0" w:space="0" w:color="auto"/>
          </w:divBdr>
        </w:div>
        <w:div w:id="796215836">
          <w:marLeft w:val="640"/>
          <w:marRight w:val="0"/>
          <w:marTop w:val="0"/>
          <w:marBottom w:val="0"/>
          <w:divBdr>
            <w:top w:val="none" w:sz="0" w:space="0" w:color="auto"/>
            <w:left w:val="none" w:sz="0" w:space="0" w:color="auto"/>
            <w:bottom w:val="none" w:sz="0" w:space="0" w:color="auto"/>
            <w:right w:val="none" w:sz="0" w:space="0" w:color="auto"/>
          </w:divBdr>
        </w:div>
        <w:div w:id="810829823">
          <w:marLeft w:val="640"/>
          <w:marRight w:val="0"/>
          <w:marTop w:val="0"/>
          <w:marBottom w:val="0"/>
          <w:divBdr>
            <w:top w:val="none" w:sz="0" w:space="0" w:color="auto"/>
            <w:left w:val="none" w:sz="0" w:space="0" w:color="auto"/>
            <w:bottom w:val="none" w:sz="0" w:space="0" w:color="auto"/>
            <w:right w:val="none" w:sz="0" w:space="0" w:color="auto"/>
          </w:divBdr>
        </w:div>
        <w:div w:id="811484127">
          <w:marLeft w:val="640"/>
          <w:marRight w:val="0"/>
          <w:marTop w:val="0"/>
          <w:marBottom w:val="0"/>
          <w:divBdr>
            <w:top w:val="none" w:sz="0" w:space="0" w:color="auto"/>
            <w:left w:val="none" w:sz="0" w:space="0" w:color="auto"/>
            <w:bottom w:val="none" w:sz="0" w:space="0" w:color="auto"/>
            <w:right w:val="none" w:sz="0" w:space="0" w:color="auto"/>
          </w:divBdr>
        </w:div>
        <w:div w:id="816343290">
          <w:marLeft w:val="640"/>
          <w:marRight w:val="0"/>
          <w:marTop w:val="0"/>
          <w:marBottom w:val="0"/>
          <w:divBdr>
            <w:top w:val="none" w:sz="0" w:space="0" w:color="auto"/>
            <w:left w:val="none" w:sz="0" w:space="0" w:color="auto"/>
            <w:bottom w:val="none" w:sz="0" w:space="0" w:color="auto"/>
            <w:right w:val="none" w:sz="0" w:space="0" w:color="auto"/>
          </w:divBdr>
        </w:div>
        <w:div w:id="819537142">
          <w:marLeft w:val="640"/>
          <w:marRight w:val="0"/>
          <w:marTop w:val="0"/>
          <w:marBottom w:val="0"/>
          <w:divBdr>
            <w:top w:val="none" w:sz="0" w:space="0" w:color="auto"/>
            <w:left w:val="none" w:sz="0" w:space="0" w:color="auto"/>
            <w:bottom w:val="none" w:sz="0" w:space="0" w:color="auto"/>
            <w:right w:val="none" w:sz="0" w:space="0" w:color="auto"/>
          </w:divBdr>
        </w:div>
        <w:div w:id="828208598">
          <w:marLeft w:val="640"/>
          <w:marRight w:val="0"/>
          <w:marTop w:val="0"/>
          <w:marBottom w:val="0"/>
          <w:divBdr>
            <w:top w:val="none" w:sz="0" w:space="0" w:color="auto"/>
            <w:left w:val="none" w:sz="0" w:space="0" w:color="auto"/>
            <w:bottom w:val="none" w:sz="0" w:space="0" w:color="auto"/>
            <w:right w:val="none" w:sz="0" w:space="0" w:color="auto"/>
          </w:divBdr>
        </w:div>
        <w:div w:id="829292572">
          <w:marLeft w:val="640"/>
          <w:marRight w:val="0"/>
          <w:marTop w:val="0"/>
          <w:marBottom w:val="0"/>
          <w:divBdr>
            <w:top w:val="none" w:sz="0" w:space="0" w:color="auto"/>
            <w:left w:val="none" w:sz="0" w:space="0" w:color="auto"/>
            <w:bottom w:val="none" w:sz="0" w:space="0" w:color="auto"/>
            <w:right w:val="none" w:sz="0" w:space="0" w:color="auto"/>
          </w:divBdr>
        </w:div>
        <w:div w:id="831483643">
          <w:marLeft w:val="640"/>
          <w:marRight w:val="0"/>
          <w:marTop w:val="0"/>
          <w:marBottom w:val="0"/>
          <w:divBdr>
            <w:top w:val="none" w:sz="0" w:space="0" w:color="auto"/>
            <w:left w:val="none" w:sz="0" w:space="0" w:color="auto"/>
            <w:bottom w:val="none" w:sz="0" w:space="0" w:color="auto"/>
            <w:right w:val="none" w:sz="0" w:space="0" w:color="auto"/>
          </w:divBdr>
        </w:div>
        <w:div w:id="860977505">
          <w:marLeft w:val="640"/>
          <w:marRight w:val="0"/>
          <w:marTop w:val="0"/>
          <w:marBottom w:val="0"/>
          <w:divBdr>
            <w:top w:val="none" w:sz="0" w:space="0" w:color="auto"/>
            <w:left w:val="none" w:sz="0" w:space="0" w:color="auto"/>
            <w:bottom w:val="none" w:sz="0" w:space="0" w:color="auto"/>
            <w:right w:val="none" w:sz="0" w:space="0" w:color="auto"/>
          </w:divBdr>
        </w:div>
        <w:div w:id="863136949">
          <w:marLeft w:val="640"/>
          <w:marRight w:val="0"/>
          <w:marTop w:val="0"/>
          <w:marBottom w:val="0"/>
          <w:divBdr>
            <w:top w:val="none" w:sz="0" w:space="0" w:color="auto"/>
            <w:left w:val="none" w:sz="0" w:space="0" w:color="auto"/>
            <w:bottom w:val="none" w:sz="0" w:space="0" w:color="auto"/>
            <w:right w:val="none" w:sz="0" w:space="0" w:color="auto"/>
          </w:divBdr>
        </w:div>
        <w:div w:id="864946638">
          <w:marLeft w:val="640"/>
          <w:marRight w:val="0"/>
          <w:marTop w:val="0"/>
          <w:marBottom w:val="0"/>
          <w:divBdr>
            <w:top w:val="none" w:sz="0" w:space="0" w:color="auto"/>
            <w:left w:val="none" w:sz="0" w:space="0" w:color="auto"/>
            <w:bottom w:val="none" w:sz="0" w:space="0" w:color="auto"/>
            <w:right w:val="none" w:sz="0" w:space="0" w:color="auto"/>
          </w:divBdr>
        </w:div>
        <w:div w:id="870261143">
          <w:marLeft w:val="640"/>
          <w:marRight w:val="0"/>
          <w:marTop w:val="0"/>
          <w:marBottom w:val="0"/>
          <w:divBdr>
            <w:top w:val="none" w:sz="0" w:space="0" w:color="auto"/>
            <w:left w:val="none" w:sz="0" w:space="0" w:color="auto"/>
            <w:bottom w:val="none" w:sz="0" w:space="0" w:color="auto"/>
            <w:right w:val="none" w:sz="0" w:space="0" w:color="auto"/>
          </w:divBdr>
        </w:div>
        <w:div w:id="903301692">
          <w:marLeft w:val="640"/>
          <w:marRight w:val="0"/>
          <w:marTop w:val="0"/>
          <w:marBottom w:val="0"/>
          <w:divBdr>
            <w:top w:val="none" w:sz="0" w:space="0" w:color="auto"/>
            <w:left w:val="none" w:sz="0" w:space="0" w:color="auto"/>
            <w:bottom w:val="none" w:sz="0" w:space="0" w:color="auto"/>
            <w:right w:val="none" w:sz="0" w:space="0" w:color="auto"/>
          </w:divBdr>
        </w:div>
        <w:div w:id="912545921">
          <w:marLeft w:val="640"/>
          <w:marRight w:val="0"/>
          <w:marTop w:val="0"/>
          <w:marBottom w:val="0"/>
          <w:divBdr>
            <w:top w:val="none" w:sz="0" w:space="0" w:color="auto"/>
            <w:left w:val="none" w:sz="0" w:space="0" w:color="auto"/>
            <w:bottom w:val="none" w:sz="0" w:space="0" w:color="auto"/>
            <w:right w:val="none" w:sz="0" w:space="0" w:color="auto"/>
          </w:divBdr>
        </w:div>
        <w:div w:id="914167579">
          <w:marLeft w:val="640"/>
          <w:marRight w:val="0"/>
          <w:marTop w:val="0"/>
          <w:marBottom w:val="0"/>
          <w:divBdr>
            <w:top w:val="none" w:sz="0" w:space="0" w:color="auto"/>
            <w:left w:val="none" w:sz="0" w:space="0" w:color="auto"/>
            <w:bottom w:val="none" w:sz="0" w:space="0" w:color="auto"/>
            <w:right w:val="none" w:sz="0" w:space="0" w:color="auto"/>
          </w:divBdr>
        </w:div>
        <w:div w:id="914901522">
          <w:marLeft w:val="640"/>
          <w:marRight w:val="0"/>
          <w:marTop w:val="0"/>
          <w:marBottom w:val="0"/>
          <w:divBdr>
            <w:top w:val="none" w:sz="0" w:space="0" w:color="auto"/>
            <w:left w:val="none" w:sz="0" w:space="0" w:color="auto"/>
            <w:bottom w:val="none" w:sz="0" w:space="0" w:color="auto"/>
            <w:right w:val="none" w:sz="0" w:space="0" w:color="auto"/>
          </w:divBdr>
        </w:div>
        <w:div w:id="922295965">
          <w:marLeft w:val="640"/>
          <w:marRight w:val="0"/>
          <w:marTop w:val="0"/>
          <w:marBottom w:val="0"/>
          <w:divBdr>
            <w:top w:val="none" w:sz="0" w:space="0" w:color="auto"/>
            <w:left w:val="none" w:sz="0" w:space="0" w:color="auto"/>
            <w:bottom w:val="none" w:sz="0" w:space="0" w:color="auto"/>
            <w:right w:val="none" w:sz="0" w:space="0" w:color="auto"/>
          </w:divBdr>
        </w:div>
        <w:div w:id="954336223">
          <w:marLeft w:val="640"/>
          <w:marRight w:val="0"/>
          <w:marTop w:val="0"/>
          <w:marBottom w:val="0"/>
          <w:divBdr>
            <w:top w:val="none" w:sz="0" w:space="0" w:color="auto"/>
            <w:left w:val="none" w:sz="0" w:space="0" w:color="auto"/>
            <w:bottom w:val="none" w:sz="0" w:space="0" w:color="auto"/>
            <w:right w:val="none" w:sz="0" w:space="0" w:color="auto"/>
          </w:divBdr>
        </w:div>
        <w:div w:id="967052965">
          <w:marLeft w:val="640"/>
          <w:marRight w:val="0"/>
          <w:marTop w:val="0"/>
          <w:marBottom w:val="0"/>
          <w:divBdr>
            <w:top w:val="none" w:sz="0" w:space="0" w:color="auto"/>
            <w:left w:val="none" w:sz="0" w:space="0" w:color="auto"/>
            <w:bottom w:val="none" w:sz="0" w:space="0" w:color="auto"/>
            <w:right w:val="none" w:sz="0" w:space="0" w:color="auto"/>
          </w:divBdr>
        </w:div>
        <w:div w:id="969869819">
          <w:marLeft w:val="640"/>
          <w:marRight w:val="0"/>
          <w:marTop w:val="0"/>
          <w:marBottom w:val="0"/>
          <w:divBdr>
            <w:top w:val="none" w:sz="0" w:space="0" w:color="auto"/>
            <w:left w:val="none" w:sz="0" w:space="0" w:color="auto"/>
            <w:bottom w:val="none" w:sz="0" w:space="0" w:color="auto"/>
            <w:right w:val="none" w:sz="0" w:space="0" w:color="auto"/>
          </w:divBdr>
        </w:div>
        <w:div w:id="974330077">
          <w:marLeft w:val="640"/>
          <w:marRight w:val="0"/>
          <w:marTop w:val="0"/>
          <w:marBottom w:val="0"/>
          <w:divBdr>
            <w:top w:val="none" w:sz="0" w:space="0" w:color="auto"/>
            <w:left w:val="none" w:sz="0" w:space="0" w:color="auto"/>
            <w:bottom w:val="none" w:sz="0" w:space="0" w:color="auto"/>
            <w:right w:val="none" w:sz="0" w:space="0" w:color="auto"/>
          </w:divBdr>
        </w:div>
        <w:div w:id="993723337">
          <w:marLeft w:val="640"/>
          <w:marRight w:val="0"/>
          <w:marTop w:val="0"/>
          <w:marBottom w:val="0"/>
          <w:divBdr>
            <w:top w:val="none" w:sz="0" w:space="0" w:color="auto"/>
            <w:left w:val="none" w:sz="0" w:space="0" w:color="auto"/>
            <w:bottom w:val="none" w:sz="0" w:space="0" w:color="auto"/>
            <w:right w:val="none" w:sz="0" w:space="0" w:color="auto"/>
          </w:divBdr>
        </w:div>
        <w:div w:id="994991428">
          <w:marLeft w:val="640"/>
          <w:marRight w:val="0"/>
          <w:marTop w:val="0"/>
          <w:marBottom w:val="0"/>
          <w:divBdr>
            <w:top w:val="none" w:sz="0" w:space="0" w:color="auto"/>
            <w:left w:val="none" w:sz="0" w:space="0" w:color="auto"/>
            <w:bottom w:val="none" w:sz="0" w:space="0" w:color="auto"/>
            <w:right w:val="none" w:sz="0" w:space="0" w:color="auto"/>
          </w:divBdr>
        </w:div>
        <w:div w:id="1000083850">
          <w:marLeft w:val="640"/>
          <w:marRight w:val="0"/>
          <w:marTop w:val="0"/>
          <w:marBottom w:val="0"/>
          <w:divBdr>
            <w:top w:val="none" w:sz="0" w:space="0" w:color="auto"/>
            <w:left w:val="none" w:sz="0" w:space="0" w:color="auto"/>
            <w:bottom w:val="none" w:sz="0" w:space="0" w:color="auto"/>
            <w:right w:val="none" w:sz="0" w:space="0" w:color="auto"/>
          </w:divBdr>
        </w:div>
        <w:div w:id="1003975227">
          <w:marLeft w:val="640"/>
          <w:marRight w:val="0"/>
          <w:marTop w:val="0"/>
          <w:marBottom w:val="0"/>
          <w:divBdr>
            <w:top w:val="none" w:sz="0" w:space="0" w:color="auto"/>
            <w:left w:val="none" w:sz="0" w:space="0" w:color="auto"/>
            <w:bottom w:val="none" w:sz="0" w:space="0" w:color="auto"/>
            <w:right w:val="none" w:sz="0" w:space="0" w:color="auto"/>
          </w:divBdr>
        </w:div>
        <w:div w:id="1013917949">
          <w:marLeft w:val="640"/>
          <w:marRight w:val="0"/>
          <w:marTop w:val="0"/>
          <w:marBottom w:val="0"/>
          <w:divBdr>
            <w:top w:val="none" w:sz="0" w:space="0" w:color="auto"/>
            <w:left w:val="none" w:sz="0" w:space="0" w:color="auto"/>
            <w:bottom w:val="none" w:sz="0" w:space="0" w:color="auto"/>
            <w:right w:val="none" w:sz="0" w:space="0" w:color="auto"/>
          </w:divBdr>
        </w:div>
        <w:div w:id="1014458023">
          <w:marLeft w:val="640"/>
          <w:marRight w:val="0"/>
          <w:marTop w:val="0"/>
          <w:marBottom w:val="0"/>
          <w:divBdr>
            <w:top w:val="none" w:sz="0" w:space="0" w:color="auto"/>
            <w:left w:val="none" w:sz="0" w:space="0" w:color="auto"/>
            <w:bottom w:val="none" w:sz="0" w:space="0" w:color="auto"/>
            <w:right w:val="none" w:sz="0" w:space="0" w:color="auto"/>
          </w:divBdr>
        </w:div>
        <w:div w:id="1018627695">
          <w:marLeft w:val="640"/>
          <w:marRight w:val="0"/>
          <w:marTop w:val="0"/>
          <w:marBottom w:val="0"/>
          <w:divBdr>
            <w:top w:val="none" w:sz="0" w:space="0" w:color="auto"/>
            <w:left w:val="none" w:sz="0" w:space="0" w:color="auto"/>
            <w:bottom w:val="none" w:sz="0" w:space="0" w:color="auto"/>
            <w:right w:val="none" w:sz="0" w:space="0" w:color="auto"/>
          </w:divBdr>
        </w:div>
        <w:div w:id="1023441021">
          <w:marLeft w:val="640"/>
          <w:marRight w:val="0"/>
          <w:marTop w:val="0"/>
          <w:marBottom w:val="0"/>
          <w:divBdr>
            <w:top w:val="none" w:sz="0" w:space="0" w:color="auto"/>
            <w:left w:val="none" w:sz="0" w:space="0" w:color="auto"/>
            <w:bottom w:val="none" w:sz="0" w:space="0" w:color="auto"/>
            <w:right w:val="none" w:sz="0" w:space="0" w:color="auto"/>
          </w:divBdr>
        </w:div>
        <w:div w:id="1026490856">
          <w:marLeft w:val="640"/>
          <w:marRight w:val="0"/>
          <w:marTop w:val="0"/>
          <w:marBottom w:val="0"/>
          <w:divBdr>
            <w:top w:val="none" w:sz="0" w:space="0" w:color="auto"/>
            <w:left w:val="none" w:sz="0" w:space="0" w:color="auto"/>
            <w:bottom w:val="none" w:sz="0" w:space="0" w:color="auto"/>
            <w:right w:val="none" w:sz="0" w:space="0" w:color="auto"/>
          </w:divBdr>
        </w:div>
        <w:div w:id="1045714638">
          <w:marLeft w:val="640"/>
          <w:marRight w:val="0"/>
          <w:marTop w:val="0"/>
          <w:marBottom w:val="0"/>
          <w:divBdr>
            <w:top w:val="none" w:sz="0" w:space="0" w:color="auto"/>
            <w:left w:val="none" w:sz="0" w:space="0" w:color="auto"/>
            <w:bottom w:val="none" w:sz="0" w:space="0" w:color="auto"/>
            <w:right w:val="none" w:sz="0" w:space="0" w:color="auto"/>
          </w:divBdr>
        </w:div>
        <w:div w:id="1050223051">
          <w:marLeft w:val="640"/>
          <w:marRight w:val="0"/>
          <w:marTop w:val="0"/>
          <w:marBottom w:val="0"/>
          <w:divBdr>
            <w:top w:val="none" w:sz="0" w:space="0" w:color="auto"/>
            <w:left w:val="none" w:sz="0" w:space="0" w:color="auto"/>
            <w:bottom w:val="none" w:sz="0" w:space="0" w:color="auto"/>
            <w:right w:val="none" w:sz="0" w:space="0" w:color="auto"/>
          </w:divBdr>
        </w:div>
        <w:div w:id="1074281908">
          <w:marLeft w:val="640"/>
          <w:marRight w:val="0"/>
          <w:marTop w:val="0"/>
          <w:marBottom w:val="0"/>
          <w:divBdr>
            <w:top w:val="none" w:sz="0" w:space="0" w:color="auto"/>
            <w:left w:val="none" w:sz="0" w:space="0" w:color="auto"/>
            <w:bottom w:val="none" w:sz="0" w:space="0" w:color="auto"/>
            <w:right w:val="none" w:sz="0" w:space="0" w:color="auto"/>
          </w:divBdr>
        </w:div>
        <w:div w:id="1074626372">
          <w:marLeft w:val="640"/>
          <w:marRight w:val="0"/>
          <w:marTop w:val="0"/>
          <w:marBottom w:val="0"/>
          <w:divBdr>
            <w:top w:val="none" w:sz="0" w:space="0" w:color="auto"/>
            <w:left w:val="none" w:sz="0" w:space="0" w:color="auto"/>
            <w:bottom w:val="none" w:sz="0" w:space="0" w:color="auto"/>
            <w:right w:val="none" w:sz="0" w:space="0" w:color="auto"/>
          </w:divBdr>
        </w:div>
        <w:div w:id="1084105640">
          <w:marLeft w:val="640"/>
          <w:marRight w:val="0"/>
          <w:marTop w:val="0"/>
          <w:marBottom w:val="0"/>
          <w:divBdr>
            <w:top w:val="none" w:sz="0" w:space="0" w:color="auto"/>
            <w:left w:val="none" w:sz="0" w:space="0" w:color="auto"/>
            <w:bottom w:val="none" w:sz="0" w:space="0" w:color="auto"/>
            <w:right w:val="none" w:sz="0" w:space="0" w:color="auto"/>
          </w:divBdr>
        </w:div>
        <w:div w:id="1097822624">
          <w:marLeft w:val="640"/>
          <w:marRight w:val="0"/>
          <w:marTop w:val="0"/>
          <w:marBottom w:val="0"/>
          <w:divBdr>
            <w:top w:val="none" w:sz="0" w:space="0" w:color="auto"/>
            <w:left w:val="none" w:sz="0" w:space="0" w:color="auto"/>
            <w:bottom w:val="none" w:sz="0" w:space="0" w:color="auto"/>
            <w:right w:val="none" w:sz="0" w:space="0" w:color="auto"/>
          </w:divBdr>
        </w:div>
        <w:div w:id="1136679074">
          <w:marLeft w:val="640"/>
          <w:marRight w:val="0"/>
          <w:marTop w:val="0"/>
          <w:marBottom w:val="0"/>
          <w:divBdr>
            <w:top w:val="none" w:sz="0" w:space="0" w:color="auto"/>
            <w:left w:val="none" w:sz="0" w:space="0" w:color="auto"/>
            <w:bottom w:val="none" w:sz="0" w:space="0" w:color="auto"/>
            <w:right w:val="none" w:sz="0" w:space="0" w:color="auto"/>
          </w:divBdr>
        </w:div>
        <w:div w:id="1152405194">
          <w:marLeft w:val="640"/>
          <w:marRight w:val="0"/>
          <w:marTop w:val="0"/>
          <w:marBottom w:val="0"/>
          <w:divBdr>
            <w:top w:val="none" w:sz="0" w:space="0" w:color="auto"/>
            <w:left w:val="none" w:sz="0" w:space="0" w:color="auto"/>
            <w:bottom w:val="none" w:sz="0" w:space="0" w:color="auto"/>
            <w:right w:val="none" w:sz="0" w:space="0" w:color="auto"/>
          </w:divBdr>
        </w:div>
        <w:div w:id="1152874039">
          <w:marLeft w:val="640"/>
          <w:marRight w:val="0"/>
          <w:marTop w:val="0"/>
          <w:marBottom w:val="0"/>
          <w:divBdr>
            <w:top w:val="none" w:sz="0" w:space="0" w:color="auto"/>
            <w:left w:val="none" w:sz="0" w:space="0" w:color="auto"/>
            <w:bottom w:val="none" w:sz="0" w:space="0" w:color="auto"/>
            <w:right w:val="none" w:sz="0" w:space="0" w:color="auto"/>
          </w:divBdr>
        </w:div>
        <w:div w:id="1158422491">
          <w:marLeft w:val="640"/>
          <w:marRight w:val="0"/>
          <w:marTop w:val="0"/>
          <w:marBottom w:val="0"/>
          <w:divBdr>
            <w:top w:val="none" w:sz="0" w:space="0" w:color="auto"/>
            <w:left w:val="none" w:sz="0" w:space="0" w:color="auto"/>
            <w:bottom w:val="none" w:sz="0" w:space="0" w:color="auto"/>
            <w:right w:val="none" w:sz="0" w:space="0" w:color="auto"/>
          </w:divBdr>
        </w:div>
        <w:div w:id="1158957211">
          <w:marLeft w:val="640"/>
          <w:marRight w:val="0"/>
          <w:marTop w:val="0"/>
          <w:marBottom w:val="0"/>
          <w:divBdr>
            <w:top w:val="none" w:sz="0" w:space="0" w:color="auto"/>
            <w:left w:val="none" w:sz="0" w:space="0" w:color="auto"/>
            <w:bottom w:val="none" w:sz="0" w:space="0" w:color="auto"/>
            <w:right w:val="none" w:sz="0" w:space="0" w:color="auto"/>
          </w:divBdr>
        </w:div>
        <w:div w:id="1161501920">
          <w:marLeft w:val="640"/>
          <w:marRight w:val="0"/>
          <w:marTop w:val="0"/>
          <w:marBottom w:val="0"/>
          <w:divBdr>
            <w:top w:val="none" w:sz="0" w:space="0" w:color="auto"/>
            <w:left w:val="none" w:sz="0" w:space="0" w:color="auto"/>
            <w:bottom w:val="none" w:sz="0" w:space="0" w:color="auto"/>
            <w:right w:val="none" w:sz="0" w:space="0" w:color="auto"/>
          </w:divBdr>
        </w:div>
        <w:div w:id="1190873575">
          <w:marLeft w:val="640"/>
          <w:marRight w:val="0"/>
          <w:marTop w:val="0"/>
          <w:marBottom w:val="0"/>
          <w:divBdr>
            <w:top w:val="none" w:sz="0" w:space="0" w:color="auto"/>
            <w:left w:val="none" w:sz="0" w:space="0" w:color="auto"/>
            <w:bottom w:val="none" w:sz="0" w:space="0" w:color="auto"/>
            <w:right w:val="none" w:sz="0" w:space="0" w:color="auto"/>
          </w:divBdr>
        </w:div>
        <w:div w:id="1198616186">
          <w:marLeft w:val="640"/>
          <w:marRight w:val="0"/>
          <w:marTop w:val="0"/>
          <w:marBottom w:val="0"/>
          <w:divBdr>
            <w:top w:val="none" w:sz="0" w:space="0" w:color="auto"/>
            <w:left w:val="none" w:sz="0" w:space="0" w:color="auto"/>
            <w:bottom w:val="none" w:sz="0" w:space="0" w:color="auto"/>
            <w:right w:val="none" w:sz="0" w:space="0" w:color="auto"/>
          </w:divBdr>
        </w:div>
        <w:div w:id="1200586704">
          <w:marLeft w:val="640"/>
          <w:marRight w:val="0"/>
          <w:marTop w:val="0"/>
          <w:marBottom w:val="0"/>
          <w:divBdr>
            <w:top w:val="none" w:sz="0" w:space="0" w:color="auto"/>
            <w:left w:val="none" w:sz="0" w:space="0" w:color="auto"/>
            <w:bottom w:val="none" w:sz="0" w:space="0" w:color="auto"/>
            <w:right w:val="none" w:sz="0" w:space="0" w:color="auto"/>
          </w:divBdr>
        </w:div>
        <w:div w:id="1207791609">
          <w:marLeft w:val="640"/>
          <w:marRight w:val="0"/>
          <w:marTop w:val="0"/>
          <w:marBottom w:val="0"/>
          <w:divBdr>
            <w:top w:val="none" w:sz="0" w:space="0" w:color="auto"/>
            <w:left w:val="none" w:sz="0" w:space="0" w:color="auto"/>
            <w:bottom w:val="none" w:sz="0" w:space="0" w:color="auto"/>
            <w:right w:val="none" w:sz="0" w:space="0" w:color="auto"/>
          </w:divBdr>
        </w:div>
        <w:div w:id="1215701549">
          <w:marLeft w:val="640"/>
          <w:marRight w:val="0"/>
          <w:marTop w:val="0"/>
          <w:marBottom w:val="0"/>
          <w:divBdr>
            <w:top w:val="none" w:sz="0" w:space="0" w:color="auto"/>
            <w:left w:val="none" w:sz="0" w:space="0" w:color="auto"/>
            <w:bottom w:val="none" w:sz="0" w:space="0" w:color="auto"/>
            <w:right w:val="none" w:sz="0" w:space="0" w:color="auto"/>
          </w:divBdr>
        </w:div>
        <w:div w:id="1228220743">
          <w:marLeft w:val="640"/>
          <w:marRight w:val="0"/>
          <w:marTop w:val="0"/>
          <w:marBottom w:val="0"/>
          <w:divBdr>
            <w:top w:val="none" w:sz="0" w:space="0" w:color="auto"/>
            <w:left w:val="none" w:sz="0" w:space="0" w:color="auto"/>
            <w:bottom w:val="none" w:sz="0" w:space="0" w:color="auto"/>
            <w:right w:val="none" w:sz="0" w:space="0" w:color="auto"/>
          </w:divBdr>
        </w:div>
        <w:div w:id="1228608385">
          <w:marLeft w:val="640"/>
          <w:marRight w:val="0"/>
          <w:marTop w:val="0"/>
          <w:marBottom w:val="0"/>
          <w:divBdr>
            <w:top w:val="none" w:sz="0" w:space="0" w:color="auto"/>
            <w:left w:val="none" w:sz="0" w:space="0" w:color="auto"/>
            <w:bottom w:val="none" w:sz="0" w:space="0" w:color="auto"/>
            <w:right w:val="none" w:sz="0" w:space="0" w:color="auto"/>
          </w:divBdr>
        </w:div>
        <w:div w:id="1247155813">
          <w:marLeft w:val="640"/>
          <w:marRight w:val="0"/>
          <w:marTop w:val="0"/>
          <w:marBottom w:val="0"/>
          <w:divBdr>
            <w:top w:val="none" w:sz="0" w:space="0" w:color="auto"/>
            <w:left w:val="none" w:sz="0" w:space="0" w:color="auto"/>
            <w:bottom w:val="none" w:sz="0" w:space="0" w:color="auto"/>
            <w:right w:val="none" w:sz="0" w:space="0" w:color="auto"/>
          </w:divBdr>
        </w:div>
        <w:div w:id="1248224325">
          <w:marLeft w:val="640"/>
          <w:marRight w:val="0"/>
          <w:marTop w:val="0"/>
          <w:marBottom w:val="0"/>
          <w:divBdr>
            <w:top w:val="none" w:sz="0" w:space="0" w:color="auto"/>
            <w:left w:val="none" w:sz="0" w:space="0" w:color="auto"/>
            <w:bottom w:val="none" w:sz="0" w:space="0" w:color="auto"/>
            <w:right w:val="none" w:sz="0" w:space="0" w:color="auto"/>
          </w:divBdr>
        </w:div>
        <w:div w:id="1257060315">
          <w:marLeft w:val="640"/>
          <w:marRight w:val="0"/>
          <w:marTop w:val="0"/>
          <w:marBottom w:val="0"/>
          <w:divBdr>
            <w:top w:val="none" w:sz="0" w:space="0" w:color="auto"/>
            <w:left w:val="none" w:sz="0" w:space="0" w:color="auto"/>
            <w:bottom w:val="none" w:sz="0" w:space="0" w:color="auto"/>
            <w:right w:val="none" w:sz="0" w:space="0" w:color="auto"/>
          </w:divBdr>
        </w:div>
        <w:div w:id="1258950897">
          <w:marLeft w:val="640"/>
          <w:marRight w:val="0"/>
          <w:marTop w:val="0"/>
          <w:marBottom w:val="0"/>
          <w:divBdr>
            <w:top w:val="none" w:sz="0" w:space="0" w:color="auto"/>
            <w:left w:val="none" w:sz="0" w:space="0" w:color="auto"/>
            <w:bottom w:val="none" w:sz="0" w:space="0" w:color="auto"/>
            <w:right w:val="none" w:sz="0" w:space="0" w:color="auto"/>
          </w:divBdr>
        </w:div>
        <w:div w:id="1267227045">
          <w:marLeft w:val="640"/>
          <w:marRight w:val="0"/>
          <w:marTop w:val="0"/>
          <w:marBottom w:val="0"/>
          <w:divBdr>
            <w:top w:val="none" w:sz="0" w:space="0" w:color="auto"/>
            <w:left w:val="none" w:sz="0" w:space="0" w:color="auto"/>
            <w:bottom w:val="none" w:sz="0" w:space="0" w:color="auto"/>
            <w:right w:val="none" w:sz="0" w:space="0" w:color="auto"/>
          </w:divBdr>
        </w:div>
        <w:div w:id="1276249875">
          <w:marLeft w:val="640"/>
          <w:marRight w:val="0"/>
          <w:marTop w:val="0"/>
          <w:marBottom w:val="0"/>
          <w:divBdr>
            <w:top w:val="none" w:sz="0" w:space="0" w:color="auto"/>
            <w:left w:val="none" w:sz="0" w:space="0" w:color="auto"/>
            <w:bottom w:val="none" w:sz="0" w:space="0" w:color="auto"/>
            <w:right w:val="none" w:sz="0" w:space="0" w:color="auto"/>
          </w:divBdr>
        </w:div>
        <w:div w:id="1278946236">
          <w:marLeft w:val="640"/>
          <w:marRight w:val="0"/>
          <w:marTop w:val="0"/>
          <w:marBottom w:val="0"/>
          <w:divBdr>
            <w:top w:val="none" w:sz="0" w:space="0" w:color="auto"/>
            <w:left w:val="none" w:sz="0" w:space="0" w:color="auto"/>
            <w:bottom w:val="none" w:sz="0" w:space="0" w:color="auto"/>
            <w:right w:val="none" w:sz="0" w:space="0" w:color="auto"/>
          </w:divBdr>
        </w:div>
        <w:div w:id="1279406750">
          <w:marLeft w:val="640"/>
          <w:marRight w:val="0"/>
          <w:marTop w:val="0"/>
          <w:marBottom w:val="0"/>
          <w:divBdr>
            <w:top w:val="none" w:sz="0" w:space="0" w:color="auto"/>
            <w:left w:val="none" w:sz="0" w:space="0" w:color="auto"/>
            <w:bottom w:val="none" w:sz="0" w:space="0" w:color="auto"/>
            <w:right w:val="none" w:sz="0" w:space="0" w:color="auto"/>
          </w:divBdr>
        </w:div>
        <w:div w:id="1280988600">
          <w:marLeft w:val="640"/>
          <w:marRight w:val="0"/>
          <w:marTop w:val="0"/>
          <w:marBottom w:val="0"/>
          <w:divBdr>
            <w:top w:val="none" w:sz="0" w:space="0" w:color="auto"/>
            <w:left w:val="none" w:sz="0" w:space="0" w:color="auto"/>
            <w:bottom w:val="none" w:sz="0" w:space="0" w:color="auto"/>
            <w:right w:val="none" w:sz="0" w:space="0" w:color="auto"/>
          </w:divBdr>
        </w:div>
        <w:div w:id="1282691539">
          <w:marLeft w:val="640"/>
          <w:marRight w:val="0"/>
          <w:marTop w:val="0"/>
          <w:marBottom w:val="0"/>
          <w:divBdr>
            <w:top w:val="none" w:sz="0" w:space="0" w:color="auto"/>
            <w:left w:val="none" w:sz="0" w:space="0" w:color="auto"/>
            <w:bottom w:val="none" w:sz="0" w:space="0" w:color="auto"/>
            <w:right w:val="none" w:sz="0" w:space="0" w:color="auto"/>
          </w:divBdr>
        </w:div>
        <w:div w:id="1308438081">
          <w:marLeft w:val="640"/>
          <w:marRight w:val="0"/>
          <w:marTop w:val="0"/>
          <w:marBottom w:val="0"/>
          <w:divBdr>
            <w:top w:val="none" w:sz="0" w:space="0" w:color="auto"/>
            <w:left w:val="none" w:sz="0" w:space="0" w:color="auto"/>
            <w:bottom w:val="none" w:sz="0" w:space="0" w:color="auto"/>
            <w:right w:val="none" w:sz="0" w:space="0" w:color="auto"/>
          </w:divBdr>
        </w:div>
        <w:div w:id="1318414920">
          <w:marLeft w:val="640"/>
          <w:marRight w:val="0"/>
          <w:marTop w:val="0"/>
          <w:marBottom w:val="0"/>
          <w:divBdr>
            <w:top w:val="none" w:sz="0" w:space="0" w:color="auto"/>
            <w:left w:val="none" w:sz="0" w:space="0" w:color="auto"/>
            <w:bottom w:val="none" w:sz="0" w:space="0" w:color="auto"/>
            <w:right w:val="none" w:sz="0" w:space="0" w:color="auto"/>
          </w:divBdr>
        </w:div>
        <w:div w:id="1328679217">
          <w:marLeft w:val="640"/>
          <w:marRight w:val="0"/>
          <w:marTop w:val="0"/>
          <w:marBottom w:val="0"/>
          <w:divBdr>
            <w:top w:val="none" w:sz="0" w:space="0" w:color="auto"/>
            <w:left w:val="none" w:sz="0" w:space="0" w:color="auto"/>
            <w:bottom w:val="none" w:sz="0" w:space="0" w:color="auto"/>
            <w:right w:val="none" w:sz="0" w:space="0" w:color="auto"/>
          </w:divBdr>
        </w:div>
        <w:div w:id="1336031990">
          <w:marLeft w:val="640"/>
          <w:marRight w:val="0"/>
          <w:marTop w:val="0"/>
          <w:marBottom w:val="0"/>
          <w:divBdr>
            <w:top w:val="none" w:sz="0" w:space="0" w:color="auto"/>
            <w:left w:val="none" w:sz="0" w:space="0" w:color="auto"/>
            <w:bottom w:val="none" w:sz="0" w:space="0" w:color="auto"/>
            <w:right w:val="none" w:sz="0" w:space="0" w:color="auto"/>
          </w:divBdr>
        </w:div>
        <w:div w:id="1387340488">
          <w:marLeft w:val="640"/>
          <w:marRight w:val="0"/>
          <w:marTop w:val="0"/>
          <w:marBottom w:val="0"/>
          <w:divBdr>
            <w:top w:val="none" w:sz="0" w:space="0" w:color="auto"/>
            <w:left w:val="none" w:sz="0" w:space="0" w:color="auto"/>
            <w:bottom w:val="none" w:sz="0" w:space="0" w:color="auto"/>
            <w:right w:val="none" w:sz="0" w:space="0" w:color="auto"/>
          </w:divBdr>
        </w:div>
        <w:div w:id="1393384750">
          <w:marLeft w:val="640"/>
          <w:marRight w:val="0"/>
          <w:marTop w:val="0"/>
          <w:marBottom w:val="0"/>
          <w:divBdr>
            <w:top w:val="none" w:sz="0" w:space="0" w:color="auto"/>
            <w:left w:val="none" w:sz="0" w:space="0" w:color="auto"/>
            <w:bottom w:val="none" w:sz="0" w:space="0" w:color="auto"/>
            <w:right w:val="none" w:sz="0" w:space="0" w:color="auto"/>
          </w:divBdr>
        </w:div>
        <w:div w:id="1405910396">
          <w:marLeft w:val="640"/>
          <w:marRight w:val="0"/>
          <w:marTop w:val="0"/>
          <w:marBottom w:val="0"/>
          <w:divBdr>
            <w:top w:val="none" w:sz="0" w:space="0" w:color="auto"/>
            <w:left w:val="none" w:sz="0" w:space="0" w:color="auto"/>
            <w:bottom w:val="none" w:sz="0" w:space="0" w:color="auto"/>
            <w:right w:val="none" w:sz="0" w:space="0" w:color="auto"/>
          </w:divBdr>
        </w:div>
        <w:div w:id="1407611426">
          <w:marLeft w:val="640"/>
          <w:marRight w:val="0"/>
          <w:marTop w:val="0"/>
          <w:marBottom w:val="0"/>
          <w:divBdr>
            <w:top w:val="none" w:sz="0" w:space="0" w:color="auto"/>
            <w:left w:val="none" w:sz="0" w:space="0" w:color="auto"/>
            <w:bottom w:val="none" w:sz="0" w:space="0" w:color="auto"/>
            <w:right w:val="none" w:sz="0" w:space="0" w:color="auto"/>
          </w:divBdr>
        </w:div>
        <w:div w:id="1413088280">
          <w:marLeft w:val="640"/>
          <w:marRight w:val="0"/>
          <w:marTop w:val="0"/>
          <w:marBottom w:val="0"/>
          <w:divBdr>
            <w:top w:val="none" w:sz="0" w:space="0" w:color="auto"/>
            <w:left w:val="none" w:sz="0" w:space="0" w:color="auto"/>
            <w:bottom w:val="none" w:sz="0" w:space="0" w:color="auto"/>
            <w:right w:val="none" w:sz="0" w:space="0" w:color="auto"/>
          </w:divBdr>
        </w:div>
        <w:div w:id="1432117479">
          <w:marLeft w:val="640"/>
          <w:marRight w:val="0"/>
          <w:marTop w:val="0"/>
          <w:marBottom w:val="0"/>
          <w:divBdr>
            <w:top w:val="none" w:sz="0" w:space="0" w:color="auto"/>
            <w:left w:val="none" w:sz="0" w:space="0" w:color="auto"/>
            <w:bottom w:val="none" w:sz="0" w:space="0" w:color="auto"/>
            <w:right w:val="none" w:sz="0" w:space="0" w:color="auto"/>
          </w:divBdr>
        </w:div>
        <w:div w:id="1432699915">
          <w:marLeft w:val="640"/>
          <w:marRight w:val="0"/>
          <w:marTop w:val="0"/>
          <w:marBottom w:val="0"/>
          <w:divBdr>
            <w:top w:val="none" w:sz="0" w:space="0" w:color="auto"/>
            <w:left w:val="none" w:sz="0" w:space="0" w:color="auto"/>
            <w:bottom w:val="none" w:sz="0" w:space="0" w:color="auto"/>
            <w:right w:val="none" w:sz="0" w:space="0" w:color="auto"/>
          </w:divBdr>
        </w:div>
        <w:div w:id="1434864551">
          <w:marLeft w:val="640"/>
          <w:marRight w:val="0"/>
          <w:marTop w:val="0"/>
          <w:marBottom w:val="0"/>
          <w:divBdr>
            <w:top w:val="none" w:sz="0" w:space="0" w:color="auto"/>
            <w:left w:val="none" w:sz="0" w:space="0" w:color="auto"/>
            <w:bottom w:val="none" w:sz="0" w:space="0" w:color="auto"/>
            <w:right w:val="none" w:sz="0" w:space="0" w:color="auto"/>
          </w:divBdr>
        </w:div>
        <w:div w:id="1439905910">
          <w:marLeft w:val="640"/>
          <w:marRight w:val="0"/>
          <w:marTop w:val="0"/>
          <w:marBottom w:val="0"/>
          <w:divBdr>
            <w:top w:val="none" w:sz="0" w:space="0" w:color="auto"/>
            <w:left w:val="none" w:sz="0" w:space="0" w:color="auto"/>
            <w:bottom w:val="none" w:sz="0" w:space="0" w:color="auto"/>
            <w:right w:val="none" w:sz="0" w:space="0" w:color="auto"/>
          </w:divBdr>
        </w:div>
        <w:div w:id="1455519711">
          <w:marLeft w:val="640"/>
          <w:marRight w:val="0"/>
          <w:marTop w:val="0"/>
          <w:marBottom w:val="0"/>
          <w:divBdr>
            <w:top w:val="none" w:sz="0" w:space="0" w:color="auto"/>
            <w:left w:val="none" w:sz="0" w:space="0" w:color="auto"/>
            <w:bottom w:val="none" w:sz="0" w:space="0" w:color="auto"/>
            <w:right w:val="none" w:sz="0" w:space="0" w:color="auto"/>
          </w:divBdr>
        </w:div>
        <w:div w:id="1468207628">
          <w:marLeft w:val="640"/>
          <w:marRight w:val="0"/>
          <w:marTop w:val="0"/>
          <w:marBottom w:val="0"/>
          <w:divBdr>
            <w:top w:val="none" w:sz="0" w:space="0" w:color="auto"/>
            <w:left w:val="none" w:sz="0" w:space="0" w:color="auto"/>
            <w:bottom w:val="none" w:sz="0" w:space="0" w:color="auto"/>
            <w:right w:val="none" w:sz="0" w:space="0" w:color="auto"/>
          </w:divBdr>
        </w:div>
        <w:div w:id="1468625592">
          <w:marLeft w:val="640"/>
          <w:marRight w:val="0"/>
          <w:marTop w:val="0"/>
          <w:marBottom w:val="0"/>
          <w:divBdr>
            <w:top w:val="none" w:sz="0" w:space="0" w:color="auto"/>
            <w:left w:val="none" w:sz="0" w:space="0" w:color="auto"/>
            <w:bottom w:val="none" w:sz="0" w:space="0" w:color="auto"/>
            <w:right w:val="none" w:sz="0" w:space="0" w:color="auto"/>
          </w:divBdr>
        </w:div>
        <w:div w:id="1477264719">
          <w:marLeft w:val="640"/>
          <w:marRight w:val="0"/>
          <w:marTop w:val="0"/>
          <w:marBottom w:val="0"/>
          <w:divBdr>
            <w:top w:val="none" w:sz="0" w:space="0" w:color="auto"/>
            <w:left w:val="none" w:sz="0" w:space="0" w:color="auto"/>
            <w:bottom w:val="none" w:sz="0" w:space="0" w:color="auto"/>
            <w:right w:val="none" w:sz="0" w:space="0" w:color="auto"/>
          </w:divBdr>
        </w:div>
        <w:div w:id="1484346024">
          <w:marLeft w:val="640"/>
          <w:marRight w:val="0"/>
          <w:marTop w:val="0"/>
          <w:marBottom w:val="0"/>
          <w:divBdr>
            <w:top w:val="none" w:sz="0" w:space="0" w:color="auto"/>
            <w:left w:val="none" w:sz="0" w:space="0" w:color="auto"/>
            <w:bottom w:val="none" w:sz="0" w:space="0" w:color="auto"/>
            <w:right w:val="none" w:sz="0" w:space="0" w:color="auto"/>
          </w:divBdr>
        </w:div>
        <w:div w:id="1486166076">
          <w:marLeft w:val="640"/>
          <w:marRight w:val="0"/>
          <w:marTop w:val="0"/>
          <w:marBottom w:val="0"/>
          <w:divBdr>
            <w:top w:val="none" w:sz="0" w:space="0" w:color="auto"/>
            <w:left w:val="none" w:sz="0" w:space="0" w:color="auto"/>
            <w:bottom w:val="none" w:sz="0" w:space="0" w:color="auto"/>
            <w:right w:val="none" w:sz="0" w:space="0" w:color="auto"/>
          </w:divBdr>
        </w:div>
        <w:div w:id="1493175120">
          <w:marLeft w:val="640"/>
          <w:marRight w:val="0"/>
          <w:marTop w:val="0"/>
          <w:marBottom w:val="0"/>
          <w:divBdr>
            <w:top w:val="none" w:sz="0" w:space="0" w:color="auto"/>
            <w:left w:val="none" w:sz="0" w:space="0" w:color="auto"/>
            <w:bottom w:val="none" w:sz="0" w:space="0" w:color="auto"/>
            <w:right w:val="none" w:sz="0" w:space="0" w:color="auto"/>
          </w:divBdr>
        </w:div>
        <w:div w:id="1498038037">
          <w:marLeft w:val="640"/>
          <w:marRight w:val="0"/>
          <w:marTop w:val="0"/>
          <w:marBottom w:val="0"/>
          <w:divBdr>
            <w:top w:val="none" w:sz="0" w:space="0" w:color="auto"/>
            <w:left w:val="none" w:sz="0" w:space="0" w:color="auto"/>
            <w:bottom w:val="none" w:sz="0" w:space="0" w:color="auto"/>
            <w:right w:val="none" w:sz="0" w:space="0" w:color="auto"/>
          </w:divBdr>
        </w:div>
        <w:div w:id="1504737495">
          <w:marLeft w:val="640"/>
          <w:marRight w:val="0"/>
          <w:marTop w:val="0"/>
          <w:marBottom w:val="0"/>
          <w:divBdr>
            <w:top w:val="none" w:sz="0" w:space="0" w:color="auto"/>
            <w:left w:val="none" w:sz="0" w:space="0" w:color="auto"/>
            <w:bottom w:val="none" w:sz="0" w:space="0" w:color="auto"/>
            <w:right w:val="none" w:sz="0" w:space="0" w:color="auto"/>
          </w:divBdr>
        </w:div>
        <w:div w:id="1526943473">
          <w:marLeft w:val="640"/>
          <w:marRight w:val="0"/>
          <w:marTop w:val="0"/>
          <w:marBottom w:val="0"/>
          <w:divBdr>
            <w:top w:val="none" w:sz="0" w:space="0" w:color="auto"/>
            <w:left w:val="none" w:sz="0" w:space="0" w:color="auto"/>
            <w:bottom w:val="none" w:sz="0" w:space="0" w:color="auto"/>
            <w:right w:val="none" w:sz="0" w:space="0" w:color="auto"/>
          </w:divBdr>
        </w:div>
        <w:div w:id="1539128787">
          <w:marLeft w:val="640"/>
          <w:marRight w:val="0"/>
          <w:marTop w:val="0"/>
          <w:marBottom w:val="0"/>
          <w:divBdr>
            <w:top w:val="none" w:sz="0" w:space="0" w:color="auto"/>
            <w:left w:val="none" w:sz="0" w:space="0" w:color="auto"/>
            <w:bottom w:val="none" w:sz="0" w:space="0" w:color="auto"/>
            <w:right w:val="none" w:sz="0" w:space="0" w:color="auto"/>
          </w:divBdr>
        </w:div>
        <w:div w:id="1546678506">
          <w:marLeft w:val="640"/>
          <w:marRight w:val="0"/>
          <w:marTop w:val="0"/>
          <w:marBottom w:val="0"/>
          <w:divBdr>
            <w:top w:val="none" w:sz="0" w:space="0" w:color="auto"/>
            <w:left w:val="none" w:sz="0" w:space="0" w:color="auto"/>
            <w:bottom w:val="none" w:sz="0" w:space="0" w:color="auto"/>
            <w:right w:val="none" w:sz="0" w:space="0" w:color="auto"/>
          </w:divBdr>
        </w:div>
        <w:div w:id="1548374907">
          <w:marLeft w:val="640"/>
          <w:marRight w:val="0"/>
          <w:marTop w:val="0"/>
          <w:marBottom w:val="0"/>
          <w:divBdr>
            <w:top w:val="none" w:sz="0" w:space="0" w:color="auto"/>
            <w:left w:val="none" w:sz="0" w:space="0" w:color="auto"/>
            <w:bottom w:val="none" w:sz="0" w:space="0" w:color="auto"/>
            <w:right w:val="none" w:sz="0" w:space="0" w:color="auto"/>
          </w:divBdr>
        </w:div>
        <w:div w:id="1559703538">
          <w:marLeft w:val="640"/>
          <w:marRight w:val="0"/>
          <w:marTop w:val="0"/>
          <w:marBottom w:val="0"/>
          <w:divBdr>
            <w:top w:val="none" w:sz="0" w:space="0" w:color="auto"/>
            <w:left w:val="none" w:sz="0" w:space="0" w:color="auto"/>
            <w:bottom w:val="none" w:sz="0" w:space="0" w:color="auto"/>
            <w:right w:val="none" w:sz="0" w:space="0" w:color="auto"/>
          </w:divBdr>
        </w:div>
        <w:div w:id="1564868843">
          <w:marLeft w:val="640"/>
          <w:marRight w:val="0"/>
          <w:marTop w:val="0"/>
          <w:marBottom w:val="0"/>
          <w:divBdr>
            <w:top w:val="none" w:sz="0" w:space="0" w:color="auto"/>
            <w:left w:val="none" w:sz="0" w:space="0" w:color="auto"/>
            <w:bottom w:val="none" w:sz="0" w:space="0" w:color="auto"/>
            <w:right w:val="none" w:sz="0" w:space="0" w:color="auto"/>
          </w:divBdr>
        </w:div>
        <w:div w:id="1566405767">
          <w:marLeft w:val="640"/>
          <w:marRight w:val="0"/>
          <w:marTop w:val="0"/>
          <w:marBottom w:val="0"/>
          <w:divBdr>
            <w:top w:val="none" w:sz="0" w:space="0" w:color="auto"/>
            <w:left w:val="none" w:sz="0" w:space="0" w:color="auto"/>
            <w:bottom w:val="none" w:sz="0" w:space="0" w:color="auto"/>
            <w:right w:val="none" w:sz="0" w:space="0" w:color="auto"/>
          </w:divBdr>
        </w:div>
        <w:div w:id="1573739421">
          <w:marLeft w:val="640"/>
          <w:marRight w:val="0"/>
          <w:marTop w:val="0"/>
          <w:marBottom w:val="0"/>
          <w:divBdr>
            <w:top w:val="none" w:sz="0" w:space="0" w:color="auto"/>
            <w:left w:val="none" w:sz="0" w:space="0" w:color="auto"/>
            <w:bottom w:val="none" w:sz="0" w:space="0" w:color="auto"/>
            <w:right w:val="none" w:sz="0" w:space="0" w:color="auto"/>
          </w:divBdr>
        </w:div>
        <w:div w:id="1574510801">
          <w:marLeft w:val="640"/>
          <w:marRight w:val="0"/>
          <w:marTop w:val="0"/>
          <w:marBottom w:val="0"/>
          <w:divBdr>
            <w:top w:val="none" w:sz="0" w:space="0" w:color="auto"/>
            <w:left w:val="none" w:sz="0" w:space="0" w:color="auto"/>
            <w:bottom w:val="none" w:sz="0" w:space="0" w:color="auto"/>
            <w:right w:val="none" w:sz="0" w:space="0" w:color="auto"/>
          </w:divBdr>
        </w:div>
        <w:div w:id="1593780695">
          <w:marLeft w:val="640"/>
          <w:marRight w:val="0"/>
          <w:marTop w:val="0"/>
          <w:marBottom w:val="0"/>
          <w:divBdr>
            <w:top w:val="none" w:sz="0" w:space="0" w:color="auto"/>
            <w:left w:val="none" w:sz="0" w:space="0" w:color="auto"/>
            <w:bottom w:val="none" w:sz="0" w:space="0" w:color="auto"/>
            <w:right w:val="none" w:sz="0" w:space="0" w:color="auto"/>
          </w:divBdr>
        </w:div>
        <w:div w:id="1599097792">
          <w:marLeft w:val="640"/>
          <w:marRight w:val="0"/>
          <w:marTop w:val="0"/>
          <w:marBottom w:val="0"/>
          <w:divBdr>
            <w:top w:val="none" w:sz="0" w:space="0" w:color="auto"/>
            <w:left w:val="none" w:sz="0" w:space="0" w:color="auto"/>
            <w:bottom w:val="none" w:sz="0" w:space="0" w:color="auto"/>
            <w:right w:val="none" w:sz="0" w:space="0" w:color="auto"/>
          </w:divBdr>
        </w:div>
        <w:div w:id="1604918361">
          <w:marLeft w:val="640"/>
          <w:marRight w:val="0"/>
          <w:marTop w:val="0"/>
          <w:marBottom w:val="0"/>
          <w:divBdr>
            <w:top w:val="none" w:sz="0" w:space="0" w:color="auto"/>
            <w:left w:val="none" w:sz="0" w:space="0" w:color="auto"/>
            <w:bottom w:val="none" w:sz="0" w:space="0" w:color="auto"/>
            <w:right w:val="none" w:sz="0" w:space="0" w:color="auto"/>
          </w:divBdr>
        </w:div>
        <w:div w:id="1605766754">
          <w:marLeft w:val="640"/>
          <w:marRight w:val="0"/>
          <w:marTop w:val="0"/>
          <w:marBottom w:val="0"/>
          <w:divBdr>
            <w:top w:val="none" w:sz="0" w:space="0" w:color="auto"/>
            <w:left w:val="none" w:sz="0" w:space="0" w:color="auto"/>
            <w:bottom w:val="none" w:sz="0" w:space="0" w:color="auto"/>
            <w:right w:val="none" w:sz="0" w:space="0" w:color="auto"/>
          </w:divBdr>
        </w:div>
        <w:div w:id="1613322257">
          <w:marLeft w:val="640"/>
          <w:marRight w:val="0"/>
          <w:marTop w:val="0"/>
          <w:marBottom w:val="0"/>
          <w:divBdr>
            <w:top w:val="none" w:sz="0" w:space="0" w:color="auto"/>
            <w:left w:val="none" w:sz="0" w:space="0" w:color="auto"/>
            <w:bottom w:val="none" w:sz="0" w:space="0" w:color="auto"/>
            <w:right w:val="none" w:sz="0" w:space="0" w:color="auto"/>
          </w:divBdr>
        </w:div>
        <w:div w:id="1624573264">
          <w:marLeft w:val="640"/>
          <w:marRight w:val="0"/>
          <w:marTop w:val="0"/>
          <w:marBottom w:val="0"/>
          <w:divBdr>
            <w:top w:val="none" w:sz="0" w:space="0" w:color="auto"/>
            <w:left w:val="none" w:sz="0" w:space="0" w:color="auto"/>
            <w:bottom w:val="none" w:sz="0" w:space="0" w:color="auto"/>
            <w:right w:val="none" w:sz="0" w:space="0" w:color="auto"/>
          </w:divBdr>
        </w:div>
        <w:div w:id="1627421395">
          <w:marLeft w:val="640"/>
          <w:marRight w:val="0"/>
          <w:marTop w:val="0"/>
          <w:marBottom w:val="0"/>
          <w:divBdr>
            <w:top w:val="none" w:sz="0" w:space="0" w:color="auto"/>
            <w:left w:val="none" w:sz="0" w:space="0" w:color="auto"/>
            <w:bottom w:val="none" w:sz="0" w:space="0" w:color="auto"/>
            <w:right w:val="none" w:sz="0" w:space="0" w:color="auto"/>
          </w:divBdr>
        </w:div>
        <w:div w:id="1630086544">
          <w:marLeft w:val="640"/>
          <w:marRight w:val="0"/>
          <w:marTop w:val="0"/>
          <w:marBottom w:val="0"/>
          <w:divBdr>
            <w:top w:val="none" w:sz="0" w:space="0" w:color="auto"/>
            <w:left w:val="none" w:sz="0" w:space="0" w:color="auto"/>
            <w:bottom w:val="none" w:sz="0" w:space="0" w:color="auto"/>
            <w:right w:val="none" w:sz="0" w:space="0" w:color="auto"/>
          </w:divBdr>
        </w:div>
        <w:div w:id="1645623383">
          <w:marLeft w:val="640"/>
          <w:marRight w:val="0"/>
          <w:marTop w:val="0"/>
          <w:marBottom w:val="0"/>
          <w:divBdr>
            <w:top w:val="none" w:sz="0" w:space="0" w:color="auto"/>
            <w:left w:val="none" w:sz="0" w:space="0" w:color="auto"/>
            <w:bottom w:val="none" w:sz="0" w:space="0" w:color="auto"/>
            <w:right w:val="none" w:sz="0" w:space="0" w:color="auto"/>
          </w:divBdr>
        </w:div>
        <w:div w:id="1660574087">
          <w:marLeft w:val="640"/>
          <w:marRight w:val="0"/>
          <w:marTop w:val="0"/>
          <w:marBottom w:val="0"/>
          <w:divBdr>
            <w:top w:val="none" w:sz="0" w:space="0" w:color="auto"/>
            <w:left w:val="none" w:sz="0" w:space="0" w:color="auto"/>
            <w:bottom w:val="none" w:sz="0" w:space="0" w:color="auto"/>
            <w:right w:val="none" w:sz="0" w:space="0" w:color="auto"/>
          </w:divBdr>
        </w:div>
        <w:div w:id="1663729353">
          <w:marLeft w:val="640"/>
          <w:marRight w:val="0"/>
          <w:marTop w:val="0"/>
          <w:marBottom w:val="0"/>
          <w:divBdr>
            <w:top w:val="none" w:sz="0" w:space="0" w:color="auto"/>
            <w:left w:val="none" w:sz="0" w:space="0" w:color="auto"/>
            <w:bottom w:val="none" w:sz="0" w:space="0" w:color="auto"/>
            <w:right w:val="none" w:sz="0" w:space="0" w:color="auto"/>
          </w:divBdr>
        </w:div>
        <w:div w:id="1683118875">
          <w:marLeft w:val="640"/>
          <w:marRight w:val="0"/>
          <w:marTop w:val="0"/>
          <w:marBottom w:val="0"/>
          <w:divBdr>
            <w:top w:val="none" w:sz="0" w:space="0" w:color="auto"/>
            <w:left w:val="none" w:sz="0" w:space="0" w:color="auto"/>
            <w:bottom w:val="none" w:sz="0" w:space="0" w:color="auto"/>
            <w:right w:val="none" w:sz="0" w:space="0" w:color="auto"/>
          </w:divBdr>
        </w:div>
        <w:div w:id="1695885954">
          <w:marLeft w:val="640"/>
          <w:marRight w:val="0"/>
          <w:marTop w:val="0"/>
          <w:marBottom w:val="0"/>
          <w:divBdr>
            <w:top w:val="none" w:sz="0" w:space="0" w:color="auto"/>
            <w:left w:val="none" w:sz="0" w:space="0" w:color="auto"/>
            <w:bottom w:val="none" w:sz="0" w:space="0" w:color="auto"/>
            <w:right w:val="none" w:sz="0" w:space="0" w:color="auto"/>
          </w:divBdr>
        </w:div>
        <w:div w:id="1715689705">
          <w:marLeft w:val="640"/>
          <w:marRight w:val="0"/>
          <w:marTop w:val="0"/>
          <w:marBottom w:val="0"/>
          <w:divBdr>
            <w:top w:val="none" w:sz="0" w:space="0" w:color="auto"/>
            <w:left w:val="none" w:sz="0" w:space="0" w:color="auto"/>
            <w:bottom w:val="none" w:sz="0" w:space="0" w:color="auto"/>
            <w:right w:val="none" w:sz="0" w:space="0" w:color="auto"/>
          </w:divBdr>
        </w:div>
        <w:div w:id="1716002335">
          <w:marLeft w:val="640"/>
          <w:marRight w:val="0"/>
          <w:marTop w:val="0"/>
          <w:marBottom w:val="0"/>
          <w:divBdr>
            <w:top w:val="none" w:sz="0" w:space="0" w:color="auto"/>
            <w:left w:val="none" w:sz="0" w:space="0" w:color="auto"/>
            <w:bottom w:val="none" w:sz="0" w:space="0" w:color="auto"/>
            <w:right w:val="none" w:sz="0" w:space="0" w:color="auto"/>
          </w:divBdr>
        </w:div>
        <w:div w:id="1720012369">
          <w:marLeft w:val="640"/>
          <w:marRight w:val="0"/>
          <w:marTop w:val="0"/>
          <w:marBottom w:val="0"/>
          <w:divBdr>
            <w:top w:val="none" w:sz="0" w:space="0" w:color="auto"/>
            <w:left w:val="none" w:sz="0" w:space="0" w:color="auto"/>
            <w:bottom w:val="none" w:sz="0" w:space="0" w:color="auto"/>
            <w:right w:val="none" w:sz="0" w:space="0" w:color="auto"/>
          </w:divBdr>
        </w:div>
        <w:div w:id="1729836755">
          <w:marLeft w:val="640"/>
          <w:marRight w:val="0"/>
          <w:marTop w:val="0"/>
          <w:marBottom w:val="0"/>
          <w:divBdr>
            <w:top w:val="none" w:sz="0" w:space="0" w:color="auto"/>
            <w:left w:val="none" w:sz="0" w:space="0" w:color="auto"/>
            <w:bottom w:val="none" w:sz="0" w:space="0" w:color="auto"/>
            <w:right w:val="none" w:sz="0" w:space="0" w:color="auto"/>
          </w:divBdr>
        </w:div>
        <w:div w:id="1730886501">
          <w:marLeft w:val="640"/>
          <w:marRight w:val="0"/>
          <w:marTop w:val="0"/>
          <w:marBottom w:val="0"/>
          <w:divBdr>
            <w:top w:val="none" w:sz="0" w:space="0" w:color="auto"/>
            <w:left w:val="none" w:sz="0" w:space="0" w:color="auto"/>
            <w:bottom w:val="none" w:sz="0" w:space="0" w:color="auto"/>
            <w:right w:val="none" w:sz="0" w:space="0" w:color="auto"/>
          </w:divBdr>
        </w:div>
        <w:div w:id="1731153291">
          <w:marLeft w:val="640"/>
          <w:marRight w:val="0"/>
          <w:marTop w:val="0"/>
          <w:marBottom w:val="0"/>
          <w:divBdr>
            <w:top w:val="none" w:sz="0" w:space="0" w:color="auto"/>
            <w:left w:val="none" w:sz="0" w:space="0" w:color="auto"/>
            <w:bottom w:val="none" w:sz="0" w:space="0" w:color="auto"/>
            <w:right w:val="none" w:sz="0" w:space="0" w:color="auto"/>
          </w:divBdr>
        </w:div>
        <w:div w:id="1741903516">
          <w:marLeft w:val="640"/>
          <w:marRight w:val="0"/>
          <w:marTop w:val="0"/>
          <w:marBottom w:val="0"/>
          <w:divBdr>
            <w:top w:val="none" w:sz="0" w:space="0" w:color="auto"/>
            <w:left w:val="none" w:sz="0" w:space="0" w:color="auto"/>
            <w:bottom w:val="none" w:sz="0" w:space="0" w:color="auto"/>
            <w:right w:val="none" w:sz="0" w:space="0" w:color="auto"/>
          </w:divBdr>
        </w:div>
        <w:div w:id="1756127591">
          <w:marLeft w:val="640"/>
          <w:marRight w:val="0"/>
          <w:marTop w:val="0"/>
          <w:marBottom w:val="0"/>
          <w:divBdr>
            <w:top w:val="none" w:sz="0" w:space="0" w:color="auto"/>
            <w:left w:val="none" w:sz="0" w:space="0" w:color="auto"/>
            <w:bottom w:val="none" w:sz="0" w:space="0" w:color="auto"/>
            <w:right w:val="none" w:sz="0" w:space="0" w:color="auto"/>
          </w:divBdr>
        </w:div>
        <w:div w:id="1768229748">
          <w:marLeft w:val="640"/>
          <w:marRight w:val="0"/>
          <w:marTop w:val="0"/>
          <w:marBottom w:val="0"/>
          <w:divBdr>
            <w:top w:val="none" w:sz="0" w:space="0" w:color="auto"/>
            <w:left w:val="none" w:sz="0" w:space="0" w:color="auto"/>
            <w:bottom w:val="none" w:sz="0" w:space="0" w:color="auto"/>
            <w:right w:val="none" w:sz="0" w:space="0" w:color="auto"/>
          </w:divBdr>
        </w:div>
        <w:div w:id="1769739201">
          <w:marLeft w:val="640"/>
          <w:marRight w:val="0"/>
          <w:marTop w:val="0"/>
          <w:marBottom w:val="0"/>
          <w:divBdr>
            <w:top w:val="none" w:sz="0" w:space="0" w:color="auto"/>
            <w:left w:val="none" w:sz="0" w:space="0" w:color="auto"/>
            <w:bottom w:val="none" w:sz="0" w:space="0" w:color="auto"/>
            <w:right w:val="none" w:sz="0" w:space="0" w:color="auto"/>
          </w:divBdr>
        </w:div>
        <w:div w:id="1773821227">
          <w:marLeft w:val="640"/>
          <w:marRight w:val="0"/>
          <w:marTop w:val="0"/>
          <w:marBottom w:val="0"/>
          <w:divBdr>
            <w:top w:val="none" w:sz="0" w:space="0" w:color="auto"/>
            <w:left w:val="none" w:sz="0" w:space="0" w:color="auto"/>
            <w:bottom w:val="none" w:sz="0" w:space="0" w:color="auto"/>
            <w:right w:val="none" w:sz="0" w:space="0" w:color="auto"/>
          </w:divBdr>
        </w:div>
        <w:div w:id="1782920548">
          <w:marLeft w:val="640"/>
          <w:marRight w:val="0"/>
          <w:marTop w:val="0"/>
          <w:marBottom w:val="0"/>
          <w:divBdr>
            <w:top w:val="none" w:sz="0" w:space="0" w:color="auto"/>
            <w:left w:val="none" w:sz="0" w:space="0" w:color="auto"/>
            <w:bottom w:val="none" w:sz="0" w:space="0" w:color="auto"/>
            <w:right w:val="none" w:sz="0" w:space="0" w:color="auto"/>
          </w:divBdr>
        </w:div>
        <w:div w:id="1785810571">
          <w:marLeft w:val="640"/>
          <w:marRight w:val="0"/>
          <w:marTop w:val="0"/>
          <w:marBottom w:val="0"/>
          <w:divBdr>
            <w:top w:val="none" w:sz="0" w:space="0" w:color="auto"/>
            <w:left w:val="none" w:sz="0" w:space="0" w:color="auto"/>
            <w:bottom w:val="none" w:sz="0" w:space="0" w:color="auto"/>
            <w:right w:val="none" w:sz="0" w:space="0" w:color="auto"/>
          </w:divBdr>
        </w:div>
        <w:div w:id="1801067638">
          <w:marLeft w:val="640"/>
          <w:marRight w:val="0"/>
          <w:marTop w:val="0"/>
          <w:marBottom w:val="0"/>
          <w:divBdr>
            <w:top w:val="none" w:sz="0" w:space="0" w:color="auto"/>
            <w:left w:val="none" w:sz="0" w:space="0" w:color="auto"/>
            <w:bottom w:val="none" w:sz="0" w:space="0" w:color="auto"/>
            <w:right w:val="none" w:sz="0" w:space="0" w:color="auto"/>
          </w:divBdr>
        </w:div>
        <w:div w:id="1806118218">
          <w:marLeft w:val="640"/>
          <w:marRight w:val="0"/>
          <w:marTop w:val="0"/>
          <w:marBottom w:val="0"/>
          <w:divBdr>
            <w:top w:val="none" w:sz="0" w:space="0" w:color="auto"/>
            <w:left w:val="none" w:sz="0" w:space="0" w:color="auto"/>
            <w:bottom w:val="none" w:sz="0" w:space="0" w:color="auto"/>
            <w:right w:val="none" w:sz="0" w:space="0" w:color="auto"/>
          </w:divBdr>
        </w:div>
        <w:div w:id="1807819544">
          <w:marLeft w:val="640"/>
          <w:marRight w:val="0"/>
          <w:marTop w:val="0"/>
          <w:marBottom w:val="0"/>
          <w:divBdr>
            <w:top w:val="none" w:sz="0" w:space="0" w:color="auto"/>
            <w:left w:val="none" w:sz="0" w:space="0" w:color="auto"/>
            <w:bottom w:val="none" w:sz="0" w:space="0" w:color="auto"/>
            <w:right w:val="none" w:sz="0" w:space="0" w:color="auto"/>
          </w:divBdr>
        </w:div>
        <w:div w:id="1809858967">
          <w:marLeft w:val="640"/>
          <w:marRight w:val="0"/>
          <w:marTop w:val="0"/>
          <w:marBottom w:val="0"/>
          <w:divBdr>
            <w:top w:val="none" w:sz="0" w:space="0" w:color="auto"/>
            <w:left w:val="none" w:sz="0" w:space="0" w:color="auto"/>
            <w:bottom w:val="none" w:sz="0" w:space="0" w:color="auto"/>
            <w:right w:val="none" w:sz="0" w:space="0" w:color="auto"/>
          </w:divBdr>
        </w:div>
        <w:div w:id="1816991036">
          <w:marLeft w:val="640"/>
          <w:marRight w:val="0"/>
          <w:marTop w:val="0"/>
          <w:marBottom w:val="0"/>
          <w:divBdr>
            <w:top w:val="none" w:sz="0" w:space="0" w:color="auto"/>
            <w:left w:val="none" w:sz="0" w:space="0" w:color="auto"/>
            <w:bottom w:val="none" w:sz="0" w:space="0" w:color="auto"/>
            <w:right w:val="none" w:sz="0" w:space="0" w:color="auto"/>
          </w:divBdr>
        </w:div>
        <w:div w:id="1836067009">
          <w:marLeft w:val="640"/>
          <w:marRight w:val="0"/>
          <w:marTop w:val="0"/>
          <w:marBottom w:val="0"/>
          <w:divBdr>
            <w:top w:val="none" w:sz="0" w:space="0" w:color="auto"/>
            <w:left w:val="none" w:sz="0" w:space="0" w:color="auto"/>
            <w:bottom w:val="none" w:sz="0" w:space="0" w:color="auto"/>
            <w:right w:val="none" w:sz="0" w:space="0" w:color="auto"/>
          </w:divBdr>
        </w:div>
        <w:div w:id="1872183409">
          <w:marLeft w:val="640"/>
          <w:marRight w:val="0"/>
          <w:marTop w:val="0"/>
          <w:marBottom w:val="0"/>
          <w:divBdr>
            <w:top w:val="none" w:sz="0" w:space="0" w:color="auto"/>
            <w:left w:val="none" w:sz="0" w:space="0" w:color="auto"/>
            <w:bottom w:val="none" w:sz="0" w:space="0" w:color="auto"/>
            <w:right w:val="none" w:sz="0" w:space="0" w:color="auto"/>
          </w:divBdr>
        </w:div>
        <w:div w:id="1892494671">
          <w:marLeft w:val="640"/>
          <w:marRight w:val="0"/>
          <w:marTop w:val="0"/>
          <w:marBottom w:val="0"/>
          <w:divBdr>
            <w:top w:val="none" w:sz="0" w:space="0" w:color="auto"/>
            <w:left w:val="none" w:sz="0" w:space="0" w:color="auto"/>
            <w:bottom w:val="none" w:sz="0" w:space="0" w:color="auto"/>
            <w:right w:val="none" w:sz="0" w:space="0" w:color="auto"/>
          </w:divBdr>
        </w:div>
        <w:div w:id="1905143197">
          <w:marLeft w:val="640"/>
          <w:marRight w:val="0"/>
          <w:marTop w:val="0"/>
          <w:marBottom w:val="0"/>
          <w:divBdr>
            <w:top w:val="none" w:sz="0" w:space="0" w:color="auto"/>
            <w:left w:val="none" w:sz="0" w:space="0" w:color="auto"/>
            <w:bottom w:val="none" w:sz="0" w:space="0" w:color="auto"/>
            <w:right w:val="none" w:sz="0" w:space="0" w:color="auto"/>
          </w:divBdr>
        </w:div>
        <w:div w:id="1916089831">
          <w:marLeft w:val="640"/>
          <w:marRight w:val="0"/>
          <w:marTop w:val="0"/>
          <w:marBottom w:val="0"/>
          <w:divBdr>
            <w:top w:val="none" w:sz="0" w:space="0" w:color="auto"/>
            <w:left w:val="none" w:sz="0" w:space="0" w:color="auto"/>
            <w:bottom w:val="none" w:sz="0" w:space="0" w:color="auto"/>
            <w:right w:val="none" w:sz="0" w:space="0" w:color="auto"/>
          </w:divBdr>
        </w:div>
        <w:div w:id="1941638633">
          <w:marLeft w:val="640"/>
          <w:marRight w:val="0"/>
          <w:marTop w:val="0"/>
          <w:marBottom w:val="0"/>
          <w:divBdr>
            <w:top w:val="none" w:sz="0" w:space="0" w:color="auto"/>
            <w:left w:val="none" w:sz="0" w:space="0" w:color="auto"/>
            <w:bottom w:val="none" w:sz="0" w:space="0" w:color="auto"/>
            <w:right w:val="none" w:sz="0" w:space="0" w:color="auto"/>
          </w:divBdr>
        </w:div>
        <w:div w:id="1946886674">
          <w:marLeft w:val="640"/>
          <w:marRight w:val="0"/>
          <w:marTop w:val="0"/>
          <w:marBottom w:val="0"/>
          <w:divBdr>
            <w:top w:val="none" w:sz="0" w:space="0" w:color="auto"/>
            <w:left w:val="none" w:sz="0" w:space="0" w:color="auto"/>
            <w:bottom w:val="none" w:sz="0" w:space="0" w:color="auto"/>
            <w:right w:val="none" w:sz="0" w:space="0" w:color="auto"/>
          </w:divBdr>
        </w:div>
        <w:div w:id="1951282247">
          <w:marLeft w:val="640"/>
          <w:marRight w:val="0"/>
          <w:marTop w:val="0"/>
          <w:marBottom w:val="0"/>
          <w:divBdr>
            <w:top w:val="none" w:sz="0" w:space="0" w:color="auto"/>
            <w:left w:val="none" w:sz="0" w:space="0" w:color="auto"/>
            <w:bottom w:val="none" w:sz="0" w:space="0" w:color="auto"/>
            <w:right w:val="none" w:sz="0" w:space="0" w:color="auto"/>
          </w:divBdr>
        </w:div>
        <w:div w:id="1959338698">
          <w:marLeft w:val="640"/>
          <w:marRight w:val="0"/>
          <w:marTop w:val="0"/>
          <w:marBottom w:val="0"/>
          <w:divBdr>
            <w:top w:val="none" w:sz="0" w:space="0" w:color="auto"/>
            <w:left w:val="none" w:sz="0" w:space="0" w:color="auto"/>
            <w:bottom w:val="none" w:sz="0" w:space="0" w:color="auto"/>
            <w:right w:val="none" w:sz="0" w:space="0" w:color="auto"/>
          </w:divBdr>
        </w:div>
        <w:div w:id="1983147748">
          <w:marLeft w:val="640"/>
          <w:marRight w:val="0"/>
          <w:marTop w:val="0"/>
          <w:marBottom w:val="0"/>
          <w:divBdr>
            <w:top w:val="none" w:sz="0" w:space="0" w:color="auto"/>
            <w:left w:val="none" w:sz="0" w:space="0" w:color="auto"/>
            <w:bottom w:val="none" w:sz="0" w:space="0" w:color="auto"/>
            <w:right w:val="none" w:sz="0" w:space="0" w:color="auto"/>
          </w:divBdr>
        </w:div>
        <w:div w:id="1995838289">
          <w:marLeft w:val="640"/>
          <w:marRight w:val="0"/>
          <w:marTop w:val="0"/>
          <w:marBottom w:val="0"/>
          <w:divBdr>
            <w:top w:val="none" w:sz="0" w:space="0" w:color="auto"/>
            <w:left w:val="none" w:sz="0" w:space="0" w:color="auto"/>
            <w:bottom w:val="none" w:sz="0" w:space="0" w:color="auto"/>
            <w:right w:val="none" w:sz="0" w:space="0" w:color="auto"/>
          </w:divBdr>
        </w:div>
        <w:div w:id="2020503522">
          <w:marLeft w:val="640"/>
          <w:marRight w:val="0"/>
          <w:marTop w:val="0"/>
          <w:marBottom w:val="0"/>
          <w:divBdr>
            <w:top w:val="none" w:sz="0" w:space="0" w:color="auto"/>
            <w:left w:val="none" w:sz="0" w:space="0" w:color="auto"/>
            <w:bottom w:val="none" w:sz="0" w:space="0" w:color="auto"/>
            <w:right w:val="none" w:sz="0" w:space="0" w:color="auto"/>
          </w:divBdr>
        </w:div>
        <w:div w:id="2025283572">
          <w:marLeft w:val="640"/>
          <w:marRight w:val="0"/>
          <w:marTop w:val="0"/>
          <w:marBottom w:val="0"/>
          <w:divBdr>
            <w:top w:val="none" w:sz="0" w:space="0" w:color="auto"/>
            <w:left w:val="none" w:sz="0" w:space="0" w:color="auto"/>
            <w:bottom w:val="none" w:sz="0" w:space="0" w:color="auto"/>
            <w:right w:val="none" w:sz="0" w:space="0" w:color="auto"/>
          </w:divBdr>
        </w:div>
        <w:div w:id="2025593616">
          <w:marLeft w:val="640"/>
          <w:marRight w:val="0"/>
          <w:marTop w:val="0"/>
          <w:marBottom w:val="0"/>
          <w:divBdr>
            <w:top w:val="none" w:sz="0" w:space="0" w:color="auto"/>
            <w:left w:val="none" w:sz="0" w:space="0" w:color="auto"/>
            <w:bottom w:val="none" w:sz="0" w:space="0" w:color="auto"/>
            <w:right w:val="none" w:sz="0" w:space="0" w:color="auto"/>
          </w:divBdr>
        </w:div>
        <w:div w:id="2029483193">
          <w:marLeft w:val="640"/>
          <w:marRight w:val="0"/>
          <w:marTop w:val="0"/>
          <w:marBottom w:val="0"/>
          <w:divBdr>
            <w:top w:val="none" w:sz="0" w:space="0" w:color="auto"/>
            <w:left w:val="none" w:sz="0" w:space="0" w:color="auto"/>
            <w:bottom w:val="none" w:sz="0" w:space="0" w:color="auto"/>
            <w:right w:val="none" w:sz="0" w:space="0" w:color="auto"/>
          </w:divBdr>
        </w:div>
        <w:div w:id="2061127965">
          <w:marLeft w:val="640"/>
          <w:marRight w:val="0"/>
          <w:marTop w:val="0"/>
          <w:marBottom w:val="0"/>
          <w:divBdr>
            <w:top w:val="none" w:sz="0" w:space="0" w:color="auto"/>
            <w:left w:val="none" w:sz="0" w:space="0" w:color="auto"/>
            <w:bottom w:val="none" w:sz="0" w:space="0" w:color="auto"/>
            <w:right w:val="none" w:sz="0" w:space="0" w:color="auto"/>
          </w:divBdr>
        </w:div>
        <w:div w:id="2101414273">
          <w:marLeft w:val="640"/>
          <w:marRight w:val="0"/>
          <w:marTop w:val="0"/>
          <w:marBottom w:val="0"/>
          <w:divBdr>
            <w:top w:val="none" w:sz="0" w:space="0" w:color="auto"/>
            <w:left w:val="none" w:sz="0" w:space="0" w:color="auto"/>
            <w:bottom w:val="none" w:sz="0" w:space="0" w:color="auto"/>
            <w:right w:val="none" w:sz="0" w:space="0" w:color="auto"/>
          </w:divBdr>
        </w:div>
        <w:div w:id="2105219902">
          <w:marLeft w:val="640"/>
          <w:marRight w:val="0"/>
          <w:marTop w:val="0"/>
          <w:marBottom w:val="0"/>
          <w:divBdr>
            <w:top w:val="none" w:sz="0" w:space="0" w:color="auto"/>
            <w:left w:val="none" w:sz="0" w:space="0" w:color="auto"/>
            <w:bottom w:val="none" w:sz="0" w:space="0" w:color="auto"/>
            <w:right w:val="none" w:sz="0" w:space="0" w:color="auto"/>
          </w:divBdr>
        </w:div>
        <w:div w:id="2113085344">
          <w:marLeft w:val="640"/>
          <w:marRight w:val="0"/>
          <w:marTop w:val="0"/>
          <w:marBottom w:val="0"/>
          <w:divBdr>
            <w:top w:val="none" w:sz="0" w:space="0" w:color="auto"/>
            <w:left w:val="none" w:sz="0" w:space="0" w:color="auto"/>
            <w:bottom w:val="none" w:sz="0" w:space="0" w:color="auto"/>
            <w:right w:val="none" w:sz="0" w:space="0" w:color="auto"/>
          </w:divBdr>
        </w:div>
        <w:div w:id="2115124462">
          <w:marLeft w:val="640"/>
          <w:marRight w:val="0"/>
          <w:marTop w:val="0"/>
          <w:marBottom w:val="0"/>
          <w:divBdr>
            <w:top w:val="none" w:sz="0" w:space="0" w:color="auto"/>
            <w:left w:val="none" w:sz="0" w:space="0" w:color="auto"/>
            <w:bottom w:val="none" w:sz="0" w:space="0" w:color="auto"/>
            <w:right w:val="none" w:sz="0" w:space="0" w:color="auto"/>
          </w:divBdr>
        </w:div>
        <w:div w:id="2116629518">
          <w:marLeft w:val="640"/>
          <w:marRight w:val="0"/>
          <w:marTop w:val="0"/>
          <w:marBottom w:val="0"/>
          <w:divBdr>
            <w:top w:val="none" w:sz="0" w:space="0" w:color="auto"/>
            <w:left w:val="none" w:sz="0" w:space="0" w:color="auto"/>
            <w:bottom w:val="none" w:sz="0" w:space="0" w:color="auto"/>
            <w:right w:val="none" w:sz="0" w:space="0" w:color="auto"/>
          </w:divBdr>
        </w:div>
        <w:div w:id="2137289731">
          <w:marLeft w:val="640"/>
          <w:marRight w:val="0"/>
          <w:marTop w:val="0"/>
          <w:marBottom w:val="0"/>
          <w:divBdr>
            <w:top w:val="none" w:sz="0" w:space="0" w:color="auto"/>
            <w:left w:val="none" w:sz="0" w:space="0" w:color="auto"/>
            <w:bottom w:val="none" w:sz="0" w:space="0" w:color="auto"/>
            <w:right w:val="none" w:sz="0" w:space="0" w:color="auto"/>
          </w:divBdr>
        </w:div>
        <w:div w:id="2144229151">
          <w:marLeft w:val="640"/>
          <w:marRight w:val="0"/>
          <w:marTop w:val="0"/>
          <w:marBottom w:val="0"/>
          <w:divBdr>
            <w:top w:val="none" w:sz="0" w:space="0" w:color="auto"/>
            <w:left w:val="none" w:sz="0" w:space="0" w:color="auto"/>
            <w:bottom w:val="none" w:sz="0" w:space="0" w:color="auto"/>
            <w:right w:val="none" w:sz="0" w:space="0" w:color="auto"/>
          </w:divBdr>
        </w:div>
        <w:div w:id="2144811884">
          <w:marLeft w:val="640"/>
          <w:marRight w:val="0"/>
          <w:marTop w:val="0"/>
          <w:marBottom w:val="0"/>
          <w:divBdr>
            <w:top w:val="none" w:sz="0" w:space="0" w:color="auto"/>
            <w:left w:val="none" w:sz="0" w:space="0" w:color="auto"/>
            <w:bottom w:val="none" w:sz="0" w:space="0" w:color="auto"/>
            <w:right w:val="none" w:sz="0" w:space="0" w:color="auto"/>
          </w:divBdr>
        </w:div>
        <w:div w:id="2145463745">
          <w:marLeft w:val="640"/>
          <w:marRight w:val="0"/>
          <w:marTop w:val="0"/>
          <w:marBottom w:val="0"/>
          <w:divBdr>
            <w:top w:val="none" w:sz="0" w:space="0" w:color="auto"/>
            <w:left w:val="none" w:sz="0" w:space="0" w:color="auto"/>
            <w:bottom w:val="none" w:sz="0" w:space="0" w:color="auto"/>
            <w:right w:val="none" w:sz="0" w:space="0" w:color="auto"/>
          </w:divBdr>
        </w:div>
        <w:div w:id="2146387592">
          <w:marLeft w:val="640"/>
          <w:marRight w:val="0"/>
          <w:marTop w:val="0"/>
          <w:marBottom w:val="0"/>
          <w:divBdr>
            <w:top w:val="none" w:sz="0" w:space="0" w:color="auto"/>
            <w:left w:val="none" w:sz="0" w:space="0" w:color="auto"/>
            <w:bottom w:val="none" w:sz="0" w:space="0" w:color="auto"/>
            <w:right w:val="none" w:sz="0" w:space="0" w:color="auto"/>
          </w:divBdr>
        </w:div>
      </w:divsChild>
    </w:div>
    <w:div w:id="280841598">
      <w:marLeft w:val="640"/>
      <w:marRight w:val="0"/>
      <w:marTop w:val="0"/>
      <w:marBottom w:val="0"/>
      <w:divBdr>
        <w:top w:val="none" w:sz="0" w:space="0" w:color="auto"/>
        <w:left w:val="none" w:sz="0" w:space="0" w:color="auto"/>
        <w:bottom w:val="none" w:sz="0" w:space="0" w:color="auto"/>
        <w:right w:val="none" w:sz="0" w:space="0" w:color="auto"/>
      </w:divBdr>
    </w:div>
    <w:div w:id="280848616">
      <w:marLeft w:val="640"/>
      <w:marRight w:val="0"/>
      <w:marTop w:val="0"/>
      <w:marBottom w:val="0"/>
      <w:divBdr>
        <w:top w:val="none" w:sz="0" w:space="0" w:color="auto"/>
        <w:left w:val="none" w:sz="0" w:space="0" w:color="auto"/>
        <w:bottom w:val="none" w:sz="0" w:space="0" w:color="auto"/>
        <w:right w:val="none" w:sz="0" w:space="0" w:color="auto"/>
      </w:divBdr>
    </w:div>
    <w:div w:id="280960324">
      <w:marLeft w:val="640"/>
      <w:marRight w:val="0"/>
      <w:marTop w:val="0"/>
      <w:marBottom w:val="0"/>
      <w:divBdr>
        <w:top w:val="none" w:sz="0" w:space="0" w:color="auto"/>
        <w:left w:val="none" w:sz="0" w:space="0" w:color="auto"/>
        <w:bottom w:val="none" w:sz="0" w:space="0" w:color="auto"/>
        <w:right w:val="none" w:sz="0" w:space="0" w:color="auto"/>
      </w:divBdr>
    </w:div>
    <w:div w:id="281112835">
      <w:marLeft w:val="640"/>
      <w:marRight w:val="0"/>
      <w:marTop w:val="0"/>
      <w:marBottom w:val="0"/>
      <w:divBdr>
        <w:top w:val="none" w:sz="0" w:space="0" w:color="auto"/>
        <w:left w:val="none" w:sz="0" w:space="0" w:color="auto"/>
        <w:bottom w:val="none" w:sz="0" w:space="0" w:color="auto"/>
        <w:right w:val="none" w:sz="0" w:space="0" w:color="auto"/>
      </w:divBdr>
    </w:div>
    <w:div w:id="281696159">
      <w:marLeft w:val="640"/>
      <w:marRight w:val="0"/>
      <w:marTop w:val="0"/>
      <w:marBottom w:val="0"/>
      <w:divBdr>
        <w:top w:val="none" w:sz="0" w:space="0" w:color="auto"/>
        <w:left w:val="none" w:sz="0" w:space="0" w:color="auto"/>
        <w:bottom w:val="none" w:sz="0" w:space="0" w:color="auto"/>
        <w:right w:val="none" w:sz="0" w:space="0" w:color="auto"/>
      </w:divBdr>
    </w:div>
    <w:div w:id="281961423">
      <w:marLeft w:val="640"/>
      <w:marRight w:val="0"/>
      <w:marTop w:val="0"/>
      <w:marBottom w:val="0"/>
      <w:divBdr>
        <w:top w:val="none" w:sz="0" w:space="0" w:color="auto"/>
        <w:left w:val="none" w:sz="0" w:space="0" w:color="auto"/>
        <w:bottom w:val="none" w:sz="0" w:space="0" w:color="auto"/>
        <w:right w:val="none" w:sz="0" w:space="0" w:color="auto"/>
      </w:divBdr>
    </w:div>
    <w:div w:id="282008190">
      <w:marLeft w:val="640"/>
      <w:marRight w:val="0"/>
      <w:marTop w:val="0"/>
      <w:marBottom w:val="0"/>
      <w:divBdr>
        <w:top w:val="none" w:sz="0" w:space="0" w:color="auto"/>
        <w:left w:val="none" w:sz="0" w:space="0" w:color="auto"/>
        <w:bottom w:val="none" w:sz="0" w:space="0" w:color="auto"/>
        <w:right w:val="none" w:sz="0" w:space="0" w:color="auto"/>
      </w:divBdr>
    </w:div>
    <w:div w:id="282077634">
      <w:marLeft w:val="640"/>
      <w:marRight w:val="0"/>
      <w:marTop w:val="0"/>
      <w:marBottom w:val="0"/>
      <w:divBdr>
        <w:top w:val="none" w:sz="0" w:space="0" w:color="auto"/>
        <w:left w:val="none" w:sz="0" w:space="0" w:color="auto"/>
        <w:bottom w:val="none" w:sz="0" w:space="0" w:color="auto"/>
        <w:right w:val="none" w:sz="0" w:space="0" w:color="auto"/>
      </w:divBdr>
    </w:div>
    <w:div w:id="282349866">
      <w:marLeft w:val="640"/>
      <w:marRight w:val="0"/>
      <w:marTop w:val="0"/>
      <w:marBottom w:val="0"/>
      <w:divBdr>
        <w:top w:val="none" w:sz="0" w:space="0" w:color="auto"/>
        <w:left w:val="none" w:sz="0" w:space="0" w:color="auto"/>
        <w:bottom w:val="none" w:sz="0" w:space="0" w:color="auto"/>
        <w:right w:val="none" w:sz="0" w:space="0" w:color="auto"/>
      </w:divBdr>
    </w:div>
    <w:div w:id="282540198">
      <w:marLeft w:val="640"/>
      <w:marRight w:val="0"/>
      <w:marTop w:val="0"/>
      <w:marBottom w:val="0"/>
      <w:divBdr>
        <w:top w:val="none" w:sz="0" w:space="0" w:color="auto"/>
        <w:left w:val="none" w:sz="0" w:space="0" w:color="auto"/>
        <w:bottom w:val="none" w:sz="0" w:space="0" w:color="auto"/>
        <w:right w:val="none" w:sz="0" w:space="0" w:color="auto"/>
      </w:divBdr>
    </w:div>
    <w:div w:id="282880770">
      <w:marLeft w:val="640"/>
      <w:marRight w:val="0"/>
      <w:marTop w:val="0"/>
      <w:marBottom w:val="0"/>
      <w:divBdr>
        <w:top w:val="none" w:sz="0" w:space="0" w:color="auto"/>
        <w:left w:val="none" w:sz="0" w:space="0" w:color="auto"/>
        <w:bottom w:val="none" w:sz="0" w:space="0" w:color="auto"/>
        <w:right w:val="none" w:sz="0" w:space="0" w:color="auto"/>
      </w:divBdr>
    </w:div>
    <w:div w:id="283005186">
      <w:marLeft w:val="640"/>
      <w:marRight w:val="0"/>
      <w:marTop w:val="0"/>
      <w:marBottom w:val="0"/>
      <w:divBdr>
        <w:top w:val="none" w:sz="0" w:space="0" w:color="auto"/>
        <w:left w:val="none" w:sz="0" w:space="0" w:color="auto"/>
        <w:bottom w:val="none" w:sz="0" w:space="0" w:color="auto"/>
        <w:right w:val="none" w:sz="0" w:space="0" w:color="auto"/>
      </w:divBdr>
    </w:div>
    <w:div w:id="283540272">
      <w:marLeft w:val="640"/>
      <w:marRight w:val="0"/>
      <w:marTop w:val="0"/>
      <w:marBottom w:val="0"/>
      <w:divBdr>
        <w:top w:val="none" w:sz="0" w:space="0" w:color="auto"/>
        <w:left w:val="none" w:sz="0" w:space="0" w:color="auto"/>
        <w:bottom w:val="none" w:sz="0" w:space="0" w:color="auto"/>
        <w:right w:val="none" w:sz="0" w:space="0" w:color="auto"/>
      </w:divBdr>
    </w:div>
    <w:div w:id="284196755">
      <w:marLeft w:val="640"/>
      <w:marRight w:val="0"/>
      <w:marTop w:val="0"/>
      <w:marBottom w:val="0"/>
      <w:divBdr>
        <w:top w:val="none" w:sz="0" w:space="0" w:color="auto"/>
        <w:left w:val="none" w:sz="0" w:space="0" w:color="auto"/>
        <w:bottom w:val="none" w:sz="0" w:space="0" w:color="auto"/>
        <w:right w:val="none" w:sz="0" w:space="0" w:color="auto"/>
      </w:divBdr>
    </w:div>
    <w:div w:id="285081998">
      <w:marLeft w:val="640"/>
      <w:marRight w:val="0"/>
      <w:marTop w:val="0"/>
      <w:marBottom w:val="0"/>
      <w:divBdr>
        <w:top w:val="none" w:sz="0" w:space="0" w:color="auto"/>
        <w:left w:val="none" w:sz="0" w:space="0" w:color="auto"/>
        <w:bottom w:val="none" w:sz="0" w:space="0" w:color="auto"/>
        <w:right w:val="none" w:sz="0" w:space="0" w:color="auto"/>
      </w:divBdr>
    </w:div>
    <w:div w:id="285426800">
      <w:marLeft w:val="640"/>
      <w:marRight w:val="0"/>
      <w:marTop w:val="0"/>
      <w:marBottom w:val="0"/>
      <w:divBdr>
        <w:top w:val="none" w:sz="0" w:space="0" w:color="auto"/>
        <w:left w:val="none" w:sz="0" w:space="0" w:color="auto"/>
        <w:bottom w:val="none" w:sz="0" w:space="0" w:color="auto"/>
        <w:right w:val="none" w:sz="0" w:space="0" w:color="auto"/>
      </w:divBdr>
    </w:div>
    <w:div w:id="285507034">
      <w:marLeft w:val="640"/>
      <w:marRight w:val="0"/>
      <w:marTop w:val="0"/>
      <w:marBottom w:val="0"/>
      <w:divBdr>
        <w:top w:val="none" w:sz="0" w:space="0" w:color="auto"/>
        <w:left w:val="none" w:sz="0" w:space="0" w:color="auto"/>
        <w:bottom w:val="none" w:sz="0" w:space="0" w:color="auto"/>
        <w:right w:val="none" w:sz="0" w:space="0" w:color="auto"/>
      </w:divBdr>
    </w:div>
    <w:div w:id="285740412">
      <w:marLeft w:val="640"/>
      <w:marRight w:val="0"/>
      <w:marTop w:val="0"/>
      <w:marBottom w:val="0"/>
      <w:divBdr>
        <w:top w:val="none" w:sz="0" w:space="0" w:color="auto"/>
        <w:left w:val="none" w:sz="0" w:space="0" w:color="auto"/>
        <w:bottom w:val="none" w:sz="0" w:space="0" w:color="auto"/>
        <w:right w:val="none" w:sz="0" w:space="0" w:color="auto"/>
      </w:divBdr>
    </w:div>
    <w:div w:id="285966155">
      <w:marLeft w:val="640"/>
      <w:marRight w:val="0"/>
      <w:marTop w:val="0"/>
      <w:marBottom w:val="0"/>
      <w:divBdr>
        <w:top w:val="none" w:sz="0" w:space="0" w:color="auto"/>
        <w:left w:val="none" w:sz="0" w:space="0" w:color="auto"/>
        <w:bottom w:val="none" w:sz="0" w:space="0" w:color="auto"/>
        <w:right w:val="none" w:sz="0" w:space="0" w:color="auto"/>
      </w:divBdr>
    </w:div>
    <w:div w:id="286012938">
      <w:marLeft w:val="640"/>
      <w:marRight w:val="0"/>
      <w:marTop w:val="0"/>
      <w:marBottom w:val="0"/>
      <w:divBdr>
        <w:top w:val="none" w:sz="0" w:space="0" w:color="auto"/>
        <w:left w:val="none" w:sz="0" w:space="0" w:color="auto"/>
        <w:bottom w:val="none" w:sz="0" w:space="0" w:color="auto"/>
        <w:right w:val="none" w:sz="0" w:space="0" w:color="auto"/>
      </w:divBdr>
    </w:div>
    <w:div w:id="286814432">
      <w:marLeft w:val="640"/>
      <w:marRight w:val="0"/>
      <w:marTop w:val="0"/>
      <w:marBottom w:val="0"/>
      <w:divBdr>
        <w:top w:val="none" w:sz="0" w:space="0" w:color="auto"/>
        <w:left w:val="none" w:sz="0" w:space="0" w:color="auto"/>
        <w:bottom w:val="none" w:sz="0" w:space="0" w:color="auto"/>
        <w:right w:val="none" w:sz="0" w:space="0" w:color="auto"/>
      </w:divBdr>
    </w:div>
    <w:div w:id="287711238">
      <w:marLeft w:val="640"/>
      <w:marRight w:val="0"/>
      <w:marTop w:val="0"/>
      <w:marBottom w:val="0"/>
      <w:divBdr>
        <w:top w:val="none" w:sz="0" w:space="0" w:color="auto"/>
        <w:left w:val="none" w:sz="0" w:space="0" w:color="auto"/>
        <w:bottom w:val="none" w:sz="0" w:space="0" w:color="auto"/>
        <w:right w:val="none" w:sz="0" w:space="0" w:color="auto"/>
      </w:divBdr>
    </w:div>
    <w:div w:id="287972529">
      <w:bodyDiv w:val="1"/>
      <w:marLeft w:val="0"/>
      <w:marRight w:val="0"/>
      <w:marTop w:val="0"/>
      <w:marBottom w:val="0"/>
      <w:divBdr>
        <w:top w:val="none" w:sz="0" w:space="0" w:color="auto"/>
        <w:left w:val="none" w:sz="0" w:space="0" w:color="auto"/>
        <w:bottom w:val="none" w:sz="0" w:space="0" w:color="auto"/>
        <w:right w:val="none" w:sz="0" w:space="0" w:color="auto"/>
      </w:divBdr>
    </w:div>
    <w:div w:id="288055235">
      <w:marLeft w:val="640"/>
      <w:marRight w:val="0"/>
      <w:marTop w:val="0"/>
      <w:marBottom w:val="0"/>
      <w:divBdr>
        <w:top w:val="none" w:sz="0" w:space="0" w:color="auto"/>
        <w:left w:val="none" w:sz="0" w:space="0" w:color="auto"/>
        <w:bottom w:val="none" w:sz="0" w:space="0" w:color="auto"/>
        <w:right w:val="none" w:sz="0" w:space="0" w:color="auto"/>
      </w:divBdr>
    </w:div>
    <w:div w:id="288056019">
      <w:marLeft w:val="640"/>
      <w:marRight w:val="0"/>
      <w:marTop w:val="0"/>
      <w:marBottom w:val="0"/>
      <w:divBdr>
        <w:top w:val="none" w:sz="0" w:space="0" w:color="auto"/>
        <w:left w:val="none" w:sz="0" w:space="0" w:color="auto"/>
        <w:bottom w:val="none" w:sz="0" w:space="0" w:color="auto"/>
        <w:right w:val="none" w:sz="0" w:space="0" w:color="auto"/>
      </w:divBdr>
    </w:div>
    <w:div w:id="288249618">
      <w:marLeft w:val="640"/>
      <w:marRight w:val="0"/>
      <w:marTop w:val="0"/>
      <w:marBottom w:val="0"/>
      <w:divBdr>
        <w:top w:val="none" w:sz="0" w:space="0" w:color="auto"/>
        <w:left w:val="none" w:sz="0" w:space="0" w:color="auto"/>
        <w:bottom w:val="none" w:sz="0" w:space="0" w:color="auto"/>
        <w:right w:val="none" w:sz="0" w:space="0" w:color="auto"/>
      </w:divBdr>
    </w:div>
    <w:div w:id="288436856">
      <w:marLeft w:val="640"/>
      <w:marRight w:val="0"/>
      <w:marTop w:val="0"/>
      <w:marBottom w:val="0"/>
      <w:divBdr>
        <w:top w:val="none" w:sz="0" w:space="0" w:color="auto"/>
        <w:left w:val="none" w:sz="0" w:space="0" w:color="auto"/>
        <w:bottom w:val="none" w:sz="0" w:space="0" w:color="auto"/>
        <w:right w:val="none" w:sz="0" w:space="0" w:color="auto"/>
      </w:divBdr>
    </w:div>
    <w:div w:id="288754314">
      <w:marLeft w:val="640"/>
      <w:marRight w:val="0"/>
      <w:marTop w:val="0"/>
      <w:marBottom w:val="0"/>
      <w:divBdr>
        <w:top w:val="none" w:sz="0" w:space="0" w:color="auto"/>
        <w:left w:val="none" w:sz="0" w:space="0" w:color="auto"/>
        <w:bottom w:val="none" w:sz="0" w:space="0" w:color="auto"/>
        <w:right w:val="none" w:sz="0" w:space="0" w:color="auto"/>
      </w:divBdr>
    </w:div>
    <w:div w:id="289552697">
      <w:marLeft w:val="640"/>
      <w:marRight w:val="0"/>
      <w:marTop w:val="0"/>
      <w:marBottom w:val="0"/>
      <w:divBdr>
        <w:top w:val="none" w:sz="0" w:space="0" w:color="auto"/>
        <w:left w:val="none" w:sz="0" w:space="0" w:color="auto"/>
        <w:bottom w:val="none" w:sz="0" w:space="0" w:color="auto"/>
        <w:right w:val="none" w:sz="0" w:space="0" w:color="auto"/>
      </w:divBdr>
    </w:div>
    <w:div w:id="289749841">
      <w:marLeft w:val="640"/>
      <w:marRight w:val="0"/>
      <w:marTop w:val="0"/>
      <w:marBottom w:val="0"/>
      <w:divBdr>
        <w:top w:val="none" w:sz="0" w:space="0" w:color="auto"/>
        <w:left w:val="none" w:sz="0" w:space="0" w:color="auto"/>
        <w:bottom w:val="none" w:sz="0" w:space="0" w:color="auto"/>
        <w:right w:val="none" w:sz="0" w:space="0" w:color="auto"/>
      </w:divBdr>
    </w:div>
    <w:div w:id="289823973">
      <w:marLeft w:val="640"/>
      <w:marRight w:val="0"/>
      <w:marTop w:val="0"/>
      <w:marBottom w:val="0"/>
      <w:divBdr>
        <w:top w:val="none" w:sz="0" w:space="0" w:color="auto"/>
        <w:left w:val="none" w:sz="0" w:space="0" w:color="auto"/>
        <w:bottom w:val="none" w:sz="0" w:space="0" w:color="auto"/>
        <w:right w:val="none" w:sz="0" w:space="0" w:color="auto"/>
      </w:divBdr>
    </w:div>
    <w:div w:id="289824149">
      <w:marLeft w:val="640"/>
      <w:marRight w:val="0"/>
      <w:marTop w:val="0"/>
      <w:marBottom w:val="0"/>
      <w:divBdr>
        <w:top w:val="none" w:sz="0" w:space="0" w:color="auto"/>
        <w:left w:val="none" w:sz="0" w:space="0" w:color="auto"/>
        <w:bottom w:val="none" w:sz="0" w:space="0" w:color="auto"/>
        <w:right w:val="none" w:sz="0" w:space="0" w:color="auto"/>
      </w:divBdr>
    </w:div>
    <w:div w:id="290089390">
      <w:marLeft w:val="640"/>
      <w:marRight w:val="0"/>
      <w:marTop w:val="0"/>
      <w:marBottom w:val="0"/>
      <w:divBdr>
        <w:top w:val="none" w:sz="0" w:space="0" w:color="auto"/>
        <w:left w:val="none" w:sz="0" w:space="0" w:color="auto"/>
        <w:bottom w:val="none" w:sz="0" w:space="0" w:color="auto"/>
        <w:right w:val="none" w:sz="0" w:space="0" w:color="auto"/>
      </w:divBdr>
    </w:div>
    <w:div w:id="291329964">
      <w:marLeft w:val="640"/>
      <w:marRight w:val="0"/>
      <w:marTop w:val="0"/>
      <w:marBottom w:val="0"/>
      <w:divBdr>
        <w:top w:val="none" w:sz="0" w:space="0" w:color="auto"/>
        <w:left w:val="none" w:sz="0" w:space="0" w:color="auto"/>
        <w:bottom w:val="none" w:sz="0" w:space="0" w:color="auto"/>
        <w:right w:val="none" w:sz="0" w:space="0" w:color="auto"/>
      </w:divBdr>
    </w:div>
    <w:div w:id="292173017">
      <w:marLeft w:val="640"/>
      <w:marRight w:val="0"/>
      <w:marTop w:val="0"/>
      <w:marBottom w:val="0"/>
      <w:divBdr>
        <w:top w:val="none" w:sz="0" w:space="0" w:color="auto"/>
        <w:left w:val="none" w:sz="0" w:space="0" w:color="auto"/>
        <w:bottom w:val="none" w:sz="0" w:space="0" w:color="auto"/>
        <w:right w:val="none" w:sz="0" w:space="0" w:color="auto"/>
      </w:divBdr>
    </w:div>
    <w:div w:id="292445592">
      <w:bodyDiv w:val="1"/>
      <w:marLeft w:val="0"/>
      <w:marRight w:val="0"/>
      <w:marTop w:val="0"/>
      <w:marBottom w:val="0"/>
      <w:divBdr>
        <w:top w:val="none" w:sz="0" w:space="0" w:color="auto"/>
        <w:left w:val="none" w:sz="0" w:space="0" w:color="auto"/>
        <w:bottom w:val="none" w:sz="0" w:space="0" w:color="auto"/>
        <w:right w:val="none" w:sz="0" w:space="0" w:color="auto"/>
      </w:divBdr>
    </w:div>
    <w:div w:id="292949262">
      <w:marLeft w:val="640"/>
      <w:marRight w:val="0"/>
      <w:marTop w:val="0"/>
      <w:marBottom w:val="0"/>
      <w:divBdr>
        <w:top w:val="none" w:sz="0" w:space="0" w:color="auto"/>
        <w:left w:val="none" w:sz="0" w:space="0" w:color="auto"/>
        <w:bottom w:val="none" w:sz="0" w:space="0" w:color="auto"/>
        <w:right w:val="none" w:sz="0" w:space="0" w:color="auto"/>
      </w:divBdr>
    </w:div>
    <w:div w:id="294717851">
      <w:marLeft w:val="640"/>
      <w:marRight w:val="0"/>
      <w:marTop w:val="0"/>
      <w:marBottom w:val="0"/>
      <w:divBdr>
        <w:top w:val="none" w:sz="0" w:space="0" w:color="auto"/>
        <w:left w:val="none" w:sz="0" w:space="0" w:color="auto"/>
        <w:bottom w:val="none" w:sz="0" w:space="0" w:color="auto"/>
        <w:right w:val="none" w:sz="0" w:space="0" w:color="auto"/>
      </w:divBdr>
    </w:div>
    <w:div w:id="294872395">
      <w:marLeft w:val="640"/>
      <w:marRight w:val="0"/>
      <w:marTop w:val="0"/>
      <w:marBottom w:val="0"/>
      <w:divBdr>
        <w:top w:val="none" w:sz="0" w:space="0" w:color="auto"/>
        <w:left w:val="none" w:sz="0" w:space="0" w:color="auto"/>
        <w:bottom w:val="none" w:sz="0" w:space="0" w:color="auto"/>
        <w:right w:val="none" w:sz="0" w:space="0" w:color="auto"/>
      </w:divBdr>
    </w:div>
    <w:div w:id="295306598">
      <w:marLeft w:val="640"/>
      <w:marRight w:val="0"/>
      <w:marTop w:val="0"/>
      <w:marBottom w:val="0"/>
      <w:divBdr>
        <w:top w:val="none" w:sz="0" w:space="0" w:color="auto"/>
        <w:left w:val="none" w:sz="0" w:space="0" w:color="auto"/>
        <w:bottom w:val="none" w:sz="0" w:space="0" w:color="auto"/>
        <w:right w:val="none" w:sz="0" w:space="0" w:color="auto"/>
      </w:divBdr>
    </w:div>
    <w:div w:id="296571996">
      <w:marLeft w:val="640"/>
      <w:marRight w:val="0"/>
      <w:marTop w:val="0"/>
      <w:marBottom w:val="0"/>
      <w:divBdr>
        <w:top w:val="none" w:sz="0" w:space="0" w:color="auto"/>
        <w:left w:val="none" w:sz="0" w:space="0" w:color="auto"/>
        <w:bottom w:val="none" w:sz="0" w:space="0" w:color="auto"/>
        <w:right w:val="none" w:sz="0" w:space="0" w:color="auto"/>
      </w:divBdr>
    </w:div>
    <w:div w:id="297683624">
      <w:marLeft w:val="640"/>
      <w:marRight w:val="0"/>
      <w:marTop w:val="0"/>
      <w:marBottom w:val="0"/>
      <w:divBdr>
        <w:top w:val="none" w:sz="0" w:space="0" w:color="auto"/>
        <w:left w:val="none" w:sz="0" w:space="0" w:color="auto"/>
        <w:bottom w:val="none" w:sz="0" w:space="0" w:color="auto"/>
        <w:right w:val="none" w:sz="0" w:space="0" w:color="auto"/>
      </w:divBdr>
    </w:div>
    <w:div w:id="298150111">
      <w:marLeft w:val="640"/>
      <w:marRight w:val="0"/>
      <w:marTop w:val="0"/>
      <w:marBottom w:val="0"/>
      <w:divBdr>
        <w:top w:val="none" w:sz="0" w:space="0" w:color="auto"/>
        <w:left w:val="none" w:sz="0" w:space="0" w:color="auto"/>
        <w:bottom w:val="none" w:sz="0" w:space="0" w:color="auto"/>
        <w:right w:val="none" w:sz="0" w:space="0" w:color="auto"/>
      </w:divBdr>
    </w:div>
    <w:div w:id="298732009">
      <w:marLeft w:val="640"/>
      <w:marRight w:val="0"/>
      <w:marTop w:val="0"/>
      <w:marBottom w:val="0"/>
      <w:divBdr>
        <w:top w:val="none" w:sz="0" w:space="0" w:color="auto"/>
        <w:left w:val="none" w:sz="0" w:space="0" w:color="auto"/>
        <w:bottom w:val="none" w:sz="0" w:space="0" w:color="auto"/>
        <w:right w:val="none" w:sz="0" w:space="0" w:color="auto"/>
      </w:divBdr>
    </w:div>
    <w:div w:id="299072580">
      <w:marLeft w:val="640"/>
      <w:marRight w:val="0"/>
      <w:marTop w:val="0"/>
      <w:marBottom w:val="0"/>
      <w:divBdr>
        <w:top w:val="none" w:sz="0" w:space="0" w:color="auto"/>
        <w:left w:val="none" w:sz="0" w:space="0" w:color="auto"/>
        <w:bottom w:val="none" w:sz="0" w:space="0" w:color="auto"/>
        <w:right w:val="none" w:sz="0" w:space="0" w:color="auto"/>
      </w:divBdr>
    </w:div>
    <w:div w:id="299114352">
      <w:marLeft w:val="640"/>
      <w:marRight w:val="0"/>
      <w:marTop w:val="0"/>
      <w:marBottom w:val="0"/>
      <w:divBdr>
        <w:top w:val="none" w:sz="0" w:space="0" w:color="auto"/>
        <w:left w:val="none" w:sz="0" w:space="0" w:color="auto"/>
        <w:bottom w:val="none" w:sz="0" w:space="0" w:color="auto"/>
        <w:right w:val="none" w:sz="0" w:space="0" w:color="auto"/>
      </w:divBdr>
    </w:div>
    <w:div w:id="300162288">
      <w:marLeft w:val="640"/>
      <w:marRight w:val="0"/>
      <w:marTop w:val="0"/>
      <w:marBottom w:val="0"/>
      <w:divBdr>
        <w:top w:val="none" w:sz="0" w:space="0" w:color="auto"/>
        <w:left w:val="none" w:sz="0" w:space="0" w:color="auto"/>
        <w:bottom w:val="none" w:sz="0" w:space="0" w:color="auto"/>
        <w:right w:val="none" w:sz="0" w:space="0" w:color="auto"/>
      </w:divBdr>
    </w:div>
    <w:div w:id="301153892">
      <w:marLeft w:val="640"/>
      <w:marRight w:val="0"/>
      <w:marTop w:val="0"/>
      <w:marBottom w:val="0"/>
      <w:divBdr>
        <w:top w:val="none" w:sz="0" w:space="0" w:color="auto"/>
        <w:left w:val="none" w:sz="0" w:space="0" w:color="auto"/>
        <w:bottom w:val="none" w:sz="0" w:space="0" w:color="auto"/>
        <w:right w:val="none" w:sz="0" w:space="0" w:color="auto"/>
      </w:divBdr>
    </w:div>
    <w:div w:id="301235597">
      <w:marLeft w:val="640"/>
      <w:marRight w:val="0"/>
      <w:marTop w:val="0"/>
      <w:marBottom w:val="0"/>
      <w:divBdr>
        <w:top w:val="none" w:sz="0" w:space="0" w:color="auto"/>
        <w:left w:val="none" w:sz="0" w:space="0" w:color="auto"/>
        <w:bottom w:val="none" w:sz="0" w:space="0" w:color="auto"/>
        <w:right w:val="none" w:sz="0" w:space="0" w:color="auto"/>
      </w:divBdr>
    </w:div>
    <w:div w:id="301497719">
      <w:marLeft w:val="640"/>
      <w:marRight w:val="0"/>
      <w:marTop w:val="0"/>
      <w:marBottom w:val="0"/>
      <w:divBdr>
        <w:top w:val="none" w:sz="0" w:space="0" w:color="auto"/>
        <w:left w:val="none" w:sz="0" w:space="0" w:color="auto"/>
        <w:bottom w:val="none" w:sz="0" w:space="0" w:color="auto"/>
        <w:right w:val="none" w:sz="0" w:space="0" w:color="auto"/>
      </w:divBdr>
    </w:div>
    <w:div w:id="302006256">
      <w:marLeft w:val="640"/>
      <w:marRight w:val="0"/>
      <w:marTop w:val="0"/>
      <w:marBottom w:val="0"/>
      <w:divBdr>
        <w:top w:val="none" w:sz="0" w:space="0" w:color="auto"/>
        <w:left w:val="none" w:sz="0" w:space="0" w:color="auto"/>
        <w:bottom w:val="none" w:sz="0" w:space="0" w:color="auto"/>
        <w:right w:val="none" w:sz="0" w:space="0" w:color="auto"/>
      </w:divBdr>
    </w:div>
    <w:div w:id="302122561">
      <w:marLeft w:val="640"/>
      <w:marRight w:val="0"/>
      <w:marTop w:val="0"/>
      <w:marBottom w:val="0"/>
      <w:divBdr>
        <w:top w:val="none" w:sz="0" w:space="0" w:color="auto"/>
        <w:left w:val="none" w:sz="0" w:space="0" w:color="auto"/>
        <w:bottom w:val="none" w:sz="0" w:space="0" w:color="auto"/>
        <w:right w:val="none" w:sz="0" w:space="0" w:color="auto"/>
      </w:divBdr>
    </w:div>
    <w:div w:id="302738549">
      <w:marLeft w:val="640"/>
      <w:marRight w:val="0"/>
      <w:marTop w:val="0"/>
      <w:marBottom w:val="0"/>
      <w:divBdr>
        <w:top w:val="none" w:sz="0" w:space="0" w:color="auto"/>
        <w:left w:val="none" w:sz="0" w:space="0" w:color="auto"/>
        <w:bottom w:val="none" w:sz="0" w:space="0" w:color="auto"/>
        <w:right w:val="none" w:sz="0" w:space="0" w:color="auto"/>
      </w:divBdr>
    </w:div>
    <w:div w:id="302779838">
      <w:marLeft w:val="640"/>
      <w:marRight w:val="0"/>
      <w:marTop w:val="0"/>
      <w:marBottom w:val="0"/>
      <w:divBdr>
        <w:top w:val="none" w:sz="0" w:space="0" w:color="auto"/>
        <w:left w:val="none" w:sz="0" w:space="0" w:color="auto"/>
        <w:bottom w:val="none" w:sz="0" w:space="0" w:color="auto"/>
        <w:right w:val="none" w:sz="0" w:space="0" w:color="auto"/>
      </w:divBdr>
    </w:div>
    <w:div w:id="303241444">
      <w:marLeft w:val="640"/>
      <w:marRight w:val="0"/>
      <w:marTop w:val="0"/>
      <w:marBottom w:val="0"/>
      <w:divBdr>
        <w:top w:val="none" w:sz="0" w:space="0" w:color="auto"/>
        <w:left w:val="none" w:sz="0" w:space="0" w:color="auto"/>
        <w:bottom w:val="none" w:sz="0" w:space="0" w:color="auto"/>
        <w:right w:val="none" w:sz="0" w:space="0" w:color="auto"/>
      </w:divBdr>
    </w:div>
    <w:div w:id="304093561">
      <w:marLeft w:val="640"/>
      <w:marRight w:val="0"/>
      <w:marTop w:val="0"/>
      <w:marBottom w:val="0"/>
      <w:divBdr>
        <w:top w:val="none" w:sz="0" w:space="0" w:color="auto"/>
        <w:left w:val="none" w:sz="0" w:space="0" w:color="auto"/>
        <w:bottom w:val="none" w:sz="0" w:space="0" w:color="auto"/>
        <w:right w:val="none" w:sz="0" w:space="0" w:color="auto"/>
      </w:divBdr>
    </w:div>
    <w:div w:id="304629000">
      <w:marLeft w:val="640"/>
      <w:marRight w:val="0"/>
      <w:marTop w:val="0"/>
      <w:marBottom w:val="0"/>
      <w:divBdr>
        <w:top w:val="none" w:sz="0" w:space="0" w:color="auto"/>
        <w:left w:val="none" w:sz="0" w:space="0" w:color="auto"/>
        <w:bottom w:val="none" w:sz="0" w:space="0" w:color="auto"/>
        <w:right w:val="none" w:sz="0" w:space="0" w:color="auto"/>
      </w:divBdr>
    </w:div>
    <w:div w:id="305089134">
      <w:marLeft w:val="640"/>
      <w:marRight w:val="0"/>
      <w:marTop w:val="0"/>
      <w:marBottom w:val="0"/>
      <w:divBdr>
        <w:top w:val="none" w:sz="0" w:space="0" w:color="auto"/>
        <w:left w:val="none" w:sz="0" w:space="0" w:color="auto"/>
        <w:bottom w:val="none" w:sz="0" w:space="0" w:color="auto"/>
        <w:right w:val="none" w:sz="0" w:space="0" w:color="auto"/>
      </w:divBdr>
    </w:div>
    <w:div w:id="305089172">
      <w:marLeft w:val="640"/>
      <w:marRight w:val="0"/>
      <w:marTop w:val="0"/>
      <w:marBottom w:val="0"/>
      <w:divBdr>
        <w:top w:val="none" w:sz="0" w:space="0" w:color="auto"/>
        <w:left w:val="none" w:sz="0" w:space="0" w:color="auto"/>
        <w:bottom w:val="none" w:sz="0" w:space="0" w:color="auto"/>
        <w:right w:val="none" w:sz="0" w:space="0" w:color="auto"/>
      </w:divBdr>
    </w:div>
    <w:div w:id="305207784">
      <w:marLeft w:val="640"/>
      <w:marRight w:val="0"/>
      <w:marTop w:val="0"/>
      <w:marBottom w:val="0"/>
      <w:divBdr>
        <w:top w:val="none" w:sz="0" w:space="0" w:color="auto"/>
        <w:left w:val="none" w:sz="0" w:space="0" w:color="auto"/>
        <w:bottom w:val="none" w:sz="0" w:space="0" w:color="auto"/>
        <w:right w:val="none" w:sz="0" w:space="0" w:color="auto"/>
      </w:divBdr>
    </w:div>
    <w:div w:id="305935757">
      <w:marLeft w:val="640"/>
      <w:marRight w:val="0"/>
      <w:marTop w:val="0"/>
      <w:marBottom w:val="0"/>
      <w:divBdr>
        <w:top w:val="none" w:sz="0" w:space="0" w:color="auto"/>
        <w:left w:val="none" w:sz="0" w:space="0" w:color="auto"/>
        <w:bottom w:val="none" w:sz="0" w:space="0" w:color="auto"/>
        <w:right w:val="none" w:sz="0" w:space="0" w:color="auto"/>
      </w:divBdr>
    </w:div>
    <w:div w:id="306591477">
      <w:marLeft w:val="640"/>
      <w:marRight w:val="0"/>
      <w:marTop w:val="0"/>
      <w:marBottom w:val="0"/>
      <w:divBdr>
        <w:top w:val="none" w:sz="0" w:space="0" w:color="auto"/>
        <w:left w:val="none" w:sz="0" w:space="0" w:color="auto"/>
        <w:bottom w:val="none" w:sz="0" w:space="0" w:color="auto"/>
        <w:right w:val="none" w:sz="0" w:space="0" w:color="auto"/>
      </w:divBdr>
    </w:div>
    <w:div w:id="306668842">
      <w:marLeft w:val="640"/>
      <w:marRight w:val="0"/>
      <w:marTop w:val="0"/>
      <w:marBottom w:val="0"/>
      <w:divBdr>
        <w:top w:val="none" w:sz="0" w:space="0" w:color="auto"/>
        <w:left w:val="none" w:sz="0" w:space="0" w:color="auto"/>
        <w:bottom w:val="none" w:sz="0" w:space="0" w:color="auto"/>
        <w:right w:val="none" w:sz="0" w:space="0" w:color="auto"/>
      </w:divBdr>
    </w:div>
    <w:div w:id="307518884">
      <w:marLeft w:val="640"/>
      <w:marRight w:val="0"/>
      <w:marTop w:val="0"/>
      <w:marBottom w:val="0"/>
      <w:divBdr>
        <w:top w:val="none" w:sz="0" w:space="0" w:color="auto"/>
        <w:left w:val="none" w:sz="0" w:space="0" w:color="auto"/>
        <w:bottom w:val="none" w:sz="0" w:space="0" w:color="auto"/>
        <w:right w:val="none" w:sz="0" w:space="0" w:color="auto"/>
      </w:divBdr>
    </w:div>
    <w:div w:id="307905044">
      <w:marLeft w:val="640"/>
      <w:marRight w:val="0"/>
      <w:marTop w:val="0"/>
      <w:marBottom w:val="0"/>
      <w:divBdr>
        <w:top w:val="none" w:sz="0" w:space="0" w:color="auto"/>
        <w:left w:val="none" w:sz="0" w:space="0" w:color="auto"/>
        <w:bottom w:val="none" w:sz="0" w:space="0" w:color="auto"/>
        <w:right w:val="none" w:sz="0" w:space="0" w:color="auto"/>
      </w:divBdr>
    </w:div>
    <w:div w:id="308485275">
      <w:marLeft w:val="640"/>
      <w:marRight w:val="0"/>
      <w:marTop w:val="0"/>
      <w:marBottom w:val="0"/>
      <w:divBdr>
        <w:top w:val="none" w:sz="0" w:space="0" w:color="auto"/>
        <w:left w:val="none" w:sz="0" w:space="0" w:color="auto"/>
        <w:bottom w:val="none" w:sz="0" w:space="0" w:color="auto"/>
        <w:right w:val="none" w:sz="0" w:space="0" w:color="auto"/>
      </w:divBdr>
    </w:div>
    <w:div w:id="308555409">
      <w:marLeft w:val="640"/>
      <w:marRight w:val="0"/>
      <w:marTop w:val="0"/>
      <w:marBottom w:val="0"/>
      <w:divBdr>
        <w:top w:val="none" w:sz="0" w:space="0" w:color="auto"/>
        <w:left w:val="none" w:sz="0" w:space="0" w:color="auto"/>
        <w:bottom w:val="none" w:sz="0" w:space="0" w:color="auto"/>
        <w:right w:val="none" w:sz="0" w:space="0" w:color="auto"/>
      </w:divBdr>
    </w:div>
    <w:div w:id="309989485">
      <w:marLeft w:val="640"/>
      <w:marRight w:val="0"/>
      <w:marTop w:val="0"/>
      <w:marBottom w:val="0"/>
      <w:divBdr>
        <w:top w:val="none" w:sz="0" w:space="0" w:color="auto"/>
        <w:left w:val="none" w:sz="0" w:space="0" w:color="auto"/>
        <w:bottom w:val="none" w:sz="0" w:space="0" w:color="auto"/>
        <w:right w:val="none" w:sz="0" w:space="0" w:color="auto"/>
      </w:divBdr>
    </w:div>
    <w:div w:id="310327723">
      <w:marLeft w:val="640"/>
      <w:marRight w:val="0"/>
      <w:marTop w:val="0"/>
      <w:marBottom w:val="0"/>
      <w:divBdr>
        <w:top w:val="none" w:sz="0" w:space="0" w:color="auto"/>
        <w:left w:val="none" w:sz="0" w:space="0" w:color="auto"/>
        <w:bottom w:val="none" w:sz="0" w:space="0" w:color="auto"/>
        <w:right w:val="none" w:sz="0" w:space="0" w:color="auto"/>
      </w:divBdr>
    </w:div>
    <w:div w:id="310522465">
      <w:marLeft w:val="640"/>
      <w:marRight w:val="0"/>
      <w:marTop w:val="0"/>
      <w:marBottom w:val="0"/>
      <w:divBdr>
        <w:top w:val="none" w:sz="0" w:space="0" w:color="auto"/>
        <w:left w:val="none" w:sz="0" w:space="0" w:color="auto"/>
        <w:bottom w:val="none" w:sz="0" w:space="0" w:color="auto"/>
        <w:right w:val="none" w:sz="0" w:space="0" w:color="auto"/>
      </w:divBdr>
    </w:div>
    <w:div w:id="310594794">
      <w:marLeft w:val="640"/>
      <w:marRight w:val="0"/>
      <w:marTop w:val="0"/>
      <w:marBottom w:val="0"/>
      <w:divBdr>
        <w:top w:val="none" w:sz="0" w:space="0" w:color="auto"/>
        <w:left w:val="none" w:sz="0" w:space="0" w:color="auto"/>
        <w:bottom w:val="none" w:sz="0" w:space="0" w:color="auto"/>
        <w:right w:val="none" w:sz="0" w:space="0" w:color="auto"/>
      </w:divBdr>
    </w:div>
    <w:div w:id="310717197">
      <w:marLeft w:val="640"/>
      <w:marRight w:val="0"/>
      <w:marTop w:val="0"/>
      <w:marBottom w:val="0"/>
      <w:divBdr>
        <w:top w:val="none" w:sz="0" w:space="0" w:color="auto"/>
        <w:left w:val="none" w:sz="0" w:space="0" w:color="auto"/>
        <w:bottom w:val="none" w:sz="0" w:space="0" w:color="auto"/>
        <w:right w:val="none" w:sz="0" w:space="0" w:color="auto"/>
      </w:divBdr>
    </w:div>
    <w:div w:id="311106055">
      <w:marLeft w:val="640"/>
      <w:marRight w:val="0"/>
      <w:marTop w:val="0"/>
      <w:marBottom w:val="0"/>
      <w:divBdr>
        <w:top w:val="none" w:sz="0" w:space="0" w:color="auto"/>
        <w:left w:val="none" w:sz="0" w:space="0" w:color="auto"/>
        <w:bottom w:val="none" w:sz="0" w:space="0" w:color="auto"/>
        <w:right w:val="none" w:sz="0" w:space="0" w:color="auto"/>
      </w:divBdr>
    </w:div>
    <w:div w:id="312027527">
      <w:marLeft w:val="640"/>
      <w:marRight w:val="0"/>
      <w:marTop w:val="0"/>
      <w:marBottom w:val="0"/>
      <w:divBdr>
        <w:top w:val="none" w:sz="0" w:space="0" w:color="auto"/>
        <w:left w:val="none" w:sz="0" w:space="0" w:color="auto"/>
        <w:bottom w:val="none" w:sz="0" w:space="0" w:color="auto"/>
        <w:right w:val="none" w:sz="0" w:space="0" w:color="auto"/>
      </w:divBdr>
    </w:div>
    <w:div w:id="313072186">
      <w:marLeft w:val="640"/>
      <w:marRight w:val="0"/>
      <w:marTop w:val="0"/>
      <w:marBottom w:val="0"/>
      <w:divBdr>
        <w:top w:val="none" w:sz="0" w:space="0" w:color="auto"/>
        <w:left w:val="none" w:sz="0" w:space="0" w:color="auto"/>
        <w:bottom w:val="none" w:sz="0" w:space="0" w:color="auto"/>
        <w:right w:val="none" w:sz="0" w:space="0" w:color="auto"/>
      </w:divBdr>
    </w:div>
    <w:div w:id="314451838">
      <w:marLeft w:val="640"/>
      <w:marRight w:val="0"/>
      <w:marTop w:val="0"/>
      <w:marBottom w:val="0"/>
      <w:divBdr>
        <w:top w:val="none" w:sz="0" w:space="0" w:color="auto"/>
        <w:left w:val="none" w:sz="0" w:space="0" w:color="auto"/>
        <w:bottom w:val="none" w:sz="0" w:space="0" w:color="auto"/>
        <w:right w:val="none" w:sz="0" w:space="0" w:color="auto"/>
      </w:divBdr>
    </w:div>
    <w:div w:id="314528088">
      <w:marLeft w:val="640"/>
      <w:marRight w:val="0"/>
      <w:marTop w:val="0"/>
      <w:marBottom w:val="0"/>
      <w:divBdr>
        <w:top w:val="none" w:sz="0" w:space="0" w:color="auto"/>
        <w:left w:val="none" w:sz="0" w:space="0" w:color="auto"/>
        <w:bottom w:val="none" w:sz="0" w:space="0" w:color="auto"/>
        <w:right w:val="none" w:sz="0" w:space="0" w:color="auto"/>
      </w:divBdr>
    </w:div>
    <w:div w:id="314725965">
      <w:marLeft w:val="640"/>
      <w:marRight w:val="0"/>
      <w:marTop w:val="0"/>
      <w:marBottom w:val="0"/>
      <w:divBdr>
        <w:top w:val="none" w:sz="0" w:space="0" w:color="auto"/>
        <w:left w:val="none" w:sz="0" w:space="0" w:color="auto"/>
        <w:bottom w:val="none" w:sz="0" w:space="0" w:color="auto"/>
        <w:right w:val="none" w:sz="0" w:space="0" w:color="auto"/>
      </w:divBdr>
    </w:div>
    <w:div w:id="314996951">
      <w:marLeft w:val="640"/>
      <w:marRight w:val="0"/>
      <w:marTop w:val="0"/>
      <w:marBottom w:val="0"/>
      <w:divBdr>
        <w:top w:val="none" w:sz="0" w:space="0" w:color="auto"/>
        <w:left w:val="none" w:sz="0" w:space="0" w:color="auto"/>
        <w:bottom w:val="none" w:sz="0" w:space="0" w:color="auto"/>
        <w:right w:val="none" w:sz="0" w:space="0" w:color="auto"/>
      </w:divBdr>
    </w:div>
    <w:div w:id="315229773">
      <w:marLeft w:val="640"/>
      <w:marRight w:val="0"/>
      <w:marTop w:val="0"/>
      <w:marBottom w:val="0"/>
      <w:divBdr>
        <w:top w:val="none" w:sz="0" w:space="0" w:color="auto"/>
        <w:left w:val="none" w:sz="0" w:space="0" w:color="auto"/>
        <w:bottom w:val="none" w:sz="0" w:space="0" w:color="auto"/>
        <w:right w:val="none" w:sz="0" w:space="0" w:color="auto"/>
      </w:divBdr>
    </w:div>
    <w:div w:id="315451162">
      <w:marLeft w:val="640"/>
      <w:marRight w:val="0"/>
      <w:marTop w:val="0"/>
      <w:marBottom w:val="0"/>
      <w:divBdr>
        <w:top w:val="none" w:sz="0" w:space="0" w:color="auto"/>
        <w:left w:val="none" w:sz="0" w:space="0" w:color="auto"/>
        <w:bottom w:val="none" w:sz="0" w:space="0" w:color="auto"/>
        <w:right w:val="none" w:sz="0" w:space="0" w:color="auto"/>
      </w:divBdr>
    </w:div>
    <w:div w:id="315647439">
      <w:marLeft w:val="640"/>
      <w:marRight w:val="0"/>
      <w:marTop w:val="0"/>
      <w:marBottom w:val="0"/>
      <w:divBdr>
        <w:top w:val="none" w:sz="0" w:space="0" w:color="auto"/>
        <w:left w:val="none" w:sz="0" w:space="0" w:color="auto"/>
        <w:bottom w:val="none" w:sz="0" w:space="0" w:color="auto"/>
        <w:right w:val="none" w:sz="0" w:space="0" w:color="auto"/>
      </w:divBdr>
    </w:div>
    <w:div w:id="316308221">
      <w:marLeft w:val="640"/>
      <w:marRight w:val="0"/>
      <w:marTop w:val="0"/>
      <w:marBottom w:val="0"/>
      <w:divBdr>
        <w:top w:val="none" w:sz="0" w:space="0" w:color="auto"/>
        <w:left w:val="none" w:sz="0" w:space="0" w:color="auto"/>
        <w:bottom w:val="none" w:sz="0" w:space="0" w:color="auto"/>
        <w:right w:val="none" w:sz="0" w:space="0" w:color="auto"/>
      </w:divBdr>
    </w:div>
    <w:div w:id="316690963">
      <w:marLeft w:val="640"/>
      <w:marRight w:val="0"/>
      <w:marTop w:val="0"/>
      <w:marBottom w:val="0"/>
      <w:divBdr>
        <w:top w:val="none" w:sz="0" w:space="0" w:color="auto"/>
        <w:left w:val="none" w:sz="0" w:space="0" w:color="auto"/>
        <w:bottom w:val="none" w:sz="0" w:space="0" w:color="auto"/>
        <w:right w:val="none" w:sz="0" w:space="0" w:color="auto"/>
      </w:divBdr>
    </w:div>
    <w:div w:id="317225489">
      <w:marLeft w:val="640"/>
      <w:marRight w:val="0"/>
      <w:marTop w:val="0"/>
      <w:marBottom w:val="0"/>
      <w:divBdr>
        <w:top w:val="none" w:sz="0" w:space="0" w:color="auto"/>
        <w:left w:val="none" w:sz="0" w:space="0" w:color="auto"/>
        <w:bottom w:val="none" w:sz="0" w:space="0" w:color="auto"/>
        <w:right w:val="none" w:sz="0" w:space="0" w:color="auto"/>
      </w:divBdr>
    </w:div>
    <w:div w:id="317270626">
      <w:marLeft w:val="640"/>
      <w:marRight w:val="0"/>
      <w:marTop w:val="0"/>
      <w:marBottom w:val="0"/>
      <w:divBdr>
        <w:top w:val="none" w:sz="0" w:space="0" w:color="auto"/>
        <w:left w:val="none" w:sz="0" w:space="0" w:color="auto"/>
        <w:bottom w:val="none" w:sz="0" w:space="0" w:color="auto"/>
        <w:right w:val="none" w:sz="0" w:space="0" w:color="auto"/>
      </w:divBdr>
    </w:div>
    <w:div w:id="317809005">
      <w:marLeft w:val="640"/>
      <w:marRight w:val="0"/>
      <w:marTop w:val="0"/>
      <w:marBottom w:val="0"/>
      <w:divBdr>
        <w:top w:val="none" w:sz="0" w:space="0" w:color="auto"/>
        <w:left w:val="none" w:sz="0" w:space="0" w:color="auto"/>
        <w:bottom w:val="none" w:sz="0" w:space="0" w:color="auto"/>
        <w:right w:val="none" w:sz="0" w:space="0" w:color="auto"/>
      </w:divBdr>
    </w:div>
    <w:div w:id="318078273">
      <w:bodyDiv w:val="1"/>
      <w:marLeft w:val="0"/>
      <w:marRight w:val="0"/>
      <w:marTop w:val="0"/>
      <w:marBottom w:val="0"/>
      <w:divBdr>
        <w:top w:val="none" w:sz="0" w:space="0" w:color="auto"/>
        <w:left w:val="none" w:sz="0" w:space="0" w:color="auto"/>
        <w:bottom w:val="none" w:sz="0" w:space="0" w:color="auto"/>
        <w:right w:val="none" w:sz="0" w:space="0" w:color="auto"/>
      </w:divBdr>
      <w:divsChild>
        <w:div w:id="32312939">
          <w:marLeft w:val="640"/>
          <w:marRight w:val="0"/>
          <w:marTop w:val="0"/>
          <w:marBottom w:val="0"/>
          <w:divBdr>
            <w:top w:val="none" w:sz="0" w:space="0" w:color="auto"/>
            <w:left w:val="none" w:sz="0" w:space="0" w:color="auto"/>
            <w:bottom w:val="none" w:sz="0" w:space="0" w:color="auto"/>
            <w:right w:val="none" w:sz="0" w:space="0" w:color="auto"/>
          </w:divBdr>
        </w:div>
        <w:div w:id="34736550">
          <w:marLeft w:val="640"/>
          <w:marRight w:val="0"/>
          <w:marTop w:val="0"/>
          <w:marBottom w:val="0"/>
          <w:divBdr>
            <w:top w:val="none" w:sz="0" w:space="0" w:color="auto"/>
            <w:left w:val="none" w:sz="0" w:space="0" w:color="auto"/>
            <w:bottom w:val="none" w:sz="0" w:space="0" w:color="auto"/>
            <w:right w:val="none" w:sz="0" w:space="0" w:color="auto"/>
          </w:divBdr>
        </w:div>
        <w:div w:id="37165989">
          <w:marLeft w:val="640"/>
          <w:marRight w:val="0"/>
          <w:marTop w:val="0"/>
          <w:marBottom w:val="0"/>
          <w:divBdr>
            <w:top w:val="none" w:sz="0" w:space="0" w:color="auto"/>
            <w:left w:val="none" w:sz="0" w:space="0" w:color="auto"/>
            <w:bottom w:val="none" w:sz="0" w:space="0" w:color="auto"/>
            <w:right w:val="none" w:sz="0" w:space="0" w:color="auto"/>
          </w:divBdr>
        </w:div>
        <w:div w:id="40523380">
          <w:marLeft w:val="640"/>
          <w:marRight w:val="0"/>
          <w:marTop w:val="0"/>
          <w:marBottom w:val="0"/>
          <w:divBdr>
            <w:top w:val="none" w:sz="0" w:space="0" w:color="auto"/>
            <w:left w:val="none" w:sz="0" w:space="0" w:color="auto"/>
            <w:bottom w:val="none" w:sz="0" w:space="0" w:color="auto"/>
            <w:right w:val="none" w:sz="0" w:space="0" w:color="auto"/>
          </w:divBdr>
        </w:div>
        <w:div w:id="40639331">
          <w:marLeft w:val="640"/>
          <w:marRight w:val="0"/>
          <w:marTop w:val="0"/>
          <w:marBottom w:val="0"/>
          <w:divBdr>
            <w:top w:val="none" w:sz="0" w:space="0" w:color="auto"/>
            <w:left w:val="none" w:sz="0" w:space="0" w:color="auto"/>
            <w:bottom w:val="none" w:sz="0" w:space="0" w:color="auto"/>
            <w:right w:val="none" w:sz="0" w:space="0" w:color="auto"/>
          </w:divBdr>
        </w:div>
        <w:div w:id="68817622">
          <w:marLeft w:val="640"/>
          <w:marRight w:val="0"/>
          <w:marTop w:val="0"/>
          <w:marBottom w:val="0"/>
          <w:divBdr>
            <w:top w:val="none" w:sz="0" w:space="0" w:color="auto"/>
            <w:left w:val="none" w:sz="0" w:space="0" w:color="auto"/>
            <w:bottom w:val="none" w:sz="0" w:space="0" w:color="auto"/>
            <w:right w:val="none" w:sz="0" w:space="0" w:color="auto"/>
          </w:divBdr>
        </w:div>
        <w:div w:id="99646998">
          <w:marLeft w:val="640"/>
          <w:marRight w:val="0"/>
          <w:marTop w:val="0"/>
          <w:marBottom w:val="0"/>
          <w:divBdr>
            <w:top w:val="none" w:sz="0" w:space="0" w:color="auto"/>
            <w:left w:val="none" w:sz="0" w:space="0" w:color="auto"/>
            <w:bottom w:val="none" w:sz="0" w:space="0" w:color="auto"/>
            <w:right w:val="none" w:sz="0" w:space="0" w:color="auto"/>
          </w:divBdr>
        </w:div>
        <w:div w:id="101344070">
          <w:marLeft w:val="640"/>
          <w:marRight w:val="0"/>
          <w:marTop w:val="0"/>
          <w:marBottom w:val="0"/>
          <w:divBdr>
            <w:top w:val="none" w:sz="0" w:space="0" w:color="auto"/>
            <w:left w:val="none" w:sz="0" w:space="0" w:color="auto"/>
            <w:bottom w:val="none" w:sz="0" w:space="0" w:color="auto"/>
            <w:right w:val="none" w:sz="0" w:space="0" w:color="auto"/>
          </w:divBdr>
        </w:div>
        <w:div w:id="112285006">
          <w:marLeft w:val="640"/>
          <w:marRight w:val="0"/>
          <w:marTop w:val="0"/>
          <w:marBottom w:val="0"/>
          <w:divBdr>
            <w:top w:val="none" w:sz="0" w:space="0" w:color="auto"/>
            <w:left w:val="none" w:sz="0" w:space="0" w:color="auto"/>
            <w:bottom w:val="none" w:sz="0" w:space="0" w:color="auto"/>
            <w:right w:val="none" w:sz="0" w:space="0" w:color="auto"/>
          </w:divBdr>
        </w:div>
        <w:div w:id="116144690">
          <w:marLeft w:val="640"/>
          <w:marRight w:val="0"/>
          <w:marTop w:val="0"/>
          <w:marBottom w:val="0"/>
          <w:divBdr>
            <w:top w:val="none" w:sz="0" w:space="0" w:color="auto"/>
            <w:left w:val="none" w:sz="0" w:space="0" w:color="auto"/>
            <w:bottom w:val="none" w:sz="0" w:space="0" w:color="auto"/>
            <w:right w:val="none" w:sz="0" w:space="0" w:color="auto"/>
          </w:divBdr>
        </w:div>
        <w:div w:id="118425896">
          <w:marLeft w:val="640"/>
          <w:marRight w:val="0"/>
          <w:marTop w:val="0"/>
          <w:marBottom w:val="0"/>
          <w:divBdr>
            <w:top w:val="none" w:sz="0" w:space="0" w:color="auto"/>
            <w:left w:val="none" w:sz="0" w:space="0" w:color="auto"/>
            <w:bottom w:val="none" w:sz="0" w:space="0" w:color="auto"/>
            <w:right w:val="none" w:sz="0" w:space="0" w:color="auto"/>
          </w:divBdr>
        </w:div>
        <w:div w:id="124931892">
          <w:marLeft w:val="640"/>
          <w:marRight w:val="0"/>
          <w:marTop w:val="0"/>
          <w:marBottom w:val="0"/>
          <w:divBdr>
            <w:top w:val="none" w:sz="0" w:space="0" w:color="auto"/>
            <w:left w:val="none" w:sz="0" w:space="0" w:color="auto"/>
            <w:bottom w:val="none" w:sz="0" w:space="0" w:color="auto"/>
            <w:right w:val="none" w:sz="0" w:space="0" w:color="auto"/>
          </w:divBdr>
        </w:div>
        <w:div w:id="131943464">
          <w:marLeft w:val="640"/>
          <w:marRight w:val="0"/>
          <w:marTop w:val="0"/>
          <w:marBottom w:val="0"/>
          <w:divBdr>
            <w:top w:val="none" w:sz="0" w:space="0" w:color="auto"/>
            <w:left w:val="none" w:sz="0" w:space="0" w:color="auto"/>
            <w:bottom w:val="none" w:sz="0" w:space="0" w:color="auto"/>
            <w:right w:val="none" w:sz="0" w:space="0" w:color="auto"/>
          </w:divBdr>
        </w:div>
        <w:div w:id="135612888">
          <w:marLeft w:val="640"/>
          <w:marRight w:val="0"/>
          <w:marTop w:val="0"/>
          <w:marBottom w:val="0"/>
          <w:divBdr>
            <w:top w:val="none" w:sz="0" w:space="0" w:color="auto"/>
            <w:left w:val="none" w:sz="0" w:space="0" w:color="auto"/>
            <w:bottom w:val="none" w:sz="0" w:space="0" w:color="auto"/>
            <w:right w:val="none" w:sz="0" w:space="0" w:color="auto"/>
          </w:divBdr>
        </w:div>
        <w:div w:id="136194230">
          <w:marLeft w:val="640"/>
          <w:marRight w:val="0"/>
          <w:marTop w:val="0"/>
          <w:marBottom w:val="0"/>
          <w:divBdr>
            <w:top w:val="none" w:sz="0" w:space="0" w:color="auto"/>
            <w:left w:val="none" w:sz="0" w:space="0" w:color="auto"/>
            <w:bottom w:val="none" w:sz="0" w:space="0" w:color="auto"/>
            <w:right w:val="none" w:sz="0" w:space="0" w:color="auto"/>
          </w:divBdr>
        </w:div>
        <w:div w:id="144323832">
          <w:marLeft w:val="640"/>
          <w:marRight w:val="0"/>
          <w:marTop w:val="0"/>
          <w:marBottom w:val="0"/>
          <w:divBdr>
            <w:top w:val="none" w:sz="0" w:space="0" w:color="auto"/>
            <w:left w:val="none" w:sz="0" w:space="0" w:color="auto"/>
            <w:bottom w:val="none" w:sz="0" w:space="0" w:color="auto"/>
            <w:right w:val="none" w:sz="0" w:space="0" w:color="auto"/>
          </w:divBdr>
        </w:div>
        <w:div w:id="148518733">
          <w:marLeft w:val="640"/>
          <w:marRight w:val="0"/>
          <w:marTop w:val="0"/>
          <w:marBottom w:val="0"/>
          <w:divBdr>
            <w:top w:val="none" w:sz="0" w:space="0" w:color="auto"/>
            <w:left w:val="none" w:sz="0" w:space="0" w:color="auto"/>
            <w:bottom w:val="none" w:sz="0" w:space="0" w:color="auto"/>
            <w:right w:val="none" w:sz="0" w:space="0" w:color="auto"/>
          </w:divBdr>
        </w:div>
        <w:div w:id="157694546">
          <w:marLeft w:val="640"/>
          <w:marRight w:val="0"/>
          <w:marTop w:val="0"/>
          <w:marBottom w:val="0"/>
          <w:divBdr>
            <w:top w:val="none" w:sz="0" w:space="0" w:color="auto"/>
            <w:left w:val="none" w:sz="0" w:space="0" w:color="auto"/>
            <w:bottom w:val="none" w:sz="0" w:space="0" w:color="auto"/>
            <w:right w:val="none" w:sz="0" w:space="0" w:color="auto"/>
          </w:divBdr>
        </w:div>
        <w:div w:id="158816686">
          <w:marLeft w:val="640"/>
          <w:marRight w:val="0"/>
          <w:marTop w:val="0"/>
          <w:marBottom w:val="0"/>
          <w:divBdr>
            <w:top w:val="none" w:sz="0" w:space="0" w:color="auto"/>
            <w:left w:val="none" w:sz="0" w:space="0" w:color="auto"/>
            <w:bottom w:val="none" w:sz="0" w:space="0" w:color="auto"/>
            <w:right w:val="none" w:sz="0" w:space="0" w:color="auto"/>
          </w:divBdr>
        </w:div>
        <w:div w:id="165899082">
          <w:marLeft w:val="640"/>
          <w:marRight w:val="0"/>
          <w:marTop w:val="0"/>
          <w:marBottom w:val="0"/>
          <w:divBdr>
            <w:top w:val="none" w:sz="0" w:space="0" w:color="auto"/>
            <w:left w:val="none" w:sz="0" w:space="0" w:color="auto"/>
            <w:bottom w:val="none" w:sz="0" w:space="0" w:color="auto"/>
            <w:right w:val="none" w:sz="0" w:space="0" w:color="auto"/>
          </w:divBdr>
        </w:div>
        <w:div w:id="168443997">
          <w:marLeft w:val="640"/>
          <w:marRight w:val="0"/>
          <w:marTop w:val="0"/>
          <w:marBottom w:val="0"/>
          <w:divBdr>
            <w:top w:val="none" w:sz="0" w:space="0" w:color="auto"/>
            <w:left w:val="none" w:sz="0" w:space="0" w:color="auto"/>
            <w:bottom w:val="none" w:sz="0" w:space="0" w:color="auto"/>
            <w:right w:val="none" w:sz="0" w:space="0" w:color="auto"/>
          </w:divBdr>
        </w:div>
        <w:div w:id="170293005">
          <w:marLeft w:val="640"/>
          <w:marRight w:val="0"/>
          <w:marTop w:val="0"/>
          <w:marBottom w:val="0"/>
          <w:divBdr>
            <w:top w:val="none" w:sz="0" w:space="0" w:color="auto"/>
            <w:left w:val="none" w:sz="0" w:space="0" w:color="auto"/>
            <w:bottom w:val="none" w:sz="0" w:space="0" w:color="auto"/>
            <w:right w:val="none" w:sz="0" w:space="0" w:color="auto"/>
          </w:divBdr>
        </w:div>
        <w:div w:id="177084745">
          <w:marLeft w:val="640"/>
          <w:marRight w:val="0"/>
          <w:marTop w:val="0"/>
          <w:marBottom w:val="0"/>
          <w:divBdr>
            <w:top w:val="none" w:sz="0" w:space="0" w:color="auto"/>
            <w:left w:val="none" w:sz="0" w:space="0" w:color="auto"/>
            <w:bottom w:val="none" w:sz="0" w:space="0" w:color="auto"/>
            <w:right w:val="none" w:sz="0" w:space="0" w:color="auto"/>
          </w:divBdr>
        </w:div>
        <w:div w:id="180827141">
          <w:marLeft w:val="640"/>
          <w:marRight w:val="0"/>
          <w:marTop w:val="0"/>
          <w:marBottom w:val="0"/>
          <w:divBdr>
            <w:top w:val="none" w:sz="0" w:space="0" w:color="auto"/>
            <w:left w:val="none" w:sz="0" w:space="0" w:color="auto"/>
            <w:bottom w:val="none" w:sz="0" w:space="0" w:color="auto"/>
            <w:right w:val="none" w:sz="0" w:space="0" w:color="auto"/>
          </w:divBdr>
        </w:div>
        <w:div w:id="191959862">
          <w:marLeft w:val="640"/>
          <w:marRight w:val="0"/>
          <w:marTop w:val="0"/>
          <w:marBottom w:val="0"/>
          <w:divBdr>
            <w:top w:val="none" w:sz="0" w:space="0" w:color="auto"/>
            <w:left w:val="none" w:sz="0" w:space="0" w:color="auto"/>
            <w:bottom w:val="none" w:sz="0" w:space="0" w:color="auto"/>
            <w:right w:val="none" w:sz="0" w:space="0" w:color="auto"/>
          </w:divBdr>
        </w:div>
        <w:div w:id="218788918">
          <w:marLeft w:val="640"/>
          <w:marRight w:val="0"/>
          <w:marTop w:val="0"/>
          <w:marBottom w:val="0"/>
          <w:divBdr>
            <w:top w:val="none" w:sz="0" w:space="0" w:color="auto"/>
            <w:left w:val="none" w:sz="0" w:space="0" w:color="auto"/>
            <w:bottom w:val="none" w:sz="0" w:space="0" w:color="auto"/>
            <w:right w:val="none" w:sz="0" w:space="0" w:color="auto"/>
          </w:divBdr>
        </w:div>
        <w:div w:id="219363076">
          <w:marLeft w:val="640"/>
          <w:marRight w:val="0"/>
          <w:marTop w:val="0"/>
          <w:marBottom w:val="0"/>
          <w:divBdr>
            <w:top w:val="none" w:sz="0" w:space="0" w:color="auto"/>
            <w:left w:val="none" w:sz="0" w:space="0" w:color="auto"/>
            <w:bottom w:val="none" w:sz="0" w:space="0" w:color="auto"/>
            <w:right w:val="none" w:sz="0" w:space="0" w:color="auto"/>
          </w:divBdr>
        </w:div>
        <w:div w:id="220681472">
          <w:marLeft w:val="640"/>
          <w:marRight w:val="0"/>
          <w:marTop w:val="0"/>
          <w:marBottom w:val="0"/>
          <w:divBdr>
            <w:top w:val="none" w:sz="0" w:space="0" w:color="auto"/>
            <w:left w:val="none" w:sz="0" w:space="0" w:color="auto"/>
            <w:bottom w:val="none" w:sz="0" w:space="0" w:color="auto"/>
            <w:right w:val="none" w:sz="0" w:space="0" w:color="auto"/>
          </w:divBdr>
        </w:div>
        <w:div w:id="228224253">
          <w:marLeft w:val="640"/>
          <w:marRight w:val="0"/>
          <w:marTop w:val="0"/>
          <w:marBottom w:val="0"/>
          <w:divBdr>
            <w:top w:val="none" w:sz="0" w:space="0" w:color="auto"/>
            <w:left w:val="none" w:sz="0" w:space="0" w:color="auto"/>
            <w:bottom w:val="none" w:sz="0" w:space="0" w:color="auto"/>
            <w:right w:val="none" w:sz="0" w:space="0" w:color="auto"/>
          </w:divBdr>
        </w:div>
        <w:div w:id="237834925">
          <w:marLeft w:val="640"/>
          <w:marRight w:val="0"/>
          <w:marTop w:val="0"/>
          <w:marBottom w:val="0"/>
          <w:divBdr>
            <w:top w:val="none" w:sz="0" w:space="0" w:color="auto"/>
            <w:left w:val="none" w:sz="0" w:space="0" w:color="auto"/>
            <w:bottom w:val="none" w:sz="0" w:space="0" w:color="auto"/>
            <w:right w:val="none" w:sz="0" w:space="0" w:color="auto"/>
          </w:divBdr>
        </w:div>
        <w:div w:id="244847848">
          <w:marLeft w:val="640"/>
          <w:marRight w:val="0"/>
          <w:marTop w:val="0"/>
          <w:marBottom w:val="0"/>
          <w:divBdr>
            <w:top w:val="none" w:sz="0" w:space="0" w:color="auto"/>
            <w:left w:val="none" w:sz="0" w:space="0" w:color="auto"/>
            <w:bottom w:val="none" w:sz="0" w:space="0" w:color="auto"/>
            <w:right w:val="none" w:sz="0" w:space="0" w:color="auto"/>
          </w:divBdr>
        </w:div>
        <w:div w:id="251282475">
          <w:marLeft w:val="640"/>
          <w:marRight w:val="0"/>
          <w:marTop w:val="0"/>
          <w:marBottom w:val="0"/>
          <w:divBdr>
            <w:top w:val="none" w:sz="0" w:space="0" w:color="auto"/>
            <w:left w:val="none" w:sz="0" w:space="0" w:color="auto"/>
            <w:bottom w:val="none" w:sz="0" w:space="0" w:color="auto"/>
            <w:right w:val="none" w:sz="0" w:space="0" w:color="auto"/>
          </w:divBdr>
        </w:div>
        <w:div w:id="257372206">
          <w:marLeft w:val="640"/>
          <w:marRight w:val="0"/>
          <w:marTop w:val="0"/>
          <w:marBottom w:val="0"/>
          <w:divBdr>
            <w:top w:val="none" w:sz="0" w:space="0" w:color="auto"/>
            <w:left w:val="none" w:sz="0" w:space="0" w:color="auto"/>
            <w:bottom w:val="none" w:sz="0" w:space="0" w:color="auto"/>
            <w:right w:val="none" w:sz="0" w:space="0" w:color="auto"/>
          </w:divBdr>
        </w:div>
        <w:div w:id="273093928">
          <w:marLeft w:val="640"/>
          <w:marRight w:val="0"/>
          <w:marTop w:val="0"/>
          <w:marBottom w:val="0"/>
          <w:divBdr>
            <w:top w:val="none" w:sz="0" w:space="0" w:color="auto"/>
            <w:left w:val="none" w:sz="0" w:space="0" w:color="auto"/>
            <w:bottom w:val="none" w:sz="0" w:space="0" w:color="auto"/>
            <w:right w:val="none" w:sz="0" w:space="0" w:color="auto"/>
          </w:divBdr>
        </w:div>
        <w:div w:id="274751895">
          <w:marLeft w:val="640"/>
          <w:marRight w:val="0"/>
          <w:marTop w:val="0"/>
          <w:marBottom w:val="0"/>
          <w:divBdr>
            <w:top w:val="none" w:sz="0" w:space="0" w:color="auto"/>
            <w:left w:val="none" w:sz="0" w:space="0" w:color="auto"/>
            <w:bottom w:val="none" w:sz="0" w:space="0" w:color="auto"/>
            <w:right w:val="none" w:sz="0" w:space="0" w:color="auto"/>
          </w:divBdr>
        </w:div>
        <w:div w:id="280919487">
          <w:marLeft w:val="640"/>
          <w:marRight w:val="0"/>
          <w:marTop w:val="0"/>
          <w:marBottom w:val="0"/>
          <w:divBdr>
            <w:top w:val="none" w:sz="0" w:space="0" w:color="auto"/>
            <w:left w:val="none" w:sz="0" w:space="0" w:color="auto"/>
            <w:bottom w:val="none" w:sz="0" w:space="0" w:color="auto"/>
            <w:right w:val="none" w:sz="0" w:space="0" w:color="auto"/>
          </w:divBdr>
        </w:div>
        <w:div w:id="292290935">
          <w:marLeft w:val="640"/>
          <w:marRight w:val="0"/>
          <w:marTop w:val="0"/>
          <w:marBottom w:val="0"/>
          <w:divBdr>
            <w:top w:val="none" w:sz="0" w:space="0" w:color="auto"/>
            <w:left w:val="none" w:sz="0" w:space="0" w:color="auto"/>
            <w:bottom w:val="none" w:sz="0" w:space="0" w:color="auto"/>
            <w:right w:val="none" w:sz="0" w:space="0" w:color="auto"/>
          </w:divBdr>
        </w:div>
        <w:div w:id="294258462">
          <w:marLeft w:val="640"/>
          <w:marRight w:val="0"/>
          <w:marTop w:val="0"/>
          <w:marBottom w:val="0"/>
          <w:divBdr>
            <w:top w:val="none" w:sz="0" w:space="0" w:color="auto"/>
            <w:left w:val="none" w:sz="0" w:space="0" w:color="auto"/>
            <w:bottom w:val="none" w:sz="0" w:space="0" w:color="auto"/>
            <w:right w:val="none" w:sz="0" w:space="0" w:color="auto"/>
          </w:divBdr>
        </w:div>
        <w:div w:id="302201818">
          <w:marLeft w:val="640"/>
          <w:marRight w:val="0"/>
          <w:marTop w:val="0"/>
          <w:marBottom w:val="0"/>
          <w:divBdr>
            <w:top w:val="none" w:sz="0" w:space="0" w:color="auto"/>
            <w:left w:val="none" w:sz="0" w:space="0" w:color="auto"/>
            <w:bottom w:val="none" w:sz="0" w:space="0" w:color="auto"/>
            <w:right w:val="none" w:sz="0" w:space="0" w:color="auto"/>
          </w:divBdr>
        </w:div>
        <w:div w:id="303434688">
          <w:marLeft w:val="640"/>
          <w:marRight w:val="0"/>
          <w:marTop w:val="0"/>
          <w:marBottom w:val="0"/>
          <w:divBdr>
            <w:top w:val="none" w:sz="0" w:space="0" w:color="auto"/>
            <w:left w:val="none" w:sz="0" w:space="0" w:color="auto"/>
            <w:bottom w:val="none" w:sz="0" w:space="0" w:color="auto"/>
            <w:right w:val="none" w:sz="0" w:space="0" w:color="auto"/>
          </w:divBdr>
        </w:div>
        <w:div w:id="307631764">
          <w:marLeft w:val="640"/>
          <w:marRight w:val="0"/>
          <w:marTop w:val="0"/>
          <w:marBottom w:val="0"/>
          <w:divBdr>
            <w:top w:val="none" w:sz="0" w:space="0" w:color="auto"/>
            <w:left w:val="none" w:sz="0" w:space="0" w:color="auto"/>
            <w:bottom w:val="none" w:sz="0" w:space="0" w:color="auto"/>
            <w:right w:val="none" w:sz="0" w:space="0" w:color="auto"/>
          </w:divBdr>
        </w:div>
        <w:div w:id="316036022">
          <w:marLeft w:val="640"/>
          <w:marRight w:val="0"/>
          <w:marTop w:val="0"/>
          <w:marBottom w:val="0"/>
          <w:divBdr>
            <w:top w:val="none" w:sz="0" w:space="0" w:color="auto"/>
            <w:left w:val="none" w:sz="0" w:space="0" w:color="auto"/>
            <w:bottom w:val="none" w:sz="0" w:space="0" w:color="auto"/>
            <w:right w:val="none" w:sz="0" w:space="0" w:color="auto"/>
          </w:divBdr>
        </w:div>
        <w:div w:id="316149161">
          <w:marLeft w:val="640"/>
          <w:marRight w:val="0"/>
          <w:marTop w:val="0"/>
          <w:marBottom w:val="0"/>
          <w:divBdr>
            <w:top w:val="none" w:sz="0" w:space="0" w:color="auto"/>
            <w:left w:val="none" w:sz="0" w:space="0" w:color="auto"/>
            <w:bottom w:val="none" w:sz="0" w:space="0" w:color="auto"/>
            <w:right w:val="none" w:sz="0" w:space="0" w:color="auto"/>
          </w:divBdr>
        </w:div>
        <w:div w:id="322318323">
          <w:marLeft w:val="640"/>
          <w:marRight w:val="0"/>
          <w:marTop w:val="0"/>
          <w:marBottom w:val="0"/>
          <w:divBdr>
            <w:top w:val="none" w:sz="0" w:space="0" w:color="auto"/>
            <w:left w:val="none" w:sz="0" w:space="0" w:color="auto"/>
            <w:bottom w:val="none" w:sz="0" w:space="0" w:color="auto"/>
            <w:right w:val="none" w:sz="0" w:space="0" w:color="auto"/>
          </w:divBdr>
        </w:div>
        <w:div w:id="323357109">
          <w:marLeft w:val="640"/>
          <w:marRight w:val="0"/>
          <w:marTop w:val="0"/>
          <w:marBottom w:val="0"/>
          <w:divBdr>
            <w:top w:val="none" w:sz="0" w:space="0" w:color="auto"/>
            <w:left w:val="none" w:sz="0" w:space="0" w:color="auto"/>
            <w:bottom w:val="none" w:sz="0" w:space="0" w:color="auto"/>
            <w:right w:val="none" w:sz="0" w:space="0" w:color="auto"/>
          </w:divBdr>
        </w:div>
        <w:div w:id="325942319">
          <w:marLeft w:val="640"/>
          <w:marRight w:val="0"/>
          <w:marTop w:val="0"/>
          <w:marBottom w:val="0"/>
          <w:divBdr>
            <w:top w:val="none" w:sz="0" w:space="0" w:color="auto"/>
            <w:left w:val="none" w:sz="0" w:space="0" w:color="auto"/>
            <w:bottom w:val="none" w:sz="0" w:space="0" w:color="auto"/>
            <w:right w:val="none" w:sz="0" w:space="0" w:color="auto"/>
          </w:divBdr>
        </w:div>
        <w:div w:id="330257970">
          <w:marLeft w:val="640"/>
          <w:marRight w:val="0"/>
          <w:marTop w:val="0"/>
          <w:marBottom w:val="0"/>
          <w:divBdr>
            <w:top w:val="none" w:sz="0" w:space="0" w:color="auto"/>
            <w:left w:val="none" w:sz="0" w:space="0" w:color="auto"/>
            <w:bottom w:val="none" w:sz="0" w:space="0" w:color="auto"/>
            <w:right w:val="none" w:sz="0" w:space="0" w:color="auto"/>
          </w:divBdr>
        </w:div>
        <w:div w:id="345910526">
          <w:marLeft w:val="640"/>
          <w:marRight w:val="0"/>
          <w:marTop w:val="0"/>
          <w:marBottom w:val="0"/>
          <w:divBdr>
            <w:top w:val="none" w:sz="0" w:space="0" w:color="auto"/>
            <w:left w:val="none" w:sz="0" w:space="0" w:color="auto"/>
            <w:bottom w:val="none" w:sz="0" w:space="0" w:color="auto"/>
            <w:right w:val="none" w:sz="0" w:space="0" w:color="auto"/>
          </w:divBdr>
        </w:div>
        <w:div w:id="346715250">
          <w:marLeft w:val="640"/>
          <w:marRight w:val="0"/>
          <w:marTop w:val="0"/>
          <w:marBottom w:val="0"/>
          <w:divBdr>
            <w:top w:val="none" w:sz="0" w:space="0" w:color="auto"/>
            <w:left w:val="none" w:sz="0" w:space="0" w:color="auto"/>
            <w:bottom w:val="none" w:sz="0" w:space="0" w:color="auto"/>
            <w:right w:val="none" w:sz="0" w:space="0" w:color="auto"/>
          </w:divBdr>
        </w:div>
        <w:div w:id="350570533">
          <w:marLeft w:val="640"/>
          <w:marRight w:val="0"/>
          <w:marTop w:val="0"/>
          <w:marBottom w:val="0"/>
          <w:divBdr>
            <w:top w:val="none" w:sz="0" w:space="0" w:color="auto"/>
            <w:left w:val="none" w:sz="0" w:space="0" w:color="auto"/>
            <w:bottom w:val="none" w:sz="0" w:space="0" w:color="auto"/>
            <w:right w:val="none" w:sz="0" w:space="0" w:color="auto"/>
          </w:divBdr>
        </w:div>
        <w:div w:id="358968312">
          <w:marLeft w:val="640"/>
          <w:marRight w:val="0"/>
          <w:marTop w:val="0"/>
          <w:marBottom w:val="0"/>
          <w:divBdr>
            <w:top w:val="none" w:sz="0" w:space="0" w:color="auto"/>
            <w:left w:val="none" w:sz="0" w:space="0" w:color="auto"/>
            <w:bottom w:val="none" w:sz="0" w:space="0" w:color="auto"/>
            <w:right w:val="none" w:sz="0" w:space="0" w:color="auto"/>
          </w:divBdr>
        </w:div>
        <w:div w:id="360788906">
          <w:marLeft w:val="640"/>
          <w:marRight w:val="0"/>
          <w:marTop w:val="0"/>
          <w:marBottom w:val="0"/>
          <w:divBdr>
            <w:top w:val="none" w:sz="0" w:space="0" w:color="auto"/>
            <w:left w:val="none" w:sz="0" w:space="0" w:color="auto"/>
            <w:bottom w:val="none" w:sz="0" w:space="0" w:color="auto"/>
            <w:right w:val="none" w:sz="0" w:space="0" w:color="auto"/>
          </w:divBdr>
        </w:div>
        <w:div w:id="363405665">
          <w:marLeft w:val="640"/>
          <w:marRight w:val="0"/>
          <w:marTop w:val="0"/>
          <w:marBottom w:val="0"/>
          <w:divBdr>
            <w:top w:val="none" w:sz="0" w:space="0" w:color="auto"/>
            <w:left w:val="none" w:sz="0" w:space="0" w:color="auto"/>
            <w:bottom w:val="none" w:sz="0" w:space="0" w:color="auto"/>
            <w:right w:val="none" w:sz="0" w:space="0" w:color="auto"/>
          </w:divBdr>
        </w:div>
        <w:div w:id="381751905">
          <w:marLeft w:val="640"/>
          <w:marRight w:val="0"/>
          <w:marTop w:val="0"/>
          <w:marBottom w:val="0"/>
          <w:divBdr>
            <w:top w:val="none" w:sz="0" w:space="0" w:color="auto"/>
            <w:left w:val="none" w:sz="0" w:space="0" w:color="auto"/>
            <w:bottom w:val="none" w:sz="0" w:space="0" w:color="auto"/>
            <w:right w:val="none" w:sz="0" w:space="0" w:color="auto"/>
          </w:divBdr>
        </w:div>
        <w:div w:id="399250716">
          <w:marLeft w:val="640"/>
          <w:marRight w:val="0"/>
          <w:marTop w:val="0"/>
          <w:marBottom w:val="0"/>
          <w:divBdr>
            <w:top w:val="none" w:sz="0" w:space="0" w:color="auto"/>
            <w:left w:val="none" w:sz="0" w:space="0" w:color="auto"/>
            <w:bottom w:val="none" w:sz="0" w:space="0" w:color="auto"/>
            <w:right w:val="none" w:sz="0" w:space="0" w:color="auto"/>
          </w:divBdr>
        </w:div>
        <w:div w:id="401872663">
          <w:marLeft w:val="640"/>
          <w:marRight w:val="0"/>
          <w:marTop w:val="0"/>
          <w:marBottom w:val="0"/>
          <w:divBdr>
            <w:top w:val="none" w:sz="0" w:space="0" w:color="auto"/>
            <w:left w:val="none" w:sz="0" w:space="0" w:color="auto"/>
            <w:bottom w:val="none" w:sz="0" w:space="0" w:color="auto"/>
            <w:right w:val="none" w:sz="0" w:space="0" w:color="auto"/>
          </w:divBdr>
        </w:div>
        <w:div w:id="421873534">
          <w:marLeft w:val="640"/>
          <w:marRight w:val="0"/>
          <w:marTop w:val="0"/>
          <w:marBottom w:val="0"/>
          <w:divBdr>
            <w:top w:val="none" w:sz="0" w:space="0" w:color="auto"/>
            <w:left w:val="none" w:sz="0" w:space="0" w:color="auto"/>
            <w:bottom w:val="none" w:sz="0" w:space="0" w:color="auto"/>
            <w:right w:val="none" w:sz="0" w:space="0" w:color="auto"/>
          </w:divBdr>
        </w:div>
        <w:div w:id="426927399">
          <w:marLeft w:val="640"/>
          <w:marRight w:val="0"/>
          <w:marTop w:val="0"/>
          <w:marBottom w:val="0"/>
          <w:divBdr>
            <w:top w:val="none" w:sz="0" w:space="0" w:color="auto"/>
            <w:left w:val="none" w:sz="0" w:space="0" w:color="auto"/>
            <w:bottom w:val="none" w:sz="0" w:space="0" w:color="auto"/>
            <w:right w:val="none" w:sz="0" w:space="0" w:color="auto"/>
          </w:divBdr>
        </w:div>
        <w:div w:id="429936485">
          <w:marLeft w:val="640"/>
          <w:marRight w:val="0"/>
          <w:marTop w:val="0"/>
          <w:marBottom w:val="0"/>
          <w:divBdr>
            <w:top w:val="none" w:sz="0" w:space="0" w:color="auto"/>
            <w:left w:val="none" w:sz="0" w:space="0" w:color="auto"/>
            <w:bottom w:val="none" w:sz="0" w:space="0" w:color="auto"/>
            <w:right w:val="none" w:sz="0" w:space="0" w:color="auto"/>
          </w:divBdr>
        </w:div>
        <w:div w:id="447161324">
          <w:marLeft w:val="640"/>
          <w:marRight w:val="0"/>
          <w:marTop w:val="0"/>
          <w:marBottom w:val="0"/>
          <w:divBdr>
            <w:top w:val="none" w:sz="0" w:space="0" w:color="auto"/>
            <w:left w:val="none" w:sz="0" w:space="0" w:color="auto"/>
            <w:bottom w:val="none" w:sz="0" w:space="0" w:color="auto"/>
            <w:right w:val="none" w:sz="0" w:space="0" w:color="auto"/>
          </w:divBdr>
        </w:div>
        <w:div w:id="464347325">
          <w:marLeft w:val="640"/>
          <w:marRight w:val="0"/>
          <w:marTop w:val="0"/>
          <w:marBottom w:val="0"/>
          <w:divBdr>
            <w:top w:val="none" w:sz="0" w:space="0" w:color="auto"/>
            <w:left w:val="none" w:sz="0" w:space="0" w:color="auto"/>
            <w:bottom w:val="none" w:sz="0" w:space="0" w:color="auto"/>
            <w:right w:val="none" w:sz="0" w:space="0" w:color="auto"/>
          </w:divBdr>
        </w:div>
        <w:div w:id="470906440">
          <w:marLeft w:val="640"/>
          <w:marRight w:val="0"/>
          <w:marTop w:val="0"/>
          <w:marBottom w:val="0"/>
          <w:divBdr>
            <w:top w:val="none" w:sz="0" w:space="0" w:color="auto"/>
            <w:left w:val="none" w:sz="0" w:space="0" w:color="auto"/>
            <w:bottom w:val="none" w:sz="0" w:space="0" w:color="auto"/>
            <w:right w:val="none" w:sz="0" w:space="0" w:color="auto"/>
          </w:divBdr>
        </w:div>
        <w:div w:id="475413909">
          <w:marLeft w:val="640"/>
          <w:marRight w:val="0"/>
          <w:marTop w:val="0"/>
          <w:marBottom w:val="0"/>
          <w:divBdr>
            <w:top w:val="none" w:sz="0" w:space="0" w:color="auto"/>
            <w:left w:val="none" w:sz="0" w:space="0" w:color="auto"/>
            <w:bottom w:val="none" w:sz="0" w:space="0" w:color="auto"/>
            <w:right w:val="none" w:sz="0" w:space="0" w:color="auto"/>
          </w:divBdr>
        </w:div>
        <w:div w:id="489640565">
          <w:marLeft w:val="640"/>
          <w:marRight w:val="0"/>
          <w:marTop w:val="0"/>
          <w:marBottom w:val="0"/>
          <w:divBdr>
            <w:top w:val="none" w:sz="0" w:space="0" w:color="auto"/>
            <w:left w:val="none" w:sz="0" w:space="0" w:color="auto"/>
            <w:bottom w:val="none" w:sz="0" w:space="0" w:color="auto"/>
            <w:right w:val="none" w:sz="0" w:space="0" w:color="auto"/>
          </w:divBdr>
        </w:div>
        <w:div w:id="512109323">
          <w:marLeft w:val="640"/>
          <w:marRight w:val="0"/>
          <w:marTop w:val="0"/>
          <w:marBottom w:val="0"/>
          <w:divBdr>
            <w:top w:val="none" w:sz="0" w:space="0" w:color="auto"/>
            <w:left w:val="none" w:sz="0" w:space="0" w:color="auto"/>
            <w:bottom w:val="none" w:sz="0" w:space="0" w:color="auto"/>
            <w:right w:val="none" w:sz="0" w:space="0" w:color="auto"/>
          </w:divBdr>
        </w:div>
        <w:div w:id="515730057">
          <w:marLeft w:val="640"/>
          <w:marRight w:val="0"/>
          <w:marTop w:val="0"/>
          <w:marBottom w:val="0"/>
          <w:divBdr>
            <w:top w:val="none" w:sz="0" w:space="0" w:color="auto"/>
            <w:left w:val="none" w:sz="0" w:space="0" w:color="auto"/>
            <w:bottom w:val="none" w:sz="0" w:space="0" w:color="auto"/>
            <w:right w:val="none" w:sz="0" w:space="0" w:color="auto"/>
          </w:divBdr>
        </w:div>
        <w:div w:id="532500088">
          <w:marLeft w:val="640"/>
          <w:marRight w:val="0"/>
          <w:marTop w:val="0"/>
          <w:marBottom w:val="0"/>
          <w:divBdr>
            <w:top w:val="none" w:sz="0" w:space="0" w:color="auto"/>
            <w:left w:val="none" w:sz="0" w:space="0" w:color="auto"/>
            <w:bottom w:val="none" w:sz="0" w:space="0" w:color="auto"/>
            <w:right w:val="none" w:sz="0" w:space="0" w:color="auto"/>
          </w:divBdr>
        </w:div>
        <w:div w:id="538008159">
          <w:marLeft w:val="640"/>
          <w:marRight w:val="0"/>
          <w:marTop w:val="0"/>
          <w:marBottom w:val="0"/>
          <w:divBdr>
            <w:top w:val="none" w:sz="0" w:space="0" w:color="auto"/>
            <w:left w:val="none" w:sz="0" w:space="0" w:color="auto"/>
            <w:bottom w:val="none" w:sz="0" w:space="0" w:color="auto"/>
            <w:right w:val="none" w:sz="0" w:space="0" w:color="auto"/>
          </w:divBdr>
        </w:div>
        <w:div w:id="544172137">
          <w:marLeft w:val="640"/>
          <w:marRight w:val="0"/>
          <w:marTop w:val="0"/>
          <w:marBottom w:val="0"/>
          <w:divBdr>
            <w:top w:val="none" w:sz="0" w:space="0" w:color="auto"/>
            <w:left w:val="none" w:sz="0" w:space="0" w:color="auto"/>
            <w:bottom w:val="none" w:sz="0" w:space="0" w:color="auto"/>
            <w:right w:val="none" w:sz="0" w:space="0" w:color="auto"/>
          </w:divBdr>
        </w:div>
        <w:div w:id="582379694">
          <w:marLeft w:val="640"/>
          <w:marRight w:val="0"/>
          <w:marTop w:val="0"/>
          <w:marBottom w:val="0"/>
          <w:divBdr>
            <w:top w:val="none" w:sz="0" w:space="0" w:color="auto"/>
            <w:left w:val="none" w:sz="0" w:space="0" w:color="auto"/>
            <w:bottom w:val="none" w:sz="0" w:space="0" w:color="auto"/>
            <w:right w:val="none" w:sz="0" w:space="0" w:color="auto"/>
          </w:divBdr>
        </w:div>
        <w:div w:id="586427699">
          <w:marLeft w:val="640"/>
          <w:marRight w:val="0"/>
          <w:marTop w:val="0"/>
          <w:marBottom w:val="0"/>
          <w:divBdr>
            <w:top w:val="none" w:sz="0" w:space="0" w:color="auto"/>
            <w:left w:val="none" w:sz="0" w:space="0" w:color="auto"/>
            <w:bottom w:val="none" w:sz="0" w:space="0" w:color="auto"/>
            <w:right w:val="none" w:sz="0" w:space="0" w:color="auto"/>
          </w:divBdr>
        </w:div>
        <w:div w:id="588001139">
          <w:marLeft w:val="640"/>
          <w:marRight w:val="0"/>
          <w:marTop w:val="0"/>
          <w:marBottom w:val="0"/>
          <w:divBdr>
            <w:top w:val="none" w:sz="0" w:space="0" w:color="auto"/>
            <w:left w:val="none" w:sz="0" w:space="0" w:color="auto"/>
            <w:bottom w:val="none" w:sz="0" w:space="0" w:color="auto"/>
            <w:right w:val="none" w:sz="0" w:space="0" w:color="auto"/>
          </w:divBdr>
        </w:div>
        <w:div w:id="594477865">
          <w:marLeft w:val="640"/>
          <w:marRight w:val="0"/>
          <w:marTop w:val="0"/>
          <w:marBottom w:val="0"/>
          <w:divBdr>
            <w:top w:val="none" w:sz="0" w:space="0" w:color="auto"/>
            <w:left w:val="none" w:sz="0" w:space="0" w:color="auto"/>
            <w:bottom w:val="none" w:sz="0" w:space="0" w:color="auto"/>
            <w:right w:val="none" w:sz="0" w:space="0" w:color="auto"/>
          </w:divBdr>
        </w:div>
        <w:div w:id="601495430">
          <w:marLeft w:val="640"/>
          <w:marRight w:val="0"/>
          <w:marTop w:val="0"/>
          <w:marBottom w:val="0"/>
          <w:divBdr>
            <w:top w:val="none" w:sz="0" w:space="0" w:color="auto"/>
            <w:left w:val="none" w:sz="0" w:space="0" w:color="auto"/>
            <w:bottom w:val="none" w:sz="0" w:space="0" w:color="auto"/>
            <w:right w:val="none" w:sz="0" w:space="0" w:color="auto"/>
          </w:divBdr>
        </w:div>
        <w:div w:id="622931299">
          <w:marLeft w:val="640"/>
          <w:marRight w:val="0"/>
          <w:marTop w:val="0"/>
          <w:marBottom w:val="0"/>
          <w:divBdr>
            <w:top w:val="none" w:sz="0" w:space="0" w:color="auto"/>
            <w:left w:val="none" w:sz="0" w:space="0" w:color="auto"/>
            <w:bottom w:val="none" w:sz="0" w:space="0" w:color="auto"/>
            <w:right w:val="none" w:sz="0" w:space="0" w:color="auto"/>
          </w:divBdr>
        </w:div>
        <w:div w:id="626863308">
          <w:marLeft w:val="640"/>
          <w:marRight w:val="0"/>
          <w:marTop w:val="0"/>
          <w:marBottom w:val="0"/>
          <w:divBdr>
            <w:top w:val="none" w:sz="0" w:space="0" w:color="auto"/>
            <w:left w:val="none" w:sz="0" w:space="0" w:color="auto"/>
            <w:bottom w:val="none" w:sz="0" w:space="0" w:color="auto"/>
            <w:right w:val="none" w:sz="0" w:space="0" w:color="auto"/>
          </w:divBdr>
        </w:div>
        <w:div w:id="650139078">
          <w:marLeft w:val="640"/>
          <w:marRight w:val="0"/>
          <w:marTop w:val="0"/>
          <w:marBottom w:val="0"/>
          <w:divBdr>
            <w:top w:val="none" w:sz="0" w:space="0" w:color="auto"/>
            <w:left w:val="none" w:sz="0" w:space="0" w:color="auto"/>
            <w:bottom w:val="none" w:sz="0" w:space="0" w:color="auto"/>
            <w:right w:val="none" w:sz="0" w:space="0" w:color="auto"/>
          </w:divBdr>
        </w:div>
        <w:div w:id="672293973">
          <w:marLeft w:val="640"/>
          <w:marRight w:val="0"/>
          <w:marTop w:val="0"/>
          <w:marBottom w:val="0"/>
          <w:divBdr>
            <w:top w:val="none" w:sz="0" w:space="0" w:color="auto"/>
            <w:left w:val="none" w:sz="0" w:space="0" w:color="auto"/>
            <w:bottom w:val="none" w:sz="0" w:space="0" w:color="auto"/>
            <w:right w:val="none" w:sz="0" w:space="0" w:color="auto"/>
          </w:divBdr>
        </w:div>
        <w:div w:id="689915384">
          <w:marLeft w:val="640"/>
          <w:marRight w:val="0"/>
          <w:marTop w:val="0"/>
          <w:marBottom w:val="0"/>
          <w:divBdr>
            <w:top w:val="none" w:sz="0" w:space="0" w:color="auto"/>
            <w:left w:val="none" w:sz="0" w:space="0" w:color="auto"/>
            <w:bottom w:val="none" w:sz="0" w:space="0" w:color="auto"/>
            <w:right w:val="none" w:sz="0" w:space="0" w:color="auto"/>
          </w:divBdr>
        </w:div>
        <w:div w:id="724645755">
          <w:marLeft w:val="640"/>
          <w:marRight w:val="0"/>
          <w:marTop w:val="0"/>
          <w:marBottom w:val="0"/>
          <w:divBdr>
            <w:top w:val="none" w:sz="0" w:space="0" w:color="auto"/>
            <w:left w:val="none" w:sz="0" w:space="0" w:color="auto"/>
            <w:bottom w:val="none" w:sz="0" w:space="0" w:color="auto"/>
            <w:right w:val="none" w:sz="0" w:space="0" w:color="auto"/>
          </w:divBdr>
        </w:div>
        <w:div w:id="744648360">
          <w:marLeft w:val="640"/>
          <w:marRight w:val="0"/>
          <w:marTop w:val="0"/>
          <w:marBottom w:val="0"/>
          <w:divBdr>
            <w:top w:val="none" w:sz="0" w:space="0" w:color="auto"/>
            <w:left w:val="none" w:sz="0" w:space="0" w:color="auto"/>
            <w:bottom w:val="none" w:sz="0" w:space="0" w:color="auto"/>
            <w:right w:val="none" w:sz="0" w:space="0" w:color="auto"/>
          </w:divBdr>
        </w:div>
        <w:div w:id="771513420">
          <w:marLeft w:val="640"/>
          <w:marRight w:val="0"/>
          <w:marTop w:val="0"/>
          <w:marBottom w:val="0"/>
          <w:divBdr>
            <w:top w:val="none" w:sz="0" w:space="0" w:color="auto"/>
            <w:left w:val="none" w:sz="0" w:space="0" w:color="auto"/>
            <w:bottom w:val="none" w:sz="0" w:space="0" w:color="auto"/>
            <w:right w:val="none" w:sz="0" w:space="0" w:color="auto"/>
          </w:divBdr>
        </w:div>
        <w:div w:id="795683630">
          <w:marLeft w:val="640"/>
          <w:marRight w:val="0"/>
          <w:marTop w:val="0"/>
          <w:marBottom w:val="0"/>
          <w:divBdr>
            <w:top w:val="none" w:sz="0" w:space="0" w:color="auto"/>
            <w:left w:val="none" w:sz="0" w:space="0" w:color="auto"/>
            <w:bottom w:val="none" w:sz="0" w:space="0" w:color="auto"/>
            <w:right w:val="none" w:sz="0" w:space="0" w:color="auto"/>
          </w:divBdr>
        </w:div>
        <w:div w:id="795832176">
          <w:marLeft w:val="640"/>
          <w:marRight w:val="0"/>
          <w:marTop w:val="0"/>
          <w:marBottom w:val="0"/>
          <w:divBdr>
            <w:top w:val="none" w:sz="0" w:space="0" w:color="auto"/>
            <w:left w:val="none" w:sz="0" w:space="0" w:color="auto"/>
            <w:bottom w:val="none" w:sz="0" w:space="0" w:color="auto"/>
            <w:right w:val="none" w:sz="0" w:space="0" w:color="auto"/>
          </w:divBdr>
        </w:div>
        <w:div w:id="806779636">
          <w:marLeft w:val="640"/>
          <w:marRight w:val="0"/>
          <w:marTop w:val="0"/>
          <w:marBottom w:val="0"/>
          <w:divBdr>
            <w:top w:val="none" w:sz="0" w:space="0" w:color="auto"/>
            <w:left w:val="none" w:sz="0" w:space="0" w:color="auto"/>
            <w:bottom w:val="none" w:sz="0" w:space="0" w:color="auto"/>
            <w:right w:val="none" w:sz="0" w:space="0" w:color="auto"/>
          </w:divBdr>
        </w:div>
        <w:div w:id="819883526">
          <w:marLeft w:val="640"/>
          <w:marRight w:val="0"/>
          <w:marTop w:val="0"/>
          <w:marBottom w:val="0"/>
          <w:divBdr>
            <w:top w:val="none" w:sz="0" w:space="0" w:color="auto"/>
            <w:left w:val="none" w:sz="0" w:space="0" w:color="auto"/>
            <w:bottom w:val="none" w:sz="0" w:space="0" w:color="auto"/>
            <w:right w:val="none" w:sz="0" w:space="0" w:color="auto"/>
          </w:divBdr>
        </w:div>
        <w:div w:id="821779206">
          <w:marLeft w:val="640"/>
          <w:marRight w:val="0"/>
          <w:marTop w:val="0"/>
          <w:marBottom w:val="0"/>
          <w:divBdr>
            <w:top w:val="none" w:sz="0" w:space="0" w:color="auto"/>
            <w:left w:val="none" w:sz="0" w:space="0" w:color="auto"/>
            <w:bottom w:val="none" w:sz="0" w:space="0" w:color="auto"/>
            <w:right w:val="none" w:sz="0" w:space="0" w:color="auto"/>
          </w:divBdr>
        </w:div>
        <w:div w:id="827595234">
          <w:marLeft w:val="640"/>
          <w:marRight w:val="0"/>
          <w:marTop w:val="0"/>
          <w:marBottom w:val="0"/>
          <w:divBdr>
            <w:top w:val="none" w:sz="0" w:space="0" w:color="auto"/>
            <w:left w:val="none" w:sz="0" w:space="0" w:color="auto"/>
            <w:bottom w:val="none" w:sz="0" w:space="0" w:color="auto"/>
            <w:right w:val="none" w:sz="0" w:space="0" w:color="auto"/>
          </w:divBdr>
        </w:div>
        <w:div w:id="829058482">
          <w:marLeft w:val="640"/>
          <w:marRight w:val="0"/>
          <w:marTop w:val="0"/>
          <w:marBottom w:val="0"/>
          <w:divBdr>
            <w:top w:val="none" w:sz="0" w:space="0" w:color="auto"/>
            <w:left w:val="none" w:sz="0" w:space="0" w:color="auto"/>
            <w:bottom w:val="none" w:sz="0" w:space="0" w:color="auto"/>
            <w:right w:val="none" w:sz="0" w:space="0" w:color="auto"/>
          </w:divBdr>
        </w:div>
        <w:div w:id="830024882">
          <w:marLeft w:val="640"/>
          <w:marRight w:val="0"/>
          <w:marTop w:val="0"/>
          <w:marBottom w:val="0"/>
          <w:divBdr>
            <w:top w:val="none" w:sz="0" w:space="0" w:color="auto"/>
            <w:left w:val="none" w:sz="0" w:space="0" w:color="auto"/>
            <w:bottom w:val="none" w:sz="0" w:space="0" w:color="auto"/>
            <w:right w:val="none" w:sz="0" w:space="0" w:color="auto"/>
          </w:divBdr>
        </w:div>
        <w:div w:id="841044294">
          <w:marLeft w:val="640"/>
          <w:marRight w:val="0"/>
          <w:marTop w:val="0"/>
          <w:marBottom w:val="0"/>
          <w:divBdr>
            <w:top w:val="none" w:sz="0" w:space="0" w:color="auto"/>
            <w:left w:val="none" w:sz="0" w:space="0" w:color="auto"/>
            <w:bottom w:val="none" w:sz="0" w:space="0" w:color="auto"/>
            <w:right w:val="none" w:sz="0" w:space="0" w:color="auto"/>
          </w:divBdr>
        </w:div>
        <w:div w:id="841702194">
          <w:marLeft w:val="640"/>
          <w:marRight w:val="0"/>
          <w:marTop w:val="0"/>
          <w:marBottom w:val="0"/>
          <w:divBdr>
            <w:top w:val="none" w:sz="0" w:space="0" w:color="auto"/>
            <w:left w:val="none" w:sz="0" w:space="0" w:color="auto"/>
            <w:bottom w:val="none" w:sz="0" w:space="0" w:color="auto"/>
            <w:right w:val="none" w:sz="0" w:space="0" w:color="auto"/>
          </w:divBdr>
        </w:div>
        <w:div w:id="842628251">
          <w:marLeft w:val="640"/>
          <w:marRight w:val="0"/>
          <w:marTop w:val="0"/>
          <w:marBottom w:val="0"/>
          <w:divBdr>
            <w:top w:val="none" w:sz="0" w:space="0" w:color="auto"/>
            <w:left w:val="none" w:sz="0" w:space="0" w:color="auto"/>
            <w:bottom w:val="none" w:sz="0" w:space="0" w:color="auto"/>
            <w:right w:val="none" w:sz="0" w:space="0" w:color="auto"/>
          </w:divBdr>
        </w:div>
        <w:div w:id="849880009">
          <w:marLeft w:val="640"/>
          <w:marRight w:val="0"/>
          <w:marTop w:val="0"/>
          <w:marBottom w:val="0"/>
          <w:divBdr>
            <w:top w:val="none" w:sz="0" w:space="0" w:color="auto"/>
            <w:left w:val="none" w:sz="0" w:space="0" w:color="auto"/>
            <w:bottom w:val="none" w:sz="0" w:space="0" w:color="auto"/>
            <w:right w:val="none" w:sz="0" w:space="0" w:color="auto"/>
          </w:divBdr>
        </w:div>
        <w:div w:id="854459364">
          <w:marLeft w:val="640"/>
          <w:marRight w:val="0"/>
          <w:marTop w:val="0"/>
          <w:marBottom w:val="0"/>
          <w:divBdr>
            <w:top w:val="none" w:sz="0" w:space="0" w:color="auto"/>
            <w:left w:val="none" w:sz="0" w:space="0" w:color="auto"/>
            <w:bottom w:val="none" w:sz="0" w:space="0" w:color="auto"/>
            <w:right w:val="none" w:sz="0" w:space="0" w:color="auto"/>
          </w:divBdr>
        </w:div>
        <w:div w:id="868302242">
          <w:marLeft w:val="640"/>
          <w:marRight w:val="0"/>
          <w:marTop w:val="0"/>
          <w:marBottom w:val="0"/>
          <w:divBdr>
            <w:top w:val="none" w:sz="0" w:space="0" w:color="auto"/>
            <w:left w:val="none" w:sz="0" w:space="0" w:color="auto"/>
            <w:bottom w:val="none" w:sz="0" w:space="0" w:color="auto"/>
            <w:right w:val="none" w:sz="0" w:space="0" w:color="auto"/>
          </w:divBdr>
        </w:div>
        <w:div w:id="871381972">
          <w:marLeft w:val="640"/>
          <w:marRight w:val="0"/>
          <w:marTop w:val="0"/>
          <w:marBottom w:val="0"/>
          <w:divBdr>
            <w:top w:val="none" w:sz="0" w:space="0" w:color="auto"/>
            <w:left w:val="none" w:sz="0" w:space="0" w:color="auto"/>
            <w:bottom w:val="none" w:sz="0" w:space="0" w:color="auto"/>
            <w:right w:val="none" w:sz="0" w:space="0" w:color="auto"/>
          </w:divBdr>
        </w:div>
        <w:div w:id="880626875">
          <w:marLeft w:val="640"/>
          <w:marRight w:val="0"/>
          <w:marTop w:val="0"/>
          <w:marBottom w:val="0"/>
          <w:divBdr>
            <w:top w:val="none" w:sz="0" w:space="0" w:color="auto"/>
            <w:left w:val="none" w:sz="0" w:space="0" w:color="auto"/>
            <w:bottom w:val="none" w:sz="0" w:space="0" w:color="auto"/>
            <w:right w:val="none" w:sz="0" w:space="0" w:color="auto"/>
          </w:divBdr>
        </w:div>
        <w:div w:id="884101365">
          <w:marLeft w:val="640"/>
          <w:marRight w:val="0"/>
          <w:marTop w:val="0"/>
          <w:marBottom w:val="0"/>
          <w:divBdr>
            <w:top w:val="none" w:sz="0" w:space="0" w:color="auto"/>
            <w:left w:val="none" w:sz="0" w:space="0" w:color="auto"/>
            <w:bottom w:val="none" w:sz="0" w:space="0" w:color="auto"/>
            <w:right w:val="none" w:sz="0" w:space="0" w:color="auto"/>
          </w:divBdr>
        </w:div>
        <w:div w:id="888608145">
          <w:marLeft w:val="640"/>
          <w:marRight w:val="0"/>
          <w:marTop w:val="0"/>
          <w:marBottom w:val="0"/>
          <w:divBdr>
            <w:top w:val="none" w:sz="0" w:space="0" w:color="auto"/>
            <w:left w:val="none" w:sz="0" w:space="0" w:color="auto"/>
            <w:bottom w:val="none" w:sz="0" w:space="0" w:color="auto"/>
            <w:right w:val="none" w:sz="0" w:space="0" w:color="auto"/>
          </w:divBdr>
        </w:div>
        <w:div w:id="891041703">
          <w:marLeft w:val="640"/>
          <w:marRight w:val="0"/>
          <w:marTop w:val="0"/>
          <w:marBottom w:val="0"/>
          <w:divBdr>
            <w:top w:val="none" w:sz="0" w:space="0" w:color="auto"/>
            <w:left w:val="none" w:sz="0" w:space="0" w:color="auto"/>
            <w:bottom w:val="none" w:sz="0" w:space="0" w:color="auto"/>
            <w:right w:val="none" w:sz="0" w:space="0" w:color="auto"/>
          </w:divBdr>
        </w:div>
        <w:div w:id="894706573">
          <w:marLeft w:val="640"/>
          <w:marRight w:val="0"/>
          <w:marTop w:val="0"/>
          <w:marBottom w:val="0"/>
          <w:divBdr>
            <w:top w:val="none" w:sz="0" w:space="0" w:color="auto"/>
            <w:left w:val="none" w:sz="0" w:space="0" w:color="auto"/>
            <w:bottom w:val="none" w:sz="0" w:space="0" w:color="auto"/>
            <w:right w:val="none" w:sz="0" w:space="0" w:color="auto"/>
          </w:divBdr>
        </w:div>
        <w:div w:id="905186464">
          <w:marLeft w:val="640"/>
          <w:marRight w:val="0"/>
          <w:marTop w:val="0"/>
          <w:marBottom w:val="0"/>
          <w:divBdr>
            <w:top w:val="none" w:sz="0" w:space="0" w:color="auto"/>
            <w:left w:val="none" w:sz="0" w:space="0" w:color="auto"/>
            <w:bottom w:val="none" w:sz="0" w:space="0" w:color="auto"/>
            <w:right w:val="none" w:sz="0" w:space="0" w:color="auto"/>
          </w:divBdr>
        </w:div>
        <w:div w:id="927424287">
          <w:marLeft w:val="640"/>
          <w:marRight w:val="0"/>
          <w:marTop w:val="0"/>
          <w:marBottom w:val="0"/>
          <w:divBdr>
            <w:top w:val="none" w:sz="0" w:space="0" w:color="auto"/>
            <w:left w:val="none" w:sz="0" w:space="0" w:color="auto"/>
            <w:bottom w:val="none" w:sz="0" w:space="0" w:color="auto"/>
            <w:right w:val="none" w:sz="0" w:space="0" w:color="auto"/>
          </w:divBdr>
        </w:div>
        <w:div w:id="927815331">
          <w:marLeft w:val="640"/>
          <w:marRight w:val="0"/>
          <w:marTop w:val="0"/>
          <w:marBottom w:val="0"/>
          <w:divBdr>
            <w:top w:val="none" w:sz="0" w:space="0" w:color="auto"/>
            <w:left w:val="none" w:sz="0" w:space="0" w:color="auto"/>
            <w:bottom w:val="none" w:sz="0" w:space="0" w:color="auto"/>
            <w:right w:val="none" w:sz="0" w:space="0" w:color="auto"/>
          </w:divBdr>
        </w:div>
        <w:div w:id="930897264">
          <w:marLeft w:val="640"/>
          <w:marRight w:val="0"/>
          <w:marTop w:val="0"/>
          <w:marBottom w:val="0"/>
          <w:divBdr>
            <w:top w:val="none" w:sz="0" w:space="0" w:color="auto"/>
            <w:left w:val="none" w:sz="0" w:space="0" w:color="auto"/>
            <w:bottom w:val="none" w:sz="0" w:space="0" w:color="auto"/>
            <w:right w:val="none" w:sz="0" w:space="0" w:color="auto"/>
          </w:divBdr>
        </w:div>
        <w:div w:id="938216641">
          <w:marLeft w:val="640"/>
          <w:marRight w:val="0"/>
          <w:marTop w:val="0"/>
          <w:marBottom w:val="0"/>
          <w:divBdr>
            <w:top w:val="none" w:sz="0" w:space="0" w:color="auto"/>
            <w:left w:val="none" w:sz="0" w:space="0" w:color="auto"/>
            <w:bottom w:val="none" w:sz="0" w:space="0" w:color="auto"/>
            <w:right w:val="none" w:sz="0" w:space="0" w:color="auto"/>
          </w:divBdr>
        </w:div>
        <w:div w:id="944732648">
          <w:marLeft w:val="640"/>
          <w:marRight w:val="0"/>
          <w:marTop w:val="0"/>
          <w:marBottom w:val="0"/>
          <w:divBdr>
            <w:top w:val="none" w:sz="0" w:space="0" w:color="auto"/>
            <w:left w:val="none" w:sz="0" w:space="0" w:color="auto"/>
            <w:bottom w:val="none" w:sz="0" w:space="0" w:color="auto"/>
            <w:right w:val="none" w:sz="0" w:space="0" w:color="auto"/>
          </w:divBdr>
        </w:div>
        <w:div w:id="945380947">
          <w:marLeft w:val="640"/>
          <w:marRight w:val="0"/>
          <w:marTop w:val="0"/>
          <w:marBottom w:val="0"/>
          <w:divBdr>
            <w:top w:val="none" w:sz="0" w:space="0" w:color="auto"/>
            <w:left w:val="none" w:sz="0" w:space="0" w:color="auto"/>
            <w:bottom w:val="none" w:sz="0" w:space="0" w:color="auto"/>
            <w:right w:val="none" w:sz="0" w:space="0" w:color="auto"/>
          </w:divBdr>
        </w:div>
        <w:div w:id="954630078">
          <w:marLeft w:val="640"/>
          <w:marRight w:val="0"/>
          <w:marTop w:val="0"/>
          <w:marBottom w:val="0"/>
          <w:divBdr>
            <w:top w:val="none" w:sz="0" w:space="0" w:color="auto"/>
            <w:left w:val="none" w:sz="0" w:space="0" w:color="auto"/>
            <w:bottom w:val="none" w:sz="0" w:space="0" w:color="auto"/>
            <w:right w:val="none" w:sz="0" w:space="0" w:color="auto"/>
          </w:divBdr>
        </w:div>
        <w:div w:id="961613257">
          <w:marLeft w:val="640"/>
          <w:marRight w:val="0"/>
          <w:marTop w:val="0"/>
          <w:marBottom w:val="0"/>
          <w:divBdr>
            <w:top w:val="none" w:sz="0" w:space="0" w:color="auto"/>
            <w:left w:val="none" w:sz="0" w:space="0" w:color="auto"/>
            <w:bottom w:val="none" w:sz="0" w:space="0" w:color="auto"/>
            <w:right w:val="none" w:sz="0" w:space="0" w:color="auto"/>
          </w:divBdr>
        </w:div>
        <w:div w:id="967736992">
          <w:marLeft w:val="640"/>
          <w:marRight w:val="0"/>
          <w:marTop w:val="0"/>
          <w:marBottom w:val="0"/>
          <w:divBdr>
            <w:top w:val="none" w:sz="0" w:space="0" w:color="auto"/>
            <w:left w:val="none" w:sz="0" w:space="0" w:color="auto"/>
            <w:bottom w:val="none" w:sz="0" w:space="0" w:color="auto"/>
            <w:right w:val="none" w:sz="0" w:space="0" w:color="auto"/>
          </w:divBdr>
        </w:div>
        <w:div w:id="993949426">
          <w:marLeft w:val="640"/>
          <w:marRight w:val="0"/>
          <w:marTop w:val="0"/>
          <w:marBottom w:val="0"/>
          <w:divBdr>
            <w:top w:val="none" w:sz="0" w:space="0" w:color="auto"/>
            <w:left w:val="none" w:sz="0" w:space="0" w:color="auto"/>
            <w:bottom w:val="none" w:sz="0" w:space="0" w:color="auto"/>
            <w:right w:val="none" w:sz="0" w:space="0" w:color="auto"/>
          </w:divBdr>
        </w:div>
        <w:div w:id="998071288">
          <w:marLeft w:val="640"/>
          <w:marRight w:val="0"/>
          <w:marTop w:val="0"/>
          <w:marBottom w:val="0"/>
          <w:divBdr>
            <w:top w:val="none" w:sz="0" w:space="0" w:color="auto"/>
            <w:left w:val="none" w:sz="0" w:space="0" w:color="auto"/>
            <w:bottom w:val="none" w:sz="0" w:space="0" w:color="auto"/>
            <w:right w:val="none" w:sz="0" w:space="0" w:color="auto"/>
          </w:divBdr>
        </w:div>
        <w:div w:id="1000423372">
          <w:marLeft w:val="640"/>
          <w:marRight w:val="0"/>
          <w:marTop w:val="0"/>
          <w:marBottom w:val="0"/>
          <w:divBdr>
            <w:top w:val="none" w:sz="0" w:space="0" w:color="auto"/>
            <w:left w:val="none" w:sz="0" w:space="0" w:color="auto"/>
            <w:bottom w:val="none" w:sz="0" w:space="0" w:color="auto"/>
            <w:right w:val="none" w:sz="0" w:space="0" w:color="auto"/>
          </w:divBdr>
        </w:div>
        <w:div w:id="1003161772">
          <w:marLeft w:val="640"/>
          <w:marRight w:val="0"/>
          <w:marTop w:val="0"/>
          <w:marBottom w:val="0"/>
          <w:divBdr>
            <w:top w:val="none" w:sz="0" w:space="0" w:color="auto"/>
            <w:left w:val="none" w:sz="0" w:space="0" w:color="auto"/>
            <w:bottom w:val="none" w:sz="0" w:space="0" w:color="auto"/>
            <w:right w:val="none" w:sz="0" w:space="0" w:color="auto"/>
          </w:divBdr>
        </w:div>
        <w:div w:id="1019358680">
          <w:marLeft w:val="640"/>
          <w:marRight w:val="0"/>
          <w:marTop w:val="0"/>
          <w:marBottom w:val="0"/>
          <w:divBdr>
            <w:top w:val="none" w:sz="0" w:space="0" w:color="auto"/>
            <w:left w:val="none" w:sz="0" w:space="0" w:color="auto"/>
            <w:bottom w:val="none" w:sz="0" w:space="0" w:color="auto"/>
            <w:right w:val="none" w:sz="0" w:space="0" w:color="auto"/>
          </w:divBdr>
        </w:div>
        <w:div w:id="1024674690">
          <w:marLeft w:val="640"/>
          <w:marRight w:val="0"/>
          <w:marTop w:val="0"/>
          <w:marBottom w:val="0"/>
          <w:divBdr>
            <w:top w:val="none" w:sz="0" w:space="0" w:color="auto"/>
            <w:left w:val="none" w:sz="0" w:space="0" w:color="auto"/>
            <w:bottom w:val="none" w:sz="0" w:space="0" w:color="auto"/>
            <w:right w:val="none" w:sz="0" w:space="0" w:color="auto"/>
          </w:divBdr>
        </w:div>
        <w:div w:id="1067384993">
          <w:marLeft w:val="640"/>
          <w:marRight w:val="0"/>
          <w:marTop w:val="0"/>
          <w:marBottom w:val="0"/>
          <w:divBdr>
            <w:top w:val="none" w:sz="0" w:space="0" w:color="auto"/>
            <w:left w:val="none" w:sz="0" w:space="0" w:color="auto"/>
            <w:bottom w:val="none" w:sz="0" w:space="0" w:color="auto"/>
            <w:right w:val="none" w:sz="0" w:space="0" w:color="auto"/>
          </w:divBdr>
        </w:div>
        <w:div w:id="1068380290">
          <w:marLeft w:val="640"/>
          <w:marRight w:val="0"/>
          <w:marTop w:val="0"/>
          <w:marBottom w:val="0"/>
          <w:divBdr>
            <w:top w:val="none" w:sz="0" w:space="0" w:color="auto"/>
            <w:left w:val="none" w:sz="0" w:space="0" w:color="auto"/>
            <w:bottom w:val="none" w:sz="0" w:space="0" w:color="auto"/>
            <w:right w:val="none" w:sz="0" w:space="0" w:color="auto"/>
          </w:divBdr>
        </w:div>
        <w:div w:id="1076171972">
          <w:marLeft w:val="640"/>
          <w:marRight w:val="0"/>
          <w:marTop w:val="0"/>
          <w:marBottom w:val="0"/>
          <w:divBdr>
            <w:top w:val="none" w:sz="0" w:space="0" w:color="auto"/>
            <w:left w:val="none" w:sz="0" w:space="0" w:color="auto"/>
            <w:bottom w:val="none" w:sz="0" w:space="0" w:color="auto"/>
            <w:right w:val="none" w:sz="0" w:space="0" w:color="auto"/>
          </w:divBdr>
        </w:div>
        <w:div w:id="1076782737">
          <w:marLeft w:val="640"/>
          <w:marRight w:val="0"/>
          <w:marTop w:val="0"/>
          <w:marBottom w:val="0"/>
          <w:divBdr>
            <w:top w:val="none" w:sz="0" w:space="0" w:color="auto"/>
            <w:left w:val="none" w:sz="0" w:space="0" w:color="auto"/>
            <w:bottom w:val="none" w:sz="0" w:space="0" w:color="auto"/>
            <w:right w:val="none" w:sz="0" w:space="0" w:color="auto"/>
          </w:divBdr>
        </w:div>
        <w:div w:id="1088304239">
          <w:marLeft w:val="640"/>
          <w:marRight w:val="0"/>
          <w:marTop w:val="0"/>
          <w:marBottom w:val="0"/>
          <w:divBdr>
            <w:top w:val="none" w:sz="0" w:space="0" w:color="auto"/>
            <w:left w:val="none" w:sz="0" w:space="0" w:color="auto"/>
            <w:bottom w:val="none" w:sz="0" w:space="0" w:color="auto"/>
            <w:right w:val="none" w:sz="0" w:space="0" w:color="auto"/>
          </w:divBdr>
        </w:div>
        <w:div w:id="1088890034">
          <w:marLeft w:val="640"/>
          <w:marRight w:val="0"/>
          <w:marTop w:val="0"/>
          <w:marBottom w:val="0"/>
          <w:divBdr>
            <w:top w:val="none" w:sz="0" w:space="0" w:color="auto"/>
            <w:left w:val="none" w:sz="0" w:space="0" w:color="auto"/>
            <w:bottom w:val="none" w:sz="0" w:space="0" w:color="auto"/>
            <w:right w:val="none" w:sz="0" w:space="0" w:color="auto"/>
          </w:divBdr>
        </w:div>
        <w:div w:id="1094282870">
          <w:marLeft w:val="640"/>
          <w:marRight w:val="0"/>
          <w:marTop w:val="0"/>
          <w:marBottom w:val="0"/>
          <w:divBdr>
            <w:top w:val="none" w:sz="0" w:space="0" w:color="auto"/>
            <w:left w:val="none" w:sz="0" w:space="0" w:color="auto"/>
            <w:bottom w:val="none" w:sz="0" w:space="0" w:color="auto"/>
            <w:right w:val="none" w:sz="0" w:space="0" w:color="auto"/>
          </w:divBdr>
        </w:div>
        <w:div w:id="1095246566">
          <w:marLeft w:val="640"/>
          <w:marRight w:val="0"/>
          <w:marTop w:val="0"/>
          <w:marBottom w:val="0"/>
          <w:divBdr>
            <w:top w:val="none" w:sz="0" w:space="0" w:color="auto"/>
            <w:left w:val="none" w:sz="0" w:space="0" w:color="auto"/>
            <w:bottom w:val="none" w:sz="0" w:space="0" w:color="auto"/>
            <w:right w:val="none" w:sz="0" w:space="0" w:color="auto"/>
          </w:divBdr>
        </w:div>
        <w:div w:id="1114784138">
          <w:marLeft w:val="640"/>
          <w:marRight w:val="0"/>
          <w:marTop w:val="0"/>
          <w:marBottom w:val="0"/>
          <w:divBdr>
            <w:top w:val="none" w:sz="0" w:space="0" w:color="auto"/>
            <w:left w:val="none" w:sz="0" w:space="0" w:color="auto"/>
            <w:bottom w:val="none" w:sz="0" w:space="0" w:color="auto"/>
            <w:right w:val="none" w:sz="0" w:space="0" w:color="auto"/>
          </w:divBdr>
        </w:div>
        <w:div w:id="1123302971">
          <w:marLeft w:val="640"/>
          <w:marRight w:val="0"/>
          <w:marTop w:val="0"/>
          <w:marBottom w:val="0"/>
          <w:divBdr>
            <w:top w:val="none" w:sz="0" w:space="0" w:color="auto"/>
            <w:left w:val="none" w:sz="0" w:space="0" w:color="auto"/>
            <w:bottom w:val="none" w:sz="0" w:space="0" w:color="auto"/>
            <w:right w:val="none" w:sz="0" w:space="0" w:color="auto"/>
          </w:divBdr>
        </w:div>
        <w:div w:id="1124344359">
          <w:marLeft w:val="640"/>
          <w:marRight w:val="0"/>
          <w:marTop w:val="0"/>
          <w:marBottom w:val="0"/>
          <w:divBdr>
            <w:top w:val="none" w:sz="0" w:space="0" w:color="auto"/>
            <w:left w:val="none" w:sz="0" w:space="0" w:color="auto"/>
            <w:bottom w:val="none" w:sz="0" w:space="0" w:color="auto"/>
            <w:right w:val="none" w:sz="0" w:space="0" w:color="auto"/>
          </w:divBdr>
        </w:div>
        <w:div w:id="1126512457">
          <w:marLeft w:val="640"/>
          <w:marRight w:val="0"/>
          <w:marTop w:val="0"/>
          <w:marBottom w:val="0"/>
          <w:divBdr>
            <w:top w:val="none" w:sz="0" w:space="0" w:color="auto"/>
            <w:left w:val="none" w:sz="0" w:space="0" w:color="auto"/>
            <w:bottom w:val="none" w:sz="0" w:space="0" w:color="auto"/>
            <w:right w:val="none" w:sz="0" w:space="0" w:color="auto"/>
          </w:divBdr>
        </w:div>
        <w:div w:id="1130705923">
          <w:marLeft w:val="640"/>
          <w:marRight w:val="0"/>
          <w:marTop w:val="0"/>
          <w:marBottom w:val="0"/>
          <w:divBdr>
            <w:top w:val="none" w:sz="0" w:space="0" w:color="auto"/>
            <w:left w:val="none" w:sz="0" w:space="0" w:color="auto"/>
            <w:bottom w:val="none" w:sz="0" w:space="0" w:color="auto"/>
            <w:right w:val="none" w:sz="0" w:space="0" w:color="auto"/>
          </w:divBdr>
        </w:div>
        <w:div w:id="1143504122">
          <w:marLeft w:val="640"/>
          <w:marRight w:val="0"/>
          <w:marTop w:val="0"/>
          <w:marBottom w:val="0"/>
          <w:divBdr>
            <w:top w:val="none" w:sz="0" w:space="0" w:color="auto"/>
            <w:left w:val="none" w:sz="0" w:space="0" w:color="auto"/>
            <w:bottom w:val="none" w:sz="0" w:space="0" w:color="auto"/>
            <w:right w:val="none" w:sz="0" w:space="0" w:color="auto"/>
          </w:divBdr>
        </w:div>
        <w:div w:id="1161893474">
          <w:marLeft w:val="640"/>
          <w:marRight w:val="0"/>
          <w:marTop w:val="0"/>
          <w:marBottom w:val="0"/>
          <w:divBdr>
            <w:top w:val="none" w:sz="0" w:space="0" w:color="auto"/>
            <w:left w:val="none" w:sz="0" w:space="0" w:color="auto"/>
            <w:bottom w:val="none" w:sz="0" w:space="0" w:color="auto"/>
            <w:right w:val="none" w:sz="0" w:space="0" w:color="auto"/>
          </w:divBdr>
        </w:div>
        <w:div w:id="1213693448">
          <w:marLeft w:val="640"/>
          <w:marRight w:val="0"/>
          <w:marTop w:val="0"/>
          <w:marBottom w:val="0"/>
          <w:divBdr>
            <w:top w:val="none" w:sz="0" w:space="0" w:color="auto"/>
            <w:left w:val="none" w:sz="0" w:space="0" w:color="auto"/>
            <w:bottom w:val="none" w:sz="0" w:space="0" w:color="auto"/>
            <w:right w:val="none" w:sz="0" w:space="0" w:color="auto"/>
          </w:divBdr>
        </w:div>
        <w:div w:id="1217740280">
          <w:marLeft w:val="640"/>
          <w:marRight w:val="0"/>
          <w:marTop w:val="0"/>
          <w:marBottom w:val="0"/>
          <w:divBdr>
            <w:top w:val="none" w:sz="0" w:space="0" w:color="auto"/>
            <w:left w:val="none" w:sz="0" w:space="0" w:color="auto"/>
            <w:bottom w:val="none" w:sz="0" w:space="0" w:color="auto"/>
            <w:right w:val="none" w:sz="0" w:space="0" w:color="auto"/>
          </w:divBdr>
        </w:div>
        <w:div w:id="1220743876">
          <w:marLeft w:val="640"/>
          <w:marRight w:val="0"/>
          <w:marTop w:val="0"/>
          <w:marBottom w:val="0"/>
          <w:divBdr>
            <w:top w:val="none" w:sz="0" w:space="0" w:color="auto"/>
            <w:left w:val="none" w:sz="0" w:space="0" w:color="auto"/>
            <w:bottom w:val="none" w:sz="0" w:space="0" w:color="auto"/>
            <w:right w:val="none" w:sz="0" w:space="0" w:color="auto"/>
          </w:divBdr>
        </w:div>
        <w:div w:id="1229533108">
          <w:marLeft w:val="640"/>
          <w:marRight w:val="0"/>
          <w:marTop w:val="0"/>
          <w:marBottom w:val="0"/>
          <w:divBdr>
            <w:top w:val="none" w:sz="0" w:space="0" w:color="auto"/>
            <w:left w:val="none" w:sz="0" w:space="0" w:color="auto"/>
            <w:bottom w:val="none" w:sz="0" w:space="0" w:color="auto"/>
            <w:right w:val="none" w:sz="0" w:space="0" w:color="auto"/>
          </w:divBdr>
        </w:div>
        <w:div w:id="1262643540">
          <w:marLeft w:val="640"/>
          <w:marRight w:val="0"/>
          <w:marTop w:val="0"/>
          <w:marBottom w:val="0"/>
          <w:divBdr>
            <w:top w:val="none" w:sz="0" w:space="0" w:color="auto"/>
            <w:left w:val="none" w:sz="0" w:space="0" w:color="auto"/>
            <w:bottom w:val="none" w:sz="0" w:space="0" w:color="auto"/>
            <w:right w:val="none" w:sz="0" w:space="0" w:color="auto"/>
          </w:divBdr>
        </w:div>
        <w:div w:id="1276137553">
          <w:marLeft w:val="640"/>
          <w:marRight w:val="0"/>
          <w:marTop w:val="0"/>
          <w:marBottom w:val="0"/>
          <w:divBdr>
            <w:top w:val="none" w:sz="0" w:space="0" w:color="auto"/>
            <w:left w:val="none" w:sz="0" w:space="0" w:color="auto"/>
            <w:bottom w:val="none" w:sz="0" w:space="0" w:color="auto"/>
            <w:right w:val="none" w:sz="0" w:space="0" w:color="auto"/>
          </w:divBdr>
        </w:div>
        <w:div w:id="1296721084">
          <w:marLeft w:val="640"/>
          <w:marRight w:val="0"/>
          <w:marTop w:val="0"/>
          <w:marBottom w:val="0"/>
          <w:divBdr>
            <w:top w:val="none" w:sz="0" w:space="0" w:color="auto"/>
            <w:left w:val="none" w:sz="0" w:space="0" w:color="auto"/>
            <w:bottom w:val="none" w:sz="0" w:space="0" w:color="auto"/>
            <w:right w:val="none" w:sz="0" w:space="0" w:color="auto"/>
          </w:divBdr>
        </w:div>
        <w:div w:id="1325203468">
          <w:marLeft w:val="640"/>
          <w:marRight w:val="0"/>
          <w:marTop w:val="0"/>
          <w:marBottom w:val="0"/>
          <w:divBdr>
            <w:top w:val="none" w:sz="0" w:space="0" w:color="auto"/>
            <w:left w:val="none" w:sz="0" w:space="0" w:color="auto"/>
            <w:bottom w:val="none" w:sz="0" w:space="0" w:color="auto"/>
            <w:right w:val="none" w:sz="0" w:space="0" w:color="auto"/>
          </w:divBdr>
        </w:div>
        <w:div w:id="1326477603">
          <w:marLeft w:val="640"/>
          <w:marRight w:val="0"/>
          <w:marTop w:val="0"/>
          <w:marBottom w:val="0"/>
          <w:divBdr>
            <w:top w:val="none" w:sz="0" w:space="0" w:color="auto"/>
            <w:left w:val="none" w:sz="0" w:space="0" w:color="auto"/>
            <w:bottom w:val="none" w:sz="0" w:space="0" w:color="auto"/>
            <w:right w:val="none" w:sz="0" w:space="0" w:color="auto"/>
          </w:divBdr>
        </w:div>
        <w:div w:id="1331063283">
          <w:marLeft w:val="640"/>
          <w:marRight w:val="0"/>
          <w:marTop w:val="0"/>
          <w:marBottom w:val="0"/>
          <w:divBdr>
            <w:top w:val="none" w:sz="0" w:space="0" w:color="auto"/>
            <w:left w:val="none" w:sz="0" w:space="0" w:color="auto"/>
            <w:bottom w:val="none" w:sz="0" w:space="0" w:color="auto"/>
            <w:right w:val="none" w:sz="0" w:space="0" w:color="auto"/>
          </w:divBdr>
        </w:div>
        <w:div w:id="1331910480">
          <w:marLeft w:val="640"/>
          <w:marRight w:val="0"/>
          <w:marTop w:val="0"/>
          <w:marBottom w:val="0"/>
          <w:divBdr>
            <w:top w:val="none" w:sz="0" w:space="0" w:color="auto"/>
            <w:left w:val="none" w:sz="0" w:space="0" w:color="auto"/>
            <w:bottom w:val="none" w:sz="0" w:space="0" w:color="auto"/>
            <w:right w:val="none" w:sz="0" w:space="0" w:color="auto"/>
          </w:divBdr>
        </w:div>
        <w:div w:id="1353415379">
          <w:marLeft w:val="640"/>
          <w:marRight w:val="0"/>
          <w:marTop w:val="0"/>
          <w:marBottom w:val="0"/>
          <w:divBdr>
            <w:top w:val="none" w:sz="0" w:space="0" w:color="auto"/>
            <w:left w:val="none" w:sz="0" w:space="0" w:color="auto"/>
            <w:bottom w:val="none" w:sz="0" w:space="0" w:color="auto"/>
            <w:right w:val="none" w:sz="0" w:space="0" w:color="auto"/>
          </w:divBdr>
        </w:div>
        <w:div w:id="1353918849">
          <w:marLeft w:val="640"/>
          <w:marRight w:val="0"/>
          <w:marTop w:val="0"/>
          <w:marBottom w:val="0"/>
          <w:divBdr>
            <w:top w:val="none" w:sz="0" w:space="0" w:color="auto"/>
            <w:left w:val="none" w:sz="0" w:space="0" w:color="auto"/>
            <w:bottom w:val="none" w:sz="0" w:space="0" w:color="auto"/>
            <w:right w:val="none" w:sz="0" w:space="0" w:color="auto"/>
          </w:divBdr>
        </w:div>
        <w:div w:id="1366756778">
          <w:marLeft w:val="640"/>
          <w:marRight w:val="0"/>
          <w:marTop w:val="0"/>
          <w:marBottom w:val="0"/>
          <w:divBdr>
            <w:top w:val="none" w:sz="0" w:space="0" w:color="auto"/>
            <w:left w:val="none" w:sz="0" w:space="0" w:color="auto"/>
            <w:bottom w:val="none" w:sz="0" w:space="0" w:color="auto"/>
            <w:right w:val="none" w:sz="0" w:space="0" w:color="auto"/>
          </w:divBdr>
        </w:div>
        <w:div w:id="1373654498">
          <w:marLeft w:val="640"/>
          <w:marRight w:val="0"/>
          <w:marTop w:val="0"/>
          <w:marBottom w:val="0"/>
          <w:divBdr>
            <w:top w:val="none" w:sz="0" w:space="0" w:color="auto"/>
            <w:left w:val="none" w:sz="0" w:space="0" w:color="auto"/>
            <w:bottom w:val="none" w:sz="0" w:space="0" w:color="auto"/>
            <w:right w:val="none" w:sz="0" w:space="0" w:color="auto"/>
          </w:divBdr>
        </w:div>
        <w:div w:id="1374233785">
          <w:marLeft w:val="640"/>
          <w:marRight w:val="0"/>
          <w:marTop w:val="0"/>
          <w:marBottom w:val="0"/>
          <w:divBdr>
            <w:top w:val="none" w:sz="0" w:space="0" w:color="auto"/>
            <w:left w:val="none" w:sz="0" w:space="0" w:color="auto"/>
            <w:bottom w:val="none" w:sz="0" w:space="0" w:color="auto"/>
            <w:right w:val="none" w:sz="0" w:space="0" w:color="auto"/>
          </w:divBdr>
        </w:div>
        <w:div w:id="1377311311">
          <w:marLeft w:val="640"/>
          <w:marRight w:val="0"/>
          <w:marTop w:val="0"/>
          <w:marBottom w:val="0"/>
          <w:divBdr>
            <w:top w:val="none" w:sz="0" w:space="0" w:color="auto"/>
            <w:left w:val="none" w:sz="0" w:space="0" w:color="auto"/>
            <w:bottom w:val="none" w:sz="0" w:space="0" w:color="auto"/>
            <w:right w:val="none" w:sz="0" w:space="0" w:color="auto"/>
          </w:divBdr>
        </w:div>
        <w:div w:id="1391735131">
          <w:marLeft w:val="640"/>
          <w:marRight w:val="0"/>
          <w:marTop w:val="0"/>
          <w:marBottom w:val="0"/>
          <w:divBdr>
            <w:top w:val="none" w:sz="0" w:space="0" w:color="auto"/>
            <w:left w:val="none" w:sz="0" w:space="0" w:color="auto"/>
            <w:bottom w:val="none" w:sz="0" w:space="0" w:color="auto"/>
            <w:right w:val="none" w:sz="0" w:space="0" w:color="auto"/>
          </w:divBdr>
        </w:div>
        <w:div w:id="1396005148">
          <w:marLeft w:val="640"/>
          <w:marRight w:val="0"/>
          <w:marTop w:val="0"/>
          <w:marBottom w:val="0"/>
          <w:divBdr>
            <w:top w:val="none" w:sz="0" w:space="0" w:color="auto"/>
            <w:left w:val="none" w:sz="0" w:space="0" w:color="auto"/>
            <w:bottom w:val="none" w:sz="0" w:space="0" w:color="auto"/>
            <w:right w:val="none" w:sz="0" w:space="0" w:color="auto"/>
          </w:divBdr>
        </w:div>
        <w:div w:id="1410536377">
          <w:marLeft w:val="640"/>
          <w:marRight w:val="0"/>
          <w:marTop w:val="0"/>
          <w:marBottom w:val="0"/>
          <w:divBdr>
            <w:top w:val="none" w:sz="0" w:space="0" w:color="auto"/>
            <w:left w:val="none" w:sz="0" w:space="0" w:color="auto"/>
            <w:bottom w:val="none" w:sz="0" w:space="0" w:color="auto"/>
            <w:right w:val="none" w:sz="0" w:space="0" w:color="auto"/>
          </w:divBdr>
        </w:div>
        <w:div w:id="1411923217">
          <w:marLeft w:val="640"/>
          <w:marRight w:val="0"/>
          <w:marTop w:val="0"/>
          <w:marBottom w:val="0"/>
          <w:divBdr>
            <w:top w:val="none" w:sz="0" w:space="0" w:color="auto"/>
            <w:left w:val="none" w:sz="0" w:space="0" w:color="auto"/>
            <w:bottom w:val="none" w:sz="0" w:space="0" w:color="auto"/>
            <w:right w:val="none" w:sz="0" w:space="0" w:color="auto"/>
          </w:divBdr>
        </w:div>
        <w:div w:id="1425299460">
          <w:marLeft w:val="640"/>
          <w:marRight w:val="0"/>
          <w:marTop w:val="0"/>
          <w:marBottom w:val="0"/>
          <w:divBdr>
            <w:top w:val="none" w:sz="0" w:space="0" w:color="auto"/>
            <w:left w:val="none" w:sz="0" w:space="0" w:color="auto"/>
            <w:bottom w:val="none" w:sz="0" w:space="0" w:color="auto"/>
            <w:right w:val="none" w:sz="0" w:space="0" w:color="auto"/>
          </w:divBdr>
        </w:div>
        <w:div w:id="1466394073">
          <w:marLeft w:val="640"/>
          <w:marRight w:val="0"/>
          <w:marTop w:val="0"/>
          <w:marBottom w:val="0"/>
          <w:divBdr>
            <w:top w:val="none" w:sz="0" w:space="0" w:color="auto"/>
            <w:left w:val="none" w:sz="0" w:space="0" w:color="auto"/>
            <w:bottom w:val="none" w:sz="0" w:space="0" w:color="auto"/>
            <w:right w:val="none" w:sz="0" w:space="0" w:color="auto"/>
          </w:divBdr>
        </w:div>
        <w:div w:id="1469322483">
          <w:marLeft w:val="640"/>
          <w:marRight w:val="0"/>
          <w:marTop w:val="0"/>
          <w:marBottom w:val="0"/>
          <w:divBdr>
            <w:top w:val="none" w:sz="0" w:space="0" w:color="auto"/>
            <w:left w:val="none" w:sz="0" w:space="0" w:color="auto"/>
            <w:bottom w:val="none" w:sz="0" w:space="0" w:color="auto"/>
            <w:right w:val="none" w:sz="0" w:space="0" w:color="auto"/>
          </w:divBdr>
        </w:div>
        <w:div w:id="1474325911">
          <w:marLeft w:val="640"/>
          <w:marRight w:val="0"/>
          <w:marTop w:val="0"/>
          <w:marBottom w:val="0"/>
          <w:divBdr>
            <w:top w:val="none" w:sz="0" w:space="0" w:color="auto"/>
            <w:left w:val="none" w:sz="0" w:space="0" w:color="auto"/>
            <w:bottom w:val="none" w:sz="0" w:space="0" w:color="auto"/>
            <w:right w:val="none" w:sz="0" w:space="0" w:color="auto"/>
          </w:divBdr>
        </w:div>
        <w:div w:id="1505365950">
          <w:marLeft w:val="640"/>
          <w:marRight w:val="0"/>
          <w:marTop w:val="0"/>
          <w:marBottom w:val="0"/>
          <w:divBdr>
            <w:top w:val="none" w:sz="0" w:space="0" w:color="auto"/>
            <w:left w:val="none" w:sz="0" w:space="0" w:color="auto"/>
            <w:bottom w:val="none" w:sz="0" w:space="0" w:color="auto"/>
            <w:right w:val="none" w:sz="0" w:space="0" w:color="auto"/>
          </w:divBdr>
        </w:div>
        <w:div w:id="1516112697">
          <w:marLeft w:val="640"/>
          <w:marRight w:val="0"/>
          <w:marTop w:val="0"/>
          <w:marBottom w:val="0"/>
          <w:divBdr>
            <w:top w:val="none" w:sz="0" w:space="0" w:color="auto"/>
            <w:left w:val="none" w:sz="0" w:space="0" w:color="auto"/>
            <w:bottom w:val="none" w:sz="0" w:space="0" w:color="auto"/>
            <w:right w:val="none" w:sz="0" w:space="0" w:color="auto"/>
          </w:divBdr>
        </w:div>
        <w:div w:id="1529290511">
          <w:marLeft w:val="640"/>
          <w:marRight w:val="0"/>
          <w:marTop w:val="0"/>
          <w:marBottom w:val="0"/>
          <w:divBdr>
            <w:top w:val="none" w:sz="0" w:space="0" w:color="auto"/>
            <w:left w:val="none" w:sz="0" w:space="0" w:color="auto"/>
            <w:bottom w:val="none" w:sz="0" w:space="0" w:color="auto"/>
            <w:right w:val="none" w:sz="0" w:space="0" w:color="auto"/>
          </w:divBdr>
        </w:div>
        <w:div w:id="1529488060">
          <w:marLeft w:val="640"/>
          <w:marRight w:val="0"/>
          <w:marTop w:val="0"/>
          <w:marBottom w:val="0"/>
          <w:divBdr>
            <w:top w:val="none" w:sz="0" w:space="0" w:color="auto"/>
            <w:left w:val="none" w:sz="0" w:space="0" w:color="auto"/>
            <w:bottom w:val="none" w:sz="0" w:space="0" w:color="auto"/>
            <w:right w:val="none" w:sz="0" w:space="0" w:color="auto"/>
          </w:divBdr>
        </w:div>
        <w:div w:id="1534686730">
          <w:marLeft w:val="640"/>
          <w:marRight w:val="0"/>
          <w:marTop w:val="0"/>
          <w:marBottom w:val="0"/>
          <w:divBdr>
            <w:top w:val="none" w:sz="0" w:space="0" w:color="auto"/>
            <w:left w:val="none" w:sz="0" w:space="0" w:color="auto"/>
            <w:bottom w:val="none" w:sz="0" w:space="0" w:color="auto"/>
            <w:right w:val="none" w:sz="0" w:space="0" w:color="auto"/>
          </w:divBdr>
        </w:div>
        <w:div w:id="1538663948">
          <w:marLeft w:val="640"/>
          <w:marRight w:val="0"/>
          <w:marTop w:val="0"/>
          <w:marBottom w:val="0"/>
          <w:divBdr>
            <w:top w:val="none" w:sz="0" w:space="0" w:color="auto"/>
            <w:left w:val="none" w:sz="0" w:space="0" w:color="auto"/>
            <w:bottom w:val="none" w:sz="0" w:space="0" w:color="auto"/>
            <w:right w:val="none" w:sz="0" w:space="0" w:color="auto"/>
          </w:divBdr>
        </w:div>
        <w:div w:id="1552419808">
          <w:marLeft w:val="640"/>
          <w:marRight w:val="0"/>
          <w:marTop w:val="0"/>
          <w:marBottom w:val="0"/>
          <w:divBdr>
            <w:top w:val="none" w:sz="0" w:space="0" w:color="auto"/>
            <w:left w:val="none" w:sz="0" w:space="0" w:color="auto"/>
            <w:bottom w:val="none" w:sz="0" w:space="0" w:color="auto"/>
            <w:right w:val="none" w:sz="0" w:space="0" w:color="auto"/>
          </w:divBdr>
        </w:div>
        <w:div w:id="1559708723">
          <w:marLeft w:val="640"/>
          <w:marRight w:val="0"/>
          <w:marTop w:val="0"/>
          <w:marBottom w:val="0"/>
          <w:divBdr>
            <w:top w:val="none" w:sz="0" w:space="0" w:color="auto"/>
            <w:left w:val="none" w:sz="0" w:space="0" w:color="auto"/>
            <w:bottom w:val="none" w:sz="0" w:space="0" w:color="auto"/>
            <w:right w:val="none" w:sz="0" w:space="0" w:color="auto"/>
          </w:divBdr>
        </w:div>
        <w:div w:id="1562210388">
          <w:marLeft w:val="640"/>
          <w:marRight w:val="0"/>
          <w:marTop w:val="0"/>
          <w:marBottom w:val="0"/>
          <w:divBdr>
            <w:top w:val="none" w:sz="0" w:space="0" w:color="auto"/>
            <w:left w:val="none" w:sz="0" w:space="0" w:color="auto"/>
            <w:bottom w:val="none" w:sz="0" w:space="0" w:color="auto"/>
            <w:right w:val="none" w:sz="0" w:space="0" w:color="auto"/>
          </w:divBdr>
        </w:div>
        <w:div w:id="1578053366">
          <w:marLeft w:val="640"/>
          <w:marRight w:val="0"/>
          <w:marTop w:val="0"/>
          <w:marBottom w:val="0"/>
          <w:divBdr>
            <w:top w:val="none" w:sz="0" w:space="0" w:color="auto"/>
            <w:left w:val="none" w:sz="0" w:space="0" w:color="auto"/>
            <w:bottom w:val="none" w:sz="0" w:space="0" w:color="auto"/>
            <w:right w:val="none" w:sz="0" w:space="0" w:color="auto"/>
          </w:divBdr>
        </w:div>
        <w:div w:id="1581788996">
          <w:marLeft w:val="640"/>
          <w:marRight w:val="0"/>
          <w:marTop w:val="0"/>
          <w:marBottom w:val="0"/>
          <w:divBdr>
            <w:top w:val="none" w:sz="0" w:space="0" w:color="auto"/>
            <w:left w:val="none" w:sz="0" w:space="0" w:color="auto"/>
            <w:bottom w:val="none" w:sz="0" w:space="0" w:color="auto"/>
            <w:right w:val="none" w:sz="0" w:space="0" w:color="auto"/>
          </w:divBdr>
        </w:div>
        <w:div w:id="1583370651">
          <w:marLeft w:val="640"/>
          <w:marRight w:val="0"/>
          <w:marTop w:val="0"/>
          <w:marBottom w:val="0"/>
          <w:divBdr>
            <w:top w:val="none" w:sz="0" w:space="0" w:color="auto"/>
            <w:left w:val="none" w:sz="0" w:space="0" w:color="auto"/>
            <w:bottom w:val="none" w:sz="0" w:space="0" w:color="auto"/>
            <w:right w:val="none" w:sz="0" w:space="0" w:color="auto"/>
          </w:divBdr>
        </w:div>
        <w:div w:id="1603537477">
          <w:marLeft w:val="640"/>
          <w:marRight w:val="0"/>
          <w:marTop w:val="0"/>
          <w:marBottom w:val="0"/>
          <w:divBdr>
            <w:top w:val="none" w:sz="0" w:space="0" w:color="auto"/>
            <w:left w:val="none" w:sz="0" w:space="0" w:color="auto"/>
            <w:bottom w:val="none" w:sz="0" w:space="0" w:color="auto"/>
            <w:right w:val="none" w:sz="0" w:space="0" w:color="auto"/>
          </w:divBdr>
        </w:div>
        <w:div w:id="1612781104">
          <w:marLeft w:val="640"/>
          <w:marRight w:val="0"/>
          <w:marTop w:val="0"/>
          <w:marBottom w:val="0"/>
          <w:divBdr>
            <w:top w:val="none" w:sz="0" w:space="0" w:color="auto"/>
            <w:left w:val="none" w:sz="0" w:space="0" w:color="auto"/>
            <w:bottom w:val="none" w:sz="0" w:space="0" w:color="auto"/>
            <w:right w:val="none" w:sz="0" w:space="0" w:color="auto"/>
          </w:divBdr>
        </w:div>
        <w:div w:id="1621718788">
          <w:marLeft w:val="640"/>
          <w:marRight w:val="0"/>
          <w:marTop w:val="0"/>
          <w:marBottom w:val="0"/>
          <w:divBdr>
            <w:top w:val="none" w:sz="0" w:space="0" w:color="auto"/>
            <w:left w:val="none" w:sz="0" w:space="0" w:color="auto"/>
            <w:bottom w:val="none" w:sz="0" w:space="0" w:color="auto"/>
            <w:right w:val="none" w:sz="0" w:space="0" w:color="auto"/>
          </w:divBdr>
        </w:div>
        <w:div w:id="1624531670">
          <w:marLeft w:val="640"/>
          <w:marRight w:val="0"/>
          <w:marTop w:val="0"/>
          <w:marBottom w:val="0"/>
          <w:divBdr>
            <w:top w:val="none" w:sz="0" w:space="0" w:color="auto"/>
            <w:left w:val="none" w:sz="0" w:space="0" w:color="auto"/>
            <w:bottom w:val="none" w:sz="0" w:space="0" w:color="auto"/>
            <w:right w:val="none" w:sz="0" w:space="0" w:color="auto"/>
          </w:divBdr>
        </w:div>
        <w:div w:id="1626615366">
          <w:marLeft w:val="640"/>
          <w:marRight w:val="0"/>
          <w:marTop w:val="0"/>
          <w:marBottom w:val="0"/>
          <w:divBdr>
            <w:top w:val="none" w:sz="0" w:space="0" w:color="auto"/>
            <w:left w:val="none" w:sz="0" w:space="0" w:color="auto"/>
            <w:bottom w:val="none" w:sz="0" w:space="0" w:color="auto"/>
            <w:right w:val="none" w:sz="0" w:space="0" w:color="auto"/>
          </w:divBdr>
        </w:div>
        <w:div w:id="1635133049">
          <w:marLeft w:val="640"/>
          <w:marRight w:val="0"/>
          <w:marTop w:val="0"/>
          <w:marBottom w:val="0"/>
          <w:divBdr>
            <w:top w:val="none" w:sz="0" w:space="0" w:color="auto"/>
            <w:left w:val="none" w:sz="0" w:space="0" w:color="auto"/>
            <w:bottom w:val="none" w:sz="0" w:space="0" w:color="auto"/>
            <w:right w:val="none" w:sz="0" w:space="0" w:color="auto"/>
          </w:divBdr>
        </w:div>
        <w:div w:id="1639604701">
          <w:marLeft w:val="640"/>
          <w:marRight w:val="0"/>
          <w:marTop w:val="0"/>
          <w:marBottom w:val="0"/>
          <w:divBdr>
            <w:top w:val="none" w:sz="0" w:space="0" w:color="auto"/>
            <w:left w:val="none" w:sz="0" w:space="0" w:color="auto"/>
            <w:bottom w:val="none" w:sz="0" w:space="0" w:color="auto"/>
            <w:right w:val="none" w:sz="0" w:space="0" w:color="auto"/>
          </w:divBdr>
        </w:div>
        <w:div w:id="1644458914">
          <w:marLeft w:val="640"/>
          <w:marRight w:val="0"/>
          <w:marTop w:val="0"/>
          <w:marBottom w:val="0"/>
          <w:divBdr>
            <w:top w:val="none" w:sz="0" w:space="0" w:color="auto"/>
            <w:left w:val="none" w:sz="0" w:space="0" w:color="auto"/>
            <w:bottom w:val="none" w:sz="0" w:space="0" w:color="auto"/>
            <w:right w:val="none" w:sz="0" w:space="0" w:color="auto"/>
          </w:divBdr>
        </w:div>
        <w:div w:id="1646199328">
          <w:marLeft w:val="640"/>
          <w:marRight w:val="0"/>
          <w:marTop w:val="0"/>
          <w:marBottom w:val="0"/>
          <w:divBdr>
            <w:top w:val="none" w:sz="0" w:space="0" w:color="auto"/>
            <w:left w:val="none" w:sz="0" w:space="0" w:color="auto"/>
            <w:bottom w:val="none" w:sz="0" w:space="0" w:color="auto"/>
            <w:right w:val="none" w:sz="0" w:space="0" w:color="auto"/>
          </w:divBdr>
        </w:div>
        <w:div w:id="1664700090">
          <w:marLeft w:val="640"/>
          <w:marRight w:val="0"/>
          <w:marTop w:val="0"/>
          <w:marBottom w:val="0"/>
          <w:divBdr>
            <w:top w:val="none" w:sz="0" w:space="0" w:color="auto"/>
            <w:left w:val="none" w:sz="0" w:space="0" w:color="auto"/>
            <w:bottom w:val="none" w:sz="0" w:space="0" w:color="auto"/>
            <w:right w:val="none" w:sz="0" w:space="0" w:color="auto"/>
          </w:divBdr>
        </w:div>
        <w:div w:id="1673685000">
          <w:marLeft w:val="640"/>
          <w:marRight w:val="0"/>
          <w:marTop w:val="0"/>
          <w:marBottom w:val="0"/>
          <w:divBdr>
            <w:top w:val="none" w:sz="0" w:space="0" w:color="auto"/>
            <w:left w:val="none" w:sz="0" w:space="0" w:color="auto"/>
            <w:bottom w:val="none" w:sz="0" w:space="0" w:color="auto"/>
            <w:right w:val="none" w:sz="0" w:space="0" w:color="auto"/>
          </w:divBdr>
        </w:div>
        <w:div w:id="1676027923">
          <w:marLeft w:val="640"/>
          <w:marRight w:val="0"/>
          <w:marTop w:val="0"/>
          <w:marBottom w:val="0"/>
          <w:divBdr>
            <w:top w:val="none" w:sz="0" w:space="0" w:color="auto"/>
            <w:left w:val="none" w:sz="0" w:space="0" w:color="auto"/>
            <w:bottom w:val="none" w:sz="0" w:space="0" w:color="auto"/>
            <w:right w:val="none" w:sz="0" w:space="0" w:color="auto"/>
          </w:divBdr>
        </w:div>
        <w:div w:id="1676228525">
          <w:marLeft w:val="640"/>
          <w:marRight w:val="0"/>
          <w:marTop w:val="0"/>
          <w:marBottom w:val="0"/>
          <w:divBdr>
            <w:top w:val="none" w:sz="0" w:space="0" w:color="auto"/>
            <w:left w:val="none" w:sz="0" w:space="0" w:color="auto"/>
            <w:bottom w:val="none" w:sz="0" w:space="0" w:color="auto"/>
            <w:right w:val="none" w:sz="0" w:space="0" w:color="auto"/>
          </w:divBdr>
        </w:div>
        <w:div w:id="1679431570">
          <w:marLeft w:val="640"/>
          <w:marRight w:val="0"/>
          <w:marTop w:val="0"/>
          <w:marBottom w:val="0"/>
          <w:divBdr>
            <w:top w:val="none" w:sz="0" w:space="0" w:color="auto"/>
            <w:left w:val="none" w:sz="0" w:space="0" w:color="auto"/>
            <w:bottom w:val="none" w:sz="0" w:space="0" w:color="auto"/>
            <w:right w:val="none" w:sz="0" w:space="0" w:color="auto"/>
          </w:divBdr>
        </w:div>
        <w:div w:id="1684239988">
          <w:marLeft w:val="640"/>
          <w:marRight w:val="0"/>
          <w:marTop w:val="0"/>
          <w:marBottom w:val="0"/>
          <w:divBdr>
            <w:top w:val="none" w:sz="0" w:space="0" w:color="auto"/>
            <w:left w:val="none" w:sz="0" w:space="0" w:color="auto"/>
            <w:bottom w:val="none" w:sz="0" w:space="0" w:color="auto"/>
            <w:right w:val="none" w:sz="0" w:space="0" w:color="auto"/>
          </w:divBdr>
        </w:div>
        <w:div w:id="1688679921">
          <w:marLeft w:val="640"/>
          <w:marRight w:val="0"/>
          <w:marTop w:val="0"/>
          <w:marBottom w:val="0"/>
          <w:divBdr>
            <w:top w:val="none" w:sz="0" w:space="0" w:color="auto"/>
            <w:left w:val="none" w:sz="0" w:space="0" w:color="auto"/>
            <w:bottom w:val="none" w:sz="0" w:space="0" w:color="auto"/>
            <w:right w:val="none" w:sz="0" w:space="0" w:color="auto"/>
          </w:divBdr>
        </w:div>
        <w:div w:id="1693536383">
          <w:marLeft w:val="640"/>
          <w:marRight w:val="0"/>
          <w:marTop w:val="0"/>
          <w:marBottom w:val="0"/>
          <w:divBdr>
            <w:top w:val="none" w:sz="0" w:space="0" w:color="auto"/>
            <w:left w:val="none" w:sz="0" w:space="0" w:color="auto"/>
            <w:bottom w:val="none" w:sz="0" w:space="0" w:color="auto"/>
            <w:right w:val="none" w:sz="0" w:space="0" w:color="auto"/>
          </w:divBdr>
        </w:div>
        <w:div w:id="1703092902">
          <w:marLeft w:val="640"/>
          <w:marRight w:val="0"/>
          <w:marTop w:val="0"/>
          <w:marBottom w:val="0"/>
          <w:divBdr>
            <w:top w:val="none" w:sz="0" w:space="0" w:color="auto"/>
            <w:left w:val="none" w:sz="0" w:space="0" w:color="auto"/>
            <w:bottom w:val="none" w:sz="0" w:space="0" w:color="auto"/>
            <w:right w:val="none" w:sz="0" w:space="0" w:color="auto"/>
          </w:divBdr>
        </w:div>
        <w:div w:id="1704289312">
          <w:marLeft w:val="640"/>
          <w:marRight w:val="0"/>
          <w:marTop w:val="0"/>
          <w:marBottom w:val="0"/>
          <w:divBdr>
            <w:top w:val="none" w:sz="0" w:space="0" w:color="auto"/>
            <w:left w:val="none" w:sz="0" w:space="0" w:color="auto"/>
            <w:bottom w:val="none" w:sz="0" w:space="0" w:color="auto"/>
            <w:right w:val="none" w:sz="0" w:space="0" w:color="auto"/>
          </w:divBdr>
        </w:div>
        <w:div w:id="1714623068">
          <w:marLeft w:val="640"/>
          <w:marRight w:val="0"/>
          <w:marTop w:val="0"/>
          <w:marBottom w:val="0"/>
          <w:divBdr>
            <w:top w:val="none" w:sz="0" w:space="0" w:color="auto"/>
            <w:left w:val="none" w:sz="0" w:space="0" w:color="auto"/>
            <w:bottom w:val="none" w:sz="0" w:space="0" w:color="auto"/>
            <w:right w:val="none" w:sz="0" w:space="0" w:color="auto"/>
          </w:divBdr>
        </w:div>
        <w:div w:id="1717579549">
          <w:marLeft w:val="640"/>
          <w:marRight w:val="0"/>
          <w:marTop w:val="0"/>
          <w:marBottom w:val="0"/>
          <w:divBdr>
            <w:top w:val="none" w:sz="0" w:space="0" w:color="auto"/>
            <w:left w:val="none" w:sz="0" w:space="0" w:color="auto"/>
            <w:bottom w:val="none" w:sz="0" w:space="0" w:color="auto"/>
            <w:right w:val="none" w:sz="0" w:space="0" w:color="auto"/>
          </w:divBdr>
        </w:div>
        <w:div w:id="1723169778">
          <w:marLeft w:val="640"/>
          <w:marRight w:val="0"/>
          <w:marTop w:val="0"/>
          <w:marBottom w:val="0"/>
          <w:divBdr>
            <w:top w:val="none" w:sz="0" w:space="0" w:color="auto"/>
            <w:left w:val="none" w:sz="0" w:space="0" w:color="auto"/>
            <w:bottom w:val="none" w:sz="0" w:space="0" w:color="auto"/>
            <w:right w:val="none" w:sz="0" w:space="0" w:color="auto"/>
          </w:divBdr>
        </w:div>
        <w:div w:id="1735155116">
          <w:marLeft w:val="640"/>
          <w:marRight w:val="0"/>
          <w:marTop w:val="0"/>
          <w:marBottom w:val="0"/>
          <w:divBdr>
            <w:top w:val="none" w:sz="0" w:space="0" w:color="auto"/>
            <w:left w:val="none" w:sz="0" w:space="0" w:color="auto"/>
            <w:bottom w:val="none" w:sz="0" w:space="0" w:color="auto"/>
            <w:right w:val="none" w:sz="0" w:space="0" w:color="auto"/>
          </w:divBdr>
        </w:div>
        <w:div w:id="1739671950">
          <w:marLeft w:val="640"/>
          <w:marRight w:val="0"/>
          <w:marTop w:val="0"/>
          <w:marBottom w:val="0"/>
          <w:divBdr>
            <w:top w:val="none" w:sz="0" w:space="0" w:color="auto"/>
            <w:left w:val="none" w:sz="0" w:space="0" w:color="auto"/>
            <w:bottom w:val="none" w:sz="0" w:space="0" w:color="auto"/>
            <w:right w:val="none" w:sz="0" w:space="0" w:color="auto"/>
          </w:divBdr>
        </w:div>
        <w:div w:id="1742751105">
          <w:marLeft w:val="640"/>
          <w:marRight w:val="0"/>
          <w:marTop w:val="0"/>
          <w:marBottom w:val="0"/>
          <w:divBdr>
            <w:top w:val="none" w:sz="0" w:space="0" w:color="auto"/>
            <w:left w:val="none" w:sz="0" w:space="0" w:color="auto"/>
            <w:bottom w:val="none" w:sz="0" w:space="0" w:color="auto"/>
            <w:right w:val="none" w:sz="0" w:space="0" w:color="auto"/>
          </w:divBdr>
        </w:div>
        <w:div w:id="1744449429">
          <w:marLeft w:val="640"/>
          <w:marRight w:val="0"/>
          <w:marTop w:val="0"/>
          <w:marBottom w:val="0"/>
          <w:divBdr>
            <w:top w:val="none" w:sz="0" w:space="0" w:color="auto"/>
            <w:left w:val="none" w:sz="0" w:space="0" w:color="auto"/>
            <w:bottom w:val="none" w:sz="0" w:space="0" w:color="auto"/>
            <w:right w:val="none" w:sz="0" w:space="0" w:color="auto"/>
          </w:divBdr>
        </w:div>
        <w:div w:id="1745683530">
          <w:marLeft w:val="640"/>
          <w:marRight w:val="0"/>
          <w:marTop w:val="0"/>
          <w:marBottom w:val="0"/>
          <w:divBdr>
            <w:top w:val="none" w:sz="0" w:space="0" w:color="auto"/>
            <w:left w:val="none" w:sz="0" w:space="0" w:color="auto"/>
            <w:bottom w:val="none" w:sz="0" w:space="0" w:color="auto"/>
            <w:right w:val="none" w:sz="0" w:space="0" w:color="auto"/>
          </w:divBdr>
        </w:div>
        <w:div w:id="1747607603">
          <w:marLeft w:val="640"/>
          <w:marRight w:val="0"/>
          <w:marTop w:val="0"/>
          <w:marBottom w:val="0"/>
          <w:divBdr>
            <w:top w:val="none" w:sz="0" w:space="0" w:color="auto"/>
            <w:left w:val="none" w:sz="0" w:space="0" w:color="auto"/>
            <w:bottom w:val="none" w:sz="0" w:space="0" w:color="auto"/>
            <w:right w:val="none" w:sz="0" w:space="0" w:color="auto"/>
          </w:divBdr>
        </w:div>
        <w:div w:id="1757243167">
          <w:marLeft w:val="640"/>
          <w:marRight w:val="0"/>
          <w:marTop w:val="0"/>
          <w:marBottom w:val="0"/>
          <w:divBdr>
            <w:top w:val="none" w:sz="0" w:space="0" w:color="auto"/>
            <w:left w:val="none" w:sz="0" w:space="0" w:color="auto"/>
            <w:bottom w:val="none" w:sz="0" w:space="0" w:color="auto"/>
            <w:right w:val="none" w:sz="0" w:space="0" w:color="auto"/>
          </w:divBdr>
        </w:div>
        <w:div w:id="1757555966">
          <w:marLeft w:val="640"/>
          <w:marRight w:val="0"/>
          <w:marTop w:val="0"/>
          <w:marBottom w:val="0"/>
          <w:divBdr>
            <w:top w:val="none" w:sz="0" w:space="0" w:color="auto"/>
            <w:left w:val="none" w:sz="0" w:space="0" w:color="auto"/>
            <w:bottom w:val="none" w:sz="0" w:space="0" w:color="auto"/>
            <w:right w:val="none" w:sz="0" w:space="0" w:color="auto"/>
          </w:divBdr>
        </w:div>
        <w:div w:id="1758944211">
          <w:marLeft w:val="640"/>
          <w:marRight w:val="0"/>
          <w:marTop w:val="0"/>
          <w:marBottom w:val="0"/>
          <w:divBdr>
            <w:top w:val="none" w:sz="0" w:space="0" w:color="auto"/>
            <w:left w:val="none" w:sz="0" w:space="0" w:color="auto"/>
            <w:bottom w:val="none" w:sz="0" w:space="0" w:color="auto"/>
            <w:right w:val="none" w:sz="0" w:space="0" w:color="auto"/>
          </w:divBdr>
        </w:div>
        <w:div w:id="1765373868">
          <w:marLeft w:val="640"/>
          <w:marRight w:val="0"/>
          <w:marTop w:val="0"/>
          <w:marBottom w:val="0"/>
          <w:divBdr>
            <w:top w:val="none" w:sz="0" w:space="0" w:color="auto"/>
            <w:left w:val="none" w:sz="0" w:space="0" w:color="auto"/>
            <w:bottom w:val="none" w:sz="0" w:space="0" w:color="auto"/>
            <w:right w:val="none" w:sz="0" w:space="0" w:color="auto"/>
          </w:divBdr>
        </w:div>
        <w:div w:id="1765421141">
          <w:marLeft w:val="640"/>
          <w:marRight w:val="0"/>
          <w:marTop w:val="0"/>
          <w:marBottom w:val="0"/>
          <w:divBdr>
            <w:top w:val="none" w:sz="0" w:space="0" w:color="auto"/>
            <w:left w:val="none" w:sz="0" w:space="0" w:color="auto"/>
            <w:bottom w:val="none" w:sz="0" w:space="0" w:color="auto"/>
            <w:right w:val="none" w:sz="0" w:space="0" w:color="auto"/>
          </w:divBdr>
        </w:div>
        <w:div w:id="1777943273">
          <w:marLeft w:val="640"/>
          <w:marRight w:val="0"/>
          <w:marTop w:val="0"/>
          <w:marBottom w:val="0"/>
          <w:divBdr>
            <w:top w:val="none" w:sz="0" w:space="0" w:color="auto"/>
            <w:left w:val="none" w:sz="0" w:space="0" w:color="auto"/>
            <w:bottom w:val="none" w:sz="0" w:space="0" w:color="auto"/>
            <w:right w:val="none" w:sz="0" w:space="0" w:color="auto"/>
          </w:divBdr>
        </w:div>
        <w:div w:id="1778065075">
          <w:marLeft w:val="640"/>
          <w:marRight w:val="0"/>
          <w:marTop w:val="0"/>
          <w:marBottom w:val="0"/>
          <w:divBdr>
            <w:top w:val="none" w:sz="0" w:space="0" w:color="auto"/>
            <w:left w:val="none" w:sz="0" w:space="0" w:color="auto"/>
            <w:bottom w:val="none" w:sz="0" w:space="0" w:color="auto"/>
            <w:right w:val="none" w:sz="0" w:space="0" w:color="auto"/>
          </w:divBdr>
        </w:div>
        <w:div w:id="1779980644">
          <w:marLeft w:val="640"/>
          <w:marRight w:val="0"/>
          <w:marTop w:val="0"/>
          <w:marBottom w:val="0"/>
          <w:divBdr>
            <w:top w:val="none" w:sz="0" w:space="0" w:color="auto"/>
            <w:left w:val="none" w:sz="0" w:space="0" w:color="auto"/>
            <w:bottom w:val="none" w:sz="0" w:space="0" w:color="auto"/>
            <w:right w:val="none" w:sz="0" w:space="0" w:color="auto"/>
          </w:divBdr>
        </w:div>
        <w:div w:id="1781758248">
          <w:marLeft w:val="640"/>
          <w:marRight w:val="0"/>
          <w:marTop w:val="0"/>
          <w:marBottom w:val="0"/>
          <w:divBdr>
            <w:top w:val="none" w:sz="0" w:space="0" w:color="auto"/>
            <w:left w:val="none" w:sz="0" w:space="0" w:color="auto"/>
            <w:bottom w:val="none" w:sz="0" w:space="0" w:color="auto"/>
            <w:right w:val="none" w:sz="0" w:space="0" w:color="auto"/>
          </w:divBdr>
        </w:div>
        <w:div w:id="1782263684">
          <w:marLeft w:val="640"/>
          <w:marRight w:val="0"/>
          <w:marTop w:val="0"/>
          <w:marBottom w:val="0"/>
          <w:divBdr>
            <w:top w:val="none" w:sz="0" w:space="0" w:color="auto"/>
            <w:left w:val="none" w:sz="0" w:space="0" w:color="auto"/>
            <w:bottom w:val="none" w:sz="0" w:space="0" w:color="auto"/>
            <w:right w:val="none" w:sz="0" w:space="0" w:color="auto"/>
          </w:divBdr>
        </w:div>
        <w:div w:id="1787776606">
          <w:marLeft w:val="640"/>
          <w:marRight w:val="0"/>
          <w:marTop w:val="0"/>
          <w:marBottom w:val="0"/>
          <w:divBdr>
            <w:top w:val="none" w:sz="0" w:space="0" w:color="auto"/>
            <w:left w:val="none" w:sz="0" w:space="0" w:color="auto"/>
            <w:bottom w:val="none" w:sz="0" w:space="0" w:color="auto"/>
            <w:right w:val="none" w:sz="0" w:space="0" w:color="auto"/>
          </w:divBdr>
        </w:div>
        <w:div w:id="1792703218">
          <w:marLeft w:val="640"/>
          <w:marRight w:val="0"/>
          <w:marTop w:val="0"/>
          <w:marBottom w:val="0"/>
          <w:divBdr>
            <w:top w:val="none" w:sz="0" w:space="0" w:color="auto"/>
            <w:left w:val="none" w:sz="0" w:space="0" w:color="auto"/>
            <w:bottom w:val="none" w:sz="0" w:space="0" w:color="auto"/>
            <w:right w:val="none" w:sz="0" w:space="0" w:color="auto"/>
          </w:divBdr>
        </w:div>
        <w:div w:id="1811241392">
          <w:marLeft w:val="640"/>
          <w:marRight w:val="0"/>
          <w:marTop w:val="0"/>
          <w:marBottom w:val="0"/>
          <w:divBdr>
            <w:top w:val="none" w:sz="0" w:space="0" w:color="auto"/>
            <w:left w:val="none" w:sz="0" w:space="0" w:color="auto"/>
            <w:bottom w:val="none" w:sz="0" w:space="0" w:color="auto"/>
            <w:right w:val="none" w:sz="0" w:space="0" w:color="auto"/>
          </w:divBdr>
        </w:div>
        <w:div w:id="1813062982">
          <w:marLeft w:val="640"/>
          <w:marRight w:val="0"/>
          <w:marTop w:val="0"/>
          <w:marBottom w:val="0"/>
          <w:divBdr>
            <w:top w:val="none" w:sz="0" w:space="0" w:color="auto"/>
            <w:left w:val="none" w:sz="0" w:space="0" w:color="auto"/>
            <w:bottom w:val="none" w:sz="0" w:space="0" w:color="auto"/>
            <w:right w:val="none" w:sz="0" w:space="0" w:color="auto"/>
          </w:divBdr>
        </w:div>
        <w:div w:id="1819570119">
          <w:marLeft w:val="640"/>
          <w:marRight w:val="0"/>
          <w:marTop w:val="0"/>
          <w:marBottom w:val="0"/>
          <w:divBdr>
            <w:top w:val="none" w:sz="0" w:space="0" w:color="auto"/>
            <w:left w:val="none" w:sz="0" w:space="0" w:color="auto"/>
            <w:bottom w:val="none" w:sz="0" w:space="0" w:color="auto"/>
            <w:right w:val="none" w:sz="0" w:space="0" w:color="auto"/>
          </w:divBdr>
        </w:div>
        <w:div w:id="1822697877">
          <w:marLeft w:val="640"/>
          <w:marRight w:val="0"/>
          <w:marTop w:val="0"/>
          <w:marBottom w:val="0"/>
          <w:divBdr>
            <w:top w:val="none" w:sz="0" w:space="0" w:color="auto"/>
            <w:left w:val="none" w:sz="0" w:space="0" w:color="auto"/>
            <w:bottom w:val="none" w:sz="0" w:space="0" w:color="auto"/>
            <w:right w:val="none" w:sz="0" w:space="0" w:color="auto"/>
          </w:divBdr>
        </w:div>
        <w:div w:id="1835608682">
          <w:marLeft w:val="640"/>
          <w:marRight w:val="0"/>
          <w:marTop w:val="0"/>
          <w:marBottom w:val="0"/>
          <w:divBdr>
            <w:top w:val="none" w:sz="0" w:space="0" w:color="auto"/>
            <w:left w:val="none" w:sz="0" w:space="0" w:color="auto"/>
            <w:bottom w:val="none" w:sz="0" w:space="0" w:color="auto"/>
            <w:right w:val="none" w:sz="0" w:space="0" w:color="auto"/>
          </w:divBdr>
        </w:div>
        <w:div w:id="1839347036">
          <w:marLeft w:val="640"/>
          <w:marRight w:val="0"/>
          <w:marTop w:val="0"/>
          <w:marBottom w:val="0"/>
          <w:divBdr>
            <w:top w:val="none" w:sz="0" w:space="0" w:color="auto"/>
            <w:left w:val="none" w:sz="0" w:space="0" w:color="auto"/>
            <w:bottom w:val="none" w:sz="0" w:space="0" w:color="auto"/>
            <w:right w:val="none" w:sz="0" w:space="0" w:color="auto"/>
          </w:divBdr>
        </w:div>
        <w:div w:id="1839734166">
          <w:marLeft w:val="640"/>
          <w:marRight w:val="0"/>
          <w:marTop w:val="0"/>
          <w:marBottom w:val="0"/>
          <w:divBdr>
            <w:top w:val="none" w:sz="0" w:space="0" w:color="auto"/>
            <w:left w:val="none" w:sz="0" w:space="0" w:color="auto"/>
            <w:bottom w:val="none" w:sz="0" w:space="0" w:color="auto"/>
            <w:right w:val="none" w:sz="0" w:space="0" w:color="auto"/>
          </w:divBdr>
        </w:div>
        <w:div w:id="1847599371">
          <w:marLeft w:val="640"/>
          <w:marRight w:val="0"/>
          <w:marTop w:val="0"/>
          <w:marBottom w:val="0"/>
          <w:divBdr>
            <w:top w:val="none" w:sz="0" w:space="0" w:color="auto"/>
            <w:left w:val="none" w:sz="0" w:space="0" w:color="auto"/>
            <w:bottom w:val="none" w:sz="0" w:space="0" w:color="auto"/>
            <w:right w:val="none" w:sz="0" w:space="0" w:color="auto"/>
          </w:divBdr>
        </w:div>
        <w:div w:id="1847937169">
          <w:marLeft w:val="640"/>
          <w:marRight w:val="0"/>
          <w:marTop w:val="0"/>
          <w:marBottom w:val="0"/>
          <w:divBdr>
            <w:top w:val="none" w:sz="0" w:space="0" w:color="auto"/>
            <w:left w:val="none" w:sz="0" w:space="0" w:color="auto"/>
            <w:bottom w:val="none" w:sz="0" w:space="0" w:color="auto"/>
            <w:right w:val="none" w:sz="0" w:space="0" w:color="auto"/>
          </w:divBdr>
        </w:div>
        <w:div w:id="1855461488">
          <w:marLeft w:val="640"/>
          <w:marRight w:val="0"/>
          <w:marTop w:val="0"/>
          <w:marBottom w:val="0"/>
          <w:divBdr>
            <w:top w:val="none" w:sz="0" w:space="0" w:color="auto"/>
            <w:left w:val="none" w:sz="0" w:space="0" w:color="auto"/>
            <w:bottom w:val="none" w:sz="0" w:space="0" w:color="auto"/>
            <w:right w:val="none" w:sz="0" w:space="0" w:color="auto"/>
          </w:divBdr>
        </w:div>
        <w:div w:id="1857426970">
          <w:marLeft w:val="640"/>
          <w:marRight w:val="0"/>
          <w:marTop w:val="0"/>
          <w:marBottom w:val="0"/>
          <w:divBdr>
            <w:top w:val="none" w:sz="0" w:space="0" w:color="auto"/>
            <w:left w:val="none" w:sz="0" w:space="0" w:color="auto"/>
            <w:bottom w:val="none" w:sz="0" w:space="0" w:color="auto"/>
            <w:right w:val="none" w:sz="0" w:space="0" w:color="auto"/>
          </w:divBdr>
        </w:div>
        <w:div w:id="1888641070">
          <w:marLeft w:val="640"/>
          <w:marRight w:val="0"/>
          <w:marTop w:val="0"/>
          <w:marBottom w:val="0"/>
          <w:divBdr>
            <w:top w:val="none" w:sz="0" w:space="0" w:color="auto"/>
            <w:left w:val="none" w:sz="0" w:space="0" w:color="auto"/>
            <w:bottom w:val="none" w:sz="0" w:space="0" w:color="auto"/>
            <w:right w:val="none" w:sz="0" w:space="0" w:color="auto"/>
          </w:divBdr>
        </w:div>
        <w:div w:id="1889995229">
          <w:marLeft w:val="640"/>
          <w:marRight w:val="0"/>
          <w:marTop w:val="0"/>
          <w:marBottom w:val="0"/>
          <w:divBdr>
            <w:top w:val="none" w:sz="0" w:space="0" w:color="auto"/>
            <w:left w:val="none" w:sz="0" w:space="0" w:color="auto"/>
            <w:bottom w:val="none" w:sz="0" w:space="0" w:color="auto"/>
            <w:right w:val="none" w:sz="0" w:space="0" w:color="auto"/>
          </w:divBdr>
        </w:div>
        <w:div w:id="1906254269">
          <w:marLeft w:val="640"/>
          <w:marRight w:val="0"/>
          <w:marTop w:val="0"/>
          <w:marBottom w:val="0"/>
          <w:divBdr>
            <w:top w:val="none" w:sz="0" w:space="0" w:color="auto"/>
            <w:left w:val="none" w:sz="0" w:space="0" w:color="auto"/>
            <w:bottom w:val="none" w:sz="0" w:space="0" w:color="auto"/>
            <w:right w:val="none" w:sz="0" w:space="0" w:color="auto"/>
          </w:divBdr>
        </w:div>
        <w:div w:id="1907373010">
          <w:marLeft w:val="640"/>
          <w:marRight w:val="0"/>
          <w:marTop w:val="0"/>
          <w:marBottom w:val="0"/>
          <w:divBdr>
            <w:top w:val="none" w:sz="0" w:space="0" w:color="auto"/>
            <w:left w:val="none" w:sz="0" w:space="0" w:color="auto"/>
            <w:bottom w:val="none" w:sz="0" w:space="0" w:color="auto"/>
            <w:right w:val="none" w:sz="0" w:space="0" w:color="auto"/>
          </w:divBdr>
        </w:div>
        <w:div w:id="1921712301">
          <w:marLeft w:val="640"/>
          <w:marRight w:val="0"/>
          <w:marTop w:val="0"/>
          <w:marBottom w:val="0"/>
          <w:divBdr>
            <w:top w:val="none" w:sz="0" w:space="0" w:color="auto"/>
            <w:left w:val="none" w:sz="0" w:space="0" w:color="auto"/>
            <w:bottom w:val="none" w:sz="0" w:space="0" w:color="auto"/>
            <w:right w:val="none" w:sz="0" w:space="0" w:color="auto"/>
          </w:divBdr>
        </w:div>
        <w:div w:id="1936816725">
          <w:marLeft w:val="640"/>
          <w:marRight w:val="0"/>
          <w:marTop w:val="0"/>
          <w:marBottom w:val="0"/>
          <w:divBdr>
            <w:top w:val="none" w:sz="0" w:space="0" w:color="auto"/>
            <w:left w:val="none" w:sz="0" w:space="0" w:color="auto"/>
            <w:bottom w:val="none" w:sz="0" w:space="0" w:color="auto"/>
            <w:right w:val="none" w:sz="0" w:space="0" w:color="auto"/>
          </w:divBdr>
        </w:div>
        <w:div w:id="1938437422">
          <w:marLeft w:val="640"/>
          <w:marRight w:val="0"/>
          <w:marTop w:val="0"/>
          <w:marBottom w:val="0"/>
          <w:divBdr>
            <w:top w:val="none" w:sz="0" w:space="0" w:color="auto"/>
            <w:left w:val="none" w:sz="0" w:space="0" w:color="auto"/>
            <w:bottom w:val="none" w:sz="0" w:space="0" w:color="auto"/>
            <w:right w:val="none" w:sz="0" w:space="0" w:color="auto"/>
          </w:divBdr>
        </w:div>
        <w:div w:id="1945114324">
          <w:marLeft w:val="640"/>
          <w:marRight w:val="0"/>
          <w:marTop w:val="0"/>
          <w:marBottom w:val="0"/>
          <w:divBdr>
            <w:top w:val="none" w:sz="0" w:space="0" w:color="auto"/>
            <w:left w:val="none" w:sz="0" w:space="0" w:color="auto"/>
            <w:bottom w:val="none" w:sz="0" w:space="0" w:color="auto"/>
            <w:right w:val="none" w:sz="0" w:space="0" w:color="auto"/>
          </w:divBdr>
        </w:div>
        <w:div w:id="1954900161">
          <w:marLeft w:val="640"/>
          <w:marRight w:val="0"/>
          <w:marTop w:val="0"/>
          <w:marBottom w:val="0"/>
          <w:divBdr>
            <w:top w:val="none" w:sz="0" w:space="0" w:color="auto"/>
            <w:left w:val="none" w:sz="0" w:space="0" w:color="auto"/>
            <w:bottom w:val="none" w:sz="0" w:space="0" w:color="auto"/>
            <w:right w:val="none" w:sz="0" w:space="0" w:color="auto"/>
          </w:divBdr>
        </w:div>
        <w:div w:id="1970934550">
          <w:marLeft w:val="640"/>
          <w:marRight w:val="0"/>
          <w:marTop w:val="0"/>
          <w:marBottom w:val="0"/>
          <w:divBdr>
            <w:top w:val="none" w:sz="0" w:space="0" w:color="auto"/>
            <w:left w:val="none" w:sz="0" w:space="0" w:color="auto"/>
            <w:bottom w:val="none" w:sz="0" w:space="0" w:color="auto"/>
            <w:right w:val="none" w:sz="0" w:space="0" w:color="auto"/>
          </w:divBdr>
        </w:div>
        <w:div w:id="1985962431">
          <w:marLeft w:val="640"/>
          <w:marRight w:val="0"/>
          <w:marTop w:val="0"/>
          <w:marBottom w:val="0"/>
          <w:divBdr>
            <w:top w:val="none" w:sz="0" w:space="0" w:color="auto"/>
            <w:left w:val="none" w:sz="0" w:space="0" w:color="auto"/>
            <w:bottom w:val="none" w:sz="0" w:space="0" w:color="auto"/>
            <w:right w:val="none" w:sz="0" w:space="0" w:color="auto"/>
          </w:divBdr>
        </w:div>
        <w:div w:id="1987932915">
          <w:marLeft w:val="640"/>
          <w:marRight w:val="0"/>
          <w:marTop w:val="0"/>
          <w:marBottom w:val="0"/>
          <w:divBdr>
            <w:top w:val="none" w:sz="0" w:space="0" w:color="auto"/>
            <w:left w:val="none" w:sz="0" w:space="0" w:color="auto"/>
            <w:bottom w:val="none" w:sz="0" w:space="0" w:color="auto"/>
            <w:right w:val="none" w:sz="0" w:space="0" w:color="auto"/>
          </w:divBdr>
        </w:div>
        <w:div w:id="1998487453">
          <w:marLeft w:val="640"/>
          <w:marRight w:val="0"/>
          <w:marTop w:val="0"/>
          <w:marBottom w:val="0"/>
          <w:divBdr>
            <w:top w:val="none" w:sz="0" w:space="0" w:color="auto"/>
            <w:left w:val="none" w:sz="0" w:space="0" w:color="auto"/>
            <w:bottom w:val="none" w:sz="0" w:space="0" w:color="auto"/>
            <w:right w:val="none" w:sz="0" w:space="0" w:color="auto"/>
          </w:divBdr>
        </w:div>
        <w:div w:id="2011715167">
          <w:marLeft w:val="640"/>
          <w:marRight w:val="0"/>
          <w:marTop w:val="0"/>
          <w:marBottom w:val="0"/>
          <w:divBdr>
            <w:top w:val="none" w:sz="0" w:space="0" w:color="auto"/>
            <w:left w:val="none" w:sz="0" w:space="0" w:color="auto"/>
            <w:bottom w:val="none" w:sz="0" w:space="0" w:color="auto"/>
            <w:right w:val="none" w:sz="0" w:space="0" w:color="auto"/>
          </w:divBdr>
        </w:div>
        <w:div w:id="2022120933">
          <w:marLeft w:val="640"/>
          <w:marRight w:val="0"/>
          <w:marTop w:val="0"/>
          <w:marBottom w:val="0"/>
          <w:divBdr>
            <w:top w:val="none" w:sz="0" w:space="0" w:color="auto"/>
            <w:left w:val="none" w:sz="0" w:space="0" w:color="auto"/>
            <w:bottom w:val="none" w:sz="0" w:space="0" w:color="auto"/>
            <w:right w:val="none" w:sz="0" w:space="0" w:color="auto"/>
          </w:divBdr>
        </w:div>
        <w:div w:id="2030328256">
          <w:marLeft w:val="640"/>
          <w:marRight w:val="0"/>
          <w:marTop w:val="0"/>
          <w:marBottom w:val="0"/>
          <w:divBdr>
            <w:top w:val="none" w:sz="0" w:space="0" w:color="auto"/>
            <w:left w:val="none" w:sz="0" w:space="0" w:color="auto"/>
            <w:bottom w:val="none" w:sz="0" w:space="0" w:color="auto"/>
            <w:right w:val="none" w:sz="0" w:space="0" w:color="auto"/>
          </w:divBdr>
        </w:div>
        <w:div w:id="2032147670">
          <w:marLeft w:val="640"/>
          <w:marRight w:val="0"/>
          <w:marTop w:val="0"/>
          <w:marBottom w:val="0"/>
          <w:divBdr>
            <w:top w:val="none" w:sz="0" w:space="0" w:color="auto"/>
            <w:left w:val="none" w:sz="0" w:space="0" w:color="auto"/>
            <w:bottom w:val="none" w:sz="0" w:space="0" w:color="auto"/>
            <w:right w:val="none" w:sz="0" w:space="0" w:color="auto"/>
          </w:divBdr>
        </w:div>
        <w:div w:id="2051295183">
          <w:marLeft w:val="640"/>
          <w:marRight w:val="0"/>
          <w:marTop w:val="0"/>
          <w:marBottom w:val="0"/>
          <w:divBdr>
            <w:top w:val="none" w:sz="0" w:space="0" w:color="auto"/>
            <w:left w:val="none" w:sz="0" w:space="0" w:color="auto"/>
            <w:bottom w:val="none" w:sz="0" w:space="0" w:color="auto"/>
            <w:right w:val="none" w:sz="0" w:space="0" w:color="auto"/>
          </w:divBdr>
        </w:div>
        <w:div w:id="2063171215">
          <w:marLeft w:val="640"/>
          <w:marRight w:val="0"/>
          <w:marTop w:val="0"/>
          <w:marBottom w:val="0"/>
          <w:divBdr>
            <w:top w:val="none" w:sz="0" w:space="0" w:color="auto"/>
            <w:left w:val="none" w:sz="0" w:space="0" w:color="auto"/>
            <w:bottom w:val="none" w:sz="0" w:space="0" w:color="auto"/>
            <w:right w:val="none" w:sz="0" w:space="0" w:color="auto"/>
          </w:divBdr>
        </w:div>
        <w:div w:id="2063360772">
          <w:marLeft w:val="640"/>
          <w:marRight w:val="0"/>
          <w:marTop w:val="0"/>
          <w:marBottom w:val="0"/>
          <w:divBdr>
            <w:top w:val="none" w:sz="0" w:space="0" w:color="auto"/>
            <w:left w:val="none" w:sz="0" w:space="0" w:color="auto"/>
            <w:bottom w:val="none" w:sz="0" w:space="0" w:color="auto"/>
            <w:right w:val="none" w:sz="0" w:space="0" w:color="auto"/>
          </w:divBdr>
        </w:div>
        <w:div w:id="2064789656">
          <w:marLeft w:val="640"/>
          <w:marRight w:val="0"/>
          <w:marTop w:val="0"/>
          <w:marBottom w:val="0"/>
          <w:divBdr>
            <w:top w:val="none" w:sz="0" w:space="0" w:color="auto"/>
            <w:left w:val="none" w:sz="0" w:space="0" w:color="auto"/>
            <w:bottom w:val="none" w:sz="0" w:space="0" w:color="auto"/>
            <w:right w:val="none" w:sz="0" w:space="0" w:color="auto"/>
          </w:divBdr>
        </w:div>
        <w:div w:id="2066875416">
          <w:marLeft w:val="640"/>
          <w:marRight w:val="0"/>
          <w:marTop w:val="0"/>
          <w:marBottom w:val="0"/>
          <w:divBdr>
            <w:top w:val="none" w:sz="0" w:space="0" w:color="auto"/>
            <w:left w:val="none" w:sz="0" w:space="0" w:color="auto"/>
            <w:bottom w:val="none" w:sz="0" w:space="0" w:color="auto"/>
            <w:right w:val="none" w:sz="0" w:space="0" w:color="auto"/>
          </w:divBdr>
        </w:div>
        <w:div w:id="2077968530">
          <w:marLeft w:val="640"/>
          <w:marRight w:val="0"/>
          <w:marTop w:val="0"/>
          <w:marBottom w:val="0"/>
          <w:divBdr>
            <w:top w:val="none" w:sz="0" w:space="0" w:color="auto"/>
            <w:left w:val="none" w:sz="0" w:space="0" w:color="auto"/>
            <w:bottom w:val="none" w:sz="0" w:space="0" w:color="auto"/>
            <w:right w:val="none" w:sz="0" w:space="0" w:color="auto"/>
          </w:divBdr>
        </w:div>
        <w:div w:id="2079550127">
          <w:marLeft w:val="640"/>
          <w:marRight w:val="0"/>
          <w:marTop w:val="0"/>
          <w:marBottom w:val="0"/>
          <w:divBdr>
            <w:top w:val="none" w:sz="0" w:space="0" w:color="auto"/>
            <w:left w:val="none" w:sz="0" w:space="0" w:color="auto"/>
            <w:bottom w:val="none" w:sz="0" w:space="0" w:color="auto"/>
            <w:right w:val="none" w:sz="0" w:space="0" w:color="auto"/>
          </w:divBdr>
        </w:div>
        <w:div w:id="2086339152">
          <w:marLeft w:val="640"/>
          <w:marRight w:val="0"/>
          <w:marTop w:val="0"/>
          <w:marBottom w:val="0"/>
          <w:divBdr>
            <w:top w:val="none" w:sz="0" w:space="0" w:color="auto"/>
            <w:left w:val="none" w:sz="0" w:space="0" w:color="auto"/>
            <w:bottom w:val="none" w:sz="0" w:space="0" w:color="auto"/>
            <w:right w:val="none" w:sz="0" w:space="0" w:color="auto"/>
          </w:divBdr>
        </w:div>
        <w:div w:id="2087679971">
          <w:marLeft w:val="640"/>
          <w:marRight w:val="0"/>
          <w:marTop w:val="0"/>
          <w:marBottom w:val="0"/>
          <w:divBdr>
            <w:top w:val="none" w:sz="0" w:space="0" w:color="auto"/>
            <w:left w:val="none" w:sz="0" w:space="0" w:color="auto"/>
            <w:bottom w:val="none" w:sz="0" w:space="0" w:color="auto"/>
            <w:right w:val="none" w:sz="0" w:space="0" w:color="auto"/>
          </w:divBdr>
        </w:div>
        <w:div w:id="2091611420">
          <w:marLeft w:val="640"/>
          <w:marRight w:val="0"/>
          <w:marTop w:val="0"/>
          <w:marBottom w:val="0"/>
          <w:divBdr>
            <w:top w:val="none" w:sz="0" w:space="0" w:color="auto"/>
            <w:left w:val="none" w:sz="0" w:space="0" w:color="auto"/>
            <w:bottom w:val="none" w:sz="0" w:space="0" w:color="auto"/>
            <w:right w:val="none" w:sz="0" w:space="0" w:color="auto"/>
          </w:divBdr>
        </w:div>
        <w:div w:id="2101827593">
          <w:marLeft w:val="640"/>
          <w:marRight w:val="0"/>
          <w:marTop w:val="0"/>
          <w:marBottom w:val="0"/>
          <w:divBdr>
            <w:top w:val="none" w:sz="0" w:space="0" w:color="auto"/>
            <w:left w:val="none" w:sz="0" w:space="0" w:color="auto"/>
            <w:bottom w:val="none" w:sz="0" w:space="0" w:color="auto"/>
            <w:right w:val="none" w:sz="0" w:space="0" w:color="auto"/>
          </w:divBdr>
        </w:div>
      </w:divsChild>
    </w:div>
    <w:div w:id="318309582">
      <w:marLeft w:val="640"/>
      <w:marRight w:val="0"/>
      <w:marTop w:val="0"/>
      <w:marBottom w:val="0"/>
      <w:divBdr>
        <w:top w:val="none" w:sz="0" w:space="0" w:color="auto"/>
        <w:left w:val="none" w:sz="0" w:space="0" w:color="auto"/>
        <w:bottom w:val="none" w:sz="0" w:space="0" w:color="auto"/>
        <w:right w:val="none" w:sz="0" w:space="0" w:color="auto"/>
      </w:divBdr>
    </w:div>
    <w:div w:id="318533227">
      <w:marLeft w:val="640"/>
      <w:marRight w:val="0"/>
      <w:marTop w:val="0"/>
      <w:marBottom w:val="0"/>
      <w:divBdr>
        <w:top w:val="none" w:sz="0" w:space="0" w:color="auto"/>
        <w:left w:val="none" w:sz="0" w:space="0" w:color="auto"/>
        <w:bottom w:val="none" w:sz="0" w:space="0" w:color="auto"/>
        <w:right w:val="none" w:sz="0" w:space="0" w:color="auto"/>
      </w:divBdr>
    </w:div>
    <w:div w:id="319231619">
      <w:marLeft w:val="640"/>
      <w:marRight w:val="0"/>
      <w:marTop w:val="0"/>
      <w:marBottom w:val="0"/>
      <w:divBdr>
        <w:top w:val="none" w:sz="0" w:space="0" w:color="auto"/>
        <w:left w:val="none" w:sz="0" w:space="0" w:color="auto"/>
        <w:bottom w:val="none" w:sz="0" w:space="0" w:color="auto"/>
        <w:right w:val="none" w:sz="0" w:space="0" w:color="auto"/>
      </w:divBdr>
    </w:div>
    <w:div w:id="320235690">
      <w:marLeft w:val="640"/>
      <w:marRight w:val="0"/>
      <w:marTop w:val="0"/>
      <w:marBottom w:val="0"/>
      <w:divBdr>
        <w:top w:val="none" w:sz="0" w:space="0" w:color="auto"/>
        <w:left w:val="none" w:sz="0" w:space="0" w:color="auto"/>
        <w:bottom w:val="none" w:sz="0" w:space="0" w:color="auto"/>
        <w:right w:val="none" w:sz="0" w:space="0" w:color="auto"/>
      </w:divBdr>
    </w:div>
    <w:div w:id="321007730">
      <w:marLeft w:val="640"/>
      <w:marRight w:val="0"/>
      <w:marTop w:val="0"/>
      <w:marBottom w:val="0"/>
      <w:divBdr>
        <w:top w:val="none" w:sz="0" w:space="0" w:color="auto"/>
        <w:left w:val="none" w:sz="0" w:space="0" w:color="auto"/>
        <w:bottom w:val="none" w:sz="0" w:space="0" w:color="auto"/>
        <w:right w:val="none" w:sz="0" w:space="0" w:color="auto"/>
      </w:divBdr>
    </w:div>
    <w:div w:id="321278964">
      <w:marLeft w:val="640"/>
      <w:marRight w:val="0"/>
      <w:marTop w:val="0"/>
      <w:marBottom w:val="0"/>
      <w:divBdr>
        <w:top w:val="none" w:sz="0" w:space="0" w:color="auto"/>
        <w:left w:val="none" w:sz="0" w:space="0" w:color="auto"/>
        <w:bottom w:val="none" w:sz="0" w:space="0" w:color="auto"/>
        <w:right w:val="none" w:sz="0" w:space="0" w:color="auto"/>
      </w:divBdr>
    </w:div>
    <w:div w:id="322314935">
      <w:marLeft w:val="640"/>
      <w:marRight w:val="0"/>
      <w:marTop w:val="0"/>
      <w:marBottom w:val="0"/>
      <w:divBdr>
        <w:top w:val="none" w:sz="0" w:space="0" w:color="auto"/>
        <w:left w:val="none" w:sz="0" w:space="0" w:color="auto"/>
        <w:bottom w:val="none" w:sz="0" w:space="0" w:color="auto"/>
        <w:right w:val="none" w:sz="0" w:space="0" w:color="auto"/>
      </w:divBdr>
    </w:div>
    <w:div w:id="322659815">
      <w:marLeft w:val="640"/>
      <w:marRight w:val="0"/>
      <w:marTop w:val="0"/>
      <w:marBottom w:val="0"/>
      <w:divBdr>
        <w:top w:val="none" w:sz="0" w:space="0" w:color="auto"/>
        <w:left w:val="none" w:sz="0" w:space="0" w:color="auto"/>
        <w:bottom w:val="none" w:sz="0" w:space="0" w:color="auto"/>
        <w:right w:val="none" w:sz="0" w:space="0" w:color="auto"/>
      </w:divBdr>
    </w:div>
    <w:div w:id="322784242">
      <w:marLeft w:val="640"/>
      <w:marRight w:val="0"/>
      <w:marTop w:val="0"/>
      <w:marBottom w:val="0"/>
      <w:divBdr>
        <w:top w:val="none" w:sz="0" w:space="0" w:color="auto"/>
        <w:left w:val="none" w:sz="0" w:space="0" w:color="auto"/>
        <w:bottom w:val="none" w:sz="0" w:space="0" w:color="auto"/>
        <w:right w:val="none" w:sz="0" w:space="0" w:color="auto"/>
      </w:divBdr>
    </w:div>
    <w:div w:id="322970727">
      <w:marLeft w:val="640"/>
      <w:marRight w:val="0"/>
      <w:marTop w:val="0"/>
      <w:marBottom w:val="0"/>
      <w:divBdr>
        <w:top w:val="none" w:sz="0" w:space="0" w:color="auto"/>
        <w:left w:val="none" w:sz="0" w:space="0" w:color="auto"/>
        <w:bottom w:val="none" w:sz="0" w:space="0" w:color="auto"/>
        <w:right w:val="none" w:sz="0" w:space="0" w:color="auto"/>
      </w:divBdr>
    </w:div>
    <w:div w:id="323314344">
      <w:marLeft w:val="640"/>
      <w:marRight w:val="0"/>
      <w:marTop w:val="0"/>
      <w:marBottom w:val="0"/>
      <w:divBdr>
        <w:top w:val="none" w:sz="0" w:space="0" w:color="auto"/>
        <w:left w:val="none" w:sz="0" w:space="0" w:color="auto"/>
        <w:bottom w:val="none" w:sz="0" w:space="0" w:color="auto"/>
        <w:right w:val="none" w:sz="0" w:space="0" w:color="auto"/>
      </w:divBdr>
    </w:div>
    <w:div w:id="323317132">
      <w:marLeft w:val="640"/>
      <w:marRight w:val="0"/>
      <w:marTop w:val="0"/>
      <w:marBottom w:val="0"/>
      <w:divBdr>
        <w:top w:val="none" w:sz="0" w:space="0" w:color="auto"/>
        <w:left w:val="none" w:sz="0" w:space="0" w:color="auto"/>
        <w:bottom w:val="none" w:sz="0" w:space="0" w:color="auto"/>
        <w:right w:val="none" w:sz="0" w:space="0" w:color="auto"/>
      </w:divBdr>
    </w:div>
    <w:div w:id="323364572">
      <w:marLeft w:val="640"/>
      <w:marRight w:val="0"/>
      <w:marTop w:val="0"/>
      <w:marBottom w:val="0"/>
      <w:divBdr>
        <w:top w:val="none" w:sz="0" w:space="0" w:color="auto"/>
        <w:left w:val="none" w:sz="0" w:space="0" w:color="auto"/>
        <w:bottom w:val="none" w:sz="0" w:space="0" w:color="auto"/>
        <w:right w:val="none" w:sz="0" w:space="0" w:color="auto"/>
      </w:divBdr>
    </w:div>
    <w:div w:id="323433841">
      <w:marLeft w:val="640"/>
      <w:marRight w:val="0"/>
      <w:marTop w:val="0"/>
      <w:marBottom w:val="0"/>
      <w:divBdr>
        <w:top w:val="none" w:sz="0" w:space="0" w:color="auto"/>
        <w:left w:val="none" w:sz="0" w:space="0" w:color="auto"/>
        <w:bottom w:val="none" w:sz="0" w:space="0" w:color="auto"/>
        <w:right w:val="none" w:sz="0" w:space="0" w:color="auto"/>
      </w:divBdr>
    </w:div>
    <w:div w:id="323707805">
      <w:marLeft w:val="640"/>
      <w:marRight w:val="0"/>
      <w:marTop w:val="0"/>
      <w:marBottom w:val="0"/>
      <w:divBdr>
        <w:top w:val="none" w:sz="0" w:space="0" w:color="auto"/>
        <w:left w:val="none" w:sz="0" w:space="0" w:color="auto"/>
        <w:bottom w:val="none" w:sz="0" w:space="0" w:color="auto"/>
        <w:right w:val="none" w:sz="0" w:space="0" w:color="auto"/>
      </w:divBdr>
    </w:div>
    <w:div w:id="323777595">
      <w:marLeft w:val="640"/>
      <w:marRight w:val="0"/>
      <w:marTop w:val="0"/>
      <w:marBottom w:val="0"/>
      <w:divBdr>
        <w:top w:val="none" w:sz="0" w:space="0" w:color="auto"/>
        <w:left w:val="none" w:sz="0" w:space="0" w:color="auto"/>
        <w:bottom w:val="none" w:sz="0" w:space="0" w:color="auto"/>
        <w:right w:val="none" w:sz="0" w:space="0" w:color="auto"/>
      </w:divBdr>
    </w:div>
    <w:div w:id="324095159">
      <w:marLeft w:val="640"/>
      <w:marRight w:val="0"/>
      <w:marTop w:val="0"/>
      <w:marBottom w:val="0"/>
      <w:divBdr>
        <w:top w:val="none" w:sz="0" w:space="0" w:color="auto"/>
        <w:left w:val="none" w:sz="0" w:space="0" w:color="auto"/>
        <w:bottom w:val="none" w:sz="0" w:space="0" w:color="auto"/>
        <w:right w:val="none" w:sz="0" w:space="0" w:color="auto"/>
      </w:divBdr>
    </w:div>
    <w:div w:id="324630892">
      <w:marLeft w:val="640"/>
      <w:marRight w:val="0"/>
      <w:marTop w:val="0"/>
      <w:marBottom w:val="0"/>
      <w:divBdr>
        <w:top w:val="none" w:sz="0" w:space="0" w:color="auto"/>
        <w:left w:val="none" w:sz="0" w:space="0" w:color="auto"/>
        <w:bottom w:val="none" w:sz="0" w:space="0" w:color="auto"/>
        <w:right w:val="none" w:sz="0" w:space="0" w:color="auto"/>
      </w:divBdr>
    </w:div>
    <w:div w:id="324863881">
      <w:marLeft w:val="640"/>
      <w:marRight w:val="0"/>
      <w:marTop w:val="0"/>
      <w:marBottom w:val="0"/>
      <w:divBdr>
        <w:top w:val="none" w:sz="0" w:space="0" w:color="auto"/>
        <w:left w:val="none" w:sz="0" w:space="0" w:color="auto"/>
        <w:bottom w:val="none" w:sz="0" w:space="0" w:color="auto"/>
        <w:right w:val="none" w:sz="0" w:space="0" w:color="auto"/>
      </w:divBdr>
    </w:div>
    <w:div w:id="326371458">
      <w:marLeft w:val="640"/>
      <w:marRight w:val="0"/>
      <w:marTop w:val="0"/>
      <w:marBottom w:val="0"/>
      <w:divBdr>
        <w:top w:val="none" w:sz="0" w:space="0" w:color="auto"/>
        <w:left w:val="none" w:sz="0" w:space="0" w:color="auto"/>
        <w:bottom w:val="none" w:sz="0" w:space="0" w:color="auto"/>
        <w:right w:val="none" w:sz="0" w:space="0" w:color="auto"/>
      </w:divBdr>
    </w:div>
    <w:div w:id="326828199">
      <w:marLeft w:val="640"/>
      <w:marRight w:val="0"/>
      <w:marTop w:val="0"/>
      <w:marBottom w:val="0"/>
      <w:divBdr>
        <w:top w:val="none" w:sz="0" w:space="0" w:color="auto"/>
        <w:left w:val="none" w:sz="0" w:space="0" w:color="auto"/>
        <w:bottom w:val="none" w:sz="0" w:space="0" w:color="auto"/>
        <w:right w:val="none" w:sz="0" w:space="0" w:color="auto"/>
      </w:divBdr>
    </w:div>
    <w:div w:id="327027862">
      <w:marLeft w:val="640"/>
      <w:marRight w:val="0"/>
      <w:marTop w:val="0"/>
      <w:marBottom w:val="0"/>
      <w:divBdr>
        <w:top w:val="none" w:sz="0" w:space="0" w:color="auto"/>
        <w:left w:val="none" w:sz="0" w:space="0" w:color="auto"/>
        <w:bottom w:val="none" w:sz="0" w:space="0" w:color="auto"/>
        <w:right w:val="none" w:sz="0" w:space="0" w:color="auto"/>
      </w:divBdr>
    </w:div>
    <w:div w:id="327515410">
      <w:marLeft w:val="640"/>
      <w:marRight w:val="0"/>
      <w:marTop w:val="0"/>
      <w:marBottom w:val="0"/>
      <w:divBdr>
        <w:top w:val="none" w:sz="0" w:space="0" w:color="auto"/>
        <w:left w:val="none" w:sz="0" w:space="0" w:color="auto"/>
        <w:bottom w:val="none" w:sz="0" w:space="0" w:color="auto"/>
        <w:right w:val="none" w:sz="0" w:space="0" w:color="auto"/>
      </w:divBdr>
    </w:div>
    <w:div w:id="328367631">
      <w:marLeft w:val="640"/>
      <w:marRight w:val="0"/>
      <w:marTop w:val="0"/>
      <w:marBottom w:val="0"/>
      <w:divBdr>
        <w:top w:val="none" w:sz="0" w:space="0" w:color="auto"/>
        <w:left w:val="none" w:sz="0" w:space="0" w:color="auto"/>
        <w:bottom w:val="none" w:sz="0" w:space="0" w:color="auto"/>
        <w:right w:val="none" w:sz="0" w:space="0" w:color="auto"/>
      </w:divBdr>
    </w:div>
    <w:div w:id="328681094">
      <w:marLeft w:val="640"/>
      <w:marRight w:val="0"/>
      <w:marTop w:val="0"/>
      <w:marBottom w:val="0"/>
      <w:divBdr>
        <w:top w:val="none" w:sz="0" w:space="0" w:color="auto"/>
        <w:left w:val="none" w:sz="0" w:space="0" w:color="auto"/>
        <w:bottom w:val="none" w:sz="0" w:space="0" w:color="auto"/>
        <w:right w:val="none" w:sz="0" w:space="0" w:color="auto"/>
      </w:divBdr>
    </w:div>
    <w:div w:id="329021739">
      <w:marLeft w:val="640"/>
      <w:marRight w:val="0"/>
      <w:marTop w:val="0"/>
      <w:marBottom w:val="0"/>
      <w:divBdr>
        <w:top w:val="none" w:sz="0" w:space="0" w:color="auto"/>
        <w:left w:val="none" w:sz="0" w:space="0" w:color="auto"/>
        <w:bottom w:val="none" w:sz="0" w:space="0" w:color="auto"/>
        <w:right w:val="none" w:sz="0" w:space="0" w:color="auto"/>
      </w:divBdr>
    </w:div>
    <w:div w:id="329333782">
      <w:marLeft w:val="640"/>
      <w:marRight w:val="0"/>
      <w:marTop w:val="0"/>
      <w:marBottom w:val="0"/>
      <w:divBdr>
        <w:top w:val="none" w:sz="0" w:space="0" w:color="auto"/>
        <w:left w:val="none" w:sz="0" w:space="0" w:color="auto"/>
        <w:bottom w:val="none" w:sz="0" w:space="0" w:color="auto"/>
        <w:right w:val="none" w:sz="0" w:space="0" w:color="auto"/>
      </w:divBdr>
    </w:div>
    <w:div w:id="329992560">
      <w:marLeft w:val="640"/>
      <w:marRight w:val="0"/>
      <w:marTop w:val="0"/>
      <w:marBottom w:val="0"/>
      <w:divBdr>
        <w:top w:val="none" w:sz="0" w:space="0" w:color="auto"/>
        <w:left w:val="none" w:sz="0" w:space="0" w:color="auto"/>
        <w:bottom w:val="none" w:sz="0" w:space="0" w:color="auto"/>
        <w:right w:val="none" w:sz="0" w:space="0" w:color="auto"/>
      </w:divBdr>
    </w:div>
    <w:div w:id="329993471">
      <w:marLeft w:val="640"/>
      <w:marRight w:val="0"/>
      <w:marTop w:val="0"/>
      <w:marBottom w:val="0"/>
      <w:divBdr>
        <w:top w:val="none" w:sz="0" w:space="0" w:color="auto"/>
        <w:left w:val="none" w:sz="0" w:space="0" w:color="auto"/>
        <w:bottom w:val="none" w:sz="0" w:space="0" w:color="auto"/>
        <w:right w:val="none" w:sz="0" w:space="0" w:color="auto"/>
      </w:divBdr>
    </w:div>
    <w:div w:id="330256899">
      <w:marLeft w:val="640"/>
      <w:marRight w:val="0"/>
      <w:marTop w:val="0"/>
      <w:marBottom w:val="0"/>
      <w:divBdr>
        <w:top w:val="none" w:sz="0" w:space="0" w:color="auto"/>
        <w:left w:val="none" w:sz="0" w:space="0" w:color="auto"/>
        <w:bottom w:val="none" w:sz="0" w:space="0" w:color="auto"/>
        <w:right w:val="none" w:sz="0" w:space="0" w:color="auto"/>
      </w:divBdr>
    </w:div>
    <w:div w:id="330569799">
      <w:marLeft w:val="640"/>
      <w:marRight w:val="0"/>
      <w:marTop w:val="0"/>
      <w:marBottom w:val="0"/>
      <w:divBdr>
        <w:top w:val="none" w:sz="0" w:space="0" w:color="auto"/>
        <w:left w:val="none" w:sz="0" w:space="0" w:color="auto"/>
        <w:bottom w:val="none" w:sz="0" w:space="0" w:color="auto"/>
        <w:right w:val="none" w:sz="0" w:space="0" w:color="auto"/>
      </w:divBdr>
    </w:div>
    <w:div w:id="330764047">
      <w:marLeft w:val="640"/>
      <w:marRight w:val="0"/>
      <w:marTop w:val="0"/>
      <w:marBottom w:val="0"/>
      <w:divBdr>
        <w:top w:val="none" w:sz="0" w:space="0" w:color="auto"/>
        <w:left w:val="none" w:sz="0" w:space="0" w:color="auto"/>
        <w:bottom w:val="none" w:sz="0" w:space="0" w:color="auto"/>
        <w:right w:val="none" w:sz="0" w:space="0" w:color="auto"/>
      </w:divBdr>
    </w:div>
    <w:div w:id="331303113">
      <w:marLeft w:val="640"/>
      <w:marRight w:val="0"/>
      <w:marTop w:val="0"/>
      <w:marBottom w:val="0"/>
      <w:divBdr>
        <w:top w:val="none" w:sz="0" w:space="0" w:color="auto"/>
        <w:left w:val="none" w:sz="0" w:space="0" w:color="auto"/>
        <w:bottom w:val="none" w:sz="0" w:space="0" w:color="auto"/>
        <w:right w:val="none" w:sz="0" w:space="0" w:color="auto"/>
      </w:divBdr>
    </w:div>
    <w:div w:id="331303818">
      <w:marLeft w:val="640"/>
      <w:marRight w:val="0"/>
      <w:marTop w:val="0"/>
      <w:marBottom w:val="0"/>
      <w:divBdr>
        <w:top w:val="none" w:sz="0" w:space="0" w:color="auto"/>
        <w:left w:val="none" w:sz="0" w:space="0" w:color="auto"/>
        <w:bottom w:val="none" w:sz="0" w:space="0" w:color="auto"/>
        <w:right w:val="none" w:sz="0" w:space="0" w:color="auto"/>
      </w:divBdr>
    </w:div>
    <w:div w:id="331379031">
      <w:marLeft w:val="640"/>
      <w:marRight w:val="0"/>
      <w:marTop w:val="0"/>
      <w:marBottom w:val="0"/>
      <w:divBdr>
        <w:top w:val="none" w:sz="0" w:space="0" w:color="auto"/>
        <w:left w:val="none" w:sz="0" w:space="0" w:color="auto"/>
        <w:bottom w:val="none" w:sz="0" w:space="0" w:color="auto"/>
        <w:right w:val="none" w:sz="0" w:space="0" w:color="auto"/>
      </w:divBdr>
    </w:div>
    <w:div w:id="331643019">
      <w:marLeft w:val="640"/>
      <w:marRight w:val="0"/>
      <w:marTop w:val="0"/>
      <w:marBottom w:val="0"/>
      <w:divBdr>
        <w:top w:val="none" w:sz="0" w:space="0" w:color="auto"/>
        <w:left w:val="none" w:sz="0" w:space="0" w:color="auto"/>
        <w:bottom w:val="none" w:sz="0" w:space="0" w:color="auto"/>
        <w:right w:val="none" w:sz="0" w:space="0" w:color="auto"/>
      </w:divBdr>
    </w:div>
    <w:div w:id="332606485">
      <w:marLeft w:val="640"/>
      <w:marRight w:val="0"/>
      <w:marTop w:val="0"/>
      <w:marBottom w:val="0"/>
      <w:divBdr>
        <w:top w:val="none" w:sz="0" w:space="0" w:color="auto"/>
        <w:left w:val="none" w:sz="0" w:space="0" w:color="auto"/>
        <w:bottom w:val="none" w:sz="0" w:space="0" w:color="auto"/>
        <w:right w:val="none" w:sz="0" w:space="0" w:color="auto"/>
      </w:divBdr>
    </w:div>
    <w:div w:id="333067362">
      <w:marLeft w:val="640"/>
      <w:marRight w:val="0"/>
      <w:marTop w:val="0"/>
      <w:marBottom w:val="0"/>
      <w:divBdr>
        <w:top w:val="none" w:sz="0" w:space="0" w:color="auto"/>
        <w:left w:val="none" w:sz="0" w:space="0" w:color="auto"/>
        <w:bottom w:val="none" w:sz="0" w:space="0" w:color="auto"/>
        <w:right w:val="none" w:sz="0" w:space="0" w:color="auto"/>
      </w:divBdr>
    </w:div>
    <w:div w:id="333075553">
      <w:marLeft w:val="640"/>
      <w:marRight w:val="0"/>
      <w:marTop w:val="0"/>
      <w:marBottom w:val="0"/>
      <w:divBdr>
        <w:top w:val="none" w:sz="0" w:space="0" w:color="auto"/>
        <w:left w:val="none" w:sz="0" w:space="0" w:color="auto"/>
        <w:bottom w:val="none" w:sz="0" w:space="0" w:color="auto"/>
        <w:right w:val="none" w:sz="0" w:space="0" w:color="auto"/>
      </w:divBdr>
    </w:div>
    <w:div w:id="333187298">
      <w:marLeft w:val="640"/>
      <w:marRight w:val="0"/>
      <w:marTop w:val="0"/>
      <w:marBottom w:val="0"/>
      <w:divBdr>
        <w:top w:val="none" w:sz="0" w:space="0" w:color="auto"/>
        <w:left w:val="none" w:sz="0" w:space="0" w:color="auto"/>
        <w:bottom w:val="none" w:sz="0" w:space="0" w:color="auto"/>
        <w:right w:val="none" w:sz="0" w:space="0" w:color="auto"/>
      </w:divBdr>
    </w:div>
    <w:div w:id="333919360">
      <w:marLeft w:val="640"/>
      <w:marRight w:val="0"/>
      <w:marTop w:val="0"/>
      <w:marBottom w:val="0"/>
      <w:divBdr>
        <w:top w:val="none" w:sz="0" w:space="0" w:color="auto"/>
        <w:left w:val="none" w:sz="0" w:space="0" w:color="auto"/>
        <w:bottom w:val="none" w:sz="0" w:space="0" w:color="auto"/>
        <w:right w:val="none" w:sz="0" w:space="0" w:color="auto"/>
      </w:divBdr>
    </w:div>
    <w:div w:id="334578281">
      <w:marLeft w:val="640"/>
      <w:marRight w:val="0"/>
      <w:marTop w:val="0"/>
      <w:marBottom w:val="0"/>
      <w:divBdr>
        <w:top w:val="none" w:sz="0" w:space="0" w:color="auto"/>
        <w:left w:val="none" w:sz="0" w:space="0" w:color="auto"/>
        <w:bottom w:val="none" w:sz="0" w:space="0" w:color="auto"/>
        <w:right w:val="none" w:sz="0" w:space="0" w:color="auto"/>
      </w:divBdr>
    </w:div>
    <w:div w:id="334767979">
      <w:marLeft w:val="640"/>
      <w:marRight w:val="0"/>
      <w:marTop w:val="0"/>
      <w:marBottom w:val="0"/>
      <w:divBdr>
        <w:top w:val="none" w:sz="0" w:space="0" w:color="auto"/>
        <w:left w:val="none" w:sz="0" w:space="0" w:color="auto"/>
        <w:bottom w:val="none" w:sz="0" w:space="0" w:color="auto"/>
        <w:right w:val="none" w:sz="0" w:space="0" w:color="auto"/>
      </w:divBdr>
    </w:div>
    <w:div w:id="335036835">
      <w:marLeft w:val="640"/>
      <w:marRight w:val="0"/>
      <w:marTop w:val="0"/>
      <w:marBottom w:val="0"/>
      <w:divBdr>
        <w:top w:val="none" w:sz="0" w:space="0" w:color="auto"/>
        <w:left w:val="none" w:sz="0" w:space="0" w:color="auto"/>
        <w:bottom w:val="none" w:sz="0" w:space="0" w:color="auto"/>
        <w:right w:val="none" w:sz="0" w:space="0" w:color="auto"/>
      </w:divBdr>
    </w:div>
    <w:div w:id="335151347">
      <w:marLeft w:val="640"/>
      <w:marRight w:val="0"/>
      <w:marTop w:val="0"/>
      <w:marBottom w:val="0"/>
      <w:divBdr>
        <w:top w:val="none" w:sz="0" w:space="0" w:color="auto"/>
        <w:left w:val="none" w:sz="0" w:space="0" w:color="auto"/>
        <w:bottom w:val="none" w:sz="0" w:space="0" w:color="auto"/>
        <w:right w:val="none" w:sz="0" w:space="0" w:color="auto"/>
      </w:divBdr>
    </w:div>
    <w:div w:id="335154631">
      <w:marLeft w:val="640"/>
      <w:marRight w:val="0"/>
      <w:marTop w:val="0"/>
      <w:marBottom w:val="0"/>
      <w:divBdr>
        <w:top w:val="none" w:sz="0" w:space="0" w:color="auto"/>
        <w:left w:val="none" w:sz="0" w:space="0" w:color="auto"/>
        <w:bottom w:val="none" w:sz="0" w:space="0" w:color="auto"/>
        <w:right w:val="none" w:sz="0" w:space="0" w:color="auto"/>
      </w:divBdr>
    </w:div>
    <w:div w:id="336152362">
      <w:marLeft w:val="640"/>
      <w:marRight w:val="0"/>
      <w:marTop w:val="0"/>
      <w:marBottom w:val="0"/>
      <w:divBdr>
        <w:top w:val="none" w:sz="0" w:space="0" w:color="auto"/>
        <w:left w:val="none" w:sz="0" w:space="0" w:color="auto"/>
        <w:bottom w:val="none" w:sz="0" w:space="0" w:color="auto"/>
        <w:right w:val="none" w:sz="0" w:space="0" w:color="auto"/>
      </w:divBdr>
    </w:div>
    <w:div w:id="336155734">
      <w:marLeft w:val="640"/>
      <w:marRight w:val="0"/>
      <w:marTop w:val="0"/>
      <w:marBottom w:val="0"/>
      <w:divBdr>
        <w:top w:val="none" w:sz="0" w:space="0" w:color="auto"/>
        <w:left w:val="none" w:sz="0" w:space="0" w:color="auto"/>
        <w:bottom w:val="none" w:sz="0" w:space="0" w:color="auto"/>
        <w:right w:val="none" w:sz="0" w:space="0" w:color="auto"/>
      </w:divBdr>
    </w:div>
    <w:div w:id="336158563">
      <w:marLeft w:val="640"/>
      <w:marRight w:val="0"/>
      <w:marTop w:val="0"/>
      <w:marBottom w:val="0"/>
      <w:divBdr>
        <w:top w:val="none" w:sz="0" w:space="0" w:color="auto"/>
        <w:left w:val="none" w:sz="0" w:space="0" w:color="auto"/>
        <w:bottom w:val="none" w:sz="0" w:space="0" w:color="auto"/>
        <w:right w:val="none" w:sz="0" w:space="0" w:color="auto"/>
      </w:divBdr>
    </w:div>
    <w:div w:id="337007924">
      <w:marLeft w:val="640"/>
      <w:marRight w:val="0"/>
      <w:marTop w:val="0"/>
      <w:marBottom w:val="0"/>
      <w:divBdr>
        <w:top w:val="none" w:sz="0" w:space="0" w:color="auto"/>
        <w:left w:val="none" w:sz="0" w:space="0" w:color="auto"/>
        <w:bottom w:val="none" w:sz="0" w:space="0" w:color="auto"/>
        <w:right w:val="none" w:sz="0" w:space="0" w:color="auto"/>
      </w:divBdr>
    </w:div>
    <w:div w:id="337125784">
      <w:marLeft w:val="640"/>
      <w:marRight w:val="0"/>
      <w:marTop w:val="0"/>
      <w:marBottom w:val="0"/>
      <w:divBdr>
        <w:top w:val="none" w:sz="0" w:space="0" w:color="auto"/>
        <w:left w:val="none" w:sz="0" w:space="0" w:color="auto"/>
        <w:bottom w:val="none" w:sz="0" w:space="0" w:color="auto"/>
        <w:right w:val="none" w:sz="0" w:space="0" w:color="auto"/>
      </w:divBdr>
    </w:div>
    <w:div w:id="337773599">
      <w:marLeft w:val="640"/>
      <w:marRight w:val="0"/>
      <w:marTop w:val="0"/>
      <w:marBottom w:val="0"/>
      <w:divBdr>
        <w:top w:val="none" w:sz="0" w:space="0" w:color="auto"/>
        <w:left w:val="none" w:sz="0" w:space="0" w:color="auto"/>
        <w:bottom w:val="none" w:sz="0" w:space="0" w:color="auto"/>
        <w:right w:val="none" w:sz="0" w:space="0" w:color="auto"/>
      </w:divBdr>
    </w:div>
    <w:div w:id="338433636">
      <w:marLeft w:val="640"/>
      <w:marRight w:val="0"/>
      <w:marTop w:val="0"/>
      <w:marBottom w:val="0"/>
      <w:divBdr>
        <w:top w:val="none" w:sz="0" w:space="0" w:color="auto"/>
        <w:left w:val="none" w:sz="0" w:space="0" w:color="auto"/>
        <w:bottom w:val="none" w:sz="0" w:space="0" w:color="auto"/>
        <w:right w:val="none" w:sz="0" w:space="0" w:color="auto"/>
      </w:divBdr>
    </w:div>
    <w:div w:id="339045212">
      <w:marLeft w:val="640"/>
      <w:marRight w:val="0"/>
      <w:marTop w:val="0"/>
      <w:marBottom w:val="0"/>
      <w:divBdr>
        <w:top w:val="none" w:sz="0" w:space="0" w:color="auto"/>
        <w:left w:val="none" w:sz="0" w:space="0" w:color="auto"/>
        <w:bottom w:val="none" w:sz="0" w:space="0" w:color="auto"/>
        <w:right w:val="none" w:sz="0" w:space="0" w:color="auto"/>
      </w:divBdr>
    </w:div>
    <w:div w:id="339086425">
      <w:marLeft w:val="640"/>
      <w:marRight w:val="0"/>
      <w:marTop w:val="0"/>
      <w:marBottom w:val="0"/>
      <w:divBdr>
        <w:top w:val="none" w:sz="0" w:space="0" w:color="auto"/>
        <w:left w:val="none" w:sz="0" w:space="0" w:color="auto"/>
        <w:bottom w:val="none" w:sz="0" w:space="0" w:color="auto"/>
        <w:right w:val="none" w:sz="0" w:space="0" w:color="auto"/>
      </w:divBdr>
    </w:div>
    <w:div w:id="339894224">
      <w:marLeft w:val="640"/>
      <w:marRight w:val="0"/>
      <w:marTop w:val="0"/>
      <w:marBottom w:val="0"/>
      <w:divBdr>
        <w:top w:val="none" w:sz="0" w:space="0" w:color="auto"/>
        <w:left w:val="none" w:sz="0" w:space="0" w:color="auto"/>
        <w:bottom w:val="none" w:sz="0" w:space="0" w:color="auto"/>
        <w:right w:val="none" w:sz="0" w:space="0" w:color="auto"/>
      </w:divBdr>
    </w:div>
    <w:div w:id="340085718">
      <w:marLeft w:val="640"/>
      <w:marRight w:val="0"/>
      <w:marTop w:val="0"/>
      <w:marBottom w:val="0"/>
      <w:divBdr>
        <w:top w:val="none" w:sz="0" w:space="0" w:color="auto"/>
        <w:left w:val="none" w:sz="0" w:space="0" w:color="auto"/>
        <w:bottom w:val="none" w:sz="0" w:space="0" w:color="auto"/>
        <w:right w:val="none" w:sz="0" w:space="0" w:color="auto"/>
      </w:divBdr>
    </w:div>
    <w:div w:id="340207517">
      <w:marLeft w:val="640"/>
      <w:marRight w:val="0"/>
      <w:marTop w:val="0"/>
      <w:marBottom w:val="0"/>
      <w:divBdr>
        <w:top w:val="none" w:sz="0" w:space="0" w:color="auto"/>
        <w:left w:val="none" w:sz="0" w:space="0" w:color="auto"/>
        <w:bottom w:val="none" w:sz="0" w:space="0" w:color="auto"/>
        <w:right w:val="none" w:sz="0" w:space="0" w:color="auto"/>
      </w:divBdr>
    </w:div>
    <w:div w:id="340862487">
      <w:marLeft w:val="640"/>
      <w:marRight w:val="0"/>
      <w:marTop w:val="0"/>
      <w:marBottom w:val="0"/>
      <w:divBdr>
        <w:top w:val="none" w:sz="0" w:space="0" w:color="auto"/>
        <w:left w:val="none" w:sz="0" w:space="0" w:color="auto"/>
        <w:bottom w:val="none" w:sz="0" w:space="0" w:color="auto"/>
        <w:right w:val="none" w:sz="0" w:space="0" w:color="auto"/>
      </w:divBdr>
    </w:div>
    <w:div w:id="341395482">
      <w:marLeft w:val="640"/>
      <w:marRight w:val="0"/>
      <w:marTop w:val="0"/>
      <w:marBottom w:val="0"/>
      <w:divBdr>
        <w:top w:val="none" w:sz="0" w:space="0" w:color="auto"/>
        <w:left w:val="none" w:sz="0" w:space="0" w:color="auto"/>
        <w:bottom w:val="none" w:sz="0" w:space="0" w:color="auto"/>
        <w:right w:val="none" w:sz="0" w:space="0" w:color="auto"/>
      </w:divBdr>
    </w:div>
    <w:div w:id="341444596">
      <w:marLeft w:val="640"/>
      <w:marRight w:val="0"/>
      <w:marTop w:val="0"/>
      <w:marBottom w:val="0"/>
      <w:divBdr>
        <w:top w:val="none" w:sz="0" w:space="0" w:color="auto"/>
        <w:left w:val="none" w:sz="0" w:space="0" w:color="auto"/>
        <w:bottom w:val="none" w:sz="0" w:space="0" w:color="auto"/>
        <w:right w:val="none" w:sz="0" w:space="0" w:color="auto"/>
      </w:divBdr>
    </w:div>
    <w:div w:id="342629563">
      <w:marLeft w:val="640"/>
      <w:marRight w:val="0"/>
      <w:marTop w:val="0"/>
      <w:marBottom w:val="0"/>
      <w:divBdr>
        <w:top w:val="none" w:sz="0" w:space="0" w:color="auto"/>
        <w:left w:val="none" w:sz="0" w:space="0" w:color="auto"/>
        <w:bottom w:val="none" w:sz="0" w:space="0" w:color="auto"/>
        <w:right w:val="none" w:sz="0" w:space="0" w:color="auto"/>
      </w:divBdr>
    </w:div>
    <w:div w:id="343244097">
      <w:marLeft w:val="640"/>
      <w:marRight w:val="0"/>
      <w:marTop w:val="0"/>
      <w:marBottom w:val="0"/>
      <w:divBdr>
        <w:top w:val="none" w:sz="0" w:space="0" w:color="auto"/>
        <w:left w:val="none" w:sz="0" w:space="0" w:color="auto"/>
        <w:bottom w:val="none" w:sz="0" w:space="0" w:color="auto"/>
        <w:right w:val="none" w:sz="0" w:space="0" w:color="auto"/>
      </w:divBdr>
    </w:div>
    <w:div w:id="343477808">
      <w:marLeft w:val="640"/>
      <w:marRight w:val="0"/>
      <w:marTop w:val="0"/>
      <w:marBottom w:val="0"/>
      <w:divBdr>
        <w:top w:val="none" w:sz="0" w:space="0" w:color="auto"/>
        <w:left w:val="none" w:sz="0" w:space="0" w:color="auto"/>
        <w:bottom w:val="none" w:sz="0" w:space="0" w:color="auto"/>
        <w:right w:val="none" w:sz="0" w:space="0" w:color="auto"/>
      </w:divBdr>
    </w:div>
    <w:div w:id="343748069">
      <w:marLeft w:val="640"/>
      <w:marRight w:val="0"/>
      <w:marTop w:val="0"/>
      <w:marBottom w:val="0"/>
      <w:divBdr>
        <w:top w:val="none" w:sz="0" w:space="0" w:color="auto"/>
        <w:left w:val="none" w:sz="0" w:space="0" w:color="auto"/>
        <w:bottom w:val="none" w:sz="0" w:space="0" w:color="auto"/>
        <w:right w:val="none" w:sz="0" w:space="0" w:color="auto"/>
      </w:divBdr>
    </w:div>
    <w:div w:id="344593436">
      <w:marLeft w:val="640"/>
      <w:marRight w:val="0"/>
      <w:marTop w:val="0"/>
      <w:marBottom w:val="0"/>
      <w:divBdr>
        <w:top w:val="none" w:sz="0" w:space="0" w:color="auto"/>
        <w:left w:val="none" w:sz="0" w:space="0" w:color="auto"/>
        <w:bottom w:val="none" w:sz="0" w:space="0" w:color="auto"/>
        <w:right w:val="none" w:sz="0" w:space="0" w:color="auto"/>
      </w:divBdr>
    </w:div>
    <w:div w:id="344674939">
      <w:marLeft w:val="640"/>
      <w:marRight w:val="0"/>
      <w:marTop w:val="0"/>
      <w:marBottom w:val="0"/>
      <w:divBdr>
        <w:top w:val="none" w:sz="0" w:space="0" w:color="auto"/>
        <w:left w:val="none" w:sz="0" w:space="0" w:color="auto"/>
        <w:bottom w:val="none" w:sz="0" w:space="0" w:color="auto"/>
        <w:right w:val="none" w:sz="0" w:space="0" w:color="auto"/>
      </w:divBdr>
    </w:div>
    <w:div w:id="345332466">
      <w:marLeft w:val="640"/>
      <w:marRight w:val="0"/>
      <w:marTop w:val="0"/>
      <w:marBottom w:val="0"/>
      <w:divBdr>
        <w:top w:val="none" w:sz="0" w:space="0" w:color="auto"/>
        <w:left w:val="none" w:sz="0" w:space="0" w:color="auto"/>
        <w:bottom w:val="none" w:sz="0" w:space="0" w:color="auto"/>
        <w:right w:val="none" w:sz="0" w:space="0" w:color="auto"/>
      </w:divBdr>
    </w:div>
    <w:div w:id="345401372">
      <w:marLeft w:val="640"/>
      <w:marRight w:val="0"/>
      <w:marTop w:val="0"/>
      <w:marBottom w:val="0"/>
      <w:divBdr>
        <w:top w:val="none" w:sz="0" w:space="0" w:color="auto"/>
        <w:left w:val="none" w:sz="0" w:space="0" w:color="auto"/>
        <w:bottom w:val="none" w:sz="0" w:space="0" w:color="auto"/>
        <w:right w:val="none" w:sz="0" w:space="0" w:color="auto"/>
      </w:divBdr>
    </w:div>
    <w:div w:id="345639792">
      <w:marLeft w:val="640"/>
      <w:marRight w:val="0"/>
      <w:marTop w:val="0"/>
      <w:marBottom w:val="0"/>
      <w:divBdr>
        <w:top w:val="none" w:sz="0" w:space="0" w:color="auto"/>
        <w:left w:val="none" w:sz="0" w:space="0" w:color="auto"/>
        <w:bottom w:val="none" w:sz="0" w:space="0" w:color="auto"/>
        <w:right w:val="none" w:sz="0" w:space="0" w:color="auto"/>
      </w:divBdr>
    </w:div>
    <w:div w:id="345789776">
      <w:marLeft w:val="640"/>
      <w:marRight w:val="0"/>
      <w:marTop w:val="0"/>
      <w:marBottom w:val="0"/>
      <w:divBdr>
        <w:top w:val="none" w:sz="0" w:space="0" w:color="auto"/>
        <w:left w:val="none" w:sz="0" w:space="0" w:color="auto"/>
        <w:bottom w:val="none" w:sz="0" w:space="0" w:color="auto"/>
        <w:right w:val="none" w:sz="0" w:space="0" w:color="auto"/>
      </w:divBdr>
    </w:div>
    <w:div w:id="345981867">
      <w:bodyDiv w:val="1"/>
      <w:marLeft w:val="0"/>
      <w:marRight w:val="0"/>
      <w:marTop w:val="0"/>
      <w:marBottom w:val="0"/>
      <w:divBdr>
        <w:top w:val="none" w:sz="0" w:space="0" w:color="auto"/>
        <w:left w:val="none" w:sz="0" w:space="0" w:color="auto"/>
        <w:bottom w:val="none" w:sz="0" w:space="0" w:color="auto"/>
        <w:right w:val="none" w:sz="0" w:space="0" w:color="auto"/>
      </w:divBdr>
    </w:div>
    <w:div w:id="345986722">
      <w:marLeft w:val="640"/>
      <w:marRight w:val="0"/>
      <w:marTop w:val="0"/>
      <w:marBottom w:val="0"/>
      <w:divBdr>
        <w:top w:val="none" w:sz="0" w:space="0" w:color="auto"/>
        <w:left w:val="none" w:sz="0" w:space="0" w:color="auto"/>
        <w:bottom w:val="none" w:sz="0" w:space="0" w:color="auto"/>
        <w:right w:val="none" w:sz="0" w:space="0" w:color="auto"/>
      </w:divBdr>
    </w:div>
    <w:div w:id="346567150">
      <w:marLeft w:val="640"/>
      <w:marRight w:val="0"/>
      <w:marTop w:val="0"/>
      <w:marBottom w:val="0"/>
      <w:divBdr>
        <w:top w:val="none" w:sz="0" w:space="0" w:color="auto"/>
        <w:left w:val="none" w:sz="0" w:space="0" w:color="auto"/>
        <w:bottom w:val="none" w:sz="0" w:space="0" w:color="auto"/>
        <w:right w:val="none" w:sz="0" w:space="0" w:color="auto"/>
      </w:divBdr>
    </w:div>
    <w:div w:id="347409129">
      <w:marLeft w:val="640"/>
      <w:marRight w:val="0"/>
      <w:marTop w:val="0"/>
      <w:marBottom w:val="0"/>
      <w:divBdr>
        <w:top w:val="none" w:sz="0" w:space="0" w:color="auto"/>
        <w:left w:val="none" w:sz="0" w:space="0" w:color="auto"/>
        <w:bottom w:val="none" w:sz="0" w:space="0" w:color="auto"/>
        <w:right w:val="none" w:sz="0" w:space="0" w:color="auto"/>
      </w:divBdr>
    </w:div>
    <w:div w:id="347560842">
      <w:marLeft w:val="640"/>
      <w:marRight w:val="0"/>
      <w:marTop w:val="0"/>
      <w:marBottom w:val="0"/>
      <w:divBdr>
        <w:top w:val="none" w:sz="0" w:space="0" w:color="auto"/>
        <w:left w:val="none" w:sz="0" w:space="0" w:color="auto"/>
        <w:bottom w:val="none" w:sz="0" w:space="0" w:color="auto"/>
        <w:right w:val="none" w:sz="0" w:space="0" w:color="auto"/>
      </w:divBdr>
    </w:div>
    <w:div w:id="347756415">
      <w:bodyDiv w:val="1"/>
      <w:marLeft w:val="0"/>
      <w:marRight w:val="0"/>
      <w:marTop w:val="0"/>
      <w:marBottom w:val="0"/>
      <w:divBdr>
        <w:top w:val="none" w:sz="0" w:space="0" w:color="auto"/>
        <w:left w:val="none" w:sz="0" w:space="0" w:color="auto"/>
        <w:bottom w:val="none" w:sz="0" w:space="0" w:color="auto"/>
        <w:right w:val="none" w:sz="0" w:space="0" w:color="auto"/>
      </w:divBdr>
    </w:div>
    <w:div w:id="347830719">
      <w:marLeft w:val="640"/>
      <w:marRight w:val="0"/>
      <w:marTop w:val="0"/>
      <w:marBottom w:val="0"/>
      <w:divBdr>
        <w:top w:val="none" w:sz="0" w:space="0" w:color="auto"/>
        <w:left w:val="none" w:sz="0" w:space="0" w:color="auto"/>
        <w:bottom w:val="none" w:sz="0" w:space="0" w:color="auto"/>
        <w:right w:val="none" w:sz="0" w:space="0" w:color="auto"/>
      </w:divBdr>
    </w:div>
    <w:div w:id="348409720">
      <w:marLeft w:val="640"/>
      <w:marRight w:val="0"/>
      <w:marTop w:val="0"/>
      <w:marBottom w:val="0"/>
      <w:divBdr>
        <w:top w:val="none" w:sz="0" w:space="0" w:color="auto"/>
        <w:left w:val="none" w:sz="0" w:space="0" w:color="auto"/>
        <w:bottom w:val="none" w:sz="0" w:space="0" w:color="auto"/>
        <w:right w:val="none" w:sz="0" w:space="0" w:color="auto"/>
      </w:divBdr>
    </w:div>
    <w:div w:id="348487216">
      <w:marLeft w:val="640"/>
      <w:marRight w:val="0"/>
      <w:marTop w:val="0"/>
      <w:marBottom w:val="0"/>
      <w:divBdr>
        <w:top w:val="none" w:sz="0" w:space="0" w:color="auto"/>
        <w:left w:val="none" w:sz="0" w:space="0" w:color="auto"/>
        <w:bottom w:val="none" w:sz="0" w:space="0" w:color="auto"/>
        <w:right w:val="none" w:sz="0" w:space="0" w:color="auto"/>
      </w:divBdr>
    </w:div>
    <w:div w:id="349525367">
      <w:marLeft w:val="640"/>
      <w:marRight w:val="0"/>
      <w:marTop w:val="0"/>
      <w:marBottom w:val="0"/>
      <w:divBdr>
        <w:top w:val="none" w:sz="0" w:space="0" w:color="auto"/>
        <w:left w:val="none" w:sz="0" w:space="0" w:color="auto"/>
        <w:bottom w:val="none" w:sz="0" w:space="0" w:color="auto"/>
        <w:right w:val="none" w:sz="0" w:space="0" w:color="auto"/>
      </w:divBdr>
    </w:div>
    <w:div w:id="349570311">
      <w:marLeft w:val="640"/>
      <w:marRight w:val="0"/>
      <w:marTop w:val="0"/>
      <w:marBottom w:val="0"/>
      <w:divBdr>
        <w:top w:val="none" w:sz="0" w:space="0" w:color="auto"/>
        <w:left w:val="none" w:sz="0" w:space="0" w:color="auto"/>
        <w:bottom w:val="none" w:sz="0" w:space="0" w:color="auto"/>
        <w:right w:val="none" w:sz="0" w:space="0" w:color="auto"/>
      </w:divBdr>
    </w:div>
    <w:div w:id="349642671">
      <w:marLeft w:val="640"/>
      <w:marRight w:val="0"/>
      <w:marTop w:val="0"/>
      <w:marBottom w:val="0"/>
      <w:divBdr>
        <w:top w:val="none" w:sz="0" w:space="0" w:color="auto"/>
        <w:left w:val="none" w:sz="0" w:space="0" w:color="auto"/>
        <w:bottom w:val="none" w:sz="0" w:space="0" w:color="auto"/>
        <w:right w:val="none" w:sz="0" w:space="0" w:color="auto"/>
      </w:divBdr>
    </w:div>
    <w:div w:id="349911137">
      <w:marLeft w:val="640"/>
      <w:marRight w:val="0"/>
      <w:marTop w:val="0"/>
      <w:marBottom w:val="0"/>
      <w:divBdr>
        <w:top w:val="none" w:sz="0" w:space="0" w:color="auto"/>
        <w:left w:val="none" w:sz="0" w:space="0" w:color="auto"/>
        <w:bottom w:val="none" w:sz="0" w:space="0" w:color="auto"/>
        <w:right w:val="none" w:sz="0" w:space="0" w:color="auto"/>
      </w:divBdr>
    </w:div>
    <w:div w:id="350185555">
      <w:marLeft w:val="640"/>
      <w:marRight w:val="0"/>
      <w:marTop w:val="0"/>
      <w:marBottom w:val="0"/>
      <w:divBdr>
        <w:top w:val="none" w:sz="0" w:space="0" w:color="auto"/>
        <w:left w:val="none" w:sz="0" w:space="0" w:color="auto"/>
        <w:bottom w:val="none" w:sz="0" w:space="0" w:color="auto"/>
        <w:right w:val="none" w:sz="0" w:space="0" w:color="auto"/>
      </w:divBdr>
    </w:div>
    <w:div w:id="350304625">
      <w:marLeft w:val="640"/>
      <w:marRight w:val="0"/>
      <w:marTop w:val="0"/>
      <w:marBottom w:val="0"/>
      <w:divBdr>
        <w:top w:val="none" w:sz="0" w:space="0" w:color="auto"/>
        <w:left w:val="none" w:sz="0" w:space="0" w:color="auto"/>
        <w:bottom w:val="none" w:sz="0" w:space="0" w:color="auto"/>
        <w:right w:val="none" w:sz="0" w:space="0" w:color="auto"/>
      </w:divBdr>
    </w:div>
    <w:div w:id="350421254">
      <w:marLeft w:val="640"/>
      <w:marRight w:val="0"/>
      <w:marTop w:val="0"/>
      <w:marBottom w:val="0"/>
      <w:divBdr>
        <w:top w:val="none" w:sz="0" w:space="0" w:color="auto"/>
        <w:left w:val="none" w:sz="0" w:space="0" w:color="auto"/>
        <w:bottom w:val="none" w:sz="0" w:space="0" w:color="auto"/>
        <w:right w:val="none" w:sz="0" w:space="0" w:color="auto"/>
      </w:divBdr>
    </w:div>
    <w:div w:id="350761625">
      <w:marLeft w:val="640"/>
      <w:marRight w:val="0"/>
      <w:marTop w:val="0"/>
      <w:marBottom w:val="0"/>
      <w:divBdr>
        <w:top w:val="none" w:sz="0" w:space="0" w:color="auto"/>
        <w:left w:val="none" w:sz="0" w:space="0" w:color="auto"/>
        <w:bottom w:val="none" w:sz="0" w:space="0" w:color="auto"/>
        <w:right w:val="none" w:sz="0" w:space="0" w:color="auto"/>
      </w:divBdr>
    </w:div>
    <w:div w:id="352342224">
      <w:marLeft w:val="640"/>
      <w:marRight w:val="0"/>
      <w:marTop w:val="0"/>
      <w:marBottom w:val="0"/>
      <w:divBdr>
        <w:top w:val="none" w:sz="0" w:space="0" w:color="auto"/>
        <w:left w:val="none" w:sz="0" w:space="0" w:color="auto"/>
        <w:bottom w:val="none" w:sz="0" w:space="0" w:color="auto"/>
        <w:right w:val="none" w:sz="0" w:space="0" w:color="auto"/>
      </w:divBdr>
    </w:div>
    <w:div w:id="352927605">
      <w:marLeft w:val="640"/>
      <w:marRight w:val="0"/>
      <w:marTop w:val="0"/>
      <w:marBottom w:val="0"/>
      <w:divBdr>
        <w:top w:val="none" w:sz="0" w:space="0" w:color="auto"/>
        <w:left w:val="none" w:sz="0" w:space="0" w:color="auto"/>
        <w:bottom w:val="none" w:sz="0" w:space="0" w:color="auto"/>
        <w:right w:val="none" w:sz="0" w:space="0" w:color="auto"/>
      </w:divBdr>
    </w:div>
    <w:div w:id="353194093">
      <w:marLeft w:val="640"/>
      <w:marRight w:val="0"/>
      <w:marTop w:val="0"/>
      <w:marBottom w:val="0"/>
      <w:divBdr>
        <w:top w:val="none" w:sz="0" w:space="0" w:color="auto"/>
        <w:left w:val="none" w:sz="0" w:space="0" w:color="auto"/>
        <w:bottom w:val="none" w:sz="0" w:space="0" w:color="auto"/>
        <w:right w:val="none" w:sz="0" w:space="0" w:color="auto"/>
      </w:divBdr>
    </w:div>
    <w:div w:id="353311576">
      <w:marLeft w:val="640"/>
      <w:marRight w:val="0"/>
      <w:marTop w:val="0"/>
      <w:marBottom w:val="0"/>
      <w:divBdr>
        <w:top w:val="none" w:sz="0" w:space="0" w:color="auto"/>
        <w:left w:val="none" w:sz="0" w:space="0" w:color="auto"/>
        <w:bottom w:val="none" w:sz="0" w:space="0" w:color="auto"/>
        <w:right w:val="none" w:sz="0" w:space="0" w:color="auto"/>
      </w:divBdr>
    </w:div>
    <w:div w:id="353918309">
      <w:marLeft w:val="640"/>
      <w:marRight w:val="0"/>
      <w:marTop w:val="0"/>
      <w:marBottom w:val="0"/>
      <w:divBdr>
        <w:top w:val="none" w:sz="0" w:space="0" w:color="auto"/>
        <w:left w:val="none" w:sz="0" w:space="0" w:color="auto"/>
        <w:bottom w:val="none" w:sz="0" w:space="0" w:color="auto"/>
        <w:right w:val="none" w:sz="0" w:space="0" w:color="auto"/>
      </w:divBdr>
    </w:div>
    <w:div w:id="353961425">
      <w:marLeft w:val="640"/>
      <w:marRight w:val="0"/>
      <w:marTop w:val="0"/>
      <w:marBottom w:val="0"/>
      <w:divBdr>
        <w:top w:val="none" w:sz="0" w:space="0" w:color="auto"/>
        <w:left w:val="none" w:sz="0" w:space="0" w:color="auto"/>
        <w:bottom w:val="none" w:sz="0" w:space="0" w:color="auto"/>
        <w:right w:val="none" w:sz="0" w:space="0" w:color="auto"/>
      </w:divBdr>
    </w:div>
    <w:div w:id="354186454">
      <w:marLeft w:val="640"/>
      <w:marRight w:val="0"/>
      <w:marTop w:val="0"/>
      <w:marBottom w:val="0"/>
      <w:divBdr>
        <w:top w:val="none" w:sz="0" w:space="0" w:color="auto"/>
        <w:left w:val="none" w:sz="0" w:space="0" w:color="auto"/>
        <w:bottom w:val="none" w:sz="0" w:space="0" w:color="auto"/>
        <w:right w:val="none" w:sz="0" w:space="0" w:color="auto"/>
      </w:divBdr>
    </w:div>
    <w:div w:id="354506656">
      <w:marLeft w:val="640"/>
      <w:marRight w:val="0"/>
      <w:marTop w:val="0"/>
      <w:marBottom w:val="0"/>
      <w:divBdr>
        <w:top w:val="none" w:sz="0" w:space="0" w:color="auto"/>
        <w:left w:val="none" w:sz="0" w:space="0" w:color="auto"/>
        <w:bottom w:val="none" w:sz="0" w:space="0" w:color="auto"/>
        <w:right w:val="none" w:sz="0" w:space="0" w:color="auto"/>
      </w:divBdr>
    </w:div>
    <w:div w:id="354507088">
      <w:marLeft w:val="640"/>
      <w:marRight w:val="0"/>
      <w:marTop w:val="0"/>
      <w:marBottom w:val="0"/>
      <w:divBdr>
        <w:top w:val="none" w:sz="0" w:space="0" w:color="auto"/>
        <w:left w:val="none" w:sz="0" w:space="0" w:color="auto"/>
        <w:bottom w:val="none" w:sz="0" w:space="0" w:color="auto"/>
        <w:right w:val="none" w:sz="0" w:space="0" w:color="auto"/>
      </w:divBdr>
    </w:div>
    <w:div w:id="355039724">
      <w:marLeft w:val="640"/>
      <w:marRight w:val="0"/>
      <w:marTop w:val="0"/>
      <w:marBottom w:val="0"/>
      <w:divBdr>
        <w:top w:val="none" w:sz="0" w:space="0" w:color="auto"/>
        <w:left w:val="none" w:sz="0" w:space="0" w:color="auto"/>
        <w:bottom w:val="none" w:sz="0" w:space="0" w:color="auto"/>
        <w:right w:val="none" w:sz="0" w:space="0" w:color="auto"/>
      </w:divBdr>
    </w:div>
    <w:div w:id="355618841">
      <w:marLeft w:val="640"/>
      <w:marRight w:val="0"/>
      <w:marTop w:val="0"/>
      <w:marBottom w:val="0"/>
      <w:divBdr>
        <w:top w:val="none" w:sz="0" w:space="0" w:color="auto"/>
        <w:left w:val="none" w:sz="0" w:space="0" w:color="auto"/>
        <w:bottom w:val="none" w:sz="0" w:space="0" w:color="auto"/>
        <w:right w:val="none" w:sz="0" w:space="0" w:color="auto"/>
      </w:divBdr>
    </w:div>
    <w:div w:id="356582278">
      <w:marLeft w:val="640"/>
      <w:marRight w:val="0"/>
      <w:marTop w:val="0"/>
      <w:marBottom w:val="0"/>
      <w:divBdr>
        <w:top w:val="none" w:sz="0" w:space="0" w:color="auto"/>
        <w:left w:val="none" w:sz="0" w:space="0" w:color="auto"/>
        <w:bottom w:val="none" w:sz="0" w:space="0" w:color="auto"/>
        <w:right w:val="none" w:sz="0" w:space="0" w:color="auto"/>
      </w:divBdr>
    </w:div>
    <w:div w:id="356781331">
      <w:marLeft w:val="640"/>
      <w:marRight w:val="0"/>
      <w:marTop w:val="0"/>
      <w:marBottom w:val="0"/>
      <w:divBdr>
        <w:top w:val="none" w:sz="0" w:space="0" w:color="auto"/>
        <w:left w:val="none" w:sz="0" w:space="0" w:color="auto"/>
        <w:bottom w:val="none" w:sz="0" w:space="0" w:color="auto"/>
        <w:right w:val="none" w:sz="0" w:space="0" w:color="auto"/>
      </w:divBdr>
    </w:div>
    <w:div w:id="356857565">
      <w:marLeft w:val="640"/>
      <w:marRight w:val="0"/>
      <w:marTop w:val="0"/>
      <w:marBottom w:val="0"/>
      <w:divBdr>
        <w:top w:val="none" w:sz="0" w:space="0" w:color="auto"/>
        <w:left w:val="none" w:sz="0" w:space="0" w:color="auto"/>
        <w:bottom w:val="none" w:sz="0" w:space="0" w:color="auto"/>
        <w:right w:val="none" w:sz="0" w:space="0" w:color="auto"/>
      </w:divBdr>
    </w:div>
    <w:div w:id="356929733">
      <w:marLeft w:val="640"/>
      <w:marRight w:val="0"/>
      <w:marTop w:val="0"/>
      <w:marBottom w:val="0"/>
      <w:divBdr>
        <w:top w:val="none" w:sz="0" w:space="0" w:color="auto"/>
        <w:left w:val="none" w:sz="0" w:space="0" w:color="auto"/>
        <w:bottom w:val="none" w:sz="0" w:space="0" w:color="auto"/>
        <w:right w:val="none" w:sz="0" w:space="0" w:color="auto"/>
      </w:divBdr>
    </w:div>
    <w:div w:id="357050203">
      <w:marLeft w:val="640"/>
      <w:marRight w:val="0"/>
      <w:marTop w:val="0"/>
      <w:marBottom w:val="0"/>
      <w:divBdr>
        <w:top w:val="none" w:sz="0" w:space="0" w:color="auto"/>
        <w:left w:val="none" w:sz="0" w:space="0" w:color="auto"/>
        <w:bottom w:val="none" w:sz="0" w:space="0" w:color="auto"/>
        <w:right w:val="none" w:sz="0" w:space="0" w:color="auto"/>
      </w:divBdr>
    </w:div>
    <w:div w:id="357775669">
      <w:marLeft w:val="640"/>
      <w:marRight w:val="0"/>
      <w:marTop w:val="0"/>
      <w:marBottom w:val="0"/>
      <w:divBdr>
        <w:top w:val="none" w:sz="0" w:space="0" w:color="auto"/>
        <w:left w:val="none" w:sz="0" w:space="0" w:color="auto"/>
        <w:bottom w:val="none" w:sz="0" w:space="0" w:color="auto"/>
        <w:right w:val="none" w:sz="0" w:space="0" w:color="auto"/>
      </w:divBdr>
    </w:div>
    <w:div w:id="357970825">
      <w:marLeft w:val="640"/>
      <w:marRight w:val="0"/>
      <w:marTop w:val="0"/>
      <w:marBottom w:val="0"/>
      <w:divBdr>
        <w:top w:val="none" w:sz="0" w:space="0" w:color="auto"/>
        <w:left w:val="none" w:sz="0" w:space="0" w:color="auto"/>
        <w:bottom w:val="none" w:sz="0" w:space="0" w:color="auto"/>
        <w:right w:val="none" w:sz="0" w:space="0" w:color="auto"/>
      </w:divBdr>
    </w:div>
    <w:div w:id="358288246">
      <w:marLeft w:val="640"/>
      <w:marRight w:val="0"/>
      <w:marTop w:val="0"/>
      <w:marBottom w:val="0"/>
      <w:divBdr>
        <w:top w:val="none" w:sz="0" w:space="0" w:color="auto"/>
        <w:left w:val="none" w:sz="0" w:space="0" w:color="auto"/>
        <w:bottom w:val="none" w:sz="0" w:space="0" w:color="auto"/>
        <w:right w:val="none" w:sz="0" w:space="0" w:color="auto"/>
      </w:divBdr>
    </w:div>
    <w:div w:id="358313080">
      <w:marLeft w:val="640"/>
      <w:marRight w:val="0"/>
      <w:marTop w:val="0"/>
      <w:marBottom w:val="0"/>
      <w:divBdr>
        <w:top w:val="none" w:sz="0" w:space="0" w:color="auto"/>
        <w:left w:val="none" w:sz="0" w:space="0" w:color="auto"/>
        <w:bottom w:val="none" w:sz="0" w:space="0" w:color="auto"/>
        <w:right w:val="none" w:sz="0" w:space="0" w:color="auto"/>
      </w:divBdr>
    </w:div>
    <w:div w:id="358432430">
      <w:marLeft w:val="640"/>
      <w:marRight w:val="0"/>
      <w:marTop w:val="0"/>
      <w:marBottom w:val="0"/>
      <w:divBdr>
        <w:top w:val="none" w:sz="0" w:space="0" w:color="auto"/>
        <w:left w:val="none" w:sz="0" w:space="0" w:color="auto"/>
        <w:bottom w:val="none" w:sz="0" w:space="0" w:color="auto"/>
        <w:right w:val="none" w:sz="0" w:space="0" w:color="auto"/>
      </w:divBdr>
    </w:div>
    <w:div w:id="358549908">
      <w:marLeft w:val="640"/>
      <w:marRight w:val="0"/>
      <w:marTop w:val="0"/>
      <w:marBottom w:val="0"/>
      <w:divBdr>
        <w:top w:val="none" w:sz="0" w:space="0" w:color="auto"/>
        <w:left w:val="none" w:sz="0" w:space="0" w:color="auto"/>
        <w:bottom w:val="none" w:sz="0" w:space="0" w:color="auto"/>
        <w:right w:val="none" w:sz="0" w:space="0" w:color="auto"/>
      </w:divBdr>
    </w:div>
    <w:div w:id="359016535">
      <w:marLeft w:val="640"/>
      <w:marRight w:val="0"/>
      <w:marTop w:val="0"/>
      <w:marBottom w:val="0"/>
      <w:divBdr>
        <w:top w:val="none" w:sz="0" w:space="0" w:color="auto"/>
        <w:left w:val="none" w:sz="0" w:space="0" w:color="auto"/>
        <w:bottom w:val="none" w:sz="0" w:space="0" w:color="auto"/>
        <w:right w:val="none" w:sz="0" w:space="0" w:color="auto"/>
      </w:divBdr>
    </w:div>
    <w:div w:id="359084515">
      <w:marLeft w:val="640"/>
      <w:marRight w:val="0"/>
      <w:marTop w:val="0"/>
      <w:marBottom w:val="0"/>
      <w:divBdr>
        <w:top w:val="none" w:sz="0" w:space="0" w:color="auto"/>
        <w:left w:val="none" w:sz="0" w:space="0" w:color="auto"/>
        <w:bottom w:val="none" w:sz="0" w:space="0" w:color="auto"/>
        <w:right w:val="none" w:sz="0" w:space="0" w:color="auto"/>
      </w:divBdr>
    </w:div>
    <w:div w:id="359598807">
      <w:marLeft w:val="640"/>
      <w:marRight w:val="0"/>
      <w:marTop w:val="0"/>
      <w:marBottom w:val="0"/>
      <w:divBdr>
        <w:top w:val="none" w:sz="0" w:space="0" w:color="auto"/>
        <w:left w:val="none" w:sz="0" w:space="0" w:color="auto"/>
        <w:bottom w:val="none" w:sz="0" w:space="0" w:color="auto"/>
        <w:right w:val="none" w:sz="0" w:space="0" w:color="auto"/>
      </w:divBdr>
    </w:div>
    <w:div w:id="359859604">
      <w:marLeft w:val="640"/>
      <w:marRight w:val="0"/>
      <w:marTop w:val="0"/>
      <w:marBottom w:val="0"/>
      <w:divBdr>
        <w:top w:val="none" w:sz="0" w:space="0" w:color="auto"/>
        <w:left w:val="none" w:sz="0" w:space="0" w:color="auto"/>
        <w:bottom w:val="none" w:sz="0" w:space="0" w:color="auto"/>
        <w:right w:val="none" w:sz="0" w:space="0" w:color="auto"/>
      </w:divBdr>
    </w:div>
    <w:div w:id="360206742">
      <w:marLeft w:val="640"/>
      <w:marRight w:val="0"/>
      <w:marTop w:val="0"/>
      <w:marBottom w:val="0"/>
      <w:divBdr>
        <w:top w:val="none" w:sz="0" w:space="0" w:color="auto"/>
        <w:left w:val="none" w:sz="0" w:space="0" w:color="auto"/>
        <w:bottom w:val="none" w:sz="0" w:space="0" w:color="auto"/>
        <w:right w:val="none" w:sz="0" w:space="0" w:color="auto"/>
      </w:divBdr>
    </w:div>
    <w:div w:id="360470430">
      <w:marLeft w:val="640"/>
      <w:marRight w:val="0"/>
      <w:marTop w:val="0"/>
      <w:marBottom w:val="0"/>
      <w:divBdr>
        <w:top w:val="none" w:sz="0" w:space="0" w:color="auto"/>
        <w:left w:val="none" w:sz="0" w:space="0" w:color="auto"/>
        <w:bottom w:val="none" w:sz="0" w:space="0" w:color="auto"/>
        <w:right w:val="none" w:sz="0" w:space="0" w:color="auto"/>
      </w:divBdr>
    </w:div>
    <w:div w:id="360478609">
      <w:marLeft w:val="640"/>
      <w:marRight w:val="0"/>
      <w:marTop w:val="0"/>
      <w:marBottom w:val="0"/>
      <w:divBdr>
        <w:top w:val="none" w:sz="0" w:space="0" w:color="auto"/>
        <w:left w:val="none" w:sz="0" w:space="0" w:color="auto"/>
        <w:bottom w:val="none" w:sz="0" w:space="0" w:color="auto"/>
        <w:right w:val="none" w:sz="0" w:space="0" w:color="auto"/>
      </w:divBdr>
    </w:div>
    <w:div w:id="361907159">
      <w:marLeft w:val="640"/>
      <w:marRight w:val="0"/>
      <w:marTop w:val="0"/>
      <w:marBottom w:val="0"/>
      <w:divBdr>
        <w:top w:val="none" w:sz="0" w:space="0" w:color="auto"/>
        <w:left w:val="none" w:sz="0" w:space="0" w:color="auto"/>
        <w:bottom w:val="none" w:sz="0" w:space="0" w:color="auto"/>
        <w:right w:val="none" w:sz="0" w:space="0" w:color="auto"/>
      </w:divBdr>
    </w:div>
    <w:div w:id="362169708">
      <w:marLeft w:val="640"/>
      <w:marRight w:val="0"/>
      <w:marTop w:val="0"/>
      <w:marBottom w:val="0"/>
      <w:divBdr>
        <w:top w:val="none" w:sz="0" w:space="0" w:color="auto"/>
        <w:left w:val="none" w:sz="0" w:space="0" w:color="auto"/>
        <w:bottom w:val="none" w:sz="0" w:space="0" w:color="auto"/>
        <w:right w:val="none" w:sz="0" w:space="0" w:color="auto"/>
      </w:divBdr>
    </w:div>
    <w:div w:id="362873277">
      <w:marLeft w:val="640"/>
      <w:marRight w:val="0"/>
      <w:marTop w:val="0"/>
      <w:marBottom w:val="0"/>
      <w:divBdr>
        <w:top w:val="none" w:sz="0" w:space="0" w:color="auto"/>
        <w:left w:val="none" w:sz="0" w:space="0" w:color="auto"/>
        <w:bottom w:val="none" w:sz="0" w:space="0" w:color="auto"/>
        <w:right w:val="none" w:sz="0" w:space="0" w:color="auto"/>
      </w:divBdr>
    </w:div>
    <w:div w:id="363214438">
      <w:marLeft w:val="640"/>
      <w:marRight w:val="0"/>
      <w:marTop w:val="0"/>
      <w:marBottom w:val="0"/>
      <w:divBdr>
        <w:top w:val="none" w:sz="0" w:space="0" w:color="auto"/>
        <w:left w:val="none" w:sz="0" w:space="0" w:color="auto"/>
        <w:bottom w:val="none" w:sz="0" w:space="0" w:color="auto"/>
        <w:right w:val="none" w:sz="0" w:space="0" w:color="auto"/>
      </w:divBdr>
    </w:div>
    <w:div w:id="363218309">
      <w:marLeft w:val="640"/>
      <w:marRight w:val="0"/>
      <w:marTop w:val="0"/>
      <w:marBottom w:val="0"/>
      <w:divBdr>
        <w:top w:val="none" w:sz="0" w:space="0" w:color="auto"/>
        <w:left w:val="none" w:sz="0" w:space="0" w:color="auto"/>
        <w:bottom w:val="none" w:sz="0" w:space="0" w:color="auto"/>
        <w:right w:val="none" w:sz="0" w:space="0" w:color="auto"/>
      </w:divBdr>
    </w:div>
    <w:div w:id="363559270">
      <w:marLeft w:val="640"/>
      <w:marRight w:val="0"/>
      <w:marTop w:val="0"/>
      <w:marBottom w:val="0"/>
      <w:divBdr>
        <w:top w:val="none" w:sz="0" w:space="0" w:color="auto"/>
        <w:left w:val="none" w:sz="0" w:space="0" w:color="auto"/>
        <w:bottom w:val="none" w:sz="0" w:space="0" w:color="auto"/>
        <w:right w:val="none" w:sz="0" w:space="0" w:color="auto"/>
      </w:divBdr>
    </w:div>
    <w:div w:id="364411075">
      <w:marLeft w:val="640"/>
      <w:marRight w:val="0"/>
      <w:marTop w:val="0"/>
      <w:marBottom w:val="0"/>
      <w:divBdr>
        <w:top w:val="none" w:sz="0" w:space="0" w:color="auto"/>
        <w:left w:val="none" w:sz="0" w:space="0" w:color="auto"/>
        <w:bottom w:val="none" w:sz="0" w:space="0" w:color="auto"/>
        <w:right w:val="none" w:sz="0" w:space="0" w:color="auto"/>
      </w:divBdr>
    </w:div>
    <w:div w:id="364451146">
      <w:marLeft w:val="640"/>
      <w:marRight w:val="0"/>
      <w:marTop w:val="0"/>
      <w:marBottom w:val="0"/>
      <w:divBdr>
        <w:top w:val="none" w:sz="0" w:space="0" w:color="auto"/>
        <w:left w:val="none" w:sz="0" w:space="0" w:color="auto"/>
        <w:bottom w:val="none" w:sz="0" w:space="0" w:color="auto"/>
        <w:right w:val="none" w:sz="0" w:space="0" w:color="auto"/>
      </w:divBdr>
    </w:div>
    <w:div w:id="364452923">
      <w:marLeft w:val="640"/>
      <w:marRight w:val="0"/>
      <w:marTop w:val="0"/>
      <w:marBottom w:val="0"/>
      <w:divBdr>
        <w:top w:val="none" w:sz="0" w:space="0" w:color="auto"/>
        <w:left w:val="none" w:sz="0" w:space="0" w:color="auto"/>
        <w:bottom w:val="none" w:sz="0" w:space="0" w:color="auto"/>
        <w:right w:val="none" w:sz="0" w:space="0" w:color="auto"/>
      </w:divBdr>
    </w:div>
    <w:div w:id="364907579">
      <w:marLeft w:val="640"/>
      <w:marRight w:val="0"/>
      <w:marTop w:val="0"/>
      <w:marBottom w:val="0"/>
      <w:divBdr>
        <w:top w:val="none" w:sz="0" w:space="0" w:color="auto"/>
        <w:left w:val="none" w:sz="0" w:space="0" w:color="auto"/>
        <w:bottom w:val="none" w:sz="0" w:space="0" w:color="auto"/>
        <w:right w:val="none" w:sz="0" w:space="0" w:color="auto"/>
      </w:divBdr>
    </w:div>
    <w:div w:id="367223924">
      <w:marLeft w:val="640"/>
      <w:marRight w:val="0"/>
      <w:marTop w:val="0"/>
      <w:marBottom w:val="0"/>
      <w:divBdr>
        <w:top w:val="none" w:sz="0" w:space="0" w:color="auto"/>
        <w:left w:val="none" w:sz="0" w:space="0" w:color="auto"/>
        <w:bottom w:val="none" w:sz="0" w:space="0" w:color="auto"/>
        <w:right w:val="none" w:sz="0" w:space="0" w:color="auto"/>
      </w:divBdr>
    </w:div>
    <w:div w:id="367530678">
      <w:marLeft w:val="640"/>
      <w:marRight w:val="0"/>
      <w:marTop w:val="0"/>
      <w:marBottom w:val="0"/>
      <w:divBdr>
        <w:top w:val="none" w:sz="0" w:space="0" w:color="auto"/>
        <w:left w:val="none" w:sz="0" w:space="0" w:color="auto"/>
        <w:bottom w:val="none" w:sz="0" w:space="0" w:color="auto"/>
        <w:right w:val="none" w:sz="0" w:space="0" w:color="auto"/>
      </w:divBdr>
    </w:div>
    <w:div w:id="367876905">
      <w:marLeft w:val="640"/>
      <w:marRight w:val="0"/>
      <w:marTop w:val="0"/>
      <w:marBottom w:val="0"/>
      <w:divBdr>
        <w:top w:val="none" w:sz="0" w:space="0" w:color="auto"/>
        <w:left w:val="none" w:sz="0" w:space="0" w:color="auto"/>
        <w:bottom w:val="none" w:sz="0" w:space="0" w:color="auto"/>
        <w:right w:val="none" w:sz="0" w:space="0" w:color="auto"/>
      </w:divBdr>
    </w:div>
    <w:div w:id="367921253">
      <w:marLeft w:val="640"/>
      <w:marRight w:val="0"/>
      <w:marTop w:val="0"/>
      <w:marBottom w:val="0"/>
      <w:divBdr>
        <w:top w:val="none" w:sz="0" w:space="0" w:color="auto"/>
        <w:left w:val="none" w:sz="0" w:space="0" w:color="auto"/>
        <w:bottom w:val="none" w:sz="0" w:space="0" w:color="auto"/>
        <w:right w:val="none" w:sz="0" w:space="0" w:color="auto"/>
      </w:divBdr>
    </w:div>
    <w:div w:id="368267004">
      <w:marLeft w:val="640"/>
      <w:marRight w:val="0"/>
      <w:marTop w:val="0"/>
      <w:marBottom w:val="0"/>
      <w:divBdr>
        <w:top w:val="none" w:sz="0" w:space="0" w:color="auto"/>
        <w:left w:val="none" w:sz="0" w:space="0" w:color="auto"/>
        <w:bottom w:val="none" w:sz="0" w:space="0" w:color="auto"/>
        <w:right w:val="none" w:sz="0" w:space="0" w:color="auto"/>
      </w:divBdr>
    </w:div>
    <w:div w:id="369111143">
      <w:marLeft w:val="640"/>
      <w:marRight w:val="0"/>
      <w:marTop w:val="0"/>
      <w:marBottom w:val="0"/>
      <w:divBdr>
        <w:top w:val="none" w:sz="0" w:space="0" w:color="auto"/>
        <w:left w:val="none" w:sz="0" w:space="0" w:color="auto"/>
        <w:bottom w:val="none" w:sz="0" w:space="0" w:color="auto"/>
        <w:right w:val="none" w:sz="0" w:space="0" w:color="auto"/>
      </w:divBdr>
    </w:div>
    <w:div w:id="369379969">
      <w:marLeft w:val="640"/>
      <w:marRight w:val="0"/>
      <w:marTop w:val="0"/>
      <w:marBottom w:val="0"/>
      <w:divBdr>
        <w:top w:val="none" w:sz="0" w:space="0" w:color="auto"/>
        <w:left w:val="none" w:sz="0" w:space="0" w:color="auto"/>
        <w:bottom w:val="none" w:sz="0" w:space="0" w:color="auto"/>
        <w:right w:val="none" w:sz="0" w:space="0" w:color="auto"/>
      </w:divBdr>
    </w:div>
    <w:div w:id="369495988">
      <w:marLeft w:val="640"/>
      <w:marRight w:val="0"/>
      <w:marTop w:val="0"/>
      <w:marBottom w:val="0"/>
      <w:divBdr>
        <w:top w:val="none" w:sz="0" w:space="0" w:color="auto"/>
        <w:left w:val="none" w:sz="0" w:space="0" w:color="auto"/>
        <w:bottom w:val="none" w:sz="0" w:space="0" w:color="auto"/>
        <w:right w:val="none" w:sz="0" w:space="0" w:color="auto"/>
      </w:divBdr>
    </w:div>
    <w:div w:id="370230891">
      <w:marLeft w:val="640"/>
      <w:marRight w:val="0"/>
      <w:marTop w:val="0"/>
      <w:marBottom w:val="0"/>
      <w:divBdr>
        <w:top w:val="none" w:sz="0" w:space="0" w:color="auto"/>
        <w:left w:val="none" w:sz="0" w:space="0" w:color="auto"/>
        <w:bottom w:val="none" w:sz="0" w:space="0" w:color="auto"/>
        <w:right w:val="none" w:sz="0" w:space="0" w:color="auto"/>
      </w:divBdr>
    </w:div>
    <w:div w:id="371924350">
      <w:marLeft w:val="640"/>
      <w:marRight w:val="0"/>
      <w:marTop w:val="0"/>
      <w:marBottom w:val="0"/>
      <w:divBdr>
        <w:top w:val="none" w:sz="0" w:space="0" w:color="auto"/>
        <w:left w:val="none" w:sz="0" w:space="0" w:color="auto"/>
        <w:bottom w:val="none" w:sz="0" w:space="0" w:color="auto"/>
        <w:right w:val="none" w:sz="0" w:space="0" w:color="auto"/>
      </w:divBdr>
    </w:div>
    <w:div w:id="372854177">
      <w:marLeft w:val="640"/>
      <w:marRight w:val="0"/>
      <w:marTop w:val="0"/>
      <w:marBottom w:val="0"/>
      <w:divBdr>
        <w:top w:val="none" w:sz="0" w:space="0" w:color="auto"/>
        <w:left w:val="none" w:sz="0" w:space="0" w:color="auto"/>
        <w:bottom w:val="none" w:sz="0" w:space="0" w:color="auto"/>
        <w:right w:val="none" w:sz="0" w:space="0" w:color="auto"/>
      </w:divBdr>
    </w:div>
    <w:div w:id="373234196">
      <w:marLeft w:val="640"/>
      <w:marRight w:val="0"/>
      <w:marTop w:val="0"/>
      <w:marBottom w:val="0"/>
      <w:divBdr>
        <w:top w:val="none" w:sz="0" w:space="0" w:color="auto"/>
        <w:left w:val="none" w:sz="0" w:space="0" w:color="auto"/>
        <w:bottom w:val="none" w:sz="0" w:space="0" w:color="auto"/>
        <w:right w:val="none" w:sz="0" w:space="0" w:color="auto"/>
      </w:divBdr>
    </w:div>
    <w:div w:id="374937664">
      <w:marLeft w:val="640"/>
      <w:marRight w:val="0"/>
      <w:marTop w:val="0"/>
      <w:marBottom w:val="0"/>
      <w:divBdr>
        <w:top w:val="none" w:sz="0" w:space="0" w:color="auto"/>
        <w:left w:val="none" w:sz="0" w:space="0" w:color="auto"/>
        <w:bottom w:val="none" w:sz="0" w:space="0" w:color="auto"/>
        <w:right w:val="none" w:sz="0" w:space="0" w:color="auto"/>
      </w:divBdr>
    </w:div>
    <w:div w:id="375275516">
      <w:marLeft w:val="640"/>
      <w:marRight w:val="0"/>
      <w:marTop w:val="0"/>
      <w:marBottom w:val="0"/>
      <w:divBdr>
        <w:top w:val="none" w:sz="0" w:space="0" w:color="auto"/>
        <w:left w:val="none" w:sz="0" w:space="0" w:color="auto"/>
        <w:bottom w:val="none" w:sz="0" w:space="0" w:color="auto"/>
        <w:right w:val="none" w:sz="0" w:space="0" w:color="auto"/>
      </w:divBdr>
    </w:div>
    <w:div w:id="375814600">
      <w:marLeft w:val="640"/>
      <w:marRight w:val="0"/>
      <w:marTop w:val="0"/>
      <w:marBottom w:val="0"/>
      <w:divBdr>
        <w:top w:val="none" w:sz="0" w:space="0" w:color="auto"/>
        <w:left w:val="none" w:sz="0" w:space="0" w:color="auto"/>
        <w:bottom w:val="none" w:sz="0" w:space="0" w:color="auto"/>
        <w:right w:val="none" w:sz="0" w:space="0" w:color="auto"/>
      </w:divBdr>
    </w:div>
    <w:div w:id="375934924">
      <w:marLeft w:val="640"/>
      <w:marRight w:val="0"/>
      <w:marTop w:val="0"/>
      <w:marBottom w:val="0"/>
      <w:divBdr>
        <w:top w:val="none" w:sz="0" w:space="0" w:color="auto"/>
        <w:left w:val="none" w:sz="0" w:space="0" w:color="auto"/>
        <w:bottom w:val="none" w:sz="0" w:space="0" w:color="auto"/>
        <w:right w:val="none" w:sz="0" w:space="0" w:color="auto"/>
      </w:divBdr>
    </w:div>
    <w:div w:id="376439815">
      <w:marLeft w:val="640"/>
      <w:marRight w:val="0"/>
      <w:marTop w:val="0"/>
      <w:marBottom w:val="0"/>
      <w:divBdr>
        <w:top w:val="none" w:sz="0" w:space="0" w:color="auto"/>
        <w:left w:val="none" w:sz="0" w:space="0" w:color="auto"/>
        <w:bottom w:val="none" w:sz="0" w:space="0" w:color="auto"/>
        <w:right w:val="none" w:sz="0" w:space="0" w:color="auto"/>
      </w:divBdr>
    </w:div>
    <w:div w:id="377629165">
      <w:marLeft w:val="640"/>
      <w:marRight w:val="0"/>
      <w:marTop w:val="0"/>
      <w:marBottom w:val="0"/>
      <w:divBdr>
        <w:top w:val="none" w:sz="0" w:space="0" w:color="auto"/>
        <w:left w:val="none" w:sz="0" w:space="0" w:color="auto"/>
        <w:bottom w:val="none" w:sz="0" w:space="0" w:color="auto"/>
        <w:right w:val="none" w:sz="0" w:space="0" w:color="auto"/>
      </w:divBdr>
    </w:div>
    <w:div w:id="377781974">
      <w:marLeft w:val="640"/>
      <w:marRight w:val="0"/>
      <w:marTop w:val="0"/>
      <w:marBottom w:val="0"/>
      <w:divBdr>
        <w:top w:val="none" w:sz="0" w:space="0" w:color="auto"/>
        <w:left w:val="none" w:sz="0" w:space="0" w:color="auto"/>
        <w:bottom w:val="none" w:sz="0" w:space="0" w:color="auto"/>
        <w:right w:val="none" w:sz="0" w:space="0" w:color="auto"/>
      </w:divBdr>
    </w:div>
    <w:div w:id="377822893">
      <w:marLeft w:val="640"/>
      <w:marRight w:val="0"/>
      <w:marTop w:val="0"/>
      <w:marBottom w:val="0"/>
      <w:divBdr>
        <w:top w:val="none" w:sz="0" w:space="0" w:color="auto"/>
        <w:left w:val="none" w:sz="0" w:space="0" w:color="auto"/>
        <w:bottom w:val="none" w:sz="0" w:space="0" w:color="auto"/>
        <w:right w:val="none" w:sz="0" w:space="0" w:color="auto"/>
      </w:divBdr>
    </w:div>
    <w:div w:id="378168431">
      <w:marLeft w:val="640"/>
      <w:marRight w:val="0"/>
      <w:marTop w:val="0"/>
      <w:marBottom w:val="0"/>
      <w:divBdr>
        <w:top w:val="none" w:sz="0" w:space="0" w:color="auto"/>
        <w:left w:val="none" w:sz="0" w:space="0" w:color="auto"/>
        <w:bottom w:val="none" w:sz="0" w:space="0" w:color="auto"/>
        <w:right w:val="none" w:sz="0" w:space="0" w:color="auto"/>
      </w:divBdr>
    </w:div>
    <w:div w:id="378282499">
      <w:marLeft w:val="640"/>
      <w:marRight w:val="0"/>
      <w:marTop w:val="0"/>
      <w:marBottom w:val="0"/>
      <w:divBdr>
        <w:top w:val="none" w:sz="0" w:space="0" w:color="auto"/>
        <w:left w:val="none" w:sz="0" w:space="0" w:color="auto"/>
        <w:bottom w:val="none" w:sz="0" w:space="0" w:color="auto"/>
        <w:right w:val="none" w:sz="0" w:space="0" w:color="auto"/>
      </w:divBdr>
    </w:div>
    <w:div w:id="378896071">
      <w:marLeft w:val="640"/>
      <w:marRight w:val="0"/>
      <w:marTop w:val="0"/>
      <w:marBottom w:val="0"/>
      <w:divBdr>
        <w:top w:val="none" w:sz="0" w:space="0" w:color="auto"/>
        <w:left w:val="none" w:sz="0" w:space="0" w:color="auto"/>
        <w:bottom w:val="none" w:sz="0" w:space="0" w:color="auto"/>
        <w:right w:val="none" w:sz="0" w:space="0" w:color="auto"/>
      </w:divBdr>
    </w:div>
    <w:div w:id="379137635">
      <w:marLeft w:val="640"/>
      <w:marRight w:val="0"/>
      <w:marTop w:val="0"/>
      <w:marBottom w:val="0"/>
      <w:divBdr>
        <w:top w:val="none" w:sz="0" w:space="0" w:color="auto"/>
        <w:left w:val="none" w:sz="0" w:space="0" w:color="auto"/>
        <w:bottom w:val="none" w:sz="0" w:space="0" w:color="auto"/>
        <w:right w:val="none" w:sz="0" w:space="0" w:color="auto"/>
      </w:divBdr>
    </w:div>
    <w:div w:id="379327642">
      <w:marLeft w:val="640"/>
      <w:marRight w:val="0"/>
      <w:marTop w:val="0"/>
      <w:marBottom w:val="0"/>
      <w:divBdr>
        <w:top w:val="none" w:sz="0" w:space="0" w:color="auto"/>
        <w:left w:val="none" w:sz="0" w:space="0" w:color="auto"/>
        <w:bottom w:val="none" w:sz="0" w:space="0" w:color="auto"/>
        <w:right w:val="none" w:sz="0" w:space="0" w:color="auto"/>
      </w:divBdr>
    </w:div>
    <w:div w:id="380594576">
      <w:marLeft w:val="640"/>
      <w:marRight w:val="0"/>
      <w:marTop w:val="0"/>
      <w:marBottom w:val="0"/>
      <w:divBdr>
        <w:top w:val="none" w:sz="0" w:space="0" w:color="auto"/>
        <w:left w:val="none" w:sz="0" w:space="0" w:color="auto"/>
        <w:bottom w:val="none" w:sz="0" w:space="0" w:color="auto"/>
        <w:right w:val="none" w:sz="0" w:space="0" w:color="auto"/>
      </w:divBdr>
    </w:div>
    <w:div w:id="380792282">
      <w:marLeft w:val="640"/>
      <w:marRight w:val="0"/>
      <w:marTop w:val="0"/>
      <w:marBottom w:val="0"/>
      <w:divBdr>
        <w:top w:val="none" w:sz="0" w:space="0" w:color="auto"/>
        <w:left w:val="none" w:sz="0" w:space="0" w:color="auto"/>
        <w:bottom w:val="none" w:sz="0" w:space="0" w:color="auto"/>
        <w:right w:val="none" w:sz="0" w:space="0" w:color="auto"/>
      </w:divBdr>
    </w:div>
    <w:div w:id="381563213">
      <w:marLeft w:val="640"/>
      <w:marRight w:val="0"/>
      <w:marTop w:val="0"/>
      <w:marBottom w:val="0"/>
      <w:divBdr>
        <w:top w:val="none" w:sz="0" w:space="0" w:color="auto"/>
        <w:left w:val="none" w:sz="0" w:space="0" w:color="auto"/>
        <w:bottom w:val="none" w:sz="0" w:space="0" w:color="auto"/>
        <w:right w:val="none" w:sz="0" w:space="0" w:color="auto"/>
      </w:divBdr>
    </w:div>
    <w:div w:id="382755991">
      <w:marLeft w:val="640"/>
      <w:marRight w:val="0"/>
      <w:marTop w:val="0"/>
      <w:marBottom w:val="0"/>
      <w:divBdr>
        <w:top w:val="none" w:sz="0" w:space="0" w:color="auto"/>
        <w:left w:val="none" w:sz="0" w:space="0" w:color="auto"/>
        <w:bottom w:val="none" w:sz="0" w:space="0" w:color="auto"/>
        <w:right w:val="none" w:sz="0" w:space="0" w:color="auto"/>
      </w:divBdr>
    </w:div>
    <w:div w:id="382943403">
      <w:marLeft w:val="640"/>
      <w:marRight w:val="0"/>
      <w:marTop w:val="0"/>
      <w:marBottom w:val="0"/>
      <w:divBdr>
        <w:top w:val="none" w:sz="0" w:space="0" w:color="auto"/>
        <w:left w:val="none" w:sz="0" w:space="0" w:color="auto"/>
        <w:bottom w:val="none" w:sz="0" w:space="0" w:color="auto"/>
        <w:right w:val="none" w:sz="0" w:space="0" w:color="auto"/>
      </w:divBdr>
    </w:div>
    <w:div w:id="382952591">
      <w:marLeft w:val="640"/>
      <w:marRight w:val="0"/>
      <w:marTop w:val="0"/>
      <w:marBottom w:val="0"/>
      <w:divBdr>
        <w:top w:val="none" w:sz="0" w:space="0" w:color="auto"/>
        <w:left w:val="none" w:sz="0" w:space="0" w:color="auto"/>
        <w:bottom w:val="none" w:sz="0" w:space="0" w:color="auto"/>
        <w:right w:val="none" w:sz="0" w:space="0" w:color="auto"/>
      </w:divBdr>
    </w:div>
    <w:div w:id="383330969">
      <w:marLeft w:val="640"/>
      <w:marRight w:val="0"/>
      <w:marTop w:val="0"/>
      <w:marBottom w:val="0"/>
      <w:divBdr>
        <w:top w:val="none" w:sz="0" w:space="0" w:color="auto"/>
        <w:left w:val="none" w:sz="0" w:space="0" w:color="auto"/>
        <w:bottom w:val="none" w:sz="0" w:space="0" w:color="auto"/>
        <w:right w:val="none" w:sz="0" w:space="0" w:color="auto"/>
      </w:divBdr>
    </w:div>
    <w:div w:id="383604938">
      <w:marLeft w:val="640"/>
      <w:marRight w:val="0"/>
      <w:marTop w:val="0"/>
      <w:marBottom w:val="0"/>
      <w:divBdr>
        <w:top w:val="none" w:sz="0" w:space="0" w:color="auto"/>
        <w:left w:val="none" w:sz="0" w:space="0" w:color="auto"/>
        <w:bottom w:val="none" w:sz="0" w:space="0" w:color="auto"/>
        <w:right w:val="none" w:sz="0" w:space="0" w:color="auto"/>
      </w:divBdr>
    </w:div>
    <w:div w:id="383987054">
      <w:marLeft w:val="640"/>
      <w:marRight w:val="0"/>
      <w:marTop w:val="0"/>
      <w:marBottom w:val="0"/>
      <w:divBdr>
        <w:top w:val="none" w:sz="0" w:space="0" w:color="auto"/>
        <w:left w:val="none" w:sz="0" w:space="0" w:color="auto"/>
        <w:bottom w:val="none" w:sz="0" w:space="0" w:color="auto"/>
        <w:right w:val="none" w:sz="0" w:space="0" w:color="auto"/>
      </w:divBdr>
    </w:div>
    <w:div w:id="384063060">
      <w:marLeft w:val="640"/>
      <w:marRight w:val="0"/>
      <w:marTop w:val="0"/>
      <w:marBottom w:val="0"/>
      <w:divBdr>
        <w:top w:val="none" w:sz="0" w:space="0" w:color="auto"/>
        <w:left w:val="none" w:sz="0" w:space="0" w:color="auto"/>
        <w:bottom w:val="none" w:sz="0" w:space="0" w:color="auto"/>
        <w:right w:val="none" w:sz="0" w:space="0" w:color="auto"/>
      </w:divBdr>
    </w:div>
    <w:div w:id="384525700">
      <w:marLeft w:val="640"/>
      <w:marRight w:val="0"/>
      <w:marTop w:val="0"/>
      <w:marBottom w:val="0"/>
      <w:divBdr>
        <w:top w:val="none" w:sz="0" w:space="0" w:color="auto"/>
        <w:left w:val="none" w:sz="0" w:space="0" w:color="auto"/>
        <w:bottom w:val="none" w:sz="0" w:space="0" w:color="auto"/>
        <w:right w:val="none" w:sz="0" w:space="0" w:color="auto"/>
      </w:divBdr>
    </w:div>
    <w:div w:id="385493310">
      <w:marLeft w:val="640"/>
      <w:marRight w:val="0"/>
      <w:marTop w:val="0"/>
      <w:marBottom w:val="0"/>
      <w:divBdr>
        <w:top w:val="none" w:sz="0" w:space="0" w:color="auto"/>
        <w:left w:val="none" w:sz="0" w:space="0" w:color="auto"/>
        <w:bottom w:val="none" w:sz="0" w:space="0" w:color="auto"/>
        <w:right w:val="none" w:sz="0" w:space="0" w:color="auto"/>
      </w:divBdr>
    </w:div>
    <w:div w:id="385496996">
      <w:marLeft w:val="640"/>
      <w:marRight w:val="0"/>
      <w:marTop w:val="0"/>
      <w:marBottom w:val="0"/>
      <w:divBdr>
        <w:top w:val="none" w:sz="0" w:space="0" w:color="auto"/>
        <w:left w:val="none" w:sz="0" w:space="0" w:color="auto"/>
        <w:bottom w:val="none" w:sz="0" w:space="0" w:color="auto"/>
        <w:right w:val="none" w:sz="0" w:space="0" w:color="auto"/>
      </w:divBdr>
    </w:div>
    <w:div w:id="386337367">
      <w:marLeft w:val="640"/>
      <w:marRight w:val="0"/>
      <w:marTop w:val="0"/>
      <w:marBottom w:val="0"/>
      <w:divBdr>
        <w:top w:val="none" w:sz="0" w:space="0" w:color="auto"/>
        <w:left w:val="none" w:sz="0" w:space="0" w:color="auto"/>
        <w:bottom w:val="none" w:sz="0" w:space="0" w:color="auto"/>
        <w:right w:val="none" w:sz="0" w:space="0" w:color="auto"/>
      </w:divBdr>
    </w:div>
    <w:div w:id="386419334">
      <w:marLeft w:val="640"/>
      <w:marRight w:val="0"/>
      <w:marTop w:val="0"/>
      <w:marBottom w:val="0"/>
      <w:divBdr>
        <w:top w:val="none" w:sz="0" w:space="0" w:color="auto"/>
        <w:left w:val="none" w:sz="0" w:space="0" w:color="auto"/>
        <w:bottom w:val="none" w:sz="0" w:space="0" w:color="auto"/>
        <w:right w:val="none" w:sz="0" w:space="0" w:color="auto"/>
      </w:divBdr>
    </w:div>
    <w:div w:id="386757027">
      <w:bodyDiv w:val="1"/>
      <w:marLeft w:val="0"/>
      <w:marRight w:val="0"/>
      <w:marTop w:val="0"/>
      <w:marBottom w:val="0"/>
      <w:divBdr>
        <w:top w:val="none" w:sz="0" w:space="0" w:color="auto"/>
        <w:left w:val="none" w:sz="0" w:space="0" w:color="auto"/>
        <w:bottom w:val="none" w:sz="0" w:space="0" w:color="auto"/>
        <w:right w:val="none" w:sz="0" w:space="0" w:color="auto"/>
      </w:divBdr>
    </w:div>
    <w:div w:id="386759966">
      <w:marLeft w:val="640"/>
      <w:marRight w:val="0"/>
      <w:marTop w:val="0"/>
      <w:marBottom w:val="0"/>
      <w:divBdr>
        <w:top w:val="none" w:sz="0" w:space="0" w:color="auto"/>
        <w:left w:val="none" w:sz="0" w:space="0" w:color="auto"/>
        <w:bottom w:val="none" w:sz="0" w:space="0" w:color="auto"/>
        <w:right w:val="none" w:sz="0" w:space="0" w:color="auto"/>
      </w:divBdr>
    </w:div>
    <w:div w:id="386875500">
      <w:marLeft w:val="640"/>
      <w:marRight w:val="0"/>
      <w:marTop w:val="0"/>
      <w:marBottom w:val="0"/>
      <w:divBdr>
        <w:top w:val="none" w:sz="0" w:space="0" w:color="auto"/>
        <w:left w:val="none" w:sz="0" w:space="0" w:color="auto"/>
        <w:bottom w:val="none" w:sz="0" w:space="0" w:color="auto"/>
        <w:right w:val="none" w:sz="0" w:space="0" w:color="auto"/>
      </w:divBdr>
    </w:div>
    <w:div w:id="387187744">
      <w:marLeft w:val="640"/>
      <w:marRight w:val="0"/>
      <w:marTop w:val="0"/>
      <w:marBottom w:val="0"/>
      <w:divBdr>
        <w:top w:val="none" w:sz="0" w:space="0" w:color="auto"/>
        <w:left w:val="none" w:sz="0" w:space="0" w:color="auto"/>
        <w:bottom w:val="none" w:sz="0" w:space="0" w:color="auto"/>
        <w:right w:val="none" w:sz="0" w:space="0" w:color="auto"/>
      </w:divBdr>
    </w:div>
    <w:div w:id="387267802">
      <w:marLeft w:val="640"/>
      <w:marRight w:val="0"/>
      <w:marTop w:val="0"/>
      <w:marBottom w:val="0"/>
      <w:divBdr>
        <w:top w:val="none" w:sz="0" w:space="0" w:color="auto"/>
        <w:left w:val="none" w:sz="0" w:space="0" w:color="auto"/>
        <w:bottom w:val="none" w:sz="0" w:space="0" w:color="auto"/>
        <w:right w:val="none" w:sz="0" w:space="0" w:color="auto"/>
      </w:divBdr>
    </w:div>
    <w:div w:id="387413922">
      <w:marLeft w:val="640"/>
      <w:marRight w:val="0"/>
      <w:marTop w:val="0"/>
      <w:marBottom w:val="0"/>
      <w:divBdr>
        <w:top w:val="none" w:sz="0" w:space="0" w:color="auto"/>
        <w:left w:val="none" w:sz="0" w:space="0" w:color="auto"/>
        <w:bottom w:val="none" w:sz="0" w:space="0" w:color="auto"/>
        <w:right w:val="none" w:sz="0" w:space="0" w:color="auto"/>
      </w:divBdr>
    </w:div>
    <w:div w:id="387656281">
      <w:marLeft w:val="640"/>
      <w:marRight w:val="0"/>
      <w:marTop w:val="0"/>
      <w:marBottom w:val="0"/>
      <w:divBdr>
        <w:top w:val="none" w:sz="0" w:space="0" w:color="auto"/>
        <w:left w:val="none" w:sz="0" w:space="0" w:color="auto"/>
        <w:bottom w:val="none" w:sz="0" w:space="0" w:color="auto"/>
        <w:right w:val="none" w:sz="0" w:space="0" w:color="auto"/>
      </w:divBdr>
    </w:div>
    <w:div w:id="387805919">
      <w:marLeft w:val="640"/>
      <w:marRight w:val="0"/>
      <w:marTop w:val="0"/>
      <w:marBottom w:val="0"/>
      <w:divBdr>
        <w:top w:val="none" w:sz="0" w:space="0" w:color="auto"/>
        <w:left w:val="none" w:sz="0" w:space="0" w:color="auto"/>
        <w:bottom w:val="none" w:sz="0" w:space="0" w:color="auto"/>
        <w:right w:val="none" w:sz="0" w:space="0" w:color="auto"/>
      </w:divBdr>
    </w:div>
    <w:div w:id="388312043">
      <w:marLeft w:val="640"/>
      <w:marRight w:val="0"/>
      <w:marTop w:val="0"/>
      <w:marBottom w:val="0"/>
      <w:divBdr>
        <w:top w:val="none" w:sz="0" w:space="0" w:color="auto"/>
        <w:left w:val="none" w:sz="0" w:space="0" w:color="auto"/>
        <w:bottom w:val="none" w:sz="0" w:space="0" w:color="auto"/>
        <w:right w:val="none" w:sz="0" w:space="0" w:color="auto"/>
      </w:divBdr>
    </w:div>
    <w:div w:id="388381220">
      <w:marLeft w:val="640"/>
      <w:marRight w:val="0"/>
      <w:marTop w:val="0"/>
      <w:marBottom w:val="0"/>
      <w:divBdr>
        <w:top w:val="none" w:sz="0" w:space="0" w:color="auto"/>
        <w:left w:val="none" w:sz="0" w:space="0" w:color="auto"/>
        <w:bottom w:val="none" w:sz="0" w:space="0" w:color="auto"/>
        <w:right w:val="none" w:sz="0" w:space="0" w:color="auto"/>
      </w:divBdr>
    </w:div>
    <w:div w:id="389572816">
      <w:marLeft w:val="640"/>
      <w:marRight w:val="0"/>
      <w:marTop w:val="0"/>
      <w:marBottom w:val="0"/>
      <w:divBdr>
        <w:top w:val="none" w:sz="0" w:space="0" w:color="auto"/>
        <w:left w:val="none" w:sz="0" w:space="0" w:color="auto"/>
        <w:bottom w:val="none" w:sz="0" w:space="0" w:color="auto"/>
        <w:right w:val="none" w:sz="0" w:space="0" w:color="auto"/>
      </w:divBdr>
    </w:div>
    <w:div w:id="389613828">
      <w:marLeft w:val="640"/>
      <w:marRight w:val="0"/>
      <w:marTop w:val="0"/>
      <w:marBottom w:val="0"/>
      <w:divBdr>
        <w:top w:val="none" w:sz="0" w:space="0" w:color="auto"/>
        <w:left w:val="none" w:sz="0" w:space="0" w:color="auto"/>
        <w:bottom w:val="none" w:sz="0" w:space="0" w:color="auto"/>
        <w:right w:val="none" w:sz="0" w:space="0" w:color="auto"/>
      </w:divBdr>
    </w:div>
    <w:div w:id="389808748">
      <w:marLeft w:val="640"/>
      <w:marRight w:val="0"/>
      <w:marTop w:val="0"/>
      <w:marBottom w:val="0"/>
      <w:divBdr>
        <w:top w:val="none" w:sz="0" w:space="0" w:color="auto"/>
        <w:left w:val="none" w:sz="0" w:space="0" w:color="auto"/>
        <w:bottom w:val="none" w:sz="0" w:space="0" w:color="auto"/>
        <w:right w:val="none" w:sz="0" w:space="0" w:color="auto"/>
      </w:divBdr>
    </w:div>
    <w:div w:id="390352381">
      <w:marLeft w:val="640"/>
      <w:marRight w:val="0"/>
      <w:marTop w:val="0"/>
      <w:marBottom w:val="0"/>
      <w:divBdr>
        <w:top w:val="none" w:sz="0" w:space="0" w:color="auto"/>
        <w:left w:val="none" w:sz="0" w:space="0" w:color="auto"/>
        <w:bottom w:val="none" w:sz="0" w:space="0" w:color="auto"/>
        <w:right w:val="none" w:sz="0" w:space="0" w:color="auto"/>
      </w:divBdr>
    </w:div>
    <w:div w:id="390539752">
      <w:marLeft w:val="640"/>
      <w:marRight w:val="0"/>
      <w:marTop w:val="0"/>
      <w:marBottom w:val="0"/>
      <w:divBdr>
        <w:top w:val="none" w:sz="0" w:space="0" w:color="auto"/>
        <w:left w:val="none" w:sz="0" w:space="0" w:color="auto"/>
        <w:bottom w:val="none" w:sz="0" w:space="0" w:color="auto"/>
        <w:right w:val="none" w:sz="0" w:space="0" w:color="auto"/>
      </w:divBdr>
    </w:div>
    <w:div w:id="391663809">
      <w:marLeft w:val="640"/>
      <w:marRight w:val="0"/>
      <w:marTop w:val="0"/>
      <w:marBottom w:val="0"/>
      <w:divBdr>
        <w:top w:val="none" w:sz="0" w:space="0" w:color="auto"/>
        <w:left w:val="none" w:sz="0" w:space="0" w:color="auto"/>
        <w:bottom w:val="none" w:sz="0" w:space="0" w:color="auto"/>
        <w:right w:val="none" w:sz="0" w:space="0" w:color="auto"/>
      </w:divBdr>
    </w:div>
    <w:div w:id="391735353">
      <w:marLeft w:val="640"/>
      <w:marRight w:val="0"/>
      <w:marTop w:val="0"/>
      <w:marBottom w:val="0"/>
      <w:divBdr>
        <w:top w:val="none" w:sz="0" w:space="0" w:color="auto"/>
        <w:left w:val="none" w:sz="0" w:space="0" w:color="auto"/>
        <w:bottom w:val="none" w:sz="0" w:space="0" w:color="auto"/>
        <w:right w:val="none" w:sz="0" w:space="0" w:color="auto"/>
      </w:divBdr>
    </w:div>
    <w:div w:id="391998812">
      <w:marLeft w:val="640"/>
      <w:marRight w:val="0"/>
      <w:marTop w:val="0"/>
      <w:marBottom w:val="0"/>
      <w:divBdr>
        <w:top w:val="none" w:sz="0" w:space="0" w:color="auto"/>
        <w:left w:val="none" w:sz="0" w:space="0" w:color="auto"/>
        <w:bottom w:val="none" w:sz="0" w:space="0" w:color="auto"/>
        <w:right w:val="none" w:sz="0" w:space="0" w:color="auto"/>
      </w:divBdr>
    </w:div>
    <w:div w:id="392043785">
      <w:marLeft w:val="640"/>
      <w:marRight w:val="0"/>
      <w:marTop w:val="0"/>
      <w:marBottom w:val="0"/>
      <w:divBdr>
        <w:top w:val="none" w:sz="0" w:space="0" w:color="auto"/>
        <w:left w:val="none" w:sz="0" w:space="0" w:color="auto"/>
        <w:bottom w:val="none" w:sz="0" w:space="0" w:color="auto"/>
        <w:right w:val="none" w:sz="0" w:space="0" w:color="auto"/>
      </w:divBdr>
    </w:div>
    <w:div w:id="392318310">
      <w:marLeft w:val="640"/>
      <w:marRight w:val="0"/>
      <w:marTop w:val="0"/>
      <w:marBottom w:val="0"/>
      <w:divBdr>
        <w:top w:val="none" w:sz="0" w:space="0" w:color="auto"/>
        <w:left w:val="none" w:sz="0" w:space="0" w:color="auto"/>
        <w:bottom w:val="none" w:sz="0" w:space="0" w:color="auto"/>
        <w:right w:val="none" w:sz="0" w:space="0" w:color="auto"/>
      </w:divBdr>
    </w:div>
    <w:div w:id="392898219">
      <w:bodyDiv w:val="1"/>
      <w:marLeft w:val="0"/>
      <w:marRight w:val="0"/>
      <w:marTop w:val="0"/>
      <w:marBottom w:val="0"/>
      <w:divBdr>
        <w:top w:val="none" w:sz="0" w:space="0" w:color="auto"/>
        <w:left w:val="none" w:sz="0" w:space="0" w:color="auto"/>
        <w:bottom w:val="none" w:sz="0" w:space="0" w:color="auto"/>
        <w:right w:val="none" w:sz="0" w:space="0" w:color="auto"/>
      </w:divBdr>
      <w:divsChild>
        <w:div w:id="12343311">
          <w:marLeft w:val="640"/>
          <w:marRight w:val="0"/>
          <w:marTop w:val="0"/>
          <w:marBottom w:val="0"/>
          <w:divBdr>
            <w:top w:val="none" w:sz="0" w:space="0" w:color="auto"/>
            <w:left w:val="none" w:sz="0" w:space="0" w:color="auto"/>
            <w:bottom w:val="none" w:sz="0" w:space="0" w:color="auto"/>
            <w:right w:val="none" w:sz="0" w:space="0" w:color="auto"/>
          </w:divBdr>
        </w:div>
        <w:div w:id="14961274">
          <w:marLeft w:val="640"/>
          <w:marRight w:val="0"/>
          <w:marTop w:val="0"/>
          <w:marBottom w:val="0"/>
          <w:divBdr>
            <w:top w:val="none" w:sz="0" w:space="0" w:color="auto"/>
            <w:left w:val="none" w:sz="0" w:space="0" w:color="auto"/>
            <w:bottom w:val="none" w:sz="0" w:space="0" w:color="auto"/>
            <w:right w:val="none" w:sz="0" w:space="0" w:color="auto"/>
          </w:divBdr>
        </w:div>
        <w:div w:id="17852238">
          <w:marLeft w:val="640"/>
          <w:marRight w:val="0"/>
          <w:marTop w:val="0"/>
          <w:marBottom w:val="0"/>
          <w:divBdr>
            <w:top w:val="none" w:sz="0" w:space="0" w:color="auto"/>
            <w:left w:val="none" w:sz="0" w:space="0" w:color="auto"/>
            <w:bottom w:val="none" w:sz="0" w:space="0" w:color="auto"/>
            <w:right w:val="none" w:sz="0" w:space="0" w:color="auto"/>
          </w:divBdr>
        </w:div>
        <w:div w:id="38171337">
          <w:marLeft w:val="640"/>
          <w:marRight w:val="0"/>
          <w:marTop w:val="0"/>
          <w:marBottom w:val="0"/>
          <w:divBdr>
            <w:top w:val="none" w:sz="0" w:space="0" w:color="auto"/>
            <w:left w:val="none" w:sz="0" w:space="0" w:color="auto"/>
            <w:bottom w:val="none" w:sz="0" w:space="0" w:color="auto"/>
            <w:right w:val="none" w:sz="0" w:space="0" w:color="auto"/>
          </w:divBdr>
        </w:div>
        <w:div w:id="43144369">
          <w:marLeft w:val="640"/>
          <w:marRight w:val="0"/>
          <w:marTop w:val="0"/>
          <w:marBottom w:val="0"/>
          <w:divBdr>
            <w:top w:val="none" w:sz="0" w:space="0" w:color="auto"/>
            <w:left w:val="none" w:sz="0" w:space="0" w:color="auto"/>
            <w:bottom w:val="none" w:sz="0" w:space="0" w:color="auto"/>
            <w:right w:val="none" w:sz="0" w:space="0" w:color="auto"/>
          </w:divBdr>
        </w:div>
        <w:div w:id="52511209">
          <w:marLeft w:val="640"/>
          <w:marRight w:val="0"/>
          <w:marTop w:val="0"/>
          <w:marBottom w:val="0"/>
          <w:divBdr>
            <w:top w:val="none" w:sz="0" w:space="0" w:color="auto"/>
            <w:left w:val="none" w:sz="0" w:space="0" w:color="auto"/>
            <w:bottom w:val="none" w:sz="0" w:space="0" w:color="auto"/>
            <w:right w:val="none" w:sz="0" w:space="0" w:color="auto"/>
          </w:divBdr>
        </w:div>
        <w:div w:id="55131179">
          <w:marLeft w:val="640"/>
          <w:marRight w:val="0"/>
          <w:marTop w:val="0"/>
          <w:marBottom w:val="0"/>
          <w:divBdr>
            <w:top w:val="none" w:sz="0" w:space="0" w:color="auto"/>
            <w:left w:val="none" w:sz="0" w:space="0" w:color="auto"/>
            <w:bottom w:val="none" w:sz="0" w:space="0" w:color="auto"/>
            <w:right w:val="none" w:sz="0" w:space="0" w:color="auto"/>
          </w:divBdr>
        </w:div>
        <w:div w:id="56324874">
          <w:marLeft w:val="640"/>
          <w:marRight w:val="0"/>
          <w:marTop w:val="0"/>
          <w:marBottom w:val="0"/>
          <w:divBdr>
            <w:top w:val="none" w:sz="0" w:space="0" w:color="auto"/>
            <w:left w:val="none" w:sz="0" w:space="0" w:color="auto"/>
            <w:bottom w:val="none" w:sz="0" w:space="0" w:color="auto"/>
            <w:right w:val="none" w:sz="0" w:space="0" w:color="auto"/>
          </w:divBdr>
        </w:div>
        <w:div w:id="72629976">
          <w:marLeft w:val="640"/>
          <w:marRight w:val="0"/>
          <w:marTop w:val="0"/>
          <w:marBottom w:val="0"/>
          <w:divBdr>
            <w:top w:val="none" w:sz="0" w:space="0" w:color="auto"/>
            <w:left w:val="none" w:sz="0" w:space="0" w:color="auto"/>
            <w:bottom w:val="none" w:sz="0" w:space="0" w:color="auto"/>
            <w:right w:val="none" w:sz="0" w:space="0" w:color="auto"/>
          </w:divBdr>
        </w:div>
        <w:div w:id="73551418">
          <w:marLeft w:val="640"/>
          <w:marRight w:val="0"/>
          <w:marTop w:val="0"/>
          <w:marBottom w:val="0"/>
          <w:divBdr>
            <w:top w:val="none" w:sz="0" w:space="0" w:color="auto"/>
            <w:left w:val="none" w:sz="0" w:space="0" w:color="auto"/>
            <w:bottom w:val="none" w:sz="0" w:space="0" w:color="auto"/>
            <w:right w:val="none" w:sz="0" w:space="0" w:color="auto"/>
          </w:divBdr>
        </w:div>
        <w:div w:id="73746627">
          <w:marLeft w:val="640"/>
          <w:marRight w:val="0"/>
          <w:marTop w:val="0"/>
          <w:marBottom w:val="0"/>
          <w:divBdr>
            <w:top w:val="none" w:sz="0" w:space="0" w:color="auto"/>
            <w:left w:val="none" w:sz="0" w:space="0" w:color="auto"/>
            <w:bottom w:val="none" w:sz="0" w:space="0" w:color="auto"/>
            <w:right w:val="none" w:sz="0" w:space="0" w:color="auto"/>
          </w:divBdr>
        </w:div>
        <w:div w:id="87779808">
          <w:marLeft w:val="640"/>
          <w:marRight w:val="0"/>
          <w:marTop w:val="0"/>
          <w:marBottom w:val="0"/>
          <w:divBdr>
            <w:top w:val="none" w:sz="0" w:space="0" w:color="auto"/>
            <w:left w:val="none" w:sz="0" w:space="0" w:color="auto"/>
            <w:bottom w:val="none" w:sz="0" w:space="0" w:color="auto"/>
            <w:right w:val="none" w:sz="0" w:space="0" w:color="auto"/>
          </w:divBdr>
        </w:div>
        <w:div w:id="100419892">
          <w:marLeft w:val="640"/>
          <w:marRight w:val="0"/>
          <w:marTop w:val="0"/>
          <w:marBottom w:val="0"/>
          <w:divBdr>
            <w:top w:val="none" w:sz="0" w:space="0" w:color="auto"/>
            <w:left w:val="none" w:sz="0" w:space="0" w:color="auto"/>
            <w:bottom w:val="none" w:sz="0" w:space="0" w:color="auto"/>
            <w:right w:val="none" w:sz="0" w:space="0" w:color="auto"/>
          </w:divBdr>
        </w:div>
        <w:div w:id="103959211">
          <w:marLeft w:val="640"/>
          <w:marRight w:val="0"/>
          <w:marTop w:val="0"/>
          <w:marBottom w:val="0"/>
          <w:divBdr>
            <w:top w:val="none" w:sz="0" w:space="0" w:color="auto"/>
            <w:left w:val="none" w:sz="0" w:space="0" w:color="auto"/>
            <w:bottom w:val="none" w:sz="0" w:space="0" w:color="auto"/>
            <w:right w:val="none" w:sz="0" w:space="0" w:color="auto"/>
          </w:divBdr>
        </w:div>
        <w:div w:id="105928036">
          <w:marLeft w:val="640"/>
          <w:marRight w:val="0"/>
          <w:marTop w:val="0"/>
          <w:marBottom w:val="0"/>
          <w:divBdr>
            <w:top w:val="none" w:sz="0" w:space="0" w:color="auto"/>
            <w:left w:val="none" w:sz="0" w:space="0" w:color="auto"/>
            <w:bottom w:val="none" w:sz="0" w:space="0" w:color="auto"/>
            <w:right w:val="none" w:sz="0" w:space="0" w:color="auto"/>
          </w:divBdr>
        </w:div>
        <w:div w:id="115999355">
          <w:marLeft w:val="640"/>
          <w:marRight w:val="0"/>
          <w:marTop w:val="0"/>
          <w:marBottom w:val="0"/>
          <w:divBdr>
            <w:top w:val="none" w:sz="0" w:space="0" w:color="auto"/>
            <w:left w:val="none" w:sz="0" w:space="0" w:color="auto"/>
            <w:bottom w:val="none" w:sz="0" w:space="0" w:color="auto"/>
            <w:right w:val="none" w:sz="0" w:space="0" w:color="auto"/>
          </w:divBdr>
        </w:div>
        <w:div w:id="122579820">
          <w:marLeft w:val="640"/>
          <w:marRight w:val="0"/>
          <w:marTop w:val="0"/>
          <w:marBottom w:val="0"/>
          <w:divBdr>
            <w:top w:val="none" w:sz="0" w:space="0" w:color="auto"/>
            <w:left w:val="none" w:sz="0" w:space="0" w:color="auto"/>
            <w:bottom w:val="none" w:sz="0" w:space="0" w:color="auto"/>
            <w:right w:val="none" w:sz="0" w:space="0" w:color="auto"/>
          </w:divBdr>
        </w:div>
        <w:div w:id="123163929">
          <w:marLeft w:val="640"/>
          <w:marRight w:val="0"/>
          <w:marTop w:val="0"/>
          <w:marBottom w:val="0"/>
          <w:divBdr>
            <w:top w:val="none" w:sz="0" w:space="0" w:color="auto"/>
            <w:left w:val="none" w:sz="0" w:space="0" w:color="auto"/>
            <w:bottom w:val="none" w:sz="0" w:space="0" w:color="auto"/>
            <w:right w:val="none" w:sz="0" w:space="0" w:color="auto"/>
          </w:divBdr>
        </w:div>
        <w:div w:id="131795879">
          <w:marLeft w:val="640"/>
          <w:marRight w:val="0"/>
          <w:marTop w:val="0"/>
          <w:marBottom w:val="0"/>
          <w:divBdr>
            <w:top w:val="none" w:sz="0" w:space="0" w:color="auto"/>
            <w:left w:val="none" w:sz="0" w:space="0" w:color="auto"/>
            <w:bottom w:val="none" w:sz="0" w:space="0" w:color="auto"/>
            <w:right w:val="none" w:sz="0" w:space="0" w:color="auto"/>
          </w:divBdr>
        </w:div>
        <w:div w:id="148981905">
          <w:marLeft w:val="640"/>
          <w:marRight w:val="0"/>
          <w:marTop w:val="0"/>
          <w:marBottom w:val="0"/>
          <w:divBdr>
            <w:top w:val="none" w:sz="0" w:space="0" w:color="auto"/>
            <w:left w:val="none" w:sz="0" w:space="0" w:color="auto"/>
            <w:bottom w:val="none" w:sz="0" w:space="0" w:color="auto"/>
            <w:right w:val="none" w:sz="0" w:space="0" w:color="auto"/>
          </w:divBdr>
        </w:div>
        <w:div w:id="162822923">
          <w:marLeft w:val="640"/>
          <w:marRight w:val="0"/>
          <w:marTop w:val="0"/>
          <w:marBottom w:val="0"/>
          <w:divBdr>
            <w:top w:val="none" w:sz="0" w:space="0" w:color="auto"/>
            <w:left w:val="none" w:sz="0" w:space="0" w:color="auto"/>
            <w:bottom w:val="none" w:sz="0" w:space="0" w:color="auto"/>
            <w:right w:val="none" w:sz="0" w:space="0" w:color="auto"/>
          </w:divBdr>
        </w:div>
        <w:div w:id="167603341">
          <w:marLeft w:val="640"/>
          <w:marRight w:val="0"/>
          <w:marTop w:val="0"/>
          <w:marBottom w:val="0"/>
          <w:divBdr>
            <w:top w:val="none" w:sz="0" w:space="0" w:color="auto"/>
            <w:left w:val="none" w:sz="0" w:space="0" w:color="auto"/>
            <w:bottom w:val="none" w:sz="0" w:space="0" w:color="auto"/>
            <w:right w:val="none" w:sz="0" w:space="0" w:color="auto"/>
          </w:divBdr>
        </w:div>
        <w:div w:id="174157611">
          <w:marLeft w:val="640"/>
          <w:marRight w:val="0"/>
          <w:marTop w:val="0"/>
          <w:marBottom w:val="0"/>
          <w:divBdr>
            <w:top w:val="none" w:sz="0" w:space="0" w:color="auto"/>
            <w:left w:val="none" w:sz="0" w:space="0" w:color="auto"/>
            <w:bottom w:val="none" w:sz="0" w:space="0" w:color="auto"/>
            <w:right w:val="none" w:sz="0" w:space="0" w:color="auto"/>
          </w:divBdr>
        </w:div>
        <w:div w:id="181289398">
          <w:marLeft w:val="640"/>
          <w:marRight w:val="0"/>
          <w:marTop w:val="0"/>
          <w:marBottom w:val="0"/>
          <w:divBdr>
            <w:top w:val="none" w:sz="0" w:space="0" w:color="auto"/>
            <w:left w:val="none" w:sz="0" w:space="0" w:color="auto"/>
            <w:bottom w:val="none" w:sz="0" w:space="0" w:color="auto"/>
            <w:right w:val="none" w:sz="0" w:space="0" w:color="auto"/>
          </w:divBdr>
        </w:div>
        <w:div w:id="190187485">
          <w:marLeft w:val="640"/>
          <w:marRight w:val="0"/>
          <w:marTop w:val="0"/>
          <w:marBottom w:val="0"/>
          <w:divBdr>
            <w:top w:val="none" w:sz="0" w:space="0" w:color="auto"/>
            <w:left w:val="none" w:sz="0" w:space="0" w:color="auto"/>
            <w:bottom w:val="none" w:sz="0" w:space="0" w:color="auto"/>
            <w:right w:val="none" w:sz="0" w:space="0" w:color="auto"/>
          </w:divBdr>
        </w:div>
        <w:div w:id="195048913">
          <w:marLeft w:val="640"/>
          <w:marRight w:val="0"/>
          <w:marTop w:val="0"/>
          <w:marBottom w:val="0"/>
          <w:divBdr>
            <w:top w:val="none" w:sz="0" w:space="0" w:color="auto"/>
            <w:left w:val="none" w:sz="0" w:space="0" w:color="auto"/>
            <w:bottom w:val="none" w:sz="0" w:space="0" w:color="auto"/>
            <w:right w:val="none" w:sz="0" w:space="0" w:color="auto"/>
          </w:divBdr>
        </w:div>
        <w:div w:id="206769344">
          <w:marLeft w:val="640"/>
          <w:marRight w:val="0"/>
          <w:marTop w:val="0"/>
          <w:marBottom w:val="0"/>
          <w:divBdr>
            <w:top w:val="none" w:sz="0" w:space="0" w:color="auto"/>
            <w:left w:val="none" w:sz="0" w:space="0" w:color="auto"/>
            <w:bottom w:val="none" w:sz="0" w:space="0" w:color="auto"/>
            <w:right w:val="none" w:sz="0" w:space="0" w:color="auto"/>
          </w:divBdr>
        </w:div>
        <w:div w:id="213582124">
          <w:marLeft w:val="640"/>
          <w:marRight w:val="0"/>
          <w:marTop w:val="0"/>
          <w:marBottom w:val="0"/>
          <w:divBdr>
            <w:top w:val="none" w:sz="0" w:space="0" w:color="auto"/>
            <w:left w:val="none" w:sz="0" w:space="0" w:color="auto"/>
            <w:bottom w:val="none" w:sz="0" w:space="0" w:color="auto"/>
            <w:right w:val="none" w:sz="0" w:space="0" w:color="auto"/>
          </w:divBdr>
        </w:div>
        <w:div w:id="218177948">
          <w:marLeft w:val="640"/>
          <w:marRight w:val="0"/>
          <w:marTop w:val="0"/>
          <w:marBottom w:val="0"/>
          <w:divBdr>
            <w:top w:val="none" w:sz="0" w:space="0" w:color="auto"/>
            <w:left w:val="none" w:sz="0" w:space="0" w:color="auto"/>
            <w:bottom w:val="none" w:sz="0" w:space="0" w:color="auto"/>
            <w:right w:val="none" w:sz="0" w:space="0" w:color="auto"/>
          </w:divBdr>
        </w:div>
        <w:div w:id="225071226">
          <w:marLeft w:val="640"/>
          <w:marRight w:val="0"/>
          <w:marTop w:val="0"/>
          <w:marBottom w:val="0"/>
          <w:divBdr>
            <w:top w:val="none" w:sz="0" w:space="0" w:color="auto"/>
            <w:left w:val="none" w:sz="0" w:space="0" w:color="auto"/>
            <w:bottom w:val="none" w:sz="0" w:space="0" w:color="auto"/>
            <w:right w:val="none" w:sz="0" w:space="0" w:color="auto"/>
          </w:divBdr>
        </w:div>
        <w:div w:id="227499138">
          <w:marLeft w:val="640"/>
          <w:marRight w:val="0"/>
          <w:marTop w:val="0"/>
          <w:marBottom w:val="0"/>
          <w:divBdr>
            <w:top w:val="none" w:sz="0" w:space="0" w:color="auto"/>
            <w:left w:val="none" w:sz="0" w:space="0" w:color="auto"/>
            <w:bottom w:val="none" w:sz="0" w:space="0" w:color="auto"/>
            <w:right w:val="none" w:sz="0" w:space="0" w:color="auto"/>
          </w:divBdr>
        </w:div>
        <w:div w:id="240138766">
          <w:marLeft w:val="640"/>
          <w:marRight w:val="0"/>
          <w:marTop w:val="0"/>
          <w:marBottom w:val="0"/>
          <w:divBdr>
            <w:top w:val="none" w:sz="0" w:space="0" w:color="auto"/>
            <w:left w:val="none" w:sz="0" w:space="0" w:color="auto"/>
            <w:bottom w:val="none" w:sz="0" w:space="0" w:color="auto"/>
            <w:right w:val="none" w:sz="0" w:space="0" w:color="auto"/>
          </w:divBdr>
        </w:div>
        <w:div w:id="252472433">
          <w:marLeft w:val="640"/>
          <w:marRight w:val="0"/>
          <w:marTop w:val="0"/>
          <w:marBottom w:val="0"/>
          <w:divBdr>
            <w:top w:val="none" w:sz="0" w:space="0" w:color="auto"/>
            <w:left w:val="none" w:sz="0" w:space="0" w:color="auto"/>
            <w:bottom w:val="none" w:sz="0" w:space="0" w:color="auto"/>
            <w:right w:val="none" w:sz="0" w:space="0" w:color="auto"/>
          </w:divBdr>
        </w:div>
        <w:div w:id="255329525">
          <w:marLeft w:val="640"/>
          <w:marRight w:val="0"/>
          <w:marTop w:val="0"/>
          <w:marBottom w:val="0"/>
          <w:divBdr>
            <w:top w:val="none" w:sz="0" w:space="0" w:color="auto"/>
            <w:left w:val="none" w:sz="0" w:space="0" w:color="auto"/>
            <w:bottom w:val="none" w:sz="0" w:space="0" w:color="auto"/>
            <w:right w:val="none" w:sz="0" w:space="0" w:color="auto"/>
          </w:divBdr>
        </w:div>
        <w:div w:id="257565346">
          <w:marLeft w:val="640"/>
          <w:marRight w:val="0"/>
          <w:marTop w:val="0"/>
          <w:marBottom w:val="0"/>
          <w:divBdr>
            <w:top w:val="none" w:sz="0" w:space="0" w:color="auto"/>
            <w:left w:val="none" w:sz="0" w:space="0" w:color="auto"/>
            <w:bottom w:val="none" w:sz="0" w:space="0" w:color="auto"/>
            <w:right w:val="none" w:sz="0" w:space="0" w:color="auto"/>
          </w:divBdr>
        </w:div>
        <w:div w:id="259795170">
          <w:marLeft w:val="640"/>
          <w:marRight w:val="0"/>
          <w:marTop w:val="0"/>
          <w:marBottom w:val="0"/>
          <w:divBdr>
            <w:top w:val="none" w:sz="0" w:space="0" w:color="auto"/>
            <w:left w:val="none" w:sz="0" w:space="0" w:color="auto"/>
            <w:bottom w:val="none" w:sz="0" w:space="0" w:color="auto"/>
            <w:right w:val="none" w:sz="0" w:space="0" w:color="auto"/>
          </w:divBdr>
        </w:div>
        <w:div w:id="266884901">
          <w:marLeft w:val="640"/>
          <w:marRight w:val="0"/>
          <w:marTop w:val="0"/>
          <w:marBottom w:val="0"/>
          <w:divBdr>
            <w:top w:val="none" w:sz="0" w:space="0" w:color="auto"/>
            <w:left w:val="none" w:sz="0" w:space="0" w:color="auto"/>
            <w:bottom w:val="none" w:sz="0" w:space="0" w:color="auto"/>
            <w:right w:val="none" w:sz="0" w:space="0" w:color="auto"/>
          </w:divBdr>
        </w:div>
        <w:div w:id="270091365">
          <w:marLeft w:val="640"/>
          <w:marRight w:val="0"/>
          <w:marTop w:val="0"/>
          <w:marBottom w:val="0"/>
          <w:divBdr>
            <w:top w:val="none" w:sz="0" w:space="0" w:color="auto"/>
            <w:left w:val="none" w:sz="0" w:space="0" w:color="auto"/>
            <w:bottom w:val="none" w:sz="0" w:space="0" w:color="auto"/>
            <w:right w:val="none" w:sz="0" w:space="0" w:color="auto"/>
          </w:divBdr>
        </w:div>
        <w:div w:id="274168962">
          <w:marLeft w:val="640"/>
          <w:marRight w:val="0"/>
          <w:marTop w:val="0"/>
          <w:marBottom w:val="0"/>
          <w:divBdr>
            <w:top w:val="none" w:sz="0" w:space="0" w:color="auto"/>
            <w:left w:val="none" w:sz="0" w:space="0" w:color="auto"/>
            <w:bottom w:val="none" w:sz="0" w:space="0" w:color="auto"/>
            <w:right w:val="none" w:sz="0" w:space="0" w:color="auto"/>
          </w:divBdr>
        </w:div>
        <w:div w:id="289173838">
          <w:marLeft w:val="640"/>
          <w:marRight w:val="0"/>
          <w:marTop w:val="0"/>
          <w:marBottom w:val="0"/>
          <w:divBdr>
            <w:top w:val="none" w:sz="0" w:space="0" w:color="auto"/>
            <w:left w:val="none" w:sz="0" w:space="0" w:color="auto"/>
            <w:bottom w:val="none" w:sz="0" w:space="0" w:color="auto"/>
            <w:right w:val="none" w:sz="0" w:space="0" w:color="auto"/>
          </w:divBdr>
        </w:div>
        <w:div w:id="297807372">
          <w:marLeft w:val="640"/>
          <w:marRight w:val="0"/>
          <w:marTop w:val="0"/>
          <w:marBottom w:val="0"/>
          <w:divBdr>
            <w:top w:val="none" w:sz="0" w:space="0" w:color="auto"/>
            <w:left w:val="none" w:sz="0" w:space="0" w:color="auto"/>
            <w:bottom w:val="none" w:sz="0" w:space="0" w:color="auto"/>
            <w:right w:val="none" w:sz="0" w:space="0" w:color="auto"/>
          </w:divBdr>
        </w:div>
        <w:div w:id="302270653">
          <w:marLeft w:val="640"/>
          <w:marRight w:val="0"/>
          <w:marTop w:val="0"/>
          <w:marBottom w:val="0"/>
          <w:divBdr>
            <w:top w:val="none" w:sz="0" w:space="0" w:color="auto"/>
            <w:left w:val="none" w:sz="0" w:space="0" w:color="auto"/>
            <w:bottom w:val="none" w:sz="0" w:space="0" w:color="auto"/>
            <w:right w:val="none" w:sz="0" w:space="0" w:color="auto"/>
          </w:divBdr>
        </w:div>
        <w:div w:id="312879774">
          <w:marLeft w:val="640"/>
          <w:marRight w:val="0"/>
          <w:marTop w:val="0"/>
          <w:marBottom w:val="0"/>
          <w:divBdr>
            <w:top w:val="none" w:sz="0" w:space="0" w:color="auto"/>
            <w:left w:val="none" w:sz="0" w:space="0" w:color="auto"/>
            <w:bottom w:val="none" w:sz="0" w:space="0" w:color="auto"/>
            <w:right w:val="none" w:sz="0" w:space="0" w:color="auto"/>
          </w:divBdr>
        </w:div>
        <w:div w:id="335965730">
          <w:marLeft w:val="640"/>
          <w:marRight w:val="0"/>
          <w:marTop w:val="0"/>
          <w:marBottom w:val="0"/>
          <w:divBdr>
            <w:top w:val="none" w:sz="0" w:space="0" w:color="auto"/>
            <w:left w:val="none" w:sz="0" w:space="0" w:color="auto"/>
            <w:bottom w:val="none" w:sz="0" w:space="0" w:color="auto"/>
            <w:right w:val="none" w:sz="0" w:space="0" w:color="auto"/>
          </w:divBdr>
        </w:div>
        <w:div w:id="372656671">
          <w:marLeft w:val="640"/>
          <w:marRight w:val="0"/>
          <w:marTop w:val="0"/>
          <w:marBottom w:val="0"/>
          <w:divBdr>
            <w:top w:val="none" w:sz="0" w:space="0" w:color="auto"/>
            <w:left w:val="none" w:sz="0" w:space="0" w:color="auto"/>
            <w:bottom w:val="none" w:sz="0" w:space="0" w:color="auto"/>
            <w:right w:val="none" w:sz="0" w:space="0" w:color="auto"/>
          </w:divBdr>
        </w:div>
        <w:div w:id="373164258">
          <w:marLeft w:val="640"/>
          <w:marRight w:val="0"/>
          <w:marTop w:val="0"/>
          <w:marBottom w:val="0"/>
          <w:divBdr>
            <w:top w:val="none" w:sz="0" w:space="0" w:color="auto"/>
            <w:left w:val="none" w:sz="0" w:space="0" w:color="auto"/>
            <w:bottom w:val="none" w:sz="0" w:space="0" w:color="auto"/>
            <w:right w:val="none" w:sz="0" w:space="0" w:color="auto"/>
          </w:divBdr>
        </w:div>
        <w:div w:id="379746030">
          <w:marLeft w:val="640"/>
          <w:marRight w:val="0"/>
          <w:marTop w:val="0"/>
          <w:marBottom w:val="0"/>
          <w:divBdr>
            <w:top w:val="none" w:sz="0" w:space="0" w:color="auto"/>
            <w:left w:val="none" w:sz="0" w:space="0" w:color="auto"/>
            <w:bottom w:val="none" w:sz="0" w:space="0" w:color="auto"/>
            <w:right w:val="none" w:sz="0" w:space="0" w:color="auto"/>
          </w:divBdr>
        </w:div>
        <w:div w:id="395668858">
          <w:marLeft w:val="640"/>
          <w:marRight w:val="0"/>
          <w:marTop w:val="0"/>
          <w:marBottom w:val="0"/>
          <w:divBdr>
            <w:top w:val="none" w:sz="0" w:space="0" w:color="auto"/>
            <w:left w:val="none" w:sz="0" w:space="0" w:color="auto"/>
            <w:bottom w:val="none" w:sz="0" w:space="0" w:color="auto"/>
            <w:right w:val="none" w:sz="0" w:space="0" w:color="auto"/>
          </w:divBdr>
        </w:div>
        <w:div w:id="398553146">
          <w:marLeft w:val="640"/>
          <w:marRight w:val="0"/>
          <w:marTop w:val="0"/>
          <w:marBottom w:val="0"/>
          <w:divBdr>
            <w:top w:val="none" w:sz="0" w:space="0" w:color="auto"/>
            <w:left w:val="none" w:sz="0" w:space="0" w:color="auto"/>
            <w:bottom w:val="none" w:sz="0" w:space="0" w:color="auto"/>
            <w:right w:val="none" w:sz="0" w:space="0" w:color="auto"/>
          </w:divBdr>
        </w:div>
        <w:div w:id="403839888">
          <w:marLeft w:val="640"/>
          <w:marRight w:val="0"/>
          <w:marTop w:val="0"/>
          <w:marBottom w:val="0"/>
          <w:divBdr>
            <w:top w:val="none" w:sz="0" w:space="0" w:color="auto"/>
            <w:left w:val="none" w:sz="0" w:space="0" w:color="auto"/>
            <w:bottom w:val="none" w:sz="0" w:space="0" w:color="auto"/>
            <w:right w:val="none" w:sz="0" w:space="0" w:color="auto"/>
          </w:divBdr>
        </w:div>
        <w:div w:id="409348363">
          <w:marLeft w:val="640"/>
          <w:marRight w:val="0"/>
          <w:marTop w:val="0"/>
          <w:marBottom w:val="0"/>
          <w:divBdr>
            <w:top w:val="none" w:sz="0" w:space="0" w:color="auto"/>
            <w:left w:val="none" w:sz="0" w:space="0" w:color="auto"/>
            <w:bottom w:val="none" w:sz="0" w:space="0" w:color="auto"/>
            <w:right w:val="none" w:sz="0" w:space="0" w:color="auto"/>
          </w:divBdr>
        </w:div>
        <w:div w:id="412091339">
          <w:marLeft w:val="640"/>
          <w:marRight w:val="0"/>
          <w:marTop w:val="0"/>
          <w:marBottom w:val="0"/>
          <w:divBdr>
            <w:top w:val="none" w:sz="0" w:space="0" w:color="auto"/>
            <w:left w:val="none" w:sz="0" w:space="0" w:color="auto"/>
            <w:bottom w:val="none" w:sz="0" w:space="0" w:color="auto"/>
            <w:right w:val="none" w:sz="0" w:space="0" w:color="auto"/>
          </w:divBdr>
        </w:div>
        <w:div w:id="415447101">
          <w:marLeft w:val="640"/>
          <w:marRight w:val="0"/>
          <w:marTop w:val="0"/>
          <w:marBottom w:val="0"/>
          <w:divBdr>
            <w:top w:val="none" w:sz="0" w:space="0" w:color="auto"/>
            <w:left w:val="none" w:sz="0" w:space="0" w:color="auto"/>
            <w:bottom w:val="none" w:sz="0" w:space="0" w:color="auto"/>
            <w:right w:val="none" w:sz="0" w:space="0" w:color="auto"/>
          </w:divBdr>
        </w:div>
        <w:div w:id="436606393">
          <w:marLeft w:val="640"/>
          <w:marRight w:val="0"/>
          <w:marTop w:val="0"/>
          <w:marBottom w:val="0"/>
          <w:divBdr>
            <w:top w:val="none" w:sz="0" w:space="0" w:color="auto"/>
            <w:left w:val="none" w:sz="0" w:space="0" w:color="auto"/>
            <w:bottom w:val="none" w:sz="0" w:space="0" w:color="auto"/>
            <w:right w:val="none" w:sz="0" w:space="0" w:color="auto"/>
          </w:divBdr>
        </w:div>
        <w:div w:id="452558523">
          <w:marLeft w:val="640"/>
          <w:marRight w:val="0"/>
          <w:marTop w:val="0"/>
          <w:marBottom w:val="0"/>
          <w:divBdr>
            <w:top w:val="none" w:sz="0" w:space="0" w:color="auto"/>
            <w:left w:val="none" w:sz="0" w:space="0" w:color="auto"/>
            <w:bottom w:val="none" w:sz="0" w:space="0" w:color="auto"/>
            <w:right w:val="none" w:sz="0" w:space="0" w:color="auto"/>
          </w:divBdr>
        </w:div>
        <w:div w:id="467361274">
          <w:marLeft w:val="640"/>
          <w:marRight w:val="0"/>
          <w:marTop w:val="0"/>
          <w:marBottom w:val="0"/>
          <w:divBdr>
            <w:top w:val="none" w:sz="0" w:space="0" w:color="auto"/>
            <w:left w:val="none" w:sz="0" w:space="0" w:color="auto"/>
            <w:bottom w:val="none" w:sz="0" w:space="0" w:color="auto"/>
            <w:right w:val="none" w:sz="0" w:space="0" w:color="auto"/>
          </w:divBdr>
        </w:div>
        <w:div w:id="470945818">
          <w:marLeft w:val="640"/>
          <w:marRight w:val="0"/>
          <w:marTop w:val="0"/>
          <w:marBottom w:val="0"/>
          <w:divBdr>
            <w:top w:val="none" w:sz="0" w:space="0" w:color="auto"/>
            <w:left w:val="none" w:sz="0" w:space="0" w:color="auto"/>
            <w:bottom w:val="none" w:sz="0" w:space="0" w:color="auto"/>
            <w:right w:val="none" w:sz="0" w:space="0" w:color="auto"/>
          </w:divBdr>
        </w:div>
        <w:div w:id="474181870">
          <w:marLeft w:val="640"/>
          <w:marRight w:val="0"/>
          <w:marTop w:val="0"/>
          <w:marBottom w:val="0"/>
          <w:divBdr>
            <w:top w:val="none" w:sz="0" w:space="0" w:color="auto"/>
            <w:left w:val="none" w:sz="0" w:space="0" w:color="auto"/>
            <w:bottom w:val="none" w:sz="0" w:space="0" w:color="auto"/>
            <w:right w:val="none" w:sz="0" w:space="0" w:color="auto"/>
          </w:divBdr>
        </w:div>
        <w:div w:id="474882430">
          <w:marLeft w:val="640"/>
          <w:marRight w:val="0"/>
          <w:marTop w:val="0"/>
          <w:marBottom w:val="0"/>
          <w:divBdr>
            <w:top w:val="none" w:sz="0" w:space="0" w:color="auto"/>
            <w:left w:val="none" w:sz="0" w:space="0" w:color="auto"/>
            <w:bottom w:val="none" w:sz="0" w:space="0" w:color="auto"/>
            <w:right w:val="none" w:sz="0" w:space="0" w:color="auto"/>
          </w:divBdr>
        </w:div>
        <w:div w:id="475412557">
          <w:marLeft w:val="640"/>
          <w:marRight w:val="0"/>
          <w:marTop w:val="0"/>
          <w:marBottom w:val="0"/>
          <w:divBdr>
            <w:top w:val="none" w:sz="0" w:space="0" w:color="auto"/>
            <w:left w:val="none" w:sz="0" w:space="0" w:color="auto"/>
            <w:bottom w:val="none" w:sz="0" w:space="0" w:color="auto"/>
            <w:right w:val="none" w:sz="0" w:space="0" w:color="auto"/>
          </w:divBdr>
        </w:div>
        <w:div w:id="475730395">
          <w:marLeft w:val="640"/>
          <w:marRight w:val="0"/>
          <w:marTop w:val="0"/>
          <w:marBottom w:val="0"/>
          <w:divBdr>
            <w:top w:val="none" w:sz="0" w:space="0" w:color="auto"/>
            <w:left w:val="none" w:sz="0" w:space="0" w:color="auto"/>
            <w:bottom w:val="none" w:sz="0" w:space="0" w:color="auto"/>
            <w:right w:val="none" w:sz="0" w:space="0" w:color="auto"/>
          </w:divBdr>
        </w:div>
        <w:div w:id="476994182">
          <w:marLeft w:val="640"/>
          <w:marRight w:val="0"/>
          <w:marTop w:val="0"/>
          <w:marBottom w:val="0"/>
          <w:divBdr>
            <w:top w:val="none" w:sz="0" w:space="0" w:color="auto"/>
            <w:left w:val="none" w:sz="0" w:space="0" w:color="auto"/>
            <w:bottom w:val="none" w:sz="0" w:space="0" w:color="auto"/>
            <w:right w:val="none" w:sz="0" w:space="0" w:color="auto"/>
          </w:divBdr>
        </w:div>
        <w:div w:id="481384433">
          <w:marLeft w:val="640"/>
          <w:marRight w:val="0"/>
          <w:marTop w:val="0"/>
          <w:marBottom w:val="0"/>
          <w:divBdr>
            <w:top w:val="none" w:sz="0" w:space="0" w:color="auto"/>
            <w:left w:val="none" w:sz="0" w:space="0" w:color="auto"/>
            <w:bottom w:val="none" w:sz="0" w:space="0" w:color="auto"/>
            <w:right w:val="none" w:sz="0" w:space="0" w:color="auto"/>
          </w:divBdr>
        </w:div>
        <w:div w:id="484316515">
          <w:marLeft w:val="640"/>
          <w:marRight w:val="0"/>
          <w:marTop w:val="0"/>
          <w:marBottom w:val="0"/>
          <w:divBdr>
            <w:top w:val="none" w:sz="0" w:space="0" w:color="auto"/>
            <w:left w:val="none" w:sz="0" w:space="0" w:color="auto"/>
            <w:bottom w:val="none" w:sz="0" w:space="0" w:color="auto"/>
            <w:right w:val="none" w:sz="0" w:space="0" w:color="auto"/>
          </w:divBdr>
        </w:div>
        <w:div w:id="484395183">
          <w:marLeft w:val="640"/>
          <w:marRight w:val="0"/>
          <w:marTop w:val="0"/>
          <w:marBottom w:val="0"/>
          <w:divBdr>
            <w:top w:val="none" w:sz="0" w:space="0" w:color="auto"/>
            <w:left w:val="none" w:sz="0" w:space="0" w:color="auto"/>
            <w:bottom w:val="none" w:sz="0" w:space="0" w:color="auto"/>
            <w:right w:val="none" w:sz="0" w:space="0" w:color="auto"/>
          </w:divBdr>
        </w:div>
        <w:div w:id="487285835">
          <w:marLeft w:val="640"/>
          <w:marRight w:val="0"/>
          <w:marTop w:val="0"/>
          <w:marBottom w:val="0"/>
          <w:divBdr>
            <w:top w:val="none" w:sz="0" w:space="0" w:color="auto"/>
            <w:left w:val="none" w:sz="0" w:space="0" w:color="auto"/>
            <w:bottom w:val="none" w:sz="0" w:space="0" w:color="auto"/>
            <w:right w:val="none" w:sz="0" w:space="0" w:color="auto"/>
          </w:divBdr>
        </w:div>
        <w:div w:id="487401035">
          <w:marLeft w:val="640"/>
          <w:marRight w:val="0"/>
          <w:marTop w:val="0"/>
          <w:marBottom w:val="0"/>
          <w:divBdr>
            <w:top w:val="none" w:sz="0" w:space="0" w:color="auto"/>
            <w:left w:val="none" w:sz="0" w:space="0" w:color="auto"/>
            <w:bottom w:val="none" w:sz="0" w:space="0" w:color="auto"/>
            <w:right w:val="none" w:sz="0" w:space="0" w:color="auto"/>
          </w:divBdr>
        </w:div>
        <w:div w:id="488601140">
          <w:marLeft w:val="640"/>
          <w:marRight w:val="0"/>
          <w:marTop w:val="0"/>
          <w:marBottom w:val="0"/>
          <w:divBdr>
            <w:top w:val="none" w:sz="0" w:space="0" w:color="auto"/>
            <w:left w:val="none" w:sz="0" w:space="0" w:color="auto"/>
            <w:bottom w:val="none" w:sz="0" w:space="0" w:color="auto"/>
            <w:right w:val="none" w:sz="0" w:space="0" w:color="auto"/>
          </w:divBdr>
        </w:div>
        <w:div w:id="501513721">
          <w:marLeft w:val="640"/>
          <w:marRight w:val="0"/>
          <w:marTop w:val="0"/>
          <w:marBottom w:val="0"/>
          <w:divBdr>
            <w:top w:val="none" w:sz="0" w:space="0" w:color="auto"/>
            <w:left w:val="none" w:sz="0" w:space="0" w:color="auto"/>
            <w:bottom w:val="none" w:sz="0" w:space="0" w:color="auto"/>
            <w:right w:val="none" w:sz="0" w:space="0" w:color="auto"/>
          </w:divBdr>
        </w:div>
        <w:div w:id="509638460">
          <w:marLeft w:val="640"/>
          <w:marRight w:val="0"/>
          <w:marTop w:val="0"/>
          <w:marBottom w:val="0"/>
          <w:divBdr>
            <w:top w:val="none" w:sz="0" w:space="0" w:color="auto"/>
            <w:left w:val="none" w:sz="0" w:space="0" w:color="auto"/>
            <w:bottom w:val="none" w:sz="0" w:space="0" w:color="auto"/>
            <w:right w:val="none" w:sz="0" w:space="0" w:color="auto"/>
          </w:divBdr>
        </w:div>
        <w:div w:id="530459695">
          <w:marLeft w:val="640"/>
          <w:marRight w:val="0"/>
          <w:marTop w:val="0"/>
          <w:marBottom w:val="0"/>
          <w:divBdr>
            <w:top w:val="none" w:sz="0" w:space="0" w:color="auto"/>
            <w:left w:val="none" w:sz="0" w:space="0" w:color="auto"/>
            <w:bottom w:val="none" w:sz="0" w:space="0" w:color="auto"/>
            <w:right w:val="none" w:sz="0" w:space="0" w:color="auto"/>
          </w:divBdr>
        </w:div>
        <w:div w:id="537284240">
          <w:marLeft w:val="640"/>
          <w:marRight w:val="0"/>
          <w:marTop w:val="0"/>
          <w:marBottom w:val="0"/>
          <w:divBdr>
            <w:top w:val="none" w:sz="0" w:space="0" w:color="auto"/>
            <w:left w:val="none" w:sz="0" w:space="0" w:color="auto"/>
            <w:bottom w:val="none" w:sz="0" w:space="0" w:color="auto"/>
            <w:right w:val="none" w:sz="0" w:space="0" w:color="auto"/>
          </w:divBdr>
        </w:div>
        <w:div w:id="540633185">
          <w:marLeft w:val="640"/>
          <w:marRight w:val="0"/>
          <w:marTop w:val="0"/>
          <w:marBottom w:val="0"/>
          <w:divBdr>
            <w:top w:val="none" w:sz="0" w:space="0" w:color="auto"/>
            <w:left w:val="none" w:sz="0" w:space="0" w:color="auto"/>
            <w:bottom w:val="none" w:sz="0" w:space="0" w:color="auto"/>
            <w:right w:val="none" w:sz="0" w:space="0" w:color="auto"/>
          </w:divBdr>
        </w:div>
        <w:div w:id="540747631">
          <w:marLeft w:val="640"/>
          <w:marRight w:val="0"/>
          <w:marTop w:val="0"/>
          <w:marBottom w:val="0"/>
          <w:divBdr>
            <w:top w:val="none" w:sz="0" w:space="0" w:color="auto"/>
            <w:left w:val="none" w:sz="0" w:space="0" w:color="auto"/>
            <w:bottom w:val="none" w:sz="0" w:space="0" w:color="auto"/>
            <w:right w:val="none" w:sz="0" w:space="0" w:color="auto"/>
          </w:divBdr>
        </w:div>
        <w:div w:id="551428945">
          <w:marLeft w:val="640"/>
          <w:marRight w:val="0"/>
          <w:marTop w:val="0"/>
          <w:marBottom w:val="0"/>
          <w:divBdr>
            <w:top w:val="none" w:sz="0" w:space="0" w:color="auto"/>
            <w:left w:val="none" w:sz="0" w:space="0" w:color="auto"/>
            <w:bottom w:val="none" w:sz="0" w:space="0" w:color="auto"/>
            <w:right w:val="none" w:sz="0" w:space="0" w:color="auto"/>
          </w:divBdr>
        </w:div>
        <w:div w:id="566380253">
          <w:marLeft w:val="640"/>
          <w:marRight w:val="0"/>
          <w:marTop w:val="0"/>
          <w:marBottom w:val="0"/>
          <w:divBdr>
            <w:top w:val="none" w:sz="0" w:space="0" w:color="auto"/>
            <w:left w:val="none" w:sz="0" w:space="0" w:color="auto"/>
            <w:bottom w:val="none" w:sz="0" w:space="0" w:color="auto"/>
            <w:right w:val="none" w:sz="0" w:space="0" w:color="auto"/>
          </w:divBdr>
        </w:div>
        <w:div w:id="580063968">
          <w:marLeft w:val="640"/>
          <w:marRight w:val="0"/>
          <w:marTop w:val="0"/>
          <w:marBottom w:val="0"/>
          <w:divBdr>
            <w:top w:val="none" w:sz="0" w:space="0" w:color="auto"/>
            <w:left w:val="none" w:sz="0" w:space="0" w:color="auto"/>
            <w:bottom w:val="none" w:sz="0" w:space="0" w:color="auto"/>
            <w:right w:val="none" w:sz="0" w:space="0" w:color="auto"/>
          </w:divBdr>
        </w:div>
        <w:div w:id="604849503">
          <w:marLeft w:val="640"/>
          <w:marRight w:val="0"/>
          <w:marTop w:val="0"/>
          <w:marBottom w:val="0"/>
          <w:divBdr>
            <w:top w:val="none" w:sz="0" w:space="0" w:color="auto"/>
            <w:left w:val="none" w:sz="0" w:space="0" w:color="auto"/>
            <w:bottom w:val="none" w:sz="0" w:space="0" w:color="auto"/>
            <w:right w:val="none" w:sz="0" w:space="0" w:color="auto"/>
          </w:divBdr>
        </w:div>
        <w:div w:id="605625506">
          <w:marLeft w:val="640"/>
          <w:marRight w:val="0"/>
          <w:marTop w:val="0"/>
          <w:marBottom w:val="0"/>
          <w:divBdr>
            <w:top w:val="none" w:sz="0" w:space="0" w:color="auto"/>
            <w:left w:val="none" w:sz="0" w:space="0" w:color="auto"/>
            <w:bottom w:val="none" w:sz="0" w:space="0" w:color="auto"/>
            <w:right w:val="none" w:sz="0" w:space="0" w:color="auto"/>
          </w:divBdr>
        </w:div>
        <w:div w:id="624653985">
          <w:marLeft w:val="640"/>
          <w:marRight w:val="0"/>
          <w:marTop w:val="0"/>
          <w:marBottom w:val="0"/>
          <w:divBdr>
            <w:top w:val="none" w:sz="0" w:space="0" w:color="auto"/>
            <w:left w:val="none" w:sz="0" w:space="0" w:color="auto"/>
            <w:bottom w:val="none" w:sz="0" w:space="0" w:color="auto"/>
            <w:right w:val="none" w:sz="0" w:space="0" w:color="auto"/>
          </w:divBdr>
        </w:div>
        <w:div w:id="658731272">
          <w:marLeft w:val="640"/>
          <w:marRight w:val="0"/>
          <w:marTop w:val="0"/>
          <w:marBottom w:val="0"/>
          <w:divBdr>
            <w:top w:val="none" w:sz="0" w:space="0" w:color="auto"/>
            <w:left w:val="none" w:sz="0" w:space="0" w:color="auto"/>
            <w:bottom w:val="none" w:sz="0" w:space="0" w:color="auto"/>
            <w:right w:val="none" w:sz="0" w:space="0" w:color="auto"/>
          </w:divBdr>
        </w:div>
        <w:div w:id="676229561">
          <w:marLeft w:val="640"/>
          <w:marRight w:val="0"/>
          <w:marTop w:val="0"/>
          <w:marBottom w:val="0"/>
          <w:divBdr>
            <w:top w:val="none" w:sz="0" w:space="0" w:color="auto"/>
            <w:left w:val="none" w:sz="0" w:space="0" w:color="auto"/>
            <w:bottom w:val="none" w:sz="0" w:space="0" w:color="auto"/>
            <w:right w:val="none" w:sz="0" w:space="0" w:color="auto"/>
          </w:divBdr>
        </w:div>
        <w:div w:id="693114144">
          <w:marLeft w:val="640"/>
          <w:marRight w:val="0"/>
          <w:marTop w:val="0"/>
          <w:marBottom w:val="0"/>
          <w:divBdr>
            <w:top w:val="none" w:sz="0" w:space="0" w:color="auto"/>
            <w:left w:val="none" w:sz="0" w:space="0" w:color="auto"/>
            <w:bottom w:val="none" w:sz="0" w:space="0" w:color="auto"/>
            <w:right w:val="none" w:sz="0" w:space="0" w:color="auto"/>
          </w:divBdr>
        </w:div>
        <w:div w:id="698551485">
          <w:marLeft w:val="640"/>
          <w:marRight w:val="0"/>
          <w:marTop w:val="0"/>
          <w:marBottom w:val="0"/>
          <w:divBdr>
            <w:top w:val="none" w:sz="0" w:space="0" w:color="auto"/>
            <w:left w:val="none" w:sz="0" w:space="0" w:color="auto"/>
            <w:bottom w:val="none" w:sz="0" w:space="0" w:color="auto"/>
            <w:right w:val="none" w:sz="0" w:space="0" w:color="auto"/>
          </w:divBdr>
        </w:div>
        <w:div w:id="701126079">
          <w:marLeft w:val="640"/>
          <w:marRight w:val="0"/>
          <w:marTop w:val="0"/>
          <w:marBottom w:val="0"/>
          <w:divBdr>
            <w:top w:val="none" w:sz="0" w:space="0" w:color="auto"/>
            <w:left w:val="none" w:sz="0" w:space="0" w:color="auto"/>
            <w:bottom w:val="none" w:sz="0" w:space="0" w:color="auto"/>
            <w:right w:val="none" w:sz="0" w:space="0" w:color="auto"/>
          </w:divBdr>
        </w:div>
        <w:div w:id="712077626">
          <w:marLeft w:val="640"/>
          <w:marRight w:val="0"/>
          <w:marTop w:val="0"/>
          <w:marBottom w:val="0"/>
          <w:divBdr>
            <w:top w:val="none" w:sz="0" w:space="0" w:color="auto"/>
            <w:left w:val="none" w:sz="0" w:space="0" w:color="auto"/>
            <w:bottom w:val="none" w:sz="0" w:space="0" w:color="auto"/>
            <w:right w:val="none" w:sz="0" w:space="0" w:color="auto"/>
          </w:divBdr>
        </w:div>
        <w:div w:id="721247754">
          <w:marLeft w:val="640"/>
          <w:marRight w:val="0"/>
          <w:marTop w:val="0"/>
          <w:marBottom w:val="0"/>
          <w:divBdr>
            <w:top w:val="none" w:sz="0" w:space="0" w:color="auto"/>
            <w:left w:val="none" w:sz="0" w:space="0" w:color="auto"/>
            <w:bottom w:val="none" w:sz="0" w:space="0" w:color="auto"/>
            <w:right w:val="none" w:sz="0" w:space="0" w:color="auto"/>
          </w:divBdr>
        </w:div>
        <w:div w:id="732124106">
          <w:marLeft w:val="640"/>
          <w:marRight w:val="0"/>
          <w:marTop w:val="0"/>
          <w:marBottom w:val="0"/>
          <w:divBdr>
            <w:top w:val="none" w:sz="0" w:space="0" w:color="auto"/>
            <w:left w:val="none" w:sz="0" w:space="0" w:color="auto"/>
            <w:bottom w:val="none" w:sz="0" w:space="0" w:color="auto"/>
            <w:right w:val="none" w:sz="0" w:space="0" w:color="auto"/>
          </w:divBdr>
        </w:div>
        <w:div w:id="732774146">
          <w:marLeft w:val="640"/>
          <w:marRight w:val="0"/>
          <w:marTop w:val="0"/>
          <w:marBottom w:val="0"/>
          <w:divBdr>
            <w:top w:val="none" w:sz="0" w:space="0" w:color="auto"/>
            <w:left w:val="none" w:sz="0" w:space="0" w:color="auto"/>
            <w:bottom w:val="none" w:sz="0" w:space="0" w:color="auto"/>
            <w:right w:val="none" w:sz="0" w:space="0" w:color="auto"/>
          </w:divBdr>
        </w:div>
        <w:div w:id="743379039">
          <w:marLeft w:val="640"/>
          <w:marRight w:val="0"/>
          <w:marTop w:val="0"/>
          <w:marBottom w:val="0"/>
          <w:divBdr>
            <w:top w:val="none" w:sz="0" w:space="0" w:color="auto"/>
            <w:left w:val="none" w:sz="0" w:space="0" w:color="auto"/>
            <w:bottom w:val="none" w:sz="0" w:space="0" w:color="auto"/>
            <w:right w:val="none" w:sz="0" w:space="0" w:color="auto"/>
          </w:divBdr>
        </w:div>
        <w:div w:id="754739838">
          <w:marLeft w:val="640"/>
          <w:marRight w:val="0"/>
          <w:marTop w:val="0"/>
          <w:marBottom w:val="0"/>
          <w:divBdr>
            <w:top w:val="none" w:sz="0" w:space="0" w:color="auto"/>
            <w:left w:val="none" w:sz="0" w:space="0" w:color="auto"/>
            <w:bottom w:val="none" w:sz="0" w:space="0" w:color="auto"/>
            <w:right w:val="none" w:sz="0" w:space="0" w:color="auto"/>
          </w:divBdr>
        </w:div>
        <w:div w:id="755443439">
          <w:marLeft w:val="640"/>
          <w:marRight w:val="0"/>
          <w:marTop w:val="0"/>
          <w:marBottom w:val="0"/>
          <w:divBdr>
            <w:top w:val="none" w:sz="0" w:space="0" w:color="auto"/>
            <w:left w:val="none" w:sz="0" w:space="0" w:color="auto"/>
            <w:bottom w:val="none" w:sz="0" w:space="0" w:color="auto"/>
            <w:right w:val="none" w:sz="0" w:space="0" w:color="auto"/>
          </w:divBdr>
        </w:div>
        <w:div w:id="759301074">
          <w:marLeft w:val="640"/>
          <w:marRight w:val="0"/>
          <w:marTop w:val="0"/>
          <w:marBottom w:val="0"/>
          <w:divBdr>
            <w:top w:val="none" w:sz="0" w:space="0" w:color="auto"/>
            <w:left w:val="none" w:sz="0" w:space="0" w:color="auto"/>
            <w:bottom w:val="none" w:sz="0" w:space="0" w:color="auto"/>
            <w:right w:val="none" w:sz="0" w:space="0" w:color="auto"/>
          </w:divBdr>
        </w:div>
        <w:div w:id="769393466">
          <w:marLeft w:val="640"/>
          <w:marRight w:val="0"/>
          <w:marTop w:val="0"/>
          <w:marBottom w:val="0"/>
          <w:divBdr>
            <w:top w:val="none" w:sz="0" w:space="0" w:color="auto"/>
            <w:left w:val="none" w:sz="0" w:space="0" w:color="auto"/>
            <w:bottom w:val="none" w:sz="0" w:space="0" w:color="auto"/>
            <w:right w:val="none" w:sz="0" w:space="0" w:color="auto"/>
          </w:divBdr>
        </w:div>
        <w:div w:id="813331680">
          <w:marLeft w:val="640"/>
          <w:marRight w:val="0"/>
          <w:marTop w:val="0"/>
          <w:marBottom w:val="0"/>
          <w:divBdr>
            <w:top w:val="none" w:sz="0" w:space="0" w:color="auto"/>
            <w:left w:val="none" w:sz="0" w:space="0" w:color="auto"/>
            <w:bottom w:val="none" w:sz="0" w:space="0" w:color="auto"/>
            <w:right w:val="none" w:sz="0" w:space="0" w:color="auto"/>
          </w:divBdr>
        </w:div>
        <w:div w:id="818768350">
          <w:marLeft w:val="640"/>
          <w:marRight w:val="0"/>
          <w:marTop w:val="0"/>
          <w:marBottom w:val="0"/>
          <w:divBdr>
            <w:top w:val="none" w:sz="0" w:space="0" w:color="auto"/>
            <w:left w:val="none" w:sz="0" w:space="0" w:color="auto"/>
            <w:bottom w:val="none" w:sz="0" w:space="0" w:color="auto"/>
            <w:right w:val="none" w:sz="0" w:space="0" w:color="auto"/>
          </w:divBdr>
        </w:div>
        <w:div w:id="828711542">
          <w:marLeft w:val="640"/>
          <w:marRight w:val="0"/>
          <w:marTop w:val="0"/>
          <w:marBottom w:val="0"/>
          <w:divBdr>
            <w:top w:val="none" w:sz="0" w:space="0" w:color="auto"/>
            <w:left w:val="none" w:sz="0" w:space="0" w:color="auto"/>
            <w:bottom w:val="none" w:sz="0" w:space="0" w:color="auto"/>
            <w:right w:val="none" w:sz="0" w:space="0" w:color="auto"/>
          </w:divBdr>
        </w:div>
        <w:div w:id="829517780">
          <w:marLeft w:val="640"/>
          <w:marRight w:val="0"/>
          <w:marTop w:val="0"/>
          <w:marBottom w:val="0"/>
          <w:divBdr>
            <w:top w:val="none" w:sz="0" w:space="0" w:color="auto"/>
            <w:left w:val="none" w:sz="0" w:space="0" w:color="auto"/>
            <w:bottom w:val="none" w:sz="0" w:space="0" w:color="auto"/>
            <w:right w:val="none" w:sz="0" w:space="0" w:color="auto"/>
          </w:divBdr>
        </w:div>
        <w:div w:id="833422464">
          <w:marLeft w:val="640"/>
          <w:marRight w:val="0"/>
          <w:marTop w:val="0"/>
          <w:marBottom w:val="0"/>
          <w:divBdr>
            <w:top w:val="none" w:sz="0" w:space="0" w:color="auto"/>
            <w:left w:val="none" w:sz="0" w:space="0" w:color="auto"/>
            <w:bottom w:val="none" w:sz="0" w:space="0" w:color="auto"/>
            <w:right w:val="none" w:sz="0" w:space="0" w:color="auto"/>
          </w:divBdr>
        </w:div>
        <w:div w:id="841313737">
          <w:marLeft w:val="640"/>
          <w:marRight w:val="0"/>
          <w:marTop w:val="0"/>
          <w:marBottom w:val="0"/>
          <w:divBdr>
            <w:top w:val="none" w:sz="0" w:space="0" w:color="auto"/>
            <w:left w:val="none" w:sz="0" w:space="0" w:color="auto"/>
            <w:bottom w:val="none" w:sz="0" w:space="0" w:color="auto"/>
            <w:right w:val="none" w:sz="0" w:space="0" w:color="auto"/>
          </w:divBdr>
        </w:div>
        <w:div w:id="865099379">
          <w:marLeft w:val="640"/>
          <w:marRight w:val="0"/>
          <w:marTop w:val="0"/>
          <w:marBottom w:val="0"/>
          <w:divBdr>
            <w:top w:val="none" w:sz="0" w:space="0" w:color="auto"/>
            <w:left w:val="none" w:sz="0" w:space="0" w:color="auto"/>
            <w:bottom w:val="none" w:sz="0" w:space="0" w:color="auto"/>
            <w:right w:val="none" w:sz="0" w:space="0" w:color="auto"/>
          </w:divBdr>
        </w:div>
        <w:div w:id="866984532">
          <w:marLeft w:val="640"/>
          <w:marRight w:val="0"/>
          <w:marTop w:val="0"/>
          <w:marBottom w:val="0"/>
          <w:divBdr>
            <w:top w:val="none" w:sz="0" w:space="0" w:color="auto"/>
            <w:left w:val="none" w:sz="0" w:space="0" w:color="auto"/>
            <w:bottom w:val="none" w:sz="0" w:space="0" w:color="auto"/>
            <w:right w:val="none" w:sz="0" w:space="0" w:color="auto"/>
          </w:divBdr>
        </w:div>
        <w:div w:id="870608588">
          <w:marLeft w:val="640"/>
          <w:marRight w:val="0"/>
          <w:marTop w:val="0"/>
          <w:marBottom w:val="0"/>
          <w:divBdr>
            <w:top w:val="none" w:sz="0" w:space="0" w:color="auto"/>
            <w:left w:val="none" w:sz="0" w:space="0" w:color="auto"/>
            <w:bottom w:val="none" w:sz="0" w:space="0" w:color="auto"/>
            <w:right w:val="none" w:sz="0" w:space="0" w:color="auto"/>
          </w:divBdr>
        </w:div>
        <w:div w:id="896090869">
          <w:marLeft w:val="640"/>
          <w:marRight w:val="0"/>
          <w:marTop w:val="0"/>
          <w:marBottom w:val="0"/>
          <w:divBdr>
            <w:top w:val="none" w:sz="0" w:space="0" w:color="auto"/>
            <w:left w:val="none" w:sz="0" w:space="0" w:color="auto"/>
            <w:bottom w:val="none" w:sz="0" w:space="0" w:color="auto"/>
            <w:right w:val="none" w:sz="0" w:space="0" w:color="auto"/>
          </w:divBdr>
        </w:div>
        <w:div w:id="900096462">
          <w:marLeft w:val="640"/>
          <w:marRight w:val="0"/>
          <w:marTop w:val="0"/>
          <w:marBottom w:val="0"/>
          <w:divBdr>
            <w:top w:val="none" w:sz="0" w:space="0" w:color="auto"/>
            <w:left w:val="none" w:sz="0" w:space="0" w:color="auto"/>
            <w:bottom w:val="none" w:sz="0" w:space="0" w:color="auto"/>
            <w:right w:val="none" w:sz="0" w:space="0" w:color="auto"/>
          </w:divBdr>
        </w:div>
        <w:div w:id="912661887">
          <w:marLeft w:val="640"/>
          <w:marRight w:val="0"/>
          <w:marTop w:val="0"/>
          <w:marBottom w:val="0"/>
          <w:divBdr>
            <w:top w:val="none" w:sz="0" w:space="0" w:color="auto"/>
            <w:left w:val="none" w:sz="0" w:space="0" w:color="auto"/>
            <w:bottom w:val="none" w:sz="0" w:space="0" w:color="auto"/>
            <w:right w:val="none" w:sz="0" w:space="0" w:color="auto"/>
          </w:divBdr>
        </w:div>
        <w:div w:id="933592500">
          <w:marLeft w:val="640"/>
          <w:marRight w:val="0"/>
          <w:marTop w:val="0"/>
          <w:marBottom w:val="0"/>
          <w:divBdr>
            <w:top w:val="none" w:sz="0" w:space="0" w:color="auto"/>
            <w:left w:val="none" w:sz="0" w:space="0" w:color="auto"/>
            <w:bottom w:val="none" w:sz="0" w:space="0" w:color="auto"/>
            <w:right w:val="none" w:sz="0" w:space="0" w:color="auto"/>
          </w:divBdr>
        </w:div>
        <w:div w:id="939021668">
          <w:marLeft w:val="640"/>
          <w:marRight w:val="0"/>
          <w:marTop w:val="0"/>
          <w:marBottom w:val="0"/>
          <w:divBdr>
            <w:top w:val="none" w:sz="0" w:space="0" w:color="auto"/>
            <w:left w:val="none" w:sz="0" w:space="0" w:color="auto"/>
            <w:bottom w:val="none" w:sz="0" w:space="0" w:color="auto"/>
            <w:right w:val="none" w:sz="0" w:space="0" w:color="auto"/>
          </w:divBdr>
        </w:div>
        <w:div w:id="939262729">
          <w:marLeft w:val="640"/>
          <w:marRight w:val="0"/>
          <w:marTop w:val="0"/>
          <w:marBottom w:val="0"/>
          <w:divBdr>
            <w:top w:val="none" w:sz="0" w:space="0" w:color="auto"/>
            <w:left w:val="none" w:sz="0" w:space="0" w:color="auto"/>
            <w:bottom w:val="none" w:sz="0" w:space="0" w:color="auto"/>
            <w:right w:val="none" w:sz="0" w:space="0" w:color="auto"/>
          </w:divBdr>
        </w:div>
        <w:div w:id="946817132">
          <w:marLeft w:val="640"/>
          <w:marRight w:val="0"/>
          <w:marTop w:val="0"/>
          <w:marBottom w:val="0"/>
          <w:divBdr>
            <w:top w:val="none" w:sz="0" w:space="0" w:color="auto"/>
            <w:left w:val="none" w:sz="0" w:space="0" w:color="auto"/>
            <w:bottom w:val="none" w:sz="0" w:space="0" w:color="auto"/>
            <w:right w:val="none" w:sz="0" w:space="0" w:color="auto"/>
          </w:divBdr>
        </w:div>
        <w:div w:id="948511184">
          <w:marLeft w:val="640"/>
          <w:marRight w:val="0"/>
          <w:marTop w:val="0"/>
          <w:marBottom w:val="0"/>
          <w:divBdr>
            <w:top w:val="none" w:sz="0" w:space="0" w:color="auto"/>
            <w:left w:val="none" w:sz="0" w:space="0" w:color="auto"/>
            <w:bottom w:val="none" w:sz="0" w:space="0" w:color="auto"/>
            <w:right w:val="none" w:sz="0" w:space="0" w:color="auto"/>
          </w:divBdr>
        </w:div>
        <w:div w:id="953630926">
          <w:marLeft w:val="640"/>
          <w:marRight w:val="0"/>
          <w:marTop w:val="0"/>
          <w:marBottom w:val="0"/>
          <w:divBdr>
            <w:top w:val="none" w:sz="0" w:space="0" w:color="auto"/>
            <w:left w:val="none" w:sz="0" w:space="0" w:color="auto"/>
            <w:bottom w:val="none" w:sz="0" w:space="0" w:color="auto"/>
            <w:right w:val="none" w:sz="0" w:space="0" w:color="auto"/>
          </w:divBdr>
        </w:div>
        <w:div w:id="971325770">
          <w:marLeft w:val="640"/>
          <w:marRight w:val="0"/>
          <w:marTop w:val="0"/>
          <w:marBottom w:val="0"/>
          <w:divBdr>
            <w:top w:val="none" w:sz="0" w:space="0" w:color="auto"/>
            <w:left w:val="none" w:sz="0" w:space="0" w:color="auto"/>
            <w:bottom w:val="none" w:sz="0" w:space="0" w:color="auto"/>
            <w:right w:val="none" w:sz="0" w:space="0" w:color="auto"/>
          </w:divBdr>
        </w:div>
        <w:div w:id="986318900">
          <w:marLeft w:val="640"/>
          <w:marRight w:val="0"/>
          <w:marTop w:val="0"/>
          <w:marBottom w:val="0"/>
          <w:divBdr>
            <w:top w:val="none" w:sz="0" w:space="0" w:color="auto"/>
            <w:left w:val="none" w:sz="0" w:space="0" w:color="auto"/>
            <w:bottom w:val="none" w:sz="0" w:space="0" w:color="auto"/>
            <w:right w:val="none" w:sz="0" w:space="0" w:color="auto"/>
          </w:divBdr>
        </w:div>
        <w:div w:id="987782491">
          <w:marLeft w:val="640"/>
          <w:marRight w:val="0"/>
          <w:marTop w:val="0"/>
          <w:marBottom w:val="0"/>
          <w:divBdr>
            <w:top w:val="none" w:sz="0" w:space="0" w:color="auto"/>
            <w:left w:val="none" w:sz="0" w:space="0" w:color="auto"/>
            <w:bottom w:val="none" w:sz="0" w:space="0" w:color="auto"/>
            <w:right w:val="none" w:sz="0" w:space="0" w:color="auto"/>
          </w:divBdr>
        </w:div>
        <w:div w:id="991759594">
          <w:marLeft w:val="640"/>
          <w:marRight w:val="0"/>
          <w:marTop w:val="0"/>
          <w:marBottom w:val="0"/>
          <w:divBdr>
            <w:top w:val="none" w:sz="0" w:space="0" w:color="auto"/>
            <w:left w:val="none" w:sz="0" w:space="0" w:color="auto"/>
            <w:bottom w:val="none" w:sz="0" w:space="0" w:color="auto"/>
            <w:right w:val="none" w:sz="0" w:space="0" w:color="auto"/>
          </w:divBdr>
        </w:div>
        <w:div w:id="1001616594">
          <w:marLeft w:val="640"/>
          <w:marRight w:val="0"/>
          <w:marTop w:val="0"/>
          <w:marBottom w:val="0"/>
          <w:divBdr>
            <w:top w:val="none" w:sz="0" w:space="0" w:color="auto"/>
            <w:left w:val="none" w:sz="0" w:space="0" w:color="auto"/>
            <w:bottom w:val="none" w:sz="0" w:space="0" w:color="auto"/>
            <w:right w:val="none" w:sz="0" w:space="0" w:color="auto"/>
          </w:divBdr>
        </w:div>
        <w:div w:id="1001813083">
          <w:marLeft w:val="640"/>
          <w:marRight w:val="0"/>
          <w:marTop w:val="0"/>
          <w:marBottom w:val="0"/>
          <w:divBdr>
            <w:top w:val="none" w:sz="0" w:space="0" w:color="auto"/>
            <w:left w:val="none" w:sz="0" w:space="0" w:color="auto"/>
            <w:bottom w:val="none" w:sz="0" w:space="0" w:color="auto"/>
            <w:right w:val="none" w:sz="0" w:space="0" w:color="auto"/>
          </w:divBdr>
        </w:div>
        <w:div w:id="1009408521">
          <w:marLeft w:val="640"/>
          <w:marRight w:val="0"/>
          <w:marTop w:val="0"/>
          <w:marBottom w:val="0"/>
          <w:divBdr>
            <w:top w:val="none" w:sz="0" w:space="0" w:color="auto"/>
            <w:left w:val="none" w:sz="0" w:space="0" w:color="auto"/>
            <w:bottom w:val="none" w:sz="0" w:space="0" w:color="auto"/>
            <w:right w:val="none" w:sz="0" w:space="0" w:color="auto"/>
          </w:divBdr>
        </w:div>
        <w:div w:id="1043214100">
          <w:marLeft w:val="640"/>
          <w:marRight w:val="0"/>
          <w:marTop w:val="0"/>
          <w:marBottom w:val="0"/>
          <w:divBdr>
            <w:top w:val="none" w:sz="0" w:space="0" w:color="auto"/>
            <w:left w:val="none" w:sz="0" w:space="0" w:color="auto"/>
            <w:bottom w:val="none" w:sz="0" w:space="0" w:color="auto"/>
            <w:right w:val="none" w:sz="0" w:space="0" w:color="auto"/>
          </w:divBdr>
        </w:div>
        <w:div w:id="1054427939">
          <w:marLeft w:val="640"/>
          <w:marRight w:val="0"/>
          <w:marTop w:val="0"/>
          <w:marBottom w:val="0"/>
          <w:divBdr>
            <w:top w:val="none" w:sz="0" w:space="0" w:color="auto"/>
            <w:left w:val="none" w:sz="0" w:space="0" w:color="auto"/>
            <w:bottom w:val="none" w:sz="0" w:space="0" w:color="auto"/>
            <w:right w:val="none" w:sz="0" w:space="0" w:color="auto"/>
          </w:divBdr>
        </w:div>
        <w:div w:id="1059136185">
          <w:marLeft w:val="640"/>
          <w:marRight w:val="0"/>
          <w:marTop w:val="0"/>
          <w:marBottom w:val="0"/>
          <w:divBdr>
            <w:top w:val="none" w:sz="0" w:space="0" w:color="auto"/>
            <w:left w:val="none" w:sz="0" w:space="0" w:color="auto"/>
            <w:bottom w:val="none" w:sz="0" w:space="0" w:color="auto"/>
            <w:right w:val="none" w:sz="0" w:space="0" w:color="auto"/>
          </w:divBdr>
        </w:div>
        <w:div w:id="1075740493">
          <w:marLeft w:val="640"/>
          <w:marRight w:val="0"/>
          <w:marTop w:val="0"/>
          <w:marBottom w:val="0"/>
          <w:divBdr>
            <w:top w:val="none" w:sz="0" w:space="0" w:color="auto"/>
            <w:left w:val="none" w:sz="0" w:space="0" w:color="auto"/>
            <w:bottom w:val="none" w:sz="0" w:space="0" w:color="auto"/>
            <w:right w:val="none" w:sz="0" w:space="0" w:color="auto"/>
          </w:divBdr>
        </w:div>
        <w:div w:id="1077557608">
          <w:marLeft w:val="640"/>
          <w:marRight w:val="0"/>
          <w:marTop w:val="0"/>
          <w:marBottom w:val="0"/>
          <w:divBdr>
            <w:top w:val="none" w:sz="0" w:space="0" w:color="auto"/>
            <w:left w:val="none" w:sz="0" w:space="0" w:color="auto"/>
            <w:bottom w:val="none" w:sz="0" w:space="0" w:color="auto"/>
            <w:right w:val="none" w:sz="0" w:space="0" w:color="auto"/>
          </w:divBdr>
        </w:div>
        <w:div w:id="1082944323">
          <w:marLeft w:val="640"/>
          <w:marRight w:val="0"/>
          <w:marTop w:val="0"/>
          <w:marBottom w:val="0"/>
          <w:divBdr>
            <w:top w:val="none" w:sz="0" w:space="0" w:color="auto"/>
            <w:left w:val="none" w:sz="0" w:space="0" w:color="auto"/>
            <w:bottom w:val="none" w:sz="0" w:space="0" w:color="auto"/>
            <w:right w:val="none" w:sz="0" w:space="0" w:color="auto"/>
          </w:divBdr>
        </w:div>
        <w:div w:id="1086732339">
          <w:marLeft w:val="640"/>
          <w:marRight w:val="0"/>
          <w:marTop w:val="0"/>
          <w:marBottom w:val="0"/>
          <w:divBdr>
            <w:top w:val="none" w:sz="0" w:space="0" w:color="auto"/>
            <w:left w:val="none" w:sz="0" w:space="0" w:color="auto"/>
            <w:bottom w:val="none" w:sz="0" w:space="0" w:color="auto"/>
            <w:right w:val="none" w:sz="0" w:space="0" w:color="auto"/>
          </w:divBdr>
        </w:div>
        <w:div w:id="1096438219">
          <w:marLeft w:val="640"/>
          <w:marRight w:val="0"/>
          <w:marTop w:val="0"/>
          <w:marBottom w:val="0"/>
          <w:divBdr>
            <w:top w:val="none" w:sz="0" w:space="0" w:color="auto"/>
            <w:left w:val="none" w:sz="0" w:space="0" w:color="auto"/>
            <w:bottom w:val="none" w:sz="0" w:space="0" w:color="auto"/>
            <w:right w:val="none" w:sz="0" w:space="0" w:color="auto"/>
          </w:divBdr>
        </w:div>
        <w:div w:id="1103767444">
          <w:marLeft w:val="640"/>
          <w:marRight w:val="0"/>
          <w:marTop w:val="0"/>
          <w:marBottom w:val="0"/>
          <w:divBdr>
            <w:top w:val="none" w:sz="0" w:space="0" w:color="auto"/>
            <w:left w:val="none" w:sz="0" w:space="0" w:color="auto"/>
            <w:bottom w:val="none" w:sz="0" w:space="0" w:color="auto"/>
            <w:right w:val="none" w:sz="0" w:space="0" w:color="auto"/>
          </w:divBdr>
        </w:div>
        <w:div w:id="1112630445">
          <w:marLeft w:val="640"/>
          <w:marRight w:val="0"/>
          <w:marTop w:val="0"/>
          <w:marBottom w:val="0"/>
          <w:divBdr>
            <w:top w:val="none" w:sz="0" w:space="0" w:color="auto"/>
            <w:left w:val="none" w:sz="0" w:space="0" w:color="auto"/>
            <w:bottom w:val="none" w:sz="0" w:space="0" w:color="auto"/>
            <w:right w:val="none" w:sz="0" w:space="0" w:color="auto"/>
          </w:divBdr>
        </w:div>
        <w:div w:id="1118380506">
          <w:marLeft w:val="640"/>
          <w:marRight w:val="0"/>
          <w:marTop w:val="0"/>
          <w:marBottom w:val="0"/>
          <w:divBdr>
            <w:top w:val="none" w:sz="0" w:space="0" w:color="auto"/>
            <w:left w:val="none" w:sz="0" w:space="0" w:color="auto"/>
            <w:bottom w:val="none" w:sz="0" w:space="0" w:color="auto"/>
            <w:right w:val="none" w:sz="0" w:space="0" w:color="auto"/>
          </w:divBdr>
        </w:div>
        <w:div w:id="1122917595">
          <w:marLeft w:val="640"/>
          <w:marRight w:val="0"/>
          <w:marTop w:val="0"/>
          <w:marBottom w:val="0"/>
          <w:divBdr>
            <w:top w:val="none" w:sz="0" w:space="0" w:color="auto"/>
            <w:left w:val="none" w:sz="0" w:space="0" w:color="auto"/>
            <w:bottom w:val="none" w:sz="0" w:space="0" w:color="auto"/>
            <w:right w:val="none" w:sz="0" w:space="0" w:color="auto"/>
          </w:divBdr>
        </w:div>
        <w:div w:id="1131435710">
          <w:marLeft w:val="640"/>
          <w:marRight w:val="0"/>
          <w:marTop w:val="0"/>
          <w:marBottom w:val="0"/>
          <w:divBdr>
            <w:top w:val="none" w:sz="0" w:space="0" w:color="auto"/>
            <w:left w:val="none" w:sz="0" w:space="0" w:color="auto"/>
            <w:bottom w:val="none" w:sz="0" w:space="0" w:color="auto"/>
            <w:right w:val="none" w:sz="0" w:space="0" w:color="auto"/>
          </w:divBdr>
        </w:div>
        <w:div w:id="1135835118">
          <w:marLeft w:val="640"/>
          <w:marRight w:val="0"/>
          <w:marTop w:val="0"/>
          <w:marBottom w:val="0"/>
          <w:divBdr>
            <w:top w:val="none" w:sz="0" w:space="0" w:color="auto"/>
            <w:left w:val="none" w:sz="0" w:space="0" w:color="auto"/>
            <w:bottom w:val="none" w:sz="0" w:space="0" w:color="auto"/>
            <w:right w:val="none" w:sz="0" w:space="0" w:color="auto"/>
          </w:divBdr>
        </w:div>
        <w:div w:id="1150906280">
          <w:marLeft w:val="640"/>
          <w:marRight w:val="0"/>
          <w:marTop w:val="0"/>
          <w:marBottom w:val="0"/>
          <w:divBdr>
            <w:top w:val="none" w:sz="0" w:space="0" w:color="auto"/>
            <w:left w:val="none" w:sz="0" w:space="0" w:color="auto"/>
            <w:bottom w:val="none" w:sz="0" w:space="0" w:color="auto"/>
            <w:right w:val="none" w:sz="0" w:space="0" w:color="auto"/>
          </w:divBdr>
        </w:div>
        <w:div w:id="1151822621">
          <w:marLeft w:val="640"/>
          <w:marRight w:val="0"/>
          <w:marTop w:val="0"/>
          <w:marBottom w:val="0"/>
          <w:divBdr>
            <w:top w:val="none" w:sz="0" w:space="0" w:color="auto"/>
            <w:left w:val="none" w:sz="0" w:space="0" w:color="auto"/>
            <w:bottom w:val="none" w:sz="0" w:space="0" w:color="auto"/>
            <w:right w:val="none" w:sz="0" w:space="0" w:color="auto"/>
          </w:divBdr>
        </w:div>
        <w:div w:id="1151946414">
          <w:marLeft w:val="640"/>
          <w:marRight w:val="0"/>
          <w:marTop w:val="0"/>
          <w:marBottom w:val="0"/>
          <w:divBdr>
            <w:top w:val="none" w:sz="0" w:space="0" w:color="auto"/>
            <w:left w:val="none" w:sz="0" w:space="0" w:color="auto"/>
            <w:bottom w:val="none" w:sz="0" w:space="0" w:color="auto"/>
            <w:right w:val="none" w:sz="0" w:space="0" w:color="auto"/>
          </w:divBdr>
        </w:div>
        <w:div w:id="1155488809">
          <w:marLeft w:val="640"/>
          <w:marRight w:val="0"/>
          <w:marTop w:val="0"/>
          <w:marBottom w:val="0"/>
          <w:divBdr>
            <w:top w:val="none" w:sz="0" w:space="0" w:color="auto"/>
            <w:left w:val="none" w:sz="0" w:space="0" w:color="auto"/>
            <w:bottom w:val="none" w:sz="0" w:space="0" w:color="auto"/>
            <w:right w:val="none" w:sz="0" w:space="0" w:color="auto"/>
          </w:divBdr>
        </w:div>
        <w:div w:id="1176919231">
          <w:marLeft w:val="640"/>
          <w:marRight w:val="0"/>
          <w:marTop w:val="0"/>
          <w:marBottom w:val="0"/>
          <w:divBdr>
            <w:top w:val="none" w:sz="0" w:space="0" w:color="auto"/>
            <w:left w:val="none" w:sz="0" w:space="0" w:color="auto"/>
            <w:bottom w:val="none" w:sz="0" w:space="0" w:color="auto"/>
            <w:right w:val="none" w:sz="0" w:space="0" w:color="auto"/>
          </w:divBdr>
        </w:div>
        <w:div w:id="1176966164">
          <w:marLeft w:val="640"/>
          <w:marRight w:val="0"/>
          <w:marTop w:val="0"/>
          <w:marBottom w:val="0"/>
          <w:divBdr>
            <w:top w:val="none" w:sz="0" w:space="0" w:color="auto"/>
            <w:left w:val="none" w:sz="0" w:space="0" w:color="auto"/>
            <w:bottom w:val="none" w:sz="0" w:space="0" w:color="auto"/>
            <w:right w:val="none" w:sz="0" w:space="0" w:color="auto"/>
          </w:divBdr>
        </w:div>
        <w:div w:id="1186481497">
          <w:marLeft w:val="640"/>
          <w:marRight w:val="0"/>
          <w:marTop w:val="0"/>
          <w:marBottom w:val="0"/>
          <w:divBdr>
            <w:top w:val="none" w:sz="0" w:space="0" w:color="auto"/>
            <w:left w:val="none" w:sz="0" w:space="0" w:color="auto"/>
            <w:bottom w:val="none" w:sz="0" w:space="0" w:color="auto"/>
            <w:right w:val="none" w:sz="0" w:space="0" w:color="auto"/>
          </w:divBdr>
        </w:div>
        <w:div w:id="1186751904">
          <w:marLeft w:val="640"/>
          <w:marRight w:val="0"/>
          <w:marTop w:val="0"/>
          <w:marBottom w:val="0"/>
          <w:divBdr>
            <w:top w:val="none" w:sz="0" w:space="0" w:color="auto"/>
            <w:left w:val="none" w:sz="0" w:space="0" w:color="auto"/>
            <w:bottom w:val="none" w:sz="0" w:space="0" w:color="auto"/>
            <w:right w:val="none" w:sz="0" w:space="0" w:color="auto"/>
          </w:divBdr>
        </w:div>
        <w:div w:id="1190684369">
          <w:marLeft w:val="640"/>
          <w:marRight w:val="0"/>
          <w:marTop w:val="0"/>
          <w:marBottom w:val="0"/>
          <w:divBdr>
            <w:top w:val="none" w:sz="0" w:space="0" w:color="auto"/>
            <w:left w:val="none" w:sz="0" w:space="0" w:color="auto"/>
            <w:bottom w:val="none" w:sz="0" w:space="0" w:color="auto"/>
            <w:right w:val="none" w:sz="0" w:space="0" w:color="auto"/>
          </w:divBdr>
        </w:div>
        <w:div w:id="1194155799">
          <w:marLeft w:val="640"/>
          <w:marRight w:val="0"/>
          <w:marTop w:val="0"/>
          <w:marBottom w:val="0"/>
          <w:divBdr>
            <w:top w:val="none" w:sz="0" w:space="0" w:color="auto"/>
            <w:left w:val="none" w:sz="0" w:space="0" w:color="auto"/>
            <w:bottom w:val="none" w:sz="0" w:space="0" w:color="auto"/>
            <w:right w:val="none" w:sz="0" w:space="0" w:color="auto"/>
          </w:divBdr>
        </w:div>
        <w:div w:id="1204095810">
          <w:marLeft w:val="640"/>
          <w:marRight w:val="0"/>
          <w:marTop w:val="0"/>
          <w:marBottom w:val="0"/>
          <w:divBdr>
            <w:top w:val="none" w:sz="0" w:space="0" w:color="auto"/>
            <w:left w:val="none" w:sz="0" w:space="0" w:color="auto"/>
            <w:bottom w:val="none" w:sz="0" w:space="0" w:color="auto"/>
            <w:right w:val="none" w:sz="0" w:space="0" w:color="auto"/>
          </w:divBdr>
        </w:div>
        <w:div w:id="1218321716">
          <w:marLeft w:val="640"/>
          <w:marRight w:val="0"/>
          <w:marTop w:val="0"/>
          <w:marBottom w:val="0"/>
          <w:divBdr>
            <w:top w:val="none" w:sz="0" w:space="0" w:color="auto"/>
            <w:left w:val="none" w:sz="0" w:space="0" w:color="auto"/>
            <w:bottom w:val="none" w:sz="0" w:space="0" w:color="auto"/>
            <w:right w:val="none" w:sz="0" w:space="0" w:color="auto"/>
          </w:divBdr>
        </w:div>
        <w:div w:id="1220894354">
          <w:marLeft w:val="640"/>
          <w:marRight w:val="0"/>
          <w:marTop w:val="0"/>
          <w:marBottom w:val="0"/>
          <w:divBdr>
            <w:top w:val="none" w:sz="0" w:space="0" w:color="auto"/>
            <w:left w:val="none" w:sz="0" w:space="0" w:color="auto"/>
            <w:bottom w:val="none" w:sz="0" w:space="0" w:color="auto"/>
            <w:right w:val="none" w:sz="0" w:space="0" w:color="auto"/>
          </w:divBdr>
        </w:div>
        <w:div w:id="1222667404">
          <w:marLeft w:val="640"/>
          <w:marRight w:val="0"/>
          <w:marTop w:val="0"/>
          <w:marBottom w:val="0"/>
          <w:divBdr>
            <w:top w:val="none" w:sz="0" w:space="0" w:color="auto"/>
            <w:left w:val="none" w:sz="0" w:space="0" w:color="auto"/>
            <w:bottom w:val="none" w:sz="0" w:space="0" w:color="auto"/>
            <w:right w:val="none" w:sz="0" w:space="0" w:color="auto"/>
          </w:divBdr>
        </w:div>
        <w:div w:id="1231572977">
          <w:marLeft w:val="640"/>
          <w:marRight w:val="0"/>
          <w:marTop w:val="0"/>
          <w:marBottom w:val="0"/>
          <w:divBdr>
            <w:top w:val="none" w:sz="0" w:space="0" w:color="auto"/>
            <w:left w:val="none" w:sz="0" w:space="0" w:color="auto"/>
            <w:bottom w:val="none" w:sz="0" w:space="0" w:color="auto"/>
            <w:right w:val="none" w:sz="0" w:space="0" w:color="auto"/>
          </w:divBdr>
        </w:div>
        <w:div w:id="1273631989">
          <w:marLeft w:val="640"/>
          <w:marRight w:val="0"/>
          <w:marTop w:val="0"/>
          <w:marBottom w:val="0"/>
          <w:divBdr>
            <w:top w:val="none" w:sz="0" w:space="0" w:color="auto"/>
            <w:left w:val="none" w:sz="0" w:space="0" w:color="auto"/>
            <w:bottom w:val="none" w:sz="0" w:space="0" w:color="auto"/>
            <w:right w:val="none" w:sz="0" w:space="0" w:color="auto"/>
          </w:divBdr>
        </w:div>
        <w:div w:id="1294171564">
          <w:marLeft w:val="640"/>
          <w:marRight w:val="0"/>
          <w:marTop w:val="0"/>
          <w:marBottom w:val="0"/>
          <w:divBdr>
            <w:top w:val="none" w:sz="0" w:space="0" w:color="auto"/>
            <w:left w:val="none" w:sz="0" w:space="0" w:color="auto"/>
            <w:bottom w:val="none" w:sz="0" w:space="0" w:color="auto"/>
            <w:right w:val="none" w:sz="0" w:space="0" w:color="auto"/>
          </w:divBdr>
        </w:div>
        <w:div w:id="1302733387">
          <w:marLeft w:val="640"/>
          <w:marRight w:val="0"/>
          <w:marTop w:val="0"/>
          <w:marBottom w:val="0"/>
          <w:divBdr>
            <w:top w:val="none" w:sz="0" w:space="0" w:color="auto"/>
            <w:left w:val="none" w:sz="0" w:space="0" w:color="auto"/>
            <w:bottom w:val="none" w:sz="0" w:space="0" w:color="auto"/>
            <w:right w:val="none" w:sz="0" w:space="0" w:color="auto"/>
          </w:divBdr>
        </w:div>
        <w:div w:id="1311062097">
          <w:marLeft w:val="640"/>
          <w:marRight w:val="0"/>
          <w:marTop w:val="0"/>
          <w:marBottom w:val="0"/>
          <w:divBdr>
            <w:top w:val="none" w:sz="0" w:space="0" w:color="auto"/>
            <w:left w:val="none" w:sz="0" w:space="0" w:color="auto"/>
            <w:bottom w:val="none" w:sz="0" w:space="0" w:color="auto"/>
            <w:right w:val="none" w:sz="0" w:space="0" w:color="auto"/>
          </w:divBdr>
        </w:div>
        <w:div w:id="1332488253">
          <w:marLeft w:val="640"/>
          <w:marRight w:val="0"/>
          <w:marTop w:val="0"/>
          <w:marBottom w:val="0"/>
          <w:divBdr>
            <w:top w:val="none" w:sz="0" w:space="0" w:color="auto"/>
            <w:left w:val="none" w:sz="0" w:space="0" w:color="auto"/>
            <w:bottom w:val="none" w:sz="0" w:space="0" w:color="auto"/>
            <w:right w:val="none" w:sz="0" w:space="0" w:color="auto"/>
          </w:divBdr>
        </w:div>
        <w:div w:id="1332830172">
          <w:marLeft w:val="640"/>
          <w:marRight w:val="0"/>
          <w:marTop w:val="0"/>
          <w:marBottom w:val="0"/>
          <w:divBdr>
            <w:top w:val="none" w:sz="0" w:space="0" w:color="auto"/>
            <w:left w:val="none" w:sz="0" w:space="0" w:color="auto"/>
            <w:bottom w:val="none" w:sz="0" w:space="0" w:color="auto"/>
            <w:right w:val="none" w:sz="0" w:space="0" w:color="auto"/>
          </w:divBdr>
        </w:div>
        <w:div w:id="1338001648">
          <w:marLeft w:val="640"/>
          <w:marRight w:val="0"/>
          <w:marTop w:val="0"/>
          <w:marBottom w:val="0"/>
          <w:divBdr>
            <w:top w:val="none" w:sz="0" w:space="0" w:color="auto"/>
            <w:left w:val="none" w:sz="0" w:space="0" w:color="auto"/>
            <w:bottom w:val="none" w:sz="0" w:space="0" w:color="auto"/>
            <w:right w:val="none" w:sz="0" w:space="0" w:color="auto"/>
          </w:divBdr>
        </w:div>
        <w:div w:id="1369380689">
          <w:marLeft w:val="640"/>
          <w:marRight w:val="0"/>
          <w:marTop w:val="0"/>
          <w:marBottom w:val="0"/>
          <w:divBdr>
            <w:top w:val="none" w:sz="0" w:space="0" w:color="auto"/>
            <w:left w:val="none" w:sz="0" w:space="0" w:color="auto"/>
            <w:bottom w:val="none" w:sz="0" w:space="0" w:color="auto"/>
            <w:right w:val="none" w:sz="0" w:space="0" w:color="auto"/>
          </w:divBdr>
        </w:div>
        <w:div w:id="1376078798">
          <w:marLeft w:val="640"/>
          <w:marRight w:val="0"/>
          <w:marTop w:val="0"/>
          <w:marBottom w:val="0"/>
          <w:divBdr>
            <w:top w:val="none" w:sz="0" w:space="0" w:color="auto"/>
            <w:left w:val="none" w:sz="0" w:space="0" w:color="auto"/>
            <w:bottom w:val="none" w:sz="0" w:space="0" w:color="auto"/>
            <w:right w:val="none" w:sz="0" w:space="0" w:color="auto"/>
          </w:divBdr>
        </w:div>
        <w:div w:id="1379889067">
          <w:marLeft w:val="640"/>
          <w:marRight w:val="0"/>
          <w:marTop w:val="0"/>
          <w:marBottom w:val="0"/>
          <w:divBdr>
            <w:top w:val="none" w:sz="0" w:space="0" w:color="auto"/>
            <w:left w:val="none" w:sz="0" w:space="0" w:color="auto"/>
            <w:bottom w:val="none" w:sz="0" w:space="0" w:color="auto"/>
            <w:right w:val="none" w:sz="0" w:space="0" w:color="auto"/>
          </w:divBdr>
        </w:div>
        <w:div w:id="1385981216">
          <w:marLeft w:val="640"/>
          <w:marRight w:val="0"/>
          <w:marTop w:val="0"/>
          <w:marBottom w:val="0"/>
          <w:divBdr>
            <w:top w:val="none" w:sz="0" w:space="0" w:color="auto"/>
            <w:left w:val="none" w:sz="0" w:space="0" w:color="auto"/>
            <w:bottom w:val="none" w:sz="0" w:space="0" w:color="auto"/>
            <w:right w:val="none" w:sz="0" w:space="0" w:color="auto"/>
          </w:divBdr>
        </w:div>
        <w:div w:id="1406684619">
          <w:marLeft w:val="640"/>
          <w:marRight w:val="0"/>
          <w:marTop w:val="0"/>
          <w:marBottom w:val="0"/>
          <w:divBdr>
            <w:top w:val="none" w:sz="0" w:space="0" w:color="auto"/>
            <w:left w:val="none" w:sz="0" w:space="0" w:color="auto"/>
            <w:bottom w:val="none" w:sz="0" w:space="0" w:color="auto"/>
            <w:right w:val="none" w:sz="0" w:space="0" w:color="auto"/>
          </w:divBdr>
        </w:div>
        <w:div w:id="1425616683">
          <w:marLeft w:val="640"/>
          <w:marRight w:val="0"/>
          <w:marTop w:val="0"/>
          <w:marBottom w:val="0"/>
          <w:divBdr>
            <w:top w:val="none" w:sz="0" w:space="0" w:color="auto"/>
            <w:left w:val="none" w:sz="0" w:space="0" w:color="auto"/>
            <w:bottom w:val="none" w:sz="0" w:space="0" w:color="auto"/>
            <w:right w:val="none" w:sz="0" w:space="0" w:color="auto"/>
          </w:divBdr>
        </w:div>
        <w:div w:id="1451699846">
          <w:marLeft w:val="640"/>
          <w:marRight w:val="0"/>
          <w:marTop w:val="0"/>
          <w:marBottom w:val="0"/>
          <w:divBdr>
            <w:top w:val="none" w:sz="0" w:space="0" w:color="auto"/>
            <w:left w:val="none" w:sz="0" w:space="0" w:color="auto"/>
            <w:bottom w:val="none" w:sz="0" w:space="0" w:color="auto"/>
            <w:right w:val="none" w:sz="0" w:space="0" w:color="auto"/>
          </w:divBdr>
        </w:div>
        <w:div w:id="1452439139">
          <w:marLeft w:val="640"/>
          <w:marRight w:val="0"/>
          <w:marTop w:val="0"/>
          <w:marBottom w:val="0"/>
          <w:divBdr>
            <w:top w:val="none" w:sz="0" w:space="0" w:color="auto"/>
            <w:left w:val="none" w:sz="0" w:space="0" w:color="auto"/>
            <w:bottom w:val="none" w:sz="0" w:space="0" w:color="auto"/>
            <w:right w:val="none" w:sz="0" w:space="0" w:color="auto"/>
          </w:divBdr>
        </w:div>
        <w:div w:id="1455980217">
          <w:marLeft w:val="640"/>
          <w:marRight w:val="0"/>
          <w:marTop w:val="0"/>
          <w:marBottom w:val="0"/>
          <w:divBdr>
            <w:top w:val="none" w:sz="0" w:space="0" w:color="auto"/>
            <w:left w:val="none" w:sz="0" w:space="0" w:color="auto"/>
            <w:bottom w:val="none" w:sz="0" w:space="0" w:color="auto"/>
            <w:right w:val="none" w:sz="0" w:space="0" w:color="auto"/>
          </w:divBdr>
        </w:div>
        <w:div w:id="1457411058">
          <w:marLeft w:val="640"/>
          <w:marRight w:val="0"/>
          <w:marTop w:val="0"/>
          <w:marBottom w:val="0"/>
          <w:divBdr>
            <w:top w:val="none" w:sz="0" w:space="0" w:color="auto"/>
            <w:left w:val="none" w:sz="0" w:space="0" w:color="auto"/>
            <w:bottom w:val="none" w:sz="0" w:space="0" w:color="auto"/>
            <w:right w:val="none" w:sz="0" w:space="0" w:color="auto"/>
          </w:divBdr>
        </w:div>
        <w:div w:id="1481995205">
          <w:marLeft w:val="640"/>
          <w:marRight w:val="0"/>
          <w:marTop w:val="0"/>
          <w:marBottom w:val="0"/>
          <w:divBdr>
            <w:top w:val="none" w:sz="0" w:space="0" w:color="auto"/>
            <w:left w:val="none" w:sz="0" w:space="0" w:color="auto"/>
            <w:bottom w:val="none" w:sz="0" w:space="0" w:color="auto"/>
            <w:right w:val="none" w:sz="0" w:space="0" w:color="auto"/>
          </w:divBdr>
        </w:div>
        <w:div w:id="1482237478">
          <w:marLeft w:val="640"/>
          <w:marRight w:val="0"/>
          <w:marTop w:val="0"/>
          <w:marBottom w:val="0"/>
          <w:divBdr>
            <w:top w:val="none" w:sz="0" w:space="0" w:color="auto"/>
            <w:left w:val="none" w:sz="0" w:space="0" w:color="auto"/>
            <w:bottom w:val="none" w:sz="0" w:space="0" w:color="auto"/>
            <w:right w:val="none" w:sz="0" w:space="0" w:color="auto"/>
          </w:divBdr>
        </w:div>
        <w:div w:id="1491940502">
          <w:marLeft w:val="640"/>
          <w:marRight w:val="0"/>
          <w:marTop w:val="0"/>
          <w:marBottom w:val="0"/>
          <w:divBdr>
            <w:top w:val="none" w:sz="0" w:space="0" w:color="auto"/>
            <w:left w:val="none" w:sz="0" w:space="0" w:color="auto"/>
            <w:bottom w:val="none" w:sz="0" w:space="0" w:color="auto"/>
            <w:right w:val="none" w:sz="0" w:space="0" w:color="auto"/>
          </w:divBdr>
        </w:div>
        <w:div w:id="1496800108">
          <w:marLeft w:val="640"/>
          <w:marRight w:val="0"/>
          <w:marTop w:val="0"/>
          <w:marBottom w:val="0"/>
          <w:divBdr>
            <w:top w:val="none" w:sz="0" w:space="0" w:color="auto"/>
            <w:left w:val="none" w:sz="0" w:space="0" w:color="auto"/>
            <w:bottom w:val="none" w:sz="0" w:space="0" w:color="auto"/>
            <w:right w:val="none" w:sz="0" w:space="0" w:color="auto"/>
          </w:divBdr>
        </w:div>
        <w:div w:id="1499226555">
          <w:marLeft w:val="640"/>
          <w:marRight w:val="0"/>
          <w:marTop w:val="0"/>
          <w:marBottom w:val="0"/>
          <w:divBdr>
            <w:top w:val="none" w:sz="0" w:space="0" w:color="auto"/>
            <w:left w:val="none" w:sz="0" w:space="0" w:color="auto"/>
            <w:bottom w:val="none" w:sz="0" w:space="0" w:color="auto"/>
            <w:right w:val="none" w:sz="0" w:space="0" w:color="auto"/>
          </w:divBdr>
        </w:div>
        <w:div w:id="1500342443">
          <w:marLeft w:val="640"/>
          <w:marRight w:val="0"/>
          <w:marTop w:val="0"/>
          <w:marBottom w:val="0"/>
          <w:divBdr>
            <w:top w:val="none" w:sz="0" w:space="0" w:color="auto"/>
            <w:left w:val="none" w:sz="0" w:space="0" w:color="auto"/>
            <w:bottom w:val="none" w:sz="0" w:space="0" w:color="auto"/>
            <w:right w:val="none" w:sz="0" w:space="0" w:color="auto"/>
          </w:divBdr>
        </w:div>
        <w:div w:id="1503862075">
          <w:marLeft w:val="640"/>
          <w:marRight w:val="0"/>
          <w:marTop w:val="0"/>
          <w:marBottom w:val="0"/>
          <w:divBdr>
            <w:top w:val="none" w:sz="0" w:space="0" w:color="auto"/>
            <w:left w:val="none" w:sz="0" w:space="0" w:color="auto"/>
            <w:bottom w:val="none" w:sz="0" w:space="0" w:color="auto"/>
            <w:right w:val="none" w:sz="0" w:space="0" w:color="auto"/>
          </w:divBdr>
        </w:div>
        <w:div w:id="1509099772">
          <w:marLeft w:val="640"/>
          <w:marRight w:val="0"/>
          <w:marTop w:val="0"/>
          <w:marBottom w:val="0"/>
          <w:divBdr>
            <w:top w:val="none" w:sz="0" w:space="0" w:color="auto"/>
            <w:left w:val="none" w:sz="0" w:space="0" w:color="auto"/>
            <w:bottom w:val="none" w:sz="0" w:space="0" w:color="auto"/>
            <w:right w:val="none" w:sz="0" w:space="0" w:color="auto"/>
          </w:divBdr>
        </w:div>
        <w:div w:id="1520122573">
          <w:marLeft w:val="640"/>
          <w:marRight w:val="0"/>
          <w:marTop w:val="0"/>
          <w:marBottom w:val="0"/>
          <w:divBdr>
            <w:top w:val="none" w:sz="0" w:space="0" w:color="auto"/>
            <w:left w:val="none" w:sz="0" w:space="0" w:color="auto"/>
            <w:bottom w:val="none" w:sz="0" w:space="0" w:color="auto"/>
            <w:right w:val="none" w:sz="0" w:space="0" w:color="auto"/>
          </w:divBdr>
        </w:div>
        <w:div w:id="1524124655">
          <w:marLeft w:val="640"/>
          <w:marRight w:val="0"/>
          <w:marTop w:val="0"/>
          <w:marBottom w:val="0"/>
          <w:divBdr>
            <w:top w:val="none" w:sz="0" w:space="0" w:color="auto"/>
            <w:left w:val="none" w:sz="0" w:space="0" w:color="auto"/>
            <w:bottom w:val="none" w:sz="0" w:space="0" w:color="auto"/>
            <w:right w:val="none" w:sz="0" w:space="0" w:color="auto"/>
          </w:divBdr>
        </w:div>
        <w:div w:id="1525364253">
          <w:marLeft w:val="640"/>
          <w:marRight w:val="0"/>
          <w:marTop w:val="0"/>
          <w:marBottom w:val="0"/>
          <w:divBdr>
            <w:top w:val="none" w:sz="0" w:space="0" w:color="auto"/>
            <w:left w:val="none" w:sz="0" w:space="0" w:color="auto"/>
            <w:bottom w:val="none" w:sz="0" w:space="0" w:color="auto"/>
            <w:right w:val="none" w:sz="0" w:space="0" w:color="auto"/>
          </w:divBdr>
        </w:div>
        <w:div w:id="1541045872">
          <w:marLeft w:val="640"/>
          <w:marRight w:val="0"/>
          <w:marTop w:val="0"/>
          <w:marBottom w:val="0"/>
          <w:divBdr>
            <w:top w:val="none" w:sz="0" w:space="0" w:color="auto"/>
            <w:left w:val="none" w:sz="0" w:space="0" w:color="auto"/>
            <w:bottom w:val="none" w:sz="0" w:space="0" w:color="auto"/>
            <w:right w:val="none" w:sz="0" w:space="0" w:color="auto"/>
          </w:divBdr>
        </w:div>
        <w:div w:id="1547795002">
          <w:marLeft w:val="640"/>
          <w:marRight w:val="0"/>
          <w:marTop w:val="0"/>
          <w:marBottom w:val="0"/>
          <w:divBdr>
            <w:top w:val="none" w:sz="0" w:space="0" w:color="auto"/>
            <w:left w:val="none" w:sz="0" w:space="0" w:color="auto"/>
            <w:bottom w:val="none" w:sz="0" w:space="0" w:color="auto"/>
            <w:right w:val="none" w:sz="0" w:space="0" w:color="auto"/>
          </w:divBdr>
        </w:div>
        <w:div w:id="1549993345">
          <w:marLeft w:val="640"/>
          <w:marRight w:val="0"/>
          <w:marTop w:val="0"/>
          <w:marBottom w:val="0"/>
          <w:divBdr>
            <w:top w:val="none" w:sz="0" w:space="0" w:color="auto"/>
            <w:left w:val="none" w:sz="0" w:space="0" w:color="auto"/>
            <w:bottom w:val="none" w:sz="0" w:space="0" w:color="auto"/>
            <w:right w:val="none" w:sz="0" w:space="0" w:color="auto"/>
          </w:divBdr>
        </w:div>
        <w:div w:id="1556887385">
          <w:marLeft w:val="640"/>
          <w:marRight w:val="0"/>
          <w:marTop w:val="0"/>
          <w:marBottom w:val="0"/>
          <w:divBdr>
            <w:top w:val="none" w:sz="0" w:space="0" w:color="auto"/>
            <w:left w:val="none" w:sz="0" w:space="0" w:color="auto"/>
            <w:bottom w:val="none" w:sz="0" w:space="0" w:color="auto"/>
            <w:right w:val="none" w:sz="0" w:space="0" w:color="auto"/>
          </w:divBdr>
        </w:div>
        <w:div w:id="1572109928">
          <w:marLeft w:val="640"/>
          <w:marRight w:val="0"/>
          <w:marTop w:val="0"/>
          <w:marBottom w:val="0"/>
          <w:divBdr>
            <w:top w:val="none" w:sz="0" w:space="0" w:color="auto"/>
            <w:left w:val="none" w:sz="0" w:space="0" w:color="auto"/>
            <w:bottom w:val="none" w:sz="0" w:space="0" w:color="auto"/>
            <w:right w:val="none" w:sz="0" w:space="0" w:color="auto"/>
          </w:divBdr>
        </w:div>
        <w:div w:id="1574699321">
          <w:marLeft w:val="640"/>
          <w:marRight w:val="0"/>
          <w:marTop w:val="0"/>
          <w:marBottom w:val="0"/>
          <w:divBdr>
            <w:top w:val="none" w:sz="0" w:space="0" w:color="auto"/>
            <w:left w:val="none" w:sz="0" w:space="0" w:color="auto"/>
            <w:bottom w:val="none" w:sz="0" w:space="0" w:color="auto"/>
            <w:right w:val="none" w:sz="0" w:space="0" w:color="auto"/>
          </w:divBdr>
        </w:div>
        <w:div w:id="1585071308">
          <w:marLeft w:val="640"/>
          <w:marRight w:val="0"/>
          <w:marTop w:val="0"/>
          <w:marBottom w:val="0"/>
          <w:divBdr>
            <w:top w:val="none" w:sz="0" w:space="0" w:color="auto"/>
            <w:left w:val="none" w:sz="0" w:space="0" w:color="auto"/>
            <w:bottom w:val="none" w:sz="0" w:space="0" w:color="auto"/>
            <w:right w:val="none" w:sz="0" w:space="0" w:color="auto"/>
          </w:divBdr>
        </w:div>
        <w:div w:id="1594783624">
          <w:marLeft w:val="640"/>
          <w:marRight w:val="0"/>
          <w:marTop w:val="0"/>
          <w:marBottom w:val="0"/>
          <w:divBdr>
            <w:top w:val="none" w:sz="0" w:space="0" w:color="auto"/>
            <w:left w:val="none" w:sz="0" w:space="0" w:color="auto"/>
            <w:bottom w:val="none" w:sz="0" w:space="0" w:color="auto"/>
            <w:right w:val="none" w:sz="0" w:space="0" w:color="auto"/>
          </w:divBdr>
        </w:div>
        <w:div w:id="1608350084">
          <w:marLeft w:val="640"/>
          <w:marRight w:val="0"/>
          <w:marTop w:val="0"/>
          <w:marBottom w:val="0"/>
          <w:divBdr>
            <w:top w:val="none" w:sz="0" w:space="0" w:color="auto"/>
            <w:left w:val="none" w:sz="0" w:space="0" w:color="auto"/>
            <w:bottom w:val="none" w:sz="0" w:space="0" w:color="auto"/>
            <w:right w:val="none" w:sz="0" w:space="0" w:color="auto"/>
          </w:divBdr>
        </w:div>
        <w:div w:id="1611551475">
          <w:marLeft w:val="640"/>
          <w:marRight w:val="0"/>
          <w:marTop w:val="0"/>
          <w:marBottom w:val="0"/>
          <w:divBdr>
            <w:top w:val="none" w:sz="0" w:space="0" w:color="auto"/>
            <w:left w:val="none" w:sz="0" w:space="0" w:color="auto"/>
            <w:bottom w:val="none" w:sz="0" w:space="0" w:color="auto"/>
            <w:right w:val="none" w:sz="0" w:space="0" w:color="auto"/>
          </w:divBdr>
        </w:div>
        <w:div w:id="1614243739">
          <w:marLeft w:val="640"/>
          <w:marRight w:val="0"/>
          <w:marTop w:val="0"/>
          <w:marBottom w:val="0"/>
          <w:divBdr>
            <w:top w:val="none" w:sz="0" w:space="0" w:color="auto"/>
            <w:left w:val="none" w:sz="0" w:space="0" w:color="auto"/>
            <w:bottom w:val="none" w:sz="0" w:space="0" w:color="auto"/>
            <w:right w:val="none" w:sz="0" w:space="0" w:color="auto"/>
          </w:divBdr>
        </w:div>
        <w:div w:id="1620600187">
          <w:marLeft w:val="640"/>
          <w:marRight w:val="0"/>
          <w:marTop w:val="0"/>
          <w:marBottom w:val="0"/>
          <w:divBdr>
            <w:top w:val="none" w:sz="0" w:space="0" w:color="auto"/>
            <w:left w:val="none" w:sz="0" w:space="0" w:color="auto"/>
            <w:bottom w:val="none" w:sz="0" w:space="0" w:color="auto"/>
            <w:right w:val="none" w:sz="0" w:space="0" w:color="auto"/>
          </w:divBdr>
        </w:div>
        <w:div w:id="1620646320">
          <w:marLeft w:val="640"/>
          <w:marRight w:val="0"/>
          <w:marTop w:val="0"/>
          <w:marBottom w:val="0"/>
          <w:divBdr>
            <w:top w:val="none" w:sz="0" w:space="0" w:color="auto"/>
            <w:left w:val="none" w:sz="0" w:space="0" w:color="auto"/>
            <w:bottom w:val="none" w:sz="0" w:space="0" w:color="auto"/>
            <w:right w:val="none" w:sz="0" w:space="0" w:color="auto"/>
          </w:divBdr>
        </w:div>
        <w:div w:id="1641496962">
          <w:marLeft w:val="640"/>
          <w:marRight w:val="0"/>
          <w:marTop w:val="0"/>
          <w:marBottom w:val="0"/>
          <w:divBdr>
            <w:top w:val="none" w:sz="0" w:space="0" w:color="auto"/>
            <w:left w:val="none" w:sz="0" w:space="0" w:color="auto"/>
            <w:bottom w:val="none" w:sz="0" w:space="0" w:color="auto"/>
            <w:right w:val="none" w:sz="0" w:space="0" w:color="auto"/>
          </w:divBdr>
        </w:div>
        <w:div w:id="1643195130">
          <w:marLeft w:val="640"/>
          <w:marRight w:val="0"/>
          <w:marTop w:val="0"/>
          <w:marBottom w:val="0"/>
          <w:divBdr>
            <w:top w:val="none" w:sz="0" w:space="0" w:color="auto"/>
            <w:left w:val="none" w:sz="0" w:space="0" w:color="auto"/>
            <w:bottom w:val="none" w:sz="0" w:space="0" w:color="auto"/>
            <w:right w:val="none" w:sz="0" w:space="0" w:color="auto"/>
          </w:divBdr>
        </w:div>
        <w:div w:id="1652782125">
          <w:marLeft w:val="640"/>
          <w:marRight w:val="0"/>
          <w:marTop w:val="0"/>
          <w:marBottom w:val="0"/>
          <w:divBdr>
            <w:top w:val="none" w:sz="0" w:space="0" w:color="auto"/>
            <w:left w:val="none" w:sz="0" w:space="0" w:color="auto"/>
            <w:bottom w:val="none" w:sz="0" w:space="0" w:color="auto"/>
            <w:right w:val="none" w:sz="0" w:space="0" w:color="auto"/>
          </w:divBdr>
        </w:div>
        <w:div w:id="1665236629">
          <w:marLeft w:val="640"/>
          <w:marRight w:val="0"/>
          <w:marTop w:val="0"/>
          <w:marBottom w:val="0"/>
          <w:divBdr>
            <w:top w:val="none" w:sz="0" w:space="0" w:color="auto"/>
            <w:left w:val="none" w:sz="0" w:space="0" w:color="auto"/>
            <w:bottom w:val="none" w:sz="0" w:space="0" w:color="auto"/>
            <w:right w:val="none" w:sz="0" w:space="0" w:color="auto"/>
          </w:divBdr>
        </w:div>
        <w:div w:id="1665274901">
          <w:marLeft w:val="640"/>
          <w:marRight w:val="0"/>
          <w:marTop w:val="0"/>
          <w:marBottom w:val="0"/>
          <w:divBdr>
            <w:top w:val="none" w:sz="0" w:space="0" w:color="auto"/>
            <w:left w:val="none" w:sz="0" w:space="0" w:color="auto"/>
            <w:bottom w:val="none" w:sz="0" w:space="0" w:color="auto"/>
            <w:right w:val="none" w:sz="0" w:space="0" w:color="auto"/>
          </w:divBdr>
        </w:div>
        <w:div w:id="1675374836">
          <w:marLeft w:val="640"/>
          <w:marRight w:val="0"/>
          <w:marTop w:val="0"/>
          <w:marBottom w:val="0"/>
          <w:divBdr>
            <w:top w:val="none" w:sz="0" w:space="0" w:color="auto"/>
            <w:left w:val="none" w:sz="0" w:space="0" w:color="auto"/>
            <w:bottom w:val="none" w:sz="0" w:space="0" w:color="auto"/>
            <w:right w:val="none" w:sz="0" w:space="0" w:color="auto"/>
          </w:divBdr>
        </w:div>
        <w:div w:id="1684745359">
          <w:marLeft w:val="640"/>
          <w:marRight w:val="0"/>
          <w:marTop w:val="0"/>
          <w:marBottom w:val="0"/>
          <w:divBdr>
            <w:top w:val="none" w:sz="0" w:space="0" w:color="auto"/>
            <w:left w:val="none" w:sz="0" w:space="0" w:color="auto"/>
            <w:bottom w:val="none" w:sz="0" w:space="0" w:color="auto"/>
            <w:right w:val="none" w:sz="0" w:space="0" w:color="auto"/>
          </w:divBdr>
        </w:div>
        <w:div w:id="1693144827">
          <w:marLeft w:val="640"/>
          <w:marRight w:val="0"/>
          <w:marTop w:val="0"/>
          <w:marBottom w:val="0"/>
          <w:divBdr>
            <w:top w:val="none" w:sz="0" w:space="0" w:color="auto"/>
            <w:left w:val="none" w:sz="0" w:space="0" w:color="auto"/>
            <w:bottom w:val="none" w:sz="0" w:space="0" w:color="auto"/>
            <w:right w:val="none" w:sz="0" w:space="0" w:color="auto"/>
          </w:divBdr>
        </w:div>
        <w:div w:id="1698235996">
          <w:marLeft w:val="640"/>
          <w:marRight w:val="0"/>
          <w:marTop w:val="0"/>
          <w:marBottom w:val="0"/>
          <w:divBdr>
            <w:top w:val="none" w:sz="0" w:space="0" w:color="auto"/>
            <w:left w:val="none" w:sz="0" w:space="0" w:color="auto"/>
            <w:bottom w:val="none" w:sz="0" w:space="0" w:color="auto"/>
            <w:right w:val="none" w:sz="0" w:space="0" w:color="auto"/>
          </w:divBdr>
        </w:div>
        <w:div w:id="1701319343">
          <w:marLeft w:val="640"/>
          <w:marRight w:val="0"/>
          <w:marTop w:val="0"/>
          <w:marBottom w:val="0"/>
          <w:divBdr>
            <w:top w:val="none" w:sz="0" w:space="0" w:color="auto"/>
            <w:left w:val="none" w:sz="0" w:space="0" w:color="auto"/>
            <w:bottom w:val="none" w:sz="0" w:space="0" w:color="auto"/>
            <w:right w:val="none" w:sz="0" w:space="0" w:color="auto"/>
          </w:divBdr>
        </w:div>
        <w:div w:id="1712416433">
          <w:marLeft w:val="640"/>
          <w:marRight w:val="0"/>
          <w:marTop w:val="0"/>
          <w:marBottom w:val="0"/>
          <w:divBdr>
            <w:top w:val="none" w:sz="0" w:space="0" w:color="auto"/>
            <w:left w:val="none" w:sz="0" w:space="0" w:color="auto"/>
            <w:bottom w:val="none" w:sz="0" w:space="0" w:color="auto"/>
            <w:right w:val="none" w:sz="0" w:space="0" w:color="auto"/>
          </w:divBdr>
        </w:div>
        <w:div w:id="1721008111">
          <w:marLeft w:val="640"/>
          <w:marRight w:val="0"/>
          <w:marTop w:val="0"/>
          <w:marBottom w:val="0"/>
          <w:divBdr>
            <w:top w:val="none" w:sz="0" w:space="0" w:color="auto"/>
            <w:left w:val="none" w:sz="0" w:space="0" w:color="auto"/>
            <w:bottom w:val="none" w:sz="0" w:space="0" w:color="auto"/>
            <w:right w:val="none" w:sz="0" w:space="0" w:color="auto"/>
          </w:divBdr>
        </w:div>
        <w:div w:id="1728407497">
          <w:marLeft w:val="640"/>
          <w:marRight w:val="0"/>
          <w:marTop w:val="0"/>
          <w:marBottom w:val="0"/>
          <w:divBdr>
            <w:top w:val="none" w:sz="0" w:space="0" w:color="auto"/>
            <w:left w:val="none" w:sz="0" w:space="0" w:color="auto"/>
            <w:bottom w:val="none" w:sz="0" w:space="0" w:color="auto"/>
            <w:right w:val="none" w:sz="0" w:space="0" w:color="auto"/>
          </w:divBdr>
        </w:div>
        <w:div w:id="1736929762">
          <w:marLeft w:val="640"/>
          <w:marRight w:val="0"/>
          <w:marTop w:val="0"/>
          <w:marBottom w:val="0"/>
          <w:divBdr>
            <w:top w:val="none" w:sz="0" w:space="0" w:color="auto"/>
            <w:left w:val="none" w:sz="0" w:space="0" w:color="auto"/>
            <w:bottom w:val="none" w:sz="0" w:space="0" w:color="auto"/>
            <w:right w:val="none" w:sz="0" w:space="0" w:color="auto"/>
          </w:divBdr>
        </w:div>
        <w:div w:id="1746951361">
          <w:marLeft w:val="640"/>
          <w:marRight w:val="0"/>
          <w:marTop w:val="0"/>
          <w:marBottom w:val="0"/>
          <w:divBdr>
            <w:top w:val="none" w:sz="0" w:space="0" w:color="auto"/>
            <w:left w:val="none" w:sz="0" w:space="0" w:color="auto"/>
            <w:bottom w:val="none" w:sz="0" w:space="0" w:color="auto"/>
            <w:right w:val="none" w:sz="0" w:space="0" w:color="auto"/>
          </w:divBdr>
        </w:div>
        <w:div w:id="1747536015">
          <w:marLeft w:val="640"/>
          <w:marRight w:val="0"/>
          <w:marTop w:val="0"/>
          <w:marBottom w:val="0"/>
          <w:divBdr>
            <w:top w:val="none" w:sz="0" w:space="0" w:color="auto"/>
            <w:left w:val="none" w:sz="0" w:space="0" w:color="auto"/>
            <w:bottom w:val="none" w:sz="0" w:space="0" w:color="auto"/>
            <w:right w:val="none" w:sz="0" w:space="0" w:color="auto"/>
          </w:divBdr>
        </w:div>
        <w:div w:id="1765419047">
          <w:marLeft w:val="640"/>
          <w:marRight w:val="0"/>
          <w:marTop w:val="0"/>
          <w:marBottom w:val="0"/>
          <w:divBdr>
            <w:top w:val="none" w:sz="0" w:space="0" w:color="auto"/>
            <w:left w:val="none" w:sz="0" w:space="0" w:color="auto"/>
            <w:bottom w:val="none" w:sz="0" w:space="0" w:color="auto"/>
            <w:right w:val="none" w:sz="0" w:space="0" w:color="auto"/>
          </w:divBdr>
        </w:div>
        <w:div w:id="1780443116">
          <w:marLeft w:val="640"/>
          <w:marRight w:val="0"/>
          <w:marTop w:val="0"/>
          <w:marBottom w:val="0"/>
          <w:divBdr>
            <w:top w:val="none" w:sz="0" w:space="0" w:color="auto"/>
            <w:left w:val="none" w:sz="0" w:space="0" w:color="auto"/>
            <w:bottom w:val="none" w:sz="0" w:space="0" w:color="auto"/>
            <w:right w:val="none" w:sz="0" w:space="0" w:color="auto"/>
          </w:divBdr>
        </w:div>
        <w:div w:id="1789734855">
          <w:marLeft w:val="640"/>
          <w:marRight w:val="0"/>
          <w:marTop w:val="0"/>
          <w:marBottom w:val="0"/>
          <w:divBdr>
            <w:top w:val="none" w:sz="0" w:space="0" w:color="auto"/>
            <w:left w:val="none" w:sz="0" w:space="0" w:color="auto"/>
            <w:bottom w:val="none" w:sz="0" w:space="0" w:color="auto"/>
            <w:right w:val="none" w:sz="0" w:space="0" w:color="auto"/>
          </w:divBdr>
        </w:div>
        <w:div w:id="1798327715">
          <w:marLeft w:val="640"/>
          <w:marRight w:val="0"/>
          <w:marTop w:val="0"/>
          <w:marBottom w:val="0"/>
          <w:divBdr>
            <w:top w:val="none" w:sz="0" w:space="0" w:color="auto"/>
            <w:left w:val="none" w:sz="0" w:space="0" w:color="auto"/>
            <w:bottom w:val="none" w:sz="0" w:space="0" w:color="auto"/>
            <w:right w:val="none" w:sz="0" w:space="0" w:color="auto"/>
          </w:divBdr>
        </w:div>
        <w:div w:id="1807504578">
          <w:marLeft w:val="640"/>
          <w:marRight w:val="0"/>
          <w:marTop w:val="0"/>
          <w:marBottom w:val="0"/>
          <w:divBdr>
            <w:top w:val="none" w:sz="0" w:space="0" w:color="auto"/>
            <w:left w:val="none" w:sz="0" w:space="0" w:color="auto"/>
            <w:bottom w:val="none" w:sz="0" w:space="0" w:color="auto"/>
            <w:right w:val="none" w:sz="0" w:space="0" w:color="auto"/>
          </w:divBdr>
        </w:div>
        <w:div w:id="1821729847">
          <w:marLeft w:val="640"/>
          <w:marRight w:val="0"/>
          <w:marTop w:val="0"/>
          <w:marBottom w:val="0"/>
          <w:divBdr>
            <w:top w:val="none" w:sz="0" w:space="0" w:color="auto"/>
            <w:left w:val="none" w:sz="0" w:space="0" w:color="auto"/>
            <w:bottom w:val="none" w:sz="0" w:space="0" w:color="auto"/>
            <w:right w:val="none" w:sz="0" w:space="0" w:color="auto"/>
          </w:divBdr>
        </w:div>
        <w:div w:id="1842962371">
          <w:marLeft w:val="640"/>
          <w:marRight w:val="0"/>
          <w:marTop w:val="0"/>
          <w:marBottom w:val="0"/>
          <w:divBdr>
            <w:top w:val="none" w:sz="0" w:space="0" w:color="auto"/>
            <w:left w:val="none" w:sz="0" w:space="0" w:color="auto"/>
            <w:bottom w:val="none" w:sz="0" w:space="0" w:color="auto"/>
            <w:right w:val="none" w:sz="0" w:space="0" w:color="auto"/>
          </w:divBdr>
        </w:div>
        <w:div w:id="1844205816">
          <w:marLeft w:val="640"/>
          <w:marRight w:val="0"/>
          <w:marTop w:val="0"/>
          <w:marBottom w:val="0"/>
          <w:divBdr>
            <w:top w:val="none" w:sz="0" w:space="0" w:color="auto"/>
            <w:left w:val="none" w:sz="0" w:space="0" w:color="auto"/>
            <w:bottom w:val="none" w:sz="0" w:space="0" w:color="auto"/>
            <w:right w:val="none" w:sz="0" w:space="0" w:color="auto"/>
          </w:divBdr>
        </w:div>
        <w:div w:id="1847164426">
          <w:marLeft w:val="640"/>
          <w:marRight w:val="0"/>
          <w:marTop w:val="0"/>
          <w:marBottom w:val="0"/>
          <w:divBdr>
            <w:top w:val="none" w:sz="0" w:space="0" w:color="auto"/>
            <w:left w:val="none" w:sz="0" w:space="0" w:color="auto"/>
            <w:bottom w:val="none" w:sz="0" w:space="0" w:color="auto"/>
            <w:right w:val="none" w:sz="0" w:space="0" w:color="auto"/>
          </w:divBdr>
        </w:div>
        <w:div w:id="1854490737">
          <w:marLeft w:val="640"/>
          <w:marRight w:val="0"/>
          <w:marTop w:val="0"/>
          <w:marBottom w:val="0"/>
          <w:divBdr>
            <w:top w:val="none" w:sz="0" w:space="0" w:color="auto"/>
            <w:left w:val="none" w:sz="0" w:space="0" w:color="auto"/>
            <w:bottom w:val="none" w:sz="0" w:space="0" w:color="auto"/>
            <w:right w:val="none" w:sz="0" w:space="0" w:color="auto"/>
          </w:divBdr>
        </w:div>
        <w:div w:id="1865050737">
          <w:marLeft w:val="640"/>
          <w:marRight w:val="0"/>
          <w:marTop w:val="0"/>
          <w:marBottom w:val="0"/>
          <w:divBdr>
            <w:top w:val="none" w:sz="0" w:space="0" w:color="auto"/>
            <w:left w:val="none" w:sz="0" w:space="0" w:color="auto"/>
            <w:bottom w:val="none" w:sz="0" w:space="0" w:color="auto"/>
            <w:right w:val="none" w:sz="0" w:space="0" w:color="auto"/>
          </w:divBdr>
        </w:div>
        <w:div w:id="1876042088">
          <w:marLeft w:val="640"/>
          <w:marRight w:val="0"/>
          <w:marTop w:val="0"/>
          <w:marBottom w:val="0"/>
          <w:divBdr>
            <w:top w:val="none" w:sz="0" w:space="0" w:color="auto"/>
            <w:left w:val="none" w:sz="0" w:space="0" w:color="auto"/>
            <w:bottom w:val="none" w:sz="0" w:space="0" w:color="auto"/>
            <w:right w:val="none" w:sz="0" w:space="0" w:color="auto"/>
          </w:divBdr>
        </w:div>
        <w:div w:id="1876772704">
          <w:marLeft w:val="640"/>
          <w:marRight w:val="0"/>
          <w:marTop w:val="0"/>
          <w:marBottom w:val="0"/>
          <w:divBdr>
            <w:top w:val="none" w:sz="0" w:space="0" w:color="auto"/>
            <w:left w:val="none" w:sz="0" w:space="0" w:color="auto"/>
            <w:bottom w:val="none" w:sz="0" w:space="0" w:color="auto"/>
            <w:right w:val="none" w:sz="0" w:space="0" w:color="auto"/>
          </w:divBdr>
        </w:div>
        <w:div w:id="1905676585">
          <w:marLeft w:val="640"/>
          <w:marRight w:val="0"/>
          <w:marTop w:val="0"/>
          <w:marBottom w:val="0"/>
          <w:divBdr>
            <w:top w:val="none" w:sz="0" w:space="0" w:color="auto"/>
            <w:left w:val="none" w:sz="0" w:space="0" w:color="auto"/>
            <w:bottom w:val="none" w:sz="0" w:space="0" w:color="auto"/>
            <w:right w:val="none" w:sz="0" w:space="0" w:color="auto"/>
          </w:divBdr>
        </w:div>
        <w:div w:id="1915889893">
          <w:marLeft w:val="640"/>
          <w:marRight w:val="0"/>
          <w:marTop w:val="0"/>
          <w:marBottom w:val="0"/>
          <w:divBdr>
            <w:top w:val="none" w:sz="0" w:space="0" w:color="auto"/>
            <w:left w:val="none" w:sz="0" w:space="0" w:color="auto"/>
            <w:bottom w:val="none" w:sz="0" w:space="0" w:color="auto"/>
            <w:right w:val="none" w:sz="0" w:space="0" w:color="auto"/>
          </w:divBdr>
        </w:div>
        <w:div w:id="1926066856">
          <w:marLeft w:val="640"/>
          <w:marRight w:val="0"/>
          <w:marTop w:val="0"/>
          <w:marBottom w:val="0"/>
          <w:divBdr>
            <w:top w:val="none" w:sz="0" w:space="0" w:color="auto"/>
            <w:left w:val="none" w:sz="0" w:space="0" w:color="auto"/>
            <w:bottom w:val="none" w:sz="0" w:space="0" w:color="auto"/>
            <w:right w:val="none" w:sz="0" w:space="0" w:color="auto"/>
          </w:divBdr>
        </w:div>
        <w:div w:id="1932084784">
          <w:marLeft w:val="640"/>
          <w:marRight w:val="0"/>
          <w:marTop w:val="0"/>
          <w:marBottom w:val="0"/>
          <w:divBdr>
            <w:top w:val="none" w:sz="0" w:space="0" w:color="auto"/>
            <w:left w:val="none" w:sz="0" w:space="0" w:color="auto"/>
            <w:bottom w:val="none" w:sz="0" w:space="0" w:color="auto"/>
            <w:right w:val="none" w:sz="0" w:space="0" w:color="auto"/>
          </w:divBdr>
        </w:div>
        <w:div w:id="1933121215">
          <w:marLeft w:val="640"/>
          <w:marRight w:val="0"/>
          <w:marTop w:val="0"/>
          <w:marBottom w:val="0"/>
          <w:divBdr>
            <w:top w:val="none" w:sz="0" w:space="0" w:color="auto"/>
            <w:left w:val="none" w:sz="0" w:space="0" w:color="auto"/>
            <w:bottom w:val="none" w:sz="0" w:space="0" w:color="auto"/>
            <w:right w:val="none" w:sz="0" w:space="0" w:color="auto"/>
          </w:divBdr>
        </w:div>
        <w:div w:id="1938055080">
          <w:marLeft w:val="640"/>
          <w:marRight w:val="0"/>
          <w:marTop w:val="0"/>
          <w:marBottom w:val="0"/>
          <w:divBdr>
            <w:top w:val="none" w:sz="0" w:space="0" w:color="auto"/>
            <w:left w:val="none" w:sz="0" w:space="0" w:color="auto"/>
            <w:bottom w:val="none" w:sz="0" w:space="0" w:color="auto"/>
            <w:right w:val="none" w:sz="0" w:space="0" w:color="auto"/>
          </w:divBdr>
        </w:div>
        <w:div w:id="1940137886">
          <w:marLeft w:val="640"/>
          <w:marRight w:val="0"/>
          <w:marTop w:val="0"/>
          <w:marBottom w:val="0"/>
          <w:divBdr>
            <w:top w:val="none" w:sz="0" w:space="0" w:color="auto"/>
            <w:left w:val="none" w:sz="0" w:space="0" w:color="auto"/>
            <w:bottom w:val="none" w:sz="0" w:space="0" w:color="auto"/>
            <w:right w:val="none" w:sz="0" w:space="0" w:color="auto"/>
          </w:divBdr>
        </w:div>
        <w:div w:id="1959409769">
          <w:marLeft w:val="640"/>
          <w:marRight w:val="0"/>
          <w:marTop w:val="0"/>
          <w:marBottom w:val="0"/>
          <w:divBdr>
            <w:top w:val="none" w:sz="0" w:space="0" w:color="auto"/>
            <w:left w:val="none" w:sz="0" w:space="0" w:color="auto"/>
            <w:bottom w:val="none" w:sz="0" w:space="0" w:color="auto"/>
            <w:right w:val="none" w:sz="0" w:space="0" w:color="auto"/>
          </w:divBdr>
        </w:div>
        <w:div w:id="1973633416">
          <w:marLeft w:val="640"/>
          <w:marRight w:val="0"/>
          <w:marTop w:val="0"/>
          <w:marBottom w:val="0"/>
          <w:divBdr>
            <w:top w:val="none" w:sz="0" w:space="0" w:color="auto"/>
            <w:left w:val="none" w:sz="0" w:space="0" w:color="auto"/>
            <w:bottom w:val="none" w:sz="0" w:space="0" w:color="auto"/>
            <w:right w:val="none" w:sz="0" w:space="0" w:color="auto"/>
          </w:divBdr>
        </w:div>
        <w:div w:id="1976645079">
          <w:marLeft w:val="640"/>
          <w:marRight w:val="0"/>
          <w:marTop w:val="0"/>
          <w:marBottom w:val="0"/>
          <w:divBdr>
            <w:top w:val="none" w:sz="0" w:space="0" w:color="auto"/>
            <w:left w:val="none" w:sz="0" w:space="0" w:color="auto"/>
            <w:bottom w:val="none" w:sz="0" w:space="0" w:color="auto"/>
            <w:right w:val="none" w:sz="0" w:space="0" w:color="auto"/>
          </w:divBdr>
        </w:div>
        <w:div w:id="1993289170">
          <w:marLeft w:val="640"/>
          <w:marRight w:val="0"/>
          <w:marTop w:val="0"/>
          <w:marBottom w:val="0"/>
          <w:divBdr>
            <w:top w:val="none" w:sz="0" w:space="0" w:color="auto"/>
            <w:left w:val="none" w:sz="0" w:space="0" w:color="auto"/>
            <w:bottom w:val="none" w:sz="0" w:space="0" w:color="auto"/>
            <w:right w:val="none" w:sz="0" w:space="0" w:color="auto"/>
          </w:divBdr>
        </w:div>
        <w:div w:id="2003776297">
          <w:marLeft w:val="640"/>
          <w:marRight w:val="0"/>
          <w:marTop w:val="0"/>
          <w:marBottom w:val="0"/>
          <w:divBdr>
            <w:top w:val="none" w:sz="0" w:space="0" w:color="auto"/>
            <w:left w:val="none" w:sz="0" w:space="0" w:color="auto"/>
            <w:bottom w:val="none" w:sz="0" w:space="0" w:color="auto"/>
            <w:right w:val="none" w:sz="0" w:space="0" w:color="auto"/>
          </w:divBdr>
        </w:div>
        <w:div w:id="2023436235">
          <w:marLeft w:val="640"/>
          <w:marRight w:val="0"/>
          <w:marTop w:val="0"/>
          <w:marBottom w:val="0"/>
          <w:divBdr>
            <w:top w:val="none" w:sz="0" w:space="0" w:color="auto"/>
            <w:left w:val="none" w:sz="0" w:space="0" w:color="auto"/>
            <w:bottom w:val="none" w:sz="0" w:space="0" w:color="auto"/>
            <w:right w:val="none" w:sz="0" w:space="0" w:color="auto"/>
          </w:divBdr>
        </w:div>
        <w:div w:id="2044404766">
          <w:marLeft w:val="640"/>
          <w:marRight w:val="0"/>
          <w:marTop w:val="0"/>
          <w:marBottom w:val="0"/>
          <w:divBdr>
            <w:top w:val="none" w:sz="0" w:space="0" w:color="auto"/>
            <w:left w:val="none" w:sz="0" w:space="0" w:color="auto"/>
            <w:bottom w:val="none" w:sz="0" w:space="0" w:color="auto"/>
            <w:right w:val="none" w:sz="0" w:space="0" w:color="auto"/>
          </w:divBdr>
        </w:div>
        <w:div w:id="2051491762">
          <w:marLeft w:val="640"/>
          <w:marRight w:val="0"/>
          <w:marTop w:val="0"/>
          <w:marBottom w:val="0"/>
          <w:divBdr>
            <w:top w:val="none" w:sz="0" w:space="0" w:color="auto"/>
            <w:left w:val="none" w:sz="0" w:space="0" w:color="auto"/>
            <w:bottom w:val="none" w:sz="0" w:space="0" w:color="auto"/>
            <w:right w:val="none" w:sz="0" w:space="0" w:color="auto"/>
          </w:divBdr>
        </w:div>
        <w:div w:id="2057075432">
          <w:marLeft w:val="640"/>
          <w:marRight w:val="0"/>
          <w:marTop w:val="0"/>
          <w:marBottom w:val="0"/>
          <w:divBdr>
            <w:top w:val="none" w:sz="0" w:space="0" w:color="auto"/>
            <w:left w:val="none" w:sz="0" w:space="0" w:color="auto"/>
            <w:bottom w:val="none" w:sz="0" w:space="0" w:color="auto"/>
            <w:right w:val="none" w:sz="0" w:space="0" w:color="auto"/>
          </w:divBdr>
        </w:div>
        <w:div w:id="2064475122">
          <w:marLeft w:val="640"/>
          <w:marRight w:val="0"/>
          <w:marTop w:val="0"/>
          <w:marBottom w:val="0"/>
          <w:divBdr>
            <w:top w:val="none" w:sz="0" w:space="0" w:color="auto"/>
            <w:left w:val="none" w:sz="0" w:space="0" w:color="auto"/>
            <w:bottom w:val="none" w:sz="0" w:space="0" w:color="auto"/>
            <w:right w:val="none" w:sz="0" w:space="0" w:color="auto"/>
          </w:divBdr>
        </w:div>
        <w:div w:id="2071803930">
          <w:marLeft w:val="640"/>
          <w:marRight w:val="0"/>
          <w:marTop w:val="0"/>
          <w:marBottom w:val="0"/>
          <w:divBdr>
            <w:top w:val="none" w:sz="0" w:space="0" w:color="auto"/>
            <w:left w:val="none" w:sz="0" w:space="0" w:color="auto"/>
            <w:bottom w:val="none" w:sz="0" w:space="0" w:color="auto"/>
            <w:right w:val="none" w:sz="0" w:space="0" w:color="auto"/>
          </w:divBdr>
        </w:div>
        <w:div w:id="2071876432">
          <w:marLeft w:val="640"/>
          <w:marRight w:val="0"/>
          <w:marTop w:val="0"/>
          <w:marBottom w:val="0"/>
          <w:divBdr>
            <w:top w:val="none" w:sz="0" w:space="0" w:color="auto"/>
            <w:left w:val="none" w:sz="0" w:space="0" w:color="auto"/>
            <w:bottom w:val="none" w:sz="0" w:space="0" w:color="auto"/>
            <w:right w:val="none" w:sz="0" w:space="0" w:color="auto"/>
          </w:divBdr>
        </w:div>
        <w:div w:id="2079132800">
          <w:marLeft w:val="640"/>
          <w:marRight w:val="0"/>
          <w:marTop w:val="0"/>
          <w:marBottom w:val="0"/>
          <w:divBdr>
            <w:top w:val="none" w:sz="0" w:space="0" w:color="auto"/>
            <w:left w:val="none" w:sz="0" w:space="0" w:color="auto"/>
            <w:bottom w:val="none" w:sz="0" w:space="0" w:color="auto"/>
            <w:right w:val="none" w:sz="0" w:space="0" w:color="auto"/>
          </w:divBdr>
        </w:div>
        <w:div w:id="2090883729">
          <w:marLeft w:val="640"/>
          <w:marRight w:val="0"/>
          <w:marTop w:val="0"/>
          <w:marBottom w:val="0"/>
          <w:divBdr>
            <w:top w:val="none" w:sz="0" w:space="0" w:color="auto"/>
            <w:left w:val="none" w:sz="0" w:space="0" w:color="auto"/>
            <w:bottom w:val="none" w:sz="0" w:space="0" w:color="auto"/>
            <w:right w:val="none" w:sz="0" w:space="0" w:color="auto"/>
          </w:divBdr>
        </w:div>
        <w:div w:id="2097553772">
          <w:marLeft w:val="640"/>
          <w:marRight w:val="0"/>
          <w:marTop w:val="0"/>
          <w:marBottom w:val="0"/>
          <w:divBdr>
            <w:top w:val="none" w:sz="0" w:space="0" w:color="auto"/>
            <w:left w:val="none" w:sz="0" w:space="0" w:color="auto"/>
            <w:bottom w:val="none" w:sz="0" w:space="0" w:color="auto"/>
            <w:right w:val="none" w:sz="0" w:space="0" w:color="auto"/>
          </w:divBdr>
        </w:div>
        <w:div w:id="2099250481">
          <w:marLeft w:val="640"/>
          <w:marRight w:val="0"/>
          <w:marTop w:val="0"/>
          <w:marBottom w:val="0"/>
          <w:divBdr>
            <w:top w:val="none" w:sz="0" w:space="0" w:color="auto"/>
            <w:left w:val="none" w:sz="0" w:space="0" w:color="auto"/>
            <w:bottom w:val="none" w:sz="0" w:space="0" w:color="auto"/>
            <w:right w:val="none" w:sz="0" w:space="0" w:color="auto"/>
          </w:divBdr>
        </w:div>
        <w:div w:id="2099910539">
          <w:marLeft w:val="640"/>
          <w:marRight w:val="0"/>
          <w:marTop w:val="0"/>
          <w:marBottom w:val="0"/>
          <w:divBdr>
            <w:top w:val="none" w:sz="0" w:space="0" w:color="auto"/>
            <w:left w:val="none" w:sz="0" w:space="0" w:color="auto"/>
            <w:bottom w:val="none" w:sz="0" w:space="0" w:color="auto"/>
            <w:right w:val="none" w:sz="0" w:space="0" w:color="auto"/>
          </w:divBdr>
        </w:div>
        <w:div w:id="2100328040">
          <w:marLeft w:val="640"/>
          <w:marRight w:val="0"/>
          <w:marTop w:val="0"/>
          <w:marBottom w:val="0"/>
          <w:divBdr>
            <w:top w:val="none" w:sz="0" w:space="0" w:color="auto"/>
            <w:left w:val="none" w:sz="0" w:space="0" w:color="auto"/>
            <w:bottom w:val="none" w:sz="0" w:space="0" w:color="auto"/>
            <w:right w:val="none" w:sz="0" w:space="0" w:color="auto"/>
          </w:divBdr>
        </w:div>
        <w:div w:id="2102601328">
          <w:marLeft w:val="640"/>
          <w:marRight w:val="0"/>
          <w:marTop w:val="0"/>
          <w:marBottom w:val="0"/>
          <w:divBdr>
            <w:top w:val="none" w:sz="0" w:space="0" w:color="auto"/>
            <w:left w:val="none" w:sz="0" w:space="0" w:color="auto"/>
            <w:bottom w:val="none" w:sz="0" w:space="0" w:color="auto"/>
            <w:right w:val="none" w:sz="0" w:space="0" w:color="auto"/>
          </w:divBdr>
        </w:div>
        <w:div w:id="2105104878">
          <w:marLeft w:val="640"/>
          <w:marRight w:val="0"/>
          <w:marTop w:val="0"/>
          <w:marBottom w:val="0"/>
          <w:divBdr>
            <w:top w:val="none" w:sz="0" w:space="0" w:color="auto"/>
            <w:left w:val="none" w:sz="0" w:space="0" w:color="auto"/>
            <w:bottom w:val="none" w:sz="0" w:space="0" w:color="auto"/>
            <w:right w:val="none" w:sz="0" w:space="0" w:color="auto"/>
          </w:divBdr>
        </w:div>
        <w:div w:id="2119717715">
          <w:marLeft w:val="640"/>
          <w:marRight w:val="0"/>
          <w:marTop w:val="0"/>
          <w:marBottom w:val="0"/>
          <w:divBdr>
            <w:top w:val="none" w:sz="0" w:space="0" w:color="auto"/>
            <w:left w:val="none" w:sz="0" w:space="0" w:color="auto"/>
            <w:bottom w:val="none" w:sz="0" w:space="0" w:color="auto"/>
            <w:right w:val="none" w:sz="0" w:space="0" w:color="auto"/>
          </w:divBdr>
        </w:div>
        <w:div w:id="2124643335">
          <w:marLeft w:val="640"/>
          <w:marRight w:val="0"/>
          <w:marTop w:val="0"/>
          <w:marBottom w:val="0"/>
          <w:divBdr>
            <w:top w:val="none" w:sz="0" w:space="0" w:color="auto"/>
            <w:left w:val="none" w:sz="0" w:space="0" w:color="auto"/>
            <w:bottom w:val="none" w:sz="0" w:space="0" w:color="auto"/>
            <w:right w:val="none" w:sz="0" w:space="0" w:color="auto"/>
          </w:divBdr>
        </w:div>
        <w:div w:id="2126381844">
          <w:marLeft w:val="640"/>
          <w:marRight w:val="0"/>
          <w:marTop w:val="0"/>
          <w:marBottom w:val="0"/>
          <w:divBdr>
            <w:top w:val="none" w:sz="0" w:space="0" w:color="auto"/>
            <w:left w:val="none" w:sz="0" w:space="0" w:color="auto"/>
            <w:bottom w:val="none" w:sz="0" w:space="0" w:color="auto"/>
            <w:right w:val="none" w:sz="0" w:space="0" w:color="auto"/>
          </w:divBdr>
        </w:div>
        <w:div w:id="2130126908">
          <w:marLeft w:val="640"/>
          <w:marRight w:val="0"/>
          <w:marTop w:val="0"/>
          <w:marBottom w:val="0"/>
          <w:divBdr>
            <w:top w:val="none" w:sz="0" w:space="0" w:color="auto"/>
            <w:left w:val="none" w:sz="0" w:space="0" w:color="auto"/>
            <w:bottom w:val="none" w:sz="0" w:space="0" w:color="auto"/>
            <w:right w:val="none" w:sz="0" w:space="0" w:color="auto"/>
          </w:divBdr>
        </w:div>
      </w:divsChild>
    </w:div>
    <w:div w:id="393622324">
      <w:marLeft w:val="640"/>
      <w:marRight w:val="0"/>
      <w:marTop w:val="0"/>
      <w:marBottom w:val="0"/>
      <w:divBdr>
        <w:top w:val="none" w:sz="0" w:space="0" w:color="auto"/>
        <w:left w:val="none" w:sz="0" w:space="0" w:color="auto"/>
        <w:bottom w:val="none" w:sz="0" w:space="0" w:color="auto"/>
        <w:right w:val="none" w:sz="0" w:space="0" w:color="auto"/>
      </w:divBdr>
    </w:div>
    <w:div w:id="393703351">
      <w:marLeft w:val="640"/>
      <w:marRight w:val="0"/>
      <w:marTop w:val="0"/>
      <w:marBottom w:val="0"/>
      <w:divBdr>
        <w:top w:val="none" w:sz="0" w:space="0" w:color="auto"/>
        <w:left w:val="none" w:sz="0" w:space="0" w:color="auto"/>
        <w:bottom w:val="none" w:sz="0" w:space="0" w:color="auto"/>
        <w:right w:val="none" w:sz="0" w:space="0" w:color="auto"/>
      </w:divBdr>
    </w:div>
    <w:div w:id="393773033">
      <w:marLeft w:val="640"/>
      <w:marRight w:val="0"/>
      <w:marTop w:val="0"/>
      <w:marBottom w:val="0"/>
      <w:divBdr>
        <w:top w:val="none" w:sz="0" w:space="0" w:color="auto"/>
        <w:left w:val="none" w:sz="0" w:space="0" w:color="auto"/>
        <w:bottom w:val="none" w:sz="0" w:space="0" w:color="auto"/>
        <w:right w:val="none" w:sz="0" w:space="0" w:color="auto"/>
      </w:divBdr>
    </w:div>
    <w:div w:id="394398814">
      <w:marLeft w:val="640"/>
      <w:marRight w:val="0"/>
      <w:marTop w:val="0"/>
      <w:marBottom w:val="0"/>
      <w:divBdr>
        <w:top w:val="none" w:sz="0" w:space="0" w:color="auto"/>
        <w:left w:val="none" w:sz="0" w:space="0" w:color="auto"/>
        <w:bottom w:val="none" w:sz="0" w:space="0" w:color="auto"/>
        <w:right w:val="none" w:sz="0" w:space="0" w:color="auto"/>
      </w:divBdr>
    </w:div>
    <w:div w:id="395395482">
      <w:marLeft w:val="640"/>
      <w:marRight w:val="0"/>
      <w:marTop w:val="0"/>
      <w:marBottom w:val="0"/>
      <w:divBdr>
        <w:top w:val="none" w:sz="0" w:space="0" w:color="auto"/>
        <w:left w:val="none" w:sz="0" w:space="0" w:color="auto"/>
        <w:bottom w:val="none" w:sz="0" w:space="0" w:color="auto"/>
        <w:right w:val="none" w:sz="0" w:space="0" w:color="auto"/>
      </w:divBdr>
    </w:div>
    <w:div w:id="396443974">
      <w:marLeft w:val="640"/>
      <w:marRight w:val="0"/>
      <w:marTop w:val="0"/>
      <w:marBottom w:val="0"/>
      <w:divBdr>
        <w:top w:val="none" w:sz="0" w:space="0" w:color="auto"/>
        <w:left w:val="none" w:sz="0" w:space="0" w:color="auto"/>
        <w:bottom w:val="none" w:sz="0" w:space="0" w:color="auto"/>
        <w:right w:val="none" w:sz="0" w:space="0" w:color="auto"/>
      </w:divBdr>
    </w:div>
    <w:div w:id="396824485">
      <w:marLeft w:val="640"/>
      <w:marRight w:val="0"/>
      <w:marTop w:val="0"/>
      <w:marBottom w:val="0"/>
      <w:divBdr>
        <w:top w:val="none" w:sz="0" w:space="0" w:color="auto"/>
        <w:left w:val="none" w:sz="0" w:space="0" w:color="auto"/>
        <w:bottom w:val="none" w:sz="0" w:space="0" w:color="auto"/>
        <w:right w:val="none" w:sz="0" w:space="0" w:color="auto"/>
      </w:divBdr>
    </w:div>
    <w:div w:id="396900600">
      <w:marLeft w:val="640"/>
      <w:marRight w:val="0"/>
      <w:marTop w:val="0"/>
      <w:marBottom w:val="0"/>
      <w:divBdr>
        <w:top w:val="none" w:sz="0" w:space="0" w:color="auto"/>
        <w:left w:val="none" w:sz="0" w:space="0" w:color="auto"/>
        <w:bottom w:val="none" w:sz="0" w:space="0" w:color="auto"/>
        <w:right w:val="none" w:sz="0" w:space="0" w:color="auto"/>
      </w:divBdr>
    </w:div>
    <w:div w:id="397748303">
      <w:marLeft w:val="640"/>
      <w:marRight w:val="0"/>
      <w:marTop w:val="0"/>
      <w:marBottom w:val="0"/>
      <w:divBdr>
        <w:top w:val="none" w:sz="0" w:space="0" w:color="auto"/>
        <w:left w:val="none" w:sz="0" w:space="0" w:color="auto"/>
        <w:bottom w:val="none" w:sz="0" w:space="0" w:color="auto"/>
        <w:right w:val="none" w:sz="0" w:space="0" w:color="auto"/>
      </w:divBdr>
    </w:div>
    <w:div w:id="398133768">
      <w:bodyDiv w:val="1"/>
      <w:marLeft w:val="0"/>
      <w:marRight w:val="0"/>
      <w:marTop w:val="0"/>
      <w:marBottom w:val="0"/>
      <w:divBdr>
        <w:top w:val="none" w:sz="0" w:space="0" w:color="auto"/>
        <w:left w:val="none" w:sz="0" w:space="0" w:color="auto"/>
        <w:bottom w:val="none" w:sz="0" w:space="0" w:color="auto"/>
        <w:right w:val="none" w:sz="0" w:space="0" w:color="auto"/>
      </w:divBdr>
    </w:div>
    <w:div w:id="398359087">
      <w:marLeft w:val="640"/>
      <w:marRight w:val="0"/>
      <w:marTop w:val="0"/>
      <w:marBottom w:val="0"/>
      <w:divBdr>
        <w:top w:val="none" w:sz="0" w:space="0" w:color="auto"/>
        <w:left w:val="none" w:sz="0" w:space="0" w:color="auto"/>
        <w:bottom w:val="none" w:sz="0" w:space="0" w:color="auto"/>
        <w:right w:val="none" w:sz="0" w:space="0" w:color="auto"/>
      </w:divBdr>
    </w:div>
    <w:div w:id="398792813">
      <w:marLeft w:val="640"/>
      <w:marRight w:val="0"/>
      <w:marTop w:val="0"/>
      <w:marBottom w:val="0"/>
      <w:divBdr>
        <w:top w:val="none" w:sz="0" w:space="0" w:color="auto"/>
        <w:left w:val="none" w:sz="0" w:space="0" w:color="auto"/>
        <w:bottom w:val="none" w:sz="0" w:space="0" w:color="auto"/>
        <w:right w:val="none" w:sz="0" w:space="0" w:color="auto"/>
      </w:divBdr>
    </w:div>
    <w:div w:id="399137108">
      <w:marLeft w:val="640"/>
      <w:marRight w:val="0"/>
      <w:marTop w:val="0"/>
      <w:marBottom w:val="0"/>
      <w:divBdr>
        <w:top w:val="none" w:sz="0" w:space="0" w:color="auto"/>
        <w:left w:val="none" w:sz="0" w:space="0" w:color="auto"/>
        <w:bottom w:val="none" w:sz="0" w:space="0" w:color="auto"/>
        <w:right w:val="none" w:sz="0" w:space="0" w:color="auto"/>
      </w:divBdr>
    </w:div>
    <w:div w:id="399400058">
      <w:marLeft w:val="640"/>
      <w:marRight w:val="0"/>
      <w:marTop w:val="0"/>
      <w:marBottom w:val="0"/>
      <w:divBdr>
        <w:top w:val="none" w:sz="0" w:space="0" w:color="auto"/>
        <w:left w:val="none" w:sz="0" w:space="0" w:color="auto"/>
        <w:bottom w:val="none" w:sz="0" w:space="0" w:color="auto"/>
        <w:right w:val="none" w:sz="0" w:space="0" w:color="auto"/>
      </w:divBdr>
    </w:div>
    <w:div w:id="399603062">
      <w:marLeft w:val="640"/>
      <w:marRight w:val="0"/>
      <w:marTop w:val="0"/>
      <w:marBottom w:val="0"/>
      <w:divBdr>
        <w:top w:val="none" w:sz="0" w:space="0" w:color="auto"/>
        <w:left w:val="none" w:sz="0" w:space="0" w:color="auto"/>
        <w:bottom w:val="none" w:sz="0" w:space="0" w:color="auto"/>
        <w:right w:val="none" w:sz="0" w:space="0" w:color="auto"/>
      </w:divBdr>
    </w:div>
    <w:div w:id="399983465">
      <w:marLeft w:val="640"/>
      <w:marRight w:val="0"/>
      <w:marTop w:val="0"/>
      <w:marBottom w:val="0"/>
      <w:divBdr>
        <w:top w:val="none" w:sz="0" w:space="0" w:color="auto"/>
        <w:left w:val="none" w:sz="0" w:space="0" w:color="auto"/>
        <w:bottom w:val="none" w:sz="0" w:space="0" w:color="auto"/>
        <w:right w:val="none" w:sz="0" w:space="0" w:color="auto"/>
      </w:divBdr>
    </w:div>
    <w:div w:id="400100465">
      <w:marLeft w:val="640"/>
      <w:marRight w:val="0"/>
      <w:marTop w:val="0"/>
      <w:marBottom w:val="0"/>
      <w:divBdr>
        <w:top w:val="none" w:sz="0" w:space="0" w:color="auto"/>
        <w:left w:val="none" w:sz="0" w:space="0" w:color="auto"/>
        <w:bottom w:val="none" w:sz="0" w:space="0" w:color="auto"/>
        <w:right w:val="none" w:sz="0" w:space="0" w:color="auto"/>
      </w:divBdr>
    </w:div>
    <w:div w:id="400103944">
      <w:marLeft w:val="640"/>
      <w:marRight w:val="0"/>
      <w:marTop w:val="0"/>
      <w:marBottom w:val="0"/>
      <w:divBdr>
        <w:top w:val="none" w:sz="0" w:space="0" w:color="auto"/>
        <w:left w:val="none" w:sz="0" w:space="0" w:color="auto"/>
        <w:bottom w:val="none" w:sz="0" w:space="0" w:color="auto"/>
        <w:right w:val="none" w:sz="0" w:space="0" w:color="auto"/>
      </w:divBdr>
    </w:div>
    <w:div w:id="400300119">
      <w:marLeft w:val="640"/>
      <w:marRight w:val="0"/>
      <w:marTop w:val="0"/>
      <w:marBottom w:val="0"/>
      <w:divBdr>
        <w:top w:val="none" w:sz="0" w:space="0" w:color="auto"/>
        <w:left w:val="none" w:sz="0" w:space="0" w:color="auto"/>
        <w:bottom w:val="none" w:sz="0" w:space="0" w:color="auto"/>
        <w:right w:val="none" w:sz="0" w:space="0" w:color="auto"/>
      </w:divBdr>
    </w:div>
    <w:div w:id="400716552">
      <w:marLeft w:val="640"/>
      <w:marRight w:val="0"/>
      <w:marTop w:val="0"/>
      <w:marBottom w:val="0"/>
      <w:divBdr>
        <w:top w:val="none" w:sz="0" w:space="0" w:color="auto"/>
        <w:left w:val="none" w:sz="0" w:space="0" w:color="auto"/>
        <w:bottom w:val="none" w:sz="0" w:space="0" w:color="auto"/>
        <w:right w:val="none" w:sz="0" w:space="0" w:color="auto"/>
      </w:divBdr>
    </w:div>
    <w:div w:id="400953294">
      <w:marLeft w:val="640"/>
      <w:marRight w:val="0"/>
      <w:marTop w:val="0"/>
      <w:marBottom w:val="0"/>
      <w:divBdr>
        <w:top w:val="none" w:sz="0" w:space="0" w:color="auto"/>
        <w:left w:val="none" w:sz="0" w:space="0" w:color="auto"/>
        <w:bottom w:val="none" w:sz="0" w:space="0" w:color="auto"/>
        <w:right w:val="none" w:sz="0" w:space="0" w:color="auto"/>
      </w:divBdr>
    </w:div>
    <w:div w:id="401605573">
      <w:marLeft w:val="640"/>
      <w:marRight w:val="0"/>
      <w:marTop w:val="0"/>
      <w:marBottom w:val="0"/>
      <w:divBdr>
        <w:top w:val="none" w:sz="0" w:space="0" w:color="auto"/>
        <w:left w:val="none" w:sz="0" w:space="0" w:color="auto"/>
        <w:bottom w:val="none" w:sz="0" w:space="0" w:color="auto"/>
        <w:right w:val="none" w:sz="0" w:space="0" w:color="auto"/>
      </w:divBdr>
    </w:div>
    <w:div w:id="401829050">
      <w:marLeft w:val="640"/>
      <w:marRight w:val="0"/>
      <w:marTop w:val="0"/>
      <w:marBottom w:val="0"/>
      <w:divBdr>
        <w:top w:val="none" w:sz="0" w:space="0" w:color="auto"/>
        <w:left w:val="none" w:sz="0" w:space="0" w:color="auto"/>
        <w:bottom w:val="none" w:sz="0" w:space="0" w:color="auto"/>
        <w:right w:val="none" w:sz="0" w:space="0" w:color="auto"/>
      </w:divBdr>
    </w:div>
    <w:div w:id="401953019">
      <w:marLeft w:val="640"/>
      <w:marRight w:val="0"/>
      <w:marTop w:val="0"/>
      <w:marBottom w:val="0"/>
      <w:divBdr>
        <w:top w:val="none" w:sz="0" w:space="0" w:color="auto"/>
        <w:left w:val="none" w:sz="0" w:space="0" w:color="auto"/>
        <w:bottom w:val="none" w:sz="0" w:space="0" w:color="auto"/>
        <w:right w:val="none" w:sz="0" w:space="0" w:color="auto"/>
      </w:divBdr>
    </w:div>
    <w:div w:id="402265076">
      <w:marLeft w:val="640"/>
      <w:marRight w:val="0"/>
      <w:marTop w:val="0"/>
      <w:marBottom w:val="0"/>
      <w:divBdr>
        <w:top w:val="none" w:sz="0" w:space="0" w:color="auto"/>
        <w:left w:val="none" w:sz="0" w:space="0" w:color="auto"/>
        <w:bottom w:val="none" w:sz="0" w:space="0" w:color="auto"/>
        <w:right w:val="none" w:sz="0" w:space="0" w:color="auto"/>
      </w:divBdr>
    </w:div>
    <w:div w:id="402417232">
      <w:marLeft w:val="640"/>
      <w:marRight w:val="0"/>
      <w:marTop w:val="0"/>
      <w:marBottom w:val="0"/>
      <w:divBdr>
        <w:top w:val="none" w:sz="0" w:space="0" w:color="auto"/>
        <w:left w:val="none" w:sz="0" w:space="0" w:color="auto"/>
        <w:bottom w:val="none" w:sz="0" w:space="0" w:color="auto"/>
        <w:right w:val="none" w:sz="0" w:space="0" w:color="auto"/>
      </w:divBdr>
    </w:div>
    <w:div w:id="402724785">
      <w:marLeft w:val="640"/>
      <w:marRight w:val="0"/>
      <w:marTop w:val="0"/>
      <w:marBottom w:val="0"/>
      <w:divBdr>
        <w:top w:val="none" w:sz="0" w:space="0" w:color="auto"/>
        <w:left w:val="none" w:sz="0" w:space="0" w:color="auto"/>
        <w:bottom w:val="none" w:sz="0" w:space="0" w:color="auto"/>
        <w:right w:val="none" w:sz="0" w:space="0" w:color="auto"/>
      </w:divBdr>
    </w:div>
    <w:div w:id="403453101">
      <w:marLeft w:val="640"/>
      <w:marRight w:val="0"/>
      <w:marTop w:val="0"/>
      <w:marBottom w:val="0"/>
      <w:divBdr>
        <w:top w:val="none" w:sz="0" w:space="0" w:color="auto"/>
        <w:left w:val="none" w:sz="0" w:space="0" w:color="auto"/>
        <w:bottom w:val="none" w:sz="0" w:space="0" w:color="auto"/>
        <w:right w:val="none" w:sz="0" w:space="0" w:color="auto"/>
      </w:divBdr>
    </w:div>
    <w:div w:id="403529669">
      <w:marLeft w:val="640"/>
      <w:marRight w:val="0"/>
      <w:marTop w:val="0"/>
      <w:marBottom w:val="0"/>
      <w:divBdr>
        <w:top w:val="none" w:sz="0" w:space="0" w:color="auto"/>
        <w:left w:val="none" w:sz="0" w:space="0" w:color="auto"/>
        <w:bottom w:val="none" w:sz="0" w:space="0" w:color="auto"/>
        <w:right w:val="none" w:sz="0" w:space="0" w:color="auto"/>
      </w:divBdr>
    </w:div>
    <w:div w:id="403531377">
      <w:marLeft w:val="640"/>
      <w:marRight w:val="0"/>
      <w:marTop w:val="0"/>
      <w:marBottom w:val="0"/>
      <w:divBdr>
        <w:top w:val="none" w:sz="0" w:space="0" w:color="auto"/>
        <w:left w:val="none" w:sz="0" w:space="0" w:color="auto"/>
        <w:bottom w:val="none" w:sz="0" w:space="0" w:color="auto"/>
        <w:right w:val="none" w:sz="0" w:space="0" w:color="auto"/>
      </w:divBdr>
    </w:div>
    <w:div w:id="404765154">
      <w:marLeft w:val="640"/>
      <w:marRight w:val="0"/>
      <w:marTop w:val="0"/>
      <w:marBottom w:val="0"/>
      <w:divBdr>
        <w:top w:val="none" w:sz="0" w:space="0" w:color="auto"/>
        <w:left w:val="none" w:sz="0" w:space="0" w:color="auto"/>
        <w:bottom w:val="none" w:sz="0" w:space="0" w:color="auto"/>
        <w:right w:val="none" w:sz="0" w:space="0" w:color="auto"/>
      </w:divBdr>
    </w:div>
    <w:div w:id="404959358">
      <w:marLeft w:val="640"/>
      <w:marRight w:val="0"/>
      <w:marTop w:val="0"/>
      <w:marBottom w:val="0"/>
      <w:divBdr>
        <w:top w:val="none" w:sz="0" w:space="0" w:color="auto"/>
        <w:left w:val="none" w:sz="0" w:space="0" w:color="auto"/>
        <w:bottom w:val="none" w:sz="0" w:space="0" w:color="auto"/>
        <w:right w:val="none" w:sz="0" w:space="0" w:color="auto"/>
      </w:divBdr>
    </w:div>
    <w:div w:id="405346866">
      <w:marLeft w:val="640"/>
      <w:marRight w:val="0"/>
      <w:marTop w:val="0"/>
      <w:marBottom w:val="0"/>
      <w:divBdr>
        <w:top w:val="none" w:sz="0" w:space="0" w:color="auto"/>
        <w:left w:val="none" w:sz="0" w:space="0" w:color="auto"/>
        <w:bottom w:val="none" w:sz="0" w:space="0" w:color="auto"/>
        <w:right w:val="none" w:sz="0" w:space="0" w:color="auto"/>
      </w:divBdr>
    </w:div>
    <w:div w:id="406147918">
      <w:marLeft w:val="640"/>
      <w:marRight w:val="0"/>
      <w:marTop w:val="0"/>
      <w:marBottom w:val="0"/>
      <w:divBdr>
        <w:top w:val="none" w:sz="0" w:space="0" w:color="auto"/>
        <w:left w:val="none" w:sz="0" w:space="0" w:color="auto"/>
        <w:bottom w:val="none" w:sz="0" w:space="0" w:color="auto"/>
        <w:right w:val="none" w:sz="0" w:space="0" w:color="auto"/>
      </w:divBdr>
    </w:div>
    <w:div w:id="406151951">
      <w:bodyDiv w:val="1"/>
      <w:marLeft w:val="0"/>
      <w:marRight w:val="0"/>
      <w:marTop w:val="0"/>
      <w:marBottom w:val="0"/>
      <w:divBdr>
        <w:top w:val="none" w:sz="0" w:space="0" w:color="auto"/>
        <w:left w:val="none" w:sz="0" w:space="0" w:color="auto"/>
        <w:bottom w:val="none" w:sz="0" w:space="0" w:color="auto"/>
        <w:right w:val="none" w:sz="0" w:space="0" w:color="auto"/>
      </w:divBdr>
    </w:div>
    <w:div w:id="406920995">
      <w:marLeft w:val="640"/>
      <w:marRight w:val="0"/>
      <w:marTop w:val="0"/>
      <w:marBottom w:val="0"/>
      <w:divBdr>
        <w:top w:val="none" w:sz="0" w:space="0" w:color="auto"/>
        <w:left w:val="none" w:sz="0" w:space="0" w:color="auto"/>
        <w:bottom w:val="none" w:sz="0" w:space="0" w:color="auto"/>
        <w:right w:val="none" w:sz="0" w:space="0" w:color="auto"/>
      </w:divBdr>
    </w:div>
    <w:div w:id="406998985">
      <w:marLeft w:val="640"/>
      <w:marRight w:val="0"/>
      <w:marTop w:val="0"/>
      <w:marBottom w:val="0"/>
      <w:divBdr>
        <w:top w:val="none" w:sz="0" w:space="0" w:color="auto"/>
        <w:left w:val="none" w:sz="0" w:space="0" w:color="auto"/>
        <w:bottom w:val="none" w:sz="0" w:space="0" w:color="auto"/>
        <w:right w:val="none" w:sz="0" w:space="0" w:color="auto"/>
      </w:divBdr>
    </w:div>
    <w:div w:id="407002264">
      <w:marLeft w:val="640"/>
      <w:marRight w:val="0"/>
      <w:marTop w:val="0"/>
      <w:marBottom w:val="0"/>
      <w:divBdr>
        <w:top w:val="none" w:sz="0" w:space="0" w:color="auto"/>
        <w:left w:val="none" w:sz="0" w:space="0" w:color="auto"/>
        <w:bottom w:val="none" w:sz="0" w:space="0" w:color="auto"/>
        <w:right w:val="none" w:sz="0" w:space="0" w:color="auto"/>
      </w:divBdr>
    </w:div>
    <w:div w:id="407115256">
      <w:marLeft w:val="640"/>
      <w:marRight w:val="0"/>
      <w:marTop w:val="0"/>
      <w:marBottom w:val="0"/>
      <w:divBdr>
        <w:top w:val="none" w:sz="0" w:space="0" w:color="auto"/>
        <w:left w:val="none" w:sz="0" w:space="0" w:color="auto"/>
        <w:bottom w:val="none" w:sz="0" w:space="0" w:color="auto"/>
        <w:right w:val="none" w:sz="0" w:space="0" w:color="auto"/>
      </w:divBdr>
    </w:div>
    <w:div w:id="407767761">
      <w:marLeft w:val="640"/>
      <w:marRight w:val="0"/>
      <w:marTop w:val="0"/>
      <w:marBottom w:val="0"/>
      <w:divBdr>
        <w:top w:val="none" w:sz="0" w:space="0" w:color="auto"/>
        <w:left w:val="none" w:sz="0" w:space="0" w:color="auto"/>
        <w:bottom w:val="none" w:sz="0" w:space="0" w:color="auto"/>
        <w:right w:val="none" w:sz="0" w:space="0" w:color="auto"/>
      </w:divBdr>
    </w:div>
    <w:div w:id="408044521">
      <w:marLeft w:val="640"/>
      <w:marRight w:val="0"/>
      <w:marTop w:val="0"/>
      <w:marBottom w:val="0"/>
      <w:divBdr>
        <w:top w:val="none" w:sz="0" w:space="0" w:color="auto"/>
        <w:left w:val="none" w:sz="0" w:space="0" w:color="auto"/>
        <w:bottom w:val="none" w:sz="0" w:space="0" w:color="auto"/>
        <w:right w:val="none" w:sz="0" w:space="0" w:color="auto"/>
      </w:divBdr>
    </w:div>
    <w:div w:id="408119031">
      <w:marLeft w:val="640"/>
      <w:marRight w:val="0"/>
      <w:marTop w:val="0"/>
      <w:marBottom w:val="0"/>
      <w:divBdr>
        <w:top w:val="none" w:sz="0" w:space="0" w:color="auto"/>
        <w:left w:val="none" w:sz="0" w:space="0" w:color="auto"/>
        <w:bottom w:val="none" w:sz="0" w:space="0" w:color="auto"/>
        <w:right w:val="none" w:sz="0" w:space="0" w:color="auto"/>
      </w:divBdr>
    </w:div>
    <w:div w:id="408619072">
      <w:marLeft w:val="640"/>
      <w:marRight w:val="0"/>
      <w:marTop w:val="0"/>
      <w:marBottom w:val="0"/>
      <w:divBdr>
        <w:top w:val="none" w:sz="0" w:space="0" w:color="auto"/>
        <w:left w:val="none" w:sz="0" w:space="0" w:color="auto"/>
        <w:bottom w:val="none" w:sz="0" w:space="0" w:color="auto"/>
        <w:right w:val="none" w:sz="0" w:space="0" w:color="auto"/>
      </w:divBdr>
    </w:div>
    <w:div w:id="408771901">
      <w:bodyDiv w:val="1"/>
      <w:marLeft w:val="0"/>
      <w:marRight w:val="0"/>
      <w:marTop w:val="0"/>
      <w:marBottom w:val="0"/>
      <w:divBdr>
        <w:top w:val="none" w:sz="0" w:space="0" w:color="auto"/>
        <w:left w:val="none" w:sz="0" w:space="0" w:color="auto"/>
        <w:bottom w:val="none" w:sz="0" w:space="0" w:color="auto"/>
        <w:right w:val="none" w:sz="0" w:space="0" w:color="auto"/>
      </w:divBdr>
      <w:divsChild>
        <w:div w:id="11734178">
          <w:marLeft w:val="480"/>
          <w:marRight w:val="0"/>
          <w:marTop w:val="0"/>
          <w:marBottom w:val="0"/>
          <w:divBdr>
            <w:top w:val="none" w:sz="0" w:space="0" w:color="auto"/>
            <w:left w:val="none" w:sz="0" w:space="0" w:color="auto"/>
            <w:bottom w:val="none" w:sz="0" w:space="0" w:color="auto"/>
            <w:right w:val="none" w:sz="0" w:space="0" w:color="auto"/>
          </w:divBdr>
        </w:div>
        <w:div w:id="11804362">
          <w:marLeft w:val="480"/>
          <w:marRight w:val="0"/>
          <w:marTop w:val="0"/>
          <w:marBottom w:val="0"/>
          <w:divBdr>
            <w:top w:val="none" w:sz="0" w:space="0" w:color="auto"/>
            <w:left w:val="none" w:sz="0" w:space="0" w:color="auto"/>
            <w:bottom w:val="none" w:sz="0" w:space="0" w:color="auto"/>
            <w:right w:val="none" w:sz="0" w:space="0" w:color="auto"/>
          </w:divBdr>
        </w:div>
        <w:div w:id="17632223">
          <w:marLeft w:val="480"/>
          <w:marRight w:val="0"/>
          <w:marTop w:val="0"/>
          <w:marBottom w:val="0"/>
          <w:divBdr>
            <w:top w:val="none" w:sz="0" w:space="0" w:color="auto"/>
            <w:left w:val="none" w:sz="0" w:space="0" w:color="auto"/>
            <w:bottom w:val="none" w:sz="0" w:space="0" w:color="auto"/>
            <w:right w:val="none" w:sz="0" w:space="0" w:color="auto"/>
          </w:divBdr>
        </w:div>
        <w:div w:id="48189671">
          <w:marLeft w:val="480"/>
          <w:marRight w:val="0"/>
          <w:marTop w:val="0"/>
          <w:marBottom w:val="0"/>
          <w:divBdr>
            <w:top w:val="none" w:sz="0" w:space="0" w:color="auto"/>
            <w:left w:val="none" w:sz="0" w:space="0" w:color="auto"/>
            <w:bottom w:val="none" w:sz="0" w:space="0" w:color="auto"/>
            <w:right w:val="none" w:sz="0" w:space="0" w:color="auto"/>
          </w:divBdr>
        </w:div>
        <w:div w:id="51127082">
          <w:marLeft w:val="480"/>
          <w:marRight w:val="0"/>
          <w:marTop w:val="0"/>
          <w:marBottom w:val="0"/>
          <w:divBdr>
            <w:top w:val="none" w:sz="0" w:space="0" w:color="auto"/>
            <w:left w:val="none" w:sz="0" w:space="0" w:color="auto"/>
            <w:bottom w:val="none" w:sz="0" w:space="0" w:color="auto"/>
            <w:right w:val="none" w:sz="0" w:space="0" w:color="auto"/>
          </w:divBdr>
        </w:div>
        <w:div w:id="61758155">
          <w:marLeft w:val="480"/>
          <w:marRight w:val="0"/>
          <w:marTop w:val="0"/>
          <w:marBottom w:val="0"/>
          <w:divBdr>
            <w:top w:val="none" w:sz="0" w:space="0" w:color="auto"/>
            <w:left w:val="none" w:sz="0" w:space="0" w:color="auto"/>
            <w:bottom w:val="none" w:sz="0" w:space="0" w:color="auto"/>
            <w:right w:val="none" w:sz="0" w:space="0" w:color="auto"/>
          </w:divBdr>
        </w:div>
        <w:div w:id="70740708">
          <w:marLeft w:val="480"/>
          <w:marRight w:val="0"/>
          <w:marTop w:val="0"/>
          <w:marBottom w:val="0"/>
          <w:divBdr>
            <w:top w:val="none" w:sz="0" w:space="0" w:color="auto"/>
            <w:left w:val="none" w:sz="0" w:space="0" w:color="auto"/>
            <w:bottom w:val="none" w:sz="0" w:space="0" w:color="auto"/>
            <w:right w:val="none" w:sz="0" w:space="0" w:color="auto"/>
          </w:divBdr>
        </w:div>
        <w:div w:id="71972222">
          <w:marLeft w:val="480"/>
          <w:marRight w:val="0"/>
          <w:marTop w:val="0"/>
          <w:marBottom w:val="0"/>
          <w:divBdr>
            <w:top w:val="none" w:sz="0" w:space="0" w:color="auto"/>
            <w:left w:val="none" w:sz="0" w:space="0" w:color="auto"/>
            <w:bottom w:val="none" w:sz="0" w:space="0" w:color="auto"/>
            <w:right w:val="none" w:sz="0" w:space="0" w:color="auto"/>
          </w:divBdr>
        </w:div>
        <w:div w:id="88089577">
          <w:marLeft w:val="480"/>
          <w:marRight w:val="0"/>
          <w:marTop w:val="0"/>
          <w:marBottom w:val="0"/>
          <w:divBdr>
            <w:top w:val="none" w:sz="0" w:space="0" w:color="auto"/>
            <w:left w:val="none" w:sz="0" w:space="0" w:color="auto"/>
            <w:bottom w:val="none" w:sz="0" w:space="0" w:color="auto"/>
            <w:right w:val="none" w:sz="0" w:space="0" w:color="auto"/>
          </w:divBdr>
        </w:div>
        <w:div w:id="90590672">
          <w:marLeft w:val="480"/>
          <w:marRight w:val="0"/>
          <w:marTop w:val="0"/>
          <w:marBottom w:val="0"/>
          <w:divBdr>
            <w:top w:val="none" w:sz="0" w:space="0" w:color="auto"/>
            <w:left w:val="none" w:sz="0" w:space="0" w:color="auto"/>
            <w:bottom w:val="none" w:sz="0" w:space="0" w:color="auto"/>
            <w:right w:val="none" w:sz="0" w:space="0" w:color="auto"/>
          </w:divBdr>
        </w:div>
        <w:div w:id="105783316">
          <w:marLeft w:val="480"/>
          <w:marRight w:val="0"/>
          <w:marTop w:val="0"/>
          <w:marBottom w:val="0"/>
          <w:divBdr>
            <w:top w:val="none" w:sz="0" w:space="0" w:color="auto"/>
            <w:left w:val="none" w:sz="0" w:space="0" w:color="auto"/>
            <w:bottom w:val="none" w:sz="0" w:space="0" w:color="auto"/>
            <w:right w:val="none" w:sz="0" w:space="0" w:color="auto"/>
          </w:divBdr>
        </w:div>
        <w:div w:id="113408806">
          <w:marLeft w:val="480"/>
          <w:marRight w:val="0"/>
          <w:marTop w:val="0"/>
          <w:marBottom w:val="0"/>
          <w:divBdr>
            <w:top w:val="none" w:sz="0" w:space="0" w:color="auto"/>
            <w:left w:val="none" w:sz="0" w:space="0" w:color="auto"/>
            <w:bottom w:val="none" w:sz="0" w:space="0" w:color="auto"/>
            <w:right w:val="none" w:sz="0" w:space="0" w:color="auto"/>
          </w:divBdr>
        </w:div>
        <w:div w:id="119762296">
          <w:marLeft w:val="480"/>
          <w:marRight w:val="0"/>
          <w:marTop w:val="0"/>
          <w:marBottom w:val="0"/>
          <w:divBdr>
            <w:top w:val="none" w:sz="0" w:space="0" w:color="auto"/>
            <w:left w:val="none" w:sz="0" w:space="0" w:color="auto"/>
            <w:bottom w:val="none" w:sz="0" w:space="0" w:color="auto"/>
            <w:right w:val="none" w:sz="0" w:space="0" w:color="auto"/>
          </w:divBdr>
        </w:div>
        <w:div w:id="133177675">
          <w:marLeft w:val="480"/>
          <w:marRight w:val="0"/>
          <w:marTop w:val="0"/>
          <w:marBottom w:val="0"/>
          <w:divBdr>
            <w:top w:val="none" w:sz="0" w:space="0" w:color="auto"/>
            <w:left w:val="none" w:sz="0" w:space="0" w:color="auto"/>
            <w:bottom w:val="none" w:sz="0" w:space="0" w:color="auto"/>
            <w:right w:val="none" w:sz="0" w:space="0" w:color="auto"/>
          </w:divBdr>
        </w:div>
        <w:div w:id="146363929">
          <w:marLeft w:val="480"/>
          <w:marRight w:val="0"/>
          <w:marTop w:val="0"/>
          <w:marBottom w:val="0"/>
          <w:divBdr>
            <w:top w:val="none" w:sz="0" w:space="0" w:color="auto"/>
            <w:left w:val="none" w:sz="0" w:space="0" w:color="auto"/>
            <w:bottom w:val="none" w:sz="0" w:space="0" w:color="auto"/>
            <w:right w:val="none" w:sz="0" w:space="0" w:color="auto"/>
          </w:divBdr>
        </w:div>
        <w:div w:id="151258694">
          <w:marLeft w:val="480"/>
          <w:marRight w:val="0"/>
          <w:marTop w:val="0"/>
          <w:marBottom w:val="0"/>
          <w:divBdr>
            <w:top w:val="none" w:sz="0" w:space="0" w:color="auto"/>
            <w:left w:val="none" w:sz="0" w:space="0" w:color="auto"/>
            <w:bottom w:val="none" w:sz="0" w:space="0" w:color="auto"/>
            <w:right w:val="none" w:sz="0" w:space="0" w:color="auto"/>
          </w:divBdr>
        </w:div>
        <w:div w:id="151332977">
          <w:marLeft w:val="480"/>
          <w:marRight w:val="0"/>
          <w:marTop w:val="0"/>
          <w:marBottom w:val="0"/>
          <w:divBdr>
            <w:top w:val="none" w:sz="0" w:space="0" w:color="auto"/>
            <w:left w:val="none" w:sz="0" w:space="0" w:color="auto"/>
            <w:bottom w:val="none" w:sz="0" w:space="0" w:color="auto"/>
            <w:right w:val="none" w:sz="0" w:space="0" w:color="auto"/>
          </w:divBdr>
        </w:div>
        <w:div w:id="161356237">
          <w:marLeft w:val="480"/>
          <w:marRight w:val="0"/>
          <w:marTop w:val="0"/>
          <w:marBottom w:val="0"/>
          <w:divBdr>
            <w:top w:val="none" w:sz="0" w:space="0" w:color="auto"/>
            <w:left w:val="none" w:sz="0" w:space="0" w:color="auto"/>
            <w:bottom w:val="none" w:sz="0" w:space="0" w:color="auto"/>
            <w:right w:val="none" w:sz="0" w:space="0" w:color="auto"/>
          </w:divBdr>
        </w:div>
        <w:div w:id="173080803">
          <w:marLeft w:val="480"/>
          <w:marRight w:val="0"/>
          <w:marTop w:val="0"/>
          <w:marBottom w:val="0"/>
          <w:divBdr>
            <w:top w:val="none" w:sz="0" w:space="0" w:color="auto"/>
            <w:left w:val="none" w:sz="0" w:space="0" w:color="auto"/>
            <w:bottom w:val="none" w:sz="0" w:space="0" w:color="auto"/>
            <w:right w:val="none" w:sz="0" w:space="0" w:color="auto"/>
          </w:divBdr>
        </w:div>
        <w:div w:id="174733568">
          <w:marLeft w:val="480"/>
          <w:marRight w:val="0"/>
          <w:marTop w:val="0"/>
          <w:marBottom w:val="0"/>
          <w:divBdr>
            <w:top w:val="none" w:sz="0" w:space="0" w:color="auto"/>
            <w:left w:val="none" w:sz="0" w:space="0" w:color="auto"/>
            <w:bottom w:val="none" w:sz="0" w:space="0" w:color="auto"/>
            <w:right w:val="none" w:sz="0" w:space="0" w:color="auto"/>
          </w:divBdr>
        </w:div>
        <w:div w:id="176312022">
          <w:marLeft w:val="480"/>
          <w:marRight w:val="0"/>
          <w:marTop w:val="0"/>
          <w:marBottom w:val="0"/>
          <w:divBdr>
            <w:top w:val="none" w:sz="0" w:space="0" w:color="auto"/>
            <w:left w:val="none" w:sz="0" w:space="0" w:color="auto"/>
            <w:bottom w:val="none" w:sz="0" w:space="0" w:color="auto"/>
            <w:right w:val="none" w:sz="0" w:space="0" w:color="auto"/>
          </w:divBdr>
        </w:div>
        <w:div w:id="188301869">
          <w:marLeft w:val="480"/>
          <w:marRight w:val="0"/>
          <w:marTop w:val="0"/>
          <w:marBottom w:val="0"/>
          <w:divBdr>
            <w:top w:val="none" w:sz="0" w:space="0" w:color="auto"/>
            <w:left w:val="none" w:sz="0" w:space="0" w:color="auto"/>
            <w:bottom w:val="none" w:sz="0" w:space="0" w:color="auto"/>
            <w:right w:val="none" w:sz="0" w:space="0" w:color="auto"/>
          </w:divBdr>
        </w:div>
        <w:div w:id="190841255">
          <w:marLeft w:val="480"/>
          <w:marRight w:val="0"/>
          <w:marTop w:val="0"/>
          <w:marBottom w:val="0"/>
          <w:divBdr>
            <w:top w:val="none" w:sz="0" w:space="0" w:color="auto"/>
            <w:left w:val="none" w:sz="0" w:space="0" w:color="auto"/>
            <w:bottom w:val="none" w:sz="0" w:space="0" w:color="auto"/>
            <w:right w:val="none" w:sz="0" w:space="0" w:color="auto"/>
          </w:divBdr>
        </w:div>
        <w:div w:id="195237115">
          <w:marLeft w:val="480"/>
          <w:marRight w:val="0"/>
          <w:marTop w:val="0"/>
          <w:marBottom w:val="0"/>
          <w:divBdr>
            <w:top w:val="none" w:sz="0" w:space="0" w:color="auto"/>
            <w:left w:val="none" w:sz="0" w:space="0" w:color="auto"/>
            <w:bottom w:val="none" w:sz="0" w:space="0" w:color="auto"/>
            <w:right w:val="none" w:sz="0" w:space="0" w:color="auto"/>
          </w:divBdr>
        </w:div>
        <w:div w:id="195890957">
          <w:marLeft w:val="480"/>
          <w:marRight w:val="0"/>
          <w:marTop w:val="0"/>
          <w:marBottom w:val="0"/>
          <w:divBdr>
            <w:top w:val="none" w:sz="0" w:space="0" w:color="auto"/>
            <w:left w:val="none" w:sz="0" w:space="0" w:color="auto"/>
            <w:bottom w:val="none" w:sz="0" w:space="0" w:color="auto"/>
            <w:right w:val="none" w:sz="0" w:space="0" w:color="auto"/>
          </w:divBdr>
        </w:div>
        <w:div w:id="204755717">
          <w:marLeft w:val="480"/>
          <w:marRight w:val="0"/>
          <w:marTop w:val="0"/>
          <w:marBottom w:val="0"/>
          <w:divBdr>
            <w:top w:val="none" w:sz="0" w:space="0" w:color="auto"/>
            <w:left w:val="none" w:sz="0" w:space="0" w:color="auto"/>
            <w:bottom w:val="none" w:sz="0" w:space="0" w:color="auto"/>
            <w:right w:val="none" w:sz="0" w:space="0" w:color="auto"/>
          </w:divBdr>
        </w:div>
        <w:div w:id="208303221">
          <w:marLeft w:val="480"/>
          <w:marRight w:val="0"/>
          <w:marTop w:val="0"/>
          <w:marBottom w:val="0"/>
          <w:divBdr>
            <w:top w:val="none" w:sz="0" w:space="0" w:color="auto"/>
            <w:left w:val="none" w:sz="0" w:space="0" w:color="auto"/>
            <w:bottom w:val="none" w:sz="0" w:space="0" w:color="auto"/>
            <w:right w:val="none" w:sz="0" w:space="0" w:color="auto"/>
          </w:divBdr>
        </w:div>
        <w:div w:id="211580767">
          <w:marLeft w:val="480"/>
          <w:marRight w:val="0"/>
          <w:marTop w:val="0"/>
          <w:marBottom w:val="0"/>
          <w:divBdr>
            <w:top w:val="none" w:sz="0" w:space="0" w:color="auto"/>
            <w:left w:val="none" w:sz="0" w:space="0" w:color="auto"/>
            <w:bottom w:val="none" w:sz="0" w:space="0" w:color="auto"/>
            <w:right w:val="none" w:sz="0" w:space="0" w:color="auto"/>
          </w:divBdr>
        </w:div>
        <w:div w:id="222833203">
          <w:marLeft w:val="480"/>
          <w:marRight w:val="0"/>
          <w:marTop w:val="0"/>
          <w:marBottom w:val="0"/>
          <w:divBdr>
            <w:top w:val="none" w:sz="0" w:space="0" w:color="auto"/>
            <w:left w:val="none" w:sz="0" w:space="0" w:color="auto"/>
            <w:bottom w:val="none" w:sz="0" w:space="0" w:color="auto"/>
            <w:right w:val="none" w:sz="0" w:space="0" w:color="auto"/>
          </w:divBdr>
        </w:div>
        <w:div w:id="231355829">
          <w:marLeft w:val="480"/>
          <w:marRight w:val="0"/>
          <w:marTop w:val="0"/>
          <w:marBottom w:val="0"/>
          <w:divBdr>
            <w:top w:val="none" w:sz="0" w:space="0" w:color="auto"/>
            <w:left w:val="none" w:sz="0" w:space="0" w:color="auto"/>
            <w:bottom w:val="none" w:sz="0" w:space="0" w:color="auto"/>
            <w:right w:val="none" w:sz="0" w:space="0" w:color="auto"/>
          </w:divBdr>
        </w:div>
        <w:div w:id="236016308">
          <w:marLeft w:val="480"/>
          <w:marRight w:val="0"/>
          <w:marTop w:val="0"/>
          <w:marBottom w:val="0"/>
          <w:divBdr>
            <w:top w:val="none" w:sz="0" w:space="0" w:color="auto"/>
            <w:left w:val="none" w:sz="0" w:space="0" w:color="auto"/>
            <w:bottom w:val="none" w:sz="0" w:space="0" w:color="auto"/>
            <w:right w:val="none" w:sz="0" w:space="0" w:color="auto"/>
          </w:divBdr>
        </w:div>
        <w:div w:id="236406466">
          <w:marLeft w:val="480"/>
          <w:marRight w:val="0"/>
          <w:marTop w:val="0"/>
          <w:marBottom w:val="0"/>
          <w:divBdr>
            <w:top w:val="none" w:sz="0" w:space="0" w:color="auto"/>
            <w:left w:val="none" w:sz="0" w:space="0" w:color="auto"/>
            <w:bottom w:val="none" w:sz="0" w:space="0" w:color="auto"/>
            <w:right w:val="none" w:sz="0" w:space="0" w:color="auto"/>
          </w:divBdr>
        </w:div>
        <w:div w:id="242450258">
          <w:marLeft w:val="480"/>
          <w:marRight w:val="0"/>
          <w:marTop w:val="0"/>
          <w:marBottom w:val="0"/>
          <w:divBdr>
            <w:top w:val="none" w:sz="0" w:space="0" w:color="auto"/>
            <w:left w:val="none" w:sz="0" w:space="0" w:color="auto"/>
            <w:bottom w:val="none" w:sz="0" w:space="0" w:color="auto"/>
            <w:right w:val="none" w:sz="0" w:space="0" w:color="auto"/>
          </w:divBdr>
        </w:div>
        <w:div w:id="244540129">
          <w:marLeft w:val="480"/>
          <w:marRight w:val="0"/>
          <w:marTop w:val="0"/>
          <w:marBottom w:val="0"/>
          <w:divBdr>
            <w:top w:val="none" w:sz="0" w:space="0" w:color="auto"/>
            <w:left w:val="none" w:sz="0" w:space="0" w:color="auto"/>
            <w:bottom w:val="none" w:sz="0" w:space="0" w:color="auto"/>
            <w:right w:val="none" w:sz="0" w:space="0" w:color="auto"/>
          </w:divBdr>
        </w:div>
        <w:div w:id="250042242">
          <w:marLeft w:val="480"/>
          <w:marRight w:val="0"/>
          <w:marTop w:val="0"/>
          <w:marBottom w:val="0"/>
          <w:divBdr>
            <w:top w:val="none" w:sz="0" w:space="0" w:color="auto"/>
            <w:left w:val="none" w:sz="0" w:space="0" w:color="auto"/>
            <w:bottom w:val="none" w:sz="0" w:space="0" w:color="auto"/>
            <w:right w:val="none" w:sz="0" w:space="0" w:color="auto"/>
          </w:divBdr>
        </w:div>
        <w:div w:id="259409837">
          <w:marLeft w:val="480"/>
          <w:marRight w:val="0"/>
          <w:marTop w:val="0"/>
          <w:marBottom w:val="0"/>
          <w:divBdr>
            <w:top w:val="none" w:sz="0" w:space="0" w:color="auto"/>
            <w:left w:val="none" w:sz="0" w:space="0" w:color="auto"/>
            <w:bottom w:val="none" w:sz="0" w:space="0" w:color="auto"/>
            <w:right w:val="none" w:sz="0" w:space="0" w:color="auto"/>
          </w:divBdr>
        </w:div>
        <w:div w:id="278492665">
          <w:marLeft w:val="480"/>
          <w:marRight w:val="0"/>
          <w:marTop w:val="0"/>
          <w:marBottom w:val="0"/>
          <w:divBdr>
            <w:top w:val="none" w:sz="0" w:space="0" w:color="auto"/>
            <w:left w:val="none" w:sz="0" w:space="0" w:color="auto"/>
            <w:bottom w:val="none" w:sz="0" w:space="0" w:color="auto"/>
            <w:right w:val="none" w:sz="0" w:space="0" w:color="auto"/>
          </w:divBdr>
        </w:div>
        <w:div w:id="286863143">
          <w:marLeft w:val="480"/>
          <w:marRight w:val="0"/>
          <w:marTop w:val="0"/>
          <w:marBottom w:val="0"/>
          <w:divBdr>
            <w:top w:val="none" w:sz="0" w:space="0" w:color="auto"/>
            <w:left w:val="none" w:sz="0" w:space="0" w:color="auto"/>
            <w:bottom w:val="none" w:sz="0" w:space="0" w:color="auto"/>
            <w:right w:val="none" w:sz="0" w:space="0" w:color="auto"/>
          </w:divBdr>
        </w:div>
        <w:div w:id="287124803">
          <w:marLeft w:val="480"/>
          <w:marRight w:val="0"/>
          <w:marTop w:val="0"/>
          <w:marBottom w:val="0"/>
          <w:divBdr>
            <w:top w:val="none" w:sz="0" w:space="0" w:color="auto"/>
            <w:left w:val="none" w:sz="0" w:space="0" w:color="auto"/>
            <w:bottom w:val="none" w:sz="0" w:space="0" w:color="auto"/>
            <w:right w:val="none" w:sz="0" w:space="0" w:color="auto"/>
          </w:divBdr>
        </w:div>
        <w:div w:id="306400262">
          <w:marLeft w:val="480"/>
          <w:marRight w:val="0"/>
          <w:marTop w:val="0"/>
          <w:marBottom w:val="0"/>
          <w:divBdr>
            <w:top w:val="none" w:sz="0" w:space="0" w:color="auto"/>
            <w:left w:val="none" w:sz="0" w:space="0" w:color="auto"/>
            <w:bottom w:val="none" w:sz="0" w:space="0" w:color="auto"/>
            <w:right w:val="none" w:sz="0" w:space="0" w:color="auto"/>
          </w:divBdr>
        </w:div>
        <w:div w:id="346250346">
          <w:marLeft w:val="480"/>
          <w:marRight w:val="0"/>
          <w:marTop w:val="0"/>
          <w:marBottom w:val="0"/>
          <w:divBdr>
            <w:top w:val="none" w:sz="0" w:space="0" w:color="auto"/>
            <w:left w:val="none" w:sz="0" w:space="0" w:color="auto"/>
            <w:bottom w:val="none" w:sz="0" w:space="0" w:color="auto"/>
            <w:right w:val="none" w:sz="0" w:space="0" w:color="auto"/>
          </w:divBdr>
        </w:div>
        <w:div w:id="350567228">
          <w:marLeft w:val="480"/>
          <w:marRight w:val="0"/>
          <w:marTop w:val="0"/>
          <w:marBottom w:val="0"/>
          <w:divBdr>
            <w:top w:val="none" w:sz="0" w:space="0" w:color="auto"/>
            <w:left w:val="none" w:sz="0" w:space="0" w:color="auto"/>
            <w:bottom w:val="none" w:sz="0" w:space="0" w:color="auto"/>
            <w:right w:val="none" w:sz="0" w:space="0" w:color="auto"/>
          </w:divBdr>
        </w:div>
        <w:div w:id="371344612">
          <w:marLeft w:val="480"/>
          <w:marRight w:val="0"/>
          <w:marTop w:val="0"/>
          <w:marBottom w:val="0"/>
          <w:divBdr>
            <w:top w:val="none" w:sz="0" w:space="0" w:color="auto"/>
            <w:left w:val="none" w:sz="0" w:space="0" w:color="auto"/>
            <w:bottom w:val="none" w:sz="0" w:space="0" w:color="auto"/>
            <w:right w:val="none" w:sz="0" w:space="0" w:color="auto"/>
          </w:divBdr>
        </w:div>
        <w:div w:id="388771958">
          <w:marLeft w:val="480"/>
          <w:marRight w:val="0"/>
          <w:marTop w:val="0"/>
          <w:marBottom w:val="0"/>
          <w:divBdr>
            <w:top w:val="none" w:sz="0" w:space="0" w:color="auto"/>
            <w:left w:val="none" w:sz="0" w:space="0" w:color="auto"/>
            <w:bottom w:val="none" w:sz="0" w:space="0" w:color="auto"/>
            <w:right w:val="none" w:sz="0" w:space="0" w:color="auto"/>
          </w:divBdr>
        </w:div>
        <w:div w:id="391805710">
          <w:marLeft w:val="480"/>
          <w:marRight w:val="0"/>
          <w:marTop w:val="0"/>
          <w:marBottom w:val="0"/>
          <w:divBdr>
            <w:top w:val="none" w:sz="0" w:space="0" w:color="auto"/>
            <w:left w:val="none" w:sz="0" w:space="0" w:color="auto"/>
            <w:bottom w:val="none" w:sz="0" w:space="0" w:color="auto"/>
            <w:right w:val="none" w:sz="0" w:space="0" w:color="auto"/>
          </w:divBdr>
        </w:div>
        <w:div w:id="395320671">
          <w:marLeft w:val="480"/>
          <w:marRight w:val="0"/>
          <w:marTop w:val="0"/>
          <w:marBottom w:val="0"/>
          <w:divBdr>
            <w:top w:val="none" w:sz="0" w:space="0" w:color="auto"/>
            <w:left w:val="none" w:sz="0" w:space="0" w:color="auto"/>
            <w:bottom w:val="none" w:sz="0" w:space="0" w:color="auto"/>
            <w:right w:val="none" w:sz="0" w:space="0" w:color="auto"/>
          </w:divBdr>
        </w:div>
        <w:div w:id="414013403">
          <w:marLeft w:val="480"/>
          <w:marRight w:val="0"/>
          <w:marTop w:val="0"/>
          <w:marBottom w:val="0"/>
          <w:divBdr>
            <w:top w:val="none" w:sz="0" w:space="0" w:color="auto"/>
            <w:left w:val="none" w:sz="0" w:space="0" w:color="auto"/>
            <w:bottom w:val="none" w:sz="0" w:space="0" w:color="auto"/>
            <w:right w:val="none" w:sz="0" w:space="0" w:color="auto"/>
          </w:divBdr>
        </w:div>
        <w:div w:id="430007095">
          <w:marLeft w:val="480"/>
          <w:marRight w:val="0"/>
          <w:marTop w:val="0"/>
          <w:marBottom w:val="0"/>
          <w:divBdr>
            <w:top w:val="none" w:sz="0" w:space="0" w:color="auto"/>
            <w:left w:val="none" w:sz="0" w:space="0" w:color="auto"/>
            <w:bottom w:val="none" w:sz="0" w:space="0" w:color="auto"/>
            <w:right w:val="none" w:sz="0" w:space="0" w:color="auto"/>
          </w:divBdr>
        </w:div>
        <w:div w:id="447235966">
          <w:marLeft w:val="480"/>
          <w:marRight w:val="0"/>
          <w:marTop w:val="0"/>
          <w:marBottom w:val="0"/>
          <w:divBdr>
            <w:top w:val="none" w:sz="0" w:space="0" w:color="auto"/>
            <w:left w:val="none" w:sz="0" w:space="0" w:color="auto"/>
            <w:bottom w:val="none" w:sz="0" w:space="0" w:color="auto"/>
            <w:right w:val="none" w:sz="0" w:space="0" w:color="auto"/>
          </w:divBdr>
        </w:div>
        <w:div w:id="454754530">
          <w:marLeft w:val="480"/>
          <w:marRight w:val="0"/>
          <w:marTop w:val="0"/>
          <w:marBottom w:val="0"/>
          <w:divBdr>
            <w:top w:val="none" w:sz="0" w:space="0" w:color="auto"/>
            <w:left w:val="none" w:sz="0" w:space="0" w:color="auto"/>
            <w:bottom w:val="none" w:sz="0" w:space="0" w:color="auto"/>
            <w:right w:val="none" w:sz="0" w:space="0" w:color="auto"/>
          </w:divBdr>
        </w:div>
        <w:div w:id="466970305">
          <w:marLeft w:val="480"/>
          <w:marRight w:val="0"/>
          <w:marTop w:val="0"/>
          <w:marBottom w:val="0"/>
          <w:divBdr>
            <w:top w:val="none" w:sz="0" w:space="0" w:color="auto"/>
            <w:left w:val="none" w:sz="0" w:space="0" w:color="auto"/>
            <w:bottom w:val="none" w:sz="0" w:space="0" w:color="auto"/>
            <w:right w:val="none" w:sz="0" w:space="0" w:color="auto"/>
          </w:divBdr>
        </w:div>
        <w:div w:id="471756686">
          <w:marLeft w:val="480"/>
          <w:marRight w:val="0"/>
          <w:marTop w:val="0"/>
          <w:marBottom w:val="0"/>
          <w:divBdr>
            <w:top w:val="none" w:sz="0" w:space="0" w:color="auto"/>
            <w:left w:val="none" w:sz="0" w:space="0" w:color="auto"/>
            <w:bottom w:val="none" w:sz="0" w:space="0" w:color="auto"/>
            <w:right w:val="none" w:sz="0" w:space="0" w:color="auto"/>
          </w:divBdr>
        </w:div>
        <w:div w:id="478575337">
          <w:marLeft w:val="480"/>
          <w:marRight w:val="0"/>
          <w:marTop w:val="0"/>
          <w:marBottom w:val="0"/>
          <w:divBdr>
            <w:top w:val="none" w:sz="0" w:space="0" w:color="auto"/>
            <w:left w:val="none" w:sz="0" w:space="0" w:color="auto"/>
            <w:bottom w:val="none" w:sz="0" w:space="0" w:color="auto"/>
            <w:right w:val="none" w:sz="0" w:space="0" w:color="auto"/>
          </w:divBdr>
        </w:div>
        <w:div w:id="489055397">
          <w:marLeft w:val="480"/>
          <w:marRight w:val="0"/>
          <w:marTop w:val="0"/>
          <w:marBottom w:val="0"/>
          <w:divBdr>
            <w:top w:val="none" w:sz="0" w:space="0" w:color="auto"/>
            <w:left w:val="none" w:sz="0" w:space="0" w:color="auto"/>
            <w:bottom w:val="none" w:sz="0" w:space="0" w:color="auto"/>
            <w:right w:val="none" w:sz="0" w:space="0" w:color="auto"/>
          </w:divBdr>
        </w:div>
        <w:div w:id="490293506">
          <w:marLeft w:val="480"/>
          <w:marRight w:val="0"/>
          <w:marTop w:val="0"/>
          <w:marBottom w:val="0"/>
          <w:divBdr>
            <w:top w:val="none" w:sz="0" w:space="0" w:color="auto"/>
            <w:left w:val="none" w:sz="0" w:space="0" w:color="auto"/>
            <w:bottom w:val="none" w:sz="0" w:space="0" w:color="auto"/>
            <w:right w:val="none" w:sz="0" w:space="0" w:color="auto"/>
          </w:divBdr>
        </w:div>
        <w:div w:id="506604135">
          <w:marLeft w:val="480"/>
          <w:marRight w:val="0"/>
          <w:marTop w:val="0"/>
          <w:marBottom w:val="0"/>
          <w:divBdr>
            <w:top w:val="none" w:sz="0" w:space="0" w:color="auto"/>
            <w:left w:val="none" w:sz="0" w:space="0" w:color="auto"/>
            <w:bottom w:val="none" w:sz="0" w:space="0" w:color="auto"/>
            <w:right w:val="none" w:sz="0" w:space="0" w:color="auto"/>
          </w:divBdr>
        </w:div>
        <w:div w:id="506680262">
          <w:marLeft w:val="480"/>
          <w:marRight w:val="0"/>
          <w:marTop w:val="0"/>
          <w:marBottom w:val="0"/>
          <w:divBdr>
            <w:top w:val="none" w:sz="0" w:space="0" w:color="auto"/>
            <w:left w:val="none" w:sz="0" w:space="0" w:color="auto"/>
            <w:bottom w:val="none" w:sz="0" w:space="0" w:color="auto"/>
            <w:right w:val="none" w:sz="0" w:space="0" w:color="auto"/>
          </w:divBdr>
        </w:div>
        <w:div w:id="523597447">
          <w:marLeft w:val="480"/>
          <w:marRight w:val="0"/>
          <w:marTop w:val="0"/>
          <w:marBottom w:val="0"/>
          <w:divBdr>
            <w:top w:val="none" w:sz="0" w:space="0" w:color="auto"/>
            <w:left w:val="none" w:sz="0" w:space="0" w:color="auto"/>
            <w:bottom w:val="none" w:sz="0" w:space="0" w:color="auto"/>
            <w:right w:val="none" w:sz="0" w:space="0" w:color="auto"/>
          </w:divBdr>
        </w:div>
        <w:div w:id="549347824">
          <w:marLeft w:val="480"/>
          <w:marRight w:val="0"/>
          <w:marTop w:val="0"/>
          <w:marBottom w:val="0"/>
          <w:divBdr>
            <w:top w:val="none" w:sz="0" w:space="0" w:color="auto"/>
            <w:left w:val="none" w:sz="0" w:space="0" w:color="auto"/>
            <w:bottom w:val="none" w:sz="0" w:space="0" w:color="auto"/>
            <w:right w:val="none" w:sz="0" w:space="0" w:color="auto"/>
          </w:divBdr>
        </w:div>
        <w:div w:id="550264205">
          <w:marLeft w:val="480"/>
          <w:marRight w:val="0"/>
          <w:marTop w:val="0"/>
          <w:marBottom w:val="0"/>
          <w:divBdr>
            <w:top w:val="none" w:sz="0" w:space="0" w:color="auto"/>
            <w:left w:val="none" w:sz="0" w:space="0" w:color="auto"/>
            <w:bottom w:val="none" w:sz="0" w:space="0" w:color="auto"/>
            <w:right w:val="none" w:sz="0" w:space="0" w:color="auto"/>
          </w:divBdr>
        </w:div>
        <w:div w:id="555316775">
          <w:marLeft w:val="480"/>
          <w:marRight w:val="0"/>
          <w:marTop w:val="0"/>
          <w:marBottom w:val="0"/>
          <w:divBdr>
            <w:top w:val="none" w:sz="0" w:space="0" w:color="auto"/>
            <w:left w:val="none" w:sz="0" w:space="0" w:color="auto"/>
            <w:bottom w:val="none" w:sz="0" w:space="0" w:color="auto"/>
            <w:right w:val="none" w:sz="0" w:space="0" w:color="auto"/>
          </w:divBdr>
        </w:div>
        <w:div w:id="558326538">
          <w:marLeft w:val="480"/>
          <w:marRight w:val="0"/>
          <w:marTop w:val="0"/>
          <w:marBottom w:val="0"/>
          <w:divBdr>
            <w:top w:val="none" w:sz="0" w:space="0" w:color="auto"/>
            <w:left w:val="none" w:sz="0" w:space="0" w:color="auto"/>
            <w:bottom w:val="none" w:sz="0" w:space="0" w:color="auto"/>
            <w:right w:val="none" w:sz="0" w:space="0" w:color="auto"/>
          </w:divBdr>
        </w:div>
        <w:div w:id="570968996">
          <w:marLeft w:val="480"/>
          <w:marRight w:val="0"/>
          <w:marTop w:val="0"/>
          <w:marBottom w:val="0"/>
          <w:divBdr>
            <w:top w:val="none" w:sz="0" w:space="0" w:color="auto"/>
            <w:left w:val="none" w:sz="0" w:space="0" w:color="auto"/>
            <w:bottom w:val="none" w:sz="0" w:space="0" w:color="auto"/>
            <w:right w:val="none" w:sz="0" w:space="0" w:color="auto"/>
          </w:divBdr>
        </w:div>
        <w:div w:id="571962585">
          <w:marLeft w:val="480"/>
          <w:marRight w:val="0"/>
          <w:marTop w:val="0"/>
          <w:marBottom w:val="0"/>
          <w:divBdr>
            <w:top w:val="none" w:sz="0" w:space="0" w:color="auto"/>
            <w:left w:val="none" w:sz="0" w:space="0" w:color="auto"/>
            <w:bottom w:val="none" w:sz="0" w:space="0" w:color="auto"/>
            <w:right w:val="none" w:sz="0" w:space="0" w:color="auto"/>
          </w:divBdr>
        </w:div>
        <w:div w:id="573927715">
          <w:marLeft w:val="480"/>
          <w:marRight w:val="0"/>
          <w:marTop w:val="0"/>
          <w:marBottom w:val="0"/>
          <w:divBdr>
            <w:top w:val="none" w:sz="0" w:space="0" w:color="auto"/>
            <w:left w:val="none" w:sz="0" w:space="0" w:color="auto"/>
            <w:bottom w:val="none" w:sz="0" w:space="0" w:color="auto"/>
            <w:right w:val="none" w:sz="0" w:space="0" w:color="auto"/>
          </w:divBdr>
        </w:div>
        <w:div w:id="582380028">
          <w:marLeft w:val="480"/>
          <w:marRight w:val="0"/>
          <w:marTop w:val="0"/>
          <w:marBottom w:val="0"/>
          <w:divBdr>
            <w:top w:val="none" w:sz="0" w:space="0" w:color="auto"/>
            <w:left w:val="none" w:sz="0" w:space="0" w:color="auto"/>
            <w:bottom w:val="none" w:sz="0" w:space="0" w:color="auto"/>
            <w:right w:val="none" w:sz="0" w:space="0" w:color="auto"/>
          </w:divBdr>
        </w:div>
        <w:div w:id="602223538">
          <w:marLeft w:val="480"/>
          <w:marRight w:val="0"/>
          <w:marTop w:val="0"/>
          <w:marBottom w:val="0"/>
          <w:divBdr>
            <w:top w:val="none" w:sz="0" w:space="0" w:color="auto"/>
            <w:left w:val="none" w:sz="0" w:space="0" w:color="auto"/>
            <w:bottom w:val="none" w:sz="0" w:space="0" w:color="auto"/>
            <w:right w:val="none" w:sz="0" w:space="0" w:color="auto"/>
          </w:divBdr>
        </w:div>
        <w:div w:id="605502702">
          <w:marLeft w:val="480"/>
          <w:marRight w:val="0"/>
          <w:marTop w:val="0"/>
          <w:marBottom w:val="0"/>
          <w:divBdr>
            <w:top w:val="none" w:sz="0" w:space="0" w:color="auto"/>
            <w:left w:val="none" w:sz="0" w:space="0" w:color="auto"/>
            <w:bottom w:val="none" w:sz="0" w:space="0" w:color="auto"/>
            <w:right w:val="none" w:sz="0" w:space="0" w:color="auto"/>
          </w:divBdr>
        </w:div>
        <w:div w:id="612591720">
          <w:marLeft w:val="480"/>
          <w:marRight w:val="0"/>
          <w:marTop w:val="0"/>
          <w:marBottom w:val="0"/>
          <w:divBdr>
            <w:top w:val="none" w:sz="0" w:space="0" w:color="auto"/>
            <w:left w:val="none" w:sz="0" w:space="0" w:color="auto"/>
            <w:bottom w:val="none" w:sz="0" w:space="0" w:color="auto"/>
            <w:right w:val="none" w:sz="0" w:space="0" w:color="auto"/>
          </w:divBdr>
        </w:div>
        <w:div w:id="619655088">
          <w:marLeft w:val="480"/>
          <w:marRight w:val="0"/>
          <w:marTop w:val="0"/>
          <w:marBottom w:val="0"/>
          <w:divBdr>
            <w:top w:val="none" w:sz="0" w:space="0" w:color="auto"/>
            <w:left w:val="none" w:sz="0" w:space="0" w:color="auto"/>
            <w:bottom w:val="none" w:sz="0" w:space="0" w:color="auto"/>
            <w:right w:val="none" w:sz="0" w:space="0" w:color="auto"/>
          </w:divBdr>
        </w:div>
        <w:div w:id="622662125">
          <w:marLeft w:val="480"/>
          <w:marRight w:val="0"/>
          <w:marTop w:val="0"/>
          <w:marBottom w:val="0"/>
          <w:divBdr>
            <w:top w:val="none" w:sz="0" w:space="0" w:color="auto"/>
            <w:left w:val="none" w:sz="0" w:space="0" w:color="auto"/>
            <w:bottom w:val="none" w:sz="0" w:space="0" w:color="auto"/>
            <w:right w:val="none" w:sz="0" w:space="0" w:color="auto"/>
          </w:divBdr>
        </w:div>
        <w:div w:id="629358093">
          <w:marLeft w:val="480"/>
          <w:marRight w:val="0"/>
          <w:marTop w:val="0"/>
          <w:marBottom w:val="0"/>
          <w:divBdr>
            <w:top w:val="none" w:sz="0" w:space="0" w:color="auto"/>
            <w:left w:val="none" w:sz="0" w:space="0" w:color="auto"/>
            <w:bottom w:val="none" w:sz="0" w:space="0" w:color="auto"/>
            <w:right w:val="none" w:sz="0" w:space="0" w:color="auto"/>
          </w:divBdr>
        </w:div>
        <w:div w:id="644047999">
          <w:marLeft w:val="480"/>
          <w:marRight w:val="0"/>
          <w:marTop w:val="0"/>
          <w:marBottom w:val="0"/>
          <w:divBdr>
            <w:top w:val="none" w:sz="0" w:space="0" w:color="auto"/>
            <w:left w:val="none" w:sz="0" w:space="0" w:color="auto"/>
            <w:bottom w:val="none" w:sz="0" w:space="0" w:color="auto"/>
            <w:right w:val="none" w:sz="0" w:space="0" w:color="auto"/>
          </w:divBdr>
        </w:div>
        <w:div w:id="654257897">
          <w:marLeft w:val="480"/>
          <w:marRight w:val="0"/>
          <w:marTop w:val="0"/>
          <w:marBottom w:val="0"/>
          <w:divBdr>
            <w:top w:val="none" w:sz="0" w:space="0" w:color="auto"/>
            <w:left w:val="none" w:sz="0" w:space="0" w:color="auto"/>
            <w:bottom w:val="none" w:sz="0" w:space="0" w:color="auto"/>
            <w:right w:val="none" w:sz="0" w:space="0" w:color="auto"/>
          </w:divBdr>
        </w:div>
        <w:div w:id="657147038">
          <w:marLeft w:val="480"/>
          <w:marRight w:val="0"/>
          <w:marTop w:val="0"/>
          <w:marBottom w:val="0"/>
          <w:divBdr>
            <w:top w:val="none" w:sz="0" w:space="0" w:color="auto"/>
            <w:left w:val="none" w:sz="0" w:space="0" w:color="auto"/>
            <w:bottom w:val="none" w:sz="0" w:space="0" w:color="auto"/>
            <w:right w:val="none" w:sz="0" w:space="0" w:color="auto"/>
          </w:divBdr>
        </w:div>
        <w:div w:id="660699027">
          <w:marLeft w:val="480"/>
          <w:marRight w:val="0"/>
          <w:marTop w:val="0"/>
          <w:marBottom w:val="0"/>
          <w:divBdr>
            <w:top w:val="none" w:sz="0" w:space="0" w:color="auto"/>
            <w:left w:val="none" w:sz="0" w:space="0" w:color="auto"/>
            <w:bottom w:val="none" w:sz="0" w:space="0" w:color="auto"/>
            <w:right w:val="none" w:sz="0" w:space="0" w:color="auto"/>
          </w:divBdr>
        </w:div>
        <w:div w:id="665017195">
          <w:marLeft w:val="480"/>
          <w:marRight w:val="0"/>
          <w:marTop w:val="0"/>
          <w:marBottom w:val="0"/>
          <w:divBdr>
            <w:top w:val="none" w:sz="0" w:space="0" w:color="auto"/>
            <w:left w:val="none" w:sz="0" w:space="0" w:color="auto"/>
            <w:bottom w:val="none" w:sz="0" w:space="0" w:color="auto"/>
            <w:right w:val="none" w:sz="0" w:space="0" w:color="auto"/>
          </w:divBdr>
        </w:div>
        <w:div w:id="680620553">
          <w:marLeft w:val="480"/>
          <w:marRight w:val="0"/>
          <w:marTop w:val="0"/>
          <w:marBottom w:val="0"/>
          <w:divBdr>
            <w:top w:val="none" w:sz="0" w:space="0" w:color="auto"/>
            <w:left w:val="none" w:sz="0" w:space="0" w:color="auto"/>
            <w:bottom w:val="none" w:sz="0" w:space="0" w:color="auto"/>
            <w:right w:val="none" w:sz="0" w:space="0" w:color="auto"/>
          </w:divBdr>
        </w:div>
        <w:div w:id="684289460">
          <w:marLeft w:val="480"/>
          <w:marRight w:val="0"/>
          <w:marTop w:val="0"/>
          <w:marBottom w:val="0"/>
          <w:divBdr>
            <w:top w:val="none" w:sz="0" w:space="0" w:color="auto"/>
            <w:left w:val="none" w:sz="0" w:space="0" w:color="auto"/>
            <w:bottom w:val="none" w:sz="0" w:space="0" w:color="auto"/>
            <w:right w:val="none" w:sz="0" w:space="0" w:color="auto"/>
          </w:divBdr>
        </w:div>
        <w:div w:id="719985971">
          <w:marLeft w:val="480"/>
          <w:marRight w:val="0"/>
          <w:marTop w:val="0"/>
          <w:marBottom w:val="0"/>
          <w:divBdr>
            <w:top w:val="none" w:sz="0" w:space="0" w:color="auto"/>
            <w:left w:val="none" w:sz="0" w:space="0" w:color="auto"/>
            <w:bottom w:val="none" w:sz="0" w:space="0" w:color="auto"/>
            <w:right w:val="none" w:sz="0" w:space="0" w:color="auto"/>
          </w:divBdr>
        </w:div>
        <w:div w:id="735978387">
          <w:marLeft w:val="480"/>
          <w:marRight w:val="0"/>
          <w:marTop w:val="0"/>
          <w:marBottom w:val="0"/>
          <w:divBdr>
            <w:top w:val="none" w:sz="0" w:space="0" w:color="auto"/>
            <w:left w:val="none" w:sz="0" w:space="0" w:color="auto"/>
            <w:bottom w:val="none" w:sz="0" w:space="0" w:color="auto"/>
            <w:right w:val="none" w:sz="0" w:space="0" w:color="auto"/>
          </w:divBdr>
        </w:div>
        <w:div w:id="746849227">
          <w:marLeft w:val="480"/>
          <w:marRight w:val="0"/>
          <w:marTop w:val="0"/>
          <w:marBottom w:val="0"/>
          <w:divBdr>
            <w:top w:val="none" w:sz="0" w:space="0" w:color="auto"/>
            <w:left w:val="none" w:sz="0" w:space="0" w:color="auto"/>
            <w:bottom w:val="none" w:sz="0" w:space="0" w:color="auto"/>
            <w:right w:val="none" w:sz="0" w:space="0" w:color="auto"/>
          </w:divBdr>
        </w:div>
        <w:div w:id="748036972">
          <w:marLeft w:val="480"/>
          <w:marRight w:val="0"/>
          <w:marTop w:val="0"/>
          <w:marBottom w:val="0"/>
          <w:divBdr>
            <w:top w:val="none" w:sz="0" w:space="0" w:color="auto"/>
            <w:left w:val="none" w:sz="0" w:space="0" w:color="auto"/>
            <w:bottom w:val="none" w:sz="0" w:space="0" w:color="auto"/>
            <w:right w:val="none" w:sz="0" w:space="0" w:color="auto"/>
          </w:divBdr>
        </w:div>
        <w:div w:id="754861908">
          <w:marLeft w:val="480"/>
          <w:marRight w:val="0"/>
          <w:marTop w:val="0"/>
          <w:marBottom w:val="0"/>
          <w:divBdr>
            <w:top w:val="none" w:sz="0" w:space="0" w:color="auto"/>
            <w:left w:val="none" w:sz="0" w:space="0" w:color="auto"/>
            <w:bottom w:val="none" w:sz="0" w:space="0" w:color="auto"/>
            <w:right w:val="none" w:sz="0" w:space="0" w:color="auto"/>
          </w:divBdr>
        </w:div>
        <w:div w:id="759375529">
          <w:marLeft w:val="480"/>
          <w:marRight w:val="0"/>
          <w:marTop w:val="0"/>
          <w:marBottom w:val="0"/>
          <w:divBdr>
            <w:top w:val="none" w:sz="0" w:space="0" w:color="auto"/>
            <w:left w:val="none" w:sz="0" w:space="0" w:color="auto"/>
            <w:bottom w:val="none" w:sz="0" w:space="0" w:color="auto"/>
            <w:right w:val="none" w:sz="0" w:space="0" w:color="auto"/>
          </w:divBdr>
        </w:div>
        <w:div w:id="760487446">
          <w:marLeft w:val="480"/>
          <w:marRight w:val="0"/>
          <w:marTop w:val="0"/>
          <w:marBottom w:val="0"/>
          <w:divBdr>
            <w:top w:val="none" w:sz="0" w:space="0" w:color="auto"/>
            <w:left w:val="none" w:sz="0" w:space="0" w:color="auto"/>
            <w:bottom w:val="none" w:sz="0" w:space="0" w:color="auto"/>
            <w:right w:val="none" w:sz="0" w:space="0" w:color="auto"/>
          </w:divBdr>
        </w:div>
        <w:div w:id="763458055">
          <w:marLeft w:val="480"/>
          <w:marRight w:val="0"/>
          <w:marTop w:val="0"/>
          <w:marBottom w:val="0"/>
          <w:divBdr>
            <w:top w:val="none" w:sz="0" w:space="0" w:color="auto"/>
            <w:left w:val="none" w:sz="0" w:space="0" w:color="auto"/>
            <w:bottom w:val="none" w:sz="0" w:space="0" w:color="auto"/>
            <w:right w:val="none" w:sz="0" w:space="0" w:color="auto"/>
          </w:divBdr>
        </w:div>
        <w:div w:id="766194902">
          <w:marLeft w:val="480"/>
          <w:marRight w:val="0"/>
          <w:marTop w:val="0"/>
          <w:marBottom w:val="0"/>
          <w:divBdr>
            <w:top w:val="none" w:sz="0" w:space="0" w:color="auto"/>
            <w:left w:val="none" w:sz="0" w:space="0" w:color="auto"/>
            <w:bottom w:val="none" w:sz="0" w:space="0" w:color="auto"/>
            <w:right w:val="none" w:sz="0" w:space="0" w:color="auto"/>
          </w:divBdr>
        </w:div>
        <w:div w:id="783772730">
          <w:marLeft w:val="480"/>
          <w:marRight w:val="0"/>
          <w:marTop w:val="0"/>
          <w:marBottom w:val="0"/>
          <w:divBdr>
            <w:top w:val="none" w:sz="0" w:space="0" w:color="auto"/>
            <w:left w:val="none" w:sz="0" w:space="0" w:color="auto"/>
            <w:bottom w:val="none" w:sz="0" w:space="0" w:color="auto"/>
            <w:right w:val="none" w:sz="0" w:space="0" w:color="auto"/>
          </w:divBdr>
        </w:div>
        <w:div w:id="790897736">
          <w:marLeft w:val="480"/>
          <w:marRight w:val="0"/>
          <w:marTop w:val="0"/>
          <w:marBottom w:val="0"/>
          <w:divBdr>
            <w:top w:val="none" w:sz="0" w:space="0" w:color="auto"/>
            <w:left w:val="none" w:sz="0" w:space="0" w:color="auto"/>
            <w:bottom w:val="none" w:sz="0" w:space="0" w:color="auto"/>
            <w:right w:val="none" w:sz="0" w:space="0" w:color="auto"/>
          </w:divBdr>
        </w:div>
        <w:div w:id="793600547">
          <w:marLeft w:val="480"/>
          <w:marRight w:val="0"/>
          <w:marTop w:val="0"/>
          <w:marBottom w:val="0"/>
          <w:divBdr>
            <w:top w:val="none" w:sz="0" w:space="0" w:color="auto"/>
            <w:left w:val="none" w:sz="0" w:space="0" w:color="auto"/>
            <w:bottom w:val="none" w:sz="0" w:space="0" w:color="auto"/>
            <w:right w:val="none" w:sz="0" w:space="0" w:color="auto"/>
          </w:divBdr>
        </w:div>
        <w:div w:id="797602217">
          <w:marLeft w:val="480"/>
          <w:marRight w:val="0"/>
          <w:marTop w:val="0"/>
          <w:marBottom w:val="0"/>
          <w:divBdr>
            <w:top w:val="none" w:sz="0" w:space="0" w:color="auto"/>
            <w:left w:val="none" w:sz="0" w:space="0" w:color="auto"/>
            <w:bottom w:val="none" w:sz="0" w:space="0" w:color="auto"/>
            <w:right w:val="none" w:sz="0" w:space="0" w:color="auto"/>
          </w:divBdr>
        </w:div>
        <w:div w:id="801774715">
          <w:marLeft w:val="480"/>
          <w:marRight w:val="0"/>
          <w:marTop w:val="0"/>
          <w:marBottom w:val="0"/>
          <w:divBdr>
            <w:top w:val="none" w:sz="0" w:space="0" w:color="auto"/>
            <w:left w:val="none" w:sz="0" w:space="0" w:color="auto"/>
            <w:bottom w:val="none" w:sz="0" w:space="0" w:color="auto"/>
            <w:right w:val="none" w:sz="0" w:space="0" w:color="auto"/>
          </w:divBdr>
        </w:div>
        <w:div w:id="809396837">
          <w:marLeft w:val="480"/>
          <w:marRight w:val="0"/>
          <w:marTop w:val="0"/>
          <w:marBottom w:val="0"/>
          <w:divBdr>
            <w:top w:val="none" w:sz="0" w:space="0" w:color="auto"/>
            <w:left w:val="none" w:sz="0" w:space="0" w:color="auto"/>
            <w:bottom w:val="none" w:sz="0" w:space="0" w:color="auto"/>
            <w:right w:val="none" w:sz="0" w:space="0" w:color="auto"/>
          </w:divBdr>
        </w:div>
        <w:div w:id="816647176">
          <w:marLeft w:val="480"/>
          <w:marRight w:val="0"/>
          <w:marTop w:val="0"/>
          <w:marBottom w:val="0"/>
          <w:divBdr>
            <w:top w:val="none" w:sz="0" w:space="0" w:color="auto"/>
            <w:left w:val="none" w:sz="0" w:space="0" w:color="auto"/>
            <w:bottom w:val="none" w:sz="0" w:space="0" w:color="auto"/>
            <w:right w:val="none" w:sz="0" w:space="0" w:color="auto"/>
          </w:divBdr>
        </w:div>
        <w:div w:id="820998432">
          <w:marLeft w:val="480"/>
          <w:marRight w:val="0"/>
          <w:marTop w:val="0"/>
          <w:marBottom w:val="0"/>
          <w:divBdr>
            <w:top w:val="none" w:sz="0" w:space="0" w:color="auto"/>
            <w:left w:val="none" w:sz="0" w:space="0" w:color="auto"/>
            <w:bottom w:val="none" w:sz="0" w:space="0" w:color="auto"/>
            <w:right w:val="none" w:sz="0" w:space="0" w:color="auto"/>
          </w:divBdr>
        </w:div>
        <w:div w:id="826437551">
          <w:marLeft w:val="480"/>
          <w:marRight w:val="0"/>
          <w:marTop w:val="0"/>
          <w:marBottom w:val="0"/>
          <w:divBdr>
            <w:top w:val="none" w:sz="0" w:space="0" w:color="auto"/>
            <w:left w:val="none" w:sz="0" w:space="0" w:color="auto"/>
            <w:bottom w:val="none" w:sz="0" w:space="0" w:color="auto"/>
            <w:right w:val="none" w:sz="0" w:space="0" w:color="auto"/>
          </w:divBdr>
        </w:div>
        <w:div w:id="830174072">
          <w:marLeft w:val="480"/>
          <w:marRight w:val="0"/>
          <w:marTop w:val="0"/>
          <w:marBottom w:val="0"/>
          <w:divBdr>
            <w:top w:val="none" w:sz="0" w:space="0" w:color="auto"/>
            <w:left w:val="none" w:sz="0" w:space="0" w:color="auto"/>
            <w:bottom w:val="none" w:sz="0" w:space="0" w:color="auto"/>
            <w:right w:val="none" w:sz="0" w:space="0" w:color="auto"/>
          </w:divBdr>
        </w:div>
        <w:div w:id="836114274">
          <w:marLeft w:val="480"/>
          <w:marRight w:val="0"/>
          <w:marTop w:val="0"/>
          <w:marBottom w:val="0"/>
          <w:divBdr>
            <w:top w:val="none" w:sz="0" w:space="0" w:color="auto"/>
            <w:left w:val="none" w:sz="0" w:space="0" w:color="auto"/>
            <w:bottom w:val="none" w:sz="0" w:space="0" w:color="auto"/>
            <w:right w:val="none" w:sz="0" w:space="0" w:color="auto"/>
          </w:divBdr>
        </w:div>
        <w:div w:id="838540747">
          <w:marLeft w:val="480"/>
          <w:marRight w:val="0"/>
          <w:marTop w:val="0"/>
          <w:marBottom w:val="0"/>
          <w:divBdr>
            <w:top w:val="none" w:sz="0" w:space="0" w:color="auto"/>
            <w:left w:val="none" w:sz="0" w:space="0" w:color="auto"/>
            <w:bottom w:val="none" w:sz="0" w:space="0" w:color="auto"/>
            <w:right w:val="none" w:sz="0" w:space="0" w:color="auto"/>
          </w:divBdr>
        </w:div>
        <w:div w:id="839539655">
          <w:marLeft w:val="480"/>
          <w:marRight w:val="0"/>
          <w:marTop w:val="0"/>
          <w:marBottom w:val="0"/>
          <w:divBdr>
            <w:top w:val="none" w:sz="0" w:space="0" w:color="auto"/>
            <w:left w:val="none" w:sz="0" w:space="0" w:color="auto"/>
            <w:bottom w:val="none" w:sz="0" w:space="0" w:color="auto"/>
            <w:right w:val="none" w:sz="0" w:space="0" w:color="auto"/>
          </w:divBdr>
        </w:div>
        <w:div w:id="858396209">
          <w:marLeft w:val="480"/>
          <w:marRight w:val="0"/>
          <w:marTop w:val="0"/>
          <w:marBottom w:val="0"/>
          <w:divBdr>
            <w:top w:val="none" w:sz="0" w:space="0" w:color="auto"/>
            <w:left w:val="none" w:sz="0" w:space="0" w:color="auto"/>
            <w:bottom w:val="none" w:sz="0" w:space="0" w:color="auto"/>
            <w:right w:val="none" w:sz="0" w:space="0" w:color="auto"/>
          </w:divBdr>
        </w:div>
        <w:div w:id="863054139">
          <w:marLeft w:val="480"/>
          <w:marRight w:val="0"/>
          <w:marTop w:val="0"/>
          <w:marBottom w:val="0"/>
          <w:divBdr>
            <w:top w:val="none" w:sz="0" w:space="0" w:color="auto"/>
            <w:left w:val="none" w:sz="0" w:space="0" w:color="auto"/>
            <w:bottom w:val="none" w:sz="0" w:space="0" w:color="auto"/>
            <w:right w:val="none" w:sz="0" w:space="0" w:color="auto"/>
          </w:divBdr>
        </w:div>
        <w:div w:id="863594791">
          <w:marLeft w:val="480"/>
          <w:marRight w:val="0"/>
          <w:marTop w:val="0"/>
          <w:marBottom w:val="0"/>
          <w:divBdr>
            <w:top w:val="none" w:sz="0" w:space="0" w:color="auto"/>
            <w:left w:val="none" w:sz="0" w:space="0" w:color="auto"/>
            <w:bottom w:val="none" w:sz="0" w:space="0" w:color="auto"/>
            <w:right w:val="none" w:sz="0" w:space="0" w:color="auto"/>
          </w:divBdr>
        </w:div>
        <w:div w:id="876622753">
          <w:marLeft w:val="480"/>
          <w:marRight w:val="0"/>
          <w:marTop w:val="0"/>
          <w:marBottom w:val="0"/>
          <w:divBdr>
            <w:top w:val="none" w:sz="0" w:space="0" w:color="auto"/>
            <w:left w:val="none" w:sz="0" w:space="0" w:color="auto"/>
            <w:bottom w:val="none" w:sz="0" w:space="0" w:color="auto"/>
            <w:right w:val="none" w:sz="0" w:space="0" w:color="auto"/>
          </w:divBdr>
        </w:div>
        <w:div w:id="902252964">
          <w:marLeft w:val="480"/>
          <w:marRight w:val="0"/>
          <w:marTop w:val="0"/>
          <w:marBottom w:val="0"/>
          <w:divBdr>
            <w:top w:val="none" w:sz="0" w:space="0" w:color="auto"/>
            <w:left w:val="none" w:sz="0" w:space="0" w:color="auto"/>
            <w:bottom w:val="none" w:sz="0" w:space="0" w:color="auto"/>
            <w:right w:val="none" w:sz="0" w:space="0" w:color="auto"/>
          </w:divBdr>
        </w:div>
        <w:div w:id="944381107">
          <w:marLeft w:val="480"/>
          <w:marRight w:val="0"/>
          <w:marTop w:val="0"/>
          <w:marBottom w:val="0"/>
          <w:divBdr>
            <w:top w:val="none" w:sz="0" w:space="0" w:color="auto"/>
            <w:left w:val="none" w:sz="0" w:space="0" w:color="auto"/>
            <w:bottom w:val="none" w:sz="0" w:space="0" w:color="auto"/>
            <w:right w:val="none" w:sz="0" w:space="0" w:color="auto"/>
          </w:divBdr>
        </w:div>
        <w:div w:id="947395080">
          <w:marLeft w:val="480"/>
          <w:marRight w:val="0"/>
          <w:marTop w:val="0"/>
          <w:marBottom w:val="0"/>
          <w:divBdr>
            <w:top w:val="none" w:sz="0" w:space="0" w:color="auto"/>
            <w:left w:val="none" w:sz="0" w:space="0" w:color="auto"/>
            <w:bottom w:val="none" w:sz="0" w:space="0" w:color="auto"/>
            <w:right w:val="none" w:sz="0" w:space="0" w:color="auto"/>
          </w:divBdr>
        </w:div>
        <w:div w:id="956259845">
          <w:marLeft w:val="480"/>
          <w:marRight w:val="0"/>
          <w:marTop w:val="0"/>
          <w:marBottom w:val="0"/>
          <w:divBdr>
            <w:top w:val="none" w:sz="0" w:space="0" w:color="auto"/>
            <w:left w:val="none" w:sz="0" w:space="0" w:color="auto"/>
            <w:bottom w:val="none" w:sz="0" w:space="0" w:color="auto"/>
            <w:right w:val="none" w:sz="0" w:space="0" w:color="auto"/>
          </w:divBdr>
        </w:div>
        <w:div w:id="961501962">
          <w:marLeft w:val="480"/>
          <w:marRight w:val="0"/>
          <w:marTop w:val="0"/>
          <w:marBottom w:val="0"/>
          <w:divBdr>
            <w:top w:val="none" w:sz="0" w:space="0" w:color="auto"/>
            <w:left w:val="none" w:sz="0" w:space="0" w:color="auto"/>
            <w:bottom w:val="none" w:sz="0" w:space="0" w:color="auto"/>
            <w:right w:val="none" w:sz="0" w:space="0" w:color="auto"/>
          </w:divBdr>
        </w:div>
        <w:div w:id="981689744">
          <w:marLeft w:val="480"/>
          <w:marRight w:val="0"/>
          <w:marTop w:val="0"/>
          <w:marBottom w:val="0"/>
          <w:divBdr>
            <w:top w:val="none" w:sz="0" w:space="0" w:color="auto"/>
            <w:left w:val="none" w:sz="0" w:space="0" w:color="auto"/>
            <w:bottom w:val="none" w:sz="0" w:space="0" w:color="auto"/>
            <w:right w:val="none" w:sz="0" w:space="0" w:color="auto"/>
          </w:divBdr>
        </w:div>
        <w:div w:id="988244097">
          <w:marLeft w:val="480"/>
          <w:marRight w:val="0"/>
          <w:marTop w:val="0"/>
          <w:marBottom w:val="0"/>
          <w:divBdr>
            <w:top w:val="none" w:sz="0" w:space="0" w:color="auto"/>
            <w:left w:val="none" w:sz="0" w:space="0" w:color="auto"/>
            <w:bottom w:val="none" w:sz="0" w:space="0" w:color="auto"/>
            <w:right w:val="none" w:sz="0" w:space="0" w:color="auto"/>
          </w:divBdr>
        </w:div>
        <w:div w:id="1014192839">
          <w:marLeft w:val="480"/>
          <w:marRight w:val="0"/>
          <w:marTop w:val="0"/>
          <w:marBottom w:val="0"/>
          <w:divBdr>
            <w:top w:val="none" w:sz="0" w:space="0" w:color="auto"/>
            <w:left w:val="none" w:sz="0" w:space="0" w:color="auto"/>
            <w:bottom w:val="none" w:sz="0" w:space="0" w:color="auto"/>
            <w:right w:val="none" w:sz="0" w:space="0" w:color="auto"/>
          </w:divBdr>
        </w:div>
        <w:div w:id="1014460671">
          <w:marLeft w:val="480"/>
          <w:marRight w:val="0"/>
          <w:marTop w:val="0"/>
          <w:marBottom w:val="0"/>
          <w:divBdr>
            <w:top w:val="none" w:sz="0" w:space="0" w:color="auto"/>
            <w:left w:val="none" w:sz="0" w:space="0" w:color="auto"/>
            <w:bottom w:val="none" w:sz="0" w:space="0" w:color="auto"/>
            <w:right w:val="none" w:sz="0" w:space="0" w:color="auto"/>
          </w:divBdr>
        </w:div>
        <w:div w:id="1014653798">
          <w:marLeft w:val="480"/>
          <w:marRight w:val="0"/>
          <w:marTop w:val="0"/>
          <w:marBottom w:val="0"/>
          <w:divBdr>
            <w:top w:val="none" w:sz="0" w:space="0" w:color="auto"/>
            <w:left w:val="none" w:sz="0" w:space="0" w:color="auto"/>
            <w:bottom w:val="none" w:sz="0" w:space="0" w:color="auto"/>
            <w:right w:val="none" w:sz="0" w:space="0" w:color="auto"/>
          </w:divBdr>
        </w:div>
        <w:div w:id="1020011976">
          <w:marLeft w:val="480"/>
          <w:marRight w:val="0"/>
          <w:marTop w:val="0"/>
          <w:marBottom w:val="0"/>
          <w:divBdr>
            <w:top w:val="none" w:sz="0" w:space="0" w:color="auto"/>
            <w:left w:val="none" w:sz="0" w:space="0" w:color="auto"/>
            <w:bottom w:val="none" w:sz="0" w:space="0" w:color="auto"/>
            <w:right w:val="none" w:sz="0" w:space="0" w:color="auto"/>
          </w:divBdr>
        </w:div>
        <w:div w:id="1021122643">
          <w:marLeft w:val="480"/>
          <w:marRight w:val="0"/>
          <w:marTop w:val="0"/>
          <w:marBottom w:val="0"/>
          <w:divBdr>
            <w:top w:val="none" w:sz="0" w:space="0" w:color="auto"/>
            <w:left w:val="none" w:sz="0" w:space="0" w:color="auto"/>
            <w:bottom w:val="none" w:sz="0" w:space="0" w:color="auto"/>
            <w:right w:val="none" w:sz="0" w:space="0" w:color="auto"/>
          </w:divBdr>
        </w:div>
        <w:div w:id="1028487891">
          <w:marLeft w:val="480"/>
          <w:marRight w:val="0"/>
          <w:marTop w:val="0"/>
          <w:marBottom w:val="0"/>
          <w:divBdr>
            <w:top w:val="none" w:sz="0" w:space="0" w:color="auto"/>
            <w:left w:val="none" w:sz="0" w:space="0" w:color="auto"/>
            <w:bottom w:val="none" w:sz="0" w:space="0" w:color="auto"/>
            <w:right w:val="none" w:sz="0" w:space="0" w:color="auto"/>
          </w:divBdr>
        </w:div>
        <w:div w:id="1043288950">
          <w:marLeft w:val="480"/>
          <w:marRight w:val="0"/>
          <w:marTop w:val="0"/>
          <w:marBottom w:val="0"/>
          <w:divBdr>
            <w:top w:val="none" w:sz="0" w:space="0" w:color="auto"/>
            <w:left w:val="none" w:sz="0" w:space="0" w:color="auto"/>
            <w:bottom w:val="none" w:sz="0" w:space="0" w:color="auto"/>
            <w:right w:val="none" w:sz="0" w:space="0" w:color="auto"/>
          </w:divBdr>
        </w:div>
        <w:div w:id="1047023880">
          <w:marLeft w:val="480"/>
          <w:marRight w:val="0"/>
          <w:marTop w:val="0"/>
          <w:marBottom w:val="0"/>
          <w:divBdr>
            <w:top w:val="none" w:sz="0" w:space="0" w:color="auto"/>
            <w:left w:val="none" w:sz="0" w:space="0" w:color="auto"/>
            <w:bottom w:val="none" w:sz="0" w:space="0" w:color="auto"/>
            <w:right w:val="none" w:sz="0" w:space="0" w:color="auto"/>
          </w:divBdr>
        </w:div>
        <w:div w:id="1052534504">
          <w:marLeft w:val="480"/>
          <w:marRight w:val="0"/>
          <w:marTop w:val="0"/>
          <w:marBottom w:val="0"/>
          <w:divBdr>
            <w:top w:val="none" w:sz="0" w:space="0" w:color="auto"/>
            <w:left w:val="none" w:sz="0" w:space="0" w:color="auto"/>
            <w:bottom w:val="none" w:sz="0" w:space="0" w:color="auto"/>
            <w:right w:val="none" w:sz="0" w:space="0" w:color="auto"/>
          </w:divBdr>
        </w:div>
        <w:div w:id="1078021866">
          <w:marLeft w:val="480"/>
          <w:marRight w:val="0"/>
          <w:marTop w:val="0"/>
          <w:marBottom w:val="0"/>
          <w:divBdr>
            <w:top w:val="none" w:sz="0" w:space="0" w:color="auto"/>
            <w:left w:val="none" w:sz="0" w:space="0" w:color="auto"/>
            <w:bottom w:val="none" w:sz="0" w:space="0" w:color="auto"/>
            <w:right w:val="none" w:sz="0" w:space="0" w:color="auto"/>
          </w:divBdr>
        </w:div>
        <w:div w:id="1080178689">
          <w:marLeft w:val="480"/>
          <w:marRight w:val="0"/>
          <w:marTop w:val="0"/>
          <w:marBottom w:val="0"/>
          <w:divBdr>
            <w:top w:val="none" w:sz="0" w:space="0" w:color="auto"/>
            <w:left w:val="none" w:sz="0" w:space="0" w:color="auto"/>
            <w:bottom w:val="none" w:sz="0" w:space="0" w:color="auto"/>
            <w:right w:val="none" w:sz="0" w:space="0" w:color="auto"/>
          </w:divBdr>
        </w:div>
        <w:div w:id="1082412942">
          <w:marLeft w:val="480"/>
          <w:marRight w:val="0"/>
          <w:marTop w:val="0"/>
          <w:marBottom w:val="0"/>
          <w:divBdr>
            <w:top w:val="none" w:sz="0" w:space="0" w:color="auto"/>
            <w:left w:val="none" w:sz="0" w:space="0" w:color="auto"/>
            <w:bottom w:val="none" w:sz="0" w:space="0" w:color="auto"/>
            <w:right w:val="none" w:sz="0" w:space="0" w:color="auto"/>
          </w:divBdr>
        </w:div>
        <w:div w:id="1101753844">
          <w:marLeft w:val="480"/>
          <w:marRight w:val="0"/>
          <w:marTop w:val="0"/>
          <w:marBottom w:val="0"/>
          <w:divBdr>
            <w:top w:val="none" w:sz="0" w:space="0" w:color="auto"/>
            <w:left w:val="none" w:sz="0" w:space="0" w:color="auto"/>
            <w:bottom w:val="none" w:sz="0" w:space="0" w:color="auto"/>
            <w:right w:val="none" w:sz="0" w:space="0" w:color="auto"/>
          </w:divBdr>
        </w:div>
        <w:div w:id="1109203078">
          <w:marLeft w:val="480"/>
          <w:marRight w:val="0"/>
          <w:marTop w:val="0"/>
          <w:marBottom w:val="0"/>
          <w:divBdr>
            <w:top w:val="none" w:sz="0" w:space="0" w:color="auto"/>
            <w:left w:val="none" w:sz="0" w:space="0" w:color="auto"/>
            <w:bottom w:val="none" w:sz="0" w:space="0" w:color="auto"/>
            <w:right w:val="none" w:sz="0" w:space="0" w:color="auto"/>
          </w:divBdr>
        </w:div>
        <w:div w:id="1115833156">
          <w:marLeft w:val="480"/>
          <w:marRight w:val="0"/>
          <w:marTop w:val="0"/>
          <w:marBottom w:val="0"/>
          <w:divBdr>
            <w:top w:val="none" w:sz="0" w:space="0" w:color="auto"/>
            <w:left w:val="none" w:sz="0" w:space="0" w:color="auto"/>
            <w:bottom w:val="none" w:sz="0" w:space="0" w:color="auto"/>
            <w:right w:val="none" w:sz="0" w:space="0" w:color="auto"/>
          </w:divBdr>
        </w:div>
        <w:div w:id="1122530579">
          <w:marLeft w:val="480"/>
          <w:marRight w:val="0"/>
          <w:marTop w:val="0"/>
          <w:marBottom w:val="0"/>
          <w:divBdr>
            <w:top w:val="none" w:sz="0" w:space="0" w:color="auto"/>
            <w:left w:val="none" w:sz="0" w:space="0" w:color="auto"/>
            <w:bottom w:val="none" w:sz="0" w:space="0" w:color="auto"/>
            <w:right w:val="none" w:sz="0" w:space="0" w:color="auto"/>
          </w:divBdr>
        </w:div>
        <w:div w:id="1124737285">
          <w:marLeft w:val="480"/>
          <w:marRight w:val="0"/>
          <w:marTop w:val="0"/>
          <w:marBottom w:val="0"/>
          <w:divBdr>
            <w:top w:val="none" w:sz="0" w:space="0" w:color="auto"/>
            <w:left w:val="none" w:sz="0" w:space="0" w:color="auto"/>
            <w:bottom w:val="none" w:sz="0" w:space="0" w:color="auto"/>
            <w:right w:val="none" w:sz="0" w:space="0" w:color="auto"/>
          </w:divBdr>
        </w:div>
        <w:div w:id="1124809640">
          <w:marLeft w:val="480"/>
          <w:marRight w:val="0"/>
          <w:marTop w:val="0"/>
          <w:marBottom w:val="0"/>
          <w:divBdr>
            <w:top w:val="none" w:sz="0" w:space="0" w:color="auto"/>
            <w:left w:val="none" w:sz="0" w:space="0" w:color="auto"/>
            <w:bottom w:val="none" w:sz="0" w:space="0" w:color="auto"/>
            <w:right w:val="none" w:sz="0" w:space="0" w:color="auto"/>
          </w:divBdr>
        </w:div>
        <w:div w:id="1130587983">
          <w:marLeft w:val="480"/>
          <w:marRight w:val="0"/>
          <w:marTop w:val="0"/>
          <w:marBottom w:val="0"/>
          <w:divBdr>
            <w:top w:val="none" w:sz="0" w:space="0" w:color="auto"/>
            <w:left w:val="none" w:sz="0" w:space="0" w:color="auto"/>
            <w:bottom w:val="none" w:sz="0" w:space="0" w:color="auto"/>
            <w:right w:val="none" w:sz="0" w:space="0" w:color="auto"/>
          </w:divBdr>
        </w:div>
        <w:div w:id="1171721667">
          <w:marLeft w:val="480"/>
          <w:marRight w:val="0"/>
          <w:marTop w:val="0"/>
          <w:marBottom w:val="0"/>
          <w:divBdr>
            <w:top w:val="none" w:sz="0" w:space="0" w:color="auto"/>
            <w:left w:val="none" w:sz="0" w:space="0" w:color="auto"/>
            <w:bottom w:val="none" w:sz="0" w:space="0" w:color="auto"/>
            <w:right w:val="none" w:sz="0" w:space="0" w:color="auto"/>
          </w:divBdr>
        </w:div>
        <w:div w:id="1176726892">
          <w:marLeft w:val="480"/>
          <w:marRight w:val="0"/>
          <w:marTop w:val="0"/>
          <w:marBottom w:val="0"/>
          <w:divBdr>
            <w:top w:val="none" w:sz="0" w:space="0" w:color="auto"/>
            <w:left w:val="none" w:sz="0" w:space="0" w:color="auto"/>
            <w:bottom w:val="none" w:sz="0" w:space="0" w:color="auto"/>
            <w:right w:val="none" w:sz="0" w:space="0" w:color="auto"/>
          </w:divBdr>
        </w:div>
        <w:div w:id="1187013758">
          <w:marLeft w:val="480"/>
          <w:marRight w:val="0"/>
          <w:marTop w:val="0"/>
          <w:marBottom w:val="0"/>
          <w:divBdr>
            <w:top w:val="none" w:sz="0" w:space="0" w:color="auto"/>
            <w:left w:val="none" w:sz="0" w:space="0" w:color="auto"/>
            <w:bottom w:val="none" w:sz="0" w:space="0" w:color="auto"/>
            <w:right w:val="none" w:sz="0" w:space="0" w:color="auto"/>
          </w:divBdr>
        </w:div>
        <w:div w:id="1213149858">
          <w:marLeft w:val="480"/>
          <w:marRight w:val="0"/>
          <w:marTop w:val="0"/>
          <w:marBottom w:val="0"/>
          <w:divBdr>
            <w:top w:val="none" w:sz="0" w:space="0" w:color="auto"/>
            <w:left w:val="none" w:sz="0" w:space="0" w:color="auto"/>
            <w:bottom w:val="none" w:sz="0" w:space="0" w:color="auto"/>
            <w:right w:val="none" w:sz="0" w:space="0" w:color="auto"/>
          </w:divBdr>
        </w:div>
        <w:div w:id="1238320125">
          <w:marLeft w:val="480"/>
          <w:marRight w:val="0"/>
          <w:marTop w:val="0"/>
          <w:marBottom w:val="0"/>
          <w:divBdr>
            <w:top w:val="none" w:sz="0" w:space="0" w:color="auto"/>
            <w:left w:val="none" w:sz="0" w:space="0" w:color="auto"/>
            <w:bottom w:val="none" w:sz="0" w:space="0" w:color="auto"/>
            <w:right w:val="none" w:sz="0" w:space="0" w:color="auto"/>
          </w:divBdr>
        </w:div>
        <w:div w:id="1239484491">
          <w:marLeft w:val="480"/>
          <w:marRight w:val="0"/>
          <w:marTop w:val="0"/>
          <w:marBottom w:val="0"/>
          <w:divBdr>
            <w:top w:val="none" w:sz="0" w:space="0" w:color="auto"/>
            <w:left w:val="none" w:sz="0" w:space="0" w:color="auto"/>
            <w:bottom w:val="none" w:sz="0" w:space="0" w:color="auto"/>
            <w:right w:val="none" w:sz="0" w:space="0" w:color="auto"/>
          </w:divBdr>
        </w:div>
        <w:div w:id="1243179281">
          <w:marLeft w:val="480"/>
          <w:marRight w:val="0"/>
          <w:marTop w:val="0"/>
          <w:marBottom w:val="0"/>
          <w:divBdr>
            <w:top w:val="none" w:sz="0" w:space="0" w:color="auto"/>
            <w:left w:val="none" w:sz="0" w:space="0" w:color="auto"/>
            <w:bottom w:val="none" w:sz="0" w:space="0" w:color="auto"/>
            <w:right w:val="none" w:sz="0" w:space="0" w:color="auto"/>
          </w:divBdr>
        </w:div>
        <w:div w:id="1251699093">
          <w:marLeft w:val="480"/>
          <w:marRight w:val="0"/>
          <w:marTop w:val="0"/>
          <w:marBottom w:val="0"/>
          <w:divBdr>
            <w:top w:val="none" w:sz="0" w:space="0" w:color="auto"/>
            <w:left w:val="none" w:sz="0" w:space="0" w:color="auto"/>
            <w:bottom w:val="none" w:sz="0" w:space="0" w:color="auto"/>
            <w:right w:val="none" w:sz="0" w:space="0" w:color="auto"/>
          </w:divBdr>
        </w:div>
        <w:div w:id="1254582858">
          <w:marLeft w:val="480"/>
          <w:marRight w:val="0"/>
          <w:marTop w:val="0"/>
          <w:marBottom w:val="0"/>
          <w:divBdr>
            <w:top w:val="none" w:sz="0" w:space="0" w:color="auto"/>
            <w:left w:val="none" w:sz="0" w:space="0" w:color="auto"/>
            <w:bottom w:val="none" w:sz="0" w:space="0" w:color="auto"/>
            <w:right w:val="none" w:sz="0" w:space="0" w:color="auto"/>
          </w:divBdr>
        </w:div>
        <w:div w:id="1269238622">
          <w:marLeft w:val="480"/>
          <w:marRight w:val="0"/>
          <w:marTop w:val="0"/>
          <w:marBottom w:val="0"/>
          <w:divBdr>
            <w:top w:val="none" w:sz="0" w:space="0" w:color="auto"/>
            <w:left w:val="none" w:sz="0" w:space="0" w:color="auto"/>
            <w:bottom w:val="none" w:sz="0" w:space="0" w:color="auto"/>
            <w:right w:val="none" w:sz="0" w:space="0" w:color="auto"/>
          </w:divBdr>
        </w:div>
        <w:div w:id="1277828745">
          <w:marLeft w:val="480"/>
          <w:marRight w:val="0"/>
          <w:marTop w:val="0"/>
          <w:marBottom w:val="0"/>
          <w:divBdr>
            <w:top w:val="none" w:sz="0" w:space="0" w:color="auto"/>
            <w:left w:val="none" w:sz="0" w:space="0" w:color="auto"/>
            <w:bottom w:val="none" w:sz="0" w:space="0" w:color="auto"/>
            <w:right w:val="none" w:sz="0" w:space="0" w:color="auto"/>
          </w:divBdr>
        </w:div>
        <w:div w:id="1317802106">
          <w:marLeft w:val="480"/>
          <w:marRight w:val="0"/>
          <w:marTop w:val="0"/>
          <w:marBottom w:val="0"/>
          <w:divBdr>
            <w:top w:val="none" w:sz="0" w:space="0" w:color="auto"/>
            <w:left w:val="none" w:sz="0" w:space="0" w:color="auto"/>
            <w:bottom w:val="none" w:sz="0" w:space="0" w:color="auto"/>
            <w:right w:val="none" w:sz="0" w:space="0" w:color="auto"/>
          </w:divBdr>
        </w:div>
        <w:div w:id="1319309155">
          <w:marLeft w:val="480"/>
          <w:marRight w:val="0"/>
          <w:marTop w:val="0"/>
          <w:marBottom w:val="0"/>
          <w:divBdr>
            <w:top w:val="none" w:sz="0" w:space="0" w:color="auto"/>
            <w:left w:val="none" w:sz="0" w:space="0" w:color="auto"/>
            <w:bottom w:val="none" w:sz="0" w:space="0" w:color="auto"/>
            <w:right w:val="none" w:sz="0" w:space="0" w:color="auto"/>
          </w:divBdr>
        </w:div>
        <w:div w:id="1319385420">
          <w:marLeft w:val="480"/>
          <w:marRight w:val="0"/>
          <w:marTop w:val="0"/>
          <w:marBottom w:val="0"/>
          <w:divBdr>
            <w:top w:val="none" w:sz="0" w:space="0" w:color="auto"/>
            <w:left w:val="none" w:sz="0" w:space="0" w:color="auto"/>
            <w:bottom w:val="none" w:sz="0" w:space="0" w:color="auto"/>
            <w:right w:val="none" w:sz="0" w:space="0" w:color="auto"/>
          </w:divBdr>
        </w:div>
        <w:div w:id="1328099481">
          <w:marLeft w:val="480"/>
          <w:marRight w:val="0"/>
          <w:marTop w:val="0"/>
          <w:marBottom w:val="0"/>
          <w:divBdr>
            <w:top w:val="none" w:sz="0" w:space="0" w:color="auto"/>
            <w:left w:val="none" w:sz="0" w:space="0" w:color="auto"/>
            <w:bottom w:val="none" w:sz="0" w:space="0" w:color="auto"/>
            <w:right w:val="none" w:sz="0" w:space="0" w:color="auto"/>
          </w:divBdr>
        </w:div>
        <w:div w:id="1336955817">
          <w:marLeft w:val="480"/>
          <w:marRight w:val="0"/>
          <w:marTop w:val="0"/>
          <w:marBottom w:val="0"/>
          <w:divBdr>
            <w:top w:val="none" w:sz="0" w:space="0" w:color="auto"/>
            <w:left w:val="none" w:sz="0" w:space="0" w:color="auto"/>
            <w:bottom w:val="none" w:sz="0" w:space="0" w:color="auto"/>
            <w:right w:val="none" w:sz="0" w:space="0" w:color="auto"/>
          </w:divBdr>
        </w:div>
        <w:div w:id="1345087379">
          <w:marLeft w:val="480"/>
          <w:marRight w:val="0"/>
          <w:marTop w:val="0"/>
          <w:marBottom w:val="0"/>
          <w:divBdr>
            <w:top w:val="none" w:sz="0" w:space="0" w:color="auto"/>
            <w:left w:val="none" w:sz="0" w:space="0" w:color="auto"/>
            <w:bottom w:val="none" w:sz="0" w:space="0" w:color="auto"/>
            <w:right w:val="none" w:sz="0" w:space="0" w:color="auto"/>
          </w:divBdr>
        </w:div>
        <w:div w:id="1366826308">
          <w:marLeft w:val="480"/>
          <w:marRight w:val="0"/>
          <w:marTop w:val="0"/>
          <w:marBottom w:val="0"/>
          <w:divBdr>
            <w:top w:val="none" w:sz="0" w:space="0" w:color="auto"/>
            <w:left w:val="none" w:sz="0" w:space="0" w:color="auto"/>
            <w:bottom w:val="none" w:sz="0" w:space="0" w:color="auto"/>
            <w:right w:val="none" w:sz="0" w:space="0" w:color="auto"/>
          </w:divBdr>
        </w:div>
        <w:div w:id="1372925215">
          <w:marLeft w:val="480"/>
          <w:marRight w:val="0"/>
          <w:marTop w:val="0"/>
          <w:marBottom w:val="0"/>
          <w:divBdr>
            <w:top w:val="none" w:sz="0" w:space="0" w:color="auto"/>
            <w:left w:val="none" w:sz="0" w:space="0" w:color="auto"/>
            <w:bottom w:val="none" w:sz="0" w:space="0" w:color="auto"/>
            <w:right w:val="none" w:sz="0" w:space="0" w:color="auto"/>
          </w:divBdr>
        </w:div>
        <w:div w:id="1380977847">
          <w:marLeft w:val="480"/>
          <w:marRight w:val="0"/>
          <w:marTop w:val="0"/>
          <w:marBottom w:val="0"/>
          <w:divBdr>
            <w:top w:val="none" w:sz="0" w:space="0" w:color="auto"/>
            <w:left w:val="none" w:sz="0" w:space="0" w:color="auto"/>
            <w:bottom w:val="none" w:sz="0" w:space="0" w:color="auto"/>
            <w:right w:val="none" w:sz="0" w:space="0" w:color="auto"/>
          </w:divBdr>
        </w:div>
        <w:div w:id="1403025126">
          <w:marLeft w:val="480"/>
          <w:marRight w:val="0"/>
          <w:marTop w:val="0"/>
          <w:marBottom w:val="0"/>
          <w:divBdr>
            <w:top w:val="none" w:sz="0" w:space="0" w:color="auto"/>
            <w:left w:val="none" w:sz="0" w:space="0" w:color="auto"/>
            <w:bottom w:val="none" w:sz="0" w:space="0" w:color="auto"/>
            <w:right w:val="none" w:sz="0" w:space="0" w:color="auto"/>
          </w:divBdr>
        </w:div>
        <w:div w:id="1417825634">
          <w:marLeft w:val="480"/>
          <w:marRight w:val="0"/>
          <w:marTop w:val="0"/>
          <w:marBottom w:val="0"/>
          <w:divBdr>
            <w:top w:val="none" w:sz="0" w:space="0" w:color="auto"/>
            <w:left w:val="none" w:sz="0" w:space="0" w:color="auto"/>
            <w:bottom w:val="none" w:sz="0" w:space="0" w:color="auto"/>
            <w:right w:val="none" w:sz="0" w:space="0" w:color="auto"/>
          </w:divBdr>
        </w:div>
        <w:div w:id="1424913956">
          <w:marLeft w:val="480"/>
          <w:marRight w:val="0"/>
          <w:marTop w:val="0"/>
          <w:marBottom w:val="0"/>
          <w:divBdr>
            <w:top w:val="none" w:sz="0" w:space="0" w:color="auto"/>
            <w:left w:val="none" w:sz="0" w:space="0" w:color="auto"/>
            <w:bottom w:val="none" w:sz="0" w:space="0" w:color="auto"/>
            <w:right w:val="none" w:sz="0" w:space="0" w:color="auto"/>
          </w:divBdr>
        </w:div>
        <w:div w:id="1427732251">
          <w:marLeft w:val="480"/>
          <w:marRight w:val="0"/>
          <w:marTop w:val="0"/>
          <w:marBottom w:val="0"/>
          <w:divBdr>
            <w:top w:val="none" w:sz="0" w:space="0" w:color="auto"/>
            <w:left w:val="none" w:sz="0" w:space="0" w:color="auto"/>
            <w:bottom w:val="none" w:sz="0" w:space="0" w:color="auto"/>
            <w:right w:val="none" w:sz="0" w:space="0" w:color="auto"/>
          </w:divBdr>
        </w:div>
        <w:div w:id="1429228184">
          <w:marLeft w:val="480"/>
          <w:marRight w:val="0"/>
          <w:marTop w:val="0"/>
          <w:marBottom w:val="0"/>
          <w:divBdr>
            <w:top w:val="none" w:sz="0" w:space="0" w:color="auto"/>
            <w:left w:val="none" w:sz="0" w:space="0" w:color="auto"/>
            <w:bottom w:val="none" w:sz="0" w:space="0" w:color="auto"/>
            <w:right w:val="none" w:sz="0" w:space="0" w:color="auto"/>
          </w:divBdr>
        </w:div>
        <w:div w:id="1434012831">
          <w:marLeft w:val="480"/>
          <w:marRight w:val="0"/>
          <w:marTop w:val="0"/>
          <w:marBottom w:val="0"/>
          <w:divBdr>
            <w:top w:val="none" w:sz="0" w:space="0" w:color="auto"/>
            <w:left w:val="none" w:sz="0" w:space="0" w:color="auto"/>
            <w:bottom w:val="none" w:sz="0" w:space="0" w:color="auto"/>
            <w:right w:val="none" w:sz="0" w:space="0" w:color="auto"/>
          </w:divBdr>
        </w:div>
        <w:div w:id="1442846012">
          <w:marLeft w:val="480"/>
          <w:marRight w:val="0"/>
          <w:marTop w:val="0"/>
          <w:marBottom w:val="0"/>
          <w:divBdr>
            <w:top w:val="none" w:sz="0" w:space="0" w:color="auto"/>
            <w:left w:val="none" w:sz="0" w:space="0" w:color="auto"/>
            <w:bottom w:val="none" w:sz="0" w:space="0" w:color="auto"/>
            <w:right w:val="none" w:sz="0" w:space="0" w:color="auto"/>
          </w:divBdr>
        </w:div>
        <w:div w:id="1444957617">
          <w:marLeft w:val="480"/>
          <w:marRight w:val="0"/>
          <w:marTop w:val="0"/>
          <w:marBottom w:val="0"/>
          <w:divBdr>
            <w:top w:val="none" w:sz="0" w:space="0" w:color="auto"/>
            <w:left w:val="none" w:sz="0" w:space="0" w:color="auto"/>
            <w:bottom w:val="none" w:sz="0" w:space="0" w:color="auto"/>
            <w:right w:val="none" w:sz="0" w:space="0" w:color="auto"/>
          </w:divBdr>
        </w:div>
        <w:div w:id="1450784001">
          <w:marLeft w:val="480"/>
          <w:marRight w:val="0"/>
          <w:marTop w:val="0"/>
          <w:marBottom w:val="0"/>
          <w:divBdr>
            <w:top w:val="none" w:sz="0" w:space="0" w:color="auto"/>
            <w:left w:val="none" w:sz="0" w:space="0" w:color="auto"/>
            <w:bottom w:val="none" w:sz="0" w:space="0" w:color="auto"/>
            <w:right w:val="none" w:sz="0" w:space="0" w:color="auto"/>
          </w:divBdr>
        </w:div>
        <w:div w:id="1463500652">
          <w:marLeft w:val="480"/>
          <w:marRight w:val="0"/>
          <w:marTop w:val="0"/>
          <w:marBottom w:val="0"/>
          <w:divBdr>
            <w:top w:val="none" w:sz="0" w:space="0" w:color="auto"/>
            <w:left w:val="none" w:sz="0" w:space="0" w:color="auto"/>
            <w:bottom w:val="none" w:sz="0" w:space="0" w:color="auto"/>
            <w:right w:val="none" w:sz="0" w:space="0" w:color="auto"/>
          </w:divBdr>
        </w:div>
        <w:div w:id="1495225660">
          <w:marLeft w:val="480"/>
          <w:marRight w:val="0"/>
          <w:marTop w:val="0"/>
          <w:marBottom w:val="0"/>
          <w:divBdr>
            <w:top w:val="none" w:sz="0" w:space="0" w:color="auto"/>
            <w:left w:val="none" w:sz="0" w:space="0" w:color="auto"/>
            <w:bottom w:val="none" w:sz="0" w:space="0" w:color="auto"/>
            <w:right w:val="none" w:sz="0" w:space="0" w:color="auto"/>
          </w:divBdr>
        </w:div>
        <w:div w:id="1503466317">
          <w:marLeft w:val="480"/>
          <w:marRight w:val="0"/>
          <w:marTop w:val="0"/>
          <w:marBottom w:val="0"/>
          <w:divBdr>
            <w:top w:val="none" w:sz="0" w:space="0" w:color="auto"/>
            <w:left w:val="none" w:sz="0" w:space="0" w:color="auto"/>
            <w:bottom w:val="none" w:sz="0" w:space="0" w:color="auto"/>
            <w:right w:val="none" w:sz="0" w:space="0" w:color="auto"/>
          </w:divBdr>
        </w:div>
        <w:div w:id="1505971248">
          <w:marLeft w:val="480"/>
          <w:marRight w:val="0"/>
          <w:marTop w:val="0"/>
          <w:marBottom w:val="0"/>
          <w:divBdr>
            <w:top w:val="none" w:sz="0" w:space="0" w:color="auto"/>
            <w:left w:val="none" w:sz="0" w:space="0" w:color="auto"/>
            <w:bottom w:val="none" w:sz="0" w:space="0" w:color="auto"/>
            <w:right w:val="none" w:sz="0" w:space="0" w:color="auto"/>
          </w:divBdr>
        </w:div>
        <w:div w:id="1519276838">
          <w:marLeft w:val="480"/>
          <w:marRight w:val="0"/>
          <w:marTop w:val="0"/>
          <w:marBottom w:val="0"/>
          <w:divBdr>
            <w:top w:val="none" w:sz="0" w:space="0" w:color="auto"/>
            <w:left w:val="none" w:sz="0" w:space="0" w:color="auto"/>
            <w:bottom w:val="none" w:sz="0" w:space="0" w:color="auto"/>
            <w:right w:val="none" w:sz="0" w:space="0" w:color="auto"/>
          </w:divBdr>
        </w:div>
        <w:div w:id="1519923715">
          <w:marLeft w:val="480"/>
          <w:marRight w:val="0"/>
          <w:marTop w:val="0"/>
          <w:marBottom w:val="0"/>
          <w:divBdr>
            <w:top w:val="none" w:sz="0" w:space="0" w:color="auto"/>
            <w:left w:val="none" w:sz="0" w:space="0" w:color="auto"/>
            <w:bottom w:val="none" w:sz="0" w:space="0" w:color="auto"/>
            <w:right w:val="none" w:sz="0" w:space="0" w:color="auto"/>
          </w:divBdr>
        </w:div>
        <w:div w:id="1546480715">
          <w:marLeft w:val="480"/>
          <w:marRight w:val="0"/>
          <w:marTop w:val="0"/>
          <w:marBottom w:val="0"/>
          <w:divBdr>
            <w:top w:val="none" w:sz="0" w:space="0" w:color="auto"/>
            <w:left w:val="none" w:sz="0" w:space="0" w:color="auto"/>
            <w:bottom w:val="none" w:sz="0" w:space="0" w:color="auto"/>
            <w:right w:val="none" w:sz="0" w:space="0" w:color="auto"/>
          </w:divBdr>
        </w:div>
        <w:div w:id="1548369925">
          <w:marLeft w:val="480"/>
          <w:marRight w:val="0"/>
          <w:marTop w:val="0"/>
          <w:marBottom w:val="0"/>
          <w:divBdr>
            <w:top w:val="none" w:sz="0" w:space="0" w:color="auto"/>
            <w:left w:val="none" w:sz="0" w:space="0" w:color="auto"/>
            <w:bottom w:val="none" w:sz="0" w:space="0" w:color="auto"/>
            <w:right w:val="none" w:sz="0" w:space="0" w:color="auto"/>
          </w:divBdr>
        </w:div>
        <w:div w:id="1552304054">
          <w:marLeft w:val="480"/>
          <w:marRight w:val="0"/>
          <w:marTop w:val="0"/>
          <w:marBottom w:val="0"/>
          <w:divBdr>
            <w:top w:val="none" w:sz="0" w:space="0" w:color="auto"/>
            <w:left w:val="none" w:sz="0" w:space="0" w:color="auto"/>
            <w:bottom w:val="none" w:sz="0" w:space="0" w:color="auto"/>
            <w:right w:val="none" w:sz="0" w:space="0" w:color="auto"/>
          </w:divBdr>
        </w:div>
        <w:div w:id="1555310831">
          <w:marLeft w:val="480"/>
          <w:marRight w:val="0"/>
          <w:marTop w:val="0"/>
          <w:marBottom w:val="0"/>
          <w:divBdr>
            <w:top w:val="none" w:sz="0" w:space="0" w:color="auto"/>
            <w:left w:val="none" w:sz="0" w:space="0" w:color="auto"/>
            <w:bottom w:val="none" w:sz="0" w:space="0" w:color="auto"/>
            <w:right w:val="none" w:sz="0" w:space="0" w:color="auto"/>
          </w:divBdr>
        </w:div>
        <w:div w:id="1558977300">
          <w:marLeft w:val="480"/>
          <w:marRight w:val="0"/>
          <w:marTop w:val="0"/>
          <w:marBottom w:val="0"/>
          <w:divBdr>
            <w:top w:val="none" w:sz="0" w:space="0" w:color="auto"/>
            <w:left w:val="none" w:sz="0" w:space="0" w:color="auto"/>
            <w:bottom w:val="none" w:sz="0" w:space="0" w:color="auto"/>
            <w:right w:val="none" w:sz="0" w:space="0" w:color="auto"/>
          </w:divBdr>
        </w:div>
        <w:div w:id="1561594048">
          <w:marLeft w:val="480"/>
          <w:marRight w:val="0"/>
          <w:marTop w:val="0"/>
          <w:marBottom w:val="0"/>
          <w:divBdr>
            <w:top w:val="none" w:sz="0" w:space="0" w:color="auto"/>
            <w:left w:val="none" w:sz="0" w:space="0" w:color="auto"/>
            <w:bottom w:val="none" w:sz="0" w:space="0" w:color="auto"/>
            <w:right w:val="none" w:sz="0" w:space="0" w:color="auto"/>
          </w:divBdr>
        </w:div>
        <w:div w:id="1567060078">
          <w:marLeft w:val="480"/>
          <w:marRight w:val="0"/>
          <w:marTop w:val="0"/>
          <w:marBottom w:val="0"/>
          <w:divBdr>
            <w:top w:val="none" w:sz="0" w:space="0" w:color="auto"/>
            <w:left w:val="none" w:sz="0" w:space="0" w:color="auto"/>
            <w:bottom w:val="none" w:sz="0" w:space="0" w:color="auto"/>
            <w:right w:val="none" w:sz="0" w:space="0" w:color="auto"/>
          </w:divBdr>
        </w:div>
        <w:div w:id="1573812991">
          <w:marLeft w:val="480"/>
          <w:marRight w:val="0"/>
          <w:marTop w:val="0"/>
          <w:marBottom w:val="0"/>
          <w:divBdr>
            <w:top w:val="none" w:sz="0" w:space="0" w:color="auto"/>
            <w:left w:val="none" w:sz="0" w:space="0" w:color="auto"/>
            <w:bottom w:val="none" w:sz="0" w:space="0" w:color="auto"/>
            <w:right w:val="none" w:sz="0" w:space="0" w:color="auto"/>
          </w:divBdr>
        </w:div>
        <w:div w:id="1574392327">
          <w:marLeft w:val="480"/>
          <w:marRight w:val="0"/>
          <w:marTop w:val="0"/>
          <w:marBottom w:val="0"/>
          <w:divBdr>
            <w:top w:val="none" w:sz="0" w:space="0" w:color="auto"/>
            <w:left w:val="none" w:sz="0" w:space="0" w:color="auto"/>
            <w:bottom w:val="none" w:sz="0" w:space="0" w:color="auto"/>
            <w:right w:val="none" w:sz="0" w:space="0" w:color="auto"/>
          </w:divBdr>
        </w:div>
        <w:div w:id="1579053903">
          <w:marLeft w:val="480"/>
          <w:marRight w:val="0"/>
          <w:marTop w:val="0"/>
          <w:marBottom w:val="0"/>
          <w:divBdr>
            <w:top w:val="none" w:sz="0" w:space="0" w:color="auto"/>
            <w:left w:val="none" w:sz="0" w:space="0" w:color="auto"/>
            <w:bottom w:val="none" w:sz="0" w:space="0" w:color="auto"/>
            <w:right w:val="none" w:sz="0" w:space="0" w:color="auto"/>
          </w:divBdr>
        </w:div>
        <w:div w:id="1584989802">
          <w:marLeft w:val="480"/>
          <w:marRight w:val="0"/>
          <w:marTop w:val="0"/>
          <w:marBottom w:val="0"/>
          <w:divBdr>
            <w:top w:val="none" w:sz="0" w:space="0" w:color="auto"/>
            <w:left w:val="none" w:sz="0" w:space="0" w:color="auto"/>
            <w:bottom w:val="none" w:sz="0" w:space="0" w:color="auto"/>
            <w:right w:val="none" w:sz="0" w:space="0" w:color="auto"/>
          </w:divBdr>
        </w:div>
        <w:div w:id="1586305303">
          <w:marLeft w:val="480"/>
          <w:marRight w:val="0"/>
          <w:marTop w:val="0"/>
          <w:marBottom w:val="0"/>
          <w:divBdr>
            <w:top w:val="none" w:sz="0" w:space="0" w:color="auto"/>
            <w:left w:val="none" w:sz="0" w:space="0" w:color="auto"/>
            <w:bottom w:val="none" w:sz="0" w:space="0" w:color="auto"/>
            <w:right w:val="none" w:sz="0" w:space="0" w:color="auto"/>
          </w:divBdr>
        </w:div>
        <w:div w:id="1590038213">
          <w:marLeft w:val="480"/>
          <w:marRight w:val="0"/>
          <w:marTop w:val="0"/>
          <w:marBottom w:val="0"/>
          <w:divBdr>
            <w:top w:val="none" w:sz="0" w:space="0" w:color="auto"/>
            <w:left w:val="none" w:sz="0" w:space="0" w:color="auto"/>
            <w:bottom w:val="none" w:sz="0" w:space="0" w:color="auto"/>
            <w:right w:val="none" w:sz="0" w:space="0" w:color="auto"/>
          </w:divBdr>
        </w:div>
        <w:div w:id="1603224842">
          <w:marLeft w:val="480"/>
          <w:marRight w:val="0"/>
          <w:marTop w:val="0"/>
          <w:marBottom w:val="0"/>
          <w:divBdr>
            <w:top w:val="none" w:sz="0" w:space="0" w:color="auto"/>
            <w:left w:val="none" w:sz="0" w:space="0" w:color="auto"/>
            <w:bottom w:val="none" w:sz="0" w:space="0" w:color="auto"/>
            <w:right w:val="none" w:sz="0" w:space="0" w:color="auto"/>
          </w:divBdr>
        </w:div>
        <w:div w:id="1606423711">
          <w:marLeft w:val="480"/>
          <w:marRight w:val="0"/>
          <w:marTop w:val="0"/>
          <w:marBottom w:val="0"/>
          <w:divBdr>
            <w:top w:val="none" w:sz="0" w:space="0" w:color="auto"/>
            <w:left w:val="none" w:sz="0" w:space="0" w:color="auto"/>
            <w:bottom w:val="none" w:sz="0" w:space="0" w:color="auto"/>
            <w:right w:val="none" w:sz="0" w:space="0" w:color="auto"/>
          </w:divBdr>
        </w:div>
        <w:div w:id="1607618441">
          <w:marLeft w:val="480"/>
          <w:marRight w:val="0"/>
          <w:marTop w:val="0"/>
          <w:marBottom w:val="0"/>
          <w:divBdr>
            <w:top w:val="none" w:sz="0" w:space="0" w:color="auto"/>
            <w:left w:val="none" w:sz="0" w:space="0" w:color="auto"/>
            <w:bottom w:val="none" w:sz="0" w:space="0" w:color="auto"/>
            <w:right w:val="none" w:sz="0" w:space="0" w:color="auto"/>
          </w:divBdr>
        </w:div>
        <w:div w:id="1608538385">
          <w:marLeft w:val="480"/>
          <w:marRight w:val="0"/>
          <w:marTop w:val="0"/>
          <w:marBottom w:val="0"/>
          <w:divBdr>
            <w:top w:val="none" w:sz="0" w:space="0" w:color="auto"/>
            <w:left w:val="none" w:sz="0" w:space="0" w:color="auto"/>
            <w:bottom w:val="none" w:sz="0" w:space="0" w:color="auto"/>
            <w:right w:val="none" w:sz="0" w:space="0" w:color="auto"/>
          </w:divBdr>
        </w:div>
        <w:div w:id="1613515552">
          <w:marLeft w:val="480"/>
          <w:marRight w:val="0"/>
          <w:marTop w:val="0"/>
          <w:marBottom w:val="0"/>
          <w:divBdr>
            <w:top w:val="none" w:sz="0" w:space="0" w:color="auto"/>
            <w:left w:val="none" w:sz="0" w:space="0" w:color="auto"/>
            <w:bottom w:val="none" w:sz="0" w:space="0" w:color="auto"/>
            <w:right w:val="none" w:sz="0" w:space="0" w:color="auto"/>
          </w:divBdr>
        </w:div>
        <w:div w:id="1622884338">
          <w:marLeft w:val="480"/>
          <w:marRight w:val="0"/>
          <w:marTop w:val="0"/>
          <w:marBottom w:val="0"/>
          <w:divBdr>
            <w:top w:val="none" w:sz="0" w:space="0" w:color="auto"/>
            <w:left w:val="none" w:sz="0" w:space="0" w:color="auto"/>
            <w:bottom w:val="none" w:sz="0" w:space="0" w:color="auto"/>
            <w:right w:val="none" w:sz="0" w:space="0" w:color="auto"/>
          </w:divBdr>
        </w:div>
        <w:div w:id="1631469959">
          <w:marLeft w:val="480"/>
          <w:marRight w:val="0"/>
          <w:marTop w:val="0"/>
          <w:marBottom w:val="0"/>
          <w:divBdr>
            <w:top w:val="none" w:sz="0" w:space="0" w:color="auto"/>
            <w:left w:val="none" w:sz="0" w:space="0" w:color="auto"/>
            <w:bottom w:val="none" w:sz="0" w:space="0" w:color="auto"/>
            <w:right w:val="none" w:sz="0" w:space="0" w:color="auto"/>
          </w:divBdr>
        </w:div>
        <w:div w:id="1661814712">
          <w:marLeft w:val="480"/>
          <w:marRight w:val="0"/>
          <w:marTop w:val="0"/>
          <w:marBottom w:val="0"/>
          <w:divBdr>
            <w:top w:val="none" w:sz="0" w:space="0" w:color="auto"/>
            <w:left w:val="none" w:sz="0" w:space="0" w:color="auto"/>
            <w:bottom w:val="none" w:sz="0" w:space="0" w:color="auto"/>
            <w:right w:val="none" w:sz="0" w:space="0" w:color="auto"/>
          </w:divBdr>
        </w:div>
        <w:div w:id="1664118320">
          <w:marLeft w:val="480"/>
          <w:marRight w:val="0"/>
          <w:marTop w:val="0"/>
          <w:marBottom w:val="0"/>
          <w:divBdr>
            <w:top w:val="none" w:sz="0" w:space="0" w:color="auto"/>
            <w:left w:val="none" w:sz="0" w:space="0" w:color="auto"/>
            <w:bottom w:val="none" w:sz="0" w:space="0" w:color="auto"/>
            <w:right w:val="none" w:sz="0" w:space="0" w:color="auto"/>
          </w:divBdr>
        </w:div>
        <w:div w:id="1665743207">
          <w:marLeft w:val="480"/>
          <w:marRight w:val="0"/>
          <w:marTop w:val="0"/>
          <w:marBottom w:val="0"/>
          <w:divBdr>
            <w:top w:val="none" w:sz="0" w:space="0" w:color="auto"/>
            <w:left w:val="none" w:sz="0" w:space="0" w:color="auto"/>
            <w:bottom w:val="none" w:sz="0" w:space="0" w:color="auto"/>
            <w:right w:val="none" w:sz="0" w:space="0" w:color="auto"/>
          </w:divBdr>
        </w:div>
        <w:div w:id="1674869079">
          <w:marLeft w:val="480"/>
          <w:marRight w:val="0"/>
          <w:marTop w:val="0"/>
          <w:marBottom w:val="0"/>
          <w:divBdr>
            <w:top w:val="none" w:sz="0" w:space="0" w:color="auto"/>
            <w:left w:val="none" w:sz="0" w:space="0" w:color="auto"/>
            <w:bottom w:val="none" w:sz="0" w:space="0" w:color="auto"/>
            <w:right w:val="none" w:sz="0" w:space="0" w:color="auto"/>
          </w:divBdr>
        </w:div>
        <w:div w:id="1681010982">
          <w:marLeft w:val="480"/>
          <w:marRight w:val="0"/>
          <w:marTop w:val="0"/>
          <w:marBottom w:val="0"/>
          <w:divBdr>
            <w:top w:val="none" w:sz="0" w:space="0" w:color="auto"/>
            <w:left w:val="none" w:sz="0" w:space="0" w:color="auto"/>
            <w:bottom w:val="none" w:sz="0" w:space="0" w:color="auto"/>
            <w:right w:val="none" w:sz="0" w:space="0" w:color="auto"/>
          </w:divBdr>
        </w:div>
        <w:div w:id="1684823619">
          <w:marLeft w:val="480"/>
          <w:marRight w:val="0"/>
          <w:marTop w:val="0"/>
          <w:marBottom w:val="0"/>
          <w:divBdr>
            <w:top w:val="none" w:sz="0" w:space="0" w:color="auto"/>
            <w:left w:val="none" w:sz="0" w:space="0" w:color="auto"/>
            <w:bottom w:val="none" w:sz="0" w:space="0" w:color="auto"/>
            <w:right w:val="none" w:sz="0" w:space="0" w:color="auto"/>
          </w:divBdr>
        </w:div>
        <w:div w:id="1694569013">
          <w:marLeft w:val="480"/>
          <w:marRight w:val="0"/>
          <w:marTop w:val="0"/>
          <w:marBottom w:val="0"/>
          <w:divBdr>
            <w:top w:val="none" w:sz="0" w:space="0" w:color="auto"/>
            <w:left w:val="none" w:sz="0" w:space="0" w:color="auto"/>
            <w:bottom w:val="none" w:sz="0" w:space="0" w:color="auto"/>
            <w:right w:val="none" w:sz="0" w:space="0" w:color="auto"/>
          </w:divBdr>
        </w:div>
        <w:div w:id="1700009226">
          <w:marLeft w:val="480"/>
          <w:marRight w:val="0"/>
          <w:marTop w:val="0"/>
          <w:marBottom w:val="0"/>
          <w:divBdr>
            <w:top w:val="none" w:sz="0" w:space="0" w:color="auto"/>
            <w:left w:val="none" w:sz="0" w:space="0" w:color="auto"/>
            <w:bottom w:val="none" w:sz="0" w:space="0" w:color="auto"/>
            <w:right w:val="none" w:sz="0" w:space="0" w:color="auto"/>
          </w:divBdr>
        </w:div>
        <w:div w:id="1715033888">
          <w:marLeft w:val="480"/>
          <w:marRight w:val="0"/>
          <w:marTop w:val="0"/>
          <w:marBottom w:val="0"/>
          <w:divBdr>
            <w:top w:val="none" w:sz="0" w:space="0" w:color="auto"/>
            <w:left w:val="none" w:sz="0" w:space="0" w:color="auto"/>
            <w:bottom w:val="none" w:sz="0" w:space="0" w:color="auto"/>
            <w:right w:val="none" w:sz="0" w:space="0" w:color="auto"/>
          </w:divBdr>
        </w:div>
        <w:div w:id="1727143960">
          <w:marLeft w:val="480"/>
          <w:marRight w:val="0"/>
          <w:marTop w:val="0"/>
          <w:marBottom w:val="0"/>
          <w:divBdr>
            <w:top w:val="none" w:sz="0" w:space="0" w:color="auto"/>
            <w:left w:val="none" w:sz="0" w:space="0" w:color="auto"/>
            <w:bottom w:val="none" w:sz="0" w:space="0" w:color="auto"/>
            <w:right w:val="none" w:sz="0" w:space="0" w:color="auto"/>
          </w:divBdr>
        </w:div>
        <w:div w:id="1729763372">
          <w:marLeft w:val="480"/>
          <w:marRight w:val="0"/>
          <w:marTop w:val="0"/>
          <w:marBottom w:val="0"/>
          <w:divBdr>
            <w:top w:val="none" w:sz="0" w:space="0" w:color="auto"/>
            <w:left w:val="none" w:sz="0" w:space="0" w:color="auto"/>
            <w:bottom w:val="none" w:sz="0" w:space="0" w:color="auto"/>
            <w:right w:val="none" w:sz="0" w:space="0" w:color="auto"/>
          </w:divBdr>
        </w:div>
        <w:div w:id="1751853173">
          <w:marLeft w:val="480"/>
          <w:marRight w:val="0"/>
          <w:marTop w:val="0"/>
          <w:marBottom w:val="0"/>
          <w:divBdr>
            <w:top w:val="none" w:sz="0" w:space="0" w:color="auto"/>
            <w:left w:val="none" w:sz="0" w:space="0" w:color="auto"/>
            <w:bottom w:val="none" w:sz="0" w:space="0" w:color="auto"/>
            <w:right w:val="none" w:sz="0" w:space="0" w:color="auto"/>
          </w:divBdr>
        </w:div>
        <w:div w:id="1759136627">
          <w:marLeft w:val="480"/>
          <w:marRight w:val="0"/>
          <w:marTop w:val="0"/>
          <w:marBottom w:val="0"/>
          <w:divBdr>
            <w:top w:val="none" w:sz="0" w:space="0" w:color="auto"/>
            <w:left w:val="none" w:sz="0" w:space="0" w:color="auto"/>
            <w:bottom w:val="none" w:sz="0" w:space="0" w:color="auto"/>
            <w:right w:val="none" w:sz="0" w:space="0" w:color="auto"/>
          </w:divBdr>
        </w:div>
        <w:div w:id="1768424965">
          <w:marLeft w:val="480"/>
          <w:marRight w:val="0"/>
          <w:marTop w:val="0"/>
          <w:marBottom w:val="0"/>
          <w:divBdr>
            <w:top w:val="none" w:sz="0" w:space="0" w:color="auto"/>
            <w:left w:val="none" w:sz="0" w:space="0" w:color="auto"/>
            <w:bottom w:val="none" w:sz="0" w:space="0" w:color="auto"/>
            <w:right w:val="none" w:sz="0" w:space="0" w:color="auto"/>
          </w:divBdr>
        </w:div>
        <w:div w:id="1779568254">
          <w:marLeft w:val="480"/>
          <w:marRight w:val="0"/>
          <w:marTop w:val="0"/>
          <w:marBottom w:val="0"/>
          <w:divBdr>
            <w:top w:val="none" w:sz="0" w:space="0" w:color="auto"/>
            <w:left w:val="none" w:sz="0" w:space="0" w:color="auto"/>
            <w:bottom w:val="none" w:sz="0" w:space="0" w:color="auto"/>
            <w:right w:val="none" w:sz="0" w:space="0" w:color="auto"/>
          </w:divBdr>
        </w:div>
        <w:div w:id="1782413811">
          <w:marLeft w:val="480"/>
          <w:marRight w:val="0"/>
          <w:marTop w:val="0"/>
          <w:marBottom w:val="0"/>
          <w:divBdr>
            <w:top w:val="none" w:sz="0" w:space="0" w:color="auto"/>
            <w:left w:val="none" w:sz="0" w:space="0" w:color="auto"/>
            <w:bottom w:val="none" w:sz="0" w:space="0" w:color="auto"/>
            <w:right w:val="none" w:sz="0" w:space="0" w:color="auto"/>
          </w:divBdr>
        </w:div>
        <w:div w:id="1785929386">
          <w:marLeft w:val="480"/>
          <w:marRight w:val="0"/>
          <w:marTop w:val="0"/>
          <w:marBottom w:val="0"/>
          <w:divBdr>
            <w:top w:val="none" w:sz="0" w:space="0" w:color="auto"/>
            <w:left w:val="none" w:sz="0" w:space="0" w:color="auto"/>
            <w:bottom w:val="none" w:sz="0" w:space="0" w:color="auto"/>
            <w:right w:val="none" w:sz="0" w:space="0" w:color="auto"/>
          </w:divBdr>
        </w:div>
        <w:div w:id="1787263310">
          <w:marLeft w:val="480"/>
          <w:marRight w:val="0"/>
          <w:marTop w:val="0"/>
          <w:marBottom w:val="0"/>
          <w:divBdr>
            <w:top w:val="none" w:sz="0" w:space="0" w:color="auto"/>
            <w:left w:val="none" w:sz="0" w:space="0" w:color="auto"/>
            <w:bottom w:val="none" w:sz="0" w:space="0" w:color="auto"/>
            <w:right w:val="none" w:sz="0" w:space="0" w:color="auto"/>
          </w:divBdr>
        </w:div>
        <w:div w:id="1789083186">
          <w:marLeft w:val="480"/>
          <w:marRight w:val="0"/>
          <w:marTop w:val="0"/>
          <w:marBottom w:val="0"/>
          <w:divBdr>
            <w:top w:val="none" w:sz="0" w:space="0" w:color="auto"/>
            <w:left w:val="none" w:sz="0" w:space="0" w:color="auto"/>
            <w:bottom w:val="none" w:sz="0" w:space="0" w:color="auto"/>
            <w:right w:val="none" w:sz="0" w:space="0" w:color="auto"/>
          </w:divBdr>
        </w:div>
        <w:div w:id="1790734144">
          <w:marLeft w:val="480"/>
          <w:marRight w:val="0"/>
          <w:marTop w:val="0"/>
          <w:marBottom w:val="0"/>
          <w:divBdr>
            <w:top w:val="none" w:sz="0" w:space="0" w:color="auto"/>
            <w:left w:val="none" w:sz="0" w:space="0" w:color="auto"/>
            <w:bottom w:val="none" w:sz="0" w:space="0" w:color="auto"/>
            <w:right w:val="none" w:sz="0" w:space="0" w:color="auto"/>
          </w:divBdr>
        </w:div>
        <w:div w:id="1811970886">
          <w:marLeft w:val="480"/>
          <w:marRight w:val="0"/>
          <w:marTop w:val="0"/>
          <w:marBottom w:val="0"/>
          <w:divBdr>
            <w:top w:val="none" w:sz="0" w:space="0" w:color="auto"/>
            <w:left w:val="none" w:sz="0" w:space="0" w:color="auto"/>
            <w:bottom w:val="none" w:sz="0" w:space="0" w:color="auto"/>
            <w:right w:val="none" w:sz="0" w:space="0" w:color="auto"/>
          </w:divBdr>
        </w:div>
        <w:div w:id="1820657312">
          <w:marLeft w:val="480"/>
          <w:marRight w:val="0"/>
          <w:marTop w:val="0"/>
          <w:marBottom w:val="0"/>
          <w:divBdr>
            <w:top w:val="none" w:sz="0" w:space="0" w:color="auto"/>
            <w:left w:val="none" w:sz="0" w:space="0" w:color="auto"/>
            <w:bottom w:val="none" w:sz="0" w:space="0" w:color="auto"/>
            <w:right w:val="none" w:sz="0" w:space="0" w:color="auto"/>
          </w:divBdr>
        </w:div>
        <w:div w:id="1822036792">
          <w:marLeft w:val="480"/>
          <w:marRight w:val="0"/>
          <w:marTop w:val="0"/>
          <w:marBottom w:val="0"/>
          <w:divBdr>
            <w:top w:val="none" w:sz="0" w:space="0" w:color="auto"/>
            <w:left w:val="none" w:sz="0" w:space="0" w:color="auto"/>
            <w:bottom w:val="none" w:sz="0" w:space="0" w:color="auto"/>
            <w:right w:val="none" w:sz="0" w:space="0" w:color="auto"/>
          </w:divBdr>
        </w:div>
        <w:div w:id="1826046161">
          <w:marLeft w:val="480"/>
          <w:marRight w:val="0"/>
          <w:marTop w:val="0"/>
          <w:marBottom w:val="0"/>
          <w:divBdr>
            <w:top w:val="none" w:sz="0" w:space="0" w:color="auto"/>
            <w:left w:val="none" w:sz="0" w:space="0" w:color="auto"/>
            <w:bottom w:val="none" w:sz="0" w:space="0" w:color="auto"/>
            <w:right w:val="none" w:sz="0" w:space="0" w:color="auto"/>
          </w:divBdr>
        </w:div>
        <w:div w:id="1828354111">
          <w:marLeft w:val="480"/>
          <w:marRight w:val="0"/>
          <w:marTop w:val="0"/>
          <w:marBottom w:val="0"/>
          <w:divBdr>
            <w:top w:val="none" w:sz="0" w:space="0" w:color="auto"/>
            <w:left w:val="none" w:sz="0" w:space="0" w:color="auto"/>
            <w:bottom w:val="none" w:sz="0" w:space="0" w:color="auto"/>
            <w:right w:val="none" w:sz="0" w:space="0" w:color="auto"/>
          </w:divBdr>
        </w:div>
        <w:div w:id="1848210572">
          <w:marLeft w:val="480"/>
          <w:marRight w:val="0"/>
          <w:marTop w:val="0"/>
          <w:marBottom w:val="0"/>
          <w:divBdr>
            <w:top w:val="none" w:sz="0" w:space="0" w:color="auto"/>
            <w:left w:val="none" w:sz="0" w:space="0" w:color="auto"/>
            <w:bottom w:val="none" w:sz="0" w:space="0" w:color="auto"/>
            <w:right w:val="none" w:sz="0" w:space="0" w:color="auto"/>
          </w:divBdr>
        </w:div>
        <w:div w:id="1854883150">
          <w:marLeft w:val="480"/>
          <w:marRight w:val="0"/>
          <w:marTop w:val="0"/>
          <w:marBottom w:val="0"/>
          <w:divBdr>
            <w:top w:val="none" w:sz="0" w:space="0" w:color="auto"/>
            <w:left w:val="none" w:sz="0" w:space="0" w:color="auto"/>
            <w:bottom w:val="none" w:sz="0" w:space="0" w:color="auto"/>
            <w:right w:val="none" w:sz="0" w:space="0" w:color="auto"/>
          </w:divBdr>
        </w:div>
        <w:div w:id="1860195702">
          <w:marLeft w:val="480"/>
          <w:marRight w:val="0"/>
          <w:marTop w:val="0"/>
          <w:marBottom w:val="0"/>
          <w:divBdr>
            <w:top w:val="none" w:sz="0" w:space="0" w:color="auto"/>
            <w:left w:val="none" w:sz="0" w:space="0" w:color="auto"/>
            <w:bottom w:val="none" w:sz="0" w:space="0" w:color="auto"/>
            <w:right w:val="none" w:sz="0" w:space="0" w:color="auto"/>
          </w:divBdr>
        </w:div>
        <w:div w:id="1861167357">
          <w:marLeft w:val="480"/>
          <w:marRight w:val="0"/>
          <w:marTop w:val="0"/>
          <w:marBottom w:val="0"/>
          <w:divBdr>
            <w:top w:val="none" w:sz="0" w:space="0" w:color="auto"/>
            <w:left w:val="none" w:sz="0" w:space="0" w:color="auto"/>
            <w:bottom w:val="none" w:sz="0" w:space="0" w:color="auto"/>
            <w:right w:val="none" w:sz="0" w:space="0" w:color="auto"/>
          </w:divBdr>
        </w:div>
        <w:div w:id="1877236084">
          <w:marLeft w:val="480"/>
          <w:marRight w:val="0"/>
          <w:marTop w:val="0"/>
          <w:marBottom w:val="0"/>
          <w:divBdr>
            <w:top w:val="none" w:sz="0" w:space="0" w:color="auto"/>
            <w:left w:val="none" w:sz="0" w:space="0" w:color="auto"/>
            <w:bottom w:val="none" w:sz="0" w:space="0" w:color="auto"/>
            <w:right w:val="none" w:sz="0" w:space="0" w:color="auto"/>
          </w:divBdr>
        </w:div>
        <w:div w:id="1886943335">
          <w:marLeft w:val="480"/>
          <w:marRight w:val="0"/>
          <w:marTop w:val="0"/>
          <w:marBottom w:val="0"/>
          <w:divBdr>
            <w:top w:val="none" w:sz="0" w:space="0" w:color="auto"/>
            <w:left w:val="none" w:sz="0" w:space="0" w:color="auto"/>
            <w:bottom w:val="none" w:sz="0" w:space="0" w:color="auto"/>
            <w:right w:val="none" w:sz="0" w:space="0" w:color="auto"/>
          </w:divBdr>
        </w:div>
        <w:div w:id="1893031167">
          <w:marLeft w:val="480"/>
          <w:marRight w:val="0"/>
          <w:marTop w:val="0"/>
          <w:marBottom w:val="0"/>
          <w:divBdr>
            <w:top w:val="none" w:sz="0" w:space="0" w:color="auto"/>
            <w:left w:val="none" w:sz="0" w:space="0" w:color="auto"/>
            <w:bottom w:val="none" w:sz="0" w:space="0" w:color="auto"/>
            <w:right w:val="none" w:sz="0" w:space="0" w:color="auto"/>
          </w:divBdr>
        </w:div>
        <w:div w:id="1897739029">
          <w:marLeft w:val="480"/>
          <w:marRight w:val="0"/>
          <w:marTop w:val="0"/>
          <w:marBottom w:val="0"/>
          <w:divBdr>
            <w:top w:val="none" w:sz="0" w:space="0" w:color="auto"/>
            <w:left w:val="none" w:sz="0" w:space="0" w:color="auto"/>
            <w:bottom w:val="none" w:sz="0" w:space="0" w:color="auto"/>
            <w:right w:val="none" w:sz="0" w:space="0" w:color="auto"/>
          </w:divBdr>
        </w:div>
        <w:div w:id="1902326649">
          <w:marLeft w:val="480"/>
          <w:marRight w:val="0"/>
          <w:marTop w:val="0"/>
          <w:marBottom w:val="0"/>
          <w:divBdr>
            <w:top w:val="none" w:sz="0" w:space="0" w:color="auto"/>
            <w:left w:val="none" w:sz="0" w:space="0" w:color="auto"/>
            <w:bottom w:val="none" w:sz="0" w:space="0" w:color="auto"/>
            <w:right w:val="none" w:sz="0" w:space="0" w:color="auto"/>
          </w:divBdr>
        </w:div>
        <w:div w:id="1903714706">
          <w:marLeft w:val="480"/>
          <w:marRight w:val="0"/>
          <w:marTop w:val="0"/>
          <w:marBottom w:val="0"/>
          <w:divBdr>
            <w:top w:val="none" w:sz="0" w:space="0" w:color="auto"/>
            <w:left w:val="none" w:sz="0" w:space="0" w:color="auto"/>
            <w:bottom w:val="none" w:sz="0" w:space="0" w:color="auto"/>
            <w:right w:val="none" w:sz="0" w:space="0" w:color="auto"/>
          </w:divBdr>
        </w:div>
        <w:div w:id="1914049026">
          <w:marLeft w:val="480"/>
          <w:marRight w:val="0"/>
          <w:marTop w:val="0"/>
          <w:marBottom w:val="0"/>
          <w:divBdr>
            <w:top w:val="none" w:sz="0" w:space="0" w:color="auto"/>
            <w:left w:val="none" w:sz="0" w:space="0" w:color="auto"/>
            <w:bottom w:val="none" w:sz="0" w:space="0" w:color="auto"/>
            <w:right w:val="none" w:sz="0" w:space="0" w:color="auto"/>
          </w:divBdr>
        </w:div>
        <w:div w:id="1932859692">
          <w:marLeft w:val="480"/>
          <w:marRight w:val="0"/>
          <w:marTop w:val="0"/>
          <w:marBottom w:val="0"/>
          <w:divBdr>
            <w:top w:val="none" w:sz="0" w:space="0" w:color="auto"/>
            <w:left w:val="none" w:sz="0" w:space="0" w:color="auto"/>
            <w:bottom w:val="none" w:sz="0" w:space="0" w:color="auto"/>
            <w:right w:val="none" w:sz="0" w:space="0" w:color="auto"/>
          </w:divBdr>
        </w:div>
        <w:div w:id="1935360594">
          <w:marLeft w:val="480"/>
          <w:marRight w:val="0"/>
          <w:marTop w:val="0"/>
          <w:marBottom w:val="0"/>
          <w:divBdr>
            <w:top w:val="none" w:sz="0" w:space="0" w:color="auto"/>
            <w:left w:val="none" w:sz="0" w:space="0" w:color="auto"/>
            <w:bottom w:val="none" w:sz="0" w:space="0" w:color="auto"/>
            <w:right w:val="none" w:sz="0" w:space="0" w:color="auto"/>
          </w:divBdr>
        </w:div>
        <w:div w:id="1963414080">
          <w:marLeft w:val="480"/>
          <w:marRight w:val="0"/>
          <w:marTop w:val="0"/>
          <w:marBottom w:val="0"/>
          <w:divBdr>
            <w:top w:val="none" w:sz="0" w:space="0" w:color="auto"/>
            <w:left w:val="none" w:sz="0" w:space="0" w:color="auto"/>
            <w:bottom w:val="none" w:sz="0" w:space="0" w:color="auto"/>
            <w:right w:val="none" w:sz="0" w:space="0" w:color="auto"/>
          </w:divBdr>
        </w:div>
        <w:div w:id="1966349748">
          <w:marLeft w:val="480"/>
          <w:marRight w:val="0"/>
          <w:marTop w:val="0"/>
          <w:marBottom w:val="0"/>
          <w:divBdr>
            <w:top w:val="none" w:sz="0" w:space="0" w:color="auto"/>
            <w:left w:val="none" w:sz="0" w:space="0" w:color="auto"/>
            <w:bottom w:val="none" w:sz="0" w:space="0" w:color="auto"/>
            <w:right w:val="none" w:sz="0" w:space="0" w:color="auto"/>
          </w:divBdr>
        </w:div>
        <w:div w:id="1967352753">
          <w:marLeft w:val="480"/>
          <w:marRight w:val="0"/>
          <w:marTop w:val="0"/>
          <w:marBottom w:val="0"/>
          <w:divBdr>
            <w:top w:val="none" w:sz="0" w:space="0" w:color="auto"/>
            <w:left w:val="none" w:sz="0" w:space="0" w:color="auto"/>
            <w:bottom w:val="none" w:sz="0" w:space="0" w:color="auto"/>
            <w:right w:val="none" w:sz="0" w:space="0" w:color="auto"/>
          </w:divBdr>
        </w:div>
        <w:div w:id="1971280596">
          <w:marLeft w:val="480"/>
          <w:marRight w:val="0"/>
          <w:marTop w:val="0"/>
          <w:marBottom w:val="0"/>
          <w:divBdr>
            <w:top w:val="none" w:sz="0" w:space="0" w:color="auto"/>
            <w:left w:val="none" w:sz="0" w:space="0" w:color="auto"/>
            <w:bottom w:val="none" w:sz="0" w:space="0" w:color="auto"/>
            <w:right w:val="none" w:sz="0" w:space="0" w:color="auto"/>
          </w:divBdr>
        </w:div>
        <w:div w:id="1972982200">
          <w:marLeft w:val="480"/>
          <w:marRight w:val="0"/>
          <w:marTop w:val="0"/>
          <w:marBottom w:val="0"/>
          <w:divBdr>
            <w:top w:val="none" w:sz="0" w:space="0" w:color="auto"/>
            <w:left w:val="none" w:sz="0" w:space="0" w:color="auto"/>
            <w:bottom w:val="none" w:sz="0" w:space="0" w:color="auto"/>
            <w:right w:val="none" w:sz="0" w:space="0" w:color="auto"/>
          </w:divBdr>
        </w:div>
        <w:div w:id="1975720234">
          <w:marLeft w:val="480"/>
          <w:marRight w:val="0"/>
          <w:marTop w:val="0"/>
          <w:marBottom w:val="0"/>
          <w:divBdr>
            <w:top w:val="none" w:sz="0" w:space="0" w:color="auto"/>
            <w:left w:val="none" w:sz="0" w:space="0" w:color="auto"/>
            <w:bottom w:val="none" w:sz="0" w:space="0" w:color="auto"/>
            <w:right w:val="none" w:sz="0" w:space="0" w:color="auto"/>
          </w:divBdr>
        </w:div>
        <w:div w:id="1982344838">
          <w:marLeft w:val="480"/>
          <w:marRight w:val="0"/>
          <w:marTop w:val="0"/>
          <w:marBottom w:val="0"/>
          <w:divBdr>
            <w:top w:val="none" w:sz="0" w:space="0" w:color="auto"/>
            <w:left w:val="none" w:sz="0" w:space="0" w:color="auto"/>
            <w:bottom w:val="none" w:sz="0" w:space="0" w:color="auto"/>
            <w:right w:val="none" w:sz="0" w:space="0" w:color="auto"/>
          </w:divBdr>
        </w:div>
        <w:div w:id="1990206327">
          <w:marLeft w:val="480"/>
          <w:marRight w:val="0"/>
          <w:marTop w:val="0"/>
          <w:marBottom w:val="0"/>
          <w:divBdr>
            <w:top w:val="none" w:sz="0" w:space="0" w:color="auto"/>
            <w:left w:val="none" w:sz="0" w:space="0" w:color="auto"/>
            <w:bottom w:val="none" w:sz="0" w:space="0" w:color="auto"/>
            <w:right w:val="none" w:sz="0" w:space="0" w:color="auto"/>
          </w:divBdr>
        </w:div>
        <w:div w:id="1999141734">
          <w:marLeft w:val="480"/>
          <w:marRight w:val="0"/>
          <w:marTop w:val="0"/>
          <w:marBottom w:val="0"/>
          <w:divBdr>
            <w:top w:val="none" w:sz="0" w:space="0" w:color="auto"/>
            <w:left w:val="none" w:sz="0" w:space="0" w:color="auto"/>
            <w:bottom w:val="none" w:sz="0" w:space="0" w:color="auto"/>
            <w:right w:val="none" w:sz="0" w:space="0" w:color="auto"/>
          </w:divBdr>
        </w:div>
        <w:div w:id="2003967160">
          <w:marLeft w:val="480"/>
          <w:marRight w:val="0"/>
          <w:marTop w:val="0"/>
          <w:marBottom w:val="0"/>
          <w:divBdr>
            <w:top w:val="none" w:sz="0" w:space="0" w:color="auto"/>
            <w:left w:val="none" w:sz="0" w:space="0" w:color="auto"/>
            <w:bottom w:val="none" w:sz="0" w:space="0" w:color="auto"/>
            <w:right w:val="none" w:sz="0" w:space="0" w:color="auto"/>
          </w:divBdr>
        </w:div>
        <w:div w:id="2015066424">
          <w:marLeft w:val="480"/>
          <w:marRight w:val="0"/>
          <w:marTop w:val="0"/>
          <w:marBottom w:val="0"/>
          <w:divBdr>
            <w:top w:val="none" w:sz="0" w:space="0" w:color="auto"/>
            <w:left w:val="none" w:sz="0" w:space="0" w:color="auto"/>
            <w:bottom w:val="none" w:sz="0" w:space="0" w:color="auto"/>
            <w:right w:val="none" w:sz="0" w:space="0" w:color="auto"/>
          </w:divBdr>
        </w:div>
        <w:div w:id="2025863798">
          <w:marLeft w:val="480"/>
          <w:marRight w:val="0"/>
          <w:marTop w:val="0"/>
          <w:marBottom w:val="0"/>
          <w:divBdr>
            <w:top w:val="none" w:sz="0" w:space="0" w:color="auto"/>
            <w:left w:val="none" w:sz="0" w:space="0" w:color="auto"/>
            <w:bottom w:val="none" w:sz="0" w:space="0" w:color="auto"/>
            <w:right w:val="none" w:sz="0" w:space="0" w:color="auto"/>
          </w:divBdr>
        </w:div>
        <w:div w:id="2026131391">
          <w:marLeft w:val="480"/>
          <w:marRight w:val="0"/>
          <w:marTop w:val="0"/>
          <w:marBottom w:val="0"/>
          <w:divBdr>
            <w:top w:val="none" w:sz="0" w:space="0" w:color="auto"/>
            <w:left w:val="none" w:sz="0" w:space="0" w:color="auto"/>
            <w:bottom w:val="none" w:sz="0" w:space="0" w:color="auto"/>
            <w:right w:val="none" w:sz="0" w:space="0" w:color="auto"/>
          </w:divBdr>
        </w:div>
        <w:div w:id="2030638605">
          <w:marLeft w:val="480"/>
          <w:marRight w:val="0"/>
          <w:marTop w:val="0"/>
          <w:marBottom w:val="0"/>
          <w:divBdr>
            <w:top w:val="none" w:sz="0" w:space="0" w:color="auto"/>
            <w:left w:val="none" w:sz="0" w:space="0" w:color="auto"/>
            <w:bottom w:val="none" w:sz="0" w:space="0" w:color="auto"/>
            <w:right w:val="none" w:sz="0" w:space="0" w:color="auto"/>
          </w:divBdr>
        </w:div>
        <w:div w:id="2036418154">
          <w:marLeft w:val="480"/>
          <w:marRight w:val="0"/>
          <w:marTop w:val="0"/>
          <w:marBottom w:val="0"/>
          <w:divBdr>
            <w:top w:val="none" w:sz="0" w:space="0" w:color="auto"/>
            <w:left w:val="none" w:sz="0" w:space="0" w:color="auto"/>
            <w:bottom w:val="none" w:sz="0" w:space="0" w:color="auto"/>
            <w:right w:val="none" w:sz="0" w:space="0" w:color="auto"/>
          </w:divBdr>
        </w:div>
        <w:div w:id="2040231695">
          <w:marLeft w:val="480"/>
          <w:marRight w:val="0"/>
          <w:marTop w:val="0"/>
          <w:marBottom w:val="0"/>
          <w:divBdr>
            <w:top w:val="none" w:sz="0" w:space="0" w:color="auto"/>
            <w:left w:val="none" w:sz="0" w:space="0" w:color="auto"/>
            <w:bottom w:val="none" w:sz="0" w:space="0" w:color="auto"/>
            <w:right w:val="none" w:sz="0" w:space="0" w:color="auto"/>
          </w:divBdr>
        </w:div>
        <w:div w:id="2058356009">
          <w:marLeft w:val="480"/>
          <w:marRight w:val="0"/>
          <w:marTop w:val="0"/>
          <w:marBottom w:val="0"/>
          <w:divBdr>
            <w:top w:val="none" w:sz="0" w:space="0" w:color="auto"/>
            <w:left w:val="none" w:sz="0" w:space="0" w:color="auto"/>
            <w:bottom w:val="none" w:sz="0" w:space="0" w:color="auto"/>
            <w:right w:val="none" w:sz="0" w:space="0" w:color="auto"/>
          </w:divBdr>
        </w:div>
        <w:div w:id="2059549899">
          <w:marLeft w:val="480"/>
          <w:marRight w:val="0"/>
          <w:marTop w:val="0"/>
          <w:marBottom w:val="0"/>
          <w:divBdr>
            <w:top w:val="none" w:sz="0" w:space="0" w:color="auto"/>
            <w:left w:val="none" w:sz="0" w:space="0" w:color="auto"/>
            <w:bottom w:val="none" w:sz="0" w:space="0" w:color="auto"/>
            <w:right w:val="none" w:sz="0" w:space="0" w:color="auto"/>
          </w:divBdr>
        </w:div>
        <w:div w:id="2065568206">
          <w:marLeft w:val="480"/>
          <w:marRight w:val="0"/>
          <w:marTop w:val="0"/>
          <w:marBottom w:val="0"/>
          <w:divBdr>
            <w:top w:val="none" w:sz="0" w:space="0" w:color="auto"/>
            <w:left w:val="none" w:sz="0" w:space="0" w:color="auto"/>
            <w:bottom w:val="none" w:sz="0" w:space="0" w:color="auto"/>
            <w:right w:val="none" w:sz="0" w:space="0" w:color="auto"/>
          </w:divBdr>
        </w:div>
        <w:div w:id="2065761791">
          <w:marLeft w:val="480"/>
          <w:marRight w:val="0"/>
          <w:marTop w:val="0"/>
          <w:marBottom w:val="0"/>
          <w:divBdr>
            <w:top w:val="none" w:sz="0" w:space="0" w:color="auto"/>
            <w:left w:val="none" w:sz="0" w:space="0" w:color="auto"/>
            <w:bottom w:val="none" w:sz="0" w:space="0" w:color="auto"/>
            <w:right w:val="none" w:sz="0" w:space="0" w:color="auto"/>
          </w:divBdr>
        </w:div>
        <w:div w:id="2091659160">
          <w:marLeft w:val="480"/>
          <w:marRight w:val="0"/>
          <w:marTop w:val="0"/>
          <w:marBottom w:val="0"/>
          <w:divBdr>
            <w:top w:val="none" w:sz="0" w:space="0" w:color="auto"/>
            <w:left w:val="none" w:sz="0" w:space="0" w:color="auto"/>
            <w:bottom w:val="none" w:sz="0" w:space="0" w:color="auto"/>
            <w:right w:val="none" w:sz="0" w:space="0" w:color="auto"/>
          </w:divBdr>
        </w:div>
        <w:div w:id="2108232382">
          <w:marLeft w:val="480"/>
          <w:marRight w:val="0"/>
          <w:marTop w:val="0"/>
          <w:marBottom w:val="0"/>
          <w:divBdr>
            <w:top w:val="none" w:sz="0" w:space="0" w:color="auto"/>
            <w:left w:val="none" w:sz="0" w:space="0" w:color="auto"/>
            <w:bottom w:val="none" w:sz="0" w:space="0" w:color="auto"/>
            <w:right w:val="none" w:sz="0" w:space="0" w:color="auto"/>
          </w:divBdr>
        </w:div>
        <w:div w:id="2108502466">
          <w:marLeft w:val="480"/>
          <w:marRight w:val="0"/>
          <w:marTop w:val="0"/>
          <w:marBottom w:val="0"/>
          <w:divBdr>
            <w:top w:val="none" w:sz="0" w:space="0" w:color="auto"/>
            <w:left w:val="none" w:sz="0" w:space="0" w:color="auto"/>
            <w:bottom w:val="none" w:sz="0" w:space="0" w:color="auto"/>
            <w:right w:val="none" w:sz="0" w:space="0" w:color="auto"/>
          </w:divBdr>
        </w:div>
        <w:div w:id="2140762599">
          <w:marLeft w:val="480"/>
          <w:marRight w:val="0"/>
          <w:marTop w:val="0"/>
          <w:marBottom w:val="0"/>
          <w:divBdr>
            <w:top w:val="none" w:sz="0" w:space="0" w:color="auto"/>
            <w:left w:val="none" w:sz="0" w:space="0" w:color="auto"/>
            <w:bottom w:val="none" w:sz="0" w:space="0" w:color="auto"/>
            <w:right w:val="none" w:sz="0" w:space="0" w:color="auto"/>
          </w:divBdr>
        </w:div>
        <w:div w:id="2146199302">
          <w:marLeft w:val="480"/>
          <w:marRight w:val="0"/>
          <w:marTop w:val="0"/>
          <w:marBottom w:val="0"/>
          <w:divBdr>
            <w:top w:val="none" w:sz="0" w:space="0" w:color="auto"/>
            <w:left w:val="none" w:sz="0" w:space="0" w:color="auto"/>
            <w:bottom w:val="none" w:sz="0" w:space="0" w:color="auto"/>
            <w:right w:val="none" w:sz="0" w:space="0" w:color="auto"/>
          </w:divBdr>
        </w:div>
      </w:divsChild>
    </w:div>
    <w:div w:id="408845205">
      <w:marLeft w:val="640"/>
      <w:marRight w:val="0"/>
      <w:marTop w:val="0"/>
      <w:marBottom w:val="0"/>
      <w:divBdr>
        <w:top w:val="none" w:sz="0" w:space="0" w:color="auto"/>
        <w:left w:val="none" w:sz="0" w:space="0" w:color="auto"/>
        <w:bottom w:val="none" w:sz="0" w:space="0" w:color="auto"/>
        <w:right w:val="none" w:sz="0" w:space="0" w:color="auto"/>
      </w:divBdr>
    </w:div>
    <w:div w:id="410394901">
      <w:marLeft w:val="640"/>
      <w:marRight w:val="0"/>
      <w:marTop w:val="0"/>
      <w:marBottom w:val="0"/>
      <w:divBdr>
        <w:top w:val="none" w:sz="0" w:space="0" w:color="auto"/>
        <w:left w:val="none" w:sz="0" w:space="0" w:color="auto"/>
        <w:bottom w:val="none" w:sz="0" w:space="0" w:color="auto"/>
        <w:right w:val="none" w:sz="0" w:space="0" w:color="auto"/>
      </w:divBdr>
    </w:div>
    <w:div w:id="410740792">
      <w:marLeft w:val="640"/>
      <w:marRight w:val="0"/>
      <w:marTop w:val="0"/>
      <w:marBottom w:val="0"/>
      <w:divBdr>
        <w:top w:val="none" w:sz="0" w:space="0" w:color="auto"/>
        <w:left w:val="none" w:sz="0" w:space="0" w:color="auto"/>
        <w:bottom w:val="none" w:sz="0" w:space="0" w:color="auto"/>
        <w:right w:val="none" w:sz="0" w:space="0" w:color="auto"/>
      </w:divBdr>
    </w:div>
    <w:div w:id="411128341">
      <w:marLeft w:val="640"/>
      <w:marRight w:val="0"/>
      <w:marTop w:val="0"/>
      <w:marBottom w:val="0"/>
      <w:divBdr>
        <w:top w:val="none" w:sz="0" w:space="0" w:color="auto"/>
        <w:left w:val="none" w:sz="0" w:space="0" w:color="auto"/>
        <w:bottom w:val="none" w:sz="0" w:space="0" w:color="auto"/>
        <w:right w:val="none" w:sz="0" w:space="0" w:color="auto"/>
      </w:divBdr>
    </w:div>
    <w:div w:id="411782100">
      <w:marLeft w:val="640"/>
      <w:marRight w:val="0"/>
      <w:marTop w:val="0"/>
      <w:marBottom w:val="0"/>
      <w:divBdr>
        <w:top w:val="none" w:sz="0" w:space="0" w:color="auto"/>
        <w:left w:val="none" w:sz="0" w:space="0" w:color="auto"/>
        <w:bottom w:val="none" w:sz="0" w:space="0" w:color="auto"/>
        <w:right w:val="none" w:sz="0" w:space="0" w:color="auto"/>
      </w:divBdr>
    </w:div>
    <w:div w:id="411784499">
      <w:bodyDiv w:val="1"/>
      <w:marLeft w:val="0"/>
      <w:marRight w:val="0"/>
      <w:marTop w:val="0"/>
      <w:marBottom w:val="0"/>
      <w:divBdr>
        <w:top w:val="none" w:sz="0" w:space="0" w:color="auto"/>
        <w:left w:val="none" w:sz="0" w:space="0" w:color="auto"/>
        <w:bottom w:val="none" w:sz="0" w:space="0" w:color="auto"/>
        <w:right w:val="none" w:sz="0" w:space="0" w:color="auto"/>
      </w:divBdr>
      <w:divsChild>
        <w:div w:id="8066621">
          <w:marLeft w:val="640"/>
          <w:marRight w:val="0"/>
          <w:marTop w:val="0"/>
          <w:marBottom w:val="0"/>
          <w:divBdr>
            <w:top w:val="none" w:sz="0" w:space="0" w:color="auto"/>
            <w:left w:val="none" w:sz="0" w:space="0" w:color="auto"/>
            <w:bottom w:val="none" w:sz="0" w:space="0" w:color="auto"/>
            <w:right w:val="none" w:sz="0" w:space="0" w:color="auto"/>
          </w:divBdr>
        </w:div>
        <w:div w:id="20281600">
          <w:marLeft w:val="640"/>
          <w:marRight w:val="0"/>
          <w:marTop w:val="0"/>
          <w:marBottom w:val="0"/>
          <w:divBdr>
            <w:top w:val="none" w:sz="0" w:space="0" w:color="auto"/>
            <w:left w:val="none" w:sz="0" w:space="0" w:color="auto"/>
            <w:bottom w:val="none" w:sz="0" w:space="0" w:color="auto"/>
            <w:right w:val="none" w:sz="0" w:space="0" w:color="auto"/>
          </w:divBdr>
        </w:div>
        <w:div w:id="24910429">
          <w:marLeft w:val="640"/>
          <w:marRight w:val="0"/>
          <w:marTop w:val="0"/>
          <w:marBottom w:val="0"/>
          <w:divBdr>
            <w:top w:val="none" w:sz="0" w:space="0" w:color="auto"/>
            <w:left w:val="none" w:sz="0" w:space="0" w:color="auto"/>
            <w:bottom w:val="none" w:sz="0" w:space="0" w:color="auto"/>
            <w:right w:val="none" w:sz="0" w:space="0" w:color="auto"/>
          </w:divBdr>
        </w:div>
        <w:div w:id="72161908">
          <w:marLeft w:val="640"/>
          <w:marRight w:val="0"/>
          <w:marTop w:val="0"/>
          <w:marBottom w:val="0"/>
          <w:divBdr>
            <w:top w:val="none" w:sz="0" w:space="0" w:color="auto"/>
            <w:left w:val="none" w:sz="0" w:space="0" w:color="auto"/>
            <w:bottom w:val="none" w:sz="0" w:space="0" w:color="auto"/>
            <w:right w:val="none" w:sz="0" w:space="0" w:color="auto"/>
          </w:divBdr>
        </w:div>
        <w:div w:id="90006203">
          <w:marLeft w:val="640"/>
          <w:marRight w:val="0"/>
          <w:marTop w:val="0"/>
          <w:marBottom w:val="0"/>
          <w:divBdr>
            <w:top w:val="none" w:sz="0" w:space="0" w:color="auto"/>
            <w:left w:val="none" w:sz="0" w:space="0" w:color="auto"/>
            <w:bottom w:val="none" w:sz="0" w:space="0" w:color="auto"/>
            <w:right w:val="none" w:sz="0" w:space="0" w:color="auto"/>
          </w:divBdr>
        </w:div>
        <w:div w:id="100034289">
          <w:marLeft w:val="640"/>
          <w:marRight w:val="0"/>
          <w:marTop w:val="0"/>
          <w:marBottom w:val="0"/>
          <w:divBdr>
            <w:top w:val="none" w:sz="0" w:space="0" w:color="auto"/>
            <w:left w:val="none" w:sz="0" w:space="0" w:color="auto"/>
            <w:bottom w:val="none" w:sz="0" w:space="0" w:color="auto"/>
            <w:right w:val="none" w:sz="0" w:space="0" w:color="auto"/>
          </w:divBdr>
        </w:div>
        <w:div w:id="110981663">
          <w:marLeft w:val="640"/>
          <w:marRight w:val="0"/>
          <w:marTop w:val="0"/>
          <w:marBottom w:val="0"/>
          <w:divBdr>
            <w:top w:val="none" w:sz="0" w:space="0" w:color="auto"/>
            <w:left w:val="none" w:sz="0" w:space="0" w:color="auto"/>
            <w:bottom w:val="none" w:sz="0" w:space="0" w:color="auto"/>
            <w:right w:val="none" w:sz="0" w:space="0" w:color="auto"/>
          </w:divBdr>
        </w:div>
        <w:div w:id="111823097">
          <w:marLeft w:val="640"/>
          <w:marRight w:val="0"/>
          <w:marTop w:val="0"/>
          <w:marBottom w:val="0"/>
          <w:divBdr>
            <w:top w:val="none" w:sz="0" w:space="0" w:color="auto"/>
            <w:left w:val="none" w:sz="0" w:space="0" w:color="auto"/>
            <w:bottom w:val="none" w:sz="0" w:space="0" w:color="auto"/>
            <w:right w:val="none" w:sz="0" w:space="0" w:color="auto"/>
          </w:divBdr>
        </w:div>
        <w:div w:id="123935080">
          <w:marLeft w:val="640"/>
          <w:marRight w:val="0"/>
          <w:marTop w:val="0"/>
          <w:marBottom w:val="0"/>
          <w:divBdr>
            <w:top w:val="none" w:sz="0" w:space="0" w:color="auto"/>
            <w:left w:val="none" w:sz="0" w:space="0" w:color="auto"/>
            <w:bottom w:val="none" w:sz="0" w:space="0" w:color="auto"/>
            <w:right w:val="none" w:sz="0" w:space="0" w:color="auto"/>
          </w:divBdr>
        </w:div>
        <w:div w:id="125585141">
          <w:marLeft w:val="640"/>
          <w:marRight w:val="0"/>
          <w:marTop w:val="0"/>
          <w:marBottom w:val="0"/>
          <w:divBdr>
            <w:top w:val="none" w:sz="0" w:space="0" w:color="auto"/>
            <w:left w:val="none" w:sz="0" w:space="0" w:color="auto"/>
            <w:bottom w:val="none" w:sz="0" w:space="0" w:color="auto"/>
            <w:right w:val="none" w:sz="0" w:space="0" w:color="auto"/>
          </w:divBdr>
        </w:div>
        <w:div w:id="126319679">
          <w:marLeft w:val="640"/>
          <w:marRight w:val="0"/>
          <w:marTop w:val="0"/>
          <w:marBottom w:val="0"/>
          <w:divBdr>
            <w:top w:val="none" w:sz="0" w:space="0" w:color="auto"/>
            <w:left w:val="none" w:sz="0" w:space="0" w:color="auto"/>
            <w:bottom w:val="none" w:sz="0" w:space="0" w:color="auto"/>
            <w:right w:val="none" w:sz="0" w:space="0" w:color="auto"/>
          </w:divBdr>
        </w:div>
        <w:div w:id="130637876">
          <w:marLeft w:val="640"/>
          <w:marRight w:val="0"/>
          <w:marTop w:val="0"/>
          <w:marBottom w:val="0"/>
          <w:divBdr>
            <w:top w:val="none" w:sz="0" w:space="0" w:color="auto"/>
            <w:left w:val="none" w:sz="0" w:space="0" w:color="auto"/>
            <w:bottom w:val="none" w:sz="0" w:space="0" w:color="auto"/>
            <w:right w:val="none" w:sz="0" w:space="0" w:color="auto"/>
          </w:divBdr>
        </w:div>
        <w:div w:id="138811084">
          <w:marLeft w:val="640"/>
          <w:marRight w:val="0"/>
          <w:marTop w:val="0"/>
          <w:marBottom w:val="0"/>
          <w:divBdr>
            <w:top w:val="none" w:sz="0" w:space="0" w:color="auto"/>
            <w:left w:val="none" w:sz="0" w:space="0" w:color="auto"/>
            <w:bottom w:val="none" w:sz="0" w:space="0" w:color="auto"/>
            <w:right w:val="none" w:sz="0" w:space="0" w:color="auto"/>
          </w:divBdr>
        </w:div>
        <w:div w:id="141046901">
          <w:marLeft w:val="640"/>
          <w:marRight w:val="0"/>
          <w:marTop w:val="0"/>
          <w:marBottom w:val="0"/>
          <w:divBdr>
            <w:top w:val="none" w:sz="0" w:space="0" w:color="auto"/>
            <w:left w:val="none" w:sz="0" w:space="0" w:color="auto"/>
            <w:bottom w:val="none" w:sz="0" w:space="0" w:color="auto"/>
            <w:right w:val="none" w:sz="0" w:space="0" w:color="auto"/>
          </w:divBdr>
        </w:div>
        <w:div w:id="160438989">
          <w:marLeft w:val="640"/>
          <w:marRight w:val="0"/>
          <w:marTop w:val="0"/>
          <w:marBottom w:val="0"/>
          <w:divBdr>
            <w:top w:val="none" w:sz="0" w:space="0" w:color="auto"/>
            <w:left w:val="none" w:sz="0" w:space="0" w:color="auto"/>
            <w:bottom w:val="none" w:sz="0" w:space="0" w:color="auto"/>
            <w:right w:val="none" w:sz="0" w:space="0" w:color="auto"/>
          </w:divBdr>
        </w:div>
        <w:div w:id="173038940">
          <w:marLeft w:val="640"/>
          <w:marRight w:val="0"/>
          <w:marTop w:val="0"/>
          <w:marBottom w:val="0"/>
          <w:divBdr>
            <w:top w:val="none" w:sz="0" w:space="0" w:color="auto"/>
            <w:left w:val="none" w:sz="0" w:space="0" w:color="auto"/>
            <w:bottom w:val="none" w:sz="0" w:space="0" w:color="auto"/>
            <w:right w:val="none" w:sz="0" w:space="0" w:color="auto"/>
          </w:divBdr>
        </w:div>
        <w:div w:id="204490376">
          <w:marLeft w:val="640"/>
          <w:marRight w:val="0"/>
          <w:marTop w:val="0"/>
          <w:marBottom w:val="0"/>
          <w:divBdr>
            <w:top w:val="none" w:sz="0" w:space="0" w:color="auto"/>
            <w:left w:val="none" w:sz="0" w:space="0" w:color="auto"/>
            <w:bottom w:val="none" w:sz="0" w:space="0" w:color="auto"/>
            <w:right w:val="none" w:sz="0" w:space="0" w:color="auto"/>
          </w:divBdr>
        </w:div>
        <w:div w:id="224607511">
          <w:marLeft w:val="640"/>
          <w:marRight w:val="0"/>
          <w:marTop w:val="0"/>
          <w:marBottom w:val="0"/>
          <w:divBdr>
            <w:top w:val="none" w:sz="0" w:space="0" w:color="auto"/>
            <w:left w:val="none" w:sz="0" w:space="0" w:color="auto"/>
            <w:bottom w:val="none" w:sz="0" w:space="0" w:color="auto"/>
            <w:right w:val="none" w:sz="0" w:space="0" w:color="auto"/>
          </w:divBdr>
        </w:div>
        <w:div w:id="233317787">
          <w:marLeft w:val="640"/>
          <w:marRight w:val="0"/>
          <w:marTop w:val="0"/>
          <w:marBottom w:val="0"/>
          <w:divBdr>
            <w:top w:val="none" w:sz="0" w:space="0" w:color="auto"/>
            <w:left w:val="none" w:sz="0" w:space="0" w:color="auto"/>
            <w:bottom w:val="none" w:sz="0" w:space="0" w:color="auto"/>
            <w:right w:val="none" w:sz="0" w:space="0" w:color="auto"/>
          </w:divBdr>
        </w:div>
        <w:div w:id="246236516">
          <w:marLeft w:val="640"/>
          <w:marRight w:val="0"/>
          <w:marTop w:val="0"/>
          <w:marBottom w:val="0"/>
          <w:divBdr>
            <w:top w:val="none" w:sz="0" w:space="0" w:color="auto"/>
            <w:left w:val="none" w:sz="0" w:space="0" w:color="auto"/>
            <w:bottom w:val="none" w:sz="0" w:space="0" w:color="auto"/>
            <w:right w:val="none" w:sz="0" w:space="0" w:color="auto"/>
          </w:divBdr>
        </w:div>
        <w:div w:id="253326416">
          <w:marLeft w:val="640"/>
          <w:marRight w:val="0"/>
          <w:marTop w:val="0"/>
          <w:marBottom w:val="0"/>
          <w:divBdr>
            <w:top w:val="none" w:sz="0" w:space="0" w:color="auto"/>
            <w:left w:val="none" w:sz="0" w:space="0" w:color="auto"/>
            <w:bottom w:val="none" w:sz="0" w:space="0" w:color="auto"/>
            <w:right w:val="none" w:sz="0" w:space="0" w:color="auto"/>
          </w:divBdr>
        </w:div>
        <w:div w:id="256715014">
          <w:marLeft w:val="640"/>
          <w:marRight w:val="0"/>
          <w:marTop w:val="0"/>
          <w:marBottom w:val="0"/>
          <w:divBdr>
            <w:top w:val="none" w:sz="0" w:space="0" w:color="auto"/>
            <w:left w:val="none" w:sz="0" w:space="0" w:color="auto"/>
            <w:bottom w:val="none" w:sz="0" w:space="0" w:color="auto"/>
            <w:right w:val="none" w:sz="0" w:space="0" w:color="auto"/>
          </w:divBdr>
        </w:div>
        <w:div w:id="267928684">
          <w:marLeft w:val="640"/>
          <w:marRight w:val="0"/>
          <w:marTop w:val="0"/>
          <w:marBottom w:val="0"/>
          <w:divBdr>
            <w:top w:val="none" w:sz="0" w:space="0" w:color="auto"/>
            <w:left w:val="none" w:sz="0" w:space="0" w:color="auto"/>
            <w:bottom w:val="none" w:sz="0" w:space="0" w:color="auto"/>
            <w:right w:val="none" w:sz="0" w:space="0" w:color="auto"/>
          </w:divBdr>
        </w:div>
        <w:div w:id="275521491">
          <w:marLeft w:val="640"/>
          <w:marRight w:val="0"/>
          <w:marTop w:val="0"/>
          <w:marBottom w:val="0"/>
          <w:divBdr>
            <w:top w:val="none" w:sz="0" w:space="0" w:color="auto"/>
            <w:left w:val="none" w:sz="0" w:space="0" w:color="auto"/>
            <w:bottom w:val="none" w:sz="0" w:space="0" w:color="auto"/>
            <w:right w:val="none" w:sz="0" w:space="0" w:color="auto"/>
          </w:divBdr>
        </w:div>
        <w:div w:id="286669204">
          <w:marLeft w:val="640"/>
          <w:marRight w:val="0"/>
          <w:marTop w:val="0"/>
          <w:marBottom w:val="0"/>
          <w:divBdr>
            <w:top w:val="none" w:sz="0" w:space="0" w:color="auto"/>
            <w:left w:val="none" w:sz="0" w:space="0" w:color="auto"/>
            <w:bottom w:val="none" w:sz="0" w:space="0" w:color="auto"/>
            <w:right w:val="none" w:sz="0" w:space="0" w:color="auto"/>
          </w:divBdr>
        </w:div>
        <w:div w:id="295836021">
          <w:marLeft w:val="640"/>
          <w:marRight w:val="0"/>
          <w:marTop w:val="0"/>
          <w:marBottom w:val="0"/>
          <w:divBdr>
            <w:top w:val="none" w:sz="0" w:space="0" w:color="auto"/>
            <w:left w:val="none" w:sz="0" w:space="0" w:color="auto"/>
            <w:bottom w:val="none" w:sz="0" w:space="0" w:color="auto"/>
            <w:right w:val="none" w:sz="0" w:space="0" w:color="auto"/>
          </w:divBdr>
        </w:div>
        <w:div w:id="313143860">
          <w:marLeft w:val="640"/>
          <w:marRight w:val="0"/>
          <w:marTop w:val="0"/>
          <w:marBottom w:val="0"/>
          <w:divBdr>
            <w:top w:val="none" w:sz="0" w:space="0" w:color="auto"/>
            <w:left w:val="none" w:sz="0" w:space="0" w:color="auto"/>
            <w:bottom w:val="none" w:sz="0" w:space="0" w:color="auto"/>
            <w:right w:val="none" w:sz="0" w:space="0" w:color="auto"/>
          </w:divBdr>
        </w:div>
        <w:div w:id="346755736">
          <w:marLeft w:val="640"/>
          <w:marRight w:val="0"/>
          <w:marTop w:val="0"/>
          <w:marBottom w:val="0"/>
          <w:divBdr>
            <w:top w:val="none" w:sz="0" w:space="0" w:color="auto"/>
            <w:left w:val="none" w:sz="0" w:space="0" w:color="auto"/>
            <w:bottom w:val="none" w:sz="0" w:space="0" w:color="auto"/>
            <w:right w:val="none" w:sz="0" w:space="0" w:color="auto"/>
          </w:divBdr>
        </w:div>
        <w:div w:id="387188510">
          <w:marLeft w:val="640"/>
          <w:marRight w:val="0"/>
          <w:marTop w:val="0"/>
          <w:marBottom w:val="0"/>
          <w:divBdr>
            <w:top w:val="none" w:sz="0" w:space="0" w:color="auto"/>
            <w:left w:val="none" w:sz="0" w:space="0" w:color="auto"/>
            <w:bottom w:val="none" w:sz="0" w:space="0" w:color="auto"/>
            <w:right w:val="none" w:sz="0" w:space="0" w:color="auto"/>
          </w:divBdr>
        </w:div>
        <w:div w:id="395518364">
          <w:marLeft w:val="640"/>
          <w:marRight w:val="0"/>
          <w:marTop w:val="0"/>
          <w:marBottom w:val="0"/>
          <w:divBdr>
            <w:top w:val="none" w:sz="0" w:space="0" w:color="auto"/>
            <w:left w:val="none" w:sz="0" w:space="0" w:color="auto"/>
            <w:bottom w:val="none" w:sz="0" w:space="0" w:color="auto"/>
            <w:right w:val="none" w:sz="0" w:space="0" w:color="auto"/>
          </w:divBdr>
        </w:div>
        <w:div w:id="401487105">
          <w:marLeft w:val="640"/>
          <w:marRight w:val="0"/>
          <w:marTop w:val="0"/>
          <w:marBottom w:val="0"/>
          <w:divBdr>
            <w:top w:val="none" w:sz="0" w:space="0" w:color="auto"/>
            <w:left w:val="none" w:sz="0" w:space="0" w:color="auto"/>
            <w:bottom w:val="none" w:sz="0" w:space="0" w:color="auto"/>
            <w:right w:val="none" w:sz="0" w:space="0" w:color="auto"/>
          </w:divBdr>
        </w:div>
        <w:div w:id="425614913">
          <w:marLeft w:val="640"/>
          <w:marRight w:val="0"/>
          <w:marTop w:val="0"/>
          <w:marBottom w:val="0"/>
          <w:divBdr>
            <w:top w:val="none" w:sz="0" w:space="0" w:color="auto"/>
            <w:left w:val="none" w:sz="0" w:space="0" w:color="auto"/>
            <w:bottom w:val="none" w:sz="0" w:space="0" w:color="auto"/>
            <w:right w:val="none" w:sz="0" w:space="0" w:color="auto"/>
          </w:divBdr>
        </w:div>
        <w:div w:id="436144088">
          <w:marLeft w:val="640"/>
          <w:marRight w:val="0"/>
          <w:marTop w:val="0"/>
          <w:marBottom w:val="0"/>
          <w:divBdr>
            <w:top w:val="none" w:sz="0" w:space="0" w:color="auto"/>
            <w:left w:val="none" w:sz="0" w:space="0" w:color="auto"/>
            <w:bottom w:val="none" w:sz="0" w:space="0" w:color="auto"/>
            <w:right w:val="none" w:sz="0" w:space="0" w:color="auto"/>
          </w:divBdr>
        </w:div>
        <w:div w:id="438065923">
          <w:marLeft w:val="640"/>
          <w:marRight w:val="0"/>
          <w:marTop w:val="0"/>
          <w:marBottom w:val="0"/>
          <w:divBdr>
            <w:top w:val="none" w:sz="0" w:space="0" w:color="auto"/>
            <w:left w:val="none" w:sz="0" w:space="0" w:color="auto"/>
            <w:bottom w:val="none" w:sz="0" w:space="0" w:color="auto"/>
            <w:right w:val="none" w:sz="0" w:space="0" w:color="auto"/>
          </w:divBdr>
        </w:div>
        <w:div w:id="447359274">
          <w:marLeft w:val="640"/>
          <w:marRight w:val="0"/>
          <w:marTop w:val="0"/>
          <w:marBottom w:val="0"/>
          <w:divBdr>
            <w:top w:val="none" w:sz="0" w:space="0" w:color="auto"/>
            <w:left w:val="none" w:sz="0" w:space="0" w:color="auto"/>
            <w:bottom w:val="none" w:sz="0" w:space="0" w:color="auto"/>
            <w:right w:val="none" w:sz="0" w:space="0" w:color="auto"/>
          </w:divBdr>
        </w:div>
        <w:div w:id="455833446">
          <w:marLeft w:val="640"/>
          <w:marRight w:val="0"/>
          <w:marTop w:val="0"/>
          <w:marBottom w:val="0"/>
          <w:divBdr>
            <w:top w:val="none" w:sz="0" w:space="0" w:color="auto"/>
            <w:left w:val="none" w:sz="0" w:space="0" w:color="auto"/>
            <w:bottom w:val="none" w:sz="0" w:space="0" w:color="auto"/>
            <w:right w:val="none" w:sz="0" w:space="0" w:color="auto"/>
          </w:divBdr>
        </w:div>
        <w:div w:id="472016945">
          <w:marLeft w:val="640"/>
          <w:marRight w:val="0"/>
          <w:marTop w:val="0"/>
          <w:marBottom w:val="0"/>
          <w:divBdr>
            <w:top w:val="none" w:sz="0" w:space="0" w:color="auto"/>
            <w:left w:val="none" w:sz="0" w:space="0" w:color="auto"/>
            <w:bottom w:val="none" w:sz="0" w:space="0" w:color="auto"/>
            <w:right w:val="none" w:sz="0" w:space="0" w:color="auto"/>
          </w:divBdr>
        </w:div>
        <w:div w:id="507410253">
          <w:marLeft w:val="640"/>
          <w:marRight w:val="0"/>
          <w:marTop w:val="0"/>
          <w:marBottom w:val="0"/>
          <w:divBdr>
            <w:top w:val="none" w:sz="0" w:space="0" w:color="auto"/>
            <w:left w:val="none" w:sz="0" w:space="0" w:color="auto"/>
            <w:bottom w:val="none" w:sz="0" w:space="0" w:color="auto"/>
            <w:right w:val="none" w:sz="0" w:space="0" w:color="auto"/>
          </w:divBdr>
        </w:div>
        <w:div w:id="516775386">
          <w:marLeft w:val="640"/>
          <w:marRight w:val="0"/>
          <w:marTop w:val="0"/>
          <w:marBottom w:val="0"/>
          <w:divBdr>
            <w:top w:val="none" w:sz="0" w:space="0" w:color="auto"/>
            <w:left w:val="none" w:sz="0" w:space="0" w:color="auto"/>
            <w:bottom w:val="none" w:sz="0" w:space="0" w:color="auto"/>
            <w:right w:val="none" w:sz="0" w:space="0" w:color="auto"/>
          </w:divBdr>
        </w:div>
        <w:div w:id="536744659">
          <w:marLeft w:val="640"/>
          <w:marRight w:val="0"/>
          <w:marTop w:val="0"/>
          <w:marBottom w:val="0"/>
          <w:divBdr>
            <w:top w:val="none" w:sz="0" w:space="0" w:color="auto"/>
            <w:left w:val="none" w:sz="0" w:space="0" w:color="auto"/>
            <w:bottom w:val="none" w:sz="0" w:space="0" w:color="auto"/>
            <w:right w:val="none" w:sz="0" w:space="0" w:color="auto"/>
          </w:divBdr>
        </w:div>
        <w:div w:id="548881974">
          <w:marLeft w:val="640"/>
          <w:marRight w:val="0"/>
          <w:marTop w:val="0"/>
          <w:marBottom w:val="0"/>
          <w:divBdr>
            <w:top w:val="none" w:sz="0" w:space="0" w:color="auto"/>
            <w:left w:val="none" w:sz="0" w:space="0" w:color="auto"/>
            <w:bottom w:val="none" w:sz="0" w:space="0" w:color="auto"/>
            <w:right w:val="none" w:sz="0" w:space="0" w:color="auto"/>
          </w:divBdr>
        </w:div>
        <w:div w:id="583684036">
          <w:marLeft w:val="640"/>
          <w:marRight w:val="0"/>
          <w:marTop w:val="0"/>
          <w:marBottom w:val="0"/>
          <w:divBdr>
            <w:top w:val="none" w:sz="0" w:space="0" w:color="auto"/>
            <w:left w:val="none" w:sz="0" w:space="0" w:color="auto"/>
            <w:bottom w:val="none" w:sz="0" w:space="0" w:color="auto"/>
            <w:right w:val="none" w:sz="0" w:space="0" w:color="auto"/>
          </w:divBdr>
        </w:div>
        <w:div w:id="586810267">
          <w:marLeft w:val="640"/>
          <w:marRight w:val="0"/>
          <w:marTop w:val="0"/>
          <w:marBottom w:val="0"/>
          <w:divBdr>
            <w:top w:val="none" w:sz="0" w:space="0" w:color="auto"/>
            <w:left w:val="none" w:sz="0" w:space="0" w:color="auto"/>
            <w:bottom w:val="none" w:sz="0" w:space="0" w:color="auto"/>
            <w:right w:val="none" w:sz="0" w:space="0" w:color="auto"/>
          </w:divBdr>
        </w:div>
        <w:div w:id="623388562">
          <w:marLeft w:val="640"/>
          <w:marRight w:val="0"/>
          <w:marTop w:val="0"/>
          <w:marBottom w:val="0"/>
          <w:divBdr>
            <w:top w:val="none" w:sz="0" w:space="0" w:color="auto"/>
            <w:left w:val="none" w:sz="0" w:space="0" w:color="auto"/>
            <w:bottom w:val="none" w:sz="0" w:space="0" w:color="auto"/>
            <w:right w:val="none" w:sz="0" w:space="0" w:color="auto"/>
          </w:divBdr>
        </w:div>
        <w:div w:id="684329182">
          <w:marLeft w:val="640"/>
          <w:marRight w:val="0"/>
          <w:marTop w:val="0"/>
          <w:marBottom w:val="0"/>
          <w:divBdr>
            <w:top w:val="none" w:sz="0" w:space="0" w:color="auto"/>
            <w:left w:val="none" w:sz="0" w:space="0" w:color="auto"/>
            <w:bottom w:val="none" w:sz="0" w:space="0" w:color="auto"/>
            <w:right w:val="none" w:sz="0" w:space="0" w:color="auto"/>
          </w:divBdr>
        </w:div>
        <w:div w:id="690566299">
          <w:marLeft w:val="640"/>
          <w:marRight w:val="0"/>
          <w:marTop w:val="0"/>
          <w:marBottom w:val="0"/>
          <w:divBdr>
            <w:top w:val="none" w:sz="0" w:space="0" w:color="auto"/>
            <w:left w:val="none" w:sz="0" w:space="0" w:color="auto"/>
            <w:bottom w:val="none" w:sz="0" w:space="0" w:color="auto"/>
            <w:right w:val="none" w:sz="0" w:space="0" w:color="auto"/>
          </w:divBdr>
        </w:div>
        <w:div w:id="702291512">
          <w:marLeft w:val="640"/>
          <w:marRight w:val="0"/>
          <w:marTop w:val="0"/>
          <w:marBottom w:val="0"/>
          <w:divBdr>
            <w:top w:val="none" w:sz="0" w:space="0" w:color="auto"/>
            <w:left w:val="none" w:sz="0" w:space="0" w:color="auto"/>
            <w:bottom w:val="none" w:sz="0" w:space="0" w:color="auto"/>
            <w:right w:val="none" w:sz="0" w:space="0" w:color="auto"/>
          </w:divBdr>
        </w:div>
        <w:div w:id="744031154">
          <w:marLeft w:val="640"/>
          <w:marRight w:val="0"/>
          <w:marTop w:val="0"/>
          <w:marBottom w:val="0"/>
          <w:divBdr>
            <w:top w:val="none" w:sz="0" w:space="0" w:color="auto"/>
            <w:left w:val="none" w:sz="0" w:space="0" w:color="auto"/>
            <w:bottom w:val="none" w:sz="0" w:space="0" w:color="auto"/>
            <w:right w:val="none" w:sz="0" w:space="0" w:color="auto"/>
          </w:divBdr>
        </w:div>
        <w:div w:id="770054362">
          <w:marLeft w:val="640"/>
          <w:marRight w:val="0"/>
          <w:marTop w:val="0"/>
          <w:marBottom w:val="0"/>
          <w:divBdr>
            <w:top w:val="none" w:sz="0" w:space="0" w:color="auto"/>
            <w:left w:val="none" w:sz="0" w:space="0" w:color="auto"/>
            <w:bottom w:val="none" w:sz="0" w:space="0" w:color="auto"/>
            <w:right w:val="none" w:sz="0" w:space="0" w:color="auto"/>
          </w:divBdr>
        </w:div>
        <w:div w:id="791290940">
          <w:marLeft w:val="640"/>
          <w:marRight w:val="0"/>
          <w:marTop w:val="0"/>
          <w:marBottom w:val="0"/>
          <w:divBdr>
            <w:top w:val="none" w:sz="0" w:space="0" w:color="auto"/>
            <w:left w:val="none" w:sz="0" w:space="0" w:color="auto"/>
            <w:bottom w:val="none" w:sz="0" w:space="0" w:color="auto"/>
            <w:right w:val="none" w:sz="0" w:space="0" w:color="auto"/>
          </w:divBdr>
        </w:div>
        <w:div w:id="802580424">
          <w:marLeft w:val="640"/>
          <w:marRight w:val="0"/>
          <w:marTop w:val="0"/>
          <w:marBottom w:val="0"/>
          <w:divBdr>
            <w:top w:val="none" w:sz="0" w:space="0" w:color="auto"/>
            <w:left w:val="none" w:sz="0" w:space="0" w:color="auto"/>
            <w:bottom w:val="none" w:sz="0" w:space="0" w:color="auto"/>
            <w:right w:val="none" w:sz="0" w:space="0" w:color="auto"/>
          </w:divBdr>
        </w:div>
        <w:div w:id="807169601">
          <w:marLeft w:val="640"/>
          <w:marRight w:val="0"/>
          <w:marTop w:val="0"/>
          <w:marBottom w:val="0"/>
          <w:divBdr>
            <w:top w:val="none" w:sz="0" w:space="0" w:color="auto"/>
            <w:left w:val="none" w:sz="0" w:space="0" w:color="auto"/>
            <w:bottom w:val="none" w:sz="0" w:space="0" w:color="auto"/>
            <w:right w:val="none" w:sz="0" w:space="0" w:color="auto"/>
          </w:divBdr>
        </w:div>
        <w:div w:id="823010856">
          <w:marLeft w:val="640"/>
          <w:marRight w:val="0"/>
          <w:marTop w:val="0"/>
          <w:marBottom w:val="0"/>
          <w:divBdr>
            <w:top w:val="none" w:sz="0" w:space="0" w:color="auto"/>
            <w:left w:val="none" w:sz="0" w:space="0" w:color="auto"/>
            <w:bottom w:val="none" w:sz="0" w:space="0" w:color="auto"/>
            <w:right w:val="none" w:sz="0" w:space="0" w:color="auto"/>
          </w:divBdr>
        </w:div>
        <w:div w:id="834029423">
          <w:marLeft w:val="640"/>
          <w:marRight w:val="0"/>
          <w:marTop w:val="0"/>
          <w:marBottom w:val="0"/>
          <w:divBdr>
            <w:top w:val="none" w:sz="0" w:space="0" w:color="auto"/>
            <w:left w:val="none" w:sz="0" w:space="0" w:color="auto"/>
            <w:bottom w:val="none" w:sz="0" w:space="0" w:color="auto"/>
            <w:right w:val="none" w:sz="0" w:space="0" w:color="auto"/>
          </w:divBdr>
        </w:div>
        <w:div w:id="857699503">
          <w:marLeft w:val="640"/>
          <w:marRight w:val="0"/>
          <w:marTop w:val="0"/>
          <w:marBottom w:val="0"/>
          <w:divBdr>
            <w:top w:val="none" w:sz="0" w:space="0" w:color="auto"/>
            <w:left w:val="none" w:sz="0" w:space="0" w:color="auto"/>
            <w:bottom w:val="none" w:sz="0" w:space="0" w:color="auto"/>
            <w:right w:val="none" w:sz="0" w:space="0" w:color="auto"/>
          </w:divBdr>
        </w:div>
        <w:div w:id="863905692">
          <w:marLeft w:val="640"/>
          <w:marRight w:val="0"/>
          <w:marTop w:val="0"/>
          <w:marBottom w:val="0"/>
          <w:divBdr>
            <w:top w:val="none" w:sz="0" w:space="0" w:color="auto"/>
            <w:left w:val="none" w:sz="0" w:space="0" w:color="auto"/>
            <w:bottom w:val="none" w:sz="0" w:space="0" w:color="auto"/>
            <w:right w:val="none" w:sz="0" w:space="0" w:color="auto"/>
          </w:divBdr>
        </w:div>
        <w:div w:id="876159753">
          <w:marLeft w:val="640"/>
          <w:marRight w:val="0"/>
          <w:marTop w:val="0"/>
          <w:marBottom w:val="0"/>
          <w:divBdr>
            <w:top w:val="none" w:sz="0" w:space="0" w:color="auto"/>
            <w:left w:val="none" w:sz="0" w:space="0" w:color="auto"/>
            <w:bottom w:val="none" w:sz="0" w:space="0" w:color="auto"/>
            <w:right w:val="none" w:sz="0" w:space="0" w:color="auto"/>
          </w:divBdr>
        </w:div>
        <w:div w:id="973608179">
          <w:marLeft w:val="640"/>
          <w:marRight w:val="0"/>
          <w:marTop w:val="0"/>
          <w:marBottom w:val="0"/>
          <w:divBdr>
            <w:top w:val="none" w:sz="0" w:space="0" w:color="auto"/>
            <w:left w:val="none" w:sz="0" w:space="0" w:color="auto"/>
            <w:bottom w:val="none" w:sz="0" w:space="0" w:color="auto"/>
            <w:right w:val="none" w:sz="0" w:space="0" w:color="auto"/>
          </w:divBdr>
        </w:div>
        <w:div w:id="993334970">
          <w:marLeft w:val="640"/>
          <w:marRight w:val="0"/>
          <w:marTop w:val="0"/>
          <w:marBottom w:val="0"/>
          <w:divBdr>
            <w:top w:val="none" w:sz="0" w:space="0" w:color="auto"/>
            <w:left w:val="none" w:sz="0" w:space="0" w:color="auto"/>
            <w:bottom w:val="none" w:sz="0" w:space="0" w:color="auto"/>
            <w:right w:val="none" w:sz="0" w:space="0" w:color="auto"/>
          </w:divBdr>
        </w:div>
        <w:div w:id="1047530481">
          <w:marLeft w:val="640"/>
          <w:marRight w:val="0"/>
          <w:marTop w:val="0"/>
          <w:marBottom w:val="0"/>
          <w:divBdr>
            <w:top w:val="none" w:sz="0" w:space="0" w:color="auto"/>
            <w:left w:val="none" w:sz="0" w:space="0" w:color="auto"/>
            <w:bottom w:val="none" w:sz="0" w:space="0" w:color="auto"/>
            <w:right w:val="none" w:sz="0" w:space="0" w:color="auto"/>
          </w:divBdr>
        </w:div>
        <w:div w:id="1064374914">
          <w:marLeft w:val="640"/>
          <w:marRight w:val="0"/>
          <w:marTop w:val="0"/>
          <w:marBottom w:val="0"/>
          <w:divBdr>
            <w:top w:val="none" w:sz="0" w:space="0" w:color="auto"/>
            <w:left w:val="none" w:sz="0" w:space="0" w:color="auto"/>
            <w:bottom w:val="none" w:sz="0" w:space="0" w:color="auto"/>
            <w:right w:val="none" w:sz="0" w:space="0" w:color="auto"/>
          </w:divBdr>
        </w:div>
        <w:div w:id="1075280872">
          <w:marLeft w:val="640"/>
          <w:marRight w:val="0"/>
          <w:marTop w:val="0"/>
          <w:marBottom w:val="0"/>
          <w:divBdr>
            <w:top w:val="none" w:sz="0" w:space="0" w:color="auto"/>
            <w:left w:val="none" w:sz="0" w:space="0" w:color="auto"/>
            <w:bottom w:val="none" w:sz="0" w:space="0" w:color="auto"/>
            <w:right w:val="none" w:sz="0" w:space="0" w:color="auto"/>
          </w:divBdr>
        </w:div>
        <w:div w:id="1082605881">
          <w:marLeft w:val="640"/>
          <w:marRight w:val="0"/>
          <w:marTop w:val="0"/>
          <w:marBottom w:val="0"/>
          <w:divBdr>
            <w:top w:val="none" w:sz="0" w:space="0" w:color="auto"/>
            <w:left w:val="none" w:sz="0" w:space="0" w:color="auto"/>
            <w:bottom w:val="none" w:sz="0" w:space="0" w:color="auto"/>
            <w:right w:val="none" w:sz="0" w:space="0" w:color="auto"/>
          </w:divBdr>
        </w:div>
        <w:div w:id="1112239620">
          <w:marLeft w:val="640"/>
          <w:marRight w:val="0"/>
          <w:marTop w:val="0"/>
          <w:marBottom w:val="0"/>
          <w:divBdr>
            <w:top w:val="none" w:sz="0" w:space="0" w:color="auto"/>
            <w:left w:val="none" w:sz="0" w:space="0" w:color="auto"/>
            <w:bottom w:val="none" w:sz="0" w:space="0" w:color="auto"/>
            <w:right w:val="none" w:sz="0" w:space="0" w:color="auto"/>
          </w:divBdr>
        </w:div>
        <w:div w:id="1113986906">
          <w:marLeft w:val="640"/>
          <w:marRight w:val="0"/>
          <w:marTop w:val="0"/>
          <w:marBottom w:val="0"/>
          <w:divBdr>
            <w:top w:val="none" w:sz="0" w:space="0" w:color="auto"/>
            <w:left w:val="none" w:sz="0" w:space="0" w:color="auto"/>
            <w:bottom w:val="none" w:sz="0" w:space="0" w:color="auto"/>
            <w:right w:val="none" w:sz="0" w:space="0" w:color="auto"/>
          </w:divBdr>
        </w:div>
        <w:div w:id="1151562652">
          <w:marLeft w:val="640"/>
          <w:marRight w:val="0"/>
          <w:marTop w:val="0"/>
          <w:marBottom w:val="0"/>
          <w:divBdr>
            <w:top w:val="none" w:sz="0" w:space="0" w:color="auto"/>
            <w:left w:val="none" w:sz="0" w:space="0" w:color="auto"/>
            <w:bottom w:val="none" w:sz="0" w:space="0" w:color="auto"/>
            <w:right w:val="none" w:sz="0" w:space="0" w:color="auto"/>
          </w:divBdr>
        </w:div>
        <w:div w:id="1162891211">
          <w:marLeft w:val="640"/>
          <w:marRight w:val="0"/>
          <w:marTop w:val="0"/>
          <w:marBottom w:val="0"/>
          <w:divBdr>
            <w:top w:val="none" w:sz="0" w:space="0" w:color="auto"/>
            <w:left w:val="none" w:sz="0" w:space="0" w:color="auto"/>
            <w:bottom w:val="none" w:sz="0" w:space="0" w:color="auto"/>
            <w:right w:val="none" w:sz="0" w:space="0" w:color="auto"/>
          </w:divBdr>
        </w:div>
        <w:div w:id="1167551513">
          <w:marLeft w:val="640"/>
          <w:marRight w:val="0"/>
          <w:marTop w:val="0"/>
          <w:marBottom w:val="0"/>
          <w:divBdr>
            <w:top w:val="none" w:sz="0" w:space="0" w:color="auto"/>
            <w:left w:val="none" w:sz="0" w:space="0" w:color="auto"/>
            <w:bottom w:val="none" w:sz="0" w:space="0" w:color="auto"/>
            <w:right w:val="none" w:sz="0" w:space="0" w:color="auto"/>
          </w:divBdr>
        </w:div>
        <w:div w:id="1173493650">
          <w:marLeft w:val="640"/>
          <w:marRight w:val="0"/>
          <w:marTop w:val="0"/>
          <w:marBottom w:val="0"/>
          <w:divBdr>
            <w:top w:val="none" w:sz="0" w:space="0" w:color="auto"/>
            <w:left w:val="none" w:sz="0" w:space="0" w:color="auto"/>
            <w:bottom w:val="none" w:sz="0" w:space="0" w:color="auto"/>
            <w:right w:val="none" w:sz="0" w:space="0" w:color="auto"/>
          </w:divBdr>
        </w:div>
        <w:div w:id="1185094515">
          <w:marLeft w:val="640"/>
          <w:marRight w:val="0"/>
          <w:marTop w:val="0"/>
          <w:marBottom w:val="0"/>
          <w:divBdr>
            <w:top w:val="none" w:sz="0" w:space="0" w:color="auto"/>
            <w:left w:val="none" w:sz="0" w:space="0" w:color="auto"/>
            <w:bottom w:val="none" w:sz="0" w:space="0" w:color="auto"/>
            <w:right w:val="none" w:sz="0" w:space="0" w:color="auto"/>
          </w:divBdr>
        </w:div>
        <w:div w:id="1257325406">
          <w:marLeft w:val="640"/>
          <w:marRight w:val="0"/>
          <w:marTop w:val="0"/>
          <w:marBottom w:val="0"/>
          <w:divBdr>
            <w:top w:val="none" w:sz="0" w:space="0" w:color="auto"/>
            <w:left w:val="none" w:sz="0" w:space="0" w:color="auto"/>
            <w:bottom w:val="none" w:sz="0" w:space="0" w:color="auto"/>
            <w:right w:val="none" w:sz="0" w:space="0" w:color="auto"/>
          </w:divBdr>
        </w:div>
        <w:div w:id="1259677525">
          <w:marLeft w:val="640"/>
          <w:marRight w:val="0"/>
          <w:marTop w:val="0"/>
          <w:marBottom w:val="0"/>
          <w:divBdr>
            <w:top w:val="none" w:sz="0" w:space="0" w:color="auto"/>
            <w:left w:val="none" w:sz="0" w:space="0" w:color="auto"/>
            <w:bottom w:val="none" w:sz="0" w:space="0" w:color="auto"/>
            <w:right w:val="none" w:sz="0" w:space="0" w:color="auto"/>
          </w:divBdr>
        </w:div>
        <w:div w:id="1290011156">
          <w:marLeft w:val="640"/>
          <w:marRight w:val="0"/>
          <w:marTop w:val="0"/>
          <w:marBottom w:val="0"/>
          <w:divBdr>
            <w:top w:val="none" w:sz="0" w:space="0" w:color="auto"/>
            <w:left w:val="none" w:sz="0" w:space="0" w:color="auto"/>
            <w:bottom w:val="none" w:sz="0" w:space="0" w:color="auto"/>
            <w:right w:val="none" w:sz="0" w:space="0" w:color="auto"/>
          </w:divBdr>
        </w:div>
        <w:div w:id="1292397968">
          <w:marLeft w:val="640"/>
          <w:marRight w:val="0"/>
          <w:marTop w:val="0"/>
          <w:marBottom w:val="0"/>
          <w:divBdr>
            <w:top w:val="none" w:sz="0" w:space="0" w:color="auto"/>
            <w:left w:val="none" w:sz="0" w:space="0" w:color="auto"/>
            <w:bottom w:val="none" w:sz="0" w:space="0" w:color="auto"/>
            <w:right w:val="none" w:sz="0" w:space="0" w:color="auto"/>
          </w:divBdr>
        </w:div>
        <w:div w:id="1325282319">
          <w:marLeft w:val="640"/>
          <w:marRight w:val="0"/>
          <w:marTop w:val="0"/>
          <w:marBottom w:val="0"/>
          <w:divBdr>
            <w:top w:val="none" w:sz="0" w:space="0" w:color="auto"/>
            <w:left w:val="none" w:sz="0" w:space="0" w:color="auto"/>
            <w:bottom w:val="none" w:sz="0" w:space="0" w:color="auto"/>
            <w:right w:val="none" w:sz="0" w:space="0" w:color="auto"/>
          </w:divBdr>
        </w:div>
        <w:div w:id="1380740933">
          <w:marLeft w:val="640"/>
          <w:marRight w:val="0"/>
          <w:marTop w:val="0"/>
          <w:marBottom w:val="0"/>
          <w:divBdr>
            <w:top w:val="none" w:sz="0" w:space="0" w:color="auto"/>
            <w:left w:val="none" w:sz="0" w:space="0" w:color="auto"/>
            <w:bottom w:val="none" w:sz="0" w:space="0" w:color="auto"/>
            <w:right w:val="none" w:sz="0" w:space="0" w:color="auto"/>
          </w:divBdr>
        </w:div>
        <w:div w:id="1418285241">
          <w:marLeft w:val="640"/>
          <w:marRight w:val="0"/>
          <w:marTop w:val="0"/>
          <w:marBottom w:val="0"/>
          <w:divBdr>
            <w:top w:val="none" w:sz="0" w:space="0" w:color="auto"/>
            <w:left w:val="none" w:sz="0" w:space="0" w:color="auto"/>
            <w:bottom w:val="none" w:sz="0" w:space="0" w:color="auto"/>
            <w:right w:val="none" w:sz="0" w:space="0" w:color="auto"/>
          </w:divBdr>
        </w:div>
        <w:div w:id="1425951413">
          <w:marLeft w:val="640"/>
          <w:marRight w:val="0"/>
          <w:marTop w:val="0"/>
          <w:marBottom w:val="0"/>
          <w:divBdr>
            <w:top w:val="none" w:sz="0" w:space="0" w:color="auto"/>
            <w:left w:val="none" w:sz="0" w:space="0" w:color="auto"/>
            <w:bottom w:val="none" w:sz="0" w:space="0" w:color="auto"/>
            <w:right w:val="none" w:sz="0" w:space="0" w:color="auto"/>
          </w:divBdr>
        </w:div>
        <w:div w:id="1431465691">
          <w:marLeft w:val="640"/>
          <w:marRight w:val="0"/>
          <w:marTop w:val="0"/>
          <w:marBottom w:val="0"/>
          <w:divBdr>
            <w:top w:val="none" w:sz="0" w:space="0" w:color="auto"/>
            <w:left w:val="none" w:sz="0" w:space="0" w:color="auto"/>
            <w:bottom w:val="none" w:sz="0" w:space="0" w:color="auto"/>
            <w:right w:val="none" w:sz="0" w:space="0" w:color="auto"/>
          </w:divBdr>
        </w:div>
        <w:div w:id="1442340544">
          <w:marLeft w:val="640"/>
          <w:marRight w:val="0"/>
          <w:marTop w:val="0"/>
          <w:marBottom w:val="0"/>
          <w:divBdr>
            <w:top w:val="none" w:sz="0" w:space="0" w:color="auto"/>
            <w:left w:val="none" w:sz="0" w:space="0" w:color="auto"/>
            <w:bottom w:val="none" w:sz="0" w:space="0" w:color="auto"/>
            <w:right w:val="none" w:sz="0" w:space="0" w:color="auto"/>
          </w:divBdr>
        </w:div>
        <w:div w:id="1444885143">
          <w:marLeft w:val="640"/>
          <w:marRight w:val="0"/>
          <w:marTop w:val="0"/>
          <w:marBottom w:val="0"/>
          <w:divBdr>
            <w:top w:val="none" w:sz="0" w:space="0" w:color="auto"/>
            <w:left w:val="none" w:sz="0" w:space="0" w:color="auto"/>
            <w:bottom w:val="none" w:sz="0" w:space="0" w:color="auto"/>
            <w:right w:val="none" w:sz="0" w:space="0" w:color="auto"/>
          </w:divBdr>
        </w:div>
        <w:div w:id="1484271846">
          <w:marLeft w:val="640"/>
          <w:marRight w:val="0"/>
          <w:marTop w:val="0"/>
          <w:marBottom w:val="0"/>
          <w:divBdr>
            <w:top w:val="none" w:sz="0" w:space="0" w:color="auto"/>
            <w:left w:val="none" w:sz="0" w:space="0" w:color="auto"/>
            <w:bottom w:val="none" w:sz="0" w:space="0" w:color="auto"/>
            <w:right w:val="none" w:sz="0" w:space="0" w:color="auto"/>
          </w:divBdr>
        </w:div>
        <w:div w:id="1540241291">
          <w:marLeft w:val="640"/>
          <w:marRight w:val="0"/>
          <w:marTop w:val="0"/>
          <w:marBottom w:val="0"/>
          <w:divBdr>
            <w:top w:val="none" w:sz="0" w:space="0" w:color="auto"/>
            <w:left w:val="none" w:sz="0" w:space="0" w:color="auto"/>
            <w:bottom w:val="none" w:sz="0" w:space="0" w:color="auto"/>
            <w:right w:val="none" w:sz="0" w:space="0" w:color="auto"/>
          </w:divBdr>
        </w:div>
        <w:div w:id="1565605989">
          <w:marLeft w:val="640"/>
          <w:marRight w:val="0"/>
          <w:marTop w:val="0"/>
          <w:marBottom w:val="0"/>
          <w:divBdr>
            <w:top w:val="none" w:sz="0" w:space="0" w:color="auto"/>
            <w:left w:val="none" w:sz="0" w:space="0" w:color="auto"/>
            <w:bottom w:val="none" w:sz="0" w:space="0" w:color="auto"/>
            <w:right w:val="none" w:sz="0" w:space="0" w:color="auto"/>
          </w:divBdr>
        </w:div>
        <w:div w:id="1573933496">
          <w:marLeft w:val="640"/>
          <w:marRight w:val="0"/>
          <w:marTop w:val="0"/>
          <w:marBottom w:val="0"/>
          <w:divBdr>
            <w:top w:val="none" w:sz="0" w:space="0" w:color="auto"/>
            <w:left w:val="none" w:sz="0" w:space="0" w:color="auto"/>
            <w:bottom w:val="none" w:sz="0" w:space="0" w:color="auto"/>
            <w:right w:val="none" w:sz="0" w:space="0" w:color="auto"/>
          </w:divBdr>
        </w:div>
        <w:div w:id="1576815605">
          <w:marLeft w:val="640"/>
          <w:marRight w:val="0"/>
          <w:marTop w:val="0"/>
          <w:marBottom w:val="0"/>
          <w:divBdr>
            <w:top w:val="none" w:sz="0" w:space="0" w:color="auto"/>
            <w:left w:val="none" w:sz="0" w:space="0" w:color="auto"/>
            <w:bottom w:val="none" w:sz="0" w:space="0" w:color="auto"/>
            <w:right w:val="none" w:sz="0" w:space="0" w:color="auto"/>
          </w:divBdr>
        </w:div>
        <w:div w:id="1585610242">
          <w:marLeft w:val="640"/>
          <w:marRight w:val="0"/>
          <w:marTop w:val="0"/>
          <w:marBottom w:val="0"/>
          <w:divBdr>
            <w:top w:val="none" w:sz="0" w:space="0" w:color="auto"/>
            <w:left w:val="none" w:sz="0" w:space="0" w:color="auto"/>
            <w:bottom w:val="none" w:sz="0" w:space="0" w:color="auto"/>
            <w:right w:val="none" w:sz="0" w:space="0" w:color="auto"/>
          </w:divBdr>
        </w:div>
        <w:div w:id="1585646603">
          <w:marLeft w:val="640"/>
          <w:marRight w:val="0"/>
          <w:marTop w:val="0"/>
          <w:marBottom w:val="0"/>
          <w:divBdr>
            <w:top w:val="none" w:sz="0" w:space="0" w:color="auto"/>
            <w:left w:val="none" w:sz="0" w:space="0" w:color="auto"/>
            <w:bottom w:val="none" w:sz="0" w:space="0" w:color="auto"/>
            <w:right w:val="none" w:sz="0" w:space="0" w:color="auto"/>
          </w:divBdr>
        </w:div>
        <w:div w:id="1588533746">
          <w:marLeft w:val="640"/>
          <w:marRight w:val="0"/>
          <w:marTop w:val="0"/>
          <w:marBottom w:val="0"/>
          <w:divBdr>
            <w:top w:val="none" w:sz="0" w:space="0" w:color="auto"/>
            <w:left w:val="none" w:sz="0" w:space="0" w:color="auto"/>
            <w:bottom w:val="none" w:sz="0" w:space="0" w:color="auto"/>
            <w:right w:val="none" w:sz="0" w:space="0" w:color="auto"/>
          </w:divBdr>
        </w:div>
        <w:div w:id="1635216649">
          <w:marLeft w:val="640"/>
          <w:marRight w:val="0"/>
          <w:marTop w:val="0"/>
          <w:marBottom w:val="0"/>
          <w:divBdr>
            <w:top w:val="none" w:sz="0" w:space="0" w:color="auto"/>
            <w:left w:val="none" w:sz="0" w:space="0" w:color="auto"/>
            <w:bottom w:val="none" w:sz="0" w:space="0" w:color="auto"/>
            <w:right w:val="none" w:sz="0" w:space="0" w:color="auto"/>
          </w:divBdr>
        </w:div>
        <w:div w:id="1647465634">
          <w:marLeft w:val="640"/>
          <w:marRight w:val="0"/>
          <w:marTop w:val="0"/>
          <w:marBottom w:val="0"/>
          <w:divBdr>
            <w:top w:val="none" w:sz="0" w:space="0" w:color="auto"/>
            <w:left w:val="none" w:sz="0" w:space="0" w:color="auto"/>
            <w:bottom w:val="none" w:sz="0" w:space="0" w:color="auto"/>
            <w:right w:val="none" w:sz="0" w:space="0" w:color="auto"/>
          </w:divBdr>
        </w:div>
        <w:div w:id="1680961511">
          <w:marLeft w:val="640"/>
          <w:marRight w:val="0"/>
          <w:marTop w:val="0"/>
          <w:marBottom w:val="0"/>
          <w:divBdr>
            <w:top w:val="none" w:sz="0" w:space="0" w:color="auto"/>
            <w:left w:val="none" w:sz="0" w:space="0" w:color="auto"/>
            <w:bottom w:val="none" w:sz="0" w:space="0" w:color="auto"/>
            <w:right w:val="none" w:sz="0" w:space="0" w:color="auto"/>
          </w:divBdr>
        </w:div>
        <w:div w:id="1681203281">
          <w:marLeft w:val="640"/>
          <w:marRight w:val="0"/>
          <w:marTop w:val="0"/>
          <w:marBottom w:val="0"/>
          <w:divBdr>
            <w:top w:val="none" w:sz="0" w:space="0" w:color="auto"/>
            <w:left w:val="none" w:sz="0" w:space="0" w:color="auto"/>
            <w:bottom w:val="none" w:sz="0" w:space="0" w:color="auto"/>
            <w:right w:val="none" w:sz="0" w:space="0" w:color="auto"/>
          </w:divBdr>
        </w:div>
        <w:div w:id="1694186786">
          <w:marLeft w:val="640"/>
          <w:marRight w:val="0"/>
          <w:marTop w:val="0"/>
          <w:marBottom w:val="0"/>
          <w:divBdr>
            <w:top w:val="none" w:sz="0" w:space="0" w:color="auto"/>
            <w:left w:val="none" w:sz="0" w:space="0" w:color="auto"/>
            <w:bottom w:val="none" w:sz="0" w:space="0" w:color="auto"/>
            <w:right w:val="none" w:sz="0" w:space="0" w:color="auto"/>
          </w:divBdr>
        </w:div>
        <w:div w:id="1699502680">
          <w:marLeft w:val="640"/>
          <w:marRight w:val="0"/>
          <w:marTop w:val="0"/>
          <w:marBottom w:val="0"/>
          <w:divBdr>
            <w:top w:val="none" w:sz="0" w:space="0" w:color="auto"/>
            <w:left w:val="none" w:sz="0" w:space="0" w:color="auto"/>
            <w:bottom w:val="none" w:sz="0" w:space="0" w:color="auto"/>
            <w:right w:val="none" w:sz="0" w:space="0" w:color="auto"/>
          </w:divBdr>
        </w:div>
        <w:div w:id="1744181895">
          <w:marLeft w:val="640"/>
          <w:marRight w:val="0"/>
          <w:marTop w:val="0"/>
          <w:marBottom w:val="0"/>
          <w:divBdr>
            <w:top w:val="none" w:sz="0" w:space="0" w:color="auto"/>
            <w:left w:val="none" w:sz="0" w:space="0" w:color="auto"/>
            <w:bottom w:val="none" w:sz="0" w:space="0" w:color="auto"/>
            <w:right w:val="none" w:sz="0" w:space="0" w:color="auto"/>
          </w:divBdr>
        </w:div>
        <w:div w:id="1779254237">
          <w:marLeft w:val="640"/>
          <w:marRight w:val="0"/>
          <w:marTop w:val="0"/>
          <w:marBottom w:val="0"/>
          <w:divBdr>
            <w:top w:val="none" w:sz="0" w:space="0" w:color="auto"/>
            <w:left w:val="none" w:sz="0" w:space="0" w:color="auto"/>
            <w:bottom w:val="none" w:sz="0" w:space="0" w:color="auto"/>
            <w:right w:val="none" w:sz="0" w:space="0" w:color="auto"/>
          </w:divBdr>
        </w:div>
        <w:div w:id="1827548503">
          <w:marLeft w:val="640"/>
          <w:marRight w:val="0"/>
          <w:marTop w:val="0"/>
          <w:marBottom w:val="0"/>
          <w:divBdr>
            <w:top w:val="none" w:sz="0" w:space="0" w:color="auto"/>
            <w:left w:val="none" w:sz="0" w:space="0" w:color="auto"/>
            <w:bottom w:val="none" w:sz="0" w:space="0" w:color="auto"/>
            <w:right w:val="none" w:sz="0" w:space="0" w:color="auto"/>
          </w:divBdr>
        </w:div>
        <w:div w:id="1844008738">
          <w:marLeft w:val="640"/>
          <w:marRight w:val="0"/>
          <w:marTop w:val="0"/>
          <w:marBottom w:val="0"/>
          <w:divBdr>
            <w:top w:val="none" w:sz="0" w:space="0" w:color="auto"/>
            <w:left w:val="none" w:sz="0" w:space="0" w:color="auto"/>
            <w:bottom w:val="none" w:sz="0" w:space="0" w:color="auto"/>
            <w:right w:val="none" w:sz="0" w:space="0" w:color="auto"/>
          </w:divBdr>
        </w:div>
        <w:div w:id="1897546817">
          <w:marLeft w:val="640"/>
          <w:marRight w:val="0"/>
          <w:marTop w:val="0"/>
          <w:marBottom w:val="0"/>
          <w:divBdr>
            <w:top w:val="none" w:sz="0" w:space="0" w:color="auto"/>
            <w:left w:val="none" w:sz="0" w:space="0" w:color="auto"/>
            <w:bottom w:val="none" w:sz="0" w:space="0" w:color="auto"/>
            <w:right w:val="none" w:sz="0" w:space="0" w:color="auto"/>
          </w:divBdr>
        </w:div>
        <w:div w:id="1910768924">
          <w:marLeft w:val="640"/>
          <w:marRight w:val="0"/>
          <w:marTop w:val="0"/>
          <w:marBottom w:val="0"/>
          <w:divBdr>
            <w:top w:val="none" w:sz="0" w:space="0" w:color="auto"/>
            <w:left w:val="none" w:sz="0" w:space="0" w:color="auto"/>
            <w:bottom w:val="none" w:sz="0" w:space="0" w:color="auto"/>
            <w:right w:val="none" w:sz="0" w:space="0" w:color="auto"/>
          </w:divBdr>
        </w:div>
        <w:div w:id="1948389933">
          <w:marLeft w:val="640"/>
          <w:marRight w:val="0"/>
          <w:marTop w:val="0"/>
          <w:marBottom w:val="0"/>
          <w:divBdr>
            <w:top w:val="none" w:sz="0" w:space="0" w:color="auto"/>
            <w:left w:val="none" w:sz="0" w:space="0" w:color="auto"/>
            <w:bottom w:val="none" w:sz="0" w:space="0" w:color="auto"/>
            <w:right w:val="none" w:sz="0" w:space="0" w:color="auto"/>
          </w:divBdr>
        </w:div>
        <w:div w:id="1973171961">
          <w:marLeft w:val="640"/>
          <w:marRight w:val="0"/>
          <w:marTop w:val="0"/>
          <w:marBottom w:val="0"/>
          <w:divBdr>
            <w:top w:val="none" w:sz="0" w:space="0" w:color="auto"/>
            <w:left w:val="none" w:sz="0" w:space="0" w:color="auto"/>
            <w:bottom w:val="none" w:sz="0" w:space="0" w:color="auto"/>
            <w:right w:val="none" w:sz="0" w:space="0" w:color="auto"/>
          </w:divBdr>
        </w:div>
        <w:div w:id="1977903869">
          <w:marLeft w:val="640"/>
          <w:marRight w:val="0"/>
          <w:marTop w:val="0"/>
          <w:marBottom w:val="0"/>
          <w:divBdr>
            <w:top w:val="none" w:sz="0" w:space="0" w:color="auto"/>
            <w:left w:val="none" w:sz="0" w:space="0" w:color="auto"/>
            <w:bottom w:val="none" w:sz="0" w:space="0" w:color="auto"/>
            <w:right w:val="none" w:sz="0" w:space="0" w:color="auto"/>
          </w:divBdr>
        </w:div>
        <w:div w:id="2000038186">
          <w:marLeft w:val="640"/>
          <w:marRight w:val="0"/>
          <w:marTop w:val="0"/>
          <w:marBottom w:val="0"/>
          <w:divBdr>
            <w:top w:val="none" w:sz="0" w:space="0" w:color="auto"/>
            <w:left w:val="none" w:sz="0" w:space="0" w:color="auto"/>
            <w:bottom w:val="none" w:sz="0" w:space="0" w:color="auto"/>
            <w:right w:val="none" w:sz="0" w:space="0" w:color="auto"/>
          </w:divBdr>
        </w:div>
        <w:div w:id="2003387208">
          <w:marLeft w:val="640"/>
          <w:marRight w:val="0"/>
          <w:marTop w:val="0"/>
          <w:marBottom w:val="0"/>
          <w:divBdr>
            <w:top w:val="none" w:sz="0" w:space="0" w:color="auto"/>
            <w:left w:val="none" w:sz="0" w:space="0" w:color="auto"/>
            <w:bottom w:val="none" w:sz="0" w:space="0" w:color="auto"/>
            <w:right w:val="none" w:sz="0" w:space="0" w:color="auto"/>
          </w:divBdr>
        </w:div>
        <w:div w:id="2012873160">
          <w:marLeft w:val="640"/>
          <w:marRight w:val="0"/>
          <w:marTop w:val="0"/>
          <w:marBottom w:val="0"/>
          <w:divBdr>
            <w:top w:val="none" w:sz="0" w:space="0" w:color="auto"/>
            <w:left w:val="none" w:sz="0" w:space="0" w:color="auto"/>
            <w:bottom w:val="none" w:sz="0" w:space="0" w:color="auto"/>
            <w:right w:val="none" w:sz="0" w:space="0" w:color="auto"/>
          </w:divBdr>
        </w:div>
        <w:div w:id="2022849417">
          <w:marLeft w:val="640"/>
          <w:marRight w:val="0"/>
          <w:marTop w:val="0"/>
          <w:marBottom w:val="0"/>
          <w:divBdr>
            <w:top w:val="none" w:sz="0" w:space="0" w:color="auto"/>
            <w:left w:val="none" w:sz="0" w:space="0" w:color="auto"/>
            <w:bottom w:val="none" w:sz="0" w:space="0" w:color="auto"/>
            <w:right w:val="none" w:sz="0" w:space="0" w:color="auto"/>
          </w:divBdr>
        </w:div>
        <w:div w:id="2046099655">
          <w:marLeft w:val="640"/>
          <w:marRight w:val="0"/>
          <w:marTop w:val="0"/>
          <w:marBottom w:val="0"/>
          <w:divBdr>
            <w:top w:val="none" w:sz="0" w:space="0" w:color="auto"/>
            <w:left w:val="none" w:sz="0" w:space="0" w:color="auto"/>
            <w:bottom w:val="none" w:sz="0" w:space="0" w:color="auto"/>
            <w:right w:val="none" w:sz="0" w:space="0" w:color="auto"/>
          </w:divBdr>
        </w:div>
        <w:div w:id="2076463877">
          <w:marLeft w:val="640"/>
          <w:marRight w:val="0"/>
          <w:marTop w:val="0"/>
          <w:marBottom w:val="0"/>
          <w:divBdr>
            <w:top w:val="none" w:sz="0" w:space="0" w:color="auto"/>
            <w:left w:val="none" w:sz="0" w:space="0" w:color="auto"/>
            <w:bottom w:val="none" w:sz="0" w:space="0" w:color="auto"/>
            <w:right w:val="none" w:sz="0" w:space="0" w:color="auto"/>
          </w:divBdr>
        </w:div>
        <w:div w:id="2083478646">
          <w:marLeft w:val="640"/>
          <w:marRight w:val="0"/>
          <w:marTop w:val="0"/>
          <w:marBottom w:val="0"/>
          <w:divBdr>
            <w:top w:val="none" w:sz="0" w:space="0" w:color="auto"/>
            <w:left w:val="none" w:sz="0" w:space="0" w:color="auto"/>
            <w:bottom w:val="none" w:sz="0" w:space="0" w:color="auto"/>
            <w:right w:val="none" w:sz="0" w:space="0" w:color="auto"/>
          </w:divBdr>
        </w:div>
        <w:div w:id="2106028057">
          <w:marLeft w:val="640"/>
          <w:marRight w:val="0"/>
          <w:marTop w:val="0"/>
          <w:marBottom w:val="0"/>
          <w:divBdr>
            <w:top w:val="none" w:sz="0" w:space="0" w:color="auto"/>
            <w:left w:val="none" w:sz="0" w:space="0" w:color="auto"/>
            <w:bottom w:val="none" w:sz="0" w:space="0" w:color="auto"/>
            <w:right w:val="none" w:sz="0" w:space="0" w:color="auto"/>
          </w:divBdr>
        </w:div>
      </w:divsChild>
    </w:div>
    <w:div w:id="412819104">
      <w:marLeft w:val="640"/>
      <w:marRight w:val="0"/>
      <w:marTop w:val="0"/>
      <w:marBottom w:val="0"/>
      <w:divBdr>
        <w:top w:val="none" w:sz="0" w:space="0" w:color="auto"/>
        <w:left w:val="none" w:sz="0" w:space="0" w:color="auto"/>
        <w:bottom w:val="none" w:sz="0" w:space="0" w:color="auto"/>
        <w:right w:val="none" w:sz="0" w:space="0" w:color="auto"/>
      </w:divBdr>
    </w:div>
    <w:div w:id="413891700">
      <w:marLeft w:val="640"/>
      <w:marRight w:val="0"/>
      <w:marTop w:val="0"/>
      <w:marBottom w:val="0"/>
      <w:divBdr>
        <w:top w:val="none" w:sz="0" w:space="0" w:color="auto"/>
        <w:left w:val="none" w:sz="0" w:space="0" w:color="auto"/>
        <w:bottom w:val="none" w:sz="0" w:space="0" w:color="auto"/>
        <w:right w:val="none" w:sz="0" w:space="0" w:color="auto"/>
      </w:divBdr>
    </w:div>
    <w:div w:id="413943011">
      <w:marLeft w:val="640"/>
      <w:marRight w:val="0"/>
      <w:marTop w:val="0"/>
      <w:marBottom w:val="0"/>
      <w:divBdr>
        <w:top w:val="none" w:sz="0" w:space="0" w:color="auto"/>
        <w:left w:val="none" w:sz="0" w:space="0" w:color="auto"/>
        <w:bottom w:val="none" w:sz="0" w:space="0" w:color="auto"/>
        <w:right w:val="none" w:sz="0" w:space="0" w:color="auto"/>
      </w:divBdr>
    </w:div>
    <w:div w:id="414595935">
      <w:marLeft w:val="640"/>
      <w:marRight w:val="0"/>
      <w:marTop w:val="0"/>
      <w:marBottom w:val="0"/>
      <w:divBdr>
        <w:top w:val="none" w:sz="0" w:space="0" w:color="auto"/>
        <w:left w:val="none" w:sz="0" w:space="0" w:color="auto"/>
        <w:bottom w:val="none" w:sz="0" w:space="0" w:color="auto"/>
        <w:right w:val="none" w:sz="0" w:space="0" w:color="auto"/>
      </w:divBdr>
    </w:div>
    <w:div w:id="414596893">
      <w:marLeft w:val="640"/>
      <w:marRight w:val="0"/>
      <w:marTop w:val="0"/>
      <w:marBottom w:val="0"/>
      <w:divBdr>
        <w:top w:val="none" w:sz="0" w:space="0" w:color="auto"/>
        <w:left w:val="none" w:sz="0" w:space="0" w:color="auto"/>
        <w:bottom w:val="none" w:sz="0" w:space="0" w:color="auto"/>
        <w:right w:val="none" w:sz="0" w:space="0" w:color="auto"/>
      </w:divBdr>
    </w:div>
    <w:div w:id="414790194">
      <w:marLeft w:val="640"/>
      <w:marRight w:val="0"/>
      <w:marTop w:val="0"/>
      <w:marBottom w:val="0"/>
      <w:divBdr>
        <w:top w:val="none" w:sz="0" w:space="0" w:color="auto"/>
        <w:left w:val="none" w:sz="0" w:space="0" w:color="auto"/>
        <w:bottom w:val="none" w:sz="0" w:space="0" w:color="auto"/>
        <w:right w:val="none" w:sz="0" w:space="0" w:color="auto"/>
      </w:divBdr>
    </w:div>
    <w:div w:id="415058740">
      <w:marLeft w:val="640"/>
      <w:marRight w:val="0"/>
      <w:marTop w:val="0"/>
      <w:marBottom w:val="0"/>
      <w:divBdr>
        <w:top w:val="none" w:sz="0" w:space="0" w:color="auto"/>
        <w:left w:val="none" w:sz="0" w:space="0" w:color="auto"/>
        <w:bottom w:val="none" w:sz="0" w:space="0" w:color="auto"/>
        <w:right w:val="none" w:sz="0" w:space="0" w:color="auto"/>
      </w:divBdr>
    </w:div>
    <w:div w:id="415369788">
      <w:marLeft w:val="640"/>
      <w:marRight w:val="0"/>
      <w:marTop w:val="0"/>
      <w:marBottom w:val="0"/>
      <w:divBdr>
        <w:top w:val="none" w:sz="0" w:space="0" w:color="auto"/>
        <w:left w:val="none" w:sz="0" w:space="0" w:color="auto"/>
        <w:bottom w:val="none" w:sz="0" w:space="0" w:color="auto"/>
        <w:right w:val="none" w:sz="0" w:space="0" w:color="auto"/>
      </w:divBdr>
    </w:div>
    <w:div w:id="415633710">
      <w:marLeft w:val="640"/>
      <w:marRight w:val="0"/>
      <w:marTop w:val="0"/>
      <w:marBottom w:val="0"/>
      <w:divBdr>
        <w:top w:val="none" w:sz="0" w:space="0" w:color="auto"/>
        <w:left w:val="none" w:sz="0" w:space="0" w:color="auto"/>
        <w:bottom w:val="none" w:sz="0" w:space="0" w:color="auto"/>
        <w:right w:val="none" w:sz="0" w:space="0" w:color="auto"/>
      </w:divBdr>
    </w:div>
    <w:div w:id="415832451">
      <w:marLeft w:val="640"/>
      <w:marRight w:val="0"/>
      <w:marTop w:val="0"/>
      <w:marBottom w:val="0"/>
      <w:divBdr>
        <w:top w:val="none" w:sz="0" w:space="0" w:color="auto"/>
        <w:left w:val="none" w:sz="0" w:space="0" w:color="auto"/>
        <w:bottom w:val="none" w:sz="0" w:space="0" w:color="auto"/>
        <w:right w:val="none" w:sz="0" w:space="0" w:color="auto"/>
      </w:divBdr>
    </w:div>
    <w:div w:id="415833959">
      <w:marLeft w:val="640"/>
      <w:marRight w:val="0"/>
      <w:marTop w:val="0"/>
      <w:marBottom w:val="0"/>
      <w:divBdr>
        <w:top w:val="none" w:sz="0" w:space="0" w:color="auto"/>
        <w:left w:val="none" w:sz="0" w:space="0" w:color="auto"/>
        <w:bottom w:val="none" w:sz="0" w:space="0" w:color="auto"/>
        <w:right w:val="none" w:sz="0" w:space="0" w:color="auto"/>
      </w:divBdr>
    </w:div>
    <w:div w:id="416363775">
      <w:marLeft w:val="640"/>
      <w:marRight w:val="0"/>
      <w:marTop w:val="0"/>
      <w:marBottom w:val="0"/>
      <w:divBdr>
        <w:top w:val="none" w:sz="0" w:space="0" w:color="auto"/>
        <w:left w:val="none" w:sz="0" w:space="0" w:color="auto"/>
        <w:bottom w:val="none" w:sz="0" w:space="0" w:color="auto"/>
        <w:right w:val="none" w:sz="0" w:space="0" w:color="auto"/>
      </w:divBdr>
    </w:div>
    <w:div w:id="416750474">
      <w:marLeft w:val="640"/>
      <w:marRight w:val="0"/>
      <w:marTop w:val="0"/>
      <w:marBottom w:val="0"/>
      <w:divBdr>
        <w:top w:val="none" w:sz="0" w:space="0" w:color="auto"/>
        <w:left w:val="none" w:sz="0" w:space="0" w:color="auto"/>
        <w:bottom w:val="none" w:sz="0" w:space="0" w:color="auto"/>
        <w:right w:val="none" w:sz="0" w:space="0" w:color="auto"/>
      </w:divBdr>
    </w:div>
    <w:div w:id="416754048">
      <w:marLeft w:val="640"/>
      <w:marRight w:val="0"/>
      <w:marTop w:val="0"/>
      <w:marBottom w:val="0"/>
      <w:divBdr>
        <w:top w:val="none" w:sz="0" w:space="0" w:color="auto"/>
        <w:left w:val="none" w:sz="0" w:space="0" w:color="auto"/>
        <w:bottom w:val="none" w:sz="0" w:space="0" w:color="auto"/>
        <w:right w:val="none" w:sz="0" w:space="0" w:color="auto"/>
      </w:divBdr>
    </w:div>
    <w:div w:id="417480999">
      <w:marLeft w:val="640"/>
      <w:marRight w:val="0"/>
      <w:marTop w:val="0"/>
      <w:marBottom w:val="0"/>
      <w:divBdr>
        <w:top w:val="none" w:sz="0" w:space="0" w:color="auto"/>
        <w:left w:val="none" w:sz="0" w:space="0" w:color="auto"/>
        <w:bottom w:val="none" w:sz="0" w:space="0" w:color="auto"/>
        <w:right w:val="none" w:sz="0" w:space="0" w:color="auto"/>
      </w:divBdr>
    </w:div>
    <w:div w:id="417556873">
      <w:marLeft w:val="640"/>
      <w:marRight w:val="0"/>
      <w:marTop w:val="0"/>
      <w:marBottom w:val="0"/>
      <w:divBdr>
        <w:top w:val="none" w:sz="0" w:space="0" w:color="auto"/>
        <w:left w:val="none" w:sz="0" w:space="0" w:color="auto"/>
        <w:bottom w:val="none" w:sz="0" w:space="0" w:color="auto"/>
        <w:right w:val="none" w:sz="0" w:space="0" w:color="auto"/>
      </w:divBdr>
    </w:div>
    <w:div w:id="417867925">
      <w:marLeft w:val="640"/>
      <w:marRight w:val="0"/>
      <w:marTop w:val="0"/>
      <w:marBottom w:val="0"/>
      <w:divBdr>
        <w:top w:val="none" w:sz="0" w:space="0" w:color="auto"/>
        <w:left w:val="none" w:sz="0" w:space="0" w:color="auto"/>
        <w:bottom w:val="none" w:sz="0" w:space="0" w:color="auto"/>
        <w:right w:val="none" w:sz="0" w:space="0" w:color="auto"/>
      </w:divBdr>
    </w:div>
    <w:div w:id="418646192">
      <w:marLeft w:val="640"/>
      <w:marRight w:val="0"/>
      <w:marTop w:val="0"/>
      <w:marBottom w:val="0"/>
      <w:divBdr>
        <w:top w:val="none" w:sz="0" w:space="0" w:color="auto"/>
        <w:left w:val="none" w:sz="0" w:space="0" w:color="auto"/>
        <w:bottom w:val="none" w:sz="0" w:space="0" w:color="auto"/>
        <w:right w:val="none" w:sz="0" w:space="0" w:color="auto"/>
      </w:divBdr>
    </w:div>
    <w:div w:id="419982305">
      <w:marLeft w:val="640"/>
      <w:marRight w:val="0"/>
      <w:marTop w:val="0"/>
      <w:marBottom w:val="0"/>
      <w:divBdr>
        <w:top w:val="none" w:sz="0" w:space="0" w:color="auto"/>
        <w:left w:val="none" w:sz="0" w:space="0" w:color="auto"/>
        <w:bottom w:val="none" w:sz="0" w:space="0" w:color="auto"/>
        <w:right w:val="none" w:sz="0" w:space="0" w:color="auto"/>
      </w:divBdr>
    </w:div>
    <w:div w:id="420610594">
      <w:marLeft w:val="640"/>
      <w:marRight w:val="0"/>
      <w:marTop w:val="0"/>
      <w:marBottom w:val="0"/>
      <w:divBdr>
        <w:top w:val="none" w:sz="0" w:space="0" w:color="auto"/>
        <w:left w:val="none" w:sz="0" w:space="0" w:color="auto"/>
        <w:bottom w:val="none" w:sz="0" w:space="0" w:color="auto"/>
        <w:right w:val="none" w:sz="0" w:space="0" w:color="auto"/>
      </w:divBdr>
    </w:div>
    <w:div w:id="420835774">
      <w:marLeft w:val="640"/>
      <w:marRight w:val="0"/>
      <w:marTop w:val="0"/>
      <w:marBottom w:val="0"/>
      <w:divBdr>
        <w:top w:val="none" w:sz="0" w:space="0" w:color="auto"/>
        <w:left w:val="none" w:sz="0" w:space="0" w:color="auto"/>
        <w:bottom w:val="none" w:sz="0" w:space="0" w:color="auto"/>
        <w:right w:val="none" w:sz="0" w:space="0" w:color="auto"/>
      </w:divBdr>
    </w:div>
    <w:div w:id="422264588">
      <w:marLeft w:val="640"/>
      <w:marRight w:val="0"/>
      <w:marTop w:val="0"/>
      <w:marBottom w:val="0"/>
      <w:divBdr>
        <w:top w:val="none" w:sz="0" w:space="0" w:color="auto"/>
        <w:left w:val="none" w:sz="0" w:space="0" w:color="auto"/>
        <w:bottom w:val="none" w:sz="0" w:space="0" w:color="auto"/>
        <w:right w:val="none" w:sz="0" w:space="0" w:color="auto"/>
      </w:divBdr>
    </w:div>
    <w:div w:id="422533117">
      <w:marLeft w:val="640"/>
      <w:marRight w:val="0"/>
      <w:marTop w:val="0"/>
      <w:marBottom w:val="0"/>
      <w:divBdr>
        <w:top w:val="none" w:sz="0" w:space="0" w:color="auto"/>
        <w:left w:val="none" w:sz="0" w:space="0" w:color="auto"/>
        <w:bottom w:val="none" w:sz="0" w:space="0" w:color="auto"/>
        <w:right w:val="none" w:sz="0" w:space="0" w:color="auto"/>
      </w:divBdr>
    </w:div>
    <w:div w:id="422649369">
      <w:marLeft w:val="640"/>
      <w:marRight w:val="0"/>
      <w:marTop w:val="0"/>
      <w:marBottom w:val="0"/>
      <w:divBdr>
        <w:top w:val="none" w:sz="0" w:space="0" w:color="auto"/>
        <w:left w:val="none" w:sz="0" w:space="0" w:color="auto"/>
        <w:bottom w:val="none" w:sz="0" w:space="0" w:color="auto"/>
        <w:right w:val="none" w:sz="0" w:space="0" w:color="auto"/>
      </w:divBdr>
    </w:div>
    <w:div w:id="422844217">
      <w:marLeft w:val="640"/>
      <w:marRight w:val="0"/>
      <w:marTop w:val="0"/>
      <w:marBottom w:val="0"/>
      <w:divBdr>
        <w:top w:val="none" w:sz="0" w:space="0" w:color="auto"/>
        <w:left w:val="none" w:sz="0" w:space="0" w:color="auto"/>
        <w:bottom w:val="none" w:sz="0" w:space="0" w:color="auto"/>
        <w:right w:val="none" w:sz="0" w:space="0" w:color="auto"/>
      </w:divBdr>
    </w:div>
    <w:div w:id="424155821">
      <w:marLeft w:val="640"/>
      <w:marRight w:val="0"/>
      <w:marTop w:val="0"/>
      <w:marBottom w:val="0"/>
      <w:divBdr>
        <w:top w:val="none" w:sz="0" w:space="0" w:color="auto"/>
        <w:left w:val="none" w:sz="0" w:space="0" w:color="auto"/>
        <w:bottom w:val="none" w:sz="0" w:space="0" w:color="auto"/>
        <w:right w:val="none" w:sz="0" w:space="0" w:color="auto"/>
      </w:divBdr>
    </w:div>
    <w:div w:id="424689576">
      <w:marLeft w:val="640"/>
      <w:marRight w:val="0"/>
      <w:marTop w:val="0"/>
      <w:marBottom w:val="0"/>
      <w:divBdr>
        <w:top w:val="none" w:sz="0" w:space="0" w:color="auto"/>
        <w:left w:val="none" w:sz="0" w:space="0" w:color="auto"/>
        <w:bottom w:val="none" w:sz="0" w:space="0" w:color="auto"/>
        <w:right w:val="none" w:sz="0" w:space="0" w:color="auto"/>
      </w:divBdr>
    </w:div>
    <w:div w:id="424887980">
      <w:marLeft w:val="640"/>
      <w:marRight w:val="0"/>
      <w:marTop w:val="0"/>
      <w:marBottom w:val="0"/>
      <w:divBdr>
        <w:top w:val="none" w:sz="0" w:space="0" w:color="auto"/>
        <w:left w:val="none" w:sz="0" w:space="0" w:color="auto"/>
        <w:bottom w:val="none" w:sz="0" w:space="0" w:color="auto"/>
        <w:right w:val="none" w:sz="0" w:space="0" w:color="auto"/>
      </w:divBdr>
    </w:div>
    <w:div w:id="425228263">
      <w:marLeft w:val="640"/>
      <w:marRight w:val="0"/>
      <w:marTop w:val="0"/>
      <w:marBottom w:val="0"/>
      <w:divBdr>
        <w:top w:val="none" w:sz="0" w:space="0" w:color="auto"/>
        <w:left w:val="none" w:sz="0" w:space="0" w:color="auto"/>
        <w:bottom w:val="none" w:sz="0" w:space="0" w:color="auto"/>
        <w:right w:val="none" w:sz="0" w:space="0" w:color="auto"/>
      </w:divBdr>
    </w:div>
    <w:div w:id="425804709">
      <w:marLeft w:val="640"/>
      <w:marRight w:val="0"/>
      <w:marTop w:val="0"/>
      <w:marBottom w:val="0"/>
      <w:divBdr>
        <w:top w:val="none" w:sz="0" w:space="0" w:color="auto"/>
        <w:left w:val="none" w:sz="0" w:space="0" w:color="auto"/>
        <w:bottom w:val="none" w:sz="0" w:space="0" w:color="auto"/>
        <w:right w:val="none" w:sz="0" w:space="0" w:color="auto"/>
      </w:divBdr>
    </w:div>
    <w:div w:id="426120035">
      <w:marLeft w:val="640"/>
      <w:marRight w:val="0"/>
      <w:marTop w:val="0"/>
      <w:marBottom w:val="0"/>
      <w:divBdr>
        <w:top w:val="none" w:sz="0" w:space="0" w:color="auto"/>
        <w:left w:val="none" w:sz="0" w:space="0" w:color="auto"/>
        <w:bottom w:val="none" w:sz="0" w:space="0" w:color="auto"/>
        <w:right w:val="none" w:sz="0" w:space="0" w:color="auto"/>
      </w:divBdr>
    </w:div>
    <w:div w:id="426583878">
      <w:marLeft w:val="640"/>
      <w:marRight w:val="0"/>
      <w:marTop w:val="0"/>
      <w:marBottom w:val="0"/>
      <w:divBdr>
        <w:top w:val="none" w:sz="0" w:space="0" w:color="auto"/>
        <w:left w:val="none" w:sz="0" w:space="0" w:color="auto"/>
        <w:bottom w:val="none" w:sz="0" w:space="0" w:color="auto"/>
        <w:right w:val="none" w:sz="0" w:space="0" w:color="auto"/>
      </w:divBdr>
    </w:div>
    <w:div w:id="427309385">
      <w:marLeft w:val="640"/>
      <w:marRight w:val="0"/>
      <w:marTop w:val="0"/>
      <w:marBottom w:val="0"/>
      <w:divBdr>
        <w:top w:val="none" w:sz="0" w:space="0" w:color="auto"/>
        <w:left w:val="none" w:sz="0" w:space="0" w:color="auto"/>
        <w:bottom w:val="none" w:sz="0" w:space="0" w:color="auto"/>
        <w:right w:val="none" w:sz="0" w:space="0" w:color="auto"/>
      </w:divBdr>
    </w:div>
    <w:div w:id="427434689">
      <w:marLeft w:val="640"/>
      <w:marRight w:val="0"/>
      <w:marTop w:val="0"/>
      <w:marBottom w:val="0"/>
      <w:divBdr>
        <w:top w:val="none" w:sz="0" w:space="0" w:color="auto"/>
        <w:left w:val="none" w:sz="0" w:space="0" w:color="auto"/>
        <w:bottom w:val="none" w:sz="0" w:space="0" w:color="auto"/>
        <w:right w:val="none" w:sz="0" w:space="0" w:color="auto"/>
      </w:divBdr>
    </w:div>
    <w:div w:id="428504743">
      <w:marLeft w:val="640"/>
      <w:marRight w:val="0"/>
      <w:marTop w:val="0"/>
      <w:marBottom w:val="0"/>
      <w:divBdr>
        <w:top w:val="none" w:sz="0" w:space="0" w:color="auto"/>
        <w:left w:val="none" w:sz="0" w:space="0" w:color="auto"/>
        <w:bottom w:val="none" w:sz="0" w:space="0" w:color="auto"/>
        <w:right w:val="none" w:sz="0" w:space="0" w:color="auto"/>
      </w:divBdr>
    </w:div>
    <w:div w:id="428892429">
      <w:marLeft w:val="640"/>
      <w:marRight w:val="0"/>
      <w:marTop w:val="0"/>
      <w:marBottom w:val="0"/>
      <w:divBdr>
        <w:top w:val="none" w:sz="0" w:space="0" w:color="auto"/>
        <w:left w:val="none" w:sz="0" w:space="0" w:color="auto"/>
        <w:bottom w:val="none" w:sz="0" w:space="0" w:color="auto"/>
        <w:right w:val="none" w:sz="0" w:space="0" w:color="auto"/>
      </w:divBdr>
    </w:div>
    <w:div w:id="429547771">
      <w:marLeft w:val="640"/>
      <w:marRight w:val="0"/>
      <w:marTop w:val="0"/>
      <w:marBottom w:val="0"/>
      <w:divBdr>
        <w:top w:val="none" w:sz="0" w:space="0" w:color="auto"/>
        <w:left w:val="none" w:sz="0" w:space="0" w:color="auto"/>
        <w:bottom w:val="none" w:sz="0" w:space="0" w:color="auto"/>
        <w:right w:val="none" w:sz="0" w:space="0" w:color="auto"/>
      </w:divBdr>
    </w:div>
    <w:div w:id="429669922">
      <w:marLeft w:val="640"/>
      <w:marRight w:val="0"/>
      <w:marTop w:val="0"/>
      <w:marBottom w:val="0"/>
      <w:divBdr>
        <w:top w:val="none" w:sz="0" w:space="0" w:color="auto"/>
        <w:left w:val="none" w:sz="0" w:space="0" w:color="auto"/>
        <w:bottom w:val="none" w:sz="0" w:space="0" w:color="auto"/>
        <w:right w:val="none" w:sz="0" w:space="0" w:color="auto"/>
      </w:divBdr>
    </w:div>
    <w:div w:id="430321852">
      <w:marLeft w:val="640"/>
      <w:marRight w:val="0"/>
      <w:marTop w:val="0"/>
      <w:marBottom w:val="0"/>
      <w:divBdr>
        <w:top w:val="none" w:sz="0" w:space="0" w:color="auto"/>
        <w:left w:val="none" w:sz="0" w:space="0" w:color="auto"/>
        <w:bottom w:val="none" w:sz="0" w:space="0" w:color="auto"/>
        <w:right w:val="none" w:sz="0" w:space="0" w:color="auto"/>
      </w:divBdr>
    </w:div>
    <w:div w:id="430515651">
      <w:marLeft w:val="640"/>
      <w:marRight w:val="0"/>
      <w:marTop w:val="0"/>
      <w:marBottom w:val="0"/>
      <w:divBdr>
        <w:top w:val="none" w:sz="0" w:space="0" w:color="auto"/>
        <w:left w:val="none" w:sz="0" w:space="0" w:color="auto"/>
        <w:bottom w:val="none" w:sz="0" w:space="0" w:color="auto"/>
        <w:right w:val="none" w:sz="0" w:space="0" w:color="auto"/>
      </w:divBdr>
    </w:div>
    <w:div w:id="430588455">
      <w:marLeft w:val="640"/>
      <w:marRight w:val="0"/>
      <w:marTop w:val="0"/>
      <w:marBottom w:val="0"/>
      <w:divBdr>
        <w:top w:val="none" w:sz="0" w:space="0" w:color="auto"/>
        <w:left w:val="none" w:sz="0" w:space="0" w:color="auto"/>
        <w:bottom w:val="none" w:sz="0" w:space="0" w:color="auto"/>
        <w:right w:val="none" w:sz="0" w:space="0" w:color="auto"/>
      </w:divBdr>
    </w:div>
    <w:div w:id="430930640">
      <w:marLeft w:val="640"/>
      <w:marRight w:val="0"/>
      <w:marTop w:val="0"/>
      <w:marBottom w:val="0"/>
      <w:divBdr>
        <w:top w:val="none" w:sz="0" w:space="0" w:color="auto"/>
        <w:left w:val="none" w:sz="0" w:space="0" w:color="auto"/>
        <w:bottom w:val="none" w:sz="0" w:space="0" w:color="auto"/>
        <w:right w:val="none" w:sz="0" w:space="0" w:color="auto"/>
      </w:divBdr>
    </w:div>
    <w:div w:id="432165634">
      <w:marLeft w:val="640"/>
      <w:marRight w:val="0"/>
      <w:marTop w:val="0"/>
      <w:marBottom w:val="0"/>
      <w:divBdr>
        <w:top w:val="none" w:sz="0" w:space="0" w:color="auto"/>
        <w:left w:val="none" w:sz="0" w:space="0" w:color="auto"/>
        <w:bottom w:val="none" w:sz="0" w:space="0" w:color="auto"/>
        <w:right w:val="none" w:sz="0" w:space="0" w:color="auto"/>
      </w:divBdr>
    </w:div>
    <w:div w:id="432630192">
      <w:marLeft w:val="640"/>
      <w:marRight w:val="0"/>
      <w:marTop w:val="0"/>
      <w:marBottom w:val="0"/>
      <w:divBdr>
        <w:top w:val="none" w:sz="0" w:space="0" w:color="auto"/>
        <w:left w:val="none" w:sz="0" w:space="0" w:color="auto"/>
        <w:bottom w:val="none" w:sz="0" w:space="0" w:color="auto"/>
        <w:right w:val="none" w:sz="0" w:space="0" w:color="auto"/>
      </w:divBdr>
    </w:div>
    <w:div w:id="432945319">
      <w:marLeft w:val="640"/>
      <w:marRight w:val="0"/>
      <w:marTop w:val="0"/>
      <w:marBottom w:val="0"/>
      <w:divBdr>
        <w:top w:val="none" w:sz="0" w:space="0" w:color="auto"/>
        <w:left w:val="none" w:sz="0" w:space="0" w:color="auto"/>
        <w:bottom w:val="none" w:sz="0" w:space="0" w:color="auto"/>
        <w:right w:val="none" w:sz="0" w:space="0" w:color="auto"/>
      </w:divBdr>
    </w:div>
    <w:div w:id="433209811">
      <w:marLeft w:val="640"/>
      <w:marRight w:val="0"/>
      <w:marTop w:val="0"/>
      <w:marBottom w:val="0"/>
      <w:divBdr>
        <w:top w:val="none" w:sz="0" w:space="0" w:color="auto"/>
        <w:left w:val="none" w:sz="0" w:space="0" w:color="auto"/>
        <w:bottom w:val="none" w:sz="0" w:space="0" w:color="auto"/>
        <w:right w:val="none" w:sz="0" w:space="0" w:color="auto"/>
      </w:divBdr>
    </w:div>
    <w:div w:id="433327522">
      <w:marLeft w:val="640"/>
      <w:marRight w:val="0"/>
      <w:marTop w:val="0"/>
      <w:marBottom w:val="0"/>
      <w:divBdr>
        <w:top w:val="none" w:sz="0" w:space="0" w:color="auto"/>
        <w:left w:val="none" w:sz="0" w:space="0" w:color="auto"/>
        <w:bottom w:val="none" w:sz="0" w:space="0" w:color="auto"/>
        <w:right w:val="none" w:sz="0" w:space="0" w:color="auto"/>
      </w:divBdr>
    </w:div>
    <w:div w:id="433329180">
      <w:marLeft w:val="640"/>
      <w:marRight w:val="0"/>
      <w:marTop w:val="0"/>
      <w:marBottom w:val="0"/>
      <w:divBdr>
        <w:top w:val="none" w:sz="0" w:space="0" w:color="auto"/>
        <w:left w:val="none" w:sz="0" w:space="0" w:color="auto"/>
        <w:bottom w:val="none" w:sz="0" w:space="0" w:color="auto"/>
        <w:right w:val="none" w:sz="0" w:space="0" w:color="auto"/>
      </w:divBdr>
    </w:div>
    <w:div w:id="433718689">
      <w:marLeft w:val="640"/>
      <w:marRight w:val="0"/>
      <w:marTop w:val="0"/>
      <w:marBottom w:val="0"/>
      <w:divBdr>
        <w:top w:val="none" w:sz="0" w:space="0" w:color="auto"/>
        <w:left w:val="none" w:sz="0" w:space="0" w:color="auto"/>
        <w:bottom w:val="none" w:sz="0" w:space="0" w:color="auto"/>
        <w:right w:val="none" w:sz="0" w:space="0" w:color="auto"/>
      </w:divBdr>
    </w:div>
    <w:div w:id="434979998">
      <w:marLeft w:val="640"/>
      <w:marRight w:val="0"/>
      <w:marTop w:val="0"/>
      <w:marBottom w:val="0"/>
      <w:divBdr>
        <w:top w:val="none" w:sz="0" w:space="0" w:color="auto"/>
        <w:left w:val="none" w:sz="0" w:space="0" w:color="auto"/>
        <w:bottom w:val="none" w:sz="0" w:space="0" w:color="auto"/>
        <w:right w:val="none" w:sz="0" w:space="0" w:color="auto"/>
      </w:divBdr>
    </w:div>
    <w:div w:id="434984155">
      <w:marLeft w:val="640"/>
      <w:marRight w:val="0"/>
      <w:marTop w:val="0"/>
      <w:marBottom w:val="0"/>
      <w:divBdr>
        <w:top w:val="none" w:sz="0" w:space="0" w:color="auto"/>
        <w:left w:val="none" w:sz="0" w:space="0" w:color="auto"/>
        <w:bottom w:val="none" w:sz="0" w:space="0" w:color="auto"/>
        <w:right w:val="none" w:sz="0" w:space="0" w:color="auto"/>
      </w:divBdr>
    </w:div>
    <w:div w:id="435449335">
      <w:marLeft w:val="640"/>
      <w:marRight w:val="0"/>
      <w:marTop w:val="0"/>
      <w:marBottom w:val="0"/>
      <w:divBdr>
        <w:top w:val="none" w:sz="0" w:space="0" w:color="auto"/>
        <w:left w:val="none" w:sz="0" w:space="0" w:color="auto"/>
        <w:bottom w:val="none" w:sz="0" w:space="0" w:color="auto"/>
        <w:right w:val="none" w:sz="0" w:space="0" w:color="auto"/>
      </w:divBdr>
    </w:div>
    <w:div w:id="436170518">
      <w:marLeft w:val="640"/>
      <w:marRight w:val="0"/>
      <w:marTop w:val="0"/>
      <w:marBottom w:val="0"/>
      <w:divBdr>
        <w:top w:val="none" w:sz="0" w:space="0" w:color="auto"/>
        <w:left w:val="none" w:sz="0" w:space="0" w:color="auto"/>
        <w:bottom w:val="none" w:sz="0" w:space="0" w:color="auto"/>
        <w:right w:val="none" w:sz="0" w:space="0" w:color="auto"/>
      </w:divBdr>
    </w:div>
    <w:div w:id="436486243">
      <w:marLeft w:val="640"/>
      <w:marRight w:val="0"/>
      <w:marTop w:val="0"/>
      <w:marBottom w:val="0"/>
      <w:divBdr>
        <w:top w:val="none" w:sz="0" w:space="0" w:color="auto"/>
        <w:left w:val="none" w:sz="0" w:space="0" w:color="auto"/>
        <w:bottom w:val="none" w:sz="0" w:space="0" w:color="auto"/>
        <w:right w:val="none" w:sz="0" w:space="0" w:color="auto"/>
      </w:divBdr>
    </w:div>
    <w:div w:id="436633397">
      <w:marLeft w:val="640"/>
      <w:marRight w:val="0"/>
      <w:marTop w:val="0"/>
      <w:marBottom w:val="0"/>
      <w:divBdr>
        <w:top w:val="none" w:sz="0" w:space="0" w:color="auto"/>
        <w:left w:val="none" w:sz="0" w:space="0" w:color="auto"/>
        <w:bottom w:val="none" w:sz="0" w:space="0" w:color="auto"/>
        <w:right w:val="none" w:sz="0" w:space="0" w:color="auto"/>
      </w:divBdr>
    </w:div>
    <w:div w:id="437139381">
      <w:marLeft w:val="640"/>
      <w:marRight w:val="0"/>
      <w:marTop w:val="0"/>
      <w:marBottom w:val="0"/>
      <w:divBdr>
        <w:top w:val="none" w:sz="0" w:space="0" w:color="auto"/>
        <w:left w:val="none" w:sz="0" w:space="0" w:color="auto"/>
        <w:bottom w:val="none" w:sz="0" w:space="0" w:color="auto"/>
        <w:right w:val="none" w:sz="0" w:space="0" w:color="auto"/>
      </w:divBdr>
    </w:div>
    <w:div w:id="437142137">
      <w:marLeft w:val="640"/>
      <w:marRight w:val="0"/>
      <w:marTop w:val="0"/>
      <w:marBottom w:val="0"/>
      <w:divBdr>
        <w:top w:val="none" w:sz="0" w:space="0" w:color="auto"/>
        <w:left w:val="none" w:sz="0" w:space="0" w:color="auto"/>
        <w:bottom w:val="none" w:sz="0" w:space="0" w:color="auto"/>
        <w:right w:val="none" w:sz="0" w:space="0" w:color="auto"/>
      </w:divBdr>
    </w:div>
    <w:div w:id="437337817">
      <w:marLeft w:val="640"/>
      <w:marRight w:val="0"/>
      <w:marTop w:val="0"/>
      <w:marBottom w:val="0"/>
      <w:divBdr>
        <w:top w:val="none" w:sz="0" w:space="0" w:color="auto"/>
        <w:left w:val="none" w:sz="0" w:space="0" w:color="auto"/>
        <w:bottom w:val="none" w:sz="0" w:space="0" w:color="auto"/>
        <w:right w:val="none" w:sz="0" w:space="0" w:color="auto"/>
      </w:divBdr>
    </w:div>
    <w:div w:id="437601377">
      <w:marLeft w:val="640"/>
      <w:marRight w:val="0"/>
      <w:marTop w:val="0"/>
      <w:marBottom w:val="0"/>
      <w:divBdr>
        <w:top w:val="none" w:sz="0" w:space="0" w:color="auto"/>
        <w:left w:val="none" w:sz="0" w:space="0" w:color="auto"/>
        <w:bottom w:val="none" w:sz="0" w:space="0" w:color="auto"/>
        <w:right w:val="none" w:sz="0" w:space="0" w:color="auto"/>
      </w:divBdr>
    </w:div>
    <w:div w:id="438259817">
      <w:marLeft w:val="640"/>
      <w:marRight w:val="0"/>
      <w:marTop w:val="0"/>
      <w:marBottom w:val="0"/>
      <w:divBdr>
        <w:top w:val="none" w:sz="0" w:space="0" w:color="auto"/>
        <w:left w:val="none" w:sz="0" w:space="0" w:color="auto"/>
        <w:bottom w:val="none" w:sz="0" w:space="0" w:color="auto"/>
        <w:right w:val="none" w:sz="0" w:space="0" w:color="auto"/>
      </w:divBdr>
    </w:div>
    <w:div w:id="438793712">
      <w:marLeft w:val="640"/>
      <w:marRight w:val="0"/>
      <w:marTop w:val="0"/>
      <w:marBottom w:val="0"/>
      <w:divBdr>
        <w:top w:val="none" w:sz="0" w:space="0" w:color="auto"/>
        <w:left w:val="none" w:sz="0" w:space="0" w:color="auto"/>
        <w:bottom w:val="none" w:sz="0" w:space="0" w:color="auto"/>
        <w:right w:val="none" w:sz="0" w:space="0" w:color="auto"/>
      </w:divBdr>
    </w:div>
    <w:div w:id="439179805">
      <w:marLeft w:val="640"/>
      <w:marRight w:val="0"/>
      <w:marTop w:val="0"/>
      <w:marBottom w:val="0"/>
      <w:divBdr>
        <w:top w:val="none" w:sz="0" w:space="0" w:color="auto"/>
        <w:left w:val="none" w:sz="0" w:space="0" w:color="auto"/>
        <w:bottom w:val="none" w:sz="0" w:space="0" w:color="auto"/>
        <w:right w:val="none" w:sz="0" w:space="0" w:color="auto"/>
      </w:divBdr>
    </w:div>
    <w:div w:id="440685215">
      <w:marLeft w:val="640"/>
      <w:marRight w:val="0"/>
      <w:marTop w:val="0"/>
      <w:marBottom w:val="0"/>
      <w:divBdr>
        <w:top w:val="none" w:sz="0" w:space="0" w:color="auto"/>
        <w:left w:val="none" w:sz="0" w:space="0" w:color="auto"/>
        <w:bottom w:val="none" w:sz="0" w:space="0" w:color="auto"/>
        <w:right w:val="none" w:sz="0" w:space="0" w:color="auto"/>
      </w:divBdr>
    </w:div>
    <w:div w:id="442112077">
      <w:marLeft w:val="640"/>
      <w:marRight w:val="0"/>
      <w:marTop w:val="0"/>
      <w:marBottom w:val="0"/>
      <w:divBdr>
        <w:top w:val="none" w:sz="0" w:space="0" w:color="auto"/>
        <w:left w:val="none" w:sz="0" w:space="0" w:color="auto"/>
        <w:bottom w:val="none" w:sz="0" w:space="0" w:color="auto"/>
        <w:right w:val="none" w:sz="0" w:space="0" w:color="auto"/>
      </w:divBdr>
    </w:div>
    <w:div w:id="442501004">
      <w:marLeft w:val="640"/>
      <w:marRight w:val="0"/>
      <w:marTop w:val="0"/>
      <w:marBottom w:val="0"/>
      <w:divBdr>
        <w:top w:val="none" w:sz="0" w:space="0" w:color="auto"/>
        <w:left w:val="none" w:sz="0" w:space="0" w:color="auto"/>
        <w:bottom w:val="none" w:sz="0" w:space="0" w:color="auto"/>
        <w:right w:val="none" w:sz="0" w:space="0" w:color="auto"/>
      </w:divBdr>
    </w:div>
    <w:div w:id="443421232">
      <w:marLeft w:val="640"/>
      <w:marRight w:val="0"/>
      <w:marTop w:val="0"/>
      <w:marBottom w:val="0"/>
      <w:divBdr>
        <w:top w:val="none" w:sz="0" w:space="0" w:color="auto"/>
        <w:left w:val="none" w:sz="0" w:space="0" w:color="auto"/>
        <w:bottom w:val="none" w:sz="0" w:space="0" w:color="auto"/>
        <w:right w:val="none" w:sz="0" w:space="0" w:color="auto"/>
      </w:divBdr>
    </w:div>
    <w:div w:id="443884772">
      <w:marLeft w:val="640"/>
      <w:marRight w:val="0"/>
      <w:marTop w:val="0"/>
      <w:marBottom w:val="0"/>
      <w:divBdr>
        <w:top w:val="none" w:sz="0" w:space="0" w:color="auto"/>
        <w:left w:val="none" w:sz="0" w:space="0" w:color="auto"/>
        <w:bottom w:val="none" w:sz="0" w:space="0" w:color="auto"/>
        <w:right w:val="none" w:sz="0" w:space="0" w:color="auto"/>
      </w:divBdr>
    </w:div>
    <w:div w:id="444277244">
      <w:marLeft w:val="640"/>
      <w:marRight w:val="0"/>
      <w:marTop w:val="0"/>
      <w:marBottom w:val="0"/>
      <w:divBdr>
        <w:top w:val="none" w:sz="0" w:space="0" w:color="auto"/>
        <w:left w:val="none" w:sz="0" w:space="0" w:color="auto"/>
        <w:bottom w:val="none" w:sz="0" w:space="0" w:color="auto"/>
        <w:right w:val="none" w:sz="0" w:space="0" w:color="auto"/>
      </w:divBdr>
    </w:div>
    <w:div w:id="444351828">
      <w:marLeft w:val="640"/>
      <w:marRight w:val="0"/>
      <w:marTop w:val="0"/>
      <w:marBottom w:val="0"/>
      <w:divBdr>
        <w:top w:val="none" w:sz="0" w:space="0" w:color="auto"/>
        <w:left w:val="none" w:sz="0" w:space="0" w:color="auto"/>
        <w:bottom w:val="none" w:sz="0" w:space="0" w:color="auto"/>
        <w:right w:val="none" w:sz="0" w:space="0" w:color="auto"/>
      </w:divBdr>
    </w:div>
    <w:div w:id="444545271">
      <w:marLeft w:val="640"/>
      <w:marRight w:val="0"/>
      <w:marTop w:val="0"/>
      <w:marBottom w:val="0"/>
      <w:divBdr>
        <w:top w:val="none" w:sz="0" w:space="0" w:color="auto"/>
        <w:left w:val="none" w:sz="0" w:space="0" w:color="auto"/>
        <w:bottom w:val="none" w:sz="0" w:space="0" w:color="auto"/>
        <w:right w:val="none" w:sz="0" w:space="0" w:color="auto"/>
      </w:divBdr>
    </w:div>
    <w:div w:id="444737482">
      <w:marLeft w:val="640"/>
      <w:marRight w:val="0"/>
      <w:marTop w:val="0"/>
      <w:marBottom w:val="0"/>
      <w:divBdr>
        <w:top w:val="none" w:sz="0" w:space="0" w:color="auto"/>
        <w:left w:val="none" w:sz="0" w:space="0" w:color="auto"/>
        <w:bottom w:val="none" w:sz="0" w:space="0" w:color="auto"/>
        <w:right w:val="none" w:sz="0" w:space="0" w:color="auto"/>
      </w:divBdr>
    </w:div>
    <w:div w:id="445273941">
      <w:marLeft w:val="640"/>
      <w:marRight w:val="0"/>
      <w:marTop w:val="0"/>
      <w:marBottom w:val="0"/>
      <w:divBdr>
        <w:top w:val="none" w:sz="0" w:space="0" w:color="auto"/>
        <w:left w:val="none" w:sz="0" w:space="0" w:color="auto"/>
        <w:bottom w:val="none" w:sz="0" w:space="0" w:color="auto"/>
        <w:right w:val="none" w:sz="0" w:space="0" w:color="auto"/>
      </w:divBdr>
    </w:div>
    <w:div w:id="445344639">
      <w:marLeft w:val="640"/>
      <w:marRight w:val="0"/>
      <w:marTop w:val="0"/>
      <w:marBottom w:val="0"/>
      <w:divBdr>
        <w:top w:val="none" w:sz="0" w:space="0" w:color="auto"/>
        <w:left w:val="none" w:sz="0" w:space="0" w:color="auto"/>
        <w:bottom w:val="none" w:sz="0" w:space="0" w:color="auto"/>
        <w:right w:val="none" w:sz="0" w:space="0" w:color="auto"/>
      </w:divBdr>
    </w:div>
    <w:div w:id="445807986">
      <w:marLeft w:val="640"/>
      <w:marRight w:val="0"/>
      <w:marTop w:val="0"/>
      <w:marBottom w:val="0"/>
      <w:divBdr>
        <w:top w:val="none" w:sz="0" w:space="0" w:color="auto"/>
        <w:left w:val="none" w:sz="0" w:space="0" w:color="auto"/>
        <w:bottom w:val="none" w:sz="0" w:space="0" w:color="auto"/>
        <w:right w:val="none" w:sz="0" w:space="0" w:color="auto"/>
      </w:divBdr>
    </w:div>
    <w:div w:id="446824603">
      <w:marLeft w:val="640"/>
      <w:marRight w:val="0"/>
      <w:marTop w:val="0"/>
      <w:marBottom w:val="0"/>
      <w:divBdr>
        <w:top w:val="none" w:sz="0" w:space="0" w:color="auto"/>
        <w:left w:val="none" w:sz="0" w:space="0" w:color="auto"/>
        <w:bottom w:val="none" w:sz="0" w:space="0" w:color="auto"/>
        <w:right w:val="none" w:sz="0" w:space="0" w:color="auto"/>
      </w:divBdr>
    </w:div>
    <w:div w:id="448009952">
      <w:marLeft w:val="640"/>
      <w:marRight w:val="0"/>
      <w:marTop w:val="0"/>
      <w:marBottom w:val="0"/>
      <w:divBdr>
        <w:top w:val="none" w:sz="0" w:space="0" w:color="auto"/>
        <w:left w:val="none" w:sz="0" w:space="0" w:color="auto"/>
        <w:bottom w:val="none" w:sz="0" w:space="0" w:color="auto"/>
        <w:right w:val="none" w:sz="0" w:space="0" w:color="auto"/>
      </w:divBdr>
    </w:div>
    <w:div w:id="448015006">
      <w:marLeft w:val="640"/>
      <w:marRight w:val="0"/>
      <w:marTop w:val="0"/>
      <w:marBottom w:val="0"/>
      <w:divBdr>
        <w:top w:val="none" w:sz="0" w:space="0" w:color="auto"/>
        <w:left w:val="none" w:sz="0" w:space="0" w:color="auto"/>
        <w:bottom w:val="none" w:sz="0" w:space="0" w:color="auto"/>
        <w:right w:val="none" w:sz="0" w:space="0" w:color="auto"/>
      </w:divBdr>
    </w:div>
    <w:div w:id="449588922">
      <w:marLeft w:val="640"/>
      <w:marRight w:val="0"/>
      <w:marTop w:val="0"/>
      <w:marBottom w:val="0"/>
      <w:divBdr>
        <w:top w:val="none" w:sz="0" w:space="0" w:color="auto"/>
        <w:left w:val="none" w:sz="0" w:space="0" w:color="auto"/>
        <w:bottom w:val="none" w:sz="0" w:space="0" w:color="auto"/>
        <w:right w:val="none" w:sz="0" w:space="0" w:color="auto"/>
      </w:divBdr>
    </w:div>
    <w:div w:id="449714204">
      <w:marLeft w:val="640"/>
      <w:marRight w:val="0"/>
      <w:marTop w:val="0"/>
      <w:marBottom w:val="0"/>
      <w:divBdr>
        <w:top w:val="none" w:sz="0" w:space="0" w:color="auto"/>
        <w:left w:val="none" w:sz="0" w:space="0" w:color="auto"/>
        <w:bottom w:val="none" w:sz="0" w:space="0" w:color="auto"/>
        <w:right w:val="none" w:sz="0" w:space="0" w:color="auto"/>
      </w:divBdr>
    </w:div>
    <w:div w:id="449864259">
      <w:marLeft w:val="640"/>
      <w:marRight w:val="0"/>
      <w:marTop w:val="0"/>
      <w:marBottom w:val="0"/>
      <w:divBdr>
        <w:top w:val="none" w:sz="0" w:space="0" w:color="auto"/>
        <w:left w:val="none" w:sz="0" w:space="0" w:color="auto"/>
        <w:bottom w:val="none" w:sz="0" w:space="0" w:color="auto"/>
        <w:right w:val="none" w:sz="0" w:space="0" w:color="auto"/>
      </w:divBdr>
    </w:div>
    <w:div w:id="450393837">
      <w:marLeft w:val="640"/>
      <w:marRight w:val="0"/>
      <w:marTop w:val="0"/>
      <w:marBottom w:val="0"/>
      <w:divBdr>
        <w:top w:val="none" w:sz="0" w:space="0" w:color="auto"/>
        <w:left w:val="none" w:sz="0" w:space="0" w:color="auto"/>
        <w:bottom w:val="none" w:sz="0" w:space="0" w:color="auto"/>
        <w:right w:val="none" w:sz="0" w:space="0" w:color="auto"/>
      </w:divBdr>
    </w:div>
    <w:div w:id="450587519">
      <w:marLeft w:val="640"/>
      <w:marRight w:val="0"/>
      <w:marTop w:val="0"/>
      <w:marBottom w:val="0"/>
      <w:divBdr>
        <w:top w:val="none" w:sz="0" w:space="0" w:color="auto"/>
        <w:left w:val="none" w:sz="0" w:space="0" w:color="auto"/>
        <w:bottom w:val="none" w:sz="0" w:space="0" w:color="auto"/>
        <w:right w:val="none" w:sz="0" w:space="0" w:color="auto"/>
      </w:divBdr>
    </w:div>
    <w:div w:id="451943597">
      <w:marLeft w:val="640"/>
      <w:marRight w:val="0"/>
      <w:marTop w:val="0"/>
      <w:marBottom w:val="0"/>
      <w:divBdr>
        <w:top w:val="none" w:sz="0" w:space="0" w:color="auto"/>
        <w:left w:val="none" w:sz="0" w:space="0" w:color="auto"/>
        <w:bottom w:val="none" w:sz="0" w:space="0" w:color="auto"/>
        <w:right w:val="none" w:sz="0" w:space="0" w:color="auto"/>
      </w:divBdr>
    </w:div>
    <w:div w:id="452526362">
      <w:marLeft w:val="640"/>
      <w:marRight w:val="0"/>
      <w:marTop w:val="0"/>
      <w:marBottom w:val="0"/>
      <w:divBdr>
        <w:top w:val="none" w:sz="0" w:space="0" w:color="auto"/>
        <w:left w:val="none" w:sz="0" w:space="0" w:color="auto"/>
        <w:bottom w:val="none" w:sz="0" w:space="0" w:color="auto"/>
        <w:right w:val="none" w:sz="0" w:space="0" w:color="auto"/>
      </w:divBdr>
    </w:div>
    <w:div w:id="452749676">
      <w:marLeft w:val="640"/>
      <w:marRight w:val="0"/>
      <w:marTop w:val="0"/>
      <w:marBottom w:val="0"/>
      <w:divBdr>
        <w:top w:val="none" w:sz="0" w:space="0" w:color="auto"/>
        <w:left w:val="none" w:sz="0" w:space="0" w:color="auto"/>
        <w:bottom w:val="none" w:sz="0" w:space="0" w:color="auto"/>
        <w:right w:val="none" w:sz="0" w:space="0" w:color="auto"/>
      </w:divBdr>
    </w:div>
    <w:div w:id="453525907">
      <w:marLeft w:val="640"/>
      <w:marRight w:val="0"/>
      <w:marTop w:val="0"/>
      <w:marBottom w:val="0"/>
      <w:divBdr>
        <w:top w:val="none" w:sz="0" w:space="0" w:color="auto"/>
        <w:left w:val="none" w:sz="0" w:space="0" w:color="auto"/>
        <w:bottom w:val="none" w:sz="0" w:space="0" w:color="auto"/>
        <w:right w:val="none" w:sz="0" w:space="0" w:color="auto"/>
      </w:divBdr>
    </w:div>
    <w:div w:id="453981842">
      <w:marLeft w:val="640"/>
      <w:marRight w:val="0"/>
      <w:marTop w:val="0"/>
      <w:marBottom w:val="0"/>
      <w:divBdr>
        <w:top w:val="none" w:sz="0" w:space="0" w:color="auto"/>
        <w:left w:val="none" w:sz="0" w:space="0" w:color="auto"/>
        <w:bottom w:val="none" w:sz="0" w:space="0" w:color="auto"/>
        <w:right w:val="none" w:sz="0" w:space="0" w:color="auto"/>
      </w:divBdr>
    </w:div>
    <w:div w:id="454296343">
      <w:marLeft w:val="640"/>
      <w:marRight w:val="0"/>
      <w:marTop w:val="0"/>
      <w:marBottom w:val="0"/>
      <w:divBdr>
        <w:top w:val="none" w:sz="0" w:space="0" w:color="auto"/>
        <w:left w:val="none" w:sz="0" w:space="0" w:color="auto"/>
        <w:bottom w:val="none" w:sz="0" w:space="0" w:color="auto"/>
        <w:right w:val="none" w:sz="0" w:space="0" w:color="auto"/>
      </w:divBdr>
    </w:div>
    <w:div w:id="454325477">
      <w:marLeft w:val="640"/>
      <w:marRight w:val="0"/>
      <w:marTop w:val="0"/>
      <w:marBottom w:val="0"/>
      <w:divBdr>
        <w:top w:val="none" w:sz="0" w:space="0" w:color="auto"/>
        <w:left w:val="none" w:sz="0" w:space="0" w:color="auto"/>
        <w:bottom w:val="none" w:sz="0" w:space="0" w:color="auto"/>
        <w:right w:val="none" w:sz="0" w:space="0" w:color="auto"/>
      </w:divBdr>
    </w:div>
    <w:div w:id="454448769">
      <w:marLeft w:val="640"/>
      <w:marRight w:val="0"/>
      <w:marTop w:val="0"/>
      <w:marBottom w:val="0"/>
      <w:divBdr>
        <w:top w:val="none" w:sz="0" w:space="0" w:color="auto"/>
        <w:left w:val="none" w:sz="0" w:space="0" w:color="auto"/>
        <w:bottom w:val="none" w:sz="0" w:space="0" w:color="auto"/>
        <w:right w:val="none" w:sz="0" w:space="0" w:color="auto"/>
      </w:divBdr>
    </w:div>
    <w:div w:id="455106406">
      <w:marLeft w:val="640"/>
      <w:marRight w:val="0"/>
      <w:marTop w:val="0"/>
      <w:marBottom w:val="0"/>
      <w:divBdr>
        <w:top w:val="none" w:sz="0" w:space="0" w:color="auto"/>
        <w:left w:val="none" w:sz="0" w:space="0" w:color="auto"/>
        <w:bottom w:val="none" w:sz="0" w:space="0" w:color="auto"/>
        <w:right w:val="none" w:sz="0" w:space="0" w:color="auto"/>
      </w:divBdr>
    </w:div>
    <w:div w:id="455291575">
      <w:marLeft w:val="640"/>
      <w:marRight w:val="0"/>
      <w:marTop w:val="0"/>
      <w:marBottom w:val="0"/>
      <w:divBdr>
        <w:top w:val="none" w:sz="0" w:space="0" w:color="auto"/>
        <w:left w:val="none" w:sz="0" w:space="0" w:color="auto"/>
        <w:bottom w:val="none" w:sz="0" w:space="0" w:color="auto"/>
        <w:right w:val="none" w:sz="0" w:space="0" w:color="auto"/>
      </w:divBdr>
    </w:div>
    <w:div w:id="456335621">
      <w:bodyDiv w:val="1"/>
      <w:marLeft w:val="0"/>
      <w:marRight w:val="0"/>
      <w:marTop w:val="0"/>
      <w:marBottom w:val="0"/>
      <w:divBdr>
        <w:top w:val="none" w:sz="0" w:space="0" w:color="auto"/>
        <w:left w:val="none" w:sz="0" w:space="0" w:color="auto"/>
        <w:bottom w:val="none" w:sz="0" w:space="0" w:color="auto"/>
        <w:right w:val="none" w:sz="0" w:space="0" w:color="auto"/>
      </w:divBdr>
      <w:divsChild>
        <w:div w:id="2055178">
          <w:marLeft w:val="640"/>
          <w:marRight w:val="0"/>
          <w:marTop w:val="0"/>
          <w:marBottom w:val="0"/>
          <w:divBdr>
            <w:top w:val="none" w:sz="0" w:space="0" w:color="auto"/>
            <w:left w:val="none" w:sz="0" w:space="0" w:color="auto"/>
            <w:bottom w:val="none" w:sz="0" w:space="0" w:color="auto"/>
            <w:right w:val="none" w:sz="0" w:space="0" w:color="auto"/>
          </w:divBdr>
        </w:div>
        <w:div w:id="8341616">
          <w:marLeft w:val="640"/>
          <w:marRight w:val="0"/>
          <w:marTop w:val="0"/>
          <w:marBottom w:val="0"/>
          <w:divBdr>
            <w:top w:val="none" w:sz="0" w:space="0" w:color="auto"/>
            <w:left w:val="none" w:sz="0" w:space="0" w:color="auto"/>
            <w:bottom w:val="none" w:sz="0" w:space="0" w:color="auto"/>
            <w:right w:val="none" w:sz="0" w:space="0" w:color="auto"/>
          </w:divBdr>
        </w:div>
        <w:div w:id="9069478">
          <w:marLeft w:val="640"/>
          <w:marRight w:val="0"/>
          <w:marTop w:val="0"/>
          <w:marBottom w:val="0"/>
          <w:divBdr>
            <w:top w:val="none" w:sz="0" w:space="0" w:color="auto"/>
            <w:left w:val="none" w:sz="0" w:space="0" w:color="auto"/>
            <w:bottom w:val="none" w:sz="0" w:space="0" w:color="auto"/>
            <w:right w:val="none" w:sz="0" w:space="0" w:color="auto"/>
          </w:divBdr>
        </w:div>
        <w:div w:id="21562642">
          <w:marLeft w:val="640"/>
          <w:marRight w:val="0"/>
          <w:marTop w:val="0"/>
          <w:marBottom w:val="0"/>
          <w:divBdr>
            <w:top w:val="none" w:sz="0" w:space="0" w:color="auto"/>
            <w:left w:val="none" w:sz="0" w:space="0" w:color="auto"/>
            <w:bottom w:val="none" w:sz="0" w:space="0" w:color="auto"/>
            <w:right w:val="none" w:sz="0" w:space="0" w:color="auto"/>
          </w:divBdr>
        </w:div>
        <w:div w:id="24454140">
          <w:marLeft w:val="640"/>
          <w:marRight w:val="0"/>
          <w:marTop w:val="0"/>
          <w:marBottom w:val="0"/>
          <w:divBdr>
            <w:top w:val="none" w:sz="0" w:space="0" w:color="auto"/>
            <w:left w:val="none" w:sz="0" w:space="0" w:color="auto"/>
            <w:bottom w:val="none" w:sz="0" w:space="0" w:color="auto"/>
            <w:right w:val="none" w:sz="0" w:space="0" w:color="auto"/>
          </w:divBdr>
        </w:div>
        <w:div w:id="33241978">
          <w:marLeft w:val="640"/>
          <w:marRight w:val="0"/>
          <w:marTop w:val="0"/>
          <w:marBottom w:val="0"/>
          <w:divBdr>
            <w:top w:val="none" w:sz="0" w:space="0" w:color="auto"/>
            <w:left w:val="none" w:sz="0" w:space="0" w:color="auto"/>
            <w:bottom w:val="none" w:sz="0" w:space="0" w:color="auto"/>
            <w:right w:val="none" w:sz="0" w:space="0" w:color="auto"/>
          </w:divBdr>
        </w:div>
        <w:div w:id="34426452">
          <w:marLeft w:val="640"/>
          <w:marRight w:val="0"/>
          <w:marTop w:val="0"/>
          <w:marBottom w:val="0"/>
          <w:divBdr>
            <w:top w:val="none" w:sz="0" w:space="0" w:color="auto"/>
            <w:left w:val="none" w:sz="0" w:space="0" w:color="auto"/>
            <w:bottom w:val="none" w:sz="0" w:space="0" w:color="auto"/>
            <w:right w:val="none" w:sz="0" w:space="0" w:color="auto"/>
          </w:divBdr>
        </w:div>
        <w:div w:id="40374321">
          <w:marLeft w:val="640"/>
          <w:marRight w:val="0"/>
          <w:marTop w:val="0"/>
          <w:marBottom w:val="0"/>
          <w:divBdr>
            <w:top w:val="none" w:sz="0" w:space="0" w:color="auto"/>
            <w:left w:val="none" w:sz="0" w:space="0" w:color="auto"/>
            <w:bottom w:val="none" w:sz="0" w:space="0" w:color="auto"/>
            <w:right w:val="none" w:sz="0" w:space="0" w:color="auto"/>
          </w:divBdr>
        </w:div>
        <w:div w:id="45492990">
          <w:marLeft w:val="640"/>
          <w:marRight w:val="0"/>
          <w:marTop w:val="0"/>
          <w:marBottom w:val="0"/>
          <w:divBdr>
            <w:top w:val="none" w:sz="0" w:space="0" w:color="auto"/>
            <w:left w:val="none" w:sz="0" w:space="0" w:color="auto"/>
            <w:bottom w:val="none" w:sz="0" w:space="0" w:color="auto"/>
            <w:right w:val="none" w:sz="0" w:space="0" w:color="auto"/>
          </w:divBdr>
        </w:div>
        <w:div w:id="46875715">
          <w:marLeft w:val="640"/>
          <w:marRight w:val="0"/>
          <w:marTop w:val="0"/>
          <w:marBottom w:val="0"/>
          <w:divBdr>
            <w:top w:val="none" w:sz="0" w:space="0" w:color="auto"/>
            <w:left w:val="none" w:sz="0" w:space="0" w:color="auto"/>
            <w:bottom w:val="none" w:sz="0" w:space="0" w:color="auto"/>
            <w:right w:val="none" w:sz="0" w:space="0" w:color="auto"/>
          </w:divBdr>
        </w:div>
        <w:div w:id="52434285">
          <w:marLeft w:val="640"/>
          <w:marRight w:val="0"/>
          <w:marTop w:val="0"/>
          <w:marBottom w:val="0"/>
          <w:divBdr>
            <w:top w:val="none" w:sz="0" w:space="0" w:color="auto"/>
            <w:left w:val="none" w:sz="0" w:space="0" w:color="auto"/>
            <w:bottom w:val="none" w:sz="0" w:space="0" w:color="auto"/>
            <w:right w:val="none" w:sz="0" w:space="0" w:color="auto"/>
          </w:divBdr>
        </w:div>
        <w:div w:id="54814479">
          <w:marLeft w:val="640"/>
          <w:marRight w:val="0"/>
          <w:marTop w:val="0"/>
          <w:marBottom w:val="0"/>
          <w:divBdr>
            <w:top w:val="none" w:sz="0" w:space="0" w:color="auto"/>
            <w:left w:val="none" w:sz="0" w:space="0" w:color="auto"/>
            <w:bottom w:val="none" w:sz="0" w:space="0" w:color="auto"/>
            <w:right w:val="none" w:sz="0" w:space="0" w:color="auto"/>
          </w:divBdr>
        </w:div>
        <w:div w:id="86658287">
          <w:marLeft w:val="640"/>
          <w:marRight w:val="0"/>
          <w:marTop w:val="0"/>
          <w:marBottom w:val="0"/>
          <w:divBdr>
            <w:top w:val="none" w:sz="0" w:space="0" w:color="auto"/>
            <w:left w:val="none" w:sz="0" w:space="0" w:color="auto"/>
            <w:bottom w:val="none" w:sz="0" w:space="0" w:color="auto"/>
            <w:right w:val="none" w:sz="0" w:space="0" w:color="auto"/>
          </w:divBdr>
        </w:div>
        <w:div w:id="109975040">
          <w:marLeft w:val="640"/>
          <w:marRight w:val="0"/>
          <w:marTop w:val="0"/>
          <w:marBottom w:val="0"/>
          <w:divBdr>
            <w:top w:val="none" w:sz="0" w:space="0" w:color="auto"/>
            <w:left w:val="none" w:sz="0" w:space="0" w:color="auto"/>
            <w:bottom w:val="none" w:sz="0" w:space="0" w:color="auto"/>
            <w:right w:val="none" w:sz="0" w:space="0" w:color="auto"/>
          </w:divBdr>
        </w:div>
        <w:div w:id="119887954">
          <w:marLeft w:val="640"/>
          <w:marRight w:val="0"/>
          <w:marTop w:val="0"/>
          <w:marBottom w:val="0"/>
          <w:divBdr>
            <w:top w:val="none" w:sz="0" w:space="0" w:color="auto"/>
            <w:left w:val="none" w:sz="0" w:space="0" w:color="auto"/>
            <w:bottom w:val="none" w:sz="0" w:space="0" w:color="auto"/>
            <w:right w:val="none" w:sz="0" w:space="0" w:color="auto"/>
          </w:divBdr>
        </w:div>
        <w:div w:id="137232734">
          <w:marLeft w:val="640"/>
          <w:marRight w:val="0"/>
          <w:marTop w:val="0"/>
          <w:marBottom w:val="0"/>
          <w:divBdr>
            <w:top w:val="none" w:sz="0" w:space="0" w:color="auto"/>
            <w:left w:val="none" w:sz="0" w:space="0" w:color="auto"/>
            <w:bottom w:val="none" w:sz="0" w:space="0" w:color="auto"/>
            <w:right w:val="none" w:sz="0" w:space="0" w:color="auto"/>
          </w:divBdr>
        </w:div>
        <w:div w:id="171917163">
          <w:marLeft w:val="640"/>
          <w:marRight w:val="0"/>
          <w:marTop w:val="0"/>
          <w:marBottom w:val="0"/>
          <w:divBdr>
            <w:top w:val="none" w:sz="0" w:space="0" w:color="auto"/>
            <w:left w:val="none" w:sz="0" w:space="0" w:color="auto"/>
            <w:bottom w:val="none" w:sz="0" w:space="0" w:color="auto"/>
            <w:right w:val="none" w:sz="0" w:space="0" w:color="auto"/>
          </w:divBdr>
        </w:div>
        <w:div w:id="174268831">
          <w:marLeft w:val="640"/>
          <w:marRight w:val="0"/>
          <w:marTop w:val="0"/>
          <w:marBottom w:val="0"/>
          <w:divBdr>
            <w:top w:val="none" w:sz="0" w:space="0" w:color="auto"/>
            <w:left w:val="none" w:sz="0" w:space="0" w:color="auto"/>
            <w:bottom w:val="none" w:sz="0" w:space="0" w:color="auto"/>
            <w:right w:val="none" w:sz="0" w:space="0" w:color="auto"/>
          </w:divBdr>
        </w:div>
        <w:div w:id="212544457">
          <w:marLeft w:val="640"/>
          <w:marRight w:val="0"/>
          <w:marTop w:val="0"/>
          <w:marBottom w:val="0"/>
          <w:divBdr>
            <w:top w:val="none" w:sz="0" w:space="0" w:color="auto"/>
            <w:left w:val="none" w:sz="0" w:space="0" w:color="auto"/>
            <w:bottom w:val="none" w:sz="0" w:space="0" w:color="auto"/>
            <w:right w:val="none" w:sz="0" w:space="0" w:color="auto"/>
          </w:divBdr>
        </w:div>
        <w:div w:id="227811341">
          <w:marLeft w:val="640"/>
          <w:marRight w:val="0"/>
          <w:marTop w:val="0"/>
          <w:marBottom w:val="0"/>
          <w:divBdr>
            <w:top w:val="none" w:sz="0" w:space="0" w:color="auto"/>
            <w:left w:val="none" w:sz="0" w:space="0" w:color="auto"/>
            <w:bottom w:val="none" w:sz="0" w:space="0" w:color="auto"/>
            <w:right w:val="none" w:sz="0" w:space="0" w:color="auto"/>
          </w:divBdr>
        </w:div>
        <w:div w:id="239875863">
          <w:marLeft w:val="640"/>
          <w:marRight w:val="0"/>
          <w:marTop w:val="0"/>
          <w:marBottom w:val="0"/>
          <w:divBdr>
            <w:top w:val="none" w:sz="0" w:space="0" w:color="auto"/>
            <w:left w:val="none" w:sz="0" w:space="0" w:color="auto"/>
            <w:bottom w:val="none" w:sz="0" w:space="0" w:color="auto"/>
            <w:right w:val="none" w:sz="0" w:space="0" w:color="auto"/>
          </w:divBdr>
        </w:div>
        <w:div w:id="243613921">
          <w:marLeft w:val="640"/>
          <w:marRight w:val="0"/>
          <w:marTop w:val="0"/>
          <w:marBottom w:val="0"/>
          <w:divBdr>
            <w:top w:val="none" w:sz="0" w:space="0" w:color="auto"/>
            <w:left w:val="none" w:sz="0" w:space="0" w:color="auto"/>
            <w:bottom w:val="none" w:sz="0" w:space="0" w:color="auto"/>
            <w:right w:val="none" w:sz="0" w:space="0" w:color="auto"/>
          </w:divBdr>
        </w:div>
        <w:div w:id="252251369">
          <w:marLeft w:val="640"/>
          <w:marRight w:val="0"/>
          <w:marTop w:val="0"/>
          <w:marBottom w:val="0"/>
          <w:divBdr>
            <w:top w:val="none" w:sz="0" w:space="0" w:color="auto"/>
            <w:left w:val="none" w:sz="0" w:space="0" w:color="auto"/>
            <w:bottom w:val="none" w:sz="0" w:space="0" w:color="auto"/>
            <w:right w:val="none" w:sz="0" w:space="0" w:color="auto"/>
          </w:divBdr>
        </w:div>
        <w:div w:id="253519173">
          <w:marLeft w:val="640"/>
          <w:marRight w:val="0"/>
          <w:marTop w:val="0"/>
          <w:marBottom w:val="0"/>
          <w:divBdr>
            <w:top w:val="none" w:sz="0" w:space="0" w:color="auto"/>
            <w:left w:val="none" w:sz="0" w:space="0" w:color="auto"/>
            <w:bottom w:val="none" w:sz="0" w:space="0" w:color="auto"/>
            <w:right w:val="none" w:sz="0" w:space="0" w:color="auto"/>
          </w:divBdr>
        </w:div>
        <w:div w:id="267739770">
          <w:marLeft w:val="640"/>
          <w:marRight w:val="0"/>
          <w:marTop w:val="0"/>
          <w:marBottom w:val="0"/>
          <w:divBdr>
            <w:top w:val="none" w:sz="0" w:space="0" w:color="auto"/>
            <w:left w:val="none" w:sz="0" w:space="0" w:color="auto"/>
            <w:bottom w:val="none" w:sz="0" w:space="0" w:color="auto"/>
            <w:right w:val="none" w:sz="0" w:space="0" w:color="auto"/>
          </w:divBdr>
        </w:div>
        <w:div w:id="276912719">
          <w:marLeft w:val="640"/>
          <w:marRight w:val="0"/>
          <w:marTop w:val="0"/>
          <w:marBottom w:val="0"/>
          <w:divBdr>
            <w:top w:val="none" w:sz="0" w:space="0" w:color="auto"/>
            <w:left w:val="none" w:sz="0" w:space="0" w:color="auto"/>
            <w:bottom w:val="none" w:sz="0" w:space="0" w:color="auto"/>
            <w:right w:val="none" w:sz="0" w:space="0" w:color="auto"/>
          </w:divBdr>
        </w:div>
        <w:div w:id="281770064">
          <w:marLeft w:val="640"/>
          <w:marRight w:val="0"/>
          <w:marTop w:val="0"/>
          <w:marBottom w:val="0"/>
          <w:divBdr>
            <w:top w:val="none" w:sz="0" w:space="0" w:color="auto"/>
            <w:left w:val="none" w:sz="0" w:space="0" w:color="auto"/>
            <w:bottom w:val="none" w:sz="0" w:space="0" w:color="auto"/>
            <w:right w:val="none" w:sz="0" w:space="0" w:color="auto"/>
          </w:divBdr>
        </w:div>
        <w:div w:id="290402666">
          <w:marLeft w:val="640"/>
          <w:marRight w:val="0"/>
          <w:marTop w:val="0"/>
          <w:marBottom w:val="0"/>
          <w:divBdr>
            <w:top w:val="none" w:sz="0" w:space="0" w:color="auto"/>
            <w:left w:val="none" w:sz="0" w:space="0" w:color="auto"/>
            <w:bottom w:val="none" w:sz="0" w:space="0" w:color="auto"/>
            <w:right w:val="none" w:sz="0" w:space="0" w:color="auto"/>
          </w:divBdr>
        </w:div>
        <w:div w:id="302656048">
          <w:marLeft w:val="640"/>
          <w:marRight w:val="0"/>
          <w:marTop w:val="0"/>
          <w:marBottom w:val="0"/>
          <w:divBdr>
            <w:top w:val="none" w:sz="0" w:space="0" w:color="auto"/>
            <w:left w:val="none" w:sz="0" w:space="0" w:color="auto"/>
            <w:bottom w:val="none" w:sz="0" w:space="0" w:color="auto"/>
            <w:right w:val="none" w:sz="0" w:space="0" w:color="auto"/>
          </w:divBdr>
        </w:div>
        <w:div w:id="303315083">
          <w:marLeft w:val="640"/>
          <w:marRight w:val="0"/>
          <w:marTop w:val="0"/>
          <w:marBottom w:val="0"/>
          <w:divBdr>
            <w:top w:val="none" w:sz="0" w:space="0" w:color="auto"/>
            <w:left w:val="none" w:sz="0" w:space="0" w:color="auto"/>
            <w:bottom w:val="none" w:sz="0" w:space="0" w:color="auto"/>
            <w:right w:val="none" w:sz="0" w:space="0" w:color="auto"/>
          </w:divBdr>
        </w:div>
        <w:div w:id="318197968">
          <w:marLeft w:val="640"/>
          <w:marRight w:val="0"/>
          <w:marTop w:val="0"/>
          <w:marBottom w:val="0"/>
          <w:divBdr>
            <w:top w:val="none" w:sz="0" w:space="0" w:color="auto"/>
            <w:left w:val="none" w:sz="0" w:space="0" w:color="auto"/>
            <w:bottom w:val="none" w:sz="0" w:space="0" w:color="auto"/>
            <w:right w:val="none" w:sz="0" w:space="0" w:color="auto"/>
          </w:divBdr>
        </w:div>
        <w:div w:id="324479488">
          <w:marLeft w:val="640"/>
          <w:marRight w:val="0"/>
          <w:marTop w:val="0"/>
          <w:marBottom w:val="0"/>
          <w:divBdr>
            <w:top w:val="none" w:sz="0" w:space="0" w:color="auto"/>
            <w:left w:val="none" w:sz="0" w:space="0" w:color="auto"/>
            <w:bottom w:val="none" w:sz="0" w:space="0" w:color="auto"/>
            <w:right w:val="none" w:sz="0" w:space="0" w:color="auto"/>
          </w:divBdr>
        </w:div>
        <w:div w:id="325130150">
          <w:marLeft w:val="640"/>
          <w:marRight w:val="0"/>
          <w:marTop w:val="0"/>
          <w:marBottom w:val="0"/>
          <w:divBdr>
            <w:top w:val="none" w:sz="0" w:space="0" w:color="auto"/>
            <w:left w:val="none" w:sz="0" w:space="0" w:color="auto"/>
            <w:bottom w:val="none" w:sz="0" w:space="0" w:color="auto"/>
            <w:right w:val="none" w:sz="0" w:space="0" w:color="auto"/>
          </w:divBdr>
        </w:div>
        <w:div w:id="344862579">
          <w:marLeft w:val="640"/>
          <w:marRight w:val="0"/>
          <w:marTop w:val="0"/>
          <w:marBottom w:val="0"/>
          <w:divBdr>
            <w:top w:val="none" w:sz="0" w:space="0" w:color="auto"/>
            <w:left w:val="none" w:sz="0" w:space="0" w:color="auto"/>
            <w:bottom w:val="none" w:sz="0" w:space="0" w:color="auto"/>
            <w:right w:val="none" w:sz="0" w:space="0" w:color="auto"/>
          </w:divBdr>
        </w:div>
        <w:div w:id="382827346">
          <w:marLeft w:val="640"/>
          <w:marRight w:val="0"/>
          <w:marTop w:val="0"/>
          <w:marBottom w:val="0"/>
          <w:divBdr>
            <w:top w:val="none" w:sz="0" w:space="0" w:color="auto"/>
            <w:left w:val="none" w:sz="0" w:space="0" w:color="auto"/>
            <w:bottom w:val="none" w:sz="0" w:space="0" w:color="auto"/>
            <w:right w:val="none" w:sz="0" w:space="0" w:color="auto"/>
          </w:divBdr>
        </w:div>
        <w:div w:id="407000497">
          <w:marLeft w:val="640"/>
          <w:marRight w:val="0"/>
          <w:marTop w:val="0"/>
          <w:marBottom w:val="0"/>
          <w:divBdr>
            <w:top w:val="none" w:sz="0" w:space="0" w:color="auto"/>
            <w:left w:val="none" w:sz="0" w:space="0" w:color="auto"/>
            <w:bottom w:val="none" w:sz="0" w:space="0" w:color="auto"/>
            <w:right w:val="none" w:sz="0" w:space="0" w:color="auto"/>
          </w:divBdr>
        </w:div>
        <w:div w:id="412360203">
          <w:marLeft w:val="640"/>
          <w:marRight w:val="0"/>
          <w:marTop w:val="0"/>
          <w:marBottom w:val="0"/>
          <w:divBdr>
            <w:top w:val="none" w:sz="0" w:space="0" w:color="auto"/>
            <w:left w:val="none" w:sz="0" w:space="0" w:color="auto"/>
            <w:bottom w:val="none" w:sz="0" w:space="0" w:color="auto"/>
            <w:right w:val="none" w:sz="0" w:space="0" w:color="auto"/>
          </w:divBdr>
        </w:div>
        <w:div w:id="414670793">
          <w:marLeft w:val="640"/>
          <w:marRight w:val="0"/>
          <w:marTop w:val="0"/>
          <w:marBottom w:val="0"/>
          <w:divBdr>
            <w:top w:val="none" w:sz="0" w:space="0" w:color="auto"/>
            <w:left w:val="none" w:sz="0" w:space="0" w:color="auto"/>
            <w:bottom w:val="none" w:sz="0" w:space="0" w:color="auto"/>
            <w:right w:val="none" w:sz="0" w:space="0" w:color="auto"/>
          </w:divBdr>
        </w:div>
        <w:div w:id="448352442">
          <w:marLeft w:val="640"/>
          <w:marRight w:val="0"/>
          <w:marTop w:val="0"/>
          <w:marBottom w:val="0"/>
          <w:divBdr>
            <w:top w:val="none" w:sz="0" w:space="0" w:color="auto"/>
            <w:left w:val="none" w:sz="0" w:space="0" w:color="auto"/>
            <w:bottom w:val="none" w:sz="0" w:space="0" w:color="auto"/>
            <w:right w:val="none" w:sz="0" w:space="0" w:color="auto"/>
          </w:divBdr>
        </w:div>
        <w:div w:id="474492592">
          <w:marLeft w:val="640"/>
          <w:marRight w:val="0"/>
          <w:marTop w:val="0"/>
          <w:marBottom w:val="0"/>
          <w:divBdr>
            <w:top w:val="none" w:sz="0" w:space="0" w:color="auto"/>
            <w:left w:val="none" w:sz="0" w:space="0" w:color="auto"/>
            <w:bottom w:val="none" w:sz="0" w:space="0" w:color="auto"/>
            <w:right w:val="none" w:sz="0" w:space="0" w:color="auto"/>
          </w:divBdr>
        </w:div>
        <w:div w:id="475221194">
          <w:marLeft w:val="640"/>
          <w:marRight w:val="0"/>
          <w:marTop w:val="0"/>
          <w:marBottom w:val="0"/>
          <w:divBdr>
            <w:top w:val="none" w:sz="0" w:space="0" w:color="auto"/>
            <w:left w:val="none" w:sz="0" w:space="0" w:color="auto"/>
            <w:bottom w:val="none" w:sz="0" w:space="0" w:color="auto"/>
            <w:right w:val="none" w:sz="0" w:space="0" w:color="auto"/>
          </w:divBdr>
        </w:div>
        <w:div w:id="480196995">
          <w:marLeft w:val="640"/>
          <w:marRight w:val="0"/>
          <w:marTop w:val="0"/>
          <w:marBottom w:val="0"/>
          <w:divBdr>
            <w:top w:val="none" w:sz="0" w:space="0" w:color="auto"/>
            <w:left w:val="none" w:sz="0" w:space="0" w:color="auto"/>
            <w:bottom w:val="none" w:sz="0" w:space="0" w:color="auto"/>
            <w:right w:val="none" w:sz="0" w:space="0" w:color="auto"/>
          </w:divBdr>
        </w:div>
        <w:div w:id="483860770">
          <w:marLeft w:val="640"/>
          <w:marRight w:val="0"/>
          <w:marTop w:val="0"/>
          <w:marBottom w:val="0"/>
          <w:divBdr>
            <w:top w:val="none" w:sz="0" w:space="0" w:color="auto"/>
            <w:left w:val="none" w:sz="0" w:space="0" w:color="auto"/>
            <w:bottom w:val="none" w:sz="0" w:space="0" w:color="auto"/>
            <w:right w:val="none" w:sz="0" w:space="0" w:color="auto"/>
          </w:divBdr>
        </w:div>
        <w:div w:id="502665203">
          <w:marLeft w:val="640"/>
          <w:marRight w:val="0"/>
          <w:marTop w:val="0"/>
          <w:marBottom w:val="0"/>
          <w:divBdr>
            <w:top w:val="none" w:sz="0" w:space="0" w:color="auto"/>
            <w:left w:val="none" w:sz="0" w:space="0" w:color="auto"/>
            <w:bottom w:val="none" w:sz="0" w:space="0" w:color="auto"/>
            <w:right w:val="none" w:sz="0" w:space="0" w:color="auto"/>
          </w:divBdr>
        </w:div>
        <w:div w:id="526068084">
          <w:marLeft w:val="640"/>
          <w:marRight w:val="0"/>
          <w:marTop w:val="0"/>
          <w:marBottom w:val="0"/>
          <w:divBdr>
            <w:top w:val="none" w:sz="0" w:space="0" w:color="auto"/>
            <w:left w:val="none" w:sz="0" w:space="0" w:color="auto"/>
            <w:bottom w:val="none" w:sz="0" w:space="0" w:color="auto"/>
            <w:right w:val="none" w:sz="0" w:space="0" w:color="auto"/>
          </w:divBdr>
        </w:div>
        <w:div w:id="530922647">
          <w:marLeft w:val="640"/>
          <w:marRight w:val="0"/>
          <w:marTop w:val="0"/>
          <w:marBottom w:val="0"/>
          <w:divBdr>
            <w:top w:val="none" w:sz="0" w:space="0" w:color="auto"/>
            <w:left w:val="none" w:sz="0" w:space="0" w:color="auto"/>
            <w:bottom w:val="none" w:sz="0" w:space="0" w:color="auto"/>
            <w:right w:val="none" w:sz="0" w:space="0" w:color="auto"/>
          </w:divBdr>
        </w:div>
        <w:div w:id="538518108">
          <w:marLeft w:val="640"/>
          <w:marRight w:val="0"/>
          <w:marTop w:val="0"/>
          <w:marBottom w:val="0"/>
          <w:divBdr>
            <w:top w:val="none" w:sz="0" w:space="0" w:color="auto"/>
            <w:left w:val="none" w:sz="0" w:space="0" w:color="auto"/>
            <w:bottom w:val="none" w:sz="0" w:space="0" w:color="auto"/>
            <w:right w:val="none" w:sz="0" w:space="0" w:color="auto"/>
          </w:divBdr>
        </w:div>
        <w:div w:id="539785465">
          <w:marLeft w:val="640"/>
          <w:marRight w:val="0"/>
          <w:marTop w:val="0"/>
          <w:marBottom w:val="0"/>
          <w:divBdr>
            <w:top w:val="none" w:sz="0" w:space="0" w:color="auto"/>
            <w:left w:val="none" w:sz="0" w:space="0" w:color="auto"/>
            <w:bottom w:val="none" w:sz="0" w:space="0" w:color="auto"/>
            <w:right w:val="none" w:sz="0" w:space="0" w:color="auto"/>
          </w:divBdr>
        </w:div>
        <w:div w:id="556283951">
          <w:marLeft w:val="640"/>
          <w:marRight w:val="0"/>
          <w:marTop w:val="0"/>
          <w:marBottom w:val="0"/>
          <w:divBdr>
            <w:top w:val="none" w:sz="0" w:space="0" w:color="auto"/>
            <w:left w:val="none" w:sz="0" w:space="0" w:color="auto"/>
            <w:bottom w:val="none" w:sz="0" w:space="0" w:color="auto"/>
            <w:right w:val="none" w:sz="0" w:space="0" w:color="auto"/>
          </w:divBdr>
        </w:div>
        <w:div w:id="571626945">
          <w:marLeft w:val="640"/>
          <w:marRight w:val="0"/>
          <w:marTop w:val="0"/>
          <w:marBottom w:val="0"/>
          <w:divBdr>
            <w:top w:val="none" w:sz="0" w:space="0" w:color="auto"/>
            <w:left w:val="none" w:sz="0" w:space="0" w:color="auto"/>
            <w:bottom w:val="none" w:sz="0" w:space="0" w:color="auto"/>
            <w:right w:val="none" w:sz="0" w:space="0" w:color="auto"/>
          </w:divBdr>
        </w:div>
        <w:div w:id="572668176">
          <w:marLeft w:val="640"/>
          <w:marRight w:val="0"/>
          <w:marTop w:val="0"/>
          <w:marBottom w:val="0"/>
          <w:divBdr>
            <w:top w:val="none" w:sz="0" w:space="0" w:color="auto"/>
            <w:left w:val="none" w:sz="0" w:space="0" w:color="auto"/>
            <w:bottom w:val="none" w:sz="0" w:space="0" w:color="auto"/>
            <w:right w:val="none" w:sz="0" w:space="0" w:color="auto"/>
          </w:divBdr>
        </w:div>
        <w:div w:id="575674880">
          <w:marLeft w:val="640"/>
          <w:marRight w:val="0"/>
          <w:marTop w:val="0"/>
          <w:marBottom w:val="0"/>
          <w:divBdr>
            <w:top w:val="none" w:sz="0" w:space="0" w:color="auto"/>
            <w:left w:val="none" w:sz="0" w:space="0" w:color="auto"/>
            <w:bottom w:val="none" w:sz="0" w:space="0" w:color="auto"/>
            <w:right w:val="none" w:sz="0" w:space="0" w:color="auto"/>
          </w:divBdr>
        </w:div>
        <w:div w:id="597448835">
          <w:marLeft w:val="640"/>
          <w:marRight w:val="0"/>
          <w:marTop w:val="0"/>
          <w:marBottom w:val="0"/>
          <w:divBdr>
            <w:top w:val="none" w:sz="0" w:space="0" w:color="auto"/>
            <w:left w:val="none" w:sz="0" w:space="0" w:color="auto"/>
            <w:bottom w:val="none" w:sz="0" w:space="0" w:color="auto"/>
            <w:right w:val="none" w:sz="0" w:space="0" w:color="auto"/>
          </w:divBdr>
        </w:div>
        <w:div w:id="618880024">
          <w:marLeft w:val="640"/>
          <w:marRight w:val="0"/>
          <w:marTop w:val="0"/>
          <w:marBottom w:val="0"/>
          <w:divBdr>
            <w:top w:val="none" w:sz="0" w:space="0" w:color="auto"/>
            <w:left w:val="none" w:sz="0" w:space="0" w:color="auto"/>
            <w:bottom w:val="none" w:sz="0" w:space="0" w:color="auto"/>
            <w:right w:val="none" w:sz="0" w:space="0" w:color="auto"/>
          </w:divBdr>
        </w:div>
        <w:div w:id="619730473">
          <w:marLeft w:val="640"/>
          <w:marRight w:val="0"/>
          <w:marTop w:val="0"/>
          <w:marBottom w:val="0"/>
          <w:divBdr>
            <w:top w:val="none" w:sz="0" w:space="0" w:color="auto"/>
            <w:left w:val="none" w:sz="0" w:space="0" w:color="auto"/>
            <w:bottom w:val="none" w:sz="0" w:space="0" w:color="auto"/>
            <w:right w:val="none" w:sz="0" w:space="0" w:color="auto"/>
          </w:divBdr>
        </w:div>
        <w:div w:id="628246164">
          <w:marLeft w:val="640"/>
          <w:marRight w:val="0"/>
          <w:marTop w:val="0"/>
          <w:marBottom w:val="0"/>
          <w:divBdr>
            <w:top w:val="none" w:sz="0" w:space="0" w:color="auto"/>
            <w:left w:val="none" w:sz="0" w:space="0" w:color="auto"/>
            <w:bottom w:val="none" w:sz="0" w:space="0" w:color="auto"/>
            <w:right w:val="none" w:sz="0" w:space="0" w:color="auto"/>
          </w:divBdr>
        </w:div>
        <w:div w:id="637493062">
          <w:marLeft w:val="640"/>
          <w:marRight w:val="0"/>
          <w:marTop w:val="0"/>
          <w:marBottom w:val="0"/>
          <w:divBdr>
            <w:top w:val="none" w:sz="0" w:space="0" w:color="auto"/>
            <w:left w:val="none" w:sz="0" w:space="0" w:color="auto"/>
            <w:bottom w:val="none" w:sz="0" w:space="0" w:color="auto"/>
            <w:right w:val="none" w:sz="0" w:space="0" w:color="auto"/>
          </w:divBdr>
        </w:div>
        <w:div w:id="655647445">
          <w:marLeft w:val="640"/>
          <w:marRight w:val="0"/>
          <w:marTop w:val="0"/>
          <w:marBottom w:val="0"/>
          <w:divBdr>
            <w:top w:val="none" w:sz="0" w:space="0" w:color="auto"/>
            <w:left w:val="none" w:sz="0" w:space="0" w:color="auto"/>
            <w:bottom w:val="none" w:sz="0" w:space="0" w:color="auto"/>
            <w:right w:val="none" w:sz="0" w:space="0" w:color="auto"/>
          </w:divBdr>
        </w:div>
        <w:div w:id="661275909">
          <w:marLeft w:val="640"/>
          <w:marRight w:val="0"/>
          <w:marTop w:val="0"/>
          <w:marBottom w:val="0"/>
          <w:divBdr>
            <w:top w:val="none" w:sz="0" w:space="0" w:color="auto"/>
            <w:left w:val="none" w:sz="0" w:space="0" w:color="auto"/>
            <w:bottom w:val="none" w:sz="0" w:space="0" w:color="auto"/>
            <w:right w:val="none" w:sz="0" w:space="0" w:color="auto"/>
          </w:divBdr>
        </w:div>
        <w:div w:id="663241980">
          <w:marLeft w:val="640"/>
          <w:marRight w:val="0"/>
          <w:marTop w:val="0"/>
          <w:marBottom w:val="0"/>
          <w:divBdr>
            <w:top w:val="none" w:sz="0" w:space="0" w:color="auto"/>
            <w:left w:val="none" w:sz="0" w:space="0" w:color="auto"/>
            <w:bottom w:val="none" w:sz="0" w:space="0" w:color="auto"/>
            <w:right w:val="none" w:sz="0" w:space="0" w:color="auto"/>
          </w:divBdr>
        </w:div>
        <w:div w:id="668605467">
          <w:marLeft w:val="640"/>
          <w:marRight w:val="0"/>
          <w:marTop w:val="0"/>
          <w:marBottom w:val="0"/>
          <w:divBdr>
            <w:top w:val="none" w:sz="0" w:space="0" w:color="auto"/>
            <w:left w:val="none" w:sz="0" w:space="0" w:color="auto"/>
            <w:bottom w:val="none" w:sz="0" w:space="0" w:color="auto"/>
            <w:right w:val="none" w:sz="0" w:space="0" w:color="auto"/>
          </w:divBdr>
        </w:div>
        <w:div w:id="673536027">
          <w:marLeft w:val="640"/>
          <w:marRight w:val="0"/>
          <w:marTop w:val="0"/>
          <w:marBottom w:val="0"/>
          <w:divBdr>
            <w:top w:val="none" w:sz="0" w:space="0" w:color="auto"/>
            <w:left w:val="none" w:sz="0" w:space="0" w:color="auto"/>
            <w:bottom w:val="none" w:sz="0" w:space="0" w:color="auto"/>
            <w:right w:val="none" w:sz="0" w:space="0" w:color="auto"/>
          </w:divBdr>
        </w:div>
        <w:div w:id="673725606">
          <w:marLeft w:val="640"/>
          <w:marRight w:val="0"/>
          <w:marTop w:val="0"/>
          <w:marBottom w:val="0"/>
          <w:divBdr>
            <w:top w:val="none" w:sz="0" w:space="0" w:color="auto"/>
            <w:left w:val="none" w:sz="0" w:space="0" w:color="auto"/>
            <w:bottom w:val="none" w:sz="0" w:space="0" w:color="auto"/>
            <w:right w:val="none" w:sz="0" w:space="0" w:color="auto"/>
          </w:divBdr>
        </w:div>
        <w:div w:id="676420964">
          <w:marLeft w:val="640"/>
          <w:marRight w:val="0"/>
          <w:marTop w:val="0"/>
          <w:marBottom w:val="0"/>
          <w:divBdr>
            <w:top w:val="none" w:sz="0" w:space="0" w:color="auto"/>
            <w:left w:val="none" w:sz="0" w:space="0" w:color="auto"/>
            <w:bottom w:val="none" w:sz="0" w:space="0" w:color="auto"/>
            <w:right w:val="none" w:sz="0" w:space="0" w:color="auto"/>
          </w:divBdr>
        </w:div>
        <w:div w:id="698967949">
          <w:marLeft w:val="640"/>
          <w:marRight w:val="0"/>
          <w:marTop w:val="0"/>
          <w:marBottom w:val="0"/>
          <w:divBdr>
            <w:top w:val="none" w:sz="0" w:space="0" w:color="auto"/>
            <w:left w:val="none" w:sz="0" w:space="0" w:color="auto"/>
            <w:bottom w:val="none" w:sz="0" w:space="0" w:color="auto"/>
            <w:right w:val="none" w:sz="0" w:space="0" w:color="auto"/>
          </w:divBdr>
        </w:div>
        <w:div w:id="705570466">
          <w:marLeft w:val="640"/>
          <w:marRight w:val="0"/>
          <w:marTop w:val="0"/>
          <w:marBottom w:val="0"/>
          <w:divBdr>
            <w:top w:val="none" w:sz="0" w:space="0" w:color="auto"/>
            <w:left w:val="none" w:sz="0" w:space="0" w:color="auto"/>
            <w:bottom w:val="none" w:sz="0" w:space="0" w:color="auto"/>
            <w:right w:val="none" w:sz="0" w:space="0" w:color="auto"/>
          </w:divBdr>
        </w:div>
        <w:div w:id="715197538">
          <w:marLeft w:val="640"/>
          <w:marRight w:val="0"/>
          <w:marTop w:val="0"/>
          <w:marBottom w:val="0"/>
          <w:divBdr>
            <w:top w:val="none" w:sz="0" w:space="0" w:color="auto"/>
            <w:left w:val="none" w:sz="0" w:space="0" w:color="auto"/>
            <w:bottom w:val="none" w:sz="0" w:space="0" w:color="auto"/>
            <w:right w:val="none" w:sz="0" w:space="0" w:color="auto"/>
          </w:divBdr>
        </w:div>
        <w:div w:id="722559964">
          <w:marLeft w:val="640"/>
          <w:marRight w:val="0"/>
          <w:marTop w:val="0"/>
          <w:marBottom w:val="0"/>
          <w:divBdr>
            <w:top w:val="none" w:sz="0" w:space="0" w:color="auto"/>
            <w:left w:val="none" w:sz="0" w:space="0" w:color="auto"/>
            <w:bottom w:val="none" w:sz="0" w:space="0" w:color="auto"/>
            <w:right w:val="none" w:sz="0" w:space="0" w:color="auto"/>
          </w:divBdr>
        </w:div>
        <w:div w:id="732239951">
          <w:marLeft w:val="640"/>
          <w:marRight w:val="0"/>
          <w:marTop w:val="0"/>
          <w:marBottom w:val="0"/>
          <w:divBdr>
            <w:top w:val="none" w:sz="0" w:space="0" w:color="auto"/>
            <w:left w:val="none" w:sz="0" w:space="0" w:color="auto"/>
            <w:bottom w:val="none" w:sz="0" w:space="0" w:color="auto"/>
            <w:right w:val="none" w:sz="0" w:space="0" w:color="auto"/>
          </w:divBdr>
        </w:div>
        <w:div w:id="800153262">
          <w:marLeft w:val="640"/>
          <w:marRight w:val="0"/>
          <w:marTop w:val="0"/>
          <w:marBottom w:val="0"/>
          <w:divBdr>
            <w:top w:val="none" w:sz="0" w:space="0" w:color="auto"/>
            <w:left w:val="none" w:sz="0" w:space="0" w:color="auto"/>
            <w:bottom w:val="none" w:sz="0" w:space="0" w:color="auto"/>
            <w:right w:val="none" w:sz="0" w:space="0" w:color="auto"/>
          </w:divBdr>
        </w:div>
        <w:div w:id="823400051">
          <w:marLeft w:val="640"/>
          <w:marRight w:val="0"/>
          <w:marTop w:val="0"/>
          <w:marBottom w:val="0"/>
          <w:divBdr>
            <w:top w:val="none" w:sz="0" w:space="0" w:color="auto"/>
            <w:left w:val="none" w:sz="0" w:space="0" w:color="auto"/>
            <w:bottom w:val="none" w:sz="0" w:space="0" w:color="auto"/>
            <w:right w:val="none" w:sz="0" w:space="0" w:color="auto"/>
          </w:divBdr>
        </w:div>
        <w:div w:id="842938058">
          <w:marLeft w:val="640"/>
          <w:marRight w:val="0"/>
          <w:marTop w:val="0"/>
          <w:marBottom w:val="0"/>
          <w:divBdr>
            <w:top w:val="none" w:sz="0" w:space="0" w:color="auto"/>
            <w:left w:val="none" w:sz="0" w:space="0" w:color="auto"/>
            <w:bottom w:val="none" w:sz="0" w:space="0" w:color="auto"/>
            <w:right w:val="none" w:sz="0" w:space="0" w:color="auto"/>
          </w:divBdr>
        </w:div>
        <w:div w:id="877593113">
          <w:marLeft w:val="640"/>
          <w:marRight w:val="0"/>
          <w:marTop w:val="0"/>
          <w:marBottom w:val="0"/>
          <w:divBdr>
            <w:top w:val="none" w:sz="0" w:space="0" w:color="auto"/>
            <w:left w:val="none" w:sz="0" w:space="0" w:color="auto"/>
            <w:bottom w:val="none" w:sz="0" w:space="0" w:color="auto"/>
            <w:right w:val="none" w:sz="0" w:space="0" w:color="auto"/>
          </w:divBdr>
        </w:div>
        <w:div w:id="889531670">
          <w:marLeft w:val="640"/>
          <w:marRight w:val="0"/>
          <w:marTop w:val="0"/>
          <w:marBottom w:val="0"/>
          <w:divBdr>
            <w:top w:val="none" w:sz="0" w:space="0" w:color="auto"/>
            <w:left w:val="none" w:sz="0" w:space="0" w:color="auto"/>
            <w:bottom w:val="none" w:sz="0" w:space="0" w:color="auto"/>
            <w:right w:val="none" w:sz="0" w:space="0" w:color="auto"/>
          </w:divBdr>
        </w:div>
        <w:div w:id="914051868">
          <w:marLeft w:val="640"/>
          <w:marRight w:val="0"/>
          <w:marTop w:val="0"/>
          <w:marBottom w:val="0"/>
          <w:divBdr>
            <w:top w:val="none" w:sz="0" w:space="0" w:color="auto"/>
            <w:left w:val="none" w:sz="0" w:space="0" w:color="auto"/>
            <w:bottom w:val="none" w:sz="0" w:space="0" w:color="auto"/>
            <w:right w:val="none" w:sz="0" w:space="0" w:color="auto"/>
          </w:divBdr>
        </w:div>
        <w:div w:id="918364398">
          <w:marLeft w:val="640"/>
          <w:marRight w:val="0"/>
          <w:marTop w:val="0"/>
          <w:marBottom w:val="0"/>
          <w:divBdr>
            <w:top w:val="none" w:sz="0" w:space="0" w:color="auto"/>
            <w:left w:val="none" w:sz="0" w:space="0" w:color="auto"/>
            <w:bottom w:val="none" w:sz="0" w:space="0" w:color="auto"/>
            <w:right w:val="none" w:sz="0" w:space="0" w:color="auto"/>
          </w:divBdr>
        </w:div>
        <w:div w:id="954629162">
          <w:marLeft w:val="640"/>
          <w:marRight w:val="0"/>
          <w:marTop w:val="0"/>
          <w:marBottom w:val="0"/>
          <w:divBdr>
            <w:top w:val="none" w:sz="0" w:space="0" w:color="auto"/>
            <w:left w:val="none" w:sz="0" w:space="0" w:color="auto"/>
            <w:bottom w:val="none" w:sz="0" w:space="0" w:color="auto"/>
            <w:right w:val="none" w:sz="0" w:space="0" w:color="auto"/>
          </w:divBdr>
        </w:div>
        <w:div w:id="967247278">
          <w:marLeft w:val="640"/>
          <w:marRight w:val="0"/>
          <w:marTop w:val="0"/>
          <w:marBottom w:val="0"/>
          <w:divBdr>
            <w:top w:val="none" w:sz="0" w:space="0" w:color="auto"/>
            <w:left w:val="none" w:sz="0" w:space="0" w:color="auto"/>
            <w:bottom w:val="none" w:sz="0" w:space="0" w:color="auto"/>
            <w:right w:val="none" w:sz="0" w:space="0" w:color="auto"/>
          </w:divBdr>
        </w:div>
        <w:div w:id="996763702">
          <w:marLeft w:val="640"/>
          <w:marRight w:val="0"/>
          <w:marTop w:val="0"/>
          <w:marBottom w:val="0"/>
          <w:divBdr>
            <w:top w:val="none" w:sz="0" w:space="0" w:color="auto"/>
            <w:left w:val="none" w:sz="0" w:space="0" w:color="auto"/>
            <w:bottom w:val="none" w:sz="0" w:space="0" w:color="auto"/>
            <w:right w:val="none" w:sz="0" w:space="0" w:color="auto"/>
          </w:divBdr>
        </w:div>
        <w:div w:id="1009717334">
          <w:marLeft w:val="640"/>
          <w:marRight w:val="0"/>
          <w:marTop w:val="0"/>
          <w:marBottom w:val="0"/>
          <w:divBdr>
            <w:top w:val="none" w:sz="0" w:space="0" w:color="auto"/>
            <w:left w:val="none" w:sz="0" w:space="0" w:color="auto"/>
            <w:bottom w:val="none" w:sz="0" w:space="0" w:color="auto"/>
            <w:right w:val="none" w:sz="0" w:space="0" w:color="auto"/>
          </w:divBdr>
        </w:div>
        <w:div w:id="1009870338">
          <w:marLeft w:val="640"/>
          <w:marRight w:val="0"/>
          <w:marTop w:val="0"/>
          <w:marBottom w:val="0"/>
          <w:divBdr>
            <w:top w:val="none" w:sz="0" w:space="0" w:color="auto"/>
            <w:left w:val="none" w:sz="0" w:space="0" w:color="auto"/>
            <w:bottom w:val="none" w:sz="0" w:space="0" w:color="auto"/>
            <w:right w:val="none" w:sz="0" w:space="0" w:color="auto"/>
          </w:divBdr>
        </w:div>
        <w:div w:id="1084574368">
          <w:marLeft w:val="640"/>
          <w:marRight w:val="0"/>
          <w:marTop w:val="0"/>
          <w:marBottom w:val="0"/>
          <w:divBdr>
            <w:top w:val="none" w:sz="0" w:space="0" w:color="auto"/>
            <w:left w:val="none" w:sz="0" w:space="0" w:color="auto"/>
            <w:bottom w:val="none" w:sz="0" w:space="0" w:color="auto"/>
            <w:right w:val="none" w:sz="0" w:space="0" w:color="auto"/>
          </w:divBdr>
        </w:div>
        <w:div w:id="1090931732">
          <w:marLeft w:val="640"/>
          <w:marRight w:val="0"/>
          <w:marTop w:val="0"/>
          <w:marBottom w:val="0"/>
          <w:divBdr>
            <w:top w:val="none" w:sz="0" w:space="0" w:color="auto"/>
            <w:left w:val="none" w:sz="0" w:space="0" w:color="auto"/>
            <w:bottom w:val="none" w:sz="0" w:space="0" w:color="auto"/>
            <w:right w:val="none" w:sz="0" w:space="0" w:color="auto"/>
          </w:divBdr>
        </w:div>
        <w:div w:id="1106773072">
          <w:marLeft w:val="640"/>
          <w:marRight w:val="0"/>
          <w:marTop w:val="0"/>
          <w:marBottom w:val="0"/>
          <w:divBdr>
            <w:top w:val="none" w:sz="0" w:space="0" w:color="auto"/>
            <w:left w:val="none" w:sz="0" w:space="0" w:color="auto"/>
            <w:bottom w:val="none" w:sz="0" w:space="0" w:color="auto"/>
            <w:right w:val="none" w:sz="0" w:space="0" w:color="auto"/>
          </w:divBdr>
        </w:div>
        <w:div w:id="1126437023">
          <w:marLeft w:val="640"/>
          <w:marRight w:val="0"/>
          <w:marTop w:val="0"/>
          <w:marBottom w:val="0"/>
          <w:divBdr>
            <w:top w:val="none" w:sz="0" w:space="0" w:color="auto"/>
            <w:left w:val="none" w:sz="0" w:space="0" w:color="auto"/>
            <w:bottom w:val="none" w:sz="0" w:space="0" w:color="auto"/>
            <w:right w:val="none" w:sz="0" w:space="0" w:color="auto"/>
          </w:divBdr>
        </w:div>
        <w:div w:id="1129544807">
          <w:marLeft w:val="640"/>
          <w:marRight w:val="0"/>
          <w:marTop w:val="0"/>
          <w:marBottom w:val="0"/>
          <w:divBdr>
            <w:top w:val="none" w:sz="0" w:space="0" w:color="auto"/>
            <w:left w:val="none" w:sz="0" w:space="0" w:color="auto"/>
            <w:bottom w:val="none" w:sz="0" w:space="0" w:color="auto"/>
            <w:right w:val="none" w:sz="0" w:space="0" w:color="auto"/>
          </w:divBdr>
        </w:div>
        <w:div w:id="1144006663">
          <w:marLeft w:val="640"/>
          <w:marRight w:val="0"/>
          <w:marTop w:val="0"/>
          <w:marBottom w:val="0"/>
          <w:divBdr>
            <w:top w:val="none" w:sz="0" w:space="0" w:color="auto"/>
            <w:left w:val="none" w:sz="0" w:space="0" w:color="auto"/>
            <w:bottom w:val="none" w:sz="0" w:space="0" w:color="auto"/>
            <w:right w:val="none" w:sz="0" w:space="0" w:color="auto"/>
          </w:divBdr>
        </w:div>
        <w:div w:id="1163276660">
          <w:marLeft w:val="640"/>
          <w:marRight w:val="0"/>
          <w:marTop w:val="0"/>
          <w:marBottom w:val="0"/>
          <w:divBdr>
            <w:top w:val="none" w:sz="0" w:space="0" w:color="auto"/>
            <w:left w:val="none" w:sz="0" w:space="0" w:color="auto"/>
            <w:bottom w:val="none" w:sz="0" w:space="0" w:color="auto"/>
            <w:right w:val="none" w:sz="0" w:space="0" w:color="auto"/>
          </w:divBdr>
        </w:div>
        <w:div w:id="1164391907">
          <w:marLeft w:val="640"/>
          <w:marRight w:val="0"/>
          <w:marTop w:val="0"/>
          <w:marBottom w:val="0"/>
          <w:divBdr>
            <w:top w:val="none" w:sz="0" w:space="0" w:color="auto"/>
            <w:left w:val="none" w:sz="0" w:space="0" w:color="auto"/>
            <w:bottom w:val="none" w:sz="0" w:space="0" w:color="auto"/>
            <w:right w:val="none" w:sz="0" w:space="0" w:color="auto"/>
          </w:divBdr>
        </w:div>
        <w:div w:id="1174951177">
          <w:marLeft w:val="640"/>
          <w:marRight w:val="0"/>
          <w:marTop w:val="0"/>
          <w:marBottom w:val="0"/>
          <w:divBdr>
            <w:top w:val="none" w:sz="0" w:space="0" w:color="auto"/>
            <w:left w:val="none" w:sz="0" w:space="0" w:color="auto"/>
            <w:bottom w:val="none" w:sz="0" w:space="0" w:color="auto"/>
            <w:right w:val="none" w:sz="0" w:space="0" w:color="auto"/>
          </w:divBdr>
        </w:div>
        <w:div w:id="1185748889">
          <w:marLeft w:val="640"/>
          <w:marRight w:val="0"/>
          <w:marTop w:val="0"/>
          <w:marBottom w:val="0"/>
          <w:divBdr>
            <w:top w:val="none" w:sz="0" w:space="0" w:color="auto"/>
            <w:left w:val="none" w:sz="0" w:space="0" w:color="auto"/>
            <w:bottom w:val="none" w:sz="0" w:space="0" w:color="auto"/>
            <w:right w:val="none" w:sz="0" w:space="0" w:color="auto"/>
          </w:divBdr>
        </w:div>
        <w:div w:id="1186402963">
          <w:marLeft w:val="640"/>
          <w:marRight w:val="0"/>
          <w:marTop w:val="0"/>
          <w:marBottom w:val="0"/>
          <w:divBdr>
            <w:top w:val="none" w:sz="0" w:space="0" w:color="auto"/>
            <w:left w:val="none" w:sz="0" w:space="0" w:color="auto"/>
            <w:bottom w:val="none" w:sz="0" w:space="0" w:color="auto"/>
            <w:right w:val="none" w:sz="0" w:space="0" w:color="auto"/>
          </w:divBdr>
        </w:div>
        <w:div w:id="1187719862">
          <w:marLeft w:val="640"/>
          <w:marRight w:val="0"/>
          <w:marTop w:val="0"/>
          <w:marBottom w:val="0"/>
          <w:divBdr>
            <w:top w:val="none" w:sz="0" w:space="0" w:color="auto"/>
            <w:left w:val="none" w:sz="0" w:space="0" w:color="auto"/>
            <w:bottom w:val="none" w:sz="0" w:space="0" w:color="auto"/>
            <w:right w:val="none" w:sz="0" w:space="0" w:color="auto"/>
          </w:divBdr>
        </w:div>
        <w:div w:id="1188183198">
          <w:marLeft w:val="640"/>
          <w:marRight w:val="0"/>
          <w:marTop w:val="0"/>
          <w:marBottom w:val="0"/>
          <w:divBdr>
            <w:top w:val="none" w:sz="0" w:space="0" w:color="auto"/>
            <w:left w:val="none" w:sz="0" w:space="0" w:color="auto"/>
            <w:bottom w:val="none" w:sz="0" w:space="0" w:color="auto"/>
            <w:right w:val="none" w:sz="0" w:space="0" w:color="auto"/>
          </w:divBdr>
        </w:div>
        <w:div w:id="1188448523">
          <w:marLeft w:val="640"/>
          <w:marRight w:val="0"/>
          <w:marTop w:val="0"/>
          <w:marBottom w:val="0"/>
          <w:divBdr>
            <w:top w:val="none" w:sz="0" w:space="0" w:color="auto"/>
            <w:left w:val="none" w:sz="0" w:space="0" w:color="auto"/>
            <w:bottom w:val="none" w:sz="0" w:space="0" w:color="auto"/>
            <w:right w:val="none" w:sz="0" w:space="0" w:color="auto"/>
          </w:divBdr>
        </w:div>
        <w:div w:id="1199472019">
          <w:marLeft w:val="640"/>
          <w:marRight w:val="0"/>
          <w:marTop w:val="0"/>
          <w:marBottom w:val="0"/>
          <w:divBdr>
            <w:top w:val="none" w:sz="0" w:space="0" w:color="auto"/>
            <w:left w:val="none" w:sz="0" w:space="0" w:color="auto"/>
            <w:bottom w:val="none" w:sz="0" w:space="0" w:color="auto"/>
            <w:right w:val="none" w:sz="0" w:space="0" w:color="auto"/>
          </w:divBdr>
        </w:div>
        <w:div w:id="1215775030">
          <w:marLeft w:val="640"/>
          <w:marRight w:val="0"/>
          <w:marTop w:val="0"/>
          <w:marBottom w:val="0"/>
          <w:divBdr>
            <w:top w:val="none" w:sz="0" w:space="0" w:color="auto"/>
            <w:left w:val="none" w:sz="0" w:space="0" w:color="auto"/>
            <w:bottom w:val="none" w:sz="0" w:space="0" w:color="auto"/>
            <w:right w:val="none" w:sz="0" w:space="0" w:color="auto"/>
          </w:divBdr>
        </w:div>
        <w:div w:id="1236206621">
          <w:marLeft w:val="640"/>
          <w:marRight w:val="0"/>
          <w:marTop w:val="0"/>
          <w:marBottom w:val="0"/>
          <w:divBdr>
            <w:top w:val="none" w:sz="0" w:space="0" w:color="auto"/>
            <w:left w:val="none" w:sz="0" w:space="0" w:color="auto"/>
            <w:bottom w:val="none" w:sz="0" w:space="0" w:color="auto"/>
            <w:right w:val="none" w:sz="0" w:space="0" w:color="auto"/>
          </w:divBdr>
        </w:div>
        <w:div w:id="1280062283">
          <w:marLeft w:val="640"/>
          <w:marRight w:val="0"/>
          <w:marTop w:val="0"/>
          <w:marBottom w:val="0"/>
          <w:divBdr>
            <w:top w:val="none" w:sz="0" w:space="0" w:color="auto"/>
            <w:left w:val="none" w:sz="0" w:space="0" w:color="auto"/>
            <w:bottom w:val="none" w:sz="0" w:space="0" w:color="auto"/>
            <w:right w:val="none" w:sz="0" w:space="0" w:color="auto"/>
          </w:divBdr>
        </w:div>
        <w:div w:id="1289966794">
          <w:marLeft w:val="640"/>
          <w:marRight w:val="0"/>
          <w:marTop w:val="0"/>
          <w:marBottom w:val="0"/>
          <w:divBdr>
            <w:top w:val="none" w:sz="0" w:space="0" w:color="auto"/>
            <w:left w:val="none" w:sz="0" w:space="0" w:color="auto"/>
            <w:bottom w:val="none" w:sz="0" w:space="0" w:color="auto"/>
            <w:right w:val="none" w:sz="0" w:space="0" w:color="auto"/>
          </w:divBdr>
        </w:div>
        <w:div w:id="1300500976">
          <w:marLeft w:val="640"/>
          <w:marRight w:val="0"/>
          <w:marTop w:val="0"/>
          <w:marBottom w:val="0"/>
          <w:divBdr>
            <w:top w:val="none" w:sz="0" w:space="0" w:color="auto"/>
            <w:left w:val="none" w:sz="0" w:space="0" w:color="auto"/>
            <w:bottom w:val="none" w:sz="0" w:space="0" w:color="auto"/>
            <w:right w:val="none" w:sz="0" w:space="0" w:color="auto"/>
          </w:divBdr>
        </w:div>
        <w:div w:id="1305547060">
          <w:marLeft w:val="640"/>
          <w:marRight w:val="0"/>
          <w:marTop w:val="0"/>
          <w:marBottom w:val="0"/>
          <w:divBdr>
            <w:top w:val="none" w:sz="0" w:space="0" w:color="auto"/>
            <w:left w:val="none" w:sz="0" w:space="0" w:color="auto"/>
            <w:bottom w:val="none" w:sz="0" w:space="0" w:color="auto"/>
            <w:right w:val="none" w:sz="0" w:space="0" w:color="auto"/>
          </w:divBdr>
        </w:div>
        <w:div w:id="1326396486">
          <w:marLeft w:val="640"/>
          <w:marRight w:val="0"/>
          <w:marTop w:val="0"/>
          <w:marBottom w:val="0"/>
          <w:divBdr>
            <w:top w:val="none" w:sz="0" w:space="0" w:color="auto"/>
            <w:left w:val="none" w:sz="0" w:space="0" w:color="auto"/>
            <w:bottom w:val="none" w:sz="0" w:space="0" w:color="auto"/>
            <w:right w:val="none" w:sz="0" w:space="0" w:color="auto"/>
          </w:divBdr>
        </w:div>
        <w:div w:id="1328632645">
          <w:marLeft w:val="640"/>
          <w:marRight w:val="0"/>
          <w:marTop w:val="0"/>
          <w:marBottom w:val="0"/>
          <w:divBdr>
            <w:top w:val="none" w:sz="0" w:space="0" w:color="auto"/>
            <w:left w:val="none" w:sz="0" w:space="0" w:color="auto"/>
            <w:bottom w:val="none" w:sz="0" w:space="0" w:color="auto"/>
            <w:right w:val="none" w:sz="0" w:space="0" w:color="auto"/>
          </w:divBdr>
        </w:div>
        <w:div w:id="1346057121">
          <w:marLeft w:val="640"/>
          <w:marRight w:val="0"/>
          <w:marTop w:val="0"/>
          <w:marBottom w:val="0"/>
          <w:divBdr>
            <w:top w:val="none" w:sz="0" w:space="0" w:color="auto"/>
            <w:left w:val="none" w:sz="0" w:space="0" w:color="auto"/>
            <w:bottom w:val="none" w:sz="0" w:space="0" w:color="auto"/>
            <w:right w:val="none" w:sz="0" w:space="0" w:color="auto"/>
          </w:divBdr>
        </w:div>
        <w:div w:id="1386831163">
          <w:marLeft w:val="640"/>
          <w:marRight w:val="0"/>
          <w:marTop w:val="0"/>
          <w:marBottom w:val="0"/>
          <w:divBdr>
            <w:top w:val="none" w:sz="0" w:space="0" w:color="auto"/>
            <w:left w:val="none" w:sz="0" w:space="0" w:color="auto"/>
            <w:bottom w:val="none" w:sz="0" w:space="0" w:color="auto"/>
            <w:right w:val="none" w:sz="0" w:space="0" w:color="auto"/>
          </w:divBdr>
        </w:div>
        <w:div w:id="1394692842">
          <w:marLeft w:val="640"/>
          <w:marRight w:val="0"/>
          <w:marTop w:val="0"/>
          <w:marBottom w:val="0"/>
          <w:divBdr>
            <w:top w:val="none" w:sz="0" w:space="0" w:color="auto"/>
            <w:left w:val="none" w:sz="0" w:space="0" w:color="auto"/>
            <w:bottom w:val="none" w:sz="0" w:space="0" w:color="auto"/>
            <w:right w:val="none" w:sz="0" w:space="0" w:color="auto"/>
          </w:divBdr>
        </w:div>
        <w:div w:id="1396705768">
          <w:marLeft w:val="640"/>
          <w:marRight w:val="0"/>
          <w:marTop w:val="0"/>
          <w:marBottom w:val="0"/>
          <w:divBdr>
            <w:top w:val="none" w:sz="0" w:space="0" w:color="auto"/>
            <w:left w:val="none" w:sz="0" w:space="0" w:color="auto"/>
            <w:bottom w:val="none" w:sz="0" w:space="0" w:color="auto"/>
            <w:right w:val="none" w:sz="0" w:space="0" w:color="auto"/>
          </w:divBdr>
        </w:div>
        <w:div w:id="1403214824">
          <w:marLeft w:val="640"/>
          <w:marRight w:val="0"/>
          <w:marTop w:val="0"/>
          <w:marBottom w:val="0"/>
          <w:divBdr>
            <w:top w:val="none" w:sz="0" w:space="0" w:color="auto"/>
            <w:left w:val="none" w:sz="0" w:space="0" w:color="auto"/>
            <w:bottom w:val="none" w:sz="0" w:space="0" w:color="auto"/>
            <w:right w:val="none" w:sz="0" w:space="0" w:color="auto"/>
          </w:divBdr>
        </w:div>
        <w:div w:id="1449473347">
          <w:marLeft w:val="640"/>
          <w:marRight w:val="0"/>
          <w:marTop w:val="0"/>
          <w:marBottom w:val="0"/>
          <w:divBdr>
            <w:top w:val="none" w:sz="0" w:space="0" w:color="auto"/>
            <w:left w:val="none" w:sz="0" w:space="0" w:color="auto"/>
            <w:bottom w:val="none" w:sz="0" w:space="0" w:color="auto"/>
            <w:right w:val="none" w:sz="0" w:space="0" w:color="auto"/>
          </w:divBdr>
        </w:div>
        <w:div w:id="1457987558">
          <w:marLeft w:val="640"/>
          <w:marRight w:val="0"/>
          <w:marTop w:val="0"/>
          <w:marBottom w:val="0"/>
          <w:divBdr>
            <w:top w:val="none" w:sz="0" w:space="0" w:color="auto"/>
            <w:left w:val="none" w:sz="0" w:space="0" w:color="auto"/>
            <w:bottom w:val="none" w:sz="0" w:space="0" w:color="auto"/>
            <w:right w:val="none" w:sz="0" w:space="0" w:color="auto"/>
          </w:divBdr>
        </w:div>
        <w:div w:id="1459299628">
          <w:marLeft w:val="640"/>
          <w:marRight w:val="0"/>
          <w:marTop w:val="0"/>
          <w:marBottom w:val="0"/>
          <w:divBdr>
            <w:top w:val="none" w:sz="0" w:space="0" w:color="auto"/>
            <w:left w:val="none" w:sz="0" w:space="0" w:color="auto"/>
            <w:bottom w:val="none" w:sz="0" w:space="0" w:color="auto"/>
            <w:right w:val="none" w:sz="0" w:space="0" w:color="auto"/>
          </w:divBdr>
        </w:div>
        <w:div w:id="1489520961">
          <w:marLeft w:val="640"/>
          <w:marRight w:val="0"/>
          <w:marTop w:val="0"/>
          <w:marBottom w:val="0"/>
          <w:divBdr>
            <w:top w:val="none" w:sz="0" w:space="0" w:color="auto"/>
            <w:left w:val="none" w:sz="0" w:space="0" w:color="auto"/>
            <w:bottom w:val="none" w:sz="0" w:space="0" w:color="auto"/>
            <w:right w:val="none" w:sz="0" w:space="0" w:color="auto"/>
          </w:divBdr>
        </w:div>
        <w:div w:id="1503933049">
          <w:marLeft w:val="640"/>
          <w:marRight w:val="0"/>
          <w:marTop w:val="0"/>
          <w:marBottom w:val="0"/>
          <w:divBdr>
            <w:top w:val="none" w:sz="0" w:space="0" w:color="auto"/>
            <w:left w:val="none" w:sz="0" w:space="0" w:color="auto"/>
            <w:bottom w:val="none" w:sz="0" w:space="0" w:color="auto"/>
            <w:right w:val="none" w:sz="0" w:space="0" w:color="auto"/>
          </w:divBdr>
        </w:div>
        <w:div w:id="1518888926">
          <w:marLeft w:val="640"/>
          <w:marRight w:val="0"/>
          <w:marTop w:val="0"/>
          <w:marBottom w:val="0"/>
          <w:divBdr>
            <w:top w:val="none" w:sz="0" w:space="0" w:color="auto"/>
            <w:left w:val="none" w:sz="0" w:space="0" w:color="auto"/>
            <w:bottom w:val="none" w:sz="0" w:space="0" w:color="auto"/>
            <w:right w:val="none" w:sz="0" w:space="0" w:color="auto"/>
          </w:divBdr>
        </w:div>
        <w:div w:id="1524709141">
          <w:marLeft w:val="640"/>
          <w:marRight w:val="0"/>
          <w:marTop w:val="0"/>
          <w:marBottom w:val="0"/>
          <w:divBdr>
            <w:top w:val="none" w:sz="0" w:space="0" w:color="auto"/>
            <w:left w:val="none" w:sz="0" w:space="0" w:color="auto"/>
            <w:bottom w:val="none" w:sz="0" w:space="0" w:color="auto"/>
            <w:right w:val="none" w:sz="0" w:space="0" w:color="auto"/>
          </w:divBdr>
        </w:div>
        <w:div w:id="1538733286">
          <w:marLeft w:val="640"/>
          <w:marRight w:val="0"/>
          <w:marTop w:val="0"/>
          <w:marBottom w:val="0"/>
          <w:divBdr>
            <w:top w:val="none" w:sz="0" w:space="0" w:color="auto"/>
            <w:left w:val="none" w:sz="0" w:space="0" w:color="auto"/>
            <w:bottom w:val="none" w:sz="0" w:space="0" w:color="auto"/>
            <w:right w:val="none" w:sz="0" w:space="0" w:color="auto"/>
          </w:divBdr>
        </w:div>
        <w:div w:id="1545632407">
          <w:marLeft w:val="640"/>
          <w:marRight w:val="0"/>
          <w:marTop w:val="0"/>
          <w:marBottom w:val="0"/>
          <w:divBdr>
            <w:top w:val="none" w:sz="0" w:space="0" w:color="auto"/>
            <w:left w:val="none" w:sz="0" w:space="0" w:color="auto"/>
            <w:bottom w:val="none" w:sz="0" w:space="0" w:color="auto"/>
            <w:right w:val="none" w:sz="0" w:space="0" w:color="auto"/>
          </w:divBdr>
        </w:div>
        <w:div w:id="1569029548">
          <w:marLeft w:val="640"/>
          <w:marRight w:val="0"/>
          <w:marTop w:val="0"/>
          <w:marBottom w:val="0"/>
          <w:divBdr>
            <w:top w:val="none" w:sz="0" w:space="0" w:color="auto"/>
            <w:left w:val="none" w:sz="0" w:space="0" w:color="auto"/>
            <w:bottom w:val="none" w:sz="0" w:space="0" w:color="auto"/>
            <w:right w:val="none" w:sz="0" w:space="0" w:color="auto"/>
          </w:divBdr>
        </w:div>
        <w:div w:id="1569614554">
          <w:marLeft w:val="640"/>
          <w:marRight w:val="0"/>
          <w:marTop w:val="0"/>
          <w:marBottom w:val="0"/>
          <w:divBdr>
            <w:top w:val="none" w:sz="0" w:space="0" w:color="auto"/>
            <w:left w:val="none" w:sz="0" w:space="0" w:color="auto"/>
            <w:bottom w:val="none" w:sz="0" w:space="0" w:color="auto"/>
            <w:right w:val="none" w:sz="0" w:space="0" w:color="auto"/>
          </w:divBdr>
        </w:div>
        <w:div w:id="1592078247">
          <w:marLeft w:val="640"/>
          <w:marRight w:val="0"/>
          <w:marTop w:val="0"/>
          <w:marBottom w:val="0"/>
          <w:divBdr>
            <w:top w:val="none" w:sz="0" w:space="0" w:color="auto"/>
            <w:left w:val="none" w:sz="0" w:space="0" w:color="auto"/>
            <w:bottom w:val="none" w:sz="0" w:space="0" w:color="auto"/>
            <w:right w:val="none" w:sz="0" w:space="0" w:color="auto"/>
          </w:divBdr>
        </w:div>
        <w:div w:id="1617443732">
          <w:marLeft w:val="640"/>
          <w:marRight w:val="0"/>
          <w:marTop w:val="0"/>
          <w:marBottom w:val="0"/>
          <w:divBdr>
            <w:top w:val="none" w:sz="0" w:space="0" w:color="auto"/>
            <w:left w:val="none" w:sz="0" w:space="0" w:color="auto"/>
            <w:bottom w:val="none" w:sz="0" w:space="0" w:color="auto"/>
            <w:right w:val="none" w:sz="0" w:space="0" w:color="auto"/>
          </w:divBdr>
        </w:div>
        <w:div w:id="1640454837">
          <w:marLeft w:val="640"/>
          <w:marRight w:val="0"/>
          <w:marTop w:val="0"/>
          <w:marBottom w:val="0"/>
          <w:divBdr>
            <w:top w:val="none" w:sz="0" w:space="0" w:color="auto"/>
            <w:left w:val="none" w:sz="0" w:space="0" w:color="auto"/>
            <w:bottom w:val="none" w:sz="0" w:space="0" w:color="auto"/>
            <w:right w:val="none" w:sz="0" w:space="0" w:color="auto"/>
          </w:divBdr>
        </w:div>
        <w:div w:id="1651255001">
          <w:marLeft w:val="640"/>
          <w:marRight w:val="0"/>
          <w:marTop w:val="0"/>
          <w:marBottom w:val="0"/>
          <w:divBdr>
            <w:top w:val="none" w:sz="0" w:space="0" w:color="auto"/>
            <w:left w:val="none" w:sz="0" w:space="0" w:color="auto"/>
            <w:bottom w:val="none" w:sz="0" w:space="0" w:color="auto"/>
            <w:right w:val="none" w:sz="0" w:space="0" w:color="auto"/>
          </w:divBdr>
        </w:div>
        <w:div w:id="1660813544">
          <w:marLeft w:val="640"/>
          <w:marRight w:val="0"/>
          <w:marTop w:val="0"/>
          <w:marBottom w:val="0"/>
          <w:divBdr>
            <w:top w:val="none" w:sz="0" w:space="0" w:color="auto"/>
            <w:left w:val="none" w:sz="0" w:space="0" w:color="auto"/>
            <w:bottom w:val="none" w:sz="0" w:space="0" w:color="auto"/>
            <w:right w:val="none" w:sz="0" w:space="0" w:color="auto"/>
          </w:divBdr>
        </w:div>
        <w:div w:id="1664888827">
          <w:marLeft w:val="640"/>
          <w:marRight w:val="0"/>
          <w:marTop w:val="0"/>
          <w:marBottom w:val="0"/>
          <w:divBdr>
            <w:top w:val="none" w:sz="0" w:space="0" w:color="auto"/>
            <w:left w:val="none" w:sz="0" w:space="0" w:color="auto"/>
            <w:bottom w:val="none" w:sz="0" w:space="0" w:color="auto"/>
            <w:right w:val="none" w:sz="0" w:space="0" w:color="auto"/>
          </w:divBdr>
        </w:div>
        <w:div w:id="1688092115">
          <w:marLeft w:val="640"/>
          <w:marRight w:val="0"/>
          <w:marTop w:val="0"/>
          <w:marBottom w:val="0"/>
          <w:divBdr>
            <w:top w:val="none" w:sz="0" w:space="0" w:color="auto"/>
            <w:left w:val="none" w:sz="0" w:space="0" w:color="auto"/>
            <w:bottom w:val="none" w:sz="0" w:space="0" w:color="auto"/>
            <w:right w:val="none" w:sz="0" w:space="0" w:color="auto"/>
          </w:divBdr>
        </w:div>
        <w:div w:id="1697609285">
          <w:marLeft w:val="640"/>
          <w:marRight w:val="0"/>
          <w:marTop w:val="0"/>
          <w:marBottom w:val="0"/>
          <w:divBdr>
            <w:top w:val="none" w:sz="0" w:space="0" w:color="auto"/>
            <w:left w:val="none" w:sz="0" w:space="0" w:color="auto"/>
            <w:bottom w:val="none" w:sz="0" w:space="0" w:color="auto"/>
            <w:right w:val="none" w:sz="0" w:space="0" w:color="auto"/>
          </w:divBdr>
        </w:div>
        <w:div w:id="1702853266">
          <w:marLeft w:val="640"/>
          <w:marRight w:val="0"/>
          <w:marTop w:val="0"/>
          <w:marBottom w:val="0"/>
          <w:divBdr>
            <w:top w:val="none" w:sz="0" w:space="0" w:color="auto"/>
            <w:left w:val="none" w:sz="0" w:space="0" w:color="auto"/>
            <w:bottom w:val="none" w:sz="0" w:space="0" w:color="auto"/>
            <w:right w:val="none" w:sz="0" w:space="0" w:color="auto"/>
          </w:divBdr>
        </w:div>
        <w:div w:id="1717657450">
          <w:marLeft w:val="640"/>
          <w:marRight w:val="0"/>
          <w:marTop w:val="0"/>
          <w:marBottom w:val="0"/>
          <w:divBdr>
            <w:top w:val="none" w:sz="0" w:space="0" w:color="auto"/>
            <w:left w:val="none" w:sz="0" w:space="0" w:color="auto"/>
            <w:bottom w:val="none" w:sz="0" w:space="0" w:color="auto"/>
            <w:right w:val="none" w:sz="0" w:space="0" w:color="auto"/>
          </w:divBdr>
        </w:div>
        <w:div w:id="1746144167">
          <w:marLeft w:val="640"/>
          <w:marRight w:val="0"/>
          <w:marTop w:val="0"/>
          <w:marBottom w:val="0"/>
          <w:divBdr>
            <w:top w:val="none" w:sz="0" w:space="0" w:color="auto"/>
            <w:left w:val="none" w:sz="0" w:space="0" w:color="auto"/>
            <w:bottom w:val="none" w:sz="0" w:space="0" w:color="auto"/>
            <w:right w:val="none" w:sz="0" w:space="0" w:color="auto"/>
          </w:divBdr>
        </w:div>
        <w:div w:id="1750926612">
          <w:marLeft w:val="640"/>
          <w:marRight w:val="0"/>
          <w:marTop w:val="0"/>
          <w:marBottom w:val="0"/>
          <w:divBdr>
            <w:top w:val="none" w:sz="0" w:space="0" w:color="auto"/>
            <w:left w:val="none" w:sz="0" w:space="0" w:color="auto"/>
            <w:bottom w:val="none" w:sz="0" w:space="0" w:color="auto"/>
            <w:right w:val="none" w:sz="0" w:space="0" w:color="auto"/>
          </w:divBdr>
        </w:div>
        <w:div w:id="1781023896">
          <w:marLeft w:val="640"/>
          <w:marRight w:val="0"/>
          <w:marTop w:val="0"/>
          <w:marBottom w:val="0"/>
          <w:divBdr>
            <w:top w:val="none" w:sz="0" w:space="0" w:color="auto"/>
            <w:left w:val="none" w:sz="0" w:space="0" w:color="auto"/>
            <w:bottom w:val="none" w:sz="0" w:space="0" w:color="auto"/>
            <w:right w:val="none" w:sz="0" w:space="0" w:color="auto"/>
          </w:divBdr>
        </w:div>
        <w:div w:id="1791392183">
          <w:marLeft w:val="640"/>
          <w:marRight w:val="0"/>
          <w:marTop w:val="0"/>
          <w:marBottom w:val="0"/>
          <w:divBdr>
            <w:top w:val="none" w:sz="0" w:space="0" w:color="auto"/>
            <w:left w:val="none" w:sz="0" w:space="0" w:color="auto"/>
            <w:bottom w:val="none" w:sz="0" w:space="0" w:color="auto"/>
            <w:right w:val="none" w:sz="0" w:space="0" w:color="auto"/>
          </w:divBdr>
        </w:div>
        <w:div w:id="1813450414">
          <w:marLeft w:val="640"/>
          <w:marRight w:val="0"/>
          <w:marTop w:val="0"/>
          <w:marBottom w:val="0"/>
          <w:divBdr>
            <w:top w:val="none" w:sz="0" w:space="0" w:color="auto"/>
            <w:left w:val="none" w:sz="0" w:space="0" w:color="auto"/>
            <w:bottom w:val="none" w:sz="0" w:space="0" w:color="auto"/>
            <w:right w:val="none" w:sz="0" w:space="0" w:color="auto"/>
          </w:divBdr>
        </w:div>
        <w:div w:id="1852330318">
          <w:marLeft w:val="640"/>
          <w:marRight w:val="0"/>
          <w:marTop w:val="0"/>
          <w:marBottom w:val="0"/>
          <w:divBdr>
            <w:top w:val="none" w:sz="0" w:space="0" w:color="auto"/>
            <w:left w:val="none" w:sz="0" w:space="0" w:color="auto"/>
            <w:bottom w:val="none" w:sz="0" w:space="0" w:color="auto"/>
            <w:right w:val="none" w:sz="0" w:space="0" w:color="auto"/>
          </w:divBdr>
        </w:div>
        <w:div w:id="1863662735">
          <w:marLeft w:val="640"/>
          <w:marRight w:val="0"/>
          <w:marTop w:val="0"/>
          <w:marBottom w:val="0"/>
          <w:divBdr>
            <w:top w:val="none" w:sz="0" w:space="0" w:color="auto"/>
            <w:left w:val="none" w:sz="0" w:space="0" w:color="auto"/>
            <w:bottom w:val="none" w:sz="0" w:space="0" w:color="auto"/>
            <w:right w:val="none" w:sz="0" w:space="0" w:color="auto"/>
          </w:divBdr>
        </w:div>
        <w:div w:id="1881894169">
          <w:marLeft w:val="640"/>
          <w:marRight w:val="0"/>
          <w:marTop w:val="0"/>
          <w:marBottom w:val="0"/>
          <w:divBdr>
            <w:top w:val="none" w:sz="0" w:space="0" w:color="auto"/>
            <w:left w:val="none" w:sz="0" w:space="0" w:color="auto"/>
            <w:bottom w:val="none" w:sz="0" w:space="0" w:color="auto"/>
            <w:right w:val="none" w:sz="0" w:space="0" w:color="auto"/>
          </w:divBdr>
        </w:div>
        <w:div w:id="1893730835">
          <w:marLeft w:val="640"/>
          <w:marRight w:val="0"/>
          <w:marTop w:val="0"/>
          <w:marBottom w:val="0"/>
          <w:divBdr>
            <w:top w:val="none" w:sz="0" w:space="0" w:color="auto"/>
            <w:left w:val="none" w:sz="0" w:space="0" w:color="auto"/>
            <w:bottom w:val="none" w:sz="0" w:space="0" w:color="auto"/>
            <w:right w:val="none" w:sz="0" w:space="0" w:color="auto"/>
          </w:divBdr>
        </w:div>
        <w:div w:id="1926379752">
          <w:marLeft w:val="640"/>
          <w:marRight w:val="0"/>
          <w:marTop w:val="0"/>
          <w:marBottom w:val="0"/>
          <w:divBdr>
            <w:top w:val="none" w:sz="0" w:space="0" w:color="auto"/>
            <w:left w:val="none" w:sz="0" w:space="0" w:color="auto"/>
            <w:bottom w:val="none" w:sz="0" w:space="0" w:color="auto"/>
            <w:right w:val="none" w:sz="0" w:space="0" w:color="auto"/>
          </w:divBdr>
        </w:div>
        <w:div w:id="1952082374">
          <w:marLeft w:val="640"/>
          <w:marRight w:val="0"/>
          <w:marTop w:val="0"/>
          <w:marBottom w:val="0"/>
          <w:divBdr>
            <w:top w:val="none" w:sz="0" w:space="0" w:color="auto"/>
            <w:left w:val="none" w:sz="0" w:space="0" w:color="auto"/>
            <w:bottom w:val="none" w:sz="0" w:space="0" w:color="auto"/>
            <w:right w:val="none" w:sz="0" w:space="0" w:color="auto"/>
          </w:divBdr>
        </w:div>
        <w:div w:id="1956786702">
          <w:marLeft w:val="640"/>
          <w:marRight w:val="0"/>
          <w:marTop w:val="0"/>
          <w:marBottom w:val="0"/>
          <w:divBdr>
            <w:top w:val="none" w:sz="0" w:space="0" w:color="auto"/>
            <w:left w:val="none" w:sz="0" w:space="0" w:color="auto"/>
            <w:bottom w:val="none" w:sz="0" w:space="0" w:color="auto"/>
            <w:right w:val="none" w:sz="0" w:space="0" w:color="auto"/>
          </w:divBdr>
        </w:div>
        <w:div w:id="1957787796">
          <w:marLeft w:val="640"/>
          <w:marRight w:val="0"/>
          <w:marTop w:val="0"/>
          <w:marBottom w:val="0"/>
          <w:divBdr>
            <w:top w:val="none" w:sz="0" w:space="0" w:color="auto"/>
            <w:left w:val="none" w:sz="0" w:space="0" w:color="auto"/>
            <w:bottom w:val="none" w:sz="0" w:space="0" w:color="auto"/>
            <w:right w:val="none" w:sz="0" w:space="0" w:color="auto"/>
          </w:divBdr>
        </w:div>
        <w:div w:id="1966153748">
          <w:marLeft w:val="640"/>
          <w:marRight w:val="0"/>
          <w:marTop w:val="0"/>
          <w:marBottom w:val="0"/>
          <w:divBdr>
            <w:top w:val="none" w:sz="0" w:space="0" w:color="auto"/>
            <w:left w:val="none" w:sz="0" w:space="0" w:color="auto"/>
            <w:bottom w:val="none" w:sz="0" w:space="0" w:color="auto"/>
            <w:right w:val="none" w:sz="0" w:space="0" w:color="auto"/>
          </w:divBdr>
        </w:div>
        <w:div w:id="1992098678">
          <w:marLeft w:val="640"/>
          <w:marRight w:val="0"/>
          <w:marTop w:val="0"/>
          <w:marBottom w:val="0"/>
          <w:divBdr>
            <w:top w:val="none" w:sz="0" w:space="0" w:color="auto"/>
            <w:left w:val="none" w:sz="0" w:space="0" w:color="auto"/>
            <w:bottom w:val="none" w:sz="0" w:space="0" w:color="auto"/>
            <w:right w:val="none" w:sz="0" w:space="0" w:color="auto"/>
          </w:divBdr>
        </w:div>
        <w:div w:id="2008824856">
          <w:marLeft w:val="640"/>
          <w:marRight w:val="0"/>
          <w:marTop w:val="0"/>
          <w:marBottom w:val="0"/>
          <w:divBdr>
            <w:top w:val="none" w:sz="0" w:space="0" w:color="auto"/>
            <w:left w:val="none" w:sz="0" w:space="0" w:color="auto"/>
            <w:bottom w:val="none" w:sz="0" w:space="0" w:color="auto"/>
            <w:right w:val="none" w:sz="0" w:space="0" w:color="auto"/>
          </w:divBdr>
        </w:div>
        <w:div w:id="2011829991">
          <w:marLeft w:val="640"/>
          <w:marRight w:val="0"/>
          <w:marTop w:val="0"/>
          <w:marBottom w:val="0"/>
          <w:divBdr>
            <w:top w:val="none" w:sz="0" w:space="0" w:color="auto"/>
            <w:left w:val="none" w:sz="0" w:space="0" w:color="auto"/>
            <w:bottom w:val="none" w:sz="0" w:space="0" w:color="auto"/>
            <w:right w:val="none" w:sz="0" w:space="0" w:color="auto"/>
          </w:divBdr>
        </w:div>
        <w:div w:id="2013146305">
          <w:marLeft w:val="640"/>
          <w:marRight w:val="0"/>
          <w:marTop w:val="0"/>
          <w:marBottom w:val="0"/>
          <w:divBdr>
            <w:top w:val="none" w:sz="0" w:space="0" w:color="auto"/>
            <w:left w:val="none" w:sz="0" w:space="0" w:color="auto"/>
            <w:bottom w:val="none" w:sz="0" w:space="0" w:color="auto"/>
            <w:right w:val="none" w:sz="0" w:space="0" w:color="auto"/>
          </w:divBdr>
        </w:div>
        <w:div w:id="2020809533">
          <w:marLeft w:val="640"/>
          <w:marRight w:val="0"/>
          <w:marTop w:val="0"/>
          <w:marBottom w:val="0"/>
          <w:divBdr>
            <w:top w:val="none" w:sz="0" w:space="0" w:color="auto"/>
            <w:left w:val="none" w:sz="0" w:space="0" w:color="auto"/>
            <w:bottom w:val="none" w:sz="0" w:space="0" w:color="auto"/>
            <w:right w:val="none" w:sz="0" w:space="0" w:color="auto"/>
          </w:divBdr>
        </w:div>
        <w:div w:id="2041738204">
          <w:marLeft w:val="640"/>
          <w:marRight w:val="0"/>
          <w:marTop w:val="0"/>
          <w:marBottom w:val="0"/>
          <w:divBdr>
            <w:top w:val="none" w:sz="0" w:space="0" w:color="auto"/>
            <w:left w:val="none" w:sz="0" w:space="0" w:color="auto"/>
            <w:bottom w:val="none" w:sz="0" w:space="0" w:color="auto"/>
            <w:right w:val="none" w:sz="0" w:space="0" w:color="auto"/>
          </w:divBdr>
        </w:div>
        <w:div w:id="2045790862">
          <w:marLeft w:val="640"/>
          <w:marRight w:val="0"/>
          <w:marTop w:val="0"/>
          <w:marBottom w:val="0"/>
          <w:divBdr>
            <w:top w:val="none" w:sz="0" w:space="0" w:color="auto"/>
            <w:left w:val="none" w:sz="0" w:space="0" w:color="auto"/>
            <w:bottom w:val="none" w:sz="0" w:space="0" w:color="auto"/>
            <w:right w:val="none" w:sz="0" w:space="0" w:color="auto"/>
          </w:divBdr>
        </w:div>
        <w:div w:id="2051418455">
          <w:marLeft w:val="640"/>
          <w:marRight w:val="0"/>
          <w:marTop w:val="0"/>
          <w:marBottom w:val="0"/>
          <w:divBdr>
            <w:top w:val="none" w:sz="0" w:space="0" w:color="auto"/>
            <w:left w:val="none" w:sz="0" w:space="0" w:color="auto"/>
            <w:bottom w:val="none" w:sz="0" w:space="0" w:color="auto"/>
            <w:right w:val="none" w:sz="0" w:space="0" w:color="auto"/>
          </w:divBdr>
        </w:div>
        <w:div w:id="2051609414">
          <w:marLeft w:val="640"/>
          <w:marRight w:val="0"/>
          <w:marTop w:val="0"/>
          <w:marBottom w:val="0"/>
          <w:divBdr>
            <w:top w:val="none" w:sz="0" w:space="0" w:color="auto"/>
            <w:left w:val="none" w:sz="0" w:space="0" w:color="auto"/>
            <w:bottom w:val="none" w:sz="0" w:space="0" w:color="auto"/>
            <w:right w:val="none" w:sz="0" w:space="0" w:color="auto"/>
          </w:divBdr>
        </w:div>
        <w:div w:id="2054498629">
          <w:marLeft w:val="640"/>
          <w:marRight w:val="0"/>
          <w:marTop w:val="0"/>
          <w:marBottom w:val="0"/>
          <w:divBdr>
            <w:top w:val="none" w:sz="0" w:space="0" w:color="auto"/>
            <w:left w:val="none" w:sz="0" w:space="0" w:color="auto"/>
            <w:bottom w:val="none" w:sz="0" w:space="0" w:color="auto"/>
            <w:right w:val="none" w:sz="0" w:space="0" w:color="auto"/>
          </w:divBdr>
        </w:div>
        <w:div w:id="2099711879">
          <w:marLeft w:val="640"/>
          <w:marRight w:val="0"/>
          <w:marTop w:val="0"/>
          <w:marBottom w:val="0"/>
          <w:divBdr>
            <w:top w:val="none" w:sz="0" w:space="0" w:color="auto"/>
            <w:left w:val="none" w:sz="0" w:space="0" w:color="auto"/>
            <w:bottom w:val="none" w:sz="0" w:space="0" w:color="auto"/>
            <w:right w:val="none" w:sz="0" w:space="0" w:color="auto"/>
          </w:divBdr>
        </w:div>
        <w:div w:id="2112822855">
          <w:marLeft w:val="640"/>
          <w:marRight w:val="0"/>
          <w:marTop w:val="0"/>
          <w:marBottom w:val="0"/>
          <w:divBdr>
            <w:top w:val="none" w:sz="0" w:space="0" w:color="auto"/>
            <w:left w:val="none" w:sz="0" w:space="0" w:color="auto"/>
            <w:bottom w:val="none" w:sz="0" w:space="0" w:color="auto"/>
            <w:right w:val="none" w:sz="0" w:space="0" w:color="auto"/>
          </w:divBdr>
        </w:div>
        <w:div w:id="2116823647">
          <w:marLeft w:val="640"/>
          <w:marRight w:val="0"/>
          <w:marTop w:val="0"/>
          <w:marBottom w:val="0"/>
          <w:divBdr>
            <w:top w:val="none" w:sz="0" w:space="0" w:color="auto"/>
            <w:left w:val="none" w:sz="0" w:space="0" w:color="auto"/>
            <w:bottom w:val="none" w:sz="0" w:space="0" w:color="auto"/>
            <w:right w:val="none" w:sz="0" w:space="0" w:color="auto"/>
          </w:divBdr>
        </w:div>
        <w:div w:id="2121993699">
          <w:marLeft w:val="640"/>
          <w:marRight w:val="0"/>
          <w:marTop w:val="0"/>
          <w:marBottom w:val="0"/>
          <w:divBdr>
            <w:top w:val="none" w:sz="0" w:space="0" w:color="auto"/>
            <w:left w:val="none" w:sz="0" w:space="0" w:color="auto"/>
            <w:bottom w:val="none" w:sz="0" w:space="0" w:color="auto"/>
            <w:right w:val="none" w:sz="0" w:space="0" w:color="auto"/>
          </w:divBdr>
        </w:div>
        <w:div w:id="2132163585">
          <w:marLeft w:val="640"/>
          <w:marRight w:val="0"/>
          <w:marTop w:val="0"/>
          <w:marBottom w:val="0"/>
          <w:divBdr>
            <w:top w:val="none" w:sz="0" w:space="0" w:color="auto"/>
            <w:left w:val="none" w:sz="0" w:space="0" w:color="auto"/>
            <w:bottom w:val="none" w:sz="0" w:space="0" w:color="auto"/>
            <w:right w:val="none" w:sz="0" w:space="0" w:color="auto"/>
          </w:divBdr>
        </w:div>
        <w:div w:id="2134516774">
          <w:marLeft w:val="640"/>
          <w:marRight w:val="0"/>
          <w:marTop w:val="0"/>
          <w:marBottom w:val="0"/>
          <w:divBdr>
            <w:top w:val="none" w:sz="0" w:space="0" w:color="auto"/>
            <w:left w:val="none" w:sz="0" w:space="0" w:color="auto"/>
            <w:bottom w:val="none" w:sz="0" w:space="0" w:color="auto"/>
            <w:right w:val="none" w:sz="0" w:space="0" w:color="auto"/>
          </w:divBdr>
        </w:div>
        <w:div w:id="2136219425">
          <w:marLeft w:val="640"/>
          <w:marRight w:val="0"/>
          <w:marTop w:val="0"/>
          <w:marBottom w:val="0"/>
          <w:divBdr>
            <w:top w:val="none" w:sz="0" w:space="0" w:color="auto"/>
            <w:left w:val="none" w:sz="0" w:space="0" w:color="auto"/>
            <w:bottom w:val="none" w:sz="0" w:space="0" w:color="auto"/>
            <w:right w:val="none" w:sz="0" w:space="0" w:color="auto"/>
          </w:divBdr>
        </w:div>
      </w:divsChild>
    </w:div>
    <w:div w:id="456606752">
      <w:marLeft w:val="640"/>
      <w:marRight w:val="0"/>
      <w:marTop w:val="0"/>
      <w:marBottom w:val="0"/>
      <w:divBdr>
        <w:top w:val="none" w:sz="0" w:space="0" w:color="auto"/>
        <w:left w:val="none" w:sz="0" w:space="0" w:color="auto"/>
        <w:bottom w:val="none" w:sz="0" w:space="0" w:color="auto"/>
        <w:right w:val="none" w:sz="0" w:space="0" w:color="auto"/>
      </w:divBdr>
    </w:div>
    <w:div w:id="456685162">
      <w:marLeft w:val="640"/>
      <w:marRight w:val="0"/>
      <w:marTop w:val="0"/>
      <w:marBottom w:val="0"/>
      <w:divBdr>
        <w:top w:val="none" w:sz="0" w:space="0" w:color="auto"/>
        <w:left w:val="none" w:sz="0" w:space="0" w:color="auto"/>
        <w:bottom w:val="none" w:sz="0" w:space="0" w:color="auto"/>
        <w:right w:val="none" w:sz="0" w:space="0" w:color="auto"/>
      </w:divBdr>
    </w:div>
    <w:div w:id="456876919">
      <w:marLeft w:val="640"/>
      <w:marRight w:val="0"/>
      <w:marTop w:val="0"/>
      <w:marBottom w:val="0"/>
      <w:divBdr>
        <w:top w:val="none" w:sz="0" w:space="0" w:color="auto"/>
        <w:left w:val="none" w:sz="0" w:space="0" w:color="auto"/>
        <w:bottom w:val="none" w:sz="0" w:space="0" w:color="auto"/>
        <w:right w:val="none" w:sz="0" w:space="0" w:color="auto"/>
      </w:divBdr>
    </w:div>
    <w:div w:id="457573572">
      <w:marLeft w:val="640"/>
      <w:marRight w:val="0"/>
      <w:marTop w:val="0"/>
      <w:marBottom w:val="0"/>
      <w:divBdr>
        <w:top w:val="none" w:sz="0" w:space="0" w:color="auto"/>
        <w:left w:val="none" w:sz="0" w:space="0" w:color="auto"/>
        <w:bottom w:val="none" w:sz="0" w:space="0" w:color="auto"/>
        <w:right w:val="none" w:sz="0" w:space="0" w:color="auto"/>
      </w:divBdr>
    </w:div>
    <w:div w:id="458424847">
      <w:marLeft w:val="640"/>
      <w:marRight w:val="0"/>
      <w:marTop w:val="0"/>
      <w:marBottom w:val="0"/>
      <w:divBdr>
        <w:top w:val="none" w:sz="0" w:space="0" w:color="auto"/>
        <w:left w:val="none" w:sz="0" w:space="0" w:color="auto"/>
        <w:bottom w:val="none" w:sz="0" w:space="0" w:color="auto"/>
        <w:right w:val="none" w:sz="0" w:space="0" w:color="auto"/>
      </w:divBdr>
    </w:div>
    <w:div w:id="458845037">
      <w:marLeft w:val="640"/>
      <w:marRight w:val="0"/>
      <w:marTop w:val="0"/>
      <w:marBottom w:val="0"/>
      <w:divBdr>
        <w:top w:val="none" w:sz="0" w:space="0" w:color="auto"/>
        <w:left w:val="none" w:sz="0" w:space="0" w:color="auto"/>
        <w:bottom w:val="none" w:sz="0" w:space="0" w:color="auto"/>
        <w:right w:val="none" w:sz="0" w:space="0" w:color="auto"/>
      </w:divBdr>
    </w:div>
    <w:div w:id="459225973">
      <w:marLeft w:val="640"/>
      <w:marRight w:val="0"/>
      <w:marTop w:val="0"/>
      <w:marBottom w:val="0"/>
      <w:divBdr>
        <w:top w:val="none" w:sz="0" w:space="0" w:color="auto"/>
        <w:left w:val="none" w:sz="0" w:space="0" w:color="auto"/>
        <w:bottom w:val="none" w:sz="0" w:space="0" w:color="auto"/>
        <w:right w:val="none" w:sz="0" w:space="0" w:color="auto"/>
      </w:divBdr>
    </w:div>
    <w:div w:id="460660581">
      <w:marLeft w:val="640"/>
      <w:marRight w:val="0"/>
      <w:marTop w:val="0"/>
      <w:marBottom w:val="0"/>
      <w:divBdr>
        <w:top w:val="none" w:sz="0" w:space="0" w:color="auto"/>
        <w:left w:val="none" w:sz="0" w:space="0" w:color="auto"/>
        <w:bottom w:val="none" w:sz="0" w:space="0" w:color="auto"/>
        <w:right w:val="none" w:sz="0" w:space="0" w:color="auto"/>
      </w:divBdr>
    </w:div>
    <w:div w:id="460922547">
      <w:marLeft w:val="640"/>
      <w:marRight w:val="0"/>
      <w:marTop w:val="0"/>
      <w:marBottom w:val="0"/>
      <w:divBdr>
        <w:top w:val="none" w:sz="0" w:space="0" w:color="auto"/>
        <w:left w:val="none" w:sz="0" w:space="0" w:color="auto"/>
        <w:bottom w:val="none" w:sz="0" w:space="0" w:color="auto"/>
        <w:right w:val="none" w:sz="0" w:space="0" w:color="auto"/>
      </w:divBdr>
    </w:div>
    <w:div w:id="461307948">
      <w:marLeft w:val="640"/>
      <w:marRight w:val="0"/>
      <w:marTop w:val="0"/>
      <w:marBottom w:val="0"/>
      <w:divBdr>
        <w:top w:val="none" w:sz="0" w:space="0" w:color="auto"/>
        <w:left w:val="none" w:sz="0" w:space="0" w:color="auto"/>
        <w:bottom w:val="none" w:sz="0" w:space="0" w:color="auto"/>
        <w:right w:val="none" w:sz="0" w:space="0" w:color="auto"/>
      </w:divBdr>
    </w:div>
    <w:div w:id="461458721">
      <w:bodyDiv w:val="1"/>
      <w:marLeft w:val="0"/>
      <w:marRight w:val="0"/>
      <w:marTop w:val="0"/>
      <w:marBottom w:val="0"/>
      <w:divBdr>
        <w:top w:val="none" w:sz="0" w:space="0" w:color="auto"/>
        <w:left w:val="none" w:sz="0" w:space="0" w:color="auto"/>
        <w:bottom w:val="none" w:sz="0" w:space="0" w:color="auto"/>
        <w:right w:val="none" w:sz="0" w:space="0" w:color="auto"/>
      </w:divBdr>
    </w:div>
    <w:div w:id="461849134">
      <w:marLeft w:val="640"/>
      <w:marRight w:val="0"/>
      <w:marTop w:val="0"/>
      <w:marBottom w:val="0"/>
      <w:divBdr>
        <w:top w:val="none" w:sz="0" w:space="0" w:color="auto"/>
        <w:left w:val="none" w:sz="0" w:space="0" w:color="auto"/>
        <w:bottom w:val="none" w:sz="0" w:space="0" w:color="auto"/>
        <w:right w:val="none" w:sz="0" w:space="0" w:color="auto"/>
      </w:divBdr>
    </w:div>
    <w:div w:id="463692388">
      <w:marLeft w:val="640"/>
      <w:marRight w:val="0"/>
      <w:marTop w:val="0"/>
      <w:marBottom w:val="0"/>
      <w:divBdr>
        <w:top w:val="none" w:sz="0" w:space="0" w:color="auto"/>
        <w:left w:val="none" w:sz="0" w:space="0" w:color="auto"/>
        <w:bottom w:val="none" w:sz="0" w:space="0" w:color="auto"/>
        <w:right w:val="none" w:sz="0" w:space="0" w:color="auto"/>
      </w:divBdr>
    </w:div>
    <w:div w:id="464084785">
      <w:marLeft w:val="640"/>
      <w:marRight w:val="0"/>
      <w:marTop w:val="0"/>
      <w:marBottom w:val="0"/>
      <w:divBdr>
        <w:top w:val="none" w:sz="0" w:space="0" w:color="auto"/>
        <w:left w:val="none" w:sz="0" w:space="0" w:color="auto"/>
        <w:bottom w:val="none" w:sz="0" w:space="0" w:color="auto"/>
        <w:right w:val="none" w:sz="0" w:space="0" w:color="auto"/>
      </w:divBdr>
    </w:div>
    <w:div w:id="464543824">
      <w:marLeft w:val="640"/>
      <w:marRight w:val="0"/>
      <w:marTop w:val="0"/>
      <w:marBottom w:val="0"/>
      <w:divBdr>
        <w:top w:val="none" w:sz="0" w:space="0" w:color="auto"/>
        <w:left w:val="none" w:sz="0" w:space="0" w:color="auto"/>
        <w:bottom w:val="none" w:sz="0" w:space="0" w:color="auto"/>
        <w:right w:val="none" w:sz="0" w:space="0" w:color="auto"/>
      </w:divBdr>
    </w:div>
    <w:div w:id="464549315">
      <w:marLeft w:val="640"/>
      <w:marRight w:val="0"/>
      <w:marTop w:val="0"/>
      <w:marBottom w:val="0"/>
      <w:divBdr>
        <w:top w:val="none" w:sz="0" w:space="0" w:color="auto"/>
        <w:left w:val="none" w:sz="0" w:space="0" w:color="auto"/>
        <w:bottom w:val="none" w:sz="0" w:space="0" w:color="auto"/>
        <w:right w:val="none" w:sz="0" w:space="0" w:color="auto"/>
      </w:divBdr>
    </w:div>
    <w:div w:id="465468843">
      <w:marLeft w:val="640"/>
      <w:marRight w:val="0"/>
      <w:marTop w:val="0"/>
      <w:marBottom w:val="0"/>
      <w:divBdr>
        <w:top w:val="none" w:sz="0" w:space="0" w:color="auto"/>
        <w:left w:val="none" w:sz="0" w:space="0" w:color="auto"/>
        <w:bottom w:val="none" w:sz="0" w:space="0" w:color="auto"/>
        <w:right w:val="none" w:sz="0" w:space="0" w:color="auto"/>
      </w:divBdr>
    </w:div>
    <w:div w:id="465776325">
      <w:marLeft w:val="640"/>
      <w:marRight w:val="0"/>
      <w:marTop w:val="0"/>
      <w:marBottom w:val="0"/>
      <w:divBdr>
        <w:top w:val="none" w:sz="0" w:space="0" w:color="auto"/>
        <w:left w:val="none" w:sz="0" w:space="0" w:color="auto"/>
        <w:bottom w:val="none" w:sz="0" w:space="0" w:color="auto"/>
        <w:right w:val="none" w:sz="0" w:space="0" w:color="auto"/>
      </w:divBdr>
    </w:div>
    <w:div w:id="466506650">
      <w:marLeft w:val="640"/>
      <w:marRight w:val="0"/>
      <w:marTop w:val="0"/>
      <w:marBottom w:val="0"/>
      <w:divBdr>
        <w:top w:val="none" w:sz="0" w:space="0" w:color="auto"/>
        <w:left w:val="none" w:sz="0" w:space="0" w:color="auto"/>
        <w:bottom w:val="none" w:sz="0" w:space="0" w:color="auto"/>
        <w:right w:val="none" w:sz="0" w:space="0" w:color="auto"/>
      </w:divBdr>
    </w:div>
    <w:div w:id="467238638">
      <w:marLeft w:val="640"/>
      <w:marRight w:val="0"/>
      <w:marTop w:val="0"/>
      <w:marBottom w:val="0"/>
      <w:divBdr>
        <w:top w:val="none" w:sz="0" w:space="0" w:color="auto"/>
        <w:left w:val="none" w:sz="0" w:space="0" w:color="auto"/>
        <w:bottom w:val="none" w:sz="0" w:space="0" w:color="auto"/>
        <w:right w:val="none" w:sz="0" w:space="0" w:color="auto"/>
      </w:divBdr>
    </w:div>
    <w:div w:id="468255423">
      <w:marLeft w:val="640"/>
      <w:marRight w:val="0"/>
      <w:marTop w:val="0"/>
      <w:marBottom w:val="0"/>
      <w:divBdr>
        <w:top w:val="none" w:sz="0" w:space="0" w:color="auto"/>
        <w:left w:val="none" w:sz="0" w:space="0" w:color="auto"/>
        <w:bottom w:val="none" w:sz="0" w:space="0" w:color="auto"/>
        <w:right w:val="none" w:sz="0" w:space="0" w:color="auto"/>
      </w:divBdr>
    </w:div>
    <w:div w:id="469634944">
      <w:marLeft w:val="640"/>
      <w:marRight w:val="0"/>
      <w:marTop w:val="0"/>
      <w:marBottom w:val="0"/>
      <w:divBdr>
        <w:top w:val="none" w:sz="0" w:space="0" w:color="auto"/>
        <w:left w:val="none" w:sz="0" w:space="0" w:color="auto"/>
        <w:bottom w:val="none" w:sz="0" w:space="0" w:color="auto"/>
        <w:right w:val="none" w:sz="0" w:space="0" w:color="auto"/>
      </w:divBdr>
    </w:div>
    <w:div w:id="469828585">
      <w:marLeft w:val="640"/>
      <w:marRight w:val="0"/>
      <w:marTop w:val="0"/>
      <w:marBottom w:val="0"/>
      <w:divBdr>
        <w:top w:val="none" w:sz="0" w:space="0" w:color="auto"/>
        <w:left w:val="none" w:sz="0" w:space="0" w:color="auto"/>
        <w:bottom w:val="none" w:sz="0" w:space="0" w:color="auto"/>
        <w:right w:val="none" w:sz="0" w:space="0" w:color="auto"/>
      </w:divBdr>
    </w:div>
    <w:div w:id="470099000">
      <w:marLeft w:val="640"/>
      <w:marRight w:val="0"/>
      <w:marTop w:val="0"/>
      <w:marBottom w:val="0"/>
      <w:divBdr>
        <w:top w:val="none" w:sz="0" w:space="0" w:color="auto"/>
        <w:left w:val="none" w:sz="0" w:space="0" w:color="auto"/>
        <w:bottom w:val="none" w:sz="0" w:space="0" w:color="auto"/>
        <w:right w:val="none" w:sz="0" w:space="0" w:color="auto"/>
      </w:divBdr>
    </w:div>
    <w:div w:id="470825419">
      <w:marLeft w:val="640"/>
      <w:marRight w:val="0"/>
      <w:marTop w:val="0"/>
      <w:marBottom w:val="0"/>
      <w:divBdr>
        <w:top w:val="none" w:sz="0" w:space="0" w:color="auto"/>
        <w:left w:val="none" w:sz="0" w:space="0" w:color="auto"/>
        <w:bottom w:val="none" w:sz="0" w:space="0" w:color="auto"/>
        <w:right w:val="none" w:sz="0" w:space="0" w:color="auto"/>
      </w:divBdr>
    </w:div>
    <w:div w:id="471170284">
      <w:marLeft w:val="640"/>
      <w:marRight w:val="0"/>
      <w:marTop w:val="0"/>
      <w:marBottom w:val="0"/>
      <w:divBdr>
        <w:top w:val="none" w:sz="0" w:space="0" w:color="auto"/>
        <w:left w:val="none" w:sz="0" w:space="0" w:color="auto"/>
        <w:bottom w:val="none" w:sz="0" w:space="0" w:color="auto"/>
        <w:right w:val="none" w:sz="0" w:space="0" w:color="auto"/>
      </w:divBdr>
    </w:div>
    <w:div w:id="471335319">
      <w:marLeft w:val="640"/>
      <w:marRight w:val="0"/>
      <w:marTop w:val="0"/>
      <w:marBottom w:val="0"/>
      <w:divBdr>
        <w:top w:val="none" w:sz="0" w:space="0" w:color="auto"/>
        <w:left w:val="none" w:sz="0" w:space="0" w:color="auto"/>
        <w:bottom w:val="none" w:sz="0" w:space="0" w:color="auto"/>
        <w:right w:val="none" w:sz="0" w:space="0" w:color="auto"/>
      </w:divBdr>
    </w:div>
    <w:div w:id="471867449">
      <w:marLeft w:val="640"/>
      <w:marRight w:val="0"/>
      <w:marTop w:val="0"/>
      <w:marBottom w:val="0"/>
      <w:divBdr>
        <w:top w:val="none" w:sz="0" w:space="0" w:color="auto"/>
        <w:left w:val="none" w:sz="0" w:space="0" w:color="auto"/>
        <w:bottom w:val="none" w:sz="0" w:space="0" w:color="auto"/>
        <w:right w:val="none" w:sz="0" w:space="0" w:color="auto"/>
      </w:divBdr>
    </w:div>
    <w:div w:id="472873348">
      <w:marLeft w:val="640"/>
      <w:marRight w:val="0"/>
      <w:marTop w:val="0"/>
      <w:marBottom w:val="0"/>
      <w:divBdr>
        <w:top w:val="none" w:sz="0" w:space="0" w:color="auto"/>
        <w:left w:val="none" w:sz="0" w:space="0" w:color="auto"/>
        <w:bottom w:val="none" w:sz="0" w:space="0" w:color="auto"/>
        <w:right w:val="none" w:sz="0" w:space="0" w:color="auto"/>
      </w:divBdr>
    </w:div>
    <w:div w:id="473108826">
      <w:marLeft w:val="640"/>
      <w:marRight w:val="0"/>
      <w:marTop w:val="0"/>
      <w:marBottom w:val="0"/>
      <w:divBdr>
        <w:top w:val="none" w:sz="0" w:space="0" w:color="auto"/>
        <w:left w:val="none" w:sz="0" w:space="0" w:color="auto"/>
        <w:bottom w:val="none" w:sz="0" w:space="0" w:color="auto"/>
        <w:right w:val="none" w:sz="0" w:space="0" w:color="auto"/>
      </w:divBdr>
    </w:div>
    <w:div w:id="473109008">
      <w:marLeft w:val="640"/>
      <w:marRight w:val="0"/>
      <w:marTop w:val="0"/>
      <w:marBottom w:val="0"/>
      <w:divBdr>
        <w:top w:val="none" w:sz="0" w:space="0" w:color="auto"/>
        <w:left w:val="none" w:sz="0" w:space="0" w:color="auto"/>
        <w:bottom w:val="none" w:sz="0" w:space="0" w:color="auto"/>
        <w:right w:val="none" w:sz="0" w:space="0" w:color="auto"/>
      </w:divBdr>
    </w:div>
    <w:div w:id="473332343">
      <w:marLeft w:val="640"/>
      <w:marRight w:val="0"/>
      <w:marTop w:val="0"/>
      <w:marBottom w:val="0"/>
      <w:divBdr>
        <w:top w:val="none" w:sz="0" w:space="0" w:color="auto"/>
        <w:left w:val="none" w:sz="0" w:space="0" w:color="auto"/>
        <w:bottom w:val="none" w:sz="0" w:space="0" w:color="auto"/>
        <w:right w:val="none" w:sz="0" w:space="0" w:color="auto"/>
      </w:divBdr>
    </w:div>
    <w:div w:id="473524728">
      <w:bodyDiv w:val="1"/>
      <w:marLeft w:val="0"/>
      <w:marRight w:val="0"/>
      <w:marTop w:val="0"/>
      <w:marBottom w:val="0"/>
      <w:divBdr>
        <w:top w:val="none" w:sz="0" w:space="0" w:color="auto"/>
        <w:left w:val="none" w:sz="0" w:space="0" w:color="auto"/>
        <w:bottom w:val="none" w:sz="0" w:space="0" w:color="auto"/>
        <w:right w:val="none" w:sz="0" w:space="0" w:color="auto"/>
      </w:divBdr>
      <w:divsChild>
        <w:div w:id="30881912">
          <w:marLeft w:val="640"/>
          <w:marRight w:val="0"/>
          <w:marTop w:val="0"/>
          <w:marBottom w:val="0"/>
          <w:divBdr>
            <w:top w:val="none" w:sz="0" w:space="0" w:color="auto"/>
            <w:left w:val="none" w:sz="0" w:space="0" w:color="auto"/>
            <w:bottom w:val="none" w:sz="0" w:space="0" w:color="auto"/>
            <w:right w:val="none" w:sz="0" w:space="0" w:color="auto"/>
          </w:divBdr>
        </w:div>
        <w:div w:id="70591930">
          <w:marLeft w:val="640"/>
          <w:marRight w:val="0"/>
          <w:marTop w:val="0"/>
          <w:marBottom w:val="0"/>
          <w:divBdr>
            <w:top w:val="none" w:sz="0" w:space="0" w:color="auto"/>
            <w:left w:val="none" w:sz="0" w:space="0" w:color="auto"/>
            <w:bottom w:val="none" w:sz="0" w:space="0" w:color="auto"/>
            <w:right w:val="none" w:sz="0" w:space="0" w:color="auto"/>
          </w:divBdr>
        </w:div>
        <w:div w:id="80413092">
          <w:marLeft w:val="640"/>
          <w:marRight w:val="0"/>
          <w:marTop w:val="0"/>
          <w:marBottom w:val="0"/>
          <w:divBdr>
            <w:top w:val="none" w:sz="0" w:space="0" w:color="auto"/>
            <w:left w:val="none" w:sz="0" w:space="0" w:color="auto"/>
            <w:bottom w:val="none" w:sz="0" w:space="0" w:color="auto"/>
            <w:right w:val="none" w:sz="0" w:space="0" w:color="auto"/>
          </w:divBdr>
        </w:div>
        <w:div w:id="152183656">
          <w:marLeft w:val="640"/>
          <w:marRight w:val="0"/>
          <w:marTop w:val="0"/>
          <w:marBottom w:val="0"/>
          <w:divBdr>
            <w:top w:val="none" w:sz="0" w:space="0" w:color="auto"/>
            <w:left w:val="none" w:sz="0" w:space="0" w:color="auto"/>
            <w:bottom w:val="none" w:sz="0" w:space="0" w:color="auto"/>
            <w:right w:val="none" w:sz="0" w:space="0" w:color="auto"/>
          </w:divBdr>
        </w:div>
        <w:div w:id="164444516">
          <w:marLeft w:val="640"/>
          <w:marRight w:val="0"/>
          <w:marTop w:val="0"/>
          <w:marBottom w:val="0"/>
          <w:divBdr>
            <w:top w:val="none" w:sz="0" w:space="0" w:color="auto"/>
            <w:left w:val="none" w:sz="0" w:space="0" w:color="auto"/>
            <w:bottom w:val="none" w:sz="0" w:space="0" w:color="auto"/>
            <w:right w:val="none" w:sz="0" w:space="0" w:color="auto"/>
          </w:divBdr>
        </w:div>
        <w:div w:id="168644767">
          <w:marLeft w:val="640"/>
          <w:marRight w:val="0"/>
          <w:marTop w:val="0"/>
          <w:marBottom w:val="0"/>
          <w:divBdr>
            <w:top w:val="none" w:sz="0" w:space="0" w:color="auto"/>
            <w:left w:val="none" w:sz="0" w:space="0" w:color="auto"/>
            <w:bottom w:val="none" w:sz="0" w:space="0" w:color="auto"/>
            <w:right w:val="none" w:sz="0" w:space="0" w:color="auto"/>
          </w:divBdr>
        </w:div>
        <w:div w:id="215901107">
          <w:marLeft w:val="640"/>
          <w:marRight w:val="0"/>
          <w:marTop w:val="0"/>
          <w:marBottom w:val="0"/>
          <w:divBdr>
            <w:top w:val="none" w:sz="0" w:space="0" w:color="auto"/>
            <w:left w:val="none" w:sz="0" w:space="0" w:color="auto"/>
            <w:bottom w:val="none" w:sz="0" w:space="0" w:color="auto"/>
            <w:right w:val="none" w:sz="0" w:space="0" w:color="auto"/>
          </w:divBdr>
        </w:div>
        <w:div w:id="216860377">
          <w:marLeft w:val="640"/>
          <w:marRight w:val="0"/>
          <w:marTop w:val="0"/>
          <w:marBottom w:val="0"/>
          <w:divBdr>
            <w:top w:val="none" w:sz="0" w:space="0" w:color="auto"/>
            <w:left w:val="none" w:sz="0" w:space="0" w:color="auto"/>
            <w:bottom w:val="none" w:sz="0" w:space="0" w:color="auto"/>
            <w:right w:val="none" w:sz="0" w:space="0" w:color="auto"/>
          </w:divBdr>
        </w:div>
        <w:div w:id="219444979">
          <w:marLeft w:val="640"/>
          <w:marRight w:val="0"/>
          <w:marTop w:val="0"/>
          <w:marBottom w:val="0"/>
          <w:divBdr>
            <w:top w:val="none" w:sz="0" w:space="0" w:color="auto"/>
            <w:left w:val="none" w:sz="0" w:space="0" w:color="auto"/>
            <w:bottom w:val="none" w:sz="0" w:space="0" w:color="auto"/>
            <w:right w:val="none" w:sz="0" w:space="0" w:color="auto"/>
          </w:divBdr>
        </w:div>
        <w:div w:id="221407457">
          <w:marLeft w:val="640"/>
          <w:marRight w:val="0"/>
          <w:marTop w:val="0"/>
          <w:marBottom w:val="0"/>
          <w:divBdr>
            <w:top w:val="none" w:sz="0" w:space="0" w:color="auto"/>
            <w:left w:val="none" w:sz="0" w:space="0" w:color="auto"/>
            <w:bottom w:val="none" w:sz="0" w:space="0" w:color="auto"/>
            <w:right w:val="none" w:sz="0" w:space="0" w:color="auto"/>
          </w:divBdr>
        </w:div>
        <w:div w:id="237978647">
          <w:marLeft w:val="640"/>
          <w:marRight w:val="0"/>
          <w:marTop w:val="0"/>
          <w:marBottom w:val="0"/>
          <w:divBdr>
            <w:top w:val="none" w:sz="0" w:space="0" w:color="auto"/>
            <w:left w:val="none" w:sz="0" w:space="0" w:color="auto"/>
            <w:bottom w:val="none" w:sz="0" w:space="0" w:color="auto"/>
            <w:right w:val="none" w:sz="0" w:space="0" w:color="auto"/>
          </w:divBdr>
        </w:div>
        <w:div w:id="298651651">
          <w:marLeft w:val="640"/>
          <w:marRight w:val="0"/>
          <w:marTop w:val="0"/>
          <w:marBottom w:val="0"/>
          <w:divBdr>
            <w:top w:val="none" w:sz="0" w:space="0" w:color="auto"/>
            <w:left w:val="none" w:sz="0" w:space="0" w:color="auto"/>
            <w:bottom w:val="none" w:sz="0" w:space="0" w:color="auto"/>
            <w:right w:val="none" w:sz="0" w:space="0" w:color="auto"/>
          </w:divBdr>
        </w:div>
        <w:div w:id="299387785">
          <w:marLeft w:val="640"/>
          <w:marRight w:val="0"/>
          <w:marTop w:val="0"/>
          <w:marBottom w:val="0"/>
          <w:divBdr>
            <w:top w:val="none" w:sz="0" w:space="0" w:color="auto"/>
            <w:left w:val="none" w:sz="0" w:space="0" w:color="auto"/>
            <w:bottom w:val="none" w:sz="0" w:space="0" w:color="auto"/>
            <w:right w:val="none" w:sz="0" w:space="0" w:color="auto"/>
          </w:divBdr>
        </w:div>
        <w:div w:id="303240331">
          <w:marLeft w:val="640"/>
          <w:marRight w:val="0"/>
          <w:marTop w:val="0"/>
          <w:marBottom w:val="0"/>
          <w:divBdr>
            <w:top w:val="none" w:sz="0" w:space="0" w:color="auto"/>
            <w:left w:val="none" w:sz="0" w:space="0" w:color="auto"/>
            <w:bottom w:val="none" w:sz="0" w:space="0" w:color="auto"/>
            <w:right w:val="none" w:sz="0" w:space="0" w:color="auto"/>
          </w:divBdr>
        </w:div>
        <w:div w:id="315381067">
          <w:marLeft w:val="640"/>
          <w:marRight w:val="0"/>
          <w:marTop w:val="0"/>
          <w:marBottom w:val="0"/>
          <w:divBdr>
            <w:top w:val="none" w:sz="0" w:space="0" w:color="auto"/>
            <w:left w:val="none" w:sz="0" w:space="0" w:color="auto"/>
            <w:bottom w:val="none" w:sz="0" w:space="0" w:color="auto"/>
            <w:right w:val="none" w:sz="0" w:space="0" w:color="auto"/>
          </w:divBdr>
        </w:div>
        <w:div w:id="352734042">
          <w:marLeft w:val="640"/>
          <w:marRight w:val="0"/>
          <w:marTop w:val="0"/>
          <w:marBottom w:val="0"/>
          <w:divBdr>
            <w:top w:val="none" w:sz="0" w:space="0" w:color="auto"/>
            <w:left w:val="none" w:sz="0" w:space="0" w:color="auto"/>
            <w:bottom w:val="none" w:sz="0" w:space="0" w:color="auto"/>
            <w:right w:val="none" w:sz="0" w:space="0" w:color="auto"/>
          </w:divBdr>
        </w:div>
        <w:div w:id="355884588">
          <w:marLeft w:val="640"/>
          <w:marRight w:val="0"/>
          <w:marTop w:val="0"/>
          <w:marBottom w:val="0"/>
          <w:divBdr>
            <w:top w:val="none" w:sz="0" w:space="0" w:color="auto"/>
            <w:left w:val="none" w:sz="0" w:space="0" w:color="auto"/>
            <w:bottom w:val="none" w:sz="0" w:space="0" w:color="auto"/>
            <w:right w:val="none" w:sz="0" w:space="0" w:color="auto"/>
          </w:divBdr>
        </w:div>
        <w:div w:id="362946097">
          <w:marLeft w:val="640"/>
          <w:marRight w:val="0"/>
          <w:marTop w:val="0"/>
          <w:marBottom w:val="0"/>
          <w:divBdr>
            <w:top w:val="none" w:sz="0" w:space="0" w:color="auto"/>
            <w:left w:val="none" w:sz="0" w:space="0" w:color="auto"/>
            <w:bottom w:val="none" w:sz="0" w:space="0" w:color="auto"/>
            <w:right w:val="none" w:sz="0" w:space="0" w:color="auto"/>
          </w:divBdr>
        </w:div>
        <w:div w:id="396318746">
          <w:marLeft w:val="640"/>
          <w:marRight w:val="0"/>
          <w:marTop w:val="0"/>
          <w:marBottom w:val="0"/>
          <w:divBdr>
            <w:top w:val="none" w:sz="0" w:space="0" w:color="auto"/>
            <w:left w:val="none" w:sz="0" w:space="0" w:color="auto"/>
            <w:bottom w:val="none" w:sz="0" w:space="0" w:color="auto"/>
            <w:right w:val="none" w:sz="0" w:space="0" w:color="auto"/>
          </w:divBdr>
        </w:div>
        <w:div w:id="406193677">
          <w:marLeft w:val="640"/>
          <w:marRight w:val="0"/>
          <w:marTop w:val="0"/>
          <w:marBottom w:val="0"/>
          <w:divBdr>
            <w:top w:val="none" w:sz="0" w:space="0" w:color="auto"/>
            <w:left w:val="none" w:sz="0" w:space="0" w:color="auto"/>
            <w:bottom w:val="none" w:sz="0" w:space="0" w:color="auto"/>
            <w:right w:val="none" w:sz="0" w:space="0" w:color="auto"/>
          </w:divBdr>
        </w:div>
        <w:div w:id="409086080">
          <w:marLeft w:val="640"/>
          <w:marRight w:val="0"/>
          <w:marTop w:val="0"/>
          <w:marBottom w:val="0"/>
          <w:divBdr>
            <w:top w:val="none" w:sz="0" w:space="0" w:color="auto"/>
            <w:left w:val="none" w:sz="0" w:space="0" w:color="auto"/>
            <w:bottom w:val="none" w:sz="0" w:space="0" w:color="auto"/>
            <w:right w:val="none" w:sz="0" w:space="0" w:color="auto"/>
          </w:divBdr>
        </w:div>
        <w:div w:id="409356531">
          <w:marLeft w:val="640"/>
          <w:marRight w:val="0"/>
          <w:marTop w:val="0"/>
          <w:marBottom w:val="0"/>
          <w:divBdr>
            <w:top w:val="none" w:sz="0" w:space="0" w:color="auto"/>
            <w:left w:val="none" w:sz="0" w:space="0" w:color="auto"/>
            <w:bottom w:val="none" w:sz="0" w:space="0" w:color="auto"/>
            <w:right w:val="none" w:sz="0" w:space="0" w:color="auto"/>
          </w:divBdr>
        </w:div>
        <w:div w:id="428697366">
          <w:marLeft w:val="640"/>
          <w:marRight w:val="0"/>
          <w:marTop w:val="0"/>
          <w:marBottom w:val="0"/>
          <w:divBdr>
            <w:top w:val="none" w:sz="0" w:space="0" w:color="auto"/>
            <w:left w:val="none" w:sz="0" w:space="0" w:color="auto"/>
            <w:bottom w:val="none" w:sz="0" w:space="0" w:color="auto"/>
            <w:right w:val="none" w:sz="0" w:space="0" w:color="auto"/>
          </w:divBdr>
        </w:div>
        <w:div w:id="448207502">
          <w:marLeft w:val="640"/>
          <w:marRight w:val="0"/>
          <w:marTop w:val="0"/>
          <w:marBottom w:val="0"/>
          <w:divBdr>
            <w:top w:val="none" w:sz="0" w:space="0" w:color="auto"/>
            <w:left w:val="none" w:sz="0" w:space="0" w:color="auto"/>
            <w:bottom w:val="none" w:sz="0" w:space="0" w:color="auto"/>
            <w:right w:val="none" w:sz="0" w:space="0" w:color="auto"/>
          </w:divBdr>
        </w:div>
        <w:div w:id="496043736">
          <w:marLeft w:val="640"/>
          <w:marRight w:val="0"/>
          <w:marTop w:val="0"/>
          <w:marBottom w:val="0"/>
          <w:divBdr>
            <w:top w:val="none" w:sz="0" w:space="0" w:color="auto"/>
            <w:left w:val="none" w:sz="0" w:space="0" w:color="auto"/>
            <w:bottom w:val="none" w:sz="0" w:space="0" w:color="auto"/>
            <w:right w:val="none" w:sz="0" w:space="0" w:color="auto"/>
          </w:divBdr>
        </w:div>
        <w:div w:id="503132643">
          <w:marLeft w:val="640"/>
          <w:marRight w:val="0"/>
          <w:marTop w:val="0"/>
          <w:marBottom w:val="0"/>
          <w:divBdr>
            <w:top w:val="none" w:sz="0" w:space="0" w:color="auto"/>
            <w:left w:val="none" w:sz="0" w:space="0" w:color="auto"/>
            <w:bottom w:val="none" w:sz="0" w:space="0" w:color="auto"/>
            <w:right w:val="none" w:sz="0" w:space="0" w:color="auto"/>
          </w:divBdr>
        </w:div>
        <w:div w:id="528371641">
          <w:marLeft w:val="640"/>
          <w:marRight w:val="0"/>
          <w:marTop w:val="0"/>
          <w:marBottom w:val="0"/>
          <w:divBdr>
            <w:top w:val="none" w:sz="0" w:space="0" w:color="auto"/>
            <w:left w:val="none" w:sz="0" w:space="0" w:color="auto"/>
            <w:bottom w:val="none" w:sz="0" w:space="0" w:color="auto"/>
            <w:right w:val="none" w:sz="0" w:space="0" w:color="auto"/>
          </w:divBdr>
        </w:div>
        <w:div w:id="550579021">
          <w:marLeft w:val="640"/>
          <w:marRight w:val="0"/>
          <w:marTop w:val="0"/>
          <w:marBottom w:val="0"/>
          <w:divBdr>
            <w:top w:val="none" w:sz="0" w:space="0" w:color="auto"/>
            <w:left w:val="none" w:sz="0" w:space="0" w:color="auto"/>
            <w:bottom w:val="none" w:sz="0" w:space="0" w:color="auto"/>
            <w:right w:val="none" w:sz="0" w:space="0" w:color="auto"/>
          </w:divBdr>
        </w:div>
        <w:div w:id="570122512">
          <w:marLeft w:val="640"/>
          <w:marRight w:val="0"/>
          <w:marTop w:val="0"/>
          <w:marBottom w:val="0"/>
          <w:divBdr>
            <w:top w:val="none" w:sz="0" w:space="0" w:color="auto"/>
            <w:left w:val="none" w:sz="0" w:space="0" w:color="auto"/>
            <w:bottom w:val="none" w:sz="0" w:space="0" w:color="auto"/>
            <w:right w:val="none" w:sz="0" w:space="0" w:color="auto"/>
          </w:divBdr>
        </w:div>
        <w:div w:id="574783168">
          <w:marLeft w:val="640"/>
          <w:marRight w:val="0"/>
          <w:marTop w:val="0"/>
          <w:marBottom w:val="0"/>
          <w:divBdr>
            <w:top w:val="none" w:sz="0" w:space="0" w:color="auto"/>
            <w:left w:val="none" w:sz="0" w:space="0" w:color="auto"/>
            <w:bottom w:val="none" w:sz="0" w:space="0" w:color="auto"/>
            <w:right w:val="none" w:sz="0" w:space="0" w:color="auto"/>
          </w:divBdr>
        </w:div>
        <w:div w:id="596862080">
          <w:marLeft w:val="640"/>
          <w:marRight w:val="0"/>
          <w:marTop w:val="0"/>
          <w:marBottom w:val="0"/>
          <w:divBdr>
            <w:top w:val="none" w:sz="0" w:space="0" w:color="auto"/>
            <w:left w:val="none" w:sz="0" w:space="0" w:color="auto"/>
            <w:bottom w:val="none" w:sz="0" w:space="0" w:color="auto"/>
            <w:right w:val="none" w:sz="0" w:space="0" w:color="auto"/>
          </w:divBdr>
        </w:div>
        <w:div w:id="599995829">
          <w:marLeft w:val="640"/>
          <w:marRight w:val="0"/>
          <w:marTop w:val="0"/>
          <w:marBottom w:val="0"/>
          <w:divBdr>
            <w:top w:val="none" w:sz="0" w:space="0" w:color="auto"/>
            <w:left w:val="none" w:sz="0" w:space="0" w:color="auto"/>
            <w:bottom w:val="none" w:sz="0" w:space="0" w:color="auto"/>
            <w:right w:val="none" w:sz="0" w:space="0" w:color="auto"/>
          </w:divBdr>
        </w:div>
        <w:div w:id="603542088">
          <w:marLeft w:val="640"/>
          <w:marRight w:val="0"/>
          <w:marTop w:val="0"/>
          <w:marBottom w:val="0"/>
          <w:divBdr>
            <w:top w:val="none" w:sz="0" w:space="0" w:color="auto"/>
            <w:left w:val="none" w:sz="0" w:space="0" w:color="auto"/>
            <w:bottom w:val="none" w:sz="0" w:space="0" w:color="auto"/>
            <w:right w:val="none" w:sz="0" w:space="0" w:color="auto"/>
          </w:divBdr>
        </w:div>
        <w:div w:id="611596237">
          <w:marLeft w:val="640"/>
          <w:marRight w:val="0"/>
          <w:marTop w:val="0"/>
          <w:marBottom w:val="0"/>
          <w:divBdr>
            <w:top w:val="none" w:sz="0" w:space="0" w:color="auto"/>
            <w:left w:val="none" w:sz="0" w:space="0" w:color="auto"/>
            <w:bottom w:val="none" w:sz="0" w:space="0" w:color="auto"/>
            <w:right w:val="none" w:sz="0" w:space="0" w:color="auto"/>
          </w:divBdr>
        </w:div>
        <w:div w:id="639457322">
          <w:marLeft w:val="640"/>
          <w:marRight w:val="0"/>
          <w:marTop w:val="0"/>
          <w:marBottom w:val="0"/>
          <w:divBdr>
            <w:top w:val="none" w:sz="0" w:space="0" w:color="auto"/>
            <w:left w:val="none" w:sz="0" w:space="0" w:color="auto"/>
            <w:bottom w:val="none" w:sz="0" w:space="0" w:color="auto"/>
            <w:right w:val="none" w:sz="0" w:space="0" w:color="auto"/>
          </w:divBdr>
        </w:div>
        <w:div w:id="686753189">
          <w:marLeft w:val="640"/>
          <w:marRight w:val="0"/>
          <w:marTop w:val="0"/>
          <w:marBottom w:val="0"/>
          <w:divBdr>
            <w:top w:val="none" w:sz="0" w:space="0" w:color="auto"/>
            <w:left w:val="none" w:sz="0" w:space="0" w:color="auto"/>
            <w:bottom w:val="none" w:sz="0" w:space="0" w:color="auto"/>
            <w:right w:val="none" w:sz="0" w:space="0" w:color="auto"/>
          </w:divBdr>
        </w:div>
        <w:div w:id="689061856">
          <w:marLeft w:val="640"/>
          <w:marRight w:val="0"/>
          <w:marTop w:val="0"/>
          <w:marBottom w:val="0"/>
          <w:divBdr>
            <w:top w:val="none" w:sz="0" w:space="0" w:color="auto"/>
            <w:left w:val="none" w:sz="0" w:space="0" w:color="auto"/>
            <w:bottom w:val="none" w:sz="0" w:space="0" w:color="auto"/>
            <w:right w:val="none" w:sz="0" w:space="0" w:color="auto"/>
          </w:divBdr>
        </w:div>
        <w:div w:id="737746082">
          <w:marLeft w:val="640"/>
          <w:marRight w:val="0"/>
          <w:marTop w:val="0"/>
          <w:marBottom w:val="0"/>
          <w:divBdr>
            <w:top w:val="none" w:sz="0" w:space="0" w:color="auto"/>
            <w:left w:val="none" w:sz="0" w:space="0" w:color="auto"/>
            <w:bottom w:val="none" w:sz="0" w:space="0" w:color="auto"/>
            <w:right w:val="none" w:sz="0" w:space="0" w:color="auto"/>
          </w:divBdr>
        </w:div>
        <w:div w:id="740831798">
          <w:marLeft w:val="640"/>
          <w:marRight w:val="0"/>
          <w:marTop w:val="0"/>
          <w:marBottom w:val="0"/>
          <w:divBdr>
            <w:top w:val="none" w:sz="0" w:space="0" w:color="auto"/>
            <w:left w:val="none" w:sz="0" w:space="0" w:color="auto"/>
            <w:bottom w:val="none" w:sz="0" w:space="0" w:color="auto"/>
            <w:right w:val="none" w:sz="0" w:space="0" w:color="auto"/>
          </w:divBdr>
        </w:div>
        <w:div w:id="752975527">
          <w:marLeft w:val="640"/>
          <w:marRight w:val="0"/>
          <w:marTop w:val="0"/>
          <w:marBottom w:val="0"/>
          <w:divBdr>
            <w:top w:val="none" w:sz="0" w:space="0" w:color="auto"/>
            <w:left w:val="none" w:sz="0" w:space="0" w:color="auto"/>
            <w:bottom w:val="none" w:sz="0" w:space="0" w:color="auto"/>
            <w:right w:val="none" w:sz="0" w:space="0" w:color="auto"/>
          </w:divBdr>
        </w:div>
        <w:div w:id="757364755">
          <w:marLeft w:val="640"/>
          <w:marRight w:val="0"/>
          <w:marTop w:val="0"/>
          <w:marBottom w:val="0"/>
          <w:divBdr>
            <w:top w:val="none" w:sz="0" w:space="0" w:color="auto"/>
            <w:left w:val="none" w:sz="0" w:space="0" w:color="auto"/>
            <w:bottom w:val="none" w:sz="0" w:space="0" w:color="auto"/>
            <w:right w:val="none" w:sz="0" w:space="0" w:color="auto"/>
          </w:divBdr>
        </w:div>
        <w:div w:id="800655855">
          <w:marLeft w:val="640"/>
          <w:marRight w:val="0"/>
          <w:marTop w:val="0"/>
          <w:marBottom w:val="0"/>
          <w:divBdr>
            <w:top w:val="none" w:sz="0" w:space="0" w:color="auto"/>
            <w:left w:val="none" w:sz="0" w:space="0" w:color="auto"/>
            <w:bottom w:val="none" w:sz="0" w:space="0" w:color="auto"/>
            <w:right w:val="none" w:sz="0" w:space="0" w:color="auto"/>
          </w:divBdr>
        </w:div>
        <w:div w:id="811873045">
          <w:marLeft w:val="640"/>
          <w:marRight w:val="0"/>
          <w:marTop w:val="0"/>
          <w:marBottom w:val="0"/>
          <w:divBdr>
            <w:top w:val="none" w:sz="0" w:space="0" w:color="auto"/>
            <w:left w:val="none" w:sz="0" w:space="0" w:color="auto"/>
            <w:bottom w:val="none" w:sz="0" w:space="0" w:color="auto"/>
            <w:right w:val="none" w:sz="0" w:space="0" w:color="auto"/>
          </w:divBdr>
        </w:div>
        <w:div w:id="844589570">
          <w:marLeft w:val="640"/>
          <w:marRight w:val="0"/>
          <w:marTop w:val="0"/>
          <w:marBottom w:val="0"/>
          <w:divBdr>
            <w:top w:val="none" w:sz="0" w:space="0" w:color="auto"/>
            <w:left w:val="none" w:sz="0" w:space="0" w:color="auto"/>
            <w:bottom w:val="none" w:sz="0" w:space="0" w:color="auto"/>
            <w:right w:val="none" w:sz="0" w:space="0" w:color="auto"/>
          </w:divBdr>
        </w:div>
        <w:div w:id="851146572">
          <w:marLeft w:val="640"/>
          <w:marRight w:val="0"/>
          <w:marTop w:val="0"/>
          <w:marBottom w:val="0"/>
          <w:divBdr>
            <w:top w:val="none" w:sz="0" w:space="0" w:color="auto"/>
            <w:left w:val="none" w:sz="0" w:space="0" w:color="auto"/>
            <w:bottom w:val="none" w:sz="0" w:space="0" w:color="auto"/>
            <w:right w:val="none" w:sz="0" w:space="0" w:color="auto"/>
          </w:divBdr>
        </w:div>
        <w:div w:id="879318867">
          <w:marLeft w:val="640"/>
          <w:marRight w:val="0"/>
          <w:marTop w:val="0"/>
          <w:marBottom w:val="0"/>
          <w:divBdr>
            <w:top w:val="none" w:sz="0" w:space="0" w:color="auto"/>
            <w:left w:val="none" w:sz="0" w:space="0" w:color="auto"/>
            <w:bottom w:val="none" w:sz="0" w:space="0" w:color="auto"/>
            <w:right w:val="none" w:sz="0" w:space="0" w:color="auto"/>
          </w:divBdr>
        </w:div>
        <w:div w:id="881021853">
          <w:marLeft w:val="640"/>
          <w:marRight w:val="0"/>
          <w:marTop w:val="0"/>
          <w:marBottom w:val="0"/>
          <w:divBdr>
            <w:top w:val="none" w:sz="0" w:space="0" w:color="auto"/>
            <w:left w:val="none" w:sz="0" w:space="0" w:color="auto"/>
            <w:bottom w:val="none" w:sz="0" w:space="0" w:color="auto"/>
            <w:right w:val="none" w:sz="0" w:space="0" w:color="auto"/>
          </w:divBdr>
        </w:div>
        <w:div w:id="889073976">
          <w:marLeft w:val="640"/>
          <w:marRight w:val="0"/>
          <w:marTop w:val="0"/>
          <w:marBottom w:val="0"/>
          <w:divBdr>
            <w:top w:val="none" w:sz="0" w:space="0" w:color="auto"/>
            <w:left w:val="none" w:sz="0" w:space="0" w:color="auto"/>
            <w:bottom w:val="none" w:sz="0" w:space="0" w:color="auto"/>
            <w:right w:val="none" w:sz="0" w:space="0" w:color="auto"/>
          </w:divBdr>
        </w:div>
        <w:div w:id="907572361">
          <w:marLeft w:val="640"/>
          <w:marRight w:val="0"/>
          <w:marTop w:val="0"/>
          <w:marBottom w:val="0"/>
          <w:divBdr>
            <w:top w:val="none" w:sz="0" w:space="0" w:color="auto"/>
            <w:left w:val="none" w:sz="0" w:space="0" w:color="auto"/>
            <w:bottom w:val="none" w:sz="0" w:space="0" w:color="auto"/>
            <w:right w:val="none" w:sz="0" w:space="0" w:color="auto"/>
          </w:divBdr>
        </w:div>
        <w:div w:id="923345213">
          <w:marLeft w:val="640"/>
          <w:marRight w:val="0"/>
          <w:marTop w:val="0"/>
          <w:marBottom w:val="0"/>
          <w:divBdr>
            <w:top w:val="none" w:sz="0" w:space="0" w:color="auto"/>
            <w:left w:val="none" w:sz="0" w:space="0" w:color="auto"/>
            <w:bottom w:val="none" w:sz="0" w:space="0" w:color="auto"/>
            <w:right w:val="none" w:sz="0" w:space="0" w:color="auto"/>
          </w:divBdr>
        </w:div>
        <w:div w:id="931284144">
          <w:marLeft w:val="640"/>
          <w:marRight w:val="0"/>
          <w:marTop w:val="0"/>
          <w:marBottom w:val="0"/>
          <w:divBdr>
            <w:top w:val="none" w:sz="0" w:space="0" w:color="auto"/>
            <w:left w:val="none" w:sz="0" w:space="0" w:color="auto"/>
            <w:bottom w:val="none" w:sz="0" w:space="0" w:color="auto"/>
            <w:right w:val="none" w:sz="0" w:space="0" w:color="auto"/>
          </w:divBdr>
        </w:div>
        <w:div w:id="981036950">
          <w:marLeft w:val="640"/>
          <w:marRight w:val="0"/>
          <w:marTop w:val="0"/>
          <w:marBottom w:val="0"/>
          <w:divBdr>
            <w:top w:val="none" w:sz="0" w:space="0" w:color="auto"/>
            <w:left w:val="none" w:sz="0" w:space="0" w:color="auto"/>
            <w:bottom w:val="none" w:sz="0" w:space="0" w:color="auto"/>
            <w:right w:val="none" w:sz="0" w:space="0" w:color="auto"/>
          </w:divBdr>
        </w:div>
        <w:div w:id="988939569">
          <w:marLeft w:val="640"/>
          <w:marRight w:val="0"/>
          <w:marTop w:val="0"/>
          <w:marBottom w:val="0"/>
          <w:divBdr>
            <w:top w:val="none" w:sz="0" w:space="0" w:color="auto"/>
            <w:left w:val="none" w:sz="0" w:space="0" w:color="auto"/>
            <w:bottom w:val="none" w:sz="0" w:space="0" w:color="auto"/>
            <w:right w:val="none" w:sz="0" w:space="0" w:color="auto"/>
          </w:divBdr>
        </w:div>
        <w:div w:id="1004747962">
          <w:marLeft w:val="640"/>
          <w:marRight w:val="0"/>
          <w:marTop w:val="0"/>
          <w:marBottom w:val="0"/>
          <w:divBdr>
            <w:top w:val="none" w:sz="0" w:space="0" w:color="auto"/>
            <w:left w:val="none" w:sz="0" w:space="0" w:color="auto"/>
            <w:bottom w:val="none" w:sz="0" w:space="0" w:color="auto"/>
            <w:right w:val="none" w:sz="0" w:space="0" w:color="auto"/>
          </w:divBdr>
        </w:div>
        <w:div w:id="1017806348">
          <w:marLeft w:val="640"/>
          <w:marRight w:val="0"/>
          <w:marTop w:val="0"/>
          <w:marBottom w:val="0"/>
          <w:divBdr>
            <w:top w:val="none" w:sz="0" w:space="0" w:color="auto"/>
            <w:left w:val="none" w:sz="0" w:space="0" w:color="auto"/>
            <w:bottom w:val="none" w:sz="0" w:space="0" w:color="auto"/>
            <w:right w:val="none" w:sz="0" w:space="0" w:color="auto"/>
          </w:divBdr>
        </w:div>
        <w:div w:id="1031733823">
          <w:marLeft w:val="640"/>
          <w:marRight w:val="0"/>
          <w:marTop w:val="0"/>
          <w:marBottom w:val="0"/>
          <w:divBdr>
            <w:top w:val="none" w:sz="0" w:space="0" w:color="auto"/>
            <w:left w:val="none" w:sz="0" w:space="0" w:color="auto"/>
            <w:bottom w:val="none" w:sz="0" w:space="0" w:color="auto"/>
            <w:right w:val="none" w:sz="0" w:space="0" w:color="auto"/>
          </w:divBdr>
        </w:div>
        <w:div w:id="1055592215">
          <w:marLeft w:val="640"/>
          <w:marRight w:val="0"/>
          <w:marTop w:val="0"/>
          <w:marBottom w:val="0"/>
          <w:divBdr>
            <w:top w:val="none" w:sz="0" w:space="0" w:color="auto"/>
            <w:left w:val="none" w:sz="0" w:space="0" w:color="auto"/>
            <w:bottom w:val="none" w:sz="0" w:space="0" w:color="auto"/>
            <w:right w:val="none" w:sz="0" w:space="0" w:color="auto"/>
          </w:divBdr>
        </w:div>
        <w:div w:id="1056005460">
          <w:marLeft w:val="640"/>
          <w:marRight w:val="0"/>
          <w:marTop w:val="0"/>
          <w:marBottom w:val="0"/>
          <w:divBdr>
            <w:top w:val="none" w:sz="0" w:space="0" w:color="auto"/>
            <w:left w:val="none" w:sz="0" w:space="0" w:color="auto"/>
            <w:bottom w:val="none" w:sz="0" w:space="0" w:color="auto"/>
            <w:right w:val="none" w:sz="0" w:space="0" w:color="auto"/>
          </w:divBdr>
        </w:div>
        <w:div w:id="1068455223">
          <w:marLeft w:val="640"/>
          <w:marRight w:val="0"/>
          <w:marTop w:val="0"/>
          <w:marBottom w:val="0"/>
          <w:divBdr>
            <w:top w:val="none" w:sz="0" w:space="0" w:color="auto"/>
            <w:left w:val="none" w:sz="0" w:space="0" w:color="auto"/>
            <w:bottom w:val="none" w:sz="0" w:space="0" w:color="auto"/>
            <w:right w:val="none" w:sz="0" w:space="0" w:color="auto"/>
          </w:divBdr>
        </w:div>
        <w:div w:id="1083798463">
          <w:marLeft w:val="640"/>
          <w:marRight w:val="0"/>
          <w:marTop w:val="0"/>
          <w:marBottom w:val="0"/>
          <w:divBdr>
            <w:top w:val="none" w:sz="0" w:space="0" w:color="auto"/>
            <w:left w:val="none" w:sz="0" w:space="0" w:color="auto"/>
            <w:bottom w:val="none" w:sz="0" w:space="0" w:color="auto"/>
            <w:right w:val="none" w:sz="0" w:space="0" w:color="auto"/>
          </w:divBdr>
        </w:div>
        <w:div w:id="1121191281">
          <w:marLeft w:val="640"/>
          <w:marRight w:val="0"/>
          <w:marTop w:val="0"/>
          <w:marBottom w:val="0"/>
          <w:divBdr>
            <w:top w:val="none" w:sz="0" w:space="0" w:color="auto"/>
            <w:left w:val="none" w:sz="0" w:space="0" w:color="auto"/>
            <w:bottom w:val="none" w:sz="0" w:space="0" w:color="auto"/>
            <w:right w:val="none" w:sz="0" w:space="0" w:color="auto"/>
          </w:divBdr>
        </w:div>
        <w:div w:id="1122532135">
          <w:marLeft w:val="640"/>
          <w:marRight w:val="0"/>
          <w:marTop w:val="0"/>
          <w:marBottom w:val="0"/>
          <w:divBdr>
            <w:top w:val="none" w:sz="0" w:space="0" w:color="auto"/>
            <w:left w:val="none" w:sz="0" w:space="0" w:color="auto"/>
            <w:bottom w:val="none" w:sz="0" w:space="0" w:color="auto"/>
            <w:right w:val="none" w:sz="0" w:space="0" w:color="auto"/>
          </w:divBdr>
        </w:div>
        <w:div w:id="1123234864">
          <w:marLeft w:val="640"/>
          <w:marRight w:val="0"/>
          <w:marTop w:val="0"/>
          <w:marBottom w:val="0"/>
          <w:divBdr>
            <w:top w:val="none" w:sz="0" w:space="0" w:color="auto"/>
            <w:left w:val="none" w:sz="0" w:space="0" w:color="auto"/>
            <w:bottom w:val="none" w:sz="0" w:space="0" w:color="auto"/>
            <w:right w:val="none" w:sz="0" w:space="0" w:color="auto"/>
          </w:divBdr>
        </w:div>
        <w:div w:id="1138373186">
          <w:marLeft w:val="640"/>
          <w:marRight w:val="0"/>
          <w:marTop w:val="0"/>
          <w:marBottom w:val="0"/>
          <w:divBdr>
            <w:top w:val="none" w:sz="0" w:space="0" w:color="auto"/>
            <w:left w:val="none" w:sz="0" w:space="0" w:color="auto"/>
            <w:bottom w:val="none" w:sz="0" w:space="0" w:color="auto"/>
            <w:right w:val="none" w:sz="0" w:space="0" w:color="auto"/>
          </w:divBdr>
        </w:div>
        <w:div w:id="1194340844">
          <w:marLeft w:val="640"/>
          <w:marRight w:val="0"/>
          <w:marTop w:val="0"/>
          <w:marBottom w:val="0"/>
          <w:divBdr>
            <w:top w:val="none" w:sz="0" w:space="0" w:color="auto"/>
            <w:left w:val="none" w:sz="0" w:space="0" w:color="auto"/>
            <w:bottom w:val="none" w:sz="0" w:space="0" w:color="auto"/>
            <w:right w:val="none" w:sz="0" w:space="0" w:color="auto"/>
          </w:divBdr>
        </w:div>
        <w:div w:id="1207134390">
          <w:marLeft w:val="640"/>
          <w:marRight w:val="0"/>
          <w:marTop w:val="0"/>
          <w:marBottom w:val="0"/>
          <w:divBdr>
            <w:top w:val="none" w:sz="0" w:space="0" w:color="auto"/>
            <w:left w:val="none" w:sz="0" w:space="0" w:color="auto"/>
            <w:bottom w:val="none" w:sz="0" w:space="0" w:color="auto"/>
            <w:right w:val="none" w:sz="0" w:space="0" w:color="auto"/>
          </w:divBdr>
        </w:div>
        <w:div w:id="1251543801">
          <w:marLeft w:val="640"/>
          <w:marRight w:val="0"/>
          <w:marTop w:val="0"/>
          <w:marBottom w:val="0"/>
          <w:divBdr>
            <w:top w:val="none" w:sz="0" w:space="0" w:color="auto"/>
            <w:left w:val="none" w:sz="0" w:space="0" w:color="auto"/>
            <w:bottom w:val="none" w:sz="0" w:space="0" w:color="auto"/>
            <w:right w:val="none" w:sz="0" w:space="0" w:color="auto"/>
          </w:divBdr>
        </w:div>
        <w:div w:id="1268123793">
          <w:marLeft w:val="640"/>
          <w:marRight w:val="0"/>
          <w:marTop w:val="0"/>
          <w:marBottom w:val="0"/>
          <w:divBdr>
            <w:top w:val="none" w:sz="0" w:space="0" w:color="auto"/>
            <w:left w:val="none" w:sz="0" w:space="0" w:color="auto"/>
            <w:bottom w:val="none" w:sz="0" w:space="0" w:color="auto"/>
            <w:right w:val="none" w:sz="0" w:space="0" w:color="auto"/>
          </w:divBdr>
        </w:div>
        <w:div w:id="1270817246">
          <w:marLeft w:val="640"/>
          <w:marRight w:val="0"/>
          <w:marTop w:val="0"/>
          <w:marBottom w:val="0"/>
          <w:divBdr>
            <w:top w:val="none" w:sz="0" w:space="0" w:color="auto"/>
            <w:left w:val="none" w:sz="0" w:space="0" w:color="auto"/>
            <w:bottom w:val="none" w:sz="0" w:space="0" w:color="auto"/>
            <w:right w:val="none" w:sz="0" w:space="0" w:color="auto"/>
          </w:divBdr>
        </w:div>
        <w:div w:id="1289044901">
          <w:marLeft w:val="640"/>
          <w:marRight w:val="0"/>
          <w:marTop w:val="0"/>
          <w:marBottom w:val="0"/>
          <w:divBdr>
            <w:top w:val="none" w:sz="0" w:space="0" w:color="auto"/>
            <w:left w:val="none" w:sz="0" w:space="0" w:color="auto"/>
            <w:bottom w:val="none" w:sz="0" w:space="0" w:color="auto"/>
            <w:right w:val="none" w:sz="0" w:space="0" w:color="auto"/>
          </w:divBdr>
        </w:div>
        <w:div w:id="1289122870">
          <w:marLeft w:val="640"/>
          <w:marRight w:val="0"/>
          <w:marTop w:val="0"/>
          <w:marBottom w:val="0"/>
          <w:divBdr>
            <w:top w:val="none" w:sz="0" w:space="0" w:color="auto"/>
            <w:left w:val="none" w:sz="0" w:space="0" w:color="auto"/>
            <w:bottom w:val="none" w:sz="0" w:space="0" w:color="auto"/>
            <w:right w:val="none" w:sz="0" w:space="0" w:color="auto"/>
          </w:divBdr>
        </w:div>
        <w:div w:id="1309944648">
          <w:marLeft w:val="640"/>
          <w:marRight w:val="0"/>
          <w:marTop w:val="0"/>
          <w:marBottom w:val="0"/>
          <w:divBdr>
            <w:top w:val="none" w:sz="0" w:space="0" w:color="auto"/>
            <w:left w:val="none" w:sz="0" w:space="0" w:color="auto"/>
            <w:bottom w:val="none" w:sz="0" w:space="0" w:color="auto"/>
            <w:right w:val="none" w:sz="0" w:space="0" w:color="auto"/>
          </w:divBdr>
        </w:div>
        <w:div w:id="1324548179">
          <w:marLeft w:val="640"/>
          <w:marRight w:val="0"/>
          <w:marTop w:val="0"/>
          <w:marBottom w:val="0"/>
          <w:divBdr>
            <w:top w:val="none" w:sz="0" w:space="0" w:color="auto"/>
            <w:left w:val="none" w:sz="0" w:space="0" w:color="auto"/>
            <w:bottom w:val="none" w:sz="0" w:space="0" w:color="auto"/>
            <w:right w:val="none" w:sz="0" w:space="0" w:color="auto"/>
          </w:divBdr>
        </w:div>
        <w:div w:id="1354652962">
          <w:marLeft w:val="640"/>
          <w:marRight w:val="0"/>
          <w:marTop w:val="0"/>
          <w:marBottom w:val="0"/>
          <w:divBdr>
            <w:top w:val="none" w:sz="0" w:space="0" w:color="auto"/>
            <w:left w:val="none" w:sz="0" w:space="0" w:color="auto"/>
            <w:bottom w:val="none" w:sz="0" w:space="0" w:color="auto"/>
            <w:right w:val="none" w:sz="0" w:space="0" w:color="auto"/>
          </w:divBdr>
        </w:div>
        <w:div w:id="1357609814">
          <w:marLeft w:val="640"/>
          <w:marRight w:val="0"/>
          <w:marTop w:val="0"/>
          <w:marBottom w:val="0"/>
          <w:divBdr>
            <w:top w:val="none" w:sz="0" w:space="0" w:color="auto"/>
            <w:left w:val="none" w:sz="0" w:space="0" w:color="auto"/>
            <w:bottom w:val="none" w:sz="0" w:space="0" w:color="auto"/>
            <w:right w:val="none" w:sz="0" w:space="0" w:color="auto"/>
          </w:divBdr>
        </w:div>
        <w:div w:id="1388453937">
          <w:marLeft w:val="640"/>
          <w:marRight w:val="0"/>
          <w:marTop w:val="0"/>
          <w:marBottom w:val="0"/>
          <w:divBdr>
            <w:top w:val="none" w:sz="0" w:space="0" w:color="auto"/>
            <w:left w:val="none" w:sz="0" w:space="0" w:color="auto"/>
            <w:bottom w:val="none" w:sz="0" w:space="0" w:color="auto"/>
            <w:right w:val="none" w:sz="0" w:space="0" w:color="auto"/>
          </w:divBdr>
        </w:div>
        <w:div w:id="1401637827">
          <w:marLeft w:val="640"/>
          <w:marRight w:val="0"/>
          <w:marTop w:val="0"/>
          <w:marBottom w:val="0"/>
          <w:divBdr>
            <w:top w:val="none" w:sz="0" w:space="0" w:color="auto"/>
            <w:left w:val="none" w:sz="0" w:space="0" w:color="auto"/>
            <w:bottom w:val="none" w:sz="0" w:space="0" w:color="auto"/>
            <w:right w:val="none" w:sz="0" w:space="0" w:color="auto"/>
          </w:divBdr>
        </w:div>
        <w:div w:id="1413812732">
          <w:marLeft w:val="640"/>
          <w:marRight w:val="0"/>
          <w:marTop w:val="0"/>
          <w:marBottom w:val="0"/>
          <w:divBdr>
            <w:top w:val="none" w:sz="0" w:space="0" w:color="auto"/>
            <w:left w:val="none" w:sz="0" w:space="0" w:color="auto"/>
            <w:bottom w:val="none" w:sz="0" w:space="0" w:color="auto"/>
            <w:right w:val="none" w:sz="0" w:space="0" w:color="auto"/>
          </w:divBdr>
        </w:div>
        <w:div w:id="1426224343">
          <w:marLeft w:val="640"/>
          <w:marRight w:val="0"/>
          <w:marTop w:val="0"/>
          <w:marBottom w:val="0"/>
          <w:divBdr>
            <w:top w:val="none" w:sz="0" w:space="0" w:color="auto"/>
            <w:left w:val="none" w:sz="0" w:space="0" w:color="auto"/>
            <w:bottom w:val="none" w:sz="0" w:space="0" w:color="auto"/>
            <w:right w:val="none" w:sz="0" w:space="0" w:color="auto"/>
          </w:divBdr>
        </w:div>
        <w:div w:id="1426606389">
          <w:marLeft w:val="640"/>
          <w:marRight w:val="0"/>
          <w:marTop w:val="0"/>
          <w:marBottom w:val="0"/>
          <w:divBdr>
            <w:top w:val="none" w:sz="0" w:space="0" w:color="auto"/>
            <w:left w:val="none" w:sz="0" w:space="0" w:color="auto"/>
            <w:bottom w:val="none" w:sz="0" w:space="0" w:color="auto"/>
            <w:right w:val="none" w:sz="0" w:space="0" w:color="auto"/>
          </w:divBdr>
        </w:div>
        <w:div w:id="1430276376">
          <w:marLeft w:val="640"/>
          <w:marRight w:val="0"/>
          <w:marTop w:val="0"/>
          <w:marBottom w:val="0"/>
          <w:divBdr>
            <w:top w:val="none" w:sz="0" w:space="0" w:color="auto"/>
            <w:left w:val="none" w:sz="0" w:space="0" w:color="auto"/>
            <w:bottom w:val="none" w:sz="0" w:space="0" w:color="auto"/>
            <w:right w:val="none" w:sz="0" w:space="0" w:color="auto"/>
          </w:divBdr>
        </w:div>
        <w:div w:id="1486165940">
          <w:marLeft w:val="640"/>
          <w:marRight w:val="0"/>
          <w:marTop w:val="0"/>
          <w:marBottom w:val="0"/>
          <w:divBdr>
            <w:top w:val="none" w:sz="0" w:space="0" w:color="auto"/>
            <w:left w:val="none" w:sz="0" w:space="0" w:color="auto"/>
            <w:bottom w:val="none" w:sz="0" w:space="0" w:color="auto"/>
            <w:right w:val="none" w:sz="0" w:space="0" w:color="auto"/>
          </w:divBdr>
        </w:div>
        <w:div w:id="1511532235">
          <w:marLeft w:val="640"/>
          <w:marRight w:val="0"/>
          <w:marTop w:val="0"/>
          <w:marBottom w:val="0"/>
          <w:divBdr>
            <w:top w:val="none" w:sz="0" w:space="0" w:color="auto"/>
            <w:left w:val="none" w:sz="0" w:space="0" w:color="auto"/>
            <w:bottom w:val="none" w:sz="0" w:space="0" w:color="auto"/>
            <w:right w:val="none" w:sz="0" w:space="0" w:color="auto"/>
          </w:divBdr>
        </w:div>
        <w:div w:id="1539968233">
          <w:marLeft w:val="640"/>
          <w:marRight w:val="0"/>
          <w:marTop w:val="0"/>
          <w:marBottom w:val="0"/>
          <w:divBdr>
            <w:top w:val="none" w:sz="0" w:space="0" w:color="auto"/>
            <w:left w:val="none" w:sz="0" w:space="0" w:color="auto"/>
            <w:bottom w:val="none" w:sz="0" w:space="0" w:color="auto"/>
            <w:right w:val="none" w:sz="0" w:space="0" w:color="auto"/>
          </w:divBdr>
        </w:div>
        <w:div w:id="1551380635">
          <w:marLeft w:val="640"/>
          <w:marRight w:val="0"/>
          <w:marTop w:val="0"/>
          <w:marBottom w:val="0"/>
          <w:divBdr>
            <w:top w:val="none" w:sz="0" w:space="0" w:color="auto"/>
            <w:left w:val="none" w:sz="0" w:space="0" w:color="auto"/>
            <w:bottom w:val="none" w:sz="0" w:space="0" w:color="auto"/>
            <w:right w:val="none" w:sz="0" w:space="0" w:color="auto"/>
          </w:divBdr>
        </w:div>
        <w:div w:id="1564482988">
          <w:marLeft w:val="640"/>
          <w:marRight w:val="0"/>
          <w:marTop w:val="0"/>
          <w:marBottom w:val="0"/>
          <w:divBdr>
            <w:top w:val="none" w:sz="0" w:space="0" w:color="auto"/>
            <w:left w:val="none" w:sz="0" w:space="0" w:color="auto"/>
            <w:bottom w:val="none" w:sz="0" w:space="0" w:color="auto"/>
            <w:right w:val="none" w:sz="0" w:space="0" w:color="auto"/>
          </w:divBdr>
        </w:div>
        <w:div w:id="1584535477">
          <w:marLeft w:val="640"/>
          <w:marRight w:val="0"/>
          <w:marTop w:val="0"/>
          <w:marBottom w:val="0"/>
          <w:divBdr>
            <w:top w:val="none" w:sz="0" w:space="0" w:color="auto"/>
            <w:left w:val="none" w:sz="0" w:space="0" w:color="auto"/>
            <w:bottom w:val="none" w:sz="0" w:space="0" w:color="auto"/>
            <w:right w:val="none" w:sz="0" w:space="0" w:color="auto"/>
          </w:divBdr>
        </w:div>
        <w:div w:id="1599875402">
          <w:marLeft w:val="640"/>
          <w:marRight w:val="0"/>
          <w:marTop w:val="0"/>
          <w:marBottom w:val="0"/>
          <w:divBdr>
            <w:top w:val="none" w:sz="0" w:space="0" w:color="auto"/>
            <w:left w:val="none" w:sz="0" w:space="0" w:color="auto"/>
            <w:bottom w:val="none" w:sz="0" w:space="0" w:color="auto"/>
            <w:right w:val="none" w:sz="0" w:space="0" w:color="auto"/>
          </w:divBdr>
        </w:div>
        <w:div w:id="1605572041">
          <w:marLeft w:val="640"/>
          <w:marRight w:val="0"/>
          <w:marTop w:val="0"/>
          <w:marBottom w:val="0"/>
          <w:divBdr>
            <w:top w:val="none" w:sz="0" w:space="0" w:color="auto"/>
            <w:left w:val="none" w:sz="0" w:space="0" w:color="auto"/>
            <w:bottom w:val="none" w:sz="0" w:space="0" w:color="auto"/>
            <w:right w:val="none" w:sz="0" w:space="0" w:color="auto"/>
          </w:divBdr>
        </w:div>
        <w:div w:id="1619408152">
          <w:marLeft w:val="640"/>
          <w:marRight w:val="0"/>
          <w:marTop w:val="0"/>
          <w:marBottom w:val="0"/>
          <w:divBdr>
            <w:top w:val="none" w:sz="0" w:space="0" w:color="auto"/>
            <w:left w:val="none" w:sz="0" w:space="0" w:color="auto"/>
            <w:bottom w:val="none" w:sz="0" w:space="0" w:color="auto"/>
            <w:right w:val="none" w:sz="0" w:space="0" w:color="auto"/>
          </w:divBdr>
        </w:div>
        <w:div w:id="1640962177">
          <w:marLeft w:val="640"/>
          <w:marRight w:val="0"/>
          <w:marTop w:val="0"/>
          <w:marBottom w:val="0"/>
          <w:divBdr>
            <w:top w:val="none" w:sz="0" w:space="0" w:color="auto"/>
            <w:left w:val="none" w:sz="0" w:space="0" w:color="auto"/>
            <w:bottom w:val="none" w:sz="0" w:space="0" w:color="auto"/>
            <w:right w:val="none" w:sz="0" w:space="0" w:color="auto"/>
          </w:divBdr>
        </w:div>
        <w:div w:id="1686520326">
          <w:marLeft w:val="640"/>
          <w:marRight w:val="0"/>
          <w:marTop w:val="0"/>
          <w:marBottom w:val="0"/>
          <w:divBdr>
            <w:top w:val="none" w:sz="0" w:space="0" w:color="auto"/>
            <w:left w:val="none" w:sz="0" w:space="0" w:color="auto"/>
            <w:bottom w:val="none" w:sz="0" w:space="0" w:color="auto"/>
            <w:right w:val="none" w:sz="0" w:space="0" w:color="auto"/>
          </w:divBdr>
        </w:div>
        <w:div w:id="1730419058">
          <w:marLeft w:val="640"/>
          <w:marRight w:val="0"/>
          <w:marTop w:val="0"/>
          <w:marBottom w:val="0"/>
          <w:divBdr>
            <w:top w:val="none" w:sz="0" w:space="0" w:color="auto"/>
            <w:left w:val="none" w:sz="0" w:space="0" w:color="auto"/>
            <w:bottom w:val="none" w:sz="0" w:space="0" w:color="auto"/>
            <w:right w:val="none" w:sz="0" w:space="0" w:color="auto"/>
          </w:divBdr>
        </w:div>
        <w:div w:id="1790734444">
          <w:marLeft w:val="640"/>
          <w:marRight w:val="0"/>
          <w:marTop w:val="0"/>
          <w:marBottom w:val="0"/>
          <w:divBdr>
            <w:top w:val="none" w:sz="0" w:space="0" w:color="auto"/>
            <w:left w:val="none" w:sz="0" w:space="0" w:color="auto"/>
            <w:bottom w:val="none" w:sz="0" w:space="0" w:color="auto"/>
            <w:right w:val="none" w:sz="0" w:space="0" w:color="auto"/>
          </w:divBdr>
        </w:div>
        <w:div w:id="1791240225">
          <w:marLeft w:val="640"/>
          <w:marRight w:val="0"/>
          <w:marTop w:val="0"/>
          <w:marBottom w:val="0"/>
          <w:divBdr>
            <w:top w:val="none" w:sz="0" w:space="0" w:color="auto"/>
            <w:left w:val="none" w:sz="0" w:space="0" w:color="auto"/>
            <w:bottom w:val="none" w:sz="0" w:space="0" w:color="auto"/>
            <w:right w:val="none" w:sz="0" w:space="0" w:color="auto"/>
          </w:divBdr>
        </w:div>
        <w:div w:id="1799378033">
          <w:marLeft w:val="640"/>
          <w:marRight w:val="0"/>
          <w:marTop w:val="0"/>
          <w:marBottom w:val="0"/>
          <w:divBdr>
            <w:top w:val="none" w:sz="0" w:space="0" w:color="auto"/>
            <w:left w:val="none" w:sz="0" w:space="0" w:color="auto"/>
            <w:bottom w:val="none" w:sz="0" w:space="0" w:color="auto"/>
            <w:right w:val="none" w:sz="0" w:space="0" w:color="auto"/>
          </w:divBdr>
        </w:div>
        <w:div w:id="1986927509">
          <w:marLeft w:val="640"/>
          <w:marRight w:val="0"/>
          <w:marTop w:val="0"/>
          <w:marBottom w:val="0"/>
          <w:divBdr>
            <w:top w:val="none" w:sz="0" w:space="0" w:color="auto"/>
            <w:left w:val="none" w:sz="0" w:space="0" w:color="auto"/>
            <w:bottom w:val="none" w:sz="0" w:space="0" w:color="auto"/>
            <w:right w:val="none" w:sz="0" w:space="0" w:color="auto"/>
          </w:divBdr>
        </w:div>
        <w:div w:id="1986930671">
          <w:marLeft w:val="640"/>
          <w:marRight w:val="0"/>
          <w:marTop w:val="0"/>
          <w:marBottom w:val="0"/>
          <w:divBdr>
            <w:top w:val="none" w:sz="0" w:space="0" w:color="auto"/>
            <w:left w:val="none" w:sz="0" w:space="0" w:color="auto"/>
            <w:bottom w:val="none" w:sz="0" w:space="0" w:color="auto"/>
            <w:right w:val="none" w:sz="0" w:space="0" w:color="auto"/>
          </w:divBdr>
        </w:div>
        <w:div w:id="1995064628">
          <w:marLeft w:val="640"/>
          <w:marRight w:val="0"/>
          <w:marTop w:val="0"/>
          <w:marBottom w:val="0"/>
          <w:divBdr>
            <w:top w:val="none" w:sz="0" w:space="0" w:color="auto"/>
            <w:left w:val="none" w:sz="0" w:space="0" w:color="auto"/>
            <w:bottom w:val="none" w:sz="0" w:space="0" w:color="auto"/>
            <w:right w:val="none" w:sz="0" w:space="0" w:color="auto"/>
          </w:divBdr>
        </w:div>
        <w:div w:id="1997342108">
          <w:marLeft w:val="640"/>
          <w:marRight w:val="0"/>
          <w:marTop w:val="0"/>
          <w:marBottom w:val="0"/>
          <w:divBdr>
            <w:top w:val="none" w:sz="0" w:space="0" w:color="auto"/>
            <w:left w:val="none" w:sz="0" w:space="0" w:color="auto"/>
            <w:bottom w:val="none" w:sz="0" w:space="0" w:color="auto"/>
            <w:right w:val="none" w:sz="0" w:space="0" w:color="auto"/>
          </w:divBdr>
        </w:div>
        <w:div w:id="2005931347">
          <w:marLeft w:val="640"/>
          <w:marRight w:val="0"/>
          <w:marTop w:val="0"/>
          <w:marBottom w:val="0"/>
          <w:divBdr>
            <w:top w:val="none" w:sz="0" w:space="0" w:color="auto"/>
            <w:left w:val="none" w:sz="0" w:space="0" w:color="auto"/>
            <w:bottom w:val="none" w:sz="0" w:space="0" w:color="auto"/>
            <w:right w:val="none" w:sz="0" w:space="0" w:color="auto"/>
          </w:divBdr>
        </w:div>
        <w:div w:id="2025665074">
          <w:marLeft w:val="640"/>
          <w:marRight w:val="0"/>
          <w:marTop w:val="0"/>
          <w:marBottom w:val="0"/>
          <w:divBdr>
            <w:top w:val="none" w:sz="0" w:space="0" w:color="auto"/>
            <w:left w:val="none" w:sz="0" w:space="0" w:color="auto"/>
            <w:bottom w:val="none" w:sz="0" w:space="0" w:color="auto"/>
            <w:right w:val="none" w:sz="0" w:space="0" w:color="auto"/>
          </w:divBdr>
        </w:div>
        <w:div w:id="2031761418">
          <w:marLeft w:val="640"/>
          <w:marRight w:val="0"/>
          <w:marTop w:val="0"/>
          <w:marBottom w:val="0"/>
          <w:divBdr>
            <w:top w:val="none" w:sz="0" w:space="0" w:color="auto"/>
            <w:left w:val="none" w:sz="0" w:space="0" w:color="auto"/>
            <w:bottom w:val="none" w:sz="0" w:space="0" w:color="auto"/>
            <w:right w:val="none" w:sz="0" w:space="0" w:color="auto"/>
          </w:divBdr>
        </w:div>
        <w:div w:id="2043358676">
          <w:marLeft w:val="640"/>
          <w:marRight w:val="0"/>
          <w:marTop w:val="0"/>
          <w:marBottom w:val="0"/>
          <w:divBdr>
            <w:top w:val="none" w:sz="0" w:space="0" w:color="auto"/>
            <w:left w:val="none" w:sz="0" w:space="0" w:color="auto"/>
            <w:bottom w:val="none" w:sz="0" w:space="0" w:color="auto"/>
            <w:right w:val="none" w:sz="0" w:space="0" w:color="auto"/>
          </w:divBdr>
        </w:div>
        <w:div w:id="2048489100">
          <w:marLeft w:val="640"/>
          <w:marRight w:val="0"/>
          <w:marTop w:val="0"/>
          <w:marBottom w:val="0"/>
          <w:divBdr>
            <w:top w:val="none" w:sz="0" w:space="0" w:color="auto"/>
            <w:left w:val="none" w:sz="0" w:space="0" w:color="auto"/>
            <w:bottom w:val="none" w:sz="0" w:space="0" w:color="auto"/>
            <w:right w:val="none" w:sz="0" w:space="0" w:color="auto"/>
          </w:divBdr>
        </w:div>
        <w:div w:id="2055306768">
          <w:marLeft w:val="640"/>
          <w:marRight w:val="0"/>
          <w:marTop w:val="0"/>
          <w:marBottom w:val="0"/>
          <w:divBdr>
            <w:top w:val="none" w:sz="0" w:space="0" w:color="auto"/>
            <w:left w:val="none" w:sz="0" w:space="0" w:color="auto"/>
            <w:bottom w:val="none" w:sz="0" w:space="0" w:color="auto"/>
            <w:right w:val="none" w:sz="0" w:space="0" w:color="auto"/>
          </w:divBdr>
        </w:div>
        <w:div w:id="2059619081">
          <w:marLeft w:val="640"/>
          <w:marRight w:val="0"/>
          <w:marTop w:val="0"/>
          <w:marBottom w:val="0"/>
          <w:divBdr>
            <w:top w:val="none" w:sz="0" w:space="0" w:color="auto"/>
            <w:left w:val="none" w:sz="0" w:space="0" w:color="auto"/>
            <w:bottom w:val="none" w:sz="0" w:space="0" w:color="auto"/>
            <w:right w:val="none" w:sz="0" w:space="0" w:color="auto"/>
          </w:divBdr>
        </w:div>
        <w:div w:id="2076733929">
          <w:marLeft w:val="640"/>
          <w:marRight w:val="0"/>
          <w:marTop w:val="0"/>
          <w:marBottom w:val="0"/>
          <w:divBdr>
            <w:top w:val="none" w:sz="0" w:space="0" w:color="auto"/>
            <w:left w:val="none" w:sz="0" w:space="0" w:color="auto"/>
            <w:bottom w:val="none" w:sz="0" w:space="0" w:color="auto"/>
            <w:right w:val="none" w:sz="0" w:space="0" w:color="auto"/>
          </w:divBdr>
        </w:div>
        <w:div w:id="2091809612">
          <w:marLeft w:val="640"/>
          <w:marRight w:val="0"/>
          <w:marTop w:val="0"/>
          <w:marBottom w:val="0"/>
          <w:divBdr>
            <w:top w:val="none" w:sz="0" w:space="0" w:color="auto"/>
            <w:left w:val="none" w:sz="0" w:space="0" w:color="auto"/>
            <w:bottom w:val="none" w:sz="0" w:space="0" w:color="auto"/>
            <w:right w:val="none" w:sz="0" w:space="0" w:color="auto"/>
          </w:divBdr>
        </w:div>
        <w:div w:id="2093578752">
          <w:marLeft w:val="640"/>
          <w:marRight w:val="0"/>
          <w:marTop w:val="0"/>
          <w:marBottom w:val="0"/>
          <w:divBdr>
            <w:top w:val="none" w:sz="0" w:space="0" w:color="auto"/>
            <w:left w:val="none" w:sz="0" w:space="0" w:color="auto"/>
            <w:bottom w:val="none" w:sz="0" w:space="0" w:color="auto"/>
            <w:right w:val="none" w:sz="0" w:space="0" w:color="auto"/>
          </w:divBdr>
        </w:div>
        <w:div w:id="2112817878">
          <w:marLeft w:val="640"/>
          <w:marRight w:val="0"/>
          <w:marTop w:val="0"/>
          <w:marBottom w:val="0"/>
          <w:divBdr>
            <w:top w:val="none" w:sz="0" w:space="0" w:color="auto"/>
            <w:left w:val="none" w:sz="0" w:space="0" w:color="auto"/>
            <w:bottom w:val="none" w:sz="0" w:space="0" w:color="auto"/>
            <w:right w:val="none" w:sz="0" w:space="0" w:color="auto"/>
          </w:divBdr>
        </w:div>
        <w:div w:id="2116637139">
          <w:marLeft w:val="640"/>
          <w:marRight w:val="0"/>
          <w:marTop w:val="0"/>
          <w:marBottom w:val="0"/>
          <w:divBdr>
            <w:top w:val="none" w:sz="0" w:space="0" w:color="auto"/>
            <w:left w:val="none" w:sz="0" w:space="0" w:color="auto"/>
            <w:bottom w:val="none" w:sz="0" w:space="0" w:color="auto"/>
            <w:right w:val="none" w:sz="0" w:space="0" w:color="auto"/>
          </w:divBdr>
        </w:div>
        <w:div w:id="2133401594">
          <w:marLeft w:val="640"/>
          <w:marRight w:val="0"/>
          <w:marTop w:val="0"/>
          <w:marBottom w:val="0"/>
          <w:divBdr>
            <w:top w:val="none" w:sz="0" w:space="0" w:color="auto"/>
            <w:left w:val="none" w:sz="0" w:space="0" w:color="auto"/>
            <w:bottom w:val="none" w:sz="0" w:space="0" w:color="auto"/>
            <w:right w:val="none" w:sz="0" w:space="0" w:color="auto"/>
          </w:divBdr>
        </w:div>
        <w:div w:id="2145073181">
          <w:marLeft w:val="640"/>
          <w:marRight w:val="0"/>
          <w:marTop w:val="0"/>
          <w:marBottom w:val="0"/>
          <w:divBdr>
            <w:top w:val="none" w:sz="0" w:space="0" w:color="auto"/>
            <w:left w:val="none" w:sz="0" w:space="0" w:color="auto"/>
            <w:bottom w:val="none" w:sz="0" w:space="0" w:color="auto"/>
            <w:right w:val="none" w:sz="0" w:space="0" w:color="auto"/>
          </w:divBdr>
        </w:div>
      </w:divsChild>
    </w:div>
    <w:div w:id="474295790">
      <w:marLeft w:val="640"/>
      <w:marRight w:val="0"/>
      <w:marTop w:val="0"/>
      <w:marBottom w:val="0"/>
      <w:divBdr>
        <w:top w:val="none" w:sz="0" w:space="0" w:color="auto"/>
        <w:left w:val="none" w:sz="0" w:space="0" w:color="auto"/>
        <w:bottom w:val="none" w:sz="0" w:space="0" w:color="auto"/>
        <w:right w:val="none" w:sz="0" w:space="0" w:color="auto"/>
      </w:divBdr>
    </w:div>
    <w:div w:id="474494923">
      <w:bodyDiv w:val="1"/>
      <w:marLeft w:val="0"/>
      <w:marRight w:val="0"/>
      <w:marTop w:val="0"/>
      <w:marBottom w:val="0"/>
      <w:divBdr>
        <w:top w:val="none" w:sz="0" w:space="0" w:color="auto"/>
        <w:left w:val="none" w:sz="0" w:space="0" w:color="auto"/>
        <w:bottom w:val="none" w:sz="0" w:space="0" w:color="auto"/>
        <w:right w:val="none" w:sz="0" w:space="0" w:color="auto"/>
      </w:divBdr>
    </w:div>
    <w:div w:id="474763177">
      <w:marLeft w:val="640"/>
      <w:marRight w:val="0"/>
      <w:marTop w:val="0"/>
      <w:marBottom w:val="0"/>
      <w:divBdr>
        <w:top w:val="none" w:sz="0" w:space="0" w:color="auto"/>
        <w:left w:val="none" w:sz="0" w:space="0" w:color="auto"/>
        <w:bottom w:val="none" w:sz="0" w:space="0" w:color="auto"/>
        <w:right w:val="none" w:sz="0" w:space="0" w:color="auto"/>
      </w:divBdr>
    </w:div>
    <w:div w:id="475151916">
      <w:marLeft w:val="640"/>
      <w:marRight w:val="0"/>
      <w:marTop w:val="0"/>
      <w:marBottom w:val="0"/>
      <w:divBdr>
        <w:top w:val="none" w:sz="0" w:space="0" w:color="auto"/>
        <w:left w:val="none" w:sz="0" w:space="0" w:color="auto"/>
        <w:bottom w:val="none" w:sz="0" w:space="0" w:color="auto"/>
        <w:right w:val="none" w:sz="0" w:space="0" w:color="auto"/>
      </w:divBdr>
    </w:div>
    <w:div w:id="475538637">
      <w:marLeft w:val="640"/>
      <w:marRight w:val="0"/>
      <w:marTop w:val="0"/>
      <w:marBottom w:val="0"/>
      <w:divBdr>
        <w:top w:val="none" w:sz="0" w:space="0" w:color="auto"/>
        <w:left w:val="none" w:sz="0" w:space="0" w:color="auto"/>
        <w:bottom w:val="none" w:sz="0" w:space="0" w:color="auto"/>
        <w:right w:val="none" w:sz="0" w:space="0" w:color="auto"/>
      </w:divBdr>
    </w:div>
    <w:div w:id="475950614">
      <w:marLeft w:val="640"/>
      <w:marRight w:val="0"/>
      <w:marTop w:val="0"/>
      <w:marBottom w:val="0"/>
      <w:divBdr>
        <w:top w:val="none" w:sz="0" w:space="0" w:color="auto"/>
        <w:left w:val="none" w:sz="0" w:space="0" w:color="auto"/>
        <w:bottom w:val="none" w:sz="0" w:space="0" w:color="auto"/>
        <w:right w:val="none" w:sz="0" w:space="0" w:color="auto"/>
      </w:divBdr>
    </w:div>
    <w:div w:id="477966668">
      <w:marLeft w:val="640"/>
      <w:marRight w:val="0"/>
      <w:marTop w:val="0"/>
      <w:marBottom w:val="0"/>
      <w:divBdr>
        <w:top w:val="none" w:sz="0" w:space="0" w:color="auto"/>
        <w:left w:val="none" w:sz="0" w:space="0" w:color="auto"/>
        <w:bottom w:val="none" w:sz="0" w:space="0" w:color="auto"/>
        <w:right w:val="none" w:sz="0" w:space="0" w:color="auto"/>
      </w:divBdr>
    </w:div>
    <w:div w:id="478496538">
      <w:marLeft w:val="640"/>
      <w:marRight w:val="0"/>
      <w:marTop w:val="0"/>
      <w:marBottom w:val="0"/>
      <w:divBdr>
        <w:top w:val="none" w:sz="0" w:space="0" w:color="auto"/>
        <w:left w:val="none" w:sz="0" w:space="0" w:color="auto"/>
        <w:bottom w:val="none" w:sz="0" w:space="0" w:color="auto"/>
        <w:right w:val="none" w:sz="0" w:space="0" w:color="auto"/>
      </w:divBdr>
    </w:div>
    <w:div w:id="478501941">
      <w:marLeft w:val="640"/>
      <w:marRight w:val="0"/>
      <w:marTop w:val="0"/>
      <w:marBottom w:val="0"/>
      <w:divBdr>
        <w:top w:val="none" w:sz="0" w:space="0" w:color="auto"/>
        <w:left w:val="none" w:sz="0" w:space="0" w:color="auto"/>
        <w:bottom w:val="none" w:sz="0" w:space="0" w:color="auto"/>
        <w:right w:val="none" w:sz="0" w:space="0" w:color="auto"/>
      </w:divBdr>
    </w:div>
    <w:div w:id="478690926">
      <w:marLeft w:val="640"/>
      <w:marRight w:val="0"/>
      <w:marTop w:val="0"/>
      <w:marBottom w:val="0"/>
      <w:divBdr>
        <w:top w:val="none" w:sz="0" w:space="0" w:color="auto"/>
        <w:left w:val="none" w:sz="0" w:space="0" w:color="auto"/>
        <w:bottom w:val="none" w:sz="0" w:space="0" w:color="auto"/>
        <w:right w:val="none" w:sz="0" w:space="0" w:color="auto"/>
      </w:divBdr>
    </w:div>
    <w:div w:id="479271877">
      <w:marLeft w:val="640"/>
      <w:marRight w:val="0"/>
      <w:marTop w:val="0"/>
      <w:marBottom w:val="0"/>
      <w:divBdr>
        <w:top w:val="none" w:sz="0" w:space="0" w:color="auto"/>
        <w:left w:val="none" w:sz="0" w:space="0" w:color="auto"/>
        <w:bottom w:val="none" w:sz="0" w:space="0" w:color="auto"/>
        <w:right w:val="none" w:sz="0" w:space="0" w:color="auto"/>
      </w:divBdr>
    </w:div>
    <w:div w:id="479343723">
      <w:marLeft w:val="640"/>
      <w:marRight w:val="0"/>
      <w:marTop w:val="0"/>
      <w:marBottom w:val="0"/>
      <w:divBdr>
        <w:top w:val="none" w:sz="0" w:space="0" w:color="auto"/>
        <w:left w:val="none" w:sz="0" w:space="0" w:color="auto"/>
        <w:bottom w:val="none" w:sz="0" w:space="0" w:color="auto"/>
        <w:right w:val="none" w:sz="0" w:space="0" w:color="auto"/>
      </w:divBdr>
    </w:div>
    <w:div w:id="480387946">
      <w:marLeft w:val="640"/>
      <w:marRight w:val="0"/>
      <w:marTop w:val="0"/>
      <w:marBottom w:val="0"/>
      <w:divBdr>
        <w:top w:val="none" w:sz="0" w:space="0" w:color="auto"/>
        <w:left w:val="none" w:sz="0" w:space="0" w:color="auto"/>
        <w:bottom w:val="none" w:sz="0" w:space="0" w:color="auto"/>
        <w:right w:val="none" w:sz="0" w:space="0" w:color="auto"/>
      </w:divBdr>
    </w:div>
    <w:div w:id="480388646">
      <w:marLeft w:val="640"/>
      <w:marRight w:val="0"/>
      <w:marTop w:val="0"/>
      <w:marBottom w:val="0"/>
      <w:divBdr>
        <w:top w:val="none" w:sz="0" w:space="0" w:color="auto"/>
        <w:left w:val="none" w:sz="0" w:space="0" w:color="auto"/>
        <w:bottom w:val="none" w:sz="0" w:space="0" w:color="auto"/>
        <w:right w:val="none" w:sz="0" w:space="0" w:color="auto"/>
      </w:divBdr>
    </w:div>
    <w:div w:id="481385113">
      <w:marLeft w:val="640"/>
      <w:marRight w:val="0"/>
      <w:marTop w:val="0"/>
      <w:marBottom w:val="0"/>
      <w:divBdr>
        <w:top w:val="none" w:sz="0" w:space="0" w:color="auto"/>
        <w:left w:val="none" w:sz="0" w:space="0" w:color="auto"/>
        <w:bottom w:val="none" w:sz="0" w:space="0" w:color="auto"/>
        <w:right w:val="none" w:sz="0" w:space="0" w:color="auto"/>
      </w:divBdr>
    </w:div>
    <w:div w:id="482358270">
      <w:marLeft w:val="640"/>
      <w:marRight w:val="0"/>
      <w:marTop w:val="0"/>
      <w:marBottom w:val="0"/>
      <w:divBdr>
        <w:top w:val="none" w:sz="0" w:space="0" w:color="auto"/>
        <w:left w:val="none" w:sz="0" w:space="0" w:color="auto"/>
        <w:bottom w:val="none" w:sz="0" w:space="0" w:color="auto"/>
        <w:right w:val="none" w:sz="0" w:space="0" w:color="auto"/>
      </w:divBdr>
    </w:div>
    <w:div w:id="482745357">
      <w:marLeft w:val="640"/>
      <w:marRight w:val="0"/>
      <w:marTop w:val="0"/>
      <w:marBottom w:val="0"/>
      <w:divBdr>
        <w:top w:val="none" w:sz="0" w:space="0" w:color="auto"/>
        <w:left w:val="none" w:sz="0" w:space="0" w:color="auto"/>
        <w:bottom w:val="none" w:sz="0" w:space="0" w:color="auto"/>
        <w:right w:val="none" w:sz="0" w:space="0" w:color="auto"/>
      </w:divBdr>
    </w:div>
    <w:div w:id="482893170">
      <w:marLeft w:val="640"/>
      <w:marRight w:val="0"/>
      <w:marTop w:val="0"/>
      <w:marBottom w:val="0"/>
      <w:divBdr>
        <w:top w:val="none" w:sz="0" w:space="0" w:color="auto"/>
        <w:left w:val="none" w:sz="0" w:space="0" w:color="auto"/>
        <w:bottom w:val="none" w:sz="0" w:space="0" w:color="auto"/>
        <w:right w:val="none" w:sz="0" w:space="0" w:color="auto"/>
      </w:divBdr>
    </w:div>
    <w:div w:id="483013349">
      <w:marLeft w:val="640"/>
      <w:marRight w:val="0"/>
      <w:marTop w:val="0"/>
      <w:marBottom w:val="0"/>
      <w:divBdr>
        <w:top w:val="none" w:sz="0" w:space="0" w:color="auto"/>
        <w:left w:val="none" w:sz="0" w:space="0" w:color="auto"/>
        <w:bottom w:val="none" w:sz="0" w:space="0" w:color="auto"/>
        <w:right w:val="none" w:sz="0" w:space="0" w:color="auto"/>
      </w:divBdr>
    </w:div>
    <w:div w:id="483086148">
      <w:marLeft w:val="640"/>
      <w:marRight w:val="0"/>
      <w:marTop w:val="0"/>
      <w:marBottom w:val="0"/>
      <w:divBdr>
        <w:top w:val="none" w:sz="0" w:space="0" w:color="auto"/>
        <w:left w:val="none" w:sz="0" w:space="0" w:color="auto"/>
        <w:bottom w:val="none" w:sz="0" w:space="0" w:color="auto"/>
        <w:right w:val="none" w:sz="0" w:space="0" w:color="auto"/>
      </w:divBdr>
    </w:div>
    <w:div w:id="483201583">
      <w:marLeft w:val="640"/>
      <w:marRight w:val="0"/>
      <w:marTop w:val="0"/>
      <w:marBottom w:val="0"/>
      <w:divBdr>
        <w:top w:val="none" w:sz="0" w:space="0" w:color="auto"/>
        <w:left w:val="none" w:sz="0" w:space="0" w:color="auto"/>
        <w:bottom w:val="none" w:sz="0" w:space="0" w:color="auto"/>
        <w:right w:val="none" w:sz="0" w:space="0" w:color="auto"/>
      </w:divBdr>
    </w:div>
    <w:div w:id="483357337">
      <w:marLeft w:val="640"/>
      <w:marRight w:val="0"/>
      <w:marTop w:val="0"/>
      <w:marBottom w:val="0"/>
      <w:divBdr>
        <w:top w:val="none" w:sz="0" w:space="0" w:color="auto"/>
        <w:left w:val="none" w:sz="0" w:space="0" w:color="auto"/>
        <w:bottom w:val="none" w:sz="0" w:space="0" w:color="auto"/>
        <w:right w:val="none" w:sz="0" w:space="0" w:color="auto"/>
      </w:divBdr>
    </w:div>
    <w:div w:id="483855167">
      <w:marLeft w:val="640"/>
      <w:marRight w:val="0"/>
      <w:marTop w:val="0"/>
      <w:marBottom w:val="0"/>
      <w:divBdr>
        <w:top w:val="none" w:sz="0" w:space="0" w:color="auto"/>
        <w:left w:val="none" w:sz="0" w:space="0" w:color="auto"/>
        <w:bottom w:val="none" w:sz="0" w:space="0" w:color="auto"/>
        <w:right w:val="none" w:sz="0" w:space="0" w:color="auto"/>
      </w:divBdr>
    </w:div>
    <w:div w:id="484050971">
      <w:marLeft w:val="640"/>
      <w:marRight w:val="0"/>
      <w:marTop w:val="0"/>
      <w:marBottom w:val="0"/>
      <w:divBdr>
        <w:top w:val="none" w:sz="0" w:space="0" w:color="auto"/>
        <w:left w:val="none" w:sz="0" w:space="0" w:color="auto"/>
        <w:bottom w:val="none" w:sz="0" w:space="0" w:color="auto"/>
        <w:right w:val="none" w:sz="0" w:space="0" w:color="auto"/>
      </w:divBdr>
    </w:div>
    <w:div w:id="484930127">
      <w:marLeft w:val="640"/>
      <w:marRight w:val="0"/>
      <w:marTop w:val="0"/>
      <w:marBottom w:val="0"/>
      <w:divBdr>
        <w:top w:val="none" w:sz="0" w:space="0" w:color="auto"/>
        <w:left w:val="none" w:sz="0" w:space="0" w:color="auto"/>
        <w:bottom w:val="none" w:sz="0" w:space="0" w:color="auto"/>
        <w:right w:val="none" w:sz="0" w:space="0" w:color="auto"/>
      </w:divBdr>
    </w:div>
    <w:div w:id="485047340">
      <w:marLeft w:val="640"/>
      <w:marRight w:val="0"/>
      <w:marTop w:val="0"/>
      <w:marBottom w:val="0"/>
      <w:divBdr>
        <w:top w:val="none" w:sz="0" w:space="0" w:color="auto"/>
        <w:left w:val="none" w:sz="0" w:space="0" w:color="auto"/>
        <w:bottom w:val="none" w:sz="0" w:space="0" w:color="auto"/>
        <w:right w:val="none" w:sz="0" w:space="0" w:color="auto"/>
      </w:divBdr>
    </w:div>
    <w:div w:id="485172016">
      <w:marLeft w:val="640"/>
      <w:marRight w:val="0"/>
      <w:marTop w:val="0"/>
      <w:marBottom w:val="0"/>
      <w:divBdr>
        <w:top w:val="none" w:sz="0" w:space="0" w:color="auto"/>
        <w:left w:val="none" w:sz="0" w:space="0" w:color="auto"/>
        <w:bottom w:val="none" w:sz="0" w:space="0" w:color="auto"/>
        <w:right w:val="none" w:sz="0" w:space="0" w:color="auto"/>
      </w:divBdr>
    </w:div>
    <w:div w:id="485247053">
      <w:marLeft w:val="640"/>
      <w:marRight w:val="0"/>
      <w:marTop w:val="0"/>
      <w:marBottom w:val="0"/>
      <w:divBdr>
        <w:top w:val="none" w:sz="0" w:space="0" w:color="auto"/>
        <w:left w:val="none" w:sz="0" w:space="0" w:color="auto"/>
        <w:bottom w:val="none" w:sz="0" w:space="0" w:color="auto"/>
        <w:right w:val="none" w:sz="0" w:space="0" w:color="auto"/>
      </w:divBdr>
    </w:div>
    <w:div w:id="486240793">
      <w:marLeft w:val="640"/>
      <w:marRight w:val="0"/>
      <w:marTop w:val="0"/>
      <w:marBottom w:val="0"/>
      <w:divBdr>
        <w:top w:val="none" w:sz="0" w:space="0" w:color="auto"/>
        <w:left w:val="none" w:sz="0" w:space="0" w:color="auto"/>
        <w:bottom w:val="none" w:sz="0" w:space="0" w:color="auto"/>
        <w:right w:val="none" w:sz="0" w:space="0" w:color="auto"/>
      </w:divBdr>
    </w:div>
    <w:div w:id="487676897">
      <w:marLeft w:val="640"/>
      <w:marRight w:val="0"/>
      <w:marTop w:val="0"/>
      <w:marBottom w:val="0"/>
      <w:divBdr>
        <w:top w:val="none" w:sz="0" w:space="0" w:color="auto"/>
        <w:left w:val="none" w:sz="0" w:space="0" w:color="auto"/>
        <w:bottom w:val="none" w:sz="0" w:space="0" w:color="auto"/>
        <w:right w:val="none" w:sz="0" w:space="0" w:color="auto"/>
      </w:divBdr>
    </w:div>
    <w:div w:id="488911829">
      <w:marLeft w:val="640"/>
      <w:marRight w:val="0"/>
      <w:marTop w:val="0"/>
      <w:marBottom w:val="0"/>
      <w:divBdr>
        <w:top w:val="none" w:sz="0" w:space="0" w:color="auto"/>
        <w:left w:val="none" w:sz="0" w:space="0" w:color="auto"/>
        <w:bottom w:val="none" w:sz="0" w:space="0" w:color="auto"/>
        <w:right w:val="none" w:sz="0" w:space="0" w:color="auto"/>
      </w:divBdr>
    </w:div>
    <w:div w:id="489099821">
      <w:marLeft w:val="640"/>
      <w:marRight w:val="0"/>
      <w:marTop w:val="0"/>
      <w:marBottom w:val="0"/>
      <w:divBdr>
        <w:top w:val="none" w:sz="0" w:space="0" w:color="auto"/>
        <w:left w:val="none" w:sz="0" w:space="0" w:color="auto"/>
        <w:bottom w:val="none" w:sz="0" w:space="0" w:color="auto"/>
        <w:right w:val="none" w:sz="0" w:space="0" w:color="auto"/>
      </w:divBdr>
    </w:div>
    <w:div w:id="489105028">
      <w:marLeft w:val="640"/>
      <w:marRight w:val="0"/>
      <w:marTop w:val="0"/>
      <w:marBottom w:val="0"/>
      <w:divBdr>
        <w:top w:val="none" w:sz="0" w:space="0" w:color="auto"/>
        <w:left w:val="none" w:sz="0" w:space="0" w:color="auto"/>
        <w:bottom w:val="none" w:sz="0" w:space="0" w:color="auto"/>
        <w:right w:val="none" w:sz="0" w:space="0" w:color="auto"/>
      </w:divBdr>
    </w:div>
    <w:div w:id="489250153">
      <w:marLeft w:val="640"/>
      <w:marRight w:val="0"/>
      <w:marTop w:val="0"/>
      <w:marBottom w:val="0"/>
      <w:divBdr>
        <w:top w:val="none" w:sz="0" w:space="0" w:color="auto"/>
        <w:left w:val="none" w:sz="0" w:space="0" w:color="auto"/>
        <w:bottom w:val="none" w:sz="0" w:space="0" w:color="auto"/>
        <w:right w:val="none" w:sz="0" w:space="0" w:color="auto"/>
      </w:divBdr>
    </w:div>
    <w:div w:id="489250542">
      <w:marLeft w:val="640"/>
      <w:marRight w:val="0"/>
      <w:marTop w:val="0"/>
      <w:marBottom w:val="0"/>
      <w:divBdr>
        <w:top w:val="none" w:sz="0" w:space="0" w:color="auto"/>
        <w:left w:val="none" w:sz="0" w:space="0" w:color="auto"/>
        <w:bottom w:val="none" w:sz="0" w:space="0" w:color="auto"/>
        <w:right w:val="none" w:sz="0" w:space="0" w:color="auto"/>
      </w:divBdr>
    </w:div>
    <w:div w:id="490021302">
      <w:marLeft w:val="640"/>
      <w:marRight w:val="0"/>
      <w:marTop w:val="0"/>
      <w:marBottom w:val="0"/>
      <w:divBdr>
        <w:top w:val="none" w:sz="0" w:space="0" w:color="auto"/>
        <w:left w:val="none" w:sz="0" w:space="0" w:color="auto"/>
        <w:bottom w:val="none" w:sz="0" w:space="0" w:color="auto"/>
        <w:right w:val="none" w:sz="0" w:space="0" w:color="auto"/>
      </w:divBdr>
    </w:div>
    <w:div w:id="490100411">
      <w:marLeft w:val="640"/>
      <w:marRight w:val="0"/>
      <w:marTop w:val="0"/>
      <w:marBottom w:val="0"/>
      <w:divBdr>
        <w:top w:val="none" w:sz="0" w:space="0" w:color="auto"/>
        <w:left w:val="none" w:sz="0" w:space="0" w:color="auto"/>
        <w:bottom w:val="none" w:sz="0" w:space="0" w:color="auto"/>
        <w:right w:val="none" w:sz="0" w:space="0" w:color="auto"/>
      </w:divBdr>
    </w:div>
    <w:div w:id="490416468">
      <w:marLeft w:val="640"/>
      <w:marRight w:val="0"/>
      <w:marTop w:val="0"/>
      <w:marBottom w:val="0"/>
      <w:divBdr>
        <w:top w:val="none" w:sz="0" w:space="0" w:color="auto"/>
        <w:left w:val="none" w:sz="0" w:space="0" w:color="auto"/>
        <w:bottom w:val="none" w:sz="0" w:space="0" w:color="auto"/>
        <w:right w:val="none" w:sz="0" w:space="0" w:color="auto"/>
      </w:divBdr>
    </w:div>
    <w:div w:id="490482423">
      <w:marLeft w:val="640"/>
      <w:marRight w:val="0"/>
      <w:marTop w:val="0"/>
      <w:marBottom w:val="0"/>
      <w:divBdr>
        <w:top w:val="none" w:sz="0" w:space="0" w:color="auto"/>
        <w:left w:val="none" w:sz="0" w:space="0" w:color="auto"/>
        <w:bottom w:val="none" w:sz="0" w:space="0" w:color="auto"/>
        <w:right w:val="none" w:sz="0" w:space="0" w:color="auto"/>
      </w:divBdr>
    </w:div>
    <w:div w:id="490877787">
      <w:marLeft w:val="640"/>
      <w:marRight w:val="0"/>
      <w:marTop w:val="0"/>
      <w:marBottom w:val="0"/>
      <w:divBdr>
        <w:top w:val="none" w:sz="0" w:space="0" w:color="auto"/>
        <w:left w:val="none" w:sz="0" w:space="0" w:color="auto"/>
        <w:bottom w:val="none" w:sz="0" w:space="0" w:color="auto"/>
        <w:right w:val="none" w:sz="0" w:space="0" w:color="auto"/>
      </w:divBdr>
    </w:div>
    <w:div w:id="491332272">
      <w:marLeft w:val="640"/>
      <w:marRight w:val="0"/>
      <w:marTop w:val="0"/>
      <w:marBottom w:val="0"/>
      <w:divBdr>
        <w:top w:val="none" w:sz="0" w:space="0" w:color="auto"/>
        <w:left w:val="none" w:sz="0" w:space="0" w:color="auto"/>
        <w:bottom w:val="none" w:sz="0" w:space="0" w:color="auto"/>
        <w:right w:val="none" w:sz="0" w:space="0" w:color="auto"/>
      </w:divBdr>
    </w:div>
    <w:div w:id="491604482">
      <w:marLeft w:val="640"/>
      <w:marRight w:val="0"/>
      <w:marTop w:val="0"/>
      <w:marBottom w:val="0"/>
      <w:divBdr>
        <w:top w:val="none" w:sz="0" w:space="0" w:color="auto"/>
        <w:left w:val="none" w:sz="0" w:space="0" w:color="auto"/>
        <w:bottom w:val="none" w:sz="0" w:space="0" w:color="auto"/>
        <w:right w:val="none" w:sz="0" w:space="0" w:color="auto"/>
      </w:divBdr>
    </w:div>
    <w:div w:id="491678178">
      <w:marLeft w:val="640"/>
      <w:marRight w:val="0"/>
      <w:marTop w:val="0"/>
      <w:marBottom w:val="0"/>
      <w:divBdr>
        <w:top w:val="none" w:sz="0" w:space="0" w:color="auto"/>
        <w:left w:val="none" w:sz="0" w:space="0" w:color="auto"/>
        <w:bottom w:val="none" w:sz="0" w:space="0" w:color="auto"/>
        <w:right w:val="none" w:sz="0" w:space="0" w:color="auto"/>
      </w:divBdr>
    </w:div>
    <w:div w:id="491914496">
      <w:marLeft w:val="640"/>
      <w:marRight w:val="0"/>
      <w:marTop w:val="0"/>
      <w:marBottom w:val="0"/>
      <w:divBdr>
        <w:top w:val="none" w:sz="0" w:space="0" w:color="auto"/>
        <w:left w:val="none" w:sz="0" w:space="0" w:color="auto"/>
        <w:bottom w:val="none" w:sz="0" w:space="0" w:color="auto"/>
        <w:right w:val="none" w:sz="0" w:space="0" w:color="auto"/>
      </w:divBdr>
    </w:div>
    <w:div w:id="492065079">
      <w:marLeft w:val="640"/>
      <w:marRight w:val="0"/>
      <w:marTop w:val="0"/>
      <w:marBottom w:val="0"/>
      <w:divBdr>
        <w:top w:val="none" w:sz="0" w:space="0" w:color="auto"/>
        <w:left w:val="none" w:sz="0" w:space="0" w:color="auto"/>
        <w:bottom w:val="none" w:sz="0" w:space="0" w:color="auto"/>
        <w:right w:val="none" w:sz="0" w:space="0" w:color="auto"/>
      </w:divBdr>
    </w:div>
    <w:div w:id="492069235">
      <w:marLeft w:val="640"/>
      <w:marRight w:val="0"/>
      <w:marTop w:val="0"/>
      <w:marBottom w:val="0"/>
      <w:divBdr>
        <w:top w:val="none" w:sz="0" w:space="0" w:color="auto"/>
        <w:left w:val="none" w:sz="0" w:space="0" w:color="auto"/>
        <w:bottom w:val="none" w:sz="0" w:space="0" w:color="auto"/>
        <w:right w:val="none" w:sz="0" w:space="0" w:color="auto"/>
      </w:divBdr>
    </w:div>
    <w:div w:id="492070714">
      <w:marLeft w:val="640"/>
      <w:marRight w:val="0"/>
      <w:marTop w:val="0"/>
      <w:marBottom w:val="0"/>
      <w:divBdr>
        <w:top w:val="none" w:sz="0" w:space="0" w:color="auto"/>
        <w:left w:val="none" w:sz="0" w:space="0" w:color="auto"/>
        <w:bottom w:val="none" w:sz="0" w:space="0" w:color="auto"/>
        <w:right w:val="none" w:sz="0" w:space="0" w:color="auto"/>
      </w:divBdr>
    </w:div>
    <w:div w:id="492457069">
      <w:marLeft w:val="640"/>
      <w:marRight w:val="0"/>
      <w:marTop w:val="0"/>
      <w:marBottom w:val="0"/>
      <w:divBdr>
        <w:top w:val="none" w:sz="0" w:space="0" w:color="auto"/>
        <w:left w:val="none" w:sz="0" w:space="0" w:color="auto"/>
        <w:bottom w:val="none" w:sz="0" w:space="0" w:color="auto"/>
        <w:right w:val="none" w:sz="0" w:space="0" w:color="auto"/>
      </w:divBdr>
    </w:div>
    <w:div w:id="492569730">
      <w:marLeft w:val="640"/>
      <w:marRight w:val="0"/>
      <w:marTop w:val="0"/>
      <w:marBottom w:val="0"/>
      <w:divBdr>
        <w:top w:val="none" w:sz="0" w:space="0" w:color="auto"/>
        <w:left w:val="none" w:sz="0" w:space="0" w:color="auto"/>
        <w:bottom w:val="none" w:sz="0" w:space="0" w:color="auto"/>
        <w:right w:val="none" w:sz="0" w:space="0" w:color="auto"/>
      </w:divBdr>
    </w:div>
    <w:div w:id="493187898">
      <w:marLeft w:val="640"/>
      <w:marRight w:val="0"/>
      <w:marTop w:val="0"/>
      <w:marBottom w:val="0"/>
      <w:divBdr>
        <w:top w:val="none" w:sz="0" w:space="0" w:color="auto"/>
        <w:left w:val="none" w:sz="0" w:space="0" w:color="auto"/>
        <w:bottom w:val="none" w:sz="0" w:space="0" w:color="auto"/>
        <w:right w:val="none" w:sz="0" w:space="0" w:color="auto"/>
      </w:divBdr>
    </w:div>
    <w:div w:id="494342930">
      <w:marLeft w:val="640"/>
      <w:marRight w:val="0"/>
      <w:marTop w:val="0"/>
      <w:marBottom w:val="0"/>
      <w:divBdr>
        <w:top w:val="none" w:sz="0" w:space="0" w:color="auto"/>
        <w:left w:val="none" w:sz="0" w:space="0" w:color="auto"/>
        <w:bottom w:val="none" w:sz="0" w:space="0" w:color="auto"/>
        <w:right w:val="none" w:sz="0" w:space="0" w:color="auto"/>
      </w:divBdr>
    </w:div>
    <w:div w:id="494565782">
      <w:marLeft w:val="640"/>
      <w:marRight w:val="0"/>
      <w:marTop w:val="0"/>
      <w:marBottom w:val="0"/>
      <w:divBdr>
        <w:top w:val="none" w:sz="0" w:space="0" w:color="auto"/>
        <w:left w:val="none" w:sz="0" w:space="0" w:color="auto"/>
        <w:bottom w:val="none" w:sz="0" w:space="0" w:color="auto"/>
        <w:right w:val="none" w:sz="0" w:space="0" w:color="auto"/>
      </w:divBdr>
    </w:div>
    <w:div w:id="495146824">
      <w:marLeft w:val="640"/>
      <w:marRight w:val="0"/>
      <w:marTop w:val="0"/>
      <w:marBottom w:val="0"/>
      <w:divBdr>
        <w:top w:val="none" w:sz="0" w:space="0" w:color="auto"/>
        <w:left w:val="none" w:sz="0" w:space="0" w:color="auto"/>
        <w:bottom w:val="none" w:sz="0" w:space="0" w:color="auto"/>
        <w:right w:val="none" w:sz="0" w:space="0" w:color="auto"/>
      </w:divBdr>
    </w:div>
    <w:div w:id="497115405">
      <w:marLeft w:val="640"/>
      <w:marRight w:val="0"/>
      <w:marTop w:val="0"/>
      <w:marBottom w:val="0"/>
      <w:divBdr>
        <w:top w:val="none" w:sz="0" w:space="0" w:color="auto"/>
        <w:left w:val="none" w:sz="0" w:space="0" w:color="auto"/>
        <w:bottom w:val="none" w:sz="0" w:space="0" w:color="auto"/>
        <w:right w:val="none" w:sz="0" w:space="0" w:color="auto"/>
      </w:divBdr>
    </w:div>
    <w:div w:id="497500634">
      <w:marLeft w:val="640"/>
      <w:marRight w:val="0"/>
      <w:marTop w:val="0"/>
      <w:marBottom w:val="0"/>
      <w:divBdr>
        <w:top w:val="none" w:sz="0" w:space="0" w:color="auto"/>
        <w:left w:val="none" w:sz="0" w:space="0" w:color="auto"/>
        <w:bottom w:val="none" w:sz="0" w:space="0" w:color="auto"/>
        <w:right w:val="none" w:sz="0" w:space="0" w:color="auto"/>
      </w:divBdr>
    </w:div>
    <w:div w:id="497697916">
      <w:marLeft w:val="640"/>
      <w:marRight w:val="0"/>
      <w:marTop w:val="0"/>
      <w:marBottom w:val="0"/>
      <w:divBdr>
        <w:top w:val="none" w:sz="0" w:space="0" w:color="auto"/>
        <w:left w:val="none" w:sz="0" w:space="0" w:color="auto"/>
        <w:bottom w:val="none" w:sz="0" w:space="0" w:color="auto"/>
        <w:right w:val="none" w:sz="0" w:space="0" w:color="auto"/>
      </w:divBdr>
    </w:div>
    <w:div w:id="497964091">
      <w:marLeft w:val="640"/>
      <w:marRight w:val="0"/>
      <w:marTop w:val="0"/>
      <w:marBottom w:val="0"/>
      <w:divBdr>
        <w:top w:val="none" w:sz="0" w:space="0" w:color="auto"/>
        <w:left w:val="none" w:sz="0" w:space="0" w:color="auto"/>
        <w:bottom w:val="none" w:sz="0" w:space="0" w:color="auto"/>
        <w:right w:val="none" w:sz="0" w:space="0" w:color="auto"/>
      </w:divBdr>
    </w:div>
    <w:div w:id="497964904">
      <w:marLeft w:val="640"/>
      <w:marRight w:val="0"/>
      <w:marTop w:val="0"/>
      <w:marBottom w:val="0"/>
      <w:divBdr>
        <w:top w:val="none" w:sz="0" w:space="0" w:color="auto"/>
        <w:left w:val="none" w:sz="0" w:space="0" w:color="auto"/>
        <w:bottom w:val="none" w:sz="0" w:space="0" w:color="auto"/>
        <w:right w:val="none" w:sz="0" w:space="0" w:color="auto"/>
      </w:divBdr>
    </w:div>
    <w:div w:id="497967198">
      <w:marLeft w:val="640"/>
      <w:marRight w:val="0"/>
      <w:marTop w:val="0"/>
      <w:marBottom w:val="0"/>
      <w:divBdr>
        <w:top w:val="none" w:sz="0" w:space="0" w:color="auto"/>
        <w:left w:val="none" w:sz="0" w:space="0" w:color="auto"/>
        <w:bottom w:val="none" w:sz="0" w:space="0" w:color="auto"/>
        <w:right w:val="none" w:sz="0" w:space="0" w:color="auto"/>
      </w:divBdr>
    </w:div>
    <w:div w:id="498160832">
      <w:marLeft w:val="640"/>
      <w:marRight w:val="0"/>
      <w:marTop w:val="0"/>
      <w:marBottom w:val="0"/>
      <w:divBdr>
        <w:top w:val="none" w:sz="0" w:space="0" w:color="auto"/>
        <w:left w:val="none" w:sz="0" w:space="0" w:color="auto"/>
        <w:bottom w:val="none" w:sz="0" w:space="0" w:color="auto"/>
        <w:right w:val="none" w:sz="0" w:space="0" w:color="auto"/>
      </w:divBdr>
    </w:div>
    <w:div w:id="498270575">
      <w:marLeft w:val="640"/>
      <w:marRight w:val="0"/>
      <w:marTop w:val="0"/>
      <w:marBottom w:val="0"/>
      <w:divBdr>
        <w:top w:val="none" w:sz="0" w:space="0" w:color="auto"/>
        <w:left w:val="none" w:sz="0" w:space="0" w:color="auto"/>
        <w:bottom w:val="none" w:sz="0" w:space="0" w:color="auto"/>
        <w:right w:val="none" w:sz="0" w:space="0" w:color="auto"/>
      </w:divBdr>
    </w:div>
    <w:div w:id="498892162">
      <w:marLeft w:val="640"/>
      <w:marRight w:val="0"/>
      <w:marTop w:val="0"/>
      <w:marBottom w:val="0"/>
      <w:divBdr>
        <w:top w:val="none" w:sz="0" w:space="0" w:color="auto"/>
        <w:left w:val="none" w:sz="0" w:space="0" w:color="auto"/>
        <w:bottom w:val="none" w:sz="0" w:space="0" w:color="auto"/>
        <w:right w:val="none" w:sz="0" w:space="0" w:color="auto"/>
      </w:divBdr>
    </w:div>
    <w:div w:id="499083639">
      <w:marLeft w:val="640"/>
      <w:marRight w:val="0"/>
      <w:marTop w:val="0"/>
      <w:marBottom w:val="0"/>
      <w:divBdr>
        <w:top w:val="none" w:sz="0" w:space="0" w:color="auto"/>
        <w:left w:val="none" w:sz="0" w:space="0" w:color="auto"/>
        <w:bottom w:val="none" w:sz="0" w:space="0" w:color="auto"/>
        <w:right w:val="none" w:sz="0" w:space="0" w:color="auto"/>
      </w:divBdr>
    </w:div>
    <w:div w:id="499276183">
      <w:marLeft w:val="640"/>
      <w:marRight w:val="0"/>
      <w:marTop w:val="0"/>
      <w:marBottom w:val="0"/>
      <w:divBdr>
        <w:top w:val="none" w:sz="0" w:space="0" w:color="auto"/>
        <w:left w:val="none" w:sz="0" w:space="0" w:color="auto"/>
        <w:bottom w:val="none" w:sz="0" w:space="0" w:color="auto"/>
        <w:right w:val="none" w:sz="0" w:space="0" w:color="auto"/>
      </w:divBdr>
    </w:div>
    <w:div w:id="499544730">
      <w:marLeft w:val="640"/>
      <w:marRight w:val="0"/>
      <w:marTop w:val="0"/>
      <w:marBottom w:val="0"/>
      <w:divBdr>
        <w:top w:val="none" w:sz="0" w:space="0" w:color="auto"/>
        <w:left w:val="none" w:sz="0" w:space="0" w:color="auto"/>
        <w:bottom w:val="none" w:sz="0" w:space="0" w:color="auto"/>
        <w:right w:val="none" w:sz="0" w:space="0" w:color="auto"/>
      </w:divBdr>
    </w:div>
    <w:div w:id="499659946">
      <w:marLeft w:val="640"/>
      <w:marRight w:val="0"/>
      <w:marTop w:val="0"/>
      <w:marBottom w:val="0"/>
      <w:divBdr>
        <w:top w:val="none" w:sz="0" w:space="0" w:color="auto"/>
        <w:left w:val="none" w:sz="0" w:space="0" w:color="auto"/>
        <w:bottom w:val="none" w:sz="0" w:space="0" w:color="auto"/>
        <w:right w:val="none" w:sz="0" w:space="0" w:color="auto"/>
      </w:divBdr>
    </w:div>
    <w:div w:id="499732306">
      <w:marLeft w:val="640"/>
      <w:marRight w:val="0"/>
      <w:marTop w:val="0"/>
      <w:marBottom w:val="0"/>
      <w:divBdr>
        <w:top w:val="none" w:sz="0" w:space="0" w:color="auto"/>
        <w:left w:val="none" w:sz="0" w:space="0" w:color="auto"/>
        <w:bottom w:val="none" w:sz="0" w:space="0" w:color="auto"/>
        <w:right w:val="none" w:sz="0" w:space="0" w:color="auto"/>
      </w:divBdr>
    </w:div>
    <w:div w:id="500244837">
      <w:marLeft w:val="640"/>
      <w:marRight w:val="0"/>
      <w:marTop w:val="0"/>
      <w:marBottom w:val="0"/>
      <w:divBdr>
        <w:top w:val="none" w:sz="0" w:space="0" w:color="auto"/>
        <w:left w:val="none" w:sz="0" w:space="0" w:color="auto"/>
        <w:bottom w:val="none" w:sz="0" w:space="0" w:color="auto"/>
        <w:right w:val="none" w:sz="0" w:space="0" w:color="auto"/>
      </w:divBdr>
    </w:div>
    <w:div w:id="502089222">
      <w:bodyDiv w:val="1"/>
      <w:marLeft w:val="0"/>
      <w:marRight w:val="0"/>
      <w:marTop w:val="0"/>
      <w:marBottom w:val="0"/>
      <w:divBdr>
        <w:top w:val="none" w:sz="0" w:space="0" w:color="auto"/>
        <w:left w:val="none" w:sz="0" w:space="0" w:color="auto"/>
        <w:bottom w:val="none" w:sz="0" w:space="0" w:color="auto"/>
        <w:right w:val="none" w:sz="0" w:space="0" w:color="auto"/>
      </w:divBdr>
      <w:divsChild>
        <w:div w:id="34551107">
          <w:marLeft w:val="640"/>
          <w:marRight w:val="0"/>
          <w:marTop w:val="0"/>
          <w:marBottom w:val="0"/>
          <w:divBdr>
            <w:top w:val="none" w:sz="0" w:space="0" w:color="auto"/>
            <w:left w:val="none" w:sz="0" w:space="0" w:color="auto"/>
            <w:bottom w:val="none" w:sz="0" w:space="0" w:color="auto"/>
            <w:right w:val="none" w:sz="0" w:space="0" w:color="auto"/>
          </w:divBdr>
        </w:div>
        <w:div w:id="36206709">
          <w:marLeft w:val="640"/>
          <w:marRight w:val="0"/>
          <w:marTop w:val="0"/>
          <w:marBottom w:val="0"/>
          <w:divBdr>
            <w:top w:val="none" w:sz="0" w:space="0" w:color="auto"/>
            <w:left w:val="none" w:sz="0" w:space="0" w:color="auto"/>
            <w:bottom w:val="none" w:sz="0" w:space="0" w:color="auto"/>
            <w:right w:val="none" w:sz="0" w:space="0" w:color="auto"/>
          </w:divBdr>
        </w:div>
        <w:div w:id="39207823">
          <w:marLeft w:val="640"/>
          <w:marRight w:val="0"/>
          <w:marTop w:val="0"/>
          <w:marBottom w:val="0"/>
          <w:divBdr>
            <w:top w:val="none" w:sz="0" w:space="0" w:color="auto"/>
            <w:left w:val="none" w:sz="0" w:space="0" w:color="auto"/>
            <w:bottom w:val="none" w:sz="0" w:space="0" w:color="auto"/>
            <w:right w:val="none" w:sz="0" w:space="0" w:color="auto"/>
          </w:divBdr>
        </w:div>
        <w:div w:id="56562277">
          <w:marLeft w:val="640"/>
          <w:marRight w:val="0"/>
          <w:marTop w:val="0"/>
          <w:marBottom w:val="0"/>
          <w:divBdr>
            <w:top w:val="none" w:sz="0" w:space="0" w:color="auto"/>
            <w:left w:val="none" w:sz="0" w:space="0" w:color="auto"/>
            <w:bottom w:val="none" w:sz="0" w:space="0" w:color="auto"/>
            <w:right w:val="none" w:sz="0" w:space="0" w:color="auto"/>
          </w:divBdr>
        </w:div>
        <w:div w:id="74472289">
          <w:marLeft w:val="640"/>
          <w:marRight w:val="0"/>
          <w:marTop w:val="0"/>
          <w:marBottom w:val="0"/>
          <w:divBdr>
            <w:top w:val="none" w:sz="0" w:space="0" w:color="auto"/>
            <w:left w:val="none" w:sz="0" w:space="0" w:color="auto"/>
            <w:bottom w:val="none" w:sz="0" w:space="0" w:color="auto"/>
            <w:right w:val="none" w:sz="0" w:space="0" w:color="auto"/>
          </w:divBdr>
        </w:div>
        <w:div w:id="81725442">
          <w:marLeft w:val="640"/>
          <w:marRight w:val="0"/>
          <w:marTop w:val="0"/>
          <w:marBottom w:val="0"/>
          <w:divBdr>
            <w:top w:val="none" w:sz="0" w:space="0" w:color="auto"/>
            <w:left w:val="none" w:sz="0" w:space="0" w:color="auto"/>
            <w:bottom w:val="none" w:sz="0" w:space="0" w:color="auto"/>
            <w:right w:val="none" w:sz="0" w:space="0" w:color="auto"/>
          </w:divBdr>
        </w:div>
        <w:div w:id="112946703">
          <w:marLeft w:val="640"/>
          <w:marRight w:val="0"/>
          <w:marTop w:val="0"/>
          <w:marBottom w:val="0"/>
          <w:divBdr>
            <w:top w:val="none" w:sz="0" w:space="0" w:color="auto"/>
            <w:left w:val="none" w:sz="0" w:space="0" w:color="auto"/>
            <w:bottom w:val="none" w:sz="0" w:space="0" w:color="auto"/>
            <w:right w:val="none" w:sz="0" w:space="0" w:color="auto"/>
          </w:divBdr>
        </w:div>
        <w:div w:id="177473566">
          <w:marLeft w:val="640"/>
          <w:marRight w:val="0"/>
          <w:marTop w:val="0"/>
          <w:marBottom w:val="0"/>
          <w:divBdr>
            <w:top w:val="none" w:sz="0" w:space="0" w:color="auto"/>
            <w:left w:val="none" w:sz="0" w:space="0" w:color="auto"/>
            <w:bottom w:val="none" w:sz="0" w:space="0" w:color="auto"/>
            <w:right w:val="none" w:sz="0" w:space="0" w:color="auto"/>
          </w:divBdr>
        </w:div>
        <w:div w:id="181746946">
          <w:marLeft w:val="640"/>
          <w:marRight w:val="0"/>
          <w:marTop w:val="0"/>
          <w:marBottom w:val="0"/>
          <w:divBdr>
            <w:top w:val="none" w:sz="0" w:space="0" w:color="auto"/>
            <w:left w:val="none" w:sz="0" w:space="0" w:color="auto"/>
            <w:bottom w:val="none" w:sz="0" w:space="0" w:color="auto"/>
            <w:right w:val="none" w:sz="0" w:space="0" w:color="auto"/>
          </w:divBdr>
        </w:div>
        <w:div w:id="229578161">
          <w:marLeft w:val="640"/>
          <w:marRight w:val="0"/>
          <w:marTop w:val="0"/>
          <w:marBottom w:val="0"/>
          <w:divBdr>
            <w:top w:val="none" w:sz="0" w:space="0" w:color="auto"/>
            <w:left w:val="none" w:sz="0" w:space="0" w:color="auto"/>
            <w:bottom w:val="none" w:sz="0" w:space="0" w:color="auto"/>
            <w:right w:val="none" w:sz="0" w:space="0" w:color="auto"/>
          </w:divBdr>
        </w:div>
        <w:div w:id="322971415">
          <w:marLeft w:val="640"/>
          <w:marRight w:val="0"/>
          <w:marTop w:val="0"/>
          <w:marBottom w:val="0"/>
          <w:divBdr>
            <w:top w:val="none" w:sz="0" w:space="0" w:color="auto"/>
            <w:left w:val="none" w:sz="0" w:space="0" w:color="auto"/>
            <w:bottom w:val="none" w:sz="0" w:space="0" w:color="auto"/>
            <w:right w:val="none" w:sz="0" w:space="0" w:color="auto"/>
          </w:divBdr>
        </w:div>
        <w:div w:id="333191445">
          <w:marLeft w:val="640"/>
          <w:marRight w:val="0"/>
          <w:marTop w:val="0"/>
          <w:marBottom w:val="0"/>
          <w:divBdr>
            <w:top w:val="none" w:sz="0" w:space="0" w:color="auto"/>
            <w:left w:val="none" w:sz="0" w:space="0" w:color="auto"/>
            <w:bottom w:val="none" w:sz="0" w:space="0" w:color="auto"/>
            <w:right w:val="none" w:sz="0" w:space="0" w:color="auto"/>
          </w:divBdr>
        </w:div>
        <w:div w:id="341278498">
          <w:marLeft w:val="640"/>
          <w:marRight w:val="0"/>
          <w:marTop w:val="0"/>
          <w:marBottom w:val="0"/>
          <w:divBdr>
            <w:top w:val="none" w:sz="0" w:space="0" w:color="auto"/>
            <w:left w:val="none" w:sz="0" w:space="0" w:color="auto"/>
            <w:bottom w:val="none" w:sz="0" w:space="0" w:color="auto"/>
            <w:right w:val="none" w:sz="0" w:space="0" w:color="auto"/>
          </w:divBdr>
        </w:div>
        <w:div w:id="342129037">
          <w:marLeft w:val="640"/>
          <w:marRight w:val="0"/>
          <w:marTop w:val="0"/>
          <w:marBottom w:val="0"/>
          <w:divBdr>
            <w:top w:val="none" w:sz="0" w:space="0" w:color="auto"/>
            <w:left w:val="none" w:sz="0" w:space="0" w:color="auto"/>
            <w:bottom w:val="none" w:sz="0" w:space="0" w:color="auto"/>
            <w:right w:val="none" w:sz="0" w:space="0" w:color="auto"/>
          </w:divBdr>
        </w:div>
        <w:div w:id="350037262">
          <w:marLeft w:val="640"/>
          <w:marRight w:val="0"/>
          <w:marTop w:val="0"/>
          <w:marBottom w:val="0"/>
          <w:divBdr>
            <w:top w:val="none" w:sz="0" w:space="0" w:color="auto"/>
            <w:left w:val="none" w:sz="0" w:space="0" w:color="auto"/>
            <w:bottom w:val="none" w:sz="0" w:space="0" w:color="auto"/>
            <w:right w:val="none" w:sz="0" w:space="0" w:color="auto"/>
          </w:divBdr>
        </w:div>
        <w:div w:id="398552111">
          <w:marLeft w:val="640"/>
          <w:marRight w:val="0"/>
          <w:marTop w:val="0"/>
          <w:marBottom w:val="0"/>
          <w:divBdr>
            <w:top w:val="none" w:sz="0" w:space="0" w:color="auto"/>
            <w:left w:val="none" w:sz="0" w:space="0" w:color="auto"/>
            <w:bottom w:val="none" w:sz="0" w:space="0" w:color="auto"/>
            <w:right w:val="none" w:sz="0" w:space="0" w:color="auto"/>
          </w:divBdr>
        </w:div>
        <w:div w:id="398788152">
          <w:marLeft w:val="640"/>
          <w:marRight w:val="0"/>
          <w:marTop w:val="0"/>
          <w:marBottom w:val="0"/>
          <w:divBdr>
            <w:top w:val="none" w:sz="0" w:space="0" w:color="auto"/>
            <w:left w:val="none" w:sz="0" w:space="0" w:color="auto"/>
            <w:bottom w:val="none" w:sz="0" w:space="0" w:color="auto"/>
            <w:right w:val="none" w:sz="0" w:space="0" w:color="auto"/>
          </w:divBdr>
        </w:div>
        <w:div w:id="407382490">
          <w:marLeft w:val="640"/>
          <w:marRight w:val="0"/>
          <w:marTop w:val="0"/>
          <w:marBottom w:val="0"/>
          <w:divBdr>
            <w:top w:val="none" w:sz="0" w:space="0" w:color="auto"/>
            <w:left w:val="none" w:sz="0" w:space="0" w:color="auto"/>
            <w:bottom w:val="none" w:sz="0" w:space="0" w:color="auto"/>
            <w:right w:val="none" w:sz="0" w:space="0" w:color="auto"/>
          </w:divBdr>
        </w:div>
        <w:div w:id="418717464">
          <w:marLeft w:val="640"/>
          <w:marRight w:val="0"/>
          <w:marTop w:val="0"/>
          <w:marBottom w:val="0"/>
          <w:divBdr>
            <w:top w:val="none" w:sz="0" w:space="0" w:color="auto"/>
            <w:left w:val="none" w:sz="0" w:space="0" w:color="auto"/>
            <w:bottom w:val="none" w:sz="0" w:space="0" w:color="auto"/>
            <w:right w:val="none" w:sz="0" w:space="0" w:color="auto"/>
          </w:divBdr>
        </w:div>
        <w:div w:id="435641443">
          <w:marLeft w:val="640"/>
          <w:marRight w:val="0"/>
          <w:marTop w:val="0"/>
          <w:marBottom w:val="0"/>
          <w:divBdr>
            <w:top w:val="none" w:sz="0" w:space="0" w:color="auto"/>
            <w:left w:val="none" w:sz="0" w:space="0" w:color="auto"/>
            <w:bottom w:val="none" w:sz="0" w:space="0" w:color="auto"/>
            <w:right w:val="none" w:sz="0" w:space="0" w:color="auto"/>
          </w:divBdr>
        </w:div>
        <w:div w:id="477963587">
          <w:marLeft w:val="640"/>
          <w:marRight w:val="0"/>
          <w:marTop w:val="0"/>
          <w:marBottom w:val="0"/>
          <w:divBdr>
            <w:top w:val="none" w:sz="0" w:space="0" w:color="auto"/>
            <w:left w:val="none" w:sz="0" w:space="0" w:color="auto"/>
            <w:bottom w:val="none" w:sz="0" w:space="0" w:color="auto"/>
            <w:right w:val="none" w:sz="0" w:space="0" w:color="auto"/>
          </w:divBdr>
        </w:div>
        <w:div w:id="487209089">
          <w:marLeft w:val="640"/>
          <w:marRight w:val="0"/>
          <w:marTop w:val="0"/>
          <w:marBottom w:val="0"/>
          <w:divBdr>
            <w:top w:val="none" w:sz="0" w:space="0" w:color="auto"/>
            <w:left w:val="none" w:sz="0" w:space="0" w:color="auto"/>
            <w:bottom w:val="none" w:sz="0" w:space="0" w:color="auto"/>
            <w:right w:val="none" w:sz="0" w:space="0" w:color="auto"/>
          </w:divBdr>
        </w:div>
        <w:div w:id="499661945">
          <w:marLeft w:val="640"/>
          <w:marRight w:val="0"/>
          <w:marTop w:val="0"/>
          <w:marBottom w:val="0"/>
          <w:divBdr>
            <w:top w:val="none" w:sz="0" w:space="0" w:color="auto"/>
            <w:left w:val="none" w:sz="0" w:space="0" w:color="auto"/>
            <w:bottom w:val="none" w:sz="0" w:space="0" w:color="auto"/>
            <w:right w:val="none" w:sz="0" w:space="0" w:color="auto"/>
          </w:divBdr>
        </w:div>
        <w:div w:id="500193935">
          <w:marLeft w:val="640"/>
          <w:marRight w:val="0"/>
          <w:marTop w:val="0"/>
          <w:marBottom w:val="0"/>
          <w:divBdr>
            <w:top w:val="none" w:sz="0" w:space="0" w:color="auto"/>
            <w:left w:val="none" w:sz="0" w:space="0" w:color="auto"/>
            <w:bottom w:val="none" w:sz="0" w:space="0" w:color="auto"/>
            <w:right w:val="none" w:sz="0" w:space="0" w:color="auto"/>
          </w:divBdr>
        </w:div>
        <w:div w:id="546139918">
          <w:marLeft w:val="640"/>
          <w:marRight w:val="0"/>
          <w:marTop w:val="0"/>
          <w:marBottom w:val="0"/>
          <w:divBdr>
            <w:top w:val="none" w:sz="0" w:space="0" w:color="auto"/>
            <w:left w:val="none" w:sz="0" w:space="0" w:color="auto"/>
            <w:bottom w:val="none" w:sz="0" w:space="0" w:color="auto"/>
            <w:right w:val="none" w:sz="0" w:space="0" w:color="auto"/>
          </w:divBdr>
        </w:div>
        <w:div w:id="554123117">
          <w:marLeft w:val="640"/>
          <w:marRight w:val="0"/>
          <w:marTop w:val="0"/>
          <w:marBottom w:val="0"/>
          <w:divBdr>
            <w:top w:val="none" w:sz="0" w:space="0" w:color="auto"/>
            <w:left w:val="none" w:sz="0" w:space="0" w:color="auto"/>
            <w:bottom w:val="none" w:sz="0" w:space="0" w:color="auto"/>
            <w:right w:val="none" w:sz="0" w:space="0" w:color="auto"/>
          </w:divBdr>
        </w:div>
        <w:div w:id="558634052">
          <w:marLeft w:val="640"/>
          <w:marRight w:val="0"/>
          <w:marTop w:val="0"/>
          <w:marBottom w:val="0"/>
          <w:divBdr>
            <w:top w:val="none" w:sz="0" w:space="0" w:color="auto"/>
            <w:left w:val="none" w:sz="0" w:space="0" w:color="auto"/>
            <w:bottom w:val="none" w:sz="0" w:space="0" w:color="auto"/>
            <w:right w:val="none" w:sz="0" w:space="0" w:color="auto"/>
          </w:divBdr>
        </w:div>
        <w:div w:id="570583768">
          <w:marLeft w:val="640"/>
          <w:marRight w:val="0"/>
          <w:marTop w:val="0"/>
          <w:marBottom w:val="0"/>
          <w:divBdr>
            <w:top w:val="none" w:sz="0" w:space="0" w:color="auto"/>
            <w:left w:val="none" w:sz="0" w:space="0" w:color="auto"/>
            <w:bottom w:val="none" w:sz="0" w:space="0" w:color="auto"/>
            <w:right w:val="none" w:sz="0" w:space="0" w:color="auto"/>
          </w:divBdr>
        </w:div>
        <w:div w:id="571694177">
          <w:marLeft w:val="640"/>
          <w:marRight w:val="0"/>
          <w:marTop w:val="0"/>
          <w:marBottom w:val="0"/>
          <w:divBdr>
            <w:top w:val="none" w:sz="0" w:space="0" w:color="auto"/>
            <w:left w:val="none" w:sz="0" w:space="0" w:color="auto"/>
            <w:bottom w:val="none" w:sz="0" w:space="0" w:color="auto"/>
            <w:right w:val="none" w:sz="0" w:space="0" w:color="auto"/>
          </w:divBdr>
        </w:div>
        <w:div w:id="579604588">
          <w:marLeft w:val="640"/>
          <w:marRight w:val="0"/>
          <w:marTop w:val="0"/>
          <w:marBottom w:val="0"/>
          <w:divBdr>
            <w:top w:val="none" w:sz="0" w:space="0" w:color="auto"/>
            <w:left w:val="none" w:sz="0" w:space="0" w:color="auto"/>
            <w:bottom w:val="none" w:sz="0" w:space="0" w:color="auto"/>
            <w:right w:val="none" w:sz="0" w:space="0" w:color="auto"/>
          </w:divBdr>
        </w:div>
        <w:div w:id="581451879">
          <w:marLeft w:val="640"/>
          <w:marRight w:val="0"/>
          <w:marTop w:val="0"/>
          <w:marBottom w:val="0"/>
          <w:divBdr>
            <w:top w:val="none" w:sz="0" w:space="0" w:color="auto"/>
            <w:left w:val="none" w:sz="0" w:space="0" w:color="auto"/>
            <w:bottom w:val="none" w:sz="0" w:space="0" w:color="auto"/>
            <w:right w:val="none" w:sz="0" w:space="0" w:color="auto"/>
          </w:divBdr>
        </w:div>
        <w:div w:id="591865225">
          <w:marLeft w:val="640"/>
          <w:marRight w:val="0"/>
          <w:marTop w:val="0"/>
          <w:marBottom w:val="0"/>
          <w:divBdr>
            <w:top w:val="none" w:sz="0" w:space="0" w:color="auto"/>
            <w:left w:val="none" w:sz="0" w:space="0" w:color="auto"/>
            <w:bottom w:val="none" w:sz="0" w:space="0" w:color="auto"/>
            <w:right w:val="none" w:sz="0" w:space="0" w:color="auto"/>
          </w:divBdr>
        </w:div>
        <w:div w:id="604000199">
          <w:marLeft w:val="640"/>
          <w:marRight w:val="0"/>
          <w:marTop w:val="0"/>
          <w:marBottom w:val="0"/>
          <w:divBdr>
            <w:top w:val="none" w:sz="0" w:space="0" w:color="auto"/>
            <w:left w:val="none" w:sz="0" w:space="0" w:color="auto"/>
            <w:bottom w:val="none" w:sz="0" w:space="0" w:color="auto"/>
            <w:right w:val="none" w:sz="0" w:space="0" w:color="auto"/>
          </w:divBdr>
        </w:div>
        <w:div w:id="604773655">
          <w:marLeft w:val="640"/>
          <w:marRight w:val="0"/>
          <w:marTop w:val="0"/>
          <w:marBottom w:val="0"/>
          <w:divBdr>
            <w:top w:val="none" w:sz="0" w:space="0" w:color="auto"/>
            <w:left w:val="none" w:sz="0" w:space="0" w:color="auto"/>
            <w:bottom w:val="none" w:sz="0" w:space="0" w:color="auto"/>
            <w:right w:val="none" w:sz="0" w:space="0" w:color="auto"/>
          </w:divBdr>
        </w:div>
        <w:div w:id="604775549">
          <w:marLeft w:val="640"/>
          <w:marRight w:val="0"/>
          <w:marTop w:val="0"/>
          <w:marBottom w:val="0"/>
          <w:divBdr>
            <w:top w:val="none" w:sz="0" w:space="0" w:color="auto"/>
            <w:left w:val="none" w:sz="0" w:space="0" w:color="auto"/>
            <w:bottom w:val="none" w:sz="0" w:space="0" w:color="auto"/>
            <w:right w:val="none" w:sz="0" w:space="0" w:color="auto"/>
          </w:divBdr>
        </w:div>
        <w:div w:id="615795205">
          <w:marLeft w:val="640"/>
          <w:marRight w:val="0"/>
          <w:marTop w:val="0"/>
          <w:marBottom w:val="0"/>
          <w:divBdr>
            <w:top w:val="none" w:sz="0" w:space="0" w:color="auto"/>
            <w:left w:val="none" w:sz="0" w:space="0" w:color="auto"/>
            <w:bottom w:val="none" w:sz="0" w:space="0" w:color="auto"/>
            <w:right w:val="none" w:sz="0" w:space="0" w:color="auto"/>
          </w:divBdr>
        </w:div>
        <w:div w:id="627857353">
          <w:marLeft w:val="640"/>
          <w:marRight w:val="0"/>
          <w:marTop w:val="0"/>
          <w:marBottom w:val="0"/>
          <w:divBdr>
            <w:top w:val="none" w:sz="0" w:space="0" w:color="auto"/>
            <w:left w:val="none" w:sz="0" w:space="0" w:color="auto"/>
            <w:bottom w:val="none" w:sz="0" w:space="0" w:color="auto"/>
            <w:right w:val="none" w:sz="0" w:space="0" w:color="auto"/>
          </w:divBdr>
        </w:div>
        <w:div w:id="675156589">
          <w:marLeft w:val="640"/>
          <w:marRight w:val="0"/>
          <w:marTop w:val="0"/>
          <w:marBottom w:val="0"/>
          <w:divBdr>
            <w:top w:val="none" w:sz="0" w:space="0" w:color="auto"/>
            <w:left w:val="none" w:sz="0" w:space="0" w:color="auto"/>
            <w:bottom w:val="none" w:sz="0" w:space="0" w:color="auto"/>
            <w:right w:val="none" w:sz="0" w:space="0" w:color="auto"/>
          </w:divBdr>
        </w:div>
        <w:div w:id="682434978">
          <w:marLeft w:val="640"/>
          <w:marRight w:val="0"/>
          <w:marTop w:val="0"/>
          <w:marBottom w:val="0"/>
          <w:divBdr>
            <w:top w:val="none" w:sz="0" w:space="0" w:color="auto"/>
            <w:left w:val="none" w:sz="0" w:space="0" w:color="auto"/>
            <w:bottom w:val="none" w:sz="0" w:space="0" w:color="auto"/>
            <w:right w:val="none" w:sz="0" w:space="0" w:color="auto"/>
          </w:divBdr>
        </w:div>
        <w:div w:id="702097290">
          <w:marLeft w:val="640"/>
          <w:marRight w:val="0"/>
          <w:marTop w:val="0"/>
          <w:marBottom w:val="0"/>
          <w:divBdr>
            <w:top w:val="none" w:sz="0" w:space="0" w:color="auto"/>
            <w:left w:val="none" w:sz="0" w:space="0" w:color="auto"/>
            <w:bottom w:val="none" w:sz="0" w:space="0" w:color="auto"/>
            <w:right w:val="none" w:sz="0" w:space="0" w:color="auto"/>
          </w:divBdr>
        </w:div>
        <w:div w:id="722481251">
          <w:marLeft w:val="640"/>
          <w:marRight w:val="0"/>
          <w:marTop w:val="0"/>
          <w:marBottom w:val="0"/>
          <w:divBdr>
            <w:top w:val="none" w:sz="0" w:space="0" w:color="auto"/>
            <w:left w:val="none" w:sz="0" w:space="0" w:color="auto"/>
            <w:bottom w:val="none" w:sz="0" w:space="0" w:color="auto"/>
            <w:right w:val="none" w:sz="0" w:space="0" w:color="auto"/>
          </w:divBdr>
        </w:div>
        <w:div w:id="741148405">
          <w:marLeft w:val="640"/>
          <w:marRight w:val="0"/>
          <w:marTop w:val="0"/>
          <w:marBottom w:val="0"/>
          <w:divBdr>
            <w:top w:val="none" w:sz="0" w:space="0" w:color="auto"/>
            <w:left w:val="none" w:sz="0" w:space="0" w:color="auto"/>
            <w:bottom w:val="none" w:sz="0" w:space="0" w:color="auto"/>
            <w:right w:val="none" w:sz="0" w:space="0" w:color="auto"/>
          </w:divBdr>
        </w:div>
        <w:div w:id="784931409">
          <w:marLeft w:val="640"/>
          <w:marRight w:val="0"/>
          <w:marTop w:val="0"/>
          <w:marBottom w:val="0"/>
          <w:divBdr>
            <w:top w:val="none" w:sz="0" w:space="0" w:color="auto"/>
            <w:left w:val="none" w:sz="0" w:space="0" w:color="auto"/>
            <w:bottom w:val="none" w:sz="0" w:space="0" w:color="auto"/>
            <w:right w:val="none" w:sz="0" w:space="0" w:color="auto"/>
          </w:divBdr>
        </w:div>
        <w:div w:id="810177645">
          <w:marLeft w:val="640"/>
          <w:marRight w:val="0"/>
          <w:marTop w:val="0"/>
          <w:marBottom w:val="0"/>
          <w:divBdr>
            <w:top w:val="none" w:sz="0" w:space="0" w:color="auto"/>
            <w:left w:val="none" w:sz="0" w:space="0" w:color="auto"/>
            <w:bottom w:val="none" w:sz="0" w:space="0" w:color="auto"/>
            <w:right w:val="none" w:sz="0" w:space="0" w:color="auto"/>
          </w:divBdr>
        </w:div>
        <w:div w:id="824512520">
          <w:marLeft w:val="640"/>
          <w:marRight w:val="0"/>
          <w:marTop w:val="0"/>
          <w:marBottom w:val="0"/>
          <w:divBdr>
            <w:top w:val="none" w:sz="0" w:space="0" w:color="auto"/>
            <w:left w:val="none" w:sz="0" w:space="0" w:color="auto"/>
            <w:bottom w:val="none" w:sz="0" w:space="0" w:color="auto"/>
            <w:right w:val="none" w:sz="0" w:space="0" w:color="auto"/>
          </w:divBdr>
        </w:div>
        <w:div w:id="826941325">
          <w:marLeft w:val="640"/>
          <w:marRight w:val="0"/>
          <w:marTop w:val="0"/>
          <w:marBottom w:val="0"/>
          <w:divBdr>
            <w:top w:val="none" w:sz="0" w:space="0" w:color="auto"/>
            <w:left w:val="none" w:sz="0" w:space="0" w:color="auto"/>
            <w:bottom w:val="none" w:sz="0" w:space="0" w:color="auto"/>
            <w:right w:val="none" w:sz="0" w:space="0" w:color="auto"/>
          </w:divBdr>
        </w:div>
        <w:div w:id="934169299">
          <w:marLeft w:val="640"/>
          <w:marRight w:val="0"/>
          <w:marTop w:val="0"/>
          <w:marBottom w:val="0"/>
          <w:divBdr>
            <w:top w:val="none" w:sz="0" w:space="0" w:color="auto"/>
            <w:left w:val="none" w:sz="0" w:space="0" w:color="auto"/>
            <w:bottom w:val="none" w:sz="0" w:space="0" w:color="auto"/>
            <w:right w:val="none" w:sz="0" w:space="0" w:color="auto"/>
          </w:divBdr>
        </w:div>
        <w:div w:id="945385776">
          <w:marLeft w:val="640"/>
          <w:marRight w:val="0"/>
          <w:marTop w:val="0"/>
          <w:marBottom w:val="0"/>
          <w:divBdr>
            <w:top w:val="none" w:sz="0" w:space="0" w:color="auto"/>
            <w:left w:val="none" w:sz="0" w:space="0" w:color="auto"/>
            <w:bottom w:val="none" w:sz="0" w:space="0" w:color="auto"/>
            <w:right w:val="none" w:sz="0" w:space="0" w:color="auto"/>
          </w:divBdr>
        </w:div>
        <w:div w:id="956369960">
          <w:marLeft w:val="640"/>
          <w:marRight w:val="0"/>
          <w:marTop w:val="0"/>
          <w:marBottom w:val="0"/>
          <w:divBdr>
            <w:top w:val="none" w:sz="0" w:space="0" w:color="auto"/>
            <w:left w:val="none" w:sz="0" w:space="0" w:color="auto"/>
            <w:bottom w:val="none" w:sz="0" w:space="0" w:color="auto"/>
            <w:right w:val="none" w:sz="0" w:space="0" w:color="auto"/>
          </w:divBdr>
        </w:div>
        <w:div w:id="958292514">
          <w:marLeft w:val="640"/>
          <w:marRight w:val="0"/>
          <w:marTop w:val="0"/>
          <w:marBottom w:val="0"/>
          <w:divBdr>
            <w:top w:val="none" w:sz="0" w:space="0" w:color="auto"/>
            <w:left w:val="none" w:sz="0" w:space="0" w:color="auto"/>
            <w:bottom w:val="none" w:sz="0" w:space="0" w:color="auto"/>
            <w:right w:val="none" w:sz="0" w:space="0" w:color="auto"/>
          </w:divBdr>
        </w:div>
        <w:div w:id="970330162">
          <w:marLeft w:val="640"/>
          <w:marRight w:val="0"/>
          <w:marTop w:val="0"/>
          <w:marBottom w:val="0"/>
          <w:divBdr>
            <w:top w:val="none" w:sz="0" w:space="0" w:color="auto"/>
            <w:left w:val="none" w:sz="0" w:space="0" w:color="auto"/>
            <w:bottom w:val="none" w:sz="0" w:space="0" w:color="auto"/>
            <w:right w:val="none" w:sz="0" w:space="0" w:color="auto"/>
          </w:divBdr>
        </w:div>
        <w:div w:id="975110801">
          <w:marLeft w:val="640"/>
          <w:marRight w:val="0"/>
          <w:marTop w:val="0"/>
          <w:marBottom w:val="0"/>
          <w:divBdr>
            <w:top w:val="none" w:sz="0" w:space="0" w:color="auto"/>
            <w:left w:val="none" w:sz="0" w:space="0" w:color="auto"/>
            <w:bottom w:val="none" w:sz="0" w:space="0" w:color="auto"/>
            <w:right w:val="none" w:sz="0" w:space="0" w:color="auto"/>
          </w:divBdr>
        </w:div>
        <w:div w:id="1043098490">
          <w:marLeft w:val="640"/>
          <w:marRight w:val="0"/>
          <w:marTop w:val="0"/>
          <w:marBottom w:val="0"/>
          <w:divBdr>
            <w:top w:val="none" w:sz="0" w:space="0" w:color="auto"/>
            <w:left w:val="none" w:sz="0" w:space="0" w:color="auto"/>
            <w:bottom w:val="none" w:sz="0" w:space="0" w:color="auto"/>
            <w:right w:val="none" w:sz="0" w:space="0" w:color="auto"/>
          </w:divBdr>
        </w:div>
        <w:div w:id="1060330288">
          <w:marLeft w:val="640"/>
          <w:marRight w:val="0"/>
          <w:marTop w:val="0"/>
          <w:marBottom w:val="0"/>
          <w:divBdr>
            <w:top w:val="none" w:sz="0" w:space="0" w:color="auto"/>
            <w:left w:val="none" w:sz="0" w:space="0" w:color="auto"/>
            <w:bottom w:val="none" w:sz="0" w:space="0" w:color="auto"/>
            <w:right w:val="none" w:sz="0" w:space="0" w:color="auto"/>
          </w:divBdr>
        </w:div>
        <w:div w:id="1067387325">
          <w:marLeft w:val="640"/>
          <w:marRight w:val="0"/>
          <w:marTop w:val="0"/>
          <w:marBottom w:val="0"/>
          <w:divBdr>
            <w:top w:val="none" w:sz="0" w:space="0" w:color="auto"/>
            <w:left w:val="none" w:sz="0" w:space="0" w:color="auto"/>
            <w:bottom w:val="none" w:sz="0" w:space="0" w:color="auto"/>
            <w:right w:val="none" w:sz="0" w:space="0" w:color="auto"/>
          </w:divBdr>
        </w:div>
        <w:div w:id="1102845345">
          <w:marLeft w:val="640"/>
          <w:marRight w:val="0"/>
          <w:marTop w:val="0"/>
          <w:marBottom w:val="0"/>
          <w:divBdr>
            <w:top w:val="none" w:sz="0" w:space="0" w:color="auto"/>
            <w:left w:val="none" w:sz="0" w:space="0" w:color="auto"/>
            <w:bottom w:val="none" w:sz="0" w:space="0" w:color="auto"/>
            <w:right w:val="none" w:sz="0" w:space="0" w:color="auto"/>
          </w:divBdr>
        </w:div>
        <w:div w:id="1110859250">
          <w:marLeft w:val="640"/>
          <w:marRight w:val="0"/>
          <w:marTop w:val="0"/>
          <w:marBottom w:val="0"/>
          <w:divBdr>
            <w:top w:val="none" w:sz="0" w:space="0" w:color="auto"/>
            <w:left w:val="none" w:sz="0" w:space="0" w:color="auto"/>
            <w:bottom w:val="none" w:sz="0" w:space="0" w:color="auto"/>
            <w:right w:val="none" w:sz="0" w:space="0" w:color="auto"/>
          </w:divBdr>
        </w:div>
        <w:div w:id="1115565427">
          <w:marLeft w:val="640"/>
          <w:marRight w:val="0"/>
          <w:marTop w:val="0"/>
          <w:marBottom w:val="0"/>
          <w:divBdr>
            <w:top w:val="none" w:sz="0" w:space="0" w:color="auto"/>
            <w:left w:val="none" w:sz="0" w:space="0" w:color="auto"/>
            <w:bottom w:val="none" w:sz="0" w:space="0" w:color="auto"/>
            <w:right w:val="none" w:sz="0" w:space="0" w:color="auto"/>
          </w:divBdr>
        </w:div>
        <w:div w:id="1149445004">
          <w:marLeft w:val="640"/>
          <w:marRight w:val="0"/>
          <w:marTop w:val="0"/>
          <w:marBottom w:val="0"/>
          <w:divBdr>
            <w:top w:val="none" w:sz="0" w:space="0" w:color="auto"/>
            <w:left w:val="none" w:sz="0" w:space="0" w:color="auto"/>
            <w:bottom w:val="none" w:sz="0" w:space="0" w:color="auto"/>
            <w:right w:val="none" w:sz="0" w:space="0" w:color="auto"/>
          </w:divBdr>
        </w:div>
        <w:div w:id="1151410257">
          <w:marLeft w:val="640"/>
          <w:marRight w:val="0"/>
          <w:marTop w:val="0"/>
          <w:marBottom w:val="0"/>
          <w:divBdr>
            <w:top w:val="none" w:sz="0" w:space="0" w:color="auto"/>
            <w:left w:val="none" w:sz="0" w:space="0" w:color="auto"/>
            <w:bottom w:val="none" w:sz="0" w:space="0" w:color="auto"/>
            <w:right w:val="none" w:sz="0" w:space="0" w:color="auto"/>
          </w:divBdr>
        </w:div>
        <w:div w:id="1160120250">
          <w:marLeft w:val="640"/>
          <w:marRight w:val="0"/>
          <w:marTop w:val="0"/>
          <w:marBottom w:val="0"/>
          <w:divBdr>
            <w:top w:val="none" w:sz="0" w:space="0" w:color="auto"/>
            <w:left w:val="none" w:sz="0" w:space="0" w:color="auto"/>
            <w:bottom w:val="none" w:sz="0" w:space="0" w:color="auto"/>
            <w:right w:val="none" w:sz="0" w:space="0" w:color="auto"/>
          </w:divBdr>
        </w:div>
        <w:div w:id="1165320692">
          <w:marLeft w:val="640"/>
          <w:marRight w:val="0"/>
          <w:marTop w:val="0"/>
          <w:marBottom w:val="0"/>
          <w:divBdr>
            <w:top w:val="none" w:sz="0" w:space="0" w:color="auto"/>
            <w:left w:val="none" w:sz="0" w:space="0" w:color="auto"/>
            <w:bottom w:val="none" w:sz="0" w:space="0" w:color="auto"/>
            <w:right w:val="none" w:sz="0" w:space="0" w:color="auto"/>
          </w:divBdr>
        </w:div>
        <w:div w:id="1184973855">
          <w:marLeft w:val="640"/>
          <w:marRight w:val="0"/>
          <w:marTop w:val="0"/>
          <w:marBottom w:val="0"/>
          <w:divBdr>
            <w:top w:val="none" w:sz="0" w:space="0" w:color="auto"/>
            <w:left w:val="none" w:sz="0" w:space="0" w:color="auto"/>
            <w:bottom w:val="none" w:sz="0" w:space="0" w:color="auto"/>
            <w:right w:val="none" w:sz="0" w:space="0" w:color="auto"/>
          </w:divBdr>
        </w:div>
        <w:div w:id="1188719144">
          <w:marLeft w:val="640"/>
          <w:marRight w:val="0"/>
          <w:marTop w:val="0"/>
          <w:marBottom w:val="0"/>
          <w:divBdr>
            <w:top w:val="none" w:sz="0" w:space="0" w:color="auto"/>
            <w:left w:val="none" w:sz="0" w:space="0" w:color="auto"/>
            <w:bottom w:val="none" w:sz="0" w:space="0" w:color="auto"/>
            <w:right w:val="none" w:sz="0" w:space="0" w:color="auto"/>
          </w:divBdr>
        </w:div>
        <w:div w:id="1225674510">
          <w:marLeft w:val="640"/>
          <w:marRight w:val="0"/>
          <w:marTop w:val="0"/>
          <w:marBottom w:val="0"/>
          <w:divBdr>
            <w:top w:val="none" w:sz="0" w:space="0" w:color="auto"/>
            <w:left w:val="none" w:sz="0" w:space="0" w:color="auto"/>
            <w:bottom w:val="none" w:sz="0" w:space="0" w:color="auto"/>
            <w:right w:val="none" w:sz="0" w:space="0" w:color="auto"/>
          </w:divBdr>
        </w:div>
        <w:div w:id="1277788074">
          <w:marLeft w:val="640"/>
          <w:marRight w:val="0"/>
          <w:marTop w:val="0"/>
          <w:marBottom w:val="0"/>
          <w:divBdr>
            <w:top w:val="none" w:sz="0" w:space="0" w:color="auto"/>
            <w:left w:val="none" w:sz="0" w:space="0" w:color="auto"/>
            <w:bottom w:val="none" w:sz="0" w:space="0" w:color="auto"/>
            <w:right w:val="none" w:sz="0" w:space="0" w:color="auto"/>
          </w:divBdr>
        </w:div>
        <w:div w:id="1289358341">
          <w:marLeft w:val="640"/>
          <w:marRight w:val="0"/>
          <w:marTop w:val="0"/>
          <w:marBottom w:val="0"/>
          <w:divBdr>
            <w:top w:val="none" w:sz="0" w:space="0" w:color="auto"/>
            <w:left w:val="none" w:sz="0" w:space="0" w:color="auto"/>
            <w:bottom w:val="none" w:sz="0" w:space="0" w:color="auto"/>
            <w:right w:val="none" w:sz="0" w:space="0" w:color="auto"/>
          </w:divBdr>
        </w:div>
        <w:div w:id="1304625333">
          <w:marLeft w:val="640"/>
          <w:marRight w:val="0"/>
          <w:marTop w:val="0"/>
          <w:marBottom w:val="0"/>
          <w:divBdr>
            <w:top w:val="none" w:sz="0" w:space="0" w:color="auto"/>
            <w:left w:val="none" w:sz="0" w:space="0" w:color="auto"/>
            <w:bottom w:val="none" w:sz="0" w:space="0" w:color="auto"/>
            <w:right w:val="none" w:sz="0" w:space="0" w:color="auto"/>
          </w:divBdr>
        </w:div>
        <w:div w:id="1306200501">
          <w:marLeft w:val="640"/>
          <w:marRight w:val="0"/>
          <w:marTop w:val="0"/>
          <w:marBottom w:val="0"/>
          <w:divBdr>
            <w:top w:val="none" w:sz="0" w:space="0" w:color="auto"/>
            <w:left w:val="none" w:sz="0" w:space="0" w:color="auto"/>
            <w:bottom w:val="none" w:sz="0" w:space="0" w:color="auto"/>
            <w:right w:val="none" w:sz="0" w:space="0" w:color="auto"/>
          </w:divBdr>
        </w:div>
        <w:div w:id="1352147996">
          <w:marLeft w:val="640"/>
          <w:marRight w:val="0"/>
          <w:marTop w:val="0"/>
          <w:marBottom w:val="0"/>
          <w:divBdr>
            <w:top w:val="none" w:sz="0" w:space="0" w:color="auto"/>
            <w:left w:val="none" w:sz="0" w:space="0" w:color="auto"/>
            <w:bottom w:val="none" w:sz="0" w:space="0" w:color="auto"/>
            <w:right w:val="none" w:sz="0" w:space="0" w:color="auto"/>
          </w:divBdr>
        </w:div>
        <w:div w:id="1366709930">
          <w:marLeft w:val="640"/>
          <w:marRight w:val="0"/>
          <w:marTop w:val="0"/>
          <w:marBottom w:val="0"/>
          <w:divBdr>
            <w:top w:val="none" w:sz="0" w:space="0" w:color="auto"/>
            <w:left w:val="none" w:sz="0" w:space="0" w:color="auto"/>
            <w:bottom w:val="none" w:sz="0" w:space="0" w:color="auto"/>
            <w:right w:val="none" w:sz="0" w:space="0" w:color="auto"/>
          </w:divBdr>
        </w:div>
        <w:div w:id="1375351918">
          <w:marLeft w:val="640"/>
          <w:marRight w:val="0"/>
          <w:marTop w:val="0"/>
          <w:marBottom w:val="0"/>
          <w:divBdr>
            <w:top w:val="none" w:sz="0" w:space="0" w:color="auto"/>
            <w:left w:val="none" w:sz="0" w:space="0" w:color="auto"/>
            <w:bottom w:val="none" w:sz="0" w:space="0" w:color="auto"/>
            <w:right w:val="none" w:sz="0" w:space="0" w:color="auto"/>
          </w:divBdr>
        </w:div>
        <w:div w:id="1382368415">
          <w:marLeft w:val="640"/>
          <w:marRight w:val="0"/>
          <w:marTop w:val="0"/>
          <w:marBottom w:val="0"/>
          <w:divBdr>
            <w:top w:val="none" w:sz="0" w:space="0" w:color="auto"/>
            <w:left w:val="none" w:sz="0" w:space="0" w:color="auto"/>
            <w:bottom w:val="none" w:sz="0" w:space="0" w:color="auto"/>
            <w:right w:val="none" w:sz="0" w:space="0" w:color="auto"/>
          </w:divBdr>
        </w:div>
        <w:div w:id="1388458150">
          <w:marLeft w:val="640"/>
          <w:marRight w:val="0"/>
          <w:marTop w:val="0"/>
          <w:marBottom w:val="0"/>
          <w:divBdr>
            <w:top w:val="none" w:sz="0" w:space="0" w:color="auto"/>
            <w:left w:val="none" w:sz="0" w:space="0" w:color="auto"/>
            <w:bottom w:val="none" w:sz="0" w:space="0" w:color="auto"/>
            <w:right w:val="none" w:sz="0" w:space="0" w:color="auto"/>
          </w:divBdr>
        </w:div>
        <w:div w:id="1402363223">
          <w:marLeft w:val="640"/>
          <w:marRight w:val="0"/>
          <w:marTop w:val="0"/>
          <w:marBottom w:val="0"/>
          <w:divBdr>
            <w:top w:val="none" w:sz="0" w:space="0" w:color="auto"/>
            <w:left w:val="none" w:sz="0" w:space="0" w:color="auto"/>
            <w:bottom w:val="none" w:sz="0" w:space="0" w:color="auto"/>
            <w:right w:val="none" w:sz="0" w:space="0" w:color="auto"/>
          </w:divBdr>
        </w:div>
        <w:div w:id="1403874420">
          <w:marLeft w:val="640"/>
          <w:marRight w:val="0"/>
          <w:marTop w:val="0"/>
          <w:marBottom w:val="0"/>
          <w:divBdr>
            <w:top w:val="none" w:sz="0" w:space="0" w:color="auto"/>
            <w:left w:val="none" w:sz="0" w:space="0" w:color="auto"/>
            <w:bottom w:val="none" w:sz="0" w:space="0" w:color="auto"/>
            <w:right w:val="none" w:sz="0" w:space="0" w:color="auto"/>
          </w:divBdr>
        </w:div>
        <w:div w:id="1427530878">
          <w:marLeft w:val="640"/>
          <w:marRight w:val="0"/>
          <w:marTop w:val="0"/>
          <w:marBottom w:val="0"/>
          <w:divBdr>
            <w:top w:val="none" w:sz="0" w:space="0" w:color="auto"/>
            <w:left w:val="none" w:sz="0" w:space="0" w:color="auto"/>
            <w:bottom w:val="none" w:sz="0" w:space="0" w:color="auto"/>
            <w:right w:val="none" w:sz="0" w:space="0" w:color="auto"/>
          </w:divBdr>
        </w:div>
        <w:div w:id="1434010967">
          <w:marLeft w:val="640"/>
          <w:marRight w:val="0"/>
          <w:marTop w:val="0"/>
          <w:marBottom w:val="0"/>
          <w:divBdr>
            <w:top w:val="none" w:sz="0" w:space="0" w:color="auto"/>
            <w:left w:val="none" w:sz="0" w:space="0" w:color="auto"/>
            <w:bottom w:val="none" w:sz="0" w:space="0" w:color="auto"/>
            <w:right w:val="none" w:sz="0" w:space="0" w:color="auto"/>
          </w:divBdr>
        </w:div>
        <w:div w:id="1477065451">
          <w:marLeft w:val="640"/>
          <w:marRight w:val="0"/>
          <w:marTop w:val="0"/>
          <w:marBottom w:val="0"/>
          <w:divBdr>
            <w:top w:val="none" w:sz="0" w:space="0" w:color="auto"/>
            <w:left w:val="none" w:sz="0" w:space="0" w:color="auto"/>
            <w:bottom w:val="none" w:sz="0" w:space="0" w:color="auto"/>
            <w:right w:val="none" w:sz="0" w:space="0" w:color="auto"/>
          </w:divBdr>
        </w:div>
        <w:div w:id="1511871687">
          <w:marLeft w:val="640"/>
          <w:marRight w:val="0"/>
          <w:marTop w:val="0"/>
          <w:marBottom w:val="0"/>
          <w:divBdr>
            <w:top w:val="none" w:sz="0" w:space="0" w:color="auto"/>
            <w:left w:val="none" w:sz="0" w:space="0" w:color="auto"/>
            <w:bottom w:val="none" w:sz="0" w:space="0" w:color="auto"/>
            <w:right w:val="none" w:sz="0" w:space="0" w:color="auto"/>
          </w:divBdr>
        </w:div>
        <w:div w:id="1514102905">
          <w:marLeft w:val="640"/>
          <w:marRight w:val="0"/>
          <w:marTop w:val="0"/>
          <w:marBottom w:val="0"/>
          <w:divBdr>
            <w:top w:val="none" w:sz="0" w:space="0" w:color="auto"/>
            <w:left w:val="none" w:sz="0" w:space="0" w:color="auto"/>
            <w:bottom w:val="none" w:sz="0" w:space="0" w:color="auto"/>
            <w:right w:val="none" w:sz="0" w:space="0" w:color="auto"/>
          </w:divBdr>
        </w:div>
        <w:div w:id="1529175396">
          <w:marLeft w:val="640"/>
          <w:marRight w:val="0"/>
          <w:marTop w:val="0"/>
          <w:marBottom w:val="0"/>
          <w:divBdr>
            <w:top w:val="none" w:sz="0" w:space="0" w:color="auto"/>
            <w:left w:val="none" w:sz="0" w:space="0" w:color="auto"/>
            <w:bottom w:val="none" w:sz="0" w:space="0" w:color="auto"/>
            <w:right w:val="none" w:sz="0" w:space="0" w:color="auto"/>
          </w:divBdr>
        </w:div>
        <w:div w:id="1559390154">
          <w:marLeft w:val="640"/>
          <w:marRight w:val="0"/>
          <w:marTop w:val="0"/>
          <w:marBottom w:val="0"/>
          <w:divBdr>
            <w:top w:val="none" w:sz="0" w:space="0" w:color="auto"/>
            <w:left w:val="none" w:sz="0" w:space="0" w:color="auto"/>
            <w:bottom w:val="none" w:sz="0" w:space="0" w:color="auto"/>
            <w:right w:val="none" w:sz="0" w:space="0" w:color="auto"/>
          </w:divBdr>
        </w:div>
        <w:div w:id="1591507172">
          <w:marLeft w:val="640"/>
          <w:marRight w:val="0"/>
          <w:marTop w:val="0"/>
          <w:marBottom w:val="0"/>
          <w:divBdr>
            <w:top w:val="none" w:sz="0" w:space="0" w:color="auto"/>
            <w:left w:val="none" w:sz="0" w:space="0" w:color="auto"/>
            <w:bottom w:val="none" w:sz="0" w:space="0" w:color="auto"/>
            <w:right w:val="none" w:sz="0" w:space="0" w:color="auto"/>
          </w:divBdr>
        </w:div>
        <w:div w:id="1603149362">
          <w:marLeft w:val="640"/>
          <w:marRight w:val="0"/>
          <w:marTop w:val="0"/>
          <w:marBottom w:val="0"/>
          <w:divBdr>
            <w:top w:val="none" w:sz="0" w:space="0" w:color="auto"/>
            <w:left w:val="none" w:sz="0" w:space="0" w:color="auto"/>
            <w:bottom w:val="none" w:sz="0" w:space="0" w:color="auto"/>
            <w:right w:val="none" w:sz="0" w:space="0" w:color="auto"/>
          </w:divBdr>
        </w:div>
        <w:div w:id="1645354884">
          <w:marLeft w:val="640"/>
          <w:marRight w:val="0"/>
          <w:marTop w:val="0"/>
          <w:marBottom w:val="0"/>
          <w:divBdr>
            <w:top w:val="none" w:sz="0" w:space="0" w:color="auto"/>
            <w:left w:val="none" w:sz="0" w:space="0" w:color="auto"/>
            <w:bottom w:val="none" w:sz="0" w:space="0" w:color="auto"/>
            <w:right w:val="none" w:sz="0" w:space="0" w:color="auto"/>
          </w:divBdr>
        </w:div>
        <w:div w:id="1649818681">
          <w:marLeft w:val="640"/>
          <w:marRight w:val="0"/>
          <w:marTop w:val="0"/>
          <w:marBottom w:val="0"/>
          <w:divBdr>
            <w:top w:val="none" w:sz="0" w:space="0" w:color="auto"/>
            <w:left w:val="none" w:sz="0" w:space="0" w:color="auto"/>
            <w:bottom w:val="none" w:sz="0" w:space="0" w:color="auto"/>
            <w:right w:val="none" w:sz="0" w:space="0" w:color="auto"/>
          </w:divBdr>
        </w:div>
        <w:div w:id="1663851403">
          <w:marLeft w:val="640"/>
          <w:marRight w:val="0"/>
          <w:marTop w:val="0"/>
          <w:marBottom w:val="0"/>
          <w:divBdr>
            <w:top w:val="none" w:sz="0" w:space="0" w:color="auto"/>
            <w:left w:val="none" w:sz="0" w:space="0" w:color="auto"/>
            <w:bottom w:val="none" w:sz="0" w:space="0" w:color="auto"/>
            <w:right w:val="none" w:sz="0" w:space="0" w:color="auto"/>
          </w:divBdr>
        </w:div>
        <w:div w:id="1671712234">
          <w:marLeft w:val="640"/>
          <w:marRight w:val="0"/>
          <w:marTop w:val="0"/>
          <w:marBottom w:val="0"/>
          <w:divBdr>
            <w:top w:val="none" w:sz="0" w:space="0" w:color="auto"/>
            <w:left w:val="none" w:sz="0" w:space="0" w:color="auto"/>
            <w:bottom w:val="none" w:sz="0" w:space="0" w:color="auto"/>
            <w:right w:val="none" w:sz="0" w:space="0" w:color="auto"/>
          </w:divBdr>
        </w:div>
        <w:div w:id="1687514415">
          <w:marLeft w:val="640"/>
          <w:marRight w:val="0"/>
          <w:marTop w:val="0"/>
          <w:marBottom w:val="0"/>
          <w:divBdr>
            <w:top w:val="none" w:sz="0" w:space="0" w:color="auto"/>
            <w:left w:val="none" w:sz="0" w:space="0" w:color="auto"/>
            <w:bottom w:val="none" w:sz="0" w:space="0" w:color="auto"/>
            <w:right w:val="none" w:sz="0" w:space="0" w:color="auto"/>
          </w:divBdr>
        </w:div>
        <w:div w:id="1746106004">
          <w:marLeft w:val="640"/>
          <w:marRight w:val="0"/>
          <w:marTop w:val="0"/>
          <w:marBottom w:val="0"/>
          <w:divBdr>
            <w:top w:val="none" w:sz="0" w:space="0" w:color="auto"/>
            <w:left w:val="none" w:sz="0" w:space="0" w:color="auto"/>
            <w:bottom w:val="none" w:sz="0" w:space="0" w:color="auto"/>
            <w:right w:val="none" w:sz="0" w:space="0" w:color="auto"/>
          </w:divBdr>
        </w:div>
        <w:div w:id="1780643665">
          <w:marLeft w:val="640"/>
          <w:marRight w:val="0"/>
          <w:marTop w:val="0"/>
          <w:marBottom w:val="0"/>
          <w:divBdr>
            <w:top w:val="none" w:sz="0" w:space="0" w:color="auto"/>
            <w:left w:val="none" w:sz="0" w:space="0" w:color="auto"/>
            <w:bottom w:val="none" w:sz="0" w:space="0" w:color="auto"/>
            <w:right w:val="none" w:sz="0" w:space="0" w:color="auto"/>
          </w:divBdr>
        </w:div>
        <w:div w:id="1790929414">
          <w:marLeft w:val="640"/>
          <w:marRight w:val="0"/>
          <w:marTop w:val="0"/>
          <w:marBottom w:val="0"/>
          <w:divBdr>
            <w:top w:val="none" w:sz="0" w:space="0" w:color="auto"/>
            <w:left w:val="none" w:sz="0" w:space="0" w:color="auto"/>
            <w:bottom w:val="none" w:sz="0" w:space="0" w:color="auto"/>
            <w:right w:val="none" w:sz="0" w:space="0" w:color="auto"/>
          </w:divBdr>
        </w:div>
        <w:div w:id="1795293315">
          <w:marLeft w:val="640"/>
          <w:marRight w:val="0"/>
          <w:marTop w:val="0"/>
          <w:marBottom w:val="0"/>
          <w:divBdr>
            <w:top w:val="none" w:sz="0" w:space="0" w:color="auto"/>
            <w:left w:val="none" w:sz="0" w:space="0" w:color="auto"/>
            <w:bottom w:val="none" w:sz="0" w:space="0" w:color="auto"/>
            <w:right w:val="none" w:sz="0" w:space="0" w:color="auto"/>
          </w:divBdr>
        </w:div>
        <w:div w:id="1820075347">
          <w:marLeft w:val="640"/>
          <w:marRight w:val="0"/>
          <w:marTop w:val="0"/>
          <w:marBottom w:val="0"/>
          <w:divBdr>
            <w:top w:val="none" w:sz="0" w:space="0" w:color="auto"/>
            <w:left w:val="none" w:sz="0" w:space="0" w:color="auto"/>
            <w:bottom w:val="none" w:sz="0" w:space="0" w:color="auto"/>
            <w:right w:val="none" w:sz="0" w:space="0" w:color="auto"/>
          </w:divBdr>
        </w:div>
        <w:div w:id="1833330213">
          <w:marLeft w:val="640"/>
          <w:marRight w:val="0"/>
          <w:marTop w:val="0"/>
          <w:marBottom w:val="0"/>
          <w:divBdr>
            <w:top w:val="none" w:sz="0" w:space="0" w:color="auto"/>
            <w:left w:val="none" w:sz="0" w:space="0" w:color="auto"/>
            <w:bottom w:val="none" w:sz="0" w:space="0" w:color="auto"/>
            <w:right w:val="none" w:sz="0" w:space="0" w:color="auto"/>
          </w:divBdr>
        </w:div>
        <w:div w:id="1845319821">
          <w:marLeft w:val="640"/>
          <w:marRight w:val="0"/>
          <w:marTop w:val="0"/>
          <w:marBottom w:val="0"/>
          <w:divBdr>
            <w:top w:val="none" w:sz="0" w:space="0" w:color="auto"/>
            <w:left w:val="none" w:sz="0" w:space="0" w:color="auto"/>
            <w:bottom w:val="none" w:sz="0" w:space="0" w:color="auto"/>
            <w:right w:val="none" w:sz="0" w:space="0" w:color="auto"/>
          </w:divBdr>
        </w:div>
        <w:div w:id="1883789113">
          <w:marLeft w:val="640"/>
          <w:marRight w:val="0"/>
          <w:marTop w:val="0"/>
          <w:marBottom w:val="0"/>
          <w:divBdr>
            <w:top w:val="none" w:sz="0" w:space="0" w:color="auto"/>
            <w:left w:val="none" w:sz="0" w:space="0" w:color="auto"/>
            <w:bottom w:val="none" w:sz="0" w:space="0" w:color="auto"/>
            <w:right w:val="none" w:sz="0" w:space="0" w:color="auto"/>
          </w:divBdr>
        </w:div>
        <w:div w:id="1888688099">
          <w:marLeft w:val="640"/>
          <w:marRight w:val="0"/>
          <w:marTop w:val="0"/>
          <w:marBottom w:val="0"/>
          <w:divBdr>
            <w:top w:val="none" w:sz="0" w:space="0" w:color="auto"/>
            <w:left w:val="none" w:sz="0" w:space="0" w:color="auto"/>
            <w:bottom w:val="none" w:sz="0" w:space="0" w:color="auto"/>
            <w:right w:val="none" w:sz="0" w:space="0" w:color="auto"/>
          </w:divBdr>
        </w:div>
        <w:div w:id="1902863044">
          <w:marLeft w:val="640"/>
          <w:marRight w:val="0"/>
          <w:marTop w:val="0"/>
          <w:marBottom w:val="0"/>
          <w:divBdr>
            <w:top w:val="none" w:sz="0" w:space="0" w:color="auto"/>
            <w:left w:val="none" w:sz="0" w:space="0" w:color="auto"/>
            <w:bottom w:val="none" w:sz="0" w:space="0" w:color="auto"/>
            <w:right w:val="none" w:sz="0" w:space="0" w:color="auto"/>
          </w:divBdr>
        </w:div>
        <w:div w:id="1904754261">
          <w:marLeft w:val="640"/>
          <w:marRight w:val="0"/>
          <w:marTop w:val="0"/>
          <w:marBottom w:val="0"/>
          <w:divBdr>
            <w:top w:val="none" w:sz="0" w:space="0" w:color="auto"/>
            <w:left w:val="none" w:sz="0" w:space="0" w:color="auto"/>
            <w:bottom w:val="none" w:sz="0" w:space="0" w:color="auto"/>
            <w:right w:val="none" w:sz="0" w:space="0" w:color="auto"/>
          </w:divBdr>
        </w:div>
        <w:div w:id="1922904268">
          <w:marLeft w:val="640"/>
          <w:marRight w:val="0"/>
          <w:marTop w:val="0"/>
          <w:marBottom w:val="0"/>
          <w:divBdr>
            <w:top w:val="none" w:sz="0" w:space="0" w:color="auto"/>
            <w:left w:val="none" w:sz="0" w:space="0" w:color="auto"/>
            <w:bottom w:val="none" w:sz="0" w:space="0" w:color="auto"/>
            <w:right w:val="none" w:sz="0" w:space="0" w:color="auto"/>
          </w:divBdr>
        </w:div>
        <w:div w:id="1952198123">
          <w:marLeft w:val="640"/>
          <w:marRight w:val="0"/>
          <w:marTop w:val="0"/>
          <w:marBottom w:val="0"/>
          <w:divBdr>
            <w:top w:val="none" w:sz="0" w:space="0" w:color="auto"/>
            <w:left w:val="none" w:sz="0" w:space="0" w:color="auto"/>
            <w:bottom w:val="none" w:sz="0" w:space="0" w:color="auto"/>
            <w:right w:val="none" w:sz="0" w:space="0" w:color="auto"/>
          </w:divBdr>
        </w:div>
        <w:div w:id="1952855592">
          <w:marLeft w:val="640"/>
          <w:marRight w:val="0"/>
          <w:marTop w:val="0"/>
          <w:marBottom w:val="0"/>
          <w:divBdr>
            <w:top w:val="none" w:sz="0" w:space="0" w:color="auto"/>
            <w:left w:val="none" w:sz="0" w:space="0" w:color="auto"/>
            <w:bottom w:val="none" w:sz="0" w:space="0" w:color="auto"/>
            <w:right w:val="none" w:sz="0" w:space="0" w:color="auto"/>
          </w:divBdr>
        </w:div>
        <w:div w:id="1960648484">
          <w:marLeft w:val="640"/>
          <w:marRight w:val="0"/>
          <w:marTop w:val="0"/>
          <w:marBottom w:val="0"/>
          <w:divBdr>
            <w:top w:val="none" w:sz="0" w:space="0" w:color="auto"/>
            <w:left w:val="none" w:sz="0" w:space="0" w:color="auto"/>
            <w:bottom w:val="none" w:sz="0" w:space="0" w:color="auto"/>
            <w:right w:val="none" w:sz="0" w:space="0" w:color="auto"/>
          </w:divBdr>
        </w:div>
        <w:div w:id="2000845433">
          <w:marLeft w:val="640"/>
          <w:marRight w:val="0"/>
          <w:marTop w:val="0"/>
          <w:marBottom w:val="0"/>
          <w:divBdr>
            <w:top w:val="none" w:sz="0" w:space="0" w:color="auto"/>
            <w:left w:val="none" w:sz="0" w:space="0" w:color="auto"/>
            <w:bottom w:val="none" w:sz="0" w:space="0" w:color="auto"/>
            <w:right w:val="none" w:sz="0" w:space="0" w:color="auto"/>
          </w:divBdr>
        </w:div>
        <w:div w:id="2060933192">
          <w:marLeft w:val="640"/>
          <w:marRight w:val="0"/>
          <w:marTop w:val="0"/>
          <w:marBottom w:val="0"/>
          <w:divBdr>
            <w:top w:val="none" w:sz="0" w:space="0" w:color="auto"/>
            <w:left w:val="none" w:sz="0" w:space="0" w:color="auto"/>
            <w:bottom w:val="none" w:sz="0" w:space="0" w:color="auto"/>
            <w:right w:val="none" w:sz="0" w:space="0" w:color="auto"/>
          </w:divBdr>
        </w:div>
        <w:div w:id="2064717067">
          <w:marLeft w:val="640"/>
          <w:marRight w:val="0"/>
          <w:marTop w:val="0"/>
          <w:marBottom w:val="0"/>
          <w:divBdr>
            <w:top w:val="none" w:sz="0" w:space="0" w:color="auto"/>
            <w:left w:val="none" w:sz="0" w:space="0" w:color="auto"/>
            <w:bottom w:val="none" w:sz="0" w:space="0" w:color="auto"/>
            <w:right w:val="none" w:sz="0" w:space="0" w:color="auto"/>
          </w:divBdr>
        </w:div>
        <w:div w:id="2096393626">
          <w:marLeft w:val="640"/>
          <w:marRight w:val="0"/>
          <w:marTop w:val="0"/>
          <w:marBottom w:val="0"/>
          <w:divBdr>
            <w:top w:val="none" w:sz="0" w:space="0" w:color="auto"/>
            <w:left w:val="none" w:sz="0" w:space="0" w:color="auto"/>
            <w:bottom w:val="none" w:sz="0" w:space="0" w:color="auto"/>
            <w:right w:val="none" w:sz="0" w:space="0" w:color="auto"/>
          </w:divBdr>
        </w:div>
        <w:div w:id="2112772508">
          <w:marLeft w:val="640"/>
          <w:marRight w:val="0"/>
          <w:marTop w:val="0"/>
          <w:marBottom w:val="0"/>
          <w:divBdr>
            <w:top w:val="none" w:sz="0" w:space="0" w:color="auto"/>
            <w:left w:val="none" w:sz="0" w:space="0" w:color="auto"/>
            <w:bottom w:val="none" w:sz="0" w:space="0" w:color="auto"/>
            <w:right w:val="none" w:sz="0" w:space="0" w:color="auto"/>
          </w:divBdr>
        </w:div>
        <w:div w:id="2142962501">
          <w:marLeft w:val="640"/>
          <w:marRight w:val="0"/>
          <w:marTop w:val="0"/>
          <w:marBottom w:val="0"/>
          <w:divBdr>
            <w:top w:val="none" w:sz="0" w:space="0" w:color="auto"/>
            <w:left w:val="none" w:sz="0" w:space="0" w:color="auto"/>
            <w:bottom w:val="none" w:sz="0" w:space="0" w:color="auto"/>
            <w:right w:val="none" w:sz="0" w:space="0" w:color="auto"/>
          </w:divBdr>
        </w:div>
        <w:div w:id="2146192632">
          <w:marLeft w:val="640"/>
          <w:marRight w:val="0"/>
          <w:marTop w:val="0"/>
          <w:marBottom w:val="0"/>
          <w:divBdr>
            <w:top w:val="none" w:sz="0" w:space="0" w:color="auto"/>
            <w:left w:val="none" w:sz="0" w:space="0" w:color="auto"/>
            <w:bottom w:val="none" w:sz="0" w:space="0" w:color="auto"/>
            <w:right w:val="none" w:sz="0" w:space="0" w:color="auto"/>
          </w:divBdr>
        </w:div>
      </w:divsChild>
    </w:div>
    <w:div w:id="502403117">
      <w:marLeft w:val="640"/>
      <w:marRight w:val="0"/>
      <w:marTop w:val="0"/>
      <w:marBottom w:val="0"/>
      <w:divBdr>
        <w:top w:val="none" w:sz="0" w:space="0" w:color="auto"/>
        <w:left w:val="none" w:sz="0" w:space="0" w:color="auto"/>
        <w:bottom w:val="none" w:sz="0" w:space="0" w:color="auto"/>
        <w:right w:val="none" w:sz="0" w:space="0" w:color="auto"/>
      </w:divBdr>
    </w:div>
    <w:div w:id="502860726">
      <w:marLeft w:val="640"/>
      <w:marRight w:val="0"/>
      <w:marTop w:val="0"/>
      <w:marBottom w:val="0"/>
      <w:divBdr>
        <w:top w:val="none" w:sz="0" w:space="0" w:color="auto"/>
        <w:left w:val="none" w:sz="0" w:space="0" w:color="auto"/>
        <w:bottom w:val="none" w:sz="0" w:space="0" w:color="auto"/>
        <w:right w:val="none" w:sz="0" w:space="0" w:color="auto"/>
      </w:divBdr>
    </w:div>
    <w:div w:id="503663926">
      <w:marLeft w:val="640"/>
      <w:marRight w:val="0"/>
      <w:marTop w:val="0"/>
      <w:marBottom w:val="0"/>
      <w:divBdr>
        <w:top w:val="none" w:sz="0" w:space="0" w:color="auto"/>
        <w:left w:val="none" w:sz="0" w:space="0" w:color="auto"/>
        <w:bottom w:val="none" w:sz="0" w:space="0" w:color="auto"/>
        <w:right w:val="none" w:sz="0" w:space="0" w:color="auto"/>
      </w:divBdr>
    </w:div>
    <w:div w:id="503907555">
      <w:marLeft w:val="640"/>
      <w:marRight w:val="0"/>
      <w:marTop w:val="0"/>
      <w:marBottom w:val="0"/>
      <w:divBdr>
        <w:top w:val="none" w:sz="0" w:space="0" w:color="auto"/>
        <w:left w:val="none" w:sz="0" w:space="0" w:color="auto"/>
        <w:bottom w:val="none" w:sz="0" w:space="0" w:color="auto"/>
        <w:right w:val="none" w:sz="0" w:space="0" w:color="auto"/>
      </w:divBdr>
    </w:div>
    <w:div w:id="504638713">
      <w:marLeft w:val="640"/>
      <w:marRight w:val="0"/>
      <w:marTop w:val="0"/>
      <w:marBottom w:val="0"/>
      <w:divBdr>
        <w:top w:val="none" w:sz="0" w:space="0" w:color="auto"/>
        <w:left w:val="none" w:sz="0" w:space="0" w:color="auto"/>
        <w:bottom w:val="none" w:sz="0" w:space="0" w:color="auto"/>
        <w:right w:val="none" w:sz="0" w:space="0" w:color="auto"/>
      </w:divBdr>
    </w:div>
    <w:div w:id="504709393">
      <w:marLeft w:val="640"/>
      <w:marRight w:val="0"/>
      <w:marTop w:val="0"/>
      <w:marBottom w:val="0"/>
      <w:divBdr>
        <w:top w:val="none" w:sz="0" w:space="0" w:color="auto"/>
        <w:left w:val="none" w:sz="0" w:space="0" w:color="auto"/>
        <w:bottom w:val="none" w:sz="0" w:space="0" w:color="auto"/>
        <w:right w:val="none" w:sz="0" w:space="0" w:color="auto"/>
      </w:divBdr>
    </w:div>
    <w:div w:id="504903928">
      <w:bodyDiv w:val="1"/>
      <w:marLeft w:val="0"/>
      <w:marRight w:val="0"/>
      <w:marTop w:val="0"/>
      <w:marBottom w:val="0"/>
      <w:divBdr>
        <w:top w:val="none" w:sz="0" w:space="0" w:color="auto"/>
        <w:left w:val="none" w:sz="0" w:space="0" w:color="auto"/>
        <w:bottom w:val="none" w:sz="0" w:space="0" w:color="auto"/>
        <w:right w:val="none" w:sz="0" w:space="0" w:color="auto"/>
      </w:divBdr>
    </w:div>
    <w:div w:id="505248103">
      <w:marLeft w:val="640"/>
      <w:marRight w:val="0"/>
      <w:marTop w:val="0"/>
      <w:marBottom w:val="0"/>
      <w:divBdr>
        <w:top w:val="none" w:sz="0" w:space="0" w:color="auto"/>
        <w:left w:val="none" w:sz="0" w:space="0" w:color="auto"/>
        <w:bottom w:val="none" w:sz="0" w:space="0" w:color="auto"/>
        <w:right w:val="none" w:sz="0" w:space="0" w:color="auto"/>
      </w:divBdr>
    </w:div>
    <w:div w:id="506481172">
      <w:marLeft w:val="640"/>
      <w:marRight w:val="0"/>
      <w:marTop w:val="0"/>
      <w:marBottom w:val="0"/>
      <w:divBdr>
        <w:top w:val="none" w:sz="0" w:space="0" w:color="auto"/>
        <w:left w:val="none" w:sz="0" w:space="0" w:color="auto"/>
        <w:bottom w:val="none" w:sz="0" w:space="0" w:color="auto"/>
        <w:right w:val="none" w:sz="0" w:space="0" w:color="auto"/>
      </w:divBdr>
    </w:div>
    <w:div w:id="506677317">
      <w:marLeft w:val="640"/>
      <w:marRight w:val="0"/>
      <w:marTop w:val="0"/>
      <w:marBottom w:val="0"/>
      <w:divBdr>
        <w:top w:val="none" w:sz="0" w:space="0" w:color="auto"/>
        <w:left w:val="none" w:sz="0" w:space="0" w:color="auto"/>
        <w:bottom w:val="none" w:sz="0" w:space="0" w:color="auto"/>
        <w:right w:val="none" w:sz="0" w:space="0" w:color="auto"/>
      </w:divBdr>
    </w:div>
    <w:div w:id="508178364">
      <w:marLeft w:val="640"/>
      <w:marRight w:val="0"/>
      <w:marTop w:val="0"/>
      <w:marBottom w:val="0"/>
      <w:divBdr>
        <w:top w:val="none" w:sz="0" w:space="0" w:color="auto"/>
        <w:left w:val="none" w:sz="0" w:space="0" w:color="auto"/>
        <w:bottom w:val="none" w:sz="0" w:space="0" w:color="auto"/>
        <w:right w:val="none" w:sz="0" w:space="0" w:color="auto"/>
      </w:divBdr>
    </w:div>
    <w:div w:id="508325739">
      <w:marLeft w:val="640"/>
      <w:marRight w:val="0"/>
      <w:marTop w:val="0"/>
      <w:marBottom w:val="0"/>
      <w:divBdr>
        <w:top w:val="none" w:sz="0" w:space="0" w:color="auto"/>
        <w:left w:val="none" w:sz="0" w:space="0" w:color="auto"/>
        <w:bottom w:val="none" w:sz="0" w:space="0" w:color="auto"/>
        <w:right w:val="none" w:sz="0" w:space="0" w:color="auto"/>
      </w:divBdr>
    </w:div>
    <w:div w:id="508835019">
      <w:marLeft w:val="640"/>
      <w:marRight w:val="0"/>
      <w:marTop w:val="0"/>
      <w:marBottom w:val="0"/>
      <w:divBdr>
        <w:top w:val="none" w:sz="0" w:space="0" w:color="auto"/>
        <w:left w:val="none" w:sz="0" w:space="0" w:color="auto"/>
        <w:bottom w:val="none" w:sz="0" w:space="0" w:color="auto"/>
        <w:right w:val="none" w:sz="0" w:space="0" w:color="auto"/>
      </w:divBdr>
    </w:div>
    <w:div w:id="509177056">
      <w:marLeft w:val="640"/>
      <w:marRight w:val="0"/>
      <w:marTop w:val="0"/>
      <w:marBottom w:val="0"/>
      <w:divBdr>
        <w:top w:val="none" w:sz="0" w:space="0" w:color="auto"/>
        <w:left w:val="none" w:sz="0" w:space="0" w:color="auto"/>
        <w:bottom w:val="none" w:sz="0" w:space="0" w:color="auto"/>
        <w:right w:val="none" w:sz="0" w:space="0" w:color="auto"/>
      </w:divBdr>
    </w:div>
    <w:div w:id="509292757">
      <w:marLeft w:val="640"/>
      <w:marRight w:val="0"/>
      <w:marTop w:val="0"/>
      <w:marBottom w:val="0"/>
      <w:divBdr>
        <w:top w:val="none" w:sz="0" w:space="0" w:color="auto"/>
        <w:left w:val="none" w:sz="0" w:space="0" w:color="auto"/>
        <w:bottom w:val="none" w:sz="0" w:space="0" w:color="auto"/>
        <w:right w:val="none" w:sz="0" w:space="0" w:color="auto"/>
      </w:divBdr>
    </w:div>
    <w:div w:id="509682070">
      <w:marLeft w:val="640"/>
      <w:marRight w:val="0"/>
      <w:marTop w:val="0"/>
      <w:marBottom w:val="0"/>
      <w:divBdr>
        <w:top w:val="none" w:sz="0" w:space="0" w:color="auto"/>
        <w:left w:val="none" w:sz="0" w:space="0" w:color="auto"/>
        <w:bottom w:val="none" w:sz="0" w:space="0" w:color="auto"/>
        <w:right w:val="none" w:sz="0" w:space="0" w:color="auto"/>
      </w:divBdr>
    </w:div>
    <w:div w:id="510217472">
      <w:marLeft w:val="640"/>
      <w:marRight w:val="0"/>
      <w:marTop w:val="0"/>
      <w:marBottom w:val="0"/>
      <w:divBdr>
        <w:top w:val="none" w:sz="0" w:space="0" w:color="auto"/>
        <w:left w:val="none" w:sz="0" w:space="0" w:color="auto"/>
        <w:bottom w:val="none" w:sz="0" w:space="0" w:color="auto"/>
        <w:right w:val="none" w:sz="0" w:space="0" w:color="auto"/>
      </w:divBdr>
    </w:div>
    <w:div w:id="510948200">
      <w:bodyDiv w:val="1"/>
      <w:marLeft w:val="0"/>
      <w:marRight w:val="0"/>
      <w:marTop w:val="0"/>
      <w:marBottom w:val="0"/>
      <w:divBdr>
        <w:top w:val="none" w:sz="0" w:space="0" w:color="auto"/>
        <w:left w:val="none" w:sz="0" w:space="0" w:color="auto"/>
        <w:bottom w:val="none" w:sz="0" w:space="0" w:color="auto"/>
        <w:right w:val="none" w:sz="0" w:space="0" w:color="auto"/>
      </w:divBdr>
      <w:divsChild>
        <w:div w:id="935986">
          <w:marLeft w:val="640"/>
          <w:marRight w:val="0"/>
          <w:marTop w:val="0"/>
          <w:marBottom w:val="0"/>
          <w:divBdr>
            <w:top w:val="none" w:sz="0" w:space="0" w:color="auto"/>
            <w:left w:val="none" w:sz="0" w:space="0" w:color="auto"/>
            <w:bottom w:val="none" w:sz="0" w:space="0" w:color="auto"/>
            <w:right w:val="none" w:sz="0" w:space="0" w:color="auto"/>
          </w:divBdr>
        </w:div>
        <w:div w:id="16396185">
          <w:marLeft w:val="640"/>
          <w:marRight w:val="0"/>
          <w:marTop w:val="0"/>
          <w:marBottom w:val="0"/>
          <w:divBdr>
            <w:top w:val="none" w:sz="0" w:space="0" w:color="auto"/>
            <w:left w:val="none" w:sz="0" w:space="0" w:color="auto"/>
            <w:bottom w:val="none" w:sz="0" w:space="0" w:color="auto"/>
            <w:right w:val="none" w:sz="0" w:space="0" w:color="auto"/>
          </w:divBdr>
        </w:div>
        <w:div w:id="24721002">
          <w:marLeft w:val="640"/>
          <w:marRight w:val="0"/>
          <w:marTop w:val="0"/>
          <w:marBottom w:val="0"/>
          <w:divBdr>
            <w:top w:val="none" w:sz="0" w:space="0" w:color="auto"/>
            <w:left w:val="none" w:sz="0" w:space="0" w:color="auto"/>
            <w:bottom w:val="none" w:sz="0" w:space="0" w:color="auto"/>
            <w:right w:val="none" w:sz="0" w:space="0" w:color="auto"/>
          </w:divBdr>
        </w:div>
        <w:div w:id="27994163">
          <w:marLeft w:val="640"/>
          <w:marRight w:val="0"/>
          <w:marTop w:val="0"/>
          <w:marBottom w:val="0"/>
          <w:divBdr>
            <w:top w:val="none" w:sz="0" w:space="0" w:color="auto"/>
            <w:left w:val="none" w:sz="0" w:space="0" w:color="auto"/>
            <w:bottom w:val="none" w:sz="0" w:space="0" w:color="auto"/>
            <w:right w:val="none" w:sz="0" w:space="0" w:color="auto"/>
          </w:divBdr>
        </w:div>
        <w:div w:id="42366233">
          <w:marLeft w:val="640"/>
          <w:marRight w:val="0"/>
          <w:marTop w:val="0"/>
          <w:marBottom w:val="0"/>
          <w:divBdr>
            <w:top w:val="none" w:sz="0" w:space="0" w:color="auto"/>
            <w:left w:val="none" w:sz="0" w:space="0" w:color="auto"/>
            <w:bottom w:val="none" w:sz="0" w:space="0" w:color="auto"/>
            <w:right w:val="none" w:sz="0" w:space="0" w:color="auto"/>
          </w:divBdr>
        </w:div>
        <w:div w:id="73481509">
          <w:marLeft w:val="640"/>
          <w:marRight w:val="0"/>
          <w:marTop w:val="0"/>
          <w:marBottom w:val="0"/>
          <w:divBdr>
            <w:top w:val="none" w:sz="0" w:space="0" w:color="auto"/>
            <w:left w:val="none" w:sz="0" w:space="0" w:color="auto"/>
            <w:bottom w:val="none" w:sz="0" w:space="0" w:color="auto"/>
            <w:right w:val="none" w:sz="0" w:space="0" w:color="auto"/>
          </w:divBdr>
        </w:div>
        <w:div w:id="90468703">
          <w:marLeft w:val="640"/>
          <w:marRight w:val="0"/>
          <w:marTop w:val="0"/>
          <w:marBottom w:val="0"/>
          <w:divBdr>
            <w:top w:val="none" w:sz="0" w:space="0" w:color="auto"/>
            <w:left w:val="none" w:sz="0" w:space="0" w:color="auto"/>
            <w:bottom w:val="none" w:sz="0" w:space="0" w:color="auto"/>
            <w:right w:val="none" w:sz="0" w:space="0" w:color="auto"/>
          </w:divBdr>
        </w:div>
        <w:div w:id="107892034">
          <w:marLeft w:val="640"/>
          <w:marRight w:val="0"/>
          <w:marTop w:val="0"/>
          <w:marBottom w:val="0"/>
          <w:divBdr>
            <w:top w:val="none" w:sz="0" w:space="0" w:color="auto"/>
            <w:left w:val="none" w:sz="0" w:space="0" w:color="auto"/>
            <w:bottom w:val="none" w:sz="0" w:space="0" w:color="auto"/>
            <w:right w:val="none" w:sz="0" w:space="0" w:color="auto"/>
          </w:divBdr>
        </w:div>
        <w:div w:id="114836850">
          <w:marLeft w:val="640"/>
          <w:marRight w:val="0"/>
          <w:marTop w:val="0"/>
          <w:marBottom w:val="0"/>
          <w:divBdr>
            <w:top w:val="none" w:sz="0" w:space="0" w:color="auto"/>
            <w:left w:val="none" w:sz="0" w:space="0" w:color="auto"/>
            <w:bottom w:val="none" w:sz="0" w:space="0" w:color="auto"/>
            <w:right w:val="none" w:sz="0" w:space="0" w:color="auto"/>
          </w:divBdr>
        </w:div>
        <w:div w:id="122042908">
          <w:marLeft w:val="640"/>
          <w:marRight w:val="0"/>
          <w:marTop w:val="0"/>
          <w:marBottom w:val="0"/>
          <w:divBdr>
            <w:top w:val="none" w:sz="0" w:space="0" w:color="auto"/>
            <w:left w:val="none" w:sz="0" w:space="0" w:color="auto"/>
            <w:bottom w:val="none" w:sz="0" w:space="0" w:color="auto"/>
            <w:right w:val="none" w:sz="0" w:space="0" w:color="auto"/>
          </w:divBdr>
        </w:div>
        <w:div w:id="126171440">
          <w:marLeft w:val="640"/>
          <w:marRight w:val="0"/>
          <w:marTop w:val="0"/>
          <w:marBottom w:val="0"/>
          <w:divBdr>
            <w:top w:val="none" w:sz="0" w:space="0" w:color="auto"/>
            <w:left w:val="none" w:sz="0" w:space="0" w:color="auto"/>
            <w:bottom w:val="none" w:sz="0" w:space="0" w:color="auto"/>
            <w:right w:val="none" w:sz="0" w:space="0" w:color="auto"/>
          </w:divBdr>
        </w:div>
        <w:div w:id="130826514">
          <w:marLeft w:val="640"/>
          <w:marRight w:val="0"/>
          <w:marTop w:val="0"/>
          <w:marBottom w:val="0"/>
          <w:divBdr>
            <w:top w:val="none" w:sz="0" w:space="0" w:color="auto"/>
            <w:left w:val="none" w:sz="0" w:space="0" w:color="auto"/>
            <w:bottom w:val="none" w:sz="0" w:space="0" w:color="auto"/>
            <w:right w:val="none" w:sz="0" w:space="0" w:color="auto"/>
          </w:divBdr>
        </w:div>
        <w:div w:id="170264701">
          <w:marLeft w:val="640"/>
          <w:marRight w:val="0"/>
          <w:marTop w:val="0"/>
          <w:marBottom w:val="0"/>
          <w:divBdr>
            <w:top w:val="none" w:sz="0" w:space="0" w:color="auto"/>
            <w:left w:val="none" w:sz="0" w:space="0" w:color="auto"/>
            <w:bottom w:val="none" w:sz="0" w:space="0" w:color="auto"/>
            <w:right w:val="none" w:sz="0" w:space="0" w:color="auto"/>
          </w:divBdr>
        </w:div>
        <w:div w:id="258560611">
          <w:marLeft w:val="640"/>
          <w:marRight w:val="0"/>
          <w:marTop w:val="0"/>
          <w:marBottom w:val="0"/>
          <w:divBdr>
            <w:top w:val="none" w:sz="0" w:space="0" w:color="auto"/>
            <w:left w:val="none" w:sz="0" w:space="0" w:color="auto"/>
            <w:bottom w:val="none" w:sz="0" w:space="0" w:color="auto"/>
            <w:right w:val="none" w:sz="0" w:space="0" w:color="auto"/>
          </w:divBdr>
        </w:div>
        <w:div w:id="261574322">
          <w:marLeft w:val="640"/>
          <w:marRight w:val="0"/>
          <w:marTop w:val="0"/>
          <w:marBottom w:val="0"/>
          <w:divBdr>
            <w:top w:val="none" w:sz="0" w:space="0" w:color="auto"/>
            <w:left w:val="none" w:sz="0" w:space="0" w:color="auto"/>
            <w:bottom w:val="none" w:sz="0" w:space="0" w:color="auto"/>
            <w:right w:val="none" w:sz="0" w:space="0" w:color="auto"/>
          </w:divBdr>
        </w:div>
        <w:div w:id="278686822">
          <w:marLeft w:val="640"/>
          <w:marRight w:val="0"/>
          <w:marTop w:val="0"/>
          <w:marBottom w:val="0"/>
          <w:divBdr>
            <w:top w:val="none" w:sz="0" w:space="0" w:color="auto"/>
            <w:left w:val="none" w:sz="0" w:space="0" w:color="auto"/>
            <w:bottom w:val="none" w:sz="0" w:space="0" w:color="auto"/>
            <w:right w:val="none" w:sz="0" w:space="0" w:color="auto"/>
          </w:divBdr>
        </w:div>
        <w:div w:id="279604230">
          <w:marLeft w:val="640"/>
          <w:marRight w:val="0"/>
          <w:marTop w:val="0"/>
          <w:marBottom w:val="0"/>
          <w:divBdr>
            <w:top w:val="none" w:sz="0" w:space="0" w:color="auto"/>
            <w:left w:val="none" w:sz="0" w:space="0" w:color="auto"/>
            <w:bottom w:val="none" w:sz="0" w:space="0" w:color="auto"/>
            <w:right w:val="none" w:sz="0" w:space="0" w:color="auto"/>
          </w:divBdr>
        </w:div>
        <w:div w:id="347102109">
          <w:marLeft w:val="640"/>
          <w:marRight w:val="0"/>
          <w:marTop w:val="0"/>
          <w:marBottom w:val="0"/>
          <w:divBdr>
            <w:top w:val="none" w:sz="0" w:space="0" w:color="auto"/>
            <w:left w:val="none" w:sz="0" w:space="0" w:color="auto"/>
            <w:bottom w:val="none" w:sz="0" w:space="0" w:color="auto"/>
            <w:right w:val="none" w:sz="0" w:space="0" w:color="auto"/>
          </w:divBdr>
        </w:div>
        <w:div w:id="348915659">
          <w:marLeft w:val="640"/>
          <w:marRight w:val="0"/>
          <w:marTop w:val="0"/>
          <w:marBottom w:val="0"/>
          <w:divBdr>
            <w:top w:val="none" w:sz="0" w:space="0" w:color="auto"/>
            <w:left w:val="none" w:sz="0" w:space="0" w:color="auto"/>
            <w:bottom w:val="none" w:sz="0" w:space="0" w:color="auto"/>
            <w:right w:val="none" w:sz="0" w:space="0" w:color="auto"/>
          </w:divBdr>
        </w:div>
        <w:div w:id="364406544">
          <w:marLeft w:val="640"/>
          <w:marRight w:val="0"/>
          <w:marTop w:val="0"/>
          <w:marBottom w:val="0"/>
          <w:divBdr>
            <w:top w:val="none" w:sz="0" w:space="0" w:color="auto"/>
            <w:left w:val="none" w:sz="0" w:space="0" w:color="auto"/>
            <w:bottom w:val="none" w:sz="0" w:space="0" w:color="auto"/>
            <w:right w:val="none" w:sz="0" w:space="0" w:color="auto"/>
          </w:divBdr>
        </w:div>
        <w:div w:id="383332697">
          <w:marLeft w:val="640"/>
          <w:marRight w:val="0"/>
          <w:marTop w:val="0"/>
          <w:marBottom w:val="0"/>
          <w:divBdr>
            <w:top w:val="none" w:sz="0" w:space="0" w:color="auto"/>
            <w:left w:val="none" w:sz="0" w:space="0" w:color="auto"/>
            <w:bottom w:val="none" w:sz="0" w:space="0" w:color="auto"/>
            <w:right w:val="none" w:sz="0" w:space="0" w:color="auto"/>
          </w:divBdr>
        </w:div>
        <w:div w:id="403259381">
          <w:marLeft w:val="640"/>
          <w:marRight w:val="0"/>
          <w:marTop w:val="0"/>
          <w:marBottom w:val="0"/>
          <w:divBdr>
            <w:top w:val="none" w:sz="0" w:space="0" w:color="auto"/>
            <w:left w:val="none" w:sz="0" w:space="0" w:color="auto"/>
            <w:bottom w:val="none" w:sz="0" w:space="0" w:color="auto"/>
            <w:right w:val="none" w:sz="0" w:space="0" w:color="auto"/>
          </w:divBdr>
        </w:div>
        <w:div w:id="421342884">
          <w:marLeft w:val="640"/>
          <w:marRight w:val="0"/>
          <w:marTop w:val="0"/>
          <w:marBottom w:val="0"/>
          <w:divBdr>
            <w:top w:val="none" w:sz="0" w:space="0" w:color="auto"/>
            <w:left w:val="none" w:sz="0" w:space="0" w:color="auto"/>
            <w:bottom w:val="none" w:sz="0" w:space="0" w:color="auto"/>
            <w:right w:val="none" w:sz="0" w:space="0" w:color="auto"/>
          </w:divBdr>
        </w:div>
        <w:div w:id="428041185">
          <w:marLeft w:val="640"/>
          <w:marRight w:val="0"/>
          <w:marTop w:val="0"/>
          <w:marBottom w:val="0"/>
          <w:divBdr>
            <w:top w:val="none" w:sz="0" w:space="0" w:color="auto"/>
            <w:left w:val="none" w:sz="0" w:space="0" w:color="auto"/>
            <w:bottom w:val="none" w:sz="0" w:space="0" w:color="auto"/>
            <w:right w:val="none" w:sz="0" w:space="0" w:color="auto"/>
          </w:divBdr>
        </w:div>
        <w:div w:id="434256558">
          <w:marLeft w:val="640"/>
          <w:marRight w:val="0"/>
          <w:marTop w:val="0"/>
          <w:marBottom w:val="0"/>
          <w:divBdr>
            <w:top w:val="none" w:sz="0" w:space="0" w:color="auto"/>
            <w:left w:val="none" w:sz="0" w:space="0" w:color="auto"/>
            <w:bottom w:val="none" w:sz="0" w:space="0" w:color="auto"/>
            <w:right w:val="none" w:sz="0" w:space="0" w:color="auto"/>
          </w:divBdr>
        </w:div>
        <w:div w:id="434835727">
          <w:marLeft w:val="640"/>
          <w:marRight w:val="0"/>
          <w:marTop w:val="0"/>
          <w:marBottom w:val="0"/>
          <w:divBdr>
            <w:top w:val="none" w:sz="0" w:space="0" w:color="auto"/>
            <w:left w:val="none" w:sz="0" w:space="0" w:color="auto"/>
            <w:bottom w:val="none" w:sz="0" w:space="0" w:color="auto"/>
            <w:right w:val="none" w:sz="0" w:space="0" w:color="auto"/>
          </w:divBdr>
        </w:div>
        <w:div w:id="442385157">
          <w:marLeft w:val="640"/>
          <w:marRight w:val="0"/>
          <w:marTop w:val="0"/>
          <w:marBottom w:val="0"/>
          <w:divBdr>
            <w:top w:val="none" w:sz="0" w:space="0" w:color="auto"/>
            <w:left w:val="none" w:sz="0" w:space="0" w:color="auto"/>
            <w:bottom w:val="none" w:sz="0" w:space="0" w:color="auto"/>
            <w:right w:val="none" w:sz="0" w:space="0" w:color="auto"/>
          </w:divBdr>
        </w:div>
        <w:div w:id="523835105">
          <w:marLeft w:val="640"/>
          <w:marRight w:val="0"/>
          <w:marTop w:val="0"/>
          <w:marBottom w:val="0"/>
          <w:divBdr>
            <w:top w:val="none" w:sz="0" w:space="0" w:color="auto"/>
            <w:left w:val="none" w:sz="0" w:space="0" w:color="auto"/>
            <w:bottom w:val="none" w:sz="0" w:space="0" w:color="auto"/>
            <w:right w:val="none" w:sz="0" w:space="0" w:color="auto"/>
          </w:divBdr>
        </w:div>
        <w:div w:id="574053712">
          <w:marLeft w:val="640"/>
          <w:marRight w:val="0"/>
          <w:marTop w:val="0"/>
          <w:marBottom w:val="0"/>
          <w:divBdr>
            <w:top w:val="none" w:sz="0" w:space="0" w:color="auto"/>
            <w:left w:val="none" w:sz="0" w:space="0" w:color="auto"/>
            <w:bottom w:val="none" w:sz="0" w:space="0" w:color="auto"/>
            <w:right w:val="none" w:sz="0" w:space="0" w:color="auto"/>
          </w:divBdr>
        </w:div>
        <w:div w:id="582303548">
          <w:marLeft w:val="640"/>
          <w:marRight w:val="0"/>
          <w:marTop w:val="0"/>
          <w:marBottom w:val="0"/>
          <w:divBdr>
            <w:top w:val="none" w:sz="0" w:space="0" w:color="auto"/>
            <w:left w:val="none" w:sz="0" w:space="0" w:color="auto"/>
            <w:bottom w:val="none" w:sz="0" w:space="0" w:color="auto"/>
            <w:right w:val="none" w:sz="0" w:space="0" w:color="auto"/>
          </w:divBdr>
        </w:div>
        <w:div w:id="638267998">
          <w:marLeft w:val="640"/>
          <w:marRight w:val="0"/>
          <w:marTop w:val="0"/>
          <w:marBottom w:val="0"/>
          <w:divBdr>
            <w:top w:val="none" w:sz="0" w:space="0" w:color="auto"/>
            <w:left w:val="none" w:sz="0" w:space="0" w:color="auto"/>
            <w:bottom w:val="none" w:sz="0" w:space="0" w:color="auto"/>
            <w:right w:val="none" w:sz="0" w:space="0" w:color="auto"/>
          </w:divBdr>
        </w:div>
        <w:div w:id="646125746">
          <w:marLeft w:val="640"/>
          <w:marRight w:val="0"/>
          <w:marTop w:val="0"/>
          <w:marBottom w:val="0"/>
          <w:divBdr>
            <w:top w:val="none" w:sz="0" w:space="0" w:color="auto"/>
            <w:left w:val="none" w:sz="0" w:space="0" w:color="auto"/>
            <w:bottom w:val="none" w:sz="0" w:space="0" w:color="auto"/>
            <w:right w:val="none" w:sz="0" w:space="0" w:color="auto"/>
          </w:divBdr>
        </w:div>
        <w:div w:id="685137333">
          <w:marLeft w:val="640"/>
          <w:marRight w:val="0"/>
          <w:marTop w:val="0"/>
          <w:marBottom w:val="0"/>
          <w:divBdr>
            <w:top w:val="none" w:sz="0" w:space="0" w:color="auto"/>
            <w:left w:val="none" w:sz="0" w:space="0" w:color="auto"/>
            <w:bottom w:val="none" w:sz="0" w:space="0" w:color="auto"/>
            <w:right w:val="none" w:sz="0" w:space="0" w:color="auto"/>
          </w:divBdr>
        </w:div>
        <w:div w:id="711076730">
          <w:marLeft w:val="640"/>
          <w:marRight w:val="0"/>
          <w:marTop w:val="0"/>
          <w:marBottom w:val="0"/>
          <w:divBdr>
            <w:top w:val="none" w:sz="0" w:space="0" w:color="auto"/>
            <w:left w:val="none" w:sz="0" w:space="0" w:color="auto"/>
            <w:bottom w:val="none" w:sz="0" w:space="0" w:color="auto"/>
            <w:right w:val="none" w:sz="0" w:space="0" w:color="auto"/>
          </w:divBdr>
        </w:div>
        <w:div w:id="725495008">
          <w:marLeft w:val="640"/>
          <w:marRight w:val="0"/>
          <w:marTop w:val="0"/>
          <w:marBottom w:val="0"/>
          <w:divBdr>
            <w:top w:val="none" w:sz="0" w:space="0" w:color="auto"/>
            <w:left w:val="none" w:sz="0" w:space="0" w:color="auto"/>
            <w:bottom w:val="none" w:sz="0" w:space="0" w:color="auto"/>
            <w:right w:val="none" w:sz="0" w:space="0" w:color="auto"/>
          </w:divBdr>
        </w:div>
        <w:div w:id="726955282">
          <w:marLeft w:val="640"/>
          <w:marRight w:val="0"/>
          <w:marTop w:val="0"/>
          <w:marBottom w:val="0"/>
          <w:divBdr>
            <w:top w:val="none" w:sz="0" w:space="0" w:color="auto"/>
            <w:left w:val="none" w:sz="0" w:space="0" w:color="auto"/>
            <w:bottom w:val="none" w:sz="0" w:space="0" w:color="auto"/>
            <w:right w:val="none" w:sz="0" w:space="0" w:color="auto"/>
          </w:divBdr>
        </w:div>
        <w:div w:id="815684767">
          <w:marLeft w:val="640"/>
          <w:marRight w:val="0"/>
          <w:marTop w:val="0"/>
          <w:marBottom w:val="0"/>
          <w:divBdr>
            <w:top w:val="none" w:sz="0" w:space="0" w:color="auto"/>
            <w:left w:val="none" w:sz="0" w:space="0" w:color="auto"/>
            <w:bottom w:val="none" w:sz="0" w:space="0" w:color="auto"/>
            <w:right w:val="none" w:sz="0" w:space="0" w:color="auto"/>
          </w:divBdr>
        </w:div>
        <w:div w:id="823014519">
          <w:marLeft w:val="640"/>
          <w:marRight w:val="0"/>
          <w:marTop w:val="0"/>
          <w:marBottom w:val="0"/>
          <w:divBdr>
            <w:top w:val="none" w:sz="0" w:space="0" w:color="auto"/>
            <w:left w:val="none" w:sz="0" w:space="0" w:color="auto"/>
            <w:bottom w:val="none" w:sz="0" w:space="0" w:color="auto"/>
            <w:right w:val="none" w:sz="0" w:space="0" w:color="auto"/>
          </w:divBdr>
        </w:div>
        <w:div w:id="835150171">
          <w:marLeft w:val="640"/>
          <w:marRight w:val="0"/>
          <w:marTop w:val="0"/>
          <w:marBottom w:val="0"/>
          <w:divBdr>
            <w:top w:val="none" w:sz="0" w:space="0" w:color="auto"/>
            <w:left w:val="none" w:sz="0" w:space="0" w:color="auto"/>
            <w:bottom w:val="none" w:sz="0" w:space="0" w:color="auto"/>
            <w:right w:val="none" w:sz="0" w:space="0" w:color="auto"/>
          </w:divBdr>
        </w:div>
        <w:div w:id="867522430">
          <w:marLeft w:val="640"/>
          <w:marRight w:val="0"/>
          <w:marTop w:val="0"/>
          <w:marBottom w:val="0"/>
          <w:divBdr>
            <w:top w:val="none" w:sz="0" w:space="0" w:color="auto"/>
            <w:left w:val="none" w:sz="0" w:space="0" w:color="auto"/>
            <w:bottom w:val="none" w:sz="0" w:space="0" w:color="auto"/>
            <w:right w:val="none" w:sz="0" w:space="0" w:color="auto"/>
          </w:divBdr>
        </w:div>
        <w:div w:id="870652069">
          <w:marLeft w:val="640"/>
          <w:marRight w:val="0"/>
          <w:marTop w:val="0"/>
          <w:marBottom w:val="0"/>
          <w:divBdr>
            <w:top w:val="none" w:sz="0" w:space="0" w:color="auto"/>
            <w:left w:val="none" w:sz="0" w:space="0" w:color="auto"/>
            <w:bottom w:val="none" w:sz="0" w:space="0" w:color="auto"/>
            <w:right w:val="none" w:sz="0" w:space="0" w:color="auto"/>
          </w:divBdr>
        </w:div>
        <w:div w:id="878392679">
          <w:marLeft w:val="640"/>
          <w:marRight w:val="0"/>
          <w:marTop w:val="0"/>
          <w:marBottom w:val="0"/>
          <w:divBdr>
            <w:top w:val="none" w:sz="0" w:space="0" w:color="auto"/>
            <w:left w:val="none" w:sz="0" w:space="0" w:color="auto"/>
            <w:bottom w:val="none" w:sz="0" w:space="0" w:color="auto"/>
            <w:right w:val="none" w:sz="0" w:space="0" w:color="auto"/>
          </w:divBdr>
        </w:div>
        <w:div w:id="883978862">
          <w:marLeft w:val="640"/>
          <w:marRight w:val="0"/>
          <w:marTop w:val="0"/>
          <w:marBottom w:val="0"/>
          <w:divBdr>
            <w:top w:val="none" w:sz="0" w:space="0" w:color="auto"/>
            <w:left w:val="none" w:sz="0" w:space="0" w:color="auto"/>
            <w:bottom w:val="none" w:sz="0" w:space="0" w:color="auto"/>
            <w:right w:val="none" w:sz="0" w:space="0" w:color="auto"/>
          </w:divBdr>
        </w:div>
        <w:div w:id="894782060">
          <w:marLeft w:val="640"/>
          <w:marRight w:val="0"/>
          <w:marTop w:val="0"/>
          <w:marBottom w:val="0"/>
          <w:divBdr>
            <w:top w:val="none" w:sz="0" w:space="0" w:color="auto"/>
            <w:left w:val="none" w:sz="0" w:space="0" w:color="auto"/>
            <w:bottom w:val="none" w:sz="0" w:space="0" w:color="auto"/>
            <w:right w:val="none" w:sz="0" w:space="0" w:color="auto"/>
          </w:divBdr>
        </w:div>
        <w:div w:id="912160879">
          <w:marLeft w:val="640"/>
          <w:marRight w:val="0"/>
          <w:marTop w:val="0"/>
          <w:marBottom w:val="0"/>
          <w:divBdr>
            <w:top w:val="none" w:sz="0" w:space="0" w:color="auto"/>
            <w:left w:val="none" w:sz="0" w:space="0" w:color="auto"/>
            <w:bottom w:val="none" w:sz="0" w:space="0" w:color="auto"/>
            <w:right w:val="none" w:sz="0" w:space="0" w:color="auto"/>
          </w:divBdr>
        </w:div>
        <w:div w:id="918445394">
          <w:marLeft w:val="640"/>
          <w:marRight w:val="0"/>
          <w:marTop w:val="0"/>
          <w:marBottom w:val="0"/>
          <w:divBdr>
            <w:top w:val="none" w:sz="0" w:space="0" w:color="auto"/>
            <w:left w:val="none" w:sz="0" w:space="0" w:color="auto"/>
            <w:bottom w:val="none" w:sz="0" w:space="0" w:color="auto"/>
            <w:right w:val="none" w:sz="0" w:space="0" w:color="auto"/>
          </w:divBdr>
        </w:div>
        <w:div w:id="920213936">
          <w:marLeft w:val="640"/>
          <w:marRight w:val="0"/>
          <w:marTop w:val="0"/>
          <w:marBottom w:val="0"/>
          <w:divBdr>
            <w:top w:val="none" w:sz="0" w:space="0" w:color="auto"/>
            <w:left w:val="none" w:sz="0" w:space="0" w:color="auto"/>
            <w:bottom w:val="none" w:sz="0" w:space="0" w:color="auto"/>
            <w:right w:val="none" w:sz="0" w:space="0" w:color="auto"/>
          </w:divBdr>
        </w:div>
        <w:div w:id="958949591">
          <w:marLeft w:val="640"/>
          <w:marRight w:val="0"/>
          <w:marTop w:val="0"/>
          <w:marBottom w:val="0"/>
          <w:divBdr>
            <w:top w:val="none" w:sz="0" w:space="0" w:color="auto"/>
            <w:left w:val="none" w:sz="0" w:space="0" w:color="auto"/>
            <w:bottom w:val="none" w:sz="0" w:space="0" w:color="auto"/>
            <w:right w:val="none" w:sz="0" w:space="0" w:color="auto"/>
          </w:divBdr>
        </w:div>
        <w:div w:id="988443450">
          <w:marLeft w:val="640"/>
          <w:marRight w:val="0"/>
          <w:marTop w:val="0"/>
          <w:marBottom w:val="0"/>
          <w:divBdr>
            <w:top w:val="none" w:sz="0" w:space="0" w:color="auto"/>
            <w:left w:val="none" w:sz="0" w:space="0" w:color="auto"/>
            <w:bottom w:val="none" w:sz="0" w:space="0" w:color="auto"/>
            <w:right w:val="none" w:sz="0" w:space="0" w:color="auto"/>
          </w:divBdr>
        </w:div>
        <w:div w:id="996610549">
          <w:marLeft w:val="640"/>
          <w:marRight w:val="0"/>
          <w:marTop w:val="0"/>
          <w:marBottom w:val="0"/>
          <w:divBdr>
            <w:top w:val="none" w:sz="0" w:space="0" w:color="auto"/>
            <w:left w:val="none" w:sz="0" w:space="0" w:color="auto"/>
            <w:bottom w:val="none" w:sz="0" w:space="0" w:color="auto"/>
            <w:right w:val="none" w:sz="0" w:space="0" w:color="auto"/>
          </w:divBdr>
        </w:div>
        <w:div w:id="1111627981">
          <w:marLeft w:val="640"/>
          <w:marRight w:val="0"/>
          <w:marTop w:val="0"/>
          <w:marBottom w:val="0"/>
          <w:divBdr>
            <w:top w:val="none" w:sz="0" w:space="0" w:color="auto"/>
            <w:left w:val="none" w:sz="0" w:space="0" w:color="auto"/>
            <w:bottom w:val="none" w:sz="0" w:space="0" w:color="auto"/>
            <w:right w:val="none" w:sz="0" w:space="0" w:color="auto"/>
          </w:divBdr>
        </w:div>
        <w:div w:id="1124811206">
          <w:marLeft w:val="640"/>
          <w:marRight w:val="0"/>
          <w:marTop w:val="0"/>
          <w:marBottom w:val="0"/>
          <w:divBdr>
            <w:top w:val="none" w:sz="0" w:space="0" w:color="auto"/>
            <w:left w:val="none" w:sz="0" w:space="0" w:color="auto"/>
            <w:bottom w:val="none" w:sz="0" w:space="0" w:color="auto"/>
            <w:right w:val="none" w:sz="0" w:space="0" w:color="auto"/>
          </w:divBdr>
        </w:div>
        <w:div w:id="1126852335">
          <w:marLeft w:val="640"/>
          <w:marRight w:val="0"/>
          <w:marTop w:val="0"/>
          <w:marBottom w:val="0"/>
          <w:divBdr>
            <w:top w:val="none" w:sz="0" w:space="0" w:color="auto"/>
            <w:left w:val="none" w:sz="0" w:space="0" w:color="auto"/>
            <w:bottom w:val="none" w:sz="0" w:space="0" w:color="auto"/>
            <w:right w:val="none" w:sz="0" w:space="0" w:color="auto"/>
          </w:divBdr>
        </w:div>
        <w:div w:id="1132595417">
          <w:marLeft w:val="640"/>
          <w:marRight w:val="0"/>
          <w:marTop w:val="0"/>
          <w:marBottom w:val="0"/>
          <w:divBdr>
            <w:top w:val="none" w:sz="0" w:space="0" w:color="auto"/>
            <w:left w:val="none" w:sz="0" w:space="0" w:color="auto"/>
            <w:bottom w:val="none" w:sz="0" w:space="0" w:color="auto"/>
            <w:right w:val="none" w:sz="0" w:space="0" w:color="auto"/>
          </w:divBdr>
        </w:div>
        <w:div w:id="1166048102">
          <w:marLeft w:val="640"/>
          <w:marRight w:val="0"/>
          <w:marTop w:val="0"/>
          <w:marBottom w:val="0"/>
          <w:divBdr>
            <w:top w:val="none" w:sz="0" w:space="0" w:color="auto"/>
            <w:left w:val="none" w:sz="0" w:space="0" w:color="auto"/>
            <w:bottom w:val="none" w:sz="0" w:space="0" w:color="auto"/>
            <w:right w:val="none" w:sz="0" w:space="0" w:color="auto"/>
          </w:divBdr>
        </w:div>
        <w:div w:id="1168444792">
          <w:marLeft w:val="640"/>
          <w:marRight w:val="0"/>
          <w:marTop w:val="0"/>
          <w:marBottom w:val="0"/>
          <w:divBdr>
            <w:top w:val="none" w:sz="0" w:space="0" w:color="auto"/>
            <w:left w:val="none" w:sz="0" w:space="0" w:color="auto"/>
            <w:bottom w:val="none" w:sz="0" w:space="0" w:color="auto"/>
            <w:right w:val="none" w:sz="0" w:space="0" w:color="auto"/>
          </w:divBdr>
        </w:div>
        <w:div w:id="1171024502">
          <w:marLeft w:val="640"/>
          <w:marRight w:val="0"/>
          <w:marTop w:val="0"/>
          <w:marBottom w:val="0"/>
          <w:divBdr>
            <w:top w:val="none" w:sz="0" w:space="0" w:color="auto"/>
            <w:left w:val="none" w:sz="0" w:space="0" w:color="auto"/>
            <w:bottom w:val="none" w:sz="0" w:space="0" w:color="auto"/>
            <w:right w:val="none" w:sz="0" w:space="0" w:color="auto"/>
          </w:divBdr>
        </w:div>
        <w:div w:id="1190336924">
          <w:marLeft w:val="640"/>
          <w:marRight w:val="0"/>
          <w:marTop w:val="0"/>
          <w:marBottom w:val="0"/>
          <w:divBdr>
            <w:top w:val="none" w:sz="0" w:space="0" w:color="auto"/>
            <w:left w:val="none" w:sz="0" w:space="0" w:color="auto"/>
            <w:bottom w:val="none" w:sz="0" w:space="0" w:color="auto"/>
            <w:right w:val="none" w:sz="0" w:space="0" w:color="auto"/>
          </w:divBdr>
        </w:div>
        <w:div w:id="1198273140">
          <w:marLeft w:val="640"/>
          <w:marRight w:val="0"/>
          <w:marTop w:val="0"/>
          <w:marBottom w:val="0"/>
          <w:divBdr>
            <w:top w:val="none" w:sz="0" w:space="0" w:color="auto"/>
            <w:left w:val="none" w:sz="0" w:space="0" w:color="auto"/>
            <w:bottom w:val="none" w:sz="0" w:space="0" w:color="auto"/>
            <w:right w:val="none" w:sz="0" w:space="0" w:color="auto"/>
          </w:divBdr>
        </w:div>
        <w:div w:id="1234008371">
          <w:marLeft w:val="640"/>
          <w:marRight w:val="0"/>
          <w:marTop w:val="0"/>
          <w:marBottom w:val="0"/>
          <w:divBdr>
            <w:top w:val="none" w:sz="0" w:space="0" w:color="auto"/>
            <w:left w:val="none" w:sz="0" w:space="0" w:color="auto"/>
            <w:bottom w:val="none" w:sz="0" w:space="0" w:color="auto"/>
            <w:right w:val="none" w:sz="0" w:space="0" w:color="auto"/>
          </w:divBdr>
        </w:div>
        <w:div w:id="1241939403">
          <w:marLeft w:val="640"/>
          <w:marRight w:val="0"/>
          <w:marTop w:val="0"/>
          <w:marBottom w:val="0"/>
          <w:divBdr>
            <w:top w:val="none" w:sz="0" w:space="0" w:color="auto"/>
            <w:left w:val="none" w:sz="0" w:space="0" w:color="auto"/>
            <w:bottom w:val="none" w:sz="0" w:space="0" w:color="auto"/>
            <w:right w:val="none" w:sz="0" w:space="0" w:color="auto"/>
          </w:divBdr>
        </w:div>
        <w:div w:id="1275208140">
          <w:marLeft w:val="640"/>
          <w:marRight w:val="0"/>
          <w:marTop w:val="0"/>
          <w:marBottom w:val="0"/>
          <w:divBdr>
            <w:top w:val="none" w:sz="0" w:space="0" w:color="auto"/>
            <w:left w:val="none" w:sz="0" w:space="0" w:color="auto"/>
            <w:bottom w:val="none" w:sz="0" w:space="0" w:color="auto"/>
            <w:right w:val="none" w:sz="0" w:space="0" w:color="auto"/>
          </w:divBdr>
        </w:div>
        <w:div w:id="1318533753">
          <w:marLeft w:val="640"/>
          <w:marRight w:val="0"/>
          <w:marTop w:val="0"/>
          <w:marBottom w:val="0"/>
          <w:divBdr>
            <w:top w:val="none" w:sz="0" w:space="0" w:color="auto"/>
            <w:left w:val="none" w:sz="0" w:space="0" w:color="auto"/>
            <w:bottom w:val="none" w:sz="0" w:space="0" w:color="auto"/>
            <w:right w:val="none" w:sz="0" w:space="0" w:color="auto"/>
          </w:divBdr>
        </w:div>
        <w:div w:id="1328552476">
          <w:marLeft w:val="640"/>
          <w:marRight w:val="0"/>
          <w:marTop w:val="0"/>
          <w:marBottom w:val="0"/>
          <w:divBdr>
            <w:top w:val="none" w:sz="0" w:space="0" w:color="auto"/>
            <w:left w:val="none" w:sz="0" w:space="0" w:color="auto"/>
            <w:bottom w:val="none" w:sz="0" w:space="0" w:color="auto"/>
            <w:right w:val="none" w:sz="0" w:space="0" w:color="auto"/>
          </w:divBdr>
        </w:div>
        <w:div w:id="1351686919">
          <w:marLeft w:val="640"/>
          <w:marRight w:val="0"/>
          <w:marTop w:val="0"/>
          <w:marBottom w:val="0"/>
          <w:divBdr>
            <w:top w:val="none" w:sz="0" w:space="0" w:color="auto"/>
            <w:left w:val="none" w:sz="0" w:space="0" w:color="auto"/>
            <w:bottom w:val="none" w:sz="0" w:space="0" w:color="auto"/>
            <w:right w:val="none" w:sz="0" w:space="0" w:color="auto"/>
          </w:divBdr>
        </w:div>
        <w:div w:id="1369525669">
          <w:marLeft w:val="640"/>
          <w:marRight w:val="0"/>
          <w:marTop w:val="0"/>
          <w:marBottom w:val="0"/>
          <w:divBdr>
            <w:top w:val="none" w:sz="0" w:space="0" w:color="auto"/>
            <w:left w:val="none" w:sz="0" w:space="0" w:color="auto"/>
            <w:bottom w:val="none" w:sz="0" w:space="0" w:color="auto"/>
            <w:right w:val="none" w:sz="0" w:space="0" w:color="auto"/>
          </w:divBdr>
        </w:div>
        <w:div w:id="1396513124">
          <w:marLeft w:val="640"/>
          <w:marRight w:val="0"/>
          <w:marTop w:val="0"/>
          <w:marBottom w:val="0"/>
          <w:divBdr>
            <w:top w:val="none" w:sz="0" w:space="0" w:color="auto"/>
            <w:left w:val="none" w:sz="0" w:space="0" w:color="auto"/>
            <w:bottom w:val="none" w:sz="0" w:space="0" w:color="auto"/>
            <w:right w:val="none" w:sz="0" w:space="0" w:color="auto"/>
          </w:divBdr>
        </w:div>
        <w:div w:id="1447430429">
          <w:marLeft w:val="640"/>
          <w:marRight w:val="0"/>
          <w:marTop w:val="0"/>
          <w:marBottom w:val="0"/>
          <w:divBdr>
            <w:top w:val="none" w:sz="0" w:space="0" w:color="auto"/>
            <w:left w:val="none" w:sz="0" w:space="0" w:color="auto"/>
            <w:bottom w:val="none" w:sz="0" w:space="0" w:color="auto"/>
            <w:right w:val="none" w:sz="0" w:space="0" w:color="auto"/>
          </w:divBdr>
        </w:div>
        <w:div w:id="1461650954">
          <w:marLeft w:val="640"/>
          <w:marRight w:val="0"/>
          <w:marTop w:val="0"/>
          <w:marBottom w:val="0"/>
          <w:divBdr>
            <w:top w:val="none" w:sz="0" w:space="0" w:color="auto"/>
            <w:left w:val="none" w:sz="0" w:space="0" w:color="auto"/>
            <w:bottom w:val="none" w:sz="0" w:space="0" w:color="auto"/>
            <w:right w:val="none" w:sz="0" w:space="0" w:color="auto"/>
          </w:divBdr>
        </w:div>
        <w:div w:id="1466695972">
          <w:marLeft w:val="640"/>
          <w:marRight w:val="0"/>
          <w:marTop w:val="0"/>
          <w:marBottom w:val="0"/>
          <w:divBdr>
            <w:top w:val="none" w:sz="0" w:space="0" w:color="auto"/>
            <w:left w:val="none" w:sz="0" w:space="0" w:color="auto"/>
            <w:bottom w:val="none" w:sz="0" w:space="0" w:color="auto"/>
            <w:right w:val="none" w:sz="0" w:space="0" w:color="auto"/>
          </w:divBdr>
        </w:div>
        <w:div w:id="1508787748">
          <w:marLeft w:val="640"/>
          <w:marRight w:val="0"/>
          <w:marTop w:val="0"/>
          <w:marBottom w:val="0"/>
          <w:divBdr>
            <w:top w:val="none" w:sz="0" w:space="0" w:color="auto"/>
            <w:left w:val="none" w:sz="0" w:space="0" w:color="auto"/>
            <w:bottom w:val="none" w:sz="0" w:space="0" w:color="auto"/>
            <w:right w:val="none" w:sz="0" w:space="0" w:color="auto"/>
          </w:divBdr>
        </w:div>
        <w:div w:id="1542084807">
          <w:marLeft w:val="640"/>
          <w:marRight w:val="0"/>
          <w:marTop w:val="0"/>
          <w:marBottom w:val="0"/>
          <w:divBdr>
            <w:top w:val="none" w:sz="0" w:space="0" w:color="auto"/>
            <w:left w:val="none" w:sz="0" w:space="0" w:color="auto"/>
            <w:bottom w:val="none" w:sz="0" w:space="0" w:color="auto"/>
            <w:right w:val="none" w:sz="0" w:space="0" w:color="auto"/>
          </w:divBdr>
        </w:div>
        <w:div w:id="1545101592">
          <w:marLeft w:val="640"/>
          <w:marRight w:val="0"/>
          <w:marTop w:val="0"/>
          <w:marBottom w:val="0"/>
          <w:divBdr>
            <w:top w:val="none" w:sz="0" w:space="0" w:color="auto"/>
            <w:left w:val="none" w:sz="0" w:space="0" w:color="auto"/>
            <w:bottom w:val="none" w:sz="0" w:space="0" w:color="auto"/>
            <w:right w:val="none" w:sz="0" w:space="0" w:color="auto"/>
          </w:divBdr>
        </w:div>
        <w:div w:id="1565524830">
          <w:marLeft w:val="640"/>
          <w:marRight w:val="0"/>
          <w:marTop w:val="0"/>
          <w:marBottom w:val="0"/>
          <w:divBdr>
            <w:top w:val="none" w:sz="0" w:space="0" w:color="auto"/>
            <w:left w:val="none" w:sz="0" w:space="0" w:color="auto"/>
            <w:bottom w:val="none" w:sz="0" w:space="0" w:color="auto"/>
            <w:right w:val="none" w:sz="0" w:space="0" w:color="auto"/>
          </w:divBdr>
        </w:div>
        <w:div w:id="1586839209">
          <w:marLeft w:val="640"/>
          <w:marRight w:val="0"/>
          <w:marTop w:val="0"/>
          <w:marBottom w:val="0"/>
          <w:divBdr>
            <w:top w:val="none" w:sz="0" w:space="0" w:color="auto"/>
            <w:left w:val="none" w:sz="0" w:space="0" w:color="auto"/>
            <w:bottom w:val="none" w:sz="0" w:space="0" w:color="auto"/>
            <w:right w:val="none" w:sz="0" w:space="0" w:color="auto"/>
          </w:divBdr>
        </w:div>
        <w:div w:id="1600062600">
          <w:marLeft w:val="640"/>
          <w:marRight w:val="0"/>
          <w:marTop w:val="0"/>
          <w:marBottom w:val="0"/>
          <w:divBdr>
            <w:top w:val="none" w:sz="0" w:space="0" w:color="auto"/>
            <w:left w:val="none" w:sz="0" w:space="0" w:color="auto"/>
            <w:bottom w:val="none" w:sz="0" w:space="0" w:color="auto"/>
            <w:right w:val="none" w:sz="0" w:space="0" w:color="auto"/>
          </w:divBdr>
        </w:div>
        <w:div w:id="1602370493">
          <w:marLeft w:val="640"/>
          <w:marRight w:val="0"/>
          <w:marTop w:val="0"/>
          <w:marBottom w:val="0"/>
          <w:divBdr>
            <w:top w:val="none" w:sz="0" w:space="0" w:color="auto"/>
            <w:left w:val="none" w:sz="0" w:space="0" w:color="auto"/>
            <w:bottom w:val="none" w:sz="0" w:space="0" w:color="auto"/>
            <w:right w:val="none" w:sz="0" w:space="0" w:color="auto"/>
          </w:divBdr>
        </w:div>
        <w:div w:id="1610813233">
          <w:marLeft w:val="640"/>
          <w:marRight w:val="0"/>
          <w:marTop w:val="0"/>
          <w:marBottom w:val="0"/>
          <w:divBdr>
            <w:top w:val="none" w:sz="0" w:space="0" w:color="auto"/>
            <w:left w:val="none" w:sz="0" w:space="0" w:color="auto"/>
            <w:bottom w:val="none" w:sz="0" w:space="0" w:color="auto"/>
            <w:right w:val="none" w:sz="0" w:space="0" w:color="auto"/>
          </w:divBdr>
        </w:div>
        <w:div w:id="1622952712">
          <w:marLeft w:val="640"/>
          <w:marRight w:val="0"/>
          <w:marTop w:val="0"/>
          <w:marBottom w:val="0"/>
          <w:divBdr>
            <w:top w:val="none" w:sz="0" w:space="0" w:color="auto"/>
            <w:left w:val="none" w:sz="0" w:space="0" w:color="auto"/>
            <w:bottom w:val="none" w:sz="0" w:space="0" w:color="auto"/>
            <w:right w:val="none" w:sz="0" w:space="0" w:color="auto"/>
          </w:divBdr>
        </w:div>
        <w:div w:id="1629974949">
          <w:marLeft w:val="640"/>
          <w:marRight w:val="0"/>
          <w:marTop w:val="0"/>
          <w:marBottom w:val="0"/>
          <w:divBdr>
            <w:top w:val="none" w:sz="0" w:space="0" w:color="auto"/>
            <w:left w:val="none" w:sz="0" w:space="0" w:color="auto"/>
            <w:bottom w:val="none" w:sz="0" w:space="0" w:color="auto"/>
            <w:right w:val="none" w:sz="0" w:space="0" w:color="auto"/>
          </w:divBdr>
        </w:div>
        <w:div w:id="1632131702">
          <w:marLeft w:val="640"/>
          <w:marRight w:val="0"/>
          <w:marTop w:val="0"/>
          <w:marBottom w:val="0"/>
          <w:divBdr>
            <w:top w:val="none" w:sz="0" w:space="0" w:color="auto"/>
            <w:left w:val="none" w:sz="0" w:space="0" w:color="auto"/>
            <w:bottom w:val="none" w:sz="0" w:space="0" w:color="auto"/>
            <w:right w:val="none" w:sz="0" w:space="0" w:color="auto"/>
          </w:divBdr>
        </w:div>
        <w:div w:id="1657144735">
          <w:marLeft w:val="640"/>
          <w:marRight w:val="0"/>
          <w:marTop w:val="0"/>
          <w:marBottom w:val="0"/>
          <w:divBdr>
            <w:top w:val="none" w:sz="0" w:space="0" w:color="auto"/>
            <w:left w:val="none" w:sz="0" w:space="0" w:color="auto"/>
            <w:bottom w:val="none" w:sz="0" w:space="0" w:color="auto"/>
            <w:right w:val="none" w:sz="0" w:space="0" w:color="auto"/>
          </w:divBdr>
        </w:div>
        <w:div w:id="1660770770">
          <w:marLeft w:val="640"/>
          <w:marRight w:val="0"/>
          <w:marTop w:val="0"/>
          <w:marBottom w:val="0"/>
          <w:divBdr>
            <w:top w:val="none" w:sz="0" w:space="0" w:color="auto"/>
            <w:left w:val="none" w:sz="0" w:space="0" w:color="auto"/>
            <w:bottom w:val="none" w:sz="0" w:space="0" w:color="auto"/>
            <w:right w:val="none" w:sz="0" w:space="0" w:color="auto"/>
          </w:divBdr>
        </w:div>
        <w:div w:id="1665939223">
          <w:marLeft w:val="640"/>
          <w:marRight w:val="0"/>
          <w:marTop w:val="0"/>
          <w:marBottom w:val="0"/>
          <w:divBdr>
            <w:top w:val="none" w:sz="0" w:space="0" w:color="auto"/>
            <w:left w:val="none" w:sz="0" w:space="0" w:color="auto"/>
            <w:bottom w:val="none" w:sz="0" w:space="0" w:color="auto"/>
            <w:right w:val="none" w:sz="0" w:space="0" w:color="auto"/>
          </w:divBdr>
        </w:div>
        <w:div w:id="1696156127">
          <w:marLeft w:val="640"/>
          <w:marRight w:val="0"/>
          <w:marTop w:val="0"/>
          <w:marBottom w:val="0"/>
          <w:divBdr>
            <w:top w:val="none" w:sz="0" w:space="0" w:color="auto"/>
            <w:left w:val="none" w:sz="0" w:space="0" w:color="auto"/>
            <w:bottom w:val="none" w:sz="0" w:space="0" w:color="auto"/>
            <w:right w:val="none" w:sz="0" w:space="0" w:color="auto"/>
          </w:divBdr>
        </w:div>
        <w:div w:id="1705208395">
          <w:marLeft w:val="640"/>
          <w:marRight w:val="0"/>
          <w:marTop w:val="0"/>
          <w:marBottom w:val="0"/>
          <w:divBdr>
            <w:top w:val="none" w:sz="0" w:space="0" w:color="auto"/>
            <w:left w:val="none" w:sz="0" w:space="0" w:color="auto"/>
            <w:bottom w:val="none" w:sz="0" w:space="0" w:color="auto"/>
            <w:right w:val="none" w:sz="0" w:space="0" w:color="auto"/>
          </w:divBdr>
        </w:div>
        <w:div w:id="1723629346">
          <w:marLeft w:val="640"/>
          <w:marRight w:val="0"/>
          <w:marTop w:val="0"/>
          <w:marBottom w:val="0"/>
          <w:divBdr>
            <w:top w:val="none" w:sz="0" w:space="0" w:color="auto"/>
            <w:left w:val="none" w:sz="0" w:space="0" w:color="auto"/>
            <w:bottom w:val="none" w:sz="0" w:space="0" w:color="auto"/>
            <w:right w:val="none" w:sz="0" w:space="0" w:color="auto"/>
          </w:divBdr>
        </w:div>
        <w:div w:id="1726634639">
          <w:marLeft w:val="640"/>
          <w:marRight w:val="0"/>
          <w:marTop w:val="0"/>
          <w:marBottom w:val="0"/>
          <w:divBdr>
            <w:top w:val="none" w:sz="0" w:space="0" w:color="auto"/>
            <w:left w:val="none" w:sz="0" w:space="0" w:color="auto"/>
            <w:bottom w:val="none" w:sz="0" w:space="0" w:color="auto"/>
            <w:right w:val="none" w:sz="0" w:space="0" w:color="auto"/>
          </w:divBdr>
        </w:div>
        <w:div w:id="1727603011">
          <w:marLeft w:val="640"/>
          <w:marRight w:val="0"/>
          <w:marTop w:val="0"/>
          <w:marBottom w:val="0"/>
          <w:divBdr>
            <w:top w:val="none" w:sz="0" w:space="0" w:color="auto"/>
            <w:left w:val="none" w:sz="0" w:space="0" w:color="auto"/>
            <w:bottom w:val="none" w:sz="0" w:space="0" w:color="auto"/>
            <w:right w:val="none" w:sz="0" w:space="0" w:color="auto"/>
          </w:divBdr>
        </w:div>
        <w:div w:id="1730616919">
          <w:marLeft w:val="640"/>
          <w:marRight w:val="0"/>
          <w:marTop w:val="0"/>
          <w:marBottom w:val="0"/>
          <w:divBdr>
            <w:top w:val="none" w:sz="0" w:space="0" w:color="auto"/>
            <w:left w:val="none" w:sz="0" w:space="0" w:color="auto"/>
            <w:bottom w:val="none" w:sz="0" w:space="0" w:color="auto"/>
            <w:right w:val="none" w:sz="0" w:space="0" w:color="auto"/>
          </w:divBdr>
        </w:div>
        <w:div w:id="1735002347">
          <w:marLeft w:val="640"/>
          <w:marRight w:val="0"/>
          <w:marTop w:val="0"/>
          <w:marBottom w:val="0"/>
          <w:divBdr>
            <w:top w:val="none" w:sz="0" w:space="0" w:color="auto"/>
            <w:left w:val="none" w:sz="0" w:space="0" w:color="auto"/>
            <w:bottom w:val="none" w:sz="0" w:space="0" w:color="auto"/>
            <w:right w:val="none" w:sz="0" w:space="0" w:color="auto"/>
          </w:divBdr>
        </w:div>
        <w:div w:id="1737968190">
          <w:marLeft w:val="640"/>
          <w:marRight w:val="0"/>
          <w:marTop w:val="0"/>
          <w:marBottom w:val="0"/>
          <w:divBdr>
            <w:top w:val="none" w:sz="0" w:space="0" w:color="auto"/>
            <w:left w:val="none" w:sz="0" w:space="0" w:color="auto"/>
            <w:bottom w:val="none" w:sz="0" w:space="0" w:color="auto"/>
            <w:right w:val="none" w:sz="0" w:space="0" w:color="auto"/>
          </w:divBdr>
        </w:div>
        <w:div w:id="1745764012">
          <w:marLeft w:val="640"/>
          <w:marRight w:val="0"/>
          <w:marTop w:val="0"/>
          <w:marBottom w:val="0"/>
          <w:divBdr>
            <w:top w:val="none" w:sz="0" w:space="0" w:color="auto"/>
            <w:left w:val="none" w:sz="0" w:space="0" w:color="auto"/>
            <w:bottom w:val="none" w:sz="0" w:space="0" w:color="auto"/>
            <w:right w:val="none" w:sz="0" w:space="0" w:color="auto"/>
          </w:divBdr>
        </w:div>
        <w:div w:id="1751804254">
          <w:marLeft w:val="640"/>
          <w:marRight w:val="0"/>
          <w:marTop w:val="0"/>
          <w:marBottom w:val="0"/>
          <w:divBdr>
            <w:top w:val="none" w:sz="0" w:space="0" w:color="auto"/>
            <w:left w:val="none" w:sz="0" w:space="0" w:color="auto"/>
            <w:bottom w:val="none" w:sz="0" w:space="0" w:color="auto"/>
            <w:right w:val="none" w:sz="0" w:space="0" w:color="auto"/>
          </w:divBdr>
        </w:div>
        <w:div w:id="1768577679">
          <w:marLeft w:val="640"/>
          <w:marRight w:val="0"/>
          <w:marTop w:val="0"/>
          <w:marBottom w:val="0"/>
          <w:divBdr>
            <w:top w:val="none" w:sz="0" w:space="0" w:color="auto"/>
            <w:left w:val="none" w:sz="0" w:space="0" w:color="auto"/>
            <w:bottom w:val="none" w:sz="0" w:space="0" w:color="auto"/>
            <w:right w:val="none" w:sz="0" w:space="0" w:color="auto"/>
          </w:divBdr>
        </w:div>
        <w:div w:id="1797797274">
          <w:marLeft w:val="640"/>
          <w:marRight w:val="0"/>
          <w:marTop w:val="0"/>
          <w:marBottom w:val="0"/>
          <w:divBdr>
            <w:top w:val="none" w:sz="0" w:space="0" w:color="auto"/>
            <w:left w:val="none" w:sz="0" w:space="0" w:color="auto"/>
            <w:bottom w:val="none" w:sz="0" w:space="0" w:color="auto"/>
            <w:right w:val="none" w:sz="0" w:space="0" w:color="auto"/>
          </w:divBdr>
        </w:div>
        <w:div w:id="1800538668">
          <w:marLeft w:val="640"/>
          <w:marRight w:val="0"/>
          <w:marTop w:val="0"/>
          <w:marBottom w:val="0"/>
          <w:divBdr>
            <w:top w:val="none" w:sz="0" w:space="0" w:color="auto"/>
            <w:left w:val="none" w:sz="0" w:space="0" w:color="auto"/>
            <w:bottom w:val="none" w:sz="0" w:space="0" w:color="auto"/>
            <w:right w:val="none" w:sz="0" w:space="0" w:color="auto"/>
          </w:divBdr>
        </w:div>
        <w:div w:id="1817867368">
          <w:marLeft w:val="640"/>
          <w:marRight w:val="0"/>
          <w:marTop w:val="0"/>
          <w:marBottom w:val="0"/>
          <w:divBdr>
            <w:top w:val="none" w:sz="0" w:space="0" w:color="auto"/>
            <w:left w:val="none" w:sz="0" w:space="0" w:color="auto"/>
            <w:bottom w:val="none" w:sz="0" w:space="0" w:color="auto"/>
            <w:right w:val="none" w:sz="0" w:space="0" w:color="auto"/>
          </w:divBdr>
        </w:div>
        <w:div w:id="1834638823">
          <w:marLeft w:val="640"/>
          <w:marRight w:val="0"/>
          <w:marTop w:val="0"/>
          <w:marBottom w:val="0"/>
          <w:divBdr>
            <w:top w:val="none" w:sz="0" w:space="0" w:color="auto"/>
            <w:left w:val="none" w:sz="0" w:space="0" w:color="auto"/>
            <w:bottom w:val="none" w:sz="0" w:space="0" w:color="auto"/>
            <w:right w:val="none" w:sz="0" w:space="0" w:color="auto"/>
          </w:divBdr>
        </w:div>
        <w:div w:id="1862887926">
          <w:marLeft w:val="640"/>
          <w:marRight w:val="0"/>
          <w:marTop w:val="0"/>
          <w:marBottom w:val="0"/>
          <w:divBdr>
            <w:top w:val="none" w:sz="0" w:space="0" w:color="auto"/>
            <w:left w:val="none" w:sz="0" w:space="0" w:color="auto"/>
            <w:bottom w:val="none" w:sz="0" w:space="0" w:color="auto"/>
            <w:right w:val="none" w:sz="0" w:space="0" w:color="auto"/>
          </w:divBdr>
        </w:div>
        <w:div w:id="1891267096">
          <w:marLeft w:val="640"/>
          <w:marRight w:val="0"/>
          <w:marTop w:val="0"/>
          <w:marBottom w:val="0"/>
          <w:divBdr>
            <w:top w:val="none" w:sz="0" w:space="0" w:color="auto"/>
            <w:left w:val="none" w:sz="0" w:space="0" w:color="auto"/>
            <w:bottom w:val="none" w:sz="0" w:space="0" w:color="auto"/>
            <w:right w:val="none" w:sz="0" w:space="0" w:color="auto"/>
          </w:divBdr>
        </w:div>
        <w:div w:id="1895852357">
          <w:marLeft w:val="640"/>
          <w:marRight w:val="0"/>
          <w:marTop w:val="0"/>
          <w:marBottom w:val="0"/>
          <w:divBdr>
            <w:top w:val="none" w:sz="0" w:space="0" w:color="auto"/>
            <w:left w:val="none" w:sz="0" w:space="0" w:color="auto"/>
            <w:bottom w:val="none" w:sz="0" w:space="0" w:color="auto"/>
            <w:right w:val="none" w:sz="0" w:space="0" w:color="auto"/>
          </w:divBdr>
        </w:div>
        <w:div w:id="1898317050">
          <w:marLeft w:val="640"/>
          <w:marRight w:val="0"/>
          <w:marTop w:val="0"/>
          <w:marBottom w:val="0"/>
          <w:divBdr>
            <w:top w:val="none" w:sz="0" w:space="0" w:color="auto"/>
            <w:left w:val="none" w:sz="0" w:space="0" w:color="auto"/>
            <w:bottom w:val="none" w:sz="0" w:space="0" w:color="auto"/>
            <w:right w:val="none" w:sz="0" w:space="0" w:color="auto"/>
          </w:divBdr>
        </w:div>
        <w:div w:id="1930649623">
          <w:marLeft w:val="640"/>
          <w:marRight w:val="0"/>
          <w:marTop w:val="0"/>
          <w:marBottom w:val="0"/>
          <w:divBdr>
            <w:top w:val="none" w:sz="0" w:space="0" w:color="auto"/>
            <w:left w:val="none" w:sz="0" w:space="0" w:color="auto"/>
            <w:bottom w:val="none" w:sz="0" w:space="0" w:color="auto"/>
            <w:right w:val="none" w:sz="0" w:space="0" w:color="auto"/>
          </w:divBdr>
        </w:div>
        <w:div w:id="1932854000">
          <w:marLeft w:val="640"/>
          <w:marRight w:val="0"/>
          <w:marTop w:val="0"/>
          <w:marBottom w:val="0"/>
          <w:divBdr>
            <w:top w:val="none" w:sz="0" w:space="0" w:color="auto"/>
            <w:left w:val="none" w:sz="0" w:space="0" w:color="auto"/>
            <w:bottom w:val="none" w:sz="0" w:space="0" w:color="auto"/>
            <w:right w:val="none" w:sz="0" w:space="0" w:color="auto"/>
          </w:divBdr>
        </w:div>
        <w:div w:id="1954433108">
          <w:marLeft w:val="640"/>
          <w:marRight w:val="0"/>
          <w:marTop w:val="0"/>
          <w:marBottom w:val="0"/>
          <w:divBdr>
            <w:top w:val="none" w:sz="0" w:space="0" w:color="auto"/>
            <w:left w:val="none" w:sz="0" w:space="0" w:color="auto"/>
            <w:bottom w:val="none" w:sz="0" w:space="0" w:color="auto"/>
            <w:right w:val="none" w:sz="0" w:space="0" w:color="auto"/>
          </w:divBdr>
        </w:div>
        <w:div w:id="1991254384">
          <w:marLeft w:val="640"/>
          <w:marRight w:val="0"/>
          <w:marTop w:val="0"/>
          <w:marBottom w:val="0"/>
          <w:divBdr>
            <w:top w:val="none" w:sz="0" w:space="0" w:color="auto"/>
            <w:left w:val="none" w:sz="0" w:space="0" w:color="auto"/>
            <w:bottom w:val="none" w:sz="0" w:space="0" w:color="auto"/>
            <w:right w:val="none" w:sz="0" w:space="0" w:color="auto"/>
          </w:divBdr>
        </w:div>
        <w:div w:id="2012219896">
          <w:marLeft w:val="640"/>
          <w:marRight w:val="0"/>
          <w:marTop w:val="0"/>
          <w:marBottom w:val="0"/>
          <w:divBdr>
            <w:top w:val="none" w:sz="0" w:space="0" w:color="auto"/>
            <w:left w:val="none" w:sz="0" w:space="0" w:color="auto"/>
            <w:bottom w:val="none" w:sz="0" w:space="0" w:color="auto"/>
            <w:right w:val="none" w:sz="0" w:space="0" w:color="auto"/>
          </w:divBdr>
        </w:div>
        <w:div w:id="2030905778">
          <w:marLeft w:val="640"/>
          <w:marRight w:val="0"/>
          <w:marTop w:val="0"/>
          <w:marBottom w:val="0"/>
          <w:divBdr>
            <w:top w:val="none" w:sz="0" w:space="0" w:color="auto"/>
            <w:left w:val="none" w:sz="0" w:space="0" w:color="auto"/>
            <w:bottom w:val="none" w:sz="0" w:space="0" w:color="auto"/>
            <w:right w:val="none" w:sz="0" w:space="0" w:color="auto"/>
          </w:divBdr>
        </w:div>
        <w:div w:id="2034728265">
          <w:marLeft w:val="640"/>
          <w:marRight w:val="0"/>
          <w:marTop w:val="0"/>
          <w:marBottom w:val="0"/>
          <w:divBdr>
            <w:top w:val="none" w:sz="0" w:space="0" w:color="auto"/>
            <w:left w:val="none" w:sz="0" w:space="0" w:color="auto"/>
            <w:bottom w:val="none" w:sz="0" w:space="0" w:color="auto"/>
            <w:right w:val="none" w:sz="0" w:space="0" w:color="auto"/>
          </w:divBdr>
        </w:div>
        <w:div w:id="2064983249">
          <w:marLeft w:val="640"/>
          <w:marRight w:val="0"/>
          <w:marTop w:val="0"/>
          <w:marBottom w:val="0"/>
          <w:divBdr>
            <w:top w:val="none" w:sz="0" w:space="0" w:color="auto"/>
            <w:left w:val="none" w:sz="0" w:space="0" w:color="auto"/>
            <w:bottom w:val="none" w:sz="0" w:space="0" w:color="auto"/>
            <w:right w:val="none" w:sz="0" w:space="0" w:color="auto"/>
          </w:divBdr>
        </w:div>
        <w:div w:id="2098822014">
          <w:marLeft w:val="640"/>
          <w:marRight w:val="0"/>
          <w:marTop w:val="0"/>
          <w:marBottom w:val="0"/>
          <w:divBdr>
            <w:top w:val="none" w:sz="0" w:space="0" w:color="auto"/>
            <w:left w:val="none" w:sz="0" w:space="0" w:color="auto"/>
            <w:bottom w:val="none" w:sz="0" w:space="0" w:color="auto"/>
            <w:right w:val="none" w:sz="0" w:space="0" w:color="auto"/>
          </w:divBdr>
        </w:div>
      </w:divsChild>
    </w:div>
    <w:div w:id="511262550">
      <w:marLeft w:val="640"/>
      <w:marRight w:val="0"/>
      <w:marTop w:val="0"/>
      <w:marBottom w:val="0"/>
      <w:divBdr>
        <w:top w:val="none" w:sz="0" w:space="0" w:color="auto"/>
        <w:left w:val="none" w:sz="0" w:space="0" w:color="auto"/>
        <w:bottom w:val="none" w:sz="0" w:space="0" w:color="auto"/>
        <w:right w:val="none" w:sz="0" w:space="0" w:color="auto"/>
      </w:divBdr>
    </w:div>
    <w:div w:id="511721306">
      <w:marLeft w:val="640"/>
      <w:marRight w:val="0"/>
      <w:marTop w:val="0"/>
      <w:marBottom w:val="0"/>
      <w:divBdr>
        <w:top w:val="none" w:sz="0" w:space="0" w:color="auto"/>
        <w:left w:val="none" w:sz="0" w:space="0" w:color="auto"/>
        <w:bottom w:val="none" w:sz="0" w:space="0" w:color="auto"/>
        <w:right w:val="none" w:sz="0" w:space="0" w:color="auto"/>
      </w:divBdr>
    </w:div>
    <w:div w:id="511995840">
      <w:marLeft w:val="640"/>
      <w:marRight w:val="0"/>
      <w:marTop w:val="0"/>
      <w:marBottom w:val="0"/>
      <w:divBdr>
        <w:top w:val="none" w:sz="0" w:space="0" w:color="auto"/>
        <w:left w:val="none" w:sz="0" w:space="0" w:color="auto"/>
        <w:bottom w:val="none" w:sz="0" w:space="0" w:color="auto"/>
        <w:right w:val="none" w:sz="0" w:space="0" w:color="auto"/>
      </w:divBdr>
    </w:div>
    <w:div w:id="512695469">
      <w:bodyDiv w:val="1"/>
      <w:marLeft w:val="0"/>
      <w:marRight w:val="0"/>
      <w:marTop w:val="0"/>
      <w:marBottom w:val="0"/>
      <w:divBdr>
        <w:top w:val="none" w:sz="0" w:space="0" w:color="auto"/>
        <w:left w:val="none" w:sz="0" w:space="0" w:color="auto"/>
        <w:bottom w:val="none" w:sz="0" w:space="0" w:color="auto"/>
        <w:right w:val="none" w:sz="0" w:space="0" w:color="auto"/>
      </w:divBdr>
    </w:div>
    <w:div w:id="512885796">
      <w:marLeft w:val="640"/>
      <w:marRight w:val="0"/>
      <w:marTop w:val="0"/>
      <w:marBottom w:val="0"/>
      <w:divBdr>
        <w:top w:val="none" w:sz="0" w:space="0" w:color="auto"/>
        <w:left w:val="none" w:sz="0" w:space="0" w:color="auto"/>
        <w:bottom w:val="none" w:sz="0" w:space="0" w:color="auto"/>
        <w:right w:val="none" w:sz="0" w:space="0" w:color="auto"/>
      </w:divBdr>
    </w:div>
    <w:div w:id="512917138">
      <w:marLeft w:val="640"/>
      <w:marRight w:val="0"/>
      <w:marTop w:val="0"/>
      <w:marBottom w:val="0"/>
      <w:divBdr>
        <w:top w:val="none" w:sz="0" w:space="0" w:color="auto"/>
        <w:left w:val="none" w:sz="0" w:space="0" w:color="auto"/>
        <w:bottom w:val="none" w:sz="0" w:space="0" w:color="auto"/>
        <w:right w:val="none" w:sz="0" w:space="0" w:color="auto"/>
      </w:divBdr>
    </w:div>
    <w:div w:id="512962594">
      <w:marLeft w:val="640"/>
      <w:marRight w:val="0"/>
      <w:marTop w:val="0"/>
      <w:marBottom w:val="0"/>
      <w:divBdr>
        <w:top w:val="none" w:sz="0" w:space="0" w:color="auto"/>
        <w:left w:val="none" w:sz="0" w:space="0" w:color="auto"/>
        <w:bottom w:val="none" w:sz="0" w:space="0" w:color="auto"/>
        <w:right w:val="none" w:sz="0" w:space="0" w:color="auto"/>
      </w:divBdr>
    </w:div>
    <w:div w:id="514423536">
      <w:marLeft w:val="640"/>
      <w:marRight w:val="0"/>
      <w:marTop w:val="0"/>
      <w:marBottom w:val="0"/>
      <w:divBdr>
        <w:top w:val="none" w:sz="0" w:space="0" w:color="auto"/>
        <w:left w:val="none" w:sz="0" w:space="0" w:color="auto"/>
        <w:bottom w:val="none" w:sz="0" w:space="0" w:color="auto"/>
        <w:right w:val="none" w:sz="0" w:space="0" w:color="auto"/>
      </w:divBdr>
    </w:div>
    <w:div w:id="514733712">
      <w:marLeft w:val="640"/>
      <w:marRight w:val="0"/>
      <w:marTop w:val="0"/>
      <w:marBottom w:val="0"/>
      <w:divBdr>
        <w:top w:val="none" w:sz="0" w:space="0" w:color="auto"/>
        <w:left w:val="none" w:sz="0" w:space="0" w:color="auto"/>
        <w:bottom w:val="none" w:sz="0" w:space="0" w:color="auto"/>
        <w:right w:val="none" w:sz="0" w:space="0" w:color="auto"/>
      </w:divBdr>
    </w:div>
    <w:div w:id="515311411">
      <w:marLeft w:val="640"/>
      <w:marRight w:val="0"/>
      <w:marTop w:val="0"/>
      <w:marBottom w:val="0"/>
      <w:divBdr>
        <w:top w:val="none" w:sz="0" w:space="0" w:color="auto"/>
        <w:left w:val="none" w:sz="0" w:space="0" w:color="auto"/>
        <w:bottom w:val="none" w:sz="0" w:space="0" w:color="auto"/>
        <w:right w:val="none" w:sz="0" w:space="0" w:color="auto"/>
      </w:divBdr>
    </w:div>
    <w:div w:id="515580954">
      <w:marLeft w:val="640"/>
      <w:marRight w:val="0"/>
      <w:marTop w:val="0"/>
      <w:marBottom w:val="0"/>
      <w:divBdr>
        <w:top w:val="none" w:sz="0" w:space="0" w:color="auto"/>
        <w:left w:val="none" w:sz="0" w:space="0" w:color="auto"/>
        <w:bottom w:val="none" w:sz="0" w:space="0" w:color="auto"/>
        <w:right w:val="none" w:sz="0" w:space="0" w:color="auto"/>
      </w:divBdr>
    </w:div>
    <w:div w:id="515845179">
      <w:marLeft w:val="640"/>
      <w:marRight w:val="0"/>
      <w:marTop w:val="0"/>
      <w:marBottom w:val="0"/>
      <w:divBdr>
        <w:top w:val="none" w:sz="0" w:space="0" w:color="auto"/>
        <w:left w:val="none" w:sz="0" w:space="0" w:color="auto"/>
        <w:bottom w:val="none" w:sz="0" w:space="0" w:color="auto"/>
        <w:right w:val="none" w:sz="0" w:space="0" w:color="auto"/>
      </w:divBdr>
    </w:div>
    <w:div w:id="515967071">
      <w:marLeft w:val="640"/>
      <w:marRight w:val="0"/>
      <w:marTop w:val="0"/>
      <w:marBottom w:val="0"/>
      <w:divBdr>
        <w:top w:val="none" w:sz="0" w:space="0" w:color="auto"/>
        <w:left w:val="none" w:sz="0" w:space="0" w:color="auto"/>
        <w:bottom w:val="none" w:sz="0" w:space="0" w:color="auto"/>
        <w:right w:val="none" w:sz="0" w:space="0" w:color="auto"/>
      </w:divBdr>
    </w:div>
    <w:div w:id="516579611">
      <w:bodyDiv w:val="1"/>
      <w:marLeft w:val="0"/>
      <w:marRight w:val="0"/>
      <w:marTop w:val="0"/>
      <w:marBottom w:val="0"/>
      <w:divBdr>
        <w:top w:val="none" w:sz="0" w:space="0" w:color="auto"/>
        <w:left w:val="none" w:sz="0" w:space="0" w:color="auto"/>
        <w:bottom w:val="none" w:sz="0" w:space="0" w:color="auto"/>
        <w:right w:val="none" w:sz="0" w:space="0" w:color="auto"/>
      </w:divBdr>
    </w:div>
    <w:div w:id="516773228">
      <w:marLeft w:val="640"/>
      <w:marRight w:val="0"/>
      <w:marTop w:val="0"/>
      <w:marBottom w:val="0"/>
      <w:divBdr>
        <w:top w:val="none" w:sz="0" w:space="0" w:color="auto"/>
        <w:left w:val="none" w:sz="0" w:space="0" w:color="auto"/>
        <w:bottom w:val="none" w:sz="0" w:space="0" w:color="auto"/>
        <w:right w:val="none" w:sz="0" w:space="0" w:color="auto"/>
      </w:divBdr>
    </w:div>
    <w:div w:id="517156774">
      <w:marLeft w:val="640"/>
      <w:marRight w:val="0"/>
      <w:marTop w:val="0"/>
      <w:marBottom w:val="0"/>
      <w:divBdr>
        <w:top w:val="none" w:sz="0" w:space="0" w:color="auto"/>
        <w:left w:val="none" w:sz="0" w:space="0" w:color="auto"/>
        <w:bottom w:val="none" w:sz="0" w:space="0" w:color="auto"/>
        <w:right w:val="none" w:sz="0" w:space="0" w:color="auto"/>
      </w:divBdr>
    </w:div>
    <w:div w:id="517234470">
      <w:marLeft w:val="640"/>
      <w:marRight w:val="0"/>
      <w:marTop w:val="0"/>
      <w:marBottom w:val="0"/>
      <w:divBdr>
        <w:top w:val="none" w:sz="0" w:space="0" w:color="auto"/>
        <w:left w:val="none" w:sz="0" w:space="0" w:color="auto"/>
        <w:bottom w:val="none" w:sz="0" w:space="0" w:color="auto"/>
        <w:right w:val="none" w:sz="0" w:space="0" w:color="auto"/>
      </w:divBdr>
    </w:div>
    <w:div w:id="517815327">
      <w:marLeft w:val="640"/>
      <w:marRight w:val="0"/>
      <w:marTop w:val="0"/>
      <w:marBottom w:val="0"/>
      <w:divBdr>
        <w:top w:val="none" w:sz="0" w:space="0" w:color="auto"/>
        <w:left w:val="none" w:sz="0" w:space="0" w:color="auto"/>
        <w:bottom w:val="none" w:sz="0" w:space="0" w:color="auto"/>
        <w:right w:val="none" w:sz="0" w:space="0" w:color="auto"/>
      </w:divBdr>
    </w:div>
    <w:div w:id="518277519">
      <w:marLeft w:val="640"/>
      <w:marRight w:val="0"/>
      <w:marTop w:val="0"/>
      <w:marBottom w:val="0"/>
      <w:divBdr>
        <w:top w:val="none" w:sz="0" w:space="0" w:color="auto"/>
        <w:left w:val="none" w:sz="0" w:space="0" w:color="auto"/>
        <w:bottom w:val="none" w:sz="0" w:space="0" w:color="auto"/>
        <w:right w:val="none" w:sz="0" w:space="0" w:color="auto"/>
      </w:divBdr>
    </w:div>
    <w:div w:id="518281003">
      <w:marLeft w:val="640"/>
      <w:marRight w:val="0"/>
      <w:marTop w:val="0"/>
      <w:marBottom w:val="0"/>
      <w:divBdr>
        <w:top w:val="none" w:sz="0" w:space="0" w:color="auto"/>
        <w:left w:val="none" w:sz="0" w:space="0" w:color="auto"/>
        <w:bottom w:val="none" w:sz="0" w:space="0" w:color="auto"/>
        <w:right w:val="none" w:sz="0" w:space="0" w:color="auto"/>
      </w:divBdr>
    </w:div>
    <w:div w:id="518395718">
      <w:marLeft w:val="640"/>
      <w:marRight w:val="0"/>
      <w:marTop w:val="0"/>
      <w:marBottom w:val="0"/>
      <w:divBdr>
        <w:top w:val="none" w:sz="0" w:space="0" w:color="auto"/>
        <w:left w:val="none" w:sz="0" w:space="0" w:color="auto"/>
        <w:bottom w:val="none" w:sz="0" w:space="0" w:color="auto"/>
        <w:right w:val="none" w:sz="0" w:space="0" w:color="auto"/>
      </w:divBdr>
    </w:div>
    <w:div w:id="519590117">
      <w:marLeft w:val="640"/>
      <w:marRight w:val="0"/>
      <w:marTop w:val="0"/>
      <w:marBottom w:val="0"/>
      <w:divBdr>
        <w:top w:val="none" w:sz="0" w:space="0" w:color="auto"/>
        <w:left w:val="none" w:sz="0" w:space="0" w:color="auto"/>
        <w:bottom w:val="none" w:sz="0" w:space="0" w:color="auto"/>
        <w:right w:val="none" w:sz="0" w:space="0" w:color="auto"/>
      </w:divBdr>
    </w:div>
    <w:div w:id="519708323">
      <w:marLeft w:val="640"/>
      <w:marRight w:val="0"/>
      <w:marTop w:val="0"/>
      <w:marBottom w:val="0"/>
      <w:divBdr>
        <w:top w:val="none" w:sz="0" w:space="0" w:color="auto"/>
        <w:left w:val="none" w:sz="0" w:space="0" w:color="auto"/>
        <w:bottom w:val="none" w:sz="0" w:space="0" w:color="auto"/>
        <w:right w:val="none" w:sz="0" w:space="0" w:color="auto"/>
      </w:divBdr>
    </w:div>
    <w:div w:id="520046968">
      <w:marLeft w:val="640"/>
      <w:marRight w:val="0"/>
      <w:marTop w:val="0"/>
      <w:marBottom w:val="0"/>
      <w:divBdr>
        <w:top w:val="none" w:sz="0" w:space="0" w:color="auto"/>
        <w:left w:val="none" w:sz="0" w:space="0" w:color="auto"/>
        <w:bottom w:val="none" w:sz="0" w:space="0" w:color="auto"/>
        <w:right w:val="none" w:sz="0" w:space="0" w:color="auto"/>
      </w:divBdr>
    </w:div>
    <w:div w:id="520094183">
      <w:marLeft w:val="640"/>
      <w:marRight w:val="0"/>
      <w:marTop w:val="0"/>
      <w:marBottom w:val="0"/>
      <w:divBdr>
        <w:top w:val="none" w:sz="0" w:space="0" w:color="auto"/>
        <w:left w:val="none" w:sz="0" w:space="0" w:color="auto"/>
        <w:bottom w:val="none" w:sz="0" w:space="0" w:color="auto"/>
        <w:right w:val="none" w:sz="0" w:space="0" w:color="auto"/>
      </w:divBdr>
    </w:div>
    <w:div w:id="522014618">
      <w:marLeft w:val="640"/>
      <w:marRight w:val="0"/>
      <w:marTop w:val="0"/>
      <w:marBottom w:val="0"/>
      <w:divBdr>
        <w:top w:val="none" w:sz="0" w:space="0" w:color="auto"/>
        <w:left w:val="none" w:sz="0" w:space="0" w:color="auto"/>
        <w:bottom w:val="none" w:sz="0" w:space="0" w:color="auto"/>
        <w:right w:val="none" w:sz="0" w:space="0" w:color="auto"/>
      </w:divBdr>
    </w:div>
    <w:div w:id="524826719">
      <w:marLeft w:val="640"/>
      <w:marRight w:val="0"/>
      <w:marTop w:val="0"/>
      <w:marBottom w:val="0"/>
      <w:divBdr>
        <w:top w:val="none" w:sz="0" w:space="0" w:color="auto"/>
        <w:left w:val="none" w:sz="0" w:space="0" w:color="auto"/>
        <w:bottom w:val="none" w:sz="0" w:space="0" w:color="auto"/>
        <w:right w:val="none" w:sz="0" w:space="0" w:color="auto"/>
      </w:divBdr>
    </w:div>
    <w:div w:id="524908024">
      <w:marLeft w:val="640"/>
      <w:marRight w:val="0"/>
      <w:marTop w:val="0"/>
      <w:marBottom w:val="0"/>
      <w:divBdr>
        <w:top w:val="none" w:sz="0" w:space="0" w:color="auto"/>
        <w:left w:val="none" w:sz="0" w:space="0" w:color="auto"/>
        <w:bottom w:val="none" w:sz="0" w:space="0" w:color="auto"/>
        <w:right w:val="none" w:sz="0" w:space="0" w:color="auto"/>
      </w:divBdr>
    </w:div>
    <w:div w:id="525287910">
      <w:marLeft w:val="640"/>
      <w:marRight w:val="0"/>
      <w:marTop w:val="0"/>
      <w:marBottom w:val="0"/>
      <w:divBdr>
        <w:top w:val="none" w:sz="0" w:space="0" w:color="auto"/>
        <w:left w:val="none" w:sz="0" w:space="0" w:color="auto"/>
        <w:bottom w:val="none" w:sz="0" w:space="0" w:color="auto"/>
        <w:right w:val="none" w:sz="0" w:space="0" w:color="auto"/>
      </w:divBdr>
    </w:div>
    <w:div w:id="525944945">
      <w:marLeft w:val="640"/>
      <w:marRight w:val="0"/>
      <w:marTop w:val="0"/>
      <w:marBottom w:val="0"/>
      <w:divBdr>
        <w:top w:val="none" w:sz="0" w:space="0" w:color="auto"/>
        <w:left w:val="none" w:sz="0" w:space="0" w:color="auto"/>
        <w:bottom w:val="none" w:sz="0" w:space="0" w:color="auto"/>
        <w:right w:val="none" w:sz="0" w:space="0" w:color="auto"/>
      </w:divBdr>
    </w:div>
    <w:div w:id="526137047">
      <w:marLeft w:val="640"/>
      <w:marRight w:val="0"/>
      <w:marTop w:val="0"/>
      <w:marBottom w:val="0"/>
      <w:divBdr>
        <w:top w:val="none" w:sz="0" w:space="0" w:color="auto"/>
        <w:left w:val="none" w:sz="0" w:space="0" w:color="auto"/>
        <w:bottom w:val="none" w:sz="0" w:space="0" w:color="auto"/>
        <w:right w:val="none" w:sz="0" w:space="0" w:color="auto"/>
      </w:divBdr>
    </w:div>
    <w:div w:id="526213175">
      <w:marLeft w:val="640"/>
      <w:marRight w:val="0"/>
      <w:marTop w:val="0"/>
      <w:marBottom w:val="0"/>
      <w:divBdr>
        <w:top w:val="none" w:sz="0" w:space="0" w:color="auto"/>
        <w:left w:val="none" w:sz="0" w:space="0" w:color="auto"/>
        <w:bottom w:val="none" w:sz="0" w:space="0" w:color="auto"/>
        <w:right w:val="none" w:sz="0" w:space="0" w:color="auto"/>
      </w:divBdr>
    </w:div>
    <w:div w:id="527180963">
      <w:marLeft w:val="640"/>
      <w:marRight w:val="0"/>
      <w:marTop w:val="0"/>
      <w:marBottom w:val="0"/>
      <w:divBdr>
        <w:top w:val="none" w:sz="0" w:space="0" w:color="auto"/>
        <w:left w:val="none" w:sz="0" w:space="0" w:color="auto"/>
        <w:bottom w:val="none" w:sz="0" w:space="0" w:color="auto"/>
        <w:right w:val="none" w:sz="0" w:space="0" w:color="auto"/>
      </w:divBdr>
    </w:div>
    <w:div w:id="527527935">
      <w:bodyDiv w:val="1"/>
      <w:marLeft w:val="0"/>
      <w:marRight w:val="0"/>
      <w:marTop w:val="0"/>
      <w:marBottom w:val="0"/>
      <w:divBdr>
        <w:top w:val="none" w:sz="0" w:space="0" w:color="auto"/>
        <w:left w:val="none" w:sz="0" w:space="0" w:color="auto"/>
        <w:bottom w:val="none" w:sz="0" w:space="0" w:color="auto"/>
        <w:right w:val="none" w:sz="0" w:space="0" w:color="auto"/>
      </w:divBdr>
      <w:divsChild>
        <w:div w:id="1318682">
          <w:marLeft w:val="640"/>
          <w:marRight w:val="0"/>
          <w:marTop w:val="0"/>
          <w:marBottom w:val="0"/>
          <w:divBdr>
            <w:top w:val="none" w:sz="0" w:space="0" w:color="auto"/>
            <w:left w:val="none" w:sz="0" w:space="0" w:color="auto"/>
            <w:bottom w:val="none" w:sz="0" w:space="0" w:color="auto"/>
            <w:right w:val="none" w:sz="0" w:space="0" w:color="auto"/>
          </w:divBdr>
        </w:div>
        <w:div w:id="7368387">
          <w:marLeft w:val="640"/>
          <w:marRight w:val="0"/>
          <w:marTop w:val="0"/>
          <w:marBottom w:val="0"/>
          <w:divBdr>
            <w:top w:val="none" w:sz="0" w:space="0" w:color="auto"/>
            <w:left w:val="none" w:sz="0" w:space="0" w:color="auto"/>
            <w:bottom w:val="none" w:sz="0" w:space="0" w:color="auto"/>
            <w:right w:val="none" w:sz="0" w:space="0" w:color="auto"/>
          </w:divBdr>
        </w:div>
        <w:div w:id="8987739">
          <w:marLeft w:val="640"/>
          <w:marRight w:val="0"/>
          <w:marTop w:val="0"/>
          <w:marBottom w:val="0"/>
          <w:divBdr>
            <w:top w:val="none" w:sz="0" w:space="0" w:color="auto"/>
            <w:left w:val="none" w:sz="0" w:space="0" w:color="auto"/>
            <w:bottom w:val="none" w:sz="0" w:space="0" w:color="auto"/>
            <w:right w:val="none" w:sz="0" w:space="0" w:color="auto"/>
          </w:divBdr>
        </w:div>
        <w:div w:id="22363136">
          <w:marLeft w:val="640"/>
          <w:marRight w:val="0"/>
          <w:marTop w:val="0"/>
          <w:marBottom w:val="0"/>
          <w:divBdr>
            <w:top w:val="none" w:sz="0" w:space="0" w:color="auto"/>
            <w:left w:val="none" w:sz="0" w:space="0" w:color="auto"/>
            <w:bottom w:val="none" w:sz="0" w:space="0" w:color="auto"/>
            <w:right w:val="none" w:sz="0" w:space="0" w:color="auto"/>
          </w:divBdr>
        </w:div>
        <w:div w:id="66074241">
          <w:marLeft w:val="640"/>
          <w:marRight w:val="0"/>
          <w:marTop w:val="0"/>
          <w:marBottom w:val="0"/>
          <w:divBdr>
            <w:top w:val="none" w:sz="0" w:space="0" w:color="auto"/>
            <w:left w:val="none" w:sz="0" w:space="0" w:color="auto"/>
            <w:bottom w:val="none" w:sz="0" w:space="0" w:color="auto"/>
            <w:right w:val="none" w:sz="0" w:space="0" w:color="auto"/>
          </w:divBdr>
        </w:div>
        <w:div w:id="85226086">
          <w:marLeft w:val="640"/>
          <w:marRight w:val="0"/>
          <w:marTop w:val="0"/>
          <w:marBottom w:val="0"/>
          <w:divBdr>
            <w:top w:val="none" w:sz="0" w:space="0" w:color="auto"/>
            <w:left w:val="none" w:sz="0" w:space="0" w:color="auto"/>
            <w:bottom w:val="none" w:sz="0" w:space="0" w:color="auto"/>
            <w:right w:val="none" w:sz="0" w:space="0" w:color="auto"/>
          </w:divBdr>
        </w:div>
        <w:div w:id="109904556">
          <w:marLeft w:val="640"/>
          <w:marRight w:val="0"/>
          <w:marTop w:val="0"/>
          <w:marBottom w:val="0"/>
          <w:divBdr>
            <w:top w:val="none" w:sz="0" w:space="0" w:color="auto"/>
            <w:left w:val="none" w:sz="0" w:space="0" w:color="auto"/>
            <w:bottom w:val="none" w:sz="0" w:space="0" w:color="auto"/>
            <w:right w:val="none" w:sz="0" w:space="0" w:color="auto"/>
          </w:divBdr>
        </w:div>
        <w:div w:id="126630682">
          <w:marLeft w:val="640"/>
          <w:marRight w:val="0"/>
          <w:marTop w:val="0"/>
          <w:marBottom w:val="0"/>
          <w:divBdr>
            <w:top w:val="none" w:sz="0" w:space="0" w:color="auto"/>
            <w:left w:val="none" w:sz="0" w:space="0" w:color="auto"/>
            <w:bottom w:val="none" w:sz="0" w:space="0" w:color="auto"/>
            <w:right w:val="none" w:sz="0" w:space="0" w:color="auto"/>
          </w:divBdr>
        </w:div>
        <w:div w:id="132602241">
          <w:marLeft w:val="640"/>
          <w:marRight w:val="0"/>
          <w:marTop w:val="0"/>
          <w:marBottom w:val="0"/>
          <w:divBdr>
            <w:top w:val="none" w:sz="0" w:space="0" w:color="auto"/>
            <w:left w:val="none" w:sz="0" w:space="0" w:color="auto"/>
            <w:bottom w:val="none" w:sz="0" w:space="0" w:color="auto"/>
            <w:right w:val="none" w:sz="0" w:space="0" w:color="auto"/>
          </w:divBdr>
        </w:div>
        <w:div w:id="142049204">
          <w:marLeft w:val="640"/>
          <w:marRight w:val="0"/>
          <w:marTop w:val="0"/>
          <w:marBottom w:val="0"/>
          <w:divBdr>
            <w:top w:val="none" w:sz="0" w:space="0" w:color="auto"/>
            <w:left w:val="none" w:sz="0" w:space="0" w:color="auto"/>
            <w:bottom w:val="none" w:sz="0" w:space="0" w:color="auto"/>
            <w:right w:val="none" w:sz="0" w:space="0" w:color="auto"/>
          </w:divBdr>
        </w:div>
        <w:div w:id="158158100">
          <w:marLeft w:val="640"/>
          <w:marRight w:val="0"/>
          <w:marTop w:val="0"/>
          <w:marBottom w:val="0"/>
          <w:divBdr>
            <w:top w:val="none" w:sz="0" w:space="0" w:color="auto"/>
            <w:left w:val="none" w:sz="0" w:space="0" w:color="auto"/>
            <w:bottom w:val="none" w:sz="0" w:space="0" w:color="auto"/>
            <w:right w:val="none" w:sz="0" w:space="0" w:color="auto"/>
          </w:divBdr>
        </w:div>
        <w:div w:id="170147876">
          <w:marLeft w:val="640"/>
          <w:marRight w:val="0"/>
          <w:marTop w:val="0"/>
          <w:marBottom w:val="0"/>
          <w:divBdr>
            <w:top w:val="none" w:sz="0" w:space="0" w:color="auto"/>
            <w:left w:val="none" w:sz="0" w:space="0" w:color="auto"/>
            <w:bottom w:val="none" w:sz="0" w:space="0" w:color="auto"/>
            <w:right w:val="none" w:sz="0" w:space="0" w:color="auto"/>
          </w:divBdr>
        </w:div>
        <w:div w:id="203251567">
          <w:marLeft w:val="640"/>
          <w:marRight w:val="0"/>
          <w:marTop w:val="0"/>
          <w:marBottom w:val="0"/>
          <w:divBdr>
            <w:top w:val="none" w:sz="0" w:space="0" w:color="auto"/>
            <w:left w:val="none" w:sz="0" w:space="0" w:color="auto"/>
            <w:bottom w:val="none" w:sz="0" w:space="0" w:color="auto"/>
            <w:right w:val="none" w:sz="0" w:space="0" w:color="auto"/>
          </w:divBdr>
        </w:div>
        <w:div w:id="225188572">
          <w:marLeft w:val="640"/>
          <w:marRight w:val="0"/>
          <w:marTop w:val="0"/>
          <w:marBottom w:val="0"/>
          <w:divBdr>
            <w:top w:val="none" w:sz="0" w:space="0" w:color="auto"/>
            <w:left w:val="none" w:sz="0" w:space="0" w:color="auto"/>
            <w:bottom w:val="none" w:sz="0" w:space="0" w:color="auto"/>
            <w:right w:val="none" w:sz="0" w:space="0" w:color="auto"/>
          </w:divBdr>
        </w:div>
        <w:div w:id="226035684">
          <w:marLeft w:val="640"/>
          <w:marRight w:val="0"/>
          <w:marTop w:val="0"/>
          <w:marBottom w:val="0"/>
          <w:divBdr>
            <w:top w:val="none" w:sz="0" w:space="0" w:color="auto"/>
            <w:left w:val="none" w:sz="0" w:space="0" w:color="auto"/>
            <w:bottom w:val="none" w:sz="0" w:space="0" w:color="auto"/>
            <w:right w:val="none" w:sz="0" w:space="0" w:color="auto"/>
          </w:divBdr>
        </w:div>
        <w:div w:id="268584914">
          <w:marLeft w:val="640"/>
          <w:marRight w:val="0"/>
          <w:marTop w:val="0"/>
          <w:marBottom w:val="0"/>
          <w:divBdr>
            <w:top w:val="none" w:sz="0" w:space="0" w:color="auto"/>
            <w:left w:val="none" w:sz="0" w:space="0" w:color="auto"/>
            <w:bottom w:val="none" w:sz="0" w:space="0" w:color="auto"/>
            <w:right w:val="none" w:sz="0" w:space="0" w:color="auto"/>
          </w:divBdr>
        </w:div>
        <w:div w:id="272174574">
          <w:marLeft w:val="640"/>
          <w:marRight w:val="0"/>
          <w:marTop w:val="0"/>
          <w:marBottom w:val="0"/>
          <w:divBdr>
            <w:top w:val="none" w:sz="0" w:space="0" w:color="auto"/>
            <w:left w:val="none" w:sz="0" w:space="0" w:color="auto"/>
            <w:bottom w:val="none" w:sz="0" w:space="0" w:color="auto"/>
            <w:right w:val="none" w:sz="0" w:space="0" w:color="auto"/>
          </w:divBdr>
        </w:div>
        <w:div w:id="274555192">
          <w:marLeft w:val="640"/>
          <w:marRight w:val="0"/>
          <w:marTop w:val="0"/>
          <w:marBottom w:val="0"/>
          <w:divBdr>
            <w:top w:val="none" w:sz="0" w:space="0" w:color="auto"/>
            <w:left w:val="none" w:sz="0" w:space="0" w:color="auto"/>
            <w:bottom w:val="none" w:sz="0" w:space="0" w:color="auto"/>
            <w:right w:val="none" w:sz="0" w:space="0" w:color="auto"/>
          </w:divBdr>
        </w:div>
        <w:div w:id="293801424">
          <w:marLeft w:val="640"/>
          <w:marRight w:val="0"/>
          <w:marTop w:val="0"/>
          <w:marBottom w:val="0"/>
          <w:divBdr>
            <w:top w:val="none" w:sz="0" w:space="0" w:color="auto"/>
            <w:left w:val="none" w:sz="0" w:space="0" w:color="auto"/>
            <w:bottom w:val="none" w:sz="0" w:space="0" w:color="auto"/>
            <w:right w:val="none" w:sz="0" w:space="0" w:color="auto"/>
          </w:divBdr>
        </w:div>
        <w:div w:id="306010944">
          <w:marLeft w:val="640"/>
          <w:marRight w:val="0"/>
          <w:marTop w:val="0"/>
          <w:marBottom w:val="0"/>
          <w:divBdr>
            <w:top w:val="none" w:sz="0" w:space="0" w:color="auto"/>
            <w:left w:val="none" w:sz="0" w:space="0" w:color="auto"/>
            <w:bottom w:val="none" w:sz="0" w:space="0" w:color="auto"/>
            <w:right w:val="none" w:sz="0" w:space="0" w:color="auto"/>
          </w:divBdr>
        </w:div>
        <w:div w:id="314726885">
          <w:marLeft w:val="640"/>
          <w:marRight w:val="0"/>
          <w:marTop w:val="0"/>
          <w:marBottom w:val="0"/>
          <w:divBdr>
            <w:top w:val="none" w:sz="0" w:space="0" w:color="auto"/>
            <w:left w:val="none" w:sz="0" w:space="0" w:color="auto"/>
            <w:bottom w:val="none" w:sz="0" w:space="0" w:color="auto"/>
            <w:right w:val="none" w:sz="0" w:space="0" w:color="auto"/>
          </w:divBdr>
        </w:div>
        <w:div w:id="316496916">
          <w:marLeft w:val="640"/>
          <w:marRight w:val="0"/>
          <w:marTop w:val="0"/>
          <w:marBottom w:val="0"/>
          <w:divBdr>
            <w:top w:val="none" w:sz="0" w:space="0" w:color="auto"/>
            <w:left w:val="none" w:sz="0" w:space="0" w:color="auto"/>
            <w:bottom w:val="none" w:sz="0" w:space="0" w:color="auto"/>
            <w:right w:val="none" w:sz="0" w:space="0" w:color="auto"/>
          </w:divBdr>
        </w:div>
        <w:div w:id="341904428">
          <w:marLeft w:val="640"/>
          <w:marRight w:val="0"/>
          <w:marTop w:val="0"/>
          <w:marBottom w:val="0"/>
          <w:divBdr>
            <w:top w:val="none" w:sz="0" w:space="0" w:color="auto"/>
            <w:left w:val="none" w:sz="0" w:space="0" w:color="auto"/>
            <w:bottom w:val="none" w:sz="0" w:space="0" w:color="auto"/>
            <w:right w:val="none" w:sz="0" w:space="0" w:color="auto"/>
          </w:divBdr>
        </w:div>
        <w:div w:id="358507084">
          <w:marLeft w:val="640"/>
          <w:marRight w:val="0"/>
          <w:marTop w:val="0"/>
          <w:marBottom w:val="0"/>
          <w:divBdr>
            <w:top w:val="none" w:sz="0" w:space="0" w:color="auto"/>
            <w:left w:val="none" w:sz="0" w:space="0" w:color="auto"/>
            <w:bottom w:val="none" w:sz="0" w:space="0" w:color="auto"/>
            <w:right w:val="none" w:sz="0" w:space="0" w:color="auto"/>
          </w:divBdr>
        </w:div>
        <w:div w:id="361395746">
          <w:marLeft w:val="640"/>
          <w:marRight w:val="0"/>
          <w:marTop w:val="0"/>
          <w:marBottom w:val="0"/>
          <w:divBdr>
            <w:top w:val="none" w:sz="0" w:space="0" w:color="auto"/>
            <w:left w:val="none" w:sz="0" w:space="0" w:color="auto"/>
            <w:bottom w:val="none" w:sz="0" w:space="0" w:color="auto"/>
            <w:right w:val="none" w:sz="0" w:space="0" w:color="auto"/>
          </w:divBdr>
        </w:div>
        <w:div w:id="380135411">
          <w:marLeft w:val="640"/>
          <w:marRight w:val="0"/>
          <w:marTop w:val="0"/>
          <w:marBottom w:val="0"/>
          <w:divBdr>
            <w:top w:val="none" w:sz="0" w:space="0" w:color="auto"/>
            <w:left w:val="none" w:sz="0" w:space="0" w:color="auto"/>
            <w:bottom w:val="none" w:sz="0" w:space="0" w:color="auto"/>
            <w:right w:val="none" w:sz="0" w:space="0" w:color="auto"/>
          </w:divBdr>
        </w:div>
        <w:div w:id="392583907">
          <w:marLeft w:val="640"/>
          <w:marRight w:val="0"/>
          <w:marTop w:val="0"/>
          <w:marBottom w:val="0"/>
          <w:divBdr>
            <w:top w:val="none" w:sz="0" w:space="0" w:color="auto"/>
            <w:left w:val="none" w:sz="0" w:space="0" w:color="auto"/>
            <w:bottom w:val="none" w:sz="0" w:space="0" w:color="auto"/>
            <w:right w:val="none" w:sz="0" w:space="0" w:color="auto"/>
          </w:divBdr>
        </w:div>
        <w:div w:id="402216820">
          <w:marLeft w:val="640"/>
          <w:marRight w:val="0"/>
          <w:marTop w:val="0"/>
          <w:marBottom w:val="0"/>
          <w:divBdr>
            <w:top w:val="none" w:sz="0" w:space="0" w:color="auto"/>
            <w:left w:val="none" w:sz="0" w:space="0" w:color="auto"/>
            <w:bottom w:val="none" w:sz="0" w:space="0" w:color="auto"/>
            <w:right w:val="none" w:sz="0" w:space="0" w:color="auto"/>
          </w:divBdr>
        </w:div>
        <w:div w:id="410126679">
          <w:marLeft w:val="640"/>
          <w:marRight w:val="0"/>
          <w:marTop w:val="0"/>
          <w:marBottom w:val="0"/>
          <w:divBdr>
            <w:top w:val="none" w:sz="0" w:space="0" w:color="auto"/>
            <w:left w:val="none" w:sz="0" w:space="0" w:color="auto"/>
            <w:bottom w:val="none" w:sz="0" w:space="0" w:color="auto"/>
            <w:right w:val="none" w:sz="0" w:space="0" w:color="auto"/>
          </w:divBdr>
        </w:div>
        <w:div w:id="412237570">
          <w:marLeft w:val="640"/>
          <w:marRight w:val="0"/>
          <w:marTop w:val="0"/>
          <w:marBottom w:val="0"/>
          <w:divBdr>
            <w:top w:val="none" w:sz="0" w:space="0" w:color="auto"/>
            <w:left w:val="none" w:sz="0" w:space="0" w:color="auto"/>
            <w:bottom w:val="none" w:sz="0" w:space="0" w:color="auto"/>
            <w:right w:val="none" w:sz="0" w:space="0" w:color="auto"/>
          </w:divBdr>
        </w:div>
        <w:div w:id="413361674">
          <w:marLeft w:val="640"/>
          <w:marRight w:val="0"/>
          <w:marTop w:val="0"/>
          <w:marBottom w:val="0"/>
          <w:divBdr>
            <w:top w:val="none" w:sz="0" w:space="0" w:color="auto"/>
            <w:left w:val="none" w:sz="0" w:space="0" w:color="auto"/>
            <w:bottom w:val="none" w:sz="0" w:space="0" w:color="auto"/>
            <w:right w:val="none" w:sz="0" w:space="0" w:color="auto"/>
          </w:divBdr>
        </w:div>
        <w:div w:id="421610125">
          <w:marLeft w:val="640"/>
          <w:marRight w:val="0"/>
          <w:marTop w:val="0"/>
          <w:marBottom w:val="0"/>
          <w:divBdr>
            <w:top w:val="none" w:sz="0" w:space="0" w:color="auto"/>
            <w:left w:val="none" w:sz="0" w:space="0" w:color="auto"/>
            <w:bottom w:val="none" w:sz="0" w:space="0" w:color="auto"/>
            <w:right w:val="none" w:sz="0" w:space="0" w:color="auto"/>
          </w:divBdr>
        </w:div>
        <w:div w:id="425151651">
          <w:marLeft w:val="640"/>
          <w:marRight w:val="0"/>
          <w:marTop w:val="0"/>
          <w:marBottom w:val="0"/>
          <w:divBdr>
            <w:top w:val="none" w:sz="0" w:space="0" w:color="auto"/>
            <w:left w:val="none" w:sz="0" w:space="0" w:color="auto"/>
            <w:bottom w:val="none" w:sz="0" w:space="0" w:color="auto"/>
            <w:right w:val="none" w:sz="0" w:space="0" w:color="auto"/>
          </w:divBdr>
        </w:div>
        <w:div w:id="430049475">
          <w:marLeft w:val="640"/>
          <w:marRight w:val="0"/>
          <w:marTop w:val="0"/>
          <w:marBottom w:val="0"/>
          <w:divBdr>
            <w:top w:val="none" w:sz="0" w:space="0" w:color="auto"/>
            <w:left w:val="none" w:sz="0" w:space="0" w:color="auto"/>
            <w:bottom w:val="none" w:sz="0" w:space="0" w:color="auto"/>
            <w:right w:val="none" w:sz="0" w:space="0" w:color="auto"/>
          </w:divBdr>
        </w:div>
        <w:div w:id="453404928">
          <w:marLeft w:val="640"/>
          <w:marRight w:val="0"/>
          <w:marTop w:val="0"/>
          <w:marBottom w:val="0"/>
          <w:divBdr>
            <w:top w:val="none" w:sz="0" w:space="0" w:color="auto"/>
            <w:left w:val="none" w:sz="0" w:space="0" w:color="auto"/>
            <w:bottom w:val="none" w:sz="0" w:space="0" w:color="auto"/>
            <w:right w:val="none" w:sz="0" w:space="0" w:color="auto"/>
          </w:divBdr>
        </w:div>
        <w:div w:id="531766138">
          <w:marLeft w:val="640"/>
          <w:marRight w:val="0"/>
          <w:marTop w:val="0"/>
          <w:marBottom w:val="0"/>
          <w:divBdr>
            <w:top w:val="none" w:sz="0" w:space="0" w:color="auto"/>
            <w:left w:val="none" w:sz="0" w:space="0" w:color="auto"/>
            <w:bottom w:val="none" w:sz="0" w:space="0" w:color="auto"/>
            <w:right w:val="none" w:sz="0" w:space="0" w:color="auto"/>
          </w:divBdr>
        </w:div>
        <w:div w:id="549152878">
          <w:marLeft w:val="640"/>
          <w:marRight w:val="0"/>
          <w:marTop w:val="0"/>
          <w:marBottom w:val="0"/>
          <w:divBdr>
            <w:top w:val="none" w:sz="0" w:space="0" w:color="auto"/>
            <w:left w:val="none" w:sz="0" w:space="0" w:color="auto"/>
            <w:bottom w:val="none" w:sz="0" w:space="0" w:color="auto"/>
            <w:right w:val="none" w:sz="0" w:space="0" w:color="auto"/>
          </w:divBdr>
        </w:div>
        <w:div w:id="574365044">
          <w:marLeft w:val="640"/>
          <w:marRight w:val="0"/>
          <w:marTop w:val="0"/>
          <w:marBottom w:val="0"/>
          <w:divBdr>
            <w:top w:val="none" w:sz="0" w:space="0" w:color="auto"/>
            <w:left w:val="none" w:sz="0" w:space="0" w:color="auto"/>
            <w:bottom w:val="none" w:sz="0" w:space="0" w:color="auto"/>
            <w:right w:val="none" w:sz="0" w:space="0" w:color="auto"/>
          </w:divBdr>
        </w:div>
        <w:div w:id="600456867">
          <w:marLeft w:val="640"/>
          <w:marRight w:val="0"/>
          <w:marTop w:val="0"/>
          <w:marBottom w:val="0"/>
          <w:divBdr>
            <w:top w:val="none" w:sz="0" w:space="0" w:color="auto"/>
            <w:left w:val="none" w:sz="0" w:space="0" w:color="auto"/>
            <w:bottom w:val="none" w:sz="0" w:space="0" w:color="auto"/>
            <w:right w:val="none" w:sz="0" w:space="0" w:color="auto"/>
          </w:divBdr>
        </w:div>
        <w:div w:id="602298360">
          <w:marLeft w:val="640"/>
          <w:marRight w:val="0"/>
          <w:marTop w:val="0"/>
          <w:marBottom w:val="0"/>
          <w:divBdr>
            <w:top w:val="none" w:sz="0" w:space="0" w:color="auto"/>
            <w:left w:val="none" w:sz="0" w:space="0" w:color="auto"/>
            <w:bottom w:val="none" w:sz="0" w:space="0" w:color="auto"/>
            <w:right w:val="none" w:sz="0" w:space="0" w:color="auto"/>
          </w:divBdr>
        </w:div>
        <w:div w:id="614481639">
          <w:marLeft w:val="640"/>
          <w:marRight w:val="0"/>
          <w:marTop w:val="0"/>
          <w:marBottom w:val="0"/>
          <w:divBdr>
            <w:top w:val="none" w:sz="0" w:space="0" w:color="auto"/>
            <w:left w:val="none" w:sz="0" w:space="0" w:color="auto"/>
            <w:bottom w:val="none" w:sz="0" w:space="0" w:color="auto"/>
            <w:right w:val="none" w:sz="0" w:space="0" w:color="auto"/>
          </w:divBdr>
        </w:div>
        <w:div w:id="691686560">
          <w:marLeft w:val="640"/>
          <w:marRight w:val="0"/>
          <w:marTop w:val="0"/>
          <w:marBottom w:val="0"/>
          <w:divBdr>
            <w:top w:val="none" w:sz="0" w:space="0" w:color="auto"/>
            <w:left w:val="none" w:sz="0" w:space="0" w:color="auto"/>
            <w:bottom w:val="none" w:sz="0" w:space="0" w:color="auto"/>
            <w:right w:val="none" w:sz="0" w:space="0" w:color="auto"/>
          </w:divBdr>
        </w:div>
        <w:div w:id="730349226">
          <w:marLeft w:val="640"/>
          <w:marRight w:val="0"/>
          <w:marTop w:val="0"/>
          <w:marBottom w:val="0"/>
          <w:divBdr>
            <w:top w:val="none" w:sz="0" w:space="0" w:color="auto"/>
            <w:left w:val="none" w:sz="0" w:space="0" w:color="auto"/>
            <w:bottom w:val="none" w:sz="0" w:space="0" w:color="auto"/>
            <w:right w:val="none" w:sz="0" w:space="0" w:color="auto"/>
          </w:divBdr>
        </w:div>
        <w:div w:id="737820484">
          <w:marLeft w:val="640"/>
          <w:marRight w:val="0"/>
          <w:marTop w:val="0"/>
          <w:marBottom w:val="0"/>
          <w:divBdr>
            <w:top w:val="none" w:sz="0" w:space="0" w:color="auto"/>
            <w:left w:val="none" w:sz="0" w:space="0" w:color="auto"/>
            <w:bottom w:val="none" w:sz="0" w:space="0" w:color="auto"/>
            <w:right w:val="none" w:sz="0" w:space="0" w:color="auto"/>
          </w:divBdr>
        </w:div>
        <w:div w:id="743070535">
          <w:marLeft w:val="640"/>
          <w:marRight w:val="0"/>
          <w:marTop w:val="0"/>
          <w:marBottom w:val="0"/>
          <w:divBdr>
            <w:top w:val="none" w:sz="0" w:space="0" w:color="auto"/>
            <w:left w:val="none" w:sz="0" w:space="0" w:color="auto"/>
            <w:bottom w:val="none" w:sz="0" w:space="0" w:color="auto"/>
            <w:right w:val="none" w:sz="0" w:space="0" w:color="auto"/>
          </w:divBdr>
        </w:div>
        <w:div w:id="744380274">
          <w:marLeft w:val="640"/>
          <w:marRight w:val="0"/>
          <w:marTop w:val="0"/>
          <w:marBottom w:val="0"/>
          <w:divBdr>
            <w:top w:val="none" w:sz="0" w:space="0" w:color="auto"/>
            <w:left w:val="none" w:sz="0" w:space="0" w:color="auto"/>
            <w:bottom w:val="none" w:sz="0" w:space="0" w:color="auto"/>
            <w:right w:val="none" w:sz="0" w:space="0" w:color="auto"/>
          </w:divBdr>
        </w:div>
        <w:div w:id="759763689">
          <w:marLeft w:val="640"/>
          <w:marRight w:val="0"/>
          <w:marTop w:val="0"/>
          <w:marBottom w:val="0"/>
          <w:divBdr>
            <w:top w:val="none" w:sz="0" w:space="0" w:color="auto"/>
            <w:left w:val="none" w:sz="0" w:space="0" w:color="auto"/>
            <w:bottom w:val="none" w:sz="0" w:space="0" w:color="auto"/>
            <w:right w:val="none" w:sz="0" w:space="0" w:color="auto"/>
          </w:divBdr>
        </w:div>
        <w:div w:id="769662683">
          <w:marLeft w:val="640"/>
          <w:marRight w:val="0"/>
          <w:marTop w:val="0"/>
          <w:marBottom w:val="0"/>
          <w:divBdr>
            <w:top w:val="none" w:sz="0" w:space="0" w:color="auto"/>
            <w:left w:val="none" w:sz="0" w:space="0" w:color="auto"/>
            <w:bottom w:val="none" w:sz="0" w:space="0" w:color="auto"/>
            <w:right w:val="none" w:sz="0" w:space="0" w:color="auto"/>
          </w:divBdr>
        </w:div>
        <w:div w:id="778334727">
          <w:marLeft w:val="640"/>
          <w:marRight w:val="0"/>
          <w:marTop w:val="0"/>
          <w:marBottom w:val="0"/>
          <w:divBdr>
            <w:top w:val="none" w:sz="0" w:space="0" w:color="auto"/>
            <w:left w:val="none" w:sz="0" w:space="0" w:color="auto"/>
            <w:bottom w:val="none" w:sz="0" w:space="0" w:color="auto"/>
            <w:right w:val="none" w:sz="0" w:space="0" w:color="auto"/>
          </w:divBdr>
        </w:div>
        <w:div w:id="798688701">
          <w:marLeft w:val="640"/>
          <w:marRight w:val="0"/>
          <w:marTop w:val="0"/>
          <w:marBottom w:val="0"/>
          <w:divBdr>
            <w:top w:val="none" w:sz="0" w:space="0" w:color="auto"/>
            <w:left w:val="none" w:sz="0" w:space="0" w:color="auto"/>
            <w:bottom w:val="none" w:sz="0" w:space="0" w:color="auto"/>
            <w:right w:val="none" w:sz="0" w:space="0" w:color="auto"/>
          </w:divBdr>
        </w:div>
        <w:div w:id="821779425">
          <w:marLeft w:val="640"/>
          <w:marRight w:val="0"/>
          <w:marTop w:val="0"/>
          <w:marBottom w:val="0"/>
          <w:divBdr>
            <w:top w:val="none" w:sz="0" w:space="0" w:color="auto"/>
            <w:left w:val="none" w:sz="0" w:space="0" w:color="auto"/>
            <w:bottom w:val="none" w:sz="0" w:space="0" w:color="auto"/>
            <w:right w:val="none" w:sz="0" w:space="0" w:color="auto"/>
          </w:divBdr>
        </w:div>
        <w:div w:id="856890658">
          <w:marLeft w:val="640"/>
          <w:marRight w:val="0"/>
          <w:marTop w:val="0"/>
          <w:marBottom w:val="0"/>
          <w:divBdr>
            <w:top w:val="none" w:sz="0" w:space="0" w:color="auto"/>
            <w:left w:val="none" w:sz="0" w:space="0" w:color="auto"/>
            <w:bottom w:val="none" w:sz="0" w:space="0" w:color="auto"/>
            <w:right w:val="none" w:sz="0" w:space="0" w:color="auto"/>
          </w:divBdr>
        </w:div>
        <w:div w:id="864756296">
          <w:marLeft w:val="640"/>
          <w:marRight w:val="0"/>
          <w:marTop w:val="0"/>
          <w:marBottom w:val="0"/>
          <w:divBdr>
            <w:top w:val="none" w:sz="0" w:space="0" w:color="auto"/>
            <w:left w:val="none" w:sz="0" w:space="0" w:color="auto"/>
            <w:bottom w:val="none" w:sz="0" w:space="0" w:color="auto"/>
            <w:right w:val="none" w:sz="0" w:space="0" w:color="auto"/>
          </w:divBdr>
        </w:div>
        <w:div w:id="966161677">
          <w:marLeft w:val="640"/>
          <w:marRight w:val="0"/>
          <w:marTop w:val="0"/>
          <w:marBottom w:val="0"/>
          <w:divBdr>
            <w:top w:val="none" w:sz="0" w:space="0" w:color="auto"/>
            <w:left w:val="none" w:sz="0" w:space="0" w:color="auto"/>
            <w:bottom w:val="none" w:sz="0" w:space="0" w:color="auto"/>
            <w:right w:val="none" w:sz="0" w:space="0" w:color="auto"/>
          </w:divBdr>
        </w:div>
        <w:div w:id="974681099">
          <w:marLeft w:val="640"/>
          <w:marRight w:val="0"/>
          <w:marTop w:val="0"/>
          <w:marBottom w:val="0"/>
          <w:divBdr>
            <w:top w:val="none" w:sz="0" w:space="0" w:color="auto"/>
            <w:left w:val="none" w:sz="0" w:space="0" w:color="auto"/>
            <w:bottom w:val="none" w:sz="0" w:space="0" w:color="auto"/>
            <w:right w:val="none" w:sz="0" w:space="0" w:color="auto"/>
          </w:divBdr>
        </w:div>
        <w:div w:id="987905051">
          <w:marLeft w:val="640"/>
          <w:marRight w:val="0"/>
          <w:marTop w:val="0"/>
          <w:marBottom w:val="0"/>
          <w:divBdr>
            <w:top w:val="none" w:sz="0" w:space="0" w:color="auto"/>
            <w:left w:val="none" w:sz="0" w:space="0" w:color="auto"/>
            <w:bottom w:val="none" w:sz="0" w:space="0" w:color="auto"/>
            <w:right w:val="none" w:sz="0" w:space="0" w:color="auto"/>
          </w:divBdr>
        </w:div>
        <w:div w:id="999694320">
          <w:marLeft w:val="640"/>
          <w:marRight w:val="0"/>
          <w:marTop w:val="0"/>
          <w:marBottom w:val="0"/>
          <w:divBdr>
            <w:top w:val="none" w:sz="0" w:space="0" w:color="auto"/>
            <w:left w:val="none" w:sz="0" w:space="0" w:color="auto"/>
            <w:bottom w:val="none" w:sz="0" w:space="0" w:color="auto"/>
            <w:right w:val="none" w:sz="0" w:space="0" w:color="auto"/>
          </w:divBdr>
        </w:div>
        <w:div w:id="1005473133">
          <w:marLeft w:val="640"/>
          <w:marRight w:val="0"/>
          <w:marTop w:val="0"/>
          <w:marBottom w:val="0"/>
          <w:divBdr>
            <w:top w:val="none" w:sz="0" w:space="0" w:color="auto"/>
            <w:left w:val="none" w:sz="0" w:space="0" w:color="auto"/>
            <w:bottom w:val="none" w:sz="0" w:space="0" w:color="auto"/>
            <w:right w:val="none" w:sz="0" w:space="0" w:color="auto"/>
          </w:divBdr>
        </w:div>
        <w:div w:id="1043596535">
          <w:marLeft w:val="640"/>
          <w:marRight w:val="0"/>
          <w:marTop w:val="0"/>
          <w:marBottom w:val="0"/>
          <w:divBdr>
            <w:top w:val="none" w:sz="0" w:space="0" w:color="auto"/>
            <w:left w:val="none" w:sz="0" w:space="0" w:color="auto"/>
            <w:bottom w:val="none" w:sz="0" w:space="0" w:color="auto"/>
            <w:right w:val="none" w:sz="0" w:space="0" w:color="auto"/>
          </w:divBdr>
        </w:div>
        <w:div w:id="1078789776">
          <w:marLeft w:val="640"/>
          <w:marRight w:val="0"/>
          <w:marTop w:val="0"/>
          <w:marBottom w:val="0"/>
          <w:divBdr>
            <w:top w:val="none" w:sz="0" w:space="0" w:color="auto"/>
            <w:left w:val="none" w:sz="0" w:space="0" w:color="auto"/>
            <w:bottom w:val="none" w:sz="0" w:space="0" w:color="auto"/>
            <w:right w:val="none" w:sz="0" w:space="0" w:color="auto"/>
          </w:divBdr>
        </w:div>
        <w:div w:id="1091773644">
          <w:marLeft w:val="640"/>
          <w:marRight w:val="0"/>
          <w:marTop w:val="0"/>
          <w:marBottom w:val="0"/>
          <w:divBdr>
            <w:top w:val="none" w:sz="0" w:space="0" w:color="auto"/>
            <w:left w:val="none" w:sz="0" w:space="0" w:color="auto"/>
            <w:bottom w:val="none" w:sz="0" w:space="0" w:color="auto"/>
            <w:right w:val="none" w:sz="0" w:space="0" w:color="auto"/>
          </w:divBdr>
        </w:div>
        <w:div w:id="1134904486">
          <w:marLeft w:val="640"/>
          <w:marRight w:val="0"/>
          <w:marTop w:val="0"/>
          <w:marBottom w:val="0"/>
          <w:divBdr>
            <w:top w:val="none" w:sz="0" w:space="0" w:color="auto"/>
            <w:left w:val="none" w:sz="0" w:space="0" w:color="auto"/>
            <w:bottom w:val="none" w:sz="0" w:space="0" w:color="auto"/>
            <w:right w:val="none" w:sz="0" w:space="0" w:color="auto"/>
          </w:divBdr>
        </w:div>
        <w:div w:id="1146166917">
          <w:marLeft w:val="640"/>
          <w:marRight w:val="0"/>
          <w:marTop w:val="0"/>
          <w:marBottom w:val="0"/>
          <w:divBdr>
            <w:top w:val="none" w:sz="0" w:space="0" w:color="auto"/>
            <w:left w:val="none" w:sz="0" w:space="0" w:color="auto"/>
            <w:bottom w:val="none" w:sz="0" w:space="0" w:color="auto"/>
            <w:right w:val="none" w:sz="0" w:space="0" w:color="auto"/>
          </w:divBdr>
        </w:div>
        <w:div w:id="1201472628">
          <w:marLeft w:val="640"/>
          <w:marRight w:val="0"/>
          <w:marTop w:val="0"/>
          <w:marBottom w:val="0"/>
          <w:divBdr>
            <w:top w:val="none" w:sz="0" w:space="0" w:color="auto"/>
            <w:left w:val="none" w:sz="0" w:space="0" w:color="auto"/>
            <w:bottom w:val="none" w:sz="0" w:space="0" w:color="auto"/>
            <w:right w:val="none" w:sz="0" w:space="0" w:color="auto"/>
          </w:divBdr>
        </w:div>
        <w:div w:id="1240679057">
          <w:marLeft w:val="640"/>
          <w:marRight w:val="0"/>
          <w:marTop w:val="0"/>
          <w:marBottom w:val="0"/>
          <w:divBdr>
            <w:top w:val="none" w:sz="0" w:space="0" w:color="auto"/>
            <w:left w:val="none" w:sz="0" w:space="0" w:color="auto"/>
            <w:bottom w:val="none" w:sz="0" w:space="0" w:color="auto"/>
            <w:right w:val="none" w:sz="0" w:space="0" w:color="auto"/>
          </w:divBdr>
        </w:div>
        <w:div w:id="1245143350">
          <w:marLeft w:val="640"/>
          <w:marRight w:val="0"/>
          <w:marTop w:val="0"/>
          <w:marBottom w:val="0"/>
          <w:divBdr>
            <w:top w:val="none" w:sz="0" w:space="0" w:color="auto"/>
            <w:left w:val="none" w:sz="0" w:space="0" w:color="auto"/>
            <w:bottom w:val="none" w:sz="0" w:space="0" w:color="auto"/>
            <w:right w:val="none" w:sz="0" w:space="0" w:color="auto"/>
          </w:divBdr>
        </w:div>
        <w:div w:id="1263955121">
          <w:marLeft w:val="640"/>
          <w:marRight w:val="0"/>
          <w:marTop w:val="0"/>
          <w:marBottom w:val="0"/>
          <w:divBdr>
            <w:top w:val="none" w:sz="0" w:space="0" w:color="auto"/>
            <w:left w:val="none" w:sz="0" w:space="0" w:color="auto"/>
            <w:bottom w:val="none" w:sz="0" w:space="0" w:color="auto"/>
            <w:right w:val="none" w:sz="0" w:space="0" w:color="auto"/>
          </w:divBdr>
        </w:div>
        <w:div w:id="1265069677">
          <w:marLeft w:val="640"/>
          <w:marRight w:val="0"/>
          <w:marTop w:val="0"/>
          <w:marBottom w:val="0"/>
          <w:divBdr>
            <w:top w:val="none" w:sz="0" w:space="0" w:color="auto"/>
            <w:left w:val="none" w:sz="0" w:space="0" w:color="auto"/>
            <w:bottom w:val="none" w:sz="0" w:space="0" w:color="auto"/>
            <w:right w:val="none" w:sz="0" w:space="0" w:color="auto"/>
          </w:divBdr>
        </w:div>
        <w:div w:id="1268654934">
          <w:marLeft w:val="640"/>
          <w:marRight w:val="0"/>
          <w:marTop w:val="0"/>
          <w:marBottom w:val="0"/>
          <w:divBdr>
            <w:top w:val="none" w:sz="0" w:space="0" w:color="auto"/>
            <w:left w:val="none" w:sz="0" w:space="0" w:color="auto"/>
            <w:bottom w:val="none" w:sz="0" w:space="0" w:color="auto"/>
            <w:right w:val="none" w:sz="0" w:space="0" w:color="auto"/>
          </w:divBdr>
        </w:div>
        <w:div w:id="1274555161">
          <w:marLeft w:val="640"/>
          <w:marRight w:val="0"/>
          <w:marTop w:val="0"/>
          <w:marBottom w:val="0"/>
          <w:divBdr>
            <w:top w:val="none" w:sz="0" w:space="0" w:color="auto"/>
            <w:left w:val="none" w:sz="0" w:space="0" w:color="auto"/>
            <w:bottom w:val="none" w:sz="0" w:space="0" w:color="auto"/>
            <w:right w:val="none" w:sz="0" w:space="0" w:color="auto"/>
          </w:divBdr>
        </w:div>
        <w:div w:id="1285425605">
          <w:marLeft w:val="640"/>
          <w:marRight w:val="0"/>
          <w:marTop w:val="0"/>
          <w:marBottom w:val="0"/>
          <w:divBdr>
            <w:top w:val="none" w:sz="0" w:space="0" w:color="auto"/>
            <w:left w:val="none" w:sz="0" w:space="0" w:color="auto"/>
            <w:bottom w:val="none" w:sz="0" w:space="0" w:color="auto"/>
            <w:right w:val="none" w:sz="0" w:space="0" w:color="auto"/>
          </w:divBdr>
        </w:div>
        <w:div w:id="1310133905">
          <w:marLeft w:val="640"/>
          <w:marRight w:val="0"/>
          <w:marTop w:val="0"/>
          <w:marBottom w:val="0"/>
          <w:divBdr>
            <w:top w:val="none" w:sz="0" w:space="0" w:color="auto"/>
            <w:left w:val="none" w:sz="0" w:space="0" w:color="auto"/>
            <w:bottom w:val="none" w:sz="0" w:space="0" w:color="auto"/>
            <w:right w:val="none" w:sz="0" w:space="0" w:color="auto"/>
          </w:divBdr>
        </w:div>
        <w:div w:id="1321151240">
          <w:marLeft w:val="640"/>
          <w:marRight w:val="0"/>
          <w:marTop w:val="0"/>
          <w:marBottom w:val="0"/>
          <w:divBdr>
            <w:top w:val="none" w:sz="0" w:space="0" w:color="auto"/>
            <w:left w:val="none" w:sz="0" w:space="0" w:color="auto"/>
            <w:bottom w:val="none" w:sz="0" w:space="0" w:color="auto"/>
            <w:right w:val="none" w:sz="0" w:space="0" w:color="auto"/>
          </w:divBdr>
        </w:div>
        <w:div w:id="1339043994">
          <w:marLeft w:val="640"/>
          <w:marRight w:val="0"/>
          <w:marTop w:val="0"/>
          <w:marBottom w:val="0"/>
          <w:divBdr>
            <w:top w:val="none" w:sz="0" w:space="0" w:color="auto"/>
            <w:left w:val="none" w:sz="0" w:space="0" w:color="auto"/>
            <w:bottom w:val="none" w:sz="0" w:space="0" w:color="auto"/>
            <w:right w:val="none" w:sz="0" w:space="0" w:color="auto"/>
          </w:divBdr>
        </w:div>
        <w:div w:id="1366981522">
          <w:marLeft w:val="640"/>
          <w:marRight w:val="0"/>
          <w:marTop w:val="0"/>
          <w:marBottom w:val="0"/>
          <w:divBdr>
            <w:top w:val="none" w:sz="0" w:space="0" w:color="auto"/>
            <w:left w:val="none" w:sz="0" w:space="0" w:color="auto"/>
            <w:bottom w:val="none" w:sz="0" w:space="0" w:color="auto"/>
            <w:right w:val="none" w:sz="0" w:space="0" w:color="auto"/>
          </w:divBdr>
        </w:div>
        <w:div w:id="1368287533">
          <w:marLeft w:val="640"/>
          <w:marRight w:val="0"/>
          <w:marTop w:val="0"/>
          <w:marBottom w:val="0"/>
          <w:divBdr>
            <w:top w:val="none" w:sz="0" w:space="0" w:color="auto"/>
            <w:left w:val="none" w:sz="0" w:space="0" w:color="auto"/>
            <w:bottom w:val="none" w:sz="0" w:space="0" w:color="auto"/>
            <w:right w:val="none" w:sz="0" w:space="0" w:color="auto"/>
          </w:divBdr>
        </w:div>
        <w:div w:id="1399865460">
          <w:marLeft w:val="640"/>
          <w:marRight w:val="0"/>
          <w:marTop w:val="0"/>
          <w:marBottom w:val="0"/>
          <w:divBdr>
            <w:top w:val="none" w:sz="0" w:space="0" w:color="auto"/>
            <w:left w:val="none" w:sz="0" w:space="0" w:color="auto"/>
            <w:bottom w:val="none" w:sz="0" w:space="0" w:color="auto"/>
            <w:right w:val="none" w:sz="0" w:space="0" w:color="auto"/>
          </w:divBdr>
        </w:div>
        <w:div w:id="1425612192">
          <w:marLeft w:val="640"/>
          <w:marRight w:val="0"/>
          <w:marTop w:val="0"/>
          <w:marBottom w:val="0"/>
          <w:divBdr>
            <w:top w:val="none" w:sz="0" w:space="0" w:color="auto"/>
            <w:left w:val="none" w:sz="0" w:space="0" w:color="auto"/>
            <w:bottom w:val="none" w:sz="0" w:space="0" w:color="auto"/>
            <w:right w:val="none" w:sz="0" w:space="0" w:color="auto"/>
          </w:divBdr>
        </w:div>
        <w:div w:id="1445034245">
          <w:marLeft w:val="640"/>
          <w:marRight w:val="0"/>
          <w:marTop w:val="0"/>
          <w:marBottom w:val="0"/>
          <w:divBdr>
            <w:top w:val="none" w:sz="0" w:space="0" w:color="auto"/>
            <w:left w:val="none" w:sz="0" w:space="0" w:color="auto"/>
            <w:bottom w:val="none" w:sz="0" w:space="0" w:color="auto"/>
            <w:right w:val="none" w:sz="0" w:space="0" w:color="auto"/>
          </w:divBdr>
        </w:div>
        <w:div w:id="1456828020">
          <w:marLeft w:val="640"/>
          <w:marRight w:val="0"/>
          <w:marTop w:val="0"/>
          <w:marBottom w:val="0"/>
          <w:divBdr>
            <w:top w:val="none" w:sz="0" w:space="0" w:color="auto"/>
            <w:left w:val="none" w:sz="0" w:space="0" w:color="auto"/>
            <w:bottom w:val="none" w:sz="0" w:space="0" w:color="auto"/>
            <w:right w:val="none" w:sz="0" w:space="0" w:color="auto"/>
          </w:divBdr>
        </w:div>
        <w:div w:id="1470709778">
          <w:marLeft w:val="640"/>
          <w:marRight w:val="0"/>
          <w:marTop w:val="0"/>
          <w:marBottom w:val="0"/>
          <w:divBdr>
            <w:top w:val="none" w:sz="0" w:space="0" w:color="auto"/>
            <w:left w:val="none" w:sz="0" w:space="0" w:color="auto"/>
            <w:bottom w:val="none" w:sz="0" w:space="0" w:color="auto"/>
            <w:right w:val="none" w:sz="0" w:space="0" w:color="auto"/>
          </w:divBdr>
        </w:div>
        <w:div w:id="1474759030">
          <w:marLeft w:val="640"/>
          <w:marRight w:val="0"/>
          <w:marTop w:val="0"/>
          <w:marBottom w:val="0"/>
          <w:divBdr>
            <w:top w:val="none" w:sz="0" w:space="0" w:color="auto"/>
            <w:left w:val="none" w:sz="0" w:space="0" w:color="auto"/>
            <w:bottom w:val="none" w:sz="0" w:space="0" w:color="auto"/>
            <w:right w:val="none" w:sz="0" w:space="0" w:color="auto"/>
          </w:divBdr>
        </w:div>
        <w:div w:id="1479493743">
          <w:marLeft w:val="640"/>
          <w:marRight w:val="0"/>
          <w:marTop w:val="0"/>
          <w:marBottom w:val="0"/>
          <w:divBdr>
            <w:top w:val="none" w:sz="0" w:space="0" w:color="auto"/>
            <w:left w:val="none" w:sz="0" w:space="0" w:color="auto"/>
            <w:bottom w:val="none" w:sz="0" w:space="0" w:color="auto"/>
            <w:right w:val="none" w:sz="0" w:space="0" w:color="auto"/>
          </w:divBdr>
        </w:div>
        <w:div w:id="1487429872">
          <w:marLeft w:val="640"/>
          <w:marRight w:val="0"/>
          <w:marTop w:val="0"/>
          <w:marBottom w:val="0"/>
          <w:divBdr>
            <w:top w:val="none" w:sz="0" w:space="0" w:color="auto"/>
            <w:left w:val="none" w:sz="0" w:space="0" w:color="auto"/>
            <w:bottom w:val="none" w:sz="0" w:space="0" w:color="auto"/>
            <w:right w:val="none" w:sz="0" w:space="0" w:color="auto"/>
          </w:divBdr>
        </w:div>
        <w:div w:id="1558393925">
          <w:marLeft w:val="640"/>
          <w:marRight w:val="0"/>
          <w:marTop w:val="0"/>
          <w:marBottom w:val="0"/>
          <w:divBdr>
            <w:top w:val="none" w:sz="0" w:space="0" w:color="auto"/>
            <w:left w:val="none" w:sz="0" w:space="0" w:color="auto"/>
            <w:bottom w:val="none" w:sz="0" w:space="0" w:color="auto"/>
            <w:right w:val="none" w:sz="0" w:space="0" w:color="auto"/>
          </w:divBdr>
        </w:div>
        <w:div w:id="1569655804">
          <w:marLeft w:val="640"/>
          <w:marRight w:val="0"/>
          <w:marTop w:val="0"/>
          <w:marBottom w:val="0"/>
          <w:divBdr>
            <w:top w:val="none" w:sz="0" w:space="0" w:color="auto"/>
            <w:left w:val="none" w:sz="0" w:space="0" w:color="auto"/>
            <w:bottom w:val="none" w:sz="0" w:space="0" w:color="auto"/>
            <w:right w:val="none" w:sz="0" w:space="0" w:color="auto"/>
          </w:divBdr>
        </w:div>
        <w:div w:id="1582258677">
          <w:marLeft w:val="640"/>
          <w:marRight w:val="0"/>
          <w:marTop w:val="0"/>
          <w:marBottom w:val="0"/>
          <w:divBdr>
            <w:top w:val="none" w:sz="0" w:space="0" w:color="auto"/>
            <w:left w:val="none" w:sz="0" w:space="0" w:color="auto"/>
            <w:bottom w:val="none" w:sz="0" w:space="0" w:color="auto"/>
            <w:right w:val="none" w:sz="0" w:space="0" w:color="auto"/>
          </w:divBdr>
        </w:div>
        <w:div w:id="1593930288">
          <w:marLeft w:val="640"/>
          <w:marRight w:val="0"/>
          <w:marTop w:val="0"/>
          <w:marBottom w:val="0"/>
          <w:divBdr>
            <w:top w:val="none" w:sz="0" w:space="0" w:color="auto"/>
            <w:left w:val="none" w:sz="0" w:space="0" w:color="auto"/>
            <w:bottom w:val="none" w:sz="0" w:space="0" w:color="auto"/>
            <w:right w:val="none" w:sz="0" w:space="0" w:color="auto"/>
          </w:divBdr>
        </w:div>
        <w:div w:id="1608273324">
          <w:marLeft w:val="640"/>
          <w:marRight w:val="0"/>
          <w:marTop w:val="0"/>
          <w:marBottom w:val="0"/>
          <w:divBdr>
            <w:top w:val="none" w:sz="0" w:space="0" w:color="auto"/>
            <w:left w:val="none" w:sz="0" w:space="0" w:color="auto"/>
            <w:bottom w:val="none" w:sz="0" w:space="0" w:color="auto"/>
            <w:right w:val="none" w:sz="0" w:space="0" w:color="auto"/>
          </w:divBdr>
        </w:div>
        <w:div w:id="1608849493">
          <w:marLeft w:val="640"/>
          <w:marRight w:val="0"/>
          <w:marTop w:val="0"/>
          <w:marBottom w:val="0"/>
          <w:divBdr>
            <w:top w:val="none" w:sz="0" w:space="0" w:color="auto"/>
            <w:left w:val="none" w:sz="0" w:space="0" w:color="auto"/>
            <w:bottom w:val="none" w:sz="0" w:space="0" w:color="auto"/>
            <w:right w:val="none" w:sz="0" w:space="0" w:color="auto"/>
          </w:divBdr>
        </w:div>
        <w:div w:id="1622303696">
          <w:marLeft w:val="640"/>
          <w:marRight w:val="0"/>
          <w:marTop w:val="0"/>
          <w:marBottom w:val="0"/>
          <w:divBdr>
            <w:top w:val="none" w:sz="0" w:space="0" w:color="auto"/>
            <w:left w:val="none" w:sz="0" w:space="0" w:color="auto"/>
            <w:bottom w:val="none" w:sz="0" w:space="0" w:color="auto"/>
            <w:right w:val="none" w:sz="0" w:space="0" w:color="auto"/>
          </w:divBdr>
        </w:div>
        <w:div w:id="1650817238">
          <w:marLeft w:val="640"/>
          <w:marRight w:val="0"/>
          <w:marTop w:val="0"/>
          <w:marBottom w:val="0"/>
          <w:divBdr>
            <w:top w:val="none" w:sz="0" w:space="0" w:color="auto"/>
            <w:left w:val="none" w:sz="0" w:space="0" w:color="auto"/>
            <w:bottom w:val="none" w:sz="0" w:space="0" w:color="auto"/>
            <w:right w:val="none" w:sz="0" w:space="0" w:color="auto"/>
          </w:divBdr>
        </w:div>
        <w:div w:id="1656639664">
          <w:marLeft w:val="640"/>
          <w:marRight w:val="0"/>
          <w:marTop w:val="0"/>
          <w:marBottom w:val="0"/>
          <w:divBdr>
            <w:top w:val="none" w:sz="0" w:space="0" w:color="auto"/>
            <w:left w:val="none" w:sz="0" w:space="0" w:color="auto"/>
            <w:bottom w:val="none" w:sz="0" w:space="0" w:color="auto"/>
            <w:right w:val="none" w:sz="0" w:space="0" w:color="auto"/>
          </w:divBdr>
        </w:div>
        <w:div w:id="1672443557">
          <w:marLeft w:val="640"/>
          <w:marRight w:val="0"/>
          <w:marTop w:val="0"/>
          <w:marBottom w:val="0"/>
          <w:divBdr>
            <w:top w:val="none" w:sz="0" w:space="0" w:color="auto"/>
            <w:left w:val="none" w:sz="0" w:space="0" w:color="auto"/>
            <w:bottom w:val="none" w:sz="0" w:space="0" w:color="auto"/>
            <w:right w:val="none" w:sz="0" w:space="0" w:color="auto"/>
          </w:divBdr>
        </w:div>
        <w:div w:id="1686400984">
          <w:marLeft w:val="640"/>
          <w:marRight w:val="0"/>
          <w:marTop w:val="0"/>
          <w:marBottom w:val="0"/>
          <w:divBdr>
            <w:top w:val="none" w:sz="0" w:space="0" w:color="auto"/>
            <w:left w:val="none" w:sz="0" w:space="0" w:color="auto"/>
            <w:bottom w:val="none" w:sz="0" w:space="0" w:color="auto"/>
            <w:right w:val="none" w:sz="0" w:space="0" w:color="auto"/>
          </w:divBdr>
        </w:div>
        <w:div w:id="1716539757">
          <w:marLeft w:val="640"/>
          <w:marRight w:val="0"/>
          <w:marTop w:val="0"/>
          <w:marBottom w:val="0"/>
          <w:divBdr>
            <w:top w:val="none" w:sz="0" w:space="0" w:color="auto"/>
            <w:left w:val="none" w:sz="0" w:space="0" w:color="auto"/>
            <w:bottom w:val="none" w:sz="0" w:space="0" w:color="auto"/>
            <w:right w:val="none" w:sz="0" w:space="0" w:color="auto"/>
          </w:divBdr>
        </w:div>
        <w:div w:id="1740397361">
          <w:marLeft w:val="640"/>
          <w:marRight w:val="0"/>
          <w:marTop w:val="0"/>
          <w:marBottom w:val="0"/>
          <w:divBdr>
            <w:top w:val="none" w:sz="0" w:space="0" w:color="auto"/>
            <w:left w:val="none" w:sz="0" w:space="0" w:color="auto"/>
            <w:bottom w:val="none" w:sz="0" w:space="0" w:color="auto"/>
            <w:right w:val="none" w:sz="0" w:space="0" w:color="auto"/>
          </w:divBdr>
        </w:div>
        <w:div w:id="1759516776">
          <w:marLeft w:val="640"/>
          <w:marRight w:val="0"/>
          <w:marTop w:val="0"/>
          <w:marBottom w:val="0"/>
          <w:divBdr>
            <w:top w:val="none" w:sz="0" w:space="0" w:color="auto"/>
            <w:left w:val="none" w:sz="0" w:space="0" w:color="auto"/>
            <w:bottom w:val="none" w:sz="0" w:space="0" w:color="auto"/>
            <w:right w:val="none" w:sz="0" w:space="0" w:color="auto"/>
          </w:divBdr>
        </w:div>
        <w:div w:id="1775900313">
          <w:marLeft w:val="640"/>
          <w:marRight w:val="0"/>
          <w:marTop w:val="0"/>
          <w:marBottom w:val="0"/>
          <w:divBdr>
            <w:top w:val="none" w:sz="0" w:space="0" w:color="auto"/>
            <w:left w:val="none" w:sz="0" w:space="0" w:color="auto"/>
            <w:bottom w:val="none" w:sz="0" w:space="0" w:color="auto"/>
            <w:right w:val="none" w:sz="0" w:space="0" w:color="auto"/>
          </w:divBdr>
        </w:div>
        <w:div w:id="1801605835">
          <w:marLeft w:val="640"/>
          <w:marRight w:val="0"/>
          <w:marTop w:val="0"/>
          <w:marBottom w:val="0"/>
          <w:divBdr>
            <w:top w:val="none" w:sz="0" w:space="0" w:color="auto"/>
            <w:left w:val="none" w:sz="0" w:space="0" w:color="auto"/>
            <w:bottom w:val="none" w:sz="0" w:space="0" w:color="auto"/>
            <w:right w:val="none" w:sz="0" w:space="0" w:color="auto"/>
          </w:divBdr>
        </w:div>
        <w:div w:id="1822577766">
          <w:marLeft w:val="640"/>
          <w:marRight w:val="0"/>
          <w:marTop w:val="0"/>
          <w:marBottom w:val="0"/>
          <w:divBdr>
            <w:top w:val="none" w:sz="0" w:space="0" w:color="auto"/>
            <w:left w:val="none" w:sz="0" w:space="0" w:color="auto"/>
            <w:bottom w:val="none" w:sz="0" w:space="0" w:color="auto"/>
            <w:right w:val="none" w:sz="0" w:space="0" w:color="auto"/>
          </w:divBdr>
        </w:div>
        <w:div w:id="1851017812">
          <w:marLeft w:val="640"/>
          <w:marRight w:val="0"/>
          <w:marTop w:val="0"/>
          <w:marBottom w:val="0"/>
          <w:divBdr>
            <w:top w:val="none" w:sz="0" w:space="0" w:color="auto"/>
            <w:left w:val="none" w:sz="0" w:space="0" w:color="auto"/>
            <w:bottom w:val="none" w:sz="0" w:space="0" w:color="auto"/>
            <w:right w:val="none" w:sz="0" w:space="0" w:color="auto"/>
          </w:divBdr>
        </w:div>
        <w:div w:id="1874153186">
          <w:marLeft w:val="640"/>
          <w:marRight w:val="0"/>
          <w:marTop w:val="0"/>
          <w:marBottom w:val="0"/>
          <w:divBdr>
            <w:top w:val="none" w:sz="0" w:space="0" w:color="auto"/>
            <w:left w:val="none" w:sz="0" w:space="0" w:color="auto"/>
            <w:bottom w:val="none" w:sz="0" w:space="0" w:color="auto"/>
            <w:right w:val="none" w:sz="0" w:space="0" w:color="auto"/>
          </w:divBdr>
        </w:div>
        <w:div w:id="1877353281">
          <w:marLeft w:val="640"/>
          <w:marRight w:val="0"/>
          <w:marTop w:val="0"/>
          <w:marBottom w:val="0"/>
          <w:divBdr>
            <w:top w:val="none" w:sz="0" w:space="0" w:color="auto"/>
            <w:left w:val="none" w:sz="0" w:space="0" w:color="auto"/>
            <w:bottom w:val="none" w:sz="0" w:space="0" w:color="auto"/>
            <w:right w:val="none" w:sz="0" w:space="0" w:color="auto"/>
          </w:divBdr>
        </w:div>
        <w:div w:id="1887176890">
          <w:marLeft w:val="640"/>
          <w:marRight w:val="0"/>
          <w:marTop w:val="0"/>
          <w:marBottom w:val="0"/>
          <w:divBdr>
            <w:top w:val="none" w:sz="0" w:space="0" w:color="auto"/>
            <w:left w:val="none" w:sz="0" w:space="0" w:color="auto"/>
            <w:bottom w:val="none" w:sz="0" w:space="0" w:color="auto"/>
            <w:right w:val="none" w:sz="0" w:space="0" w:color="auto"/>
          </w:divBdr>
        </w:div>
        <w:div w:id="1906379355">
          <w:marLeft w:val="640"/>
          <w:marRight w:val="0"/>
          <w:marTop w:val="0"/>
          <w:marBottom w:val="0"/>
          <w:divBdr>
            <w:top w:val="none" w:sz="0" w:space="0" w:color="auto"/>
            <w:left w:val="none" w:sz="0" w:space="0" w:color="auto"/>
            <w:bottom w:val="none" w:sz="0" w:space="0" w:color="auto"/>
            <w:right w:val="none" w:sz="0" w:space="0" w:color="auto"/>
          </w:divBdr>
        </w:div>
        <w:div w:id="1920677061">
          <w:marLeft w:val="640"/>
          <w:marRight w:val="0"/>
          <w:marTop w:val="0"/>
          <w:marBottom w:val="0"/>
          <w:divBdr>
            <w:top w:val="none" w:sz="0" w:space="0" w:color="auto"/>
            <w:left w:val="none" w:sz="0" w:space="0" w:color="auto"/>
            <w:bottom w:val="none" w:sz="0" w:space="0" w:color="auto"/>
            <w:right w:val="none" w:sz="0" w:space="0" w:color="auto"/>
          </w:divBdr>
        </w:div>
        <w:div w:id="1954631089">
          <w:marLeft w:val="640"/>
          <w:marRight w:val="0"/>
          <w:marTop w:val="0"/>
          <w:marBottom w:val="0"/>
          <w:divBdr>
            <w:top w:val="none" w:sz="0" w:space="0" w:color="auto"/>
            <w:left w:val="none" w:sz="0" w:space="0" w:color="auto"/>
            <w:bottom w:val="none" w:sz="0" w:space="0" w:color="auto"/>
            <w:right w:val="none" w:sz="0" w:space="0" w:color="auto"/>
          </w:divBdr>
        </w:div>
        <w:div w:id="1992824393">
          <w:marLeft w:val="640"/>
          <w:marRight w:val="0"/>
          <w:marTop w:val="0"/>
          <w:marBottom w:val="0"/>
          <w:divBdr>
            <w:top w:val="none" w:sz="0" w:space="0" w:color="auto"/>
            <w:left w:val="none" w:sz="0" w:space="0" w:color="auto"/>
            <w:bottom w:val="none" w:sz="0" w:space="0" w:color="auto"/>
            <w:right w:val="none" w:sz="0" w:space="0" w:color="auto"/>
          </w:divBdr>
        </w:div>
        <w:div w:id="2016346979">
          <w:marLeft w:val="640"/>
          <w:marRight w:val="0"/>
          <w:marTop w:val="0"/>
          <w:marBottom w:val="0"/>
          <w:divBdr>
            <w:top w:val="none" w:sz="0" w:space="0" w:color="auto"/>
            <w:left w:val="none" w:sz="0" w:space="0" w:color="auto"/>
            <w:bottom w:val="none" w:sz="0" w:space="0" w:color="auto"/>
            <w:right w:val="none" w:sz="0" w:space="0" w:color="auto"/>
          </w:divBdr>
        </w:div>
        <w:div w:id="2105376694">
          <w:marLeft w:val="640"/>
          <w:marRight w:val="0"/>
          <w:marTop w:val="0"/>
          <w:marBottom w:val="0"/>
          <w:divBdr>
            <w:top w:val="none" w:sz="0" w:space="0" w:color="auto"/>
            <w:left w:val="none" w:sz="0" w:space="0" w:color="auto"/>
            <w:bottom w:val="none" w:sz="0" w:space="0" w:color="auto"/>
            <w:right w:val="none" w:sz="0" w:space="0" w:color="auto"/>
          </w:divBdr>
        </w:div>
        <w:div w:id="2134402767">
          <w:marLeft w:val="640"/>
          <w:marRight w:val="0"/>
          <w:marTop w:val="0"/>
          <w:marBottom w:val="0"/>
          <w:divBdr>
            <w:top w:val="none" w:sz="0" w:space="0" w:color="auto"/>
            <w:left w:val="none" w:sz="0" w:space="0" w:color="auto"/>
            <w:bottom w:val="none" w:sz="0" w:space="0" w:color="auto"/>
            <w:right w:val="none" w:sz="0" w:space="0" w:color="auto"/>
          </w:divBdr>
        </w:div>
      </w:divsChild>
    </w:div>
    <w:div w:id="527573534">
      <w:marLeft w:val="640"/>
      <w:marRight w:val="0"/>
      <w:marTop w:val="0"/>
      <w:marBottom w:val="0"/>
      <w:divBdr>
        <w:top w:val="none" w:sz="0" w:space="0" w:color="auto"/>
        <w:left w:val="none" w:sz="0" w:space="0" w:color="auto"/>
        <w:bottom w:val="none" w:sz="0" w:space="0" w:color="auto"/>
        <w:right w:val="none" w:sz="0" w:space="0" w:color="auto"/>
      </w:divBdr>
    </w:div>
    <w:div w:id="528446820">
      <w:marLeft w:val="640"/>
      <w:marRight w:val="0"/>
      <w:marTop w:val="0"/>
      <w:marBottom w:val="0"/>
      <w:divBdr>
        <w:top w:val="none" w:sz="0" w:space="0" w:color="auto"/>
        <w:left w:val="none" w:sz="0" w:space="0" w:color="auto"/>
        <w:bottom w:val="none" w:sz="0" w:space="0" w:color="auto"/>
        <w:right w:val="none" w:sz="0" w:space="0" w:color="auto"/>
      </w:divBdr>
    </w:div>
    <w:div w:id="528492381">
      <w:marLeft w:val="640"/>
      <w:marRight w:val="0"/>
      <w:marTop w:val="0"/>
      <w:marBottom w:val="0"/>
      <w:divBdr>
        <w:top w:val="none" w:sz="0" w:space="0" w:color="auto"/>
        <w:left w:val="none" w:sz="0" w:space="0" w:color="auto"/>
        <w:bottom w:val="none" w:sz="0" w:space="0" w:color="auto"/>
        <w:right w:val="none" w:sz="0" w:space="0" w:color="auto"/>
      </w:divBdr>
    </w:div>
    <w:div w:id="528878772">
      <w:marLeft w:val="640"/>
      <w:marRight w:val="0"/>
      <w:marTop w:val="0"/>
      <w:marBottom w:val="0"/>
      <w:divBdr>
        <w:top w:val="none" w:sz="0" w:space="0" w:color="auto"/>
        <w:left w:val="none" w:sz="0" w:space="0" w:color="auto"/>
        <w:bottom w:val="none" w:sz="0" w:space="0" w:color="auto"/>
        <w:right w:val="none" w:sz="0" w:space="0" w:color="auto"/>
      </w:divBdr>
    </w:div>
    <w:div w:id="529421293">
      <w:marLeft w:val="640"/>
      <w:marRight w:val="0"/>
      <w:marTop w:val="0"/>
      <w:marBottom w:val="0"/>
      <w:divBdr>
        <w:top w:val="none" w:sz="0" w:space="0" w:color="auto"/>
        <w:left w:val="none" w:sz="0" w:space="0" w:color="auto"/>
        <w:bottom w:val="none" w:sz="0" w:space="0" w:color="auto"/>
        <w:right w:val="none" w:sz="0" w:space="0" w:color="auto"/>
      </w:divBdr>
    </w:div>
    <w:div w:id="530186702">
      <w:marLeft w:val="640"/>
      <w:marRight w:val="0"/>
      <w:marTop w:val="0"/>
      <w:marBottom w:val="0"/>
      <w:divBdr>
        <w:top w:val="none" w:sz="0" w:space="0" w:color="auto"/>
        <w:left w:val="none" w:sz="0" w:space="0" w:color="auto"/>
        <w:bottom w:val="none" w:sz="0" w:space="0" w:color="auto"/>
        <w:right w:val="none" w:sz="0" w:space="0" w:color="auto"/>
      </w:divBdr>
    </w:div>
    <w:div w:id="530341235">
      <w:marLeft w:val="640"/>
      <w:marRight w:val="0"/>
      <w:marTop w:val="0"/>
      <w:marBottom w:val="0"/>
      <w:divBdr>
        <w:top w:val="none" w:sz="0" w:space="0" w:color="auto"/>
        <w:left w:val="none" w:sz="0" w:space="0" w:color="auto"/>
        <w:bottom w:val="none" w:sz="0" w:space="0" w:color="auto"/>
        <w:right w:val="none" w:sz="0" w:space="0" w:color="auto"/>
      </w:divBdr>
    </w:div>
    <w:div w:id="531111290">
      <w:marLeft w:val="640"/>
      <w:marRight w:val="0"/>
      <w:marTop w:val="0"/>
      <w:marBottom w:val="0"/>
      <w:divBdr>
        <w:top w:val="none" w:sz="0" w:space="0" w:color="auto"/>
        <w:left w:val="none" w:sz="0" w:space="0" w:color="auto"/>
        <w:bottom w:val="none" w:sz="0" w:space="0" w:color="auto"/>
        <w:right w:val="none" w:sz="0" w:space="0" w:color="auto"/>
      </w:divBdr>
    </w:div>
    <w:div w:id="531188559">
      <w:marLeft w:val="640"/>
      <w:marRight w:val="0"/>
      <w:marTop w:val="0"/>
      <w:marBottom w:val="0"/>
      <w:divBdr>
        <w:top w:val="none" w:sz="0" w:space="0" w:color="auto"/>
        <w:left w:val="none" w:sz="0" w:space="0" w:color="auto"/>
        <w:bottom w:val="none" w:sz="0" w:space="0" w:color="auto"/>
        <w:right w:val="none" w:sz="0" w:space="0" w:color="auto"/>
      </w:divBdr>
    </w:div>
    <w:div w:id="531767513">
      <w:marLeft w:val="640"/>
      <w:marRight w:val="0"/>
      <w:marTop w:val="0"/>
      <w:marBottom w:val="0"/>
      <w:divBdr>
        <w:top w:val="none" w:sz="0" w:space="0" w:color="auto"/>
        <w:left w:val="none" w:sz="0" w:space="0" w:color="auto"/>
        <w:bottom w:val="none" w:sz="0" w:space="0" w:color="auto"/>
        <w:right w:val="none" w:sz="0" w:space="0" w:color="auto"/>
      </w:divBdr>
    </w:div>
    <w:div w:id="531959840">
      <w:marLeft w:val="640"/>
      <w:marRight w:val="0"/>
      <w:marTop w:val="0"/>
      <w:marBottom w:val="0"/>
      <w:divBdr>
        <w:top w:val="none" w:sz="0" w:space="0" w:color="auto"/>
        <w:left w:val="none" w:sz="0" w:space="0" w:color="auto"/>
        <w:bottom w:val="none" w:sz="0" w:space="0" w:color="auto"/>
        <w:right w:val="none" w:sz="0" w:space="0" w:color="auto"/>
      </w:divBdr>
    </w:div>
    <w:div w:id="532039820">
      <w:marLeft w:val="640"/>
      <w:marRight w:val="0"/>
      <w:marTop w:val="0"/>
      <w:marBottom w:val="0"/>
      <w:divBdr>
        <w:top w:val="none" w:sz="0" w:space="0" w:color="auto"/>
        <w:left w:val="none" w:sz="0" w:space="0" w:color="auto"/>
        <w:bottom w:val="none" w:sz="0" w:space="0" w:color="auto"/>
        <w:right w:val="none" w:sz="0" w:space="0" w:color="auto"/>
      </w:divBdr>
    </w:div>
    <w:div w:id="532885268">
      <w:marLeft w:val="640"/>
      <w:marRight w:val="0"/>
      <w:marTop w:val="0"/>
      <w:marBottom w:val="0"/>
      <w:divBdr>
        <w:top w:val="none" w:sz="0" w:space="0" w:color="auto"/>
        <w:left w:val="none" w:sz="0" w:space="0" w:color="auto"/>
        <w:bottom w:val="none" w:sz="0" w:space="0" w:color="auto"/>
        <w:right w:val="none" w:sz="0" w:space="0" w:color="auto"/>
      </w:divBdr>
    </w:div>
    <w:div w:id="532886822">
      <w:marLeft w:val="640"/>
      <w:marRight w:val="0"/>
      <w:marTop w:val="0"/>
      <w:marBottom w:val="0"/>
      <w:divBdr>
        <w:top w:val="none" w:sz="0" w:space="0" w:color="auto"/>
        <w:left w:val="none" w:sz="0" w:space="0" w:color="auto"/>
        <w:bottom w:val="none" w:sz="0" w:space="0" w:color="auto"/>
        <w:right w:val="none" w:sz="0" w:space="0" w:color="auto"/>
      </w:divBdr>
    </w:div>
    <w:div w:id="533662711">
      <w:marLeft w:val="640"/>
      <w:marRight w:val="0"/>
      <w:marTop w:val="0"/>
      <w:marBottom w:val="0"/>
      <w:divBdr>
        <w:top w:val="none" w:sz="0" w:space="0" w:color="auto"/>
        <w:left w:val="none" w:sz="0" w:space="0" w:color="auto"/>
        <w:bottom w:val="none" w:sz="0" w:space="0" w:color="auto"/>
        <w:right w:val="none" w:sz="0" w:space="0" w:color="auto"/>
      </w:divBdr>
    </w:div>
    <w:div w:id="534076660">
      <w:marLeft w:val="640"/>
      <w:marRight w:val="0"/>
      <w:marTop w:val="0"/>
      <w:marBottom w:val="0"/>
      <w:divBdr>
        <w:top w:val="none" w:sz="0" w:space="0" w:color="auto"/>
        <w:left w:val="none" w:sz="0" w:space="0" w:color="auto"/>
        <w:bottom w:val="none" w:sz="0" w:space="0" w:color="auto"/>
        <w:right w:val="none" w:sz="0" w:space="0" w:color="auto"/>
      </w:divBdr>
    </w:div>
    <w:div w:id="534118665">
      <w:marLeft w:val="640"/>
      <w:marRight w:val="0"/>
      <w:marTop w:val="0"/>
      <w:marBottom w:val="0"/>
      <w:divBdr>
        <w:top w:val="none" w:sz="0" w:space="0" w:color="auto"/>
        <w:left w:val="none" w:sz="0" w:space="0" w:color="auto"/>
        <w:bottom w:val="none" w:sz="0" w:space="0" w:color="auto"/>
        <w:right w:val="none" w:sz="0" w:space="0" w:color="auto"/>
      </w:divBdr>
    </w:div>
    <w:div w:id="534469715">
      <w:marLeft w:val="640"/>
      <w:marRight w:val="0"/>
      <w:marTop w:val="0"/>
      <w:marBottom w:val="0"/>
      <w:divBdr>
        <w:top w:val="none" w:sz="0" w:space="0" w:color="auto"/>
        <w:left w:val="none" w:sz="0" w:space="0" w:color="auto"/>
        <w:bottom w:val="none" w:sz="0" w:space="0" w:color="auto"/>
        <w:right w:val="none" w:sz="0" w:space="0" w:color="auto"/>
      </w:divBdr>
    </w:div>
    <w:div w:id="535040855">
      <w:marLeft w:val="640"/>
      <w:marRight w:val="0"/>
      <w:marTop w:val="0"/>
      <w:marBottom w:val="0"/>
      <w:divBdr>
        <w:top w:val="none" w:sz="0" w:space="0" w:color="auto"/>
        <w:left w:val="none" w:sz="0" w:space="0" w:color="auto"/>
        <w:bottom w:val="none" w:sz="0" w:space="0" w:color="auto"/>
        <w:right w:val="none" w:sz="0" w:space="0" w:color="auto"/>
      </w:divBdr>
    </w:div>
    <w:div w:id="535774380">
      <w:marLeft w:val="640"/>
      <w:marRight w:val="0"/>
      <w:marTop w:val="0"/>
      <w:marBottom w:val="0"/>
      <w:divBdr>
        <w:top w:val="none" w:sz="0" w:space="0" w:color="auto"/>
        <w:left w:val="none" w:sz="0" w:space="0" w:color="auto"/>
        <w:bottom w:val="none" w:sz="0" w:space="0" w:color="auto"/>
        <w:right w:val="none" w:sz="0" w:space="0" w:color="auto"/>
      </w:divBdr>
    </w:div>
    <w:div w:id="535964794">
      <w:marLeft w:val="640"/>
      <w:marRight w:val="0"/>
      <w:marTop w:val="0"/>
      <w:marBottom w:val="0"/>
      <w:divBdr>
        <w:top w:val="none" w:sz="0" w:space="0" w:color="auto"/>
        <w:left w:val="none" w:sz="0" w:space="0" w:color="auto"/>
        <w:bottom w:val="none" w:sz="0" w:space="0" w:color="auto"/>
        <w:right w:val="none" w:sz="0" w:space="0" w:color="auto"/>
      </w:divBdr>
    </w:div>
    <w:div w:id="536358593">
      <w:marLeft w:val="640"/>
      <w:marRight w:val="0"/>
      <w:marTop w:val="0"/>
      <w:marBottom w:val="0"/>
      <w:divBdr>
        <w:top w:val="none" w:sz="0" w:space="0" w:color="auto"/>
        <w:left w:val="none" w:sz="0" w:space="0" w:color="auto"/>
        <w:bottom w:val="none" w:sz="0" w:space="0" w:color="auto"/>
        <w:right w:val="none" w:sz="0" w:space="0" w:color="auto"/>
      </w:divBdr>
    </w:div>
    <w:div w:id="536621933">
      <w:marLeft w:val="640"/>
      <w:marRight w:val="0"/>
      <w:marTop w:val="0"/>
      <w:marBottom w:val="0"/>
      <w:divBdr>
        <w:top w:val="none" w:sz="0" w:space="0" w:color="auto"/>
        <w:left w:val="none" w:sz="0" w:space="0" w:color="auto"/>
        <w:bottom w:val="none" w:sz="0" w:space="0" w:color="auto"/>
        <w:right w:val="none" w:sz="0" w:space="0" w:color="auto"/>
      </w:divBdr>
    </w:div>
    <w:div w:id="537085770">
      <w:marLeft w:val="640"/>
      <w:marRight w:val="0"/>
      <w:marTop w:val="0"/>
      <w:marBottom w:val="0"/>
      <w:divBdr>
        <w:top w:val="none" w:sz="0" w:space="0" w:color="auto"/>
        <w:left w:val="none" w:sz="0" w:space="0" w:color="auto"/>
        <w:bottom w:val="none" w:sz="0" w:space="0" w:color="auto"/>
        <w:right w:val="none" w:sz="0" w:space="0" w:color="auto"/>
      </w:divBdr>
    </w:div>
    <w:div w:id="537162697">
      <w:marLeft w:val="640"/>
      <w:marRight w:val="0"/>
      <w:marTop w:val="0"/>
      <w:marBottom w:val="0"/>
      <w:divBdr>
        <w:top w:val="none" w:sz="0" w:space="0" w:color="auto"/>
        <w:left w:val="none" w:sz="0" w:space="0" w:color="auto"/>
        <w:bottom w:val="none" w:sz="0" w:space="0" w:color="auto"/>
        <w:right w:val="none" w:sz="0" w:space="0" w:color="auto"/>
      </w:divBdr>
    </w:div>
    <w:div w:id="537282467">
      <w:marLeft w:val="640"/>
      <w:marRight w:val="0"/>
      <w:marTop w:val="0"/>
      <w:marBottom w:val="0"/>
      <w:divBdr>
        <w:top w:val="none" w:sz="0" w:space="0" w:color="auto"/>
        <w:left w:val="none" w:sz="0" w:space="0" w:color="auto"/>
        <w:bottom w:val="none" w:sz="0" w:space="0" w:color="auto"/>
        <w:right w:val="none" w:sz="0" w:space="0" w:color="auto"/>
      </w:divBdr>
    </w:div>
    <w:div w:id="537623536">
      <w:marLeft w:val="640"/>
      <w:marRight w:val="0"/>
      <w:marTop w:val="0"/>
      <w:marBottom w:val="0"/>
      <w:divBdr>
        <w:top w:val="none" w:sz="0" w:space="0" w:color="auto"/>
        <w:left w:val="none" w:sz="0" w:space="0" w:color="auto"/>
        <w:bottom w:val="none" w:sz="0" w:space="0" w:color="auto"/>
        <w:right w:val="none" w:sz="0" w:space="0" w:color="auto"/>
      </w:divBdr>
    </w:div>
    <w:div w:id="538903517">
      <w:marLeft w:val="640"/>
      <w:marRight w:val="0"/>
      <w:marTop w:val="0"/>
      <w:marBottom w:val="0"/>
      <w:divBdr>
        <w:top w:val="none" w:sz="0" w:space="0" w:color="auto"/>
        <w:left w:val="none" w:sz="0" w:space="0" w:color="auto"/>
        <w:bottom w:val="none" w:sz="0" w:space="0" w:color="auto"/>
        <w:right w:val="none" w:sz="0" w:space="0" w:color="auto"/>
      </w:divBdr>
    </w:div>
    <w:div w:id="539365792">
      <w:marLeft w:val="640"/>
      <w:marRight w:val="0"/>
      <w:marTop w:val="0"/>
      <w:marBottom w:val="0"/>
      <w:divBdr>
        <w:top w:val="none" w:sz="0" w:space="0" w:color="auto"/>
        <w:left w:val="none" w:sz="0" w:space="0" w:color="auto"/>
        <w:bottom w:val="none" w:sz="0" w:space="0" w:color="auto"/>
        <w:right w:val="none" w:sz="0" w:space="0" w:color="auto"/>
      </w:divBdr>
    </w:div>
    <w:div w:id="539827256">
      <w:marLeft w:val="640"/>
      <w:marRight w:val="0"/>
      <w:marTop w:val="0"/>
      <w:marBottom w:val="0"/>
      <w:divBdr>
        <w:top w:val="none" w:sz="0" w:space="0" w:color="auto"/>
        <w:left w:val="none" w:sz="0" w:space="0" w:color="auto"/>
        <w:bottom w:val="none" w:sz="0" w:space="0" w:color="auto"/>
        <w:right w:val="none" w:sz="0" w:space="0" w:color="auto"/>
      </w:divBdr>
    </w:div>
    <w:div w:id="541746176">
      <w:marLeft w:val="640"/>
      <w:marRight w:val="0"/>
      <w:marTop w:val="0"/>
      <w:marBottom w:val="0"/>
      <w:divBdr>
        <w:top w:val="none" w:sz="0" w:space="0" w:color="auto"/>
        <w:left w:val="none" w:sz="0" w:space="0" w:color="auto"/>
        <w:bottom w:val="none" w:sz="0" w:space="0" w:color="auto"/>
        <w:right w:val="none" w:sz="0" w:space="0" w:color="auto"/>
      </w:divBdr>
    </w:div>
    <w:div w:id="542140124">
      <w:marLeft w:val="640"/>
      <w:marRight w:val="0"/>
      <w:marTop w:val="0"/>
      <w:marBottom w:val="0"/>
      <w:divBdr>
        <w:top w:val="none" w:sz="0" w:space="0" w:color="auto"/>
        <w:left w:val="none" w:sz="0" w:space="0" w:color="auto"/>
        <w:bottom w:val="none" w:sz="0" w:space="0" w:color="auto"/>
        <w:right w:val="none" w:sz="0" w:space="0" w:color="auto"/>
      </w:divBdr>
    </w:div>
    <w:div w:id="542211816">
      <w:marLeft w:val="640"/>
      <w:marRight w:val="0"/>
      <w:marTop w:val="0"/>
      <w:marBottom w:val="0"/>
      <w:divBdr>
        <w:top w:val="none" w:sz="0" w:space="0" w:color="auto"/>
        <w:left w:val="none" w:sz="0" w:space="0" w:color="auto"/>
        <w:bottom w:val="none" w:sz="0" w:space="0" w:color="auto"/>
        <w:right w:val="none" w:sz="0" w:space="0" w:color="auto"/>
      </w:divBdr>
    </w:div>
    <w:div w:id="544023666">
      <w:marLeft w:val="640"/>
      <w:marRight w:val="0"/>
      <w:marTop w:val="0"/>
      <w:marBottom w:val="0"/>
      <w:divBdr>
        <w:top w:val="none" w:sz="0" w:space="0" w:color="auto"/>
        <w:left w:val="none" w:sz="0" w:space="0" w:color="auto"/>
        <w:bottom w:val="none" w:sz="0" w:space="0" w:color="auto"/>
        <w:right w:val="none" w:sz="0" w:space="0" w:color="auto"/>
      </w:divBdr>
    </w:div>
    <w:div w:id="544102788">
      <w:marLeft w:val="640"/>
      <w:marRight w:val="0"/>
      <w:marTop w:val="0"/>
      <w:marBottom w:val="0"/>
      <w:divBdr>
        <w:top w:val="none" w:sz="0" w:space="0" w:color="auto"/>
        <w:left w:val="none" w:sz="0" w:space="0" w:color="auto"/>
        <w:bottom w:val="none" w:sz="0" w:space="0" w:color="auto"/>
        <w:right w:val="none" w:sz="0" w:space="0" w:color="auto"/>
      </w:divBdr>
    </w:div>
    <w:div w:id="544561261">
      <w:marLeft w:val="640"/>
      <w:marRight w:val="0"/>
      <w:marTop w:val="0"/>
      <w:marBottom w:val="0"/>
      <w:divBdr>
        <w:top w:val="none" w:sz="0" w:space="0" w:color="auto"/>
        <w:left w:val="none" w:sz="0" w:space="0" w:color="auto"/>
        <w:bottom w:val="none" w:sz="0" w:space="0" w:color="auto"/>
        <w:right w:val="none" w:sz="0" w:space="0" w:color="auto"/>
      </w:divBdr>
    </w:div>
    <w:div w:id="546255929">
      <w:marLeft w:val="640"/>
      <w:marRight w:val="0"/>
      <w:marTop w:val="0"/>
      <w:marBottom w:val="0"/>
      <w:divBdr>
        <w:top w:val="none" w:sz="0" w:space="0" w:color="auto"/>
        <w:left w:val="none" w:sz="0" w:space="0" w:color="auto"/>
        <w:bottom w:val="none" w:sz="0" w:space="0" w:color="auto"/>
        <w:right w:val="none" w:sz="0" w:space="0" w:color="auto"/>
      </w:divBdr>
    </w:div>
    <w:div w:id="546264103">
      <w:marLeft w:val="640"/>
      <w:marRight w:val="0"/>
      <w:marTop w:val="0"/>
      <w:marBottom w:val="0"/>
      <w:divBdr>
        <w:top w:val="none" w:sz="0" w:space="0" w:color="auto"/>
        <w:left w:val="none" w:sz="0" w:space="0" w:color="auto"/>
        <w:bottom w:val="none" w:sz="0" w:space="0" w:color="auto"/>
        <w:right w:val="none" w:sz="0" w:space="0" w:color="auto"/>
      </w:divBdr>
    </w:div>
    <w:div w:id="547038250">
      <w:marLeft w:val="640"/>
      <w:marRight w:val="0"/>
      <w:marTop w:val="0"/>
      <w:marBottom w:val="0"/>
      <w:divBdr>
        <w:top w:val="none" w:sz="0" w:space="0" w:color="auto"/>
        <w:left w:val="none" w:sz="0" w:space="0" w:color="auto"/>
        <w:bottom w:val="none" w:sz="0" w:space="0" w:color="auto"/>
        <w:right w:val="none" w:sz="0" w:space="0" w:color="auto"/>
      </w:divBdr>
    </w:div>
    <w:div w:id="547382258">
      <w:marLeft w:val="640"/>
      <w:marRight w:val="0"/>
      <w:marTop w:val="0"/>
      <w:marBottom w:val="0"/>
      <w:divBdr>
        <w:top w:val="none" w:sz="0" w:space="0" w:color="auto"/>
        <w:left w:val="none" w:sz="0" w:space="0" w:color="auto"/>
        <w:bottom w:val="none" w:sz="0" w:space="0" w:color="auto"/>
        <w:right w:val="none" w:sz="0" w:space="0" w:color="auto"/>
      </w:divBdr>
    </w:div>
    <w:div w:id="547647493">
      <w:marLeft w:val="640"/>
      <w:marRight w:val="0"/>
      <w:marTop w:val="0"/>
      <w:marBottom w:val="0"/>
      <w:divBdr>
        <w:top w:val="none" w:sz="0" w:space="0" w:color="auto"/>
        <w:left w:val="none" w:sz="0" w:space="0" w:color="auto"/>
        <w:bottom w:val="none" w:sz="0" w:space="0" w:color="auto"/>
        <w:right w:val="none" w:sz="0" w:space="0" w:color="auto"/>
      </w:divBdr>
    </w:div>
    <w:div w:id="548541707">
      <w:marLeft w:val="640"/>
      <w:marRight w:val="0"/>
      <w:marTop w:val="0"/>
      <w:marBottom w:val="0"/>
      <w:divBdr>
        <w:top w:val="none" w:sz="0" w:space="0" w:color="auto"/>
        <w:left w:val="none" w:sz="0" w:space="0" w:color="auto"/>
        <w:bottom w:val="none" w:sz="0" w:space="0" w:color="auto"/>
        <w:right w:val="none" w:sz="0" w:space="0" w:color="auto"/>
      </w:divBdr>
    </w:div>
    <w:div w:id="549615359">
      <w:marLeft w:val="640"/>
      <w:marRight w:val="0"/>
      <w:marTop w:val="0"/>
      <w:marBottom w:val="0"/>
      <w:divBdr>
        <w:top w:val="none" w:sz="0" w:space="0" w:color="auto"/>
        <w:left w:val="none" w:sz="0" w:space="0" w:color="auto"/>
        <w:bottom w:val="none" w:sz="0" w:space="0" w:color="auto"/>
        <w:right w:val="none" w:sz="0" w:space="0" w:color="auto"/>
      </w:divBdr>
    </w:div>
    <w:div w:id="550652784">
      <w:marLeft w:val="640"/>
      <w:marRight w:val="0"/>
      <w:marTop w:val="0"/>
      <w:marBottom w:val="0"/>
      <w:divBdr>
        <w:top w:val="none" w:sz="0" w:space="0" w:color="auto"/>
        <w:left w:val="none" w:sz="0" w:space="0" w:color="auto"/>
        <w:bottom w:val="none" w:sz="0" w:space="0" w:color="auto"/>
        <w:right w:val="none" w:sz="0" w:space="0" w:color="auto"/>
      </w:divBdr>
    </w:div>
    <w:div w:id="550730434">
      <w:marLeft w:val="640"/>
      <w:marRight w:val="0"/>
      <w:marTop w:val="0"/>
      <w:marBottom w:val="0"/>
      <w:divBdr>
        <w:top w:val="none" w:sz="0" w:space="0" w:color="auto"/>
        <w:left w:val="none" w:sz="0" w:space="0" w:color="auto"/>
        <w:bottom w:val="none" w:sz="0" w:space="0" w:color="auto"/>
        <w:right w:val="none" w:sz="0" w:space="0" w:color="auto"/>
      </w:divBdr>
    </w:div>
    <w:div w:id="550772882">
      <w:marLeft w:val="640"/>
      <w:marRight w:val="0"/>
      <w:marTop w:val="0"/>
      <w:marBottom w:val="0"/>
      <w:divBdr>
        <w:top w:val="none" w:sz="0" w:space="0" w:color="auto"/>
        <w:left w:val="none" w:sz="0" w:space="0" w:color="auto"/>
        <w:bottom w:val="none" w:sz="0" w:space="0" w:color="auto"/>
        <w:right w:val="none" w:sz="0" w:space="0" w:color="auto"/>
      </w:divBdr>
    </w:div>
    <w:div w:id="551815914">
      <w:marLeft w:val="640"/>
      <w:marRight w:val="0"/>
      <w:marTop w:val="0"/>
      <w:marBottom w:val="0"/>
      <w:divBdr>
        <w:top w:val="none" w:sz="0" w:space="0" w:color="auto"/>
        <w:left w:val="none" w:sz="0" w:space="0" w:color="auto"/>
        <w:bottom w:val="none" w:sz="0" w:space="0" w:color="auto"/>
        <w:right w:val="none" w:sz="0" w:space="0" w:color="auto"/>
      </w:divBdr>
    </w:div>
    <w:div w:id="552159412">
      <w:marLeft w:val="640"/>
      <w:marRight w:val="0"/>
      <w:marTop w:val="0"/>
      <w:marBottom w:val="0"/>
      <w:divBdr>
        <w:top w:val="none" w:sz="0" w:space="0" w:color="auto"/>
        <w:left w:val="none" w:sz="0" w:space="0" w:color="auto"/>
        <w:bottom w:val="none" w:sz="0" w:space="0" w:color="auto"/>
        <w:right w:val="none" w:sz="0" w:space="0" w:color="auto"/>
      </w:divBdr>
    </w:div>
    <w:div w:id="552622130">
      <w:marLeft w:val="640"/>
      <w:marRight w:val="0"/>
      <w:marTop w:val="0"/>
      <w:marBottom w:val="0"/>
      <w:divBdr>
        <w:top w:val="none" w:sz="0" w:space="0" w:color="auto"/>
        <w:left w:val="none" w:sz="0" w:space="0" w:color="auto"/>
        <w:bottom w:val="none" w:sz="0" w:space="0" w:color="auto"/>
        <w:right w:val="none" w:sz="0" w:space="0" w:color="auto"/>
      </w:divBdr>
    </w:div>
    <w:div w:id="552666933">
      <w:marLeft w:val="640"/>
      <w:marRight w:val="0"/>
      <w:marTop w:val="0"/>
      <w:marBottom w:val="0"/>
      <w:divBdr>
        <w:top w:val="none" w:sz="0" w:space="0" w:color="auto"/>
        <w:left w:val="none" w:sz="0" w:space="0" w:color="auto"/>
        <w:bottom w:val="none" w:sz="0" w:space="0" w:color="auto"/>
        <w:right w:val="none" w:sz="0" w:space="0" w:color="auto"/>
      </w:divBdr>
    </w:div>
    <w:div w:id="552814073">
      <w:marLeft w:val="640"/>
      <w:marRight w:val="0"/>
      <w:marTop w:val="0"/>
      <w:marBottom w:val="0"/>
      <w:divBdr>
        <w:top w:val="none" w:sz="0" w:space="0" w:color="auto"/>
        <w:left w:val="none" w:sz="0" w:space="0" w:color="auto"/>
        <w:bottom w:val="none" w:sz="0" w:space="0" w:color="auto"/>
        <w:right w:val="none" w:sz="0" w:space="0" w:color="auto"/>
      </w:divBdr>
    </w:div>
    <w:div w:id="553467268">
      <w:marLeft w:val="640"/>
      <w:marRight w:val="0"/>
      <w:marTop w:val="0"/>
      <w:marBottom w:val="0"/>
      <w:divBdr>
        <w:top w:val="none" w:sz="0" w:space="0" w:color="auto"/>
        <w:left w:val="none" w:sz="0" w:space="0" w:color="auto"/>
        <w:bottom w:val="none" w:sz="0" w:space="0" w:color="auto"/>
        <w:right w:val="none" w:sz="0" w:space="0" w:color="auto"/>
      </w:divBdr>
    </w:div>
    <w:div w:id="554044063">
      <w:marLeft w:val="640"/>
      <w:marRight w:val="0"/>
      <w:marTop w:val="0"/>
      <w:marBottom w:val="0"/>
      <w:divBdr>
        <w:top w:val="none" w:sz="0" w:space="0" w:color="auto"/>
        <w:left w:val="none" w:sz="0" w:space="0" w:color="auto"/>
        <w:bottom w:val="none" w:sz="0" w:space="0" w:color="auto"/>
        <w:right w:val="none" w:sz="0" w:space="0" w:color="auto"/>
      </w:divBdr>
    </w:div>
    <w:div w:id="554120191">
      <w:marLeft w:val="640"/>
      <w:marRight w:val="0"/>
      <w:marTop w:val="0"/>
      <w:marBottom w:val="0"/>
      <w:divBdr>
        <w:top w:val="none" w:sz="0" w:space="0" w:color="auto"/>
        <w:left w:val="none" w:sz="0" w:space="0" w:color="auto"/>
        <w:bottom w:val="none" w:sz="0" w:space="0" w:color="auto"/>
        <w:right w:val="none" w:sz="0" w:space="0" w:color="auto"/>
      </w:divBdr>
    </w:div>
    <w:div w:id="555631558">
      <w:marLeft w:val="640"/>
      <w:marRight w:val="0"/>
      <w:marTop w:val="0"/>
      <w:marBottom w:val="0"/>
      <w:divBdr>
        <w:top w:val="none" w:sz="0" w:space="0" w:color="auto"/>
        <w:left w:val="none" w:sz="0" w:space="0" w:color="auto"/>
        <w:bottom w:val="none" w:sz="0" w:space="0" w:color="auto"/>
        <w:right w:val="none" w:sz="0" w:space="0" w:color="auto"/>
      </w:divBdr>
    </w:div>
    <w:div w:id="555971946">
      <w:marLeft w:val="640"/>
      <w:marRight w:val="0"/>
      <w:marTop w:val="0"/>
      <w:marBottom w:val="0"/>
      <w:divBdr>
        <w:top w:val="none" w:sz="0" w:space="0" w:color="auto"/>
        <w:left w:val="none" w:sz="0" w:space="0" w:color="auto"/>
        <w:bottom w:val="none" w:sz="0" w:space="0" w:color="auto"/>
        <w:right w:val="none" w:sz="0" w:space="0" w:color="auto"/>
      </w:divBdr>
    </w:div>
    <w:div w:id="556279680">
      <w:marLeft w:val="640"/>
      <w:marRight w:val="0"/>
      <w:marTop w:val="0"/>
      <w:marBottom w:val="0"/>
      <w:divBdr>
        <w:top w:val="none" w:sz="0" w:space="0" w:color="auto"/>
        <w:left w:val="none" w:sz="0" w:space="0" w:color="auto"/>
        <w:bottom w:val="none" w:sz="0" w:space="0" w:color="auto"/>
        <w:right w:val="none" w:sz="0" w:space="0" w:color="auto"/>
      </w:divBdr>
    </w:div>
    <w:div w:id="556935364">
      <w:marLeft w:val="640"/>
      <w:marRight w:val="0"/>
      <w:marTop w:val="0"/>
      <w:marBottom w:val="0"/>
      <w:divBdr>
        <w:top w:val="none" w:sz="0" w:space="0" w:color="auto"/>
        <w:left w:val="none" w:sz="0" w:space="0" w:color="auto"/>
        <w:bottom w:val="none" w:sz="0" w:space="0" w:color="auto"/>
        <w:right w:val="none" w:sz="0" w:space="0" w:color="auto"/>
      </w:divBdr>
    </w:div>
    <w:div w:id="557087567">
      <w:marLeft w:val="640"/>
      <w:marRight w:val="0"/>
      <w:marTop w:val="0"/>
      <w:marBottom w:val="0"/>
      <w:divBdr>
        <w:top w:val="none" w:sz="0" w:space="0" w:color="auto"/>
        <w:left w:val="none" w:sz="0" w:space="0" w:color="auto"/>
        <w:bottom w:val="none" w:sz="0" w:space="0" w:color="auto"/>
        <w:right w:val="none" w:sz="0" w:space="0" w:color="auto"/>
      </w:divBdr>
    </w:div>
    <w:div w:id="557324008">
      <w:marLeft w:val="640"/>
      <w:marRight w:val="0"/>
      <w:marTop w:val="0"/>
      <w:marBottom w:val="0"/>
      <w:divBdr>
        <w:top w:val="none" w:sz="0" w:space="0" w:color="auto"/>
        <w:left w:val="none" w:sz="0" w:space="0" w:color="auto"/>
        <w:bottom w:val="none" w:sz="0" w:space="0" w:color="auto"/>
        <w:right w:val="none" w:sz="0" w:space="0" w:color="auto"/>
      </w:divBdr>
    </w:div>
    <w:div w:id="558513705">
      <w:marLeft w:val="640"/>
      <w:marRight w:val="0"/>
      <w:marTop w:val="0"/>
      <w:marBottom w:val="0"/>
      <w:divBdr>
        <w:top w:val="none" w:sz="0" w:space="0" w:color="auto"/>
        <w:left w:val="none" w:sz="0" w:space="0" w:color="auto"/>
        <w:bottom w:val="none" w:sz="0" w:space="0" w:color="auto"/>
        <w:right w:val="none" w:sz="0" w:space="0" w:color="auto"/>
      </w:divBdr>
    </w:div>
    <w:div w:id="559706642">
      <w:marLeft w:val="640"/>
      <w:marRight w:val="0"/>
      <w:marTop w:val="0"/>
      <w:marBottom w:val="0"/>
      <w:divBdr>
        <w:top w:val="none" w:sz="0" w:space="0" w:color="auto"/>
        <w:left w:val="none" w:sz="0" w:space="0" w:color="auto"/>
        <w:bottom w:val="none" w:sz="0" w:space="0" w:color="auto"/>
        <w:right w:val="none" w:sz="0" w:space="0" w:color="auto"/>
      </w:divBdr>
    </w:div>
    <w:div w:id="560020192">
      <w:marLeft w:val="640"/>
      <w:marRight w:val="0"/>
      <w:marTop w:val="0"/>
      <w:marBottom w:val="0"/>
      <w:divBdr>
        <w:top w:val="none" w:sz="0" w:space="0" w:color="auto"/>
        <w:left w:val="none" w:sz="0" w:space="0" w:color="auto"/>
        <w:bottom w:val="none" w:sz="0" w:space="0" w:color="auto"/>
        <w:right w:val="none" w:sz="0" w:space="0" w:color="auto"/>
      </w:divBdr>
    </w:div>
    <w:div w:id="560290907">
      <w:marLeft w:val="640"/>
      <w:marRight w:val="0"/>
      <w:marTop w:val="0"/>
      <w:marBottom w:val="0"/>
      <w:divBdr>
        <w:top w:val="none" w:sz="0" w:space="0" w:color="auto"/>
        <w:left w:val="none" w:sz="0" w:space="0" w:color="auto"/>
        <w:bottom w:val="none" w:sz="0" w:space="0" w:color="auto"/>
        <w:right w:val="none" w:sz="0" w:space="0" w:color="auto"/>
      </w:divBdr>
    </w:div>
    <w:div w:id="560561868">
      <w:marLeft w:val="640"/>
      <w:marRight w:val="0"/>
      <w:marTop w:val="0"/>
      <w:marBottom w:val="0"/>
      <w:divBdr>
        <w:top w:val="none" w:sz="0" w:space="0" w:color="auto"/>
        <w:left w:val="none" w:sz="0" w:space="0" w:color="auto"/>
        <w:bottom w:val="none" w:sz="0" w:space="0" w:color="auto"/>
        <w:right w:val="none" w:sz="0" w:space="0" w:color="auto"/>
      </w:divBdr>
    </w:div>
    <w:div w:id="561252901">
      <w:marLeft w:val="640"/>
      <w:marRight w:val="0"/>
      <w:marTop w:val="0"/>
      <w:marBottom w:val="0"/>
      <w:divBdr>
        <w:top w:val="none" w:sz="0" w:space="0" w:color="auto"/>
        <w:left w:val="none" w:sz="0" w:space="0" w:color="auto"/>
        <w:bottom w:val="none" w:sz="0" w:space="0" w:color="auto"/>
        <w:right w:val="none" w:sz="0" w:space="0" w:color="auto"/>
      </w:divBdr>
    </w:div>
    <w:div w:id="562104397">
      <w:marLeft w:val="640"/>
      <w:marRight w:val="0"/>
      <w:marTop w:val="0"/>
      <w:marBottom w:val="0"/>
      <w:divBdr>
        <w:top w:val="none" w:sz="0" w:space="0" w:color="auto"/>
        <w:left w:val="none" w:sz="0" w:space="0" w:color="auto"/>
        <w:bottom w:val="none" w:sz="0" w:space="0" w:color="auto"/>
        <w:right w:val="none" w:sz="0" w:space="0" w:color="auto"/>
      </w:divBdr>
    </w:div>
    <w:div w:id="562253371">
      <w:marLeft w:val="640"/>
      <w:marRight w:val="0"/>
      <w:marTop w:val="0"/>
      <w:marBottom w:val="0"/>
      <w:divBdr>
        <w:top w:val="none" w:sz="0" w:space="0" w:color="auto"/>
        <w:left w:val="none" w:sz="0" w:space="0" w:color="auto"/>
        <w:bottom w:val="none" w:sz="0" w:space="0" w:color="auto"/>
        <w:right w:val="none" w:sz="0" w:space="0" w:color="auto"/>
      </w:divBdr>
    </w:div>
    <w:div w:id="562562678">
      <w:marLeft w:val="640"/>
      <w:marRight w:val="0"/>
      <w:marTop w:val="0"/>
      <w:marBottom w:val="0"/>
      <w:divBdr>
        <w:top w:val="none" w:sz="0" w:space="0" w:color="auto"/>
        <w:left w:val="none" w:sz="0" w:space="0" w:color="auto"/>
        <w:bottom w:val="none" w:sz="0" w:space="0" w:color="auto"/>
        <w:right w:val="none" w:sz="0" w:space="0" w:color="auto"/>
      </w:divBdr>
    </w:div>
    <w:div w:id="562907991">
      <w:marLeft w:val="640"/>
      <w:marRight w:val="0"/>
      <w:marTop w:val="0"/>
      <w:marBottom w:val="0"/>
      <w:divBdr>
        <w:top w:val="none" w:sz="0" w:space="0" w:color="auto"/>
        <w:left w:val="none" w:sz="0" w:space="0" w:color="auto"/>
        <w:bottom w:val="none" w:sz="0" w:space="0" w:color="auto"/>
        <w:right w:val="none" w:sz="0" w:space="0" w:color="auto"/>
      </w:divBdr>
    </w:div>
    <w:div w:id="563217464">
      <w:marLeft w:val="640"/>
      <w:marRight w:val="0"/>
      <w:marTop w:val="0"/>
      <w:marBottom w:val="0"/>
      <w:divBdr>
        <w:top w:val="none" w:sz="0" w:space="0" w:color="auto"/>
        <w:left w:val="none" w:sz="0" w:space="0" w:color="auto"/>
        <w:bottom w:val="none" w:sz="0" w:space="0" w:color="auto"/>
        <w:right w:val="none" w:sz="0" w:space="0" w:color="auto"/>
      </w:divBdr>
    </w:div>
    <w:div w:id="563686033">
      <w:marLeft w:val="640"/>
      <w:marRight w:val="0"/>
      <w:marTop w:val="0"/>
      <w:marBottom w:val="0"/>
      <w:divBdr>
        <w:top w:val="none" w:sz="0" w:space="0" w:color="auto"/>
        <w:left w:val="none" w:sz="0" w:space="0" w:color="auto"/>
        <w:bottom w:val="none" w:sz="0" w:space="0" w:color="auto"/>
        <w:right w:val="none" w:sz="0" w:space="0" w:color="auto"/>
      </w:divBdr>
    </w:div>
    <w:div w:id="564028386">
      <w:marLeft w:val="640"/>
      <w:marRight w:val="0"/>
      <w:marTop w:val="0"/>
      <w:marBottom w:val="0"/>
      <w:divBdr>
        <w:top w:val="none" w:sz="0" w:space="0" w:color="auto"/>
        <w:left w:val="none" w:sz="0" w:space="0" w:color="auto"/>
        <w:bottom w:val="none" w:sz="0" w:space="0" w:color="auto"/>
        <w:right w:val="none" w:sz="0" w:space="0" w:color="auto"/>
      </w:divBdr>
    </w:div>
    <w:div w:id="564993971">
      <w:marLeft w:val="640"/>
      <w:marRight w:val="0"/>
      <w:marTop w:val="0"/>
      <w:marBottom w:val="0"/>
      <w:divBdr>
        <w:top w:val="none" w:sz="0" w:space="0" w:color="auto"/>
        <w:left w:val="none" w:sz="0" w:space="0" w:color="auto"/>
        <w:bottom w:val="none" w:sz="0" w:space="0" w:color="auto"/>
        <w:right w:val="none" w:sz="0" w:space="0" w:color="auto"/>
      </w:divBdr>
    </w:div>
    <w:div w:id="565798636">
      <w:marLeft w:val="640"/>
      <w:marRight w:val="0"/>
      <w:marTop w:val="0"/>
      <w:marBottom w:val="0"/>
      <w:divBdr>
        <w:top w:val="none" w:sz="0" w:space="0" w:color="auto"/>
        <w:left w:val="none" w:sz="0" w:space="0" w:color="auto"/>
        <w:bottom w:val="none" w:sz="0" w:space="0" w:color="auto"/>
        <w:right w:val="none" w:sz="0" w:space="0" w:color="auto"/>
      </w:divBdr>
    </w:div>
    <w:div w:id="565915633">
      <w:marLeft w:val="640"/>
      <w:marRight w:val="0"/>
      <w:marTop w:val="0"/>
      <w:marBottom w:val="0"/>
      <w:divBdr>
        <w:top w:val="none" w:sz="0" w:space="0" w:color="auto"/>
        <w:left w:val="none" w:sz="0" w:space="0" w:color="auto"/>
        <w:bottom w:val="none" w:sz="0" w:space="0" w:color="auto"/>
        <w:right w:val="none" w:sz="0" w:space="0" w:color="auto"/>
      </w:divBdr>
    </w:div>
    <w:div w:id="566839092">
      <w:marLeft w:val="640"/>
      <w:marRight w:val="0"/>
      <w:marTop w:val="0"/>
      <w:marBottom w:val="0"/>
      <w:divBdr>
        <w:top w:val="none" w:sz="0" w:space="0" w:color="auto"/>
        <w:left w:val="none" w:sz="0" w:space="0" w:color="auto"/>
        <w:bottom w:val="none" w:sz="0" w:space="0" w:color="auto"/>
        <w:right w:val="none" w:sz="0" w:space="0" w:color="auto"/>
      </w:divBdr>
    </w:div>
    <w:div w:id="567111227">
      <w:marLeft w:val="640"/>
      <w:marRight w:val="0"/>
      <w:marTop w:val="0"/>
      <w:marBottom w:val="0"/>
      <w:divBdr>
        <w:top w:val="none" w:sz="0" w:space="0" w:color="auto"/>
        <w:left w:val="none" w:sz="0" w:space="0" w:color="auto"/>
        <w:bottom w:val="none" w:sz="0" w:space="0" w:color="auto"/>
        <w:right w:val="none" w:sz="0" w:space="0" w:color="auto"/>
      </w:divBdr>
    </w:div>
    <w:div w:id="567228683">
      <w:marLeft w:val="640"/>
      <w:marRight w:val="0"/>
      <w:marTop w:val="0"/>
      <w:marBottom w:val="0"/>
      <w:divBdr>
        <w:top w:val="none" w:sz="0" w:space="0" w:color="auto"/>
        <w:left w:val="none" w:sz="0" w:space="0" w:color="auto"/>
        <w:bottom w:val="none" w:sz="0" w:space="0" w:color="auto"/>
        <w:right w:val="none" w:sz="0" w:space="0" w:color="auto"/>
      </w:divBdr>
    </w:div>
    <w:div w:id="568075115">
      <w:marLeft w:val="640"/>
      <w:marRight w:val="0"/>
      <w:marTop w:val="0"/>
      <w:marBottom w:val="0"/>
      <w:divBdr>
        <w:top w:val="none" w:sz="0" w:space="0" w:color="auto"/>
        <w:left w:val="none" w:sz="0" w:space="0" w:color="auto"/>
        <w:bottom w:val="none" w:sz="0" w:space="0" w:color="auto"/>
        <w:right w:val="none" w:sz="0" w:space="0" w:color="auto"/>
      </w:divBdr>
    </w:div>
    <w:div w:id="569072549">
      <w:marLeft w:val="640"/>
      <w:marRight w:val="0"/>
      <w:marTop w:val="0"/>
      <w:marBottom w:val="0"/>
      <w:divBdr>
        <w:top w:val="none" w:sz="0" w:space="0" w:color="auto"/>
        <w:left w:val="none" w:sz="0" w:space="0" w:color="auto"/>
        <w:bottom w:val="none" w:sz="0" w:space="0" w:color="auto"/>
        <w:right w:val="none" w:sz="0" w:space="0" w:color="auto"/>
      </w:divBdr>
    </w:div>
    <w:div w:id="569274129">
      <w:marLeft w:val="640"/>
      <w:marRight w:val="0"/>
      <w:marTop w:val="0"/>
      <w:marBottom w:val="0"/>
      <w:divBdr>
        <w:top w:val="none" w:sz="0" w:space="0" w:color="auto"/>
        <w:left w:val="none" w:sz="0" w:space="0" w:color="auto"/>
        <w:bottom w:val="none" w:sz="0" w:space="0" w:color="auto"/>
        <w:right w:val="none" w:sz="0" w:space="0" w:color="auto"/>
      </w:divBdr>
    </w:div>
    <w:div w:id="569391902">
      <w:marLeft w:val="640"/>
      <w:marRight w:val="0"/>
      <w:marTop w:val="0"/>
      <w:marBottom w:val="0"/>
      <w:divBdr>
        <w:top w:val="none" w:sz="0" w:space="0" w:color="auto"/>
        <w:left w:val="none" w:sz="0" w:space="0" w:color="auto"/>
        <w:bottom w:val="none" w:sz="0" w:space="0" w:color="auto"/>
        <w:right w:val="none" w:sz="0" w:space="0" w:color="auto"/>
      </w:divBdr>
    </w:div>
    <w:div w:id="571505108">
      <w:marLeft w:val="640"/>
      <w:marRight w:val="0"/>
      <w:marTop w:val="0"/>
      <w:marBottom w:val="0"/>
      <w:divBdr>
        <w:top w:val="none" w:sz="0" w:space="0" w:color="auto"/>
        <w:left w:val="none" w:sz="0" w:space="0" w:color="auto"/>
        <w:bottom w:val="none" w:sz="0" w:space="0" w:color="auto"/>
        <w:right w:val="none" w:sz="0" w:space="0" w:color="auto"/>
      </w:divBdr>
    </w:div>
    <w:div w:id="571547333">
      <w:marLeft w:val="640"/>
      <w:marRight w:val="0"/>
      <w:marTop w:val="0"/>
      <w:marBottom w:val="0"/>
      <w:divBdr>
        <w:top w:val="none" w:sz="0" w:space="0" w:color="auto"/>
        <w:left w:val="none" w:sz="0" w:space="0" w:color="auto"/>
        <w:bottom w:val="none" w:sz="0" w:space="0" w:color="auto"/>
        <w:right w:val="none" w:sz="0" w:space="0" w:color="auto"/>
      </w:divBdr>
    </w:div>
    <w:div w:id="572012144">
      <w:marLeft w:val="640"/>
      <w:marRight w:val="0"/>
      <w:marTop w:val="0"/>
      <w:marBottom w:val="0"/>
      <w:divBdr>
        <w:top w:val="none" w:sz="0" w:space="0" w:color="auto"/>
        <w:left w:val="none" w:sz="0" w:space="0" w:color="auto"/>
        <w:bottom w:val="none" w:sz="0" w:space="0" w:color="auto"/>
        <w:right w:val="none" w:sz="0" w:space="0" w:color="auto"/>
      </w:divBdr>
    </w:div>
    <w:div w:id="573441847">
      <w:marLeft w:val="640"/>
      <w:marRight w:val="0"/>
      <w:marTop w:val="0"/>
      <w:marBottom w:val="0"/>
      <w:divBdr>
        <w:top w:val="none" w:sz="0" w:space="0" w:color="auto"/>
        <w:left w:val="none" w:sz="0" w:space="0" w:color="auto"/>
        <w:bottom w:val="none" w:sz="0" w:space="0" w:color="auto"/>
        <w:right w:val="none" w:sz="0" w:space="0" w:color="auto"/>
      </w:divBdr>
    </w:div>
    <w:div w:id="573930278">
      <w:marLeft w:val="640"/>
      <w:marRight w:val="0"/>
      <w:marTop w:val="0"/>
      <w:marBottom w:val="0"/>
      <w:divBdr>
        <w:top w:val="none" w:sz="0" w:space="0" w:color="auto"/>
        <w:left w:val="none" w:sz="0" w:space="0" w:color="auto"/>
        <w:bottom w:val="none" w:sz="0" w:space="0" w:color="auto"/>
        <w:right w:val="none" w:sz="0" w:space="0" w:color="auto"/>
      </w:divBdr>
    </w:div>
    <w:div w:id="574513483">
      <w:marLeft w:val="640"/>
      <w:marRight w:val="0"/>
      <w:marTop w:val="0"/>
      <w:marBottom w:val="0"/>
      <w:divBdr>
        <w:top w:val="none" w:sz="0" w:space="0" w:color="auto"/>
        <w:left w:val="none" w:sz="0" w:space="0" w:color="auto"/>
        <w:bottom w:val="none" w:sz="0" w:space="0" w:color="auto"/>
        <w:right w:val="none" w:sz="0" w:space="0" w:color="auto"/>
      </w:divBdr>
    </w:div>
    <w:div w:id="574970414">
      <w:marLeft w:val="640"/>
      <w:marRight w:val="0"/>
      <w:marTop w:val="0"/>
      <w:marBottom w:val="0"/>
      <w:divBdr>
        <w:top w:val="none" w:sz="0" w:space="0" w:color="auto"/>
        <w:left w:val="none" w:sz="0" w:space="0" w:color="auto"/>
        <w:bottom w:val="none" w:sz="0" w:space="0" w:color="auto"/>
        <w:right w:val="none" w:sz="0" w:space="0" w:color="auto"/>
      </w:divBdr>
    </w:div>
    <w:div w:id="575479518">
      <w:marLeft w:val="640"/>
      <w:marRight w:val="0"/>
      <w:marTop w:val="0"/>
      <w:marBottom w:val="0"/>
      <w:divBdr>
        <w:top w:val="none" w:sz="0" w:space="0" w:color="auto"/>
        <w:left w:val="none" w:sz="0" w:space="0" w:color="auto"/>
        <w:bottom w:val="none" w:sz="0" w:space="0" w:color="auto"/>
        <w:right w:val="none" w:sz="0" w:space="0" w:color="auto"/>
      </w:divBdr>
    </w:div>
    <w:div w:id="575482121">
      <w:marLeft w:val="640"/>
      <w:marRight w:val="0"/>
      <w:marTop w:val="0"/>
      <w:marBottom w:val="0"/>
      <w:divBdr>
        <w:top w:val="none" w:sz="0" w:space="0" w:color="auto"/>
        <w:left w:val="none" w:sz="0" w:space="0" w:color="auto"/>
        <w:bottom w:val="none" w:sz="0" w:space="0" w:color="auto"/>
        <w:right w:val="none" w:sz="0" w:space="0" w:color="auto"/>
      </w:divBdr>
    </w:div>
    <w:div w:id="575625913">
      <w:marLeft w:val="640"/>
      <w:marRight w:val="0"/>
      <w:marTop w:val="0"/>
      <w:marBottom w:val="0"/>
      <w:divBdr>
        <w:top w:val="none" w:sz="0" w:space="0" w:color="auto"/>
        <w:left w:val="none" w:sz="0" w:space="0" w:color="auto"/>
        <w:bottom w:val="none" w:sz="0" w:space="0" w:color="auto"/>
        <w:right w:val="none" w:sz="0" w:space="0" w:color="auto"/>
      </w:divBdr>
    </w:div>
    <w:div w:id="575826565">
      <w:marLeft w:val="640"/>
      <w:marRight w:val="0"/>
      <w:marTop w:val="0"/>
      <w:marBottom w:val="0"/>
      <w:divBdr>
        <w:top w:val="none" w:sz="0" w:space="0" w:color="auto"/>
        <w:left w:val="none" w:sz="0" w:space="0" w:color="auto"/>
        <w:bottom w:val="none" w:sz="0" w:space="0" w:color="auto"/>
        <w:right w:val="none" w:sz="0" w:space="0" w:color="auto"/>
      </w:divBdr>
    </w:div>
    <w:div w:id="575942721">
      <w:marLeft w:val="640"/>
      <w:marRight w:val="0"/>
      <w:marTop w:val="0"/>
      <w:marBottom w:val="0"/>
      <w:divBdr>
        <w:top w:val="none" w:sz="0" w:space="0" w:color="auto"/>
        <w:left w:val="none" w:sz="0" w:space="0" w:color="auto"/>
        <w:bottom w:val="none" w:sz="0" w:space="0" w:color="auto"/>
        <w:right w:val="none" w:sz="0" w:space="0" w:color="auto"/>
      </w:divBdr>
    </w:div>
    <w:div w:id="576212686">
      <w:marLeft w:val="640"/>
      <w:marRight w:val="0"/>
      <w:marTop w:val="0"/>
      <w:marBottom w:val="0"/>
      <w:divBdr>
        <w:top w:val="none" w:sz="0" w:space="0" w:color="auto"/>
        <w:left w:val="none" w:sz="0" w:space="0" w:color="auto"/>
        <w:bottom w:val="none" w:sz="0" w:space="0" w:color="auto"/>
        <w:right w:val="none" w:sz="0" w:space="0" w:color="auto"/>
      </w:divBdr>
    </w:div>
    <w:div w:id="577402974">
      <w:marLeft w:val="640"/>
      <w:marRight w:val="0"/>
      <w:marTop w:val="0"/>
      <w:marBottom w:val="0"/>
      <w:divBdr>
        <w:top w:val="none" w:sz="0" w:space="0" w:color="auto"/>
        <w:left w:val="none" w:sz="0" w:space="0" w:color="auto"/>
        <w:bottom w:val="none" w:sz="0" w:space="0" w:color="auto"/>
        <w:right w:val="none" w:sz="0" w:space="0" w:color="auto"/>
      </w:divBdr>
    </w:div>
    <w:div w:id="577598806">
      <w:marLeft w:val="640"/>
      <w:marRight w:val="0"/>
      <w:marTop w:val="0"/>
      <w:marBottom w:val="0"/>
      <w:divBdr>
        <w:top w:val="none" w:sz="0" w:space="0" w:color="auto"/>
        <w:left w:val="none" w:sz="0" w:space="0" w:color="auto"/>
        <w:bottom w:val="none" w:sz="0" w:space="0" w:color="auto"/>
        <w:right w:val="none" w:sz="0" w:space="0" w:color="auto"/>
      </w:divBdr>
    </w:div>
    <w:div w:id="578056750">
      <w:marLeft w:val="640"/>
      <w:marRight w:val="0"/>
      <w:marTop w:val="0"/>
      <w:marBottom w:val="0"/>
      <w:divBdr>
        <w:top w:val="none" w:sz="0" w:space="0" w:color="auto"/>
        <w:left w:val="none" w:sz="0" w:space="0" w:color="auto"/>
        <w:bottom w:val="none" w:sz="0" w:space="0" w:color="auto"/>
        <w:right w:val="none" w:sz="0" w:space="0" w:color="auto"/>
      </w:divBdr>
    </w:div>
    <w:div w:id="578099035">
      <w:marLeft w:val="640"/>
      <w:marRight w:val="0"/>
      <w:marTop w:val="0"/>
      <w:marBottom w:val="0"/>
      <w:divBdr>
        <w:top w:val="none" w:sz="0" w:space="0" w:color="auto"/>
        <w:left w:val="none" w:sz="0" w:space="0" w:color="auto"/>
        <w:bottom w:val="none" w:sz="0" w:space="0" w:color="auto"/>
        <w:right w:val="none" w:sz="0" w:space="0" w:color="auto"/>
      </w:divBdr>
    </w:div>
    <w:div w:id="578518326">
      <w:marLeft w:val="640"/>
      <w:marRight w:val="0"/>
      <w:marTop w:val="0"/>
      <w:marBottom w:val="0"/>
      <w:divBdr>
        <w:top w:val="none" w:sz="0" w:space="0" w:color="auto"/>
        <w:left w:val="none" w:sz="0" w:space="0" w:color="auto"/>
        <w:bottom w:val="none" w:sz="0" w:space="0" w:color="auto"/>
        <w:right w:val="none" w:sz="0" w:space="0" w:color="auto"/>
      </w:divBdr>
    </w:div>
    <w:div w:id="578829585">
      <w:marLeft w:val="640"/>
      <w:marRight w:val="0"/>
      <w:marTop w:val="0"/>
      <w:marBottom w:val="0"/>
      <w:divBdr>
        <w:top w:val="none" w:sz="0" w:space="0" w:color="auto"/>
        <w:left w:val="none" w:sz="0" w:space="0" w:color="auto"/>
        <w:bottom w:val="none" w:sz="0" w:space="0" w:color="auto"/>
        <w:right w:val="none" w:sz="0" w:space="0" w:color="auto"/>
      </w:divBdr>
    </w:div>
    <w:div w:id="579290195">
      <w:marLeft w:val="640"/>
      <w:marRight w:val="0"/>
      <w:marTop w:val="0"/>
      <w:marBottom w:val="0"/>
      <w:divBdr>
        <w:top w:val="none" w:sz="0" w:space="0" w:color="auto"/>
        <w:left w:val="none" w:sz="0" w:space="0" w:color="auto"/>
        <w:bottom w:val="none" w:sz="0" w:space="0" w:color="auto"/>
        <w:right w:val="none" w:sz="0" w:space="0" w:color="auto"/>
      </w:divBdr>
    </w:div>
    <w:div w:id="579565530">
      <w:marLeft w:val="640"/>
      <w:marRight w:val="0"/>
      <w:marTop w:val="0"/>
      <w:marBottom w:val="0"/>
      <w:divBdr>
        <w:top w:val="none" w:sz="0" w:space="0" w:color="auto"/>
        <w:left w:val="none" w:sz="0" w:space="0" w:color="auto"/>
        <w:bottom w:val="none" w:sz="0" w:space="0" w:color="auto"/>
        <w:right w:val="none" w:sz="0" w:space="0" w:color="auto"/>
      </w:divBdr>
    </w:div>
    <w:div w:id="579829103">
      <w:marLeft w:val="640"/>
      <w:marRight w:val="0"/>
      <w:marTop w:val="0"/>
      <w:marBottom w:val="0"/>
      <w:divBdr>
        <w:top w:val="none" w:sz="0" w:space="0" w:color="auto"/>
        <w:left w:val="none" w:sz="0" w:space="0" w:color="auto"/>
        <w:bottom w:val="none" w:sz="0" w:space="0" w:color="auto"/>
        <w:right w:val="none" w:sz="0" w:space="0" w:color="auto"/>
      </w:divBdr>
    </w:div>
    <w:div w:id="580792025">
      <w:marLeft w:val="640"/>
      <w:marRight w:val="0"/>
      <w:marTop w:val="0"/>
      <w:marBottom w:val="0"/>
      <w:divBdr>
        <w:top w:val="none" w:sz="0" w:space="0" w:color="auto"/>
        <w:left w:val="none" w:sz="0" w:space="0" w:color="auto"/>
        <w:bottom w:val="none" w:sz="0" w:space="0" w:color="auto"/>
        <w:right w:val="none" w:sz="0" w:space="0" w:color="auto"/>
      </w:divBdr>
    </w:div>
    <w:div w:id="580794430">
      <w:marLeft w:val="640"/>
      <w:marRight w:val="0"/>
      <w:marTop w:val="0"/>
      <w:marBottom w:val="0"/>
      <w:divBdr>
        <w:top w:val="none" w:sz="0" w:space="0" w:color="auto"/>
        <w:left w:val="none" w:sz="0" w:space="0" w:color="auto"/>
        <w:bottom w:val="none" w:sz="0" w:space="0" w:color="auto"/>
        <w:right w:val="none" w:sz="0" w:space="0" w:color="auto"/>
      </w:divBdr>
    </w:div>
    <w:div w:id="581061202">
      <w:marLeft w:val="640"/>
      <w:marRight w:val="0"/>
      <w:marTop w:val="0"/>
      <w:marBottom w:val="0"/>
      <w:divBdr>
        <w:top w:val="none" w:sz="0" w:space="0" w:color="auto"/>
        <w:left w:val="none" w:sz="0" w:space="0" w:color="auto"/>
        <w:bottom w:val="none" w:sz="0" w:space="0" w:color="auto"/>
        <w:right w:val="none" w:sz="0" w:space="0" w:color="auto"/>
      </w:divBdr>
    </w:div>
    <w:div w:id="581447105">
      <w:marLeft w:val="640"/>
      <w:marRight w:val="0"/>
      <w:marTop w:val="0"/>
      <w:marBottom w:val="0"/>
      <w:divBdr>
        <w:top w:val="none" w:sz="0" w:space="0" w:color="auto"/>
        <w:left w:val="none" w:sz="0" w:space="0" w:color="auto"/>
        <w:bottom w:val="none" w:sz="0" w:space="0" w:color="auto"/>
        <w:right w:val="none" w:sz="0" w:space="0" w:color="auto"/>
      </w:divBdr>
    </w:div>
    <w:div w:id="581644374">
      <w:marLeft w:val="640"/>
      <w:marRight w:val="0"/>
      <w:marTop w:val="0"/>
      <w:marBottom w:val="0"/>
      <w:divBdr>
        <w:top w:val="none" w:sz="0" w:space="0" w:color="auto"/>
        <w:left w:val="none" w:sz="0" w:space="0" w:color="auto"/>
        <w:bottom w:val="none" w:sz="0" w:space="0" w:color="auto"/>
        <w:right w:val="none" w:sz="0" w:space="0" w:color="auto"/>
      </w:divBdr>
    </w:div>
    <w:div w:id="581989033">
      <w:marLeft w:val="640"/>
      <w:marRight w:val="0"/>
      <w:marTop w:val="0"/>
      <w:marBottom w:val="0"/>
      <w:divBdr>
        <w:top w:val="none" w:sz="0" w:space="0" w:color="auto"/>
        <w:left w:val="none" w:sz="0" w:space="0" w:color="auto"/>
        <w:bottom w:val="none" w:sz="0" w:space="0" w:color="auto"/>
        <w:right w:val="none" w:sz="0" w:space="0" w:color="auto"/>
      </w:divBdr>
    </w:div>
    <w:div w:id="582644848">
      <w:marLeft w:val="640"/>
      <w:marRight w:val="0"/>
      <w:marTop w:val="0"/>
      <w:marBottom w:val="0"/>
      <w:divBdr>
        <w:top w:val="none" w:sz="0" w:space="0" w:color="auto"/>
        <w:left w:val="none" w:sz="0" w:space="0" w:color="auto"/>
        <w:bottom w:val="none" w:sz="0" w:space="0" w:color="auto"/>
        <w:right w:val="none" w:sz="0" w:space="0" w:color="auto"/>
      </w:divBdr>
    </w:div>
    <w:div w:id="582839840">
      <w:marLeft w:val="640"/>
      <w:marRight w:val="0"/>
      <w:marTop w:val="0"/>
      <w:marBottom w:val="0"/>
      <w:divBdr>
        <w:top w:val="none" w:sz="0" w:space="0" w:color="auto"/>
        <w:left w:val="none" w:sz="0" w:space="0" w:color="auto"/>
        <w:bottom w:val="none" w:sz="0" w:space="0" w:color="auto"/>
        <w:right w:val="none" w:sz="0" w:space="0" w:color="auto"/>
      </w:divBdr>
    </w:div>
    <w:div w:id="583033322">
      <w:marLeft w:val="640"/>
      <w:marRight w:val="0"/>
      <w:marTop w:val="0"/>
      <w:marBottom w:val="0"/>
      <w:divBdr>
        <w:top w:val="none" w:sz="0" w:space="0" w:color="auto"/>
        <w:left w:val="none" w:sz="0" w:space="0" w:color="auto"/>
        <w:bottom w:val="none" w:sz="0" w:space="0" w:color="auto"/>
        <w:right w:val="none" w:sz="0" w:space="0" w:color="auto"/>
      </w:divBdr>
    </w:div>
    <w:div w:id="583103178">
      <w:marLeft w:val="640"/>
      <w:marRight w:val="0"/>
      <w:marTop w:val="0"/>
      <w:marBottom w:val="0"/>
      <w:divBdr>
        <w:top w:val="none" w:sz="0" w:space="0" w:color="auto"/>
        <w:left w:val="none" w:sz="0" w:space="0" w:color="auto"/>
        <w:bottom w:val="none" w:sz="0" w:space="0" w:color="auto"/>
        <w:right w:val="none" w:sz="0" w:space="0" w:color="auto"/>
      </w:divBdr>
    </w:div>
    <w:div w:id="583339740">
      <w:marLeft w:val="640"/>
      <w:marRight w:val="0"/>
      <w:marTop w:val="0"/>
      <w:marBottom w:val="0"/>
      <w:divBdr>
        <w:top w:val="none" w:sz="0" w:space="0" w:color="auto"/>
        <w:left w:val="none" w:sz="0" w:space="0" w:color="auto"/>
        <w:bottom w:val="none" w:sz="0" w:space="0" w:color="auto"/>
        <w:right w:val="none" w:sz="0" w:space="0" w:color="auto"/>
      </w:divBdr>
    </w:div>
    <w:div w:id="583808264">
      <w:marLeft w:val="640"/>
      <w:marRight w:val="0"/>
      <w:marTop w:val="0"/>
      <w:marBottom w:val="0"/>
      <w:divBdr>
        <w:top w:val="none" w:sz="0" w:space="0" w:color="auto"/>
        <w:left w:val="none" w:sz="0" w:space="0" w:color="auto"/>
        <w:bottom w:val="none" w:sz="0" w:space="0" w:color="auto"/>
        <w:right w:val="none" w:sz="0" w:space="0" w:color="auto"/>
      </w:divBdr>
    </w:div>
    <w:div w:id="584414026">
      <w:marLeft w:val="640"/>
      <w:marRight w:val="0"/>
      <w:marTop w:val="0"/>
      <w:marBottom w:val="0"/>
      <w:divBdr>
        <w:top w:val="none" w:sz="0" w:space="0" w:color="auto"/>
        <w:left w:val="none" w:sz="0" w:space="0" w:color="auto"/>
        <w:bottom w:val="none" w:sz="0" w:space="0" w:color="auto"/>
        <w:right w:val="none" w:sz="0" w:space="0" w:color="auto"/>
      </w:divBdr>
    </w:div>
    <w:div w:id="584456973">
      <w:marLeft w:val="640"/>
      <w:marRight w:val="0"/>
      <w:marTop w:val="0"/>
      <w:marBottom w:val="0"/>
      <w:divBdr>
        <w:top w:val="none" w:sz="0" w:space="0" w:color="auto"/>
        <w:left w:val="none" w:sz="0" w:space="0" w:color="auto"/>
        <w:bottom w:val="none" w:sz="0" w:space="0" w:color="auto"/>
        <w:right w:val="none" w:sz="0" w:space="0" w:color="auto"/>
      </w:divBdr>
    </w:div>
    <w:div w:id="585463068">
      <w:marLeft w:val="640"/>
      <w:marRight w:val="0"/>
      <w:marTop w:val="0"/>
      <w:marBottom w:val="0"/>
      <w:divBdr>
        <w:top w:val="none" w:sz="0" w:space="0" w:color="auto"/>
        <w:left w:val="none" w:sz="0" w:space="0" w:color="auto"/>
        <w:bottom w:val="none" w:sz="0" w:space="0" w:color="auto"/>
        <w:right w:val="none" w:sz="0" w:space="0" w:color="auto"/>
      </w:divBdr>
    </w:div>
    <w:div w:id="585773015">
      <w:marLeft w:val="640"/>
      <w:marRight w:val="0"/>
      <w:marTop w:val="0"/>
      <w:marBottom w:val="0"/>
      <w:divBdr>
        <w:top w:val="none" w:sz="0" w:space="0" w:color="auto"/>
        <w:left w:val="none" w:sz="0" w:space="0" w:color="auto"/>
        <w:bottom w:val="none" w:sz="0" w:space="0" w:color="auto"/>
        <w:right w:val="none" w:sz="0" w:space="0" w:color="auto"/>
      </w:divBdr>
    </w:div>
    <w:div w:id="585849398">
      <w:marLeft w:val="640"/>
      <w:marRight w:val="0"/>
      <w:marTop w:val="0"/>
      <w:marBottom w:val="0"/>
      <w:divBdr>
        <w:top w:val="none" w:sz="0" w:space="0" w:color="auto"/>
        <w:left w:val="none" w:sz="0" w:space="0" w:color="auto"/>
        <w:bottom w:val="none" w:sz="0" w:space="0" w:color="auto"/>
        <w:right w:val="none" w:sz="0" w:space="0" w:color="auto"/>
      </w:divBdr>
    </w:div>
    <w:div w:id="587080289">
      <w:marLeft w:val="640"/>
      <w:marRight w:val="0"/>
      <w:marTop w:val="0"/>
      <w:marBottom w:val="0"/>
      <w:divBdr>
        <w:top w:val="none" w:sz="0" w:space="0" w:color="auto"/>
        <w:left w:val="none" w:sz="0" w:space="0" w:color="auto"/>
        <w:bottom w:val="none" w:sz="0" w:space="0" w:color="auto"/>
        <w:right w:val="none" w:sz="0" w:space="0" w:color="auto"/>
      </w:divBdr>
    </w:div>
    <w:div w:id="587662478">
      <w:marLeft w:val="640"/>
      <w:marRight w:val="0"/>
      <w:marTop w:val="0"/>
      <w:marBottom w:val="0"/>
      <w:divBdr>
        <w:top w:val="none" w:sz="0" w:space="0" w:color="auto"/>
        <w:left w:val="none" w:sz="0" w:space="0" w:color="auto"/>
        <w:bottom w:val="none" w:sz="0" w:space="0" w:color="auto"/>
        <w:right w:val="none" w:sz="0" w:space="0" w:color="auto"/>
      </w:divBdr>
    </w:div>
    <w:div w:id="588003947">
      <w:marLeft w:val="640"/>
      <w:marRight w:val="0"/>
      <w:marTop w:val="0"/>
      <w:marBottom w:val="0"/>
      <w:divBdr>
        <w:top w:val="none" w:sz="0" w:space="0" w:color="auto"/>
        <w:left w:val="none" w:sz="0" w:space="0" w:color="auto"/>
        <w:bottom w:val="none" w:sz="0" w:space="0" w:color="auto"/>
        <w:right w:val="none" w:sz="0" w:space="0" w:color="auto"/>
      </w:divBdr>
    </w:div>
    <w:div w:id="588541739">
      <w:marLeft w:val="640"/>
      <w:marRight w:val="0"/>
      <w:marTop w:val="0"/>
      <w:marBottom w:val="0"/>
      <w:divBdr>
        <w:top w:val="none" w:sz="0" w:space="0" w:color="auto"/>
        <w:left w:val="none" w:sz="0" w:space="0" w:color="auto"/>
        <w:bottom w:val="none" w:sz="0" w:space="0" w:color="auto"/>
        <w:right w:val="none" w:sz="0" w:space="0" w:color="auto"/>
      </w:divBdr>
    </w:div>
    <w:div w:id="588587279">
      <w:marLeft w:val="640"/>
      <w:marRight w:val="0"/>
      <w:marTop w:val="0"/>
      <w:marBottom w:val="0"/>
      <w:divBdr>
        <w:top w:val="none" w:sz="0" w:space="0" w:color="auto"/>
        <w:left w:val="none" w:sz="0" w:space="0" w:color="auto"/>
        <w:bottom w:val="none" w:sz="0" w:space="0" w:color="auto"/>
        <w:right w:val="none" w:sz="0" w:space="0" w:color="auto"/>
      </w:divBdr>
    </w:div>
    <w:div w:id="589192713">
      <w:marLeft w:val="640"/>
      <w:marRight w:val="0"/>
      <w:marTop w:val="0"/>
      <w:marBottom w:val="0"/>
      <w:divBdr>
        <w:top w:val="none" w:sz="0" w:space="0" w:color="auto"/>
        <w:left w:val="none" w:sz="0" w:space="0" w:color="auto"/>
        <w:bottom w:val="none" w:sz="0" w:space="0" w:color="auto"/>
        <w:right w:val="none" w:sz="0" w:space="0" w:color="auto"/>
      </w:divBdr>
    </w:div>
    <w:div w:id="589435695">
      <w:marLeft w:val="640"/>
      <w:marRight w:val="0"/>
      <w:marTop w:val="0"/>
      <w:marBottom w:val="0"/>
      <w:divBdr>
        <w:top w:val="none" w:sz="0" w:space="0" w:color="auto"/>
        <w:left w:val="none" w:sz="0" w:space="0" w:color="auto"/>
        <w:bottom w:val="none" w:sz="0" w:space="0" w:color="auto"/>
        <w:right w:val="none" w:sz="0" w:space="0" w:color="auto"/>
      </w:divBdr>
    </w:div>
    <w:div w:id="589773850">
      <w:marLeft w:val="640"/>
      <w:marRight w:val="0"/>
      <w:marTop w:val="0"/>
      <w:marBottom w:val="0"/>
      <w:divBdr>
        <w:top w:val="none" w:sz="0" w:space="0" w:color="auto"/>
        <w:left w:val="none" w:sz="0" w:space="0" w:color="auto"/>
        <w:bottom w:val="none" w:sz="0" w:space="0" w:color="auto"/>
        <w:right w:val="none" w:sz="0" w:space="0" w:color="auto"/>
      </w:divBdr>
    </w:div>
    <w:div w:id="589847466">
      <w:marLeft w:val="640"/>
      <w:marRight w:val="0"/>
      <w:marTop w:val="0"/>
      <w:marBottom w:val="0"/>
      <w:divBdr>
        <w:top w:val="none" w:sz="0" w:space="0" w:color="auto"/>
        <w:left w:val="none" w:sz="0" w:space="0" w:color="auto"/>
        <w:bottom w:val="none" w:sz="0" w:space="0" w:color="auto"/>
        <w:right w:val="none" w:sz="0" w:space="0" w:color="auto"/>
      </w:divBdr>
    </w:div>
    <w:div w:id="590310781">
      <w:marLeft w:val="640"/>
      <w:marRight w:val="0"/>
      <w:marTop w:val="0"/>
      <w:marBottom w:val="0"/>
      <w:divBdr>
        <w:top w:val="none" w:sz="0" w:space="0" w:color="auto"/>
        <w:left w:val="none" w:sz="0" w:space="0" w:color="auto"/>
        <w:bottom w:val="none" w:sz="0" w:space="0" w:color="auto"/>
        <w:right w:val="none" w:sz="0" w:space="0" w:color="auto"/>
      </w:divBdr>
    </w:div>
    <w:div w:id="590431993">
      <w:marLeft w:val="640"/>
      <w:marRight w:val="0"/>
      <w:marTop w:val="0"/>
      <w:marBottom w:val="0"/>
      <w:divBdr>
        <w:top w:val="none" w:sz="0" w:space="0" w:color="auto"/>
        <w:left w:val="none" w:sz="0" w:space="0" w:color="auto"/>
        <w:bottom w:val="none" w:sz="0" w:space="0" w:color="auto"/>
        <w:right w:val="none" w:sz="0" w:space="0" w:color="auto"/>
      </w:divBdr>
    </w:div>
    <w:div w:id="590744006">
      <w:marLeft w:val="640"/>
      <w:marRight w:val="0"/>
      <w:marTop w:val="0"/>
      <w:marBottom w:val="0"/>
      <w:divBdr>
        <w:top w:val="none" w:sz="0" w:space="0" w:color="auto"/>
        <w:left w:val="none" w:sz="0" w:space="0" w:color="auto"/>
        <w:bottom w:val="none" w:sz="0" w:space="0" w:color="auto"/>
        <w:right w:val="none" w:sz="0" w:space="0" w:color="auto"/>
      </w:divBdr>
    </w:div>
    <w:div w:id="592203804">
      <w:marLeft w:val="640"/>
      <w:marRight w:val="0"/>
      <w:marTop w:val="0"/>
      <w:marBottom w:val="0"/>
      <w:divBdr>
        <w:top w:val="none" w:sz="0" w:space="0" w:color="auto"/>
        <w:left w:val="none" w:sz="0" w:space="0" w:color="auto"/>
        <w:bottom w:val="none" w:sz="0" w:space="0" w:color="auto"/>
        <w:right w:val="none" w:sz="0" w:space="0" w:color="auto"/>
      </w:divBdr>
    </w:div>
    <w:div w:id="592206786">
      <w:marLeft w:val="640"/>
      <w:marRight w:val="0"/>
      <w:marTop w:val="0"/>
      <w:marBottom w:val="0"/>
      <w:divBdr>
        <w:top w:val="none" w:sz="0" w:space="0" w:color="auto"/>
        <w:left w:val="none" w:sz="0" w:space="0" w:color="auto"/>
        <w:bottom w:val="none" w:sz="0" w:space="0" w:color="auto"/>
        <w:right w:val="none" w:sz="0" w:space="0" w:color="auto"/>
      </w:divBdr>
    </w:div>
    <w:div w:id="592587780">
      <w:bodyDiv w:val="1"/>
      <w:marLeft w:val="0"/>
      <w:marRight w:val="0"/>
      <w:marTop w:val="0"/>
      <w:marBottom w:val="0"/>
      <w:divBdr>
        <w:top w:val="none" w:sz="0" w:space="0" w:color="auto"/>
        <w:left w:val="none" w:sz="0" w:space="0" w:color="auto"/>
        <w:bottom w:val="none" w:sz="0" w:space="0" w:color="auto"/>
        <w:right w:val="none" w:sz="0" w:space="0" w:color="auto"/>
      </w:divBdr>
    </w:div>
    <w:div w:id="592590766">
      <w:marLeft w:val="640"/>
      <w:marRight w:val="0"/>
      <w:marTop w:val="0"/>
      <w:marBottom w:val="0"/>
      <w:divBdr>
        <w:top w:val="none" w:sz="0" w:space="0" w:color="auto"/>
        <w:left w:val="none" w:sz="0" w:space="0" w:color="auto"/>
        <w:bottom w:val="none" w:sz="0" w:space="0" w:color="auto"/>
        <w:right w:val="none" w:sz="0" w:space="0" w:color="auto"/>
      </w:divBdr>
    </w:div>
    <w:div w:id="592976522">
      <w:marLeft w:val="640"/>
      <w:marRight w:val="0"/>
      <w:marTop w:val="0"/>
      <w:marBottom w:val="0"/>
      <w:divBdr>
        <w:top w:val="none" w:sz="0" w:space="0" w:color="auto"/>
        <w:left w:val="none" w:sz="0" w:space="0" w:color="auto"/>
        <w:bottom w:val="none" w:sz="0" w:space="0" w:color="auto"/>
        <w:right w:val="none" w:sz="0" w:space="0" w:color="auto"/>
      </w:divBdr>
    </w:div>
    <w:div w:id="593703935">
      <w:marLeft w:val="640"/>
      <w:marRight w:val="0"/>
      <w:marTop w:val="0"/>
      <w:marBottom w:val="0"/>
      <w:divBdr>
        <w:top w:val="none" w:sz="0" w:space="0" w:color="auto"/>
        <w:left w:val="none" w:sz="0" w:space="0" w:color="auto"/>
        <w:bottom w:val="none" w:sz="0" w:space="0" w:color="auto"/>
        <w:right w:val="none" w:sz="0" w:space="0" w:color="auto"/>
      </w:divBdr>
    </w:div>
    <w:div w:id="594171227">
      <w:marLeft w:val="640"/>
      <w:marRight w:val="0"/>
      <w:marTop w:val="0"/>
      <w:marBottom w:val="0"/>
      <w:divBdr>
        <w:top w:val="none" w:sz="0" w:space="0" w:color="auto"/>
        <w:left w:val="none" w:sz="0" w:space="0" w:color="auto"/>
        <w:bottom w:val="none" w:sz="0" w:space="0" w:color="auto"/>
        <w:right w:val="none" w:sz="0" w:space="0" w:color="auto"/>
      </w:divBdr>
    </w:div>
    <w:div w:id="594633881">
      <w:marLeft w:val="640"/>
      <w:marRight w:val="0"/>
      <w:marTop w:val="0"/>
      <w:marBottom w:val="0"/>
      <w:divBdr>
        <w:top w:val="none" w:sz="0" w:space="0" w:color="auto"/>
        <w:left w:val="none" w:sz="0" w:space="0" w:color="auto"/>
        <w:bottom w:val="none" w:sz="0" w:space="0" w:color="auto"/>
        <w:right w:val="none" w:sz="0" w:space="0" w:color="auto"/>
      </w:divBdr>
    </w:div>
    <w:div w:id="594827631">
      <w:marLeft w:val="640"/>
      <w:marRight w:val="0"/>
      <w:marTop w:val="0"/>
      <w:marBottom w:val="0"/>
      <w:divBdr>
        <w:top w:val="none" w:sz="0" w:space="0" w:color="auto"/>
        <w:left w:val="none" w:sz="0" w:space="0" w:color="auto"/>
        <w:bottom w:val="none" w:sz="0" w:space="0" w:color="auto"/>
        <w:right w:val="none" w:sz="0" w:space="0" w:color="auto"/>
      </w:divBdr>
    </w:div>
    <w:div w:id="596061333">
      <w:marLeft w:val="640"/>
      <w:marRight w:val="0"/>
      <w:marTop w:val="0"/>
      <w:marBottom w:val="0"/>
      <w:divBdr>
        <w:top w:val="none" w:sz="0" w:space="0" w:color="auto"/>
        <w:left w:val="none" w:sz="0" w:space="0" w:color="auto"/>
        <w:bottom w:val="none" w:sz="0" w:space="0" w:color="auto"/>
        <w:right w:val="none" w:sz="0" w:space="0" w:color="auto"/>
      </w:divBdr>
    </w:div>
    <w:div w:id="596403045">
      <w:marLeft w:val="640"/>
      <w:marRight w:val="0"/>
      <w:marTop w:val="0"/>
      <w:marBottom w:val="0"/>
      <w:divBdr>
        <w:top w:val="none" w:sz="0" w:space="0" w:color="auto"/>
        <w:left w:val="none" w:sz="0" w:space="0" w:color="auto"/>
        <w:bottom w:val="none" w:sz="0" w:space="0" w:color="auto"/>
        <w:right w:val="none" w:sz="0" w:space="0" w:color="auto"/>
      </w:divBdr>
    </w:div>
    <w:div w:id="596912152">
      <w:marLeft w:val="640"/>
      <w:marRight w:val="0"/>
      <w:marTop w:val="0"/>
      <w:marBottom w:val="0"/>
      <w:divBdr>
        <w:top w:val="none" w:sz="0" w:space="0" w:color="auto"/>
        <w:left w:val="none" w:sz="0" w:space="0" w:color="auto"/>
        <w:bottom w:val="none" w:sz="0" w:space="0" w:color="auto"/>
        <w:right w:val="none" w:sz="0" w:space="0" w:color="auto"/>
      </w:divBdr>
    </w:div>
    <w:div w:id="597101799">
      <w:marLeft w:val="640"/>
      <w:marRight w:val="0"/>
      <w:marTop w:val="0"/>
      <w:marBottom w:val="0"/>
      <w:divBdr>
        <w:top w:val="none" w:sz="0" w:space="0" w:color="auto"/>
        <w:left w:val="none" w:sz="0" w:space="0" w:color="auto"/>
        <w:bottom w:val="none" w:sz="0" w:space="0" w:color="auto"/>
        <w:right w:val="none" w:sz="0" w:space="0" w:color="auto"/>
      </w:divBdr>
    </w:div>
    <w:div w:id="597446250">
      <w:marLeft w:val="640"/>
      <w:marRight w:val="0"/>
      <w:marTop w:val="0"/>
      <w:marBottom w:val="0"/>
      <w:divBdr>
        <w:top w:val="none" w:sz="0" w:space="0" w:color="auto"/>
        <w:left w:val="none" w:sz="0" w:space="0" w:color="auto"/>
        <w:bottom w:val="none" w:sz="0" w:space="0" w:color="auto"/>
        <w:right w:val="none" w:sz="0" w:space="0" w:color="auto"/>
      </w:divBdr>
    </w:div>
    <w:div w:id="598027833">
      <w:marLeft w:val="640"/>
      <w:marRight w:val="0"/>
      <w:marTop w:val="0"/>
      <w:marBottom w:val="0"/>
      <w:divBdr>
        <w:top w:val="none" w:sz="0" w:space="0" w:color="auto"/>
        <w:left w:val="none" w:sz="0" w:space="0" w:color="auto"/>
        <w:bottom w:val="none" w:sz="0" w:space="0" w:color="auto"/>
        <w:right w:val="none" w:sz="0" w:space="0" w:color="auto"/>
      </w:divBdr>
    </w:div>
    <w:div w:id="598177930">
      <w:marLeft w:val="640"/>
      <w:marRight w:val="0"/>
      <w:marTop w:val="0"/>
      <w:marBottom w:val="0"/>
      <w:divBdr>
        <w:top w:val="none" w:sz="0" w:space="0" w:color="auto"/>
        <w:left w:val="none" w:sz="0" w:space="0" w:color="auto"/>
        <w:bottom w:val="none" w:sz="0" w:space="0" w:color="auto"/>
        <w:right w:val="none" w:sz="0" w:space="0" w:color="auto"/>
      </w:divBdr>
    </w:div>
    <w:div w:id="598564119">
      <w:marLeft w:val="640"/>
      <w:marRight w:val="0"/>
      <w:marTop w:val="0"/>
      <w:marBottom w:val="0"/>
      <w:divBdr>
        <w:top w:val="none" w:sz="0" w:space="0" w:color="auto"/>
        <w:left w:val="none" w:sz="0" w:space="0" w:color="auto"/>
        <w:bottom w:val="none" w:sz="0" w:space="0" w:color="auto"/>
        <w:right w:val="none" w:sz="0" w:space="0" w:color="auto"/>
      </w:divBdr>
    </w:div>
    <w:div w:id="598756030">
      <w:marLeft w:val="640"/>
      <w:marRight w:val="0"/>
      <w:marTop w:val="0"/>
      <w:marBottom w:val="0"/>
      <w:divBdr>
        <w:top w:val="none" w:sz="0" w:space="0" w:color="auto"/>
        <w:left w:val="none" w:sz="0" w:space="0" w:color="auto"/>
        <w:bottom w:val="none" w:sz="0" w:space="0" w:color="auto"/>
        <w:right w:val="none" w:sz="0" w:space="0" w:color="auto"/>
      </w:divBdr>
    </w:div>
    <w:div w:id="599219327">
      <w:marLeft w:val="640"/>
      <w:marRight w:val="0"/>
      <w:marTop w:val="0"/>
      <w:marBottom w:val="0"/>
      <w:divBdr>
        <w:top w:val="none" w:sz="0" w:space="0" w:color="auto"/>
        <w:left w:val="none" w:sz="0" w:space="0" w:color="auto"/>
        <w:bottom w:val="none" w:sz="0" w:space="0" w:color="auto"/>
        <w:right w:val="none" w:sz="0" w:space="0" w:color="auto"/>
      </w:divBdr>
    </w:div>
    <w:div w:id="600144582">
      <w:marLeft w:val="640"/>
      <w:marRight w:val="0"/>
      <w:marTop w:val="0"/>
      <w:marBottom w:val="0"/>
      <w:divBdr>
        <w:top w:val="none" w:sz="0" w:space="0" w:color="auto"/>
        <w:left w:val="none" w:sz="0" w:space="0" w:color="auto"/>
        <w:bottom w:val="none" w:sz="0" w:space="0" w:color="auto"/>
        <w:right w:val="none" w:sz="0" w:space="0" w:color="auto"/>
      </w:divBdr>
    </w:div>
    <w:div w:id="600261494">
      <w:marLeft w:val="640"/>
      <w:marRight w:val="0"/>
      <w:marTop w:val="0"/>
      <w:marBottom w:val="0"/>
      <w:divBdr>
        <w:top w:val="none" w:sz="0" w:space="0" w:color="auto"/>
        <w:left w:val="none" w:sz="0" w:space="0" w:color="auto"/>
        <w:bottom w:val="none" w:sz="0" w:space="0" w:color="auto"/>
        <w:right w:val="none" w:sz="0" w:space="0" w:color="auto"/>
      </w:divBdr>
    </w:div>
    <w:div w:id="600451647">
      <w:marLeft w:val="640"/>
      <w:marRight w:val="0"/>
      <w:marTop w:val="0"/>
      <w:marBottom w:val="0"/>
      <w:divBdr>
        <w:top w:val="none" w:sz="0" w:space="0" w:color="auto"/>
        <w:left w:val="none" w:sz="0" w:space="0" w:color="auto"/>
        <w:bottom w:val="none" w:sz="0" w:space="0" w:color="auto"/>
        <w:right w:val="none" w:sz="0" w:space="0" w:color="auto"/>
      </w:divBdr>
    </w:div>
    <w:div w:id="601500989">
      <w:marLeft w:val="640"/>
      <w:marRight w:val="0"/>
      <w:marTop w:val="0"/>
      <w:marBottom w:val="0"/>
      <w:divBdr>
        <w:top w:val="none" w:sz="0" w:space="0" w:color="auto"/>
        <w:left w:val="none" w:sz="0" w:space="0" w:color="auto"/>
        <w:bottom w:val="none" w:sz="0" w:space="0" w:color="auto"/>
        <w:right w:val="none" w:sz="0" w:space="0" w:color="auto"/>
      </w:divBdr>
    </w:div>
    <w:div w:id="601760608">
      <w:marLeft w:val="640"/>
      <w:marRight w:val="0"/>
      <w:marTop w:val="0"/>
      <w:marBottom w:val="0"/>
      <w:divBdr>
        <w:top w:val="none" w:sz="0" w:space="0" w:color="auto"/>
        <w:left w:val="none" w:sz="0" w:space="0" w:color="auto"/>
        <w:bottom w:val="none" w:sz="0" w:space="0" w:color="auto"/>
        <w:right w:val="none" w:sz="0" w:space="0" w:color="auto"/>
      </w:divBdr>
    </w:div>
    <w:div w:id="601840337">
      <w:marLeft w:val="640"/>
      <w:marRight w:val="0"/>
      <w:marTop w:val="0"/>
      <w:marBottom w:val="0"/>
      <w:divBdr>
        <w:top w:val="none" w:sz="0" w:space="0" w:color="auto"/>
        <w:left w:val="none" w:sz="0" w:space="0" w:color="auto"/>
        <w:bottom w:val="none" w:sz="0" w:space="0" w:color="auto"/>
        <w:right w:val="none" w:sz="0" w:space="0" w:color="auto"/>
      </w:divBdr>
    </w:div>
    <w:div w:id="601885791">
      <w:marLeft w:val="640"/>
      <w:marRight w:val="0"/>
      <w:marTop w:val="0"/>
      <w:marBottom w:val="0"/>
      <w:divBdr>
        <w:top w:val="none" w:sz="0" w:space="0" w:color="auto"/>
        <w:left w:val="none" w:sz="0" w:space="0" w:color="auto"/>
        <w:bottom w:val="none" w:sz="0" w:space="0" w:color="auto"/>
        <w:right w:val="none" w:sz="0" w:space="0" w:color="auto"/>
      </w:divBdr>
    </w:div>
    <w:div w:id="602150516">
      <w:marLeft w:val="640"/>
      <w:marRight w:val="0"/>
      <w:marTop w:val="0"/>
      <w:marBottom w:val="0"/>
      <w:divBdr>
        <w:top w:val="none" w:sz="0" w:space="0" w:color="auto"/>
        <w:left w:val="none" w:sz="0" w:space="0" w:color="auto"/>
        <w:bottom w:val="none" w:sz="0" w:space="0" w:color="auto"/>
        <w:right w:val="none" w:sz="0" w:space="0" w:color="auto"/>
      </w:divBdr>
    </w:div>
    <w:div w:id="602228318">
      <w:marLeft w:val="640"/>
      <w:marRight w:val="0"/>
      <w:marTop w:val="0"/>
      <w:marBottom w:val="0"/>
      <w:divBdr>
        <w:top w:val="none" w:sz="0" w:space="0" w:color="auto"/>
        <w:left w:val="none" w:sz="0" w:space="0" w:color="auto"/>
        <w:bottom w:val="none" w:sz="0" w:space="0" w:color="auto"/>
        <w:right w:val="none" w:sz="0" w:space="0" w:color="auto"/>
      </w:divBdr>
    </w:div>
    <w:div w:id="602997131">
      <w:marLeft w:val="640"/>
      <w:marRight w:val="0"/>
      <w:marTop w:val="0"/>
      <w:marBottom w:val="0"/>
      <w:divBdr>
        <w:top w:val="none" w:sz="0" w:space="0" w:color="auto"/>
        <w:left w:val="none" w:sz="0" w:space="0" w:color="auto"/>
        <w:bottom w:val="none" w:sz="0" w:space="0" w:color="auto"/>
        <w:right w:val="none" w:sz="0" w:space="0" w:color="auto"/>
      </w:divBdr>
    </w:div>
    <w:div w:id="603146773">
      <w:marLeft w:val="640"/>
      <w:marRight w:val="0"/>
      <w:marTop w:val="0"/>
      <w:marBottom w:val="0"/>
      <w:divBdr>
        <w:top w:val="none" w:sz="0" w:space="0" w:color="auto"/>
        <w:left w:val="none" w:sz="0" w:space="0" w:color="auto"/>
        <w:bottom w:val="none" w:sz="0" w:space="0" w:color="auto"/>
        <w:right w:val="none" w:sz="0" w:space="0" w:color="auto"/>
      </w:divBdr>
    </w:div>
    <w:div w:id="603610333">
      <w:marLeft w:val="640"/>
      <w:marRight w:val="0"/>
      <w:marTop w:val="0"/>
      <w:marBottom w:val="0"/>
      <w:divBdr>
        <w:top w:val="none" w:sz="0" w:space="0" w:color="auto"/>
        <w:left w:val="none" w:sz="0" w:space="0" w:color="auto"/>
        <w:bottom w:val="none" w:sz="0" w:space="0" w:color="auto"/>
        <w:right w:val="none" w:sz="0" w:space="0" w:color="auto"/>
      </w:divBdr>
    </w:div>
    <w:div w:id="603729750">
      <w:marLeft w:val="640"/>
      <w:marRight w:val="0"/>
      <w:marTop w:val="0"/>
      <w:marBottom w:val="0"/>
      <w:divBdr>
        <w:top w:val="none" w:sz="0" w:space="0" w:color="auto"/>
        <w:left w:val="none" w:sz="0" w:space="0" w:color="auto"/>
        <w:bottom w:val="none" w:sz="0" w:space="0" w:color="auto"/>
        <w:right w:val="none" w:sz="0" w:space="0" w:color="auto"/>
      </w:divBdr>
    </w:div>
    <w:div w:id="603880387">
      <w:marLeft w:val="640"/>
      <w:marRight w:val="0"/>
      <w:marTop w:val="0"/>
      <w:marBottom w:val="0"/>
      <w:divBdr>
        <w:top w:val="none" w:sz="0" w:space="0" w:color="auto"/>
        <w:left w:val="none" w:sz="0" w:space="0" w:color="auto"/>
        <w:bottom w:val="none" w:sz="0" w:space="0" w:color="auto"/>
        <w:right w:val="none" w:sz="0" w:space="0" w:color="auto"/>
      </w:divBdr>
    </w:div>
    <w:div w:id="604271859">
      <w:marLeft w:val="640"/>
      <w:marRight w:val="0"/>
      <w:marTop w:val="0"/>
      <w:marBottom w:val="0"/>
      <w:divBdr>
        <w:top w:val="none" w:sz="0" w:space="0" w:color="auto"/>
        <w:left w:val="none" w:sz="0" w:space="0" w:color="auto"/>
        <w:bottom w:val="none" w:sz="0" w:space="0" w:color="auto"/>
        <w:right w:val="none" w:sz="0" w:space="0" w:color="auto"/>
      </w:divBdr>
    </w:div>
    <w:div w:id="605191713">
      <w:marLeft w:val="640"/>
      <w:marRight w:val="0"/>
      <w:marTop w:val="0"/>
      <w:marBottom w:val="0"/>
      <w:divBdr>
        <w:top w:val="none" w:sz="0" w:space="0" w:color="auto"/>
        <w:left w:val="none" w:sz="0" w:space="0" w:color="auto"/>
        <w:bottom w:val="none" w:sz="0" w:space="0" w:color="auto"/>
        <w:right w:val="none" w:sz="0" w:space="0" w:color="auto"/>
      </w:divBdr>
    </w:div>
    <w:div w:id="605238442">
      <w:marLeft w:val="640"/>
      <w:marRight w:val="0"/>
      <w:marTop w:val="0"/>
      <w:marBottom w:val="0"/>
      <w:divBdr>
        <w:top w:val="none" w:sz="0" w:space="0" w:color="auto"/>
        <w:left w:val="none" w:sz="0" w:space="0" w:color="auto"/>
        <w:bottom w:val="none" w:sz="0" w:space="0" w:color="auto"/>
        <w:right w:val="none" w:sz="0" w:space="0" w:color="auto"/>
      </w:divBdr>
    </w:div>
    <w:div w:id="605700483">
      <w:marLeft w:val="640"/>
      <w:marRight w:val="0"/>
      <w:marTop w:val="0"/>
      <w:marBottom w:val="0"/>
      <w:divBdr>
        <w:top w:val="none" w:sz="0" w:space="0" w:color="auto"/>
        <w:left w:val="none" w:sz="0" w:space="0" w:color="auto"/>
        <w:bottom w:val="none" w:sz="0" w:space="0" w:color="auto"/>
        <w:right w:val="none" w:sz="0" w:space="0" w:color="auto"/>
      </w:divBdr>
    </w:div>
    <w:div w:id="606618198">
      <w:marLeft w:val="640"/>
      <w:marRight w:val="0"/>
      <w:marTop w:val="0"/>
      <w:marBottom w:val="0"/>
      <w:divBdr>
        <w:top w:val="none" w:sz="0" w:space="0" w:color="auto"/>
        <w:left w:val="none" w:sz="0" w:space="0" w:color="auto"/>
        <w:bottom w:val="none" w:sz="0" w:space="0" w:color="auto"/>
        <w:right w:val="none" w:sz="0" w:space="0" w:color="auto"/>
      </w:divBdr>
    </w:div>
    <w:div w:id="606960502">
      <w:marLeft w:val="640"/>
      <w:marRight w:val="0"/>
      <w:marTop w:val="0"/>
      <w:marBottom w:val="0"/>
      <w:divBdr>
        <w:top w:val="none" w:sz="0" w:space="0" w:color="auto"/>
        <w:left w:val="none" w:sz="0" w:space="0" w:color="auto"/>
        <w:bottom w:val="none" w:sz="0" w:space="0" w:color="auto"/>
        <w:right w:val="none" w:sz="0" w:space="0" w:color="auto"/>
      </w:divBdr>
    </w:div>
    <w:div w:id="608053357">
      <w:marLeft w:val="640"/>
      <w:marRight w:val="0"/>
      <w:marTop w:val="0"/>
      <w:marBottom w:val="0"/>
      <w:divBdr>
        <w:top w:val="none" w:sz="0" w:space="0" w:color="auto"/>
        <w:left w:val="none" w:sz="0" w:space="0" w:color="auto"/>
        <w:bottom w:val="none" w:sz="0" w:space="0" w:color="auto"/>
        <w:right w:val="none" w:sz="0" w:space="0" w:color="auto"/>
      </w:divBdr>
    </w:div>
    <w:div w:id="608589604">
      <w:marLeft w:val="640"/>
      <w:marRight w:val="0"/>
      <w:marTop w:val="0"/>
      <w:marBottom w:val="0"/>
      <w:divBdr>
        <w:top w:val="none" w:sz="0" w:space="0" w:color="auto"/>
        <w:left w:val="none" w:sz="0" w:space="0" w:color="auto"/>
        <w:bottom w:val="none" w:sz="0" w:space="0" w:color="auto"/>
        <w:right w:val="none" w:sz="0" w:space="0" w:color="auto"/>
      </w:divBdr>
    </w:div>
    <w:div w:id="610017995">
      <w:marLeft w:val="640"/>
      <w:marRight w:val="0"/>
      <w:marTop w:val="0"/>
      <w:marBottom w:val="0"/>
      <w:divBdr>
        <w:top w:val="none" w:sz="0" w:space="0" w:color="auto"/>
        <w:left w:val="none" w:sz="0" w:space="0" w:color="auto"/>
        <w:bottom w:val="none" w:sz="0" w:space="0" w:color="auto"/>
        <w:right w:val="none" w:sz="0" w:space="0" w:color="auto"/>
      </w:divBdr>
    </w:div>
    <w:div w:id="611405053">
      <w:marLeft w:val="640"/>
      <w:marRight w:val="0"/>
      <w:marTop w:val="0"/>
      <w:marBottom w:val="0"/>
      <w:divBdr>
        <w:top w:val="none" w:sz="0" w:space="0" w:color="auto"/>
        <w:left w:val="none" w:sz="0" w:space="0" w:color="auto"/>
        <w:bottom w:val="none" w:sz="0" w:space="0" w:color="auto"/>
        <w:right w:val="none" w:sz="0" w:space="0" w:color="auto"/>
      </w:divBdr>
    </w:div>
    <w:div w:id="611982807">
      <w:marLeft w:val="640"/>
      <w:marRight w:val="0"/>
      <w:marTop w:val="0"/>
      <w:marBottom w:val="0"/>
      <w:divBdr>
        <w:top w:val="none" w:sz="0" w:space="0" w:color="auto"/>
        <w:left w:val="none" w:sz="0" w:space="0" w:color="auto"/>
        <w:bottom w:val="none" w:sz="0" w:space="0" w:color="auto"/>
        <w:right w:val="none" w:sz="0" w:space="0" w:color="auto"/>
      </w:divBdr>
    </w:div>
    <w:div w:id="612251594">
      <w:marLeft w:val="640"/>
      <w:marRight w:val="0"/>
      <w:marTop w:val="0"/>
      <w:marBottom w:val="0"/>
      <w:divBdr>
        <w:top w:val="none" w:sz="0" w:space="0" w:color="auto"/>
        <w:left w:val="none" w:sz="0" w:space="0" w:color="auto"/>
        <w:bottom w:val="none" w:sz="0" w:space="0" w:color="auto"/>
        <w:right w:val="none" w:sz="0" w:space="0" w:color="auto"/>
      </w:divBdr>
    </w:div>
    <w:div w:id="613096541">
      <w:marLeft w:val="640"/>
      <w:marRight w:val="0"/>
      <w:marTop w:val="0"/>
      <w:marBottom w:val="0"/>
      <w:divBdr>
        <w:top w:val="none" w:sz="0" w:space="0" w:color="auto"/>
        <w:left w:val="none" w:sz="0" w:space="0" w:color="auto"/>
        <w:bottom w:val="none" w:sz="0" w:space="0" w:color="auto"/>
        <w:right w:val="none" w:sz="0" w:space="0" w:color="auto"/>
      </w:divBdr>
    </w:div>
    <w:div w:id="613482612">
      <w:marLeft w:val="640"/>
      <w:marRight w:val="0"/>
      <w:marTop w:val="0"/>
      <w:marBottom w:val="0"/>
      <w:divBdr>
        <w:top w:val="none" w:sz="0" w:space="0" w:color="auto"/>
        <w:left w:val="none" w:sz="0" w:space="0" w:color="auto"/>
        <w:bottom w:val="none" w:sz="0" w:space="0" w:color="auto"/>
        <w:right w:val="none" w:sz="0" w:space="0" w:color="auto"/>
      </w:divBdr>
    </w:div>
    <w:div w:id="613484116">
      <w:bodyDiv w:val="1"/>
      <w:marLeft w:val="0"/>
      <w:marRight w:val="0"/>
      <w:marTop w:val="0"/>
      <w:marBottom w:val="0"/>
      <w:divBdr>
        <w:top w:val="none" w:sz="0" w:space="0" w:color="auto"/>
        <w:left w:val="none" w:sz="0" w:space="0" w:color="auto"/>
        <w:bottom w:val="none" w:sz="0" w:space="0" w:color="auto"/>
        <w:right w:val="none" w:sz="0" w:space="0" w:color="auto"/>
      </w:divBdr>
    </w:div>
    <w:div w:id="613831982">
      <w:marLeft w:val="640"/>
      <w:marRight w:val="0"/>
      <w:marTop w:val="0"/>
      <w:marBottom w:val="0"/>
      <w:divBdr>
        <w:top w:val="none" w:sz="0" w:space="0" w:color="auto"/>
        <w:left w:val="none" w:sz="0" w:space="0" w:color="auto"/>
        <w:bottom w:val="none" w:sz="0" w:space="0" w:color="auto"/>
        <w:right w:val="none" w:sz="0" w:space="0" w:color="auto"/>
      </w:divBdr>
    </w:div>
    <w:div w:id="614336367">
      <w:marLeft w:val="640"/>
      <w:marRight w:val="0"/>
      <w:marTop w:val="0"/>
      <w:marBottom w:val="0"/>
      <w:divBdr>
        <w:top w:val="none" w:sz="0" w:space="0" w:color="auto"/>
        <w:left w:val="none" w:sz="0" w:space="0" w:color="auto"/>
        <w:bottom w:val="none" w:sz="0" w:space="0" w:color="auto"/>
        <w:right w:val="none" w:sz="0" w:space="0" w:color="auto"/>
      </w:divBdr>
    </w:div>
    <w:div w:id="615412395">
      <w:marLeft w:val="640"/>
      <w:marRight w:val="0"/>
      <w:marTop w:val="0"/>
      <w:marBottom w:val="0"/>
      <w:divBdr>
        <w:top w:val="none" w:sz="0" w:space="0" w:color="auto"/>
        <w:left w:val="none" w:sz="0" w:space="0" w:color="auto"/>
        <w:bottom w:val="none" w:sz="0" w:space="0" w:color="auto"/>
        <w:right w:val="none" w:sz="0" w:space="0" w:color="auto"/>
      </w:divBdr>
    </w:div>
    <w:div w:id="616370099">
      <w:marLeft w:val="640"/>
      <w:marRight w:val="0"/>
      <w:marTop w:val="0"/>
      <w:marBottom w:val="0"/>
      <w:divBdr>
        <w:top w:val="none" w:sz="0" w:space="0" w:color="auto"/>
        <w:left w:val="none" w:sz="0" w:space="0" w:color="auto"/>
        <w:bottom w:val="none" w:sz="0" w:space="0" w:color="auto"/>
        <w:right w:val="none" w:sz="0" w:space="0" w:color="auto"/>
      </w:divBdr>
    </w:div>
    <w:div w:id="617293542">
      <w:marLeft w:val="640"/>
      <w:marRight w:val="0"/>
      <w:marTop w:val="0"/>
      <w:marBottom w:val="0"/>
      <w:divBdr>
        <w:top w:val="none" w:sz="0" w:space="0" w:color="auto"/>
        <w:left w:val="none" w:sz="0" w:space="0" w:color="auto"/>
        <w:bottom w:val="none" w:sz="0" w:space="0" w:color="auto"/>
        <w:right w:val="none" w:sz="0" w:space="0" w:color="auto"/>
      </w:divBdr>
    </w:div>
    <w:div w:id="617493046">
      <w:marLeft w:val="640"/>
      <w:marRight w:val="0"/>
      <w:marTop w:val="0"/>
      <w:marBottom w:val="0"/>
      <w:divBdr>
        <w:top w:val="none" w:sz="0" w:space="0" w:color="auto"/>
        <w:left w:val="none" w:sz="0" w:space="0" w:color="auto"/>
        <w:bottom w:val="none" w:sz="0" w:space="0" w:color="auto"/>
        <w:right w:val="none" w:sz="0" w:space="0" w:color="auto"/>
      </w:divBdr>
    </w:div>
    <w:div w:id="619607344">
      <w:marLeft w:val="640"/>
      <w:marRight w:val="0"/>
      <w:marTop w:val="0"/>
      <w:marBottom w:val="0"/>
      <w:divBdr>
        <w:top w:val="none" w:sz="0" w:space="0" w:color="auto"/>
        <w:left w:val="none" w:sz="0" w:space="0" w:color="auto"/>
        <w:bottom w:val="none" w:sz="0" w:space="0" w:color="auto"/>
        <w:right w:val="none" w:sz="0" w:space="0" w:color="auto"/>
      </w:divBdr>
    </w:div>
    <w:div w:id="620188248">
      <w:marLeft w:val="640"/>
      <w:marRight w:val="0"/>
      <w:marTop w:val="0"/>
      <w:marBottom w:val="0"/>
      <w:divBdr>
        <w:top w:val="none" w:sz="0" w:space="0" w:color="auto"/>
        <w:left w:val="none" w:sz="0" w:space="0" w:color="auto"/>
        <w:bottom w:val="none" w:sz="0" w:space="0" w:color="auto"/>
        <w:right w:val="none" w:sz="0" w:space="0" w:color="auto"/>
      </w:divBdr>
    </w:div>
    <w:div w:id="620452963">
      <w:marLeft w:val="640"/>
      <w:marRight w:val="0"/>
      <w:marTop w:val="0"/>
      <w:marBottom w:val="0"/>
      <w:divBdr>
        <w:top w:val="none" w:sz="0" w:space="0" w:color="auto"/>
        <w:left w:val="none" w:sz="0" w:space="0" w:color="auto"/>
        <w:bottom w:val="none" w:sz="0" w:space="0" w:color="auto"/>
        <w:right w:val="none" w:sz="0" w:space="0" w:color="auto"/>
      </w:divBdr>
    </w:div>
    <w:div w:id="620692508">
      <w:marLeft w:val="640"/>
      <w:marRight w:val="0"/>
      <w:marTop w:val="0"/>
      <w:marBottom w:val="0"/>
      <w:divBdr>
        <w:top w:val="none" w:sz="0" w:space="0" w:color="auto"/>
        <w:left w:val="none" w:sz="0" w:space="0" w:color="auto"/>
        <w:bottom w:val="none" w:sz="0" w:space="0" w:color="auto"/>
        <w:right w:val="none" w:sz="0" w:space="0" w:color="auto"/>
      </w:divBdr>
    </w:div>
    <w:div w:id="620918074">
      <w:marLeft w:val="640"/>
      <w:marRight w:val="0"/>
      <w:marTop w:val="0"/>
      <w:marBottom w:val="0"/>
      <w:divBdr>
        <w:top w:val="none" w:sz="0" w:space="0" w:color="auto"/>
        <w:left w:val="none" w:sz="0" w:space="0" w:color="auto"/>
        <w:bottom w:val="none" w:sz="0" w:space="0" w:color="auto"/>
        <w:right w:val="none" w:sz="0" w:space="0" w:color="auto"/>
      </w:divBdr>
    </w:div>
    <w:div w:id="620918675">
      <w:marLeft w:val="640"/>
      <w:marRight w:val="0"/>
      <w:marTop w:val="0"/>
      <w:marBottom w:val="0"/>
      <w:divBdr>
        <w:top w:val="none" w:sz="0" w:space="0" w:color="auto"/>
        <w:left w:val="none" w:sz="0" w:space="0" w:color="auto"/>
        <w:bottom w:val="none" w:sz="0" w:space="0" w:color="auto"/>
        <w:right w:val="none" w:sz="0" w:space="0" w:color="auto"/>
      </w:divBdr>
    </w:div>
    <w:div w:id="621037945">
      <w:marLeft w:val="640"/>
      <w:marRight w:val="0"/>
      <w:marTop w:val="0"/>
      <w:marBottom w:val="0"/>
      <w:divBdr>
        <w:top w:val="none" w:sz="0" w:space="0" w:color="auto"/>
        <w:left w:val="none" w:sz="0" w:space="0" w:color="auto"/>
        <w:bottom w:val="none" w:sz="0" w:space="0" w:color="auto"/>
        <w:right w:val="none" w:sz="0" w:space="0" w:color="auto"/>
      </w:divBdr>
    </w:div>
    <w:div w:id="621309605">
      <w:marLeft w:val="640"/>
      <w:marRight w:val="0"/>
      <w:marTop w:val="0"/>
      <w:marBottom w:val="0"/>
      <w:divBdr>
        <w:top w:val="none" w:sz="0" w:space="0" w:color="auto"/>
        <w:left w:val="none" w:sz="0" w:space="0" w:color="auto"/>
        <w:bottom w:val="none" w:sz="0" w:space="0" w:color="auto"/>
        <w:right w:val="none" w:sz="0" w:space="0" w:color="auto"/>
      </w:divBdr>
    </w:div>
    <w:div w:id="622271697">
      <w:marLeft w:val="640"/>
      <w:marRight w:val="0"/>
      <w:marTop w:val="0"/>
      <w:marBottom w:val="0"/>
      <w:divBdr>
        <w:top w:val="none" w:sz="0" w:space="0" w:color="auto"/>
        <w:left w:val="none" w:sz="0" w:space="0" w:color="auto"/>
        <w:bottom w:val="none" w:sz="0" w:space="0" w:color="auto"/>
        <w:right w:val="none" w:sz="0" w:space="0" w:color="auto"/>
      </w:divBdr>
    </w:div>
    <w:div w:id="622463468">
      <w:bodyDiv w:val="1"/>
      <w:marLeft w:val="0"/>
      <w:marRight w:val="0"/>
      <w:marTop w:val="0"/>
      <w:marBottom w:val="0"/>
      <w:divBdr>
        <w:top w:val="none" w:sz="0" w:space="0" w:color="auto"/>
        <w:left w:val="none" w:sz="0" w:space="0" w:color="auto"/>
        <w:bottom w:val="none" w:sz="0" w:space="0" w:color="auto"/>
        <w:right w:val="none" w:sz="0" w:space="0" w:color="auto"/>
      </w:divBdr>
    </w:div>
    <w:div w:id="623541843">
      <w:marLeft w:val="640"/>
      <w:marRight w:val="0"/>
      <w:marTop w:val="0"/>
      <w:marBottom w:val="0"/>
      <w:divBdr>
        <w:top w:val="none" w:sz="0" w:space="0" w:color="auto"/>
        <w:left w:val="none" w:sz="0" w:space="0" w:color="auto"/>
        <w:bottom w:val="none" w:sz="0" w:space="0" w:color="auto"/>
        <w:right w:val="none" w:sz="0" w:space="0" w:color="auto"/>
      </w:divBdr>
    </w:div>
    <w:div w:id="623778075">
      <w:marLeft w:val="640"/>
      <w:marRight w:val="0"/>
      <w:marTop w:val="0"/>
      <w:marBottom w:val="0"/>
      <w:divBdr>
        <w:top w:val="none" w:sz="0" w:space="0" w:color="auto"/>
        <w:left w:val="none" w:sz="0" w:space="0" w:color="auto"/>
        <w:bottom w:val="none" w:sz="0" w:space="0" w:color="auto"/>
        <w:right w:val="none" w:sz="0" w:space="0" w:color="auto"/>
      </w:divBdr>
    </w:div>
    <w:div w:id="624165709">
      <w:marLeft w:val="640"/>
      <w:marRight w:val="0"/>
      <w:marTop w:val="0"/>
      <w:marBottom w:val="0"/>
      <w:divBdr>
        <w:top w:val="none" w:sz="0" w:space="0" w:color="auto"/>
        <w:left w:val="none" w:sz="0" w:space="0" w:color="auto"/>
        <w:bottom w:val="none" w:sz="0" w:space="0" w:color="auto"/>
        <w:right w:val="none" w:sz="0" w:space="0" w:color="auto"/>
      </w:divBdr>
    </w:div>
    <w:div w:id="624775348">
      <w:marLeft w:val="640"/>
      <w:marRight w:val="0"/>
      <w:marTop w:val="0"/>
      <w:marBottom w:val="0"/>
      <w:divBdr>
        <w:top w:val="none" w:sz="0" w:space="0" w:color="auto"/>
        <w:left w:val="none" w:sz="0" w:space="0" w:color="auto"/>
        <w:bottom w:val="none" w:sz="0" w:space="0" w:color="auto"/>
        <w:right w:val="none" w:sz="0" w:space="0" w:color="auto"/>
      </w:divBdr>
    </w:div>
    <w:div w:id="625425370">
      <w:marLeft w:val="640"/>
      <w:marRight w:val="0"/>
      <w:marTop w:val="0"/>
      <w:marBottom w:val="0"/>
      <w:divBdr>
        <w:top w:val="none" w:sz="0" w:space="0" w:color="auto"/>
        <w:left w:val="none" w:sz="0" w:space="0" w:color="auto"/>
        <w:bottom w:val="none" w:sz="0" w:space="0" w:color="auto"/>
        <w:right w:val="none" w:sz="0" w:space="0" w:color="auto"/>
      </w:divBdr>
    </w:div>
    <w:div w:id="625627882">
      <w:marLeft w:val="640"/>
      <w:marRight w:val="0"/>
      <w:marTop w:val="0"/>
      <w:marBottom w:val="0"/>
      <w:divBdr>
        <w:top w:val="none" w:sz="0" w:space="0" w:color="auto"/>
        <w:left w:val="none" w:sz="0" w:space="0" w:color="auto"/>
        <w:bottom w:val="none" w:sz="0" w:space="0" w:color="auto"/>
        <w:right w:val="none" w:sz="0" w:space="0" w:color="auto"/>
      </w:divBdr>
    </w:div>
    <w:div w:id="625742126">
      <w:marLeft w:val="640"/>
      <w:marRight w:val="0"/>
      <w:marTop w:val="0"/>
      <w:marBottom w:val="0"/>
      <w:divBdr>
        <w:top w:val="none" w:sz="0" w:space="0" w:color="auto"/>
        <w:left w:val="none" w:sz="0" w:space="0" w:color="auto"/>
        <w:bottom w:val="none" w:sz="0" w:space="0" w:color="auto"/>
        <w:right w:val="none" w:sz="0" w:space="0" w:color="auto"/>
      </w:divBdr>
    </w:div>
    <w:div w:id="626204814">
      <w:marLeft w:val="640"/>
      <w:marRight w:val="0"/>
      <w:marTop w:val="0"/>
      <w:marBottom w:val="0"/>
      <w:divBdr>
        <w:top w:val="none" w:sz="0" w:space="0" w:color="auto"/>
        <w:left w:val="none" w:sz="0" w:space="0" w:color="auto"/>
        <w:bottom w:val="none" w:sz="0" w:space="0" w:color="auto"/>
        <w:right w:val="none" w:sz="0" w:space="0" w:color="auto"/>
      </w:divBdr>
    </w:div>
    <w:div w:id="626351026">
      <w:marLeft w:val="640"/>
      <w:marRight w:val="0"/>
      <w:marTop w:val="0"/>
      <w:marBottom w:val="0"/>
      <w:divBdr>
        <w:top w:val="none" w:sz="0" w:space="0" w:color="auto"/>
        <w:left w:val="none" w:sz="0" w:space="0" w:color="auto"/>
        <w:bottom w:val="none" w:sz="0" w:space="0" w:color="auto"/>
        <w:right w:val="none" w:sz="0" w:space="0" w:color="auto"/>
      </w:divBdr>
    </w:div>
    <w:div w:id="626548788">
      <w:marLeft w:val="640"/>
      <w:marRight w:val="0"/>
      <w:marTop w:val="0"/>
      <w:marBottom w:val="0"/>
      <w:divBdr>
        <w:top w:val="none" w:sz="0" w:space="0" w:color="auto"/>
        <w:left w:val="none" w:sz="0" w:space="0" w:color="auto"/>
        <w:bottom w:val="none" w:sz="0" w:space="0" w:color="auto"/>
        <w:right w:val="none" w:sz="0" w:space="0" w:color="auto"/>
      </w:divBdr>
    </w:div>
    <w:div w:id="627204145">
      <w:marLeft w:val="640"/>
      <w:marRight w:val="0"/>
      <w:marTop w:val="0"/>
      <w:marBottom w:val="0"/>
      <w:divBdr>
        <w:top w:val="none" w:sz="0" w:space="0" w:color="auto"/>
        <w:left w:val="none" w:sz="0" w:space="0" w:color="auto"/>
        <w:bottom w:val="none" w:sz="0" w:space="0" w:color="auto"/>
        <w:right w:val="none" w:sz="0" w:space="0" w:color="auto"/>
      </w:divBdr>
    </w:div>
    <w:div w:id="627778815">
      <w:marLeft w:val="640"/>
      <w:marRight w:val="0"/>
      <w:marTop w:val="0"/>
      <w:marBottom w:val="0"/>
      <w:divBdr>
        <w:top w:val="none" w:sz="0" w:space="0" w:color="auto"/>
        <w:left w:val="none" w:sz="0" w:space="0" w:color="auto"/>
        <w:bottom w:val="none" w:sz="0" w:space="0" w:color="auto"/>
        <w:right w:val="none" w:sz="0" w:space="0" w:color="auto"/>
      </w:divBdr>
    </w:div>
    <w:div w:id="627778921">
      <w:marLeft w:val="640"/>
      <w:marRight w:val="0"/>
      <w:marTop w:val="0"/>
      <w:marBottom w:val="0"/>
      <w:divBdr>
        <w:top w:val="none" w:sz="0" w:space="0" w:color="auto"/>
        <w:left w:val="none" w:sz="0" w:space="0" w:color="auto"/>
        <w:bottom w:val="none" w:sz="0" w:space="0" w:color="auto"/>
        <w:right w:val="none" w:sz="0" w:space="0" w:color="auto"/>
      </w:divBdr>
    </w:div>
    <w:div w:id="627900653">
      <w:marLeft w:val="640"/>
      <w:marRight w:val="0"/>
      <w:marTop w:val="0"/>
      <w:marBottom w:val="0"/>
      <w:divBdr>
        <w:top w:val="none" w:sz="0" w:space="0" w:color="auto"/>
        <w:left w:val="none" w:sz="0" w:space="0" w:color="auto"/>
        <w:bottom w:val="none" w:sz="0" w:space="0" w:color="auto"/>
        <w:right w:val="none" w:sz="0" w:space="0" w:color="auto"/>
      </w:divBdr>
    </w:div>
    <w:div w:id="627931616">
      <w:bodyDiv w:val="1"/>
      <w:marLeft w:val="0"/>
      <w:marRight w:val="0"/>
      <w:marTop w:val="0"/>
      <w:marBottom w:val="0"/>
      <w:divBdr>
        <w:top w:val="none" w:sz="0" w:space="0" w:color="auto"/>
        <w:left w:val="none" w:sz="0" w:space="0" w:color="auto"/>
        <w:bottom w:val="none" w:sz="0" w:space="0" w:color="auto"/>
        <w:right w:val="none" w:sz="0" w:space="0" w:color="auto"/>
      </w:divBdr>
      <w:divsChild>
        <w:div w:id="7223588">
          <w:marLeft w:val="640"/>
          <w:marRight w:val="0"/>
          <w:marTop w:val="0"/>
          <w:marBottom w:val="0"/>
          <w:divBdr>
            <w:top w:val="none" w:sz="0" w:space="0" w:color="auto"/>
            <w:left w:val="none" w:sz="0" w:space="0" w:color="auto"/>
            <w:bottom w:val="none" w:sz="0" w:space="0" w:color="auto"/>
            <w:right w:val="none" w:sz="0" w:space="0" w:color="auto"/>
          </w:divBdr>
        </w:div>
        <w:div w:id="30156682">
          <w:marLeft w:val="640"/>
          <w:marRight w:val="0"/>
          <w:marTop w:val="0"/>
          <w:marBottom w:val="0"/>
          <w:divBdr>
            <w:top w:val="none" w:sz="0" w:space="0" w:color="auto"/>
            <w:left w:val="none" w:sz="0" w:space="0" w:color="auto"/>
            <w:bottom w:val="none" w:sz="0" w:space="0" w:color="auto"/>
            <w:right w:val="none" w:sz="0" w:space="0" w:color="auto"/>
          </w:divBdr>
        </w:div>
        <w:div w:id="37897602">
          <w:marLeft w:val="640"/>
          <w:marRight w:val="0"/>
          <w:marTop w:val="0"/>
          <w:marBottom w:val="0"/>
          <w:divBdr>
            <w:top w:val="none" w:sz="0" w:space="0" w:color="auto"/>
            <w:left w:val="none" w:sz="0" w:space="0" w:color="auto"/>
            <w:bottom w:val="none" w:sz="0" w:space="0" w:color="auto"/>
            <w:right w:val="none" w:sz="0" w:space="0" w:color="auto"/>
          </w:divBdr>
        </w:div>
        <w:div w:id="61952967">
          <w:marLeft w:val="640"/>
          <w:marRight w:val="0"/>
          <w:marTop w:val="0"/>
          <w:marBottom w:val="0"/>
          <w:divBdr>
            <w:top w:val="none" w:sz="0" w:space="0" w:color="auto"/>
            <w:left w:val="none" w:sz="0" w:space="0" w:color="auto"/>
            <w:bottom w:val="none" w:sz="0" w:space="0" w:color="auto"/>
            <w:right w:val="none" w:sz="0" w:space="0" w:color="auto"/>
          </w:divBdr>
        </w:div>
        <w:div w:id="73163948">
          <w:marLeft w:val="640"/>
          <w:marRight w:val="0"/>
          <w:marTop w:val="0"/>
          <w:marBottom w:val="0"/>
          <w:divBdr>
            <w:top w:val="none" w:sz="0" w:space="0" w:color="auto"/>
            <w:left w:val="none" w:sz="0" w:space="0" w:color="auto"/>
            <w:bottom w:val="none" w:sz="0" w:space="0" w:color="auto"/>
            <w:right w:val="none" w:sz="0" w:space="0" w:color="auto"/>
          </w:divBdr>
        </w:div>
        <w:div w:id="103305316">
          <w:marLeft w:val="640"/>
          <w:marRight w:val="0"/>
          <w:marTop w:val="0"/>
          <w:marBottom w:val="0"/>
          <w:divBdr>
            <w:top w:val="none" w:sz="0" w:space="0" w:color="auto"/>
            <w:left w:val="none" w:sz="0" w:space="0" w:color="auto"/>
            <w:bottom w:val="none" w:sz="0" w:space="0" w:color="auto"/>
            <w:right w:val="none" w:sz="0" w:space="0" w:color="auto"/>
          </w:divBdr>
        </w:div>
        <w:div w:id="152181031">
          <w:marLeft w:val="640"/>
          <w:marRight w:val="0"/>
          <w:marTop w:val="0"/>
          <w:marBottom w:val="0"/>
          <w:divBdr>
            <w:top w:val="none" w:sz="0" w:space="0" w:color="auto"/>
            <w:left w:val="none" w:sz="0" w:space="0" w:color="auto"/>
            <w:bottom w:val="none" w:sz="0" w:space="0" w:color="auto"/>
            <w:right w:val="none" w:sz="0" w:space="0" w:color="auto"/>
          </w:divBdr>
        </w:div>
        <w:div w:id="173999257">
          <w:marLeft w:val="640"/>
          <w:marRight w:val="0"/>
          <w:marTop w:val="0"/>
          <w:marBottom w:val="0"/>
          <w:divBdr>
            <w:top w:val="none" w:sz="0" w:space="0" w:color="auto"/>
            <w:left w:val="none" w:sz="0" w:space="0" w:color="auto"/>
            <w:bottom w:val="none" w:sz="0" w:space="0" w:color="auto"/>
            <w:right w:val="none" w:sz="0" w:space="0" w:color="auto"/>
          </w:divBdr>
        </w:div>
        <w:div w:id="183791579">
          <w:marLeft w:val="640"/>
          <w:marRight w:val="0"/>
          <w:marTop w:val="0"/>
          <w:marBottom w:val="0"/>
          <w:divBdr>
            <w:top w:val="none" w:sz="0" w:space="0" w:color="auto"/>
            <w:left w:val="none" w:sz="0" w:space="0" w:color="auto"/>
            <w:bottom w:val="none" w:sz="0" w:space="0" w:color="auto"/>
            <w:right w:val="none" w:sz="0" w:space="0" w:color="auto"/>
          </w:divBdr>
        </w:div>
        <w:div w:id="185754279">
          <w:marLeft w:val="640"/>
          <w:marRight w:val="0"/>
          <w:marTop w:val="0"/>
          <w:marBottom w:val="0"/>
          <w:divBdr>
            <w:top w:val="none" w:sz="0" w:space="0" w:color="auto"/>
            <w:left w:val="none" w:sz="0" w:space="0" w:color="auto"/>
            <w:bottom w:val="none" w:sz="0" w:space="0" w:color="auto"/>
            <w:right w:val="none" w:sz="0" w:space="0" w:color="auto"/>
          </w:divBdr>
        </w:div>
        <w:div w:id="203637119">
          <w:marLeft w:val="640"/>
          <w:marRight w:val="0"/>
          <w:marTop w:val="0"/>
          <w:marBottom w:val="0"/>
          <w:divBdr>
            <w:top w:val="none" w:sz="0" w:space="0" w:color="auto"/>
            <w:left w:val="none" w:sz="0" w:space="0" w:color="auto"/>
            <w:bottom w:val="none" w:sz="0" w:space="0" w:color="auto"/>
            <w:right w:val="none" w:sz="0" w:space="0" w:color="auto"/>
          </w:divBdr>
        </w:div>
        <w:div w:id="227347682">
          <w:marLeft w:val="640"/>
          <w:marRight w:val="0"/>
          <w:marTop w:val="0"/>
          <w:marBottom w:val="0"/>
          <w:divBdr>
            <w:top w:val="none" w:sz="0" w:space="0" w:color="auto"/>
            <w:left w:val="none" w:sz="0" w:space="0" w:color="auto"/>
            <w:bottom w:val="none" w:sz="0" w:space="0" w:color="auto"/>
            <w:right w:val="none" w:sz="0" w:space="0" w:color="auto"/>
          </w:divBdr>
        </w:div>
        <w:div w:id="228461066">
          <w:marLeft w:val="640"/>
          <w:marRight w:val="0"/>
          <w:marTop w:val="0"/>
          <w:marBottom w:val="0"/>
          <w:divBdr>
            <w:top w:val="none" w:sz="0" w:space="0" w:color="auto"/>
            <w:left w:val="none" w:sz="0" w:space="0" w:color="auto"/>
            <w:bottom w:val="none" w:sz="0" w:space="0" w:color="auto"/>
            <w:right w:val="none" w:sz="0" w:space="0" w:color="auto"/>
          </w:divBdr>
        </w:div>
        <w:div w:id="250160925">
          <w:marLeft w:val="640"/>
          <w:marRight w:val="0"/>
          <w:marTop w:val="0"/>
          <w:marBottom w:val="0"/>
          <w:divBdr>
            <w:top w:val="none" w:sz="0" w:space="0" w:color="auto"/>
            <w:left w:val="none" w:sz="0" w:space="0" w:color="auto"/>
            <w:bottom w:val="none" w:sz="0" w:space="0" w:color="auto"/>
            <w:right w:val="none" w:sz="0" w:space="0" w:color="auto"/>
          </w:divBdr>
        </w:div>
        <w:div w:id="337973948">
          <w:marLeft w:val="640"/>
          <w:marRight w:val="0"/>
          <w:marTop w:val="0"/>
          <w:marBottom w:val="0"/>
          <w:divBdr>
            <w:top w:val="none" w:sz="0" w:space="0" w:color="auto"/>
            <w:left w:val="none" w:sz="0" w:space="0" w:color="auto"/>
            <w:bottom w:val="none" w:sz="0" w:space="0" w:color="auto"/>
            <w:right w:val="none" w:sz="0" w:space="0" w:color="auto"/>
          </w:divBdr>
        </w:div>
        <w:div w:id="338047350">
          <w:marLeft w:val="640"/>
          <w:marRight w:val="0"/>
          <w:marTop w:val="0"/>
          <w:marBottom w:val="0"/>
          <w:divBdr>
            <w:top w:val="none" w:sz="0" w:space="0" w:color="auto"/>
            <w:left w:val="none" w:sz="0" w:space="0" w:color="auto"/>
            <w:bottom w:val="none" w:sz="0" w:space="0" w:color="auto"/>
            <w:right w:val="none" w:sz="0" w:space="0" w:color="auto"/>
          </w:divBdr>
        </w:div>
        <w:div w:id="347685779">
          <w:marLeft w:val="640"/>
          <w:marRight w:val="0"/>
          <w:marTop w:val="0"/>
          <w:marBottom w:val="0"/>
          <w:divBdr>
            <w:top w:val="none" w:sz="0" w:space="0" w:color="auto"/>
            <w:left w:val="none" w:sz="0" w:space="0" w:color="auto"/>
            <w:bottom w:val="none" w:sz="0" w:space="0" w:color="auto"/>
            <w:right w:val="none" w:sz="0" w:space="0" w:color="auto"/>
          </w:divBdr>
        </w:div>
        <w:div w:id="369108439">
          <w:marLeft w:val="640"/>
          <w:marRight w:val="0"/>
          <w:marTop w:val="0"/>
          <w:marBottom w:val="0"/>
          <w:divBdr>
            <w:top w:val="none" w:sz="0" w:space="0" w:color="auto"/>
            <w:left w:val="none" w:sz="0" w:space="0" w:color="auto"/>
            <w:bottom w:val="none" w:sz="0" w:space="0" w:color="auto"/>
            <w:right w:val="none" w:sz="0" w:space="0" w:color="auto"/>
          </w:divBdr>
        </w:div>
        <w:div w:id="369454945">
          <w:marLeft w:val="640"/>
          <w:marRight w:val="0"/>
          <w:marTop w:val="0"/>
          <w:marBottom w:val="0"/>
          <w:divBdr>
            <w:top w:val="none" w:sz="0" w:space="0" w:color="auto"/>
            <w:left w:val="none" w:sz="0" w:space="0" w:color="auto"/>
            <w:bottom w:val="none" w:sz="0" w:space="0" w:color="auto"/>
            <w:right w:val="none" w:sz="0" w:space="0" w:color="auto"/>
          </w:divBdr>
        </w:div>
        <w:div w:id="374086877">
          <w:marLeft w:val="640"/>
          <w:marRight w:val="0"/>
          <w:marTop w:val="0"/>
          <w:marBottom w:val="0"/>
          <w:divBdr>
            <w:top w:val="none" w:sz="0" w:space="0" w:color="auto"/>
            <w:left w:val="none" w:sz="0" w:space="0" w:color="auto"/>
            <w:bottom w:val="none" w:sz="0" w:space="0" w:color="auto"/>
            <w:right w:val="none" w:sz="0" w:space="0" w:color="auto"/>
          </w:divBdr>
        </w:div>
        <w:div w:id="401832823">
          <w:marLeft w:val="640"/>
          <w:marRight w:val="0"/>
          <w:marTop w:val="0"/>
          <w:marBottom w:val="0"/>
          <w:divBdr>
            <w:top w:val="none" w:sz="0" w:space="0" w:color="auto"/>
            <w:left w:val="none" w:sz="0" w:space="0" w:color="auto"/>
            <w:bottom w:val="none" w:sz="0" w:space="0" w:color="auto"/>
            <w:right w:val="none" w:sz="0" w:space="0" w:color="auto"/>
          </w:divBdr>
        </w:div>
        <w:div w:id="417096115">
          <w:marLeft w:val="640"/>
          <w:marRight w:val="0"/>
          <w:marTop w:val="0"/>
          <w:marBottom w:val="0"/>
          <w:divBdr>
            <w:top w:val="none" w:sz="0" w:space="0" w:color="auto"/>
            <w:left w:val="none" w:sz="0" w:space="0" w:color="auto"/>
            <w:bottom w:val="none" w:sz="0" w:space="0" w:color="auto"/>
            <w:right w:val="none" w:sz="0" w:space="0" w:color="auto"/>
          </w:divBdr>
        </w:div>
        <w:div w:id="431170410">
          <w:marLeft w:val="640"/>
          <w:marRight w:val="0"/>
          <w:marTop w:val="0"/>
          <w:marBottom w:val="0"/>
          <w:divBdr>
            <w:top w:val="none" w:sz="0" w:space="0" w:color="auto"/>
            <w:left w:val="none" w:sz="0" w:space="0" w:color="auto"/>
            <w:bottom w:val="none" w:sz="0" w:space="0" w:color="auto"/>
            <w:right w:val="none" w:sz="0" w:space="0" w:color="auto"/>
          </w:divBdr>
        </w:div>
        <w:div w:id="443964918">
          <w:marLeft w:val="640"/>
          <w:marRight w:val="0"/>
          <w:marTop w:val="0"/>
          <w:marBottom w:val="0"/>
          <w:divBdr>
            <w:top w:val="none" w:sz="0" w:space="0" w:color="auto"/>
            <w:left w:val="none" w:sz="0" w:space="0" w:color="auto"/>
            <w:bottom w:val="none" w:sz="0" w:space="0" w:color="auto"/>
            <w:right w:val="none" w:sz="0" w:space="0" w:color="auto"/>
          </w:divBdr>
        </w:div>
        <w:div w:id="448819546">
          <w:marLeft w:val="640"/>
          <w:marRight w:val="0"/>
          <w:marTop w:val="0"/>
          <w:marBottom w:val="0"/>
          <w:divBdr>
            <w:top w:val="none" w:sz="0" w:space="0" w:color="auto"/>
            <w:left w:val="none" w:sz="0" w:space="0" w:color="auto"/>
            <w:bottom w:val="none" w:sz="0" w:space="0" w:color="auto"/>
            <w:right w:val="none" w:sz="0" w:space="0" w:color="auto"/>
          </w:divBdr>
        </w:div>
        <w:div w:id="480271839">
          <w:marLeft w:val="640"/>
          <w:marRight w:val="0"/>
          <w:marTop w:val="0"/>
          <w:marBottom w:val="0"/>
          <w:divBdr>
            <w:top w:val="none" w:sz="0" w:space="0" w:color="auto"/>
            <w:left w:val="none" w:sz="0" w:space="0" w:color="auto"/>
            <w:bottom w:val="none" w:sz="0" w:space="0" w:color="auto"/>
            <w:right w:val="none" w:sz="0" w:space="0" w:color="auto"/>
          </w:divBdr>
        </w:div>
        <w:div w:id="483788261">
          <w:marLeft w:val="640"/>
          <w:marRight w:val="0"/>
          <w:marTop w:val="0"/>
          <w:marBottom w:val="0"/>
          <w:divBdr>
            <w:top w:val="none" w:sz="0" w:space="0" w:color="auto"/>
            <w:left w:val="none" w:sz="0" w:space="0" w:color="auto"/>
            <w:bottom w:val="none" w:sz="0" w:space="0" w:color="auto"/>
            <w:right w:val="none" w:sz="0" w:space="0" w:color="auto"/>
          </w:divBdr>
        </w:div>
        <w:div w:id="495613465">
          <w:marLeft w:val="640"/>
          <w:marRight w:val="0"/>
          <w:marTop w:val="0"/>
          <w:marBottom w:val="0"/>
          <w:divBdr>
            <w:top w:val="none" w:sz="0" w:space="0" w:color="auto"/>
            <w:left w:val="none" w:sz="0" w:space="0" w:color="auto"/>
            <w:bottom w:val="none" w:sz="0" w:space="0" w:color="auto"/>
            <w:right w:val="none" w:sz="0" w:space="0" w:color="auto"/>
          </w:divBdr>
        </w:div>
        <w:div w:id="509563227">
          <w:marLeft w:val="640"/>
          <w:marRight w:val="0"/>
          <w:marTop w:val="0"/>
          <w:marBottom w:val="0"/>
          <w:divBdr>
            <w:top w:val="none" w:sz="0" w:space="0" w:color="auto"/>
            <w:left w:val="none" w:sz="0" w:space="0" w:color="auto"/>
            <w:bottom w:val="none" w:sz="0" w:space="0" w:color="auto"/>
            <w:right w:val="none" w:sz="0" w:space="0" w:color="auto"/>
          </w:divBdr>
        </w:div>
        <w:div w:id="531189700">
          <w:marLeft w:val="640"/>
          <w:marRight w:val="0"/>
          <w:marTop w:val="0"/>
          <w:marBottom w:val="0"/>
          <w:divBdr>
            <w:top w:val="none" w:sz="0" w:space="0" w:color="auto"/>
            <w:left w:val="none" w:sz="0" w:space="0" w:color="auto"/>
            <w:bottom w:val="none" w:sz="0" w:space="0" w:color="auto"/>
            <w:right w:val="none" w:sz="0" w:space="0" w:color="auto"/>
          </w:divBdr>
        </w:div>
        <w:div w:id="534775598">
          <w:marLeft w:val="640"/>
          <w:marRight w:val="0"/>
          <w:marTop w:val="0"/>
          <w:marBottom w:val="0"/>
          <w:divBdr>
            <w:top w:val="none" w:sz="0" w:space="0" w:color="auto"/>
            <w:left w:val="none" w:sz="0" w:space="0" w:color="auto"/>
            <w:bottom w:val="none" w:sz="0" w:space="0" w:color="auto"/>
            <w:right w:val="none" w:sz="0" w:space="0" w:color="auto"/>
          </w:divBdr>
        </w:div>
        <w:div w:id="540826851">
          <w:marLeft w:val="640"/>
          <w:marRight w:val="0"/>
          <w:marTop w:val="0"/>
          <w:marBottom w:val="0"/>
          <w:divBdr>
            <w:top w:val="none" w:sz="0" w:space="0" w:color="auto"/>
            <w:left w:val="none" w:sz="0" w:space="0" w:color="auto"/>
            <w:bottom w:val="none" w:sz="0" w:space="0" w:color="auto"/>
            <w:right w:val="none" w:sz="0" w:space="0" w:color="auto"/>
          </w:divBdr>
        </w:div>
        <w:div w:id="558592164">
          <w:marLeft w:val="640"/>
          <w:marRight w:val="0"/>
          <w:marTop w:val="0"/>
          <w:marBottom w:val="0"/>
          <w:divBdr>
            <w:top w:val="none" w:sz="0" w:space="0" w:color="auto"/>
            <w:left w:val="none" w:sz="0" w:space="0" w:color="auto"/>
            <w:bottom w:val="none" w:sz="0" w:space="0" w:color="auto"/>
            <w:right w:val="none" w:sz="0" w:space="0" w:color="auto"/>
          </w:divBdr>
        </w:div>
        <w:div w:id="578489927">
          <w:marLeft w:val="640"/>
          <w:marRight w:val="0"/>
          <w:marTop w:val="0"/>
          <w:marBottom w:val="0"/>
          <w:divBdr>
            <w:top w:val="none" w:sz="0" w:space="0" w:color="auto"/>
            <w:left w:val="none" w:sz="0" w:space="0" w:color="auto"/>
            <w:bottom w:val="none" w:sz="0" w:space="0" w:color="auto"/>
            <w:right w:val="none" w:sz="0" w:space="0" w:color="auto"/>
          </w:divBdr>
        </w:div>
        <w:div w:id="590162889">
          <w:marLeft w:val="640"/>
          <w:marRight w:val="0"/>
          <w:marTop w:val="0"/>
          <w:marBottom w:val="0"/>
          <w:divBdr>
            <w:top w:val="none" w:sz="0" w:space="0" w:color="auto"/>
            <w:left w:val="none" w:sz="0" w:space="0" w:color="auto"/>
            <w:bottom w:val="none" w:sz="0" w:space="0" w:color="auto"/>
            <w:right w:val="none" w:sz="0" w:space="0" w:color="auto"/>
          </w:divBdr>
        </w:div>
        <w:div w:id="595096094">
          <w:marLeft w:val="640"/>
          <w:marRight w:val="0"/>
          <w:marTop w:val="0"/>
          <w:marBottom w:val="0"/>
          <w:divBdr>
            <w:top w:val="none" w:sz="0" w:space="0" w:color="auto"/>
            <w:left w:val="none" w:sz="0" w:space="0" w:color="auto"/>
            <w:bottom w:val="none" w:sz="0" w:space="0" w:color="auto"/>
            <w:right w:val="none" w:sz="0" w:space="0" w:color="auto"/>
          </w:divBdr>
        </w:div>
        <w:div w:id="605893713">
          <w:marLeft w:val="640"/>
          <w:marRight w:val="0"/>
          <w:marTop w:val="0"/>
          <w:marBottom w:val="0"/>
          <w:divBdr>
            <w:top w:val="none" w:sz="0" w:space="0" w:color="auto"/>
            <w:left w:val="none" w:sz="0" w:space="0" w:color="auto"/>
            <w:bottom w:val="none" w:sz="0" w:space="0" w:color="auto"/>
            <w:right w:val="none" w:sz="0" w:space="0" w:color="auto"/>
          </w:divBdr>
        </w:div>
        <w:div w:id="612446697">
          <w:marLeft w:val="640"/>
          <w:marRight w:val="0"/>
          <w:marTop w:val="0"/>
          <w:marBottom w:val="0"/>
          <w:divBdr>
            <w:top w:val="none" w:sz="0" w:space="0" w:color="auto"/>
            <w:left w:val="none" w:sz="0" w:space="0" w:color="auto"/>
            <w:bottom w:val="none" w:sz="0" w:space="0" w:color="auto"/>
            <w:right w:val="none" w:sz="0" w:space="0" w:color="auto"/>
          </w:divBdr>
        </w:div>
        <w:div w:id="658071714">
          <w:marLeft w:val="640"/>
          <w:marRight w:val="0"/>
          <w:marTop w:val="0"/>
          <w:marBottom w:val="0"/>
          <w:divBdr>
            <w:top w:val="none" w:sz="0" w:space="0" w:color="auto"/>
            <w:left w:val="none" w:sz="0" w:space="0" w:color="auto"/>
            <w:bottom w:val="none" w:sz="0" w:space="0" w:color="auto"/>
            <w:right w:val="none" w:sz="0" w:space="0" w:color="auto"/>
          </w:divBdr>
        </w:div>
        <w:div w:id="668601360">
          <w:marLeft w:val="640"/>
          <w:marRight w:val="0"/>
          <w:marTop w:val="0"/>
          <w:marBottom w:val="0"/>
          <w:divBdr>
            <w:top w:val="none" w:sz="0" w:space="0" w:color="auto"/>
            <w:left w:val="none" w:sz="0" w:space="0" w:color="auto"/>
            <w:bottom w:val="none" w:sz="0" w:space="0" w:color="auto"/>
            <w:right w:val="none" w:sz="0" w:space="0" w:color="auto"/>
          </w:divBdr>
        </w:div>
        <w:div w:id="685520740">
          <w:marLeft w:val="640"/>
          <w:marRight w:val="0"/>
          <w:marTop w:val="0"/>
          <w:marBottom w:val="0"/>
          <w:divBdr>
            <w:top w:val="none" w:sz="0" w:space="0" w:color="auto"/>
            <w:left w:val="none" w:sz="0" w:space="0" w:color="auto"/>
            <w:bottom w:val="none" w:sz="0" w:space="0" w:color="auto"/>
            <w:right w:val="none" w:sz="0" w:space="0" w:color="auto"/>
          </w:divBdr>
        </w:div>
        <w:div w:id="703022933">
          <w:marLeft w:val="640"/>
          <w:marRight w:val="0"/>
          <w:marTop w:val="0"/>
          <w:marBottom w:val="0"/>
          <w:divBdr>
            <w:top w:val="none" w:sz="0" w:space="0" w:color="auto"/>
            <w:left w:val="none" w:sz="0" w:space="0" w:color="auto"/>
            <w:bottom w:val="none" w:sz="0" w:space="0" w:color="auto"/>
            <w:right w:val="none" w:sz="0" w:space="0" w:color="auto"/>
          </w:divBdr>
        </w:div>
        <w:div w:id="713386236">
          <w:marLeft w:val="640"/>
          <w:marRight w:val="0"/>
          <w:marTop w:val="0"/>
          <w:marBottom w:val="0"/>
          <w:divBdr>
            <w:top w:val="none" w:sz="0" w:space="0" w:color="auto"/>
            <w:left w:val="none" w:sz="0" w:space="0" w:color="auto"/>
            <w:bottom w:val="none" w:sz="0" w:space="0" w:color="auto"/>
            <w:right w:val="none" w:sz="0" w:space="0" w:color="auto"/>
          </w:divBdr>
        </w:div>
        <w:div w:id="725379848">
          <w:marLeft w:val="640"/>
          <w:marRight w:val="0"/>
          <w:marTop w:val="0"/>
          <w:marBottom w:val="0"/>
          <w:divBdr>
            <w:top w:val="none" w:sz="0" w:space="0" w:color="auto"/>
            <w:left w:val="none" w:sz="0" w:space="0" w:color="auto"/>
            <w:bottom w:val="none" w:sz="0" w:space="0" w:color="auto"/>
            <w:right w:val="none" w:sz="0" w:space="0" w:color="auto"/>
          </w:divBdr>
        </w:div>
        <w:div w:id="730544772">
          <w:marLeft w:val="640"/>
          <w:marRight w:val="0"/>
          <w:marTop w:val="0"/>
          <w:marBottom w:val="0"/>
          <w:divBdr>
            <w:top w:val="none" w:sz="0" w:space="0" w:color="auto"/>
            <w:left w:val="none" w:sz="0" w:space="0" w:color="auto"/>
            <w:bottom w:val="none" w:sz="0" w:space="0" w:color="auto"/>
            <w:right w:val="none" w:sz="0" w:space="0" w:color="auto"/>
          </w:divBdr>
        </w:div>
        <w:div w:id="757873238">
          <w:marLeft w:val="640"/>
          <w:marRight w:val="0"/>
          <w:marTop w:val="0"/>
          <w:marBottom w:val="0"/>
          <w:divBdr>
            <w:top w:val="none" w:sz="0" w:space="0" w:color="auto"/>
            <w:left w:val="none" w:sz="0" w:space="0" w:color="auto"/>
            <w:bottom w:val="none" w:sz="0" w:space="0" w:color="auto"/>
            <w:right w:val="none" w:sz="0" w:space="0" w:color="auto"/>
          </w:divBdr>
        </w:div>
        <w:div w:id="758645064">
          <w:marLeft w:val="640"/>
          <w:marRight w:val="0"/>
          <w:marTop w:val="0"/>
          <w:marBottom w:val="0"/>
          <w:divBdr>
            <w:top w:val="none" w:sz="0" w:space="0" w:color="auto"/>
            <w:left w:val="none" w:sz="0" w:space="0" w:color="auto"/>
            <w:bottom w:val="none" w:sz="0" w:space="0" w:color="auto"/>
            <w:right w:val="none" w:sz="0" w:space="0" w:color="auto"/>
          </w:divBdr>
        </w:div>
        <w:div w:id="762216354">
          <w:marLeft w:val="640"/>
          <w:marRight w:val="0"/>
          <w:marTop w:val="0"/>
          <w:marBottom w:val="0"/>
          <w:divBdr>
            <w:top w:val="none" w:sz="0" w:space="0" w:color="auto"/>
            <w:left w:val="none" w:sz="0" w:space="0" w:color="auto"/>
            <w:bottom w:val="none" w:sz="0" w:space="0" w:color="auto"/>
            <w:right w:val="none" w:sz="0" w:space="0" w:color="auto"/>
          </w:divBdr>
        </w:div>
        <w:div w:id="775372659">
          <w:marLeft w:val="640"/>
          <w:marRight w:val="0"/>
          <w:marTop w:val="0"/>
          <w:marBottom w:val="0"/>
          <w:divBdr>
            <w:top w:val="none" w:sz="0" w:space="0" w:color="auto"/>
            <w:left w:val="none" w:sz="0" w:space="0" w:color="auto"/>
            <w:bottom w:val="none" w:sz="0" w:space="0" w:color="auto"/>
            <w:right w:val="none" w:sz="0" w:space="0" w:color="auto"/>
          </w:divBdr>
        </w:div>
        <w:div w:id="784350567">
          <w:marLeft w:val="640"/>
          <w:marRight w:val="0"/>
          <w:marTop w:val="0"/>
          <w:marBottom w:val="0"/>
          <w:divBdr>
            <w:top w:val="none" w:sz="0" w:space="0" w:color="auto"/>
            <w:left w:val="none" w:sz="0" w:space="0" w:color="auto"/>
            <w:bottom w:val="none" w:sz="0" w:space="0" w:color="auto"/>
            <w:right w:val="none" w:sz="0" w:space="0" w:color="auto"/>
          </w:divBdr>
        </w:div>
        <w:div w:id="795872674">
          <w:marLeft w:val="640"/>
          <w:marRight w:val="0"/>
          <w:marTop w:val="0"/>
          <w:marBottom w:val="0"/>
          <w:divBdr>
            <w:top w:val="none" w:sz="0" w:space="0" w:color="auto"/>
            <w:left w:val="none" w:sz="0" w:space="0" w:color="auto"/>
            <w:bottom w:val="none" w:sz="0" w:space="0" w:color="auto"/>
            <w:right w:val="none" w:sz="0" w:space="0" w:color="auto"/>
          </w:divBdr>
        </w:div>
        <w:div w:id="800459091">
          <w:marLeft w:val="640"/>
          <w:marRight w:val="0"/>
          <w:marTop w:val="0"/>
          <w:marBottom w:val="0"/>
          <w:divBdr>
            <w:top w:val="none" w:sz="0" w:space="0" w:color="auto"/>
            <w:left w:val="none" w:sz="0" w:space="0" w:color="auto"/>
            <w:bottom w:val="none" w:sz="0" w:space="0" w:color="auto"/>
            <w:right w:val="none" w:sz="0" w:space="0" w:color="auto"/>
          </w:divBdr>
        </w:div>
        <w:div w:id="812336213">
          <w:marLeft w:val="640"/>
          <w:marRight w:val="0"/>
          <w:marTop w:val="0"/>
          <w:marBottom w:val="0"/>
          <w:divBdr>
            <w:top w:val="none" w:sz="0" w:space="0" w:color="auto"/>
            <w:left w:val="none" w:sz="0" w:space="0" w:color="auto"/>
            <w:bottom w:val="none" w:sz="0" w:space="0" w:color="auto"/>
            <w:right w:val="none" w:sz="0" w:space="0" w:color="auto"/>
          </w:divBdr>
        </w:div>
        <w:div w:id="829827485">
          <w:marLeft w:val="640"/>
          <w:marRight w:val="0"/>
          <w:marTop w:val="0"/>
          <w:marBottom w:val="0"/>
          <w:divBdr>
            <w:top w:val="none" w:sz="0" w:space="0" w:color="auto"/>
            <w:left w:val="none" w:sz="0" w:space="0" w:color="auto"/>
            <w:bottom w:val="none" w:sz="0" w:space="0" w:color="auto"/>
            <w:right w:val="none" w:sz="0" w:space="0" w:color="auto"/>
          </w:divBdr>
        </w:div>
        <w:div w:id="850611252">
          <w:marLeft w:val="640"/>
          <w:marRight w:val="0"/>
          <w:marTop w:val="0"/>
          <w:marBottom w:val="0"/>
          <w:divBdr>
            <w:top w:val="none" w:sz="0" w:space="0" w:color="auto"/>
            <w:left w:val="none" w:sz="0" w:space="0" w:color="auto"/>
            <w:bottom w:val="none" w:sz="0" w:space="0" w:color="auto"/>
            <w:right w:val="none" w:sz="0" w:space="0" w:color="auto"/>
          </w:divBdr>
        </w:div>
        <w:div w:id="855001475">
          <w:marLeft w:val="640"/>
          <w:marRight w:val="0"/>
          <w:marTop w:val="0"/>
          <w:marBottom w:val="0"/>
          <w:divBdr>
            <w:top w:val="none" w:sz="0" w:space="0" w:color="auto"/>
            <w:left w:val="none" w:sz="0" w:space="0" w:color="auto"/>
            <w:bottom w:val="none" w:sz="0" w:space="0" w:color="auto"/>
            <w:right w:val="none" w:sz="0" w:space="0" w:color="auto"/>
          </w:divBdr>
        </w:div>
        <w:div w:id="877164342">
          <w:marLeft w:val="640"/>
          <w:marRight w:val="0"/>
          <w:marTop w:val="0"/>
          <w:marBottom w:val="0"/>
          <w:divBdr>
            <w:top w:val="none" w:sz="0" w:space="0" w:color="auto"/>
            <w:left w:val="none" w:sz="0" w:space="0" w:color="auto"/>
            <w:bottom w:val="none" w:sz="0" w:space="0" w:color="auto"/>
            <w:right w:val="none" w:sz="0" w:space="0" w:color="auto"/>
          </w:divBdr>
        </w:div>
        <w:div w:id="986469786">
          <w:marLeft w:val="640"/>
          <w:marRight w:val="0"/>
          <w:marTop w:val="0"/>
          <w:marBottom w:val="0"/>
          <w:divBdr>
            <w:top w:val="none" w:sz="0" w:space="0" w:color="auto"/>
            <w:left w:val="none" w:sz="0" w:space="0" w:color="auto"/>
            <w:bottom w:val="none" w:sz="0" w:space="0" w:color="auto"/>
            <w:right w:val="none" w:sz="0" w:space="0" w:color="auto"/>
          </w:divBdr>
        </w:div>
        <w:div w:id="1001201031">
          <w:marLeft w:val="640"/>
          <w:marRight w:val="0"/>
          <w:marTop w:val="0"/>
          <w:marBottom w:val="0"/>
          <w:divBdr>
            <w:top w:val="none" w:sz="0" w:space="0" w:color="auto"/>
            <w:left w:val="none" w:sz="0" w:space="0" w:color="auto"/>
            <w:bottom w:val="none" w:sz="0" w:space="0" w:color="auto"/>
            <w:right w:val="none" w:sz="0" w:space="0" w:color="auto"/>
          </w:divBdr>
        </w:div>
        <w:div w:id="1014916340">
          <w:marLeft w:val="640"/>
          <w:marRight w:val="0"/>
          <w:marTop w:val="0"/>
          <w:marBottom w:val="0"/>
          <w:divBdr>
            <w:top w:val="none" w:sz="0" w:space="0" w:color="auto"/>
            <w:left w:val="none" w:sz="0" w:space="0" w:color="auto"/>
            <w:bottom w:val="none" w:sz="0" w:space="0" w:color="auto"/>
            <w:right w:val="none" w:sz="0" w:space="0" w:color="auto"/>
          </w:divBdr>
        </w:div>
        <w:div w:id="1040394780">
          <w:marLeft w:val="640"/>
          <w:marRight w:val="0"/>
          <w:marTop w:val="0"/>
          <w:marBottom w:val="0"/>
          <w:divBdr>
            <w:top w:val="none" w:sz="0" w:space="0" w:color="auto"/>
            <w:left w:val="none" w:sz="0" w:space="0" w:color="auto"/>
            <w:bottom w:val="none" w:sz="0" w:space="0" w:color="auto"/>
            <w:right w:val="none" w:sz="0" w:space="0" w:color="auto"/>
          </w:divBdr>
        </w:div>
        <w:div w:id="1062214125">
          <w:marLeft w:val="640"/>
          <w:marRight w:val="0"/>
          <w:marTop w:val="0"/>
          <w:marBottom w:val="0"/>
          <w:divBdr>
            <w:top w:val="none" w:sz="0" w:space="0" w:color="auto"/>
            <w:left w:val="none" w:sz="0" w:space="0" w:color="auto"/>
            <w:bottom w:val="none" w:sz="0" w:space="0" w:color="auto"/>
            <w:right w:val="none" w:sz="0" w:space="0" w:color="auto"/>
          </w:divBdr>
        </w:div>
        <w:div w:id="1080446240">
          <w:marLeft w:val="640"/>
          <w:marRight w:val="0"/>
          <w:marTop w:val="0"/>
          <w:marBottom w:val="0"/>
          <w:divBdr>
            <w:top w:val="none" w:sz="0" w:space="0" w:color="auto"/>
            <w:left w:val="none" w:sz="0" w:space="0" w:color="auto"/>
            <w:bottom w:val="none" w:sz="0" w:space="0" w:color="auto"/>
            <w:right w:val="none" w:sz="0" w:space="0" w:color="auto"/>
          </w:divBdr>
        </w:div>
        <w:div w:id="1081101846">
          <w:marLeft w:val="640"/>
          <w:marRight w:val="0"/>
          <w:marTop w:val="0"/>
          <w:marBottom w:val="0"/>
          <w:divBdr>
            <w:top w:val="none" w:sz="0" w:space="0" w:color="auto"/>
            <w:left w:val="none" w:sz="0" w:space="0" w:color="auto"/>
            <w:bottom w:val="none" w:sz="0" w:space="0" w:color="auto"/>
            <w:right w:val="none" w:sz="0" w:space="0" w:color="auto"/>
          </w:divBdr>
        </w:div>
        <w:div w:id="1171337863">
          <w:marLeft w:val="640"/>
          <w:marRight w:val="0"/>
          <w:marTop w:val="0"/>
          <w:marBottom w:val="0"/>
          <w:divBdr>
            <w:top w:val="none" w:sz="0" w:space="0" w:color="auto"/>
            <w:left w:val="none" w:sz="0" w:space="0" w:color="auto"/>
            <w:bottom w:val="none" w:sz="0" w:space="0" w:color="auto"/>
            <w:right w:val="none" w:sz="0" w:space="0" w:color="auto"/>
          </w:divBdr>
        </w:div>
        <w:div w:id="1193953483">
          <w:marLeft w:val="640"/>
          <w:marRight w:val="0"/>
          <w:marTop w:val="0"/>
          <w:marBottom w:val="0"/>
          <w:divBdr>
            <w:top w:val="none" w:sz="0" w:space="0" w:color="auto"/>
            <w:left w:val="none" w:sz="0" w:space="0" w:color="auto"/>
            <w:bottom w:val="none" w:sz="0" w:space="0" w:color="auto"/>
            <w:right w:val="none" w:sz="0" w:space="0" w:color="auto"/>
          </w:divBdr>
        </w:div>
        <w:div w:id="1201624917">
          <w:marLeft w:val="640"/>
          <w:marRight w:val="0"/>
          <w:marTop w:val="0"/>
          <w:marBottom w:val="0"/>
          <w:divBdr>
            <w:top w:val="none" w:sz="0" w:space="0" w:color="auto"/>
            <w:left w:val="none" w:sz="0" w:space="0" w:color="auto"/>
            <w:bottom w:val="none" w:sz="0" w:space="0" w:color="auto"/>
            <w:right w:val="none" w:sz="0" w:space="0" w:color="auto"/>
          </w:divBdr>
        </w:div>
        <w:div w:id="1208565781">
          <w:marLeft w:val="640"/>
          <w:marRight w:val="0"/>
          <w:marTop w:val="0"/>
          <w:marBottom w:val="0"/>
          <w:divBdr>
            <w:top w:val="none" w:sz="0" w:space="0" w:color="auto"/>
            <w:left w:val="none" w:sz="0" w:space="0" w:color="auto"/>
            <w:bottom w:val="none" w:sz="0" w:space="0" w:color="auto"/>
            <w:right w:val="none" w:sz="0" w:space="0" w:color="auto"/>
          </w:divBdr>
        </w:div>
        <w:div w:id="1237285454">
          <w:marLeft w:val="640"/>
          <w:marRight w:val="0"/>
          <w:marTop w:val="0"/>
          <w:marBottom w:val="0"/>
          <w:divBdr>
            <w:top w:val="none" w:sz="0" w:space="0" w:color="auto"/>
            <w:left w:val="none" w:sz="0" w:space="0" w:color="auto"/>
            <w:bottom w:val="none" w:sz="0" w:space="0" w:color="auto"/>
            <w:right w:val="none" w:sz="0" w:space="0" w:color="auto"/>
          </w:divBdr>
        </w:div>
        <w:div w:id="1251694736">
          <w:marLeft w:val="640"/>
          <w:marRight w:val="0"/>
          <w:marTop w:val="0"/>
          <w:marBottom w:val="0"/>
          <w:divBdr>
            <w:top w:val="none" w:sz="0" w:space="0" w:color="auto"/>
            <w:left w:val="none" w:sz="0" w:space="0" w:color="auto"/>
            <w:bottom w:val="none" w:sz="0" w:space="0" w:color="auto"/>
            <w:right w:val="none" w:sz="0" w:space="0" w:color="auto"/>
          </w:divBdr>
        </w:div>
        <w:div w:id="1263295404">
          <w:marLeft w:val="640"/>
          <w:marRight w:val="0"/>
          <w:marTop w:val="0"/>
          <w:marBottom w:val="0"/>
          <w:divBdr>
            <w:top w:val="none" w:sz="0" w:space="0" w:color="auto"/>
            <w:left w:val="none" w:sz="0" w:space="0" w:color="auto"/>
            <w:bottom w:val="none" w:sz="0" w:space="0" w:color="auto"/>
            <w:right w:val="none" w:sz="0" w:space="0" w:color="auto"/>
          </w:divBdr>
        </w:div>
        <w:div w:id="1279138062">
          <w:marLeft w:val="640"/>
          <w:marRight w:val="0"/>
          <w:marTop w:val="0"/>
          <w:marBottom w:val="0"/>
          <w:divBdr>
            <w:top w:val="none" w:sz="0" w:space="0" w:color="auto"/>
            <w:left w:val="none" w:sz="0" w:space="0" w:color="auto"/>
            <w:bottom w:val="none" w:sz="0" w:space="0" w:color="auto"/>
            <w:right w:val="none" w:sz="0" w:space="0" w:color="auto"/>
          </w:divBdr>
        </w:div>
        <w:div w:id="1282343495">
          <w:marLeft w:val="640"/>
          <w:marRight w:val="0"/>
          <w:marTop w:val="0"/>
          <w:marBottom w:val="0"/>
          <w:divBdr>
            <w:top w:val="none" w:sz="0" w:space="0" w:color="auto"/>
            <w:left w:val="none" w:sz="0" w:space="0" w:color="auto"/>
            <w:bottom w:val="none" w:sz="0" w:space="0" w:color="auto"/>
            <w:right w:val="none" w:sz="0" w:space="0" w:color="auto"/>
          </w:divBdr>
        </w:div>
        <w:div w:id="1339579943">
          <w:marLeft w:val="640"/>
          <w:marRight w:val="0"/>
          <w:marTop w:val="0"/>
          <w:marBottom w:val="0"/>
          <w:divBdr>
            <w:top w:val="none" w:sz="0" w:space="0" w:color="auto"/>
            <w:left w:val="none" w:sz="0" w:space="0" w:color="auto"/>
            <w:bottom w:val="none" w:sz="0" w:space="0" w:color="auto"/>
            <w:right w:val="none" w:sz="0" w:space="0" w:color="auto"/>
          </w:divBdr>
        </w:div>
        <w:div w:id="1342128119">
          <w:marLeft w:val="640"/>
          <w:marRight w:val="0"/>
          <w:marTop w:val="0"/>
          <w:marBottom w:val="0"/>
          <w:divBdr>
            <w:top w:val="none" w:sz="0" w:space="0" w:color="auto"/>
            <w:left w:val="none" w:sz="0" w:space="0" w:color="auto"/>
            <w:bottom w:val="none" w:sz="0" w:space="0" w:color="auto"/>
            <w:right w:val="none" w:sz="0" w:space="0" w:color="auto"/>
          </w:divBdr>
        </w:div>
        <w:div w:id="1361472893">
          <w:marLeft w:val="640"/>
          <w:marRight w:val="0"/>
          <w:marTop w:val="0"/>
          <w:marBottom w:val="0"/>
          <w:divBdr>
            <w:top w:val="none" w:sz="0" w:space="0" w:color="auto"/>
            <w:left w:val="none" w:sz="0" w:space="0" w:color="auto"/>
            <w:bottom w:val="none" w:sz="0" w:space="0" w:color="auto"/>
            <w:right w:val="none" w:sz="0" w:space="0" w:color="auto"/>
          </w:divBdr>
        </w:div>
        <w:div w:id="1440250756">
          <w:marLeft w:val="640"/>
          <w:marRight w:val="0"/>
          <w:marTop w:val="0"/>
          <w:marBottom w:val="0"/>
          <w:divBdr>
            <w:top w:val="none" w:sz="0" w:space="0" w:color="auto"/>
            <w:left w:val="none" w:sz="0" w:space="0" w:color="auto"/>
            <w:bottom w:val="none" w:sz="0" w:space="0" w:color="auto"/>
            <w:right w:val="none" w:sz="0" w:space="0" w:color="auto"/>
          </w:divBdr>
        </w:div>
        <w:div w:id="1441752965">
          <w:marLeft w:val="640"/>
          <w:marRight w:val="0"/>
          <w:marTop w:val="0"/>
          <w:marBottom w:val="0"/>
          <w:divBdr>
            <w:top w:val="none" w:sz="0" w:space="0" w:color="auto"/>
            <w:left w:val="none" w:sz="0" w:space="0" w:color="auto"/>
            <w:bottom w:val="none" w:sz="0" w:space="0" w:color="auto"/>
            <w:right w:val="none" w:sz="0" w:space="0" w:color="auto"/>
          </w:divBdr>
        </w:div>
        <w:div w:id="1453747348">
          <w:marLeft w:val="640"/>
          <w:marRight w:val="0"/>
          <w:marTop w:val="0"/>
          <w:marBottom w:val="0"/>
          <w:divBdr>
            <w:top w:val="none" w:sz="0" w:space="0" w:color="auto"/>
            <w:left w:val="none" w:sz="0" w:space="0" w:color="auto"/>
            <w:bottom w:val="none" w:sz="0" w:space="0" w:color="auto"/>
            <w:right w:val="none" w:sz="0" w:space="0" w:color="auto"/>
          </w:divBdr>
        </w:div>
        <w:div w:id="1465197960">
          <w:marLeft w:val="640"/>
          <w:marRight w:val="0"/>
          <w:marTop w:val="0"/>
          <w:marBottom w:val="0"/>
          <w:divBdr>
            <w:top w:val="none" w:sz="0" w:space="0" w:color="auto"/>
            <w:left w:val="none" w:sz="0" w:space="0" w:color="auto"/>
            <w:bottom w:val="none" w:sz="0" w:space="0" w:color="auto"/>
            <w:right w:val="none" w:sz="0" w:space="0" w:color="auto"/>
          </w:divBdr>
        </w:div>
        <w:div w:id="1469080996">
          <w:marLeft w:val="640"/>
          <w:marRight w:val="0"/>
          <w:marTop w:val="0"/>
          <w:marBottom w:val="0"/>
          <w:divBdr>
            <w:top w:val="none" w:sz="0" w:space="0" w:color="auto"/>
            <w:left w:val="none" w:sz="0" w:space="0" w:color="auto"/>
            <w:bottom w:val="none" w:sz="0" w:space="0" w:color="auto"/>
            <w:right w:val="none" w:sz="0" w:space="0" w:color="auto"/>
          </w:divBdr>
        </w:div>
        <w:div w:id="1503399911">
          <w:marLeft w:val="640"/>
          <w:marRight w:val="0"/>
          <w:marTop w:val="0"/>
          <w:marBottom w:val="0"/>
          <w:divBdr>
            <w:top w:val="none" w:sz="0" w:space="0" w:color="auto"/>
            <w:left w:val="none" w:sz="0" w:space="0" w:color="auto"/>
            <w:bottom w:val="none" w:sz="0" w:space="0" w:color="auto"/>
            <w:right w:val="none" w:sz="0" w:space="0" w:color="auto"/>
          </w:divBdr>
        </w:div>
        <w:div w:id="1510750079">
          <w:marLeft w:val="640"/>
          <w:marRight w:val="0"/>
          <w:marTop w:val="0"/>
          <w:marBottom w:val="0"/>
          <w:divBdr>
            <w:top w:val="none" w:sz="0" w:space="0" w:color="auto"/>
            <w:left w:val="none" w:sz="0" w:space="0" w:color="auto"/>
            <w:bottom w:val="none" w:sz="0" w:space="0" w:color="auto"/>
            <w:right w:val="none" w:sz="0" w:space="0" w:color="auto"/>
          </w:divBdr>
        </w:div>
        <w:div w:id="1549411663">
          <w:marLeft w:val="640"/>
          <w:marRight w:val="0"/>
          <w:marTop w:val="0"/>
          <w:marBottom w:val="0"/>
          <w:divBdr>
            <w:top w:val="none" w:sz="0" w:space="0" w:color="auto"/>
            <w:left w:val="none" w:sz="0" w:space="0" w:color="auto"/>
            <w:bottom w:val="none" w:sz="0" w:space="0" w:color="auto"/>
            <w:right w:val="none" w:sz="0" w:space="0" w:color="auto"/>
          </w:divBdr>
        </w:div>
        <w:div w:id="1549798788">
          <w:marLeft w:val="640"/>
          <w:marRight w:val="0"/>
          <w:marTop w:val="0"/>
          <w:marBottom w:val="0"/>
          <w:divBdr>
            <w:top w:val="none" w:sz="0" w:space="0" w:color="auto"/>
            <w:left w:val="none" w:sz="0" w:space="0" w:color="auto"/>
            <w:bottom w:val="none" w:sz="0" w:space="0" w:color="auto"/>
            <w:right w:val="none" w:sz="0" w:space="0" w:color="auto"/>
          </w:divBdr>
        </w:div>
        <w:div w:id="1565480858">
          <w:marLeft w:val="640"/>
          <w:marRight w:val="0"/>
          <w:marTop w:val="0"/>
          <w:marBottom w:val="0"/>
          <w:divBdr>
            <w:top w:val="none" w:sz="0" w:space="0" w:color="auto"/>
            <w:left w:val="none" w:sz="0" w:space="0" w:color="auto"/>
            <w:bottom w:val="none" w:sz="0" w:space="0" w:color="auto"/>
            <w:right w:val="none" w:sz="0" w:space="0" w:color="auto"/>
          </w:divBdr>
        </w:div>
        <w:div w:id="1574314048">
          <w:marLeft w:val="640"/>
          <w:marRight w:val="0"/>
          <w:marTop w:val="0"/>
          <w:marBottom w:val="0"/>
          <w:divBdr>
            <w:top w:val="none" w:sz="0" w:space="0" w:color="auto"/>
            <w:left w:val="none" w:sz="0" w:space="0" w:color="auto"/>
            <w:bottom w:val="none" w:sz="0" w:space="0" w:color="auto"/>
            <w:right w:val="none" w:sz="0" w:space="0" w:color="auto"/>
          </w:divBdr>
        </w:div>
        <w:div w:id="1625497744">
          <w:marLeft w:val="640"/>
          <w:marRight w:val="0"/>
          <w:marTop w:val="0"/>
          <w:marBottom w:val="0"/>
          <w:divBdr>
            <w:top w:val="none" w:sz="0" w:space="0" w:color="auto"/>
            <w:left w:val="none" w:sz="0" w:space="0" w:color="auto"/>
            <w:bottom w:val="none" w:sz="0" w:space="0" w:color="auto"/>
            <w:right w:val="none" w:sz="0" w:space="0" w:color="auto"/>
          </w:divBdr>
        </w:div>
        <w:div w:id="1642537432">
          <w:marLeft w:val="640"/>
          <w:marRight w:val="0"/>
          <w:marTop w:val="0"/>
          <w:marBottom w:val="0"/>
          <w:divBdr>
            <w:top w:val="none" w:sz="0" w:space="0" w:color="auto"/>
            <w:left w:val="none" w:sz="0" w:space="0" w:color="auto"/>
            <w:bottom w:val="none" w:sz="0" w:space="0" w:color="auto"/>
            <w:right w:val="none" w:sz="0" w:space="0" w:color="auto"/>
          </w:divBdr>
        </w:div>
        <w:div w:id="1655833664">
          <w:marLeft w:val="640"/>
          <w:marRight w:val="0"/>
          <w:marTop w:val="0"/>
          <w:marBottom w:val="0"/>
          <w:divBdr>
            <w:top w:val="none" w:sz="0" w:space="0" w:color="auto"/>
            <w:left w:val="none" w:sz="0" w:space="0" w:color="auto"/>
            <w:bottom w:val="none" w:sz="0" w:space="0" w:color="auto"/>
            <w:right w:val="none" w:sz="0" w:space="0" w:color="auto"/>
          </w:divBdr>
        </w:div>
        <w:div w:id="1664358980">
          <w:marLeft w:val="640"/>
          <w:marRight w:val="0"/>
          <w:marTop w:val="0"/>
          <w:marBottom w:val="0"/>
          <w:divBdr>
            <w:top w:val="none" w:sz="0" w:space="0" w:color="auto"/>
            <w:left w:val="none" w:sz="0" w:space="0" w:color="auto"/>
            <w:bottom w:val="none" w:sz="0" w:space="0" w:color="auto"/>
            <w:right w:val="none" w:sz="0" w:space="0" w:color="auto"/>
          </w:divBdr>
        </w:div>
        <w:div w:id="1666740765">
          <w:marLeft w:val="640"/>
          <w:marRight w:val="0"/>
          <w:marTop w:val="0"/>
          <w:marBottom w:val="0"/>
          <w:divBdr>
            <w:top w:val="none" w:sz="0" w:space="0" w:color="auto"/>
            <w:left w:val="none" w:sz="0" w:space="0" w:color="auto"/>
            <w:bottom w:val="none" w:sz="0" w:space="0" w:color="auto"/>
            <w:right w:val="none" w:sz="0" w:space="0" w:color="auto"/>
          </w:divBdr>
        </w:div>
        <w:div w:id="1666783802">
          <w:marLeft w:val="640"/>
          <w:marRight w:val="0"/>
          <w:marTop w:val="0"/>
          <w:marBottom w:val="0"/>
          <w:divBdr>
            <w:top w:val="none" w:sz="0" w:space="0" w:color="auto"/>
            <w:left w:val="none" w:sz="0" w:space="0" w:color="auto"/>
            <w:bottom w:val="none" w:sz="0" w:space="0" w:color="auto"/>
            <w:right w:val="none" w:sz="0" w:space="0" w:color="auto"/>
          </w:divBdr>
        </w:div>
        <w:div w:id="1675186873">
          <w:marLeft w:val="640"/>
          <w:marRight w:val="0"/>
          <w:marTop w:val="0"/>
          <w:marBottom w:val="0"/>
          <w:divBdr>
            <w:top w:val="none" w:sz="0" w:space="0" w:color="auto"/>
            <w:left w:val="none" w:sz="0" w:space="0" w:color="auto"/>
            <w:bottom w:val="none" w:sz="0" w:space="0" w:color="auto"/>
            <w:right w:val="none" w:sz="0" w:space="0" w:color="auto"/>
          </w:divBdr>
        </w:div>
        <w:div w:id="1733501197">
          <w:marLeft w:val="640"/>
          <w:marRight w:val="0"/>
          <w:marTop w:val="0"/>
          <w:marBottom w:val="0"/>
          <w:divBdr>
            <w:top w:val="none" w:sz="0" w:space="0" w:color="auto"/>
            <w:left w:val="none" w:sz="0" w:space="0" w:color="auto"/>
            <w:bottom w:val="none" w:sz="0" w:space="0" w:color="auto"/>
            <w:right w:val="none" w:sz="0" w:space="0" w:color="auto"/>
          </w:divBdr>
        </w:div>
        <w:div w:id="1776630056">
          <w:marLeft w:val="640"/>
          <w:marRight w:val="0"/>
          <w:marTop w:val="0"/>
          <w:marBottom w:val="0"/>
          <w:divBdr>
            <w:top w:val="none" w:sz="0" w:space="0" w:color="auto"/>
            <w:left w:val="none" w:sz="0" w:space="0" w:color="auto"/>
            <w:bottom w:val="none" w:sz="0" w:space="0" w:color="auto"/>
            <w:right w:val="none" w:sz="0" w:space="0" w:color="auto"/>
          </w:divBdr>
        </w:div>
        <w:div w:id="1789619621">
          <w:marLeft w:val="640"/>
          <w:marRight w:val="0"/>
          <w:marTop w:val="0"/>
          <w:marBottom w:val="0"/>
          <w:divBdr>
            <w:top w:val="none" w:sz="0" w:space="0" w:color="auto"/>
            <w:left w:val="none" w:sz="0" w:space="0" w:color="auto"/>
            <w:bottom w:val="none" w:sz="0" w:space="0" w:color="auto"/>
            <w:right w:val="none" w:sz="0" w:space="0" w:color="auto"/>
          </w:divBdr>
        </w:div>
        <w:div w:id="1792672937">
          <w:marLeft w:val="640"/>
          <w:marRight w:val="0"/>
          <w:marTop w:val="0"/>
          <w:marBottom w:val="0"/>
          <w:divBdr>
            <w:top w:val="none" w:sz="0" w:space="0" w:color="auto"/>
            <w:left w:val="none" w:sz="0" w:space="0" w:color="auto"/>
            <w:bottom w:val="none" w:sz="0" w:space="0" w:color="auto"/>
            <w:right w:val="none" w:sz="0" w:space="0" w:color="auto"/>
          </w:divBdr>
        </w:div>
        <w:div w:id="1850292998">
          <w:marLeft w:val="640"/>
          <w:marRight w:val="0"/>
          <w:marTop w:val="0"/>
          <w:marBottom w:val="0"/>
          <w:divBdr>
            <w:top w:val="none" w:sz="0" w:space="0" w:color="auto"/>
            <w:left w:val="none" w:sz="0" w:space="0" w:color="auto"/>
            <w:bottom w:val="none" w:sz="0" w:space="0" w:color="auto"/>
            <w:right w:val="none" w:sz="0" w:space="0" w:color="auto"/>
          </w:divBdr>
        </w:div>
        <w:div w:id="1857226723">
          <w:marLeft w:val="640"/>
          <w:marRight w:val="0"/>
          <w:marTop w:val="0"/>
          <w:marBottom w:val="0"/>
          <w:divBdr>
            <w:top w:val="none" w:sz="0" w:space="0" w:color="auto"/>
            <w:left w:val="none" w:sz="0" w:space="0" w:color="auto"/>
            <w:bottom w:val="none" w:sz="0" w:space="0" w:color="auto"/>
            <w:right w:val="none" w:sz="0" w:space="0" w:color="auto"/>
          </w:divBdr>
        </w:div>
        <w:div w:id="1860971392">
          <w:marLeft w:val="640"/>
          <w:marRight w:val="0"/>
          <w:marTop w:val="0"/>
          <w:marBottom w:val="0"/>
          <w:divBdr>
            <w:top w:val="none" w:sz="0" w:space="0" w:color="auto"/>
            <w:left w:val="none" w:sz="0" w:space="0" w:color="auto"/>
            <w:bottom w:val="none" w:sz="0" w:space="0" w:color="auto"/>
            <w:right w:val="none" w:sz="0" w:space="0" w:color="auto"/>
          </w:divBdr>
        </w:div>
        <w:div w:id="1862470464">
          <w:marLeft w:val="640"/>
          <w:marRight w:val="0"/>
          <w:marTop w:val="0"/>
          <w:marBottom w:val="0"/>
          <w:divBdr>
            <w:top w:val="none" w:sz="0" w:space="0" w:color="auto"/>
            <w:left w:val="none" w:sz="0" w:space="0" w:color="auto"/>
            <w:bottom w:val="none" w:sz="0" w:space="0" w:color="auto"/>
            <w:right w:val="none" w:sz="0" w:space="0" w:color="auto"/>
          </w:divBdr>
        </w:div>
        <w:div w:id="1881093377">
          <w:marLeft w:val="640"/>
          <w:marRight w:val="0"/>
          <w:marTop w:val="0"/>
          <w:marBottom w:val="0"/>
          <w:divBdr>
            <w:top w:val="none" w:sz="0" w:space="0" w:color="auto"/>
            <w:left w:val="none" w:sz="0" w:space="0" w:color="auto"/>
            <w:bottom w:val="none" w:sz="0" w:space="0" w:color="auto"/>
            <w:right w:val="none" w:sz="0" w:space="0" w:color="auto"/>
          </w:divBdr>
        </w:div>
        <w:div w:id="1902669228">
          <w:marLeft w:val="640"/>
          <w:marRight w:val="0"/>
          <w:marTop w:val="0"/>
          <w:marBottom w:val="0"/>
          <w:divBdr>
            <w:top w:val="none" w:sz="0" w:space="0" w:color="auto"/>
            <w:left w:val="none" w:sz="0" w:space="0" w:color="auto"/>
            <w:bottom w:val="none" w:sz="0" w:space="0" w:color="auto"/>
            <w:right w:val="none" w:sz="0" w:space="0" w:color="auto"/>
          </w:divBdr>
        </w:div>
        <w:div w:id="1934819638">
          <w:marLeft w:val="640"/>
          <w:marRight w:val="0"/>
          <w:marTop w:val="0"/>
          <w:marBottom w:val="0"/>
          <w:divBdr>
            <w:top w:val="none" w:sz="0" w:space="0" w:color="auto"/>
            <w:left w:val="none" w:sz="0" w:space="0" w:color="auto"/>
            <w:bottom w:val="none" w:sz="0" w:space="0" w:color="auto"/>
            <w:right w:val="none" w:sz="0" w:space="0" w:color="auto"/>
          </w:divBdr>
        </w:div>
        <w:div w:id="1953243184">
          <w:marLeft w:val="640"/>
          <w:marRight w:val="0"/>
          <w:marTop w:val="0"/>
          <w:marBottom w:val="0"/>
          <w:divBdr>
            <w:top w:val="none" w:sz="0" w:space="0" w:color="auto"/>
            <w:left w:val="none" w:sz="0" w:space="0" w:color="auto"/>
            <w:bottom w:val="none" w:sz="0" w:space="0" w:color="auto"/>
            <w:right w:val="none" w:sz="0" w:space="0" w:color="auto"/>
          </w:divBdr>
        </w:div>
        <w:div w:id="1984235458">
          <w:marLeft w:val="640"/>
          <w:marRight w:val="0"/>
          <w:marTop w:val="0"/>
          <w:marBottom w:val="0"/>
          <w:divBdr>
            <w:top w:val="none" w:sz="0" w:space="0" w:color="auto"/>
            <w:left w:val="none" w:sz="0" w:space="0" w:color="auto"/>
            <w:bottom w:val="none" w:sz="0" w:space="0" w:color="auto"/>
            <w:right w:val="none" w:sz="0" w:space="0" w:color="auto"/>
          </w:divBdr>
        </w:div>
        <w:div w:id="1999844565">
          <w:marLeft w:val="640"/>
          <w:marRight w:val="0"/>
          <w:marTop w:val="0"/>
          <w:marBottom w:val="0"/>
          <w:divBdr>
            <w:top w:val="none" w:sz="0" w:space="0" w:color="auto"/>
            <w:left w:val="none" w:sz="0" w:space="0" w:color="auto"/>
            <w:bottom w:val="none" w:sz="0" w:space="0" w:color="auto"/>
            <w:right w:val="none" w:sz="0" w:space="0" w:color="auto"/>
          </w:divBdr>
        </w:div>
        <w:div w:id="2022049389">
          <w:marLeft w:val="640"/>
          <w:marRight w:val="0"/>
          <w:marTop w:val="0"/>
          <w:marBottom w:val="0"/>
          <w:divBdr>
            <w:top w:val="none" w:sz="0" w:space="0" w:color="auto"/>
            <w:left w:val="none" w:sz="0" w:space="0" w:color="auto"/>
            <w:bottom w:val="none" w:sz="0" w:space="0" w:color="auto"/>
            <w:right w:val="none" w:sz="0" w:space="0" w:color="auto"/>
          </w:divBdr>
        </w:div>
        <w:div w:id="2065985760">
          <w:marLeft w:val="640"/>
          <w:marRight w:val="0"/>
          <w:marTop w:val="0"/>
          <w:marBottom w:val="0"/>
          <w:divBdr>
            <w:top w:val="none" w:sz="0" w:space="0" w:color="auto"/>
            <w:left w:val="none" w:sz="0" w:space="0" w:color="auto"/>
            <w:bottom w:val="none" w:sz="0" w:space="0" w:color="auto"/>
            <w:right w:val="none" w:sz="0" w:space="0" w:color="auto"/>
          </w:divBdr>
        </w:div>
        <w:div w:id="2118257122">
          <w:marLeft w:val="640"/>
          <w:marRight w:val="0"/>
          <w:marTop w:val="0"/>
          <w:marBottom w:val="0"/>
          <w:divBdr>
            <w:top w:val="none" w:sz="0" w:space="0" w:color="auto"/>
            <w:left w:val="none" w:sz="0" w:space="0" w:color="auto"/>
            <w:bottom w:val="none" w:sz="0" w:space="0" w:color="auto"/>
            <w:right w:val="none" w:sz="0" w:space="0" w:color="auto"/>
          </w:divBdr>
        </w:div>
        <w:div w:id="2138913598">
          <w:marLeft w:val="640"/>
          <w:marRight w:val="0"/>
          <w:marTop w:val="0"/>
          <w:marBottom w:val="0"/>
          <w:divBdr>
            <w:top w:val="none" w:sz="0" w:space="0" w:color="auto"/>
            <w:left w:val="none" w:sz="0" w:space="0" w:color="auto"/>
            <w:bottom w:val="none" w:sz="0" w:space="0" w:color="auto"/>
            <w:right w:val="none" w:sz="0" w:space="0" w:color="auto"/>
          </w:divBdr>
        </w:div>
      </w:divsChild>
    </w:div>
    <w:div w:id="628441601">
      <w:marLeft w:val="640"/>
      <w:marRight w:val="0"/>
      <w:marTop w:val="0"/>
      <w:marBottom w:val="0"/>
      <w:divBdr>
        <w:top w:val="none" w:sz="0" w:space="0" w:color="auto"/>
        <w:left w:val="none" w:sz="0" w:space="0" w:color="auto"/>
        <w:bottom w:val="none" w:sz="0" w:space="0" w:color="auto"/>
        <w:right w:val="none" w:sz="0" w:space="0" w:color="auto"/>
      </w:divBdr>
    </w:div>
    <w:div w:id="628823386">
      <w:marLeft w:val="640"/>
      <w:marRight w:val="0"/>
      <w:marTop w:val="0"/>
      <w:marBottom w:val="0"/>
      <w:divBdr>
        <w:top w:val="none" w:sz="0" w:space="0" w:color="auto"/>
        <w:left w:val="none" w:sz="0" w:space="0" w:color="auto"/>
        <w:bottom w:val="none" w:sz="0" w:space="0" w:color="auto"/>
        <w:right w:val="none" w:sz="0" w:space="0" w:color="auto"/>
      </w:divBdr>
    </w:div>
    <w:div w:id="628828193">
      <w:marLeft w:val="640"/>
      <w:marRight w:val="0"/>
      <w:marTop w:val="0"/>
      <w:marBottom w:val="0"/>
      <w:divBdr>
        <w:top w:val="none" w:sz="0" w:space="0" w:color="auto"/>
        <w:left w:val="none" w:sz="0" w:space="0" w:color="auto"/>
        <w:bottom w:val="none" w:sz="0" w:space="0" w:color="auto"/>
        <w:right w:val="none" w:sz="0" w:space="0" w:color="auto"/>
      </w:divBdr>
    </w:div>
    <w:div w:id="630212508">
      <w:marLeft w:val="640"/>
      <w:marRight w:val="0"/>
      <w:marTop w:val="0"/>
      <w:marBottom w:val="0"/>
      <w:divBdr>
        <w:top w:val="none" w:sz="0" w:space="0" w:color="auto"/>
        <w:left w:val="none" w:sz="0" w:space="0" w:color="auto"/>
        <w:bottom w:val="none" w:sz="0" w:space="0" w:color="auto"/>
        <w:right w:val="none" w:sz="0" w:space="0" w:color="auto"/>
      </w:divBdr>
    </w:div>
    <w:div w:id="630282804">
      <w:marLeft w:val="640"/>
      <w:marRight w:val="0"/>
      <w:marTop w:val="0"/>
      <w:marBottom w:val="0"/>
      <w:divBdr>
        <w:top w:val="none" w:sz="0" w:space="0" w:color="auto"/>
        <w:left w:val="none" w:sz="0" w:space="0" w:color="auto"/>
        <w:bottom w:val="none" w:sz="0" w:space="0" w:color="auto"/>
        <w:right w:val="none" w:sz="0" w:space="0" w:color="auto"/>
      </w:divBdr>
    </w:div>
    <w:div w:id="630667315">
      <w:marLeft w:val="640"/>
      <w:marRight w:val="0"/>
      <w:marTop w:val="0"/>
      <w:marBottom w:val="0"/>
      <w:divBdr>
        <w:top w:val="none" w:sz="0" w:space="0" w:color="auto"/>
        <w:left w:val="none" w:sz="0" w:space="0" w:color="auto"/>
        <w:bottom w:val="none" w:sz="0" w:space="0" w:color="auto"/>
        <w:right w:val="none" w:sz="0" w:space="0" w:color="auto"/>
      </w:divBdr>
    </w:div>
    <w:div w:id="630793812">
      <w:marLeft w:val="640"/>
      <w:marRight w:val="0"/>
      <w:marTop w:val="0"/>
      <w:marBottom w:val="0"/>
      <w:divBdr>
        <w:top w:val="none" w:sz="0" w:space="0" w:color="auto"/>
        <w:left w:val="none" w:sz="0" w:space="0" w:color="auto"/>
        <w:bottom w:val="none" w:sz="0" w:space="0" w:color="auto"/>
        <w:right w:val="none" w:sz="0" w:space="0" w:color="auto"/>
      </w:divBdr>
    </w:div>
    <w:div w:id="630985992">
      <w:marLeft w:val="640"/>
      <w:marRight w:val="0"/>
      <w:marTop w:val="0"/>
      <w:marBottom w:val="0"/>
      <w:divBdr>
        <w:top w:val="none" w:sz="0" w:space="0" w:color="auto"/>
        <w:left w:val="none" w:sz="0" w:space="0" w:color="auto"/>
        <w:bottom w:val="none" w:sz="0" w:space="0" w:color="auto"/>
        <w:right w:val="none" w:sz="0" w:space="0" w:color="auto"/>
      </w:divBdr>
    </w:div>
    <w:div w:id="631063029">
      <w:marLeft w:val="640"/>
      <w:marRight w:val="0"/>
      <w:marTop w:val="0"/>
      <w:marBottom w:val="0"/>
      <w:divBdr>
        <w:top w:val="none" w:sz="0" w:space="0" w:color="auto"/>
        <w:left w:val="none" w:sz="0" w:space="0" w:color="auto"/>
        <w:bottom w:val="none" w:sz="0" w:space="0" w:color="auto"/>
        <w:right w:val="none" w:sz="0" w:space="0" w:color="auto"/>
      </w:divBdr>
    </w:div>
    <w:div w:id="631330507">
      <w:marLeft w:val="640"/>
      <w:marRight w:val="0"/>
      <w:marTop w:val="0"/>
      <w:marBottom w:val="0"/>
      <w:divBdr>
        <w:top w:val="none" w:sz="0" w:space="0" w:color="auto"/>
        <w:left w:val="none" w:sz="0" w:space="0" w:color="auto"/>
        <w:bottom w:val="none" w:sz="0" w:space="0" w:color="auto"/>
        <w:right w:val="none" w:sz="0" w:space="0" w:color="auto"/>
      </w:divBdr>
    </w:div>
    <w:div w:id="632710084">
      <w:marLeft w:val="640"/>
      <w:marRight w:val="0"/>
      <w:marTop w:val="0"/>
      <w:marBottom w:val="0"/>
      <w:divBdr>
        <w:top w:val="none" w:sz="0" w:space="0" w:color="auto"/>
        <w:left w:val="none" w:sz="0" w:space="0" w:color="auto"/>
        <w:bottom w:val="none" w:sz="0" w:space="0" w:color="auto"/>
        <w:right w:val="none" w:sz="0" w:space="0" w:color="auto"/>
      </w:divBdr>
    </w:div>
    <w:div w:id="632757724">
      <w:marLeft w:val="640"/>
      <w:marRight w:val="0"/>
      <w:marTop w:val="0"/>
      <w:marBottom w:val="0"/>
      <w:divBdr>
        <w:top w:val="none" w:sz="0" w:space="0" w:color="auto"/>
        <w:left w:val="none" w:sz="0" w:space="0" w:color="auto"/>
        <w:bottom w:val="none" w:sz="0" w:space="0" w:color="auto"/>
        <w:right w:val="none" w:sz="0" w:space="0" w:color="auto"/>
      </w:divBdr>
    </w:div>
    <w:div w:id="633292986">
      <w:marLeft w:val="640"/>
      <w:marRight w:val="0"/>
      <w:marTop w:val="0"/>
      <w:marBottom w:val="0"/>
      <w:divBdr>
        <w:top w:val="none" w:sz="0" w:space="0" w:color="auto"/>
        <w:left w:val="none" w:sz="0" w:space="0" w:color="auto"/>
        <w:bottom w:val="none" w:sz="0" w:space="0" w:color="auto"/>
        <w:right w:val="none" w:sz="0" w:space="0" w:color="auto"/>
      </w:divBdr>
    </w:div>
    <w:div w:id="634218067">
      <w:marLeft w:val="640"/>
      <w:marRight w:val="0"/>
      <w:marTop w:val="0"/>
      <w:marBottom w:val="0"/>
      <w:divBdr>
        <w:top w:val="none" w:sz="0" w:space="0" w:color="auto"/>
        <w:left w:val="none" w:sz="0" w:space="0" w:color="auto"/>
        <w:bottom w:val="none" w:sz="0" w:space="0" w:color="auto"/>
        <w:right w:val="none" w:sz="0" w:space="0" w:color="auto"/>
      </w:divBdr>
    </w:div>
    <w:div w:id="635063397">
      <w:marLeft w:val="640"/>
      <w:marRight w:val="0"/>
      <w:marTop w:val="0"/>
      <w:marBottom w:val="0"/>
      <w:divBdr>
        <w:top w:val="none" w:sz="0" w:space="0" w:color="auto"/>
        <w:left w:val="none" w:sz="0" w:space="0" w:color="auto"/>
        <w:bottom w:val="none" w:sz="0" w:space="0" w:color="auto"/>
        <w:right w:val="none" w:sz="0" w:space="0" w:color="auto"/>
      </w:divBdr>
    </w:div>
    <w:div w:id="635570999">
      <w:marLeft w:val="640"/>
      <w:marRight w:val="0"/>
      <w:marTop w:val="0"/>
      <w:marBottom w:val="0"/>
      <w:divBdr>
        <w:top w:val="none" w:sz="0" w:space="0" w:color="auto"/>
        <w:left w:val="none" w:sz="0" w:space="0" w:color="auto"/>
        <w:bottom w:val="none" w:sz="0" w:space="0" w:color="auto"/>
        <w:right w:val="none" w:sz="0" w:space="0" w:color="auto"/>
      </w:divBdr>
    </w:div>
    <w:div w:id="636036728">
      <w:marLeft w:val="640"/>
      <w:marRight w:val="0"/>
      <w:marTop w:val="0"/>
      <w:marBottom w:val="0"/>
      <w:divBdr>
        <w:top w:val="none" w:sz="0" w:space="0" w:color="auto"/>
        <w:left w:val="none" w:sz="0" w:space="0" w:color="auto"/>
        <w:bottom w:val="none" w:sz="0" w:space="0" w:color="auto"/>
        <w:right w:val="none" w:sz="0" w:space="0" w:color="auto"/>
      </w:divBdr>
    </w:div>
    <w:div w:id="636181374">
      <w:marLeft w:val="640"/>
      <w:marRight w:val="0"/>
      <w:marTop w:val="0"/>
      <w:marBottom w:val="0"/>
      <w:divBdr>
        <w:top w:val="none" w:sz="0" w:space="0" w:color="auto"/>
        <w:left w:val="none" w:sz="0" w:space="0" w:color="auto"/>
        <w:bottom w:val="none" w:sz="0" w:space="0" w:color="auto"/>
        <w:right w:val="none" w:sz="0" w:space="0" w:color="auto"/>
      </w:divBdr>
    </w:div>
    <w:div w:id="636374899">
      <w:marLeft w:val="640"/>
      <w:marRight w:val="0"/>
      <w:marTop w:val="0"/>
      <w:marBottom w:val="0"/>
      <w:divBdr>
        <w:top w:val="none" w:sz="0" w:space="0" w:color="auto"/>
        <w:left w:val="none" w:sz="0" w:space="0" w:color="auto"/>
        <w:bottom w:val="none" w:sz="0" w:space="0" w:color="auto"/>
        <w:right w:val="none" w:sz="0" w:space="0" w:color="auto"/>
      </w:divBdr>
    </w:div>
    <w:div w:id="636649321">
      <w:marLeft w:val="640"/>
      <w:marRight w:val="0"/>
      <w:marTop w:val="0"/>
      <w:marBottom w:val="0"/>
      <w:divBdr>
        <w:top w:val="none" w:sz="0" w:space="0" w:color="auto"/>
        <w:left w:val="none" w:sz="0" w:space="0" w:color="auto"/>
        <w:bottom w:val="none" w:sz="0" w:space="0" w:color="auto"/>
        <w:right w:val="none" w:sz="0" w:space="0" w:color="auto"/>
      </w:divBdr>
    </w:div>
    <w:div w:id="636880753">
      <w:marLeft w:val="640"/>
      <w:marRight w:val="0"/>
      <w:marTop w:val="0"/>
      <w:marBottom w:val="0"/>
      <w:divBdr>
        <w:top w:val="none" w:sz="0" w:space="0" w:color="auto"/>
        <w:left w:val="none" w:sz="0" w:space="0" w:color="auto"/>
        <w:bottom w:val="none" w:sz="0" w:space="0" w:color="auto"/>
        <w:right w:val="none" w:sz="0" w:space="0" w:color="auto"/>
      </w:divBdr>
    </w:div>
    <w:div w:id="636960535">
      <w:marLeft w:val="640"/>
      <w:marRight w:val="0"/>
      <w:marTop w:val="0"/>
      <w:marBottom w:val="0"/>
      <w:divBdr>
        <w:top w:val="none" w:sz="0" w:space="0" w:color="auto"/>
        <w:left w:val="none" w:sz="0" w:space="0" w:color="auto"/>
        <w:bottom w:val="none" w:sz="0" w:space="0" w:color="auto"/>
        <w:right w:val="none" w:sz="0" w:space="0" w:color="auto"/>
      </w:divBdr>
    </w:div>
    <w:div w:id="637418253">
      <w:marLeft w:val="640"/>
      <w:marRight w:val="0"/>
      <w:marTop w:val="0"/>
      <w:marBottom w:val="0"/>
      <w:divBdr>
        <w:top w:val="none" w:sz="0" w:space="0" w:color="auto"/>
        <w:left w:val="none" w:sz="0" w:space="0" w:color="auto"/>
        <w:bottom w:val="none" w:sz="0" w:space="0" w:color="auto"/>
        <w:right w:val="none" w:sz="0" w:space="0" w:color="auto"/>
      </w:divBdr>
    </w:div>
    <w:div w:id="638807362">
      <w:marLeft w:val="640"/>
      <w:marRight w:val="0"/>
      <w:marTop w:val="0"/>
      <w:marBottom w:val="0"/>
      <w:divBdr>
        <w:top w:val="none" w:sz="0" w:space="0" w:color="auto"/>
        <w:left w:val="none" w:sz="0" w:space="0" w:color="auto"/>
        <w:bottom w:val="none" w:sz="0" w:space="0" w:color="auto"/>
        <w:right w:val="none" w:sz="0" w:space="0" w:color="auto"/>
      </w:divBdr>
    </w:div>
    <w:div w:id="641348397">
      <w:marLeft w:val="640"/>
      <w:marRight w:val="0"/>
      <w:marTop w:val="0"/>
      <w:marBottom w:val="0"/>
      <w:divBdr>
        <w:top w:val="none" w:sz="0" w:space="0" w:color="auto"/>
        <w:left w:val="none" w:sz="0" w:space="0" w:color="auto"/>
        <w:bottom w:val="none" w:sz="0" w:space="0" w:color="auto"/>
        <w:right w:val="none" w:sz="0" w:space="0" w:color="auto"/>
      </w:divBdr>
    </w:div>
    <w:div w:id="641882959">
      <w:marLeft w:val="640"/>
      <w:marRight w:val="0"/>
      <w:marTop w:val="0"/>
      <w:marBottom w:val="0"/>
      <w:divBdr>
        <w:top w:val="none" w:sz="0" w:space="0" w:color="auto"/>
        <w:left w:val="none" w:sz="0" w:space="0" w:color="auto"/>
        <w:bottom w:val="none" w:sz="0" w:space="0" w:color="auto"/>
        <w:right w:val="none" w:sz="0" w:space="0" w:color="auto"/>
      </w:divBdr>
    </w:div>
    <w:div w:id="641930778">
      <w:marLeft w:val="640"/>
      <w:marRight w:val="0"/>
      <w:marTop w:val="0"/>
      <w:marBottom w:val="0"/>
      <w:divBdr>
        <w:top w:val="none" w:sz="0" w:space="0" w:color="auto"/>
        <w:left w:val="none" w:sz="0" w:space="0" w:color="auto"/>
        <w:bottom w:val="none" w:sz="0" w:space="0" w:color="auto"/>
        <w:right w:val="none" w:sz="0" w:space="0" w:color="auto"/>
      </w:divBdr>
    </w:div>
    <w:div w:id="642586010">
      <w:marLeft w:val="640"/>
      <w:marRight w:val="0"/>
      <w:marTop w:val="0"/>
      <w:marBottom w:val="0"/>
      <w:divBdr>
        <w:top w:val="none" w:sz="0" w:space="0" w:color="auto"/>
        <w:left w:val="none" w:sz="0" w:space="0" w:color="auto"/>
        <w:bottom w:val="none" w:sz="0" w:space="0" w:color="auto"/>
        <w:right w:val="none" w:sz="0" w:space="0" w:color="auto"/>
      </w:divBdr>
    </w:div>
    <w:div w:id="644093462">
      <w:marLeft w:val="640"/>
      <w:marRight w:val="0"/>
      <w:marTop w:val="0"/>
      <w:marBottom w:val="0"/>
      <w:divBdr>
        <w:top w:val="none" w:sz="0" w:space="0" w:color="auto"/>
        <w:left w:val="none" w:sz="0" w:space="0" w:color="auto"/>
        <w:bottom w:val="none" w:sz="0" w:space="0" w:color="auto"/>
        <w:right w:val="none" w:sz="0" w:space="0" w:color="auto"/>
      </w:divBdr>
    </w:div>
    <w:div w:id="644166084">
      <w:bodyDiv w:val="1"/>
      <w:marLeft w:val="0"/>
      <w:marRight w:val="0"/>
      <w:marTop w:val="0"/>
      <w:marBottom w:val="0"/>
      <w:divBdr>
        <w:top w:val="none" w:sz="0" w:space="0" w:color="auto"/>
        <w:left w:val="none" w:sz="0" w:space="0" w:color="auto"/>
        <w:bottom w:val="none" w:sz="0" w:space="0" w:color="auto"/>
        <w:right w:val="none" w:sz="0" w:space="0" w:color="auto"/>
      </w:divBdr>
      <w:divsChild>
        <w:div w:id="5520081">
          <w:marLeft w:val="640"/>
          <w:marRight w:val="0"/>
          <w:marTop w:val="0"/>
          <w:marBottom w:val="0"/>
          <w:divBdr>
            <w:top w:val="none" w:sz="0" w:space="0" w:color="auto"/>
            <w:left w:val="none" w:sz="0" w:space="0" w:color="auto"/>
            <w:bottom w:val="none" w:sz="0" w:space="0" w:color="auto"/>
            <w:right w:val="none" w:sz="0" w:space="0" w:color="auto"/>
          </w:divBdr>
        </w:div>
        <w:div w:id="6907470">
          <w:marLeft w:val="640"/>
          <w:marRight w:val="0"/>
          <w:marTop w:val="0"/>
          <w:marBottom w:val="0"/>
          <w:divBdr>
            <w:top w:val="none" w:sz="0" w:space="0" w:color="auto"/>
            <w:left w:val="none" w:sz="0" w:space="0" w:color="auto"/>
            <w:bottom w:val="none" w:sz="0" w:space="0" w:color="auto"/>
            <w:right w:val="none" w:sz="0" w:space="0" w:color="auto"/>
          </w:divBdr>
        </w:div>
        <w:div w:id="7292720">
          <w:marLeft w:val="640"/>
          <w:marRight w:val="0"/>
          <w:marTop w:val="0"/>
          <w:marBottom w:val="0"/>
          <w:divBdr>
            <w:top w:val="none" w:sz="0" w:space="0" w:color="auto"/>
            <w:left w:val="none" w:sz="0" w:space="0" w:color="auto"/>
            <w:bottom w:val="none" w:sz="0" w:space="0" w:color="auto"/>
            <w:right w:val="none" w:sz="0" w:space="0" w:color="auto"/>
          </w:divBdr>
        </w:div>
        <w:div w:id="10836615">
          <w:marLeft w:val="640"/>
          <w:marRight w:val="0"/>
          <w:marTop w:val="0"/>
          <w:marBottom w:val="0"/>
          <w:divBdr>
            <w:top w:val="none" w:sz="0" w:space="0" w:color="auto"/>
            <w:left w:val="none" w:sz="0" w:space="0" w:color="auto"/>
            <w:bottom w:val="none" w:sz="0" w:space="0" w:color="auto"/>
            <w:right w:val="none" w:sz="0" w:space="0" w:color="auto"/>
          </w:divBdr>
        </w:div>
        <w:div w:id="16080831">
          <w:marLeft w:val="640"/>
          <w:marRight w:val="0"/>
          <w:marTop w:val="0"/>
          <w:marBottom w:val="0"/>
          <w:divBdr>
            <w:top w:val="none" w:sz="0" w:space="0" w:color="auto"/>
            <w:left w:val="none" w:sz="0" w:space="0" w:color="auto"/>
            <w:bottom w:val="none" w:sz="0" w:space="0" w:color="auto"/>
            <w:right w:val="none" w:sz="0" w:space="0" w:color="auto"/>
          </w:divBdr>
        </w:div>
        <w:div w:id="16582040">
          <w:marLeft w:val="640"/>
          <w:marRight w:val="0"/>
          <w:marTop w:val="0"/>
          <w:marBottom w:val="0"/>
          <w:divBdr>
            <w:top w:val="none" w:sz="0" w:space="0" w:color="auto"/>
            <w:left w:val="none" w:sz="0" w:space="0" w:color="auto"/>
            <w:bottom w:val="none" w:sz="0" w:space="0" w:color="auto"/>
            <w:right w:val="none" w:sz="0" w:space="0" w:color="auto"/>
          </w:divBdr>
        </w:div>
        <w:div w:id="24987150">
          <w:marLeft w:val="640"/>
          <w:marRight w:val="0"/>
          <w:marTop w:val="0"/>
          <w:marBottom w:val="0"/>
          <w:divBdr>
            <w:top w:val="none" w:sz="0" w:space="0" w:color="auto"/>
            <w:left w:val="none" w:sz="0" w:space="0" w:color="auto"/>
            <w:bottom w:val="none" w:sz="0" w:space="0" w:color="auto"/>
            <w:right w:val="none" w:sz="0" w:space="0" w:color="auto"/>
          </w:divBdr>
        </w:div>
        <w:div w:id="35736743">
          <w:marLeft w:val="640"/>
          <w:marRight w:val="0"/>
          <w:marTop w:val="0"/>
          <w:marBottom w:val="0"/>
          <w:divBdr>
            <w:top w:val="none" w:sz="0" w:space="0" w:color="auto"/>
            <w:left w:val="none" w:sz="0" w:space="0" w:color="auto"/>
            <w:bottom w:val="none" w:sz="0" w:space="0" w:color="auto"/>
            <w:right w:val="none" w:sz="0" w:space="0" w:color="auto"/>
          </w:divBdr>
        </w:div>
        <w:div w:id="38089763">
          <w:marLeft w:val="640"/>
          <w:marRight w:val="0"/>
          <w:marTop w:val="0"/>
          <w:marBottom w:val="0"/>
          <w:divBdr>
            <w:top w:val="none" w:sz="0" w:space="0" w:color="auto"/>
            <w:left w:val="none" w:sz="0" w:space="0" w:color="auto"/>
            <w:bottom w:val="none" w:sz="0" w:space="0" w:color="auto"/>
            <w:right w:val="none" w:sz="0" w:space="0" w:color="auto"/>
          </w:divBdr>
        </w:div>
        <w:div w:id="49965140">
          <w:marLeft w:val="640"/>
          <w:marRight w:val="0"/>
          <w:marTop w:val="0"/>
          <w:marBottom w:val="0"/>
          <w:divBdr>
            <w:top w:val="none" w:sz="0" w:space="0" w:color="auto"/>
            <w:left w:val="none" w:sz="0" w:space="0" w:color="auto"/>
            <w:bottom w:val="none" w:sz="0" w:space="0" w:color="auto"/>
            <w:right w:val="none" w:sz="0" w:space="0" w:color="auto"/>
          </w:divBdr>
        </w:div>
        <w:div w:id="60446644">
          <w:marLeft w:val="640"/>
          <w:marRight w:val="0"/>
          <w:marTop w:val="0"/>
          <w:marBottom w:val="0"/>
          <w:divBdr>
            <w:top w:val="none" w:sz="0" w:space="0" w:color="auto"/>
            <w:left w:val="none" w:sz="0" w:space="0" w:color="auto"/>
            <w:bottom w:val="none" w:sz="0" w:space="0" w:color="auto"/>
            <w:right w:val="none" w:sz="0" w:space="0" w:color="auto"/>
          </w:divBdr>
        </w:div>
        <w:div w:id="67196511">
          <w:marLeft w:val="640"/>
          <w:marRight w:val="0"/>
          <w:marTop w:val="0"/>
          <w:marBottom w:val="0"/>
          <w:divBdr>
            <w:top w:val="none" w:sz="0" w:space="0" w:color="auto"/>
            <w:left w:val="none" w:sz="0" w:space="0" w:color="auto"/>
            <w:bottom w:val="none" w:sz="0" w:space="0" w:color="auto"/>
            <w:right w:val="none" w:sz="0" w:space="0" w:color="auto"/>
          </w:divBdr>
        </w:div>
        <w:div w:id="80763348">
          <w:marLeft w:val="640"/>
          <w:marRight w:val="0"/>
          <w:marTop w:val="0"/>
          <w:marBottom w:val="0"/>
          <w:divBdr>
            <w:top w:val="none" w:sz="0" w:space="0" w:color="auto"/>
            <w:left w:val="none" w:sz="0" w:space="0" w:color="auto"/>
            <w:bottom w:val="none" w:sz="0" w:space="0" w:color="auto"/>
            <w:right w:val="none" w:sz="0" w:space="0" w:color="auto"/>
          </w:divBdr>
        </w:div>
        <w:div w:id="83110892">
          <w:marLeft w:val="640"/>
          <w:marRight w:val="0"/>
          <w:marTop w:val="0"/>
          <w:marBottom w:val="0"/>
          <w:divBdr>
            <w:top w:val="none" w:sz="0" w:space="0" w:color="auto"/>
            <w:left w:val="none" w:sz="0" w:space="0" w:color="auto"/>
            <w:bottom w:val="none" w:sz="0" w:space="0" w:color="auto"/>
            <w:right w:val="none" w:sz="0" w:space="0" w:color="auto"/>
          </w:divBdr>
        </w:div>
        <w:div w:id="95836529">
          <w:marLeft w:val="640"/>
          <w:marRight w:val="0"/>
          <w:marTop w:val="0"/>
          <w:marBottom w:val="0"/>
          <w:divBdr>
            <w:top w:val="none" w:sz="0" w:space="0" w:color="auto"/>
            <w:left w:val="none" w:sz="0" w:space="0" w:color="auto"/>
            <w:bottom w:val="none" w:sz="0" w:space="0" w:color="auto"/>
            <w:right w:val="none" w:sz="0" w:space="0" w:color="auto"/>
          </w:divBdr>
        </w:div>
        <w:div w:id="101924661">
          <w:marLeft w:val="640"/>
          <w:marRight w:val="0"/>
          <w:marTop w:val="0"/>
          <w:marBottom w:val="0"/>
          <w:divBdr>
            <w:top w:val="none" w:sz="0" w:space="0" w:color="auto"/>
            <w:left w:val="none" w:sz="0" w:space="0" w:color="auto"/>
            <w:bottom w:val="none" w:sz="0" w:space="0" w:color="auto"/>
            <w:right w:val="none" w:sz="0" w:space="0" w:color="auto"/>
          </w:divBdr>
        </w:div>
        <w:div w:id="103887855">
          <w:marLeft w:val="640"/>
          <w:marRight w:val="0"/>
          <w:marTop w:val="0"/>
          <w:marBottom w:val="0"/>
          <w:divBdr>
            <w:top w:val="none" w:sz="0" w:space="0" w:color="auto"/>
            <w:left w:val="none" w:sz="0" w:space="0" w:color="auto"/>
            <w:bottom w:val="none" w:sz="0" w:space="0" w:color="auto"/>
            <w:right w:val="none" w:sz="0" w:space="0" w:color="auto"/>
          </w:divBdr>
        </w:div>
        <w:div w:id="129178992">
          <w:marLeft w:val="640"/>
          <w:marRight w:val="0"/>
          <w:marTop w:val="0"/>
          <w:marBottom w:val="0"/>
          <w:divBdr>
            <w:top w:val="none" w:sz="0" w:space="0" w:color="auto"/>
            <w:left w:val="none" w:sz="0" w:space="0" w:color="auto"/>
            <w:bottom w:val="none" w:sz="0" w:space="0" w:color="auto"/>
            <w:right w:val="none" w:sz="0" w:space="0" w:color="auto"/>
          </w:divBdr>
        </w:div>
        <w:div w:id="132214918">
          <w:marLeft w:val="640"/>
          <w:marRight w:val="0"/>
          <w:marTop w:val="0"/>
          <w:marBottom w:val="0"/>
          <w:divBdr>
            <w:top w:val="none" w:sz="0" w:space="0" w:color="auto"/>
            <w:left w:val="none" w:sz="0" w:space="0" w:color="auto"/>
            <w:bottom w:val="none" w:sz="0" w:space="0" w:color="auto"/>
            <w:right w:val="none" w:sz="0" w:space="0" w:color="auto"/>
          </w:divBdr>
        </w:div>
        <w:div w:id="133454407">
          <w:marLeft w:val="640"/>
          <w:marRight w:val="0"/>
          <w:marTop w:val="0"/>
          <w:marBottom w:val="0"/>
          <w:divBdr>
            <w:top w:val="none" w:sz="0" w:space="0" w:color="auto"/>
            <w:left w:val="none" w:sz="0" w:space="0" w:color="auto"/>
            <w:bottom w:val="none" w:sz="0" w:space="0" w:color="auto"/>
            <w:right w:val="none" w:sz="0" w:space="0" w:color="auto"/>
          </w:divBdr>
        </w:div>
        <w:div w:id="136338815">
          <w:marLeft w:val="640"/>
          <w:marRight w:val="0"/>
          <w:marTop w:val="0"/>
          <w:marBottom w:val="0"/>
          <w:divBdr>
            <w:top w:val="none" w:sz="0" w:space="0" w:color="auto"/>
            <w:left w:val="none" w:sz="0" w:space="0" w:color="auto"/>
            <w:bottom w:val="none" w:sz="0" w:space="0" w:color="auto"/>
            <w:right w:val="none" w:sz="0" w:space="0" w:color="auto"/>
          </w:divBdr>
        </w:div>
        <w:div w:id="192309433">
          <w:marLeft w:val="640"/>
          <w:marRight w:val="0"/>
          <w:marTop w:val="0"/>
          <w:marBottom w:val="0"/>
          <w:divBdr>
            <w:top w:val="none" w:sz="0" w:space="0" w:color="auto"/>
            <w:left w:val="none" w:sz="0" w:space="0" w:color="auto"/>
            <w:bottom w:val="none" w:sz="0" w:space="0" w:color="auto"/>
            <w:right w:val="none" w:sz="0" w:space="0" w:color="auto"/>
          </w:divBdr>
        </w:div>
        <w:div w:id="196739699">
          <w:marLeft w:val="640"/>
          <w:marRight w:val="0"/>
          <w:marTop w:val="0"/>
          <w:marBottom w:val="0"/>
          <w:divBdr>
            <w:top w:val="none" w:sz="0" w:space="0" w:color="auto"/>
            <w:left w:val="none" w:sz="0" w:space="0" w:color="auto"/>
            <w:bottom w:val="none" w:sz="0" w:space="0" w:color="auto"/>
            <w:right w:val="none" w:sz="0" w:space="0" w:color="auto"/>
          </w:divBdr>
        </w:div>
        <w:div w:id="199363446">
          <w:marLeft w:val="640"/>
          <w:marRight w:val="0"/>
          <w:marTop w:val="0"/>
          <w:marBottom w:val="0"/>
          <w:divBdr>
            <w:top w:val="none" w:sz="0" w:space="0" w:color="auto"/>
            <w:left w:val="none" w:sz="0" w:space="0" w:color="auto"/>
            <w:bottom w:val="none" w:sz="0" w:space="0" w:color="auto"/>
            <w:right w:val="none" w:sz="0" w:space="0" w:color="auto"/>
          </w:divBdr>
        </w:div>
        <w:div w:id="204677296">
          <w:marLeft w:val="640"/>
          <w:marRight w:val="0"/>
          <w:marTop w:val="0"/>
          <w:marBottom w:val="0"/>
          <w:divBdr>
            <w:top w:val="none" w:sz="0" w:space="0" w:color="auto"/>
            <w:left w:val="none" w:sz="0" w:space="0" w:color="auto"/>
            <w:bottom w:val="none" w:sz="0" w:space="0" w:color="auto"/>
            <w:right w:val="none" w:sz="0" w:space="0" w:color="auto"/>
          </w:divBdr>
        </w:div>
        <w:div w:id="207257189">
          <w:marLeft w:val="640"/>
          <w:marRight w:val="0"/>
          <w:marTop w:val="0"/>
          <w:marBottom w:val="0"/>
          <w:divBdr>
            <w:top w:val="none" w:sz="0" w:space="0" w:color="auto"/>
            <w:left w:val="none" w:sz="0" w:space="0" w:color="auto"/>
            <w:bottom w:val="none" w:sz="0" w:space="0" w:color="auto"/>
            <w:right w:val="none" w:sz="0" w:space="0" w:color="auto"/>
          </w:divBdr>
        </w:div>
        <w:div w:id="209805539">
          <w:marLeft w:val="640"/>
          <w:marRight w:val="0"/>
          <w:marTop w:val="0"/>
          <w:marBottom w:val="0"/>
          <w:divBdr>
            <w:top w:val="none" w:sz="0" w:space="0" w:color="auto"/>
            <w:left w:val="none" w:sz="0" w:space="0" w:color="auto"/>
            <w:bottom w:val="none" w:sz="0" w:space="0" w:color="auto"/>
            <w:right w:val="none" w:sz="0" w:space="0" w:color="auto"/>
          </w:divBdr>
        </w:div>
        <w:div w:id="223032826">
          <w:marLeft w:val="640"/>
          <w:marRight w:val="0"/>
          <w:marTop w:val="0"/>
          <w:marBottom w:val="0"/>
          <w:divBdr>
            <w:top w:val="none" w:sz="0" w:space="0" w:color="auto"/>
            <w:left w:val="none" w:sz="0" w:space="0" w:color="auto"/>
            <w:bottom w:val="none" w:sz="0" w:space="0" w:color="auto"/>
            <w:right w:val="none" w:sz="0" w:space="0" w:color="auto"/>
          </w:divBdr>
        </w:div>
        <w:div w:id="235284951">
          <w:marLeft w:val="640"/>
          <w:marRight w:val="0"/>
          <w:marTop w:val="0"/>
          <w:marBottom w:val="0"/>
          <w:divBdr>
            <w:top w:val="none" w:sz="0" w:space="0" w:color="auto"/>
            <w:left w:val="none" w:sz="0" w:space="0" w:color="auto"/>
            <w:bottom w:val="none" w:sz="0" w:space="0" w:color="auto"/>
            <w:right w:val="none" w:sz="0" w:space="0" w:color="auto"/>
          </w:divBdr>
        </w:div>
        <w:div w:id="240139568">
          <w:marLeft w:val="640"/>
          <w:marRight w:val="0"/>
          <w:marTop w:val="0"/>
          <w:marBottom w:val="0"/>
          <w:divBdr>
            <w:top w:val="none" w:sz="0" w:space="0" w:color="auto"/>
            <w:left w:val="none" w:sz="0" w:space="0" w:color="auto"/>
            <w:bottom w:val="none" w:sz="0" w:space="0" w:color="auto"/>
            <w:right w:val="none" w:sz="0" w:space="0" w:color="auto"/>
          </w:divBdr>
        </w:div>
        <w:div w:id="242222820">
          <w:marLeft w:val="640"/>
          <w:marRight w:val="0"/>
          <w:marTop w:val="0"/>
          <w:marBottom w:val="0"/>
          <w:divBdr>
            <w:top w:val="none" w:sz="0" w:space="0" w:color="auto"/>
            <w:left w:val="none" w:sz="0" w:space="0" w:color="auto"/>
            <w:bottom w:val="none" w:sz="0" w:space="0" w:color="auto"/>
            <w:right w:val="none" w:sz="0" w:space="0" w:color="auto"/>
          </w:divBdr>
        </w:div>
        <w:div w:id="247619899">
          <w:marLeft w:val="640"/>
          <w:marRight w:val="0"/>
          <w:marTop w:val="0"/>
          <w:marBottom w:val="0"/>
          <w:divBdr>
            <w:top w:val="none" w:sz="0" w:space="0" w:color="auto"/>
            <w:left w:val="none" w:sz="0" w:space="0" w:color="auto"/>
            <w:bottom w:val="none" w:sz="0" w:space="0" w:color="auto"/>
            <w:right w:val="none" w:sz="0" w:space="0" w:color="auto"/>
          </w:divBdr>
        </w:div>
        <w:div w:id="256913254">
          <w:marLeft w:val="640"/>
          <w:marRight w:val="0"/>
          <w:marTop w:val="0"/>
          <w:marBottom w:val="0"/>
          <w:divBdr>
            <w:top w:val="none" w:sz="0" w:space="0" w:color="auto"/>
            <w:left w:val="none" w:sz="0" w:space="0" w:color="auto"/>
            <w:bottom w:val="none" w:sz="0" w:space="0" w:color="auto"/>
            <w:right w:val="none" w:sz="0" w:space="0" w:color="auto"/>
          </w:divBdr>
        </w:div>
        <w:div w:id="262760751">
          <w:marLeft w:val="640"/>
          <w:marRight w:val="0"/>
          <w:marTop w:val="0"/>
          <w:marBottom w:val="0"/>
          <w:divBdr>
            <w:top w:val="none" w:sz="0" w:space="0" w:color="auto"/>
            <w:left w:val="none" w:sz="0" w:space="0" w:color="auto"/>
            <w:bottom w:val="none" w:sz="0" w:space="0" w:color="auto"/>
            <w:right w:val="none" w:sz="0" w:space="0" w:color="auto"/>
          </w:divBdr>
        </w:div>
        <w:div w:id="270672082">
          <w:marLeft w:val="640"/>
          <w:marRight w:val="0"/>
          <w:marTop w:val="0"/>
          <w:marBottom w:val="0"/>
          <w:divBdr>
            <w:top w:val="none" w:sz="0" w:space="0" w:color="auto"/>
            <w:left w:val="none" w:sz="0" w:space="0" w:color="auto"/>
            <w:bottom w:val="none" w:sz="0" w:space="0" w:color="auto"/>
            <w:right w:val="none" w:sz="0" w:space="0" w:color="auto"/>
          </w:divBdr>
        </w:div>
        <w:div w:id="278803415">
          <w:marLeft w:val="640"/>
          <w:marRight w:val="0"/>
          <w:marTop w:val="0"/>
          <w:marBottom w:val="0"/>
          <w:divBdr>
            <w:top w:val="none" w:sz="0" w:space="0" w:color="auto"/>
            <w:left w:val="none" w:sz="0" w:space="0" w:color="auto"/>
            <w:bottom w:val="none" w:sz="0" w:space="0" w:color="auto"/>
            <w:right w:val="none" w:sz="0" w:space="0" w:color="auto"/>
          </w:divBdr>
        </w:div>
        <w:div w:id="292177130">
          <w:marLeft w:val="640"/>
          <w:marRight w:val="0"/>
          <w:marTop w:val="0"/>
          <w:marBottom w:val="0"/>
          <w:divBdr>
            <w:top w:val="none" w:sz="0" w:space="0" w:color="auto"/>
            <w:left w:val="none" w:sz="0" w:space="0" w:color="auto"/>
            <w:bottom w:val="none" w:sz="0" w:space="0" w:color="auto"/>
            <w:right w:val="none" w:sz="0" w:space="0" w:color="auto"/>
          </w:divBdr>
        </w:div>
        <w:div w:id="298846508">
          <w:marLeft w:val="640"/>
          <w:marRight w:val="0"/>
          <w:marTop w:val="0"/>
          <w:marBottom w:val="0"/>
          <w:divBdr>
            <w:top w:val="none" w:sz="0" w:space="0" w:color="auto"/>
            <w:left w:val="none" w:sz="0" w:space="0" w:color="auto"/>
            <w:bottom w:val="none" w:sz="0" w:space="0" w:color="auto"/>
            <w:right w:val="none" w:sz="0" w:space="0" w:color="auto"/>
          </w:divBdr>
        </w:div>
        <w:div w:id="301884408">
          <w:marLeft w:val="640"/>
          <w:marRight w:val="0"/>
          <w:marTop w:val="0"/>
          <w:marBottom w:val="0"/>
          <w:divBdr>
            <w:top w:val="none" w:sz="0" w:space="0" w:color="auto"/>
            <w:left w:val="none" w:sz="0" w:space="0" w:color="auto"/>
            <w:bottom w:val="none" w:sz="0" w:space="0" w:color="auto"/>
            <w:right w:val="none" w:sz="0" w:space="0" w:color="auto"/>
          </w:divBdr>
        </w:div>
        <w:div w:id="319816566">
          <w:marLeft w:val="640"/>
          <w:marRight w:val="0"/>
          <w:marTop w:val="0"/>
          <w:marBottom w:val="0"/>
          <w:divBdr>
            <w:top w:val="none" w:sz="0" w:space="0" w:color="auto"/>
            <w:left w:val="none" w:sz="0" w:space="0" w:color="auto"/>
            <w:bottom w:val="none" w:sz="0" w:space="0" w:color="auto"/>
            <w:right w:val="none" w:sz="0" w:space="0" w:color="auto"/>
          </w:divBdr>
        </w:div>
        <w:div w:id="341903199">
          <w:marLeft w:val="640"/>
          <w:marRight w:val="0"/>
          <w:marTop w:val="0"/>
          <w:marBottom w:val="0"/>
          <w:divBdr>
            <w:top w:val="none" w:sz="0" w:space="0" w:color="auto"/>
            <w:left w:val="none" w:sz="0" w:space="0" w:color="auto"/>
            <w:bottom w:val="none" w:sz="0" w:space="0" w:color="auto"/>
            <w:right w:val="none" w:sz="0" w:space="0" w:color="auto"/>
          </w:divBdr>
        </w:div>
        <w:div w:id="358623369">
          <w:marLeft w:val="640"/>
          <w:marRight w:val="0"/>
          <w:marTop w:val="0"/>
          <w:marBottom w:val="0"/>
          <w:divBdr>
            <w:top w:val="none" w:sz="0" w:space="0" w:color="auto"/>
            <w:left w:val="none" w:sz="0" w:space="0" w:color="auto"/>
            <w:bottom w:val="none" w:sz="0" w:space="0" w:color="auto"/>
            <w:right w:val="none" w:sz="0" w:space="0" w:color="auto"/>
          </w:divBdr>
        </w:div>
        <w:div w:id="359622101">
          <w:marLeft w:val="640"/>
          <w:marRight w:val="0"/>
          <w:marTop w:val="0"/>
          <w:marBottom w:val="0"/>
          <w:divBdr>
            <w:top w:val="none" w:sz="0" w:space="0" w:color="auto"/>
            <w:left w:val="none" w:sz="0" w:space="0" w:color="auto"/>
            <w:bottom w:val="none" w:sz="0" w:space="0" w:color="auto"/>
            <w:right w:val="none" w:sz="0" w:space="0" w:color="auto"/>
          </w:divBdr>
        </w:div>
        <w:div w:id="367727468">
          <w:marLeft w:val="640"/>
          <w:marRight w:val="0"/>
          <w:marTop w:val="0"/>
          <w:marBottom w:val="0"/>
          <w:divBdr>
            <w:top w:val="none" w:sz="0" w:space="0" w:color="auto"/>
            <w:left w:val="none" w:sz="0" w:space="0" w:color="auto"/>
            <w:bottom w:val="none" w:sz="0" w:space="0" w:color="auto"/>
            <w:right w:val="none" w:sz="0" w:space="0" w:color="auto"/>
          </w:divBdr>
        </w:div>
        <w:div w:id="371657125">
          <w:marLeft w:val="640"/>
          <w:marRight w:val="0"/>
          <w:marTop w:val="0"/>
          <w:marBottom w:val="0"/>
          <w:divBdr>
            <w:top w:val="none" w:sz="0" w:space="0" w:color="auto"/>
            <w:left w:val="none" w:sz="0" w:space="0" w:color="auto"/>
            <w:bottom w:val="none" w:sz="0" w:space="0" w:color="auto"/>
            <w:right w:val="none" w:sz="0" w:space="0" w:color="auto"/>
          </w:divBdr>
        </w:div>
        <w:div w:id="372272585">
          <w:marLeft w:val="640"/>
          <w:marRight w:val="0"/>
          <w:marTop w:val="0"/>
          <w:marBottom w:val="0"/>
          <w:divBdr>
            <w:top w:val="none" w:sz="0" w:space="0" w:color="auto"/>
            <w:left w:val="none" w:sz="0" w:space="0" w:color="auto"/>
            <w:bottom w:val="none" w:sz="0" w:space="0" w:color="auto"/>
            <w:right w:val="none" w:sz="0" w:space="0" w:color="auto"/>
          </w:divBdr>
        </w:div>
        <w:div w:id="374624153">
          <w:marLeft w:val="640"/>
          <w:marRight w:val="0"/>
          <w:marTop w:val="0"/>
          <w:marBottom w:val="0"/>
          <w:divBdr>
            <w:top w:val="none" w:sz="0" w:space="0" w:color="auto"/>
            <w:left w:val="none" w:sz="0" w:space="0" w:color="auto"/>
            <w:bottom w:val="none" w:sz="0" w:space="0" w:color="auto"/>
            <w:right w:val="none" w:sz="0" w:space="0" w:color="auto"/>
          </w:divBdr>
        </w:div>
        <w:div w:id="377896631">
          <w:marLeft w:val="640"/>
          <w:marRight w:val="0"/>
          <w:marTop w:val="0"/>
          <w:marBottom w:val="0"/>
          <w:divBdr>
            <w:top w:val="none" w:sz="0" w:space="0" w:color="auto"/>
            <w:left w:val="none" w:sz="0" w:space="0" w:color="auto"/>
            <w:bottom w:val="none" w:sz="0" w:space="0" w:color="auto"/>
            <w:right w:val="none" w:sz="0" w:space="0" w:color="auto"/>
          </w:divBdr>
        </w:div>
        <w:div w:id="381754882">
          <w:marLeft w:val="640"/>
          <w:marRight w:val="0"/>
          <w:marTop w:val="0"/>
          <w:marBottom w:val="0"/>
          <w:divBdr>
            <w:top w:val="none" w:sz="0" w:space="0" w:color="auto"/>
            <w:left w:val="none" w:sz="0" w:space="0" w:color="auto"/>
            <w:bottom w:val="none" w:sz="0" w:space="0" w:color="auto"/>
            <w:right w:val="none" w:sz="0" w:space="0" w:color="auto"/>
          </w:divBdr>
        </w:div>
        <w:div w:id="383914244">
          <w:marLeft w:val="640"/>
          <w:marRight w:val="0"/>
          <w:marTop w:val="0"/>
          <w:marBottom w:val="0"/>
          <w:divBdr>
            <w:top w:val="none" w:sz="0" w:space="0" w:color="auto"/>
            <w:left w:val="none" w:sz="0" w:space="0" w:color="auto"/>
            <w:bottom w:val="none" w:sz="0" w:space="0" w:color="auto"/>
            <w:right w:val="none" w:sz="0" w:space="0" w:color="auto"/>
          </w:divBdr>
        </w:div>
        <w:div w:id="391006591">
          <w:marLeft w:val="640"/>
          <w:marRight w:val="0"/>
          <w:marTop w:val="0"/>
          <w:marBottom w:val="0"/>
          <w:divBdr>
            <w:top w:val="none" w:sz="0" w:space="0" w:color="auto"/>
            <w:left w:val="none" w:sz="0" w:space="0" w:color="auto"/>
            <w:bottom w:val="none" w:sz="0" w:space="0" w:color="auto"/>
            <w:right w:val="none" w:sz="0" w:space="0" w:color="auto"/>
          </w:divBdr>
        </w:div>
        <w:div w:id="395662218">
          <w:marLeft w:val="640"/>
          <w:marRight w:val="0"/>
          <w:marTop w:val="0"/>
          <w:marBottom w:val="0"/>
          <w:divBdr>
            <w:top w:val="none" w:sz="0" w:space="0" w:color="auto"/>
            <w:left w:val="none" w:sz="0" w:space="0" w:color="auto"/>
            <w:bottom w:val="none" w:sz="0" w:space="0" w:color="auto"/>
            <w:right w:val="none" w:sz="0" w:space="0" w:color="auto"/>
          </w:divBdr>
        </w:div>
        <w:div w:id="405884165">
          <w:marLeft w:val="640"/>
          <w:marRight w:val="0"/>
          <w:marTop w:val="0"/>
          <w:marBottom w:val="0"/>
          <w:divBdr>
            <w:top w:val="none" w:sz="0" w:space="0" w:color="auto"/>
            <w:left w:val="none" w:sz="0" w:space="0" w:color="auto"/>
            <w:bottom w:val="none" w:sz="0" w:space="0" w:color="auto"/>
            <w:right w:val="none" w:sz="0" w:space="0" w:color="auto"/>
          </w:divBdr>
        </w:div>
        <w:div w:id="410930736">
          <w:marLeft w:val="640"/>
          <w:marRight w:val="0"/>
          <w:marTop w:val="0"/>
          <w:marBottom w:val="0"/>
          <w:divBdr>
            <w:top w:val="none" w:sz="0" w:space="0" w:color="auto"/>
            <w:left w:val="none" w:sz="0" w:space="0" w:color="auto"/>
            <w:bottom w:val="none" w:sz="0" w:space="0" w:color="auto"/>
            <w:right w:val="none" w:sz="0" w:space="0" w:color="auto"/>
          </w:divBdr>
        </w:div>
        <w:div w:id="411438681">
          <w:marLeft w:val="640"/>
          <w:marRight w:val="0"/>
          <w:marTop w:val="0"/>
          <w:marBottom w:val="0"/>
          <w:divBdr>
            <w:top w:val="none" w:sz="0" w:space="0" w:color="auto"/>
            <w:left w:val="none" w:sz="0" w:space="0" w:color="auto"/>
            <w:bottom w:val="none" w:sz="0" w:space="0" w:color="auto"/>
            <w:right w:val="none" w:sz="0" w:space="0" w:color="auto"/>
          </w:divBdr>
        </w:div>
        <w:div w:id="415249532">
          <w:marLeft w:val="640"/>
          <w:marRight w:val="0"/>
          <w:marTop w:val="0"/>
          <w:marBottom w:val="0"/>
          <w:divBdr>
            <w:top w:val="none" w:sz="0" w:space="0" w:color="auto"/>
            <w:left w:val="none" w:sz="0" w:space="0" w:color="auto"/>
            <w:bottom w:val="none" w:sz="0" w:space="0" w:color="auto"/>
            <w:right w:val="none" w:sz="0" w:space="0" w:color="auto"/>
          </w:divBdr>
        </w:div>
        <w:div w:id="415788366">
          <w:marLeft w:val="640"/>
          <w:marRight w:val="0"/>
          <w:marTop w:val="0"/>
          <w:marBottom w:val="0"/>
          <w:divBdr>
            <w:top w:val="none" w:sz="0" w:space="0" w:color="auto"/>
            <w:left w:val="none" w:sz="0" w:space="0" w:color="auto"/>
            <w:bottom w:val="none" w:sz="0" w:space="0" w:color="auto"/>
            <w:right w:val="none" w:sz="0" w:space="0" w:color="auto"/>
          </w:divBdr>
        </w:div>
        <w:div w:id="419371620">
          <w:marLeft w:val="640"/>
          <w:marRight w:val="0"/>
          <w:marTop w:val="0"/>
          <w:marBottom w:val="0"/>
          <w:divBdr>
            <w:top w:val="none" w:sz="0" w:space="0" w:color="auto"/>
            <w:left w:val="none" w:sz="0" w:space="0" w:color="auto"/>
            <w:bottom w:val="none" w:sz="0" w:space="0" w:color="auto"/>
            <w:right w:val="none" w:sz="0" w:space="0" w:color="auto"/>
          </w:divBdr>
        </w:div>
        <w:div w:id="421729629">
          <w:marLeft w:val="640"/>
          <w:marRight w:val="0"/>
          <w:marTop w:val="0"/>
          <w:marBottom w:val="0"/>
          <w:divBdr>
            <w:top w:val="none" w:sz="0" w:space="0" w:color="auto"/>
            <w:left w:val="none" w:sz="0" w:space="0" w:color="auto"/>
            <w:bottom w:val="none" w:sz="0" w:space="0" w:color="auto"/>
            <w:right w:val="none" w:sz="0" w:space="0" w:color="auto"/>
          </w:divBdr>
        </w:div>
        <w:div w:id="423574367">
          <w:marLeft w:val="640"/>
          <w:marRight w:val="0"/>
          <w:marTop w:val="0"/>
          <w:marBottom w:val="0"/>
          <w:divBdr>
            <w:top w:val="none" w:sz="0" w:space="0" w:color="auto"/>
            <w:left w:val="none" w:sz="0" w:space="0" w:color="auto"/>
            <w:bottom w:val="none" w:sz="0" w:space="0" w:color="auto"/>
            <w:right w:val="none" w:sz="0" w:space="0" w:color="auto"/>
          </w:divBdr>
        </w:div>
        <w:div w:id="426274409">
          <w:marLeft w:val="640"/>
          <w:marRight w:val="0"/>
          <w:marTop w:val="0"/>
          <w:marBottom w:val="0"/>
          <w:divBdr>
            <w:top w:val="none" w:sz="0" w:space="0" w:color="auto"/>
            <w:left w:val="none" w:sz="0" w:space="0" w:color="auto"/>
            <w:bottom w:val="none" w:sz="0" w:space="0" w:color="auto"/>
            <w:right w:val="none" w:sz="0" w:space="0" w:color="auto"/>
          </w:divBdr>
        </w:div>
        <w:div w:id="428113832">
          <w:marLeft w:val="640"/>
          <w:marRight w:val="0"/>
          <w:marTop w:val="0"/>
          <w:marBottom w:val="0"/>
          <w:divBdr>
            <w:top w:val="none" w:sz="0" w:space="0" w:color="auto"/>
            <w:left w:val="none" w:sz="0" w:space="0" w:color="auto"/>
            <w:bottom w:val="none" w:sz="0" w:space="0" w:color="auto"/>
            <w:right w:val="none" w:sz="0" w:space="0" w:color="auto"/>
          </w:divBdr>
        </w:div>
        <w:div w:id="436171471">
          <w:marLeft w:val="640"/>
          <w:marRight w:val="0"/>
          <w:marTop w:val="0"/>
          <w:marBottom w:val="0"/>
          <w:divBdr>
            <w:top w:val="none" w:sz="0" w:space="0" w:color="auto"/>
            <w:left w:val="none" w:sz="0" w:space="0" w:color="auto"/>
            <w:bottom w:val="none" w:sz="0" w:space="0" w:color="auto"/>
            <w:right w:val="none" w:sz="0" w:space="0" w:color="auto"/>
          </w:divBdr>
        </w:div>
        <w:div w:id="439378928">
          <w:marLeft w:val="640"/>
          <w:marRight w:val="0"/>
          <w:marTop w:val="0"/>
          <w:marBottom w:val="0"/>
          <w:divBdr>
            <w:top w:val="none" w:sz="0" w:space="0" w:color="auto"/>
            <w:left w:val="none" w:sz="0" w:space="0" w:color="auto"/>
            <w:bottom w:val="none" w:sz="0" w:space="0" w:color="auto"/>
            <w:right w:val="none" w:sz="0" w:space="0" w:color="auto"/>
          </w:divBdr>
        </w:div>
        <w:div w:id="444227065">
          <w:marLeft w:val="640"/>
          <w:marRight w:val="0"/>
          <w:marTop w:val="0"/>
          <w:marBottom w:val="0"/>
          <w:divBdr>
            <w:top w:val="none" w:sz="0" w:space="0" w:color="auto"/>
            <w:left w:val="none" w:sz="0" w:space="0" w:color="auto"/>
            <w:bottom w:val="none" w:sz="0" w:space="0" w:color="auto"/>
            <w:right w:val="none" w:sz="0" w:space="0" w:color="auto"/>
          </w:divBdr>
        </w:div>
        <w:div w:id="448277703">
          <w:marLeft w:val="640"/>
          <w:marRight w:val="0"/>
          <w:marTop w:val="0"/>
          <w:marBottom w:val="0"/>
          <w:divBdr>
            <w:top w:val="none" w:sz="0" w:space="0" w:color="auto"/>
            <w:left w:val="none" w:sz="0" w:space="0" w:color="auto"/>
            <w:bottom w:val="none" w:sz="0" w:space="0" w:color="auto"/>
            <w:right w:val="none" w:sz="0" w:space="0" w:color="auto"/>
          </w:divBdr>
        </w:div>
        <w:div w:id="474031622">
          <w:marLeft w:val="640"/>
          <w:marRight w:val="0"/>
          <w:marTop w:val="0"/>
          <w:marBottom w:val="0"/>
          <w:divBdr>
            <w:top w:val="none" w:sz="0" w:space="0" w:color="auto"/>
            <w:left w:val="none" w:sz="0" w:space="0" w:color="auto"/>
            <w:bottom w:val="none" w:sz="0" w:space="0" w:color="auto"/>
            <w:right w:val="none" w:sz="0" w:space="0" w:color="auto"/>
          </w:divBdr>
        </w:div>
        <w:div w:id="479612063">
          <w:marLeft w:val="640"/>
          <w:marRight w:val="0"/>
          <w:marTop w:val="0"/>
          <w:marBottom w:val="0"/>
          <w:divBdr>
            <w:top w:val="none" w:sz="0" w:space="0" w:color="auto"/>
            <w:left w:val="none" w:sz="0" w:space="0" w:color="auto"/>
            <w:bottom w:val="none" w:sz="0" w:space="0" w:color="auto"/>
            <w:right w:val="none" w:sz="0" w:space="0" w:color="auto"/>
          </w:divBdr>
        </w:div>
        <w:div w:id="494030940">
          <w:marLeft w:val="640"/>
          <w:marRight w:val="0"/>
          <w:marTop w:val="0"/>
          <w:marBottom w:val="0"/>
          <w:divBdr>
            <w:top w:val="none" w:sz="0" w:space="0" w:color="auto"/>
            <w:left w:val="none" w:sz="0" w:space="0" w:color="auto"/>
            <w:bottom w:val="none" w:sz="0" w:space="0" w:color="auto"/>
            <w:right w:val="none" w:sz="0" w:space="0" w:color="auto"/>
          </w:divBdr>
        </w:div>
        <w:div w:id="494492374">
          <w:marLeft w:val="640"/>
          <w:marRight w:val="0"/>
          <w:marTop w:val="0"/>
          <w:marBottom w:val="0"/>
          <w:divBdr>
            <w:top w:val="none" w:sz="0" w:space="0" w:color="auto"/>
            <w:left w:val="none" w:sz="0" w:space="0" w:color="auto"/>
            <w:bottom w:val="none" w:sz="0" w:space="0" w:color="auto"/>
            <w:right w:val="none" w:sz="0" w:space="0" w:color="auto"/>
          </w:divBdr>
        </w:div>
        <w:div w:id="508106895">
          <w:marLeft w:val="640"/>
          <w:marRight w:val="0"/>
          <w:marTop w:val="0"/>
          <w:marBottom w:val="0"/>
          <w:divBdr>
            <w:top w:val="none" w:sz="0" w:space="0" w:color="auto"/>
            <w:left w:val="none" w:sz="0" w:space="0" w:color="auto"/>
            <w:bottom w:val="none" w:sz="0" w:space="0" w:color="auto"/>
            <w:right w:val="none" w:sz="0" w:space="0" w:color="auto"/>
          </w:divBdr>
        </w:div>
        <w:div w:id="516845677">
          <w:marLeft w:val="640"/>
          <w:marRight w:val="0"/>
          <w:marTop w:val="0"/>
          <w:marBottom w:val="0"/>
          <w:divBdr>
            <w:top w:val="none" w:sz="0" w:space="0" w:color="auto"/>
            <w:left w:val="none" w:sz="0" w:space="0" w:color="auto"/>
            <w:bottom w:val="none" w:sz="0" w:space="0" w:color="auto"/>
            <w:right w:val="none" w:sz="0" w:space="0" w:color="auto"/>
          </w:divBdr>
        </w:div>
        <w:div w:id="522479606">
          <w:marLeft w:val="640"/>
          <w:marRight w:val="0"/>
          <w:marTop w:val="0"/>
          <w:marBottom w:val="0"/>
          <w:divBdr>
            <w:top w:val="none" w:sz="0" w:space="0" w:color="auto"/>
            <w:left w:val="none" w:sz="0" w:space="0" w:color="auto"/>
            <w:bottom w:val="none" w:sz="0" w:space="0" w:color="auto"/>
            <w:right w:val="none" w:sz="0" w:space="0" w:color="auto"/>
          </w:divBdr>
        </w:div>
        <w:div w:id="522980144">
          <w:marLeft w:val="640"/>
          <w:marRight w:val="0"/>
          <w:marTop w:val="0"/>
          <w:marBottom w:val="0"/>
          <w:divBdr>
            <w:top w:val="none" w:sz="0" w:space="0" w:color="auto"/>
            <w:left w:val="none" w:sz="0" w:space="0" w:color="auto"/>
            <w:bottom w:val="none" w:sz="0" w:space="0" w:color="auto"/>
            <w:right w:val="none" w:sz="0" w:space="0" w:color="auto"/>
          </w:divBdr>
        </w:div>
        <w:div w:id="541022657">
          <w:marLeft w:val="640"/>
          <w:marRight w:val="0"/>
          <w:marTop w:val="0"/>
          <w:marBottom w:val="0"/>
          <w:divBdr>
            <w:top w:val="none" w:sz="0" w:space="0" w:color="auto"/>
            <w:left w:val="none" w:sz="0" w:space="0" w:color="auto"/>
            <w:bottom w:val="none" w:sz="0" w:space="0" w:color="auto"/>
            <w:right w:val="none" w:sz="0" w:space="0" w:color="auto"/>
          </w:divBdr>
        </w:div>
        <w:div w:id="543639452">
          <w:marLeft w:val="640"/>
          <w:marRight w:val="0"/>
          <w:marTop w:val="0"/>
          <w:marBottom w:val="0"/>
          <w:divBdr>
            <w:top w:val="none" w:sz="0" w:space="0" w:color="auto"/>
            <w:left w:val="none" w:sz="0" w:space="0" w:color="auto"/>
            <w:bottom w:val="none" w:sz="0" w:space="0" w:color="auto"/>
            <w:right w:val="none" w:sz="0" w:space="0" w:color="auto"/>
          </w:divBdr>
        </w:div>
        <w:div w:id="569121585">
          <w:marLeft w:val="640"/>
          <w:marRight w:val="0"/>
          <w:marTop w:val="0"/>
          <w:marBottom w:val="0"/>
          <w:divBdr>
            <w:top w:val="none" w:sz="0" w:space="0" w:color="auto"/>
            <w:left w:val="none" w:sz="0" w:space="0" w:color="auto"/>
            <w:bottom w:val="none" w:sz="0" w:space="0" w:color="auto"/>
            <w:right w:val="none" w:sz="0" w:space="0" w:color="auto"/>
          </w:divBdr>
        </w:div>
        <w:div w:id="571426382">
          <w:marLeft w:val="640"/>
          <w:marRight w:val="0"/>
          <w:marTop w:val="0"/>
          <w:marBottom w:val="0"/>
          <w:divBdr>
            <w:top w:val="none" w:sz="0" w:space="0" w:color="auto"/>
            <w:left w:val="none" w:sz="0" w:space="0" w:color="auto"/>
            <w:bottom w:val="none" w:sz="0" w:space="0" w:color="auto"/>
            <w:right w:val="none" w:sz="0" w:space="0" w:color="auto"/>
          </w:divBdr>
        </w:div>
        <w:div w:id="576210438">
          <w:marLeft w:val="640"/>
          <w:marRight w:val="0"/>
          <w:marTop w:val="0"/>
          <w:marBottom w:val="0"/>
          <w:divBdr>
            <w:top w:val="none" w:sz="0" w:space="0" w:color="auto"/>
            <w:left w:val="none" w:sz="0" w:space="0" w:color="auto"/>
            <w:bottom w:val="none" w:sz="0" w:space="0" w:color="auto"/>
            <w:right w:val="none" w:sz="0" w:space="0" w:color="auto"/>
          </w:divBdr>
        </w:div>
        <w:div w:id="583417614">
          <w:marLeft w:val="640"/>
          <w:marRight w:val="0"/>
          <w:marTop w:val="0"/>
          <w:marBottom w:val="0"/>
          <w:divBdr>
            <w:top w:val="none" w:sz="0" w:space="0" w:color="auto"/>
            <w:left w:val="none" w:sz="0" w:space="0" w:color="auto"/>
            <w:bottom w:val="none" w:sz="0" w:space="0" w:color="auto"/>
            <w:right w:val="none" w:sz="0" w:space="0" w:color="auto"/>
          </w:divBdr>
        </w:div>
        <w:div w:id="610819887">
          <w:marLeft w:val="640"/>
          <w:marRight w:val="0"/>
          <w:marTop w:val="0"/>
          <w:marBottom w:val="0"/>
          <w:divBdr>
            <w:top w:val="none" w:sz="0" w:space="0" w:color="auto"/>
            <w:left w:val="none" w:sz="0" w:space="0" w:color="auto"/>
            <w:bottom w:val="none" w:sz="0" w:space="0" w:color="auto"/>
            <w:right w:val="none" w:sz="0" w:space="0" w:color="auto"/>
          </w:divBdr>
        </w:div>
        <w:div w:id="617561974">
          <w:marLeft w:val="640"/>
          <w:marRight w:val="0"/>
          <w:marTop w:val="0"/>
          <w:marBottom w:val="0"/>
          <w:divBdr>
            <w:top w:val="none" w:sz="0" w:space="0" w:color="auto"/>
            <w:left w:val="none" w:sz="0" w:space="0" w:color="auto"/>
            <w:bottom w:val="none" w:sz="0" w:space="0" w:color="auto"/>
            <w:right w:val="none" w:sz="0" w:space="0" w:color="auto"/>
          </w:divBdr>
        </w:div>
        <w:div w:id="625935246">
          <w:marLeft w:val="640"/>
          <w:marRight w:val="0"/>
          <w:marTop w:val="0"/>
          <w:marBottom w:val="0"/>
          <w:divBdr>
            <w:top w:val="none" w:sz="0" w:space="0" w:color="auto"/>
            <w:left w:val="none" w:sz="0" w:space="0" w:color="auto"/>
            <w:bottom w:val="none" w:sz="0" w:space="0" w:color="auto"/>
            <w:right w:val="none" w:sz="0" w:space="0" w:color="auto"/>
          </w:divBdr>
        </w:div>
        <w:div w:id="636380127">
          <w:marLeft w:val="640"/>
          <w:marRight w:val="0"/>
          <w:marTop w:val="0"/>
          <w:marBottom w:val="0"/>
          <w:divBdr>
            <w:top w:val="none" w:sz="0" w:space="0" w:color="auto"/>
            <w:left w:val="none" w:sz="0" w:space="0" w:color="auto"/>
            <w:bottom w:val="none" w:sz="0" w:space="0" w:color="auto"/>
            <w:right w:val="none" w:sz="0" w:space="0" w:color="auto"/>
          </w:divBdr>
        </w:div>
        <w:div w:id="649990706">
          <w:marLeft w:val="640"/>
          <w:marRight w:val="0"/>
          <w:marTop w:val="0"/>
          <w:marBottom w:val="0"/>
          <w:divBdr>
            <w:top w:val="none" w:sz="0" w:space="0" w:color="auto"/>
            <w:left w:val="none" w:sz="0" w:space="0" w:color="auto"/>
            <w:bottom w:val="none" w:sz="0" w:space="0" w:color="auto"/>
            <w:right w:val="none" w:sz="0" w:space="0" w:color="auto"/>
          </w:divBdr>
        </w:div>
        <w:div w:id="652173861">
          <w:marLeft w:val="640"/>
          <w:marRight w:val="0"/>
          <w:marTop w:val="0"/>
          <w:marBottom w:val="0"/>
          <w:divBdr>
            <w:top w:val="none" w:sz="0" w:space="0" w:color="auto"/>
            <w:left w:val="none" w:sz="0" w:space="0" w:color="auto"/>
            <w:bottom w:val="none" w:sz="0" w:space="0" w:color="auto"/>
            <w:right w:val="none" w:sz="0" w:space="0" w:color="auto"/>
          </w:divBdr>
        </w:div>
        <w:div w:id="656229496">
          <w:marLeft w:val="640"/>
          <w:marRight w:val="0"/>
          <w:marTop w:val="0"/>
          <w:marBottom w:val="0"/>
          <w:divBdr>
            <w:top w:val="none" w:sz="0" w:space="0" w:color="auto"/>
            <w:left w:val="none" w:sz="0" w:space="0" w:color="auto"/>
            <w:bottom w:val="none" w:sz="0" w:space="0" w:color="auto"/>
            <w:right w:val="none" w:sz="0" w:space="0" w:color="auto"/>
          </w:divBdr>
        </w:div>
        <w:div w:id="669408617">
          <w:marLeft w:val="640"/>
          <w:marRight w:val="0"/>
          <w:marTop w:val="0"/>
          <w:marBottom w:val="0"/>
          <w:divBdr>
            <w:top w:val="none" w:sz="0" w:space="0" w:color="auto"/>
            <w:left w:val="none" w:sz="0" w:space="0" w:color="auto"/>
            <w:bottom w:val="none" w:sz="0" w:space="0" w:color="auto"/>
            <w:right w:val="none" w:sz="0" w:space="0" w:color="auto"/>
          </w:divBdr>
        </w:div>
        <w:div w:id="677267462">
          <w:marLeft w:val="640"/>
          <w:marRight w:val="0"/>
          <w:marTop w:val="0"/>
          <w:marBottom w:val="0"/>
          <w:divBdr>
            <w:top w:val="none" w:sz="0" w:space="0" w:color="auto"/>
            <w:left w:val="none" w:sz="0" w:space="0" w:color="auto"/>
            <w:bottom w:val="none" w:sz="0" w:space="0" w:color="auto"/>
            <w:right w:val="none" w:sz="0" w:space="0" w:color="auto"/>
          </w:divBdr>
        </w:div>
        <w:div w:id="678045226">
          <w:marLeft w:val="640"/>
          <w:marRight w:val="0"/>
          <w:marTop w:val="0"/>
          <w:marBottom w:val="0"/>
          <w:divBdr>
            <w:top w:val="none" w:sz="0" w:space="0" w:color="auto"/>
            <w:left w:val="none" w:sz="0" w:space="0" w:color="auto"/>
            <w:bottom w:val="none" w:sz="0" w:space="0" w:color="auto"/>
            <w:right w:val="none" w:sz="0" w:space="0" w:color="auto"/>
          </w:divBdr>
        </w:div>
        <w:div w:id="688414687">
          <w:marLeft w:val="640"/>
          <w:marRight w:val="0"/>
          <w:marTop w:val="0"/>
          <w:marBottom w:val="0"/>
          <w:divBdr>
            <w:top w:val="none" w:sz="0" w:space="0" w:color="auto"/>
            <w:left w:val="none" w:sz="0" w:space="0" w:color="auto"/>
            <w:bottom w:val="none" w:sz="0" w:space="0" w:color="auto"/>
            <w:right w:val="none" w:sz="0" w:space="0" w:color="auto"/>
          </w:divBdr>
        </w:div>
        <w:div w:id="708258081">
          <w:marLeft w:val="640"/>
          <w:marRight w:val="0"/>
          <w:marTop w:val="0"/>
          <w:marBottom w:val="0"/>
          <w:divBdr>
            <w:top w:val="none" w:sz="0" w:space="0" w:color="auto"/>
            <w:left w:val="none" w:sz="0" w:space="0" w:color="auto"/>
            <w:bottom w:val="none" w:sz="0" w:space="0" w:color="auto"/>
            <w:right w:val="none" w:sz="0" w:space="0" w:color="auto"/>
          </w:divBdr>
        </w:div>
        <w:div w:id="715737333">
          <w:marLeft w:val="640"/>
          <w:marRight w:val="0"/>
          <w:marTop w:val="0"/>
          <w:marBottom w:val="0"/>
          <w:divBdr>
            <w:top w:val="none" w:sz="0" w:space="0" w:color="auto"/>
            <w:left w:val="none" w:sz="0" w:space="0" w:color="auto"/>
            <w:bottom w:val="none" w:sz="0" w:space="0" w:color="auto"/>
            <w:right w:val="none" w:sz="0" w:space="0" w:color="auto"/>
          </w:divBdr>
        </w:div>
        <w:div w:id="732584467">
          <w:marLeft w:val="640"/>
          <w:marRight w:val="0"/>
          <w:marTop w:val="0"/>
          <w:marBottom w:val="0"/>
          <w:divBdr>
            <w:top w:val="none" w:sz="0" w:space="0" w:color="auto"/>
            <w:left w:val="none" w:sz="0" w:space="0" w:color="auto"/>
            <w:bottom w:val="none" w:sz="0" w:space="0" w:color="auto"/>
            <w:right w:val="none" w:sz="0" w:space="0" w:color="auto"/>
          </w:divBdr>
        </w:div>
        <w:div w:id="742489349">
          <w:marLeft w:val="640"/>
          <w:marRight w:val="0"/>
          <w:marTop w:val="0"/>
          <w:marBottom w:val="0"/>
          <w:divBdr>
            <w:top w:val="none" w:sz="0" w:space="0" w:color="auto"/>
            <w:left w:val="none" w:sz="0" w:space="0" w:color="auto"/>
            <w:bottom w:val="none" w:sz="0" w:space="0" w:color="auto"/>
            <w:right w:val="none" w:sz="0" w:space="0" w:color="auto"/>
          </w:divBdr>
        </w:div>
        <w:div w:id="745222625">
          <w:marLeft w:val="640"/>
          <w:marRight w:val="0"/>
          <w:marTop w:val="0"/>
          <w:marBottom w:val="0"/>
          <w:divBdr>
            <w:top w:val="none" w:sz="0" w:space="0" w:color="auto"/>
            <w:left w:val="none" w:sz="0" w:space="0" w:color="auto"/>
            <w:bottom w:val="none" w:sz="0" w:space="0" w:color="auto"/>
            <w:right w:val="none" w:sz="0" w:space="0" w:color="auto"/>
          </w:divBdr>
        </w:div>
        <w:div w:id="745881982">
          <w:marLeft w:val="640"/>
          <w:marRight w:val="0"/>
          <w:marTop w:val="0"/>
          <w:marBottom w:val="0"/>
          <w:divBdr>
            <w:top w:val="none" w:sz="0" w:space="0" w:color="auto"/>
            <w:left w:val="none" w:sz="0" w:space="0" w:color="auto"/>
            <w:bottom w:val="none" w:sz="0" w:space="0" w:color="auto"/>
            <w:right w:val="none" w:sz="0" w:space="0" w:color="auto"/>
          </w:divBdr>
        </w:div>
        <w:div w:id="769012058">
          <w:marLeft w:val="640"/>
          <w:marRight w:val="0"/>
          <w:marTop w:val="0"/>
          <w:marBottom w:val="0"/>
          <w:divBdr>
            <w:top w:val="none" w:sz="0" w:space="0" w:color="auto"/>
            <w:left w:val="none" w:sz="0" w:space="0" w:color="auto"/>
            <w:bottom w:val="none" w:sz="0" w:space="0" w:color="auto"/>
            <w:right w:val="none" w:sz="0" w:space="0" w:color="auto"/>
          </w:divBdr>
        </w:div>
        <w:div w:id="770470896">
          <w:marLeft w:val="640"/>
          <w:marRight w:val="0"/>
          <w:marTop w:val="0"/>
          <w:marBottom w:val="0"/>
          <w:divBdr>
            <w:top w:val="none" w:sz="0" w:space="0" w:color="auto"/>
            <w:left w:val="none" w:sz="0" w:space="0" w:color="auto"/>
            <w:bottom w:val="none" w:sz="0" w:space="0" w:color="auto"/>
            <w:right w:val="none" w:sz="0" w:space="0" w:color="auto"/>
          </w:divBdr>
        </w:div>
        <w:div w:id="811948610">
          <w:marLeft w:val="640"/>
          <w:marRight w:val="0"/>
          <w:marTop w:val="0"/>
          <w:marBottom w:val="0"/>
          <w:divBdr>
            <w:top w:val="none" w:sz="0" w:space="0" w:color="auto"/>
            <w:left w:val="none" w:sz="0" w:space="0" w:color="auto"/>
            <w:bottom w:val="none" w:sz="0" w:space="0" w:color="auto"/>
            <w:right w:val="none" w:sz="0" w:space="0" w:color="auto"/>
          </w:divBdr>
        </w:div>
        <w:div w:id="828328444">
          <w:marLeft w:val="640"/>
          <w:marRight w:val="0"/>
          <w:marTop w:val="0"/>
          <w:marBottom w:val="0"/>
          <w:divBdr>
            <w:top w:val="none" w:sz="0" w:space="0" w:color="auto"/>
            <w:left w:val="none" w:sz="0" w:space="0" w:color="auto"/>
            <w:bottom w:val="none" w:sz="0" w:space="0" w:color="auto"/>
            <w:right w:val="none" w:sz="0" w:space="0" w:color="auto"/>
          </w:divBdr>
        </w:div>
        <w:div w:id="831064389">
          <w:marLeft w:val="640"/>
          <w:marRight w:val="0"/>
          <w:marTop w:val="0"/>
          <w:marBottom w:val="0"/>
          <w:divBdr>
            <w:top w:val="none" w:sz="0" w:space="0" w:color="auto"/>
            <w:left w:val="none" w:sz="0" w:space="0" w:color="auto"/>
            <w:bottom w:val="none" w:sz="0" w:space="0" w:color="auto"/>
            <w:right w:val="none" w:sz="0" w:space="0" w:color="auto"/>
          </w:divBdr>
        </w:div>
        <w:div w:id="833498293">
          <w:marLeft w:val="640"/>
          <w:marRight w:val="0"/>
          <w:marTop w:val="0"/>
          <w:marBottom w:val="0"/>
          <w:divBdr>
            <w:top w:val="none" w:sz="0" w:space="0" w:color="auto"/>
            <w:left w:val="none" w:sz="0" w:space="0" w:color="auto"/>
            <w:bottom w:val="none" w:sz="0" w:space="0" w:color="auto"/>
            <w:right w:val="none" w:sz="0" w:space="0" w:color="auto"/>
          </w:divBdr>
        </w:div>
        <w:div w:id="839545896">
          <w:marLeft w:val="640"/>
          <w:marRight w:val="0"/>
          <w:marTop w:val="0"/>
          <w:marBottom w:val="0"/>
          <w:divBdr>
            <w:top w:val="none" w:sz="0" w:space="0" w:color="auto"/>
            <w:left w:val="none" w:sz="0" w:space="0" w:color="auto"/>
            <w:bottom w:val="none" w:sz="0" w:space="0" w:color="auto"/>
            <w:right w:val="none" w:sz="0" w:space="0" w:color="auto"/>
          </w:divBdr>
        </w:div>
        <w:div w:id="841895912">
          <w:marLeft w:val="640"/>
          <w:marRight w:val="0"/>
          <w:marTop w:val="0"/>
          <w:marBottom w:val="0"/>
          <w:divBdr>
            <w:top w:val="none" w:sz="0" w:space="0" w:color="auto"/>
            <w:left w:val="none" w:sz="0" w:space="0" w:color="auto"/>
            <w:bottom w:val="none" w:sz="0" w:space="0" w:color="auto"/>
            <w:right w:val="none" w:sz="0" w:space="0" w:color="auto"/>
          </w:divBdr>
        </w:div>
        <w:div w:id="849949298">
          <w:marLeft w:val="640"/>
          <w:marRight w:val="0"/>
          <w:marTop w:val="0"/>
          <w:marBottom w:val="0"/>
          <w:divBdr>
            <w:top w:val="none" w:sz="0" w:space="0" w:color="auto"/>
            <w:left w:val="none" w:sz="0" w:space="0" w:color="auto"/>
            <w:bottom w:val="none" w:sz="0" w:space="0" w:color="auto"/>
            <w:right w:val="none" w:sz="0" w:space="0" w:color="auto"/>
          </w:divBdr>
        </w:div>
        <w:div w:id="871767935">
          <w:marLeft w:val="640"/>
          <w:marRight w:val="0"/>
          <w:marTop w:val="0"/>
          <w:marBottom w:val="0"/>
          <w:divBdr>
            <w:top w:val="none" w:sz="0" w:space="0" w:color="auto"/>
            <w:left w:val="none" w:sz="0" w:space="0" w:color="auto"/>
            <w:bottom w:val="none" w:sz="0" w:space="0" w:color="auto"/>
            <w:right w:val="none" w:sz="0" w:space="0" w:color="auto"/>
          </w:divBdr>
        </w:div>
        <w:div w:id="887452953">
          <w:marLeft w:val="640"/>
          <w:marRight w:val="0"/>
          <w:marTop w:val="0"/>
          <w:marBottom w:val="0"/>
          <w:divBdr>
            <w:top w:val="none" w:sz="0" w:space="0" w:color="auto"/>
            <w:left w:val="none" w:sz="0" w:space="0" w:color="auto"/>
            <w:bottom w:val="none" w:sz="0" w:space="0" w:color="auto"/>
            <w:right w:val="none" w:sz="0" w:space="0" w:color="auto"/>
          </w:divBdr>
        </w:div>
        <w:div w:id="892279541">
          <w:marLeft w:val="640"/>
          <w:marRight w:val="0"/>
          <w:marTop w:val="0"/>
          <w:marBottom w:val="0"/>
          <w:divBdr>
            <w:top w:val="none" w:sz="0" w:space="0" w:color="auto"/>
            <w:left w:val="none" w:sz="0" w:space="0" w:color="auto"/>
            <w:bottom w:val="none" w:sz="0" w:space="0" w:color="auto"/>
            <w:right w:val="none" w:sz="0" w:space="0" w:color="auto"/>
          </w:divBdr>
        </w:div>
        <w:div w:id="905576539">
          <w:marLeft w:val="640"/>
          <w:marRight w:val="0"/>
          <w:marTop w:val="0"/>
          <w:marBottom w:val="0"/>
          <w:divBdr>
            <w:top w:val="none" w:sz="0" w:space="0" w:color="auto"/>
            <w:left w:val="none" w:sz="0" w:space="0" w:color="auto"/>
            <w:bottom w:val="none" w:sz="0" w:space="0" w:color="auto"/>
            <w:right w:val="none" w:sz="0" w:space="0" w:color="auto"/>
          </w:divBdr>
        </w:div>
        <w:div w:id="931355291">
          <w:marLeft w:val="640"/>
          <w:marRight w:val="0"/>
          <w:marTop w:val="0"/>
          <w:marBottom w:val="0"/>
          <w:divBdr>
            <w:top w:val="none" w:sz="0" w:space="0" w:color="auto"/>
            <w:left w:val="none" w:sz="0" w:space="0" w:color="auto"/>
            <w:bottom w:val="none" w:sz="0" w:space="0" w:color="auto"/>
            <w:right w:val="none" w:sz="0" w:space="0" w:color="auto"/>
          </w:divBdr>
        </w:div>
        <w:div w:id="958415500">
          <w:marLeft w:val="640"/>
          <w:marRight w:val="0"/>
          <w:marTop w:val="0"/>
          <w:marBottom w:val="0"/>
          <w:divBdr>
            <w:top w:val="none" w:sz="0" w:space="0" w:color="auto"/>
            <w:left w:val="none" w:sz="0" w:space="0" w:color="auto"/>
            <w:bottom w:val="none" w:sz="0" w:space="0" w:color="auto"/>
            <w:right w:val="none" w:sz="0" w:space="0" w:color="auto"/>
          </w:divBdr>
        </w:div>
        <w:div w:id="963657340">
          <w:marLeft w:val="640"/>
          <w:marRight w:val="0"/>
          <w:marTop w:val="0"/>
          <w:marBottom w:val="0"/>
          <w:divBdr>
            <w:top w:val="none" w:sz="0" w:space="0" w:color="auto"/>
            <w:left w:val="none" w:sz="0" w:space="0" w:color="auto"/>
            <w:bottom w:val="none" w:sz="0" w:space="0" w:color="auto"/>
            <w:right w:val="none" w:sz="0" w:space="0" w:color="auto"/>
          </w:divBdr>
        </w:div>
        <w:div w:id="984551540">
          <w:marLeft w:val="640"/>
          <w:marRight w:val="0"/>
          <w:marTop w:val="0"/>
          <w:marBottom w:val="0"/>
          <w:divBdr>
            <w:top w:val="none" w:sz="0" w:space="0" w:color="auto"/>
            <w:left w:val="none" w:sz="0" w:space="0" w:color="auto"/>
            <w:bottom w:val="none" w:sz="0" w:space="0" w:color="auto"/>
            <w:right w:val="none" w:sz="0" w:space="0" w:color="auto"/>
          </w:divBdr>
        </w:div>
        <w:div w:id="988245552">
          <w:marLeft w:val="640"/>
          <w:marRight w:val="0"/>
          <w:marTop w:val="0"/>
          <w:marBottom w:val="0"/>
          <w:divBdr>
            <w:top w:val="none" w:sz="0" w:space="0" w:color="auto"/>
            <w:left w:val="none" w:sz="0" w:space="0" w:color="auto"/>
            <w:bottom w:val="none" w:sz="0" w:space="0" w:color="auto"/>
            <w:right w:val="none" w:sz="0" w:space="0" w:color="auto"/>
          </w:divBdr>
        </w:div>
        <w:div w:id="1002703884">
          <w:marLeft w:val="640"/>
          <w:marRight w:val="0"/>
          <w:marTop w:val="0"/>
          <w:marBottom w:val="0"/>
          <w:divBdr>
            <w:top w:val="none" w:sz="0" w:space="0" w:color="auto"/>
            <w:left w:val="none" w:sz="0" w:space="0" w:color="auto"/>
            <w:bottom w:val="none" w:sz="0" w:space="0" w:color="auto"/>
            <w:right w:val="none" w:sz="0" w:space="0" w:color="auto"/>
          </w:divBdr>
        </w:div>
        <w:div w:id="1007175115">
          <w:marLeft w:val="640"/>
          <w:marRight w:val="0"/>
          <w:marTop w:val="0"/>
          <w:marBottom w:val="0"/>
          <w:divBdr>
            <w:top w:val="none" w:sz="0" w:space="0" w:color="auto"/>
            <w:left w:val="none" w:sz="0" w:space="0" w:color="auto"/>
            <w:bottom w:val="none" w:sz="0" w:space="0" w:color="auto"/>
            <w:right w:val="none" w:sz="0" w:space="0" w:color="auto"/>
          </w:divBdr>
        </w:div>
        <w:div w:id="1018897651">
          <w:marLeft w:val="640"/>
          <w:marRight w:val="0"/>
          <w:marTop w:val="0"/>
          <w:marBottom w:val="0"/>
          <w:divBdr>
            <w:top w:val="none" w:sz="0" w:space="0" w:color="auto"/>
            <w:left w:val="none" w:sz="0" w:space="0" w:color="auto"/>
            <w:bottom w:val="none" w:sz="0" w:space="0" w:color="auto"/>
            <w:right w:val="none" w:sz="0" w:space="0" w:color="auto"/>
          </w:divBdr>
        </w:div>
        <w:div w:id="1033920359">
          <w:marLeft w:val="640"/>
          <w:marRight w:val="0"/>
          <w:marTop w:val="0"/>
          <w:marBottom w:val="0"/>
          <w:divBdr>
            <w:top w:val="none" w:sz="0" w:space="0" w:color="auto"/>
            <w:left w:val="none" w:sz="0" w:space="0" w:color="auto"/>
            <w:bottom w:val="none" w:sz="0" w:space="0" w:color="auto"/>
            <w:right w:val="none" w:sz="0" w:space="0" w:color="auto"/>
          </w:divBdr>
        </w:div>
        <w:div w:id="1055158343">
          <w:marLeft w:val="640"/>
          <w:marRight w:val="0"/>
          <w:marTop w:val="0"/>
          <w:marBottom w:val="0"/>
          <w:divBdr>
            <w:top w:val="none" w:sz="0" w:space="0" w:color="auto"/>
            <w:left w:val="none" w:sz="0" w:space="0" w:color="auto"/>
            <w:bottom w:val="none" w:sz="0" w:space="0" w:color="auto"/>
            <w:right w:val="none" w:sz="0" w:space="0" w:color="auto"/>
          </w:divBdr>
        </w:div>
        <w:div w:id="1060399631">
          <w:marLeft w:val="640"/>
          <w:marRight w:val="0"/>
          <w:marTop w:val="0"/>
          <w:marBottom w:val="0"/>
          <w:divBdr>
            <w:top w:val="none" w:sz="0" w:space="0" w:color="auto"/>
            <w:left w:val="none" w:sz="0" w:space="0" w:color="auto"/>
            <w:bottom w:val="none" w:sz="0" w:space="0" w:color="auto"/>
            <w:right w:val="none" w:sz="0" w:space="0" w:color="auto"/>
          </w:divBdr>
        </w:div>
        <w:div w:id="1077704080">
          <w:marLeft w:val="640"/>
          <w:marRight w:val="0"/>
          <w:marTop w:val="0"/>
          <w:marBottom w:val="0"/>
          <w:divBdr>
            <w:top w:val="none" w:sz="0" w:space="0" w:color="auto"/>
            <w:left w:val="none" w:sz="0" w:space="0" w:color="auto"/>
            <w:bottom w:val="none" w:sz="0" w:space="0" w:color="auto"/>
            <w:right w:val="none" w:sz="0" w:space="0" w:color="auto"/>
          </w:divBdr>
        </w:div>
        <w:div w:id="1079330792">
          <w:marLeft w:val="640"/>
          <w:marRight w:val="0"/>
          <w:marTop w:val="0"/>
          <w:marBottom w:val="0"/>
          <w:divBdr>
            <w:top w:val="none" w:sz="0" w:space="0" w:color="auto"/>
            <w:left w:val="none" w:sz="0" w:space="0" w:color="auto"/>
            <w:bottom w:val="none" w:sz="0" w:space="0" w:color="auto"/>
            <w:right w:val="none" w:sz="0" w:space="0" w:color="auto"/>
          </w:divBdr>
        </w:div>
        <w:div w:id="1082068373">
          <w:marLeft w:val="640"/>
          <w:marRight w:val="0"/>
          <w:marTop w:val="0"/>
          <w:marBottom w:val="0"/>
          <w:divBdr>
            <w:top w:val="none" w:sz="0" w:space="0" w:color="auto"/>
            <w:left w:val="none" w:sz="0" w:space="0" w:color="auto"/>
            <w:bottom w:val="none" w:sz="0" w:space="0" w:color="auto"/>
            <w:right w:val="none" w:sz="0" w:space="0" w:color="auto"/>
          </w:divBdr>
        </w:div>
        <w:div w:id="1093936757">
          <w:marLeft w:val="640"/>
          <w:marRight w:val="0"/>
          <w:marTop w:val="0"/>
          <w:marBottom w:val="0"/>
          <w:divBdr>
            <w:top w:val="none" w:sz="0" w:space="0" w:color="auto"/>
            <w:left w:val="none" w:sz="0" w:space="0" w:color="auto"/>
            <w:bottom w:val="none" w:sz="0" w:space="0" w:color="auto"/>
            <w:right w:val="none" w:sz="0" w:space="0" w:color="auto"/>
          </w:divBdr>
        </w:div>
        <w:div w:id="1095054582">
          <w:marLeft w:val="640"/>
          <w:marRight w:val="0"/>
          <w:marTop w:val="0"/>
          <w:marBottom w:val="0"/>
          <w:divBdr>
            <w:top w:val="none" w:sz="0" w:space="0" w:color="auto"/>
            <w:left w:val="none" w:sz="0" w:space="0" w:color="auto"/>
            <w:bottom w:val="none" w:sz="0" w:space="0" w:color="auto"/>
            <w:right w:val="none" w:sz="0" w:space="0" w:color="auto"/>
          </w:divBdr>
        </w:div>
        <w:div w:id="1112629972">
          <w:marLeft w:val="640"/>
          <w:marRight w:val="0"/>
          <w:marTop w:val="0"/>
          <w:marBottom w:val="0"/>
          <w:divBdr>
            <w:top w:val="none" w:sz="0" w:space="0" w:color="auto"/>
            <w:left w:val="none" w:sz="0" w:space="0" w:color="auto"/>
            <w:bottom w:val="none" w:sz="0" w:space="0" w:color="auto"/>
            <w:right w:val="none" w:sz="0" w:space="0" w:color="auto"/>
          </w:divBdr>
        </w:div>
        <w:div w:id="1143279167">
          <w:marLeft w:val="640"/>
          <w:marRight w:val="0"/>
          <w:marTop w:val="0"/>
          <w:marBottom w:val="0"/>
          <w:divBdr>
            <w:top w:val="none" w:sz="0" w:space="0" w:color="auto"/>
            <w:left w:val="none" w:sz="0" w:space="0" w:color="auto"/>
            <w:bottom w:val="none" w:sz="0" w:space="0" w:color="auto"/>
            <w:right w:val="none" w:sz="0" w:space="0" w:color="auto"/>
          </w:divBdr>
        </w:div>
        <w:div w:id="1173180230">
          <w:marLeft w:val="640"/>
          <w:marRight w:val="0"/>
          <w:marTop w:val="0"/>
          <w:marBottom w:val="0"/>
          <w:divBdr>
            <w:top w:val="none" w:sz="0" w:space="0" w:color="auto"/>
            <w:left w:val="none" w:sz="0" w:space="0" w:color="auto"/>
            <w:bottom w:val="none" w:sz="0" w:space="0" w:color="auto"/>
            <w:right w:val="none" w:sz="0" w:space="0" w:color="auto"/>
          </w:divBdr>
        </w:div>
        <w:div w:id="1192110479">
          <w:marLeft w:val="640"/>
          <w:marRight w:val="0"/>
          <w:marTop w:val="0"/>
          <w:marBottom w:val="0"/>
          <w:divBdr>
            <w:top w:val="none" w:sz="0" w:space="0" w:color="auto"/>
            <w:left w:val="none" w:sz="0" w:space="0" w:color="auto"/>
            <w:bottom w:val="none" w:sz="0" w:space="0" w:color="auto"/>
            <w:right w:val="none" w:sz="0" w:space="0" w:color="auto"/>
          </w:divBdr>
        </w:div>
        <w:div w:id="1192377256">
          <w:marLeft w:val="640"/>
          <w:marRight w:val="0"/>
          <w:marTop w:val="0"/>
          <w:marBottom w:val="0"/>
          <w:divBdr>
            <w:top w:val="none" w:sz="0" w:space="0" w:color="auto"/>
            <w:left w:val="none" w:sz="0" w:space="0" w:color="auto"/>
            <w:bottom w:val="none" w:sz="0" w:space="0" w:color="auto"/>
            <w:right w:val="none" w:sz="0" w:space="0" w:color="auto"/>
          </w:divBdr>
        </w:div>
        <w:div w:id="1196583246">
          <w:marLeft w:val="640"/>
          <w:marRight w:val="0"/>
          <w:marTop w:val="0"/>
          <w:marBottom w:val="0"/>
          <w:divBdr>
            <w:top w:val="none" w:sz="0" w:space="0" w:color="auto"/>
            <w:left w:val="none" w:sz="0" w:space="0" w:color="auto"/>
            <w:bottom w:val="none" w:sz="0" w:space="0" w:color="auto"/>
            <w:right w:val="none" w:sz="0" w:space="0" w:color="auto"/>
          </w:divBdr>
        </w:div>
        <w:div w:id="1200581364">
          <w:marLeft w:val="640"/>
          <w:marRight w:val="0"/>
          <w:marTop w:val="0"/>
          <w:marBottom w:val="0"/>
          <w:divBdr>
            <w:top w:val="none" w:sz="0" w:space="0" w:color="auto"/>
            <w:left w:val="none" w:sz="0" w:space="0" w:color="auto"/>
            <w:bottom w:val="none" w:sz="0" w:space="0" w:color="auto"/>
            <w:right w:val="none" w:sz="0" w:space="0" w:color="auto"/>
          </w:divBdr>
        </w:div>
        <w:div w:id="1214582277">
          <w:marLeft w:val="640"/>
          <w:marRight w:val="0"/>
          <w:marTop w:val="0"/>
          <w:marBottom w:val="0"/>
          <w:divBdr>
            <w:top w:val="none" w:sz="0" w:space="0" w:color="auto"/>
            <w:left w:val="none" w:sz="0" w:space="0" w:color="auto"/>
            <w:bottom w:val="none" w:sz="0" w:space="0" w:color="auto"/>
            <w:right w:val="none" w:sz="0" w:space="0" w:color="auto"/>
          </w:divBdr>
        </w:div>
        <w:div w:id="1218976488">
          <w:marLeft w:val="640"/>
          <w:marRight w:val="0"/>
          <w:marTop w:val="0"/>
          <w:marBottom w:val="0"/>
          <w:divBdr>
            <w:top w:val="none" w:sz="0" w:space="0" w:color="auto"/>
            <w:left w:val="none" w:sz="0" w:space="0" w:color="auto"/>
            <w:bottom w:val="none" w:sz="0" w:space="0" w:color="auto"/>
            <w:right w:val="none" w:sz="0" w:space="0" w:color="auto"/>
          </w:divBdr>
        </w:div>
        <w:div w:id="1222716724">
          <w:marLeft w:val="640"/>
          <w:marRight w:val="0"/>
          <w:marTop w:val="0"/>
          <w:marBottom w:val="0"/>
          <w:divBdr>
            <w:top w:val="none" w:sz="0" w:space="0" w:color="auto"/>
            <w:left w:val="none" w:sz="0" w:space="0" w:color="auto"/>
            <w:bottom w:val="none" w:sz="0" w:space="0" w:color="auto"/>
            <w:right w:val="none" w:sz="0" w:space="0" w:color="auto"/>
          </w:divBdr>
        </w:div>
        <w:div w:id="1243299243">
          <w:marLeft w:val="640"/>
          <w:marRight w:val="0"/>
          <w:marTop w:val="0"/>
          <w:marBottom w:val="0"/>
          <w:divBdr>
            <w:top w:val="none" w:sz="0" w:space="0" w:color="auto"/>
            <w:left w:val="none" w:sz="0" w:space="0" w:color="auto"/>
            <w:bottom w:val="none" w:sz="0" w:space="0" w:color="auto"/>
            <w:right w:val="none" w:sz="0" w:space="0" w:color="auto"/>
          </w:divBdr>
        </w:div>
        <w:div w:id="1244872069">
          <w:marLeft w:val="640"/>
          <w:marRight w:val="0"/>
          <w:marTop w:val="0"/>
          <w:marBottom w:val="0"/>
          <w:divBdr>
            <w:top w:val="none" w:sz="0" w:space="0" w:color="auto"/>
            <w:left w:val="none" w:sz="0" w:space="0" w:color="auto"/>
            <w:bottom w:val="none" w:sz="0" w:space="0" w:color="auto"/>
            <w:right w:val="none" w:sz="0" w:space="0" w:color="auto"/>
          </w:divBdr>
        </w:div>
        <w:div w:id="1262953667">
          <w:marLeft w:val="640"/>
          <w:marRight w:val="0"/>
          <w:marTop w:val="0"/>
          <w:marBottom w:val="0"/>
          <w:divBdr>
            <w:top w:val="none" w:sz="0" w:space="0" w:color="auto"/>
            <w:left w:val="none" w:sz="0" w:space="0" w:color="auto"/>
            <w:bottom w:val="none" w:sz="0" w:space="0" w:color="auto"/>
            <w:right w:val="none" w:sz="0" w:space="0" w:color="auto"/>
          </w:divBdr>
        </w:div>
        <w:div w:id="1280071549">
          <w:marLeft w:val="640"/>
          <w:marRight w:val="0"/>
          <w:marTop w:val="0"/>
          <w:marBottom w:val="0"/>
          <w:divBdr>
            <w:top w:val="none" w:sz="0" w:space="0" w:color="auto"/>
            <w:left w:val="none" w:sz="0" w:space="0" w:color="auto"/>
            <w:bottom w:val="none" w:sz="0" w:space="0" w:color="auto"/>
            <w:right w:val="none" w:sz="0" w:space="0" w:color="auto"/>
          </w:divBdr>
        </w:div>
        <w:div w:id="1282297637">
          <w:marLeft w:val="640"/>
          <w:marRight w:val="0"/>
          <w:marTop w:val="0"/>
          <w:marBottom w:val="0"/>
          <w:divBdr>
            <w:top w:val="none" w:sz="0" w:space="0" w:color="auto"/>
            <w:left w:val="none" w:sz="0" w:space="0" w:color="auto"/>
            <w:bottom w:val="none" w:sz="0" w:space="0" w:color="auto"/>
            <w:right w:val="none" w:sz="0" w:space="0" w:color="auto"/>
          </w:divBdr>
        </w:div>
        <w:div w:id="1291978693">
          <w:marLeft w:val="640"/>
          <w:marRight w:val="0"/>
          <w:marTop w:val="0"/>
          <w:marBottom w:val="0"/>
          <w:divBdr>
            <w:top w:val="none" w:sz="0" w:space="0" w:color="auto"/>
            <w:left w:val="none" w:sz="0" w:space="0" w:color="auto"/>
            <w:bottom w:val="none" w:sz="0" w:space="0" w:color="auto"/>
            <w:right w:val="none" w:sz="0" w:space="0" w:color="auto"/>
          </w:divBdr>
        </w:div>
        <w:div w:id="1292243747">
          <w:marLeft w:val="640"/>
          <w:marRight w:val="0"/>
          <w:marTop w:val="0"/>
          <w:marBottom w:val="0"/>
          <w:divBdr>
            <w:top w:val="none" w:sz="0" w:space="0" w:color="auto"/>
            <w:left w:val="none" w:sz="0" w:space="0" w:color="auto"/>
            <w:bottom w:val="none" w:sz="0" w:space="0" w:color="auto"/>
            <w:right w:val="none" w:sz="0" w:space="0" w:color="auto"/>
          </w:divBdr>
        </w:div>
        <w:div w:id="1293514510">
          <w:marLeft w:val="640"/>
          <w:marRight w:val="0"/>
          <w:marTop w:val="0"/>
          <w:marBottom w:val="0"/>
          <w:divBdr>
            <w:top w:val="none" w:sz="0" w:space="0" w:color="auto"/>
            <w:left w:val="none" w:sz="0" w:space="0" w:color="auto"/>
            <w:bottom w:val="none" w:sz="0" w:space="0" w:color="auto"/>
            <w:right w:val="none" w:sz="0" w:space="0" w:color="auto"/>
          </w:divBdr>
        </w:div>
        <w:div w:id="1301499095">
          <w:marLeft w:val="640"/>
          <w:marRight w:val="0"/>
          <w:marTop w:val="0"/>
          <w:marBottom w:val="0"/>
          <w:divBdr>
            <w:top w:val="none" w:sz="0" w:space="0" w:color="auto"/>
            <w:left w:val="none" w:sz="0" w:space="0" w:color="auto"/>
            <w:bottom w:val="none" w:sz="0" w:space="0" w:color="auto"/>
            <w:right w:val="none" w:sz="0" w:space="0" w:color="auto"/>
          </w:divBdr>
        </w:div>
        <w:div w:id="1305504213">
          <w:marLeft w:val="640"/>
          <w:marRight w:val="0"/>
          <w:marTop w:val="0"/>
          <w:marBottom w:val="0"/>
          <w:divBdr>
            <w:top w:val="none" w:sz="0" w:space="0" w:color="auto"/>
            <w:left w:val="none" w:sz="0" w:space="0" w:color="auto"/>
            <w:bottom w:val="none" w:sz="0" w:space="0" w:color="auto"/>
            <w:right w:val="none" w:sz="0" w:space="0" w:color="auto"/>
          </w:divBdr>
        </w:div>
        <w:div w:id="1308824091">
          <w:marLeft w:val="640"/>
          <w:marRight w:val="0"/>
          <w:marTop w:val="0"/>
          <w:marBottom w:val="0"/>
          <w:divBdr>
            <w:top w:val="none" w:sz="0" w:space="0" w:color="auto"/>
            <w:left w:val="none" w:sz="0" w:space="0" w:color="auto"/>
            <w:bottom w:val="none" w:sz="0" w:space="0" w:color="auto"/>
            <w:right w:val="none" w:sz="0" w:space="0" w:color="auto"/>
          </w:divBdr>
        </w:div>
        <w:div w:id="1325474342">
          <w:marLeft w:val="640"/>
          <w:marRight w:val="0"/>
          <w:marTop w:val="0"/>
          <w:marBottom w:val="0"/>
          <w:divBdr>
            <w:top w:val="none" w:sz="0" w:space="0" w:color="auto"/>
            <w:left w:val="none" w:sz="0" w:space="0" w:color="auto"/>
            <w:bottom w:val="none" w:sz="0" w:space="0" w:color="auto"/>
            <w:right w:val="none" w:sz="0" w:space="0" w:color="auto"/>
          </w:divBdr>
        </w:div>
        <w:div w:id="1328290823">
          <w:marLeft w:val="640"/>
          <w:marRight w:val="0"/>
          <w:marTop w:val="0"/>
          <w:marBottom w:val="0"/>
          <w:divBdr>
            <w:top w:val="none" w:sz="0" w:space="0" w:color="auto"/>
            <w:left w:val="none" w:sz="0" w:space="0" w:color="auto"/>
            <w:bottom w:val="none" w:sz="0" w:space="0" w:color="auto"/>
            <w:right w:val="none" w:sz="0" w:space="0" w:color="auto"/>
          </w:divBdr>
        </w:div>
        <w:div w:id="1337919873">
          <w:marLeft w:val="640"/>
          <w:marRight w:val="0"/>
          <w:marTop w:val="0"/>
          <w:marBottom w:val="0"/>
          <w:divBdr>
            <w:top w:val="none" w:sz="0" w:space="0" w:color="auto"/>
            <w:left w:val="none" w:sz="0" w:space="0" w:color="auto"/>
            <w:bottom w:val="none" w:sz="0" w:space="0" w:color="auto"/>
            <w:right w:val="none" w:sz="0" w:space="0" w:color="auto"/>
          </w:divBdr>
        </w:div>
        <w:div w:id="1348747557">
          <w:marLeft w:val="640"/>
          <w:marRight w:val="0"/>
          <w:marTop w:val="0"/>
          <w:marBottom w:val="0"/>
          <w:divBdr>
            <w:top w:val="none" w:sz="0" w:space="0" w:color="auto"/>
            <w:left w:val="none" w:sz="0" w:space="0" w:color="auto"/>
            <w:bottom w:val="none" w:sz="0" w:space="0" w:color="auto"/>
            <w:right w:val="none" w:sz="0" w:space="0" w:color="auto"/>
          </w:divBdr>
        </w:div>
        <w:div w:id="1353336653">
          <w:marLeft w:val="640"/>
          <w:marRight w:val="0"/>
          <w:marTop w:val="0"/>
          <w:marBottom w:val="0"/>
          <w:divBdr>
            <w:top w:val="none" w:sz="0" w:space="0" w:color="auto"/>
            <w:left w:val="none" w:sz="0" w:space="0" w:color="auto"/>
            <w:bottom w:val="none" w:sz="0" w:space="0" w:color="auto"/>
            <w:right w:val="none" w:sz="0" w:space="0" w:color="auto"/>
          </w:divBdr>
        </w:div>
        <w:div w:id="1372730677">
          <w:marLeft w:val="640"/>
          <w:marRight w:val="0"/>
          <w:marTop w:val="0"/>
          <w:marBottom w:val="0"/>
          <w:divBdr>
            <w:top w:val="none" w:sz="0" w:space="0" w:color="auto"/>
            <w:left w:val="none" w:sz="0" w:space="0" w:color="auto"/>
            <w:bottom w:val="none" w:sz="0" w:space="0" w:color="auto"/>
            <w:right w:val="none" w:sz="0" w:space="0" w:color="auto"/>
          </w:divBdr>
        </w:div>
        <w:div w:id="1373845024">
          <w:marLeft w:val="640"/>
          <w:marRight w:val="0"/>
          <w:marTop w:val="0"/>
          <w:marBottom w:val="0"/>
          <w:divBdr>
            <w:top w:val="none" w:sz="0" w:space="0" w:color="auto"/>
            <w:left w:val="none" w:sz="0" w:space="0" w:color="auto"/>
            <w:bottom w:val="none" w:sz="0" w:space="0" w:color="auto"/>
            <w:right w:val="none" w:sz="0" w:space="0" w:color="auto"/>
          </w:divBdr>
        </w:div>
        <w:div w:id="1376662574">
          <w:marLeft w:val="640"/>
          <w:marRight w:val="0"/>
          <w:marTop w:val="0"/>
          <w:marBottom w:val="0"/>
          <w:divBdr>
            <w:top w:val="none" w:sz="0" w:space="0" w:color="auto"/>
            <w:left w:val="none" w:sz="0" w:space="0" w:color="auto"/>
            <w:bottom w:val="none" w:sz="0" w:space="0" w:color="auto"/>
            <w:right w:val="none" w:sz="0" w:space="0" w:color="auto"/>
          </w:divBdr>
        </w:div>
        <w:div w:id="1380470923">
          <w:marLeft w:val="640"/>
          <w:marRight w:val="0"/>
          <w:marTop w:val="0"/>
          <w:marBottom w:val="0"/>
          <w:divBdr>
            <w:top w:val="none" w:sz="0" w:space="0" w:color="auto"/>
            <w:left w:val="none" w:sz="0" w:space="0" w:color="auto"/>
            <w:bottom w:val="none" w:sz="0" w:space="0" w:color="auto"/>
            <w:right w:val="none" w:sz="0" w:space="0" w:color="auto"/>
          </w:divBdr>
        </w:div>
        <w:div w:id="1384333946">
          <w:marLeft w:val="640"/>
          <w:marRight w:val="0"/>
          <w:marTop w:val="0"/>
          <w:marBottom w:val="0"/>
          <w:divBdr>
            <w:top w:val="none" w:sz="0" w:space="0" w:color="auto"/>
            <w:left w:val="none" w:sz="0" w:space="0" w:color="auto"/>
            <w:bottom w:val="none" w:sz="0" w:space="0" w:color="auto"/>
            <w:right w:val="none" w:sz="0" w:space="0" w:color="auto"/>
          </w:divBdr>
        </w:div>
        <w:div w:id="1408116581">
          <w:marLeft w:val="640"/>
          <w:marRight w:val="0"/>
          <w:marTop w:val="0"/>
          <w:marBottom w:val="0"/>
          <w:divBdr>
            <w:top w:val="none" w:sz="0" w:space="0" w:color="auto"/>
            <w:left w:val="none" w:sz="0" w:space="0" w:color="auto"/>
            <w:bottom w:val="none" w:sz="0" w:space="0" w:color="auto"/>
            <w:right w:val="none" w:sz="0" w:space="0" w:color="auto"/>
          </w:divBdr>
        </w:div>
        <w:div w:id="1432974009">
          <w:marLeft w:val="640"/>
          <w:marRight w:val="0"/>
          <w:marTop w:val="0"/>
          <w:marBottom w:val="0"/>
          <w:divBdr>
            <w:top w:val="none" w:sz="0" w:space="0" w:color="auto"/>
            <w:left w:val="none" w:sz="0" w:space="0" w:color="auto"/>
            <w:bottom w:val="none" w:sz="0" w:space="0" w:color="auto"/>
            <w:right w:val="none" w:sz="0" w:space="0" w:color="auto"/>
          </w:divBdr>
        </w:div>
        <w:div w:id="1434208808">
          <w:marLeft w:val="640"/>
          <w:marRight w:val="0"/>
          <w:marTop w:val="0"/>
          <w:marBottom w:val="0"/>
          <w:divBdr>
            <w:top w:val="none" w:sz="0" w:space="0" w:color="auto"/>
            <w:left w:val="none" w:sz="0" w:space="0" w:color="auto"/>
            <w:bottom w:val="none" w:sz="0" w:space="0" w:color="auto"/>
            <w:right w:val="none" w:sz="0" w:space="0" w:color="auto"/>
          </w:divBdr>
        </w:div>
        <w:div w:id="1440369769">
          <w:marLeft w:val="640"/>
          <w:marRight w:val="0"/>
          <w:marTop w:val="0"/>
          <w:marBottom w:val="0"/>
          <w:divBdr>
            <w:top w:val="none" w:sz="0" w:space="0" w:color="auto"/>
            <w:left w:val="none" w:sz="0" w:space="0" w:color="auto"/>
            <w:bottom w:val="none" w:sz="0" w:space="0" w:color="auto"/>
            <w:right w:val="none" w:sz="0" w:space="0" w:color="auto"/>
          </w:divBdr>
        </w:div>
        <w:div w:id="1450247258">
          <w:marLeft w:val="640"/>
          <w:marRight w:val="0"/>
          <w:marTop w:val="0"/>
          <w:marBottom w:val="0"/>
          <w:divBdr>
            <w:top w:val="none" w:sz="0" w:space="0" w:color="auto"/>
            <w:left w:val="none" w:sz="0" w:space="0" w:color="auto"/>
            <w:bottom w:val="none" w:sz="0" w:space="0" w:color="auto"/>
            <w:right w:val="none" w:sz="0" w:space="0" w:color="auto"/>
          </w:divBdr>
        </w:div>
        <w:div w:id="1450664193">
          <w:marLeft w:val="640"/>
          <w:marRight w:val="0"/>
          <w:marTop w:val="0"/>
          <w:marBottom w:val="0"/>
          <w:divBdr>
            <w:top w:val="none" w:sz="0" w:space="0" w:color="auto"/>
            <w:left w:val="none" w:sz="0" w:space="0" w:color="auto"/>
            <w:bottom w:val="none" w:sz="0" w:space="0" w:color="auto"/>
            <w:right w:val="none" w:sz="0" w:space="0" w:color="auto"/>
          </w:divBdr>
        </w:div>
        <w:div w:id="1456866873">
          <w:marLeft w:val="640"/>
          <w:marRight w:val="0"/>
          <w:marTop w:val="0"/>
          <w:marBottom w:val="0"/>
          <w:divBdr>
            <w:top w:val="none" w:sz="0" w:space="0" w:color="auto"/>
            <w:left w:val="none" w:sz="0" w:space="0" w:color="auto"/>
            <w:bottom w:val="none" w:sz="0" w:space="0" w:color="auto"/>
            <w:right w:val="none" w:sz="0" w:space="0" w:color="auto"/>
          </w:divBdr>
        </w:div>
        <w:div w:id="1472013638">
          <w:marLeft w:val="640"/>
          <w:marRight w:val="0"/>
          <w:marTop w:val="0"/>
          <w:marBottom w:val="0"/>
          <w:divBdr>
            <w:top w:val="none" w:sz="0" w:space="0" w:color="auto"/>
            <w:left w:val="none" w:sz="0" w:space="0" w:color="auto"/>
            <w:bottom w:val="none" w:sz="0" w:space="0" w:color="auto"/>
            <w:right w:val="none" w:sz="0" w:space="0" w:color="auto"/>
          </w:divBdr>
        </w:div>
        <w:div w:id="1485125270">
          <w:marLeft w:val="640"/>
          <w:marRight w:val="0"/>
          <w:marTop w:val="0"/>
          <w:marBottom w:val="0"/>
          <w:divBdr>
            <w:top w:val="none" w:sz="0" w:space="0" w:color="auto"/>
            <w:left w:val="none" w:sz="0" w:space="0" w:color="auto"/>
            <w:bottom w:val="none" w:sz="0" w:space="0" w:color="auto"/>
            <w:right w:val="none" w:sz="0" w:space="0" w:color="auto"/>
          </w:divBdr>
        </w:div>
        <w:div w:id="1487622654">
          <w:marLeft w:val="640"/>
          <w:marRight w:val="0"/>
          <w:marTop w:val="0"/>
          <w:marBottom w:val="0"/>
          <w:divBdr>
            <w:top w:val="none" w:sz="0" w:space="0" w:color="auto"/>
            <w:left w:val="none" w:sz="0" w:space="0" w:color="auto"/>
            <w:bottom w:val="none" w:sz="0" w:space="0" w:color="auto"/>
            <w:right w:val="none" w:sz="0" w:space="0" w:color="auto"/>
          </w:divBdr>
        </w:div>
        <w:div w:id="1505852657">
          <w:marLeft w:val="640"/>
          <w:marRight w:val="0"/>
          <w:marTop w:val="0"/>
          <w:marBottom w:val="0"/>
          <w:divBdr>
            <w:top w:val="none" w:sz="0" w:space="0" w:color="auto"/>
            <w:left w:val="none" w:sz="0" w:space="0" w:color="auto"/>
            <w:bottom w:val="none" w:sz="0" w:space="0" w:color="auto"/>
            <w:right w:val="none" w:sz="0" w:space="0" w:color="auto"/>
          </w:divBdr>
        </w:div>
        <w:div w:id="1511989473">
          <w:marLeft w:val="640"/>
          <w:marRight w:val="0"/>
          <w:marTop w:val="0"/>
          <w:marBottom w:val="0"/>
          <w:divBdr>
            <w:top w:val="none" w:sz="0" w:space="0" w:color="auto"/>
            <w:left w:val="none" w:sz="0" w:space="0" w:color="auto"/>
            <w:bottom w:val="none" w:sz="0" w:space="0" w:color="auto"/>
            <w:right w:val="none" w:sz="0" w:space="0" w:color="auto"/>
          </w:divBdr>
        </w:div>
        <w:div w:id="1517112103">
          <w:marLeft w:val="640"/>
          <w:marRight w:val="0"/>
          <w:marTop w:val="0"/>
          <w:marBottom w:val="0"/>
          <w:divBdr>
            <w:top w:val="none" w:sz="0" w:space="0" w:color="auto"/>
            <w:left w:val="none" w:sz="0" w:space="0" w:color="auto"/>
            <w:bottom w:val="none" w:sz="0" w:space="0" w:color="auto"/>
            <w:right w:val="none" w:sz="0" w:space="0" w:color="auto"/>
          </w:divBdr>
        </w:div>
        <w:div w:id="1525290952">
          <w:marLeft w:val="640"/>
          <w:marRight w:val="0"/>
          <w:marTop w:val="0"/>
          <w:marBottom w:val="0"/>
          <w:divBdr>
            <w:top w:val="none" w:sz="0" w:space="0" w:color="auto"/>
            <w:left w:val="none" w:sz="0" w:space="0" w:color="auto"/>
            <w:bottom w:val="none" w:sz="0" w:space="0" w:color="auto"/>
            <w:right w:val="none" w:sz="0" w:space="0" w:color="auto"/>
          </w:divBdr>
        </w:div>
        <w:div w:id="1534609772">
          <w:marLeft w:val="640"/>
          <w:marRight w:val="0"/>
          <w:marTop w:val="0"/>
          <w:marBottom w:val="0"/>
          <w:divBdr>
            <w:top w:val="none" w:sz="0" w:space="0" w:color="auto"/>
            <w:left w:val="none" w:sz="0" w:space="0" w:color="auto"/>
            <w:bottom w:val="none" w:sz="0" w:space="0" w:color="auto"/>
            <w:right w:val="none" w:sz="0" w:space="0" w:color="auto"/>
          </w:divBdr>
        </w:div>
        <w:div w:id="1545367889">
          <w:marLeft w:val="640"/>
          <w:marRight w:val="0"/>
          <w:marTop w:val="0"/>
          <w:marBottom w:val="0"/>
          <w:divBdr>
            <w:top w:val="none" w:sz="0" w:space="0" w:color="auto"/>
            <w:left w:val="none" w:sz="0" w:space="0" w:color="auto"/>
            <w:bottom w:val="none" w:sz="0" w:space="0" w:color="auto"/>
            <w:right w:val="none" w:sz="0" w:space="0" w:color="auto"/>
          </w:divBdr>
        </w:div>
        <w:div w:id="1546140593">
          <w:marLeft w:val="640"/>
          <w:marRight w:val="0"/>
          <w:marTop w:val="0"/>
          <w:marBottom w:val="0"/>
          <w:divBdr>
            <w:top w:val="none" w:sz="0" w:space="0" w:color="auto"/>
            <w:left w:val="none" w:sz="0" w:space="0" w:color="auto"/>
            <w:bottom w:val="none" w:sz="0" w:space="0" w:color="auto"/>
            <w:right w:val="none" w:sz="0" w:space="0" w:color="auto"/>
          </w:divBdr>
        </w:div>
        <w:div w:id="1547598784">
          <w:marLeft w:val="640"/>
          <w:marRight w:val="0"/>
          <w:marTop w:val="0"/>
          <w:marBottom w:val="0"/>
          <w:divBdr>
            <w:top w:val="none" w:sz="0" w:space="0" w:color="auto"/>
            <w:left w:val="none" w:sz="0" w:space="0" w:color="auto"/>
            <w:bottom w:val="none" w:sz="0" w:space="0" w:color="auto"/>
            <w:right w:val="none" w:sz="0" w:space="0" w:color="auto"/>
          </w:divBdr>
        </w:div>
        <w:div w:id="1548487478">
          <w:marLeft w:val="640"/>
          <w:marRight w:val="0"/>
          <w:marTop w:val="0"/>
          <w:marBottom w:val="0"/>
          <w:divBdr>
            <w:top w:val="none" w:sz="0" w:space="0" w:color="auto"/>
            <w:left w:val="none" w:sz="0" w:space="0" w:color="auto"/>
            <w:bottom w:val="none" w:sz="0" w:space="0" w:color="auto"/>
            <w:right w:val="none" w:sz="0" w:space="0" w:color="auto"/>
          </w:divBdr>
        </w:div>
        <w:div w:id="1549953558">
          <w:marLeft w:val="640"/>
          <w:marRight w:val="0"/>
          <w:marTop w:val="0"/>
          <w:marBottom w:val="0"/>
          <w:divBdr>
            <w:top w:val="none" w:sz="0" w:space="0" w:color="auto"/>
            <w:left w:val="none" w:sz="0" w:space="0" w:color="auto"/>
            <w:bottom w:val="none" w:sz="0" w:space="0" w:color="auto"/>
            <w:right w:val="none" w:sz="0" w:space="0" w:color="auto"/>
          </w:divBdr>
        </w:div>
        <w:div w:id="1559314769">
          <w:marLeft w:val="640"/>
          <w:marRight w:val="0"/>
          <w:marTop w:val="0"/>
          <w:marBottom w:val="0"/>
          <w:divBdr>
            <w:top w:val="none" w:sz="0" w:space="0" w:color="auto"/>
            <w:left w:val="none" w:sz="0" w:space="0" w:color="auto"/>
            <w:bottom w:val="none" w:sz="0" w:space="0" w:color="auto"/>
            <w:right w:val="none" w:sz="0" w:space="0" w:color="auto"/>
          </w:divBdr>
        </w:div>
        <w:div w:id="1569220787">
          <w:marLeft w:val="640"/>
          <w:marRight w:val="0"/>
          <w:marTop w:val="0"/>
          <w:marBottom w:val="0"/>
          <w:divBdr>
            <w:top w:val="none" w:sz="0" w:space="0" w:color="auto"/>
            <w:left w:val="none" w:sz="0" w:space="0" w:color="auto"/>
            <w:bottom w:val="none" w:sz="0" w:space="0" w:color="auto"/>
            <w:right w:val="none" w:sz="0" w:space="0" w:color="auto"/>
          </w:divBdr>
        </w:div>
        <w:div w:id="1573656680">
          <w:marLeft w:val="640"/>
          <w:marRight w:val="0"/>
          <w:marTop w:val="0"/>
          <w:marBottom w:val="0"/>
          <w:divBdr>
            <w:top w:val="none" w:sz="0" w:space="0" w:color="auto"/>
            <w:left w:val="none" w:sz="0" w:space="0" w:color="auto"/>
            <w:bottom w:val="none" w:sz="0" w:space="0" w:color="auto"/>
            <w:right w:val="none" w:sz="0" w:space="0" w:color="auto"/>
          </w:divBdr>
        </w:div>
        <w:div w:id="1580209101">
          <w:marLeft w:val="640"/>
          <w:marRight w:val="0"/>
          <w:marTop w:val="0"/>
          <w:marBottom w:val="0"/>
          <w:divBdr>
            <w:top w:val="none" w:sz="0" w:space="0" w:color="auto"/>
            <w:left w:val="none" w:sz="0" w:space="0" w:color="auto"/>
            <w:bottom w:val="none" w:sz="0" w:space="0" w:color="auto"/>
            <w:right w:val="none" w:sz="0" w:space="0" w:color="auto"/>
          </w:divBdr>
        </w:div>
        <w:div w:id="1586526047">
          <w:marLeft w:val="640"/>
          <w:marRight w:val="0"/>
          <w:marTop w:val="0"/>
          <w:marBottom w:val="0"/>
          <w:divBdr>
            <w:top w:val="none" w:sz="0" w:space="0" w:color="auto"/>
            <w:left w:val="none" w:sz="0" w:space="0" w:color="auto"/>
            <w:bottom w:val="none" w:sz="0" w:space="0" w:color="auto"/>
            <w:right w:val="none" w:sz="0" w:space="0" w:color="auto"/>
          </w:divBdr>
        </w:div>
        <w:div w:id="1595816540">
          <w:marLeft w:val="640"/>
          <w:marRight w:val="0"/>
          <w:marTop w:val="0"/>
          <w:marBottom w:val="0"/>
          <w:divBdr>
            <w:top w:val="none" w:sz="0" w:space="0" w:color="auto"/>
            <w:left w:val="none" w:sz="0" w:space="0" w:color="auto"/>
            <w:bottom w:val="none" w:sz="0" w:space="0" w:color="auto"/>
            <w:right w:val="none" w:sz="0" w:space="0" w:color="auto"/>
          </w:divBdr>
        </w:div>
        <w:div w:id="1602492077">
          <w:marLeft w:val="640"/>
          <w:marRight w:val="0"/>
          <w:marTop w:val="0"/>
          <w:marBottom w:val="0"/>
          <w:divBdr>
            <w:top w:val="none" w:sz="0" w:space="0" w:color="auto"/>
            <w:left w:val="none" w:sz="0" w:space="0" w:color="auto"/>
            <w:bottom w:val="none" w:sz="0" w:space="0" w:color="auto"/>
            <w:right w:val="none" w:sz="0" w:space="0" w:color="auto"/>
          </w:divBdr>
        </w:div>
        <w:div w:id="1613053665">
          <w:marLeft w:val="640"/>
          <w:marRight w:val="0"/>
          <w:marTop w:val="0"/>
          <w:marBottom w:val="0"/>
          <w:divBdr>
            <w:top w:val="none" w:sz="0" w:space="0" w:color="auto"/>
            <w:left w:val="none" w:sz="0" w:space="0" w:color="auto"/>
            <w:bottom w:val="none" w:sz="0" w:space="0" w:color="auto"/>
            <w:right w:val="none" w:sz="0" w:space="0" w:color="auto"/>
          </w:divBdr>
        </w:div>
        <w:div w:id="1618371420">
          <w:marLeft w:val="640"/>
          <w:marRight w:val="0"/>
          <w:marTop w:val="0"/>
          <w:marBottom w:val="0"/>
          <w:divBdr>
            <w:top w:val="none" w:sz="0" w:space="0" w:color="auto"/>
            <w:left w:val="none" w:sz="0" w:space="0" w:color="auto"/>
            <w:bottom w:val="none" w:sz="0" w:space="0" w:color="auto"/>
            <w:right w:val="none" w:sz="0" w:space="0" w:color="auto"/>
          </w:divBdr>
        </w:div>
        <w:div w:id="1630085702">
          <w:marLeft w:val="640"/>
          <w:marRight w:val="0"/>
          <w:marTop w:val="0"/>
          <w:marBottom w:val="0"/>
          <w:divBdr>
            <w:top w:val="none" w:sz="0" w:space="0" w:color="auto"/>
            <w:left w:val="none" w:sz="0" w:space="0" w:color="auto"/>
            <w:bottom w:val="none" w:sz="0" w:space="0" w:color="auto"/>
            <w:right w:val="none" w:sz="0" w:space="0" w:color="auto"/>
          </w:divBdr>
        </w:div>
        <w:div w:id="1634559989">
          <w:marLeft w:val="640"/>
          <w:marRight w:val="0"/>
          <w:marTop w:val="0"/>
          <w:marBottom w:val="0"/>
          <w:divBdr>
            <w:top w:val="none" w:sz="0" w:space="0" w:color="auto"/>
            <w:left w:val="none" w:sz="0" w:space="0" w:color="auto"/>
            <w:bottom w:val="none" w:sz="0" w:space="0" w:color="auto"/>
            <w:right w:val="none" w:sz="0" w:space="0" w:color="auto"/>
          </w:divBdr>
        </w:div>
        <w:div w:id="1640918406">
          <w:marLeft w:val="640"/>
          <w:marRight w:val="0"/>
          <w:marTop w:val="0"/>
          <w:marBottom w:val="0"/>
          <w:divBdr>
            <w:top w:val="none" w:sz="0" w:space="0" w:color="auto"/>
            <w:left w:val="none" w:sz="0" w:space="0" w:color="auto"/>
            <w:bottom w:val="none" w:sz="0" w:space="0" w:color="auto"/>
            <w:right w:val="none" w:sz="0" w:space="0" w:color="auto"/>
          </w:divBdr>
        </w:div>
        <w:div w:id="1642345505">
          <w:marLeft w:val="640"/>
          <w:marRight w:val="0"/>
          <w:marTop w:val="0"/>
          <w:marBottom w:val="0"/>
          <w:divBdr>
            <w:top w:val="none" w:sz="0" w:space="0" w:color="auto"/>
            <w:left w:val="none" w:sz="0" w:space="0" w:color="auto"/>
            <w:bottom w:val="none" w:sz="0" w:space="0" w:color="auto"/>
            <w:right w:val="none" w:sz="0" w:space="0" w:color="auto"/>
          </w:divBdr>
        </w:div>
        <w:div w:id="1643656282">
          <w:marLeft w:val="640"/>
          <w:marRight w:val="0"/>
          <w:marTop w:val="0"/>
          <w:marBottom w:val="0"/>
          <w:divBdr>
            <w:top w:val="none" w:sz="0" w:space="0" w:color="auto"/>
            <w:left w:val="none" w:sz="0" w:space="0" w:color="auto"/>
            <w:bottom w:val="none" w:sz="0" w:space="0" w:color="auto"/>
            <w:right w:val="none" w:sz="0" w:space="0" w:color="auto"/>
          </w:divBdr>
        </w:div>
        <w:div w:id="1647659329">
          <w:marLeft w:val="640"/>
          <w:marRight w:val="0"/>
          <w:marTop w:val="0"/>
          <w:marBottom w:val="0"/>
          <w:divBdr>
            <w:top w:val="none" w:sz="0" w:space="0" w:color="auto"/>
            <w:left w:val="none" w:sz="0" w:space="0" w:color="auto"/>
            <w:bottom w:val="none" w:sz="0" w:space="0" w:color="auto"/>
            <w:right w:val="none" w:sz="0" w:space="0" w:color="auto"/>
          </w:divBdr>
        </w:div>
        <w:div w:id="1685551872">
          <w:marLeft w:val="640"/>
          <w:marRight w:val="0"/>
          <w:marTop w:val="0"/>
          <w:marBottom w:val="0"/>
          <w:divBdr>
            <w:top w:val="none" w:sz="0" w:space="0" w:color="auto"/>
            <w:left w:val="none" w:sz="0" w:space="0" w:color="auto"/>
            <w:bottom w:val="none" w:sz="0" w:space="0" w:color="auto"/>
            <w:right w:val="none" w:sz="0" w:space="0" w:color="auto"/>
          </w:divBdr>
        </w:div>
        <w:div w:id="1689258061">
          <w:marLeft w:val="640"/>
          <w:marRight w:val="0"/>
          <w:marTop w:val="0"/>
          <w:marBottom w:val="0"/>
          <w:divBdr>
            <w:top w:val="none" w:sz="0" w:space="0" w:color="auto"/>
            <w:left w:val="none" w:sz="0" w:space="0" w:color="auto"/>
            <w:bottom w:val="none" w:sz="0" w:space="0" w:color="auto"/>
            <w:right w:val="none" w:sz="0" w:space="0" w:color="auto"/>
          </w:divBdr>
        </w:div>
        <w:div w:id="1690252363">
          <w:marLeft w:val="640"/>
          <w:marRight w:val="0"/>
          <w:marTop w:val="0"/>
          <w:marBottom w:val="0"/>
          <w:divBdr>
            <w:top w:val="none" w:sz="0" w:space="0" w:color="auto"/>
            <w:left w:val="none" w:sz="0" w:space="0" w:color="auto"/>
            <w:bottom w:val="none" w:sz="0" w:space="0" w:color="auto"/>
            <w:right w:val="none" w:sz="0" w:space="0" w:color="auto"/>
          </w:divBdr>
        </w:div>
        <w:div w:id="1698316010">
          <w:marLeft w:val="640"/>
          <w:marRight w:val="0"/>
          <w:marTop w:val="0"/>
          <w:marBottom w:val="0"/>
          <w:divBdr>
            <w:top w:val="none" w:sz="0" w:space="0" w:color="auto"/>
            <w:left w:val="none" w:sz="0" w:space="0" w:color="auto"/>
            <w:bottom w:val="none" w:sz="0" w:space="0" w:color="auto"/>
            <w:right w:val="none" w:sz="0" w:space="0" w:color="auto"/>
          </w:divBdr>
        </w:div>
        <w:div w:id="1721394122">
          <w:marLeft w:val="640"/>
          <w:marRight w:val="0"/>
          <w:marTop w:val="0"/>
          <w:marBottom w:val="0"/>
          <w:divBdr>
            <w:top w:val="none" w:sz="0" w:space="0" w:color="auto"/>
            <w:left w:val="none" w:sz="0" w:space="0" w:color="auto"/>
            <w:bottom w:val="none" w:sz="0" w:space="0" w:color="auto"/>
            <w:right w:val="none" w:sz="0" w:space="0" w:color="auto"/>
          </w:divBdr>
        </w:div>
        <w:div w:id="1726761907">
          <w:marLeft w:val="640"/>
          <w:marRight w:val="0"/>
          <w:marTop w:val="0"/>
          <w:marBottom w:val="0"/>
          <w:divBdr>
            <w:top w:val="none" w:sz="0" w:space="0" w:color="auto"/>
            <w:left w:val="none" w:sz="0" w:space="0" w:color="auto"/>
            <w:bottom w:val="none" w:sz="0" w:space="0" w:color="auto"/>
            <w:right w:val="none" w:sz="0" w:space="0" w:color="auto"/>
          </w:divBdr>
        </w:div>
        <w:div w:id="1729037838">
          <w:marLeft w:val="640"/>
          <w:marRight w:val="0"/>
          <w:marTop w:val="0"/>
          <w:marBottom w:val="0"/>
          <w:divBdr>
            <w:top w:val="none" w:sz="0" w:space="0" w:color="auto"/>
            <w:left w:val="none" w:sz="0" w:space="0" w:color="auto"/>
            <w:bottom w:val="none" w:sz="0" w:space="0" w:color="auto"/>
            <w:right w:val="none" w:sz="0" w:space="0" w:color="auto"/>
          </w:divBdr>
        </w:div>
        <w:div w:id="1729642249">
          <w:marLeft w:val="640"/>
          <w:marRight w:val="0"/>
          <w:marTop w:val="0"/>
          <w:marBottom w:val="0"/>
          <w:divBdr>
            <w:top w:val="none" w:sz="0" w:space="0" w:color="auto"/>
            <w:left w:val="none" w:sz="0" w:space="0" w:color="auto"/>
            <w:bottom w:val="none" w:sz="0" w:space="0" w:color="auto"/>
            <w:right w:val="none" w:sz="0" w:space="0" w:color="auto"/>
          </w:divBdr>
        </w:div>
        <w:div w:id="1733432070">
          <w:marLeft w:val="640"/>
          <w:marRight w:val="0"/>
          <w:marTop w:val="0"/>
          <w:marBottom w:val="0"/>
          <w:divBdr>
            <w:top w:val="none" w:sz="0" w:space="0" w:color="auto"/>
            <w:left w:val="none" w:sz="0" w:space="0" w:color="auto"/>
            <w:bottom w:val="none" w:sz="0" w:space="0" w:color="auto"/>
            <w:right w:val="none" w:sz="0" w:space="0" w:color="auto"/>
          </w:divBdr>
        </w:div>
        <w:div w:id="1736783246">
          <w:marLeft w:val="640"/>
          <w:marRight w:val="0"/>
          <w:marTop w:val="0"/>
          <w:marBottom w:val="0"/>
          <w:divBdr>
            <w:top w:val="none" w:sz="0" w:space="0" w:color="auto"/>
            <w:left w:val="none" w:sz="0" w:space="0" w:color="auto"/>
            <w:bottom w:val="none" w:sz="0" w:space="0" w:color="auto"/>
            <w:right w:val="none" w:sz="0" w:space="0" w:color="auto"/>
          </w:divBdr>
        </w:div>
        <w:div w:id="1740251844">
          <w:marLeft w:val="640"/>
          <w:marRight w:val="0"/>
          <w:marTop w:val="0"/>
          <w:marBottom w:val="0"/>
          <w:divBdr>
            <w:top w:val="none" w:sz="0" w:space="0" w:color="auto"/>
            <w:left w:val="none" w:sz="0" w:space="0" w:color="auto"/>
            <w:bottom w:val="none" w:sz="0" w:space="0" w:color="auto"/>
            <w:right w:val="none" w:sz="0" w:space="0" w:color="auto"/>
          </w:divBdr>
        </w:div>
        <w:div w:id="1750034841">
          <w:marLeft w:val="640"/>
          <w:marRight w:val="0"/>
          <w:marTop w:val="0"/>
          <w:marBottom w:val="0"/>
          <w:divBdr>
            <w:top w:val="none" w:sz="0" w:space="0" w:color="auto"/>
            <w:left w:val="none" w:sz="0" w:space="0" w:color="auto"/>
            <w:bottom w:val="none" w:sz="0" w:space="0" w:color="auto"/>
            <w:right w:val="none" w:sz="0" w:space="0" w:color="auto"/>
          </w:divBdr>
        </w:div>
        <w:div w:id="1762215701">
          <w:marLeft w:val="640"/>
          <w:marRight w:val="0"/>
          <w:marTop w:val="0"/>
          <w:marBottom w:val="0"/>
          <w:divBdr>
            <w:top w:val="none" w:sz="0" w:space="0" w:color="auto"/>
            <w:left w:val="none" w:sz="0" w:space="0" w:color="auto"/>
            <w:bottom w:val="none" w:sz="0" w:space="0" w:color="auto"/>
            <w:right w:val="none" w:sz="0" w:space="0" w:color="auto"/>
          </w:divBdr>
        </w:div>
        <w:div w:id="1762599437">
          <w:marLeft w:val="640"/>
          <w:marRight w:val="0"/>
          <w:marTop w:val="0"/>
          <w:marBottom w:val="0"/>
          <w:divBdr>
            <w:top w:val="none" w:sz="0" w:space="0" w:color="auto"/>
            <w:left w:val="none" w:sz="0" w:space="0" w:color="auto"/>
            <w:bottom w:val="none" w:sz="0" w:space="0" w:color="auto"/>
            <w:right w:val="none" w:sz="0" w:space="0" w:color="auto"/>
          </w:divBdr>
        </w:div>
        <w:div w:id="1775401074">
          <w:marLeft w:val="640"/>
          <w:marRight w:val="0"/>
          <w:marTop w:val="0"/>
          <w:marBottom w:val="0"/>
          <w:divBdr>
            <w:top w:val="none" w:sz="0" w:space="0" w:color="auto"/>
            <w:left w:val="none" w:sz="0" w:space="0" w:color="auto"/>
            <w:bottom w:val="none" w:sz="0" w:space="0" w:color="auto"/>
            <w:right w:val="none" w:sz="0" w:space="0" w:color="auto"/>
          </w:divBdr>
        </w:div>
        <w:div w:id="1793867661">
          <w:marLeft w:val="640"/>
          <w:marRight w:val="0"/>
          <w:marTop w:val="0"/>
          <w:marBottom w:val="0"/>
          <w:divBdr>
            <w:top w:val="none" w:sz="0" w:space="0" w:color="auto"/>
            <w:left w:val="none" w:sz="0" w:space="0" w:color="auto"/>
            <w:bottom w:val="none" w:sz="0" w:space="0" w:color="auto"/>
            <w:right w:val="none" w:sz="0" w:space="0" w:color="auto"/>
          </w:divBdr>
        </w:div>
        <w:div w:id="1842239455">
          <w:marLeft w:val="640"/>
          <w:marRight w:val="0"/>
          <w:marTop w:val="0"/>
          <w:marBottom w:val="0"/>
          <w:divBdr>
            <w:top w:val="none" w:sz="0" w:space="0" w:color="auto"/>
            <w:left w:val="none" w:sz="0" w:space="0" w:color="auto"/>
            <w:bottom w:val="none" w:sz="0" w:space="0" w:color="auto"/>
            <w:right w:val="none" w:sz="0" w:space="0" w:color="auto"/>
          </w:divBdr>
        </w:div>
        <w:div w:id="1861355316">
          <w:marLeft w:val="640"/>
          <w:marRight w:val="0"/>
          <w:marTop w:val="0"/>
          <w:marBottom w:val="0"/>
          <w:divBdr>
            <w:top w:val="none" w:sz="0" w:space="0" w:color="auto"/>
            <w:left w:val="none" w:sz="0" w:space="0" w:color="auto"/>
            <w:bottom w:val="none" w:sz="0" w:space="0" w:color="auto"/>
            <w:right w:val="none" w:sz="0" w:space="0" w:color="auto"/>
          </w:divBdr>
        </w:div>
        <w:div w:id="1882279300">
          <w:marLeft w:val="640"/>
          <w:marRight w:val="0"/>
          <w:marTop w:val="0"/>
          <w:marBottom w:val="0"/>
          <w:divBdr>
            <w:top w:val="none" w:sz="0" w:space="0" w:color="auto"/>
            <w:left w:val="none" w:sz="0" w:space="0" w:color="auto"/>
            <w:bottom w:val="none" w:sz="0" w:space="0" w:color="auto"/>
            <w:right w:val="none" w:sz="0" w:space="0" w:color="auto"/>
          </w:divBdr>
        </w:div>
        <w:div w:id="1899897318">
          <w:marLeft w:val="640"/>
          <w:marRight w:val="0"/>
          <w:marTop w:val="0"/>
          <w:marBottom w:val="0"/>
          <w:divBdr>
            <w:top w:val="none" w:sz="0" w:space="0" w:color="auto"/>
            <w:left w:val="none" w:sz="0" w:space="0" w:color="auto"/>
            <w:bottom w:val="none" w:sz="0" w:space="0" w:color="auto"/>
            <w:right w:val="none" w:sz="0" w:space="0" w:color="auto"/>
          </w:divBdr>
        </w:div>
        <w:div w:id="1902599853">
          <w:marLeft w:val="640"/>
          <w:marRight w:val="0"/>
          <w:marTop w:val="0"/>
          <w:marBottom w:val="0"/>
          <w:divBdr>
            <w:top w:val="none" w:sz="0" w:space="0" w:color="auto"/>
            <w:left w:val="none" w:sz="0" w:space="0" w:color="auto"/>
            <w:bottom w:val="none" w:sz="0" w:space="0" w:color="auto"/>
            <w:right w:val="none" w:sz="0" w:space="0" w:color="auto"/>
          </w:divBdr>
        </w:div>
        <w:div w:id="1916280731">
          <w:marLeft w:val="640"/>
          <w:marRight w:val="0"/>
          <w:marTop w:val="0"/>
          <w:marBottom w:val="0"/>
          <w:divBdr>
            <w:top w:val="none" w:sz="0" w:space="0" w:color="auto"/>
            <w:left w:val="none" w:sz="0" w:space="0" w:color="auto"/>
            <w:bottom w:val="none" w:sz="0" w:space="0" w:color="auto"/>
            <w:right w:val="none" w:sz="0" w:space="0" w:color="auto"/>
          </w:divBdr>
        </w:div>
        <w:div w:id="1952777462">
          <w:marLeft w:val="640"/>
          <w:marRight w:val="0"/>
          <w:marTop w:val="0"/>
          <w:marBottom w:val="0"/>
          <w:divBdr>
            <w:top w:val="none" w:sz="0" w:space="0" w:color="auto"/>
            <w:left w:val="none" w:sz="0" w:space="0" w:color="auto"/>
            <w:bottom w:val="none" w:sz="0" w:space="0" w:color="auto"/>
            <w:right w:val="none" w:sz="0" w:space="0" w:color="auto"/>
          </w:divBdr>
        </w:div>
        <w:div w:id="1954483320">
          <w:marLeft w:val="640"/>
          <w:marRight w:val="0"/>
          <w:marTop w:val="0"/>
          <w:marBottom w:val="0"/>
          <w:divBdr>
            <w:top w:val="none" w:sz="0" w:space="0" w:color="auto"/>
            <w:left w:val="none" w:sz="0" w:space="0" w:color="auto"/>
            <w:bottom w:val="none" w:sz="0" w:space="0" w:color="auto"/>
            <w:right w:val="none" w:sz="0" w:space="0" w:color="auto"/>
          </w:divBdr>
        </w:div>
        <w:div w:id="1972204242">
          <w:marLeft w:val="640"/>
          <w:marRight w:val="0"/>
          <w:marTop w:val="0"/>
          <w:marBottom w:val="0"/>
          <w:divBdr>
            <w:top w:val="none" w:sz="0" w:space="0" w:color="auto"/>
            <w:left w:val="none" w:sz="0" w:space="0" w:color="auto"/>
            <w:bottom w:val="none" w:sz="0" w:space="0" w:color="auto"/>
            <w:right w:val="none" w:sz="0" w:space="0" w:color="auto"/>
          </w:divBdr>
        </w:div>
        <w:div w:id="1977876763">
          <w:marLeft w:val="640"/>
          <w:marRight w:val="0"/>
          <w:marTop w:val="0"/>
          <w:marBottom w:val="0"/>
          <w:divBdr>
            <w:top w:val="none" w:sz="0" w:space="0" w:color="auto"/>
            <w:left w:val="none" w:sz="0" w:space="0" w:color="auto"/>
            <w:bottom w:val="none" w:sz="0" w:space="0" w:color="auto"/>
            <w:right w:val="none" w:sz="0" w:space="0" w:color="auto"/>
          </w:divBdr>
        </w:div>
        <w:div w:id="1992522048">
          <w:marLeft w:val="640"/>
          <w:marRight w:val="0"/>
          <w:marTop w:val="0"/>
          <w:marBottom w:val="0"/>
          <w:divBdr>
            <w:top w:val="none" w:sz="0" w:space="0" w:color="auto"/>
            <w:left w:val="none" w:sz="0" w:space="0" w:color="auto"/>
            <w:bottom w:val="none" w:sz="0" w:space="0" w:color="auto"/>
            <w:right w:val="none" w:sz="0" w:space="0" w:color="auto"/>
          </w:divBdr>
        </w:div>
        <w:div w:id="2001960442">
          <w:marLeft w:val="640"/>
          <w:marRight w:val="0"/>
          <w:marTop w:val="0"/>
          <w:marBottom w:val="0"/>
          <w:divBdr>
            <w:top w:val="none" w:sz="0" w:space="0" w:color="auto"/>
            <w:left w:val="none" w:sz="0" w:space="0" w:color="auto"/>
            <w:bottom w:val="none" w:sz="0" w:space="0" w:color="auto"/>
            <w:right w:val="none" w:sz="0" w:space="0" w:color="auto"/>
          </w:divBdr>
        </w:div>
        <w:div w:id="2002931499">
          <w:marLeft w:val="640"/>
          <w:marRight w:val="0"/>
          <w:marTop w:val="0"/>
          <w:marBottom w:val="0"/>
          <w:divBdr>
            <w:top w:val="none" w:sz="0" w:space="0" w:color="auto"/>
            <w:left w:val="none" w:sz="0" w:space="0" w:color="auto"/>
            <w:bottom w:val="none" w:sz="0" w:space="0" w:color="auto"/>
            <w:right w:val="none" w:sz="0" w:space="0" w:color="auto"/>
          </w:divBdr>
        </w:div>
        <w:div w:id="2014331129">
          <w:marLeft w:val="640"/>
          <w:marRight w:val="0"/>
          <w:marTop w:val="0"/>
          <w:marBottom w:val="0"/>
          <w:divBdr>
            <w:top w:val="none" w:sz="0" w:space="0" w:color="auto"/>
            <w:left w:val="none" w:sz="0" w:space="0" w:color="auto"/>
            <w:bottom w:val="none" w:sz="0" w:space="0" w:color="auto"/>
            <w:right w:val="none" w:sz="0" w:space="0" w:color="auto"/>
          </w:divBdr>
        </w:div>
        <w:div w:id="2014800522">
          <w:marLeft w:val="640"/>
          <w:marRight w:val="0"/>
          <w:marTop w:val="0"/>
          <w:marBottom w:val="0"/>
          <w:divBdr>
            <w:top w:val="none" w:sz="0" w:space="0" w:color="auto"/>
            <w:left w:val="none" w:sz="0" w:space="0" w:color="auto"/>
            <w:bottom w:val="none" w:sz="0" w:space="0" w:color="auto"/>
            <w:right w:val="none" w:sz="0" w:space="0" w:color="auto"/>
          </w:divBdr>
        </w:div>
        <w:div w:id="2053384192">
          <w:marLeft w:val="640"/>
          <w:marRight w:val="0"/>
          <w:marTop w:val="0"/>
          <w:marBottom w:val="0"/>
          <w:divBdr>
            <w:top w:val="none" w:sz="0" w:space="0" w:color="auto"/>
            <w:left w:val="none" w:sz="0" w:space="0" w:color="auto"/>
            <w:bottom w:val="none" w:sz="0" w:space="0" w:color="auto"/>
            <w:right w:val="none" w:sz="0" w:space="0" w:color="auto"/>
          </w:divBdr>
        </w:div>
        <w:div w:id="2068454476">
          <w:marLeft w:val="640"/>
          <w:marRight w:val="0"/>
          <w:marTop w:val="0"/>
          <w:marBottom w:val="0"/>
          <w:divBdr>
            <w:top w:val="none" w:sz="0" w:space="0" w:color="auto"/>
            <w:left w:val="none" w:sz="0" w:space="0" w:color="auto"/>
            <w:bottom w:val="none" w:sz="0" w:space="0" w:color="auto"/>
            <w:right w:val="none" w:sz="0" w:space="0" w:color="auto"/>
          </w:divBdr>
        </w:div>
        <w:div w:id="2071033258">
          <w:marLeft w:val="640"/>
          <w:marRight w:val="0"/>
          <w:marTop w:val="0"/>
          <w:marBottom w:val="0"/>
          <w:divBdr>
            <w:top w:val="none" w:sz="0" w:space="0" w:color="auto"/>
            <w:left w:val="none" w:sz="0" w:space="0" w:color="auto"/>
            <w:bottom w:val="none" w:sz="0" w:space="0" w:color="auto"/>
            <w:right w:val="none" w:sz="0" w:space="0" w:color="auto"/>
          </w:divBdr>
        </w:div>
        <w:div w:id="2122677159">
          <w:marLeft w:val="640"/>
          <w:marRight w:val="0"/>
          <w:marTop w:val="0"/>
          <w:marBottom w:val="0"/>
          <w:divBdr>
            <w:top w:val="none" w:sz="0" w:space="0" w:color="auto"/>
            <w:left w:val="none" w:sz="0" w:space="0" w:color="auto"/>
            <w:bottom w:val="none" w:sz="0" w:space="0" w:color="auto"/>
            <w:right w:val="none" w:sz="0" w:space="0" w:color="auto"/>
          </w:divBdr>
        </w:div>
        <w:div w:id="2127462163">
          <w:marLeft w:val="640"/>
          <w:marRight w:val="0"/>
          <w:marTop w:val="0"/>
          <w:marBottom w:val="0"/>
          <w:divBdr>
            <w:top w:val="none" w:sz="0" w:space="0" w:color="auto"/>
            <w:left w:val="none" w:sz="0" w:space="0" w:color="auto"/>
            <w:bottom w:val="none" w:sz="0" w:space="0" w:color="auto"/>
            <w:right w:val="none" w:sz="0" w:space="0" w:color="auto"/>
          </w:divBdr>
        </w:div>
        <w:div w:id="2138179410">
          <w:marLeft w:val="640"/>
          <w:marRight w:val="0"/>
          <w:marTop w:val="0"/>
          <w:marBottom w:val="0"/>
          <w:divBdr>
            <w:top w:val="none" w:sz="0" w:space="0" w:color="auto"/>
            <w:left w:val="none" w:sz="0" w:space="0" w:color="auto"/>
            <w:bottom w:val="none" w:sz="0" w:space="0" w:color="auto"/>
            <w:right w:val="none" w:sz="0" w:space="0" w:color="auto"/>
          </w:divBdr>
        </w:div>
      </w:divsChild>
    </w:div>
    <w:div w:id="644167468">
      <w:marLeft w:val="640"/>
      <w:marRight w:val="0"/>
      <w:marTop w:val="0"/>
      <w:marBottom w:val="0"/>
      <w:divBdr>
        <w:top w:val="none" w:sz="0" w:space="0" w:color="auto"/>
        <w:left w:val="none" w:sz="0" w:space="0" w:color="auto"/>
        <w:bottom w:val="none" w:sz="0" w:space="0" w:color="auto"/>
        <w:right w:val="none" w:sz="0" w:space="0" w:color="auto"/>
      </w:divBdr>
    </w:div>
    <w:div w:id="644313638">
      <w:marLeft w:val="640"/>
      <w:marRight w:val="0"/>
      <w:marTop w:val="0"/>
      <w:marBottom w:val="0"/>
      <w:divBdr>
        <w:top w:val="none" w:sz="0" w:space="0" w:color="auto"/>
        <w:left w:val="none" w:sz="0" w:space="0" w:color="auto"/>
        <w:bottom w:val="none" w:sz="0" w:space="0" w:color="auto"/>
        <w:right w:val="none" w:sz="0" w:space="0" w:color="auto"/>
      </w:divBdr>
    </w:div>
    <w:div w:id="644821572">
      <w:marLeft w:val="640"/>
      <w:marRight w:val="0"/>
      <w:marTop w:val="0"/>
      <w:marBottom w:val="0"/>
      <w:divBdr>
        <w:top w:val="none" w:sz="0" w:space="0" w:color="auto"/>
        <w:left w:val="none" w:sz="0" w:space="0" w:color="auto"/>
        <w:bottom w:val="none" w:sz="0" w:space="0" w:color="auto"/>
        <w:right w:val="none" w:sz="0" w:space="0" w:color="auto"/>
      </w:divBdr>
    </w:div>
    <w:div w:id="645089174">
      <w:marLeft w:val="640"/>
      <w:marRight w:val="0"/>
      <w:marTop w:val="0"/>
      <w:marBottom w:val="0"/>
      <w:divBdr>
        <w:top w:val="none" w:sz="0" w:space="0" w:color="auto"/>
        <w:left w:val="none" w:sz="0" w:space="0" w:color="auto"/>
        <w:bottom w:val="none" w:sz="0" w:space="0" w:color="auto"/>
        <w:right w:val="none" w:sz="0" w:space="0" w:color="auto"/>
      </w:divBdr>
    </w:div>
    <w:div w:id="645161062">
      <w:marLeft w:val="640"/>
      <w:marRight w:val="0"/>
      <w:marTop w:val="0"/>
      <w:marBottom w:val="0"/>
      <w:divBdr>
        <w:top w:val="none" w:sz="0" w:space="0" w:color="auto"/>
        <w:left w:val="none" w:sz="0" w:space="0" w:color="auto"/>
        <w:bottom w:val="none" w:sz="0" w:space="0" w:color="auto"/>
        <w:right w:val="none" w:sz="0" w:space="0" w:color="auto"/>
      </w:divBdr>
    </w:div>
    <w:div w:id="645821463">
      <w:marLeft w:val="640"/>
      <w:marRight w:val="0"/>
      <w:marTop w:val="0"/>
      <w:marBottom w:val="0"/>
      <w:divBdr>
        <w:top w:val="none" w:sz="0" w:space="0" w:color="auto"/>
        <w:left w:val="none" w:sz="0" w:space="0" w:color="auto"/>
        <w:bottom w:val="none" w:sz="0" w:space="0" w:color="auto"/>
        <w:right w:val="none" w:sz="0" w:space="0" w:color="auto"/>
      </w:divBdr>
    </w:div>
    <w:div w:id="646128193">
      <w:marLeft w:val="640"/>
      <w:marRight w:val="0"/>
      <w:marTop w:val="0"/>
      <w:marBottom w:val="0"/>
      <w:divBdr>
        <w:top w:val="none" w:sz="0" w:space="0" w:color="auto"/>
        <w:left w:val="none" w:sz="0" w:space="0" w:color="auto"/>
        <w:bottom w:val="none" w:sz="0" w:space="0" w:color="auto"/>
        <w:right w:val="none" w:sz="0" w:space="0" w:color="auto"/>
      </w:divBdr>
    </w:div>
    <w:div w:id="646397671">
      <w:marLeft w:val="640"/>
      <w:marRight w:val="0"/>
      <w:marTop w:val="0"/>
      <w:marBottom w:val="0"/>
      <w:divBdr>
        <w:top w:val="none" w:sz="0" w:space="0" w:color="auto"/>
        <w:left w:val="none" w:sz="0" w:space="0" w:color="auto"/>
        <w:bottom w:val="none" w:sz="0" w:space="0" w:color="auto"/>
        <w:right w:val="none" w:sz="0" w:space="0" w:color="auto"/>
      </w:divBdr>
    </w:div>
    <w:div w:id="646518800">
      <w:marLeft w:val="640"/>
      <w:marRight w:val="0"/>
      <w:marTop w:val="0"/>
      <w:marBottom w:val="0"/>
      <w:divBdr>
        <w:top w:val="none" w:sz="0" w:space="0" w:color="auto"/>
        <w:left w:val="none" w:sz="0" w:space="0" w:color="auto"/>
        <w:bottom w:val="none" w:sz="0" w:space="0" w:color="auto"/>
        <w:right w:val="none" w:sz="0" w:space="0" w:color="auto"/>
      </w:divBdr>
    </w:div>
    <w:div w:id="646787946">
      <w:marLeft w:val="640"/>
      <w:marRight w:val="0"/>
      <w:marTop w:val="0"/>
      <w:marBottom w:val="0"/>
      <w:divBdr>
        <w:top w:val="none" w:sz="0" w:space="0" w:color="auto"/>
        <w:left w:val="none" w:sz="0" w:space="0" w:color="auto"/>
        <w:bottom w:val="none" w:sz="0" w:space="0" w:color="auto"/>
        <w:right w:val="none" w:sz="0" w:space="0" w:color="auto"/>
      </w:divBdr>
    </w:div>
    <w:div w:id="646864982">
      <w:marLeft w:val="640"/>
      <w:marRight w:val="0"/>
      <w:marTop w:val="0"/>
      <w:marBottom w:val="0"/>
      <w:divBdr>
        <w:top w:val="none" w:sz="0" w:space="0" w:color="auto"/>
        <w:left w:val="none" w:sz="0" w:space="0" w:color="auto"/>
        <w:bottom w:val="none" w:sz="0" w:space="0" w:color="auto"/>
        <w:right w:val="none" w:sz="0" w:space="0" w:color="auto"/>
      </w:divBdr>
    </w:div>
    <w:div w:id="646937302">
      <w:marLeft w:val="640"/>
      <w:marRight w:val="0"/>
      <w:marTop w:val="0"/>
      <w:marBottom w:val="0"/>
      <w:divBdr>
        <w:top w:val="none" w:sz="0" w:space="0" w:color="auto"/>
        <w:left w:val="none" w:sz="0" w:space="0" w:color="auto"/>
        <w:bottom w:val="none" w:sz="0" w:space="0" w:color="auto"/>
        <w:right w:val="none" w:sz="0" w:space="0" w:color="auto"/>
      </w:divBdr>
    </w:div>
    <w:div w:id="646979904">
      <w:marLeft w:val="640"/>
      <w:marRight w:val="0"/>
      <w:marTop w:val="0"/>
      <w:marBottom w:val="0"/>
      <w:divBdr>
        <w:top w:val="none" w:sz="0" w:space="0" w:color="auto"/>
        <w:left w:val="none" w:sz="0" w:space="0" w:color="auto"/>
        <w:bottom w:val="none" w:sz="0" w:space="0" w:color="auto"/>
        <w:right w:val="none" w:sz="0" w:space="0" w:color="auto"/>
      </w:divBdr>
    </w:div>
    <w:div w:id="647710671">
      <w:marLeft w:val="640"/>
      <w:marRight w:val="0"/>
      <w:marTop w:val="0"/>
      <w:marBottom w:val="0"/>
      <w:divBdr>
        <w:top w:val="none" w:sz="0" w:space="0" w:color="auto"/>
        <w:left w:val="none" w:sz="0" w:space="0" w:color="auto"/>
        <w:bottom w:val="none" w:sz="0" w:space="0" w:color="auto"/>
        <w:right w:val="none" w:sz="0" w:space="0" w:color="auto"/>
      </w:divBdr>
    </w:div>
    <w:div w:id="647713577">
      <w:marLeft w:val="640"/>
      <w:marRight w:val="0"/>
      <w:marTop w:val="0"/>
      <w:marBottom w:val="0"/>
      <w:divBdr>
        <w:top w:val="none" w:sz="0" w:space="0" w:color="auto"/>
        <w:left w:val="none" w:sz="0" w:space="0" w:color="auto"/>
        <w:bottom w:val="none" w:sz="0" w:space="0" w:color="auto"/>
        <w:right w:val="none" w:sz="0" w:space="0" w:color="auto"/>
      </w:divBdr>
    </w:div>
    <w:div w:id="648091349">
      <w:marLeft w:val="640"/>
      <w:marRight w:val="0"/>
      <w:marTop w:val="0"/>
      <w:marBottom w:val="0"/>
      <w:divBdr>
        <w:top w:val="none" w:sz="0" w:space="0" w:color="auto"/>
        <w:left w:val="none" w:sz="0" w:space="0" w:color="auto"/>
        <w:bottom w:val="none" w:sz="0" w:space="0" w:color="auto"/>
        <w:right w:val="none" w:sz="0" w:space="0" w:color="auto"/>
      </w:divBdr>
    </w:div>
    <w:div w:id="649402677">
      <w:marLeft w:val="640"/>
      <w:marRight w:val="0"/>
      <w:marTop w:val="0"/>
      <w:marBottom w:val="0"/>
      <w:divBdr>
        <w:top w:val="none" w:sz="0" w:space="0" w:color="auto"/>
        <w:left w:val="none" w:sz="0" w:space="0" w:color="auto"/>
        <w:bottom w:val="none" w:sz="0" w:space="0" w:color="auto"/>
        <w:right w:val="none" w:sz="0" w:space="0" w:color="auto"/>
      </w:divBdr>
    </w:div>
    <w:div w:id="650059849">
      <w:bodyDiv w:val="1"/>
      <w:marLeft w:val="0"/>
      <w:marRight w:val="0"/>
      <w:marTop w:val="0"/>
      <w:marBottom w:val="0"/>
      <w:divBdr>
        <w:top w:val="none" w:sz="0" w:space="0" w:color="auto"/>
        <w:left w:val="none" w:sz="0" w:space="0" w:color="auto"/>
        <w:bottom w:val="none" w:sz="0" w:space="0" w:color="auto"/>
        <w:right w:val="none" w:sz="0" w:space="0" w:color="auto"/>
      </w:divBdr>
      <w:divsChild>
        <w:div w:id="84890">
          <w:marLeft w:val="640"/>
          <w:marRight w:val="0"/>
          <w:marTop w:val="0"/>
          <w:marBottom w:val="0"/>
          <w:divBdr>
            <w:top w:val="none" w:sz="0" w:space="0" w:color="auto"/>
            <w:left w:val="none" w:sz="0" w:space="0" w:color="auto"/>
            <w:bottom w:val="none" w:sz="0" w:space="0" w:color="auto"/>
            <w:right w:val="none" w:sz="0" w:space="0" w:color="auto"/>
          </w:divBdr>
        </w:div>
        <w:div w:id="6372069">
          <w:marLeft w:val="640"/>
          <w:marRight w:val="0"/>
          <w:marTop w:val="0"/>
          <w:marBottom w:val="0"/>
          <w:divBdr>
            <w:top w:val="none" w:sz="0" w:space="0" w:color="auto"/>
            <w:left w:val="none" w:sz="0" w:space="0" w:color="auto"/>
            <w:bottom w:val="none" w:sz="0" w:space="0" w:color="auto"/>
            <w:right w:val="none" w:sz="0" w:space="0" w:color="auto"/>
          </w:divBdr>
        </w:div>
        <w:div w:id="8681377">
          <w:marLeft w:val="640"/>
          <w:marRight w:val="0"/>
          <w:marTop w:val="0"/>
          <w:marBottom w:val="0"/>
          <w:divBdr>
            <w:top w:val="none" w:sz="0" w:space="0" w:color="auto"/>
            <w:left w:val="none" w:sz="0" w:space="0" w:color="auto"/>
            <w:bottom w:val="none" w:sz="0" w:space="0" w:color="auto"/>
            <w:right w:val="none" w:sz="0" w:space="0" w:color="auto"/>
          </w:divBdr>
        </w:div>
        <w:div w:id="10837904">
          <w:marLeft w:val="640"/>
          <w:marRight w:val="0"/>
          <w:marTop w:val="0"/>
          <w:marBottom w:val="0"/>
          <w:divBdr>
            <w:top w:val="none" w:sz="0" w:space="0" w:color="auto"/>
            <w:left w:val="none" w:sz="0" w:space="0" w:color="auto"/>
            <w:bottom w:val="none" w:sz="0" w:space="0" w:color="auto"/>
            <w:right w:val="none" w:sz="0" w:space="0" w:color="auto"/>
          </w:divBdr>
        </w:div>
        <w:div w:id="17003300">
          <w:marLeft w:val="640"/>
          <w:marRight w:val="0"/>
          <w:marTop w:val="0"/>
          <w:marBottom w:val="0"/>
          <w:divBdr>
            <w:top w:val="none" w:sz="0" w:space="0" w:color="auto"/>
            <w:left w:val="none" w:sz="0" w:space="0" w:color="auto"/>
            <w:bottom w:val="none" w:sz="0" w:space="0" w:color="auto"/>
            <w:right w:val="none" w:sz="0" w:space="0" w:color="auto"/>
          </w:divBdr>
        </w:div>
        <w:div w:id="41176056">
          <w:marLeft w:val="640"/>
          <w:marRight w:val="0"/>
          <w:marTop w:val="0"/>
          <w:marBottom w:val="0"/>
          <w:divBdr>
            <w:top w:val="none" w:sz="0" w:space="0" w:color="auto"/>
            <w:left w:val="none" w:sz="0" w:space="0" w:color="auto"/>
            <w:bottom w:val="none" w:sz="0" w:space="0" w:color="auto"/>
            <w:right w:val="none" w:sz="0" w:space="0" w:color="auto"/>
          </w:divBdr>
        </w:div>
        <w:div w:id="51075992">
          <w:marLeft w:val="640"/>
          <w:marRight w:val="0"/>
          <w:marTop w:val="0"/>
          <w:marBottom w:val="0"/>
          <w:divBdr>
            <w:top w:val="none" w:sz="0" w:space="0" w:color="auto"/>
            <w:left w:val="none" w:sz="0" w:space="0" w:color="auto"/>
            <w:bottom w:val="none" w:sz="0" w:space="0" w:color="auto"/>
            <w:right w:val="none" w:sz="0" w:space="0" w:color="auto"/>
          </w:divBdr>
        </w:div>
        <w:div w:id="59405097">
          <w:marLeft w:val="640"/>
          <w:marRight w:val="0"/>
          <w:marTop w:val="0"/>
          <w:marBottom w:val="0"/>
          <w:divBdr>
            <w:top w:val="none" w:sz="0" w:space="0" w:color="auto"/>
            <w:left w:val="none" w:sz="0" w:space="0" w:color="auto"/>
            <w:bottom w:val="none" w:sz="0" w:space="0" w:color="auto"/>
            <w:right w:val="none" w:sz="0" w:space="0" w:color="auto"/>
          </w:divBdr>
        </w:div>
        <w:div w:id="71854297">
          <w:marLeft w:val="640"/>
          <w:marRight w:val="0"/>
          <w:marTop w:val="0"/>
          <w:marBottom w:val="0"/>
          <w:divBdr>
            <w:top w:val="none" w:sz="0" w:space="0" w:color="auto"/>
            <w:left w:val="none" w:sz="0" w:space="0" w:color="auto"/>
            <w:bottom w:val="none" w:sz="0" w:space="0" w:color="auto"/>
            <w:right w:val="none" w:sz="0" w:space="0" w:color="auto"/>
          </w:divBdr>
        </w:div>
        <w:div w:id="95370624">
          <w:marLeft w:val="640"/>
          <w:marRight w:val="0"/>
          <w:marTop w:val="0"/>
          <w:marBottom w:val="0"/>
          <w:divBdr>
            <w:top w:val="none" w:sz="0" w:space="0" w:color="auto"/>
            <w:left w:val="none" w:sz="0" w:space="0" w:color="auto"/>
            <w:bottom w:val="none" w:sz="0" w:space="0" w:color="auto"/>
            <w:right w:val="none" w:sz="0" w:space="0" w:color="auto"/>
          </w:divBdr>
        </w:div>
        <w:div w:id="98721404">
          <w:marLeft w:val="640"/>
          <w:marRight w:val="0"/>
          <w:marTop w:val="0"/>
          <w:marBottom w:val="0"/>
          <w:divBdr>
            <w:top w:val="none" w:sz="0" w:space="0" w:color="auto"/>
            <w:left w:val="none" w:sz="0" w:space="0" w:color="auto"/>
            <w:bottom w:val="none" w:sz="0" w:space="0" w:color="auto"/>
            <w:right w:val="none" w:sz="0" w:space="0" w:color="auto"/>
          </w:divBdr>
        </w:div>
        <w:div w:id="116341028">
          <w:marLeft w:val="640"/>
          <w:marRight w:val="0"/>
          <w:marTop w:val="0"/>
          <w:marBottom w:val="0"/>
          <w:divBdr>
            <w:top w:val="none" w:sz="0" w:space="0" w:color="auto"/>
            <w:left w:val="none" w:sz="0" w:space="0" w:color="auto"/>
            <w:bottom w:val="none" w:sz="0" w:space="0" w:color="auto"/>
            <w:right w:val="none" w:sz="0" w:space="0" w:color="auto"/>
          </w:divBdr>
        </w:div>
        <w:div w:id="116801155">
          <w:marLeft w:val="640"/>
          <w:marRight w:val="0"/>
          <w:marTop w:val="0"/>
          <w:marBottom w:val="0"/>
          <w:divBdr>
            <w:top w:val="none" w:sz="0" w:space="0" w:color="auto"/>
            <w:left w:val="none" w:sz="0" w:space="0" w:color="auto"/>
            <w:bottom w:val="none" w:sz="0" w:space="0" w:color="auto"/>
            <w:right w:val="none" w:sz="0" w:space="0" w:color="auto"/>
          </w:divBdr>
        </w:div>
        <w:div w:id="122620613">
          <w:marLeft w:val="640"/>
          <w:marRight w:val="0"/>
          <w:marTop w:val="0"/>
          <w:marBottom w:val="0"/>
          <w:divBdr>
            <w:top w:val="none" w:sz="0" w:space="0" w:color="auto"/>
            <w:left w:val="none" w:sz="0" w:space="0" w:color="auto"/>
            <w:bottom w:val="none" w:sz="0" w:space="0" w:color="auto"/>
            <w:right w:val="none" w:sz="0" w:space="0" w:color="auto"/>
          </w:divBdr>
        </w:div>
        <w:div w:id="125858589">
          <w:marLeft w:val="640"/>
          <w:marRight w:val="0"/>
          <w:marTop w:val="0"/>
          <w:marBottom w:val="0"/>
          <w:divBdr>
            <w:top w:val="none" w:sz="0" w:space="0" w:color="auto"/>
            <w:left w:val="none" w:sz="0" w:space="0" w:color="auto"/>
            <w:bottom w:val="none" w:sz="0" w:space="0" w:color="auto"/>
            <w:right w:val="none" w:sz="0" w:space="0" w:color="auto"/>
          </w:divBdr>
        </w:div>
        <w:div w:id="163202747">
          <w:marLeft w:val="640"/>
          <w:marRight w:val="0"/>
          <w:marTop w:val="0"/>
          <w:marBottom w:val="0"/>
          <w:divBdr>
            <w:top w:val="none" w:sz="0" w:space="0" w:color="auto"/>
            <w:left w:val="none" w:sz="0" w:space="0" w:color="auto"/>
            <w:bottom w:val="none" w:sz="0" w:space="0" w:color="auto"/>
            <w:right w:val="none" w:sz="0" w:space="0" w:color="auto"/>
          </w:divBdr>
        </w:div>
        <w:div w:id="171795614">
          <w:marLeft w:val="640"/>
          <w:marRight w:val="0"/>
          <w:marTop w:val="0"/>
          <w:marBottom w:val="0"/>
          <w:divBdr>
            <w:top w:val="none" w:sz="0" w:space="0" w:color="auto"/>
            <w:left w:val="none" w:sz="0" w:space="0" w:color="auto"/>
            <w:bottom w:val="none" w:sz="0" w:space="0" w:color="auto"/>
            <w:right w:val="none" w:sz="0" w:space="0" w:color="auto"/>
          </w:divBdr>
        </w:div>
        <w:div w:id="173155162">
          <w:marLeft w:val="640"/>
          <w:marRight w:val="0"/>
          <w:marTop w:val="0"/>
          <w:marBottom w:val="0"/>
          <w:divBdr>
            <w:top w:val="none" w:sz="0" w:space="0" w:color="auto"/>
            <w:left w:val="none" w:sz="0" w:space="0" w:color="auto"/>
            <w:bottom w:val="none" w:sz="0" w:space="0" w:color="auto"/>
            <w:right w:val="none" w:sz="0" w:space="0" w:color="auto"/>
          </w:divBdr>
        </w:div>
        <w:div w:id="185288065">
          <w:marLeft w:val="640"/>
          <w:marRight w:val="0"/>
          <w:marTop w:val="0"/>
          <w:marBottom w:val="0"/>
          <w:divBdr>
            <w:top w:val="none" w:sz="0" w:space="0" w:color="auto"/>
            <w:left w:val="none" w:sz="0" w:space="0" w:color="auto"/>
            <w:bottom w:val="none" w:sz="0" w:space="0" w:color="auto"/>
            <w:right w:val="none" w:sz="0" w:space="0" w:color="auto"/>
          </w:divBdr>
        </w:div>
        <w:div w:id="188569633">
          <w:marLeft w:val="640"/>
          <w:marRight w:val="0"/>
          <w:marTop w:val="0"/>
          <w:marBottom w:val="0"/>
          <w:divBdr>
            <w:top w:val="none" w:sz="0" w:space="0" w:color="auto"/>
            <w:left w:val="none" w:sz="0" w:space="0" w:color="auto"/>
            <w:bottom w:val="none" w:sz="0" w:space="0" w:color="auto"/>
            <w:right w:val="none" w:sz="0" w:space="0" w:color="auto"/>
          </w:divBdr>
        </w:div>
        <w:div w:id="196895261">
          <w:marLeft w:val="640"/>
          <w:marRight w:val="0"/>
          <w:marTop w:val="0"/>
          <w:marBottom w:val="0"/>
          <w:divBdr>
            <w:top w:val="none" w:sz="0" w:space="0" w:color="auto"/>
            <w:left w:val="none" w:sz="0" w:space="0" w:color="auto"/>
            <w:bottom w:val="none" w:sz="0" w:space="0" w:color="auto"/>
            <w:right w:val="none" w:sz="0" w:space="0" w:color="auto"/>
          </w:divBdr>
        </w:div>
        <w:div w:id="231081631">
          <w:marLeft w:val="640"/>
          <w:marRight w:val="0"/>
          <w:marTop w:val="0"/>
          <w:marBottom w:val="0"/>
          <w:divBdr>
            <w:top w:val="none" w:sz="0" w:space="0" w:color="auto"/>
            <w:left w:val="none" w:sz="0" w:space="0" w:color="auto"/>
            <w:bottom w:val="none" w:sz="0" w:space="0" w:color="auto"/>
            <w:right w:val="none" w:sz="0" w:space="0" w:color="auto"/>
          </w:divBdr>
        </w:div>
        <w:div w:id="233708956">
          <w:marLeft w:val="640"/>
          <w:marRight w:val="0"/>
          <w:marTop w:val="0"/>
          <w:marBottom w:val="0"/>
          <w:divBdr>
            <w:top w:val="none" w:sz="0" w:space="0" w:color="auto"/>
            <w:left w:val="none" w:sz="0" w:space="0" w:color="auto"/>
            <w:bottom w:val="none" w:sz="0" w:space="0" w:color="auto"/>
            <w:right w:val="none" w:sz="0" w:space="0" w:color="auto"/>
          </w:divBdr>
        </w:div>
        <w:div w:id="249237443">
          <w:marLeft w:val="640"/>
          <w:marRight w:val="0"/>
          <w:marTop w:val="0"/>
          <w:marBottom w:val="0"/>
          <w:divBdr>
            <w:top w:val="none" w:sz="0" w:space="0" w:color="auto"/>
            <w:left w:val="none" w:sz="0" w:space="0" w:color="auto"/>
            <w:bottom w:val="none" w:sz="0" w:space="0" w:color="auto"/>
            <w:right w:val="none" w:sz="0" w:space="0" w:color="auto"/>
          </w:divBdr>
        </w:div>
        <w:div w:id="259800895">
          <w:marLeft w:val="640"/>
          <w:marRight w:val="0"/>
          <w:marTop w:val="0"/>
          <w:marBottom w:val="0"/>
          <w:divBdr>
            <w:top w:val="none" w:sz="0" w:space="0" w:color="auto"/>
            <w:left w:val="none" w:sz="0" w:space="0" w:color="auto"/>
            <w:bottom w:val="none" w:sz="0" w:space="0" w:color="auto"/>
            <w:right w:val="none" w:sz="0" w:space="0" w:color="auto"/>
          </w:divBdr>
        </w:div>
        <w:div w:id="268003754">
          <w:marLeft w:val="640"/>
          <w:marRight w:val="0"/>
          <w:marTop w:val="0"/>
          <w:marBottom w:val="0"/>
          <w:divBdr>
            <w:top w:val="none" w:sz="0" w:space="0" w:color="auto"/>
            <w:left w:val="none" w:sz="0" w:space="0" w:color="auto"/>
            <w:bottom w:val="none" w:sz="0" w:space="0" w:color="auto"/>
            <w:right w:val="none" w:sz="0" w:space="0" w:color="auto"/>
          </w:divBdr>
        </w:div>
        <w:div w:id="272978173">
          <w:marLeft w:val="640"/>
          <w:marRight w:val="0"/>
          <w:marTop w:val="0"/>
          <w:marBottom w:val="0"/>
          <w:divBdr>
            <w:top w:val="none" w:sz="0" w:space="0" w:color="auto"/>
            <w:left w:val="none" w:sz="0" w:space="0" w:color="auto"/>
            <w:bottom w:val="none" w:sz="0" w:space="0" w:color="auto"/>
            <w:right w:val="none" w:sz="0" w:space="0" w:color="auto"/>
          </w:divBdr>
        </w:div>
        <w:div w:id="281418987">
          <w:marLeft w:val="640"/>
          <w:marRight w:val="0"/>
          <w:marTop w:val="0"/>
          <w:marBottom w:val="0"/>
          <w:divBdr>
            <w:top w:val="none" w:sz="0" w:space="0" w:color="auto"/>
            <w:left w:val="none" w:sz="0" w:space="0" w:color="auto"/>
            <w:bottom w:val="none" w:sz="0" w:space="0" w:color="auto"/>
            <w:right w:val="none" w:sz="0" w:space="0" w:color="auto"/>
          </w:divBdr>
        </w:div>
        <w:div w:id="287931842">
          <w:marLeft w:val="640"/>
          <w:marRight w:val="0"/>
          <w:marTop w:val="0"/>
          <w:marBottom w:val="0"/>
          <w:divBdr>
            <w:top w:val="none" w:sz="0" w:space="0" w:color="auto"/>
            <w:left w:val="none" w:sz="0" w:space="0" w:color="auto"/>
            <w:bottom w:val="none" w:sz="0" w:space="0" w:color="auto"/>
            <w:right w:val="none" w:sz="0" w:space="0" w:color="auto"/>
          </w:divBdr>
        </w:div>
        <w:div w:id="288054382">
          <w:marLeft w:val="640"/>
          <w:marRight w:val="0"/>
          <w:marTop w:val="0"/>
          <w:marBottom w:val="0"/>
          <w:divBdr>
            <w:top w:val="none" w:sz="0" w:space="0" w:color="auto"/>
            <w:left w:val="none" w:sz="0" w:space="0" w:color="auto"/>
            <w:bottom w:val="none" w:sz="0" w:space="0" w:color="auto"/>
            <w:right w:val="none" w:sz="0" w:space="0" w:color="auto"/>
          </w:divBdr>
        </w:div>
        <w:div w:id="295373022">
          <w:marLeft w:val="640"/>
          <w:marRight w:val="0"/>
          <w:marTop w:val="0"/>
          <w:marBottom w:val="0"/>
          <w:divBdr>
            <w:top w:val="none" w:sz="0" w:space="0" w:color="auto"/>
            <w:left w:val="none" w:sz="0" w:space="0" w:color="auto"/>
            <w:bottom w:val="none" w:sz="0" w:space="0" w:color="auto"/>
            <w:right w:val="none" w:sz="0" w:space="0" w:color="auto"/>
          </w:divBdr>
        </w:div>
        <w:div w:id="350766898">
          <w:marLeft w:val="640"/>
          <w:marRight w:val="0"/>
          <w:marTop w:val="0"/>
          <w:marBottom w:val="0"/>
          <w:divBdr>
            <w:top w:val="none" w:sz="0" w:space="0" w:color="auto"/>
            <w:left w:val="none" w:sz="0" w:space="0" w:color="auto"/>
            <w:bottom w:val="none" w:sz="0" w:space="0" w:color="auto"/>
            <w:right w:val="none" w:sz="0" w:space="0" w:color="auto"/>
          </w:divBdr>
        </w:div>
        <w:div w:id="351422657">
          <w:marLeft w:val="640"/>
          <w:marRight w:val="0"/>
          <w:marTop w:val="0"/>
          <w:marBottom w:val="0"/>
          <w:divBdr>
            <w:top w:val="none" w:sz="0" w:space="0" w:color="auto"/>
            <w:left w:val="none" w:sz="0" w:space="0" w:color="auto"/>
            <w:bottom w:val="none" w:sz="0" w:space="0" w:color="auto"/>
            <w:right w:val="none" w:sz="0" w:space="0" w:color="auto"/>
          </w:divBdr>
        </w:div>
        <w:div w:id="356197700">
          <w:marLeft w:val="640"/>
          <w:marRight w:val="0"/>
          <w:marTop w:val="0"/>
          <w:marBottom w:val="0"/>
          <w:divBdr>
            <w:top w:val="none" w:sz="0" w:space="0" w:color="auto"/>
            <w:left w:val="none" w:sz="0" w:space="0" w:color="auto"/>
            <w:bottom w:val="none" w:sz="0" w:space="0" w:color="auto"/>
            <w:right w:val="none" w:sz="0" w:space="0" w:color="auto"/>
          </w:divBdr>
        </w:div>
        <w:div w:id="360397639">
          <w:marLeft w:val="640"/>
          <w:marRight w:val="0"/>
          <w:marTop w:val="0"/>
          <w:marBottom w:val="0"/>
          <w:divBdr>
            <w:top w:val="none" w:sz="0" w:space="0" w:color="auto"/>
            <w:left w:val="none" w:sz="0" w:space="0" w:color="auto"/>
            <w:bottom w:val="none" w:sz="0" w:space="0" w:color="auto"/>
            <w:right w:val="none" w:sz="0" w:space="0" w:color="auto"/>
          </w:divBdr>
        </w:div>
        <w:div w:id="367074279">
          <w:marLeft w:val="640"/>
          <w:marRight w:val="0"/>
          <w:marTop w:val="0"/>
          <w:marBottom w:val="0"/>
          <w:divBdr>
            <w:top w:val="none" w:sz="0" w:space="0" w:color="auto"/>
            <w:left w:val="none" w:sz="0" w:space="0" w:color="auto"/>
            <w:bottom w:val="none" w:sz="0" w:space="0" w:color="auto"/>
            <w:right w:val="none" w:sz="0" w:space="0" w:color="auto"/>
          </w:divBdr>
        </w:div>
        <w:div w:id="369844809">
          <w:marLeft w:val="640"/>
          <w:marRight w:val="0"/>
          <w:marTop w:val="0"/>
          <w:marBottom w:val="0"/>
          <w:divBdr>
            <w:top w:val="none" w:sz="0" w:space="0" w:color="auto"/>
            <w:left w:val="none" w:sz="0" w:space="0" w:color="auto"/>
            <w:bottom w:val="none" w:sz="0" w:space="0" w:color="auto"/>
            <w:right w:val="none" w:sz="0" w:space="0" w:color="auto"/>
          </w:divBdr>
        </w:div>
        <w:div w:id="372115932">
          <w:marLeft w:val="640"/>
          <w:marRight w:val="0"/>
          <w:marTop w:val="0"/>
          <w:marBottom w:val="0"/>
          <w:divBdr>
            <w:top w:val="none" w:sz="0" w:space="0" w:color="auto"/>
            <w:left w:val="none" w:sz="0" w:space="0" w:color="auto"/>
            <w:bottom w:val="none" w:sz="0" w:space="0" w:color="auto"/>
            <w:right w:val="none" w:sz="0" w:space="0" w:color="auto"/>
          </w:divBdr>
        </w:div>
        <w:div w:id="381833696">
          <w:marLeft w:val="640"/>
          <w:marRight w:val="0"/>
          <w:marTop w:val="0"/>
          <w:marBottom w:val="0"/>
          <w:divBdr>
            <w:top w:val="none" w:sz="0" w:space="0" w:color="auto"/>
            <w:left w:val="none" w:sz="0" w:space="0" w:color="auto"/>
            <w:bottom w:val="none" w:sz="0" w:space="0" w:color="auto"/>
            <w:right w:val="none" w:sz="0" w:space="0" w:color="auto"/>
          </w:divBdr>
        </w:div>
        <w:div w:id="385683338">
          <w:marLeft w:val="640"/>
          <w:marRight w:val="0"/>
          <w:marTop w:val="0"/>
          <w:marBottom w:val="0"/>
          <w:divBdr>
            <w:top w:val="none" w:sz="0" w:space="0" w:color="auto"/>
            <w:left w:val="none" w:sz="0" w:space="0" w:color="auto"/>
            <w:bottom w:val="none" w:sz="0" w:space="0" w:color="auto"/>
            <w:right w:val="none" w:sz="0" w:space="0" w:color="auto"/>
          </w:divBdr>
        </w:div>
        <w:div w:id="386532534">
          <w:marLeft w:val="640"/>
          <w:marRight w:val="0"/>
          <w:marTop w:val="0"/>
          <w:marBottom w:val="0"/>
          <w:divBdr>
            <w:top w:val="none" w:sz="0" w:space="0" w:color="auto"/>
            <w:left w:val="none" w:sz="0" w:space="0" w:color="auto"/>
            <w:bottom w:val="none" w:sz="0" w:space="0" w:color="auto"/>
            <w:right w:val="none" w:sz="0" w:space="0" w:color="auto"/>
          </w:divBdr>
        </w:div>
        <w:div w:id="390034734">
          <w:marLeft w:val="640"/>
          <w:marRight w:val="0"/>
          <w:marTop w:val="0"/>
          <w:marBottom w:val="0"/>
          <w:divBdr>
            <w:top w:val="none" w:sz="0" w:space="0" w:color="auto"/>
            <w:left w:val="none" w:sz="0" w:space="0" w:color="auto"/>
            <w:bottom w:val="none" w:sz="0" w:space="0" w:color="auto"/>
            <w:right w:val="none" w:sz="0" w:space="0" w:color="auto"/>
          </w:divBdr>
        </w:div>
        <w:div w:id="390153206">
          <w:marLeft w:val="640"/>
          <w:marRight w:val="0"/>
          <w:marTop w:val="0"/>
          <w:marBottom w:val="0"/>
          <w:divBdr>
            <w:top w:val="none" w:sz="0" w:space="0" w:color="auto"/>
            <w:left w:val="none" w:sz="0" w:space="0" w:color="auto"/>
            <w:bottom w:val="none" w:sz="0" w:space="0" w:color="auto"/>
            <w:right w:val="none" w:sz="0" w:space="0" w:color="auto"/>
          </w:divBdr>
        </w:div>
        <w:div w:id="397678134">
          <w:marLeft w:val="640"/>
          <w:marRight w:val="0"/>
          <w:marTop w:val="0"/>
          <w:marBottom w:val="0"/>
          <w:divBdr>
            <w:top w:val="none" w:sz="0" w:space="0" w:color="auto"/>
            <w:left w:val="none" w:sz="0" w:space="0" w:color="auto"/>
            <w:bottom w:val="none" w:sz="0" w:space="0" w:color="auto"/>
            <w:right w:val="none" w:sz="0" w:space="0" w:color="auto"/>
          </w:divBdr>
        </w:div>
        <w:div w:id="426274666">
          <w:marLeft w:val="640"/>
          <w:marRight w:val="0"/>
          <w:marTop w:val="0"/>
          <w:marBottom w:val="0"/>
          <w:divBdr>
            <w:top w:val="none" w:sz="0" w:space="0" w:color="auto"/>
            <w:left w:val="none" w:sz="0" w:space="0" w:color="auto"/>
            <w:bottom w:val="none" w:sz="0" w:space="0" w:color="auto"/>
            <w:right w:val="none" w:sz="0" w:space="0" w:color="auto"/>
          </w:divBdr>
        </w:div>
        <w:div w:id="429204625">
          <w:marLeft w:val="640"/>
          <w:marRight w:val="0"/>
          <w:marTop w:val="0"/>
          <w:marBottom w:val="0"/>
          <w:divBdr>
            <w:top w:val="none" w:sz="0" w:space="0" w:color="auto"/>
            <w:left w:val="none" w:sz="0" w:space="0" w:color="auto"/>
            <w:bottom w:val="none" w:sz="0" w:space="0" w:color="auto"/>
            <w:right w:val="none" w:sz="0" w:space="0" w:color="auto"/>
          </w:divBdr>
        </w:div>
        <w:div w:id="429281459">
          <w:marLeft w:val="640"/>
          <w:marRight w:val="0"/>
          <w:marTop w:val="0"/>
          <w:marBottom w:val="0"/>
          <w:divBdr>
            <w:top w:val="none" w:sz="0" w:space="0" w:color="auto"/>
            <w:left w:val="none" w:sz="0" w:space="0" w:color="auto"/>
            <w:bottom w:val="none" w:sz="0" w:space="0" w:color="auto"/>
            <w:right w:val="none" w:sz="0" w:space="0" w:color="auto"/>
          </w:divBdr>
        </w:div>
        <w:div w:id="431441392">
          <w:marLeft w:val="640"/>
          <w:marRight w:val="0"/>
          <w:marTop w:val="0"/>
          <w:marBottom w:val="0"/>
          <w:divBdr>
            <w:top w:val="none" w:sz="0" w:space="0" w:color="auto"/>
            <w:left w:val="none" w:sz="0" w:space="0" w:color="auto"/>
            <w:bottom w:val="none" w:sz="0" w:space="0" w:color="auto"/>
            <w:right w:val="none" w:sz="0" w:space="0" w:color="auto"/>
          </w:divBdr>
        </w:div>
        <w:div w:id="434592496">
          <w:marLeft w:val="640"/>
          <w:marRight w:val="0"/>
          <w:marTop w:val="0"/>
          <w:marBottom w:val="0"/>
          <w:divBdr>
            <w:top w:val="none" w:sz="0" w:space="0" w:color="auto"/>
            <w:left w:val="none" w:sz="0" w:space="0" w:color="auto"/>
            <w:bottom w:val="none" w:sz="0" w:space="0" w:color="auto"/>
            <w:right w:val="none" w:sz="0" w:space="0" w:color="auto"/>
          </w:divBdr>
        </w:div>
        <w:div w:id="441339057">
          <w:marLeft w:val="640"/>
          <w:marRight w:val="0"/>
          <w:marTop w:val="0"/>
          <w:marBottom w:val="0"/>
          <w:divBdr>
            <w:top w:val="none" w:sz="0" w:space="0" w:color="auto"/>
            <w:left w:val="none" w:sz="0" w:space="0" w:color="auto"/>
            <w:bottom w:val="none" w:sz="0" w:space="0" w:color="auto"/>
            <w:right w:val="none" w:sz="0" w:space="0" w:color="auto"/>
          </w:divBdr>
        </w:div>
        <w:div w:id="441345243">
          <w:marLeft w:val="640"/>
          <w:marRight w:val="0"/>
          <w:marTop w:val="0"/>
          <w:marBottom w:val="0"/>
          <w:divBdr>
            <w:top w:val="none" w:sz="0" w:space="0" w:color="auto"/>
            <w:left w:val="none" w:sz="0" w:space="0" w:color="auto"/>
            <w:bottom w:val="none" w:sz="0" w:space="0" w:color="auto"/>
            <w:right w:val="none" w:sz="0" w:space="0" w:color="auto"/>
          </w:divBdr>
        </w:div>
        <w:div w:id="461270859">
          <w:marLeft w:val="640"/>
          <w:marRight w:val="0"/>
          <w:marTop w:val="0"/>
          <w:marBottom w:val="0"/>
          <w:divBdr>
            <w:top w:val="none" w:sz="0" w:space="0" w:color="auto"/>
            <w:left w:val="none" w:sz="0" w:space="0" w:color="auto"/>
            <w:bottom w:val="none" w:sz="0" w:space="0" w:color="auto"/>
            <w:right w:val="none" w:sz="0" w:space="0" w:color="auto"/>
          </w:divBdr>
        </w:div>
        <w:div w:id="471289293">
          <w:marLeft w:val="640"/>
          <w:marRight w:val="0"/>
          <w:marTop w:val="0"/>
          <w:marBottom w:val="0"/>
          <w:divBdr>
            <w:top w:val="none" w:sz="0" w:space="0" w:color="auto"/>
            <w:left w:val="none" w:sz="0" w:space="0" w:color="auto"/>
            <w:bottom w:val="none" w:sz="0" w:space="0" w:color="auto"/>
            <w:right w:val="none" w:sz="0" w:space="0" w:color="auto"/>
          </w:divBdr>
        </w:div>
        <w:div w:id="479543716">
          <w:marLeft w:val="640"/>
          <w:marRight w:val="0"/>
          <w:marTop w:val="0"/>
          <w:marBottom w:val="0"/>
          <w:divBdr>
            <w:top w:val="none" w:sz="0" w:space="0" w:color="auto"/>
            <w:left w:val="none" w:sz="0" w:space="0" w:color="auto"/>
            <w:bottom w:val="none" w:sz="0" w:space="0" w:color="auto"/>
            <w:right w:val="none" w:sz="0" w:space="0" w:color="auto"/>
          </w:divBdr>
        </w:div>
        <w:div w:id="486554652">
          <w:marLeft w:val="640"/>
          <w:marRight w:val="0"/>
          <w:marTop w:val="0"/>
          <w:marBottom w:val="0"/>
          <w:divBdr>
            <w:top w:val="none" w:sz="0" w:space="0" w:color="auto"/>
            <w:left w:val="none" w:sz="0" w:space="0" w:color="auto"/>
            <w:bottom w:val="none" w:sz="0" w:space="0" w:color="auto"/>
            <w:right w:val="none" w:sz="0" w:space="0" w:color="auto"/>
          </w:divBdr>
        </w:div>
        <w:div w:id="496262524">
          <w:marLeft w:val="640"/>
          <w:marRight w:val="0"/>
          <w:marTop w:val="0"/>
          <w:marBottom w:val="0"/>
          <w:divBdr>
            <w:top w:val="none" w:sz="0" w:space="0" w:color="auto"/>
            <w:left w:val="none" w:sz="0" w:space="0" w:color="auto"/>
            <w:bottom w:val="none" w:sz="0" w:space="0" w:color="auto"/>
            <w:right w:val="none" w:sz="0" w:space="0" w:color="auto"/>
          </w:divBdr>
        </w:div>
        <w:div w:id="496697930">
          <w:marLeft w:val="640"/>
          <w:marRight w:val="0"/>
          <w:marTop w:val="0"/>
          <w:marBottom w:val="0"/>
          <w:divBdr>
            <w:top w:val="none" w:sz="0" w:space="0" w:color="auto"/>
            <w:left w:val="none" w:sz="0" w:space="0" w:color="auto"/>
            <w:bottom w:val="none" w:sz="0" w:space="0" w:color="auto"/>
            <w:right w:val="none" w:sz="0" w:space="0" w:color="auto"/>
          </w:divBdr>
        </w:div>
        <w:div w:id="503319692">
          <w:marLeft w:val="640"/>
          <w:marRight w:val="0"/>
          <w:marTop w:val="0"/>
          <w:marBottom w:val="0"/>
          <w:divBdr>
            <w:top w:val="none" w:sz="0" w:space="0" w:color="auto"/>
            <w:left w:val="none" w:sz="0" w:space="0" w:color="auto"/>
            <w:bottom w:val="none" w:sz="0" w:space="0" w:color="auto"/>
            <w:right w:val="none" w:sz="0" w:space="0" w:color="auto"/>
          </w:divBdr>
        </w:div>
        <w:div w:id="506679512">
          <w:marLeft w:val="640"/>
          <w:marRight w:val="0"/>
          <w:marTop w:val="0"/>
          <w:marBottom w:val="0"/>
          <w:divBdr>
            <w:top w:val="none" w:sz="0" w:space="0" w:color="auto"/>
            <w:left w:val="none" w:sz="0" w:space="0" w:color="auto"/>
            <w:bottom w:val="none" w:sz="0" w:space="0" w:color="auto"/>
            <w:right w:val="none" w:sz="0" w:space="0" w:color="auto"/>
          </w:divBdr>
        </w:div>
        <w:div w:id="508524854">
          <w:marLeft w:val="640"/>
          <w:marRight w:val="0"/>
          <w:marTop w:val="0"/>
          <w:marBottom w:val="0"/>
          <w:divBdr>
            <w:top w:val="none" w:sz="0" w:space="0" w:color="auto"/>
            <w:left w:val="none" w:sz="0" w:space="0" w:color="auto"/>
            <w:bottom w:val="none" w:sz="0" w:space="0" w:color="auto"/>
            <w:right w:val="none" w:sz="0" w:space="0" w:color="auto"/>
          </w:divBdr>
        </w:div>
        <w:div w:id="512451374">
          <w:marLeft w:val="640"/>
          <w:marRight w:val="0"/>
          <w:marTop w:val="0"/>
          <w:marBottom w:val="0"/>
          <w:divBdr>
            <w:top w:val="none" w:sz="0" w:space="0" w:color="auto"/>
            <w:left w:val="none" w:sz="0" w:space="0" w:color="auto"/>
            <w:bottom w:val="none" w:sz="0" w:space="0" w:color="auto"/>
            <w:right w:val="none" w:sz="0" w:space="0" w:color="auto"/>
          </w:divBdr>
        </w:div>
        <w:div w:id="516622367">
          <w:marLeft w:val="640"/>
          <w:marRight w:val="0"/>
          <w:marTop w:val="0"/>
          <w:marBottom w:val="0"/>
          <w:divBdr>
            <w:top w:val="none" w:sz="0" w:space="0" w:color="auto"/>
            <w:left w:val="none" w:sz="0" w:space="0" w:color="auto"/>
            <w:bottom w:val="none" w:sz="0" w:space="0" w:color="auto"/>
            <w:right w:val="none" w:sz="0" w:space="0" w:color="auto"/>
          </w:divBdr>
        </w:div>
        <w:div w:id="532574719">
          <w:marLeft w:val="640"/>
          <w:marRight w:val="0"/>
          <w:marTop w:val="0"/>
          <w:marBottom w:val="0"/>
          <w:divBdr>
            <w:top w:val="none" w:sz="0" w:space="0" w:color="auto"/>
            <w:left w:val="none" w:sz="0" w:space="0" w:color="auto"/>
            <w:bottom w:val="none" w:sz="0" w:space="0" w:color="auto"/>
            <w:right w:val="none" w:sz="0" w:space="0" w:color="auto"/>
          </w:divBdr>
        </w:div>
        <w:div w:id="533079595">
          <w:marLeft w:val="640"/>
          <w:marRight w:val="0"/>
          <w:marTop w:val="0"/>
          <w:marBottom w:val="0"/>
          <w:divBdr>
            <w:top w:val="none" w:sz="0" w:space="0" w:color="auto"/>
            <w:left w:val="none" w:sz="0" w:space="0" w:color="auto"/>
            <w:bottom w:val="none" w:sz="0" w:space="0" w:color="auto"/>
            <w:right w:val="none" w:sz="0" w:space="0" w:color="auto"/>
          </w:divBdr>
        </w:div>
        <w:div w:id="538399129">
          <w:marLeft w:val="640"/>
          <w:marRight w:val="0"/>
          <w:marTop w:val="0"/>
          <w:marBottom w:val="0"/>
          <w:divBdr>
            <w:top w:val="none" w:sz="0" w:space="0" w:color="auto"/>
            <w:left w:val="none" w:sz="0" w:space="0" w:color="auto"/>
            <w:bottom w:val="none" w:sz="0" w:space="0" w:color="auto"/>
            <w:right w:val="none" w:sz="0" w:space="0" w:color="auto"/>
          </w:divBdr>
        </w:div>
        <w:div w:id="540477004">
          <w:marLeft w:val="640"/>
          <w:marRight w:val="0"/>
          <w:marTop w:val="0"/>
          <w:marBottom w:val="0"/>
          <w:divBdr>
            <w:top w:val="none" w:sz="0" w:space="0" w:color="auto"/>
            <w:left w:val="none" w:sz="0" w:space="0" w:color="auto"/>
            <w:bottom w:val="none" w:sz="0" w:space="0" w:color="auto"/>
            <w:right w:val="none" w:sz="0" w:space="0" w:color="auto"/>
          </w:divBdr>
        </w:div>
        <w:div w:id="557131090">
          <w:marLeft w:val="640"/>
          <w:marRight w:val="0"/>
          <w:marTop w:val="0"/>
          <w:marBottom w:val="0"/>
          <w:divBdr>
            <w:top w:val="none" w:sz="0" w:space="0" w:color="auto"/>
            <w:left w:val="none" w:sz="0" w:space="0" w:color="auto"/>
            <w:bottom w:val="none" w:sz="0" w:space="0" w:color="auto"/>
            <w:right w:val="none" w:sz="0" w:space="0" w:color="auto"/>
          </w:divBdr>
        </w:div>
        <w:div w:id="581448506">
          <w:marLeft w:val="640"/>
          <w:marRight w:val="0"/>
          <w:marTop w:val="0"/>
          <w:marBottom w:val="0"/>
          <w:divBdr>
            <w:top w:val="none" w:sz="0" w:space="0" w:color="auto"/>
            <w:left w:val="none" w:sz="0" w:space="0" w:color="auto"/>
            <w:bottom w:val="none" w:sz="0" w:space="0" w:color="auto"/>
            <w:right w:val="none" w:sz="0" w:space="0" w:color="auto"/>
          </w:divBdr>
        </w:div>
        <w:div w:id="602032637">
          <w:marLeft w:val="640"/>
          <w:marRight w:val="0"/>
          <w:marTop w:val="0"/>
          <w:marBottom w:val="0"/>
          <w:divBdr>
            <w:top w:val="none" w:sz="0" w:space="0" w:color="auto"/>
            <w:left w:val="none" w:sz="0" w:space="0" w:color="auto"/>
            <w:bottom w:val="none" w:sz="0" w:space="0" w:color="auto"/>
            <w:right w:val="none" w:sz="0" w:space="0" w:color="auto"/>
          </w:divBdr>
        </w:div>
        <w:div w:id="611935077">
          <w:marLeft w:val="640"/>
          <w:marRight w:val="0"/>
          <w:marTop w:val="0"/>
          <w:marBottom w:val="0"/>
          <w:divBdr>
            <w:top w:val="none" w:sz="0" w:space="0" w:color="auto"/>
            <w:left w:val="none" w:sz="0" w:space="0" w:color="auto"/>
            <w:bottom w:val="none" w:sz="0" w:space="0" w:color="auto"/>
            <w:right w:val="none" w:sz="0" w:space="0" w:color="auto"/>
          </w:divBdr>
        </w:div>
        <w:div w:id="618609426">
          <w:marLeft w:val="640"/>
          <w:marRight w:val="0"/>
          <w:marTop w:val="0"/>
          <w:marBottom w:val="0"/>
          <w:divBdr>
            <w:top w:val="none" w:sz="0" w:space="0" w:color="auto"/>
            <w:left w:val="none" w:sz="0" w:space="0" w:color="auto"/>
            <w:bottom w:val="none" w:sz="0" w:space="0" w:color="auto"/>
            <w:right w:val="none" w:sz="0" w:space="0" w:color="auto"/>
          </w:divBdr>
        </w:div>
        <w:div w:id="624852623">
          <w:marLeft w:val="640"/>
          <w:marRight w:val="0"/>
          <w:marTop w:val="0"/>
          <w:marBottom w:val="0"/>
          <w:divBdr>
            <w:top w:val="none" w:sz="0" w:space="0" w:color="auto"/>
            <w:left w:val="none" w:sz="0" w:space="0" w:color="auto"/>
            <w:bottom w:val="none" w:sz="0" w:space="0" w:color="auto"/>
            <w:right w:val="none" w:sz="0" w:space="0" w:color="auto"/>
          </w:divBdr>
        </w:div>
        <w:div w:id="626861474">
          <w:marLeft w:val="640"/>
          <w:marRight w:val="0"/>
          <w:marTop w:val="0"/>
          <w:marBottom w:val="0"/>
          <w:divBdr>
            <w:top w:val="none" w:sz="0" w:space="0" w:color="auto"/>
            <w:left w:val="none" w:sz="0" w:space="0" w:color="auto"/>
            <w:bottom w:val="none" w:sz="0" w:space="0" w:color="auto"/>
            <w:right w:val="none" w:sz="0" w:space="0" w:color="auto"/>
          </w:divBdr>
        </w:div>
        <w:div w:id="635453403">
          <w:marLeft w:val="640"/>
          <w:marRight w:val="0"/>
          <w:marTop w:val="0"/>
          <w:marBottom w:val="0"/>
          <w:divBdr>
            <w:top w:val="none" w:sz="0" w:space="0" w:color="auto"/>
            <w:left w:val="none" w:sz="0" w:space="0" w:color="auto"/>
            <w:bottom w:val="none" w:sz="0" w:space="0" w:color="auto"/>
            <w:right w:val="none" w:sz="0" w:space="0" w:color="auto"/>
          </w:divBdr>
        </w:div>
        <w:div w:id="637030437">
          <w:marLeft w:val="640"/>
          <w:marRight w:val="0"/>
          <w:marTop w:val="0"/>
          <w:marBottom w:val="0"/>
          <w:divBdr>
            <w:top w:val="none" w:sz="0" w:space="0" w:color="auto"/>
            <w:left w:val="none" w:sz="0" w:space="0" w:color="auto"/>
            <w:bottom w:val="none" w:sz="0" w:space="0" w:color="auto"/>
            <w:right w:val="none" w:sz="0" w:space="0" w:color="auto"/>
          </w:divBdr>
        </w:div>
        <w:div w:id="645206352">
          <w:marLeft w:val="640"/>
          <w:marRight w:val="0"/>
          <w:marTop w:val="0"/>
          <w:marBottom w:val="0"/>
          <w:divBdr>
            <w:top w:val="none" w:sz="0" w:space="0" w:color="auto"/>
            <w:left w:val="none" w:sz="0" w:space="0" w:color="auto"/>
            <w:bottom w:val="none" w:sz="0" w:space="0" w:color="auto"/>
            <w:right w:val="none" w:sz="0" w:space="0" w:color="auto"/>
          </w:divBdr>
        </w:div>
        <w:div w:id="653878303">
          <w:marLeft w:val="640"/>
          <w:marRight w:val="0"/>
          <w:marTop w:val="0"/>
          <w:marBottom w:val="0"/>
          <w:divBdr>
            <w:top w:val="none" w:sz="0" w:space="0" w:color="auto"/>
            <w:left w:val="none" w:sz="0" w:space="0" w:color="auto"/>
            <w:bottom w:val="none" w:sz="0" w:space="0" w:color="auto"/>
            <w:right w:val="none" w:sz="0" w:space="0" w:color="auto"/>
          </w:divBdr>
        </w:div>
        <w:div w:id="666060751">
          <w:marLeft w:val="640"/>
          <w:marRight w:val="0"/>
          <w:marTop w:val="0"/>
          <w:marBottom w:val="0"/>
          <w:divBdr>
            <w:top w:val="none" w:sz="0" w:space="0" w:color="auto"/>
            <w:left w:val="none" w:sz="0" w:space="0" w:color="auto"/>
            <w:bottom w:val="none" w:sz="0" w:space="0" w:color="auto"/>
            <w:right w:val="none" w:sz="0" w:space="0" w:color="auto"/>
          </w:divBdr>
        </w:div>
        <w:div w:id="670644175">
          <w:marLeft w:val="640"/>
          <w:marRight w:val="0"/>
          <w:marTop w:val="0"/>
          <w:marBottom w:val="0"/>
          <w:divBdr>
            <w:top w:val="none" w:sz="0" w:space="0" w:color="auto"/>
            <w:left w:val="none" w:sz="0" w:space="0" w:color="auto"/>
            <w:bottom w:val="none" w:sz="0" w:space="0" w:color="auto"/>
            <w:right w:val="none" w:sz="0" w:space="0" w:color="auto"/>
          </w:divBdr>
        </w:div>
        <w:div w:id="675229370">
          <w:marLeft w:val="640"/>
          <w:marRight w:val="0"/>
          <w:marTop w:val="0"/>
          <w:marBottom w:val="0"/>
          <w:divBdr>
            <w:top w:val="none" w:sz="0" w:space="0" w:color="auto"/>
            <w:left w:val="none" w:sz="0" w:space="0" w:color="auto"/>
            <w:bottom w:val="none" w:sz="0" w:space="0" w:color="auto"/>
            <w:right w:val="none" w:sz="0" w:space="0" w:color="auto"/>
          </w:divBdr>
        </w:div>
        <w:div w:id="696389827">
          <w:marLeft w:val="640"/>
          <w:marRight w:val="0"/>
          <w:marTop w:val="0"/>
          <w:marBottom w:val="0"/>
          <w:divBdr>
            <w:top w:val="none" w:sz="0" w:space="0" w:color="auto"/>
            <w:left w:val="none" w:sz="0" w:space="0" w:color="auto"/>
            <w:bottom w:val="none" w:sz="0" w:space="0" w:color="auto"/>
            <w:right w:val="none" w:sz="0" w:space="0" w:color="auto"/>
          </w:divBdr>
        </w:div>
        <w:div w:id="696781006">
          <w:marLeft w:val="640"/>
          <w:marRight w:val="0"/>
          <w:marTop w:val="0"/>
          <w:marBottom w:val="0"/>
          <w:divBdr>
            <w:top w:val="none" w:sz="0" w:space="0" w:color="auto"/>
            <w:left w:val="none" w:sz="0" w:space="0" w:color="auto"/>
            <w:bottom w:val="none" w:sz="0" w:space="0" w:color="auto"/>
            <w:right w:val="none" w:sz="0" w:space="0" w:color="auto"/>
          </w:divBdr>
        </w:div>
        <w:div w:id="699666327">
          <w:marLeft w:val="640"/>
          <w:marRight w:val="0"/>
          <w:marTop w:val="0"/>
          <w:marBottom w:val="0"/>
          <w:divBdr>
            <w:top w:val="none" w:sz="0" w:space="0" w:color="auto"/>
            <w:left w:val="none" w:sz="0" w:space="0" w:color="auto"/>
            <w:bottom w:val="none" w:sz="0" w:space="0" w:color="auto"/>
            <w:right w:val="none" w:sz="0" w:space="0" w:color="auto"/>
          </w:divBdr>
        </w:div>
        <w:div w:id="719282598">
          <w:marLeft w:val="640"/>
          <w:marRight w:val="0"/>
          <w:marTop w:val="0"/>
          <w:marBottom w:val="0"/>
          <w:divBdr>
            <w:top w:val="none" w:sz="0" w:space="0" w:color="auto"/>
            <w:left w:val="none" w:sz="0" w:space="0" w:color="auto"/>
            <w:bottom w:val="none" w:sz="0" w:space="0" w:color="auto"/>
            <w:right w:val="none" w:sz="0" w:space="0" w:color="auto"/>
          </w:divBdr>
        </w:div>
        <w:div w:id="720710636">
          <w:marLeft w:val="640"/>
          <w:marRight w:val="0"/>
          <w:marTop w:val="0"/>
          <w:marBottom w:val="0"/>
          <w:divBdr>
            <w:top w:val="none" w:sz="0" w:space="0" w:color="auto"/>
            <w:left w:val="none" w:sz="0" w:space="0" w:color="auto"/>
            <w:bottom w:val="none" w:sz="0" w:space="0" w:color="auto"/>
            <w:right w:val="none" w:sz="0" w:space="0" w:color="auto"/>
          </w:divBdr>
        </w:div>
        <w:div w:id="723523475">
          <w:marLeft w:val="640"/>
          <w:marRight w:val="0"/>
          <w:marTop w:val="0"/>
          <w:marBottom w:val="0"/>
          <w:divBdr>
            <w:top w:val="none" w:sz="0" w:space="0" w:color="auto"/>
            <w:left w:val="none" w:sz="0" w:space="0" w:color="auto"/>
            <w:bottom w:val="none" w:sz="0" w:space="0" w:color="auto"/>
            <w:right w:val="none" w:sz="0" w:space="0" w:color="auto"/>
          </w:divBdr>
        </w:div>
        <w:div w:id="737363507">
          <w:marLeft w:val="640"/>
          <w:marRight w:val="0"/>
          <w:marTop w:val="0"/>
          <w:marBottom w:val="0"/>
          <w:divBdr>
            <w:top w:val="none" w:sz="0" w:space="0" w:color="auto"/>
            <w:left w:val="none" w:sz="0" w:space="0" w:color="auto"/>
            <w:bottom w:val="none" w:sz="0" w:space="0" w:color="auto"/>
            <w:right w:val="none" w:sz="0" w:space="0" w:color="auto"/>
          </w:divBdr>
        </w:div>
        <w:div w:id="738527643">
          <w:marLeft w:val="640"/>
          <w:marRight w:val="0"/>
          <w:marTop w:val="0"/>
          <w:marBottom w:val="0"/>
          <w:divBdr>
            <w:top w:val="none" w:sz="0" w:space="0" w:color="auto"/>
            <w:left w:val="none" w:sz="0" w:space="0" w:color="auto"/>
            <w:bottom w:val="none" w:sz="0" w:space="0" w:color="auto"/>
            <w:right w:val="none" w:sz="0" w:space="0" w:color="auto"/>
          </w:divBdr>
        </w:div>
        <w:div w:id="772434608">
          <w:marLeft w:val="640"/>
          <w:marRight w:val="0"/>
          <w:marTop w:val="0"/>
          <w:marBottom w:val="0"/>
          <w:divBdr>
            <w:top w:val="none" w:sz="0" w:space="0" w:color="auto"/>
            <w:left w:val="none" w:sz="0" w:space="0" w:color="auto"/>
            <w:bottom w:val="none" w:sz="0" w:space="0" w:color="auto"/>
            <w:right w:val="none" w:sz="0" w:space="0" w:color="auto"/>
          </w:divBdr>
        </w:div>
        <w:div w:id="780803097">
          <w:marLeft w:val="640"/>
          <w:marRight w:val="0"/>
          <w:marTop w:val="0"/>
          <w:marBottom w:val="0"/>
          <w:divBdr>
            <w:top w:val="none" w:sz="0" w:space="0" w:color="auto"/>
            <w:left w:val="none" w:sz="0" w:space="0" w:color="auto"/>
            <w:bottom w:val="none" w:sz="0" w:space="0" w:color="auto"/>
            <w:right w:val="none" w:sz="0" w:space="0" w:color="auto"/>
          </w:divBdr>
        </w:div>
        <w:div w:id="790130759">
          <w:marLeft w:val="640"/>
          <w:marRight w:val="0"/>
          <w:marTop w:val="0"/>
          <w:marBottom w:val="0"/>
          <w:divBdr>
            <w:top w:val="none" w:sz="0" w:space="0" w:color="auto"/>
            <w:left w:val="none" w:sz="0" w:space="0" w:color="auto"/>
            <w:bottom w:val="none" w:sz="0" w:space="0" w:color="auto"/>
            <w:right w:val="none" w:sz="0" w:space="0" w:color="auto"/>
          </w:divBdr>
        </w:div>
        <w:div w:id="792745776">
          <w:marLeft w:val="640"/>
          <w:marRight w:val="0"/>
          <w:marTop w:val="0"/>
          <w:marBottom w:val="0"/>
          <w:divBdr>
            <w:top w:val="none" w:sz="0" w:space="0" w:color="auto"/>
            <w:left w:val="none" w:sz="0" w:space="0" w:color="auto"/>
            <w:bottom w:val="none" w:sz="0" w:space="0" w:color="auto"/>
            <w:right w:val="none" w:sz="0" w:space="0" w:color="auto"/>
          </w:divBdr>
        </w:div>
        <w:div w:id="795366683">
          <w:marLeft w:val="640"/>
          <w:marRight w:val="0"/>
          <w:marTop w:val="0"/>
          <w:marBottom w:val="0"/>
          <w:divBdr>
            <w:top w:val="none" w:sz="0" w:space="0" w:color="auto"/>
            <w:left w:val="none" w:sz="0" w:space="0" w:color="auto"/>
            <w:bottom w:val="none" w:sz="0" w:space="0" w:color="auto"/>
            <w:right w:val="none" w:sz="0" w:space="0" w:color="auto"/>
          </w:divBdr>
        </w:div>
        <w:div w:id="808207960">
          <w:marLeft w:val="640"/>
          <w:marRight w:val="0"/>
          <w:marTop w:val="0"/>
          <w:marBottom w:val="0"/>
          <w:divBdr>
            <w:top w:val="none" w:sz="0" w:space="0" w:color="auto"/>
            <w:left w:val="none" w:sz="0" w:space="0" w:color="auto"/>
            <w:bottom w:val="none" w:sz="0" w:space="0" w:color="auto"/>
            <w:right w:val="none" w:sz="0" w:space="0" w:color="auto"/>
          </w:divBdr>
        </w:div>
        <w:div w:id="813062864">
          <w:marLeft w:val="640"/>
          <w:marRight w:val="0"/>
          <w:marTop w:val="0"/>
          <w:marBottom w:val="0"/>
          <w:divBdr>
            <w:top w:val="none" w:sz="0" w:space="0" w:color="auto"/>
            <w:left w:val="none" w:sz="0" w:space="0" w:color="auto"/>
            <w:bottom w:val="none" w:sz="0" w:space="0" w:color="auto"/>
            <w:right w:val="none" w:sz="0" w:space="0" w:color="auto"/>
          </w:divBdr>
        </w:div>
        <w:div w:id="817721126">
          <w:marLeft w:val="640"/>
          <w:marRight w:val="0"/>
          <w:marTop w:val="0"/>
          <w:marBottom w:val="0"/>
          <w:divBdr>
            <w:top w:val="none" w:sz="0" w:space="0" w:color="auto"/>
            <w:left w:val="none" w:sz="0" w:space="0" w:color="auto"/>
            <w:bottom w:val="none" w:sz="0" w:space="0" w:color="auto"/>
            <w:right w:val="none" w:sz="0" w:space="0" w:color="auto"/>
          </w:divBdr>
        </w:div>
        <w:div w:id="820193224">
          <w:marLeft w:val="640"/>
          <w:marRight w:val="0"/>
          <w:marTop w:val="0"/>
          <w:marBottom w:val="0"/>
          <w:divBdr>
            <w:top w:val="none" w:sz="0" w:space="0" w:color="auto"/>
            <w:left w:val="none" w:sz="0" w:space="0" w:color="auto"/>
            <w:bottom w:val="none" w:sz="0" w:space="0" w:color="auto"/>
            <w:right w:val="none" w:sz="0" w:space="0" w:color="auto"/>
          </w:divBdr>
        </w:div>
        <w:div w:id="826941447">
          <w:marLeft w:val="640"/>
          <w:marRight w:val="0"/>
          <w:marTop w:val="0"/>
          <w:marBottom w:val="0"/>
          <w:divBdr>
            <w:top w:val="none" w:sz="0" w:space="0" w:color="auto"/>
            <w:left w:val="none" w:sz="0" w:space="0" w:color="auto"/>
            <w:bottom w:val="none" w:sz="0" w:space="0" w:color="auto"/>
            <w:right w:val="none" w:sz="0" w:space="0" w:color="auto"/>
          </w:divBdr>
        </w:div>
        <w:div w:id="834076702">
          <w:marLeft w:val="640"/>
          <w:marRight w:val="0"/>
          <w:marTop w:val="0"/>
          <w:marBottom w:val="0"/>
          <w:divBdr>
            <w:top w:val="none" w:sz="0" w:space="0" w:color="auto"/>
            <w:left w:val="none" w:sz="0" w:space="0" w:color="auto"/>
            <w:bottom w:val="none" w:sz="0" w:space="0" w:color="auto"/>
            <w:right w:val="none" w:sz="0" w:space="0" w:color="auto"/>
          </w:divBdr>
        </w:div>
        <w:div w:id="835414870">
          <w:marLeft w:val="640"/>
          <w:marRight w:val="0"/>
          <w:marTop w:val="0"/>
          <w:marBottom w:val="0"/>
          <w:divBdr>
            <w:top w:val="none" w:sz="0" w:space="0" w:color="auto"/>
            <w:left w:val="none" w:sz="0" w:space="0" w:color="auto"/>
            <w:bottom w:val="none" w:sz="0" w:space="0" w:color="auto"/>
            <w:right w:val="none" w:sz="0" w:space="0" w:color="auto"/>
          </w:divBdr>
        </w:div>
        <w:div w:id="857503271">
          <w:marLeft w:val="640"/>
          <w:marRight w:val="0"/>
          <w:marTop w:val="0"/>
          <w:marBottom w:val="0"/>
          <w:divBdr>
            <w:top w:val="none" w:sz="0" w:space="0" w:color="auto"/>
            <w:left w:val="none" w:sz="0" w:space="0" w:color="auto"/>
            <w:bottom w:val="none" w:sz="0" w:space="0" w:color="auto"/>
            <w:right w:val="none" w:sz="0" w:space="0" w:color="auto"/>
          </w:divBdr>
        </w:div>
        <w:div w:id="903951444">
          <w:marLeft w:val="640"/>
          <w:marRight w:val="0"/>
          <w:marTop w:val="0"/>
          <w:marBottom w:val="0"/>
          <w:divBdr>
            <w:top w:val="none" w:sz="0" w:space="0" w:color="auto"/>
            <w:left w:val="none" w:sz="0" w:space="0" w:color="auto"/>
            <w:bottom w:val="none" w:sz="0" w:space="0" w:color="auto"/>
            <w:right w:val="none" w:sz="0" w:space="0" w:color="auto"/>
          </w:divBdr>
        </w:div>
        <w:div w:id="911161842">
          <w:marLeft w:val="640"/>
          <w:marRight w:val="0"/>
          <w:marTop w:val="0"/>
          <w:marBottom w:val="0"/>
          <w:divBdr>
            <w:top w:val="none" w:sz="0" w:space="0" w:color="auto"/>
            <w:left w:val="none" w:sz="0" w:space="0" w:color="auto"/>
            <w:bottom w:val="none" w:sz="0" w:space="0" w:color="auto"/>
            <w:right w:val="none" w:sz="0" w:space="0" w:color="auto"/>
          </w:divBdr>
        </w:div>
        <w:div w:id="926957875">
          <w:marLeft w:val="640"/>
          <w:marRight w:val="0"/>
          <w:marTop w:val="0"/>
          <w:marBottom w:val="0"/>
          <w:divBdr>
            <w:top w:val="none" w:sz="0" w:space="0" w:color="auto"/>
            <w:left w:val="none" w:sz="0" w:space="0" w:color="auto"/>
            <w:bottom w:val="none" w:sz="0" w:space="0" w:color="auto"/>
            <w:right w:val="none" w:sz="0" w:space="0" w:color="auto"/>
          </w:divBdr>
        </w:div>
        <w:div w:id="927009051">
          <w:marLeft w:val="640"/>
          <w:marRight w:val="0"/>
          <w:marTop w:val="0"/>
          <w:marBottom w:val="0"/>
          <w:divBdr>
            <w:top w:val="none" w:sz="0" w:space="0" w:color="auto"/>
            <w:left w:val="none" w:sz="0" w:space="0" w:color="auto"/>
            <w:bottom w:val="none" w:sz="0" w:space="0" w:color="auto"/>
            <w:right w:val="none" w:sz="0" w:space="0" w:color="auto"/>
          </w:divBdr>
        </w:div>
        <w:div w:id="929704959">
          <w:marLeft w:val="640"/>
          <w:marRight w:val="0"/>
          <w:marTop w:val="0"/>
          <w:marBottom w:val="0"/>
          <w:divBdr>
            <w:top w:val="none" w:sz="0" w:space="0" w:color="auto"/>
            <w:left w:val="none" w:sz="0" w:space="0" w:color="auto"/>
            <w:bottom w:val="none" w:sz="0" w:space="0" w:color="auto"/>
            <w:right w:val="none" w:sz="0" w:space="0" w:color="auto"/>
          </w:divBdr>
        </w:div>
        <w:div w:id="930697675">
          <w:marLeft w:val="640"/>
          <w:marRight w:val="0"/>
          <w:marTop w:val="0"/>
          <w:marBottom w:val="0"/>
          <w:divBdr>
            <w:top w:val="none" w:sz="0" w:space="0" w:color="auto"/>
            <w:left w:val="none" w:sz="0" w:space="0" w:color="auto"/>
            <w:bottom w:val="none" w:sz="0" w:space="0" w:color="auto"/>
            <w:right w:val="none" w:sz="0" w:space="0" w:color="auto"/>
          </w:divBdr>
        </w:div>
        <w:div w:id="932207453">
          <w:marLeft w:val="640"/>
          <w:marRight w:val="0"/>
          <w:marTop w:val="0"/>
          <w:marBottom w:val="0"/>
          <w:divBdr>
            <w:top w:val="none" w:sz="0" w:space="0" w:color="auto"/>
            <w:left w:val="none" w:sz="0" w:space="0" w:color="auto"/>
            <w:bottom w:val="none" w:sz="0" w:space="0" w:color="auto"/>
            <w:right w:val="none" w:sz="0" w:space="0" w:color="auto"/>
          </w:divBdr>
        </w:div>
        <w:div w:id="936408333">
          <w:marLeft w:val="640"/>
          <w:marRight w:val="0"/>
          <w:marTop w:val="0"/>
          <w:marBottom w:val="0"/>
          <w:divBdr>
            <w:top w:val="none" w:sz="0" w:space="0" w:color="auto"/>
            <w:left w:val="none" w:sz="0" w:space="0" w:color="auto"/>
            <w:bottom w:val="none" w:sz="0" w:space="0" w:color="auto"/>
            <w:right w:val="none" w:sz="0" w:space="0" w:color="auto"/>
          </w:divBdr>
        </w:div>
        <w:div w:id="937056499">
          <w:marLeft w:val="640"/>
          <w:marRight w:val="0"/>
          <w:marTop w:val="0"/>
          <w:marBottom w:val="0"/>
          <w:divBdr>
            <w:top w:val="none" w:sz="0" w:space="0" w:color="auto"/>
            <w:left w:val="none" w:sz="0" w:space="0" w:color="auto"/>
            <w:bottom w:val="none" w:sz="0" w:space="0" w:color="auto"/>
            <w:right w:val="none" w:sz="0" w:space="0" w:color="auto"/>
          </w:divBdr>
        </w:div>
        <w:div w:id="945234262">
          <w:marLeft w:val="640"/>
          <w:marRight w:val="0"/>
          <w:marTop w:val="0"/>
          <w:marBottom w:val="0"/>
          <w:divBdr>
            <w:top w:val="none" w:sz="0" w:space="0" w:color="auto"/>
            <w:left w:val="none" w:sz="0" w:space="0" w:color="auto"/>
            <w:bottom w:val="none" w:sz="0" w:space="0" w:color="auto"/>
            <w:right w:val="none" w:sz="0" w:space="0" w:color="auto"/>
          </w:divBdr>
        </w:div>
        <w:div w:id="965043697">
          <w:marLeft w:val="640"/>
          <w:marRight w:val="0"/>
          <w:marTop w:val="0"/>
          <w:marBottom w:val="0"/>
          <w:divBdr>
            <w:top w:val="none" w:sz="0" w:space="0" w:color="auto"/>
            <w:left w:val="none" w:sz="0" w:space="0" w:color="auto"/>
            <w:bottom w:val="none" w:sz="0" w:space="0" w:color="auto"/>
            <w:right w:val="none" w:sz="0" w:space="0" w:color="auto"/>
          </w:divBdr>
        </w:div>
        <w:div w:id="966163706">
          <w:marLeft w:val="640"/>
          <w:marRight w:val="0"/>
          <w:marTop w:val="0"/>
          <w:marBottom w:val="0"/>
          <w:divBdr>
            <w:top w:val="none" w:sz="0" w:space="0" w:color="auto"/>
            <w:left w:val="none" w:sz="0" w:space="0" w:color="auto"/>
            <w:bottom w:val="none" w:sz="0" w:space="0" w:color="auto"/>
            <w:right w:val="none" w:sz="0" w:space="0" w:color="auto"/>
          </w:divBdr>
        </w:div>
        <w:div w:id="967081322">
          <w:marLeft w:val="640"/>
          <w:marRight w:val="0"/>
          <w:marTop w:val="0"/>
          <w:marBottom w:val="0"/>
          <w:divBdr>
            <w:top w:val="none" w:sz="0" w:space="0" w:color="auto"/>
            <w:left w:val="none" w:sz="0" w:space="0" w:color="auto"/>
            <w:bottom w:val="none" w:sz="0" w:space="0" w:color="auto"/>
            <w:right w:val="none" w:sz="0" w:space="0" w:color="auto"/>
          </w:divBdr>
        </w:div>
        <w:div w:id="985399893">
          <w:marLeft w:val="640"/>
          <w:marRight w:val="0"/>
          <w:marTop w:val="0"/>
          <w:marBottom w:val="0"/>
          <w:divBdr>
            <w:top w:val="none" w:sz="0" w:space="0" w:color="auto"/>
            <w:left w:val="none" w:sz="0" w:space="0" w:color="auto"/>
            <w:bottom w:val="none" w:sz="0" w:space="0" w:color="auto"/>
            <w:right w:val="none" w:sz="0" w:space="0" w:color="auto"/>
          </w:divBdr>
        </w:div>
        <w:div w:id="985624124">
          <w:marLeft w:val="640"/>
          <w:marRight w:val="0"/>
          <w:marTop w:val="0"/>
          <w:marBottom w:val="0"/>
          <w:divBdr>
            <w:top w:val="none" w:sz="0" w:space="0" w:color="auto"/>
            <w:left w:val="none" w:sz="0" w:space="0" w:color="auto"/>
            <w:bottom w:val="none" w:sz="0" w:space="0" w:color="auto"/>
            <w:right w:val="none" w:sz="0" w:space="0" w:color="auto"/>
          </w:divBdr>
        </w:div>
        <w:div w:id="989409805">
          <w:marLeft w:val="640"/>
          <w:marRight w:val="0"/>
          <w:marTop w:val="0"/>
          <w:marBottom w:val="0"/>
          <w:divBdr>
            <w:top w:val="none" w:sz="0" w:space="0" w:color="auto"/>
            <w:left w:val="none" w:sz="0" w:space="0" w:color="auto"/>
            <w:bottom w:val="none" w:sz="0" w:space="0" w:color="auto"/>
            <w:right w:val="none" w:sz="0" w:space="0" w:color="auto"/>
          </w:divBdr>
        </w:div>
        <w:div w:id="991056707">
          <w:marLeft w:val="640"/>
          <w:marRight w:val="0"/>
          <w:marTop w:val="0"/>
          <w:marBottom w:val="0"/>
          <w:divBdr>
            <w:top w:val="none" w:sz="0" w:space="0" w:color="auto"/>
            <w:left w:val="none" w:sz="0" w:space="0" w:color="auto"/>
            <w:bottom w:val="none" w:sz="0" w:space="0" w:color="auto"/>
            <w:right w:val="none" w:sz="0" w:space="0" w:color="auto"/>
          </w:divBdr>
        </w:div>
        <w:div w:id="1006051297">
          <w:marLeft w:val="640"/>
          <w:marRight w:val="0"/>
          <w:marTop w:val="0"/>
          <w:marBottom w:val="0"/>
          <w:divBdr>
            <w:top w:val="none" w:sz="0" w:space="0" w:color="auto"/>
            <w:left w:val="none" w:sz="0" w:space="0" w:color="auto"/>
            <w:bottom w:val="none" w:sz="0" w:space="0" w:color="auto"/>
            <w:right w:val="none" w:sz="0" w:space="0" w:color="auto"/>
          </w:divBdr>
        </w:div>
        <w:div w:id="1013342926">
          <w:marLeft w:val="640"/>
          <w:marRight w:val="0"/>
          <w:marTop w:val="0"/>
          <w:marBottom w:val="0"/>
          <w:divBdr>
            <w:top w:val="none" w:sz="0" w:space="0" w:color="auto"/>
            <w:left w:val="none" w:sz="0" w:space="0" w:color="auto"/>
            <w:bottom w:val="none" w:sz="0" w:space="0" w:color="auto"/>
            <w:right w:val="none" w:sz="0" w:space="0" w:color="auto"/>
          </w:divBdr>
        </w:div>
        <w:div w:id="1015039579">
          <w:marLeft w:val="640"/>
          <w:marRight w:val="0"/>
          <w:marTop w:val="0"/>
          <w:marBottom w:val="0"/>
          <w:divBdr>
            <w:top w:val="none" w:sz="0" w:space="0" w:color="auto"/>
            <w:left w:val="none" w:sz="0" w:space="0" w:color="auto"/>
            <w:bottom w:val="none" w:sz="0" w:space="0" w:color="auto"/>
            <w:right w:val="none" w:sz="0" w:space="0" w:color="auto"/>
          </w:divBdr>
        </w:div>
        <w:div w:id="1035276672">
          <w:marLeft w:val="640"/>
          <w:marRight w:val="0"/>
          <w:marTop w:val="0"/>
          <w:marBottom w:val="0"/>
          <w:divBdr>
            <w:top w:val="none" w:sz="0" w:space="0" w:color="auto"/>
            <w:left w:val="none" w:sz="0" w:space="0" w:color="auto"/>
            <w:bottom w:val="none" w:sz="0" w:space="0" w:color="auto"/>
            <w:right w:val="none" w:sz="0" w:space="0" w:color="auto"/>
          </w:divBdr>
        </w:div>
        <w:div w:id="1041978490">
          <w:marLeft w:val="640"/>
          <w:marRight w:val="0"/>
          <w:marTop w:val="0"/>
          <w:marBottom w:val="0"/>
          <w:divBdr>
            <w:top w:val="none" w:sz="0" w:space="0" w:color="auto"/>
            <w:left w:val="none" w:sz="0" w:space="0" w:color="auto"/>
            <w:bottom w:val="none" w:sz="0" w:space="0" w:color="auto"/>
            <w:right w:val="none" w:sz="0" w:space="0" w:color="auto"/>
          </w:divBdr>
        </w:div>
        <w:div w:id="1043678591">
          <w:marLeft w:val="640"/>
          <w:marRight w:val="0"/>
          <w:marTop w:val="0"/>
          <w:marBottom w:val="0"/>
          <w:divBdr>
            <w:top w:val="none" w:sz="0" w:space="0" w:color="auto"/>
            <w:left w:val="none" w:sz="0" w:space="0" w:color="auto"/>
            <w:bottom w:val="none" w:sz="0" w:space="0" w:color="auto"/>
            <w:right w:val="none" w:sz="0" w:space="0" w:color="auto"/>
          </w:divBdr>
        </w:div>
        <w:div w:id="1044404775">
          <w:marLeft w:val="640"/>
          <w:marRight w:val="0"/>
          <w:marTop w:val="0"/>
          <w:marBottom w:val="0"/>
          <w:divBdr>
            <w:top w:val="none" w:sz="0" w:space="0" w:color="auto"/>
            <w:left w:val="none" w:sz="0" w:space="0" w:color="auto"/>
            <w:bottom w:val="none" w:sz="0" w:space="0" w:color="auto"/>
            <w:right w:val="none" w:sz="0" w:space="0" w:color="auto"/>
          </w:divBdr>
        </w:div>
        <w:div w:id="1053503762">
          <w:marLeft w:val="640"/>
          <w:marRight w:val="0"/>
          <w:marTop w:val="0"/>
          <w:marBottom w:val="0"/>
          <w:divBdr>
            <w:top w:val="none" w:sz="0" w:space="0" w:color="auto"/>
            <w:left w:val="none" w:sz="0" w:space="0" w:color="auto"/>
            <w:bottom w:val="none" w:sz="0" w:space="0" w:color="auto"/>
            <w:right w:val="none" w:sz="0" w:space="0" w:color="auto"/>
          </w:divBdr>
        </w:div>
        <w:div w:id="1058165114">
          <w:marLeft w:val="640"/>
          <w:marRight w:val="0"/>
          <w:marTop w:val="0"/>
          <w:marBottom w:val="0"/>
          <w:divBdr>
            <w:top w:val="none" w:sz="0" w:space="0" w:color="auto"/>
            <w:left w:val="none" w:sz="0" w:space="0" w:color="auto"/>
            <w:bottom w:val="none" w:sz="0" w:space="0" w:color="auto"/>
            <w:right w:val="none" w:sz="0" w:space="0" w:color="auto"/>
          </w:divBdr>
        </w:div>
        <w:div w:id="1060792255">
          <w:marLeft w:val="640"/>
          <w:marRight w:val="0"/>
          <w:marTop w:val="0"/>
          <w:marBottom w:val="0"/>
          <w:divBdr>
            <w:top w:val="none" w:sz="0" w:space="0" w:color="auto"/>
            <w:left w:val="none" w:sz="0" w:space="0" w:color="auto"/>
            <w:bottom w:val="none" w:sz="0" w:space="0" w:color="auto"/>
            <w:right w:val="none" w:sz="0" w:space="0" w:color="auto"/>
          </w:divBdr>
        </w:div>
        <w:div w:id="1079205521">
          <w:marLeft w:val="640"/>
          <w:marRight w:val="0"/>
          <w:marTop w:val="0"/>
          <w:marBottom w:val="0"/>
          <w:divBdr>
            <w:top w:val="none" w:sz="0" w:space="0" w:color="auto"/>
            <w:left w:val="none" w:sz="0" w:space="0" w:color="auto"/>
            <w:bottom w:val="none" w:sz="0" w:space="0" w:color="auto"/>
            <w:right w:val="none" w:sz="0" w:space="0" w:color="auto"/>
          </w:divBdr>
        </w:div>
        <w:div w:id="1082918629">
          <w:marLeft w:val="640"/>
          <w:marRight w:val="0"/>
          <w:marTop w:val="0"/>
          <w:marBottom w:val="0"/>
          <w:divBdr>
            <w:top w:val="none" w:sz="0" w:space="0" w:color="auto"/>
            <w:left w:val="none" w:sz="0" w:space="0" w:color="auto"/>
            <w:bottom w:val="none" w:sz="0" w:space="0" w:color="auto"/>
            <w:right w:val="none" w:sz="0" w:space="0" w:color="auto"/>
          </w:divBdr>
        </w:div>
        <w:div w:id="1083793618">
          <w:marLeft w:val="640"/>
          <w:marRight w:val="0"/>
          <w:marTop w:val="0"/>
          <w:marBottom w:val="0"/>
          <w:divBdr>
            <w:top w:val="none" w:sz="0" w:space="0" w:color="auto"/>
            <w:left w:val="none" w:sz="0" w:space="0" w:color="auto"/>
            <w:bottom w:val="none" w:sz="0" w:space="0" w:color="auto"/>
            <w:right w:val="none" w:sz="0" w:space="0" w:color="auto"/>
          </w:divBdr>
        </w:div>
        <w:div w:id="1090345083">
          <w:marLeft w:val="640"/>
          <w:marRight w:val="0"/>
          <w:marTop w:val="0"/>
          <w:marBottom w:val="0"/>
          <w:divBdr>
            <w:top w:val="none" w:sz="0" w:space="0" w:color="auto"/>
            <w:left w:val="none" w:sz="0" w:space="0" w:color="auto"/>
            <w:bottom w:val="none" w:sz="0" w:space="0" w:color="auto"/>
            <w:right w:val="none" w:sz="0" w:space="0" w:color="auto"/>
          </w:divBdr>
        </w:div>
        <w:div w:id="1124885399">
          <w:marLeft w:val="640"/>
          <w:marRight w:val="0"/>
          <w:marTop w:val="0"/>
          <w:marBottom w:val="0"/>
          <w:divBdr>
            <w:top w:val="none" w:sz="0" w:space="0" w:color="auto"/>
            <w:left w:val="none" w:sz="0" w:space="0" w:color="auto"/>
            <w:bottom w:val="none" w:sz="0" w:space="0" w:color="auto"/>
            <w:right w:val="none" w:sz="0" w:space="0" w:color="auto"/>
          </w:divBdr>
        </w:div>
        <w:div w:id="1130588307">
          <w:marLeft w:val="640"/>
          <w:marRight w:val="0"/>
          <w:marTop w:val="0"/>
          <w:marBottom w:val="0"/>
          <w:divBdr>
            <w:top w:val="none" w:sz="0" w:space="0" w:color="auto"/>
            <w:left w:val="none" w:sz="0" w:space="0" w:color="auto"/>
            <w:bottom w:val="none" w:sz="0" w:space="0" w:color="auto"/>
            <w:right w:val="none" w:sz="0" w:space="0" w:color="auto"/>
          </w:divBdr>
        </w:div>
        <w:div w:id="1175341738">
          <w:marLeft w:val="640"/>
          <w:marRight w:val="0"/>
          <w:marTop w:val="0"/>
          <w:marBottom w:val="0"/>
          <w:divBdr>
            <w:top w:val="none" w:sz="0" w:space="0" w:color="auto"/>
            <w:left w:val="none" w:sz="0" w:space="0" w:color="auto"/>
            <w:bottom w:val="none" w:sz="0" w:space="0" w:color="auto"/>
            <w:right w:val="none" w:sz="0" w:space="0" w:color="auto"/>
          </w:divBdr>
        </w:div>
        <w:div w:id="1177160864">
          <w:marLeft w:val="640"/>
          <w:marRight w:val="0"/>
          <w:marTop w:val="0"/>
          <w:marBottom w:val="0"/>
          <w:divBdr>
            <w:top w:val="none" w:sz="0" w:space="0" w:color="auto"/>
            <w:left w:val="none" w:sz="0" w:space="0" w:color="auto"/>
            <w:bottom w:val="none" w:sz="0" w:space="0" w:color="auto"/>
            <w:right w:val="none" w:sz="0" w:space="0" w:color="auto"/>
          </w:divBdr>
        </w:div>
        <w:div w:id="1184132790">
          <w:marLeft w:val="640"/>
          <w:marRight w:val="0"/>
          <w:marTop w:val="0"/>
          <w:marBottom w:val="0"/>
          <w:divBdr>
            <w:top w:val="none" w:sz="0" w:space="0" w:color="auto"/>
            <w:left w:val="none" w:sz="0" w:space="0" w:color="auto"/>
            <w:bottom w:val="none" w:sz="0" w:space="0" w:color="auto"/>
            <w:right w:val="none" w:sz="0" w:space="0" w:color="auto"/>
          </w:divBdr>
        </w:div>
        <w:div w:id="1196191939">
          <w:marLeft w:val="640"/>
          <w:marRight w:val="0"/>
          <w:marTop w:val="0"/>
          <w:marBottom w:val="0"/>
          <w:divBdr>
            <w:top w:val="none" w:sz="0" w:space="0" w:color="auto"/>
            <w:left w:val="none" w:sz="0" w:space="0" w:color="auto"/>
            <w:bottom w:val="none" w:sz="0" w:space="0" w:color="auto"/>
            <w:right w:val="none" w:sz="0" w:space="0" w:color="auto"/>
          </w:divBdr>
        </w:div>
        <w:div w:id="1207832953">
          <w:marLeft w:val="640"/>
          <w:marRight w:val="0"/>
          <w:marTop w:val="0"/>
          <w:marBottom w:val="0"/>
          <w:divBdr>
            <w:top w:val="none" w:sz="0" w:space="0" w:color="auto"/>
            <w:left w:val="none" w:sz="0" w:space="0" w:color="auto"/>
            <w:bottom w:val="none" w:sz="0" w:space="0" w:color="auto"/>
            <w:right w:val="none" w:sz="0" w:space="0" w:color="auto"/>
          </w:divBdr>
        </w:div>
        <w:div w:id="1227188061">
          <w:marLeft w:val="640"/>
          <w:marRight w:val="0"/>
          <w:marTop w:val="0"/>
          <w:marBottom w:val="0"/>
          <w:divBdr>
            <w:top w:val="none" w:sz="0" w:space="0" w:color="auto"/>
            <w:left w:val="none" w:sz="0" w:space="0" w:color="auto"/>
            <w:bottom w:val="none" w:sz="0" w:space="0" w:color="auto"/>
            <w:right w:val="none" w:sz="0" w:space="0" w:color="auto"/>
          </w:divBdr>
        </w:div>
        <w:div w:id="1243371673">
          <w:marLeft w:val="640"/>
          <w:marRight w:val="0"/>
          <w:marTop w:val="0"/>
          <w:marBottom w:val="0"/>
          <w:divBdr>
            <w:top w:val="none" w:sz="0" w:space="0" w:color="auto"/>
            <w:left w:val="none" w:sz="0" w:space="0" w:color="auto"/>
            <w:bottom w:val="none" w:sz="0" w:space="0" w:color="auto"/>
            <w:right w:val="none" w:sz="0" w:space="0" w:color="auto"/>
          </w:divBdr>
        </w:div>
        <w:div w:id="1249775478">
          <w:marLeft w:val="640"/>
          <w:marRight w:val="0"/>
          <w:marTop w:val="0"/>
          <w:marBottom w:val="0"/>
          <w:divBdr>
            <w:top w:val="none" w:sz="0" w:space="0" w:color="auto"/>
            <w:left w:val="none" w:sz="0" w:space="0" w:color="auto"/>
            <w:bottom w:val="none" w:sz="0" w:space="0" w:color="auto"/>
            <w:right w:val="none" w:sz="0" w:space="0" w:color="auto"/>
          </w:divBdr>
        </w:div>
        <w:div w:id="1255675745">
          <w:marLeft w:val="640"/>
          <w:marRight w:val="0"/>
          <w:marTop w:val="0"/>
          <w:marBottom w:val="0"/>
          <w:divBdr>
            <w:top w:val="none" w:sz="0" w:space="0" w:color="auto"/>
            <w:left w:val="none" w:sz="0" w:space="0" w:color="auto"/>
            <w:bottom w:val="none" w:sz="0" w:space="0" w:color="auto"/>
            <w:right w:val="none" w:sz="0" w:space="0" w:color="auto"/>
          </w:divBdr>
        </w:div>
        <w:div w:id="1259482519">
          <w:marLeft w:val="640"/>
          <w:marRight w:val="0"/>
          <w:marTop w:val="0"/>
          <w:marBottom w:val="0"/>
          <w:divBdr>
            <w:top w:val="none" w:sz="0" w:space="0" w:color="auto"/>
            <w:left w:val="none" w:sz="0" w:space="0" w:color="auto"/>
            <w:bottom w:val="none" w:sz="0" w:space="0" w:color="auto"/>
            <w:right w:val="none" w:sz="0" w:space="0" w:color="auto"/>
          </w:divBdr>
        </w:div>
        <w:div w:id="1270167165">
          <w:marLeft w:val="640"/>
          <w:marRight w:val="0"/>
          <w:marTop w:val="0"/>
          <w:marBottom w:val="0"/>
          <w:divBdr>
            <w:top w:val="none" w:sz="0" w:space="0" w:color="auto"/>
            <w:left w:val="none" w:sz="0" w:space="0" w:color="auto"/>
            <w:bottom w:val="none" w:sz="0" w:space="0" w:color="auto"/>
            <w:right w:val="none" w:sz="0" w:space="0" w:color="auto"/>
          </w:divBdr>
        </w:div>
        <w:div w:id="1271618702">
          <w:marLeft w:val="640"/>
          <w:marRight w:val="0"/>
          <w:marTop w:val="0"/>
          <w:marBottom w:val="0"/>
          <w:divBdr>
            <w:top w:val="none" w:sz="0" w:space="0" w:color="auto"/>
            <w:left w:val="none" w:sz="0" w:space="0" w:color="auto"/>
            <w:bottom w:val="none" w:sz="0" w:space="0" w:color="auto"/>
            <w:right w:val="none" w:sz="0" w:space="0" w:color="auto"/>
          </w:divBdr>
        </w:div>
        <w:div w:id="1281838474">
          <w:marLeft w:val="640"/>
          <w:marRight w:val="0"/>
          <w:marTop w:val="0"/>
          <w:marBottom w:val="0"/>
          <w:divBdr>
            <w:top w:val="none" w:sz="0" w:space="0" w:color="auto"/>
            <w:left w:val="none" w:sz="0" w:space="0" w:color="auto"/>
            <w:bottom w:val="none" w:sz="0" w:space="0" w:color="auto"/>
            <w:right w:val="none" w:sz="0" w:space="0" w:color="auto"/>
          </w:divBdr>
        </w:div>
        <w:div w:id="1283802132">
          <w:marLeft w:val="640"/>
          <w:marRight w:val="0"/>
          <w:marTop w:val="0"/>
          <w:marBottom w:val="0"/>
          <w:divBdr>
            <w:top w:val="none" w:sz="0" w:space="0" w:color="auto"/>
            <w:left w:val="none" w:sz="0" w:space="0" w:color="auto"/>
            <w:bottom w:val="none" w:sz="0" w:space="0" w:color="auto"/>
            <w:right w:val="none" w:sz="0" w:space="0" w:color="auto"/>
          </w:divBdr>
        </w:div>
        <w:div w:id="1285304330">
          <w:marLeft w:val="640"/>
          <w:marRight w:val="0"/>
          <w:marTop w:val="0"/>
          <w:marBottom w:val="0"/>
          <w:divBdr>
            <w:top w:val="none" w:sz="0" w:space="0" w:color="auto"/>
            <w:left w:val="none" w:sz="0" w:space="0" w:color="auto"/>
            <w:bottom w:val="none" w:sz="0" w:space="0" w:color="auto"/>
            <w:right w:val="none" w:sz="0" w:space="0" w:color="auto"/>
          </w:divBdr>
        </w:div>
        <w:div w:id="1285890207">
          <w:marLeft w:val="640"/>
          <w:marRight w:val="0"/>
          <w:marTop w:val="0"/>
          <w:marBottom w:val="0"/>
          <w:divBdr>
            <w:top w:val="none" w:sz="0" w:space="0" w:color="auto"/>
            <w:left w:val="none" w:sz="0" w:space="0" w:color="auto"/>
            <w:bottom w:val="none" w:sz="0" w:space="0" w:color="auto"/>
            <w:right w:val="none" w:sz="0" w:space="0" w:color="auto"/>
          </w:divBdr>
        </w:div>
        <w:div w:id="1288002183">
          <w:marLeft w:val="640"/>
          <w:marRight w:val="0"/>
          <w:marTop w:val="0"/>
          <w:marBottom w:val="0"/>
          <w:divBdr>
            <w:top w:val="none" w:sz="0" w:space="0" w:color="auto"/>
            <w:left w:val="none" w:sz="0" w:space="0" w:color="auto"/>
            <w:bottom w:val="none" w:sz="0" w:space="0" w:color="auto"/>
            <w:right w:val="none" w:sz="0" w:space="0" w:color="auto"/>
          </w:divBdr>
        </w:div>
        <w:div w:id="1298727904">
          <w:marLeft w:val="640"/>
          <w:marRight w:val="0"/>
          <w:marTop w:val="0"/>
          <w:marBottom w:val="0"/>
          <w:divBdr>
            <w:top w:val="none" w:sz="0" w:space="0" w:color="auto"/>
            <w:left w:val="none" w:sz="0" w:space="0" w:color="auto"/>
            <w:bottom w:val="none" w:sz="0" w:space="0" w:color="auto"/>
            <w:right w:val="none" w:sz="0" w:space="0" w:color="auto"/>
          </w:divBdr>
        </w:div>
        <w:div w:id="1307860671">
          <w:marLeft w:val="640"/>
          <w:marRight w:val="0"/>
          <w:marTop w:val="0"/>
          <w:marBottom w:val="0"/>
          <w:divBdr>
            <w:top w:val="none" w:sz="0" w:space="0" w:color="auto"/>
            <w:left w:val="none" w:sz="0" w:space="0" w:color="auto"/>
            <w:bottom w:val="none" w:sz="0" w:space="0" w:color="auto"/>
            <w:right w:val="none" w:sz="0" w:space="0" w:color="auto"/>
          </w:divBdr>
        </w:div>
        <w:div w:id="1323394351">
          <w:marLeft w:val="640"/>
          <w:marRight w:val="0"/>
          <w:marTop w:val="0"/>
          <w:marBottom w:val="0"/>
          <w:divBdr>
            <w:top w:val="none" w:sz="0" w:space="0" w:color="auto"/>
            <w:left w:val="none" w:sz="0" w:space="0" w:color="auto"/>
            <w:bottom w:val="none" w:sz="0" w:space="0" w:color="auto"/>
            <w:right w:val="none" w:sz="0" w:space="0" w:color="auto"/>
          </w:divBdr>
        </w:div>
        <w:div w:id="1325624536">
          <w:marLeft w:val="640"/>
          <w:marRight w:val="0"/>
          <w:marTop w:val="0"/>
          <w:marBottom w:val="0"/>
          <w:divBdr>
            <w:top w:val="none" w:sz="0" w:space="0" w:color="auto"/>
            <w:left w:val="none" w:sz="0" w:space="0" w:color="auto"/>
            <w:bottom w:val="none" w:sz="0" w:space="0" w:color="auto"/>
            <w:right w:val="none" w:sz="0" w:space="0" w:color="auto"/>
          </w:divBdr>
        </w:div>
        <w:div w:id="1355425450">
          <w:marLeft w:val="640"/>
          <w:marRight w:val="0"/>
          <w:marTop w:val="0"/>
          <w:marBottom w:val="0"/>
          <w:divBdr>
            <w:top w:val="none" w:sz="0" w:space="0" w:color="auto"/>
            <w:left w:val="none" w:sz="0" w:space="0" w:color="auto"/>
            <w:bottom w:val="none" w:sz="0" w:space="0" w:color="auto"/>
            <w:right w:val="none" w:sz="0" w:space="0" w:color="auto"/>
          </w:divBdr>
        </w:div>
        <w:div w:id="1362054990">
          <w:marLeft w:val="640"/>
          <w:marRight w:val="0"/>
          <w:marTop w:val="0"/>
          <w:marBottom w:val="0"/>
          <w:divBdr>
            <w:top w:val="none" w:sz="0" w:space="0" w:color="auto"/>
            <w:left w:val="none" w:sz="0" w:space="0" w:color="auto"/>
            <w:bottom w:val="none" w:sz="0" w:space="0" w:color="auto"/>
            <w:right w:val="none" w:sz="0" w:space="0" w:color="auto"/>
          </w:divBdr>
        </w:div>
        <w:div w:id="1367482024">
          <w:marLeft w:val="640"/>
          <w:marRight w:val="0"/>
          <w:marTop w:val="0"/>
          <w:marBottom w:val="0"/>
          <w:divBdr>
            <w:top w:val="none" w:sz="0" w:space="0" w:color="auto"/>
            <w:left w:val="none" w:sz="0" w:space="0" w:color="auto"/>
            <w:bottom w:val="none" w:sz="0" w:space="0" w:color="auto"/>
            <w:right w:val="none" w:sz="0" w:space="0" w:color="auto"/>
          </w:divBdr>
        </w:div>
        <w:div w:id="1375159072">
          <w:marLeft w:val="640"/>
          <w:marRight w:val="0"/>
          <w:marTop w:val="0"/>
          <w:marBottom w:val="0"/>
          <w:divBdr>
            <w:top w:val="none" w:sz="0" w:space="0" w:color="auto"/>
            <w:left w:val="none" w:sz="0" w:space="0" w:color="auto"/>
            <w:bottom w:val="none" w:sz="0" w:space="0" w:color="auto"/>
            <w:right w:val="none" w:sz="0" w:space="0" w:color="auto"/>
          </w:divBdr>
        </w:div>
        <w:div w:id="1377318440">
          <w:marLeft w:val="640"/>
          <w:marRight w:val="0"/>
          <w:marTop w:val="0"/>
          <w:marBottom w:val="0"/>
          <w:divBdr>
            <w:top w:val="none" w:sz="0" w:space="0" w:color="auto"/>
            <w:left w:val="none" w:sz="0" w:space="0" w:color="auto"/>
            <w:bottom w:val="none" w:sz="0" w:space="0" w:color="auto"/>
            <w:right w:val="none" w:sz="0" w:space="0" w:color="auto"/>
          </w:divBdr>
        </w:div>
        <w:div w:id="1381399666">
          <w:marLeft w:val="640"/>
          <w:marRight w:val="0"/>
          <w:marTop w:val="0"/>
          <w:marBottom w:val="0"/>
          <w:divBdr>
            <w:top w:val="none" w:sz="0" w:space="0" w:color="auto"/>
            <w:left w:val="none" w:sz="0" w:space="0" w:color="auto"/>
            <w:bottom w:val="none" w:sz="0" w:space="0" w:color="auto"/>
            <w:right w:val="none" w:sz="0" w:space="0" w:color="auto"/>
          </w:divBdr>
        </w:div>
        <w:div w:id="1398937354">
          <w:marLeft w:val="640"/>
          <w:marRight w:val="0"/>
          <w:marTop w:val="0"/>
          <w:marBottom w:val="0"/>
          <w:divBdr>
            <w:top w:val="none" w:sz="0" w:space="0" w:color="auto"/>
            <w:left w:val="none" w:sz="0" w:space="0" w:color="auto"/>
            <w:bottom w:val="none" w:sz="0" w:space="0" w:color="auto"/>
            <w:right w:val="none" w:sz="0" w:space="0" w:color="auto"/>
          </w:divBdr>
        </w:div>
        <w:div w:id="1413233199">
          <w:marLeft w:val="640"/>
          <w:marRight w:val="0"/>
          <w:marTop w:val="0"/>
          <w:marBottom w:val="0"/>
          <w:divBdr>
            <w:top w:val="none" w:sz="0" w:space="0" w:color="auto"/>
            <w:left w:val="none" w:sz="0" w:space="0" w:color="auto"/>
            <w:bottom w:val="none" w:sz="0" w:space="0" w:color="auto"/>
            <w:right w:val="none" w:sz="0" w:space="0" w:color="auto"/>
          </w:divBdr>
        </w:div>
        <w:div w:id="1415779209">
          <w:marLeft w:val="640"/>
          <w:marRight w:val="0"/>
          <w:marTop w:val="0"/>
          <w:marBottom w:val="0"/>
          <w:divBdr>
            <w:top w:val="none" w:sz="0" w:space="0" w:color="auto"/>
            <w:left w:val="none" w:sz="0" w:space="0" w:color="auto"/>
            <w:bottom w:val="none" w:sz="0" w:space="0" w:color="auto"/>
            <w:right w:val="none" w:sz="0" w:space="0" w:color="auto"/>
          </w:divBdr>
        </w:div>
        <w:div w:id="1423380334">
          <w:marLeft w:val="640"/>
          <w:marRight w:val="0"/>
          <w:marTop w:val="0"/>
          <w:marBottom w:val="0"/>
          <w:divBdr>
            <w:top w:val="none" w:sz="0" w:space="0" w:color="auto"/>
            <w:left w:val="none" w:sz="0" w:space="0" w:color="auto"/>
            <w:bottom w:val="none" w:sz="0" w:space="0" w:color="auto"/>
            <w:right w:val="none" w:sz="0" w:space="0" w:color="auto"/>
          </w:divBdr>
        </w:div>
        <w:div w:id="1441143020">
          <w:marLeft w:val="640"/>
          <w:marRight w:val="0"/>
          <w:marTop w:val="0"/>
          <w:marBottom w:val="0"/>
          <w:divBdr>
            <w:top w:val="none" w:sz="0" w:space="0" w:color="auto"/>
            <w:left w:val="none" w:sz="0" w:space="0" w:color="auto"/>
            <w:bottom w:val="none" w:sz="0" w:space="0" w:color="auto"/>
            <w:right w:val="none" w:sz="0" w:space="0" w:color="auto"/>
          </w:divBdr>
        </w:div>
        <w:div w:id="1451122683">
          <w:marLeft w:val="640"/>
          <w:marRight w:val="0"/>
          <w:marTop w:val="0"/>
          <w:marBottom w:val="0"/>
          <w:divBdr>
            <w:top w:val="none" w:sz="0" w:space="0" w:color="auto"/>
            <w:left w:val="none" w:sz="0" w:space="0" w:color="auto"/>
            <w:bottom w:val="none" w:sz="0" w:space="0" w:color="auto"/>
            <w:right w:val="none" w:sz="0" w:space="0" w:color="auto"/>
          </w:divBdr>
        </w:div>
        <w:div w:id="1460100716">
          <w:marLeft w:val="640"/>
          <w:marRight w:val="0"/>
          <w:marTop w:val="0"/>
          <w:marBottom w:val="0"/>
          <w:divBdr>
            <w:top w:val="none" w:sz="0" w:space="0" w:color="auto"/>
            <w:left w:val="none" w:sz="0" w:space="0" w:color="auto"/>
            <w:bottom w:val="none" w:sz="0" w:space="0" w:color="auto"/>
            <w:right w:val="none" w:sz="0" w:space="0" w:color="auto"/>
          </w:divBdr>
        </w:div>
        <w:div w:id="1462070081">
          <w:marLeft w:val="640"/>
          <w:marRight w:val="0"/>
          <w:marTop w:val="0"/>
          <w:marBottom w:val="0"/>
          <w:divBdr>
            <w:top w:val="none" w:sz="0" w:space="0" w:color="auto"/>
            <w:left w:val="none" w:sz="0" w:space="0" w:color="auto"/>
            <w:bottom w:val="none" w:sz="0" w:space="0" w:color="auto"/>
            <w:right w:val="none" w:sz="0" w:space="0" w:color="auto"/>
          </w:divBdr>
        </w:div>
        <w:div w:id="1476752911">
          <w:marLeft w:val="640"/>
          <w:marRight w:val="0"/>
          <w:marTop w:val="0"/>
          <w:marBottom w:val="0"/>
          <w:divBdr>
            <w:top w:val="none" w:sz="0" w:space="0" w:color="auto"/>
            <w:left w:val="none" w:sz="0" w:space="0" w:color="auto"/>
            <w:bottom w:val="none" w:sz="0" w:space="0" w:color="auto"/>
            <w:right w:val="none" w:sz="0" w:space="0" w:color="auto"/>
          </w:divBdr>
        </w:div>
        <w:div w:id="1486631114">
          <w:marLeft w:val="640"/>
          <w:marRight w:val="0"/>
          <w:marTop w:val="0"/>
          <w:marBottom w:val="0"/>
          <w:divBdr>
            <w:top w:val="none" w:sz="0" w:space="0" w:color="auto"/>
            <w:left w:val="none" w:sz="0" w:space="0" w:color="auto"/>
            <w:bottom w:val="none" w:sz="0" w:space="0" w:color="auto"/>
            <w:right w:val="none" w:sz="0" w:space="0" w:color="auto"/>
          </w:divBdr>
        </w:div>
        <w:div w:id="1491142560">
          <w:marLeft w:val="640"/>
          <w:marRight w:val="0"/>
          <w:marTop w:val="0"/>
          <w:marBottom w:val="0"/>
          <w:divBdr>
            <w:top w:val="none" w:sz="0" w:space="0" w:color="auto"/>
            <w:left w:val="none" w:sz="0" w:space="0" w:color="auto"/>
            <w:bottom w:val="none" w:sz="0" w:space="0" w:color="auto"/>
            <w:right w:val="none" w:sz="0" w:space="0" w:color="auto"/>
          </w:divBdr>
        </w:div>
        <w:div w:id="1491284602">
          <w:marLeft w:val="640"/>
          <w:marRight w:val="0"/>
          <w:marTop w:val="0"/>
          <w:marBottom w:val="0"/>
          <w:divBdr>
            <w:top w:val="none" w:sz="0" w:space="0" w:color="auto"/>
            <w:left w:val="none" w:sz="0" w:space="0" w:color="auto"/>
            <w:bottom w:val="none" w:sz="0" w:space="0" w:color="auto"/>
            <w:right w:val="none" w:sz="0" w:space="0" w:color="auto"/>
          </w:divBdr>
        </w:div>
        <w:div w:id="1493451165">
          <w:marLeft w:val="640"/>
          <w:marRight w:val="0"/>
          <w:marTop w:val="0"/>
          <w:marBottom w:val="0"/>
          <w:divBdr>
            <w:top w:val="none" w:sz="0" w:space="0" w:color="auto"/>
            <w:left w:val="none" w:sz="0" w:space="0" w:color="auto"/>
            <w:bottom w:val="none" w:sz="0" w:space="0" w:color="auto"/>
            <w:right w:val="none" w:sz="0" w:space="0" w:color="auto"/>
          </w:divBdr>
        </w:div>
        <w:div w:id="1502894545">
          <w:marLeft w:val="640"/>
          <w:marRight w:val="0"/>
          <w:marTop w:val="0"/>
          <w:marBottom w:val="0"/>
          <w:divBdr>
            <w:top w:val="none" w:sz="0" w:space="0" w:color="auto"/>
            <w:left w:val="none" w:sz="0" w:space="0" w:color="auto"/>
            <w:bottom w:val="none" w:sz="0" w:space="0" w:color="auto"/>
            <w:right w:val="none" w:sz="0" w:space="0" w:color="auto"/>
          </w:divBdr>
        </w:div>
        <w:div w:id="1517840143">
          <w:marLeft w:val="640"/>
          <w:marRight w:val="0"/>
          <w:marTop w:val="0"/>
          <w:marBottom w:val="0"/>
          <w:divBdr>
            <w:top w:val="none" w:sz="0" w:space="0" w:color="auto"/>
            <w:left w:val="none" w:sz="0" w:space="0" w:color="auto"/>
            <w:bottom w:val="none" w:sz="0" w:space="0" w:color="auto"/>
            <w:right w:val="none" w:sz="0" w:space="0" w:color="auto"/>
          </w:divBdr>
        </w:div>
        <w:div w:id="1520192234">
          <w:marLeft w:val="640"/>
          <w:marRight w:val="0"/>
          <w:marTop w:val="0"/>
          <w:marBottom w:val="0"/>
          <w:divBdr>
            <w:top w:val="none" w:sz="0" w:space="0" w:color="auto"/>
            <w:left w:val="none" w:sz="0" w:space="0" w:color="auto"/>
            <w:bottom w:val="none" w:sz="0" w:space="0" w:color="auto"/>
            <w:right w:val="none" w:sz="0" w:space="0" w:color="auto"/>
          </w:divBdr>
        </w:div>
        <w:div w:id="1520193186">
          <w:marLeft w:val="640"/>
          <w:marRight w:val="0"/>
          <w:marTop w:val="0"/>
          <w:marBottom w:val="0"/>
          <w:divBdr>
            <w:top w:val="none" w:sz="0" w:space="0" w:color="auto"/>
            <w:left w:val="none" w:sz="0" w:space="0" w:color="auto"/>
            <w:bottom w:val="none" w:sz="0" w:space="0" w:color="auto"/>
            <w:right w:val="none" w:sz="0" w:space="0" w:color="auto"/>
          </w:divBdr>
        </w:div>
        <w:div w:id="1521314328">
          <w:marLeft w:val="640"/>
          <w:marRight w:val="0"/>
          <w:marTop w:val="0"/>
          <w:marBottom w:val="0"/>
          <w:divBdr>
            <w:top w:val="none" w:sz="0" w:space="0" w:color="auto"/>
            <w:left w:val="none" w:sz="0" w:space="0" w:color="auto"/>
            <w:bottom w:val="none" w:sz="0" w:space="0" w:color="auto"/>
            <w:right w:val="none" w:sz="0" w:space="0" w:color="auto"/>
          </w:divBdr>
        </w:div>
        <w:div w:id="1534491916">
          <w:marLeft w:val="640"/>
          <w:marRight w:val="0"/>
          <w:marTop w:val="0"/>
          <w:marBottom w:val="0"/>
          <w:divBdr>
            <w:top w:val="none" w:sz="0" w:space="0" w:color="auto"/>
            <w:left w:val="none" w:sz="0" w:space="0" w:color="auto"/>
            <w:bottom w:val="none" w:sz="0" w:space="0" w:color="auto"/>
            <w:right w:val="none" w:sz="0" w:space="0" w:color="auto"/>
          </w:divBdr>
        </w:div>
        <w:div w:id="1552155430">
          <w:marLeft w:val="640"/>
          <w:marRight w:val="0"/>
          <w:marTop w:val="0"/>
          <w:marBottom w:val="0"/>
          <w:divBdr>
            <w:top w:val="none" w:sz="0" w:space="0" w:color="auto"/>
            <w:left w:val="none" w:sz="0" w:space="0" w:color="auto"/>
            <w:bottom w:val="none" w:sz="0" w:space="0" w:color="auto"/>
            <w:right w:val="none" w:sz="0" w:space="0" w:color="auto"/>
          </w:divBdr>
        </w:div>
        <w:div w:id="1591507016">
          <w:marLeft w:val="640"/>
          <w:marRight w:val="0"/>
          <w:marTop w:val="0"/>
          <w:marBottom w:val="0"/>
          <w:divBdr>
            <w:top w:val="none" w:sz="0" w:space="0" w:color="auto"/>
            <w:left w:val="none" w:sz="0" w:space="0" w:color="auto"/>
            <w:bottom w:val="none" w:sz="0" w:space="0" w:color="auto"/>
            <w:right w:val="none" w:sz="0" w:space="0" w:color="auto"/>
          </w:divBdr>
        </w:div>
        <w:div w:id="1610157519">
          <w:marLeft w:val="640"/>
          <w:marRight w:val="0"/>
          <w:marTop w:val="0"/>
          <w:marBottom w:val="0"/>
          <w:divBdr>
            <w:top w:val="none" w:sz="0" w:space="0" w:color="auto"/>
            <w:left w:val="none" w:sz="0" w:space="0" w:color="auto"/>
            <w:bottom w:val="none" w:sz="0" w:space="0" w:color="auto"/>
            <w:right w:val="none" w:sz="0" w:space="0" w:color="auto"/>
          </w:divBdr>
        </w:div>
        <w:div w:id="1615136222">
          <w:marLeft w:val="640"/>
          <w:marRight w:val="0"/>
          <w:marTop w:val="0"/>
          <w:marBottom w:val="0"/>
          <w:divBdr>
            <w:top w:val="none" w:sz="0" w:space="0" w:color="auto"/>
            <w:left w:val="none" w:sz="0" w:space="0" w:color="auto"/>
            <w:bottom w:val="none" w:sz="0" w:space="0" w:color="auto"/>
            <w:right w:val="none" w:sz="0" w:space="0" w:color="auto"/>
          </w:divBdr>
        </w:div>
        <w:div w:id="1622344968">
          <w:marLeft w:val="640"/>
          <w:marRight w:val="0"/>
          <w:marTop w:val="0"/>
          <w:marBottom w:val="0"/>
          <w:divBdr>
            <w:top w:val="none" w:sz="0" w:space="0" w:color="auto"/>
            <w:left w:val="none" w:sz="0" w:space="0" w:color="auto"/>
            <w:bottom w:val="none" w:sz="0" w:space="0" w:color="auto"/>
            <w:right w:val="none" w:sz="0" w:space="0" w:color="auto"/>
          </w:divBdr>
        </w:div>
        <w:div w:id="1626736448">
          <w:marLeft w:val="640"/>
          <w:marRight w:val="0"/>
          <w:marTop w:val="0"/>
          <w:marBottom w:val="0"/>
          <w:divBdr>
            <w:top w:val="none" w:sz="0" w:space="0" w:color="auto"/>
            <w:left w:val="none" w:sz="0" w:space="0" w:color="auto"/>
            <w:bottom w:val="none" w:sz="0" w:space="0" w:color="auto"/>
            <w:right w:val="none" w:sz="0" w:space="0" w:color="auto"/>
          </w:divBdr>
        </w:div>
        <w:div w:id="1626765935">
          <w:marLeft w:val="640"/>
          <w:marRight w:val="0"/>
          <w:marTop w:val="0"/>
          <w:marBottom w:val="0"/>
          <w:divBdr>
            <w:top w:val="none" w:sz="0" w:space="0" w:color="auto"/>
            <w:left w:val="none" w:sz="0" w:space="0" w:color="auto"/>
            <w:bottom w:val="none" w:sz="0" w:space="0" w:color="auto"/>
            <w:right w:val="none" w:sz="0" w:space="0" w:color="auto"/>
          </w:divBdr>
        </w:div>
        <w:div w:id="1634092449">
          <w:marLeft w:val="640"/>
          <w:marRight w:val="0"/>
          <w:marTop w:val="0"/>
          <w:marBottom w:val="0"/>
          <w:divBdr>
            <w:top w:val="none" w:sz="0" w:space="0" w:color="auto"/>
            <w:left w:val="none" w:sz="0" w:space="0" w:color="auto"/>
            <w:bottom w:val="none" w:sz="0" w:space="0" w:color="auto"/>
            <w:right w:val="none" w:sz="0" w:space="0" w:color="auto"/>
          </w:divBdr>
        </w:div>
        <w:div w:id="1648584490">
          <w:marLeft w:val="640"/>
          <w:marRight w:val="0"/>
          <w:marTop w:val="0"/>
          <w:marBottom w:val="0"/>
          <w:divBdr>
            <w:top w:val="none" w:sz="0" w:space="0" w:color="auto"/>
            <w:left w:val="none" w:sz="0" w:space="0" w:color="auto"/>
            <w:bottom w:val="none" w:sz="0" w:space="0" w:color="auto"/>
            <w:right w:val="none" w:sz="0" w:space="0" w:color="auto"/>
          </w:divBdr>
        </w:div>
        <w:div w:id="1657101304">
          <w:marLeft w:val="640"/>
          <w:marRight w:val="0"/>
          <w:marTop w:val="0"/>
          <w:marBottom w:val="0"/>
          <w:divBdr>
            <w:top w:val="none" w:sz="0" w:space="0" w:color="auto"/>
            <w:left w:val="none" w:sz="0" w:space="0" w:color="auto"/>
            <w:bottom w:val="none" w:sz="0" w:space="0" w:color="auto"/>
            <w:right w:val="none" w:sz="0" w:space="0" w:color="auto"/>
          </w:divBdr>
        </w:div>
        <w:div w:id="1672416427">
          <w:marLeft w:val="640"/>
          <w:marRight w:val="0"/>
          <w:marTop w:val="0"/>
          <w:marBottom w:val="0"/>
          <w:divBdr>
            <w:top w:val="none" w:sz="0" w:space="0" w:color="auto"/>
            <w:left w:val="none" w:sz="0" w:space="0" w:color="auto"/>
            <w:bottom w:val="none" w:sz="0" w:space="0" w:color="auto"/>
            <w:right w:val="none" w:sz="0" w:space="0" w:color="auto"/>
          </w:divBdr>
        </w:div>
        <w:div w:id="1675644717">
          <w:marLeft w:val="640"/>
          <w:marRight w:val="0"/>
          <w:marTop w:val="0"/>
          <w:marBottom w:val="0"/>
          <w:divBdr>
            <w:top w:val="none" w:sz="0" w:space="0" w:color="auto"/>
            <w:left w:val="none" w:sz="0" w:space="0" w:color="auto"/>
            <w:bottom w:val="none" w:sz="0" w:space="0" w:color="auto"/>
            <w:right w:val="none" w:sz="0" w:space="0" w:color="auto"/>
          </w:divBdr>
        </w:div>
        <w:div w:id="1685282975">
          <w:marLeft w:val="640"/>
          <w:marRight w:val="0"/>
          <w:marTop w:val="0"/>
          <w:marBottom w:val="0"/>
          <w:divBdr>
            <w:top w:val="none" w:sz="0" w:space="0" w:color="auto"/>
            <w:left w:val="none" w:sz="0" w:space="0" w:color="auto"/>
            <w:bottom w:val="none" w:sz="0" w:space="0" w:color="auto"/>
            <w:right w:val="none" w:sz="0" w:space="0" w:color="auto"/>
          </w:divBdr>
        </w:div>
        <w:div w:id="1689986007">
          <w:marLeft w:val="640"/>
          <w:marRight w:val="0"/>
          <w:marTop w:val="0"/>
          <w:marBottom w:val="0"/>
          <w:divBdr>
            <w:top w:val="none" w:sz="0" w:space="0" w:color="auto"/>
            <w:left w:val="none" w:sz="0" w:space="0" w:color="auto"/>
            <w:bottom w:val="none" w:sz="0" w:space="0" w:color="auto"/>
            <w:right w:val="none" w:sz="0" w:space="0" w:color="auto"/>
          </w:divBdr>
        </w:div>
        <w:div w:id="1695957568">
          <w:marLeft w:val="640"/>
          <w:marRight w:val="0"/>
          <w:marTop w:val="0"/>
          <w:marBottom w:val="0"/>
          <w:divBdr>
            <w:top w:val="none" w:sz="0" w:space="0" w:color="auto"/>
            <w:left w:val="none" w:sz="0" w:space="0" w:color="auto"/>
            <w:bottom w:val="none" w:sz="0" w:space="0" w:color="auto"/>
            <w:right w:val="none" w:sz="0" w:space="0" w:color="auto"/>
          </w:divBdr>
        </w:div>
        <w:div w:id="1698044797">
          <w:marLeft w:val="640"/>
          <w:marRight w:val="0"/>
          <w:marTop w:val="0"/>
          <w:marBottom w:val="0"/>
          <w:divBdr>
            <w:top w:val="none" w:sz="0" w:space="0" w:color="auto"/>
            <w:left w:val="none" w:sz="0" w:space="0" w:color="auto"/>
            <w:bottom w:val="none" w:sz="0" w:space="0" w:color="auto"/>
            <w:right w:val="none" w:sz="0" w:space="0" w:color="auto"/>
          </w:divBdr>
        </w:div>
        <w:div w:id="1708217142">
          <w:marLeft w:val="640"/>
          <w:marRight w:val="0"/>
          <w:marTop w:val="0"/>
          <w:marBottom w:val="0"/>
          <w:divBdr>
            <w:top w:val="none" w:sz="0" w:space="0" w:color="auto"/>
            <w:left w:val="none" w:sz="0" w:space="0" w:color="auto"/>
            <w:bottom w:val="none" w:sz="0" w:space="0" w:color="auto"/>
            <w:right w:val="none" w:sz="0" w:space="0" w:color="auto"/>
          </w:divBdr>
        </w:div>
        <w:div w:id="1709375772">
          <w:marLeft w:val="640"/>
          <w:marRight w:val="0"/>
          <w:marTop w:val="0"/>
          <w:marBottom w:val="0"/>
          <w:divBdr>
            <w:top w:val="none" w:sz="0" w:space="0" w:color="auto"/>
            <w:left w:val="none" w:sz="0" w:space="0" w:color="auto"/>
            <w:bottom w:val="none" w:sz="0" w:space="0" w:color="auto"/>
            <w:right w:val="none" w:sz="0" w:space="0" w:color="auto"/>
          </w:divBdr>
        </w:div>
        <w:div w:id="1725105201">
          <w:marLeft w:val="640"/>
          <w:marRight w:val="0"/>
          <w:marTop w:val="0"/>
          <w:marBottom w:val="0"/>
          <w:divBdr>
            <w:top w:val="none" w:sz="0" w:space="0" w:color="auto"/>
            <w:left w:val="none" w:sz="0" w:space="0" w:color="auto"/>
            <w:bottom w:val="none" w:sz="0" w:space="0" w:color="auto"/>
            <w:right w:val="none" w:sz="0" w:space="0" w:color="auto"/>
          </w:divBdr>
        </w:div>
        <w:div w:id="1736665218">
          <w:marLeft w:val="640"/>
          <w:marRight w:val="0"/>
          <w:marTop w:val="0"/>
          <w:marBottom w:val="0"/>
          <w:divBdr>
            <w:top w:val="none" w:sz="0" w:space="0" w:color="auto"/>
            <w:left w:val="none" w:sz="0" w:space="0" w:color="auto"/>
            <w:bottom w:val="none" w:sz="0" w:space="0" w:color="auto"/>
            <w:right w:val="none" w:sz="0" w:space="0" w:color="auto"/>
          </w:divBdr>
        </w:div>
        <w:div w:id="1738555536">
          <w:marLeft w:val="640"/>
          <w:marRight w:val="0"/>
          <w:marTop w:val="0"/>
          <w:marBottom w:val="0"/>
          <w:divBdr>
            <w:top w:val="none" w:sz="0" w:space="0" w:color="auto"/>
            <w:left w:val="none" w:sz="0" w:space="0" w:color="auto"/>
            <w:bottom w:val="none" w:sz="0" w:space="0" w:color="auto"/>
            <w:right w:val="none" w:sz="0" w:space="0" w:color="auto"/>
          </w:divBdr>
        </w:div>
        <w:div w:id="1740404121">
          <w:marLeft w:val="640"/>
          <w:marRight w:val="0"/>
          <w:marTop w:val="0"/>
          <w:marBottom w:val="0"/>
          <w:divBdr>
            <w:top w:val="none" w:sz="0" w:space="0" w:color="auto"/>
            <w:left w:val="none" w:sz="0" w:space="0" w:color="auto"/>
            <w:bottom w:val="none" w:sz="0" w:space="0" w:color="auto"/>
            <w:right w:val="none" w:sz="0" w:space="0" w:color="auto"/>
          </w:divBdr>
        </w:div>
        <w:div w:id="1741321885">
          <w:marLeft w:val="640"/>
          <w:marRight w:val="0"/>
          <w:marTop w:val="0"/>
          <w:marBottom w:val="0"/>
          <w:divBdr>
            <w:top w:val="none" w:sz="0" w:space="0" w:color="auto"/>
            <w:left w:val="none" w:sz="0" w:space="0" w:color="auto"/>
            <w:bottom w:val="none" w:sz="0" w:space="0" w:color="auto"/>
            <w:right w:val="none" w:sz="0" w:space="0" w:color="auto"/>
          </w:divBdr>
        </w:div>
        <w:div w:id="1748961981">
          <w:marLeft w:val="640"/>
          <w:marRight w:val="0"/>
          <w:marTop w:val="0"/>
          <w:marBottom w:val="0"/>
          <w:divBdr>
            <w:top w:val="none" w:sz="0" w:space="0" w:color="auto"/>
            <w:left w:val="none" w:sz="0" w:space="0" w:color="auto"/>
            <w:bottom w:val="none" w:sz="0" w:space="0" w:color="auto"/>
            <w:right w:val="none" w:sz="0" w:space="0" w:color="auto"/>
          </w:divBdr>
        </w:div>
        <w:div w:id="1755735143">
          <w:marLeft w:val="640"/>
          <w:marRight w:val="0"/>
          <w:marTop w:val="0"/>
          <w:marBottom w:val="0"/>
          <w:divBdr>
            <w:top w:val="none" w:sz="0" w:space="0" w:color="auto"/>
            <w:left w:val="none" w:sz="0" w:space="0" w:color="auto"/>
            <w:bottom w:val="none" w:sz="0" w:space="0" w:color="auto"/>
            <w:right w:val="none" w:sz="0" w:space="0" w:color="auto"/>
          </w:divBdr>
        </w:div>
        <w:div w:id="1817912551">
          <w:marLeft w:val="640"/>
          <w:marRight w:val="0"/>
          <w:marTop w:val="0"/>
          <w:marBottom w:val="0"/>
          <w:divBdr>
            <w:top w:val="none" w:sz="0" w:space="0" w:color="auto"/>
            <w:left w:val="none" w:sz="0" w:space="0" w:color="auto"/>
            <w:bottom w:val="none" w:sz="0" w:space="0" w:color="auto"/>
            <w:right w:val="none" w:sz="0" w:space="0" w:color="auto"/>
          </w:divBdr>
        </w:div>
        <w:div w:id="1826779895">
          <w:marLeft w:val="640"/>
          <w:marRight w:val="0"/>
          <w:marTop w:val="0"/>
          <w:marBottom w:val="0"/>
          <w:divBdr>
            <w:top w:val="none" w:sz="0" w:space="0" w:color="auto"/>
            <w:left w:val="none" w:sz="0" w:space="0" w:color="auto"/>
            <w:bottom w:val="none" w:sz="0" w:space="0" w:color="auto"/>
            <w:right w:val="none" w:sz="0" w:space="0" w:color="auto"/>
          </w:divBdr>
        </w:div>
        <w:div w:id="1839884114">
          <w:marLeft w:val="640"/>
          <w:marRight w:val="0"/>
          <w:marTop w:val="0"/>
          <w:marBottom w:val="0"/>
          <w:divBdr>
            <w:top w:val="none" w:sz="0" w:space="0" w:color="auto"/>
            <w:left w:val="none" w:sz="0" w:space="0" w:color="auto"/>
            <w:bottom w:val="none" w:sz="0" w:space="0" w:color="auto"/>
            <w:right w:val="none" w:sz="0" w:space="0" w:color="auto"/>
          </w:divBdr>
        </w:div>
        <w:div w:id="1850102039">
          <w:marLeft w:val="640"/>
          <w:marRight w:val="0"/>
          <w:marTop w:val="0"/>
          <w:marBottom w:val="0"/>
          <w:divBdr>
            <w:top w:val="none" w:sz="0" w:space="0" w:color="auto"/>
            <w:left w:val="none" w:sz="0" w:space="0" w:color="auto"/>
            <w:bottom w:val="none" w:sz="0" w:space="0" w:color="auto"/>
            <w:right w:val="none" w:sz="0" w:space="0" w:color="auto"/>
          </w:divBdr>
        </w:div>
        <w:div w:id="1855993881">
          <w:marLeft w:val="640"/>
          <w:marRight w:val="0"/>
          <w:marTop w:val="0"/>
          <w:marBottom w:val="0"/>
          <w:divBdr>
            <w:top w:val="none" w:sz="0" w:space="0" w:color="auto"/>
            <w:left w:val="none" w:sz="0" w:space="0" w:color="auto"/>
            <w:bottom w:val="none" w:sz="0" w:space="0" w:color="auto"/>
            <w:right w:val="none" w:sz="0" w:space="0" w:color="auto"/>
          </w:divBdr>
        </w:div>
        <w:div w:id="1864439147">
          <w:marLeft w:val="640"/>
          <w:marRight w:val="0"/>
          <w:marTop w:val="0"/>
          <w:marBottom w:val="0"/>
          <w:divBdr>
            <w:top w:val="none" w:sz="0" w:space="0" w:color="auto"/>
            <w:left w:val="none" w:sz="0" w:space="0" w:color="auto"/>
            <w:bottom w:val="none" w:sz="0" w:space="0" w:color="auto"/>
            <w:right w:val="none" w:sz="0" w:space="0" w:color="auto"/>
          </w:divBdr>
        </w:div>
        <w:div w:id="1869490768">
          <w:marLeft w:val="640"/>
          <w:marRight w:val="0"/>
          <w:marTop w:val="0"/>
          <w:marBottom w:val="0"/>
          <w:divBdr>
            <w:top w:val="none" w:sz="0" w:space="0" w:color="auto"/>
            <w:left w:val="none" w:sz="0" w:space="0" w:color="auto"/>
            <w:bottom w:val="none" w:sz="0" w:space="0" w:color="auto"/>
            <w:right w:val="none" w:sz="0" w:space="0" w:color="auto"/>
          </w:divBdr>
        </w:div>
        <w:div w:id="1877307459">
          <w:marLeft w:val="640"/>
          <w:marRight w:val="0"/>
          <w:marTop w:val="0"/>
          <w:marBottom w:val="0"/>
          <w:divBdr>
            <w:top w:val="none" w:sz="0" w:space="0" w:color="auto"/>
            <w:left w:val="none" w:sz="0" w:space="0" w:color="auto"/>
            <w:bottom w:val="none" w:sz="0" w:space="0" w:color="auto"/>
            <w:right w:val="none" w:sz="0" w:space="0" w:color="auto"/>
          </w:divBdr>
        </w:div>
        <w:div w:id="1878929468">
          <w:marLeft w:val="640"/>
          <w:marRight w:val="0"/>
          <w:marTop w:val="0"/>
          <w:marBottom w:val="0"/>
          <w:divBdr>
            <w:top w:val="none" w:sz="0" w:space="0" w:color="auto"/>
            <w:left w:val="none" w:sz="0" w:space="0" w:color="auto"/>
            <w:bottom w:val="none" w:sz="0" w:space="0" w:color="auto"/>
            <w:right w:val="none" w:sz="0" w:space="0" w:color="auto"/>
          </w:divBdr>
        </w:div>
        <w:div w:id="1887598267">
          <w:marLeft w:val="640"/>
          <w:marRight w:val="0"/>
          <w:marTop w:val="0"/>
          <w:marBottom w:val="0"/>
          <w:divBdr>
            <w:top w:val="none" w:sz="0" w:space="0" w:color="auto"/>
            <w:left w:val="none" w:sz="0" w:space="0" w:color="auto"/>
            <w:bottom w:val="none" w:sz="0" w:space="0" w:color="auto"/>
            <w:right w:val="none" w:sz="0" w:space="0" w:color="auto"/>
          </w:divBdr>
        </w:div>
        <w:div w:id="1908759025">
          <w:marLeft w:val="640"/>
          <w:marRight w:val="0"/>
          <w:marTop w:val="0"/>
          <w:marBottom w:val="0"/>
          <w:divBdr>
            <w:top w:val="none" w:sz="0" w:space="0" w:color="auto"/>
            <w:left w:val="none" w:sz="0" w:space="0" w:color="auto"/>
            <w:bottom w:val="none" w:sz="0" w:space="0" w:color="auto"/>
            <w:right w:val="none" w:sz="0" w:space="0" w:color="auto"/>
          </w:divBdr>
        </w:div>
        <w:div w:id="1918856500">
          <w:marLeft w:val="640"/>
          <w:marRight w:val="0"/>
          <w:marTop w:val="0"/>
          <w:marBottom w:val="0"/>
          <w:divBdr>
            <w:top w:val="none" w:sz="0" w:space="0" w:color="auto"/>
            <w:left w:val="none" w:sz="0" w:space="0" w:color="auto"/>
            <w:bottom w:val="none" w:sz="0" w:space="0" w:color="auto"/>
            <w:right w:val="none" w:sz="0" w:space="0" w:color="auto"/>
          </w:divBdr>
        </w:div>
        <w:div w:id="1921400652">
          <w:marLeft w:val="640"/>
          <w:marRight w:val="0"/>
          <w:marTop w:val="0"/>
          <w:marBottom w:val="0"/>
          <w:divBdr>
            <w:top w:val="none" w:sz="0" w:space="0" w:color="auto"/>
            <w:left w:val="none" w:sz="0" w:space="0" w:color="auto"/>
            <w:bottom w:val="none" w:sz="0" w:space="0" w:color="auto"/>
            <w:right w:val="none" w:sz="0" w:space="0" w:color="auto"/>
          </w:divBdr>
        </w:div>
        <w:div w:id="1922641179">
          <w:marLeft w:val="640"/>
          <w:marRight w:val="0"/>
          <w:marTop w:val="0"/>
          <w:marBottom w:val="0"/>
          <w:divBdr>
            <w:top w:val="none" w:sz="0" w:space="0" w:color="auto"/>
            <w:left w:val="none" w:sz="0" w:space="0" w:color="auto"/>
            <w:bottom w:val="none" w:sz="0" w:space="0" w:color="auto"/>
            <w:right w:val="none" w:sz="0" w:space="0" w:color="auto"/>
          </w:divBdr>
        </w:div>
        <w:div w:id="1935016305">
          <w:marLeft w:val="640"/>
          <w:marRight w:val="0"/>
          <w:marTop w:val="0"/>
          <w:marBottom w:val="0"/>
          <w:divBdr>
            <w:top w:val="none" w:sz="0" w:space="0" w:color="auto"/>
            <w:left w:val="none" w:sz="0" w:space="0" w:color="auto"/>
            <w:bottom w:val="none" w:sz="0" w:space="0" w:color="auto"/>
            <w:right w:val="none" w:sz="0" w:space="0" w:color="auto"/>
          </w:divBdr>
        </w:div>
        <w:div w:id="1938639068">
          <w:marLeft w:val="640"/>
          <w:marRight w:val="0"/>
          <w:marTop w:val="0"/>
          <w:marBottom w:val="0"/>
          <w:divBdr>
            <w:top w:val="none" w:sz="0" w:space="0" w:color="auto"/>
            <w:left w:val="none" w:sz="0" w:space="0" w:color="auto"/>
            <w:bottom w:val="none" w:sz="0" w:space="0" w:color="auto"/>
            <w:right w:val="none" w:sz="0" w:space="0" w:color="auto"/>
          </w:divBdr>
        </w:div>
        <w:div w:id="1953589421">
          <w:marLeft w:val="640"/>
          <w:marRight w:val="0"/>
          <w:marTop w:val="0"/>
          <w:marBottom w:val="0"/>
          <w:divBdr>
            <w:top w:val="none" w:sz="0" w:space="0" w:color="auto"/>
            <w:left w:val="none" w:sz="0" w:space="0" w:color="auto"/>
            <w:bottom w:val="none" w:sz="0" w:space="0" w:color="auto"/>
            <w:right w:val="none" w:sz="0" w:space="0" w:color="auto"/>
          </w:divBdr>
        </w:div>
        <w:div w:id="1956058931">
          <w:marLeft w:val="640"/>
          <w:marRight w:val="0"/>
          <w:marTop w:val="0"/>
          <w:marBottom w:val="0"/>
          <w:divBdr>
            <w:top w:val="none" w:sz="0" w:space="0" w:color="auto"/>
            <w:left w:val="none" w:sz="0" w:space="0" w:color="auto"/>
            <w:bottom w:val="none" w:sz="0" w:space="0" w:color="auto"/>
            <w:right w:val="none" w:sz="0" w:space="0" w:color="auto"/>
          </w:divBdr>
        </w:div>
        <w:div w:id="1960262905">
          <w:marLeft w:val="640"/>
          <w:marRight w:val="0"/>
          <w:marTop w:val="0"/>
          <w:marBottom w:val="0"/>
          <w:divBdr>
            <w:top w:val="none" w:sz="0" w:space="0" w:color="auto"/>
            <w:left w:val="none" w:sz="0" w:space="0" w:color="auto"/>
            <w:bottom w:val="none" w:sz="0" w:space="0" w:color="auto"/>
            <w:right w:val="none" w:sz="0" w:space="0" w:color="auto"/>
          </w:divBdr>
        </w:div>
        <w:div w:id="1968774173">
          <w:marLeft w:val="640"/>
          <w:marRight w:val="0"/>
          <w:marTop w:val="0"/>
          <w:marBottom w:val="0"/>
          <w:divBdr>
            <w:top w:val="none" w:sz="0" w:space="0" w:color="auto"/>
            <w:left w:val="none" w:sz="0" w:space="0" w:color="auto"/>
            <w:bottom w:val="none" w:sz="0" w:space="0" w:color="auto"/>
            <w:right w:val="none" w:sz="0" w:space="0" w:color="auto"/>
          </w:divBdr>
        </w:div>
        <w:div w:id="1975287142">
          <w:marLeft w:val="640"/>
          <w:marRight w:val="0"/>
          <w:marTop w:val="0"/>
          <w:marBottom w:val="0"/>
          <w:divBdr>
            <w:top w:val="none" w:sz="0" w:space="0" w:color="auto"/>
            <w:left w:val="none" w:sz="0" w:space="0" w:color="auto"/>
            <w:bottom w:val="none" w:sz="0" w:space="0" w:color="auto"/>
            <w:right w:val="none" w:sz="0" w:space="0" w:color="auto"/>
          </w:divBdr>
        </w:div>
        <w:div w:id="1991790756">
          <w:marLeft w:val="640"/>
          <w:marRight w:val="0"/>
          <w:marTop w:val="0"/>
          <w:marBottom w:val="0"/>
          <w:divBdr>
            <w:top w:val="none" w:sz="0" w:space="0" w:color="auto"/>
            <w:left w:val="none" w:sz="0" w:space="0" w:color="auto"/>
            <w:bottom w:val="none" w:sz="0" w:space="0" w:color="auto"/>
            <w:right w:val="none" w:sz="0" w:space="0" w:color="auto"/>
          </w:divBdr>
        </w:div>
        <w:div w:id="2003308459">
          <w:marLeft w:val="640"/>
          <w:marRight w:val="0"/>
          <w:marTop w:val="0"/>
          <w:marBottom w:val="0"/>
          <w:divBdr>
            <w:top w:val="none" w:sz="0" w:space="0" w:color="auto"/>
            <w:left w:val="none" w:sz="0" w:space="0" w:color="auto"/>
            <w:bottom w:val="none" w:sz="0" w:space="0" w:color="auto"/>
            <w:right w:val="none" w:sz="0" w:space="0" w:color="auto"/>
          </w:divBdr>
        </w:div>
        <w:div w:id="2006005753">
          <w:marLeft w:val="640"/>
          <w:marRight w:val="0"/>
          <w:marTop w:val="0"/>
          <w:marBottom w:val="0"/>
          <w:divBdr>
            <w:top w:val="none" w:sz="0" w:space="0" w:color="auto"/>
            <w:left w:val="none" w:sz="0" w:space="0" w:color="auto"/>
            <w:bottom w:val="none" w:sz="0" w:space="0" w:color="auto"/>
            <w:right w:val="none" w:sz="0" w:space="0" w:color="auto"/>
          </w:divBdr>
        </w:div>
        <w:div w:id="2015452596">
          <w:marLeft w:val="640"/>
          <w:marRight w:val="0"/>
          <w:marTop w:val="0"/>
          <w:marBottom w:val="0"/>
          <w:divBdr>
            <w:top w:val="none" w:sz="0" w:space="0" w:color="auto"/>
            <w:left w:val="none" w:sz="0" w:space="0" w:color="auto"/>
            <w:bottom w:val="none" w:sz="0" w:space="0" w:color="auto"/>
            <w:right w:val="none" w:sz="0" w:space="0" w:color="auto"/>
          </w:divBdr>
        </w:div>
        <w:div w:id="2019303640">
          <w:marLeft w:val="640"/>
          <w:marRight w:val="0"/>
          <w:marTop w:val="0"/>
          <w:marBottom w:val="0"/>
          <w:divBdr>
            <w:top w:val="none" w:sz="0" w:space="0" w:color="auto"/>
            <w:left w:val="none" w:sz="0" w:space="0" w:color="auto"/>
            <w:bottom w:val="none" w:sz="0" w:space="0" w:color="auto"/>
            <w:right w:val="none" w:sz="0" w:space="0" w:color="auto"/>
          </w:divBdr>
        </w:div>
        <w:div w:id="2029864007">
          <w:marLeft w:val="640"/>
          <w:marRight w:val="0"/>
          <w:marTop w:val="0"/>
          <w:marBottom w:val="0"/>
          <w:divBdr>
            <w:top w:val="none" w:sz="0" w:space="0" w:color="auto"/>
            <w:left w:val="none" w:sz="0" w:space="0" w:color="auto"/>
            <w:bottom w:val="none" w:sz="0" w:space="0" w:color="auto"/>
            <w:right w:val="none" w:sz="0" w:space="0" w:color="auto"/>
          </w:divBdr>
        </w:div>
        <w:div w:id="2030403333">
          <w:marLeft w:val="640"/>
          <w:marRight w:val="0"/>
          <w:marTop w:val="0"/>
          <w:marBottom w:val="0"/>
          <w:divBdr>
            <w:top w:val="none" w:sz="0" w:space="0" w:color="auto"/>
            <w:left w:val="none" w:sz="0" w:space="0" w:color="auto"/>
            <w:bottom w:val="none" w:sz="0" w:space="0" w:color="auto"/>
            <w:right w:val="none" w:sz="0" w:space="0" w:color="auto"/>
          </w:divBdr>
        </w:div>
        <w:div w:id="2031950649">
          <w:marLeft w:val="640"/>
          <w:marRight w:val="0"/>
          <w:marTop w:val="0"/>
          <w:marBottom w:val="0"/>
          <w:divBdr>
            <w:top w:val="none" w:sz="0" w:space="0" w:color="auto"/>
            <w:left w:val="none" w:sz="0" w:space="0" w:color="auto"/>
            <w:bottom w:val="none" w:sz="0" w:space="0" w:color="auto"/>
            <w:right w:val="none" w:sz="0" w:space="0" w:color="auto"/>
          </w:divBdr>
        </w:div>
        <w:div w:id="2047177365">
          <w:marLeft w:val="640"/>
          <w:marRight w:val="0"/>
          <w:marTop w:val="0"/>
          <w:marBottom w:val="0"/>
          <w:divBdr>
            <w:top w:val="none" w:sz="0" w:space="0" w:color="auto"/>
            <w:left w:val="none" w:sz="0" w:space="0" w:color="auto"/>
            <w:bottom w:val="none" w:sz="0" w:space="0" w:color="auto"/>
            <w:right w:val="none" w:sz="0" w:space="0" w:color="auto"/>
          </w:divBdr>
        </w:div>
        <w:div w:id="2065177412">
          <w:marLeft w:val="640"/>
          <w:marRight w:val="0"/>
          <w:marTop w:val="0"/>
          <w:marBottom w:val="0"/>
          <w:divBdr>
            <w:top w:val="none" w:sz="0" w:space="0" w:color="auto"/>
            <w:left w:val="none" w:sz="0" w:space="0" w:color="auto"/>
            <w:bottom w:val="none" w:sz="0" w:space="0" w:color="auto"/>
            <w:right w:val="none" w:sz="0" w:space="0" w:color="auto"/>
          </w:divBdr>
        </w:div>
        <w:div w:id="2076775240">
          <w:marLeft w:val="640"/>
          <w:marRight w:val="0"/>
          <w:marTop w:val="0"/>
          <w:marBottom w:val="0"/>
          <w:divBdr>
            <w:top w:val="none" w:sz="0" w:space="0" w:color="auto"/>
            <w:left w:val="none" w:sz="0" w:space="0" w:color="auto"/>
            <w:bottom w:val="none" w:sz="0" w:space="0" w:color="auto"/>
            <w:right w:val="none" w:sz="0" w:space="0" w:color="auto"/>
          </w:divBdr>
        </w:div>
        <w:div w:id="2087915938">
          <w:marLeft w:val="640"/>
          <w:marRight w:val="0"/>
          <w:marTop w:val="0"/>
          <w:marBottom w:val="0"/>
          <w:divBdr>
            <w:top w:val="none" w:sz="0" w:space="0" w:color="auto"/>
            <w:left w:val="none" w:sz="0" w:space="0" w:color="auto"/>
            <w:bottom w:val="none" w:sz="0" w:space="0" w:color="auto"/>
            <w:right w:val="none" w:sz="0" w:space="0" w:color="auto"/>
          </w:divBdr>
        </w:div>
        <w:div w:id="2094158424">
          <w:marLeft w:val="640"/>
          <w:marRight w:val="0"/>
          <w:marTop w:val="0"/>
          <w:marBottom w:val="0"/>
          <w:divBdr>
            <w:top w:val="none" w:sz="0" w:space="0" w:color="auto"/>
            <w:left w:val="none" w:sz="0" w:space="0" w:color="auto"/>
            <w:bottom w:val="none" w:sz="0" w:space="0" w:color="auto"/>
            <w:right w:val="none" w:sz="0" w:space="0" w:color="auto"/>
          </w:divBdr>
        </w:div>
        <w:div w:id="2097168393">
          <w:marLeft w:val="640"/>
          <w:marRight w:val="0"/>
          <w:marTop w:val="0"/>
          <w:marBottom w:val="0"/>
          <w:divBdr>
            <w:top w:val="none" w:sz="0" w:space="0" w:color="auto"/>
            <w:left w:val="none" w:sz="0" w:space="0" w:color="auto"/>
            <w:bottom w:val="none" w:sz="0" w:space="0" w:color="auto"/>
            <w:right w:val="none" w:sz="0" w:space="0" w:color="auto"/>
          </w:divBdr>
        </w:div>
        <w:div w:id="2104065366">
          <w:marLeft w:val="640"/>
          <w:marRight w:val="0"/>
          <w:marTop w:val="0"/>
          <w:marBottom w:val="0"/>
          <w:divBdr>
            <w:top w:val="none" w:sz="0" w:space="0" w:color="auto"/>
            <w:left w:val="none" w:sz="0" w:space="0" w:color="auto"/>
            <w:bottom w:val="none" w:sz="0" w:space="0" w:color="auto"/>
            <w:right w:val="none" w:sz="0" w:space="0" w:color="auto"/>
          </w:divBdr>
        </w:div>
        <w:div w:id="2104180631">
          <w:marLeft w:val="640"/>
          <w:marRight w:val="0"/>
          <w:marTop w:val="0"/>
          <w:marBottom w:val="0"/>
          <w:divBdr>
            <w:top w:val="none" w:sz="0" w:space="0" w:color="auto"/>
            <w:left w:val="none" w:sz="0" w:space="0" w:color="auto"/>
            <w:bottom w:val="none" w:sz="0" w:space="0" w:color="auto"/>
            <w:right w:val="none" w:sz="0" w:space="0" w:color="auto"/>
          </w:divBdr>
        </w:div>
        <w:div w:id="2109352933">
          <w:marLeft w:val="640"/>
          <w:marRight w:val="0"/>
          <w:marTop w:val="0"/>
          <w:marBottom w:val="0"/>
          <w:divBdr>
            <w:top w:val="none" w:sz="0" w:space="0" w:color="auto"/>
            <w:left w:val="none" w:sz="0" w:space="0" w:color="auto"/>
            <w:bottom w:val="none" w:sz="0" w:space="0" w:color="auto"/>
            <w:right w:val="none" w:sz="0" w:space="0" w:color="auto"/>
          </w:divBdr>
        </w:div>
        <w:div w:id="2114551391">
          <w:marLeft w:val="640"/>
          <w:marRight w:val="0"/>
          <w:marTop w:val="0"/>
          <w:marBottom w:val="0"/>
          <w:divBdr>
            <w:top w:val="none" w:sz="0" w:space="0" w:color="auto"/>
            <w:left w:val="none" w:sz="0" w:space="0" w:color="auto"/>
            <w:bottom w:val="none" w:sz="0" w:space="0" w:color="auto"/>
            <w:right w:val="none" w:sz="0" w:space="0" w:color="auto"/>
          </w:divBdr>
        </w:div>
        <w:div w:id="2124423396">
          <w:marLeft w:val="640"/>
          <w:marRight w:val="0"/>
          <w:marTop w:val="0"/>
          <w:marBottom w:val="0"/>
          <w:divBdr>
            <w:top w:val="none" w:sz="0" w:space="0" w:color="auto"/>
            <w:left w:val="none" w:sz="0" w:space="0" w:color="auto"/>
            <w:bottom w:val="none" w:sz="0" w:space="0" w:color="auto"/>
            <w:right w:val="none" w:sz="0" w:space="0" w:color="auto"/>
          </w:divBdr>
        </w:div>
        <w:div w:id="2128232635">
          <w:marLeft w:val="640"/>
          <w:marRight w:val="0"/>
          <w:marTop w:val="0"/>
          <w:marBottom w:val="0"/>
          <w:divBdr>
            <w:top w:val="none" w:sz="0" w:space="0" w:color="auto"/>
            <w:left w:val="none" w:sz="0" w:space="0" w:color="auto"/>
            <w:bottom w:val="none" w:sz="0" w:space="0" w:color="auto"/>
            <w:right w:val="none" w:sz="0" w:space="0" w:color="auto"/>
          </w:divBdr>
        </w:div>
        <w:div w:id="2129423718">
          <w:marLeft w:val="640"/>
          <w:marRight w:val="0"/>
          <w:marTop w:val="0"/>
          <w:marBottom w:val="0"/>
          <w:divBdr>
            <w:top w:val="none" w:sz="0" w:space="0" w:color="auto"/>
            <w:left w:val="none" w:sz="0" w:space="0" w:color="auto"/>
            <w:bottom w:val="none" w:sz="0" w:space="0" w:color="auto"/>
            <w:right w:val="none" w:sz="0" w:space="0" w:color="auto"/>
          </w:divBdr>
        </w:div>
        <w:div w:id="2139642996">
          <w:marLeft w:val="640"/>
          <w:marRight w:val="0"/>
          <w:marTop w:val="0"/>
          <w:marBottom w:val="0"/>
          <w:divBdr>
            <w:top w:val="none" w:sz="0" w:space="0" w:color="auto"/>
            <w:left w:val="none" w:sz="0" w:space="0" w:color="auto"/>
            <w:bottom w:val="none" w:sz="0" w:space="0" w:color="auto"/>
            <w:right w:val="none" w:sz="0" w:space="0" w:color="auto"/>
          </w:divBdr>
        </w:div>
        <w:div w:id="2143888581">
          <w:marLeft w:val="640"/>
          <w:marRight w:val="0"/>
          <w:marTop w:val="0"/>
          <w:marBottom w:val="0"/>
          <w:divBdr>
            <w:top w:val="none" w:sz="0" w:space="0" w:color="auto"/>
            <w:left w:val="none" w:sz="0" w:space="0" w:color="auto"/>
            <w:bottom w:val="none" w:sz="0" w:space="0" w:color="auto"/>
            <w:right w:val="none" w:sz="0" w:space="0" w:color="auto"/>
          </w:divBdr>
        </w:div>
      </w:divsChild>
    </w:div>
    <w:div w:id="650213205">
      <w:marLeft w:val="640"/>
      <w:marRight w:val="0"/>
      <w:marTop w:val="0"/>
      <w:marBottom w:val="0"/>
      <w:divBdr>
        <w:top w:val="none" w:sz="0" w:space="0" w:color="auto"/>
        <w:left w:val="none" w:sz="0" w:space="0" w:color="auto"/>
        <w:bottom w:val="none" w:sz="0" w:space="0" w:color="auto"/>
        <w:right w:val="none" w:sz="0" w:space="0" w:color="auto"/>
      </w:divBdr>
    </w:div>
    <w:div w:id="650445000">
      <w:marLeft w:val="640"/>
      <w:marRight w:val="0"/>
      <w:marTop w:val="0"/>
      <w:marBottom w:val="0"/>
      <w:divBdr>
        <w:top w:val="none" w:sz="0" w:space="0" w:color="auto"/>
        <w:left w:val="none" w:sz="0" w:space="0" w:color="auto"/>
        <w:bottom w:val="none" w:sz="0" w:space="0" w:color="auto"/>
        <w:right w:val="none" w:sz="0" w:space="0" w:color="auto"/>
      </w:divBdr>
    </w:div>
    <w:div w:id="650594258">
      <w:marLeft w:val="640"/>
      <w:marRight w:val="0"/>
      <w:marTop w:val="0"/>
      <w:marBottom w:val="0"/>
      <w:divBdr>
        <w:top w:val="none" w:sz="0" w:space="0" w:color="auto"/>
        <w:left w:val="none" w:sz="0" w:space="0" w:color="auto"/>
        <w:bottom w:val="none" w:sz="0" w:space="0" w:color="auto"/>
        <w:right w:val="none" w:sz="0" w:space="0" w:color="auto"/>
      </w:divBdr>
    </w:div>
    <w:div w:id="650596082">
      <w:marLeft w:val="640"/>
      <w:marRight w:val="0"/>
      <w:marTop w:val="0"/>
      <w:marBottom w:val="0"/>
      <w:divBdr>
        <w:top w:val="none" w:sz="0" w:space="0" w:color="auto"/>
        <w:left w:val="none" w:sz="0" w:space="0" w:color="auto"/>
        <w:bottom w:val="none" w:sz="0" w:space="0" w:color="auto"/>
        <w:right w:val="none" w:sz="0" w:space="0" w:color="auto"/>
      </w:divBdr>
    </w:div>
    <w:div w:id="651518091">
      <w:marLeft w:val="640"/>
      <w:marRight w:val="0"/>
      <w:marTop w:val="0"/>
      <w:marBottom w:val="0"/>
      <w:divBdr>
        <w:top w:val="none" w:sz="0" w:space="0" w:color="auto"/>
        <w:left w:val="none" w:sz="0" w:space="0" w:color="auto"/>
        <w:bottom w:val="none" w:sz="0" w:space="0" w:color="auto"/>
        <w:right w:val="none" w:sz="0" w:space="0" w:color="auto"/>
      </w:divBdr>
    </w:div>
    <w:div w:id="652149824">
      <w:marLeft w:val="640"/>
      <w:marRight w:val="0"/>
      <w:marTop w:val="0"/>
      <w:marBottom w:val="0"/>
      <w:divBdr>
        <w:top w:val="none" w:sz="0" w:space="0" w:color="auto"/>
        <w:left w:val="none" w:sz="0" w:space="0" w:color="auto"/>
        <w:bottom w:val="none" w:sz="0" w:space="0" w:color="auto"/>
        <w:right w:val="none" w:sz="0" w:space="0" w:color="auto"/>
      </w:divBdr>
    </w:div>
    <w:div w:id="653491372">
      <w:marLeft w:val="640"/>
      <w:marRight w:val="0"/>
      <w:marTop w:val="0"/>
      <w:marBottom w:val="0"/>
      <w:divBdr>
        <w:top w:val="none" w:sz="0" w:space="0" w:color="auto"/>
        <w:left w:val="none" w:sz="0" w:space="0" w:color="auto"/>
        <w:bottom w:val="none" w:sz="0" w:space="0" w:color="auto"/>
        <w:right w:val="none" w:sz="0" w:space="0" w:color="auto"/>
      </w:divBdr>
    </w:div>
    <w:div w:id="653681870">
      <w:marLeft w:val="640"/>
      <w:marRight w:val="0"/>
      <w:marTop w:val="0"/>
      <w:marBottom w:val="0"/>
      <w:divBdr>
        <w:top w:val="none" w:sz="0" w:space="0" w:color="auto"/>
        <w:left w:val="none" w:sz="0" w:space="0" w:color="auto"/>
        <w:bottom w:val="none" w:sz="0" w:space="0" w:color="auto"/>
        <w:right w:val="none" w:sz="0" w:space="0" w:color="auto"/>
      </w:divBdr>
    </w:div>
    <w:div w:id="654336974">
      <w:marLeft w:val="640"/>
      <w:marRight w:val="0"/>
      <w:marTop w:val="0"/>
      <w:marBottom w:val="0"/>
      <w:divBdr>
        <w:top w:val="none" w:sz="0" w:space="0" w:color="auto"/>
        <w:left w:val="none" w:sz="0" w:space="0" w:color="auto"/>
        <w:bottom w:val="none" w:sz="0" w:space="0" w:color="auto"/>
        <w:right w:val="none" w:sz="0" w:space="0" w:color="auto"/>
      </w:divBdr>
    </w:div>
    <w:div w:id="654529352">
      <w:marLeft w:val="640"/>
      <w:marRight w:val="0"/>
      <w:marTop w:val="0"/>
      <w:marBottom w:val="0"/>
      <w:divBdr>
        <w:top w:val="none" w:sz="0" w:space="0" w:color="auto"/>
        <w:left w:val="none" w:sz="0" w:space="0" w:color="auto"/>
        <w:bottom w:val="none" w:sz="0" w:space="0" w:color="auto"/>
        <w:right w:val="none" w:sz="0" w:space="0" w:color="auto"/>
      </w:divBdr>
    </w:div>
    <w:div w:id="654722057">
      <w:marLeft w:val="640"/>
      <w:marRight w:val="0"/>
      <w:marTop w:val="0"/>
      <w:marBottom w:val="0"/>
      <w:divBdr>
        <w:top w:val="none" w:sz="0" w:space="0" w:color="auto"/>
        <w:left w:val="none" w:sz="0" w:space="0" w:color="auto"/>
        <w:bottom w:val="none" w:sz="0" w:space="0" w:color="auto"/>
        <w:right w:val="none" w:sz="0" w:space="0" w:color="auto"/>
      </w:divBdr>
    </w:div>
    <w:div w:id="654839731">
      <w:marLeft w:val="640"/>
      <w:marRight w:val="0"/>
      <w:marTop w:val="0"/>
      <w:marBottom w:val="0"/>
      <w:divBdr>
        <w:top w:val="none" w:sz="0" w:space="0" w:color="auto"/>
        <w:left w:val="none" w:sz="0" w:space="0" w:color="auto"/>
        <w:bottom w:val="none" w:sz="0" w:space="0" w:color="auto"/>
        <w:right w:val="none" w:sz="0" w:space="0" w:color="auto"/>
      </w:divBdr>
    </w:div>
    <w:div w:id="655109079">
      <w:marLeft w:val="640"/>
      <w:marRight w:val="0"/>
      <w:marTop w:val="0"/>
      <w:marBottom w:val="0"/>
      <w:divBdr>
        <w:top w:val="none" w:sz="0" w:space="0" w:color="auto"/>
        <w:left w:val="none" w:sz="0" w:space="0" w:color="auto"/>
        <w:bottom w:val="none" w:sz="0" w:space="0" w:color="auto"/>
        <w:right w:val="none" w:sz="0" w:space="0" w:color="auto"/>
      </w:divBdr>
    </w:div>
    <w:div w:id="655110822">
      <w:marLeft w:val="640"/>
      <w:marRight w:val="0"/>
      <w:marTop w:val="0"/>
      <w:marBottom w:val="0"/>
      <w:divBdr>
        <w:top w:val="none" w:sz="0" w:space="0" w:color="auto"/>
        <w:left w:val="none" w:sz="0" w:space="0" w:color="auto"/>
        <w:bottom w:val="none" w:sz="0" w:space="0" w:color="auto"/>
        <w:right w:val="none" w:sz="0" w:space="0" w:color="auto"/>
      </w:divBdr>
    </w:div>
    <w:div w:id="655259600">
      <w:marLeft w:val="640"/>
      <w:marRight w:val="0"/>
      <w:marTop w:val="0"/>
      <w:marBottom w:val="0"/>
      <w:divBdr>
        <w:top w:val="none" w:sz="0" w:space="0" w:color="auto"/>
        <w:left w:val="none" w:sz="0" w:space="0" w:color="auto"/>
        <w:bottom w:val="none" w:sz="0" w:space="0" w:color="auto"/>
        <w:right w:val="none" w:sz="0" w:space="0" w:color="auto"/>
      </w:divBdr>
    </w:div>
    <w:div w:id="655694257">
      <w:marLeft w:val="640"/>
      <w:marRight w:val="0"/>
      <w:marTop w:val="0"/>
      <w:marBottom w:val="0"/>
      <w:divBdr>
        <w:top w:val="none" w:sz="0" w:space="0" w:color="auto"/>
        <w:left w:val="none" w:sz="0" w:space="0" w:color="auto"/>
        <w:bottom w:val="none" w:sz="0" w:space="0" w:color="auto"/>
        <w:right w:val="none" w:sz="0" w:space="0" w:color="auto"/>
      </w:divBdr>
    </w:div>
    <w:div w:id="656420789">
      <w:marLeft w:val="640"/>
      <w:marRight w:val="0"/>
      <w:marTop w:val="0"/>
      <w:marBottom w:val="0"/>
      <w:divBdr>
        <w:top w:val="none" w:sz="0" w:space="0" w:color="auto"/>
        <w:left w:val="none" w:sz="0" w:space="0" w:color="auto"/>
        <w:bottom w:val="none" w:sz="0" w:space="0" w:color="auto"/>
        <w:right w:val="none" w:sz="0" w:space="0" w:color="auto"/>
      </w:divBdr>
    </w:div>
    <w:div w:id="657392106">
      <w:marLeft w:val="640"/>
      <w:marRight w:val="0"/>
      <w:marTop w:val="0"/>
      <w:marBottom w:val="0"/>
      <w:divBdr>
        <w:top w:val="none" w:sz="0" w:space="0" w:color="auto"/>
        <w:left w:val="none" w:sz="0" w:space="0" w:color="auto"/>
        <w:bottom w:val="none" w:sz="0" w:space="0" w:color="auto"/>
        <w:right w:val="none" w:sz="0" w:space="0" w:color="auto"/>
      </w:divBdr>
    </w:div>
    <w:div w:id="657616995">
      <w:marLeft w:val="640"/>
      <w:marRight w:val="0"/>
      <w:marTop w:val="0"/>
      <w:marBottom w:val="0"/>
      <w:divBdr>
        <w:top w:val="none" w:sz="0" w:space="0" w:color="auto"/>
        <w:left w:val="none" w:sz="0" w:space="0" w:color="auto"/>
        <w:bottom w:val="none" w:sz="0" w:space="0" w:color="auto"/>
        <w:right w:val="none" w:sz="0" w:space="0" w:color="auto"/>
      </w:divBdr>
    </w:div>
    <w:div w:id="658072189">
      <w:marLeft w:val="640"/>
      <w:marRight w:val="0"/>
      <w:marTop w:val="0"/>
      <w:marBottom w:val="0"/>
      <w:divBdr>
        <w:top w:val="none" w:sz="0" w:space="0" w:color="auto"/>
        <w:left w:val="none" w:sz="0" w:space="0" w:color="auto"/>
        <w:bottom w:val="none" w:sz="0" w:space="0" w:color="auto"/>
        <w:right w:val="none" w:sz="0" w:space="0" w:color="auto"/>
      </w:divBdr>
    </w:div>
    <w:div w:id="658116599">
      <w:marLeft w:val="640"/>
      <w:marRight w:val="0"/>
      <w:marTop w:val="0"/>
      <w:marBottom w:val="0"/>
      <w:divBdr>
        <w:top w:val="none" w:sz="0" w:space="0" w:color="auto"/>
        <w:left w:val="none" w:sz="0" w:space="0" w:color="auto"/>
        <w:bottom w:val="none" w:sz="0" w:space="0" w:color="auto"/>
        <w:right w:val="none" w:sz="0" w:space="0" w:color="auto"/>
      </w:divBdr>
    </w:div>
    <w:div w:id="658532715">
      <w:marLeft w:val="640"/>
      <w:marRight w:val="0"/>
      <w:marTop w:val="0"/>
      <w:marBottom w:val="0"/>
      <w:divBdr>
        <w:top w:val="none" w:sz="0" w:space="0" w:color="auto"/>
        <w:left w:val="none" w:sz="0" w:space="0" w:color="auto"/>
        <w:bottom w:val="none" w:sz="0" w:space="0" w:color="auto"/>
        <w:right w:val="none" w:sz="0" w:space="0" w:color="auto"/>
      </w:divBdr>
    </w:div>
    <w:div w:id="659308046">
      <w:marLeft w:val="640"/>
      <w:marRight w:val="0"/>
      <w:marTop w:val="0"/>
      <w:marBottom w:val="0"/>
      <w:divBdr>
        <w:top w:val="none" w:sz="0" w:space="0" w:color="auto"/>
        <w:left w:val="none" w:sz="0" w:space="0" w:color="auto"/>
        <w:bottom w:val="none" w:sz="0" w:space="0" w:color="auto"/>
        <w:right w:val="none" w:sz="0" w:space="0" w:color="auto"/>
      </w:divBdr>
    </w:div>
    <w:div w:id="659382309">
      <w:marLeft w:val="640"/>
      <w:marRight w:val="0"/>
      <w:marTop w:val="0"/>
      <w:marBottom w:val="0"/>
      <w:divBdr>
        <w:top w:val="none" w:sz="0" w:space="0" w:color="auto"/>
        <w:left w:val="none" w:sz="0" w:space="0" w:color="auto"/>
        <w:bottom w:val="none" w:sz="0" w:space="0" w:color="auto"/>
        <w:right w:val="none" w:sz="0" w:space="0" w:color="auto"/>
      </w:divBdr>
    </w:div>
    <w:div w:id="659384503">
      <w:marLeft w:val="640"/>
      <w:marRight w:val="0"/>
      <w:marTop w:val="0"/>
      <w:marBottom w:val="0"/>
      <w:divBdr>
        <w:top w:val="none" w:sz="0" w:space="0" w:color="auto"/>
        <w:left w:val="none" w:sz="0" w:space="0" w:color="auto"/>
        <w:bottom w:val="none" w:sz="0" w:space="0" w:color="auto"/>
        <w:right w:val="none" w:sz="0" w:space="0" w:color="auto"/>
      </w:divBdr>
    </w:div>
    <w:div w:id="660543355">
      <w:marLeft w:val="640"/>
      <w:marRight w:val="0"/>
      <w:marTop w:val="0"/>
      <w:marBottom w:val="0"/>
      <w:divBdr>
        <w:top w:val="none" w:sz="0" w:space="0" w:color="auto"/>
        <w:left w:val="none" w:sz="0" w:space="0" w:color="auto"/>
        <w:bottom w:val="none" w:sz="0" w:space="0" w:color="auto"/>
        <w:right w:val="none" w:sz="0" w:space="0" w:color="auto"/>
      </w:divBdr>
    </w:div>
    <w:div w:id="660810511">
      <w:marLeft w:val="640"/>
      <w:marRight w:val="0"/>
      <w:marTop w:val="0"/>
      <w:marBottom w:val="0"/>
      <w:divBdr>
        <w:top w:val="none" w:sz="0" w:space="0" w:color="auto"/>
        <w:left w:val="none" w:sz="0" w:space="0" w:color="auto"/>
        <w:bottom w:val="none" w:sz="0" w:space="0" w:color="auto"/>
        <w:right w:val="none" w:sz="0" w:space="0" w:color="auto"/>
      </w:divBdr>
    </w:div>
    <w:div w:id="661155465">
      <w:marLeft w:val="640"/>
      <w:marRight w:val="0"/>
      <w:marTop w:val="0"/>
      <w:marBottom w:val="0"/>
      <w:divBdr>
        <w:top w:val="none" w:sz="0" w:space="0" w:color="auto"/>
        <w:left w:val="none" w:sz="0" w:space="0" w:color="auto"/>
        <w:bottom w:val="none" w:sz="0" w:space="0" w:color="auto"/>
        <w:right w:val="none" w:sz="0" w:space="0" w:color="auto"/>
      </w:divBdr>
    </w:div>
    <w:div w:id="661391999">
      <w:marLeft w:val="640"/>
      <w:marRight w:val="0"/>
      <w:marTop w:val="0"/>
      <w:marBottom w:val="0"/>
      <w:divBdr>
        <w:top w:val="none" w:sz="0" w:space="0" w:color="auto"/>
        <w:left w:val="none" w:sz="0" w:space="0" w:color="auto"/>
        <w:bottom w:val="none" w:sz="0" w:space="0" w:color="auto"/>
        <w:right w:val="none" w:sz="0" w:space="0" w:color="auto"/>
      </w:divBdr>
    </w:div>
    <w:div w:id="661664506">
      <w:marLeft w:val="640"/>
      <w:marRight w:val="0"/>
      <w:marTop w:val="0"/>
      <w:marBottom w:val="0"/>
      <w:divBdr>
        <w:top w:val="none" w:sz="0" w:space="0" w:color="auto"/>
        <w:left w:val="none" w:sz="0" w:space="0" w:color="auto"/>
        <w:bottom w:val="none" w:sz="0" w:space="0" w:color="auto"/>
        <w:right w:val="none" w:sz="0" w:space="0" w:color="auto"/>
      </w:divBdr>
    </w:div>
    <w:div w:id="661812939">
      <w:marLeft w:val="640"/>
      <w:marRight w:val="0"/>
      <w:marTop w:val="0"/>
      <w:marBottom w:val="0"/>
      <w:divBdr>
        <w:top w:val="none" w:sz="0" w:space="0" w:color="auto"/>
        <w:left w:val="none" w:sz="0" w:space="0" w:color="auto"/>
        <w:bottom w:val="none" w:sz="0" w:space="0" w:color="auto"/>
        <w:right w:val="none" w:sz="0" w:space="0" w:color="auto"/>
      </w:divBdr>
    </w:div>
    <w:div w:id="661853495">
      <w:marLeft w:val="640"/>
      <w:marRight w:val="0"/>
      <w:marTop w:val="0"/>
      <w:marBottom w:val="0"/>
      <w:divBdr>
        <w:top w:val="none" w:sz="0" w:space="0" w:color="auto"/>
        <w:left w:val="none" w:sz="0" w:space="0" w:color="auto"/>
        <w:bottom w:val="none" w:sz="0" w:space="0" w:color="auto"/>
        <w:right w:val="none" w:sz="0" w:space="0" w:color="auto"/>
      </w:divBdr>
    </w:div>
    <w:div w:id="662241519">
      <w:marLeft w:val="640"/>
      <w:marRight w:val="0"/>
      <w:marTop w:val="0"/>
      <w:marBottom w:val="0"/>
      <w:divBdr>
        <w:top w:val="none" w:sz="0" w:space="0" w:color="auto"/>
        <w:left w:val="none" w:sz="0" w:space="0" w:color="auto"/>
        <w:bottom w:val="none" w:sz="0" w:space="0" w:color="auto"/>
        <w:right w:val="none" w:sz="0" w:space="0" w:color="auto"/>
      </w:divBdr>
    </w:div>
    <w:div w:id="663513136">
      <w:marLeft w:val="640"/>
      <w:marRight w:val="0"/>
      <w:marTop w:val="0"/>
      <w:marBottom w:val="0"/>
      <w:divBdr>
        <w:top w:val="none" w:sz="0" w:space="0" w:color="auto"/>
        <w:left w:val="none" w:sz="0" w:space="0" w:color="auto"/>
        <w:bottom w:val="none" w:sz="0" w:space="0" w:color="auto"/>
        <w:right w:val="none" w:sz="0" w:space="0" w:color="auto"/>
      </w:divBdr>
    </w:div>
    <w:div w:id="663553282">
      <w:marLeft w:val="640"/>
      <w:marRight w:val="0"/>
      <w:marTop w:val="0"/>
      <w:marBottom w:val="0"/>
      <w:divBdr>
        <w:top w:val="none" w:sz="0" w:space="0" w:color="auto"/>
        <w:left w:val="none" w:sz="0" w:space="0" w:color="auto"/>
        <w:bottom w:val="none" w:sz="0" w:space="0" w:color="auto"/>
        <w:right w:val="none" w:sz="0" w:space="0" w:color="auto"/>
      </w:divBdr>
    </w:div>
    <w:div w:id="664017920">
      <w:marLeft w:val="640"/>
      <w:marRight w:val="0"/>
      <w:marTop w:val="0"/>
      <w:marBottom w:val="0"/>
      <w:divBdr>
        <w:top w:val="none" w:sz="0" w:space="0" w:color="auto"/>
        <w:left w:val="none" w:sz="0" w:space="0" w:color="auto"/>
        <w:bottom w:val="none" w:sz="0" w:space="0" w:color="auto"/>
        <w:right w:val="none" w:sz="0" w:space="0" w:color="auto"/>
      </w:divBdr>
    </w:div>
    <w:div w:id="664280748">
      <w:marLeft w:val="640"/>
      <w:marRight w:val="0"/>
      <w:marTop w:val="0"/>
      <w:marBottom w:val="0"/>
      <w:divBdr>
        <w:top w:val="none" w:sz="0" w:space="0" w:color="auto"/>
        <w:left w:val="none" w:sz="0" w:space="0" w:color="auto"/>
        <w:bottom w:val="none" w:sz="0" w:space="0" w:color="auto"/>
        <w:right w:val="none" w:sz="0" w:space="0" w:color="auto"/>
      </w:divBdr>
    </w:div>
    <w:div w:id="664285100">
      <w:marLeft w:val="640"/>
      <w:marRight w:val="0"/>
      <w:marTop w:val="0"/>
      <w:marBottom w:val="0"/>
      <w:divBdr>
        <w:top w:val="none" w:sz="0" w:space="0" w:color="auto"/>
        <w:left w:val="none" w:sz="0" w:space="0" w:color="auto"/>
        <w:bottom w:val="none" w:sz="0" w:space="0" w:color="auto"/>
        <w:right w:val="none" w:sz="0" w:space="0" w:color="auto"/>
      </w:divBdr>
    </w:div>
    <w:div w:id="664894064">
      <w:marLeft w:val="640"/>
      <w:marRight w:val="0"/>
      <w:marTop w:val="0"/>
      <w:marBottom w:val="0"/>
      <w:divBdr>
        <w:top w:val="none" w:sz="0" w:space="0" w:color="auto"/>
        <w:left w:val="none" w:sz="0" w:space="0" w:color="auto"/>
        <w:bottom w:val="none" w:sz="0" w:space="0" w:color="auto"/>
        <w:right w:val="none" w:sz="0" w:space="0" w:color="auto"/>
      </w:divBdr>
    </w:div>
    <w:div w:id="666321532">
      <w:marLeft w:val="640"/>
      <w:marRight w:val="0"/>
      <w:marTop w:val="0"/>
      <w:marBottom w:val="0"/>
      <w:divBdr>
        <w:top w:val="none" w:sz="0" w:space="0" w:color="auto"/>
        <w:left w:val="none" w:sz="0" w:space="0" w:color="auto"/>
        <w:bottom w:val="none" w:sz="0" w:space="0" w:color="auto"/>
        <w:right w:val="none" w:sz="0" w:space="0" w:color="auto"/>
      </w:divBdr>
    </w:div>
    <w:div w:id="667094626">
      <w:marLeft w:val="640"/>
      <w:marRight w:val="0"/>
      <w:marTop w:val="0"/>
      <w:marBottom w:val="0"/>
      <w:divBdr>
        <w:top w:val="none" w:sz="0" w:space="0" w:color="auto"/>
        <w:left w:val="none" w:sz="0" w:space="0" w:color="auto"/>
        <w:bottom w:val="none" w:sz="0" w:space="0" w:color="auto"/>
        <w:right w:val="none" w:sz="0" w:space="0" w:color="auto"/>
      </w:divBdr>
    </w:div>
    <w:div w:id="668598627">
      <w:bodyDiv w:val="1"/>
      <w:marLeft w:val="0"/>
      <w:marRight w:val="0"/>
      <w:marTop w:val="0"/>
      <w:marBottom w:val="0"/>
      <w:divBdr>
        <w:top w:val="none" w:sz="0" w:space="0" w:color="auto"/>
        <w:left w:val="none" w:sz="0" w:space="0" w:color="auto"/>
        <w:bottom w:val="none" w:sz="0" w:space="0" w:color="auto"/>
        <w:right w:val="none" w:sz="0" w:space="0" w:color="auto"/>
      </w:divBdr>
    </w:div>
    <w:div w:id="668796519">
      <w:marLeft w:val="640"/>
      <w:marRight w:val="0"/>
      <w:marTop w:val="0"/>
      <w:marBottom w:val="0"/>
      <w:divBdr>
        <w:top w:val="none" w:sz="0" w:space="0" w:color="auto"/>
        <w:left w:val="none" w:sz="0" w:space="0" w:color="auto"/>
        <w:bottom w:val="none" w:sz="0" w:space="0" w:color="auto"/>
        <w:right w:val="none" w:sz="0" w:space="0" w:color="auto"/>
      </w:divBdr>
    </w:div>
    <w:div w:id="669061957">
      <w:marLeft w:val="640"/>
      <w:marRight w:val="0"/>
      <w:marTop w:val="0"/>
      <w:marBottom w:val="0"/>
      <w:divBdr>
        <w:top w:val="none" w:sz="0" w:space="0" w:color="auto"/>
        <w:left w:val="none" w:sz="0" w:space="0" w:color="auto"/>
        <w:bottom w:val="none" w:sz="0" w:space="0" w:color="auto"/>
        <w:right w:val="none" w:sz="0" w:space="0" w:color="auto"/>
      </w:divBdr>
    </w:div>
    <w:div w:id="670526953">
      <w:bodyDiv w:val="1"/>
      <w:marLeft w:val="0"/>
      <w:marRight w:val="0"/>
      <w:marTop w:val="0"/>
      <w:marBottom w:val="0"/>
      <w:divBdr>
        <w:top w:val="none" w:sz="0" w:space="0" w:color="auto"/>
        <w:left w:val="none" w:sz="0" w:space="0" w:color="auto"/>
        <w:bottom w:val="none" w:sz="0" w:space="0" w:color="auto"/>
        <w:right w:val="none" w:sz="0" w:space="0" w:color="auto"/>
      </w:divBdr>
    </w:div>
    <w:div w:id="671226241">
      <w:marLeft w:val="640"/>
      <w:marRight w:val="0"/>
      <w:marTop w:val="0"/>
      <w:marBottom w:val="0"/>
      <w:divBdr>
        <w:top w:val="none" w:sz="0" w:space="0" w:color="auto"/>
        <w:left w:val="none" w:sz="0" w:space="0" w:color="auto"/>
        <w:bottom w:val="none" w:sz="0" w:space="0" w:color="auto"/>
        <w:right w:val="none" w:sz="0" w:space="0" w:color="auto"/>
      </w:divBdr>
    </w:div>
    <w:div w:id="671638613">
      <w:marLeft w:val="640"/>
      <w:marRight w:val="0"/>
      <w:marTop w:val="0"/>
      <w:marBottom w:val="0"/>
      <w:divBdr>
        <w:top w:val="none" w:sz="0" w:space="0" w:color="auto"/>
        <w:left w:val="none" w:sz="0" w:space="0" w:color="auto"/>
        <w:bottom w:val="none" w:sz="0" w:space="0" w:color="auto"/>
        <w:right w:val="none" w:sz="0" w:space="0" w:color="auto"/>
      </w:divBdr>
    </w:div>
    <w:div w:id="672730742">
      <w:bodyDiv w:val="1"/>
      <w:marLeft w:val="0"/>
      <w:marRight w:val="0"/>
      <w:marTop w:val="0"/>
      <w:marBottom w:val="0"/>
      <w:divBdr>
        <w:top w:val="none" w:sz="0" w:space="0" w:color="auto"/>
        <w:left w:val="none" w:sz="0" w:space="0" w:color="auto"/>
        <w:bottom w:val="none" w:sz="0" w:space="0" w:color="auto"/>
        <w:right w:val="none" w:sz="0" w:space="0" w:color="auto"/>
      </w:divBdr>
      <w:divsChild>
        <w:div w:id="34353232">
          <w:marLeft w:val="640"/>
          <w:marRight w:val="0"/>
          <w:marTop w:val="0"/>
          <w:marBottom w:val="0"/>
          <w:divBdr>
            <w:top w:val="none" w:sz="0" w:space="0" w:color="auto"/>
            <w:left w:val="none" w:sz="0" w:space="0" w:color="auto"/>
            <w:bottom w:val="none" w:sz="0" w:space="0" w:color="auto"/>
            <w:right w:val="none" w:sz="0" w:space="0" w:color="auto"/>
          </w:divBdr>
        </w:div>
        <w:div w:id="51387477">
          <w:marLeft w:val="640"/>
          <w:marRight w:val="0"/>
          <w:marTop w:val="0"/>
          <w:marBottom w:val="0"/>
          <w:divBdr>
            <w:top w:val="none" w:sz="0" w:space="0" w:color="auto"/>
            <w:left w:val="none" w:sz="0" w:space="0" w:color="auto"/>
            <w:bottom w:val="none" w:sz="0" w:space="0" w:color="auto"/>
            <w:right w:val="none" w:sz="0" w:space="0" w:color="auto"/>
          </w:divBdr>
        </w:div>
        <w:div w:id="102648476">
          <w:marLeft w:val="640"/>
          <w:marRight w:val="0"/>
          <w:marTop w:val="0"/>
          <w:marBottom w:val="0"/>
          <w:divBdr>
            <w:top w:val="none" w:sz="0" w:space="0" w:color="auto"/>
            <w:left w:val="none" w:sz="0" w:space="0" w:color="auto"/>
            <w:bottom w:val="none" w:sz="0" w:space="0" w:color="auto"/>
            <w:right w:val="none" w:sz="0" w:space="0" w:color="auto"/>
          </w:divBdr>
        </w:div>
        <w:div w:id="155458815">
          <w:marLeft w:val="640"/>
          <w:marRight w:val="0"/>
          <w:marTop w:val="0"/>
          <w:marBottom w:val="0"/>
          <w:divBdr>
            <w:top w:val="none" w:sz="0" w:space="0" w:color="auto"/>
            <w:left w:val="none" w:sz="0" w:space="0" w:color="auto"/>
            <w:bottom w:val="none" w:sz="0" w:space="0" w:color="auto"/>
            <w:right w:val="none" w:sz="0" w:space="0" w:color="auto"/>
          </w:divBdr>
        </w:div>
        <w:div w:id="163397787">
          <w:marLeft w:val="640"/>
          <w:marRight w:val="0"/>
          <w:marTop w:val="0"/>
          <w:marBottom w:val="0"/>
          <w:divBdr>
            <w:top w:val="none" w:sz="0" w:space="0" w:color="auto"/>
            <w:left w:val="none" w:sz="0" w:space="0" w:color="auto"/>
            <w:bottom w:val="none" w:sz="0" w:space="0" w:color="auto"/>
            <w:right w:val="none" w:sz="0" w:space="0" w:color="auto"/>
          </w:divBdr>
        </w:div>
        <w:div w:id="164325270">
          <w:marLeft w:val="640"/>
          <w:marRight w:val="0"/>
          <w:marTop w:val="0"/>
          <w:marBottom w:val="0"/>
          <w:divBdr>
            <w:top w:val="none" w:sz="0" w:space="0" w:color="auto"/>
            <w:left w:val="none" w:sz="0" w:space="0" w:color="auto"/>
            <w:bottom w:val="none" w:sz="0" w:space="0" w:color="auto"/>
            <w:right w:val="none" w:sz="0" w:space="0" w:color="auto"/>
          </w:divBdr>
        </w:div>
        <w:div w:id="244464223">
          <w:marLeft w:val="640"/>
          <w:marRight w:val="0"/>
          <w:marTop w:val="0"/>
          <w:marBottom w:val="0"/>
          <w:divBdr>
            <w:top w:val="none" w:sz="0" w:space="0" w:color="auto"/>
            <w:left w:val="none" w:sz="0" w:space="0" w:color="auto"/>
            <w:bottom w:val="none" w:sz="0" w:space="0" w:color="auto"/>
            <w:right w:val="none" w:sz="0" w:space="0" w:color="auto"/>
          </w:divBdr>
        </w:div>
        <w:div w:id="290012985">
          <w:marLeft w:val="640"/>
          <w:marRight w:val="0"/>
          <w:marTop w:val="0"/>
          <w:marBottom w:val="0"/>
          <w:divBdr>
            <w:top w:val="none" w:sz="0" w:space="0" w:color="auto"/>
            <w:left w:val="none" w:sz="0" w:space="0" w:color="auto"/>
            <w:bottom w:val="none" w:sz="0" w:space="0" w:color="auto"/>
            <w:right w:val="none" w:sz="0" w:space="0" w:color="auto"/>
          </w:divBdr>
        </w:div>
        <w:div w:id="294528249">
          <w:marLeft w:val="640"/>
          <w:marRight w:val="0"/>
          <w:marTop w:val="0"/>
          <w:marBottom w:val="0"/>
          <w:divBdr>
            <w:top w:val="none" w:sz="0" w:space="0" w:color="auto"/>
            <w:left w:val="none" w:sz="0" w:space="0" w:color="auto"/>
            <w:bottom w:val="none" w:sz="0" w:space="0" w:color="auto"/>
            <w:right w:val="none" w:sz="0" w:space="0" w:color="auto"/>
          </w:divBdr>
        </w:div>
        <w:div w:id="295988616">
          <w:marLeft w:val="640"/>
          <w:marRight w:val="0"/>
          <w:marTop w:val="0"/>
          <w:marBottom w:val="0"/>
          <w:divBdr>
            <w:top w:val="none" w:sz="0" w:space="0" w:color="auto"/>
            <w:left w:val="none" w:sz="0" w:space="0" w:color="auto"/>
            <w:bottom w:val="none" w:sz="0" w:space="0" w:color="auto"/>
            <w:right w:val="none" w:sz="0" w:space="0" w:color="auto"/>
          </w:divBdr>
        </w:div>
        <w:div w:id="301665999">
          <w:marLeft w:val="640"/>
          <w:marRight w:val="0"/>
          <w:marTop w:val="0"/>
          <w:marBottom w:val="0"/>
          <w:divBdr>
            <w:top w:val="none" w:sz="0" w:space="0" w:color="auto"/>
            <w:left w:val="none" w:sz="0" w:space="0" w:color="auto"/>
            <w:bottom w:val="none" w:sz="0" w:space="0" w:color="auto"/>
            <w:right w:val="none" w:sz="0" w:space="0" w:color="auto"/>
          </w:divBdr>
        </w:div>
        <w:div w:id="342516777">
          <w:marLeft w:val="640"/>
          <w:marRight w:val="0"/>
          <w:marTop w:val="0"/>
          <w:marBottom w:val="0"/>
          <w:divBdr>
            <w:top w:val="none" w:sz="0" w:space="0" w:color="auto"/>
            <w:left w:val="none" w:sz="0" w:space="0" w:color="auto"/>
            <w:bottom w:val="none" w:sz="0" w:space="0" w:color="auto"/>
            <w:right w:val="none" w:sz="0" w:space="0" w:color="auto"/>
          </w:divBdr>
        </w:div>
        <w:div w:id="350372996">
          <w:marLeft w:val="640"/>
          <w:marRight w:val="0"/>
          <w:marTop w:val="0"/>
          <w:marBottom w:val="0"/>
          <w:divBdr>
            <w:top w:val="none" w:sz="0" w:space="0" w:color="auto"/>
            <w:left w:val="none" w:sz="0" w:space="0" w:color="auto"/>
            <w:bottom w:val="none" w:sz="0" w:space="0" w:color="auto"/>
            <w:right w:val="none" w:sz="0" w:space="0" w:color="auto"/>
          </w:divBdr>
        </w:div>
        <w:div w:id="379403988">
          <w:marLeft w:val="640"/>
          <w:marRight w:val="0"/>
          <w:marTop w:val="0"/>
          <w:marBottom w:val="0"/>
          <w:divBdr>
            <w:top w:val="none" w:sz="0" w:space="0" w:color="auto"/>
            <w:left w:val="none" w:sz="0" w:space="0" w:color="auto"/>
            <w:bottom w:val="none" w:sz="0" w:space="0" w:color="auto"/>
            <w:right w:val="none" w:sz="0" w:space="0" w:color="auto"/>
          </w:divBdr>
        </w:div>
        <w:div w:id="383720875">
          <w:marLeft w:val="640"/>
          <w:marRight w:val="0"/>
          <w:marTop w:val="0"/>
          <w:marBottom w:val="0"/>
          <w:divBdr>
            <w:top w:val="none" w:sz="0" w:space="0" w:color="auto"/>
            <w:left w:val="none" w:sz="0" w:space="0" w:color="auto"/>
            <w:bottom w:val="none" w:sz="0" w:space="0" w:color="auto"/>
            <w:right w:val="none" w:sz="0" w:space="0" w:color="auto"/>
          </w:divBdr>
        </w:div>
        <w:div w:id="403726137">
          <w:marLeft w:val="640"/>
          <w:marRight w:val="0"/>
          <w:marTop w:val="0"/>
          <w:marBottom w:val="0"/>
          <w:divBdr>
            <w:top w:val="none" w:sz="0" w:space="0" w:color="auto"/>
            <w:left w:val="none" w:sz="0" w:space="0" w:color="auto"/>
            <w:bottom w:val="none" w:sz="0" w:space="0" w:color="auto"/>
            <w:right w:val="none" w:sz="0" w:space="0" w:color="auto"/>
          </w:divBdr>
        </w:div>
        <w:div w:id="476341955">
          <w:marLeft w:val="640"/>
          <w:marRight w:val="0"/>
          <w:marTop w:val="0"/>
          <w:marBottom w:val="0"/>
          <w:divBdr>
            <w:top w:val="none" w:sz="0" w:space="0" w:color="auto"/>
            <w:left w:val="none" w:sz="0" w:space="0" w:color="auto"/>
            <w:bottom w:val="none" w:sz="0" w:space="0" w:color="auto"/>
            <w:right w:val="none" w:sz="0" w:space="0" w:color="auto"/>
          </w:divBdr>
        </w:div>
        <w:div w:id="483547389">
          <w:marLeft w:val="640"/>
          <w:marRight w:val="0"/>
          <w:marTop w:val="0"/>
          <w:marBottom w:val="0"/>
          <w:divBdr>
            <w:top w:val="none" w:sz="0" w:space="0" w:color="auto"/>
            <w:left w:val="none" w:sz="0" w:space="0" w:color="auto"/>
            <w:bottom w:val="none" w:sz="0" w:space="0" w:color="auto"/>
            <w:right w:val="none" w:sz="0" w:space="0" w:color="auto"/>
          </w:divBdr>
        </w:div>
        <w:div w:id="507134750">
          <w:marLeft w:val="640"/>
          <w:marRight w:val="0"/>
          <w:marTop w:val="0"/>
          <w:marBottom w:val="0"/>
          <w:divBdr>
            <w:top w:val="none" w:sz="0" w:space="0" w:color="auto"/>
            <w:left w:val="none" w:sz="0" w:space="0" w:color="auto"/>
            <w:bottom w:val="none" w:sz="0" w:space="0" w:color="auto"/>
            <w:right w:val="none" w:sz="0" w:space="0" w:color="auto"/>
          </w:divBdr>
        </w:div>
        <w:div w:id="514224932">
          <w:marLeft w:val="640"/>
          <w:marRight w:val="0"/>
          <w:marTop w:val="0"/>
          <w:marBottom w:val="0"/>
          <w:divBdr>
            <w:top w:val="none" w:sz="0" w:space="0" w:color="auto"/>
            <w:left w:val="none" w:sz="0" w:space="0" w:color="auto"/>
            <w:bottom w:val="none" w:sz="0" w:space="0" w:color="auto"/>
            <w:right w:val="none" w:sz="0" w:space="0" w:color="auto"/>
          </w:divBdr>
        </w:div>
        <w:div w:id="521750213">
          <w:marLeft w:val="640"/>
          <w:marRight w:val="0"/>
          <w:marTop w:val="0"/>
          <w:marBottom w:val="0"/>
          <w:divBdr>
            <w:top w:val="none" w:sz="0" w:space="0" w:color="auto"/>
            <w:left w:val="none" w:sz="0" w:space="0" w:color="auto"/>
            <w:bottom w:val="none" w:sz="0" w:space="0" w:color="auto"/>
            <w:right w:val="none" w:sz="0" w:space="0" w:color="auto"/>
          </w:divBdr>
        </w:div>
        <w:div w:id="538396090">
          <w:marLeft w:val="640"/>
          <w:marRight w:val="0"/>
          <w:marTop w:val="0"/>
          <w:marBottom w:val="0"/>
          <w:divBdr>
            <w:top w:val="none" w:sz="0" w:space="0" w:color="auto"/>
            <w:left w:val="none" w:sz="0" w:space="0" w:color="auto"/>
            <w:bottom w:val="none" w:sz="0" w:space="0" w:color="auto"/>
            <w:right w:val="none" w:sz="0" w:space="0" w:color="auto"/>
          </w:divBdr>
        </w:div>
        <w:div w:id="556204597">
          <w:marLeft w:val="640"/>
          <w:marRight w:val="0"/>
          <w:marTop w:val="0"/>
          <w:marBottom w:val="0"/>
          <w:divBdr>
            <w:top w:val="none" w:sz="0" w:space="0" w:color="auto"/>
            <w:left w:val="none" w:sz="0" w:space="0" w:color="auto"/>
            <w:bottom w:val="none" w:sz="0" w:space="0" w:color="auto"/>
            <w:right w:val="none" w:sz="0" w:space="0" w:color="auto"/>
          </w:divBdr>
        </w:div>
        <w:div w:id="561599199">
          <w:marLeft w:val="640"/>
          <w:marRight w:val="0"/>
          <w:marTop w:val="0"/>
          <w:marBottom w:val="0"/>
          <w:divBdr>
            <w:top w:val="none" w:sz="0" w:space="0" w:color="auto"/>
            <w:left w:val="none" w:sz="0" w:space="0" w:color="auto"/>
            <w:bottom w:val="none" w:sz="0" w:space="0" w:color="auto"/>
            <w:right w:val="none" w:sz="0" w:space="0" w:color="auto"/>
          </w:divBdr>
        </w:div>
        <w:div w:id="564874632">
          <w:marLeft w:val="640"/>
          <w:marRight w:val="0"/>
          <w:marTop w:val="0"/>
          <w:marBottom w:val="0"/>
          <w:divBdr>
            <w:top w:val="none" w:sz="0" w:space="0" w:color="auto"/>
            <w:left w:val="none" w:sz="0" w:space="0" w:color="auto"/>
            <w:bottom w:val="none" w:sz="0" w:space="0" w:color="auto"/>
            <w:right w:val="none" w:sz="0" w:space="0" w:color="auto"/>
          </w:divBdr>
        </w:div>
        <w:div w:id="613829863">
          <w:marLeft w:val="640"/>
          <w:marRight w:val="0"/>
          <w:marTop w:val="0"/>
          <w:marBottom w:val="0"/>
          <w:divBdr>
            <w:top w:val="none" w:sz="0" w:space="0" w:color="auto"/>
            <w:left w:val="none" w:sz="0" w:space="0" w:color="auto"/>
            <w:bottom w:val="none" w:sz="0" w:space="0" w:color="auto"/>
            <w:right w:val="none" w:sz="0" w:space="0" w:color="auto"/>
          </w:divBdr>
        </w:div>
        <w:div w:id="620041557">
          <w:marLeft w:val="640"/>
          <w:marRight w:val="0"/>
          <w:marTop w:val="0"/>
          <w:marBottom w:val="0"/>
          <w:divBdr>
            <w:top w:val="none" w:sz="0" w:space="0" w:color="auto"/>
            <w:left w:val="none" w:sz="0" w:space="0" w:color="auto"/>
            <w:bottom w:val="none" w:sz="0" w:space="0" w:color="auto"/>
            <w:right w:val="none" w:sz="0" w:space="0" w:color="auto"/>
          </w:divBdr>
        </w:div>
        <w:div w:id="668482254">
          <w:marLeft w:val="640"/>
          <w:marRight w:val="0"/>
          <w:marTop w:val="0"/>
          <w:marBottom w:val="0"/>
          <w:divBdr>
            <w:top w:val="none" w:sz="0" w:space="0" w:color="auto"/>
            <w:left w:val="none" w:sz="0" w:space="0" w:color="auto"/>
            <w:bottom w:val="none" w:sz="0" w:space="0" w:color="auto"/>
            <w:right w:val="none" w:sz="0" w:space="0" w:color="auto"/>
          </w:divBdr>
        </w:div>
        <w:div w:id="674114584">
          <w:marLeft w:val="640"/>
          <w:marRight w:val="0"/>
          <w:marTop w:val="0"/>
          <w:marBottom w:val="0"/>
          <w:divBdr>
            <w:top w:val="none" w:sz="0" w:space="0" w:color="auto"/>
            <w:left w:val="none" w:sz="0" w:space="0" w:color="auto"/>
            <w:bottom w:val="none" w:sz="0" w:space="0" w:color="auto"/>
            <w:right w:val="none" w:sz="0" w:space="0" w:color="auto"/>
          </w:divBdr>
        </w:div>
        <w:div w:id="679627956">
          <w:marLeft w:val="640"/>
          <w:marRight w:val="0"/>
          <w:marTop w:val="0"/>
          <w:marBottom w:val="0"/>
          <w:divBdr>
            <w:top w:val="none" w:sz="0" w:space="0" w:color="auto"/>
            <w:left w:val="none" w:sz="0" w:space="0" w:color="auto"/>
            <w:bottom w:val="none" w:sz="0" w:space="0" w:color="auto"/>
            <w:right w:val="none" w:sz="0" w:space="0" w:color="auto"/>
          </w:divBdr>
        </w:div>
        <w:div w:id="711880840">
          <w:marLeft w:val="640"/>
          <w:marRight w:val="0"/>
          <w:marTop w:val="0"/>
          <w:marBottom w:val="0"/>
          <w:divBdr>
            <w:top w:val="none" w:sz="0" w:space="0" w:color="auto"/>
            <w:left w:val="none" w:sz="0" w:space="0" w:color="auto"/>
            <w:bottom w:val="none" w:sz="0" w:space="0" w:color="auto"/>
            <w:right w:val="none" w:sz="0" w:space="0" w:color="auto"/>
          </w:divBdr>
        </w:div>
        <w:div w:id="732585037">
          <w:marLeft w:val="640"/>
          <w:marRight w:val="0"/>
          <w:marTop w:val="0"/>
          <w:marBottom w:val="0"/>
          <w:divBdr>
            <w:top w:val="none" w:sz="0" w:space="0" w:color="auto"/>
            <w:left w:val="none" w:sz="0" w:space="0" w:color="auto"/>
            <w:bottom w:val="none" w:sz="0" w:space="0" w:color="auto"/>
            <w:right w:val="none" w:sz="0" w:space="0" w:color="auto"/>
          </w:divBdr>
        </w:div>
        <w:div w:id="749158005">
          <w:marLeft w:val="640"/>
          <w:marRight w:val="0"/>
          <w:marTop w:val="0"/>
          <w:marBottom w:val="0"/>
          <w:divBdr>
            <w:top w:val="none" w:sz="0" w:space="0" w:color="auto"/>
            <w:left w:val="none" w:sz="0" w:space="0" w:color="auto"/>
            <w:bottom w:val="none" w:sz="0" w:space="0" w:color="auto"/>
            <w:right w:val="none" w:sz="0" w:space="0" w:color="auto"/>
          </w:divBdr>
        </w:div>
        <w:div w:id="751700772">
          <w:marLeft w:val="640"/>
          <w:marRight w:val="0"/>
          <w:marTop w:val="0"/>
          <w:marBottom w:val="0"/>
          <w:divBdr>
            <w:top w:val="none" w:sz="0" w:space="0" w:color="auto"/>
            <w:left w:val="none" w:sz="0" w:space="0" w:color="auto"/>
            <w:bottom w:val="none" w:sz="0" w:space="0" w:color="auto"/>
            <w:right w:val="none" w:sz="0" w:space="0" w:color="auto"/>
          </w:divBdr>
        </w:div>
        <w:div w:id="778643636">
          <w:marLeft w:val="640"/>
          <w:marRight w:val="0"/>
          <w:marTop w:val="0"/>
          <w:marBottom w:val="0"/>
          <w:divBdr>
            <w:top w:val="none" w:sz="0" w:space="0" w:color="auto"/>
            <w:left w:val="none" w:sz="0" w:space="0" w:color="auto"/>
            <w:bottom w:val="none" w:sz="0" w:space="0" w:color="auto"/>
            <w:right w:val="none" w:sz="0" w:space="0" w:color="auto"/>
          </w:divBdr>
        </w:div>
        <w:div w:id="820467902">
          <w:marLeft w:val="640"/>
          <w:marRight w:val="0"/>
          <w:marTop w:val="0"/>
          <w:marBottom w:val="0"/>
          <w:divBdr>
            <w:top w:val="none" w:sz="0" w:space="0" w:color="auto"/>
            <w:left w:val="none" w:sz="0" w:space="0" w:color="auto"/>
            <w:bottom w:val="none" w:sz="0" w:space="0" w:color="auto"/>
            <w:right w:val="none" w:sz="0" w:space="0" w:color="auto"/>
          </w:divBdr>
        </w:div>
        <w:div w:id="821653679">
          <w:marLeft w:val="640"/>
          <w:marRight w:val="0"/>
          <w:marTop w:val="0"/>
          <w:marBottom w:val="0"/>
          <w:divBdr>
            <w:top w:val="none" w:sz="0" w:space="0" w:color="auto"/>
            <w:left w:val="none" w:sz="0" w:space="0" w:color="auto"/>
            <w:bottom w:val="none" w:sz="0" w:space="0" w:color="auto"/>
            <w:right w:val="none" w:sz="0" w:space="0" w:color="auto"/>
          </w:divBdr>
        </w:div>
        <w:div w:id="836071775">
          <w:marLeft w:val="640"/>
          <w:marRight w:val="0"/>
          <w:marTop w:val="0"/>
          <w:marBottom w:val="0"/>
          <w:divBdr>
            <w:top w:val="none" w:sz="0" w:space="0" w:color="auto"/>
            <w:left w:val="none" w:sz="0" w:space="0" w:color="auto"/>
            <w:bottom w:val="none" w:sz="0" w:space="0" w:color="auto"/>
            <w:right w:val="none" w:sz="0" w:space="0" w:color="auto"/>
          </w:divBdr>
        </w:div>
        <w:div w:id="837617796">
          <w:marLeft w:val="640"/>
          <w:marRight w:val="0"/>
          <w:marTop w:val="0"/>
          <w:marBottom w:val="0"/>
          <w:divBdr>
            <w:top w:val="none" w:sz="0" w:space="0" w:color="auto"/>
            <w:left w:val="none" w:sz="0" w:space="0" w:color="auto"/>
            <w:bottom w:val="none" w:sz="0" w:space="0" w:color="auto"/>
            <w:right w:val="none" w:sz="0" w:space="0" w:color="auto"/>
          </w:divBdr>
        </w:div>
        <w:div w:id="844172352">
          <w:marLeft w:val="640"/>
          <w:marRight w:val="0"/>
          <w:marTop w:val="0"/>
          <w:marBottom w:val="0"/>
          <w:divBdr>
            <w:top w:val="none" w:sz="0" w:space="0" w:color="auto"/>
            <w:left w:val="none" w:sz="0" w:space="0" w:color="auto"/>
            <w:bottom w:val="none" w:sz="0" w:space="0" w:color="auto"/>
            <w:right w:val="none" w:sz="0" w:space="0" w:color="auto"/>
          </w:divBdr>
        </w:div>
        <w:div w:id="853152658">
          <w:marLeft w:val="640"/>
          <w:marRight w:val="0"/>
          <w:marTop w:val="0"/>
          <w:marBottom w:val="0"/>
          <w:divBdr>
            <w:top w:val="none" w:sz="0" w:space="0" w:color="auto"/>
            <w:left w:val="none" w:sz="0" w:space="0" w:color="auto"/>
            <w:bottom w:val="none" w:sz="0" w:space="0" w:color="auto"/>
            <w:right w:val="none" w:sz="0" w:space="0" w:color="auto"/>
          </w:divBdr>
        </w:div>
        <w:div w:id="880243993">
          <w:marLeft w:val="640"/>
          <w:marRight w:val="0"/>
          <w:marTop w:val="0"/>
          <w:marBottom w:val="0"/>
          <w:divBdr>
            <w:top w:val="none" w:sz="0" w:space="0" w:color="auto"/>
            <w:left w:val="none" w:sz="0" w:space="0" w:color="auto"/>
            <w:bottom w:val="none" w:sz="0" w:space="0" w:color="auto"/>
            <w:right w:val="none" w:sz="0" w:space="0" w:color="auto"/>
          </w:divBdr>
        </w:div>
        <w:div w:id="897017429">
          <w:marLeft w:val="640"/>
          <w:marRight w:val="0"/>
          <w:marTop w:val="0"/>
          <w:marBottom w:val="0"/>
          <w:divBdr>
            <w:top w:val="none" w:sz="0" w:space="0" w:color="auto"/>
            <w:left w:val="none" w:sz="0" w:space="0" w:color="auto"/>
            <w:bottom w:val="none" w:sz="0" w:space="0" w:color="auto"/>
            <w:right w:val="none" w:sz="0" w:space="0" w:color="auto"/>
          </w:divBdr>
        </w:div>
        <w:div w:id="905147228">
          <w:marLeft w:val="640"/>
          <w:marRight w:val="0"/>
          <w:marTop w:val="0"/>
          <w:marBottom w:val="0"/>
          <w:divBdr>
            <w:top w:val="none" w:sz="0" w:space="0" w:color="auto"/>
            <w:left w:val="none" w:sz="0" w:space="0" w:color="auto"/>
            <w:bottom w:val="none" w:sz="0" w:space="0" w:color="auto"/>
            <w:right w:val="none" w:sz="0" w:space="0" w:color="auto"/>
          </w:divBdr>
        </w:div>
        <w:div w:id="912548149">
          <w:marLeft w:val="640"/>
          <w:marRight w:val="0"/>
          <w:marTop w:val="0"/>
          <w:marBottom w:val="0"/>
          <w:divBdr>
            <w:top w:val="none" w:sz="0" w:space="0" w:color="auto"/>
            <w:left w:val="none" w:sz="0" w:space="0" w:color="auto"/>
            <w:bottom w:val="none" w:sz="0" w:space="0" w:color="auto"/>
            <w:right w:val="none" w:sz="0" w:space="0" w:color="auto"/>
          </w:divBdr>
        </w:div>
        <w:div w:id="937443460">
          <w:marLeft w:val="640"/>
          <w:marRight w:val="0"/>
          <w:marTop w:val="0"/>
          <w:marBottom w:val="0"/>
          <w:divBdr>
            <w:top w:val="none" w:sz="0" w:space="0" w:color="auto"/>
            <w:left w:val="none" w:sz="0" w:space="0" w:color="auto"/>
            <w:bottom w:val="none" w:sz="0" w:space="0" w:color="auto"/>
            <w:right w:val="none" w:sz="0" w:space="0" w:color="auto"/>
          </w:divBdr>
        </w:div>
        <w:div w:id="942146401">
          <w:marLeft w:val="640"/>
          <w:marRight w:val="0"/>
          <w:marTop w:val="0"/>
          <w:marBottom w:val="0"/>
          <w:divBdr>
            <w:top w:val="none" w:sz="0" w:space="0" w:color="auto"/>
            <w:left w:val="none" w:sz="0" w:space="0" w:color="auto"/>
            <w:bottom w:val="none" w:sz="0" w:space="0" w:color="auto"/>
            <w:right w:val="none" w:sz="0" w:space="0" w:color="auto"/>
          </w:divBdr>
        </w:div>
        <w:div w:id="970133687">
          <w:marLeft w:val="640"/>
          <w:marRight w:val="0"/>
          <w:marTop w:val="0"/>
          <w:marBottom w:val="0"/>
          <w:divBdr>
            <w:top w:val="none" w:sz="0" w:space="0" w:color="auto"/>
            <w:left w:val="none" w:sz="0" w:space="0" w:color="auto"/>
            <w:bottom w:val="none" w:sz="0" w:space="0" w:color="auto"/>
            <w:right w:val="none" w:sz="0" w:space="0" w:color="auto"/>
          </w:divBdr>
        </w:div>
        <w:div w:id="991300399">
          <w:marLeft w:val="640"/>
          <w:marRight w:val="0"/>
          <w:marTop w:val="0"/>
          <w:marBottom w:val="0"/>
          <w:divBdr>
            <w:top w:val="none" w:sz="0" w:space="0" w:color="auto"/>
            <w:left w:val="none" w:sz="0" w:space="0" w:color="auto"/>
            <w:bottom w:val="none" w:sz="0" w:space="0" w:color="auto"/>
            <w:right w:val="none" w:sz="0" w:space="0" w:color="auto"/>
          </w:divBdr>
        </w:div>
        <w:div w:id="1005285798">
          <w:marLeft w:val="640"/>
          <w:marRight w:val="0"/>
          <w:marTop w:val="0"/>
          <w:marBottom w:val="0"/>
          <w:divBdr>
            <w:top w:val="none" w:sz="0" w:space="0" w:color="auto"/>
            <w:left w:val="none" w:sz="0" w:space="0" w:color="auto"/>
            <w:bottom w:val="none" w:sz="0" w:space="0" w:color="auto"/>
            <w:right w:val="none" w:sz="0" w:space="0" w:color="auto"/>
          </w:divBdr>
        </w:div>
        <w:div w:id="1010256768">
          <w:marLeft w:val="640"/>
          <w:marRight w:val="0"/>
          <w:marTop w:val="0"/>
          <w:marBottom w:val="0"/>
          <w:divBdr>
            <w:top w:val="none" w:sz="0" w:space="0" w:color="auto"/>
            <w:left w:val="none" w:sz="0" w:space="0" w:color="auto"/>
            <w:bottom w:val="none" w:sz="0" w:space="0" w:color="auto"/>
            <w:right w:val="none" w:sz="0" w:space="0" w:color="auto"/>
          </w:divBdr>
        </w:div>
        <w:div w:id="1085683794">
          <w:marLeft w:val="640"/>
          <w:marRight w:val="0"/>
          <w:marTop w:val="0"/>
          <w:marBottom w:val="0"/>
          <w:divBdr>
            <w:top w:val="none" w:sz="0" w:space="0" w:color="auto"/>
            <w:left w:val="none" w:sz="0" w:space="0" w:color="auto"/>
            <w:bottom w:val="none" w:sz="0" w:space="0" w:color="auto"/>
            <w:right w:val="none" w:sz="0" w:space="0" w:color="auto"/>
          </w:divBdr>
        </w:div>
        <w:div w:id="1086268072">
          <w:marLeft w:val="640"/>
          <w:marRight w:val="0"/>
          <w:marTop w:val="0"/>
          <w:marBottom w:val="0"/>
          <w:divBdr>
            <w:top w:val="none" w:sz="0" w:space="0" w:color="auto"/>
            <w:left w:val="none" w:sz="0" w:space="0" w:color="auto"/>
            <w:bottom w:val="none" w:sz="0" w:space="0" w:color="auto"/>
            <w:right w:val="none" w:sz="0" w:space="0" w:color="auto"/>
          </w:divBdr>
        </w:div>
        <w:div w:id="1112549721">
          <w:marLeft w:val="640"/>
          <w:marRight w:val="0"/>
          <w:marTop w:val="0"/>
          <w:marBottom w:val="0"/>
          <w:divBdr>
            <w:top w:val="none" w:sz="0" w:space="0" w:color="auto"/>
            <w:left w:val="none" w:sz="0" w:space="0" w:color="auto"/>
            <w:bottom w:val="none" w:sz="0" w:space="0" w:color="auto"/>
            <w:right w:val="none" w:sz="0" w:space="0" w:color="auto"/>
          </w:divBdr>
        </w:div>
        <w:div w:id="1129932884">
          <w:marLeft w:val="640"/>
          <w:marRight w:val="0"/>
          <w:marTop w:val="0"/>
          <w:marBottom w:val="0"/>
          <w:divBdr>
            <w:top w:val="none" w:sz="0" w:space="0" w:color="auto"/>
            <w:left w:val="none" w:sz="0" w:space="0" w:color="auto"/>
            <w:bottom w:val="none" w:sz="0" w:space="0" w:color="auto"/>
            <w:right w:val="none" w:sz="0" w:space="0" w:color="auto"/>
          </w:divBdr>
        </w:div>
        <w:div w:id="1153066622">
          <w:marLeft w:val="640"/>
          <w:marRight w:val="0"/>
          <w:marTop w:val="0"/>
          <w:marBottom w:val="0"/>
          <w:divBdr>
            <w:top w:val="none" w:sz="0" w:space="0" w:color="auto"/>
            <w:left w:val="none" w:sz="0" w:space="0" w:color="auto"/>
            <w:bottom w:val="none" w:sz="0" w:space="0" w:color="auto"/>
            <w:right w:val="none" w:sz="0" w:space="0" w:color="auto"/>
          </w:divBdr>
        </w:div>
        <w:div w:id="1170413619">
          <w:marLeft w:val="640"/>
          <w:marRight w:val="0"/>
          <w:marTop w:val="0"/>
          <w:marBottom w:val="0"/>
          <w:divBdr>
            <w:top w:val="none" w:sz="0" w:space="0" w:color="auto"/>
            <w:left w:val="none" w:sz="0" w:space="0" w:color="auto"/>
            <w:bottom w:val="none" w:sz="0" w:space="0" w:color="auto"/>
            <w:right w:val="none" w:sz="0" w:space="0" w:color="auto"/>
          </w:divBdr>
        </w:div>
        <w:div w:id="1194804301">
          <w:marLeft w:val="640"/>
          <w:marRight w:val="0"/>
          <w:marTop w:val="0"/>
          <w:marBottom w:val="0"/>
          <w:divBdr>
            <w:top w:val="none" w:sz="0" w:space="0" w:color="auto"/>
            <w:left w:val="none" w:sz="0" w:space="0" w:color="auto"/>
            <w:bottom w:val="none" w:sz="0" w:space="0" w:color="auto"/>
            <w:right w:val="none" w:sz="0" w:space="0" w:color="auto"/>
          </w:divBdr>
        </w:div>
        <w:div w:id="1206328086">
          <w:marLeft w:val="640"/>
          <w:marRight w:val="0"/>
          <w:marTop w:val="0"/>
          <w:marBottom w:val="0"/>
          <w:divBdr>
            <w:top w:val="none" w:sz="0" w:space="0" w:color="auto"/>
            <w:left w:val="none" w:sz="0" w:space="0" w:color="auto"/>
            <w:bottom w:val="none" w:sz="0" w:space="0" w:color="auto"/>
            <w:right w:val="none" w:sz="0" w:space="0" w:color="auto"/>
          </w:divBdr>
        </w:div>
        <w:div w:id="1223713734">
          <w:marLeft w:val="640"/>
          <w:marRight w:val="0"/>
          <w:marTop w:val="0"/>
          <w:marBottom w:val="0"/>
          <w:divBdr>
            <w:top w:val="none" w:sz="0" w:space="0" w:color="auto"/>
            <w:left w:val="none" w:sz="0" w:space="0" w:color="auto"/>
            <w:bottom w:val="none" w:sz="0" w:space="0" w:color="auto"/>
            <w:right w:val="none" w:sz="0" w:space="0" w:color="auto"/>
          </w:divBdr>
        </w:div>
        <w:div w:id="1247812111">
          <w:marLeft w:val="640"/>
          <w:marRight w:val="0"/>
          <w:marTop w:val="0"/>
          <w:marBottom w:val="0"/>
          <w:divBdr>
            <w:top w:val="none" w:sz="0" w:space="0" w:color="auto"/>
            <w:left w:val="none" w:sz="0" w:space="0" w:color="auto"/>
            <w:bottom w:val="none" w:sz="0" w:space="0" w:color="auto"/>
            <w:right w:val="none" w:sz="0" w:space="0" w:color="auto"/>
          </w:divBdr>
        </w:div>
        <w:div w:id="1275362359">
          <w:marLeft w:val="640"/>
          <w:marRight w:val="0"/>
          <w:marTop w:val="0"/>
          <w:marBottom w:val="0"/>
          <w:divBdr>
            <w:top w:val="none" w:sz="0" w:space="0" w:color="auto"/>
            <w:left w:val="none" w:sz="0" w:space="0" w:color="auto"/>
            <w:bottom w:val="none" w:sz="0" w:space="0" w:color="auto"/>
            <w:right w:val="none" w:sz="0" w:space="0" w:color="auto"/>
          </w:divBdr>
        </w:div>
        <w:div w:id="1288700726">
          <w:marLeft w:val="640"/>
          <w:marRight w:val="0"/>
          <w:marTop w:val="0"/>
          <w:marBottom w:val="0"/>
          <w:divBdr>
            <w:top w:val="none" w:sz="0" w:space="0" w:color="auto"/>
            <w:left w:val="none" w:sz="0" w:space="0" w:color="auto"/>
            <w:bottom w:val="none" w:sz="0" w:space="0" w:color="auto"/>
            <w:right w:val="none" w:sz="0" w:space="0" w:color="auto"/>
          </w:divBdr>
        </w:div>
        <w:div w:id="1303272783">
          <w:marLeft w:val="640"/>
          <w:marRight w:val="0"/>
          <w:marTop w:val="0"/>
          <w:marBottom w:val="0"/>
          <w:divBdr>
            <w:top w:val="none" w:sz="0" w:space="0" w:color="auto"/>
            <w:left w:val="none" w:sz="0" w:space="0" w:color="auto"/>
            <w:bottom w:val="none" w:sz="0" w:space="0" w:color="auto"/>
            <w:right w:val="none" w:sz="0" w:space="0" w:color="auto"/>
          </w:divBdr>
        </w:div>
        <w:div w:id="1307472050">
          <w:marLeft w:val="640"/>
          <w:marRight w:val="0"/>
          <w:marTop w:val="0"/>
          <w:marBottom w:val="0"/>
          <w:divBdr>
            <w:top w:val="none" w:sz="0" w:space="0" w:color="auto"/>
            <w:left w:val="none" w:sz="0" w:space="0" w:color="auto"/>
            <w:bottom w:val="none" w:sz="0" w:space="0" w:color="auto"/>
            <w:right w:val="none" w:sz="0" w:space="0" w:color="auto"/>
          </w:divBdr>
        </w:div>
        <w:div w:id="1347095732">
          <w:marLeft w:val="640"/>
          <w:marRight w:val="0"/>
          <w:marTop w:val="0"/>
          <w:marBottom w:val="0"/>
          <w:divBdr>
            <w:top w:val="none" w:sz="0" w:space="0" w:color="auto"/>
            <w:left w:val="none" w:sz="0" w:space="0" w:color="auto"/>
            <w:bottom w:val="none" w:sz="0" w:space="0" w:color="auto"/>
            <w:right w:val="none" w:sz="0" w:space="0" w:color="auto"/>
          </w:divBdr>
        </w:div>
        <w:div w:id="1356224932">
          <w:marLeft w:val="640"/>
          <w:marRight w:val="0"/>
          <w:marTop w:val="0"/>
          <w:marBottom w:val="0"/>
          <w:divBdr>
            <w:top w:val="none" w:sz="0" w:space="0" w:color="auto"/>
            <w:left w:val="none" w:sz="0" w:space="0" w:color="auto"/>
            <w:bottom w:val="none" w:sz="0" w:space="0" w:color="auto"/>
            <w:right w:val="none" w:sz="0" w:space="0" w:color="auto"/>
          </w:divBdr>
        </w:div>
        <w:div w:id="1411926786">
          <w:marLeft w:val="640"/>
          <w:marRight w:val="0"/>
          <w:marTop w:val="0"/>
          <w:marBottom w:val="0"/>
          <w:divBdr>
            <w:top w:val="none" w:sz="0" w:space="0" w:color="auto"/>
            <w:left w:val="none" w:sz="0" w:space="0" w:color="auto"/>
            <w:bottom w:val="none" w:sz="0" w:space="0" w:color="auto"/>
            <w:right w:val="none" w:sz="0" w:space="0" w:color="auto"/>
          </w:divBdr>
        </w:div>
        <w:div w:id="1413432534">
          <w:marLeft w:val="640"/>
          <w:marRight w:val="0"/>
          <w:marTop w:val="0"/>
          <w:marBottom w:val="0"/>
          <w:divBdr>
            <w:top w:val="none" w:sz="0" w:space="0" w:color="auto"/>
            <w:left w:val="none" w:sz="0" w:space="0" w:color="auto"/>
            <w:bottom w:val="none" w:sz="0" w:space="0" w:color="auto"/>
            <w:right w:val="none" w:sz="0" w:space="0" w:color="auto"/>
          </w:divBdr>
        </w:div>
        <w:div w:id="1414816755">
          <w:marLeft w:val="640"/>
          <w:marRight w:val="0"/>
          <w:marTop w:val="0"/>
          <w:marBottom w:val="0"/>
          <w:divBdr>
            <w:top w:val="none" w:sz="0" w:space="0" w:color="auto"/>
            <w:left w:val="none" w:sz="0" w:space="0" w:color="auto"/>
            <w:bottom w:val="none" w:sz="0" w:space="0" w:color="auto"/>
            <w:right w:val="none" w:sz="0" w:space="0" w:color="auto"/>
          </w:divBdr>
        </w:div>
        <w:div w:id="1434285667">
          <w:marLeft w:val="640"/>
          <w:marRight w:val="0"/>
          <w:marTop w:val="0"/>
          <w:marBottom w:val="0"/>
          <w:divBdr>
            <w:top w:val="none" w:sz="0" w:space="0" w:color="auto"/>
            <w:left w:val="none" w:sz="0" w:space="0" w:color="auto"/>
            <w:bottom w:val="none" w:sz="0" w:space="0" w:color="auto"/>
            <w:right w:val="none" w:sz="0" w:space="0" w:color="auto"/>
          </w:divBdr>
        </w:div>
        <w:div w:id="1440637465">
          <w:marLeft w:val="640"/>
          <w:marRight w:val="0"/>
          <w:marTop w:val="0"/>
          <w:marBottom w:val="0"/>
          <w:divBdr>
            <w:top w:val="none" w:sz="0" w:space="0" w:color="auto"/>
            <w:left w:val="none" w:sz="0" w:space="0" w:color="auto"/>
            <w:bottom w:val="none" w:sz="0" w:space="0" w:color="auto"/>
            <w:right w:val="none" w:sz="0" w:space="0" w:color="auto"/>
          </w:divBdr>
        </w:div>
        <w:div w:id="1442413220">
          <w:marLeft w:val="640"/>
          <w:marRight w:val="0"/>
          <w:marTop w:val="0"/>
          <w:marBottom w:val="0"/>
          <w:divBdr>
            <w:top w:val="none" w:sz="0" w:space="0" w:color="auto"/>
            <w:left w:val="none" w:sz="0" w:space="0" w:color="auto"/>
            <w:bottom w:val="none" w:sz="0" w:space="0" w:color="auto"/>
            <w:right w:val="none" w:sz="0" w:space="0" w:color="auto"/>
          </w:divBdr>
        </w:div>
        <w:div w:id="1443645912">
          <w:marLeft w:val="640"/>
          <w:marRight w:val="0"/>
          <w:marTop w:val="0"/>
          <w:marBottom w:val="0"/>
          <w:divBdr>
            <w:top w:val="none" w:sz="0" w:space="0" w:color="auto"/>
            <w:left w:val="none" w:sz="0" w:space="0" w:color="auto"/>
            <w:bottom w:val="none" w:sz="0" w:space="0" w:color="auto"/>
            <w:right w:val="none" w:sz="0" w:space="0" w:color="auto"/>
          </w:divBdr>
        </w:div>
        <w:div w:id="1515270030">
          <w:marLeft w:val="640"/>
          <w:marRight w:val="0"/>
          <w:marTop w:val="0"/>
          <w:marBottom w:val="0"/>
          <w:divBdr>
            <w:top w:val="none" w:sz="0" w:space="0" w:color="auto"/>
            <w:left w:val="none" w:sz="0" w:space="0" w:color="auto"/>
            <w:bottom w:val="none" w:sz="0" w:space="0" w:color="auto"/>
            <w:right w:val="none" w:sz="0" w:space="0" w:color="auto"/>
          </w:divBdr>
        </w:div>
        <w:div w:id="1552770617">
          <w:marLeft w:val="640"/>
          <w:marRight w:val="0"/>
          <w:marTop w:val="0"/>
          <w:marBottom w:val="0"/>
          <w:divBdr>
            <w:top w:val="none" w:sz="0" w:space="0" w:color="auto"/>
            <w:left w:val="none" w:sz="0" w:space="0" w:color="auto"/>
            <w:bottom w:val="none" w:sz="0" w:space="0" w:color="auto"/>
            <w:right w:val="none" w:sz="0" w:space="0" w:color="auto"/>
          </w:divBdr>
        </w:div>
        <w:div w:id="1570918552">
          <w:marLeft w:val="640"/>
          <w:marRight w:val="0"/>
          <w:marTop w:val="0"/>
          <w:marBottom w:val="0"/>
          <w:divBdr>
            <w:top w:val="none" w:sz="0" w:space="0" w:color="auto"/>
            <w:left w:val="none" w:sz="0" w:space="0" w:color="auto"/>
            <w:bottom w:val="none" w:sz="0" w:space="0" w:color="auto"/>
            <w:right w:val="none" w:sz="0" w:space="0" w:color="auto"/>
          </w:divBdr>
        </w:div>
        <w:div w:id="1627005634">
          <w:marLeft w:val="640"/>
          <w:marRight w:val="0"/>
          <w:marTop w:val="0"/>
          <w:marBottom w:val="0"/>
          <w:divBdr>
            <w:top w:val="none" w:sz="0" w:space="0" w:color="auto"/>
            <w:left w:val="none" w:sz="0" w:space="0" w:color="auto"/>
            <w:bottom w:val="none" w:sz="0" w:space="0" w:color="auto"/>
            <w:right w:val="none" w:sz="0" w:space="0" w:color="auto"/>
          </w:divBdr>
        </w:div>
        <w:div w:id="1673297728">
          <w:marLeft w:val="640"/>
          <w:marRight w:val="0"/>
          <w:marTop w:val="0"/>
          <w:marBottom w:val="0"/>
          <w:divBdr>
            <w:top w:val="none" w:sz="0" w:space="0" w:color="auto"/>
            <w:left w:val="none" w:sz="0" w:space="0" w:color="auto"/>
            <w:bottom w:val="none" w:sz="0" w:space="0" w:color="auto"/>
            <w:right w:val="none" w:sz="0" w:space="0" w:color="auto"/>
          </w:divBdr>
        </w:div>
        <w:div w:id="1688212282">
          <w:marLeft w:val="640"/>
          <w:marRight w:val="0"/>
          <w:marTop w:val="0"/>
          <w:marBottom w:val="0"/>
          <w:divBdr>
            <w:top w:val="none" w:sz="0" w:space="0" w:color="auto"/>
            <w:left w:val="none" w:sz="0" w:space="0" w:color="auto"/>
            <w:bottom w:val="none" w:sz="0" w:space="0" w:color="auto"/>
            <w:right w:val="none" w:sz="0" w:space="0" w:color="auto"/>
          </w:divBdr>
        </w:div>
        <w:div w:id="1707170188">
          <w:marLeft w:val="640"/>
          <w:marRight w:val="0"/>
          <w:marTop w:val="0"/>
          <w:marBottom w:val="0"/>
          <w:divBdr>
            <w:top w:val="none" w:sz="0" w:space="0" w:color="auto"/>
            <w:left w:val="none" w:sz="0" w:space="0" w:color="auto"/>
            <w:bottom w:val="none" w:sz="0" w:space="0" w:color="auto"/>
            <w:right w:val="none" w:sz="0" w:space="0" w:color="auto"/>
          </w:divBdr>
        </w:div>
        <w:div w:id="1720736947">
          <w:marLeft w:val="640"/>
          <w:marRight w:val="0"/>
          <w:marTop w:val="0"/>
          <w:marBottom w:val="0"/>
          <w:divBdr>
            <w:top w:val="none" w:sz="0" w:space="0" w:color="auto"/>
            <w:left w:val="none" w:sz="0" w:space="0" w:color="auto"/>
            <w:bottom w:val="none" w:sz="0" w:space="0" w:color="auto"/>
            <w:right w:val="none" w:sz="0" w:space="0" w:color="auto"/>
          </w:divBdr>
        </w:div>
        <w:div w:id="1731272521">
          <w:marLeft w:val="640"/>
          <w:marRight w:val="0"/>
          <w:marTop w:val="0"/>
          <w:marBottom w:val="0"/>
          <w:divBdr>
            <w:top w:val="none" w:sz="0" w:space="0" w:color="auto"/>
            <w:left w:val="none" w:sz="0" w:space="0" w:color="auto"/>
            <w:bottom w:val="none" w:sz="0" w:space="0" w:color="auto"/>
            <w:right w:val="none" w:sz="0" w:space="0" w:color="auto"/>
          </w:divBdr>
        </w:div>
        <w:div w:id="1770198784">
          <w:marLeft w:val="640"/>
          <w:marRight w:val="0"/>
          <w:marTop w:val="0"/>
          <w:marBottom w:val="0"/>
          <w:divBdr>
            <w:top w:val="none" w:sz="0" w:space="0" w:color="auto"/>
            <w:left w:val="none" w:sz="0" w:space="0" w:color="auto"/>
            <w:bottom w:val="none" w:sz="0" w:space="0" w:color="auto"/>
            <w:right w:val="none" w:sz="0" w:space="0" w:color="auto"/>
          </w:divBdr>
        </w:div>
        <w:div w:id="1784614867">
          <w:marLeft w:val="640"/>
          <w:marRight w:val="0"/>
          <w:marTop w:val="0"/>
          <w:marBottom w:val="0"/>
          <w:divBdr>
            <w:top w:val="none" w:sz="0" w:space="0" w:color="auto"/>
            <w:left w:val="none" w:sz="0" w:space="0" w:color="auto"/>
            <w:bottom w:val="none" w:sz="0" w:space="0" w:color="auto"/>
            <w:right w:val="none" w:sz="0" w:space="0" w:color="auto"/>
          </w:divBdr>
        </w:div>
        <w:div w:id="1805852948">
          <w:marLeft w:val="640"/>
          <w:marRight w:val="0"/>
          <w:marTop w:val="0"/>
          <w:marBottom w:val="0"/>
          <w:divBdr>
            <w:top w:val="none" w:sz="0" w:space="0" w:color="auto"/>
            <w:left w:val="none" w:sz="0" w:space="0" w:color="auto"/>
            <w:bottom w:val="none" w:sz="0" w:space="0" w:color="auto"/>
            <w:right w:val="none" w:sz="0" w:space="0" w:color="auto"/>
          </w:divBdr>
        </w:div>
        <w:div w:id="1812936738">
          <w:marLeft w:val="640"/>
          <w:marRight w:val="0"/>
          <w:marTop w:val="0"/>
          <w:marBottom w:val="0"/>
          <w:divBdr>
            <w:top w:val="none" w:sz="0" w:space="0" w:color="auto"/>
            <w:left w:val="none" w:sz="0" w:space="0" w:color="auto"/>
            <w:bottom w:val="none" w:sz="0" w:space="0" w:color="auto"/>
            <w:right w:val="none" w:sz="0" w:space="0" w:color="auto"/>
          </w:divBdr>
        </w:div>
        <w:div w:id="1836143418">
          <w:marLeft w:val="640"/>
          <w:marRight w:val="0"/>
          <w:marTop w:val="0"/>
          <w:marBottom w:val="0"/>
          <w:divBdr>
            <w:top w:val="none" w:sz="0" w:space="0" w:color="auto"/>
            <w:left w:val="none" w:sz="0" w:space="0" w:color="auto"/>
            <w:bottom w:val="none" w:sz="0" w:space="0" w:color="auto"/>
            <w:right w:val="none" w:sz="0" w:space="0" w:color="auto"/>
          </w:divBdr>
        </w:div>
        <w:div w:id="1844128559">
          <w:marLeft w:val="640"/>
          <w:marRight w:val="0"/>
          <w:marTop w:val="0"/>
          <w:marBottom w:val="0"/>
          <w:divBdr>
            <w:top w:val="none" w:sz="0" w:space="0" w:color="auto"/>
            <w:left w:val="none" w:sz="0" w:space="0" w:color="auto"/>
            <w:bottom w:val="none" w:sz="0" w:space="0" w:color="auto"/>
            <w:right w:val="none" w:sz="0" w:space="0" w:color="auto"/>
          </w:divBdr>
        </w:div>
        <w:div w:id="1852448524">
          <w:marLeft w:val="640"/>
          <w:marRight w:val="0"/>
          <w:marTop w:val="0"/>
          <w:marBottom w:val="0"/>
          <w:divBdr>
            <w:top w:val="none" w:sz="0" w:space="0" w:color="auto"/>
            <w:left w:val="none" w:sz="0" w:space="0" w:color="auto"/>
            <w:bottom w:val="none" w:sz="0" w:space="0" w:color="auto"/>
            <w:right w:val="none" w:sz="0" w:space="0" w:color="auto"/>
          </w:divBdr>
        </w:div>
        <w:div w:id="1866867441">
          <w:marLeft w:val="640"/>
          <w:marRight w:val="0"/>
          <w:marTop w:val="0"/>
          <w:marBottom w:val="0"/>
          <w:divBdr>
            <w:top w:val="none" w:sz="0" w:space="0" w:color="auto"/>
            <w:left w:val="none" w:sz="0" w:space="0" w:color="auto"/>
            <w:bottom w:val="none" w:sz="0" w:space="0" w:color="auto"/>
            <w:right w:val="none" w:sz="0" w:space="0" w:color="auto"/>
          </w:divBdr>
        </w:div>
        <w:div w:id="1887597172">
          <w:marLeft w:val="640"/>
          <w:marRight w:val="0"/>
          <w:marTop w:val="0"/>
          <w:marBottom w:val="0"/>
          <w:divBdr>
            <w:top w:val="none" w:sz="0" w:space="0" w:color="auto"/>
            <w:left w:val="none" w:sz="0" w:space="0" w:color="auto"/>
            <w:bottom w:val="none" w:sz="0" w:space="0" w:color="auto"/>
            <w:right w:val="none" w:sz="0" w:space="0" w:color="auto"/>
          </w:divBdr>
        </w:div>
        <w:div w:id="1896500926">
          <w:marLeft w:val="640"/>
          <w:marRight w:val="0"/>
          <w:marTop w:val="0"/>
          <w:marBottom w:val="0"/>
          <w:divBdr>
            <w:top w:val="none" w:sz="0" w:space="0" w:color="auto"/>
            <w:left w:val="none" w:sz="0" w:space="0" w:color="auto"/>
            <w:bottom w:val="none" w:sz="0" w:space="0" w:color="auto"/>
            <w:right w:val="none" w:sz="0" w:space="0" w:color="auto"/>
          </w:divBdr>
        </w:div>
        <w:div w:id="1899899631">
          <w:marLeft w:val="640"/>
          <w:marRight w:val="0"/>
          <w:marTop w:val="0"/>
          <w:marBottom w:val="0"/>
          <w:divBdr>
            <w:top w:val="none" w:sz="0" w:space="0" w:color="auto"/>
            <w:left w:val="none" w:sz="0" w:space="0" w:color="auto"/>
            <w:bottom w:val="none" w:sz="0" w:space="0" w:color="auto"/>
            <w:right w:val="none" w:sz="0" w:space="0" w:color="auto"/>
          </w:divBdr>
        </w:div>
        <w:div w:id="1918053449">
          <w:marLeft w:val="640"/>
          <w:marRight w:val="0"/>
          <w:marTop w:val="0"/>
          <w:marBottom w:val="0"/>
          <w:divBdr>
            <w:top w:val="none" w:sz="0" w:space="0" w:color="auto"/>
            <w:left w:val="none" w:sz="0" w:space="0" w:color="auto"/>
            <w:bottom w:val="none" w:sz="0" w:space="0" w:color="auto"/>
            <w:right w:val="none" w:sz="0" w:space="0" w:color="auto"/>
          </w:divBdr>
        </w:div>
        <w:div w:id="1922442156">
          <w:marLeft w:val="640"/>
          <w:marRight w:val="0"/>
          <w:marTop w:val="0"/>
          <w:marBottom w:val="0"/>
          <w:divBdr>
            <w:top w:val="none" w:sz="0" w:space="0" w:color="auto"/>
            <w:left w:val="none" w:sz="0" w:space="0" w:color="auto"/>
            <w:bottom w:val="none" w:sz="0" w:space="0" w:color="auto"/>
            <w:right w:val="none" w:sz="0" w:space="0" w:color="auto"/>
          </w:divBdr>
        </w:div>
        <w:div w:id="1952584872">
          <w:marLeft w:val="640"/>
          <w:marRight w:val="0"/>
          <w:marTop w:val="0"/>
          <w:marBottom w:val="0"/>
          <w:divBdr>
            <w:top w:val="none" w:sz="0" w:space="0" w:color="auto"/>
            <w:left w:val="none" w:sz="0" w:space="0" w:color="auto"/>
            <w:bottom w:val="none" w:sz="0" w:space="0" w:color="auto"/>
            <w:right w:val="none" w:sz="0" w:space="0" w:color="auto"/>
          </w:divBdr>
        </w:div>
        <w:div w:id="1964265391">
          <w:marLeft w:val="640"/>
          <w:marRight w:val="0"/>
          <w:marTop w:val="0"/>
          <w:marBottom w:val="0"/>
          <w:divBdr>
            <w:top w:val="none" w:sz="0" w:space="0" w:color="auto"/>
            <w:left w:val="none" w:sz="0" w:space="0" w:color="auto"/>
            <w:bottom w:val="none" w:sz="0" w:space="0" w:color="auto"/>
            <w:right w:val="none" w:sz="0" w:space="0" w:color="auto"/>
          </w:divBdr>
        </w:div>
        <w:div w:id="2004576893">
          <w:marLeft w:val="640"/>
          <w:marRight w:val="0"/>
          <w:marTop w:val="0"/>
          <w:marBottom w:val="0"/>
          <w:divBdr>
            <w:top w:val="none" w:sz="0" w:space="0" w:color="auto"/>
            <w:left w:val="none" w:sz="0" w:space="0" w:color="auto"/>
            <w:bottom w:val="none" w:sz="0" w:space="0" w:color="auto"/>
            <w:right w:val="none" w:sz="0" w:space="0" w:color="auto"/>
          </w:divBdr>
        </w:div>
        <w:div w:id="2017728825">
          <w:marLeft w:val="640"/>
          <w:marRight w:val="0"/>
          <w:marTop w:val="0"/>
          <w:marBottom w:val="0"/>
          <w:divBdr>
            <w:top w:val="none" w:sz="0" w:space="0" w:color="auto"/>
            <w:left w:val="none" w:sz="0" w:space="0" w:color="auto"/>
            <w:bottom w:val="none" w:sz="0" w:space="0" w:color="auto"/>
            <w:right w:val="none" w:sz="0" w:space="0" w:color="auto"/>
          </w:divBdr>
        </w:div>
        <w:div w:id="2020422931">
          <w:marLeft w:val="640"/>
          <w:marRight w:val="0"/>
          <w:marTop w:val="0"/>
          <w:marBottom w:val="0"/>
          <w:divBdr>
            <w:top w:val="none" w:sz="0" w:space="0" w:color="auto"/>
            <w:left w:val="none" w:sz="0" w:space="0" w:color="auto"/>
            <w:bottom w:val="none" w:sz="0" w:space="0" w:color="auto"/>
            <w:right w:val="none" w:sz="0" w:space="0" w:color="auto"/>
          </w:divBdr>
        </w:div>
        <w:div w:id="2026976818">
          <w:marLeft w:val="640"/>
          <w:marRight w:val="0"/>
          <w:marTop w:val="0"/>
          <w:marBottom w:val="0"/>
          <w:divBdr>
            <w:top w:val="none" w:sz="0" w:space="0" w:color="auto"/>
            <w:left w:val="none" w:sz="0" w:space="0" w:color="auto"/>
            <w:bottom w:val="none" w:sz="0" w:space="0" w:color="auto"/>
            <w:right w:val="none" w:sz="0" w:space="0" w:color="auto"/>
          </w:divBdr>
        </w:div>
        <w:div w:id="2072459475">
          <w:marLeft w:val="640"/>
          <w:marRight w:val="0"/>
          <w:marTop w:val="0"/>
          <w:marBottom w:val="0"/>
          <w:divBdr>
            <w:top w:val="none" w:sz="0" w:space="0" w:color="auto"/>
            <w:left w:val="none" w:sz="0" w:space="0" w:color="auto"/>
            <w:bottom w:val="none" w:sz="0" w:space="0" w:color="auto"/>
            <w:right w:val="none" w:sz="0" w:space="0" w:color="auto"/>
          </w:divBdr>
        </w:div>
        <w:div w:id="2076277331">
          <w:marLeft w:val="640"/>
          <w:marRight w:val="0"/>
          <w:marTop w:val="0"/>
          <w:marBottom w:val="0"/>
          <w:divBdr>
            <w:top w:val="none" w:sz="0" w:space="0" w:color="auto"/>
            <w:left w:val="none" w:sz="0" w:space="0" w:color="auto"/>
            <w:bottom w:val="none" w:sz="0" w:space="0" w:color="auto"/>
            <w:right w:val="none" w:sz="0" w:space="0" w:color="auto"/>
          </w:divBdr>
        </w:div>
        <w:div w:id="2077623484">
          <w:marLeft w:val="640"/>
          <w:marRight w:val="0"/>
          <w:marTop w:val="0"/>
          <w:marBottom w:val="0"/>
          <w:divBdr>
            <w:top w:val="none" w:sz="0" w:space="0" w:color="auto"/>
            <w:left w:val="none" w:sz="0" w:space="0" w:color="auto"/>
            <w:bottom w:val="none" w:sz="0" w:space="0" w:color="auto"/>
            <w:right w:val="none" w:sz="0" w:space="0" w:color="auto"/>
          </w:divBdr>
        </w:div>
        <w:div w:id="2087220421">
          <w:marLeft w:val="640"/>
          <w:marRight w:val="0"/>
          <w:marTop w:val="0"/>
          <w:marBottom w:val="0"/>
          <w:divBdr>
            <w:top w:val="none" w:sz="0" w:space="0" w:color="auto"/>
            <w:left w:val="none" w:sz="0" w:space="0" w:color="auto"/>
            <w:bottom w:val="none" w:sz="0" w:space="0" w:color="auto"/>
            <w:right w:val="none" w:sz="0" w:space="0" w:color="auto"/>
          </w:divBdr>
        </w:div>
        <w:div w:id="2101027178">
          <w:marLeft w:val="640"/>
          <w:marRight w:val="0"/>
          <w:marTop w:val="0"/>
          <w:marBottom w:val="0"/>
          <w:divBdr>
            <w:top w:val="none" w:sz="0" w:space="0" w:color="auto"/>
            <w:left w:val="none" w:sz="0" w:space="0" w:color="auto"/>
            <w:bottom w:val="none" w:sz="0" w:space="0" w:color="auto"/>
            <w:right w:val="none" w:sz="0" w:space="0" w:color="auto"/>
          </w:divBdr>
        </w:div>
        <w:div w:id="2108034070">
          <w:marLeft w:val="640"/>
          <w:marRight w:val="0"/>
          <w:marTop w:val="0"/>
          <w:marBottom w:val="0"/>
          <w:divBdr>
            <w:top w:val="none" w:sz="0" w:space="0" w:color="auto"/>
            <w:left w:val="none" w:sz="0" w:space="0" w:color="auto"/>
            <w:bottom w:val="none" w:sz="0" w:space="0" w:color="auto"/>
            <w:right w:val="none" w:sz="0" w:space="0" w:color="auto"/>
          </w:divBdr>
        </w:div>
        <w:div w:id="2114322502">
          <w:marLeft w:val="640"/>
          <w:marRight w:val="0"/>
          <w:marTop w:val="0"/>
          <w:marBottom w:val="0"/>
          <w:divBdr>
            <w:top w:val="none" w:sz="0" w:space="0" w:color="auto"/>
            <w:left w:val="none" w:sz="0" w:space="0" w:color="auto"/>
            <w:bottom w:val="none" w:sz="0" w:space="0" w:color="auto"/>
            <w:right w:val="none" w:sz="0" w:space="0" w:color="auto"/>
          </w:divBdr>
        </w:div>
        <w:div w:id="2118477488">
          <w:marLeft w:val="640"/>
          <w:marRight w:val="0"/>
          <w:marTop w:val="0"/>
          <w:marBottom w:val="0"/>
          <w:divBdr>
            <w:top w:val="none" w:sz="0" w:space="0" w:color="auto"/>
            <w:left w:val="none" w:sz="0" w:space="0" w:color="auto"/>
            <w:bottom w:val="none" w:sz="0" w:space="0" w:color="auto"/>
            <w:right w:val="none" w:sz="0" w:space="0" w:color="auto"/>
          </w:divBdr>
        </w:div>
        <w:div w:id="2121103343">
          <w:marLeft w:val="640"/>
          <w:marRight w:val="0"/>
          <w:marTop w:val="0"/>
          <w:marBottom w:val="0"/>
          <w:divBdr>
            <w:top w:val="none" w:sz="0" w:space="0" w:color="auto"/>
            <w:left w:val="none" w:sz="0" w:space="0" w:color="auto"/>
            <w:bottom w:val="none" w:sz="0" w:space="0" w:color="auto"/>
            <w:right w:val="none" w:sz="0" w:space="0" w:color="auto"/>
          </w:divBdr>
        </w:div>
        <w:div w:id="2127000985">
          <w:marLeft w:val="640"/>
          <w:marRight w:val="0"/>
          <w:marTop w:val="0"/>
          <w:marBottom w:val="0"/>
          <w:divBdr>
            <w:top w:val="none" w:sz="0" w:space="0" w:color="auto"/>
            <w:left w:val="none" w:sz="0" w:space="0" w:color="auto"/>
            <w:bottom w:val="none" w:sz="0" w:space="0" w:color="auto"/>
            <w:right w:val="none" w:sz="0" w:space="0" w:color="auto"/>
          </w:divBdr>
        </w:div>
        <w:div w:id="2128039482">
          <w:marLeft w:val="640"/>
          <w:marRight w:val="0"/>
          <w:marTop w:val="0"/>
          <w:marBottom w:val="0"/>
          <w:divBdr>
            <w:top w:val="none" w:sz="0" w:space="0" w:color="auto"/>
            <w:left w:val="none" w:sz="0" w:space="0" w:color="auto"/>
            <w:bottom w:val="none" w:sz="0" w:space="0" w:color="auto"/>
            <w:right w:val="none" w:sz="0" w:space="0" w:color="auto"/>
          </w:divBdr>
        </w:div>
        <w:div w:id="2130004615">
          <w:marLeft w:val="640"/>
          <w:marRight w:val="0"/>
          <w:marTop w:val="0"/>
          <w:marBottom w:val="0"/>
          <w:divBdr>
            <w:top w:val="none" w:sz="0" w:space="0" w:color="auto"/>
            <w:left w:val="none" w:sz="0" w:space="0" w:color="auto"/>
            <w:bottom w:val="none" w:sz="0" w:space="0" w:color="auto"/>
            <w:right w:val="none" w:sz="0" w:space="0" w:color="auto"/>
          </w:divBdr>
        </w:div>
      </w:divsChild>
    </w:div>
    <w:div w:id="672950558">
      <w:marLeft w:val="640"/>
      <w:marRight w:val="0"/>
      <w:marTop w:val="0"/>
      <w:marBottom w:val="0"/>
      <w:divBdr>
        <w:top w:val="none" w:sz="0" w:space="0" w:color="auto"/>
        <w:left w:val="none" w:sz="0" w:space="0" w:color="auto"/>
        <w:bottom w:val="none" w:sz="0" w:space="0" w:color="auto"/>
        <w:right w:val="none" w:sz="0" w:space="0" w:color="auto"/>
      </w:divBdr>
    </w:div>
    <w:div w:id="673383344">
      <w:bodyDiv w:val="1"/>
      <w:marLeft w:val="0"/>
      <w:marRight w:val="0"/>
      <w:marTop w:val="0"/>
      <w:marBottom w:val="0"/>
      <w:divBdr>
        <w:top w:val="none" w:sz="0" w:space="0" w:color="auto"/>
        <w:left w:val="none" w:sz="0" w:space="0" w:color="auto"/>
        <w:bottom w:val="none" w:sz="0" w:space="0" w:color="auto"/>
        <w:right w:val="none" w:sz="0" w:space="0" w:color="auto"/>
      </w:divBdr>
      <w:divsChild>
        <w:div w:id="1054607">
          <w:marLeft w:val="640"/>
          <w:marRight w:val="0"/>
          <w:marTop w:val="0"/>
          <w:marBottom w:val="0"/>
          <w:divBdr>
            <w:top w:val="none" w:sz="0" w:space="0" w:color="auto"/>
            <w:left w:val="none" w:sz="0" w:space="0" w:color="auto"/>
            <w:bottom w:val="none" w:sz="0" w:space="0" w:color="auto"/>
            <w:right w:val="none" w:sz="0" w:space="0" w:color="auto"/>
          </w:divBdr>
        </w:div>
        <w:div w:id="47995309">
          <w:marLeft w:val="640"/>
          <w:marRight w:val="0"/>
          <w:marTop w:val="0"/>
          <w:marBottom w:val="0"/>
          <w:divBdr>
            <w:top w:val="none" w:sz="0" w:space="0" w:color="auto"/>
            <w:left w:val="none" w:sz="0" w:space="0" w:color="auto"/>
            <w:bottom w:val="none" w:sz="0" w:space="0" w:color="auto"/>
            <w:right w:val="none" w:sz="0" w:space="0" w:color="auto"/>
          </w:divBdr>
        </w:div>
        <w:div w:id="50929230">
          <w:marLeft w:val="640"/>
          <w:marRight w:val="0"/>
          <w:marTop w:val="0"/>
          <w:marBottom w:val="0"/>
          <w:divBdr>
            <w:top w:val="none" w:sz="0" w:space="0" w:color="auto"/>
            <w:left w:val="none" w:sz="0" w:space="0" w:color="auto"/>
            <w:bottom w:val="none" w:sz="0" w:space="0" w:color="auto"/>
            <w:right w:val="none" w:sz="0" w:space="0" w:color="auto"/>
          </w:divBdr>
        </w:div>
        <w:div w:id="54015485">
          <w:marLeft w:val="640"/>
          <w:marRight w:val="0"/>
          <w:marTop w:val="0"/>
          <w:marBottom w:val="0"/>
          <w:divBdr>
            <w:top w:val="none" w:sz="0" w:space="0" w:color="auto"/>
            <w:left w:val="none" w:sz="0" w:space="0" w:color="auto"/>
            <w:bottom w:val="none" w:sz="0" w:space="0" w:color="auto"/>
            <w:right w:val="none" w:sz="0" w:space="0" w:color="auto"/>
          </w:divBdr>
        </w:div>
        <w:div w:id="60179705">
          <w:marLeft w:val="640"/>
          <w:marRight w:val="0"/>
          <w:marTop w:val="0"/>
          <w:marBottom w:val="0"/>
          <w:divBdr>
            <w:top w:val="none" w:sz="0" w:space="0" w:color="auto"/>
            <w:left w:val="none" w:sz="0" w:space="0" w:color="auto"/>
            <w:bottom w:val="none" w:sz="0" w:space="0" w:color="auto"/>
            <w:right w:val="none" w:sz="0" w:space="0" w:color="auto"/>
          </w:divBdr>
        </w:div>
        <w:div w:id="63257557">
          <w:marLeft w:val="640"/>
          <w:marRight w:val="0"/>
          <w:marTop w:val="0"/>
          <w:marBottom w:val="0"/>
          <w:divBdr>
            <w:top w:val="none" w:sz="0" w:space="0" w:color="auto"/>
            <w:left w:val="none" w:sz="0" w:space="0" w:color="auto"/>
            <w:bottom w:val="none" w:sz="0" w:space="0" w:color="auto"/>
            <w:right w:val="none" w:sz="0" w:space="0" w:color="auto"/>
          </w:divBdr>
        </w:div>
        <w:div w:id="66540677">
          <w:marLeft w:val="640"/>
          <w:marRight w:val="0"/>
          <w:marTop w:val="0"/>
          <w:marBottom w:val="0"/>
          <w:divBdr>
            <w:top w:val="none" w:sz="0" w:space="0" w:color="auto"/>
            <w:left w:val="none" w:sz="0" w:space="0" w:color="auto"/>
            <w:bottom w:val="none" w:sz="0" w:space="0" w:color="auto"/>
            <w:right w:val="none" w:sz="0" w:space="0" w:color="auto"/>
          </w:divBdr>
        </w:div>
        <w:div w:id="81726408">
          <w:marLeft w:val="640"/>
          <w:marRight w:val="0"/>
          <w:marTop w:val="0"/>
          <w:marBottom w:val="0"/>
          <w:divBdr>
            <w:top w:val="none" w:sz="0" w:space="0" w:color="auto"/>
            <w:left w:val="none" w:sz="0" w:space="0" w:color="auto"/>
            <w:bottom w:val="none" w:sz="0" w:space="0" w:color="auto"/>
            <w:right w:val="none" w:sz="0" w:space="0" w:color="auto"/>
          </w:divBdr>
        </w:div>
        <w:div w:id="99842561">
          <w:marLeft w:val="640"/>
          <w:marRight w:val="0"/>
          <w:marTop w:val="0"/>
          <w:marBottom w:val="0"/>
          <w:divBdr>
            <w:top w:val="none" w:sz="0" w:space="0" w:color="auto"/>
            <w:left w:val="none" w:sz="0" w:space="0" w:color="auto"/>
            <w:bottom w:val="none" w:sz="0" w:space="0" w:color="auto"/>
            <w:right w:val="none" w:sz="0" w:space="0" w:color="auto"/>
          </w:divBdr>
        </w:div>
        <w:div w:id="108009176">
          <w:marLeft w:val="640"/>
          <w:marRight w:val="0"/>
          <w:marTop w:val="0"/>
          <w:marBottom w:val="0"/>
          <w:divBdr>
            <w:top w:val="none" w:sz="0" w:space="0" w:color="auto"/>
            <w:left w:val="none" w:sz="0" w:space="0" w:color="auto"/>
            <w:bottom w:val="none" w:sz="0" w:space="0" w:color="auto"/>
            <w:right w:val="none" w:sz="0" w:space="0" w:color="auto"/>
          </w:divBdr>
        </w:div>
        <w:div w:id="115105097">
          <w:marLeft w:val="640"/>
          <w:marRight w:val="0"/>
          <w:marTop w:val="0"/>
          <w:marBottom w:val="0"/>
          <w:divBdr>
            <w:top w:val="none" w:sz="0" w:space="0" w:color="auto"/>
            <w:left w:val="none" w:sz="0" w:space="0" w:color="auto"/>
            <w:bottom w:val="none" w:sz="0" w:space="0" w:color="auto"/>
            <w:right w:val="none" w:sz="0" w:space="0" w:color="auto"/>
          </w:divBdr>
        </w:div>
        <w:div w:id="142821521">
          <w:marLeft w:val="640"/>
          <w:marRight w:val="0"/>
          <w:marTop w:val="0"/>
          <w:marBottom w:val="0"/>
          <w:divBdr>
            <w:top w:val="none" w:sz="0" w:space="0" w:color="auto"/>
            <w:left w:val="none" w:sz="0" w:space="0" w:color="auto"/>
            <w:bottom w:val="none" w:sz="0" w:space="0" w:color="auto"/>
            <w:right w:val="none" w:sz="0" w:space="0" w:color="auto"/>
          </w:divBdr>
        </w:div>
        <w:div w:id="159388890">
          <w:marLeft w:val="640"/>
          <w:marRight w:val="0"/>
          <w:marTop w:val="0"/>
          <w:marBottom w:val="0"/>
          <w:divBdr>
            <w:top w:val="none" w:sz="0" w:space="0" w:color="auto"/>
            <w:left w:val="none" w:sz="0" w:space="0" w:color="auto"/>
            <w:bottom w:val="none" w:sz="0" w:space="0" w:color="auto"/>
            <w:right w:val="none" w:sz="0" w:space="0" w:color="auto"/>
          </w:divBdr>
        </w:div>
        <w:div w:id="174998337">
          <w:marLeft w:val="640"/>
          <w:marRight w:val="0"/>
          <w:marTop w:val="0"/>
          <w:marBottom w:val="0"/>
          <w:divBdr>
            <w:top w:val="none" w:sz="0" w:space="0" w:color="auto"/>
            <w:left w:val="none" w:sz="0" w:space="0" w:color="auto"/>
            <w:bottom w:val="none" w:sz="0" w:space="0" w:color="auto"/>
            <w:right w:val="none" w:sz="0" w:space="0" w:color="auto"/>
          </w:divBdr>
        </w:div>
        <w:div w:id="175269761">
          <w:marLeft w:val="640"/>
          <w:marRight w:val="0"/>
          <w:marTop w:val="0"/>
          <w:marBottom w:val="0"/>
          <w:divBdr>
            <w:top w:val="none" w:sz="0" w:space="0" w:color="auto"/>
            <w:left w:val="none" w:sz="0" w:space="0" w:color="auto"/>
            <w:bottom w:val="none" w:sz="0" w:space="0" w:color="auto"/>
            <w:right w:val="none" w:sz="0" w:space="0" w:color="auto"/>
          </w:divBdr>
        </w:div>
        <w:div w:id="178467140">
          <w:marLeft w:val="640"/>
          <w:marRight w:val="0"/>
          <w:marTop w:val="0"/>
          <w:marBottom w:val="0"/>
          <w:divBdr>
            <w:top w:val="none" w:sz="0" w:space="0" w:color="auto"/>
            <w:left w:val="none" w:sz="0" w:space="0" w:color="auto"/>
            <w:bottom w:val="none" w:sz="0" w:space="0" w:color="auto"/>
            <w:right w:val="none" w:sz="0" w:space="0" w:color="auto"/>
          </w:divBdr>
        </w:div>
        <w:div w:id="181668922">
          <w:marLeft w:val="640"/>
          <w:marRight w:val="0"/>
          <w:marTop w:val="0"/>
          <w:marBottom w:val="0"/>
          <w:divBdr>
            <w:top w:val="none" w:sz="0" w:space="0" w:color="auto"/>
            <w:left w:val="none" w:sz="0" w:space="0" w:color="auto"/>
            <w:bottom w:val="none" w:sz="0" w:space="0" w:color="auto"/>
            <w:right w:val="none" w:sz="0" w:space="0" w:color="auto"/>
          </w:divBdr>
        </w:div>
        <w:div w:id="185019156">
          <w:marLeft w:val="640"/>
          <w:marRight w:val="0"/>
          <w:marTop w:val="0"/>
          <w:marBottom w:val="0"/>
          <w:divBdr>
            <w:top w:val="none" w:sz="0" w:space="0" w:color="auto"/>
            <w:left w:val="none" w:sz="0" w:space="0" w:color="auto"/>
            <w:bottom w:val="none" w:sz="0" w:space="0" w:color="auto"/>
            <w:right w:val="none" w:sz="0" w:space="0" w:color="auto"/>
          </w:divBdr>
        </w:div>
        <w:div w:id="198399897">
          <w:marLeft w:val="640"/>
          <w:marRight w:val="0"/>
          <w:marTop w:val="0"/>
          <w:marBottom w:val="0"/>
          <w:divBdr>
            <w:top w:val="none" w:sz="0" w:space="0" w:color="auto"/>
            <w:left w:val="none" w:sz="0" w:space="0" w:color="auto"/>
            <w:bottom w:val="none" w:sz="0" w:space="0" w:color="auto"/>
            <w:right w:val="none" w:sz="0" w:space="0" w:color="auto"/>
          </w:divBdr>
        </w:div>
        <w:div w:id="203753942">
          <w:marLeft w:val="640"/>
          <w:marRight w:val="0"/>
          <w:marTop w:val="0"/>
          <w:marBottom w:val="0"/>
          <w:divBdr>
            <w:top w:val="none" w:sz="0" w:space="0" w:color="auto"/>
            <w:left w:val="none" w:sz="0" w:space="0" w:color="auto"/>
            <w:bottom w:val="none" w:sz="0" w:space="0" w:color="auto"/>
            <w:right w:val="none" w:sz="0" w:space="0" w:color="auto"/>
          </w:divBdr>
        </w:div>
        <w:div w:id="275602246">
          <w:marLeft w:val="640"/>
          <w:marRight w:val="0"/>
          <w:marTop w:val="0"/>
          <w:marBottom w:val="0"/>
          <w:divBdr>
            <w:top w:val="none" w:sz="0" w:space="0" w:color="auto"/>
            <w:left w:val="none" w:sz="0" w:space="0" w:color="auto"/>
            <w:bottom w:val="none" w:sz="0" w:space="0" w:color="auto"/>
            <w:right w:val="none" w:sz="0" w:space="0" w:color="auto"/>
          </w:divBdr>
        </w:div>
        <w:div w:id="277227109">
          <w:marLeft w:val="640"/>
          <w:marRight w:val="0"/>
          <w:marTop w:val="0"/>
          <w:marBottom w:val="0"/>
          <w:divBdr>
            <w:top w:val="none" w:sz="0" w:space="0" w:color="auto"/>
            <w:left w:val="none" w:sz="0" w:space="0" w:color="auto"/>
            <w:bottom w:val="none" w:sz="0" w:space="0" w:color="auto"/>
            <w:right w:val="none" w:sz="0" w:space="0" w:color="auto"/>
          </w:divBdr>
        </w:div>
        <w:div w:id="280653064">
          <w:marLeft w:val="640"/>
          <w:marRight w:val="0"/>
          <w:marTop w:val="0"/>
          <w:marBottom w:val="0"/>
          <w:divBdr>
            <w:top w:val="none" w:sz="0" w:space="0" w:color="auto"/>
            <w:left w:val="none" w:sz="0" w:space="0" w:color="auto"/>
            <w:bottom w:val="none" w:sz="0" w:space="0" w:color="auto"/>
            <w:right w:val="none" w:sz="0" w:space="0" w:color="auto"/>
          </w:divBdr>
        </w:div>
        <w:div w:id="304431988">
          <w:marLeft w:val="640"/>
          <w:marRight w:val="0"/>
          <w:marTop w:val="0"/>
          <w:marBottom w:val="0"/>
          <w:divBdr>
            <w:top w:val="none" w:sz="0" w:space="0" w:color="auto"/>
            <w:left w:val="none" w:sz="0" w:space="0" w:color="auto"/>
            <w:bottom w:val="none" w:sz="0" w:space="0" w:color="auto"/>
            <w:right w:val="none" w:sz="0" w:space="0" w:color="auto"/>
          </w:divBdr>
        </w:div>
        <w:div w:id="313533478">
          <w:marLeft w:val="640"/>
          <w:marRight w:val="0"/>
          <w:marTop w:val="0"/>
          <w:marBottom w:val="0"/>
          <w:divBdr>
            <w:top w:val="none" w:sz="0" w:space="0" w:color="auto"/>
            <w:left w:val="none" w:sz="0" w:space="0" w:color="auto"/>
            <w:bottom w:val="none" w:sz="0" w:space="0" w:color="auto"/>
            <w:right w:val="none" w:sz="0" w:space="0" w:color="auto"/>
          </w:divBdr>
        </w:div>
        <w:div w:id="324171498">
          <w:marLeft w:val="640"/>
          <w:marRight w:val="0"/>
          <w:marTop w:val="0"/>
          <w:marBottom w:val="0"/>
          <w:divBdr>
            <w:top w:val="none" w:sz="0" w:space="0" w:color="auto"/>
            <w:left w:val="none" w:sz="0" w:space="0" w:color="auto"/>
            <w:bottom w:val="none" w:sz="0" w:space="0" w:color="auto"/>
            <w:right w:val="none" w:sz="0" w:space="0" w:color="auto"/>
          </w:divBdr>
        </w:div>
        <w:div w:id="339088447">
          <w:marLeft w:val="640"/>
          <w:marRight w:val="0"/>
          <w:marTop w:val="0"/>
          <w:marBottom w:val="0"/>
          <w:divBdr>
            <w:top w:val="none" w:sz="0" w:space="0" w:color="auto"/>
            <w:left w:val="none" w:sz="0" w:space="0" w:color="auto"/>
            <w:bottom w:val="none" w:sz="0" w:space="0" w:color="auto"/>
            <w:right w:val="none" w:sz="0" w:space="0" w:color="auto"/>
          </w:divBdr>
        </w:div>
        <w:div w:id="341249671">
          <w:marLeft w:val="640"/>
          <w:marRight w:val="0"/>
          <w:marTop w:val="0"/>
          <w:marBottom w:val="0"/>
          <w:divBdr>
            <w:top w:val="none" w:sz="0" w:space="0" w:color="auto"/>
            <w:left w:val="none" w:sz="0" w:space="0" w:color="auto"/>
            <w:bottom w:val="none" w:sz="0" w:space="0" w:color="auto"/>
            <w:right w:val="none" w:sz="0" w:space="0" w:color="auto"/>
          </w:divBdr>
        </w:div>
        <w:div w:id="355273213">
          <w:marLeft w:val="640"/>
          <w:marRight w:val="0"/>
          <w:marTop w:val="0"/>
          <w:marBottom w:val="0"/>
          <w:divBdr>
            <w:top w:val="none" w:sz="0" w:space="0" w:color="auto"/>
            <w:left w:val="none" w:sz="0" w:space="0" w:color="auto"/>
            <w:bottom w:val="none" w:sz="0" w:space="0" w:color="auto"/>
            <w:right w:val="none" w:sz="0" w:space="0" w:color="auto"/>
          </w:divBdr>
        </w:div>
        <w:div w:id="371998249">
          <w:marLeft w:val="640"/>
          <w:marRight w:val="0"/>
          <w:marTop w:val="0"/>
          <w:marBottom w:val="0"/>
          <w:divBdr>
            <w:top w:val="none" w:sz="0" w:space="0" w:color="auto"/>
            <w:left w:val="none" w:sz="0" w:space="0" w:color="auto"/>
            <w:bottom w:val="none" w:sz="0" w:space="0" w:color="auto"/>
            <w:right w:val="none" w:sz="0" w:space="0" w:color="auto"/>
          </w:divBdr>
        </w:div>
        <w:div w:id="373576350">
          <w:marLeft w:val="640"/>
          <w:marRight w:val="0"/>
          <w:marTop w:val="0"/>
          <w:marBottom w:val="0"/>
          <w:divBdr>
            <w:top w:val="none" w:sz="0" w:space="0" w:color="auto"/>
            <w:left w:val="none" w:sz="0" w:space="0" w:color="auto"/>
            <w:bottom w:val="none" w:sz="0" w:space="0" w:color="auto"/>
            <w:right w:val="none" w:sz="0" w:space="0" w:color="auto"/>
          </w:divBdr>
        </w:div>
        <w:div w:id="384912083">
          <w:marLeft w:val="640"/>
          <w:marRight w:val="0"/>
          <w:marTop w:val="0"/>
          <w:marBottom w:val="0"/>
          <w:divBdr>
            <w:top w:val="none" w:sz="0" w:space="0" w:color="auto"/>
            <w:left w:val="none" w:sz="0" w:space="0" w:color="auto"/>
            <w:bottom w:val="none" w:sz="0" w:space="0" w:color="auto"/>
            <w:right w:val="none" w:sz="0" w:space="0" w:color="auto"/>
          </w:divBdr>
        </w:div>
        <w:div w:id="396247473">
          <w:marLeft w:val="640"/>
          <w:marRight w:val="0"/>
          <w:marTop w:val="0"/>
          <w:marBottom w:val="0"/>
          <w:divBdr>
            <w:top w:val="none" w:sz="0" w:space="0" w:color="auto"/>
            <w:left w:val="none" w:sz="0" w:space="0" w:color="auto"/>
            <w:bottom w:val="none" w:sz="0" w:space="0" w:color="auto"/>
            <w:right w:val="none" w:sz="0" w:space="0" w:color="auto"/>
          </w:divBdr>
        </w:div>
        <w:div w:id="405347964">
          <w:marLeft w:val="640"/>
          <w:marRight w:val="0"/>
          <w:marTop w:val="0"/>
          <w:marBottom w:val="0"/>
          <w:divBdr>
            <w:top w:val="none" w:sz="0" w:space="0" w:color="auto"/>
            <w:left w:val="none" w:sz="0" w:space="0" w:color="auto"/>
            <w:bottom w:val="none" w:sz="0" w:space="0" w:color="auto"/>
            <w:right w:val="none" w:sz="0" w:space="0" w:color="auto"/>
          </w:divBdr>
        </w:div>
        <w:div w:id="411658126">
          <w:marLeft w:val="640"/>
          <w:marRight w:val="0"/>
          <w:marTop w:val="0"/>
          <w:marBottom w:val="0"/>
          <w:divBdr>
            <w:top w:val="none" w:sz="0" w:space="0" w:color="auto"/>
            <w:left w:val="none" w:sz="0" w:space="0" w:color="auto"/>
            <w:bottom w:val="none" w:sz="0" w:space="0" w:color="auto"/>
            <w:right w:val="none" w:sz="0" w:space="0" w:color="auto"/>
          </w:divBdr>
        </w:div>
        <w:div w:id="419912057">
          <w:marLeft w:val="640"/>
          <w:marRight w:val="0"/>
          <w:marTop w:val="0"/>
          <w:marBottom w:val="0"/>
          <w:divBdr>
            <w:top w:val="none" w:sz="0" w:space="0" w:color="auto"/>
            <w:left w:val="none" w:sz="0" w:space="0" w:color="auto"/>
            <w:bottom w:val="none" w:sz="0" w:space="0" w:color="auto"/>
            <w:right w:val="none" w:sz="0" w:space="0" w:color="auto"/>
          </w:divBdr>
        </w:div>
        <w:div w:id="454100788">
          <w:marLeft w:val="640"/>
          <w:marRight w:val="0"/>
          <w:marTop w:val="0"/>
          <w:marBottom w:val="0"/>
          <w:divBdr>
            <w:top w:val="none" w:sz="0" w:space="0" w:color="auto"/>
            <w:left w:val="none" w:sz="0" w:space="0" w:color="auto"/>
            <w:bottom w:val="none" w:sz="0" w:space="0" w:color="auto"/>
            <w:right w:val="none" w:sz="0" w:space="0" w:color="auto"/>
          </w:divBdr>
        </w:div>
        <w:div w:id="462044210">
          <w:marLeft w:val="640"/>
          <w:marRight w:val="0"/>
          <w:marTop w:val="0"/>
          <w:marBottom w:val="0"/>
          <w:divBdr>
            <w:top w:val="none" w:sz="0" w:space="0" w:color="auto"/>
            <w:left w:val="none" w:sz="0" w:space="0" w:color="auto"/>
            <w:bottom w:val="none" w:sz="0" w:space="0" w:color="auto"/>
            <w:right w:val="none" w:sz="0" w:space="0" w:color="auto"/>
          </w:divBdr>
        </w:div>
        <w:div w:id="467744239">
          <w:marLeft w:val="640"/>
          <w:marRight w:val="0"/>
          <w:marTop w:val="0"/>
          <w:marBottom w:val="0"/>
          <w:divBdr>
            <w:top w:val="none" w:sz="0" w:space="0" w:color="auto"/>
            <w:left w:val="none" w:sz="0" w:space="0" w:color="auto"/>
            <w:bottom w:val="none" w:sz="0" w:space="0" w:color="auto"/>
            <w:right w:val="none" w:sz="0" w:space="0" w:color="auto"/>
          </w:divBdr>
        </w:div>
        <w:div w:id="477960997">
          <w:marLeft w:val="640"/>
          <w:marRight w:val="0"/>
          <w:marTop w:val="0"/>
          <w:marBottom w:val="0"/>
          <w:divBdr>
            <w:top w:val="none" w:sz="0" w:space="0" w:color="auto"/>
            <w:left w:val="none" w:sz="0" w:space="0" w:color="auto"/>
            <w:bottom w:val="none" w:sz="0" w:space="0" w:color="auto"/>
            <w:right w:val="none" w:sz="0" w:space="0" w:color="auto"/>
          </w:divBdr>
        </w:div>
        <w:div w:id="483396586">
          <w:marLeft w:val="640"/>
          <w:marRight w:val="0"/>
          <w:marTop w:val="0"/>
          <w:marBottom w:val="0"/>
          <w:divBdr>
            <w:top w:val="none" w:sz="0" w:space="0" w:color="auto"/>
            <w:left w:val="none" w:sz="0" w:space="0" w:color="auto"/>
            <w:bottom w:val="none" w:sz="0" w:space="0" w:color="auto"/>
            <w:right w:val="none" w:sz="0" w:space="0" w:color="auto"/>
          </w:divBdr>
        </w:div>
        <w:div w:id="490217179">
          <w:marLeft w:val="640"/>
          <w:marRight w:val="0"/>
          <w:marTop w:val="0"/>
          <w:marBottom w:val="0"/>
          <w:divBdr>
            <w:top w:val="none" w:sz="0" w:space="0" w:color="auto"/>
            <w:left w:val="none" w:sz="0" w:space="0" w:color="auto"/>
            <w:bottom w:val="none" w:sz="0" w:space="0" w:color="auto"/>
            <w:right w:val="none" w:sz="0" w:space="0" w:color="auto"/>
          </w:divBdr>
        </w:div>
        <w:div w:id="498622025">
          <w:marLeft w:val="640"/>
          <w:marRight w:val="0"/>
          <w:marTop w:val="0"/>
          <w:marBottom w:val="0"/>
          <w:divBdr>
            <w:top w:val="none" w:sz="0" w:space="0" w:color="auto"/>
            <w:left w:val="none" w:sz="0" w:space="0" w:color="auto"/>
            <w:bottom w:val="none" w:sz="0" w:space="0" w:color="auto"/>
            <w:right w:val="none" w:sz="0" w:space="0" w:color="auto"/>
          </w:divBdr>
        </w:div>
        <w:div w:id="499934414">
          <w:marLeft w:val="640"/>
          <w:marRight w:val="0"/>
          <w:marTop w:val="0"/>
          <w:marBottom w:val="0"/>
          <w:divBdr>
            <w:top w:val="none" w:sz="0" w:space="0" w:color="auto"/>
            <w:left w:val="none" w:sz="0" w:space="0" w:color="auto"/>
            <w:bottom w:val="none" w:sz="0" w:space="0" w:color="auto"/>
            <w:right w:val="none" w:sz="0" w:space="0" w:color="auto"/>
          </w:divBdr>
        </w:div>
        <w:div w:id="500780704">
          <w:marLeft w:val="640"/>
          <w:marRight w:val="0"/>
          <w:marTop w:val="0"/>
          <w:marBottom w:val="0"/>
          <w:divBdr>
            <w:top w:val="none" w:sz="0" w:space="0" w:color="auto"/>
            <w:left w:val="none" w:sz="0" w:space="0" w:color="auto"/>
            <w:bottom w:val="none" w:sz="0" w:space="0" w:color="auto"/>
            <w:right w:val="none" w:sz="0" w:space="0" w:color="auto"/>
          </w:divBdr>
        </w:div>
        <w:div w:id="506100351">
          <w:marLeft w:val="640"/>
          <w:marRight w:val="0"/>
          <w:marTop w:val="0"/>
          <w:marBottom w:val="0"/>
          <w:divBdr>
            <w:top w:val="none" w:sz="0" w:space="0" w:color="auto"/>
            <w:left w:val="none" w:sz="0" w:space="0" w:color="auto"/>
            <w:bottom w:val="none" w:sz="0" w:space="0" w:color="auto"/>
            <w:right w:val="none" w:sz="0" w:space="0" w:color="auto"/>
          </w:divBdr>
        </w:div>
        <w:div w:id="507451869">
          <w:marLeft w:val="640"/>
          <w:marRight w:val="0"/>
          <w:marTop w:val="0"/>
          <w:marBottom w:val="0"/>
          <w:divBdr>
            <w:top w:val="none" w:sz="0" w:space="0" w:color="auto"/>
            <w:left w:val="none" w:sz="0" w:space="0" w:color="auto"/>
            <w:bottom w:val="none" w:sz="0" w:space="0" w:color="auto"/>
            <w:right w:val="none" w:sz="0" w:space="0" w:color="auto"/>
          </w:divBdr>
        </w:div>
        <w:div w:id="558201159">
          <w:marLeft w:val="640"/>
          <w:marRight w:val="0"/>
          <w:marTop w:val="0"/>
          <w:marBottom w:val="0"/>
          <w:divBdr>
            <w:top w:val="none" w:sz="0" w:space="0" w:color="auto"/>
            <w:left w:val="none" w:sz="0" w:space="0" w:color="auto"/>
            <w:bottom w:val="none" w:sz="0" w:space="0" w:color="auto"/>
            <w:right w:val="none" w:sz="0" w:space="0" w:color="auto"/>
          </w:divBdr>
        </w:div>
        <w:div w:id="574898017">
          <w:marLeft w:val="640"/>
          <w:marRight w:val="0"/>
          <w:marTop w:val="0"/>
          <w:marBottom w:val="0"/>
          <w:divBdr>
            <w:top w:val="none" w:sz="0" w:space="0" w:color="auto"/>
            <w:left w:val="none" w:sz="0" w:space="0" w:color="auto"/>
            <w:bottom w:val="none" w:sz="0" w:space="0" w:color="auto"/>
            <w:right w:val="none" w:sz="0" w:space="0" w:color="auto"/>
          </w:divBdr>
        </w:div>
        <w:div w:id="623119680">
          <w:marLeft w:val="640"/>
          <w:marRight w:val="0"/>
          <w:marTop w:val="0"/>
          <w:marBottom w:val="0"/>
          <w:divBdr>
            <w:top w:val="none" w:sz="0" w:space="0" w:color="auto"/>
            <w:left w:val="none" w:sz="0" w:space="0" w:color="auto"/>
            <w:bottom w:val="none" w:sz="0" w:space="0" w:color="auto"/>
            <w:right w:val="none" w:sz="0" w:space="0" w:color="auto"/>
          </w:divBdr>
        </w:div>
        <w:div w:id="642663077">
          <w:marLeft w:val="640"/>
          <w:marRight w:val="0"/>
          <w:marTop w:val="0"/>
          <w:marBottom w:val="0"/>
          <w:divBdr>
            <w:top w:val="none" w:sz="0" w:space="0" w:color="auto"/>
            <w:left w:val="none" w:sz="0" w:space="0" w:color="auto"/>
            <w:bottom w:val="none" w:sz="0" w:space="0" w:color="auto"/>
            <w:right w:val="none" w:sz="0" w:space="0" w:color="auto"/>
          </w:divBdr>
        </w:div>
        <w:div w:id="666976835">
          <w:marLeft w:val="640"/>
          <w:marRight w:val="0"/>
          <w:marTop w:val="0"/>
          <w:marBottom w:val="0"/>
          <w:divBdr>
            <w:top w:val="none" w:sz="0" w:space="0" w:color="auto"/>
            <w:left w:val="none" w:sz="0" w:space="0" w:color="auto"/>
            <w:bottom w:val="none" w:sz="0" w:space="0" w:color="auto"/>
            <w:right w:val="none" w:sz="0" w:space="0" w:color="auto"/>
          </w:divBdr>
        </w:div>
        <w:div w:id="671489253">
          <w:marLeft w:val="640"/>
          <w:marRight w:val="0"/>
          <w:marTop w:val="0"/>
          <w:marBottom w:val="0"/>
          <w:divBdr>
            <w:top w:val="none" w:sz="0" w:space="0" w:color="auto"/>
            <w:left w:val="none" w:sz="0" w:space="0" w:color="auto"/>
            <w:bottom w:val="none" w:sz="0" w:space="0" w:color="auto"/>
            <w:right w:val="none" w:sz="0" w:space="0" w:color="auto"/>
          </w:divBdr>
        </w:div>
        <w:div w:id="675613236">
          <w:marLeft w:val="640"/>
          <w:marRight w:val="0"/>
          <w:marTop w:val="0"/>
          <w:marBottom w:val="0"/>
          <w:divBdr>
            <w:top w:val="none" w:sz="0" w:space="0" w:color="auto"/>
            <w:left w:val="none" w:sz="0" w:space="0" w:color="auto"/>
            <w:bottom w:val="none" w:sz="0" w:space="0" w:color="auto"/>
            <w:right w:val="none" w:sz="0" w:space="0" w:color="auto"/>
          </w:divBdr>
        </w:div>
        <w:div w:id="681860685">
          <w:marLeft w:val="640"/>
          <w:marRight w:val="0"/>
          <w:marTop w:val="0"/>
          <w:marBottom w:val="0"/>
          <w:divBdr>
            <w:top w:val="none" w:sz="0" w:space="0" w:color="auto"/>
            <w:left w:val="none" w:sz="0" w:space="0" w:color="auto"/>
            <w:bottom w:val="none" w:sz="0" w:space="0" w:color="auto"/>
            <w:right w:val="none" w:sz="0" w:space="0" w:color="auto"/>
          </w:divBdr>
        </w:div>
        <w:div w:id="687145157">
          <w:marLeft w:val="640"/>
          <w:marRight w:val="0"/>
          <w:marTop w:val="0"/>
          <w:marBottom w:val="0"/>
          <w:divBdr>
            <w:top w:val="none" w:sz="0" w:space="0" w:color="auto"/>
            <w:left w:val="none" w:sz="0" w:space="0" w:color="auto"/>
            <w:bottom w:val="none" w:sz="0" w:space="0" w:color="auto"/>
            <w:right w:val="none" w:sz="0" w:space="0" w:color="auto"/>
          </w:divBdr>
        </w:div>
        <w:div w:id="707994257">
          <w:marLeft w:val="640"/>
          <w:marRight w:val="0"/>
          <w:marTop w:val="0"/>
          <w:marBottom w:val="0"/>
          <w:divBdr>
            <w:top w:val="none" w:sz="0" w:space="0" w:color="auto"/>
            <w:left w:val="none" w:sz="0" w:space="0" w:color="auto"/>
            <w:bottom w:val="none" w:sz="0" w:space="0" w:color="auto"/>
            <w:right w:val="none" w:sz="0" w:space="0" w:color="auto"/>
          </w:divBdr>
        </w:div>
        <w:div w:id="712728905">
          <w:marLeft w:val="640"/>
          <w:marRight w:val="0"/>
          <w:marTop w:val="0"/>
          <w:marBottom w:val="0"/>
          <w:divBdr>
            <w:top w:val="none" w:sz="0" w:space="0" w:color="auto"/>
            <w:left w:val="none" w:sz="0" w:space="0" w:color="auto"/>
            <w:bottom w:val="none" w:sz="0" w:space="0" w:color="auto"/>
            <w:right w:val="none" w:sz="0" w:space="0" w:color="auto"/>
          </w:divBdr>
        </w:div>
        <w:div w:id="737829617">
          <w:marLeft w:val="640"/>
          <w:marRight w:val="0"/>
          <w:marTop w:val="0"/>
          <w:marBottom w:val="0"/>
          <w:divBdr>
            <w:top w:val="none" w:sz="0" w:space="0" w:color="auto"/>
            <w:left w:val="none" w:sz="0" w:space="0" w:color="auto"/>
            <w:bottom w:val="none" w:sz="0" w:space="0" w:color="auto"/>
            <w:right w:val="none" w:sz="0" w:space="0" w:color="auto"/>
          </w:divBdr>
        </w:div>
        <w:div w:id="744957529">
          <w:marLeft w:val="640"/>
          <w:marRight w:val="0"/>
          <w:marTop w:val="0"/>
          <w:marBottom w:val="0"/>
          <w:divBdr>
            <w:top w:val="none" w:sz="0" w:space="0" w:color="auto"/>
            <w:left w:val="none" w:sz="0" w:space="0" w:color="auto"/>
            <w:bottom w:val="none" w:sz="0" w:space="0" w:color="auto"/>
            <w:right w:val="none" w:sz="0" w:space="0" w:color="auto"/>
          </w:divBdr>
        </w:div>
        <w:div w:id="759565511">
          <w:marLeft w:val="640"/>
          <w:marRight w:val="0"/>
          <w:marTop w:val="0"/>
          <w:marBottom w:val="0"/>
          <w:divBdr>
            <w:top w:val="none" w:sz="0" w:space="0" w:color="auto"/>
            <w:left w:val="none" w:sz="0" w:space="0" w:color="auto"/>
            <w:bottom w:val="none" w:sz="0" w:space="0" w:color="auto"/>
            <w:right w:val="none" w:sz="0" w:space="0" w:color="auto"/>
          </w:divBdr>
        </w:div>
        <w:div w:id="790518315">
          <w:marLeft w:val="640"/>
          <w:marRight w:val="0"/>
          <w:marTop w:val="0"/>
          <w:marBottom w:val="0"/>
          <w:divBdr>
            <w:top w:val="none" w:sz="0" w:space="0" w:color="auto"/>
            <w:left w:val="none" w:sz="0" w:space="0" w:color="auto"/>
            <w:bottom w:val="none" w:sz="0" w:space="0" w:color="auto"/>
            <w:right w:val="none" w:sz="0" w:space="0" w:color="auto"/>
          </w:divBdr>
        </w:div>
        <w:div w:id="801654656">
          <w:marLeft w:val="640"/>
          <w:marRight w:val="0"/>
          <w:marTop w:val="0"/>
          <w:marBottom w:val="0"/>
          <w:divBdr>
            <w:top w:val="none" w:sz="0" w:space="0" w:color="auto"/>
            <w:left w:val="none" w:sz="0" w:space="0" w:color="auto"/>
            <w:bottom w:val="none" w:sz="0" w:space="0" w:color="auto"/>
            <w:right w:val="none" w:sz="0" w:space="0" w:color="auto"/>
          </w:divBdr>
        </w:div>
        <w:div w:id="815993284">
          <w:marLeft w:val="640"/>
          <w:marRight w:val="0"/>
          <w:marTop w:val="0"/>
          <w:marBottom w:val="0"/>
          <w:divBdr>
            <w:top w:val="none" w:sz="0" w:space="0" w:color="auto"/>
            <w:left w:val="none" w:sz="0" w:space="0" w:color="auto"/>
            <w:bottom w:val="none" w:sz="0" w:space="0" w:color="auto"/>
            <w:right w:val="none" w:sz="0" w:space="0" w:color="auto"/>
          </w:divBdr>
        </w:div>
        <w:div w:id="840705299">
          <w:marLeft w:val="640"/>
          <w:marRight w:val="0"/>
          <w:marTop w:val="0"/>
          <w:marBottom w:val="0"/>
          <w:divBdr>
            <w:top w:val="none" w:sz="0" w:space="0" w:color="auto"/>
            <w:left w:val="none" w:sz="0" w:space="0" w:color="auto"/>
            <w:bottom w:val="none" w:sz="0" w:space="0" w:color="auto"/>
            <w:right w:val="none" w:sz="0" w:space="0" w:color="auto"/>
          </w:divBdr>
        </w:div>
        <w:div w:id="840972132">
          <w:marLeft w:val="640"/>
          <w:marRight w:val="0"/>
          <w:marTop w:val="0"/>
          <w:marBottom w:val="0"/>
          <w:divBdr>
            <w:top w:val="none" w:sz="0" w:space="0" w:color="auto"/>
            <w:left w:val="none" w:sz="0" w:space="0" w:color="auto"/>
            <w:bottom w:val="none" w:sz="0" w:space="0" w:color="auto"/>
            <w:right w:val="none" w:sz="0" w:space="0" w:color="auto"/>
          </w:divBdr>
        </w:div>
        <w:div w:id="847520828">
          <w:marLeft w:val="640"/>
          <w:marRight w:val="0"/>
          <w:marTop w:val="0"/>
          <w:marBottom w:val="0"/>
          <w:divBdr>
            <w:top w:val="none" w:sz="0" w:space="0" w:color="auto"/>
            <w:left w:val="none" w:sz="0" w:space="0" w:color="auto"/>
            <w:bottom w:val="none" w:sz="0" w:space="0" w:color="auto"/>
            <w:right w:val="none" w:sz="0" w:space="0" w:color="auto"/>
          </w:divBdr>
        </w:div>
        <w:div w:id="849876120">
          <w:marLeft w:val="640"/>
          <w:marRight w:val="0"/>
          <w:marTop w:val="0"/>
          <w:marBottom w:val="0"/>
          <w:divBdr>
            <w:top w:val="none" w:sz="0" w:space="0" w:color="auto"/>
            <w:left w:val="none" w:sz="0" w:space="0" w:color="auto"/>
            <w:bottom w:val="none" w:sz="0" w:space="0" w:color="auto"/>
            <w:right w:val="none" w:sz="0" w:space="0" w:color="auto"/>
          </w:divBdr>
        </w:div>
        <w:div w:id="860897930">
          <w:marLeft w:val="640"/>
          <w:marRight w:val="0"/>
          <w:marTop w:val="0"/>
          <w:marBottom w:val="0"/>
          <w:divBdr>
            <w:top w:val="none" w:sz="0" w:space="0" w:color="auto"/>
            <w:left w:val="none" w:sz="0" w:space="0" w:color="auto"/>
            <w:bottom w:val="none" w:sz="0" w:space="0" w:color="auto"/>
            <w:right w:val="none" w:sz="0" w:space="0" w:color="auto"/>
          </w:divBdr>
        </w:div>
        <w:div w:id="860975268">
          <w:marLeft w:val="640"/>
          <w:marRight w:val="0"/>
          <w:marTop w:val="0"/>
          <w:marBottom w:val="0"/>
          <w:divBdr>
            <w:top w:val="none" w:sz="0" w:space="0" w:color="auto"/>
            <w:left w:val="none" w:sz="0" w:space="0" w:color="auto"/>
            <w:bottom w:val="none" w:sz="0" w:space="0" w:color="auto"/>
            <w:right w:val="none" w:sz="0" w:space="0" w:color="auto"/>
          </w:divBdr>
        </w:div>
        <w:div w:id="870723267">
          <w:marLeft w:val="640"/>
          <w:marRight w:val="0"/>
          <w:marTop w:val="0"/>
          <w:marBottom w:val="0"/>
          <w:divBdr>
            <w:top w:val="none" w:sz="0" w:space="0" w:color="auto"/>
            <w:left w:val="none" w:sz="0" w:space="0" w:color="auto"/>
            <w:bottom w:val="none" w:sz="0" w:space="0" w:color="auto"/>
            <w:right w:val="none" w:sz="0" w:space="0" w:color="auto"/>
          </w:divBdr>
        </w:div>
        <w:div w:id="872578884">
          <w:marLeft w:val="640"/>
          <w:marRight w:val="0"/>
          <w:marTop w:val="0"/>
          <w:marBottom w:val="0"/>
          <w:divBdr>
            <w:top w:val="none" w:sz="0" w:space="0" w:color="auto"/>
            <w:left w:val="none" w:sz="0" w:space="0" w:color="auto"/>
            <w:bottom w:val="none" w:sz="0" w:space="0" w:color="auto"/>
            <w:right w:val="none" w:sz="0" w:space="0" w:color="auto"/>
          </w:divBdr>
        </w:div>
        <w:div w:id="890308766">
          <w:marLeft w:val="640"/>
          <w:marRight w:val="0"/>
          <w:marTop w:val="0"/>
          <w:marBottom w:val="0"/>
          <w:divBdr>
            <w:top w:val="none" w:sz="0" w:space="0" w:color="auto"/>
            <w:left w:val="none" w:sz="0" w:space="0" w:color="auto"/>
            <w:bottom w:val="none" w:sz="0" w:space="0" w:color="auto"/>
            <w:right w:val="none" w:sz="0" w:space="0" w:color="auto"/>
          </w:divBdr>
        </w:div>
        <w:div w:id="897086932">
          <w:marLeft w:val="640"/>
          <w:marRight w:val="0"/>
          <w:marTop w:val="0"/>
          <w:marBottom w:val="0"/>
          <w:divBdr>
            <w:top w:val="none" w:sz="0" w:space="0" w:color="auto"/>
            <w:left w:val="none" w:sz="0" w:space="0" w:color="auto"/>
            <w:bottom w:val="none" w:sz="0" w:space="0" w:color="auto"/>
            <w:right w:val="none" w:sz="0" w:space="0" w:color="auto"/>
          </w:divBdr>
        </w:div>
        <w:div w:id="950740927">
          <w:marLeft w:val="640"/>
          <w:marRight w:val="0"/>
          <w:marTop w:val="0"/>
          <w:marBottom w:val="0"/>
          <w:divBdr>
            <w:top w:val="none" w:sz="0" w:space="0" w:color="auto"/>
            <w:left w:val="none" w:sz="0" w:space="0" w:color="auto"/>
            <w:bottom w:val="none" w:sz="0" w:space="0" w:color="auto"/>
            <w:right w:val="none" w:sz="0" w:space="0" w:color="auto"/>
          </w:divBdr>
        </w:div>
        <w:div w:id="951480007">
          <w:marLeft w:val="640"/>
          <w:marRight w:val="0"/>
          <w:marTop w:val="0"/>
          <w:marBottom w:val="0"/>
          <w:divBdr>
            <w:top w:val="none" w:sz="0" w:space="0" w:color="auto"/>
            <w:left w:val="none" w:sz="0" w:space="0" w:color="auto"/>
            <w:bottom w:val="none" w:sz="0" w:space="0" w:color="auto"/>
            <w:right w:val="none" w:sz="0" w:space="0" w:color="auto"/>
          </w:divBdr>
        </w:div>
        <w:div w:id="967397346">
          <w:marLeft w:val="640"/>
          <w:marRight w:val="0"/>
          <w:marTop w:val="0"/>
          <w:marBottom w:val="0"/>
          <w:divBdr>
            <w:top w:val="none" w:sz="0" w:space="0" w:color="auto"/>
            <w:left w:val="none" w:sz="0" w:space="0" w:color="auto"/>
            <w:bottom w:val="none" w:sz="0" w:space="0" w:color="auto"/>
            <w:right w:val="none" w:sz="0" w:space="0" w:color="auto"/>
          </w:divBdr>
        </w:div>
        <w:div w:id="999968320">
          <w:marLeft w:val="640"/>
          <w:marRight w:val="0"/>
          <w:marTop w:val="0"/>
          <w:marBottom w:val="0"/>
          <w:divBdr>
            <w:top w:val="none" w:sz="0" w:space="0" w:color="auto"/>
            <w:left w:val="none" w:sz="0" w:space="0" w:color="auto"/>
            <w:bottom w:val="none" w:sz="0" w:space="0" w:color="auto"/>
            <w:right w:val="none" w:sz="0" w:space="0" w:color="auto"/>
          </w:divBdr>
        </w:div>
        <w:div w:id="1004358236">
          <w:marLeft w:val="640"/>
          <w:marRight w:val="0"/>
          <w:marTop w:val="0"/>
          <w:marBottom w:val="0"/>
          <w:divBdr>
            <w:top w:val="none" w:sz="0" w:space="0" w:color="auto"/>
            <w:left w:val="none" w:sz="0" w:space="0" w:color="auto"/>
            <w:bottom w:val="none" w:sz="0" w:space="0" w:color="auto"/>
            <w:right w:val="none" w:sz="0" w:space="0" w:color="auto"/>
          </w:divBdr>
        </w:div>
        <w:div w:id="1008287046">
          <w:marLeft w:val="640"/>
          <w:marRight w:val="0"/>
          <w:marTop w:val="0"/>
          <w:marBottom w:val="0"/>
          <w:divBdr>
            <w:top w:val="none" w:sz="0" w:space="0" w:color="auto"/>
            <w:left w:val="none" w:sz="0" w:space="0" w:color="auto"/>
            <w:bottom w:val="none" w:sz="0" w:space="0" w:color="auto"/>
            <w:right w:val="none" w:sz="0" w:space="0" w:color="auto"/>
          </w:divBdr>
        </w:div>
        <w:div w:id="1008796965">
          <w:marLeft w:val="640"/>
          <w:marRight w:val="0"/>
          <w:marTop w:val="0"/>
          <w:marBottom w:val="0"/>
          <w:divBdr>
            <w:top w:val="none" w:sz="0" w:space="0" w:color="auto"/>
            <w:left w:val="none" w:sz="0" w:space="0" w:color="auto"/>
            <w:bottom w:val="none" w:sz="0" w:space="0" w:color="auto"/>
            <w:right w:val="none" w:sz="0" w:space="0" w:color="auto"/>
          </w:divBdr>
        </w:div>
        <w:div w:id="1031297142">
          <w:marLeft w:val="640"/>
          <w:marRight w:val="0"/>
          <w:marTop w:val="0"/>
          <w:marBottom w:val="0"/>
          <w:divBdr>
            <w:top w:val="none" w:sz="0" w:space="0" w:color="auto"/>
            <w:left w:val="none" w:sz="0" w:space="0" w:color="auto"/>
            <w:bottom w:val="none" w:sz="0" w:space="0" w:color="auto"/>
            <w:right w:val="none" w:sz="0" w:space="0" w:color="auto"/>
          </w:divBdr>
        </w:div>
        <w:div w:id="1041511233">
          <w:marLeft w:val="640"/>
          <w:marRight w:val="0"/>
          <w:marTop w:val="0"/>
          <w:marBottom w:val="0"/>
          <w:divBdr>
            <w:top w:val="none" w:sz="0" w:space="0" w:color="auto"/>
            <w:left w:val="none" w:sz="0" w:space="0" w:color="auto"/>
            <w:bottom w:val="none" w:sz="0" w:space="0" w:color="auto"/>
            <w:right w:val="none" w:sz="0" w:space="0" w:color="auto"/>
          </w:divBdr>
        </w:div>
        <w:div w:id="1051806543">
          <w:marLeft w:val="640"/>
          <w:marRight w:val="0"/>
          <w:marTop w:val="0"/>
          <w:marBottom w:val="0"/>
          <w:divBdr>
            <w:top w:val="none" w:sz="0" w:space="0" w:color="auto"/>
            <w:left w:val="none" w:sz="0" w:space="0" w:color="auto"/>
            <w:bottom w:val="none" w:sz="0" w:space="0" w:color="auto"/>
            <w:right w:val="none" w:sz="0" w:space="0" w:color="auto"/>
          </w:divBdr>
        </w:div>
        <w:div w:id="1056011639">
          <w:marLeft w:val="640"/>
          <w:marRight w:val="0"/>
          <w:marTop w:val="0"/>
          <w:marBottom w:val="0"/>
          <w:divBdr>
            <w:top w:val="none" w:sz="0" w:space="0" w:color="auto"/>
            <w:left w:val="none" w:sz="0" w:space="0" w:color="auto"/>
            <w:bottom w:val="none" w:sz="0" w:space="0" w:color="auto"/>
            <w:right w:val="none" w:sz="0" w:space="0" w:color="auto"/>
          </w:divBdr>
        </w:div>
        <w:div w:id="1059474861">
          <w:marLeft w:val="640"/>
          <w:marRight w:val="0"/>
          <w:marTop w:val="0"/>
          <w:marBottom w:val="0"/>
          <w:divBdr>
            <w:top w:val="none" w:sz="0" w:space="0" w:color="auto"/>
            <w:left w:val="none" w:sz="0" w:space="0" w:color="auto"/>
            <w:bottom w:val="none" w:sz="0" w:space="0" w:color="auto"/>
            <w:right w:val="none" w:sz="0" w:space="0" w:color="auto"/>
          </w:divBdr>
        </w:div>
        <w:div w:id="1061908846">
          <w:marLeft w:val="640"/>
          <w:marRight w:val="0"/>
          <w:marTop w:val="0"/>
          <w:marBottom w:val="0"/>
          <w:divBdr>
            <w:top w:val="none" w:sz="0" w:space="0" w:color="auto"/>
            <w:left w:val="none" w:sz="0" w:space="0" w:color="auto"/>
            <w:bottom w:val="none" w:sz="0" w:space="0" w:color="auto"/>
            <w:right w:val="none" w:sz="0" w:space="0" w:color="auto"/>
          </w:divBdr>
        </w:div>
        <w:div w:id="1062942859">
          <w:marLeft w:val="640"/>
          <w:marRight w:val="0"/>
          <w:marTop w:val="0"/>
          <w:marBottom w:val="0"/>
          <w:divBdr>
            <w:top w:val="none" w:sz="0" w:space="0" w:color="auto"/>
            <w:left w:val="none" w:sz="0" w:space="0" w:color="auto"/>
            <w:bottom w:val="none" w:sz="0" w:space="0" w:color="auto"/>
            <w:right w:val="none" w:sz="0" w:space="0" w:color="auto"/>
          </w:divBdr>
        </w:div>
        <w:div w:id="1074863868">
          <w:marLeft w:val="640"/>
          <w:marRight w:val="0"/>
          <w:marTop w:val="0"/>
          <w:marBottom w:val="0"/>
          <w:divBdr>
            <w:top w:val="none" w:sz="0" w:space="0" w:color="auto"/>
            <w:left w:val="none" w:sz="0" w:space="0" w:color="auto"/>
            <w:bottom w:val="none" w:sz="0" w:space="0" w:color="auto"/>
            <w:right w:val="none" w:sz="0" w:space="0" w:color="auto"/>
          </w:divBdr>
        </w:div>
        <w:div w:id="1088307096">
          <w:marLeft w:val="640"/>
          <w:marRight w:val="0"/>
          <w:marTop w:val="0"/>
          <w:marBottom w:val="0"/>
          <w:divBdr>
            <w:top w:val="none" w:sz="0" w:space="0" w:color="auto"/>
            <w:left w:val="none" w:sz="0" w:space="0" w:color="auto"/>
            <w:bottom w:val="none" w:sz="0" w:space="0" w:color="auto"/>
            <w:right w:val="none" w:sz="0" w:space="0" w:color="auto"/>
          </w:divBdr>
        </w:div>
        <w:div w:id="1092897589">
          <w:marLeft w:val="640"/>
          <w:marRight w:val="0"/>
          <w:marTop w:val="0"/>
          <w:marBottom w:val="0"/>
          <w:divBdr>
            <w:top w:val="none" w:sz="0" w:space="0" w:color="auto"/>
            <w:left w:val="none" w:sz="0" w:space="0" w:color="auto"/>
            <w:bottom w:val="none" w:sz="0" w:space="0" w:color="auto"/>
            <w:right w:val="none" w:sz="0" w:space="0" w:color="auto"/>
          </w:divBdr>
        </w:div>
        <w:div w:id="1098062656">
          <w:marLeft w:val="640"/>
          <w:marRight w:val="0"/>
          <w:marTop w:val="0"/>
          <w:marBottom w:val="0"/>
          <w:divBdr>
            <w:top w:val="none" w:sz="0" w:space="0" w:color="auto"/>
            <w:left w:val="none" w:sz="0" w:space="0" w:color="auto"/>
            <w:bottom w:val="none" w:sz="0" w:space="0" w:color="auto"/>
            <w:right w:val="none" w:sz="0" w:space="0" w:color="auto"/>
          </w:divBdr>
        </w:div>
        <w:div w:id="1129204789">
          <w:marLeft w:val="640"/>
          <w:marRight w:val="0"/>
          <w:marTop w:val="0"/>
          <w:marBottom w:val="0"/>
          <w:divBdr>
            <w:top w:val="none" w:sz="0" w:space="0" w:color="auto"/>
            <w:left w:val="none" w:sz="0" w:space="0" w:color="auto"/>
            <w:bottom w:val="none" w:sz="0" w:space="0" w:color="auto"/>
            <w:right w:val="none" w:sz="0" w:space="0" w:color="auto"/>
          </w:divBdr>
        </w:div>
        <w:div w:id="1133324919">
          <w:marLeft w:val="640"/>
          <w:marRight w:val="0"/>
          <w:marTop w:val="0"/>
          <w:marBottom w:val="0"/>
          <w:divBdr>
            <w:top w:val="none" w:sz="0" w:space="0" w:color="auto"/>
            <w:left w:val="none" w:sz="0" w:space="0" w:color="auto"/>
            <w:bottom w:val="none" w:sz="0" w:space="0" w:color="auto"/>
            <w:right w:val="none" w:sz="0" w:space="0" w:color="auto"/>
          </w:divBdr>
        </w:div>
        <w:div w:id="1134835756">
          <w:marLeft w:val="640"/>
          <w:marRight w:val="0"/>
          <w:marTop w:val="0"/>
          <w:marBottom w:val="0"/>
          <w:divBdr>
            <w:top w:val="none" w:sz="0" w:space="0" w:color="auto"/>
            <w:left w:val="none" w:sz="0" w:space="0" w:color="auto"/>
            <w:bottom w:val="none" w:sz="0" w:space="0" w:color="auto"/>
            <w:right w:val="none" w:sz="0" w:space="0" w:color="auto"/>
          </w:divBdr>
        </w:div>
        <w:div w:id="1134836982">
          <w:marLeft w:val="640"/>
          <w:marRight w:val="0"/>
          <w:marTop w:val="0"/>
          <w:marBottom w:val="0"/>
          <w:divBdr>
            <w:top w:val="none" w:sz="0" w:space="0" w:color="auto"/>
            <w:left w:val="none" w:sz="0" w:space="0" w:color="auto"/>
            <w:bottom w:val="none" w:sz="0" w:space="0" w:color="auto"/>
            <w:right w:val="none" w:sz="0" w:space="0" w:color="auto"/>
          </w:divBdr>
        </w:div>
        <w:div w:id="1135639893">
          <w:marLeft w:val="640"/>
          <w:marRight w:val="0"/>
          <w:marTop w:val="0"/>
          <w:marBottom w:val="0"/>
          <w:divBdr>
            <w:top w:val="none" w:sz="0" w:space="0" w:color="auto"/>
            <w:left w:val="none" w:sz="0" w:space="0" w:color="auto"/>
            <w:bottom w:val="none" w:sz="0" w:space="0" w:color="auto"/>
            <w:right w:val="none" w:sz="0" w:space="0" w:color="auto"/>
          </w:divBdr>
        </w:div>
        <w:div w:id="1138838772">
          <w:marLeft w:val="640"/>
          <w:marRight w:val="0"/>
          <w:marTop w:val="0"/>
          <w:marBottom w:val="0"/>
          <w:divBdr>
            <w:top w:val="none" w:sz="0" w:space="0" w:color="auto"/>
            <w:left w:val="none" w:sz="0" w:space="0" w:color="auto"/>
            <w:bottom w:val="none" w:sz="0" w:space="0" w:color="auto"/>
            <w:right w:val="none" w:sz="0" w:space="0" w:color="auto"/>
          </w:divBdr>
        </w:div>
        <w:div w:id="1173448831">
          <w:marLeft w:val="640"/>
          <w:marRight w:val="0"/>
          <w:marTop w:val="0"/>
          <w:marBottom w:val="0"/>
          <w:divBdr>
            <w:top w:val="none" w:sz="0" w:space="0" w:color="auto"/>
            <w:left w:val="none" w:sz="0" w:space="0" w:color="auto"/>
            <w:bottom w:val="none" w:sz="0" w:space="0" w:color="auto"/>
            <w:right w:val="none" w:sz="0" w:space="0" w:color="auto"/>
          </w:divBdr>
        </w:div>
        <w:div w:id="1176725760">
          <w:marLeft w:val="640"/>
          <w:marRight w:val="0"/>
          <w:marTop w:val="0"/>
          <w:marBottom w:val="0"/>
          <w:divBdr>
            <w:top w:val="none" w:sz="0" w:space="0" w:color="auto"/>
            <w:left w:val="none" w:sz="0" w:space="0" w:color="auto"/>
            <w:bottom w:val="none" w:sz="0" w:space="0" w:color="auto"/>
            <w:right w:val="none" w:sz="0" w:space="0" w:color="auto"/>
          </w:divBdr>
        </w:div>
        <w:div w:id="1184128392">
          <w:marLeft w:val="640"/>
          <w:marRight w:val="0"/>
          <w:marTop w:val="0"/>
          <w:marBottom w:val="0"/>
          <w:divBdr>
            <w:top w:val="none" w:sz="0" w:space="0" w:color="auto"/>
            <w:left w:val="none" w:sz="0" w:space="0" w:color="auto"/>
            <w:bottom w:val="none" w:sz="0" w:space="0" w:color="auto"/>
            <w:right w:val="none" w:sz="0" w:space="0" w:color="auto"/>
          </w:divBdr>
        </w:div>
        <w:div w:id="1185095724">
          <w:marLeft w:val="640"/>
          <w:marRight w:val="0"/>
          <w:marTop w:val="0"/>
          <w:marBottom w:val="0"/>
          <w:divBdr>
            <w:top w:val="none" w:sz="0" w:space="0" w:color="auto"/>
            <w:left w:val="none" w:sz="0" w:space="0" w:color="auto"/>
            <w:bottom w:val="none" w:sz="0" w:space="0" w:color="auto"/>
            <w:right w:val="none" w:sz="0" w:space="0" w:color="auto"/>
          </w:divBdr>
        </w:div>
        <w:div w:id="1200898741">
          <w:marLeft w:val="640"/>
          <w:marRight w:val="0"/>
          <w:marTop w:val="0"/>
          <w:marBottom w:val="0"/>
          <w:divBdr>
            <w:top w:val="none" w:sz="0" w:space="0" w:color="auto"/>
            <w:left w:val="none" w:sz="0" w:space="0" w:color="auto"/>
            <w:bottom w:val="none" w:sz="0" w:space="0" w:color="auto"/>
            <w:right w:val="none" w:sz="0" w:space="0" w:color="auto"/>
          </w:divBdr>
        </w:div>
        <w:div w:id="1204823997">
          <w:marLeft w:val="640"/>
          <w:marRight w:val="0"/>
          <w:marTop w:val="0"/>
          <w:marBottom w:val="0"/>
          <w:divBdr>
            <w:top w:val="none" w:sz="0" w:space="0" w:color="auto"/>
            <w:left w:val="none" w:sz="0" w:space="0" w:color="auto"/>
            <w:bottom w:val="none" w:sz="0" w:space="0" w:color="auto"/>
            <w:right w:val="none" w:sz="0" w:space="0" w:color="auto"/>
          </w:divBdr>
        </w:div>
        <w:div w:id="1222331135">
          <w:marLeft w:val="640"/>
          <w:marRight w:val="0"/>
          <w:marTop w:val="0"/>
          <w:marBottom w:val="0"/>
          <w:divBdr>
            <w:top w:val="none" w:sz="0" w:space="0" w:color="auto"/>
            <w:left w:val="none" w:sz="0" w:space="0" w:color="auto"/>
            <w:bottom w:val="none" w:sz="0" w:space="0" w:color="auto"/>
            <w:right w:val="none" w:sz="0" w:space="0" w:color="auto"/>
          </w:divBdr>
        </w:div>
        <w:div w:id="1237057983">
          <w:marLeft w:val="640"/>
          <w:marRight w:val="0"/>
          <w:marTop w:val="0"/>
          <w:marBottom w:val="0"/>
          <w:divBdr>
            <w:top w:val="none" w:sz="0" w:space="0" w:color="auto"/>
            <w:left w:val="none" w:sz="0" w:space="0" w:color="auto"/>
            <w:bottom w:val="none" w:sz="0" w:space="0" w:color="auto"/>
            <w:right w:val="none" w:sz="0" w:space="0" w:color="auto"/>
          </w:divBdr>
        </w:div>
        <w:div w:id="1251891451">
          <w:marLeft w:val="640"/>
          <w:marRight w:val="0"/>
          <w:marTop w:val="0"/>
          <w:marBottom w:val="0"/>
          <w:divBdr>
            <w:top w:val="none" w:sz="0" w:space="0" w:color="auto"/>
            <w:left w:val="none" w:sz="0" w:space="0" w:color="auto"/>
            <w:bottom w:val="none" w:sz="0" w:space="0" w:color="auto"/>
            <w:right w:val="none" w:sz="0" w:space="0" w:color="auto"/>
          </w:divBdr>
        </w:div>
        <w:div w:id="1264606476">
          <w:marLeft w:val="640"/>
          <w:marRight w:val="0"/>
          <w:marTop w:val="0"/>
          <w:marBottom w:val="0"/>
          <w:divBdr>
            <w:top w:val="none" w:sz="0" w:space="0" w:color="auto"/>
            <w:left w:val="none" w:sz="0" w:space="0" w:color="auto"/>
            <w:bottom w:val="none" w:sz="0" w:space="0" w:color="auto"/>
            <w:right w:val="none" w:sz="0" w:space="0" w:color="auto"/>
          </w:divBdr>
        </w:div>
        <w:div w:id="1269120273">
          <w:marLeft w:val="640"/>
          <w:marRight w:val="0"/>
          <w:marTop w:val="0"/>
          <w:marBottom w:val="0"/>
          <w:divBdr>
            <w:top w:val="none" w:sz="0" w:space="0" w:color="auto"/>
            <w:left w:val="none" w:sz="0" w:space="0" w:color="auto"/>
            <w:bottom w:val="none" w:sz="0" w:space="0" w:color="auto"/>
            <w:right w:val="none" w:sz="0" w:space="0" w:color="auto"/>
          </w:divBdr>
        </w:div>
        <w:div w:id="1286352671">
          <w:marLeft w:val="640"/>
          <w:marRight w:val="0"/>
          <w:marTop w:val="0"/>
          <w:marBottom w:val="0"/>
          <w:divBdr>
            <w:top w:val="none" w:sz="0" w:space="0" w:color="auto"/>
            <w:left w:val="none" w:sz="0" w:space="0" w:color="auto"/>
            <w:bottom w:val="none" w:sz="0" w:space="0" w:color="auto"/>
            <w:right w:val="none" w:sz="0" w:space="0" w:color="auto"/>
          </w:divBdr>
        </w:div>
        <w:div w:id="1287735659">
          <w:marLeft w:val="640"/>
          <w:marRight w:val="0"/>
          <w:marTop w:val="0"/>
          <w:marBottom w:val="0"/>
          <w:divBdr>
            <w:top w:val="none" w:sz="0" w:space="0" w:color="auto"/>
            <w:left w:val="none" w:sz="0" w:space="0" w:color="auto"/>
            <w:bottom w:val="none" w:sz="0" w:space="0" w:color="auto"/>
            <w:right w:val="none" w:sz="0" w:space="0" w:color="auto"/>
          </w:divBdr>
        </w:div>
        <w:div w:id="1292176487">
          <w:marLeft w:val="640"/>
          <w:marRight w:val="0"/>
          <w:marTop w:val="0"/>
          <w:marBottom w:val="0"/>
          <w:divBdr>
            <w:top w:val="none" w:sz="0" w:space="0" w:color="auto"/>
            <w:left w:val="none" w:sz="0" w:space="0" w:color="auto"/>
            <w:bottom w:val="none" w:sz="0" w:space="0" w:color="auto"/>
            <w:right w:val="none" w:sz="0" w:space="0" w:color="auto"/>
          </w:divBdr>
        </w:div>
        <w:div w:id="1330131502">
          <w:marLeft w:val="640"/>
          <w:marRight w:val="0"/>
          <w:marTop w:val="0"/>
          <w:marBottom w:val="0"/>
          <w:divBdr>
            <w:top w:val="none" w:sz="0" w:space="0" w:color="auto"/>
            <w:left w:val="none" w:sz="0" w:space="0" w:color="auto"/>
            <w:bottom w:val="none" w:sz="0" w:space="0" w:color="auto"/>
            <w:right w:val="none" w:sz="0" w:space="0" w:color="auto"/>
          </w:divBdr>
        </w:div>
        <w:div w:id="1330985344">
          <w:marLeft w:val="640"/>
          <w:marRight w:val="0"/>
          <w:marTop w:val="0"/>
          <w:marBottom w:val="0"/>
          <w:divBdr>
            <w:top w:val="none" w:sz="0" w:space="0" w:color="auto"/>
            <w:left w:val="none" w:sz="0" w:space="0" w:color="auto"/>
            <w:bottom w:val="none" w:sz="0" w:space="0" w:color="auto"/>
            <w:right w:val="none" w:sz="0" w:space="0" w:color="auto"/>
          </w:divBdr>
        </w:div>
        <w:div w:id="1333676067">
          <w:marLeft w:val="640"/>
          <w:marRight w:val="0"/>
          <w:marTop w:val="0"/>
          <w:marBottom w:val="0"/>
          <w:divBdr>
            <w:top w:val="none" w:sz="0" w:space="0" w:color="auto"/>
            <w:left w:val="none" w:sz="0" w:space="0" w:color="auto"/>
            <w:bottom w:val="none" w:sz="0" w:space="0" w:color="auto"/>
            <w:right w:val="none" w:sz="0" w:space="0" w:color="auto"/>
          </w:divBdr>
        </w:div>
        <w:div w:id="1360427588">
          <w:marLeft w:val="640"/>
          <w:marRight w:val="0"/>
          <w:marTop w:val="0"/>
          <w:marBottom w:val="0"/>
          <w:divBdr>
            <w:top w:val="none" w:sz="0" w:space="0" w:color="auto"/>
            <w:left w:val="none" w:sz="0" w:space="0" w:color="auto"/>
            <w:bottom w:val="none" w:sz="0" w:space="0" w:color="auto"/>
            <w:right w:val="none" w:sz="0" w:space="0" w:color="auto"/>
          </w:divBdr>
        </w:div>
        <w:div w:id="1365256362">
          <w:marLeft w:val="640"/>
          <w:marRight w:val="0"/>
          <w:marTop w:val="0"/>
          <w:marBottom w:val="0"/>
          <w:divBdr>
            <w:top w:val="none" w:sz="0" w:space="0" w:color="auto"/>
            <w:left w:val="none" w:sz="0" w:space="0" w:color="auto"/>
            <w:bottom w:val="none" w:sz="0" w:space="0" w:color="auto"/>
            <w:right w:val="none" w:sz="0" w:space="0" w:color="auto"/>
          </w:divBdr>
        </w:div>
        <w:div w:id="1370689582">
          <w:marLeft w:val="640"/>
          <w:marRight w:val="0"/>
          <w:marTop w:val="0"/>
          <w:marBottom w:val="0"/>
          <w:divBdr>
            <w:top w:val="none" w:sz="0" w:space="0" w:color="auto"/>
            <w:left w:val="none" w:sz="0" w:space="0" w:color="auto"/>
            <w:bottom w:val="none" w:sz="0" w:space="0" w:color="auto"/>
            <w:right w:val="none" w:sz="0" w:space="0" w:color="auto"/>
          </w:divBdr>
        </w:div>
        <w:div w:id="1419332345">
          <w:marLeft w:val="640"/>
          <w:marRight w:val="0"/>
          <w:marTop w:val="0"/>
          <w:marBottom w:val="0"/>
          <w:divBdr>
            <w:top w:val="none" w:sz="0" w:space="0" w:color="auto"/>
            <w:left w:val="none" w:sz="0" w:space="0" w:color="auto"/>
            <w:bottom w:val="none" w:sz="0" w:space="0" w:color="auto"/>
            <w:right w:val="none" w:sz="0" w:space="0" w:color="auto"/>
          </w:divBdr>
        </w:div>
        <w:div w:id="1467164014">
          <w:marLeft w:val="640"/>
          <w:marRight w:val="0"/>
          <w:marTop w:val="0"/>
          <w:marBottom w:val="0"/>
          <w:divBdr>
            <w:top w:val="none" w:sz="0" w:space="0" w:color="auto"/>
            <w:left w:val="none" w:sz="0" w:space="0" w:color="auto"/>
            <w:bottom w:val="none" w:sz="0" w:space="0" w:color="auto"/>
            <w:right w:val="none" w:sz="0" w:space="0" w:color="auto"/>
          </w:divBdr>
        </w:div>
        <w:div w:id="1468429375">
          <w:marLeft w:val="640"/>
          <w:marRight w:val="0"/>
          <w:marTop w:val="0"/>
          <w:marBottom w:val="0"/>
          <w:divBdr>
            <w:top w:val="none" w:sz="0" w:space="0" w:color="auto"/>
            <w:left w:val="none" w:sz="0" w:space="0" w:color="auto"/>
            <w:bottom w:val="none" w:sz="0" w:space="0" w:color="auto"/>
            <w:right w:val="none" w:sz="0" w:space="0" w:color="auto"/>
          </w:divBdr>
        </w:div>
        <w:div w:id="1480997733">
          <w:marLeft w:val="640"/>
          <w:marRight w:val="0"/>
          <w:marTop w:val="0"/>
          <w:marBottom w:val="0"/>
          <w:divBdr>
            <w:top w:val="none" w:sz="0" w:space="0" w:color="auto"/>
            <w:left w:val="none" w:sz="0" w:space="0" w:color="auto"/>
            <w:bottom w:val="none" w:sz="0" w:space="0" w:color="auto"/>
            <w:right w:val="none" w:sz="0" w:space="0" w:color="auto"/>
          </w:divBdr>
        </w:div>
        <w:div w:id="1498498011">
          <w:marLeft w:val="640"/>
          <w:marRight w:val="0"/>
          <w:marTop w:val="0"/>
          <w:marBottom w:val="0"/>
          <w:divBdr>
            <w:top w:val="none" w:sz="0" w:space="0" w:color="auto"/>
            <w:left w:val="none" w:sz="0" w:space="0" w:color="auto"/>
            <w:bottom w:val="none" w:sz="0" w:space="0" w:color="auto"/>
            <w:right w:val="none" w:sz="0" w:space="0" w:color="auto"/>
          </w:divBdr>
        </w:div>
        <w:div w:id="1503860589">
          <w:marLeft w:val="640"/>
          <w:marRight w:val="0"/>
          <w:marTop w:val="0"/>
          <w:marBottom w:val="0"/>
          <w:divBdr>
            <w:top w:val="none" w:sz="0" w:space="0" w:color="auto"/>
            <w:left w:val="none" w:sz="0" w:space="0" w:color="auto"/>
            <w:bottom w:val="none" w:sz="0" w:space="0" w:color="auto"/>
            <w:right w:val="none" w:sz="0" w:space="0" w:color="auto"/>
          </w:divBdr>
        </w:div>
        <w:div w:id="1514950957">
          <w:marLeft w:val="640"/>
          <w:marRight w:val="0"/>
          <w:marTop w:val="0"/>
          <w:marBottom w:val="0"/>
          <w:divBdr>
            <w:top w:val="none" w:sz="0" w:space="0" w:color="auto"/>
            <w:left w:val="none" w:sz="0" w:space="0" w:color="auto"/>
            <w:bottom w:val="none" w:sz="0" w:space="0" w:color="auto"/>
            <w:right w:val="none" w:sz="0" w:space="0" w:color="auto"/>
          </w:divBdr>
        </w:div>
        <w:div w:id="1557662511">
          <w:marLeft w:val="640"/>
          <w:marRight w:val="0"/>
          <w:marTop w:val="0"/>
          <w:marBottom w:val="0"/>
          <w:divBdr>
            <w:top w:val="none" w:sz="0" w:space="0" w:color="auto"/>
            <w:left w:val="none" w:sz="0" w:space="0" w:color="auto"/>
            <w:bottom w:val="none" w:sz="0" w:space="0" w:color="auto"/>
            <w:right w:val="none" w:sz="0" w:space="0" w:color="auto"/>
          </w:divBdr>
        </w:div>
        <w:div w:id="1631284513">
          <w:marLeft w:val="640"/>
          <w:marRight w:val="0"/>
          <w:marTop w:val="0"/>
          <w:marBottom w:val="0"/>
          <w:divBdr>
            <w:top w:val="none" w:sz="0" w:space="0" w:color="auto"/>
            <w:left w:val="none" w:sz="0" w:space="0" w:color="auto"/>
            <w:bottom w:val="none" w:sz="0" w:space="0" w:color="auto"/>
            <w:right w:val="none" w:sz="0" w:space="0" w:color="auto"/>
          </w:divBdr>
        </w:div>
        <w:div w:id="1638023000">
          <w:marLeft w:val="640"/>
          <w:marRight w:val="0"/>
          <w:marTop w:val="0"/>
          <w:marBottom w:val="0"/>
          <w:divBdr>
            <w:top w:val="none" w:sz="0" w:space="0" w:color="auto"/>
            <w:left w:val="none" w:sz="0" w:space="0" w:color="auto"/>
            <w:bottom w:val="none" w:sz="0" w:space="0" w:color="auto"/>
            <w:right w:val="none" w:sz="0" w:space="0" w:color="auto"/>
          </w:divBdr>
        </w:div>
        <w:div w:id="1647514620">
          <w:marLeft w:val="640"/>
          <w:marRight w:val="0"/>
          <w:marTop w:val="0"/>
          <w:marBottom w:val="0"/>
          <w:divBdr>
            <w:top w:val="none" w:sz="0" w:space="0" w:color="auto"/>
            <w:left w:val="none" w:sz="0" w:space="0" w:color="auto"/>
            <w:bottom w:val="none" w:sz="0" w:space="0" w:color="auto"/>
            <w:right w:val="none" w:sz="0" w:space="0" w:color="auto"/>
          </w:divBdr>
        </w:div>
        <w:div w:id="1666662572">
          <w:marLeft w:val="640"/>
          <w:marRight w:val="0"/>
          <w:marTop w:val="0"/>
          <w:marBottom w:val="0"/>
          <w:divBdr>
            <w:top w:val="none" w:sz="0" w:space="0" w:color="auto"/>
            <w:left w:val="none" w:sz="0" w:space="0" w:color="auto"/>
            <w:bottom w:val="none" w:sz="0" w:space="0" w:color="auto"/>
            <w:right w:val="none" w:sz="0" w:space="0" w:color="auto"/>
          </w:divBdr>
        </w:div>
        <w:div w:id="1678189684">
          <w:marLeft w:val="640"/>
          <w:marRight w:val="0"/>
          <w:marTop w:val="0"/>
          <w:marBottom w:val="0"/>
          <w:divBdr>
            <w:top w:val="none" w:sz="0" w:space="0" w:color="auto"/>
            <w:left w:val="none" w:sz="0" w:space="0" w:color="auto"/>
            <w:bottom w:val="none" w:sz="0" w:space="0" w:color="auto"/>
            <w:right w:val="none" w:sz="0" w:space="0" w:color="auto"/>
          </w:divBdr>
        </w:div>
        <w:div w:id="1686593806">
          <w:marLeft w:val="640"/>
          <w:marRight w:val="0"/>
          <w:marTop w:val="0"/>
          <w:marBottom w:val="0"/>
          <w:divBdr>
            <w:top w:val="none" w:sz="0" w:space="0" w:color="auto"/>
            <w:left w:val="none" w:sz="0" w:space="0" w:color="auto"/>
            <w:bottom w:val="none" w:sz="0" w:space="0" w:color="auto"/>
            <w:right w:val="none" w:sz="0" w:space="0" w:color="auto"/>
          </w:divBdr>
        </w:div>
        <w:div w:id="1687974931">
          <w:marLeft w:val="640"/>
          <w:marRight w:val="0"/>
          <w:marTop w:val="0"/>
          <w:marBottom w:val="0"/>
          <w:divBdr>
            <w:top w:val="none" w:sz="0" w:space="0" w:color="auto"/>
            <w:left w:val="none" w:sz="0" w:space="0" w:color="auto"/>
            <w:bottom w:val="none" w:sz="0" w:space="0" w:color="auto"/>
            <w:right w:val="none" w:sz="0" w:space="0" w:color="auto"/>
          </w:divBdr>
        </w:div>
        <w:div w:id="1688874270">
          <w:marLeft w:val="640"/>
          <w:marRight w:val="0"/>
          <w:marTop w:val="0"/>
          <w:marBottom w:val="0"/>
          <w:divBdr>
            <w:top w:val="none" w:sz="0" w:space="0" w:color="auto"/>
            <w:left w:val="none" w:sz="0" w:space="0" w:color="auto"/>
            <w:bottom w:val="none" w:sz="0" w:space="0" w:color="auto"/>
            <w:right w:val="none" w:sz="0" w:space="0" w:color="auto"/>
          </w:divBdr>
        </w:div>
        <w:div w:id="1700349720">
          <w:marLeft w:val="640"/>
          <w:marRight w:val="0"/>
          <w:marTop w:val="0"/>
          <w:marBottom w:val="0"/>
          <w:divBdr>
            <w:top w:val="none" w:sz="0" w:space="0" w:color="auto"/>
            <w:left w:val="none" w:sz="0" w:space="0" w:color="auto"/>
            <w:bottom w:val="none" w:sz="0" w:space="0" w:color="auto"/>
            <w:right w:val="none" w:sz="0" w:space="0" w:color="auto"/>
          </w:divBdr>
        </w:div>
        <w:div w:id="1712999707">
          <w:marLeft w:val="640"/>
          <w:marRight w:val="0"/>
          <w:marTop w:val="0"/>
          <w:marBottom w:val="0"/>
          <w:divBdr>
            <w:top w:val="none" w:sz="0" w:space="0" w:color="auto"/>
            <w:left w:val="none" w:sz="0" w:space="0" w:color="auto"/>
            <w:bottom w:val="none" w:sz="0" w:space="0" w:color="auto"/>
            <w:right w:val="none" w:sz="0" w:space="0" w:color="auto"/>
          </w:divBdr>
        </w:div>
        <w:div w:id="1727223599">
          <w:marLeft w:val="640"/>
          <w:marRight w:val="0"/>
          <w:marTop w:val="0"/>
          <w:marBottom w:val="0"/>
          <w:divBdr>
            <w:top w:val="none" w:sz="0" w:space="0" w:color="auto"/>
            <w:left w:val="none" w:sz="0" w:space="0" w:color="auto"/>
            <w:bottom w:val="none" w:sz="0" w:space="0" w:color="auto"/>
            <w:right w:val="none" w:sz="0" w:space="0" w:color="auto"/>
          </w:divBdr>
        </w:div>
        <w:div w:id="1759788126">
          <w:marLeft w:val="640"/>
          <w:marRight w:val="0"/>
          <w:marTop w:val="0"/>
          <w:marBottom w:val="0"/>
          <w:divBdr>
            <w:top w:val="none" w:sz="0" w:space="0" w:color="auto"/>
            <w:left w:val="none" w:sz="0" w:space="0" w:color="auto"/>
            <w:bottom w:val="none" w:sz="0" w:space="0" w:color="auto"/>
            <w:right w:val="none" w:sz="0" w:space="0" w:color="auto"/>
          </w:divBdr>
        </w:div>
        <w:div w:id="1770849648">
          <w:marLeft w:val="640"/>
          <w:marRight w:val="0"/>
          <w:marTop w:val="0"/>
          <w:marBottom w:val="0"/>
          <w:divBdr>
            <w:top w:val="none" w:sz="0" w:space="0" w:color="auto"/>
            <w:left w:val="none" w:sz="0" w:space="0" w:color="auto"/>
            <w:bottom w:val="none" w:sz="0" w:space="0" w:color="auto"/>
            <w:right w:val="none" w:sz="0" w:space="0" w:color="auto"/>
          </w:divBdr>
        </w:div>
        <w:div w:id="1772630065">
          <w:marLeft w:val="640"/>
          <w:marRight w:val="0"/>
          <w:marTop w:val="0"/>
          <w:marBottom w:val="0"/>
          <w:divBdr>
            <w:top w:val="none" w:sz="0" w:space="0" w:color="auto"/>
            <w:left w:val="none" w:sz="0" w:space="0" w:color="auto"/>
            <w:bottom w:val="none" w:sz="0" w:space="0" w:color="auto"/>
            <w:right w:val="none" w:sz="0" w:space="0" w:color="auto"/>
          </w:divBdr>
        </w:div>
        <w:div w:id="1816599660">
          <w:marLeft w:val="640"/>
          <w:marRight w:val="0"/>
          <w:marTop w:val="0"/>
          <w:marBottom w:val="0"/>
          <w:divBdr>
            <w:top w:val="none" w:sz="0" w:space="0" w:color="auto"/>
            <w:left w:val="none" w:sz="0" w:space="0" w:color="auto"/>
            <w:bottom w:val="none" w:sz="0" w:space="0" w:color="auto"/>
            <w:right w:val="none" w:sz="0" w:space="0" w:color="auto"/>
          </w:divBdr>
        </w:div>
        <w:div w:id="1837380041">
          <w:marLeft w:val="640"/>
          <w:marRight w:val="0"/>
          <w:marTop w:val="0"/>
          <w:marBottom w:val="0"/>
          <w:divBdr>
            <w:top w:val="none" w:sz="0" w:space="0" w:color="auto"/>
            <w:left w:val="none" w:sz="0" w:space="0" w:color="auto"/>
            <w:bottom w:val="none" w:sz="0" w:space="0" w:color="auto"/>
            <w:right w:val="none" w:sz="0" w:space="0" w:color="auto"/>
          </w:divBdr>
        </w:div>
        <w:div w:id="1858426769">
          <w:marLeft w:val="640"/>
          <w:marRight w:val="0"/>
          <w:marTop w:val="0"/>
          <w:marBottom w:val="0"/>
          <w:divBdr>
            <w:top w:val="none" w:sz="0" w:space="0" w:color="auto"/>
            <w:left w:val="none" w:sz="0" w:space="0" w:color="auto"/>
            <w:bottom w:val="none" w:sz="0" w:space="0" w:color="auto"/>
            <w:right w:val="none" w:sz="0" w:space="0" w:color="auto"/>
          </w:divBdr>
        </w:div>
        <w:div w:id="1862354264">
          <w:marLeft w:val="640"/>
          <w:marRight w:val="0"/>
          <w:marTop w:val="0"/>
          <w:marBottom w:val="0"/>
          <w:divBdr>
            <w:top w:val="none" w:sz="0" w:space="0" w:color="auto"/>
            <w:left w:val="none" w:sz="0" w:space="0" w:color="auto"/>
            <w:bottom w:val="none" w:sz="0" w:space="0" w:color="auto"/>
            <w:right w:val="none" w:sz="0" w:space="0" w:color="auto"/>
          </w:divBdr>
        </w:div>
        <w:div w:id="1886672527">
          <w:marLeft w:val="640"/>
          <w:marRight w:val="0"/>
          <w:marTop w:val="0"/>
          <w:marBottom w:val="0"/>
          <w:divBdr>
            <w:top w:val="none" w:sz="0" w:space="0" w:color="auto"/>
            <w:left w:val="none" w:sz="0" w:space="0" w:color="auto"/>
            <w:bottom w:val="none" w:sz="0" w:space="0" w:color="auto"/>
            <w:right w:val="none" w:sz="0" w:space="0" w:color="auto"/>
          </w:divBdr>
        </w:div>
        <w:div w:id="1907564224">
          <w:marLeft w:val="640"/>
          <w:marRight w:val="0"/>
          <w:marTop w:val="0"/>
          <w:marBottom w:val="0"/>
          <w:divBdr>
            <w:top w:val="none" w:sz="0" w:space="0" w:color="auto"/>
            <w:left w:val="none" w:sz="0" w:space="0" w:color="auto"/>
            <w:bottom w:val="none" w:sz="0" w:space="0" w:color="auto"/>
            <w:right w:val="none" w:sz="0" w:space="0" w:color="auto"/>
          </w:divBdr>
        </w:div>
        <w:div w:id="1916355361">
          <w:marLeft w:val="640"/>
          <w:marRight w:val="0"/>
          <w:marTop w:val="0"/>
          <w:marBottom w:val="0"/>
          <w:divBdr>
            <w:top w:val="none" w:sz="0" w:space="0" w:color="auto"/>
            <w:left w:val="none" w:sz="0" w:space="0" w:color="auto"/>
            <w:bottom w:val="none" w:sz="0" w:space="0" w:color="auto"/>
            <w:right w:val="none" w:sz="0" w:space="0" w:color="auto"/>
          </w:divBdr>
        </w:div>
        <w:div w:id="1918242978">
          <w:marLeft w:val="640"/>
          <w:marRight w:val="0"/>
          <w:marTop w:val="0"/>
          <w:marBottom w:val="0"/>
          <w:divBdr>
            <w:top w:val="none" w:sz="0" w:space="0" w:color="auto"/>
            <w:left w:val="none" w:sz="0" w:space="0" w:color="auto"/>
            <w:bottom w:val="none" w:sz="0" w:space="0" w:color="auto"/>
            <w:right w:val="none" w:sz="0" w:space="0" w:color="auto"/>
          </w:divBdr>
        </w:div>
        <w:div w:id="1982035456">
          <w:marLeft w:val="640"/>
          <w:marRight w:val="0"/>
          <w:marTop w:val="0"/>
          <w:marBottom w:val="0"/>
          <w:divBdr>
            <w:top w:val="none" w:sz="0" w:space="0" w:color="auto"/>
            <w:left w:val="none" w:sz="0" w:space="0" w:color="auto"/>
            <w:bottom w:val="none" w:sz="0" w:space="0" w:color="auto"/>
            <w:right w:val="none" w:sz="0" w:space="0" w:color="auto"/>
          </w:divBdr>
        </w:div>
        <w:div w:id="1987199861">
          <w:marLeft w:val="640"/>
          <w:marRight w:val="0"/>
          <w:marTop w:val="0"/>
          <w:marBottom w:val="0"/>
          <w:divBdr>
            <w:top w:val="none" w:sz="0" w:space="0" w:color="auto"/>
            <w:left w:val="none" w:sz="0" w:space="0" w:color="auto"/>
            <w:bottom w:val="none" w:sz="0" w:space="0" w:color="auto"/>
            <w:right w:val="none" w:sz="0" w:space="0" w:color="auto"/>
          </w:divBdr>
        </w:div>
        <w:div w:id="1994137766">
          <w:marLeft w:val="640"/>
          <w:marRight w:val="0"/>
          <w:marTop w:val="0"/>
          <w:marBottom w:val="0"/>
          <w:divBdr>
            <w:top w:val="none" w:sz="0" w:space="0" w:color="auto"/>
            <w:left w:val="none" w:sz="0" w:space="0" w:color="auto"/>
            <w:bottom w:val="none" w:sz="0" w:space="0" w:color="auto"/>
            <w:right w:val="none" w:sz="0" w:space="0" w:color="auto"/>
          </w:divBdr>
        </w:div>
        <w:div w:id="1995720416">
          <w:marLeft w:val="640"/>
          <w:marRight w:val="0"/>
          <w:marTop w:val="0"/>
          <w:marBottom w:val="0"/>
          <w:divBdr>
            <w:top w:val="none" w:sz="0" w:space="0" w:color="auto"/>
            <w:left w:val="none" w:sz="0" w:space="0" w:color="auto"/>
            <w:bottom w:val="none" w:sz="0" w:space="0" w:color="auto"/>
            <w:right w:val="none" w:sz="0" w:space="0" w:color="auto"/>
          </w:divBdr>
        </w:div>
        <w:div w:id="2010979532">
          <w:marLeft w:val="640"/>
          <w:marRight w:val="0"/>
          <w:marTop w:val="0"/>
          <w:marBottom w:val="0"/>
          <w:divBdr>
            <w:top w:val="none" w:sz="0" w:space="0" w:color="auto"/>
            <w:left w:val="none" w:sz="0" w:space="0" w:color="auto"/>
            <w:bottom w:val="none" w:sz="0" w:space="0" w:color="auto"/>
            <w:right w:val="none" w:sz="0" w:space="0" w:color="auto"/>
          </w:divBdr>
        </w:div>
        <w:div w:id="2064715490">
          <w:marLeft w:val="640"/>
          <w:marRight w:val="0"/>
          <w:marTop w:val="0"/>
          <w:marBottom w:val="0"/>
          <w:divBdr>
            <w:top w:val="none" w:sz="0" w:space="0" w:color="auto"/>
            <w:left w:val="none" w:sz="0" w:space="0" w:color="auto"/>
            <w:bottom w:val="none" w:sz="0" w:space="0" w:color="auto"/>
            <w:right w:val="none" w:sz="0" w:space="0" w:color="auto"/>
          </w:divBdr>
        </w:div>
        <w:div w:id="2112385975">
          <w:marLeft w:val="640"/>
          <w:marRight w:val="0"/>
          <w:marTop w:val="0"/>
          <w:marBottom w:val="0"/>
          <w:divBdr>
            <w:top w:val="none" w:sz="0" w:space="0" w:color="auto"/>
            <w:left w:val="none" w:sz="0" w:space="0" w:color="auto"/>
            <w:bottom w:val="none" w:sz="0" w:space="0" w:color="auto"/>
            <w:right w:val="none" w:sz="0" w:space="0" w:color="auto"/>
          </w:divBdr>
        </w:div>
        <w:div w:id="2136289396">
          <w:marLeft w:val="640"/>
          <w:marRight w:val="0"/>
          <w:marTop w:val="0"/>
          <w:marBottom w:val="0"/>
          <w:divBdr>
            <w:top w:val="none" w:sz="0" w:space="0" w:color="auto"/>
            <w:left w:val="none" w:sz="0" w:space="0" w:color="auto"/>
            <w:bottom w:val="none" w:sz="0" w:space="0" w:color="auto"/>
            <w:right w:val="none" w:sz="0" w:space="0" w:color="auto"/>
          </w:divBdr>
        </w:div>
        <w:div w:id="2137680059">
          <w:marLeft w:val="640"/>
          <w:marRight w:val="0"/>
          <w:marTop w:val="0"/>
          <w:marBottom w:val="0"/>
          <w:divBdr>
            <w:top w:val="none" w:sz="0" w:space="0" w:color="auto"/>
            <w:left w:val="none" w:sz="0" w:space="0" w:color="auto"/>
            <w:bottom w:val="none" w:sz="0" w:space="0" w:color="auto"/>
            <w:right w:val="none" w:sz="0" w:space="0" w:color="auto"/>
          </w:divBdr>
        </w:div>
        <w:div w:id="2141800104">
          <w:marLeft w:val="640"/>
          <w:marRight w:val="0"/>
          <w:marTop w:val="0"/>
          <w:marBottom w:val="0"/>
          <w:divBdr>
            <w:top w:val="none" w:sz="0" w:space="0" w:color="auto"/>
            <w:left w:val="none" w:sz="0" w:space="0" w:color="auto"/>
            <w:bottom w:val="none" w:sz="0" w:space="0" w:color="auto"/>
            <w:right w:val="none" w:sz="0" w:space="0" w:color="auto"/>
          </w:divBdr>
        </w:div>
      </w:divsChild>
    </w:div>
    <w:div w:id="673994739">
      <w:marLeft w:val="640"/>
      <w:marRight w:val="0"/>
      <w:marTop w:val="0"/>
      <w:marBottom w:val="0"/>
      <w:divBdr>
        <w:top w:val="none" w:sz="0" w:space="0" w:color="auto"/>
        <w:left w:val="none" w:sz="0" w:space="0" w:color="auto"/>
        <w:bottom w:val="none" w:sz="0" w:space="0" w:color="auto"/>
        <w:right w:val="none" w:sz="0" w:space="0" w:color="auto"/>
      </w:divBdr>
    </w:div>
    <w:div w:id="674042571">
      <w:marLeft w:val="640"/>
      <w:marRight w:val="0"/>
      <w:marTop w:val="0"/>
      <w:marBottom w:val="0"/>
      <w:divBdr>
        <w:top w:val="none" w:sz="0" w:space="0" w:color="auto"/>
        <w:left w:val="none" w:sz="0" w:space="0" w:color="auto"/>
        <w:bottom w:val="none" w:sz="0" w:space="0" w:color="auto"/>
        <w:right w:val="none" w:sz="0" w:space="0" w:color="auto"/>
      </w:divBdr>
    </w:div>
    <w:div w:id="675495873">
      <w:marLeft w:val="640"/>
      <w:marRight w:val="0"/>
      <w:marTop w:val="0"/>
      <w:marBottom w:val="0"/>
      <w:divBdr>
        <w:top w:val="none" w:sz="0" w:space="0" w:color="auto"/>
        <w:left w:val="none" w:sz="0" w:space="0" w:color="auto"/>
        <w:bottom w:val="none" w:sz="0" w:space="0" w:color="auto"/>
        <w:right w:val="none" w:sz="0" w:space="0" w:color="auto"/>
      </w:divBdr>
    </w:div>
    <w:div w:id="676076007">
      <w:marLeft w:val="640"/>
      <w:marRight w:val="0"/>
      <w:marTop w:val="0"/>
      <w:marBottom w:val="0"/>
      <w:divBdr>
        <w:top w:val="none" w:sz="0" w:space="0" w:color="auto"/>
        <w:left w:val="none" w:sz="0" w:space="0" w:color="auto"/>
        <w:bottom w:val="none" w:sz="0" w:space="0" w:color="auto"/>
        <w:right w:val="none" w:sz="0" w:space="0" w:color="auto"/>
      </w:divBdr>
    </w:div>
    <w:div w:id="676082185">
      <w:marLeft w:val="640"/>
      <w:marRight w:val="0"/>
      <w:marTop w:val="0"/>
      <w:marBottom w:val="0"/>
      <w:divBdr>
        <w:top w:val="none" w:sz="0" w:space="0" w:color="auto"/>
        <w:left w:val="none" w:sz="0" w:space="0" w:color="auto"/>
        <w:bottom w:val="none" w:sz="0" w:space="0" w:color="auto"/>
        <w:right w:val="none" w:sz="0" w:space="0" w:color="auto"/>
      </w:divBdr>
    </w:div>
    <w:div w:id="676267618">
      <w:marLeft w:val="640"/>
      <w:marRight w:val="0"/>
      <w:marTop w:val="0"/>
      <w:marBottom w:val="0"/>
      <w:divBdr>
        <w:top w:val="none" w:sz="0" w:space="0" w:color="auto"/>
        <w:left w:val="none" w:sz="0" w:space="0" w:color="auto"/>
        <w:bottom w:val="none" w:sz="0" w:space="0" w:color="auto"/>
        <w:right w:val="none" w:sz="0" w:space="0" w:color="auto"/>
      </w:divBdr>
    </w:div>
    <w:div w:id="676733893">
      <w:marLeft w:val="640"/>
      <w:marRight w:val="0"/>
      <w:marTop w:val="0"/>
      <w:marBottom w:val="0"/>
      <w:divBdr>
        <w:top w:val="none" w:sz="0" w:space="0" w:color="auto"/>
        <w:left w:val="none" w:sz="0" w:space="0" w:color="auto"/>
        <w:bottom w:val="none" w:sz="0" w:space="0" w:color="auto"/>
        <w:right w:val="none" w:sz="0" w:space="0" w:color="auto"/>
      </w:divBdr>
    </w:div>
    <w:div w:id="676805818">
      <w:marLeft w:val="640"/>
      <w:marRight w:val="0"/>
      <w:marTop w:val="0"/>
      <w:marBottom w:val="0"/>
      <w:divBdr>
        <w:top w:val="none" w:sz="0" w:space="0" w:color="auto"/>
        <w:left w:val="none" w:sz="0" w:space="0" w:color="auto"/>
        <w:bottom w:val="none" w:sz="0" w:space="0" w:color="auto"/>
        <w:right w:val="none" w:sz="0" w:space="0" w:color="auto"/>
      </w:divBdr>
    </w:div>
    <w:div w:id="677387886">
      <w:marLeft w:val="640"/>
      <w:marRight w:val="0"/>
      <w:marTop w:val="0"/>
      <w:marBottom w:val="0"/>
      <w:divBdr>
        <w:top w:val="none" w:sz="0" w:space="0" w:color="auto"/>
        <w:left w:val="none" w:sz="0" w:space="0" w:color="auto"/>
        <w:bottom w:val="none" w:sz="0" w:space="0" w:color="auto"/>
        <w:right w:val="none" w:sz="0" w:space="0" w:color="auto"/>
      </w:divBdr>
    </w:div>
    <w:div w:id="677538459">
      <w:bodyDiv w:val="1"/>
      <w:marLeft w:val="0"/>
      <w:marRight w:val="0"/>
      <w:marTop w:val="0"/>
      <w:marBottom w:val="0"/>
      <w:divBdr>
        <w:top w:val="none" w:sz="0" w:space="0" w:color="auto"/>
        <w:left w:val="none" w:sz="0" w:space="0" w:color="auto"/>
        <w:bottom w:val="none" w:sz="0" w:space="0" w:color="auto"/>
        <w:right w:val="none" w:sz="0" w:space="0" w:color="auto"/>
      </w:divBdr>
    </w:div>
    <w:div w:id="677931603">
      <w:marLeft w:val="640"/>
      <w:marRight w:val="0"/>
      <w:marTop w:val="0"/>
      <w:marBottom w:val="0"/>
      <w:divBdr>
        <w:top w:val="none" w:sz="0" w:space="0" w:color="auto"/>
        <w:left w:val="none" w:sz="0" w:space="0" w:color="auto"/>
        <w:bottom w:val="none" w:sz="0" w:space="0" w:color="auto"/>
        <w:right w:val="none" w:sz="0" w:space="0" w:color="auto"/>
      </w:divBdr>
    </w:div>
    <w:div w:id="678316468">
      <w:marLeft w:val="640"/>
      <w:marRight w:val="0"/>
      <w:marTop w:val="0"/>
      <w:marBottom w:val="0"/>
      <w:divBdr>
        <w:top w:val="none" w:sz="0" w:space="0" w:color="auto"/>
        <w:left w:val="none" w:sz="0" w:space="0" w:color="auto"/>
        <w:bottom w:val="none" w:sz="0" w:space="0" w:color="auto"/>
        <w:right w:val="none" w:sz="0" w:space="0" w:color="auto"/>
      </w:divBdr>
    </w:div>
    <w:div w:id="679236842">
      <w:marLeft w:val="640"/>
      <w:marRight w:val="0"/>
      <w:marTop w:val="0"/>
      <w:marBottom w:val="0"/>
      <w:divBdr>
        <w:top w:val="none" w:sz="0" w:space="0" w:color="auto"/>
        <w:left w:val="none" w:sz="0" w:space="0" w:color="auto"/>
        <w:bottom w:val="none" w:sz="0" w:space="0" w:color="auto"/>
        <w:right w:val="none" w:sz="0" w:space="0" w:color="auto"/>
      </w:divBdr>
    </w:div>
    <w:div w:id="679426775">
      <w:marLeft w:val="640"/>
      <w:marRight w:val="0"/>
      <w:marTop w:val="0"/>
      <w:marBottom w:val="0"/>
      <w:divBdr>
        <w:top w:val="none" w:sz="0" w:space="0" w:color="auto"/>
        <w:left w:val="none" w:sz="0" w:space="0" w:color="auto"/>
        <w:bottom w:val="none" w:sz="0" w:space="0" w:color="auto"/>
        <w:right w:val="none" w:sz="0" w:space="0" w:color="auto"/>
      </w:divBdr>
    </w:div>
    <w:div w:id="679890138">
      <w:marLeft w:val="640"/>
      <w:marRight w:val="0"/>
      <w:marTop w:val="0"/>
      <w:marBottom w:val="0"/>
      <w:divBdr>
        <w:top w:val="none" w:sz="0" w:space="0" w:color="auto"/>
        <w:left w:val="none" w:sz="0" w:space="0" w:color="auto"/>
        <w:bottom w:val="none" w:sz="0" w:space="0" w:color="auto"/>
        <w:right w:val="none" w:sz="0" w:space="0" w:color="auto"/>
      </w:divBdr>
    </w:div>
    <w:div w:id="682053849">
      <w:marLeft w:val="640"/>
      <w:marRight w:val="0"/>
      <w:marTop w:val="0"/>
      <w:marBottom w:val="0"/>
      <w:divBdr>
        <w:top w:val="none" w:sz="0" w:space="0" w:color="auto"/>
        <w:left w:val="none" w:sz="0" w:space="0" w:color="auto"/>
        <w:bottom w:val="none" w:sz="0" w:space="0" w:color="auto"/>
        <w:right w:val="none" w:sz="0" w:space="0" w:color="auto"/>
      </w:divBdr>
    </w:div>
    <w:div w:id="682249371">
      <w:marLeft w:val="640"/>
      <w:marRight w:val="0"/>
      <w:marTop w:val="0"/>
      <w:marBottom w:val="0"/>
      <w:divBdr>
        <w:top w:val="none" w:sz="0" w:space="0" w:color="auto"/>
        <w:left w:val="none" w:sz="0" w:space="0" w:color="auto"/>
        <w:bottom w:val="none" w:sz="0" w:space="0" w:color="auto"/>
        <w:right w:val="none" w:sz="0" w:space="0" w:color="auto"/>
      </w:divBdr>
    </w:div>
    <w:div w:id="682561238">
      <w:marLeft w:val="640"/>
      <w:marRight w:val="0"/>
      <w:marTop w:val="0"/>
      <w:marBottom w:val="0"/>
      <w:divBdr>
        <w:top w:val="none" w:sz="0" w:space="0" w:color="auto"/>
        <w:left w:val="none" w:sz="0" w:space="0" w:color="auto"/>
        <w:bottom w:val="none" w:sz="0" w:space="0" w:color="auto"/>
        <w:right w:val="none" w:sz="0" w:space="0" w:color="auto"/>
      </w:divBdr>
    </w:div>
    <w:div w:id="684088853">
      <w:marLeft w:val="640"/>
      <w:marRight w:val="0"/>
      <w:marTop w:val="0"/>
      <w:marBottom w:val="0"/>
      <w:divBdr>
        <w:top w:val="none" w:sz="0" w:space="0" w:color="auto"/>
        <w:left w:val="none" w:sz="0" w:space="0" w:color="auto"/>
        <w:bottom w:val="none" w:sz="0" w:space="0" w:color="auto"/>
        <w:right w:val="none" w:sz="0" w:space="0" w:color="auto"/>
      </w:divBdr>
    </w:div>
    <w:div w:id="684673653">
      <w:marLeft w:val="640"/>
      <w:marRight w:val="0"/>
      <w:marTop w:val="0"/>
      <w:marBottom w:val="0"/>
      <w:divBdr>
        <w:top w:val="none" w:sz="0" w:space="0" w:color="auto"/>
        <w:left w:val="none" w:sz="0" w:space="0" w:color="auto"/>
        <w:bottom w:val="none" w:sz="0" w:space="0" w:color="auto"/>
        <w:right w:val="none" w:sz="0" w:space="0" w:color="auto"/>
      </w:divBdr>
    </w:div>
    <w:div w:id="686178482">
      <w:marLeft w:val="640"/>
      <w:marRight w:val="0"/>
      <w:marTop w:val="0"/>
      <w:marBottom w:val="0"/>
      <w:divBdr>
        <w:top w:val="none" w:sz="0" w:space="0" w:color="auto"/>
        <w:left w:val="none" w:sz="0" w:space="0" w:color="auto"/>
        <w:bottom w:val="none" w:sz="0" w:space="0" w:color="auto"/>
        <w:right w:val="none" w:sz="0" w:space="0" w:color="auto"/>
      </w:divBdr>
    </w:div>
    <w:div w:id="686492127">
      <w:marLeft w:val="640"/>
      <w:marRight w:val="0"/>
      <w:marTop w:val="0"/>
      <w:marBottom w:val="0"/>
      <w:divBdr>
        <w:top w:val="none" w:sz="0" w:space="0" w:color="auto"/>
        <w:left w:val="none" w:sz="0" w:space="0" w:color="auto"/>
        <w:bottom w:val="none" w:sz="0" w:space="0" w:color="auto"/>
        <w:right w:val="none" w:sz="0" w:space="0" w:color="auto"/>
      </w:divBdr>
    </w:div>
    <w:div w:id="687100873">
      <w:marLeft w:val="640"/>
      <w:marRight w:val="0"/>
      <w:marTop w:val="0"/>
      <w:marBottom w:val="0"/>
      <w:divBdr>
        <w:top w:val="none" w:sz="0" w:space="0" w:color="auto"/>
        <w:left w:val="none" w:sz="0" w:space="0" w:color="auto"/>
        <w:bottom w:val="none" w:sz="0" w:space="0" w:color="auto"/>
        <w:right w:val="none" w:sz="0" w:space="0" w:color="auto"/>
      </w:divBdr>
    </w:div>
    <w:div w:id="687177184">
      <w:marLeft w:val="640"/>
      <w:marRight w:val="0"/>
      <w:marTop w:val="0"/>
      <w:marBottom w:val="0"/>
      <w:divBdr>
        <w:top w:val="none" w:sz="0" w:space="0" w:color="auto"/>
        <w:left w:val="none" w:sz="0" w:space="0" w:color="auto"/>
        <w:bottom w:val="none" w:sz="0" w:space="0" w:color="auto"/>
        <w:right w:val="none" w:sz="0" w:space="0" w:color="auto"/>
      </w:divBdr>
    </w:div>
    <w:div w:id="688458124">
      <w:marLeft w:val="640"/>
      <w:marRight w:val="0"/>
      <w:marTop w:val="0"/>
      <w:marBottom w:val="0"/>
      <w:divBdr>
        <w:top w:val="none" w:sz="0" w:space="0" w:color="auto"/>
        <w:left w:val="none" w:sz="0" w:space="0" w:color="auto"/>
        <w:bottom w:val="none" w:sz="0" w:space="0" w:color="auto"/>
        <w:right w:val="none" w:sz="0" w:space="0" w:color="auto"/>
      </w:divBdr>
    </w:div>
    <w:div w:id="688481829">
      <w:marLeft w:val="640"/>
      <w:marRight w:val="0"/>
      <w:marTop w:val="0"/>
      <w:marBottom w:val="0"/>
      <w:divBdr>
        <w:top w:val="none" w:sz="0" w:space="0" w:color="auto"/>
        <w:left w:val="none" w:sz="0" w:space="0" w:color="auto"/>
        <w:bottom w:val="none" w:sz="0" w:space="0" w:color="auto"/>
        <w:right w:val="none" w:sz="0" w:space="0" w:color="auto"/>
      </w:divBdr>
    </w:div>
    <w:div w:id="688722574">
      <w:marLeft w:val="640"/>
      <w:marRight w:val="0"/>
      <w:marTop w:val="0"/>
      <w:marBottom w:val="0"/>
      <w:divBdr>
        <w:top w:val="none" w:sz="0" w:space="0" w:color="auto"/>
        <w:left w:val="none" w:sz="0" w:space="0" w:color="auto"/>
        <w:bottom w:val="none" w:sz="0" w:space="0" w:color="auto"/>
        <w:right w:val="none" w:sz="0" w:space="0" w:color="auto"/>
      </w:divBdr>
    </w:div>
    <w:div w:id="689527033">
      <w:marLeft w:val="640"/>
      <w:marRight w:val="0"/>
      <w:marTop w:val="0"/>
      <w:marBottom w:val="0"/>
      <w:divBdr>
        <w:top w:val="none" w:sz="0" w:space="0" w:color="auto"/>
        <w:left w:val="none" w:sz="0" w:space="0" w:color="auto"/>
        <w:bottom w:val="none" w:sz="0" w:space="0" w:color="auto"/>
        <w:right w:val="none" w:sz="0" w:space="0" w:color="auto"/>
      </w:divBdr>
    </w:div>
    <w:div w:id="689721071">
      <w:marLeft w:val="640"/>
      <w:marRight w:val="0"/>
      <w:marTop w:val="0"/>
      <w:marBottom w:val="0"/>
      <w:divBdr>
        <w:top w:val="none" w:sz="0" w:space="0" w:color="auto"/>
        <w:left w:val="none" w:sz="0" w:space="0" w:color="auto"/>
        <w:bottom w:val="none" w:sz="0" w:space="0" w:color="auto"/>
        <w:right w:val="none" w:sz="0" w:space="0" w:color="auto"/>
      </w:divBdr>
    </w:div>
    <w:div w:id="689793345">
      <w:marLeft w:val="640"/>
      <w:marRight w:val="0"/>
      <w:marTop w:val="0"/>
      <w:marBottom w:val="0"/>
      <w:divBdr>
        <w:top w:val="none" w:sz="0" w:space="0" w:color="auto"/>
        <w:left w:val="none" w:sz="0" w:space="0" w:color="auto"/>
        <w:bottom w:val="none" w:sz="0" w:space="0" w:color="auto"/>
        <w:right w:val="none" w:sz="0" w:space="0" w:color="auto"/>
      </w:divBdr>
    </w:div>
    <w:div w:id="692264400">
      <w:marLeft w:val="640"/>
      <w:marRight w:val="0"/>
      <w:marTop w:val="0"/>
      <w:marBottom w:val="0"/>
      <w:divBdr>
        <w:top w:val="none" w:sz="0" w:space="0" w:color="auto"/>
        <w:left w:val="none" w:sz="0" w:space="0" w:color="auto"/>
        <w:bottom w:val="none" w:sz="0" w:space="0" w:color="auto"/>
        <w:right w:val="none" w:sz="0" w:space="0" w:color="auto"/>
      </w:divBdr>
    </w:div>
    <w:div w:id="692999820">
      <w:marLeft w:val="640"/>
      <w:marRight w:val="0"/>
      <w:marTop w:val="0"/>
      <w:marBottom w:val="0"/>
      <w:divBdr>
        <w:top w:val="none" w:sz="0" w:space="0" w:color="auto"/>
        <w:left w:val="none" w:sz="0" w:space="0" w:color="auto"/>
        <w:bottom w:val="none" w:sz="0" w:space="0" w:color="auto"/>
        <w:right w:val="none" w:sz="0" w:space="0" w:color="auto"/>
      </w:divBdr>
    </w:div>
    <w:div w:id="693265039">
      <w:marLeft w:val="640"/>
      <w:marRight w:val="0"/>
      <w:marTop w:val="0"/>
      <w:marBottom w:val="0"/>
      <w:divBdr>
        <w:top w:val="none" w:sz="0" w:space="0" w:color="auto"/>
        <w:left w:val="none" w:sz="0" w:space="0" w:color="auto"/>
        <w:bottom w:val="none" w:sz="0" w:space="0" w:color="auto"/>
        <w:right w:val="none" w:sz="0" w:space="0" w:color="auto"/>
      </w:divBdr>
    </w:div>
    <w:div w:id="693461559">
      <w:marLeft w:val="640"/>
      <w:marRight w:val="0"/>
      <w:marTop w:val="0"/>
      <w:marBottom w:val="0"/>
      <w:divBdr>
        <w:top w:val="none" w:sz="0" w:space="0" w:color="auto"/>
        <w:left w:val="none" w:sz="0" w:space="0" w:color="auto"/>
        <w:bottom w:val="none" w:sz="0" w:space="0" w:color="auto"/>
        <w:right w:val="none" w:sz="0" w:space="0" w:color="auto"/>
      </w:divBdr>
    </w:div>
    <w:div w:id="693462251">
      <w:marLeft w:val="640"/>
      <w:marRight w:val="0"/>
      <w:marTop w:val="0"/>
      <w:marBottom w:val="0"/>
      <w:divBdr>
        <w:top w:val="none" w:sz="0" w:space="0" w:color="auto"/>
        <w:left w:val="none" w:sz="0" w:space="0" w:color="auto"/>
        <w:bottom w:val="none" w:sz="0" w:space="0" w:color="auto"/>
        <w:right w:val="none" w:sz="0" w:space="0" w:color="auto"/>
      </w:divBdr>
    </w:div>
    <w:div w:id="693698677">
      <w:marLeft w:val="640"/>
      <w:marRight w:val="0"/>
      <w:marTop w:val="0"/>
      <w:marBottom w:val="0"/>
      <w:divBdr>
        <w:top w:val="none" w:sz="0" w:space="0" w:color="auto"/>
        <w:left w:val="none" w:sz="0" w:space="0" w:color="auto"/>
        <w:bottom w:val="none" w:sz="0" w:space="0" w:color="auto"/>
        <w:right w:val="none" w:sz="0" w:space="0" w:color="auto"/>
      </w:divBdr>
    </w:div>
    <w:div w:id="695037091">
      <w:marLeft w:val="640"/>
      <w:marRight w:val="0"/>
      <w:marTop w:val="0"/>
      <w:marBottom w:val="0"/>
      <w:divBdr>
        <w:top w:val="none" w:sz="0" w:space="0" w:color="auto"/>
        <w:left w:val="none" w:sz="0" w:space="0" w:color="auto"/>
        <w:bottom w:val="none" w:sz="0" w:space="0" w:color="auto"/>
        <w:right w:val="none" w:sz="0" w:space="0" w:color="auto"/>
      </w:divBdr>
    </w:div>
    <w:div w:id="695232437">
      <w:marLeft w:val="640"/>
      <w:marRight w:val="0"/>
      <w:marTop w:val="0"/>
      <w:marBottom w:val="0"/>
      <w:divBdr>
        <w:top w:val="none" w:sz="0" w:space="0" w:color="auto"/>
        <w:left w:val="none" w:sz="0" w:space="0" w:color="auto"/>
        <w:bottom w:val="none" w:sz="0" w:space="0" w:color="auto"/>
        <w:right w:val="none" w:sz="0" w:space="0" w:color="auto"/>
      </w:divBdr>
    </w:div>
    <w:div w:id="695353156">
      <w:bodyDiv w:val="1"/>
      <w:marLeft w:val="0"/>
      <w:marRight w:val="0"/>
      <w:marTop w:val="0"/>
      <w:marBottom w:val="0"/>
      <w:divBdr>
        <w:top w:val="none" w:sz="0" w:space="0" w:color="auto"/>
        <w:left w:val="none" w:sz="0" w:space="0" w:color="auto"/>
        <w:bottom w:val="none" w:sz="0" w:space="0" w:color="auto"/>
        <w:right w:val="none" w:sz="0" w:space="0" w:color="auto"/>
      </w:divBdr>
      <w:divsChild>
        <w:div w:id="1133926">
          <w:marLeft w:val="640"/>
          <w:marRight w:val="0"/>
          <w:marTop w:val="0"/>
          <w:marBottom w:val="0"/>
          <w:divBdr>
            <w:top w:val="none" w:sz="0" w:space="0" w:color="auto"/>
            <w:left w:val="none" w:sz="0" w:space="0" w:color="auto"/>
            <w:bottom w:val="none" w:sz="0" w:space="0" w:color="auto"/>
            <w:right w:val="none" w:sz="0" w:space="0" w:color="auto"/>
          </w:divBdr>
        </w:div>
        <w:div w:id="27147105">
          <w:marLeft w:val="640"/>
          <w:marRight w:val="0"/>
          <w:marTop w:val="0"/>
          <w:marBottom w:val="0"/>
          <w:divBdr>
            <w:top w:val="none" w:sz="0" w:space="0" w:color="auto"/>
            <w:left w:val="none" w:sz="0" w:space="0" w:color="auto"/>
            <w:bottom w:val="none" w:sz="0" w:space="0" w:color="auto"/>
            <w:right w:val="none" w:sz="0" w:space="0" w:color="auto"/>
          </w:divBdr>
        </w:div>
        <w:div w:id="40833992">
          <w:marLeft w:val="640"/>
          <w:marRight w:val="0"/>
          <w:marTop w:val="0"/>
          <w:marBottom w:val="0"/>
          <w:divBdr>
            <w:top w:val="none" w:sz="0" w:space="0" w:color="auto"/>
            <w:left w:val="none" w:sz="0" w:space="0" w:color="auto"/>
            <w:bottom w:val="none" w:sz="0" w:space="0" w:color="auto"/>
            <w:right w:val="none" w:sz="0" w:space="0" w:color="auto"/>
          </w:divBdr>
        </w:div>
        <w:div w:id="61687342">
          <w:marLeft w:val="640"/>
          <w:marRight w:val="0"/>
          <w:marTop w:val="0"/>
          <w:marBottom w:val="0"/>
          <w:divBdr>
            <w:top w:val="none" w:sz="0" w:space="0" w:color="auto"/>
            <w:left w:val="none" w:sz="0" w:space="0" w:color="auto"/>
            <w:bottom w:val="none" w:sz="0" w:space="0" w:color="auto"/>
            <w:right w:val="none" w:sz="0" w:space="0" w:color="auto"/>
          </w:divBdr>
        </w:div>
        <w:div w:id="71124000">
          <w:marLeft w:val="640"/>
          <w:marRight w:val="0"/>
          <w:marTop w:val="0"/>
          <w:marBottom w:val="0"/>
          <w:divBdr>
            <w:top w:val="none" w:sz="0" w:space="0" w:color="auto"/>
            <w:left w:val="none" w:sz="0" w:space="0" w:color="auto"/>
            <w:bottom w:val="none" w:sz="0" w:space="0" w:color="auto"/>
            <w:right w:val="none" w:sz="0" w:space="0" w:color="auto"/>
          </w:divBdr>
        </w:div>
        <w:div w:id="84346367">
          <w:marLeft w:val="640"/>
          <w:marRight w:val="0"/>
          <w:marTop w:val="0"/>
          <w:marBottom w:val="0"/>
          <w:divBdr>
            <w:top w:val="none" w:sz="0" w:space="0" w:color="auto"/>
            <w:left w:val="none" w:sz="0" w:space="0" w:color="auto"/>
            <w:bottom w:val="none" w:sz="0" w:space="0" w:color="auto"/>
            <w:right w:val="none" w:sz="0" w:space="0" w:color="auto"/>
          </w:divBdr>
        </w:div>
        <w:div w:id="97608546">
          <w:marLeft w:val="640"/>
          <w:marRight w:val="0"/>
          <w:marTop w:val="0"/>
          <w:marBottom w:val="0"/>
          <w:divBdr>
            <w:top w:val="none" w:sz="0" w:space="0" w:color="auto"/>
            <w:left w:val="none" w:sz="0" w:space="0" w:color="auto"/>
            <w:bottom w:val="none" w:sz="0" w:space="0" w:color="auto"/>
            <w:right w:val="none" w:sz="0" w:space="0" w:color="auto"/>
          </w:divBdr>
        </w:div>
        <w:div w:id="123547994">
          <w:marLeft w:val="640"/>
          <w:marRight w:val="0"/>
          <w:marTop w:val="0"/>
          <w:marBottom w:val="0"/>
          <w:divBdr>
            <w:top w:val="none" w:sz="0" w:space="0" w:color="auto"/>
            <w:left w:val="none" w:sz="0" w:space="0" w:color="auto"/>
            <w:bottom w:val="none" w:sz="0" w:space="0" w:color="auto"/>
            <w:right w:val="none" w:sz="0" w:space="0" w:color="auto"/>
          </w:divBdr>
        </w:div>
        <w:div w:id="144441540">
          <w:marLeft w:val="640"/>
          <w:marRight w:val="0"/>
          <w:marTop w:val="0"/>
          <w:marBottom w:val="0"/>
          <w:divBdr>
            <w:top w:val="none" w:sz="0" w:space="0" w:color="auto"/>
            <w:left w:val="none" w:sz="0" w:space="0" w:color="auto"/>
            <w:bottom w:val="none" w:sz="0" w:space="0" w:color="auto"/>
            <w:right w:val="none" w:sz="0" w:space="0" w:color="auto"/>
          </w:divBdr>
        </w:div>
        <w:div w:id="177037812">
          <w:marLeft w:val="640"/>
          <w:marRight w:val="0"/>
          <w:marTop w:val="0"/>
          <w:marBottom w:val="0"/>
          <w:divBdr>
            <w:top w:val="none" w:sz="0" w:space="0" w:color="auto"/>
            <w:left w:val="none" w:sz="0" w:space="0" w:color="auto"/>
            <w:bottom w:val="none" w:sz="0" w:space="0" w:color="auto"/>
            <w:right w:val="none" w:sz="0" w:space="0" w:color="auto"/>
          </w:divBdr>
        </w:div>
        <w:div w:id="211036540">
          <w:marLeft w:val="640"/>
          <w:marRight w:val="0"/>
          <w:marTop w:val="0"/>
          <w:marBottom w:val="0"/>
          <w:divBdr>
            <w:top w:val="none" w:sz="0" w:space="0" w:color="auto"/>
            <w:left w:val="none" w:sz="0" w:space="0" w:color="auto"/>
            <w:bottom w:val="none" w:sz="0" w:space="0" w:color="auto"/>
            <w:right w:val="none" w:sz="0" w:space="0" w:color="auto"/>
          </w:divBdr>
        </w:div>
        <w:div w:id="218441229">
          <w:marLeft w:val="640"/>
          <w:marRight w:val="0"/>
          <w:marTop w:val="0"/>
          <w:marBottom w:val="0"/>
          <w:divBdr>
            <w:top w:val="none" w:sz="0" w:space="0" w:color="auto"/>
            <w:left w:val="none" w:sz="0" w:space="0" w:color="auto"/>
            <w:bottom w:val="none" w:sz="0" w:space="0" w:color="auto"/>
            <w:right w:val="none" w:sz="0" w:space="0" w:color="auto"/>
          </w:divBdr>
        </w:div>
        <w:div w:id="224728493">
          <w:marLeft w:val="640"/>
          <w:marRight w:val="0"/>
          <w:marTop w:val="0"/>
          <w:marBottom w:val="0"/>
          <w:divBdr>
            <w:top w:val="none" w:sz="0" w:space="0" w:color="auto"/>
            <w:left w:val="none" w:sz="0" w:space="0" w:color="auto"/>
            <w:bottom w:val="none" w:sz="0" w:space="0" w:color="auto"/>
            <w:right w:val="none" w:sz="0" w:space="0" w:color="auto"/>
          </w:divBdr>
        </w:div>
        <w:div w:id="255525333">
          <w:marLeft w:val="640"/>
          <w:marRight w:val="0"/>
          <w:marTop w:val="0"/>
          <w:marBottom w:val="0"/>
          <w:divBdr>
            <w:top w:val="none" w:sz="0" w:space="0" w:color="auto"/>
            <w:left w:val="none" w:sz="0" w:space="0" w:color="auto"/>
            <w:bottom w:val="none" w:sz="0" w:space="0" w:color="auto"/>
            <w:right w:val="none" w:sz="0" w:space="0" w:color="auto"/>
          </w:divBdr>
        </w:div>
        <w:div w:id="317927636">
          <w:marLeft w:val="640"/>
          <w:marRight w:val="0"/>
          <w:marTop w:val="0"/>
          <w:marBottom w:val="0"/>
          <w:divBdr>
            <w:top w:val="none" w:sz="0" w:space="0" w:color="auto"/>
            <w:left w:val="none" w:sz="0" w:space="0" w:color="auto"/>
            <w:bottom w:val="none" w:sz="0" w:space="0" w:color="auto"/>
            <w:right w:val="none" w:sz="0" w:space="0" w:color="auto"/>
          </w:divBdr>
        </w:div>
        <w:div w:id="335571101">
          <w:marLeft w:val="640"/>
          <w:marRight w:val="0"/>
          <w:marTop w:val="0"/>
          <w:marBottom w:val="0"/>
          <w:divBdr>
            <w:top w:val="none" w:sz="0" w:space="0" w:color="auto"/>
            <w:left w:val="none" w:sz="0" w:space="0" w:color="auto"/>
            <w:bottom w:val="none" w:sz="0" w:space="0" w:color="auto"/>
            <w:right w:val="none" w:sz="0" w:space="0" w:color="auto"/>
          </w:divBdr>
        </w:div>
        <w:div w:id="338118516">
          <w:marLeft w:val="640"/>
          <w:marRight w:val="0"/>
          <w:marTop w:val="0"/>
          <w:marBottom w:val="0"/>
          <w:divBdr>
            <w:top w:val="none" w:sz="0" w:space="0" w:color="auto"/>
            <w:left w:val="none" w:sz="0" w:space="0" w:color="auto"/>
            <w:bottom w:val="none" w:sz="0" w:space="0" w:color="auto"/>
            <w:right w:val="none" w:sz="0" w:space="0" w:color="auto"/>
          </w:divBdr>
        </w:div>
        <w:div w:id="340549788">
          <w:marLeft w:val="640"/>
          <w:marRight w:val="0"/>
          <w:marTop w:val="0"/>
          <w:marBottom w:val="0"/>
          <w:divBdr>
            <w:top w:val="none" w:sz="0" w:space="0" w:color="auto"/>
            <w:left w:val="none" w:sz="0" w:space="0" w:color="auto"/>
            <w:bottom w:val="none" w:sz="0" w:space="0" w:color="auto"/>
            <w:right w:val="none" w:sz="0" w:space="0" w:color="auto"/>
          </w:divBdr>
        </w:div>
        <w:div w:id="342511824">
          <w:marLeft w:val="640"/>
          <w:marRight w:val="0"/>
          <w:marTop w:val="0"/>
          <w:marBottom w:val="0"/>
          <w:divBdr>
            <w:top w:val="none" w:sz="0" w:space="0" w:color="auto"/>
            <w:left w:val="none" w:sz="0" w:space="0" w:color="auto"/>
            <w:bottom w:val="none" w:sz="0" w:space="0" w:color="auto"/>
            <w:right w:val="none" w:sz="0" w:space="0" w:color="auto"/>
          </w:divBdr>
        </w:div>
        <w:div w:id="343213744">
          <w:marLeft w:val="640"/>
          <w:marRight w:val="0"/>
          <w:marTop w:val="0"/>
          <w:marBottom w:val="0"/>
          <w:divBdr>
            <w:top w:val="none" w:sz="0" w:space="0" w:color="auto"/>
            <w:left w:val="none" w:sz="0" w:space="0" w:color="auto"/>
            <w:bottom w:val="none" w:sz="0" w:space="0" w:color="auto"/>
            <w:right w:val="none" w:sz="0" w:space="0" w:color="auto"/>
          </w:divBdr>
        </w:div>
        <w:div w:id="344402514">
          <w:marLeft w:val="640"/>
          <w:marRight w:val="0"/>
          <w:marTop w:val="0"/>
          <w:marBottom w:val="0"/>
          <w:divBdr>
            <w:top w:val="none" w:sz="0" w:space="0" w:color="auto"/>
            <w:left w:val="none" w:sz="0" w:space="0" w:color="auto"/>
            <w:bottom w:val="none" w:sz="0" w:space="0" w:color="auto"/>
            <w:right w:val="none" w:sz="0" w:space="0" w:color="auto"/>
          </w:divBdr>
        </w:div>
        <w:div w:id="370540687">
          <w:marLeft w:val="640"/>
          <w:marRight w:val="0"/>
          <w:marTop w:val="0"/>
          <w:marBottom w:val="0"/>
          <w:divBdr>
            <w:top w:val="none" w:sz="0" w:space="0" w:color="auto"/>
            <w:left w:val="none" w:sz="0" w:space="0" w:color="auto"/>
            <w:bottom w:val="none" w:sz="0" w:space="0" w:color="auto"/>
            <w:right w:val="none" w:sz="0" w:space="0" w:color="auto"/>
          </w:divBdr>
        </w:div>
        <w:div w:id="372770906">
          <w:marLeft w:val="640"/>
          <w:marRight w:val="0"/>
          <w:marTop w:val="0"/>
          <w:marBottom w:val="0"/>
          <w:divBdr>
            <w:top w:val="none" w:sz="0" w:space="0" w:color="auto"/>
            <w:left w:val="none" w:sz="0" w:space="0" w:color="auto"/>
            <w:bottom w:val="none" w:sz="0" w:space="0" w:color="auto"/>
            <w:right w:val="none" w:sz="0" w:space="0" w:color="auto"/>
          </w:divBdr>
        </w:div>
        <w:div w:id="400831859">
          <w:marLeft w:val="640"/>
          <w:marRight w:val="0"/>
          <w:marTop w:val="0"/>
          <w:marBottom w:val="0"/>
          <w:divBdr>
            <w:top w:val="none" w:sz="0" w:space="0" w:color="auto"/>
            <w:left w:val="none" w:sz="0" w:space="0" w:color="auto"/>
            <w:bottom w:val="none" w:sz="0" w:space="0" w:color="auto"/>
            <w:right w:val="none" w:sz="0" w:space="0" w:color="auto"/>
          </w:divBdr>
        </w:div>
        <w:div w:id="404840050">
          <w:marLeft w:val="640"/>
          <w:marRight w:val="0"/>
          <w:marTop w:val="0"/>
          <w:marBottom w:val="0"/>
          <w:divBdr>
            <w:top w:val="none" w:sz="0" w:space="0" w:color="auto"/>
            <w:left w:val="none" w:sz="0" w:space="0" w:color="auto"/>
            <w:bottom w:val="none" w:sz="0" w:space="0" w:color="auto"/>
            <w:right w:val="none" w:sz="0" w:space="0" w:color="auto"/>
          </w:divBdr>
        </w:div>
        <w:div w:id="412047692">
          <w:marLeft w:val="640"/>
          <w:marRight w:val="0"/>
          <w:marTop w:val="0"/>
          <w:marBottom w:val="0"/>
          <w:divBdr>
            <w:top w:val="none" w:sz="0" w:space="0" w:color="auto"/>
            <w:left w:val="none" w:sz="0" w:space="0" w:color="auto"/>
            <w:bottom w:val="none" w:sz="0" w:space="0" w:color="auto"/>
            <w:right w:val="none" w:sz="0" w:space="0" w:color="auto"/>
          </w:divBdr>
        </w:div>
        <w:div w:id="414783370">
          <w:marLeft w:val="640"/>
          <w:marRight w:val="0"/>
          <w:marTop w:val="0"/>
          <w:marBottom w:val="0"/>
          <w:divBdr>
            <w:top w:val="none" w:sz="0" w:space="0" w:color="auto"/>
            <w:left w:val="none" w:sz="0" w:space="0" w:color="auto"/>
            <w:bottom w:val="none" w:sz="0" w:space="0" w:color="auto"/>
            <w:right w:val="none" w:sz="0" w:space="0" w:color="auto"/>
          </w:divBdr>
        </w:div>
        <w:div w:id="422188704">
          <w:marLeft w:val="640"/>
          <w:marRight w:val="0"/>
          <w:marTop w:val="0"/>
          <w:marBottom w:val="0"/>
          <w:divBdr>
            <w:top w:val="none" w:sz="0" w:space="0" w:color="auto"/>
            <w:left w:val="none" w:sz="0" w:space="0" w:color="auto"/>
            <w:bottom w:val="none" w:sz="0" w:space="0" w:color="auto"/>
            <w:right w:val="none" w:sz="0" w:space="0" w:color="auto"/>
          </w:divBdr>
        </w:div>
        <w:div w:id="429663100">
          <w:marLeft w:val="640"/>
          <w:marRight w:val="0"/>
          <w:marTop w:val="0"/>
          <w:marBottom w:val="0"/>
          <w:divBdr>
            <w:top w:val="none" w:sz="0" w:space="0" w:color="auto"/>
            <w:left w:val="none" w:sz="0" w:space="0" w:color="auto"/>
            <w:bottom w:val="none" w:sz="0" w:space="0" w:color="auto"/>
            <w:right w:val="none" w:sz="0" w:space="0" w:color="auto"/>
          </w:divBdr>
        </w:div>
        <w:div w:id="434862169">
          <w:marLeft w:val="640"/>
          <w:marRight w:val="0"/>
          <w:marTop w:val="0"/>
          <w:marBottom w:val="0"/>
          <w:divBdr>
            <w:top w:val="none" w:sz="0" w:space="0" w:color="auto"/>
            <w:left w:val="none" w:sz="0" w:space="0" w:color="auto"/>
            <w:bottom w:val="none" w:sz="0" w:space="0" w:color="auto"/>
            <w:right w:val="none" w:sz="0" w:space="0" w:color="auto"/>
          </w:divBdr>
        </w:div>
        <w:div w:id="447702571">
          <w:marLeft w:val="640"/>
          <w:marRight w:val="0"/>
          <w:marTop w:val="0"/>
          <w:marBottom w:val="0"/>
          <w:divBdr>
            <w:top w:val="none" w:sz="0" w:space="0" w:color="auto"/>
            <w:left w:val="none" w:sz="0" w:space="0" w:color="auto"/>
            <w:bottom w:val="none" w:sz="0" w:space="0" w:color="auto"/>
            <w:right w:val="none" w:sz="0" w:space="0" w:color="auto"/>
          </w:divBdr>
        </w:div>
        <w:div w:id="464196975">
          <w:marLeft w:val="640"/>
          <w:marRight w:val="0"/>
          <w:marTop w:val="0"/>
          <w:marBottom w:val="0"/>
          <w:divBdr>
            <w:top w:val="none" w:sz="0" w:space="0" w:color="auto"/>
            <w:left w:val="none" w:sz="0" w:space="0" w:color="auto"/>
            <w:bottom w:val="none" w:sz="0" w:space="0" w:color="auto"/>
            <w:right w:val="none" w:sz="0" w:space="0" w:color="auto"/>
          </w:divBdr>
        </w:div>
        <w:div w:id="465054074">
          <w:marLeft w:val="640"/>
          <w:marRight w:val="0"/>
          <w:marTop w:val="0"/>
          <w:marBottom w:val="0"/>
          <w:divBdr>
            <w:top w:val="none" w:sz="0" w:space="0" w:color="auto"/>
            <w:left w:val="none" w:sz="0" w:space="0" w:color="auto"/>
            <w:bottom w:val="none" w:sz="0" w:space="0" w:color="auto"/>
            <w:right w:val="none" w:sz="0" w:space="0" w:color="auto"/>
          </w:divBdr>
        </w:div>
        <w:div w:id="535775099">
          <w:marLeft w:val="640"/>
          <w:marRight w:val="0"/>
          <w:marTop w:val="0"/>
          <w:marBottom w:val="0"/>
          <w:divBdr>
            <w:top w:val="none" w:sz="0" w:space="0" w:color="auto"/>
            <w:left w:val="none" w:sz="0" w:space="0" w:color="auto"/>
            <w:bottom w:val="none" w:sz="0" w:space="0" w:color="auto"/>
            <w:right w:val="none" w:sz="0" w:space="0" w:color="auto"/>
          </w:divBdr>
        </w:div>
        <w:div w:id="547031091">
          <w:marLeft w:val="640"/>
          <w:marRight w:val="0"/>
          <w:marTop w:val="0"/>
          <w:marBottom w:val="0"/>
          <w:divBdr>
            <w:top w:val="none" w:sz="0" w:space="0" w:color="auto"/>
            <w:left w:val="none" w:sz="0" w:space="0" w:color="auto"/>
            <w:bottom w:val="none" w:sz="0" w:space="0" w:color="auto"/>
            <w:right w:val="none" w:sz="0" w:space="0" w:color="auto"/>
          </w:divBdr>
        </w:div>
        <w:div w:id="577060179">
          <w:marLeft w:val="640"/>
          <w:marRight w:val="0"/>
          <w:marTop w:val="0"/>
          <w:marBottom w:val="0"/>
          <w:divBdr>
            <w:top w:val="none" w:sz="0" w:space="0" w:color="auto"/>
            <w:left w:val="none" w:sz="0" w:space="0" w:color="auto"/>
            <w:bottom w:val="none" w:sz="0" w:space="0" w:color="auto"/>
            <w:right w:val="none" w:sz="0" w:space="0" w:color="auto"/>
          </w:divBdr>
        </w:div>
        <w:div w:id="577714863">
          <w:marLeft w:val="640"/>
          <w:marRight w:val="0"/>
          <w:marTop w:val="0"/>
          <w:marBottom w:val="0"/>
          <w:divBdr>
            <w:top w:val="none" w:sz="0" w:space="0" w:color="auto"/>
            <w:left w:val="none" w:sz="0" w:space="0" w:color="auto"/>
            <w:bottom w:val="none" w:sz="0" w:space="0" w:color="auto"/>
            <w:right w:val="none" w:sz="0" w:space="0" w:color="auto"/>
          </w:divBdr>
        </w:div>
        <w:div w:id="596524380">
          <w:marLeft w:val="640"/>
          <w:marRight w:val="0"/>
          <w:marTop w:val="0"/>
          <w:marBottom w:val="0"/>
          <w:divBdr>
            <w:top w:val="none" w:sz="0" w:space="0" w:color="auto"/>
            <w:left w:val="none" w:sz="0" w:space="0" w:color="auto"/>
            <w:bottom w:val="none" w:sz="0" w:space="0" w:color="auto"/>
            <w:right w:val="none" w:sz="0" w:space="0" w:color="auto"/>
          </w:divBdr>
        </w:div>
        <w:div w:id="614292955">
          <w:marLeft w:val="640"/>
          <w:marRight w:val="0"/>
          <w:marTop w:val="0"/>
          <w:marBottom w:val="0"/>
          <w:divBdr>
            <w:top w:val="none" w:sz="0" w:space="0" w:color="auto"/>
            <w:left w:val="none" w:sz="0" w:space="0" w:color="auto"/>
            <w:bottom w:val="none" w:sz="0" w:space="0" w:color="auto"/>
            <w:right w:val="none" w:sz="0" w:space="0" w:color="auto"/>
          </w:divBdr>
        </w:div>
        <w:div w:id="656543443">
          <w:marLeft w:val="640"/>
          <w:marRight w:val="0"/>
          <w:marTop w:val="0"/>
          <w:marBottom w:val="0"/>
          <w:divBdr>
            <w:top w:val="none" w:sz="0" w:space="0" w:color="auto"/>
            <w:left w:val="none" w:sz="0" w:space="0" w:color="auto"/>
            <w:bottom w:val="none" w:sz="0" w:space="0" w:color="auto"/>
            <w:right w:val="none" w:sz="0" w:space="0" w:color="auto"/>
          </w:divBdr>
        </w:div>
        <w:div w:id="697242698">
          <w:marLeft w:val="640"/>
          <w:marRight w:val="0"/>
          <w:marTop w:val="0"/>
          <w:marBottom w:val="0"/>
          <w:divBdr>
            <w:top w:val="none" w:sz="0" w:space="0" w:color="auto"/>
            <w:left w:val="none" w:sz="0" w:space="0" w:color="auto"/>
            <w:bottom w:val="none" w:sz="0" w:space="0" w:color="auto"/>
            <w:right w:val="none" w:sz="0" w:space="0" w:color="auto"/>
          </w:divBdr>
        </w:div>
        <w:div w:id="698699166">
          <w:marLeft w:val="640"/>
          <w:marRight w:val="0"/>
          <w:marTop w:val="0"/>
          <w:marBottom w:val="0"/>
          <w:divBdr>
            <w:top w:val="none" w:sz="0" w:space="0" w:color="auto"/>
            <w:left w:val="none" w:sz="0" w:space="0" w:color="auto"/>
            <w:bottom w:val="none" w:sz="0" w:space="0" w:color="auto"/>
            <w:right w:val="none" w:sz="0" w:space="0" w:color="auto"/>
          </w:divBdr>
        </w:div>
        <w:div w:id="769736047">
          <w:marLeft w:val="640"/>
          <w:marRight w:val="0"/>
          <w:marTop w:val="0"/>
          <w:marBottom w:val="0"/>
          <w:divBdr>
            <w:top w:val="none" w:sz="0" w:space="0" w:color="auto"/>
            <w:left w:val="none" w:sz="0" w:space="0" w:color="auto"/>
            <w:bottom w:val="none" w:sz="0" w:space="0" w:color="auto"/>
            <w:right w:val="none" w:sz="0" w:space="0" w:color="auto"/>
          </w:divBdr>
        </w:div>
        <w:div w:id="791552289">
          <w:marLeft w:val="640"/>
          <w:marRight w:val="0"/>
          <w:marTop w:val="0"/>
          <w:marBottom w:val="0"/>
          <w:divBdr>
            <w:top w:val="none" w:sz="0" w:space="0" w:color="auto"/>
            <w:left w:val="none" w:sz="0" w:space="0" w:color="auto"/>
            <w:bottom w:val="none" w:sz="0" w:space="0" w:color="auto"/>
            <w:right w:val="none" w:sz="0" w:space="0" w:color="auto"/>
          </w:divBdr>
        </w:div>
        <w:div w:id="809250799">
          <w:marLeft w:val="640"/>
          <w:marRight w:val="0"/>
          <w:marTop w:val="0"/>
          <w:marBottom w:val="0"/>
          <w:divBdr>
            <w:top w:val="none" w:sz="0" w:space="0" w:color="auto"/>
            <w:left w:val="none" w:sz="0" w:space="0" w:color="auto"/>
            <w:bottom w:val="none" w:sz="0" w:space="0" w:color="auto"/>
            <w:right w:val="none" w:sz="0" w:space="0" w:color="auto"/>
          </w:divBdr>
        </w:div>
        <w:div w:id="891505646">
          <w:marLeft w:val="640"/>
          <w:marRight w:val="0"/>
          <w:marTop w:val="0"/>
          <w:marBottom w:val="0"/>
          <w:divBdr>
            <w:top w:val="none" w:sz="0" w:space="0" w:color="auto"/>
            <w:left w:val="none" w:sz="0" w:space="0" w:color="auto"/>
            <w:bottom w:val="none" w:sz="0" w:space="0" w:color="auto"/>
            <w:right w:val="none" w:sz="0" w:space="0" w:color="auto"/>
          </w:divBdr>
        </w:div>
        <w:div w:id="901526616">
          <w:marLeft w:val="640"/>
          <w:marRight w:val="0"/>
          <w:marTop w:val="0"/>
          <w:marBottom w:val="0"/>
          <w:divBdr>
            <w:top w:val="none" w:sz="0" w:space="0" w:color="auto"/>
            <w:left w:val="none" w:sz="0" w:space="0" w:color="auto"/>
            <w:bottom w:val="none" w:sz="0" w:space="0" w:color="auto"/>
            <w:right w:val="none" w:sz="0" w:space="0" w:color="auto"/>
          </w:divBdr>
        </w:div>
        <w:div w:id="933633630">
          <w:marLeft w:val="640"/>
          <w:marRight w:val="0"/>
          <w:marTop w:val="0"/>
          <w:marBottom w:val="0"/>
          <w:divBdr>
            <w:top w:val="none" w:sz="0" w:space="0" w:color="auto"/>
            <w:left w:val="none" w:sz="0" w:space="0" w:color="auto"/>
            <w:bottom w:val="none" w:sz="0" w:space="0" w:color="auto"/>
            <w:right w:val="none" w:sz="0" w:space="0" w:color="auto"/>
          </w:divBdr>
        </w:div>
        <w:div w:id="967778500">
          <w:marLeft w:val="640"/>
          <w:marRight w:val="0"/>
          <w:marTop w:val="0"/>
          <w:marBottom w:val="0"/>
          <w:divBdr>
            <w:top w:val="none" w:sz="0" w:space="0" w:color="auto"/>
            <w:left w:val="none" w:sz="0" w:space="0" w:color="auto"/>
            <w:bottom w:val="none" w:sz="0" w:space="0" w:color="auto"/>
            <w:right w:val="none" w:sz="0" w:space="0" w:color="auto"/>
          </w:divBdr>
        </w:div>
        <w:div w:id="1012344381">
          <w:marLeft w:val="640"/>
          <w:marRight w:val="0"/>
          <w:marTop w:val="0"/>
          <w:marBottom w:val="0"/>
          <w:divBdr>
            <w:top w:val="none" w:sz="0" w:space="0" w:color="auto"/>
            <w:left w:val="none" w:sz="0" w:space="0" w:color="auto"/>
            <w:bottom w:val="none" w:sz="0" w:space="0" w:color="auto"/>
            <w:right w:val="none" w:sz="0" w:space="0" w:color="auto"/>
          </w:divBdr>
        </w:div>
        <w:div w:id="1013603668">
          <w:marLeft w:val="640"/>
          <w:marRight w:val="0"/>
          <w:marTop w:val="0"/>
          <w:marBottom w:val="0"/>
          <w:divBdr>
            <w:top w:val="none" w:sz="0" w:space="0" w:color="auto"/>
            <w:left w:val="none" w:sz="0" w:space="0" w:color="auto"/>
            <w:bottom w:val="none" w:sz="0" w:space="0" w:color="auto"/>
            <w:right w:val="none" w:sz="0" w:space="0" w:color="auto"/>
          </w:divBdr>
        </w:div>
        <w:div w:id="1034189257">
          <w:marLeft w:val="640"/>
          <w:marRight w:val="0"/>
          <w:marTop w:val="0"/>
          <w:marBottom w:val="0"/>
          <w:divBdr>
            <w:top w:val="none" w:sz="0" w:space="0" w:color="auto"/>
            <w:left w:val="none" w:sz="0" w:space="0" w:color="auto"/>
            <w:bottom w:val="none" w:sz="0" w:space="0" w:color="auto"/>
            <w:right w:val="none" w:sz="0" w:space="0" w:color="auto"/>
          </w:divBdr>
        </w:div>
        <w:div w:id="1052313842">
          <w:marLeft w:val="640"/>
          <w:marRight w:val="0"/>
          <w:marTop w:val="0"/>
          <w:marBottom w:val="0"/>
          <w:divBdr>
            <w:top w:val="none" w:sz="0" w:space="0" w:color="auto"/>
            <w:left w:val="none" w:sz="0" w:space="0" w:color="auto"/>
            <w:bottom w:val="none" w:sz="0" w:space="0" w:color="auto"/>
            <w:right w:val="none" w:sz="0" w:space="0" w:color="auto"/>
          </w:divBdr>
        </w:div>
        <w:div w:id="1052386824">
          <w:marLeft w:val="640"/>
          <w:marRight w:val="0"/>
          <w:marTop w:val="0"/>
          <w:marBottom w:val="0"/>
          <w:divBdr>
            <w:top w:val="none" w:sz="0" w:space="0" w:color="auto"/>
            <w:left w:val="none" w:sz="0" w:space="0" w:color="auto"/>
            <w:bottom w:val="none" w:sz="0" w:space="0" w:color="auto"/>
            <w:right w:val="none" w:sz="0" w:space="0" w:color="auto"/>
          </w:divBdr>
        </w:div>
        <w:div w:id="1063211303">
          <w:marLeft w:val="640"/>
          <w:marRight w:val="0"/>
          <w:marTop w:val="0"/>
          <w:marBottom w:val="0"/>
          <w:divBdr>
            <w:top w:val="none" w:sz="0" w:space="0" w:color="auto"/>
            <w:left w:val="none" w:sz="0" w:space="0" w:color="auto"/>
            <w:bottom w:val="none" w:sz="0" w:space="0" w:color="auto"/>
            <w:right w:val="none" w:sz="0" w:space="0" w:color="auto"/>
          </w:divBdr>
        </w:div>
        <w:div w:id="1078164681">
          <w:marLeft w:val="640"/>
          <w:marRight w:val="0"/>
          <w:marTop w:val="0"/>
          <w:marBottom w:val="0"/>
          <w:divBdr>
            <w:top w:val="none" w:sz="0" w:space="0" w:color="auto"/>
            <w:left w:val="none" w:sz="0" w:space="0" w:color="auto"/>
            <w:bottom w:val="none" w:sz="0" w:space="0" w:color="auto"/>
            <w:right w:val="none" w:sz="0" w:space="0" w:color="auto"/>
          </w:divBdr>
        </w:div>
        <w:div w:id="1089889541">
          <w:marLeft w:val="640"/>
          <w:marRight w:val="0"/>
          <w:marTop w:val="0"/>
          <w:marBottom w:val="0"/>
          <w:divBdr>
            <w:top w:val="none" w:sz="0" w:space="0" w:color="auto"/>
            <w:left w:val="none" w:sz="0" w:space="0" w:color="auto"/>
            <w:bottom w:val="none" w:sz="0" w:space="0" w:color="auto"/>
            <w:right w:val="none" w:sz="0" w:space="0" w:color="auto"/>
          </w:divBdr>
        </w:div>
        <w:div w:id="1097599793">
          <w:marLeft w:val="640"/>
          <w:marRight w:val="0"/>
          <w:marTop w:val="0"/>
          <w:marBottom w:val="0"/>
          <w:divBdr>
            <w:top w:val="none" w:sz="0" w:space="0" w:color="auto"/>
            <w:left w:val="none" w:sz="0" w:space="0" w:color="auto"/>
            <w:bottom w:val="none" w:sz="0" w:space="0" w:color="auto"/>
            <w:right w:val="none" w:sz="0" w:space="0" w:color="auto"/>
          </w:divBdr>
        </w:div>
        <w:div w:id="1158156566">
          <w:marLeft w:val="640"/>
          <w:marRight w:val="0"/>
          <w:marTop w:val="0"/>
          <w:marBottom w:val="0"/>
          <w:divBdr>
            <w:top w:val="none" w:sz="0" w:space="0" w:color="auto"/>
            <w:left w:val="none" w:sz="0" w:space="0" w:color="auto"/>
            <w:bottom w:val="none" w:sz="0" w:space="0" w:color="auto"/>
            <w:right w:val="none" w:sz="0" w:space="0" w:color="auto"/>
          </w:divBdr>
        </w:div>
        <w:div w:id="1170028137">
          <w:marLeft w:val="640"/>
          <w:marRight w:val="0"/>
          <w:marTop w:val="0"/>
          <w:marBottom w:val="0"/>
          <w:divBdr>
            <w:top w:val="none" w:sz="0" w:space="0" w:color="auto"/>
            <w:left w:val="none" w:sz="0" w:space="0" w:color="auto"/>
            <w:bottom w:val="none" w:sz="0" w:space="0" w:color="auto"/>
            <w:right w:val="none" w:sz="0" w:space="0" w:color="auto"/>
          </w:divBdr>
        </w:div>
        <w:div w:id="1188256625">
          <w:marLeft w:val="640"/>
          <w:marRight w:val="0"/>
          <w:marTop w:val="0"/>
          <w:marBottom w:val="0"/>
          <w:divBdr>
            <w:top w:val="none" w:sz="0" w:space="0" w:color="auto"/>
            <w:left w:val="none" w:sz="0" w:space="0" w:color="auto"/>
            <w:bottom w:val="none" w:sz="0" w:space="0" w:color="auto"/>
            <w:right w:val="none" w:sz="0" w:space="0" w:color="auto"/>
          </w:divBdr>
        </w:div>
        <w:div w:id="1193105115">
          <w:marLeft w:val="640"/>
          <w:marRight w:val="0"/>
          <w:marTop w:val="0"/>
          <w:marBottom w:val="0"/>
          <w:divBdr>
            <w:top w:val="none" w:sz="0" w:space="0" w:color="auto"/>
            <w:left w:val="none" w:sz="0" w:space="0" w:color="auto"/>
            <w:bottom w:val="none" w:sz="0" w:space="0" w:color="auto"/>
            <w:right w:val="none" w:sz="0" w:space="0" w:color="auto"/>
          </w:divBdr>
        </w:div>
        <w:div w:id="1267350749">
          <w:marLeft w:val="640"/>
          <w:marRight w:val="0"/>
          <w:marTop w:val="0"/>
          <w:marBottom w:val="0"/>
          <w:divBdr>
            <w:top w:val="none" w:sz="0" w:space="0" w:color="auto"/>
            <w:left w:val="none" w:sz="0" w:space="0" w:color="auto"/>
            <w:bottom w:val="none" w:sz="0" w:space="0" w:color="auto"/>
            <w:right w:val="none" w:sz="0" w:space="0" w:color="auto"/>
          </w:divBdr>
        </w:div>
        <w:div w:id="1271477517">
          <w:marLeft w:val="640"/>
          <w:marRight w:val="0"/>
          <w:marTop w:val="0"/>
          <w:marBottom w:val="0"/>
          <w:divBdr>
            <w:top w:val="none" w:sz="0" w:space="0" w:color="auto"/>
            <w:left w:val="none" w:sz="0" w:space="0" w:color="auto"/>
            <w:bottom w:val="none" w:sz="0" w:space="0" w:color="auto"/>
            <w:right w:val="none" w:sz="0" w:space="0" w:color="auto"/>
          </w:divBdr>
        </w:div>
        <w:div w:id="1310205964">
          <w:marLeft w:val="640"/>
          <w:marRight w:val="0"/>
          <w:marTop w:val="0"/>
          <w:marBottom w:val="0"/>
          <w:divBdr>
            <w:top w:val="none" w:sz="0" w:space="0" w:color="auto"/>
            <w:left w:val="none" w:sz="0" w:space="0" w:color="auto"/>
            <w:bottom w:val="none" w:sz="0" w:space="0" w:color="auto"/>
            <w:right w:val="none" w:sz="0" w:space="0" w:color="auto"/>
          </w:divBdr>
        </w:div>
        <w:div w:id="1315911718">
          <w:marLeft w:val="640"/>
          <w:marRight w:val="0"/>
          <w:marTop w:val="0"/>
          <w:marBottom w:val="0"/>
          <w:divBdr>
            <w:top w:val="none" w:sz="0" w:space="0" w:color="auto"/>
            <w:left w:val="none" w:sz="0" w:space="0" w:color="auto"/>
            <w:bottom w:val="none" w:sz="0" w:space="0" w:color="auto"/>
            <w:right w:val="none" w:sz="0" w:space="0" w:color="auto"/>
          </w:divBdr>
        </w:div>
        <w:div w:id="1345285942">
          <w:marLeft w:val="640"/>
          <w:marRight w:val="0"/>
          <w:marTop w:val="0"/>
          <w:marBottom w:val="0"/>
          <w:divBdr>
            <w:top w:val="none" w:sz="0" w:space="0" w:color="auto"/>
            <w:left w:val="none" w:sz="0" w:space="0" w:color="auto"/>
            <w:bottom w:val="none" w:sz="0" w:space="0" w:color="auto"/>
            <w:right w:val="none" w:sz="0" w:space="0" w:color="auto"/>
          </w:divBdr>
        </w:div>
        <w:div w:id="1396011104">
          <w:marLeft w:val="640"/>
          <w:marRight w:val="0"/>
          <w:marTop w:val="0"/>
          <w:marBottom w:val="0"/>
          <w:divBdr>
            <w:top w:val="none" w:sz="0" w:space="0" w:color="auto"/>
            <w:left w:val="none" w:sz="0" w:space="0" w:color="auto"/>
            <w:bottom w:val="none" w:sz="0" w:space="0" w:color="auto"/>
            <w:right w:val="none" w:sz="0" w:space="0" w:color="auto"/>
          </w:divBdr>
        </w:div>
        <w:div w:id="1414088775">
          <w:marLeft w:val="640"/>
          <w:marRight w:val="0"/>
          <w:marTop w:val="0"/>
          <w:marBottom w:val="0"/>
          <w:divBdr>
            <w:top w:val="none" w:sz="0" w:space="0" w:color="auto"/>
            <w:left w:val="none" w:sz="0" w:space="0" w:color="auto"/>
            <w:bottom w:val="none" w:sz="0" w:space="0" w:color="auto"/>
            <w:right w:val="none" w:sz="0" w:space="0" w:color="auto"/>
          </w:divBdr>
        </w:div>
        <w:div w:id="1431782245">
          <w:marLeft w:val="640"/>
          <w:marRight w:val="0"/>
          <w:marTop w:val="0"/>
          <w:marBottom w:val="0"/>
          <w:divBdr>
            <w:top w:val="none" w:sz="0" w:space="0" w:color="auto"/>
            <w:left w:val="none" w:sz="0" w:space="0" w:color="auto"/>
            <w:bottom w:val="none" w:sz="0" w:space="0" w:color="auto"/>
            <w:right w:val="none" w:sz="0" w:space="0" w:color="auto"/>
          </w:divBdr>
        </w:div>
        <w:div w:id="1433041537">
          <w:marLeft w:val="640"/>
          <w:marRight w:val="0"/>
          <w:marTop w:val="0"/>
          <w:marBottom w:val="0"/>
          <w:divBdr>
            <w:top w:val="none" w:sz="0" w:space="0" w:color="auto"/>
            <w:left w:val="none" w:sz="0" w:space="0" w:color="auto"/>
            <w:bottom w:val="none" w:sz="0" w:space="0" w:color="auto"/>
            <w:right w:val="none" w:sz="0" w:space="0" w:color="auto"/>
          </w:divBdr>
        </w:div>
        <w:div w:id="1445076467">
          <w:marLeft w:val="640"/>
          <w:marRight w:val="0"/>
          <w:marTop w:val="0"/>
          <w:marBottom w:val="0"/>
          <w:divBdr>
            <w:top w:val="none" w:sz="0" w:space="0" w:color="auto"/>
            <w:left w:val="none" w:sz="0" w:space="0" w:color="auto"/>
            <w:bottom w:val="none" w:sz="0" w:space="0" w:color="auto"/>
            <w:right w:val="none" w:sz="0" w:space="0" w:color="auto"/>
          </w:divBdr>
        </w:div>
        <w:div w:id="1463688835">
          <w:marLeft w:val="640"/>
          <w:marRight w:val="0"/>
          <w:marTop w:val="0"/>
          <w:marBottom w:val="0"/>
          <w:divBdr>
            <w:top w:val="none" w:sz="0" w:space="0" w:color="auto"/>
            <w:left w:val="none" w:sz="0" w:space="0" w:color="auto"/>
            <w:bottom w:val="none" w:sz="0" w:space="0" w:color="auto"/>
            <w:right w:val="none" w:sz="0" w:space="0" w:color="auto"/>
          </w:divBdr>
        </w:div>
        <w:div w:id="1522428085">
          <w:marLeft w:val="640"/>
          <w:marRight w:val="0"/>
          <w:marTop w:val="0"/>
          <w:marBottom w:val="0"/>
          <w:divBdr>
            <w:top w:val="none" w:sz="0" w:space="0" w:color="auto"/>
            <w:left w:val="none" w:sz="0" w:space="0" w:color="auto"/>
            <w:bottom w:val="none" w:sz="0" w:space="0" w:color="auto"/>
            <w:right w:val="none" w:sz="0" w:space="0" w:color="auto"/>
          </w:divBdr>
        </w:div>
        <w:div w:id="1524901969">
          <w:marLeft w:val="640"/>
          <w:marRight w:val="0"/>
          <w:marTop w:val="0"/>
          <w:marBottom w:val="0"/>
          <w:divBdr>
            <w:top w:val="none" w:sz="0" w:space="0" w:color="auto"/>
            <w:left w:val="none" w:sz="0" w:space="0" w:color="auto"/>
            <w:bottom w:val="none" w:sz="0" w:space="0" w:color="auto"/>
            <w:right w:val="none" w:sz="0" w:space="0" w:color="auto"/>
          </w:divBdr>
        </w:div>
        <w:div w:id="1536382687">
          <w:marLeft w:val="640"/>
          <w:marRight w:val="0"/>
          <w:marTop w:val="0"/>
          <w:marBottom w:val="0"/>
          <w:divBdr>
            <w:top w:val="none" w:sz="0" w:space="0" w:color="auto"/>
            <w:left w:val="none" w:sz="0" w:space="0" w:color="auto"/>
            <w:bottom w:val="none" w:sz="0" w:space="0" w:color="auto"/>
            <w:right w:val="none" w:sz="0" w:space="0" w:color="auto"/>
          </w:divBdr>
        </w:div>
        <w:div w:id="1539850906">
          <w:marLeft w:val="640"/>
          <w:marRight w:val="0"/>
          <w:marTop w:val="0"/>
          <w:marBottom w:val="0"/>
          <w:divBdr>
            <w:top w:val="none" w:sz="0" w:space="0" w:color="auto"/>
            <w:left w:val="none" w:sz="0" w:space="0" w:color="auto"/>
            <w:bottom w:val="none" w:sz="0" w:space="0" w:color="auto"/>
            <w:right w:val="none" w:sz="0" w:space="0" w:color="auto"/>
          </w:divBdr>
        </w:div>
        <w:div w:id="1553540402">
          <w:marLeft w:val="640"/>
          <w:marRight w:val="0"/>
          <w:marTop w:val="0"/>
          <w:marBottom w:val="0"/>
          <w:divBdr>
            <w:top w:val="none" w:sz="0" w:space="0" w:color="auto"/>
            <w:left w:val="none" w:sz="0" w:space="0" w:color="auto"/>
            <w:bottom w:val="none" w:sz="0" w:space="0" w:color="auto"/>
            <w:right w:val="none" w:sz="0" w:space="0" w:color="auto"/>
          </w:divBdr>
        </w:div>
        <w:div w:id="1570076511">
          <w:marLeft w:val="640"/>
          <w:marRight w:val="0"/>
          <w:marTop w:val="0"/>
          <w:marBottom w:val="0"/>
          <w:divBdr>
            <w:top w:val="none" w:sz="0" w:space="0" w:color="auto"/>
            <w:left w:val="none" w:sz="0" w:space="0" w:color="auto"/>
            <w:bottom w:val="none" w:sz="0" w:space="0" w:color="auto"/>
            <w:right w:val="none" w:sz="0" w:space="0" w:color="auto"/>
          </w:divBdr>
        </w:div>
        <w:div w:id="1579948540">
          <w:marLeft w:val="640"/>
          <w:marRight w:val="0"/>
          <w:marTop w:val="0"/>
          <w:marBottom w:val="0"/>
          <w:divBdr>
            <w:top w:val="none" w:sz="0" w:space="0" w:color="auto"/>
            <w:left w:val="none" w:sz="0" w:space="0" w:color="auto"/>
            <w:bottom w:val="none" w:sz="0" w:space="0" w:color="auto"/>
            <w:right w:val="none" w:sz="0" w:space="0" w:color="auto"/>
          </w:divBdr>
        </w:div>
        <w:div w:id="1621375763">
          <w:marLeft w:val="640"/>
          <w:marRight w:val="0"/>
          <w:marTop w:val="0"/>
          <w:marBottom w:val="0"/>
          <w:divBdr>
            <w:top w:val="none" w:sz="0" w:space="0" w:color="auto"/>
            <w:left w:val="none" w:sz="0" w:space="0" w:color="auto"/>
            <w:bottom w:val="none" w:sz="0" w:space="0" w:color="auto"/>
            <w:right w:val="none" w:sz="0" w:space="0" w:color="auto"/>
          </w:divBdr>
        </w:div>
        <w:div w:id="1628316866">
          <w:marLeft w:val="640"/>
          <w:marRight w:val="0"/>
          <w:marTop w:val="0"/>
          <w:marBottom w:val="0"/>
          <w:divBdr>
            <w:top w:val="none" w:sz="0" w:space="0" w:color="auto"/>
            <w:left w:val="none" w:sz="0" w:space="0" w:color="auto"/>
            <w:bottom w:val="none" w:sz="0" w:space="0" w:color="auto"/>
            <w:right w:val="none" w:sz="0" w:space="0" w:color="auto"/>
          </w:divBdr>
        </w:div>
        <w:div w:id="1637756093">
          <w:marLeft w:val="640"/>
          <w:marRight w:val="0"/>
          <w:marTop w:val="0"/>
          <w:marBottom w:val="0"/>
          <w:divBdr>
            <w:top w:val="none" w:sz="0" w:space="0" w:color="auto"/>
            <w:left w:val="none" w:sz="0" w:space="0" w:color="auto"/>
            <w:bottom w:val="none" w:sz="0" w:space="0" w:color="auto"/>
            <w:right w:val="none" w:sz="0" w:space="0" w:color="auto"/>
          </w:divBdr>
        </w:div>
        <w:div w:id="1675955825">
          <w:marLeft w:val="640"/>
          <w:marRight w:val="0"/>
          <w:marTop w:val="0"/>
          <w:marBottom w:val="0"/>
          <w:divBdr>
            <w:top w:val="none" w:sz="0" w:space="0" w:color="auto"/>
            <w:left w:val="none" w:sz="0" w:space="0" w:color="auto"/>
            <w:bottom w:val="none" w:sz="0" w:space="0" w:color="auto"/>
            <w:right w:val="none" w:sz="0" w:space="0" w:color="auto"/>
          </w:divBdr>
        </w:div>
        <w:div w:id="1680736611">
          <w:marLeft w:val="640"/>
          <w:marRight w:val="0"/>
          <w:marTop w:val="0"/>
          <w:marBottom w:val="0"/>
          <w:divBdr>
            <w:top w:val="none" w:sz="0" w:space="0" w:color="auto"/>
            <w:left w:val="none" w:sz="0" w:space="0" w:color="auto"/>
            <w:bottom w:val="none" w:sz="0" w:space="0" w:color="auto"/>
            <w:right w:val="none" w:sz="0" w:space="0" w:color="auto"/>
          </w:divBdr>
        </w:div>
        <w:div w:id="1685324051">
          <w:marLeft w:val="640"/>
          <w:marRight w:val="0"/>
          <w:marTop w:val="0"/>
          <w:marBottom w:val="0"/>
          <w:divBdr>
            <w:top w:val="none" w:sz="0" w:space="0" w:color="auto"/>
            <w:left w:val="none" w:sz="0" w:space="0" w:color="auto"/>
            <w:bottom w:val="none" w:sz="0" w:space="0" w:color="auto"/>
            <w:right w:val="none" w:sz="0" w:space="0" w:color="auto"/>
          </w:divBdr>
        </w:div>
        <w:div w:id="1694502902">
          <w:marLeft w:val="640"/>
          <w:marRight w:val="0"/>
          <w:marTop w:val="0"/>
          <w:marBottom w:val="0"/>
          <w:divBdr>
            <w:top w:val="none" w:sz="0" w:space="0" w:color="auto"/>
            <w:left w:val="none" w:sz="0" w:space="0" w:color="auto"/>
            <w:bottom w:val="none" w:sz="0" w:space="0" w:color="auto"/>
            <w:right w:val="none" w:sz="0" w:space="0" w:color="auto"/>
          </w:divBdr>
        </w:div>
        <w:div w:id="1702589596">
          <w:marLeft w:val="640"/>
          <w:marRight w:val="0"/>
          <w:marTop w:val="0"/>
          <w:marBottom w:val="0"/>
          <w:divBdr>
            <w:top w:val="none" w:sz="0" w:space="0" w:color="auto"/>
            <w:left w:val="none" w:sz="0" w:space="0" w:color="auto"/>
            <w:bottom w:val="none" w:sz="0" w:space="0" w:color="auto"/>
            <w:right w:val="none" w:sz="0" w:space="0" w:color="auto"/>
          </w:divBdr>
        </w:div>
        <w:div w:id="1724059908">
          <w:marLeft w:val="640"/>
          <w:marRight w:val="0"/>
          <w:marTop w:val="0"/>
          <w:marBottom w:val="0"/>
          <w:divBdr>
            <w:top w:val="none" w:sz="0" w:space="0" w:color="auto"/>
            <w:left w:val="none" w:sz="0" w:space="0" w:color="auto"/>
            <w:bottom w:val="none" w:sz="0" w:space="0" w:color="auto"/>
            <w:right w:val="none" w:sz="0" w:space="0" w:color="auto"/>
          </w:divBdr>
        </w:div>
        <w:div w:id="1728650137">
          <w:marLeft w:val="640"/>
          <w:marRight w:val="0"/>
          <w:marTop w:val="0"/>
          <w:marBottom w:val="0"/>
          <w:divBdr>
            <w:top w:val="none" w:sz="0" w:space="0" w:color="auto"/>
            <w:left w:val="none" w:sz="0" w:space="0" w:color="auto"/>
            <w:bottom w:val="none" w:sz="0" w:space="0" w:color="auto"/>
            <w:right w:val="none" w:sz="0" w:space="0" w:color="auto"/>
          </w:divBdr>
        </w:div>
        <w:div w:id="1765956299">
          <w:marLeft w:val="640"/>
          <w:marRight w:val="0"/>
          <w:marTop w:val="0"/>
          <w:marBottom w:val="0"/>
          <w:divBdr>
            <w:top w:val="none" w:sz="0" w:space="0" w:color="auto"/>
            <w:left w:val="none" w:sz="0" w:space="0" w:color="auto"/>
            <w:bottom w:val="none" w:sz="0" w:space="0" w:color="auto"/>
            <w:right w:val="none" w:sz="0" w:space="0" w:color="auto"/>
          </w:divBdr>
        </w:div>
        <w:div w:id="1779447984">
          <w:marLeft w:val="640"/>
          <w:marRight w:val="0"/>
          <w:marTop w:val="0"/>
          <w:marBottom w:val="0"/>
          <w:divBdr>
            <w:top w:val="none" w:sz="0" w:space="0" w:color="auto"/>
            <w:left w:val="none" w:sz="0" w:space="0" w:color="auto"/>
            <w:bottom w:val="none" w:sz="0" w:space="0" w:color="auto"/>
            <w:right w:val="none" w:sz="0" w:space="0" w:color="auto"/>
          </w:divBdr>
        </w:div>
        <w:div w:id="1781608373">
          <w:marLeft w:val="640"/>
          <w:marRight w:val="0"/>
          <w:marTop w:val="0"/>
          <w:marBottom w:val="0"/>
          <w:divBdr>
            <w:top w:val="none" w:sz="0" w:space="0" w:color="auto"/>
            <w:left w:val="none" w:sz="0" w:space="0" w:color="auto"/>
            <w:bottom w:val="none" w:sz="0" w:space="0" w:color="auto"/>
            <w:right w:val="none" w:sz="0" w:space="0" w:color="auto"/>
          </w:divBdr>
        </w:div>
        <w:div w:id="1785878331">
          <w:marLeft w:val="640"/>
          <w:marRight w:val="0"/>
          <w:marTop w:val="0"/>
          <w:marBottom w:val="0"/>
          <w:divBdr>
            <w:top w:val="none" w:sz="0" w:space="0" w:color="auto"/>
            <w:left w:val="none" w:sz="0" w:space="0" w:color="auto"/>
            <w:bottom w:val="none" w:sz="0" w:space="0" w:color="auto"/>
            <w:right w:val="none" w:sz="0" w:space="0" w:color="auto"/>
          </w:divBdr>
        </w:div>
        <w:div w:id="1796291317">
          <w:marLeft w:val="640"/>
          <w:marRight w:val="0"/>
          <w:marTop w:val="0"/>
          <w:marBottom w:val="0"/>
          <w:divBdr>
            <w:top w:val="none" w:sz="0" w:space="0" w:color="auto"/>
            <w:left w:val="none" w:sz="0" w:space="0" w:color="auto"/>
            <w:bottom w:val="none" w:sz="0" w:space="0" w:color="auto"/>
            <w:right w:val="none" w:sz="0" w:space="0" w:color="auto"/>
          </w:divBdr>
        </w:div>
        <w:div w:id="1798989300">
          <w:marLeft w:val="640"/>
          <w:marRight w:val="0"/>
          <w:marTop w:val="0"/>
          <w:marBottom w:val="0"/>
          <w:divBdr>
            <w:top w:val="none" w:sz="0" w:space="0" w:color="auto"/>
            <w:left w:val="none" w:sz="0" w:space="0" w:color="auto"/>
            <w:bottom w:val="none" w:sz="0" w:space="0" w:color="auto"/>
            <w:right w:val="none" w:sz="0" w:space="0" w:color="auto"/>
          </w:divBdr>
        </w:div>
        <w:div w:id="1815827810">
          <w:marLeft w:val="640"/>
          <w:marRight w:val="0"/>
          <w:marTop w:val="0"/>
          <w:marBottom w:val="0"/>
          <w:divBdr>
            <w:top w:val="none" w:sz="0" w:space="0" w:color="auto"/>
            <w:left w:val="none" w:sz="0" w:space="0" w:color="auto"/>
            <w:bottom w:val="none" w:sz="0" w:space="0" w:color="auto"/>
            <w:right w:val="none" w:sz="0" w:space="0" w:color="auto"/>
          </w:divBdr>
        </w:div>
        <w:div w:id="1820032802">
          <w:marLeft w:val="640"/>
          <w:marRight w:val="0"/>
          <w:marTop w:val="0"/>
          <w:marBottom w:val="0"/>
          <w:divBdr>
            <w:top w:val="none" w:sz="0" w:space="0" w:color="auto"/>
            <w:left w:val="none" w:sz="0" w:space="0" w:color="auto"/>
            <w:bottom w:val="none" w:sz="0" w:space="0" w:color="auto"/>
            <w:right w:val="none" w:sz="0" w:space="0" w:color="auto"/>
          </w:divBdr>
        </w:div>
        <w:div w:id="1839735882">
          <w:marLeft w:val="640"/>
          <w:marRight w:val="0"/>
          <w:marTop w:val="0"/>
          <w:marBottom w:val="0"/>
          <w:divBdr>
            <w:top w:val="none" w:sz="0" w:space="0" w:color="auto"/>
            <w:left w:val="none" w:sz="0" w:space="0" w:color="auto"/>
            <w:bottom w:val="none" w:sz="0" w:space="0" w:color="auto"/>
            <w:right w:val="none" w:sz="0" w:space="0" w:color="auto"/>
          </w:divBdr>
        </w:div>
        <w:div w:id="1872180456">
          <w:marLeft w:val="640"/>
          <w:marRight w:val="0"/>
          <w:marTop w:val="0"/>
          <w:marBottom w:val="0"/>
          <w:divBdr>
            <w:top w:val="none" w:sz="0" w:space="0" w:color="auto"/>
            <w:left w:val="none" w:sz="0" w:space="0" w:color="auto"/>
            <w:bottom w:val="none" w:sz="0" w:space="0" w:color="auto"/>
            <w:right w:val="none" w:sz="0" w:space="0" w:color="auto"/>
          </w:divBdr>
        </w:div>
        <w:div w:id="1891263576">
          <w:marLeft w:val="640"/>
          <w:marRight w:val="0"/>
          <w:marTop w:val="0"/>
          <w:marBottom w:val="0"/>
          <w:divBdr>
            <w:top w:val="none" w:sz="0" w:space="0" w:color="auto"/>
            <w:left w:val="none" w:sz="0" w:space="0" w:color="auto"/>
            <w:bottom w:val="none" w:sz="0" w:space="0" w:color="auto"/>
            <w:right w:val="none" w:sz="0" w:space="0" w:color="auto"/>
          </w:divBdr>
        </w:div>
        <w:div w:id="1948536730">
          <w:marLeft w:val="640"/>
          <w:marRight w:val="0"/>
          <w:marTop w:val="0"/>
          <w:marBottom w:val="0"/>
          <w:divBdr>
            <w:top w:val="none" w:sz="0" w:space="0" w:color="auto"/>
            <w:left w:val="none" w:sz="0" w:space="0" w:color="auto"/>
            <w:bottom w:val="none" w:sz="0" w:space="0" w:color="auto"/>
            <w:right w:val="none" w:sz="0" w:space="0" w:color="auto"/>
          </w:divBdr>
        </w:div>
        <w:div w:id="1971933666">
          <w:marLeft w:val="640"/>
          <w:marRight w:val="0"/>
          <w:marTop w:val="0"/>
          <w:marBottom w:val="0"/>
          <w:divBdr>
            <w:top w:val="none" w:sz="0" w:space="0" w:color="auto"/>
            <w:left w:val="none" w:sz="0" w:space="0" w:color="auto"/>
            <w:bottom w:val="none" w:sz="0" w:space="0" w:color="auto"/>
            <w:right w:val="none" w:sz="0" w:space="0" w:color="auto"/>
          </w:divBdr>
        </w:div>
        <w:div w:id="1980913069">
          <w:marLeft w:val="640"/>
          <w:marRight w:val="0"/>
          <w:marTop w:val="0"/>
          <w:marBottom w:val="0"/>
          <w:divBdr>
            <w:top w:val="none" w:sz="0" w:space="0" w:color="auto"/>
            <w:left w:val="none" w:sz="0" w:space="0" w:color="auto"/>
            <w:bottom w:val="none" w:sz="0" w:space="0" w:color="auto"/>
            <w:right w:val="none" w:sz="0" w:space="0" w:color="auto"/>
          </w:divBdr>
        </w:div>
        <w:div w:id="1988389674">
          <w:marLeft w:val="640"/>
          <w:marRight w:val="0"/>
          <w:marTop w:val="0"/>
          <w:marBottom w:val="0"/>
          <w:divBdr>
            <w:top w:val="none" w:sz="0" w:space="0" w:color="auto"/>
            <w:left w:val="none" w:sz="0" w:space="0" w:color="auto"/>
            <w:bottom w:val="none" w:sz="0" w:space="0" w:color="auto"/>
            <w:right w:val="none" w:sz="0" w:space="0" w:color="auto"/>
          </w:divBdr>
        </w:div>
        <w:div w:id="2010793762">
          <w:marLeft w:val="640"/>
          <w:marRight w:val="0"/>
          <w:marTop w:val="0"/>
          <w:marBottom w:val="0"/>
          <w:divBdr>
            <w:top w:val="none" w:sz="0" w:space="0" w:color="auto"/>
            <w:left w:val="none" w:sz="0" w:space="0" w:color="auto"/>
            <w:bottom w:val="none" w:sz="0" w:space="0" w:color="auto"/>
            <w:right w:val="none" w:sz="0" w:space="0" w:color="auto"/>
          </w:divBdr>
        </w:div>
        <w:div w:id="2056080069">
          <w:marLeft w:val="640"/>
          <w:marRight w:val="0"/>
          <w:marTop w:val="0"/>
          <w:marBottom w:val="0"/>
          <w:divBdr>
            <w:top w:val="none" w:sz="0" w:space="0" w:color="auto"/>
            <w:left w:val="none" w:sz="0" w:space="0" w:color="auto"/>
            <w:bottom w:val="none" w:sz="0" w:space="0" w:color="auto"/>
            <w:right w:val="none" w:sz="0" w:space="0" w:color="auto"/>
          </w:divBdr>
        </w:div>
        <w:div w:id="2077825409">
          <w:marLeft w:val="640"/>
          <w:marRight w:val="0"/>
          <w:marTop w:val="0"/>
          <w:marBottom w:val="0"/>
          <w:divBdr>
            <w:top w:val="none" w:sz="0" w:space="0" w:color="auto"/>
            <w:left w:val="none" w:sz="0" w:space="0" w:color="auto"/>
            <w:bottom w:val="none" w:sz="0" w:space="0" w:color="auto"/>
            <w:right w:val="none" w:sz="0" w:space="0" w:color="auto"/>
          </w:divBdr>
        </w:div>
        <w:div w:id="2079546900">
          <w:marLeft w:val="640"/>
          <w:marRight w:val="0"/>
          <w:marTop w:val="0"/>
          <w:marBottom w:val="0"/>
          <w:divBdr>
            <w:top w:val="none" w:sz="0" w:space="0" w:color="auto"/>
            <w:left w:val="none" w:sz="0" w:space="0" w:color="auto"/>
            <w:bottom w:val="none" w:sz="0" w:space="0" w:color="auto"/>
            <w:right w:val="none" w:sz="0" w:space="0" w:color="auto"/>
          </w:divBdr>
        </w:div>
        <w:div w:id="2080059272">
          <w:marLeft w:val="640"/>
          <w:marRight w:val="0"/>
          <w:marTop w:val="0"/>
          <w:marBottom w:val="0"/>
          <w:divBdr>
            <w:top w:val="none" w:sz="0" w:space="0" w:color="auto"/>
            <w:left w:val="none" w:sz="0" w:space="0" w:color="auto"/>
            <w:bottom w:val="none" w:sz="0" w:space="0" w:color="auto"/>
            <w:right w:val="none" w:sz="0" w:space="0" w:color="auto"/>
          </w:divBdr>
        </w:div>
        <w:div w:id="2116367054">
          <w:marLeft w:val="640"/>
          <w:marRight w:val="0"/>
          <w:marTop w:val="0"/>
          <w:marBottom w:val="0"/>
          <w:divBdr>
            <w:top w:val="none" w:sz="0" w:space="0" w:color="auto"/>
            <w:left w:val="none" w:sz="0" w:space="0" w:color="auto"/>
            <w:bottom w:val="none" w:sz="0" w:space="0" w:color="auto"/>
            <w:right w:val="none" w:sz="0" w:space="0" w:color="auto"/>
          </w:divBdr>
        </w:div>
        <w:div w:id="2119762280">
          <w:marLeft w:val="640"/>
          <w:marRight w:val="0"/>
          <w:marTop w:val="0"/>
          <w:marBottom w:val="0"/>
          <w:divBdr>
            <w:top w:val="none" w:sz="0" w:space="0" w:color="auto"/>
            <w:left w:val="none" w:sz="0" w:space="0" w:color="auto"/>
            <w:bottom w:val="none" w:sz="0" w:space="0" w:color="auto"/>
            <w:right w:val="none" w:sz="0" w:space="0" w:color="auto"/>
          </w:divBdr>
        </w:div>
      </w:divsChild>
    </w:div>
    <w:div w:id="695499223">
      <w:marLeft w:val="640"/>
      <w:marRight w:val="0"/>
      <w:marTop w:val="0"/>
      <w:marBottom w:val="0"/>
      <w:divBdr>
        <w:top w:val="none" w:sz="0" w:space="0" w:color="auto"/>
        <w:left w:val="none" w:sz="0" w:space="0" w:color="auto"/>
        <w:bottom w:val="none" w:sz="0" w:space="0" w:color="auto"/>
        <w:right w:val="none" w:sz="0" w:space="0" w:color="auto"/>
      </w:divBdr>
    </w:div>
    <w:div w:id="695738665">
      <w:marLeft w:val="640"/>
      <w:marRight w:val="0"/>
      <w:marTop w:val="0"/>
      <w:marBottom w:val="0"/>
      <w:divBdr>
        <w:top w:val="none" w:sz="0" w:space="0" w:color="auto"/>
        <w:left w:val="none" w:sz="0" w:space="0" w:color="auto"/>
        <w:bottom w:val="none" w:sz="0" w:space="0" w:color="auto"/>
        <w:right w:val="none" w:sz="0" w:space="0" w:color="auto"/>
      </w:divBdr>
    </w:div>
    <w:div w:id="696076422">
      <w:marLeft w:val="640"/>
      <w:marRight w:val="0"/>
      <w:marTop w:val="0"/>
      <w:marBottom w:val="0"/>
      <w:divBdr>
        <w:top w:val="none" w:sz="0" w:space="0" w:color="auto"/>
        <w:left w:val="none" w:sz="0" w:space="0" w:color="auto"/>
        <w:bottom w:val="none" w:sz="0" w:space="0" w:color="auto"/>
        <w:right w:val="none" w:sz="0" w:space="0" w:color="auto"/>
      </w:divBdr>
    </w:div>
    <w:div w:id="696194626">
      <w:marLeft w:val="640"/>
      <w:marRight w:val="0"/>
      <w:marTop w:val="0"/>
      <w:marBottom w:val="0"/>
      <w:divBdr>
        <w:top w:val="none" w:sz="0" w:space="0" w:color="auto"/>
        <w:left w:val="none" w:sz="0" w:space="0" w:color="auto"/>
        <w:bottom w:val="none" w:sz="0" w:space="0" w:color="auto"/>
        <w:right w:val="none" w:sz="0" w:space="0" w:color="auto"/>
      </w:divBdr>
    </w:div>
    <w:div w:id="696464849">
      <w:marLeft w:val="640"/>
      <w:marRight w:val="0"/>
      <w:marTop w:val="0"/>
      <w:marBottom w:val="0"/>
      <w:divBdr>
        <w:top w:val="none" w:sz="0" w:space="0" w:color="auto"/>
        <w:left w:val="none" w:sz="0" w:space="0" w:color="auto"/>
        <w:bottom w:val="none" w:sz="0" w:space="0" w:color="auto"/>
        <w:right w:val="none" w:sz="0" w:space="0" w:color="auto"/>
      </w:divBdr>
    </w:div>
    <w:div w:id="696584305">
      <w:marLeft w:val="640"/>
      <w:marRight w:val="0"/>
      <w:marTop w:val="0"/>
      <w:marBottom w:val="0"/>
      <w:divBdr>
        <w:top w:val="none" w:sz="0" w:space="0" w:color="auto"/>
        <w:left w:val="none" w:sz="0" w:space="0" w:color="auto"/>
        <w:bottom w:val="none" w:sz="0" w:space="0" w:color="auto"/>
        <w:right w:val="none" w:sz="0" w:space="0" w:color="auto"/>
      </w:divBdr>
    </w:div>
    <w:div w:id="696590597">
      <w:marLeft w:val="640"/>
      <w:marRight w:val="0"/>
      <w:marTop w:val="0"/>
      <w:marBottom w:val="0"/>
      <w:divBdr>
        <w:top w:val="none" w:sz="0" w:space="0" w:color="auto"/>
        <w:left w:val="none" w:sz="0" w:space="0" w:color="auto"/>
        <w:bottom w:val="none" w:sz="0" w:space="0" w:color="auto"/>
        <w:right w:val="none" w:sz="0" w:space="0" w:color="auto"/>
      </w:divBdr>
    </w:div>
    <w:div w:id="697121626">
      <w:marLeft w:val="640"/>
      <w:marRight w:val="0"/>
      <w:marTop w:val="0"/>
      <w:marBottom w:val="0"/>
      <w:divBdr>
        <w:top w:val="none" w:sz="0" w:space="0" w:color="auto"/>
        <w:left w:val="none" w:sz="0" w:space="0" w:color="auto"/>
        <w:bottom w:val="none" w:sz="0" w:space="0" w:color="auto"/>
        <w:right w:val="none" w:sz="0" w:space="0" w:color="auto"/>
      </w:divBdr>
    </w:div>
    <w:div w:id="697200070">
      <w:marLeft w:val="640"/>
      <w:marRight w:val="0"/>
      <w:marTop w:val="0"/>
      <w:marBottom w:val="0"/>
      <w:divBdr>
        <w:top w:val="none" w:sz="0" w:space="0" w:color="auto"/>
        <w:left w:val="none" w:sz="0" w:space="0" w:color="auto"/>
        <w:bottom w:val="none" w:sz="0" w:space="0" w:color="auto"/>
        <w:right w:val="none" w:sz="0" w:space="0" w:color="auto"/>
      </w:divBdr>
    </w:div>
    <w:div w:id="697662665">
      <w:marLeft w:val="640"/>
      <w:marRight w:val="0"/>
      <w:marTop w:val="0"/>
      <w:marBottom w:val="0"/>
      <w:divBdr>
        <w:top w:val="none" w:sz="0" w:space="0" w:color="auto"/>
        <w:left w:val="none" w:sz="0" w:space="0" w:color="auto"/>
        <w:bottom w:val="none" w:sz="0" w:space="0" w:color="auto"/>
        <w:right w:val="none" w:sz="0" w:space="0" w:color="auto"/>
      </w:divBdr>
    </w:div>
    <w:div w:id="698824623">
      <w:marLeft w:val="640"/>
      <w:marRight w:val="0"/>
      <w:marTop w:val="0"/>
      <w:marBottom w:val="0"/>
      <w:divBdr>
        <w:top w:val="none" w:sz="0" w:space="0" w:color="auto"/>
        <w:left w:val="none" w:sz="0" w:space="0" w:color="auto"/>
        <w:bottom w:val="none" w:sz="0" w:space="0" w:color="auto"/>
        <w:right w:val="none" w:sz="0" w:space="0" w:color="auto"/>
      </w:divBdr>
    </w:div>
    <w:div w:id="699015765">
      <w:marLeft w:val="640"/>
      <w:marRight w:val="0"/>
      <w:marTop w:val="0"/>
      <w:marBottom w:val="0"/>
      <w:divBdr>
        <w:top w:val="none" w:sz="0" w:space="0" w:color="auto"/>
        <w:left w:val="none" w:sz="0" w:space="0" w:color="auto"/>
        <w:bottom w:val="none" w:sz="0" w:space="0" w:color="auto"/>
        <w:right w:val="none" w:sz="0" w:space="0" w:color="auto"/>
      </w:divBdr>
    </w:div>
    <w:div w:id="699669634">
      <w:bodyDiv w:val="1"/>
      <w:marLeft w:val="0"/>
      <w:marRight w:val="0"/>
      <w:marTop w:val="0"/>
      <w:marBottom w:val="0"/>
      <w:divBdr>
        <w:top w:val="none" w:sz="0" w:space="0" w:color="auto"/>
        <w:left w:val="none" w:sz="0" w:space="0" w:color="auto"/>
        <w:bottom w:val="none" w:sz="0" w:space="0" w:color="auto"/>
        <w:right w:val="none" w:sz="0" w:space="0" w:color="auto"/>
      </w:divBdr>
    </w:div>
    <w:div w:id="700324641">
      <w:marLeft w:val="640"/>
      <w:marRight w:val="0"/>
      <w:marTop w:val="0"/>
      <w:marBottom w:val="0"/>
      <w:divBdr>
        <w:top w:val="none" w:sz="0" w:space="0" w:color="auto"/>
        <w:left w:val="none" w:sz="0" w:space="0" w:color="auto"/>
        <w:bottom w:val="none" w:sz="0" w:space="0" w:color="auto"/>
        <w:right w:val="none" w:sz="0" w:space="0" w:color="auto"/>
      </w:divBdr>
    </w:div>
    <w:div w:id="700470163">
      <w:marLeft w:val="640"/>
      <w:marRight w:val="0"/>
      <w:marTop w:val="0"/>
      <w:marBottom w:val="0"/>
      <w:divBdr>
        <w:top w:val="none" w:sz="0" w:space="0" w:color="auto"/>
        <w:left w:val="none" w:sz="0" w:space="0" w:color="auto"/>
        <w:bottom w:val="none" w:sz="0" w:space="0" w:color="auto"/>
        <w:right w:val="none" w:sz="0" w:space="0" w:color="auto"/>
      </w:divBdr>
    </w:div>
    <w:div w:id="700519801">
      <w:marLeft w:val="640"/>
      <w:marRight w:val="0"/>
      <w:marTop w:val="0"/>
      <w:marBottom w:val="0"/>
      <w:divBdr>
        <w:top w:val="none" w:sz="0" w:space="0" w:color="auto"/>
        <w:left w:val="none" w:sz="0" w:space="0" w:color="auto"/>
        <w:bottom w:val="none" w:sz="0" w:space="0" w:color="auto"/>
        <w:right w:val="none" w:sz="0" w:space="0" w:color="auto"/>
      </w:divBdr>
    </w:div>
    <w:div w:id="700591423">
      <w:marLeft w:val="640"/>
      <w:marRight w:val="0"/>
      <w:marTop w:val="0"/>
      <w:marBottom w:val="0"/>
      <w:divBdr>
        <w:top w:val="none" w:sz="0" w:space="0" w:color="auto"/>
        <w:left w:val="none" w:sz="0" w:space="0" w:color="auto"/>
        <w:bottom w:val="none" w:sz="0" w:space="0" w:color="auto"/>
        <w:right w:val="none" w:sz="0" w:space="0" w:color="auto"/>
      </w:divBdr>
    </w:div>
    <w:div w:id="700670375">
      <w:marLeft w:val="640"/>
      <w:marRight w:val="0"/>
      <w:marTop w:val="0"/>
      <w:marBottom w:val="0"/>
      <w:divBdr>
        <w:top w:val="none" w:sz="0" w:space="0" w:color="auto"/>
        <w:left w:val="none" w:sz="0" w:space="0" w:color="auto"/>
        <w:bottom w:val="none" w:sz="0" w:space="0" w:color="auto"/>
        <w:right w:val="none" w:sz="0" w:space="0" w:color="auto"/>
      </w:divBdr>
    </w:div>
    <w:div w:id="701130710">
      <w:marLeft w:val="640"/>
      <w:marRight w:val="0"/>
      <w:marTop w:val="0"/>
      <w:marBottom w:val="0"/>
      <w:divBdr>
        <w:top w:val="none" w:sz="0" w:space="0" w:color="auto"/>
        <w:left w:val="none" w:sz="0" w:space="0" w:color="auto"/>
        <w:bottom w:val="none" w:sz="0" w:space="0" w:color="auto"/>
        <w:right w:val="none" w:sz="0" w:space="0" w:color="auto"/>
      </w:divBdr>
    </w:div>
    <w:div w:id="701825380">
      <w:marLeft w:val="640"/>
      <w:marRight w:val="0"/>
      <w:marTop w:val="0"/>
      <w:marBottom w:val="0"/>
      <w:divBdr>
        <w:top w:val="none" w:sz="0" w:space="0" w:color="auto"/>
        <w:left w:val="none" w:sz="0" w:space="0" w:color="auto"/>
        <w:bottom w:val="none" w:sz="0" w:space="0" w:color="auto"/>
        <w:right w:val="none" w:sz="0" w:space="0" w:color="auto"/>
      </w:divBdr>
    </w:div>
    <w:div w:id="702170617">
      <w:marLeft w:val="640"/>
      <w:marRight w:val="0"/>
      <w:marTop w:val="0"/>
      <w:marBottom w:val="0"/>
      <w:divBdr>
        <w:top w:val="none" w:sz="0" w:space="0" w:color="auto"/>
        <w:left w:val="none" w:sz="0" w:space="0" w:color="auto"/>
        <w:bottom w:val="none" w:sz="0" w:space="0" w:color="auto"/>
        <w:right w:val="none" w:sz="0" w:space="0" w:color="auto"/>
      </w:divBdr>
    </w:div>
    <w:div w:id="702826126">
      <w:marLeft w:val="640"/>
      <w:marRight w:val="0"/>
      <w:marTop w:val="0"/>
      <w:marBottom w:val="0"/>
      <w:divBdr>
        <w:top w:val="none" w:sz="0" w:space="0" w:color="auto"/>
        <w:left w:val="none" w:sz="0" w:space="0" w:color="auto"/>
        <w:bottom w:val="none" w:sz="0" w:space="0" w:color="auto"/>
        <w:right w:val="none" w:sz="0" w:space="0" w:color="auto"/>
      </w:divBdr>
    </w:div>
    <w:div w:id="703167420">
      <w:marLeft w:val="640"/>
      <w:marRight w:val="0"/>
      <w:marTop w:val="0"/>
      <w:marBottom w:val="0"/>
      <w:divBdr>
        <w:top w:val="none" w:sz="0" w:space="0" w:color="auto"/>
        <w:left w:val="none" w:sz="0" w:space="0" w:color="auto"/>
        <w:bottom w:val="none" w:sz="0" w:space="0" w:color="auto"/>
        <w:right w:val="none" w:sz="0" w:space="0" w:color="auto"/>
      </w:divBdr>
    </w:div>
    <w:div w:id="703754312">
      <w:marLeft w:val="640"/>
      <w:marRight w:val="0"/>
      <w:marTop w:val="0"/>
      <w:marBottom w:val="0"/>
      <w:divBdr>
        <w:top w:val="none" w:sz="0" w:space="0" w:color="auto"/>
        <w:left w:val="none" w:sz="0" w:space="0" w:color="auto"/>
        <w:bottom w:val="none" w:sz="0" w:space="0" w:color="auto"/>
        <w:right w:val="none" w:sz="0" w:space="0" w:color="auto"/>
      </w:divBdr>
    </w:div>
    <w:div w:id="704674296">
      <w:marLeft w:val="640"/>
      <w:marRight w:val="0"/>
      <w:marTop w:val="0"/>
      <w:marBottom w:val="0"/>
      <w:divBdr>
        <w:top w:val="none" w:sz="0" w:space="0" w:color="auto"/>
        <w:left w:val="none" w:sz="0" w:space="0" w:color="auto"/>
        <w:bottom w:val="none" w:sz="0" w:space="0" w:color="auto"/>
        <w:right w:val="none" w:sz="0" w:space="0" w:color="auto"/>
      </w:divBdr>
    </w:div>
    <w:div w:id="704714227">
      <w:marLeft w:val="640"/>
      <w:marRight w:val="0"/>
      <w:marTop w:val="0"/>
      <w:marBottom w:val="0"/>
      <w:divBdr>
        <w:top w:val="none" w:sz="0" w:space="0" w:color="auto"/>
        <w:left w:val="none" w:sz="0" w:space="0" w:color="auto"/>
        <w:bottom w:val="none" w:sz="0" w:space="0" w:color="auto"/>
        <w:right w:val="none" w:sz="0" w:space="0" w:color="auto"/>
      </w:divBdr>
    </w:div>
    <w:div w:id="704717175">
      <w:marLeft w:val="640"/>
      <w:marRight w:val="0"/>
      <w:marTop w:val="0"/>
      <w:marBottom w:val="0"/>
      <w:divBdr>
        <w:top w:val="none" w:sz="0" w:space="0" w:color="auto"/>
        <w:left w:val="none" w:sz="0" w:space="0" w:color="auto"/>
        <w:bottom w:val="none" w:sz="0" w:space="0" w:color="auto"/>
        <w:right w:val="none" w:sz="0" w:space="0" w:color="auto"/>
      </w:divBdr>
    </w:div>
    <w:div w:id="705063232">
      <w:marLeft w:val="640"/>
      <w:marRight w:val="0"/>
      <w:marTop w:val="0"/>
      <w:marBottom w:val="0"/>
      <w:divBdr>
        <w:top w:val="none" w:sz="0" w:space="0" w:color="auto"/>
        <w:left w:val="none" w:sz="0" w:space="0" w:color="auto"/>
        <w:bottom w:val="none" w:sz="0" w:space="0" w:color="auto"/>
        <w:right w:val="none" w:sz="0" w:space="0" w:color="auto"/>
      </w:divBdr>
    </w:div>
    <w:div w:id="705327246">
      <w:marLeft w:val="640"/>
      <w:marRight w:val="0"/>
      <w:marTop w:val="0"/>
      <w:marBottom w:val="0"/>
      <w:divBdr>
        <w:top w:val="none" w:sz="0" w:space="0" w:color="auto"/>
        <w:left w:val="none" w:sz="0" w:space="0" w:color="auto"/>
        <w:bottom w:val="none" w:sz="0" w:space="0" w:color="auto"/>
        <w:right w:val="none" w:sz="0" w:space="0" w:color="auto"/>
      </w:divBdr>
    </w:div>
    <w:div w:id="705954702">
      <w:marLeft w:val="640"/>
      <w:marRight w:val="0"/>
      <w:marTop w:val="0"/>
      <w:marBottom w:val="0"/>
      <w:divBdr>
        <w:top w:val="none" w:sz="0" w:space="0" w:color="auto"/>
        <w:left w:val="none" w:sz="0" w:space="0" w:color="auto"/>
        <w:bottom w:val="none" w:sz="0" w:space="0" w:color="auto"/>
        <w:right w:val="none" w:sz="0" w:space="0" w:color="auto"/>
      </w:divBdr>
    </w:div>
    <w:div w:id="706150791">
      <w:marLeft w:val="640"/>
      <w:marRight w:val="0"/>
      <w:marTop w:val="0"/>
      <w:marBottom w:val="0"/>
      <w:divBdr>
        <w:top w:val="none" w:sz="0" w:space="0" w:color="auto"/>
        <w:left w:val="none" w:sz="0" w:space="0" w:color="auto"/>
        <w:bottom w:val="none" w:sz="0" w:space="0" w:color="auto"/>
        <w:right w:val="none" w:sz="0" w:space="0" w:color="auto"/>
      </w:divBdr>
    </w:div>
    <w:div w:id="706225951">
      <w:marLeft w:val="640"/>
      <w:marRight w:val="0"/>
      <w:marTop w:val="0"/>
      <w:marBottom w:val="0"/>
      <w:divBdr>
        <w:top w:val="none" w:sz="0" w:space="0" w:color="auto"/>
        <w:left w:val="none" w:sz="0" w:space="0" w:color="auto"/>
        <w:bottom w:val="none" w:sz="0" w:space="0" w:color="auto"/>
        <w:right w:val="none" w:sz="0" w:space="0" w:color="auto"/>
      </w:divBdr>
    </w:div>
    <w:div w:id="706300792">
      <w:marLeft w:val="640"/>
      <w:marRight w:val="0"/>
      <w:marTop w:val="0"/>
      <w:marBottom w:val="0"/>
      <w:divBdr>
        <w:top w:val="none" w:sz="0" w:space="0" w:color="auto"/>
        <w:left w:val="none" w:sz="0" w:space="0" w:color="auto"/>
        <w:bottom w:val="none" w:sz="0" w:space="0" w:color="auto"/>
        <w:right w:val="none" w:sz="0" w:space="0" w:color="auto"/>
      </w:divBdr>
    </w:div>
    <w:div w:id="706373845">
      <w:marLeft w:val="640"/>
      <w:marRight w:val="0"/>
      <w:marTop w:val="0"/>
      <w:marBottom w:val="0"/>
      <w:divBdr>
        <w:top w:val="none" w:sz="0" w:space="0" w:color="auto"/>
        <w:left w:val="none" w:sz="0" w:space="0" w:color="auto"/>
        <w:bottom w:val="none" w:sz="0" w:space="0" w:color="auto"/>
        <w:right w:val="none" w:sz="0" w:space="0" w:color="auto"/>
      </w:divBdr>
    </w:div>
    <w:div w:id="707800380">
      <w:marLeft w:val="640"/>
      <w:marRight w:val="0"/>
      <w:marTop w:val="0"/>
      <w:marBottom w:val="0"/>
      <w:divBdr>
        <w:top w:val="none" w:sz="0" w:space="0" w:color="auto"/>
        <w:left w:val="none" w:sz="0" w:space="0" w:color="auto"/>
        <w:bottom w:val="none" w:sz="0" w:space="0" w:color="auto"/>
        <w:right w:val="none" w:sz="0" w:space="0" w:color="auto"/>
      </w:divBdr>
    </w:div>
    <w:div w:id="707877466">
      <w:marLeft w:val="640"/>
      <w:marRight w:val="0"/>
      <w:marTop w:val="0"/>
      <w:marBottom w:val="0"/>
      <w:divBdr>
        <w:top w:val="none" w:sz="0" w:space="0" w:color="auto"/>
        <w:left w:val="none" w:sz="0" w:space="0" w:color="auto"/>
        <w:bottom w:val="none" w:sz="0" w:space="0" w:color="auto"/>
        <w:right w:val="none" w:sz="0" w:space="0" w:color="auto"/>
      </w:divBdr>
    </w:div>
    <w:div w:id="708071806">
      <w:marLeft w:val="640"/>
      <w:marRight w:val="0"/>
      <w:marTop w:val="0"/>
      <w:marBottom w:val="0"/>
      <w:divBdr>
        <w:top w:val="none" w:sz="0" w:space="0" w:color="auto"/>
        <w:left w:val="none" w:sz="0" w:space="0" w:color="auto"/>
        <w:bottom w:val="none" w:sz="0" w:space="0" w:color="auto"/>
        <w:right w:val="none" w:sz="0" w:space="0" w:color="auto"/>
      </w:divBdr>
    </w:div>
    <w:div w:id="708454121">
      <w:marLeft w:val="640"/>
      <w:marRight w:val="0"/>
      <w:marTop w:val="0"/>
      <w:marBottom w:val="0"/>
      <w:divBdr>
        <w:top w:val="none" w:sz="0" w:space="0" w:color="auto"/>
        <w:left w:val="none" w:sz="0" w:space="0" w:color="auto"/>
        <w:bottom w:val="none" w:sz="0" w:space="0" w:color="auto"/>
        <w:right w:val="none" w:sz="0" w:space="0" w:color="auto"/>
      </w:divBdr>
    </w:div>
    <w:div w:id="708607801">
      <w:marLeft w:val="640"/>
      <w:marRight w:val="0"/>
      <w:marTop w:val="0"/>
      <w:marBottom w:val="0"/>
      <w:divBdr>
        <w:top w:val="none" w:sz="0" w:space="0" w:color="auto"/>
        <w:left w:val="none" w:sz="0" w:space="0" w:color="auto"/>
        <w:bottom w:val="none" w:sz="0" w:space="0" w:color="auto"/>
        <w:right w:val="none" w:sz="0" w:space="0" w:color="auto"/>
      </w:divBdr>
    </w:div>
    <w:div w:id="709302276">
      <w:marLeft w:val="640"/>
      <w:marRight w:val="0"/>
      <w:marTop w:val="0"/>
      <w:marBottom w:val="0"/>
      <w:divBdr>
        <w:top w:val="none" w:sz="0" w:space="0" w:color="auto"/>
        <w:left w:val="none" w:sz="0" w:space="0" w:color="auto"/>
        <w:bottom w:val="none" w:sz="0" w:space="0" w:color="auto"/>
        <w:right w:val="none" w:sz="0" w:space="0" w:color="auto"/>
      </w:divBdr>
    </w:div>
    <w:div w:id="709648640">
      <w:marLeft w:val="640"/>
      <w:marRight w:val="0"/>
      <w:marTop w:val="0"/>
      <w:marBottom w:val="0"/>
      <w:divBdr>
        <w:top w:val="none" w:sz="0" w:space="0" w:color="auto"/>
        <w:left w:val="none" w:sz="0" w:space="0" w:color="auto"/>
        <w:bottom w:val="none" w:sz="0" w:space="0" w:color="auto"/>
        <w:right w:val="none" w:sz="0" w:space="0" w:color="auto"/>
      </w:divBdr>
    </w:div>
    <w:div w:id="709691924">
      <w:marLeft w:val="640"/>
      <w:marRight w:val="0"/>
      <w:marTop w:val="0"/>
      <w:marBottom w:val="0"/>
      <w:divBdr>
        <w:top w:val="none" w:sz="0" w:space="0" w:color="auto"/>
        <w:left w:val="none" w:sz="0" w:space="0" w:color="auto"/>
        <w:bottom w:val="none" w:sz="0" w:space="0" w:color="auto"/>
        <w:right w:val="none" w:sz="0" w:space="0" w:color="auto"/>
      </w:divBdr>
    </w:div>
    <w:div w:id="709838012">
      <w:marLeft w:val="640"/>
      <w:marRight w:val="0"/>
      <w:marTop w:val="0"/>
      <w:marBottom w:val="0"/>
      <w:divBdr>
        <w:top w:val="none" w:sz="0" w:space="0" w:color="auto"/>
        <w:left w:val="none" w:sz="0" w:space="0" w:color="auto"/>
        <w:bottom w:val="none" w:sz="0" w:space="0" w:color="auto"/>
        <w:right w:val="none" w:sz="0" w:space="0" w:color="auto"/>
      </w:divBdr>
    </w:div>
    <w:div w:id="710108249">
      <w:marLeft w:val="640"/>
      <w:marRight w:val="0"/>
      <w:marTop w:val="0"/>
      <w:marBottom w:val="0"/>
      <w:divBdr>
        <w:top w:val="none" w:sz="0" w:space="0" w:color="auto"/>
        <w:left w:val="none" w:sz="0" w:space="0" w:color="auto"/>
        <w:bottom w:val="none" w:sz="0" w:space="0" w:color="auto"/>
        <w:right w:val="none" w:sz="0" w:space="0" w:color="auto"/>
      </w:divBdr>
    </w:div>
    <w:div w:id="710420256">
      <w:marLeft w:val="640"/>
      <w:marRight w:val="0"/>
      <w:marTop w:val="0"/>
      <w:marBottom w:val="0"/>
      <w:divBdr>
        <w:top w:val="none" w:sz="0" w:space="0" w:color="auto"/>
        <w:left w:val="none" w:sz="0" w:space="0" w:color="auto"/>
        <w:bottom w:val="none" w:sz="0" w:space="0" w:color="auto"/>
        <w:right w:val="none" w:sz="0" w:space="0" w:color="auto"/>
      </w:divBdr>
    </w:div>
    <w:div w:id="711925710">
      <w:marLeft w:val="640"/>
      <w:marRight w:val="0"/>
      <w:marTop w:val="0"/>
      <w:marBottom w:val="0"/>
      <w:divBdr>
        <w:top w:val="none" w:sz="0" w:space="0" w:color="auto"/>
        <w:left w:val="none" w:sz="0" w:space="0" w:color="auto"/>
        <w:bottom w:val="none" w:sz="0" w:space="0" w:color="auto"/>
        <w:right w:val="none" w:sz="0" w:space="0" w:color="auto"/>
      </w:divBdr>
    </w:div>
    <w:div w:id="712189764">
      <w:marLeft w:val="640"/>
      <w:marRight w:val="0"/>
      <w:marTop w:val="0"/>
      <w:marBottom w:val="0"/>
      <w:divBdr>
        <w:top w:val="none" w:sz="0" w:space="0" w:color="auto"/>
        <w:left w:val="none" w:sz="0" w:space="0" w:color="auto"/>
        <w:bottom w:val="none" w:sz="0" w:space="0" w:color="auto"/>
        <w:right w:val="none" w:sz="0" w:space="0" w:color="auto"/>
      </w:divBdr>
    </w:div>
    <w:div w:id="712190485">
      <w:marLeft w:val="640"/>
      <w:marRight w:val="0"/>
      <w:marTop w:val="0"/>
      <w:marBottom w:val="0"/>
      <w:divBdr>
        <w:top w:val="none" w:sz="0" w:space="0" w:color="auto"/>
        <w:left w:val="none" w:sz="0" w:space="0" w:color="auto"/>
        <w:bottom w:val="none" w:sz="0" w:space="0" w:color="auto"/>
        <w:right w:val="none" w:sz="0" w:space="0" w:color="auto"/>
      </w:divBdr>
    </w:div>
    <w:div w:id="712972248">
      <w:marLeft w:val="640"/>
      <w:marRight w:val="0"/>
      <w:marTop w:val="0"/>
      <w:marBottom w:val="0"/>
      <w:divBdr>
        <w:top w:val="none" w:sz="0" w:space="0" w:color="auto"/>
        <w:left w:val="none" w:sz="0" w:space="0" w:color="auto"/>
        <w:bottom w:val="none" w:sz="0" w:space="0" w:color="auto"/>
        <w:right w:val="none" w:sz="0" w:space="0" w:color="auto"/>
      </w:divBdr>
    </w:div>
    <w:div w:id="712997942">
      <w:marLeft w:val="640"/>
      <w:marRight w:val="0"/>
      <w:marTop w:val="0"/>
      <w:marBottom w:val="0"/>
      <w:divBdr>
        <w:top w:val="none" w:sz="0" w:space="0" w:color="auto"/>
        <w:left w:val="none" w:sz="0" w:space="0" w:color="auto"/>
        <w:bottom w:val="none" w:sz="0" w:space="0" w:color="auto"/>
        <w:right w:val="none" w:sz="0" w:space="0" w:color="auto"/>
      </w:divBdr>
    </w:div>
    <w:div w:id="713121583">
      <w:bodyDiv w:val="1"/>
      <w:marLeft w:val="0"/>
      <w:marRight w:val="0"/>
      <w:marTop w:val="0"/>
      <w:marBottom w:val="0"/>
      <w:divBdr>
        <w:top w:val="none" w:sz="0" w:space="0" w:color="auto"/>
        <w:left w:val="none" w:sz="0" w:space="0" w:color="auto"/>
        <w:bottom w:val="none" w:sz="0" w:space="0" w:color="auto"/>
        <w:right w:val="none" w:sz="0" w:space="0" w:color="auto"/>
      </w:divBdr>
      <w:divsChild>
        <w:div w:id="4864403">
          <w:marLeft w:val="640"/>
          <w:marRight w:val="0"/>
          <w:marTop w:val="0"/>
          <w:marBottom w:val="0"/>
          <w:divBdr>
            <w:top w:val="none" w:sz="0" w:space="0" w:color="auto"/>
            <w:left w:val="none" w:sz="0" w:space="0" w:color="auto"/>
            <w:bottom w:val="none" w:sz="0" w:space="0" w:color="auto"/>
            <w:right w:val="none" w:sz="0" w:space="0" w:color="auto"/>
          </w:divBdr>
        </w:div>
        <w:div w:id="8289781">
          <w:marLeft w:val="640"/>
          <w:marRight w:val="0"/>
          <w:marTop w:val="0"/>
          <w:marBottom w:val="0"/>
          <w:divBdr>
            <w:top w:val="none" w:sz="0" w:space="0" w:color="auto"/>
            <w:left w:val="none" w:sz="0" w:space="0" w:color="auto"/>
            <w:bottom w:val="none" w:sz="0" w:space="0" w:color="auto"/>
            <w:right w:val="none" w:sz="0" w:space="0" w:color="auto"/>
          </w:divBdr>
        </w:div>
        <w:div w:id="11952829">
          <w:marLeft w:val="640"/>
          <w:marRight w:val="0"/>
          <w:marTop w:val="0"/>
          <w:marBottom w:val="0"/>
          <w:divBdr>
            <w:top w:val="none" w:sz="0" w:space="0" w:color="auto"/>
            <w:left w:val="none" w:sz="0" w:space="0" w:color="auto"/>
            <w:bottom w:val="none" w:sz="0" w:space="0" w:color="auto"/>
            <w:right w:val="none" w:sz="0" w:space="0" w:color="auto"/>
          </w:divBdr>
        </w:div>
        <w:div w:id="17439386">
          <w:marLeft w:val="640"/>
          <w:marRight w:val="0"/>
          <w:marTop w:val="0"/>
          <w:marBottom w:val="0"/>
          <w:divBdr>
            <w:top w:val="none" w:sz="0" w:space="0" w:color="auto"/>
            <w:left w:val="none" w:sz="0" w:space="0" w:color="auto"/>
            <w:bottom w:val="none" w:sz="0" w:space="0" w:color="auto"/>
            <w:right w:val="none" w:sz="0" w:space="0" w:color="auto"/>
          </w:divBdr>
        </w:div>
        <w:div w:id="17707081">
          <w:marLeft w:val="640"/>
          <w:marRight w:val="0"/>
          <w:marTop w:val="0"/>
          <w:marBottom w:val="0"/>
          <w:divBdr>
            <w:top w:val="none" w:sz="0" w:space="0" w:color="auto"/>
            <w:left w:val="none" w:sz="0" w:space="0" w:color="auto"/>
            <w:bottom w:val="none" w:sz="0" w:space="0" w:color="auto"/>
            <w:right w:val="none" w:sz="0" w:space="0" w:color="auto"/>
          </w:divBdr>
        </w:div>
        <w:div w:id="21983265">
          <w:marLeft w:val="640"/>
          <w:marRight w:val="0"/>
          <w:marTop w:val="0"/>
          <w:marBottom w:val="0"/>
          <w:divBdr>
            <w:top w:val="none" w:sz="0" w:space="0" w:color="auto"/>
            <w:left w:val="none" w:sz="0" w:space="0" w:color="auto"/>
            <w:bottom w:val="none" w:sz="0" w:space="0" w:color="auto"/>
            <w:right w:val="none" w:sz="0" w:space="0" w:color="auto"/>
          </w:divBdr>
        </w:div>
        <w:div w:id="22899961">
          <w:marLeft w:val="640"/>
          <w:marRight w:val="0"/>
          <w:marTop w:val="0"/>
          <w:marBottom w:val="0"/>
          <w:divBdr>
            <w:top w:val="none" w:sz="0" w:space="0" w:color="auto"/>
            <w:left w:val="none" w:sz="0" w:space="0" w:color="auto"/>
            <w:bottom w:val="none" w:sz="0" w:space="0" w:color="auto"/>
            <w:right w:val="none" w:sz="0" w:space="0" w:color="auto"/>
          </w:divBdr>
        </w:div>
        <w:div w:id="29647695">
          <w:marLeft w:val="640"/>
          <w:marRight w:val="0"/>
          <w:marTop w:val="0"/>
          <w:marBottom w:val="0"/>
          <w:divBdr>
            <w:top w:val="none" w:sz="0" w:space="0" w:color="auto"/>
            <w:left w:val="none" w:sz="0" w:space="0" w:color="auto"/>
            <w:bottom w:val="none" w:sz="0" w:space="0" w:color="auto"/>
            <w:right w:val="none" w:sz="0" w:space="0" w:color="auto"/>
          </w:divBdr>
        </w:div>
        <w:div w:id="33776964">
          <w:marLeft w:val="640"/>
          <w:marRight w:val="0"/>
          <w:marTop w:val="0"/>
          <w:marBottom w:val="0"/>
          <w:divBdr>
            <w:top w:val="none" w:sz="0" w:space="0" w:color="auto"/>
            <w:left w:val="none" w:sz="0" w:space="0" w:color="auto"/>
            <w:bottom w:val="none" w:sz="0" w:space="0" w:color="auto"/>
            <w:right w:val="none" w:sz="0" w:space="0" w:color="auto"/>
          </w:divBdr>
        </w:div>
        <w:div w:id="36512623">
          <w:marLeft w:val="640"/>
          <w:marRight w:val="0"/>
          <w:marTop w:val="0"/>
          <w:marBottom w:val="0"/>
          <w:divBdr>
            <w:top w:val="none" w:sz="0" w:space="0" w:color="auto"/>
            <w:left w:val="none" w:sz="0" w:space="0" w:color="auto"/>
            <w:bottom w:val="none" w:sz="0" w:space="0" w:color="auto"/>
            <w:right w:val="none" w:sz="0" w:space="0" w:color="auto"/>
          </w:divBdr>
        </w:div>
        <w:div w:id="41294359">
          <w:marLeft w:val="640"/>
          <w:marRight w:val="0"/>
          <w:marTop w:val="0"/>
          <w:marBottom w:val="0"/>
          <w:divBdr>
            <w:top w:val="none" w:sz="0" w:space="0" w:color="auto"/>
            <w:left w:val="none" w:sz="0" w:space="0" w:color="auto"/>
            <w:bottom w:val="none" w:sz="0" w:space="0" w:color="auto"/>
            <w:right w:val="none" w:sz="0" w:space="0" w:color="auto"/>
          </w:divBdr>
        </w:div>
        <w:div w:id="57751745">
          <w:marLeft w:val="640"/>
          <w:marRight w:val="0"/>
          <w:marTop w:val="0"/>
          <w:marBottom w:val="0"/>
          <w:divBdr>
            <w:top w:val="none" w:sz="0" w:space="0" w:color="auto"/>
            <w:left w:val="none" w:sz="0" w:space="0" w:color="auto"/>
            <w:bottom w:val="none" w:sz="0" w:space="0" w:color="auto"/>
            <w:right w:val="none" w:sz="0" w:space="0" w:color="auto"/>
          </w:divBdr>
        </w:div>
        <w:div w:id="89929974">
          <w:marLeft w:val="640"/>
          <w:marRight w:val="0"/>
          <w:marTop w:val="0"/>
          <w:marBottom w:val="0"/>
          <w:divBdr>
            <w:top w:val="none" w:sz="0" w:space="0" w:color="auto"/>
            <w:left w:val="none" w:sz="0" w:space="0" w:color="auto"/>
            <w:bottom w:val="none" w:sz="0" w:space="0" w:color="auto"/>
            <w:right w:val="none" w:sz="0" w:space="0" w:color="auto"/>
          </w:divBdr>
        </w:div>
        <w:div w:id="110054772">
          <w:marLeft w:val="640"/>
          <w:marRight w:val="0"/>
          <w:marTop w:val="0"/>
          <w:marBottom w:val="0"/>
          <w:divBdr>
            <w:top w:val="none" w:sz="0" w:space="0" w:color="auto"/>
            <w:left w:val="none" w:sz="0" w:space="0" w:color="auto"/>
            <w:bottom w:val="none" w:sz="0" w:space="0" w:color="auto"/>
            <w:right w:val="none" w:sz="0" w:space="0" w:color="auto"/>
          </w:divBdr>
        </w:div>
        <w:div w:id="117379755">
          <w:marLeft w:val="640"/>
          <w:marRight w:val="0"/>
          <w:marTop w:val="0"/>
          <w:marBottom w:val="0"/>
          <w:divBdr>
            <w:top w:val="none" w:sz="0" w:space="0" w:color="auto"/>
            <w:left w:val="none" w:sz="0" w:space="0" w:color="auto"/>
            <w:bottom w:val="none" w:sz="0" w:space="0" w:color="auto"/>
            <w:right w:val="none" w:sz="0" w:space="0" w:color="auto"/>
          </w:divBdr>
        </w:div>
        <w:div w:id="122774131">
          <w:marLeft w:val="640"/>
          <w:marRight w:val="0"/>
          <w:marTop w:val="0"/>
          <w:marBottom w:val="0"/>
          <w:divBdr>
            <w:top w:val="none" w:sz="0" w:space="0" w:color="auto"/>
            <w:left w:val="none" w:sz="0" w:space="0" w:color="auto"/>
            <w:bottom w:val="none" w:sz="0" w:space="0" w:color="auto"/>
            <w:right w:val="none" w:sz="0" w:space="0" w:color="auto"/>
          </w:divBdr>
        </w:div>
        <w:div w:id="133643319">
          <w:marLeft w:val="640"/>
          <w:marRight w:val="0"/>
          <w:marTop w:val="0"/>
          <w:marBottom w:val="0"/>
          <w:divBdr>
            <w:top w:val="none" w:sz="0" w:space="0" w:color="auto"/>
            <w:left w:val="none" w:sz="0" w:space="0" w:color="auto"/>
            <w:bottom w:val="none" w:sz="0" w:space="0" w:color="auto"/>
            <w:right w:val="none" w:sz="0" w:space="0" w:color="auto"/>
          </w:divBdr>
        </w:div>
        <w:div w:id="135685964">
          <w:marLeft w:val="640"/>
          <w:marRight w:val="0"/>
          <w:marTop w:val="0"/>
          <w:marBottom w:val="0"/>
          <w:divBdr>
            <w:top w:val="none" w:sz="0" w:space="0" w:color="auto"/>
            <w:left w:val="none" w:sz="0" w:space="0" w:color="auto"/>
            <w:bottom w:val="none" w:sz="0" w:space="0" w:color="auto"/>
            <w:right w:val="none" w:sz="0" w:space="0" w:color="auto"/>
          </w:divBdr>
        </w:div>
        <w:div w:id="162859330">
          <w:marLeft w:val="640"/>
          <w:marRight w:val="0"/>
          <w:marTop w:val="0"/>
          <w:marBottom w:val="0"/>
          <w:divBdr>
            <w:top w:val="none" w:sz="0" w:space="0" w:color="auto"/>
            <w:left w:val="none" w:sz="0" w:space="0" w:color="auto"/>
            <w:bottom w:val="none" w:sz="0" w:space="0" w:color="auto"/>
            <w:right w:val="none" w:sz="0" w:space="0" w:color="auto"/>
          </w:divBdr>
        </w:div>
        <w:div w:id="166989755">
          <w:marLeft w:val="640"/>
          <w:marRight w:val="0"/>
          <w:marTop w:val="0"/>
          <w:marBottom w:val="0"/>
          <w:divBdr>
            <w:top w:val="none" w:sz="0" w:space="0" w:color="auto"/>
            <w:left w:val="none" w:sz="0" w:space="0" w:color="auto"/>
            <w:bottom w:val="none" w:sz="0" w:space="0" w:color="auto"/>
            <w:right w:val="none" w:sz="0" w:space="0" w:color="auto"/>
          </w:divBdr>
        </w:div>
        <w:div w:id="179244787">
          <w:marLeft w:val="640"/>
          <w:marRight w:val="0"/>
          <w:marTop w:val="0"/>
          <w:marBottom w:val="0"/>
          <w:divBdr>
            <w:top w:val="none" w:sz="0" w:space="0" w:color="auto"/>
            <w:left w:val="none" w:sz="0" w:space="0" w:color="auto"/>
            <w:bottom w:val="none" w:sz="0" w:space="0" w:color="auto"/>
            <w:right w:val="none" w:sz="0" w:space="0" w:color="auto"/>
          </w:divBdr>
        </w:div>
        <w:div w:id="182911000">
          <w:marLeft w:val="640"/>
          <w:marRight w:val="0"/>
          <w:marTop w:val="0"/>
          <w:marBottom w:val="0"/>
          <w:divBdr>
            <w:top w:val="none" w:sz="0" w:space="0" w:color="auto"/>
            <w:left w:val="none" w:sz="0" w:space="0" w:color="auto"/>
            <w:bottom w:val="none" w:sz="0" w:space="0" w:color="auto"/>
            <w:right w:val="none" w:sz="0" w:space="0" w:color="auto"/>
          </w:divBdr>
        </w:div>
        <w:div w:id="186337655">
          <w:marLeft w:val="640"/>
          <w:marRight w:val="0"/>
          <w:marTop w:val="0"/>
          <w:marBottom w:val="0"/>
          <w:divBdr>
            <w:top w:val="none" w:sz="0" w:space="0" w:color="auto"/>
            <w:left w:val="none" w:sz="0" w:space="0" w:color="auto"/>
            <w:bottom w:val="none" w:sz="0" w:space="0" w:color="auto"/>
            <w:right w:val="none" w:sz="0" w:space="0" w:color="auto"/>
          </w:divBdr>
        </w:div>
        <w:div w:id="195389205">
          <w:marLeft w:val="640"/>
          <w:marRight w:val="0"/>
          <w:marTop w:val="0"/>
          <w:marBottom w:val="0"/>
          <w:divBdr>
            <w:top w:val="none" w:sz="0" w:space="0" w:color="auto"/>
            <w:left w:val="none" w:sz="0" w:space="0" w:color="auto"/>
            <w:bottom w:val="none" w:sz="0" w:space="0" w:color="auto"/>
            <w:right w:val="none" w:sz="0" w:space="0" w:color="auto"/>
          </w:divBdr>
        </w:div>
        <w:div w:id="203562782">
          <w:marLeft w:val="640"/>
          <w:marRight w:val="0"/>
          <w:marTop w:val="0"/>
          <w:marBottom w:val="0"/>
          <w:divBdr>
            <w:top w:val="none" w:sz="0" w:space="0" w:color="auto"/>
            <w:left w:val="none" w:sz="0" w:space="0" w:color="auto"/>
            <w:bottom w:val="none" w:sz="0" w:space="0" w:color="auto"/>
            <w:right w:val="none" w:sz="0" w:space="0" w:color="auto"/>
          </w:divBdr>
        </w:div>
        <w:div w:id="204172869">
          <w:marLeft w:val="640"/>
          <w:marRight w:val="0"/>
          <w:marTop w:val="0"/>
          <w:marBottom w:val="0"/>
          <w:divBdr>
            <w:top w:val="none" w:sz="0" w:space="0" w:color="auto"/>
            <w:left w:val="none" w:sz="0" w:space="0" w:color="auto"/>
            <w:bottom w:val="none" w:sz="0" w:space="0" w:color="auto"/>
            <w:right w:val="none" w:sz="0" w:space="0" w:color="auto"/>
          </w:divBdr>
        </w:div>
        <w:div w:id="206112029">
          <w:marLeft w:val="640"/>
          <w:marRight w:val="0"/>
          <w:marTop w:val="0"/>
          <w:marBottom w:val="0"/>
          <w:divBdr>
            <w:top w:val="none" w:sz="0" w:space="0" w:color="auto"/>
            <w:left w:val="none" w:sz="0" w:space="0" w:color="auto"/>
            <w:bottom w:val="none" w:sz="0" w:space="0" w:color="auto"/>
            <w:right w:val="none" w:sz="0" w:space="0" w:color="auto"/>
          </w:divBdr>
        </w:div>
        <w:div w:id="219051031">
          <w:marLeft w:val="640"/>
          <w:marRight w:val="0"/>
          <w:marTop w:val="0"/>
          <w:marBottom w:val="0"/>
          <w:divBdr>
            <w:top w:val="none" w:sz="0" w:space="0" w:color="auto"/>
            <w:left w:val="none" w:sz="0" w:space="0" w:color="auto"/>
            <w:bottom w:val="none" w:sz="0" w:space="0" w:color="auto"/>
            <w:right w:val="none" w:sz="0" w:space="0" w:color="auto"/>
          </w:divBdr>
        </w:div>
        <w:div w:id="242646413">
          <w:marLeft w:val="640"/>
          <w:marRight w:val="0"/>
          <w:marTop w:val="0"/>
          <w:marBottom w:val="0"/>
          <w:divBdr>
            <w:top w:val="none" w:sz="0" w:space="0" w:color="auto"/>
            <w:left w:val="none" w:sz="0" w:space="0" w:color="auto"/>
            <w:bottom w:val="none" w:sz="0" w:space="0" w:color="auto"/>
            <w:right w:val="none" w:sz="0" w:space="0" w:color="auto"/>
          </w:divBdr>
        </w:div>
        <w:div w:id="250241091">
          <w:marLeft w:val="640"/>
          <w:marRight w:val="0"/>
          <w:marTop w:val="0"/>
          <w:marBottom w:val="0"/>
          <w:divBdr>
            <w:top w:val="none" w:sz="0" w:space="0" w:color="auto"/>
            <w:left w:val="none" w:sz="0" w:space="0" w:color="auto"/>
            <w:bottom w:val="none" w:sz="0" w:space="0" w:color="auto"/>
            <w:right w:val="none" w:sz="0" w:space="0" w:color="auto"/>
          </w:divBdr>
        </w:div>
        <w:div w:id="272782765">
          <w:marLeft w:val="640"/>
          <w:marRight w:val="0"/>
          <w:marTop w:val="0"/>
          <w:marBottom w:val="0"/>
          <w:divBdr>
            <w:top w:val="none" w:sz="0" w:space="0" w:color="auto"/>
            <w:left w:val="none" w:sz="0" w:space="0" w:color="auto"/>
            <w:bottom w:val="none" w:sz="0" w:space="0" w:color="auto"/>
            <w:right w:val="none" w:sz="0" w:space="0" w:color="auto"/>
          </w:divBdr>
        </w:div>
        <w:div w:id="295068788">
          <w:marLeft w:val="640"/>
          <w:marRight w:val="0"/>
          <w:marTop w:val="0"/>
          <w:marBottom w:val="0"/>
          <w:divBdr>
            <w:top w:val="none" w:sz="0" w:space="0" w:color="auto"/>
            <w:left w:val="none" w:sz="0" w:space="0" w:color="auto"/>
            <w:bottom w:val="none" w:sz="0" w:space="0" w:color="auto"/>
            <w:right w:val="none" w:sz="0" w:space="0" w:color="auto"/>
          </w:divBdr>
        </w:div>
        <w:div w:id="302464616">
          <w:marLeft w:val="640"/>
          <w:marRight w:val="0"/>
          <w:marTop w:val="0"/>
          <w:marBottom w:val="0"/>
          <w:divBdr>
            <w:top w:val="none" w:sz="0" w:space="0" w:color="auto"/>
            <w:left w:val="none" w:sz="0" w:space="0" w:color="auto"/>
            <w:bottom w:val="none" w:sz="0" w:space="0" w:color="auto"/>
            <w:right w:val="none" w:sz="0" w:space="0" w:color="auto"/>
          </w:divBdr>
        </w:div>
        <w:div w:id="342443789">
          <w:marLeft w:val="640"/>
          <w:marRight w:val="0"/>
          <w:marTop w:val="0"/>
          <w:marBottom w:val="0"/>
          <w:divBdr>
            <w:top w:val="none" w:sz="0" w:space="0" w:color="auto"/>
            <w:left w:val="none" w:sz="0" w:space="0" w:color="auto"/>
            <w:bottom w:val="none" w:sz="0" w:space="0" w:color="auto"/>
            <w:right w:val="none" w:sz="0" w:space="0" w:color="auto"/>
          </w:divBdr>
        </w:div>
        <w:div w:id="345982804">
          <w:marLeft w:val="640"/>
          <w:marRight w:val="0"/>
          <w:marTop w:val="0"/>
          <w:marBottom w:val="0"/>
          <w:divBdr>
            <w:top w:val="none" w:sz="0" w:space="0" w:color="auto"/>
            <w:left w:val="none" w:sz="0" w:space="0" w:color="auto"/>
            <w:bottom w:val="none" w:sz="0" w:space="0" w:color="auto"/>
            <w:right w:val="none" w:sz="0" w:space="0" w:color="auto"/>
          </w:divBdr>
        </w:div>
        <w:div w:id="350105063">
          <w:marLeft w:val="640"/>
          <w:marRight w:val="0"/>
          <w:marTop w:val="0"/>
          <w:marBottom w:val="0"/>
          <w:divBdr>
            <w:top w:val="none" w:sz="0" w:space="0" w:color="auto"/>
            <w:left w:val="none" w:sz="0" w:space="0" w:color="auto"/>
            <w:bottom w:val="none" w:sz="0" w:space="0" w:color="auto"/>
            <w:right w:val="none" w:sz="0" w:space="0" w:color="auto"/>
          </w:divBdr>
        </w:div>
        <w:div w:id="370425388">
          <w:marLeft w:val="640"/>
          <w:marRight w:val="0"/>
          <w:marTop w:val="0"/>
          <w:marBottom w:val="0"/>
          <w:divBdr>
            <w:top w:val="none" w:sz="0" w:space="0" w:color="auto"/>
            <w:left w:val="none" w:sz="0" w:space="0" w:color="auto"/>
            <w:bottom w:val="none" w:sz="0" w:space="0" w:color="auto"/>
            <w:right w:val="none" w:sz="0" w:space="0" w:color="auto"/>
          </w:divBdr>
        </w:div>
        <w:div w:id="377051351">
          <w:marLeft w:val="640"/>
          <w:marRight w:val="0"/>
          <w:marTop w:val="0"/>
          <w:marBottom w:val="0"/>
          <w:divBdr>
            <w:top w:val="none" w:sz="0" w:space="0" w:color="auto"/>
            <w:left w:val="none" w:sz="0" w:space="0" w:color="auto"/>
            <w:bottom w:val="none" w:sz="0" w:space="0" w:color="auto"/>
            <w:right w:val="none" w:sz="0" w:space="0" w:color="auto"/>
          </w:divBdr>
        </w:div>
        <w:div w:id="381371604">
          <w:marLeft w:val="640"/>
          <w:marRight w:val="0"/>
          <w:marTop w:val="0"/>
          <w:marBottom w:val="0"/>
          <w:divBdr>
            <w:top w:val="none" w:sz="0" w:space="0" w:color="auto"/>
            <w:left w:val="none" w:sz="0" w:space="0" w:color="auto"/>
            <w:bottom w:val="none" w:sz="0" w:space="0" w:color="auto"/>
            <w:right w:val="none" w:sz="0" w:space="0" w:color="auto"/>
          </w:divBdr>
        </w:div>
        <w:div w:id="384138088">
          <w:marLeft w:val="640"/>
          <w:marRight w:val="0"/>
          <w:marTop w:val="0"/>
          <w:marBottom w:val="0"/>
          <w:divBdr>
            <w:top w:val="none" w:sz="0" w:space="0" w:color="auto"/>
            <w:left w:val="none" w:sz="0" w:space="0" w:color="auto"/>
            <w:bottom w:val="none" w:sz="0" w:space="0" w:color="auto"/>
            <w:right w:val="none" w:sz="0" w:space="0" w:color="auto"/>
          </w:divBdr>
        </w:div>
        <w:div w:id="384378628">
          <w:marLeft w:val="640"/>
          <w:marRight w:val="0"/>
          <w:marTop w:val="0"/>
          <w:marBottom w:val="0"/>
          <w:divBdr>
            <w:top w:val="none" w:sz="0" w:space="0" w:color="auto"/>
            <w:left w:val="none" w:sz="0" w:space="0" w:color="auto"/>
            <w:bottom w:val="none" w:sz="0" w:space="0" w:color="auto"/>
            <w:right w:val="none" w:sz="0" w:space="0" w:color="auto"/>
          </w:divBdr>
        </w:div>
        <w:div w:id="385298511">
          <w:marLeft w:val="640"/>
          <w:marRight w:val="0"/>
          <w:marTop w:val="0"/>
          <w:marBottom w:val="0"/>
          <w:divBdr>
            <w:top w:val="none" w:sz="0" w:space="0" w:color="auto"/>
            <w:left w:val="none" w:sz="0" w:space="0" w:color="auto"/>
            <w:bottom w:val="none" w:sz="0" w:space="0" w:color="auto"/>
            <w:right w:val="none" w:sz="0" w:space="0" w:color="auto"/>
          </w:divBdr>
        </w:div>
        <w:div w:id="387850307">
          <w:marLeft w:val="640"/>
          <w:marRight w:val="0"/>
          <w:marTop w:val="0"/>
          <w:marBottom w:val="0"/>
          <w:divBdr>
            <w:top w:val="none" w:sz="0" w:space="0" w:color="auto"/>
            <w:left w:val="none" w:sz="0" w:space="0" w:color="auto"/>
            <w:bottom w:val="none" w:sz="0" w:space="0" w:color="auto"/>
            <w:right w:val="none" w:sz="0" w:space="0" w:color="auto"/>
          </w:divBdr>
        </w:div>
        <w:div w:id="397482963">
          <w:marLeft w:val="640"/>
          <w:marRight w:val="0"/>
          <w:marTop w:val="0"/>
          <w:marBottom w:val="0"/>
          <w:divBdr>
            <w:top w:val="none" w:sz="0" w:space="0" w:color="auto"/>
            <w:left w:val="none" w:sz="0" w:space="0" w:color="auto"/>
            <w:bottom w:val="none" w:sz="0" w:space="0" w:color="auto"/>
            <w:right w:val="none" w:sz="0" w:space="0" w:color="auto"/>
          </w:divBdr>
        </w:div>
        <w:div w:id="401830453">
          <w:marLeft w:val="640"/>
          <w:marRight w:val="0"/>
          <w:marTop w:val="0"/>
          <w:marBottom w:val="0"/>
          <w:divBdr>
            <w:top w:val="none" w:sz="0" w:space="0" w:color="auto"/>
            <w:left w:val="none" w:sz="0" w:space="0" w:color="auto"/>
            <w:bottom w:val="none" w:sz="0" w:space="0" w:color="auto"/>
            <w:right w:val="none" w:sz="0" w:space="0" w:color="auto"/>
          </w:divBdr>
        </w:div>
        <w:div w:id="403069261">
          <w:marLeft w:val="640"/>
          <w:marRight w:val="0"/>
          <w:marTop w:val="0"/>
          <w:marBottom w:val="0"/>
          <w:divBdr>
            <w:top w:val="none" w:sz="0" w:space="0" w:color="auto"/>
            <w:left w:val="none" w:sz="0" w:space="0" w:color="auto"/>
            <w:bottom w:val="none" w:sz="0" w:space="0" w:color="auto"/>
            <w:right w:val="none" w:sz="0" w:space="0" w:color="auto"/>
          </w:divBdr>
        </w:div>
        <w:div w:id="426122449">
          <w:marLeft w:val="640"/>
          <w:marRight w:val="0"/>
          <w:marTop w:val="0"/>
          <w:marBottom w:val="0"/>
          <w:divBdr>
            <w:top w:val="none" w:sz="0" w:space="0" w:color="auto"/>
            <w:left w:val="none" w:sz="0" w:space="0" w:color="auto"/>
            <w:bottom w:val="none" w:sz="0" w:space="0" w:color="auto"/>
            <w:right w:val="none" w:sz="0" w:space="0" w:color="auto"/>
          </w:divBdr>
        </w:div>
        <w:div w:id="432743741">
          <w:marLeft w:val="640"/>
          <w:marRight w:val="0"/>
          <w:marTop w:val="0"/>
          <w:marBottom w:val="0"/>
          <w:divBdr>
            <w:top w:val="none" w:sz="0" w:space="0" w:color="auto"/>
            <w:left w:val="none" w:sz="0" w:space="0" w:color="auto"/>
            <w:bottom w:val="none" w:sz="0" w:space="0" w:color="auto"/>
            <w:right w:val="none" w:sz="0" w:space="0" w:color="auto"/>
          </w:divBdr>
        </w:div>
        <w:div w:id="433328425">
          <w:marLeft w:val="640"/>
          <w:marRight w:val="0"/>
          <w:marTop w:val="0"/>
          <w:marBottom w:val="0"/>
          <w:divBdr>
            <w:top w:val="none" w:sz="0" w:space="0" w:color="auto"/>
            <w:left w:val="none" w:sz="0" w:space="0" w:color="auto"/>
            <w:bottom w:val="none" w:sz="0" w:space="0" w:color="auto"/>
            <w:right w:val="none" w:sz="0" w:space="0" w:color="auto"/>
          </w:divBdr>
        </w:div>
        <w:div w:id="443690085">
          <w:marLeft w:val="640"/>
          <w:marRight w:val="0"/>
          <w:marTop w:val="0"/>
          <w:marBottom w:val="0"/>
          <w:divBdr>
            <w:top w:val="none" w:sz="0" w:space="0" w:color="auto"/>
            <w:left w:val="none" w:sz="0" w:space="0" w:color="auto"/>
            <w:bottom w:val="none" w:sz="0" w:space="0" w:color="auto"/>
            <w:right w:val="none" w:sz="0" w:space="0" w:color="auto"/>
          </w:divBdr>
        </w:div>
        <w:div w:id="454252524">
          <w:marLeft w:val="640"/>
          <w:marRight w:val="0"/>
          <w:marTop w:val="0"/>
          <w:marBottom w:val="0"/>
          <w:divBdr>
            <w:top w:val="none" w:sz="0" w:space="0" w:color="auto"/>
            <w:left w:val="none" w:sz="0" w:space="0" w:color="auto"/>
            <w:bottom w:val="none" w:sz="0" w:space="0" w:color="auto"/>
            <w:right w:val="none" w:sz="0" w:space="0" w:color="auto"/>
          </w:divBdr>
        </w:div>
        <w:div w:id="460347845">
          <w:marLeft w:val="640"/>
          <w:marRight w:val="0"/>
          <w:marTop w:val="0"/>
          <w:marBottom w:val="0"/>
          <w:divBdr>
            <w:top w:val="none" w:sz="0" w:space="0" w:color="auto"/>
            <w:left w:val="none" w:sz="0" w:space="0" w:color="auto"/>
            <w:bottom w:val="none" w:sz="0" w:space="0" w:color="auto"/>
            <w:right w:val="none" w:sz="0" w:space="0" w:color="auto"/>
          </w:divBdr>
        </w:div>
        <w:div w:id="461046318">
          <w:marLeft w:val="640"/>
          <w:marRight w:val="0"/>
          <w:marTop w:val="0"/>
          <w:marBottom w:val="0"/>
          <w:divBdr>
            <w:top w:val="none" w:sz="0" w:space="0" w:color="auto"/>
            <w:left w:val="none" w:sz="0" w:space="0" w:color="auto"/>
            <w:bottom w:val="none" w:sz="0" w:space="0" w:color="auto"/>
            <w:right w:val="none" w:sz="0" w:space="0" w:color="auto"/>
          </w:divBdr>
        </w:div>
        <w:div w:id="474300370">
          <w:marLeft w:val="640"/>
          <w:marRight w:val="0"/>
          <w:marTop w:val="0"/>
          <w:marBottom w:val="0"/>
          <w:divBdr>
            <w:top w:val="none" w:sz="0" w:space="0" w:color="auto"/>
            <w:left w:val="none" w:sz="0" w:space="0" w:color="auto"/>
            <w:bottom w:val="none" w:sz="0" w:space="0" w:color="auto"/>
            <w:right w:val="none" w:sz="0" w:space="0" w:color="auto"/>
          </w:divBdr>
        </w:div>
        <w:div w:id="492835940">
          <w:marLeft w:val="640"/>
          <w:marRight w:val="0"/>
          <w:marTop w:val="0"/>
          <w:marBottom w:val="0"/>
          <w:divBdr>
            <w:top w:val="none" w:sz="0" w:space="0" w:color="auto"/>
            <w:left w:val="none" w:sz="0" w:space="0" w:color="auto"/>
            <w:bottom w:val="none" w:sz="0" w:space="0" w:color="auto"/>
            <w:right w:val="none" w:sz="0" w:space="0" w:color="auto"/>
          </w:divBdr>
        </w:div>
        <w:div w:id="493683794">
          <w:marLeft w:val="640"/>
          <w:marRight w:val="0"/>
          <w:marTop w:val="0"/>
          <w:marBottom w:val="0"/>
          <w:divBdr>
            <w:top w:val="none" w:sz="0" w:space="0" w:color="auto"/>
            <w:left w:val="none" w:sz="0" w:space="0" w:color="auto"/>
            <w:bottom w:val="none" w:sz="0" w:space="0" w:color="auto"/>
            <w:right w:val="none" w:sz="0" w:space="0" w:color="auto"/>
          </w:divBdr>
        </w:div>
        <w:div w:id="494417229">
          <w:marLeft w:val="640"/>
          <w:marRight w:val="0"/>
          <w:marTop w:val="0"/>
          <w:marBottom w:val="0"/>
          <w:divBdr>
            <w:top w:val="none" w:sz="0" w:space="0" w:color="auto"/>
            <w:left w:val="none" w:sz="0" w:space="0" w:color="auto"/>
            <w:bottom w:val="none" w:sz="0" w:space="0" w:color="auto"/>
            <w:right w:val="none" w:sz="0" w:space="0" w:color="auto"/>
          </w:divBdr>
        </w:div>
        <w:div w:id="494540837">
          <w:marLeft w:val="640"/>
          <w:marRight w:val="0"/>
          <w:marTop w:val="0"/>
          <w:marBottom w:val="0"/>
          <w:divBdr>
            <w:top w:val="none" w:sz="0" w:space="0" w:color="auto"/>
            <w:left w:val="none" w:sz="0" w:space="0" w:color="auto"/>
            <w:bottom w:val="none" w:sz="0" w:space="0" w:color="auto"/>
            <w:right w:val="none" w:sz="0" w:space="0" w:color="auto"/>
          </w:divBdr>
        </w:div>
        <w:div w:id="512767606">
          <w:marLeft w:val="640"/>
          <w:marRight w:val="0"/>
          <w:marTop w:val="0"/>
          <w:marBottom w:val="0"/>
          <w:divBdr>
            <w:top w:val="none" w:sz="0" w:space="0" w:color="auto"/>
            <w:left w:val="none" w:sz="0" w:space="0" w:color="auto"/>
            <w:bottom w:val="none" w:sz="0" w:space="0" w:color="auto"/>
            <w:right w:val="none" w:sz="0" w:space="0" w:color="auto"/>
          </w:divBdr>
        </w:div>
        <w:div w:id="512846217">
          <w:marLeft w:val="640"/>
          <w:marRight w:val="0"/>
          <w:marTop w:val="0"/>
          <w:marBottom w:val="0"/>
          <w:divBdr>
            <w:top w:val="none" w:sz="0" w:space="0" w:color="auto"/>
            <w:left w:val="none" w:sz="0" w:space="0" w:color="auto"/>
            <w:bottom w:val="none" w:sz="0" w:space="0" w:color="auto"/>
            <w:right w:val="none" w:sz="0" w:space="0" w:color="auto"/>
          </w:divBdr>
        </w:div>
        <w:div w:id="515655676">
          <w:marLeft w:val="640"/>
          <w:marRight w:val="0"/>
          <w:marTop w:val="0"/>
          <w:marBottom w:val="0"/>
          <w:divBdr>
            <w:top w:val="none" w:sz="0" w:space="0" w:color="auto"/>
            <w:left w:val="none" w:sz="0" w:space="0" w:color="auto"/>
            <w:bottom w:val="none" w:sz="0" w:space="0" w:color="auto"/>
            <w:right w:val="none" w:sz="0" w:space="0" w:color="auto"/>
          </w:divBdr>
        </w:div>
        <w:div w:id="528833379">
          <w:marLeft w:val="640"/>
          <w:marRight w:val="0"/>
          <w:marTop w:val="0"/>
          <w:marBottom w:val="0"/>
          <w:divBdr>
            <w:top w:val="none" w:sz="0" w:space="0" w:color="auto"/>
            <w:left w:val="none" w:sz="0" w:space="0" w:color="auto"/>
            <w:bottom w:val="none" w:sz="0" w:space="0" w:color="auto"/>
            <w:right w:val="none" w:sz="0" w:space="0" w:color="auto"/>
          </w:divBdr>
        </w:div>
        <w:div w:id="561671963">
          <w:marLeft w:val="640"/>
          <w:marRight w:val="0"/>
          <w:marTop w:val="0"/>
          <w:marBottom w:val="0"/>
          <w:divBdr>
            <w:top w:val="none" w:sz="0" w:space="0" w:color="auto"/>
            <w:left w:val="none" w:sz="0" w:space="0" w:color="auto"/>
            <w:bottom w:val="none" w:sz="0" w:space="0" w:color="auto"/>
            <w:right w:val="none" w:sz="0" w:space="0" w:color="auto"/>
          </w:divBdr>
        </w:div>
        <w:div w:id="568542858">
          <w:marLeft w:val="640"/>
          <w:marRight w:val="0"/>
          <w:marTop w:val="0"/>
          <w:marBottom w:val="0"/>
          <w:divBdr>
            <w:top w:val="none" w:sz="0" w:space="0" w:color="auto"/>
            <w:left w:val="none" w:sz="0" w:space="0" w:color="auto"/>
            <w:bottom w:val="none" w:sz="0" w:space="0" w:color="auto"/>
            <w:right w:val="none" w:sz="0" w:space="0" w:color="auto"/>
          </w:divBdr>
        </w:div>
        <w:div w:id="578096365">
          <w:marLeft w:val="640"/>
          <w:marRight w:val="0"/>
          <w:marTop w:val="0"/>
          <w:marBottom w:val="0"/>
          <w:divBdr>
            <w:top w:val="none" w:sz="0" w:space="0" w:color="auto"/>
            <w:left w:val="none" w:sz="0" w:space="0" w:color="auto"/>
            <w:bottom w:val="none" w:sz="0" w:space="0" w:color="auto"/>
            <w:right w:val="none" w:sz="0" w:space="0" w:color="auto"/>
          </w:divBdr>
        </w:div>
        <w:div w:id="578444241">
          <w:marLeft w:val="640"/>
          <w:marRight w:val="0"/>
          <w:marTop w:val="0"/>
          <w:marBottom w:val="0"/>
          <w:divBdr>
            <w:top w:val="none" w:sz="0" w:space="0" w:color="auto"/>
            <w:left w:val="none" w:sz="0" w:space="0" w:color="auto"/>
            <w:bottom w:val="none" w:sz="0" w:space="0" w:color="auto"/>
            <w:right w:val="none" w:sz="0" w:space="0" w:color="auto"/>
          </w:divBdr>
        </w:div>
        <w:div w:id="582641646">
          <w:marLeft w:val="640"/>
          <w:marRight w:val="0"/>
          <w:marTop w:val="0"/>
          <w:marBottom w:val="0"/>
          <w:divBdr>
            <w:top w:val="none" w:sz="0" w:space="0" w:color="auto"/>
            <w:left w:val="none" w:sz="0" w:space="0" w:color="auto"/>
            <w:bottom w:val="none" w:sz="0" w:space="0" w:color="auto"/>
            <w:right w:val="none" w:sz="0" w:space="0" w:color="auto"/>
          </w:divBdr>
        </w:div>
        <w:div w:id="607397760">
          <w:marLeft w:val="640"/>
          <w:marRight w:val="0"/>
          <w:marTop w:val="0"/>
          <w:marBottom w:val="0"/>
          <w:divBdr>
            <w:top w:val="none" w:sz="0" w:space="0" w:color="auto"/>
            <w:left w:val="none" w:sz="0" w:space="0" w:color="auto"/>
            <w:bottom w:val="none" w:sz="0" w:space="0" w:color="auto"/>
            <w:right w:val="none" w:sz="0" w:space="0" w:color="auto"/>
          </w:divBdr>
        </w:div>
        <w:div w:id="639261818">
          <w:marLeft w:val="640"/>
          <w:marRight w:val="0"/>
          <w:marTop w:val="0"/>
          <w:marBottom w:val="0"/>
          <w:divBdr>
            <w:top w:val="none" w:sz="0" w:space="0" w:color="auto"/>
            <w:left w:val="none" w:sz="0" w:space="0" w:color="auto"/>
            <w:bottom w:val="none" w:sz="0" w:space="0" w:color="auto"/>
            <w:right w:val="none" w:sz="0" w:space="0" w:color="auto"/>
          </w:divBdr>
        </w:div>
        <w:div w:id="644895940">
          <w:marLeft w:val="640"/>
          <w:marRight w:val="0"/>
          <w:marTop w:val="0"/>
          <w:marBottom w:val="0"/>
          <w:divBdr>
            <w:top w:val="none" w:sz="0" w:space="0" w:color="auto"/>
            <w:left w:val="none" w:sz="0" w:space="0" w:color="auto"/>
            <w:bottom w:val="none" w:sz="0" w:space="0" w:color="auto"/>
            <w:right w:val="none" w:sz="0" w:space="0" w:color="auto"/>
          </w:divBdr>
        </w:div>
        <w:div w:id="649214907">
          <w:marLeft w:val="640"/>
          <w:marRight w:val="0"/>
          <w:marTop w:val="0"/>
          <w:marBottom w:val="0"/>
          <w:divBdr>
            <w:top w:val="none" w:sz="0" w:space="0" w:color="auto"/>
            <w:left w:val="none" w:sz="0" w:space="0" w:color="auto"/>
            <w:bottom w:val="none" w:sz="0" w:space="0" w:color="auto"/>
            <w:right w:val="none" w:sz="0" w:space="0" w:color="auto"/>
          </w:divBdr>
        </w:div>
        <w:div w:id="659162728">
          <w:marLeft w:val="640"/>
          <w:marRight w:val="0"/>
          <w:marTop w:val="0"/>
          <w:marBottom w:val="0"/>
          <w:divBdr>
            <w:top w:val="none" w:sz="0" w:space="0" w:color="auto"/>
            <w:left w:val="none" w:sz="0" w:space="0" w:color="auto"/>
            <w:bottom w:val="none" w:sz="0" w:space="0" w:color="auto"/>
            <w:right w:val="none" w:sz="0" w:space="0" w:color="auto"/>
          </w:divBdr>
        </w:div>
        <w:div w:id="661009165">
          <w:marLeft w:val="640"/>
          <w:marRight w:val="0"/>
          <w:marTop w:val="0"/>
          <w:marBottom w:val="0"/>
          <w:divBdr>
            <w:top w:val="none" w:sz="0" w:space="0" w:color="auto"/>
            <w:left w:val="none" w:sz="0" w:space="0" w:color="auto"/>
            <w:bottom w:val="none" w:sz="0" w:space="0" w:color="auto"/>
            <w:right w:val="none" w:sz="0" w:space="0" w:color="auto"/>
          </w:divBdr>
        </w:div>
        <w:div w:id="689377472">
          <w:marLeft w:val="640"/>
          <w:marRight w:val="0"/>
          <w:marTop w:val="0"/>
          <w:marBottom w:val="0"/>
          <w:divBdr>
            <w:top w:val="none" w:sz="0" w:space="0" w:color="auto"/>
            <w:left w:val="none" w:sz="0" w:space="0" w:color="auto"/>
            <w:bottom w:val="none" w:sz="0" w:space="0" w:color="auto"/>
            <w:right w:val="none" w:sz="0" w:space="0" w:color="auto"/>
          </w:divBdr>
        </w:div>
        <w:div w:id="702750964">
          <w:marLeft w:val="640"/>
          <w:marRight w:val="0"/>
          <w:marTop w:val="0"/>
          <w:marBottom w:val="0"/>
          <w:divBdr>
            <w:top w:val="none" w:sz="0" w:space="0" w:color="auto"/>
            <w:left w:val="none" w:sz="0" w:space="0" w:color="auto"/>
            <w:bottom w:val="none" w:sz="0" w:space="0" w:color="auto"/>
            <w:right w:val="none" w:sz="0" w:space="0" w:color="auto"/>
          </w:divBdr>
        </w:div>
        <w:div w:id="706416061">
          <w:marLeft w:val="640"/>
          <w:marRight w:val="0"/>
          <w:marTop w:val="0"/>
          <w:marBottom w:val="0"/>
          <w:divBdr>
            <w:top w:val="none" w:sz="0" w:space="0" w:color="auto"/>
            <w:left w:val="none" w:sz="0" w:space="0" w:color="auto"/>
            <w:bottom w:val="none" w:sz="0" w:space="0" w:color="auto"/>
            <w:right w:val="none" w:sz="0" w:space="0" w:color="auto"/>
          </w:divBdr>
        </w:div>
        <w:div w:id="708262225">
          <w:marLeft w:val="640"/>
          <w:marRight w:val="0"/>
          <w:marTop w:val="0"/>
          <w:marBottom w:val="0"/>
          <w:divBdr>
            <w:top w:val="none" w:sz="0" w:space="0" w:color="auto"/>
            <w:left w:val="none" w:sz="0" w:space="0" w:color="auto"/>
            <w:bottom w:val="none" w:sz="0" w:space="0" w:color="auto"/>
            <w:right w:val="none" w:sz="0" w:space="0" w:color="auto"/>
          </w:divBdr>
        </w:div>
        <w:div w:id="718089561">
          <w:marLeft w:val="640"/>
          <w:marRight w:val="0"/>
          <w:marTop w:val="0"/>
          <w:marBottom w:val="0"/>
          <w:divBdr>
            <w:top w:val="none" w:sz="0" w:space="0" w:color="auto"/>
            <w:left w:val="none" w:sz="0" w:space="0" w:color="auto"/>
            <w:bottom w:val="none" w:sz="0" w:space="0" w:color="auto"/>
            <w:right w:val="none" w:sz="0" w:space="0" w:color="auto"/>
          </w:divBdr>
        </w:div>
        <w:div w:id="728958931">
          <w:marLeft w:val="640"/>
          <w:marRight w:val="0"/>
          <w:marTop w:val="0"/>
          <w:marBottom w:val="0"/>
          <w:divBdr>
            <w:top w:val="none" w:sz="0" w:space="0" w:color="auto"/>
            <w:left w:val="none" w:sz="0" w:space="0" w:color="auto"/>
            <w:bottom w:val="none" w:sz="0" w:space="0" w:color="auto"/>
            <w:right w:val="none" w:sz="0" w:space="0" w:color="auto"/>
          </w:divBdr>
        </w:div>
        <w:div w:id="738669918">
          <w:marLeft w:val="640"/>
          <w:marRight w:val="0"/>
          <w:marTop w:val="0"/>
          <w:marBottom w:val="0"/>
          <w:divBdr>
            <w:top w:val="none" w:sz="0" w:space="0" w:color="auto"/>
            <w:left w:val="none" w:sz="0" w:space="0" w:color="auto"/>
            <w:bottom w:val="none" w:sz="0" w:space="0" w:color="auto"/>
            <w:right w:val="none" w:sz="0" w:space="0" w:color="auto"/>
          </w:divBdr>
        </w:div>
        <w:div w:id="741875303">
          <w:marLeft w:val="640"/>
          <w:marRight w:val="0"/>
          <w:marTop w:val="0"/>
          <w:marBottom w:val="0"/>
          <w:divBdr>
            <w:top w:val="none" w:sz="0" w:space="0" w:color="auto"/>
            <w:left w:val="none" w:sz="0" w:space="0" w:color="auto"/>
            <w:bottom w:val="none" w:sz="0" w:space="0" w:color="auto"/>
            <w:right w:val="none" w:sz="0" w:space="0" w:color="auto"/>
          </w:divBdr>
        </w:div>
        <w:div w:id="754277329">
          <w:marLeft w:val="640"/>
          <w:marRight w:val="0"/>
          <w:marTop w:val="0"/>
          <w:marBottom w:val="0"/>
          <w:divBdr>
            <w:top w:val="none" w:sz="0" w:space="0" w:color="auto"/>
            <w:left w:val="none" w:sz="0" w:space="0" w:color="auto"/>
            <w:bottom w:val="none" w:sz="0" w:space="0" w:color="auto"/>
            <w:right w:val="none" w:sz="0" w:space="0" w:color="auto"/>
          </w:divBdr>
        </w:div>
        <w:div w:id="764349505">
          <w:marLeft w:val="640"/>
          <w:marRight w:val="0"/>
          <w:marTop w:val="0"/>
          <w:marBottom w:val="0"/>
          <w:divBdr>
            <w:top w:val="none" w:sz="0" w:space="0" w:color="auto"/>
            <w:left w:val="none" w:sz="0" w:space="0" w:color="auto"/>
            <w:bottom w:val="none" w:sz="0" w:space="0" w:color="auto"/>
            <w:right w:val="none" w:sz="0" w:space="0" w:color="auto"/>
          </w:divBdr>
        </w:div>
        <w:div w:id="766737044">
          <w:marLeft w:val="640"/>
          <w:marRight w:val="0"/>
          <w:marTop w:val="0"/>
          <w:marBottom w:val="0"/>
          <w:divBdr>
            <w:top w:val="none" w:sz="0" w:space="0" w:color="auto"/>
            <w:left w:val="none" w:sz="0" w:space="0" w:color="auto"/>
            <w:bottom w:val="none" w:sz="0" w:space="0" w:color="auto"/>
            <w:right w:val="none" w:sz="0" w:space="0" w:color="auto"/>
          </w:divBdr>
        </w:div>
        <w:div w:id="769739469">
          <w:marLeft w:val="640"/>
          <w:marRight w:val="0"/>
          <w:marTop w:val="0"/>
          <w:marBottom w:val="0"/>
          <w:divBdr>
            <w:top w:val="none" w:sz="0" w:space="0" w:color="auto"/>
            <w:left w:val="none" w:sz="0" w:space="0" w:color="auto"/>
            <w:bottom w:val="none" w:sz="0" w:space="0" w:color="auto"/>
            <w:right w:val="none" w:sz="0" w:space="0" w:color="auto"/>
          </w:divBdr>
        </w:div>
        <w:div w:id="793252845">
          <w:marLeft w:val="640"/>
          <w:marRight w:val="0"/>
          <w:marTop w:val="0"/>
          <w:marBottom w:val="0"/>
          <w:divBdr>
            <w:top w:val="none" w:sz="0" w:space="0" w:color="auto"/>
            <w:left w:val="none" w:sz="0" w:space="0" w:color="auto"/>
            <w:bottom w:val="none" w:sz="0" w:space="0" w:color="auto"/>
            <w:right w:val="none" w:sz="0" w:space="0" w:color="auto"/>
          </w:divBdr>
        </w:div>
        <w:div w:id="808283256">
          <w:marLeft w:val="640"/>
          <w:marRight w:val="0"/>
          <w:marTop w:val="0"/>
          <w:marBottom w:val="0"/>
          <w:divBdr>
            <w:top w:val="none" w:sz="0" w:space="0" w:color="auto"/>
            <w:left w:val="none" w:sz="0" w:space="0" w:color="auto"/>
            <w:bottom w:val="none" w:sz="0" w:space="0" w:color="auto"/>
            <w:right w:val="none" w:sz="0" w:space="0" w:color="auto"/>
          </w:divBdr>
        </w:div>
        <w:div w:id="817720838">
          <w:marLeft w:val="640"/>
          <w:marRight w:val="0"/>
          <w:marTop w:val="0"/>
          <w:marBottom w:val="0"/>
          <w:divBdr>
            <w:top w:val="none" w:sz="0" w:space="0" w:color="auto"/>
            <w:left w:val="none" w:sz="0" w:space="0" w:color="auto"/>
            <w:bottom w:val="none" w:sz="0" w:space="0" w:color="auto"/>
            <w:right w:val="none" w:sz="0" w:space="0" w:color="auto"/>
          </w:divBdr>
        </w:div>
        <w:div w:id="818767079">
          <w:marLeft w:val="640"/>
          <w:marRight w:val="0"/>
          <w:marTop w:val="0"/>
          <w:marBottom w:val="0"/>
          <w:divBdr>
            <w:top w:val="none" w:sz="0" w:space="0" w:color="auto"/>
            <w:left w:val="none" w:sz="0" w:space="0" w:color="auto"/>
            <w:bottom w:val="none" w:sz="0" w:space="0" w:color="auto"/>
            <w:right w:val="none" w:sz="0" w:space="0" w:color="auto"/>
          </w:divBdr>
        </w:div>
        <w:div w:id="829056229">
          <w:marLeft w:val="640"/>
          <w:marRight w:val="0"/>
          <w:marTop w:val="0"/>
          <w:marBottom w:val="0"/>
          <w:divBdr>
            <w:top w:val="none" w:sz="0" w:space="0" w:color="auto"/>
            <w:left w:val="none" w:sz="0" w:space="0" w:color="auto"/>
            <w:bottom w:val="none" w:sz="0" w:space="0" w:color="auto"/>
            <w:right w:val="none" w:sz="0" w:space="0" w:color="auto"/>
          </w:divBdr>
        </w:div>
        <w:div w:id="845751132">
          <w:marLeft w:val="640"/>
          <w:marRight w:val="0"/>
          <w:marTop w:val="0"/>
          <w:marBottom w:val="0"/>
          <w:divBdr>
            <w:top w:val="none" w:sz="0" w:space="0" w:color="auto"/>
            <w:left w:val="none" w:sz="0" w:space="0" w:color="auto"/>
            <w:bottom w:val="none" w:sz="0" w:space="0" w:color="auto"/>
            <w:right w:val="none" w:sz="0" w:space="0" w:color="auto"/>
          </w:divBdr>
        </w:div>
        <w:div w:id="858662025">
          <w:marLeft w:val="640"/>
          <w:marRight w:val="0"/>
          <w:marTop w:val="0"/>
          <w:marBottom w:val="0"/>
          <w:divBdr>
            <w:top w:val="none" w:sz="0" w:space="0" w:color="auto"/>
            <w:left w:val="none" w:sz="0" w:space="0" w:color="auto"/>
            <w:bottom w:val="none" w:sz="0" w:space="0" w:color="auto"/>
            <w:right w:val="none" w:sz="0" w:space="0" w:color="auto"/>
          </w:divBdr>
        </w:div>
        <w:div w:id="860436558">
          <w:marLeft w:val="640"/>
          <w:marRight w:val="0"/>
          <w:marTop w:val="0"/>
          <w:marBottom w:val="0"/>
          <w:divBdr>
            <w:top w:val="none" w:sz="0" w:space="0" w:color="auto"/>
            <w:left w:val="none" w:sz="0" w:space="0" w:color="auto"/>
            <w:bottom w:val="none" w:sz="0" w:space="0" w:color="auto"/>
            <w:right w:val="none" w:sz="0" w:space="0" w:color="auto"/>
          </w:divBdr>
        </w:div>
        <w:div w:id="866795869">
          <w:marLeft w:val="640"/>
          <w:marRight w:val="0"/>
          <w:marTop w:val="0"/>
          <w:marBottom w:val="0"/>
          <w:divBdr>
            <w:top w:val="none" w:sz="0" w:space="0" w:color="auto"/>
            <w:left w:val="none" w:sz="0" w:space="0" w:color="auto"/>
            <w:bottom w:val="none" w:sz="0" w:space="0" w:color="auto"/>
            <w:right w:val="none" w:sz="0" w:space="0" w:color="auto"/>
          </w:divBdr>
        </w:div>
        <w:div w:id="885029318">
          <w:marLeft w:val="640"/>
          <w:marRight w:val="0"/>
          <w:marTop w:val="0"/>
          <w:marBottom w:val="0"/>
          <w:divBdr>
            <w:top w:val="none" w:sz="0" w:space="0" w:color="auto"/>
            <w:left w:val="none" w:sz="0" w:space="0" w:color="auto"/>
            <w:bottom w:val="none" w:sz="0" w:space="0" w:color="auto"/>
            <w:right w:val="none" w:sz="0" w:space="0" w:color="auto"/>
          </w:divBdr>
        </w:div>
        <w:div w:id="886406588">
          <w:marLeft w:val="640"/>
          <w:marRight w:val="0"/>
          <w:marTop w:val="0"/>
          <w:marBottom w:val="0"/>
          <w:divBdr>
            <w:top w:val="none" w:sz="0" w:space="0" w:color="auto"/>
            <w:left w:val="none" w:sz="0" w:space="0" w:color="auto"/>
            <w:bottom w:val="none" w:sz="0" w:space="0" w:color="auto"/>
            <w:right w:val="none" w:sz="0" w:space="0" w:color="auto"/>
          </w:divBdr>
        </w:div>
        <w:div w:id="889729091">
          <w:marLeft w:val="640"/>
          <w:marRight w:val="0"/>
          <w:marTop w:val="0"/>
          <w:marBottom w:val="0"/>
          <w:divBdr>
            <w:top w:val="none" w:sz="0" w:space="0" w:color="auto"/>
            <w:left w:val="none" w:sz="0" w:space="0" w:color="auto"/>
            <w:bottom w:val="none" w:sz="0" w:space="0" w:color="auto"/>
            <w:right w:val="none" w:sz="0" w:space="0" w:color="auto"/>
          </w:divBdr>
        </w:div>
        <w:div w:id="890724163">
          <w:marLeft w:val="640"/>
          <w:marRight w:val="0"/>
          <w:marTop w:val="0"/>
          <w:marBottom w:val="0"/>
          <w:divBdr>
            <w:top w:val="none" w:sz="0" w:space="0" w:color="auto"/>
            <w:left w:val="none" w:sz="0" w:space="0" w:color="auto"/>
            <w:bottom w:val="none" w:sz="0" w:space="0" w:color="auto"/>
            <w:right w:val="none" w:sz="0" w:space="0" w:color="auto"/>
          </w:divBdr>
        </w:div>
        <w:div w:id="901406575">
          <w:marLeft w:val="640"/>
          <w:marRight w:val="0"/>
          <w:marTop w:val="0"/>
          <w:marBottom w:val="0"/>
          <w:divBdr>
            <w:top w:val="none" w:sz="0" w:space="0" w:color="auto"/>
            <w:left w:val="none" w:sz="0" w:space="0" w:color="auto"/>
            <w:bottom w:val="none" w:sz="0" w:space="0" w:color="auto"/>
            <w:right w:val="none" w:sz="0" w:space="0" w:color="auto"/>
          </w:divBdr>
        </w:div>
        <w:div w:id="901795956">
          <w:marLeft w:val="640"/>
          <w:marRight w:val="0"/>
          <w:marTop w:val="0"/>
          <w:marBottom w:val="0"/>
          <w:divBdr>
            <w:top w:val="none" w:sz="0" w:space="0" w:color="auto"/>
            <w:left w:val="none" w:sz="0" w:space="0" w:color="auto"/>
            <w:bottom w:val="none" w:sz="0" w:space="0" w:color="auto"/>
            <w:right w:val="none" w:sz="0" w:space="0" w:color="auto"/>
          </w:divBdr>
        </w:div>
        <w:div w:id="928391310">
          <w:marLeft w:val="640"/>
          <w:marRight w:val="0"/>
          <w:marTop w:val="0"/>
          <w:marBottom w:val="0"/>
          <w:divBdr>
            <w:top w:val="none" w:sz="0" w:space="0" w:color="auto"/>
            <w:left w:val="none" w:sz="0" w:space="0" w:color="auto"/>
            <w:bottom w:val="none" w:sz="0" w:space="0" w:color="auto"/>
            <w:right w:val="none" w:sz="0" w:space="0" w:color="auto"/>
          </w:divBdr>
        </w:div>
        <w:div w:id="948664789">
          <w:marLeft w:val="640"/>
          <w:marRight w:val="0"/>
          <w:marTop w:val="0"/>
          <w:marBottom w:val="0"/>
          <w:divBdr>
            <w:top w:val="none" w:sz="0" w:space="0" w:color="auto"/>
            <w:left w:val="none" w:sz="0" w:space="0" w:color="auto"/>
            <w:bottom w:val="none" w:sz="0" w:space="0" w:color="auto"/>
            <w:right w:val="none" w:sz="0" w:space="0" w:color="auto"/>
          </w:divBdr>
        </w:div>
        <w:div w:id="952319243">
          <w:marLeft w:val="640"/>
          <w:marRight w:val="0"/>
          <w:marTop w:val="0"/>
          <w:marBottom w:val="0"/>
          <w:divBdr>
            <w:top w:val="none" w:sz="0" w:space="0" w:color="auto"/>
            <w:left w:val="none" w:sz="0" w:space="0" w:color="auto"/>
            <w:bottom w:val="none" w:sz="0" w:space="0" w:color="auto"/>
            <w:right w:val="none" w:sz="0" w:space="0" w:color="auto"/>
          </w:divBdr>
        </w:div>
        <w:div w:id="952715263">
          <w:marLeft w:val="640"/>
          <w:marRight w:val="0"/>
          <w:marTop w:val="0"/>
          <w:marBottom w:val="0"/>
          <w:divBdr>
            <w:top w:val="none" w:sz="0" w:space="0" w:color="auto"/>
            <w:left w:val="none" w:sz="0" w:space="0" w:color="auto"/>
            <w:bottom w:val="none" w:sz="0" w:space="0" w:color="auto"/>
            <w:right w:val="none" w:sz="0" w:space="0" w:color="auto"/>
          </w:divBdr>
        </w:div>
        <w:div w:id="968632007">
          <w:marLeft w:val="640"/>
          <w:marRight w:val="0"/>
          <w:marTop w:val="0"/>
          <w:marBottom w:val="0"/>
          <w:divBdr>
            <w:top w:val="none" w:sz="0" w:space="0" w:color="auto"/>
            <w:left w:val="none" w:sz="0" w:space="0" w:color="auto"/>
            <w:bottom w:val="none" w:sz="0" w:space="0" w:color="auto"/>
            <w:right w:val="none" w:sz="0" w:space="0" w:color="auto"/>
          </w:divBdr>
        </w:div>
        <w:div w:id="970598475">
          <w:marLeft w:val="640"/>
          <w:marRight w:val="0"/>
          <w:marTop w:val="0"/>
          <w:marBottom w:val="0"/>
          <w:divBdr>
            <w:top w:val="none" w:sz="0" w:space="0" w:color="auto"/>
            <w:left w:val="none" w:sz="0" w:space="0" w:color="auto"/>
            <w:bottom w:val="none" w:sz="0" w:space="0" w:color="auto"/>
            <w:right w:val="none" w:sz="0" w:space="0" w:color="auto"/>
          </w:divBdr>
        </w:div>
        <w:div w:id="974681766">
          <w:marLeft w:val="640"/>
          <w:marRight w:val="0"/>
          <w:marTop w:val="0"/>
          <w:marBottom w:val="0"/>
          <w:divBdr>
            <w:top w:val="none" w:sz="0" w:space="0" w:color="auto"/>
            <w:left w:val="none" w:sz="0" w:space="0" w:color="auto"/>
            <w:bottom w:val="none" w:sz="0" w:space="0" w:color="auto"/>
            <w:right w:val="none" w:sz="0" w:space="0" w:color="auto"/>
          </w:divBdr>
        </w:div>
        <w:div w:id="982351486">
          <w:marLeft w:val="640"/>
          <w:marRight w:val="0"/>
          <w:marTop w:val="0"/>
          <w:marBottom w:val="0"/>
          <w:divBdr>
            <w:top w:val="none" w:sz="0" w:space="0" w:color="auto"/>
            <w:left w:val="none" w:sz="0" w:space="0" w:color="auto"/>
            <w:bottom w:val="none" w:sz="0" w:space="0" w:color="auto"/>
            <w:right w:val="none" w:sz="0" w:space="0" w:color="auto"/>
          </w:divBdr>
        </w:div>
        <w:div w:id="989866307">
          <w:marLeft w:val="640"/>
          <w:marRight w:val="0"/>
          <w:marTop w:val="0"/>
          <w:marBottom w:val="0"/>
          <w:divBdr>
            <w:top w:val="none" w:sz="0" w:space="0" w:color="auto"/>
            <w:left w:val="none" w:sz="0" w:space="0" w:color="auto"/>
            <w:bottom w:val="none" w:sz="0" w:space="0" w:color="auto"/>
            <w:right w:val="none" w:sz="0" w:space="0" w:color="auto"/>
          </w:divBdr>
        </w:div>
        <w:div w:id="989939089">
          <w:marLeft w:val="640"/>
          <w:marRight w:val="0"/>
          <w:marTop w:val="0"/>
          <w:marBottom w:val="0"/>
          <w:divBdr>
            <w:top w:val="none" w:sz="0" w:space="0" w:color="auto"/>
            <w:left w:val="none" w:sz="0" w:space="0" w:color="auto"/>
            <w:bottom w:val="none" w:sz="0" w:space="0" w:color="auto"/>
            <w:right w:val="none" w:sz="0" w:space="0" w:color="auto"/>
          </w:divBdr>
        </w:div>
        <w:div w:id="996229958">
          <w:marLeft w:val="640"/>
          <w:marRight w:val="0"/>
          <w:marTop w:val="0"/>
          <w:marBottom w:val="0"/>
          <w:divBdr>
            <w:top w:val="none" w:sz="0" w:space="0" w:color="auto"/>
            <w:left w:val="none" w:sz="0" w:space="0" w:color="auto"/>
            <w:bottom w:val="none" w:sz="0" w:space="0" w:color="auto"/>
            <w:right w:val="none" w:sz="0" w:space="0" w:color="auto"/>
          </w:divBdr>
        </w:div>
        <w:div w:id="1007515140">
          <w:marLeft w:val="640"/>
          <w:marRight w:val="0"/>
          <w:marTop w:val="0"/>
          <w:marBottom w:val="0"/>
          <w:divBdr>
            <w:top w:val="none" w:sz="0" w:space="0" w:color="auto"/>
            <w:left w:val="none" w:sz="0" w:space="0" w:color="auto"/>
            <w:bottom w:val="none" w:sz="0" w:space="0" w:color="auto"/>
            <w:right w:val="none" w:sz="0" w:space="0" w:color="auto"/>
          </w:divBdr>
        </w:div>
        <w:div w:id="1021203432">
          <w:marLeft w:val="640"/>
          <w:marRight w:val="0"/>
          <w:marTop w:val="0"/>
          <w:marBottom w:val="0"/>
          <w:divBdr>
            <w:top w:val="none" w:sz="0" w:space="0" w:color="auto"/>
            <w:left w:val="none" w:sz="0" w:space="0" w:color="auto"/>
            <w:bottom w:val="none" w:sz="0" w:space="0" w:color="auto"/>
            <w:right w:val="none" w:sz="0" w:space="0" w:color="auto"/>
          </w:divBdr>
        </w:div>
        <w:div w:id="1042636236">
          <w:marLeft w:val="640"/>
          <w:marRight w:val="0"/>
          <w:marTop w:val="0"/>
          <w:marBottom w:val="0"/>
          <w:divBdr>
            <w:top w:val="none" w:sz="0" w:space="0" w:color="auto"/>
            <w:left w:val="none" w:sz="0" w:space="0" w:color="auto"/>
            <w:bottom w:val="none" w:sz="0" w:space="0" w:color="auto"/>
            <w:right w:val="none" w:sz="0" w:space="0" w:color="auto"/>
          </w:divBdr>
        </w:div>
        <w:div w:id="1053232006">
          <w:marLeft w:val="640"/>
          <w:marRight w:val="0"/>
          <w:marTop w:val="0"/>
          <w:marBottom w:val="0"/>
          <w:divBdr>
            <w:top w:val="none" w:sz="0" w:space="0" w:color="auto"/>
            <w:left w:val="none" w:sz="0" w:space="0" w:color="auto"/>
            <w:bottom w:val="none" w:sz="0" w:space="0" w:color="auto"/>
            <w:right w:val="none" w:sz="0" w:space="0" w:color="auto"/>
          </w:divBdr>
        </w:div>
        <w:div w:id="1095588432">
          <w:marLeft w:val="640"/>
          <w:marRight w:val="0"/>
          <w:marTop w:val="0"/>
          <w:marBottom w:val="0"/>
          <w:divBdr>
            <w:top w:val="none" w:sz="0" w:space="0" w:color="auto"/>
            <w:left w:val="none" w:sz="0" w:space="0" w:color="auto"/>
            <w:bottom w:val="none" w:sz="0" w:space="0" w:color="auto"/>
            <w:right w:val="none" w:sz="0" w:space="0" w:color="auto"/>
          </w:divBdr>
        </w:div>
        <w:div w:id="1098022598">
          <w:marLeft w:val="640"/>
          <w:marRight w:val="0"/>
          <w:marTop w:val="0"/>
          <w:marBottom w:val="0"/>
          <w:divBdr>
            <w:top w:val="none" w:sz="0" w:space="0" w:color="auto"/>
            <w:left w:val="none" w:sz="0" w:space="0" w:color="auto"/>
            <w:bottom w:val="none" w:sz="0" w:space="0" w:color="auto"/>
            <w:right w:val="none" w:sz="0" w:space="0" w:color="auto"/>
          </w:divBdr>
        </w:div>
        <w:div w:id="1101531922">
          <w:marLeft w:val="640"/>
          <w:marRight w:val="0"/>
          <w:marTop w:val="0"/>
          <w:marBottom w:val="0"/>
          <w:divBdr>
            <w:top w:val="none" w:sz="0" w:space="0" w:color="auto"/>
            <w:left w:val="none" w:sz="0" w:space="0" w:color="auto"/>
            <w:bottom w:val="none" w:sz="0" w:space="0" w:color="auto"/>
            <w:right w:val="none" w:sz="0" w:space="0" w:color="auto"/>
          </w:divBdr>
        </w:div>
        <w:div w:id="1108815166">
          <w:marLeft w:val="640"/>
          <w:marRight w:val="0"/>
          <w:marTop w:val="0"/>
          <w:marBottom w:val="0"/>
          <w:divBdr>
            <w:top w:val="none" w:sz="0" w:space="0" w:color="auto"/>
            <w:left w:val="none" w:sz="0" w:space="0" w:color="auto"/>
            <w:bottom w:val="none" w:sz="0" w:space="0" w:color="auto"/>
            <w:right w:val="none" w:sz="0" w:space="0" w:color="auto"/>
          </w:divBdr>
        </w:div>
        <w:div w:id="1112822417">
          <w:marLeft w:val="640"/>
          <w:marRight w:val="0"/>
          <w:marTop w:val="0"/>
          <w:marBottom w:val="0"/>
          <w:divBdr>
            <w:top w:val="none" w:sz="0" w:space="0" w:color="auto"/>
            <w:left w:val="none" w:sz="0" w:space="0" w:color="auto"/>
            <w:bottom w:val="none" w:sz="0" w:space="0" w:color="auto"/>
            <w:right w:val="none" w:sz="0" w:space="0" w:color="auto"/>
          </w:divBdr>
        </w:div>
        <w:div w:id="1113743025">
          <w:marLeft w:val="640"/>
          <w:marRight w:val="0"/>
          <w:marTop w:val="0"/>
          <w:marBottom w:val="0"/>
          <w:divBdr>
            <w:top w:val="none" w:sz="0" w:space="0" w:color="auto"/>
            <w:left w:val="none" w:sz="0" w:space="0" w:color="auto"/>
            <w:bottom w:val="none" w:sz="0" w:space="0" w:color="auto"/>
            <w:right w:val="none" w:sz="0" w:space="0" w:color="auto"/>
          </w:divBdr>
        </w:div>
        <w:div w:id="1125655332">
          <w:marLeft w:val="640"/>
          <w:marRight w:val="0"/>
          <w:marTop w:val="0"/>
          <w:marBottom w:val="0"/>
          <w:divBdr>
            <w:top w:val="none" w:sz="0" w:space="0" w:color="auto"/>
            <w:left w:val="none" w:sz="0" w:space="0" w:color="auto"/>
            <w:bottom w:val="none" w:sz="0" w:space="0" w:color="auto"/>
            <w:right w:val="none" w:sz="0" w:space="0" w:color="auto"/>
          </w:divBdr>
        </w:div>
        <w:div w:id="1127964591">
          <w:marLeft w:val="640"/>
          <w:marRight w:val="0"/>
          <w:marTop w:val="0"/>
          <w:marBottom w:val="0"/>
          <w:divBdr>
            <w:top w:val="none" w:sz="0" w:space="0" w:color="auto"/>
            <w:left w:val="none" w:sz="0" w:space="0" w:color="auto"/>
            <w:bottom w:val="none" w:sz="0" w:space="0" w:color="auto"/>
            <w:right w:val="none" w:sz="0" w:space="0" w:color="auto"/>
          </w:divBdr>
        </w:div>
        <w:div w:id="1139304098">
          <w:marLeft w:val="640"/>
          <w:marRight w:val="0"/>
          <w:marTop w:val="0"/>
          <w:marBottom w:val="0"/>
          <w:divBdr>
            <w:top w:val="none" w:sz="0" w:space="0" w:color="auto"/>
            <w:left w:val="none" w:sz="0" w:space="0" w:color="auto"/>
            <w:bottom w:val="none" w:sz="0" w:space="0" w:color="auto"/>
            <w:right w:val="none" w:sz="0" w:space="0" w:color="auto"/>
          </w:divBdr>
        </w:div>
        <w:div w:id="1140466039">
          <w:marLeft w:val="640"/>
          <w:marRight w:val="0"/>
          <w:marTop w:val="0"/>
          <w:marBottom w:val="0"/>
          <w:divBdr>
            <w:top w:val="none" w:sz="0" w:space="0" w:color="auto"/>
            <w:left w:val="none" w:sz="0" w:space="0" w:color="auto"/>
            <w:bottom w:val="none" w:sz="0" w:space="0" w:color="auto"/>
            <w:right w:val="none" w:sz="0" w:space="0" w:color="auto"/>
          </w:divBdr>
        </w:div>
        <w:div w:id="1145976213">
          <w:marLeft w:val="640"/>
          <w:marRight w:val="0"/>
          <w:marTop w:val="0"/>
          <w:marBottom w:val="0"/>
          <w:divBdr>
            <w:top w:val="none" w:sz="0" w:space="0" w:color="auto"/>
            <w:left w:val="none" w:sz="0" w:space="0" w:color="auto"/>
            <w:bottom w:val="none" w:sz="0" w:space="0" w:color="auto"/>
            <w:right w:val="none" w:sz="0" w:space="0" w:color="auto"/>
          </w:divBdr>
        </w:div>
        <w:div w:id="1167288547">
          <w:marLeft w:val="640"/>
          <w:marRight w:val="0"/>
          <w:marTop w:val="0"/>
          <w:marBottom w:val="0"/>
          <w:divBdr>
            <w:top w:val="none" w:sz="0" w:space="0" w:color="auto"/>
            <w:left w:val="none" w:sz="0" w:space="0" w:color="auto"/>
            <w:bottom w:val="none" w:sz="0" w:space="0" w:color="auto"/>
            <w:right w:val="none" w:sz="0" w:space="0" w:color="auto"/>
          </w:divBdr>
        </w:div>
        <w:div w:id="1171529423">
          <w:marLeft w:val="640"/>
          <w:marRight w:val="0"/>
          <w:marTop w:val="0"/>
          <w:marBottom w:val="0"/>
          <w:divBdr>
            <w:top w:val="none" w:sz="0" w:space="0" w:color="auto"/>
            <w:left w:val="none" w:sz="0" w:space="0" w:color="auto"/>
            <w:bottom w:val="none" w:sz="0" w:space="0" w:color="auto"/>
            <w:right w:val="none" w:sz="0" w:space="0" w:color="auto"/>
          </w:divBdr>
        </w:div>
        <w:div w:id="1175731660">
          <w:marLeft w:val="640"/>
          <w:marRight w:val="0"/>
          <w:marTop w:val="0"/>
          <w:marBottom w:val="0"/>
          <w:divBdr>
            <w:top w:val="none" w:sz="0" w:space="0" w:color="auto"/>
            <w:left w:val="none" w:sz="0" w:space="0" w:color="auto"/>
            <w:bottom w:val="none" w:sz="0" w:space="0" w:color="auto"/>
            <w:right w:val="none" w:sz="0" w:space="0" w:color="auto"/>
          </w:divBdr>
        </w:div>
        <w:div w:id="1180437297">
          <w:marLeft w:val="640"/>
          <w:marRight w:val="0"/>
          <w:marTop w:val="0"/>
          <w:marBottom w:val="0"/>
          <w:divBdr>
            <w:top w:val="none" w:sz="0" w:space="0" w:color="auto"/>
            <w:left w:val="none" w:sz="0" w:space="0" w:color="auto"/>
            <w:bottom w:val="none" w:sz="0" w:space="0" w:color="auto"/>
            <w:right w:val="none" w:sz="0" w:space="0" w:color="auto"/>
          </w:divBdr>
        </w:div>
        <w:div w:id="1185173300">
          <w:marLeft w:val="640"/>
          <w:marRight w:val="0"/>
          <w:marTop w:val="0"/>
          <w:marBottom w:val="0"/>
          <w:divBdr>
            <w:top w:val="none" w:sz="0" w:space="0" w:color="auto"/>
            <w:left w:val="none" w:sz="0" w:space="0" w:color="auto"/>
            <w:bottom w:val="none" w:sz="0" w:space="0" w:color="auto"/>
            <w:right w:val="none" w:sz="0" w:space="0" w:color="auto"/>
          </w:divBdr>
        </w:div>
        <w:div w:id="1185942498">
          <w:marLeft w:val="640"/>
          <w:marRight w:val="0"/>
          <w:marTop w:val="0"/>
          <w:marBottom w:val="0"/>
          <w:divBdr>
            <w:top w:val="none" w:sz="0" w:space="0" w:color="auto"/>
            <w:left w:val="none" w:sz="0" w:space="0" w:color="auto"/>
            <w:bottom w:val="none" w:sz="0" w:space="0" w:color="auto"/>
            <w:right w:val="none" w:sz="0" w:space="0" w:color="auto"/>
          </w:divBdr>
        </w:div>
        <w:div w:id="1189413429">
          <w:marLeft w:val="640"/>
          <w:marRight w:val="0"/>
          <w:marTop w:val="0"/>
          <w:marBottom w:val="0"/>
          <w:divBdr>
            <w:top w:val="none" w:sz="0" w:space="0" w:color="auto"/>
            <w:left w:val="none" w:sz="0" w:space="0" w:color="auto"/>
            <w:bottom w:val="none" w:sz="0" w:space="0" w:color="auto"/>
            <w:right w:val="none" w:sz="0" w:space="0" w:color="auto"/>
          </w:divBdr>
        </w:div>
        <w:div w:id="1191378982">
          <w:marLeft w:val="640"/>
          <w:marRight w:val="0"/>
          <w:marTop w:val="0"/>
          <w:marBottom w:val="0"/>
          <w:divBdr>
            <w:top w:val="none" w:sz="0" w:space="0" w:color="auto"/>
            <w:left w:val="none" w:sz="0" w:space="0" w:color="auto"/>
            <w:bottom w:val="none" w:sz="0" w:space="0" w:color="auto"/>
            <w:right w:val="none" w:sz="0" w:space="0" w:color="auto"/>
          </w:divBdr>
        </w:div>
        <w:div w:id="1212960095">
          <w:marLeft w:val="640"/>
          <w:marRight w:val="0"/>
          <w:marTop w:val="0"/>
          <w:marBottom w:val="0"/>
          <w:divBdr>
            <w:top w:val="none" w:sz="0" w:space="0" w:color="auto"/>
            <w:left w:val="none" w:sz="0" w:space="0" w:color="auto"/>
            <w:bottom w:val="none" w:sz="0" w:space="0" w:color="auto"/>
            <w:right w:val="none" w:sz="0" w:space="0" w:color="auto"/>
          </w:divBdr>
        </w:div>
        <w:div w:id="1217474320">
          <w:marLeft w:val="640"/>
          <w:marRight w:val="0"/>
          <w:marTop w:val="0"/>
          <w:marBottom w:val="0"/>
          <w:divBdr>
            <w:top w:val="none" w:sz="0" w:space="0" w:color="auto"/>
            <w:left w:val="none" w:sz="0" w:space="0" w:color="auto"/>
            <w:bottom w:val="none" w:sz="0" w:space="0" w:color="auto"/>
            <w:right w:val="none" w:sz="0" w:space="0" w:color="auto"/>
          </w:divBdr>
        </w:div>
        <w:div w:id="1238591333">
          <w:marLeft w:val="640"/>
          <w:marRight w:val="0"/>
          <w:marTop w:val="0"/>
          <w:marBottom w:val="0"/>
          <w:divBdr>
            <w:top w:val="none" w:sz="0" w:space="0" w:color="auto"/>
            <w:left w:val="none" w:sz="0" w:space="0" w:color="auto"/>
            <w:bottom w:val="none" w:sz="0" w:space="0" w:color="auto"/>
            <w:right w:val="none" w:sz="0" w:space="0" w:color="auto"/>
          </w:divBdr>
        </w:div>
        <w:div w:id="1242720811">
          <w:marLeft w:val="640"/>
          <w:marRight w:val="0"/>
          <w:marTop w:val="0"/>
          <w:marBottom w:val="0"/>
          <w:divBdr>
            <w:top w:val="none" w:sz="0" w:space="0" w:color="auto"/>
            <w:left w:val="none" w:sz="0" w:space="0" w:color="auto"/>
            <w:bottom w:val="none" w:sz="0" w:space="0" w:color="auto"/>
            <w:right w:val="none" w:sz="0" w:space="0" w:color="auto"/>
          </w:divBdr>
        </w:div>
        <w:div w:id="1257246448">
          <w:marLeft w:val="640"/>
          <w:marRight w:val="0"/>
          <w:marTop w:val="0"/>
          <w:marBottom w:val="0"/>
          <w:divBdr>
            <w:top w:val="none" w:sz="0" w:space="0" w:color="auto"/>
            <w:left w:val="none" w:sz="0" w:space="0" w:color="auto"/>
            <w:bottom w:val="none" w:sz="0" w:space="0" w:color="auto"/>
            <w:right w:val="none" w:sz="0" w:space="0" w:color="auto"/>
          </w:divBdr>
        </w:div>
        <w:div w:id="1257520553">
          <w:marLeft w:val="640"/>
          <w:marRight w:val="0"/>
          <w:marTop w:val="0"/>
          <w:marBottom w:val="0"/>
          <w:divBdr>
            <w:top w:val="none" w:sz="0" w:space="0" w:color="auto"/>
            <w:left w:val="none" w:sz="0" w:space="0" w:color="auto"/>
            <w:bottom w:val="none" w:sz="0" w:space="0" w:color="auto"/>
            <w:right w:val="none" w:sz="0" w:space="0" w:color="auto"/>
          </w:divBdr>
        </w:div>
        <w:div w:id="1269389845">
          <w:marLeft w:val="640"/>
          <w:marRight w:val="0"/>
          <w:marTop w:val="0"/>
          <w:marBottom w:val="0"/>
          <w:divBdr>
            <w:top w:val="none" w:sz="0" w:space="0" w:color="auto"/>
            <w:left w:val="none" w:sz="0" w:space="0" w:color="auto"/>
            <w:bottom w:val="none" w:sz="0" w:space="0" w:color="auto"/>
            <w:right w:val="none" w:sz="0" w:space="0" w:color="auto"/>
          </w:divBdr>
        </w:div>
        <w:div w:id="1271666744">
          <w:marLeft w:val="640"/>
          <w:marRight w:val="0"/>
          <w:marTop w:val="0"/>
          <w:marBottom w:val="0"/>
          <w:divBdr>
            <w:top w:val="none" w:sz="0" w:space="0" w:color="auto"/>
            <w:left w:val="none" w:sz="0" w:space="0" w:color="auto"/>
            <w:bottom w:val="none" w:sz="0" w:space="0" w:color="auto"/>
            <w:right w:val="none" w:sz="0" w:space="0" w:color="auto"/>
          </w:divBdr>
        </w:div>
        <w:div w:id="1285044172">
          <w:marLeft w:val="640"/>
          <w:marRight w:val="0"/>
          <w:marTop w:val="0"/>
          <w:marBottom w:val="0"/>
          <w:divBdr>
            <w:top w:val="none" w:sz="0" w:space="0" w:color="auto"/>
            <w:left w:val="none" w:sz="0" w:space="0" w:color="auto"/>
            <w:bottom w:val="none" w:sz="0" w:space="0" w:color="auto"/>
            <w:right w:val="none" w:sz="0" w:space="0" w:color="auto"/>
          </w:divBdr>
        </w:div>
        <w:div w:id="1288119824">
          <w:marLeft w:val="640"/>
          <w:marRight w:val="0"/>
          <w:marTop w:val="0"/>
          <w:marBottom w:val="0"/>
          <w:divBdr>
            <w:top w:val="none" w:sz="0" w:space="0" w:color="auto"/>
            <w:left w:val="none" w:sz="0" w:space="0" w:color="auto"/>
            <w:bottom w:val="none" w:sz="0" w:space="0" w:color="auto"/>
            <w:right w:val="none" w:sz="0" w:space="0" w:color="auto"/>
          </w:divBdr>
        </w:div>
        <w:div w:id="1297762631">
          <w:marLeft w:val="640"/>
          <w:marRight w:val="0"/>
          <w:marTop w:val="0"/>
          <w:marBottom w:val="0"/>
          <w:divBdr>
            <w:top w:val="none" w:sz="0" w:space="0" w:color="auto"/>
            <w:left w:val="none" w:sz="0" w:space="0" w:color="auto"/>
            <w:bottom w:val="none" w:sz="0" w:space="0" w:color="auto"/>
            <w:right w:val="none" w:sz="0" w:space="0" w:color="auto"/>
          </w:divBdr>
        </w:div>
        <w:div w:id="1324091151">
          <w:marLeft w:val="640"/>
          <w:marRight w:val="0"/>
          <w:marTop w:val="0"/>
          <w:marBottom w:val="0"/>
          <w:divBdr>
            <w:top w:val="none" w:sz="0" w:space="0" w:color="auto"/>
            <w:left w:val="none" w:sz="0" w:space="0" w:color="auto"/>
            <w:bottom w:val="none" w:sz="0" w:space="0" w:color="auto"/>
            <w:right w:val="none" w:sz="0" w:space="0" w:color="auto"/>
          </w:divBdr>
        </w:div>
        <w:div w:id="1345471831">
          <w:marLeft w:val="640"/>
          <w:marRight w:val="0"/>
          <w:marTop w:val="0"/>
          <w:marBottom w:val="0"/>
          <w:divBdr>
            <w:top w:val="none" w:sz="0" w:space="0" w:color="auto"/>
            <w:left w:val="none" w:sz="0" w:space="0" w:color="auto"/>
            <w:bottom w:val="none" w:sz="0" w:space="0" w:color="auto"/>
            <w:right w:val="none" w:sz="0" w:space="0" w:color="auto"/>
          </w:divBdr>
        </w:div>
        <w:div w:id="1348872700">
          <w:marLeft w:val="640"/>
          <w:marRight w:val="0"/>
          <w:marTop w:val="0"/>
          <w:marBottom w:val="0"/>
          <w:divBdr>
            <w:top w:val="none" w:sz="0" w:space="0" w:color="auto"/>
            <w:left w:val="none" w:sz="0" w:space="0" w:color="auto"/>
            <w:bottom w:val="none" w:sz="0" w:space="0" w:color="auto"/>
            <w:right w:val="none" w:sz="0" w:space="0" w:color="auto"/>
          </w:divBdr>
        </w:div>
        <w:div w:id="1350175858">
          <w:marLeft w:val="640"/>
          <w:marRight w:val="0"/>
          <w:marTop w:val="0"/>
          <w:marBottom w:val="0"/>
          <w:divBdr>
            <w:top w:val="none" w:sz="0" w:space="0" w:color="auto"/>
            <w:left w:val="none" w:sz="0" w:space="0" w:color="auto"/>
            <w:bottom w:val="none" w:sz="0" w:space="0" w:color="auto"/>
            <w:right w:val="none" w:sz="0" w:space="0" w:color="auto"/>
          </w:divBdr>
        </w:div>
        <w:div w:id="1351837635">
          <w:marLeft w:val="640"/>
          <w:marRight w:val="0"/>
          <w:marTop w:val="0"/>
          <w:marBottom w:val="0"/>
          <w:divBdr>
            <w:top w:val="none" w:sz="0" w:space="0" w:color="auto"/>
            <w:left w:val="none" w:sz="0" w:space="0" w:color="auto"/>
            <w:bottom w:val="none" w:sz="0" w:space="0" w:color="auto"/>
            <w:right w:val="none" w:sz="0" w:space="0" w:color="auto"/>
          </w:divBdr>
        </w:div>
        <w:div w:id="1361390837">
          <w:marLeft w:val="640"/>
          <w:marRight w:val="0"/>
          <w:marTop w:val="0"/>
          <w:marBottom w:val="0"/>
          <w:divBdr>
            <w:top w:val="none" w:sz="0" w:space="0" w:color="auto"/>
            <w:left w:val="none" w:sz="0" w:space="0" w:color="auto"/>
            <w:bottom w:val="none" w:sz="0" w:space="0" w:color="auto"/>
            <w:right w:val="none" w:sz="0" w:space="0" w:color="auto"/>
          </w:divBdr>
        </w:div>
        <w:div w:id="1364013433">
          <w:marLeft w:val="640"/>
          <w:marRight w:val="0"/>
          <w:marTop w:val="0"/>
          <w:marBottom w:val="0"/>
          <w:divBdr>
            <w:top w:val="none" w:sz="0" w:space="0" w:color="auto"/>
            <w:left w:val="none" w:sz="0" w:space="0" w:color="auto"/>
            <w:bottom w:val="none" w:sz="0" w:space="0" w:color="auto"/>
            <w:right w:val="none" w:sz="0" w:space="0" w:color="auto"/>
          </w:divBdr>
        </w:div>
        <w:div w:id="1370371768">
          <w:marLeft w:val="640"/>
          <w:marRight w:val="0"/>
          <w:marTop w:val="0"/>
          <w:marBottom w:val="0"/>
          <w:divBdr>
            <w:top w:val="none" w:sz="0" w:space="0" w:color="auto"/>
            <w:left w:val="none" w:sz="0" w:space="0" w:color="auto"/>
            <w:bottom w:val="none" w:sz="0" w:space="0" w:color="auto"/>
            <w:right w:val="none" w:sz="0" w:space="0" w:color="auto"/>
          </w:divBdr>
        </w:div>
        <w:div w:id="1409498966">
          <w:marLeft w:val="640"/>
          <w:marRight w:val="0"/>
          <w:marTop w:val="0"/>
          <w:marBottom w:val="0"/>
          <w:divBdr>
            <w:top w:val="none" w:sz="0" w:space="0" w:color="auto"/>
            <w:left w:val="none" w:sz="0" w:space="0" w:color="auto"/>
            <w:bottom w:val="none" w:sz="0" w:space="0" w:color="auto"/>
            <w:right w:val="none" w:sz="0" w:space="0" w:color="auto"/>
          </w:divBdr>
        </w:div>
        <w:div w:id="1419669333">
          <w:marLeft w:val="640"/>
          <w:marRight w:val="0"/>
          <w:marTop w:val="0"/>
          <w:marBottom w:val="0"/>
          <w:divBdr>
            <w:top w:val="none" w:sz="0" w:space="0" w:color="auto"/>
            <w:left w:val="none" w:sz="0" w:space="0" w:color="auto"/>
            <w:bottom w:val="none" w:sz="0" w:space="0" w:color="auto"/>
            <w:right w:val="none" w:sz="0" w:space="0" w:color="auto"/>
          </w:divBdr>
        </w:div>
        <w:div w:id="1422531795">
          <w:marLeft w:val="640"/>
          <w:marRight w:val="0"/>
          <w:marTop w:val="0"/>
          <w:marBottom w:val="0"/>
          <w:divBdr>
            <w:top w:val="none" w:sz="0" w:space="0" w:color="auto"/>
            <w:left w:val="none" w:sz="0" w:space="0" w:color="auto"/>
            <w:bottom w:val="none" w:sz="0" w:space="0" w:color="auto"/>
            <w:right w:val="none" w:sz="0" w:space="0" w:color="auto"/>
          </w:divBdr>
        </w:div>
        <w:div w:id="1423646790">
          <w:marLeft w:val="640"/>
          <w:marRight w:val="0"/>
          <w:marTop w:val="0"/>
          <w:marBottom w:val="0"/>
          <w:divBdr>
            <w:top w:val="none" w:sz="0" w:space="0" w:color="auto"/>
            <w:left w:val="none" w:sz="0" w:space="0" w:color="auto"/>
            <w:bottom w:val="none" w:sz="0" w:space="0" w:color="auto"/>
            <w:right w:val="none" w:sz="0" w:space="0" w:color="auto"/>
          </w:divBdr>
        </w:div>
        <w:div w:id="1430849638">
          <w:marLeft w:val="640"/>
          <w:marRight w:val="0"/>
          <w:marTop w:val="0"/>
          <w:marBottom w:val="0"/>
          <w:divBdr>
            <w:top w:val="none" w:sz="0" w:space="0" w:color="auto"/>
            <w:left w:val="none" w:sz="0" w:space="0" w:color="auto"/>
            <w:bottom w:val="none" w:sz="0" w:space="0" w:color="auto"/>
            <w:right w:val="none" w:sz="0" w:space="0" w:color="auto"/>
          </w:divBdr>
        </w:div>
        <w:div w:id="1431660093">
          <w:marLeft w:val="640"/>
          <w:marRight w:val="0"/>
          <w:marTop w:val="0"/>
          <w:marBottom w:val="0"/>
          <w:divBdr>
            <w:top w:val="none" w:sz="0" w:space="0" w:color="auto"/>
            <w:left w:val="none" w:sz="0" w:space="0" w:color="auto"/>
            <w:bottom w:val="none" w:sz="0" w:space="0" w:color="auto"/>
            <w:right w:val="none" w:sz="0" w:space="0" w:color="auto"/>
          </w:divBdr>
        </w:div>
        <w:div w:id="1440567540">
          <w:marLeft w:val="640"/>
          <w:marRight w:val="0"/>
          <w:marTop w:val="0"/>
          <w:marBottom w:val="0"/>
          <w:divBdr>
            <w:top w:val="none" w:sz="0" w:space="0" w:color="auto"/>
            <w:left w:val="none" w:sz="0" w:space="0" w:color="auto"/>
            <w:bottom w:val="none" w:sz="0" w:space="0" w:color="auto"/>
            <w:right w:val="none" w:sz="0" w:space="0" w:color="auto"/>
          </w:divBdr>
        </w:div>
        <w:div w:id="1441530958">
          <w:marLeft w:val="640"/>
          <w:marRight w:val="0"/>
          <w:marTop w:val="0"/>
          <w:marBottom w:val="0"/>
          <w:divBdr>
            <w:top w:val="none" w:sz="0" w:space="0" w:color="auto"/>
            <w:left w:val="none" w:sz="0" w:space="0" w:color="auto"/>
            <w:bottom w:val="none" w:sz="0" w:space="0" w:color="auto"/>
            <w:right w:val="none" w:sz="0" w:space="0" w:color="auto"/>
          </w:divBdr>
        </w:div>
        <w:div w:id="1442336994">
          <w:marLeft w:val="640"/>
          <w:marRight w:val="0"/>
          <w:marTop w:val="0"/>
          <w:marBottom w:val="0"/>
          <w:divBdr>
            <w:top w:val="none" w:sz="0" w:space="0" w:color="auto"/>
            <w:left w:val="none" w:sz="0" w:space="0" w:color="auto"/>
            <w:bottom w:val="none" w:sz="0" w:space="0" w:color="auto"/>
            <w:right w:val="none" w:sz="0" w:space="0" w:color="auto"/>
          </w:divBdr>
        </w:div>
        <w:div w:id="1452289030">
          <w:marLeft w:val="640"/>
          <w:marRight w:val="0"/>
          <w:marTop w:val="0"/>
          <w:marBottom w:val="0"/>
          <w:divBdr>
            <w:top w:val="none" w:sz="0" w:space="0" w:color="auto"/>
            <w:left w:val="none" w:sz="0" w:space="0" w:color="auto"/>
            <w:bottom w:val="none" w:sz="0" w:space="0" w:color="auto"/>
            <w:right w:val="none" w:sz="0" w:space="0" w:color="auto"/>
          </w:divBdr>
        </w:div>
        <w:div w:id="1455516168">
          <w:marLeft w:val="640"/>
          <w:marRight w:val="0"/>
          <w:marTop w:val="0"/>
          <w:marBottom w:val="0"/>
          <w:divBdr>
            <w:top w:val="none" w:sz="0" w:space="0" w:color="auto"/>
            <w:left w:val="none" w:sz="0" w:space="0" w:color="auto"/>
            <w:bottom w:val="none" w:sz="0" w:space="0" w:color="auto"/>
            <w:right w:val="none" w:sz="0" w:space="0" w:color="auto"/>
          </w:divBdr>
        </w:div>
        <w:div w:id="1455978796">
          <w:marLeft w:val="640"/>
          <w:marRight w:val="0"/>
          <w:marTop w:val="0"/>
          <w:marBottom w:val="0"/>
          <w:divBdr>
            <w:top w:val="none" w:sz="0" w:space="0" w:color="auto"/>
            <w:left w:val="none" w:sz="0" w:space="0" w:color="auto"/>
            <w:bottom w:val="none" w:sz="0" w:space="0" w:color="auto"/>
            <w:right w:val="none" w:sz="0" w:space="0" w:color="auto"/>
          </w:divBdr>
        </w:div>
        <w:div w:id="1457093410">
          <w:marLeft w:val="640"/>
          <w:marRight w:val="0"/>
          <w:marTop w:val="0"/>
          <w:marBottom w:val="0"/>
          <w:divBdr>
            <w:top w:val="none" w:sz="0" w:space="0" w:color="auto"/>
            <w:left w:val="none" w:sz="0" w:space="0" w:color="auto"/>
            <w:bottom w:val="none" w:sz="0" w:space="0" w:color="auto"/>
            <w:right w:val="none" w:sz="0" w:space="0" w:color="auto"/>
          </w:divBdr>
        </w:div>
        <w:div w:id="1461455476">
          <w:marLeft w:val="640"/>
          <w:marRight w:val="0"/>
          <w:marTop w:val="0"/>
          <w:marBottom w:val="0"/>
          <w:divBdr>
            <w:top w:val="none" w:sz="0" w:space="0" w:color="auto"/>
            <w:left w:val="none" w:sz="0" w:space="0" w:color="auto"/>
            <w:bottom w:val="none" w:sz="0" w:space="0" w:color="auto"/>
            <w:right w:val="none" w:sz="0" w:space="0" w:color="auto"/>
          </w:divBdr>
        </w:div>
        <w:div w:id="1463423039">
          <w:marLeft w:val="640"/>
          <w:marRight w:val="0"/>
          <w:marTop w:val="0"/>
          <w:marBottom w:val="0"/>
          <w:divBdr>
            <w:top w:val="none" w:sz="0" w:space="0" w:color="auto"/>
            <w:left w:val="none" w:sz="0" w:space="0" w:color="auto"/>
            <w:bottom w:val="none" w:sz="0" w:space="0" w:color="auto"/>
            <w:right w:val="none" w:sz="0" w:space="0" w:color="auto"/>
          </w:divBdr>
        </w:div>
        <w:div w:id="1467047278">
          <w:marLeft w:val="640"/>
          <w:marRight w:val="0"/>
          <w:marTop w:val="0"/>
          <w:marBottom w:val="0"/>
          <w:divBdr>
            <w:top w:val="none" w:sz="0" w:space="0" w:color="auto"/>
            <w:left w:val="none" w:sz="0" w:space="0" w:color="auto"/>
            <w:bottom w:val="none" w:sz="0" w:space="0" w:color="auto"/>
            <w:right w:val="none" w:sz="0" w:space="0" w:color="auto"/>
          </w:divBdr>
        </w:div>
        <w:div w:id="1475903361">
          <w:marLeft w:val="640"/>
          <w:marRight w:val="0"/>
          <w:marTop w:val="0"/>
          <w:marBottom w:val="0"/>
          <w:divBdr>
            <w:top w:val="none" w:sz="0" w:space="0" w:color="auto"/>
            <w:left w:val="none" w:sz="0" w:space="0" w:color="auto"/>
            <w:bottom w:val="none" w:sz="0" w:space="0" w:color="auto"/>
            <w:right w:val="none" w:sz="0" w:space="0" w:color="auto"/>
          </w:divBdr>
        </w:div>
        <w:div w:id="1483737012">
          <w:marLeft w:val="640"/>
          <w:marRight w:val="0"/>
          <w:marTop w:val="0"/>
          <w:marBottom w:val="0"/>
          <w:divBdr>
            <w:top w:val="none" w:sz="0" w:space="0" w:color="auto"/>
            <w:left w:val="none" w:sz="0" w:space="0" w:color="auto"/>
            <w:bottom w:val="none" w:sz="0" w:space="0" w:color="auto"/>
            <w:right w:val="none" w:sz="0" w:space="0" w:color="auto"/>
          </w:divBdr>
        </w:div>
        <w:div w:id="1485274564">
          <w:marLeft w:val="640"/>
          <w:marRight w:val="0"/>
          <w:marTop w:val="0"/>
          <w:marBottom w:val="0"/>
          <w:divBdr>
            <w:top w:val="none" w:sz="0" w:space="0" w:color="auto"/>
            <w:left w:val="none" w:sz="0" w:space="0" w:color="auto"/>
            <w:bottom w:val="none" w:sz="0" w:space="0" w:color="auto"/>
            <w:right w:val="none" w:sz="0" w:space="0" w:color="auto"/>
          </w:divBdr>
        </w:div>
        <w:div w:id="1489252714">
          <w:marLeft w:val="640"/>
          <w:marRight w:val="0"/>
          <w:marTop w:val="0"/>
          <w:marBottom w:val="0"/>
          <w:divBdr>
            <w:top w:val="none" w:sz="0" w:space="0" w:color="auto"/>
            <w:left w:val="none" w:sz="0" w:space="0" w:color="auto"/>
            <w:bottom w:val="none" w:sz="0" w:space="0" w:color="auto"/>
            <w:right w:val="none" w:sz="0" w:space="0" w:color="auto"/>
          </w:divBdr>
        </w:div>
        <w:div w:id="1518041454">
          <w:marLeft w:val="640"/>
          <w:marRight w:val="0"/>
          <w:marTop w:val="0"/>
          <w:marBottom w:val="0"/>
          <w:divBdr>
            <w:top w:val="none" w:sz="0" w:space="0" w:color="auto"/>
            <w:left w:val="none" w:sz="0" w:space="0" w:color="auto"/>
            <w:bottom w:val="none" w:sz="0" w:space="0" w:color="auto"/>
            <w:right w:val="none" w:sz="0" w:space="0" w:color="auto"/>
          </w:divBdr>
        </w:div>
        <w:div w:id="1518275544">
          <w:marLeft w:val="640"/>
          <w:marRight w:val="0"/>
          <w:marTop w:val="0"/>
          <w:marBottom w:val="0"/>
          <w:divBdr>
            <w:top w:val="none" w:sz="0" w:space="0" w:color="auto"/>
            <w:left w:val="none" w:sz="0" w:space="0" w:color="auto"/>
            <w:bottom w:val="none" w:sz="0" w:space="0" w:color="auto"/>
            <w:right w:val="none" w:sz="0" w:space="0" w:color="auto"/>
          </w:divBdr>
        </w:div>
        <w:div w:id="1521896008">
          <w:marLeft w:val="640"/>
          <w:marRight w:val="0"/>
          <w:marTop w:val="0"/>
          <w:marBottom w:val="0"/>
          <w:divBdr>
            <w:top w:val="none" w:sz="0" w:space="0" w:color="auto"/>
            <w:left w:val="none" w:sz="0" w:space="0" w:color="auto"/>
            <w:bottom w:val="none" w:sz="0" w:space="0" w:color="auto"/>
            <w:right w:val="none" w:sz="0" w:space="0" w:color="auto"/>
          </w:divBdr>
        </w:div>
        <w:div w:id="1532918444">
          <w:marLeft w:val="640"/>
          <w:marRight w:val="0"/>
          <w:marTop w:val="0"/>
          <w:marBottom w:val="0"/>
          <w:divBdr>
            <w:top w:val="none" w:sz="0" w:space="0" w:color="auto"/>
            <w:left w:val="none" w:sz="0" w:space="0" w:color="auto"/>
            <w:bottom w:val="none" w:sz="0" w:space="0" w:color="auto"/>
            <w:right w:val="none" w:sz="0" w:space="0" w:color="auto"/>
          </w:divBdr>
        </w:div>
        <w:div w:id="1536430982">
          <w:marLeft w:val="640"/>
          <w:marRight w:val="0"/>
          <w:marTop w:val="0"/>
          <w:marBottom w:val="0"/>
          <w:divBdr>
            <w:top w:val="none" w:sz="0" w:space="0" w:color="auto"/>
            <w:left w:val="none" w:sz="0" w:space="0" w:color="auto"/>
            <w:bottom w:val="none" w:sz="0" w:space="0" w:color="auto"/>
            <w:right w:val="none" w:sz="0" w:space="0" w:color="auto"/>
          </w:divBdr>
        </w:div>
        <w:div w:id="1543321050">
          <w:marLeft w:val="640"/>
          <w:marRight w:val="0"/>
          <w:marTop w:val="0"/>
          <w:marBottom w:val="0"/>
          <w:divBdr>
            <w:top w:val="none" w:sz="0" w:space="0" w:color="auto"/>
            <w:left w:val="none" w:sz="0" w:space="0" w:color="auto"/>
            <w:bottom w:val="none" w:sz="0" w:space="0" w:color="auto"/>
            <w:right w:val="none" w:sz="0" w:space="0" w:color="auto"/>
          </w:divBdr>
        </w:div>
        <w:div w:id="1556163743">
          <w:marLeft w:val="640"/>
          <w:marRight w:val="0"/>
          <w:marTop w:val="0"/>
          <w:marBottom w:val="0"/>
          <w:divBdr>
            <w:top w:val="none" w:sz="0" w:space="0" w:color="auto"/>
            <w:left w:val="none" w:sz="0" w:space="0" w:color="auto"/>
            <w:bottom w:val="none" w:sz="0" w:space="0" w:color="auto"/>
            <w:right w:val="none" w:sz="0" w:space="0" w:color="auto"/>
          </w:divBdr>
        </w:div>
        <w:div w:id="1567186487">
          <w:marLeft w:val="640"/>
          <w:marRight w:val="0"/>
          <w:marTop w:val="0"/>
          <w:marBottom w:val="0"/>
          <w:divBdr>
            <w:top w:val="none" w:sz="0" w:space="0" w:color="auto"/>
            <w:left w:val="none" w:sz="0" w:space="0" w:color="auto"/>
            <w:bottom w:val="none" w:sz="0" w:space="0" w:color="auto"/>
            <w:right w:val="none" w:sz="0" w:space="0" w:color="auto"/>
          </w:divBdr>
        </w:div>
        <w:div w:id="1568373752">
          <w:marLeft w:val="640"/>
          <w:marRight w:val="0"/>
          <w:marTop w:val="0"/>
          <w:marBottom w:val="0"/>
          <w:divBdr>
            <w:top w:val="none" w:sz="0" w:space="0" w:color="auto"/>
            <w:left w:val="none" w:sz="0" w:space="0" w:color="auto"/>
            <w:bottom w:val="none" w:sz="0" w:space="0" w:color="auto"/>
            <w:right w:val="none" w:sz="0" w:space="0" w:color="auto"/>
          </w:divBdr>
        </w:div>
        <w:div w:id="1574438049">
          <w:marLeft w:val="640"/>
          <w:marRight w:val="0"/>
          <w:marTop w:val="0"/>
          <w:marBottom w:val="0"/>
          <w:divBdr>
            <w:top w:val="none" w:sz="0" w:space="0" w:color="auto"/>
            <w:left w:val="none" w:sz="0" w:space="0" w:color="auto"/>
            <w:bottom w:val="none" w:sz="0" w:space="0" w:color="auto"/>
            <w:right w:val="none" w:sz="0" w:space="0" w:color="auto"/>
          </w:divBdr>
        </w:div>
        <w:div w:id="1578244725">
          <w:marLeft w:val="640"/>
          <w:marRight w:val="0"/>
          <w:marTop w:val="0"/>
          <w:marBottom w:val="0"/>
          <w:divBdr>
            <w:top w:val="none" w:sz="0" w:space="0" w:color="auto"/>
            <w:left w:val="none" w:sz="0" w:space="0" w:color="auto"/>
            <w:bottom w:val="none" w:sz="0" w:space="0" w:color="auto"/>
            <w:right w:val="none" w:sz="0" w:space="0" w:color="auto"/>
          </w:divBdr>
        </w:div>
        <w:div w:id="1600795319">
          <w:marLeft w:val="640"/>
          <w:marRight w:val="0"/>
          <w:marTop w:val="0"/>
          <w:marBottom w:val="0"/>
          <w:divBdr>
            <w:top w:val="none" w:sz="0" w:space="0" w:color="auto"/>
            <w:left w:val="none" w:sz="0" w:space="0" w:color="auto"/>
            <w:bottom w:val="none" w:sz="0" w:space="0" w:color="auto"/>
            <w:right w:val="none" w:sz="0" w:space="0" w:color="auto"/>
          </w:divBdr>
        </w:div>
        <w:div w:id="1605066159">
          <w:marLeft w:val="640"/>
          <w:marRight w:val="0"/>
          <w:marTop w:val="0"/>
          <w:marBottom w:val="0"/>
          <w:divBdr>
            <w:top w:val="none" w:sz="0" w:space="0" w:color="auto"/>
            <w:left w:val="none" w:sz="0" w:space="0" w:color="auto"/>
            <w:bottom w:val="none" w:sz="0" w:space="0" w:color="auto"/>
            <w:right w:val="none" w:sz="0" w:space="0" w:color="auto"/>
          </w:divBdr>
        </w:div>
        <w:div w:id="1630668204">
          <w:marLeft w:val="640"/>
          <w:marRight w:val="0"/>
          <w:marTop w:val="0"/>
          <w:marBottom w:val="0"/>
          <w:divBdr>
            <w:top w:val="none" w:sz="0" w:space="0" w:color="auto"/>
            <w:left w:val="none" w:sz="0" w:space="0" w:color="auto"/>
            <w:bottom w:val="none" w:sz="0" w:space="0" w:color="auto"/>
            <w:right w:val="none" w:sz="0" w:space="0" w:color="auto"/>
          </w:divBdr>
        </w:div>
        <w:div w:id="1648388562">
          <w:marLeft w:val="640"/>
          <w:marRight w:val="0"/>
          <w:marTop w:val="0"/>
          <w:marBottom w:val="0"/>
          <w:divBdr>
            <w:top w:val="none" w:sz="0" w:space="0" w:color="auto"/>
            <w:left w:val="none" w:sz="0" w:space="0" w:color="auto"/>
            <w:bottom w:val="none" w:sz="0" w:space="0" w:color="auto"/>
            <w:right w:val="none" w:sz="0" w:space="0" w:color="auto"/>
          </w:divBdr>
        </w:div>
        <w:div w:id="1651055961">
          <w:marLeft w:val="640"/>
          <w:marRight w:val="0"/>
          <w:marTop w:val="0"/>
          <w:marBottom w:val="0"/>
          <w:divBdr>
            <w:top w:val="none" w:sz="0" w:space="0" w:color="auto"/>
            <w:left w:val="none" w:sz="0" w:space="0" w:color="auto"/>
            <w:bottom w:val="none" w:sz="0" w:space="0" w:color="auto"/>
            <w:right w:val="none" w:sz="0" w:space="0" w:color="auto"/>
          </w:divBdr>
        </w:div>
        <w:div w:id="1654720582">
          <w:marLeft w:val="640"/>
          <w:marRight w:val="0"/>
          <w:marTop w:val="0"/>
          <w:marBottom w:val="0"/>
          <w:divBdr>
            <w:top w:val="none" w:sz="0" w:space="0" w:color="auto"/>
            <w:left w:val="none" w:sz="0" w:space="0" w:color="auto"/>
            <w:bottom w:val="none" w:sz="0" w:space="0" w:color="auto"/>
            <w:right w:val="none" w:sz="0" w:space="0" w:color="auto"/>
          </w:divBdr>
        </w:div>
        <w:div w:id="1667709220">
          <w:marLeft w:val="640"/>
          <w:marRight w:val="0"/>
          <w:marTop w:val="0"/>
          <w:marBottom w:val="0"/>
          <w:divBdr>
            <w:top w:val="none" w:sz="0" w:space="0" w:color="auto"/>
            <w:left w:val="none" w:sz="0" w:space="0" w:color="auto"/>
            <w:bottom w:val="none" w:sz="0" w:space="0" w:color="auto"/>
            <w:right w:val="none" w:sz="0" w:space="0" w:color="auto"/>
          </w:divBdr>
        </w:div>
        <w:div w:id="1674912385">
          <w:marLeft w:val="640"/>
          <w:marRight w:val="0"/>
          <w:marTop w:val="0"/>
          <w:marBottom w:val="0"/>
          <w:divBdr>
            <w:top w:val="none" w:sz="0" w:space="0" w:color="auto"/>
            <w:left w:val="none" w:sz="0" w:space="0" w:color="auto"/>
            <w:bottom w:val="none" w:sz="0" w:space="0" w:color="auto"/>
            <w:right w:val="none" w:sz="0" w:space="0" w:color="auto"/>
          </w:divBdr>
        </w:div>
        <w:div w:id="1686132702">
          <w:marLeft w:val="640"/>
          <w:marRight w:val="0"/>
          <w:marTop w:val="0"/>
          <w:marBottom w:val="0"/>
          <w:divBdr>
            <w:top w:val="none" w:sz="0" w:space="0" w:color="auto"/>
            <w:left w:val="none" w:sz="0" w:space="0" w:color="auto"/>
            <w:bottom w:val="none" w:sz="0" w:space="0" w:color="auto"/>
            <w:right w:val="none" w:sz="0" w:space="0" w:color="auto"/>
          </w:divBdr>
        </w:div>
        <w:div w:id="1697848292">
          <w:marLeft w:val="640"/>
          <w:marRight w:val="0"/>
          <w:marTop w:val="0"/>
          <w:marBottom w:val="0"/>
          <w:divBdr>
            <w:top w:val="none" w:sz="0" w:space="0" w:color="auto"/>
            <w:left w:val="none" w:sz="0" w:space="0" w:color="auto"/>
            <w:bottom w:val="none" w:sz="0" w:space="0" w:color="auto"/>
            <w:right w:val="none" w:sz="0" w:space="0" w:color="auto"/>
          </w:divBdr>
        </w:div>
        <w:div w:id="1703633522">
          <w:marLeft w:val="640"/>
          <w:marRight w:val="0"/>
          <w:marTop w:val="0"/>
          <w:marBottom w:val="0"/>
          <w:divBdr>
            <w:top w:val="none" w:sz="0" w:space="0" w:color="auto"/>
            <w:left w:val="none" w:sz="0" w:space="0" w:color="auto"/>
            <w:bottom w:val="none" w:sz="0" w:space="0" w:color="auto"/>
            <w:right w:val="none" w:sz="0" w:space="0" w:color="auto"/>
          </w:divBdr>
        </w:div>
        <w:div w:id="1706634554">
          <w:marLeft w:val="640"/>
          <w:marRight w:val="0"/>
          <w:marTop w:val="0"/>
          <w:marBottom w:val="0"/>
          <w:divBdr>
            <w:top w:val="none" w:sz="0" w:space="0" w:color="auto"/>
            <w:left w:val="none" w:sz="0" w:space="0" w:color="auto"/>
            <w:bottom w:val="none" w:sz="0" w:space="0" w:color="auto"/>
            <w:right w:val="none" w:sz="0" w:space="0" w:color="auto"/>
          </w:divBdr>
        </w:div>
        <w:div w:id="1715277390">
          <w:marLeft w:val="640"/>
          <w:marRight w:val="0"/>
          <w:marTop w:val="0"/>
          <w:marBottom w:val="0"/>
          <w:divBdr>
            <w:top w:val="none" w:sz="0" w:space="0" w:color="auto"/>
            <w:left w:val="none" w:sz="0" w:space="0" w:color="auto"/>
            <w:bottom w:val="none" w:sz="0" w:space="0" w:color="auto"/>
            <w:right w:val="none" w:sz="0" w:space="0" w:color="auto"/>
          </w:divBdr>
        </w:div>
        <w:div w:id="1723821694">
          <w:marLeft w:val="640"/>
          <w:marRight w:val="0"/>
          <w:marTop w:val="0"/>
          <w:marBottom w:val="0"/>
          <w:divBdr>
            <w:top w:val="none" w:sz="0" w:space="0" w:color="auto"/>
            <w:left w:val="none" w:sz="0" w:space="0" w:color="auto"/>
            <w:bottom w:val="none" w:sz="0" w:space="0" w:color="auto"/>
            <w:right w:val="none" w:sz="0" w:space="0" w:color="auto"/>
          </w:divBdr>
        </w:div>
        <w:div w:id="1724522572">
          <w:marLeft w:val="640"/>
          <w:marRight w:val="0"/>
          <w:marTop w:val="0"/>
          <w:marBottom w:val="0"/>
          <w:divBdr>
            <w:top w:val="none" w:sz="0" w:space="0" w:color="auto"/>
            <w:left w:val="none" w:sz="0" w:space="0" w:color="auto"/>
            <w:bottom w:val="none" w:sz="0" w:space="0" w:color="auto"/>
            <w:right w:val="none" w:sz="0" w:space="0" w:color="auto"/>
          </w:divBdr>
        </w:div>
        <w:div w:id="1738092707">
          <w:marLeft w:val="640"/>
          <w:marRight w:val="0"/>
          <w:marTop w:val="0"/>
          <w:marBottom w:val="0"/>
          <w:divBdr>
            <w:top w:val="none" w:sz="0" w:space="0" w:color="auto"/>
            <w:left w:val="none" w:sz="0" w:space="0" w:color="auto"/>
            <w:bottom w:val="none" w:sz="0" w:space="0" w:color="auto"/>
            <w:right w:val="none" w:sz="0" w:space="0" w:color="auto"/>
          </w:divBdr>
        </w:div>
        <w:div w:id="1743061600">
          <w:marLeft w:val="640"/>
          <w:marRight w:val="0"/>
          <w:marTop w:val="0"/>
          <w:marBottom w:val="0"/>
          <w:divBdr>
            <w:top w:val="none" w:sz="0" w:space="0" w:color="auto"/>
            <w:left w:val="none" w:sz="0" w:space="0" w:color="auto"/>
            <w:bottom w:val="none" w:sz="0" w:space="0" w:color="auto"/>
            <w:right w:val="none" w:sz="0" w:space="0" w:color="auto"/>
          </w:divBdr>
        </w:div>
        <w:div w:id="1770999354">
          <w:marLeft w:val="640"/>
          <w:marRight w:val="0"/>
          <w:marTop w:val="0"/>
          <w:marBottom w:val="0"/>
          <w:divBdr>
            <w:top w:val="none" w:sz="0" w:space="0" w:color="auto"/>
            <w:left w:val="none" w:sz="0" w:space="0" w:color="auto"/>
            <w:bottom w:val="none" w:sz="0" w:space="0" w:color="auto"/>
            <w:right w:val="none" w:sz="0" w:space="0" w:color="auto"/>
          </w:divBdr>
        </w:div>
        <w:div w:id="1784300768">
          <w:marLeft w:val="640"/>
          <w:marRight w:val="0"/>
          <w:marTop w:val="0"/>
          <w:marBottom w:val="0"/>
          <w:divBdr>
            <w:top w:val="none" w:sz="0" w:space="0" w:color="auto"/>
            <w:left w:val="none" w:sz="0" w:space="0" w:color="auto"/>
            <w:bottom w:val="none" w:sz="0" w:space="0" w:color="auto"/>
            <w:right w:val="none" w:sz="0" w:space="0" w:color="auto"/>
          </w:divBdr>
        </w:div>
        <w:div w:id="1786122148">
          <w:marLeft w:val="640"/>
          <w:marRight w:val="0"/>
          <w:marTop w:val="0"/>
          <w:marBottom w:val="0"/>
          <w:divBdr>
            <w:top w:val="none" w:sz="0" w:space="0" w:color="auto"/>
            <w:left w:val="none" w:sz="0" w:space="0" w:color="auto"/>
            <w:bottom w:val="none" w:sz="0" w:space="0" w:color="auto"/>
            <w:right w:val="none" w:sz="0" w:space="0" w:color="auto"/>
          </w:divBdr>
        </w:div>
        <w:div w:id="1790011725">
          <w:marLeft w:val="640"/>
          <w:marRight w:val="0"/>
          <w:marTop w:val="0"/>
          <w:marBottom w:val="0"/>
          <w:divBdr>
            <w:top w:val="none" w:sz="0" w:space="0" w:color="auto"/>
            <w:left w:val="none" w:sz="0" w:space="0" w:color="auto"/>
            <w:bottom w:val="none" w:sz="0" w:space="0" w:color="auto"/>
            <w:right w:val="none" w:sz="0" w:space="0" w:color="auto"/>
          </w:divBdr>
        </w:div>
        <w:div w:id="1795521453">
          <w:marLeft w:val="640"/>
          <w:marRight w:val="0"/>
          <w:marTop w:val="0"/>
          <w:marBottom w:val="0"/>
          <w:divBdr>
            <w:top w:val="none" w:sz="0" w:space="0" w:color="auto"/>
            <w:left w:val="none" w:sz="0" w:space="0" w:color="auto"/>
            <w:bottom w:val="none" w:sz="0" w:space="0" w:color="auto"/>
            <w:right w:val="none" w:sz="0" w:space="0" w:color="auto"/>
          </w:divBdr>
        </w:div>
        <w:div w:id="1801263015">
          <w:marLeft w:val="640"/>
          <w:marRight w:val="0"/>
          <w:marTop w:val="0"/>
          <w:marBottom w:val="0"/>
          <w:divBdr>
            <w:top w:val="none" w:sz="0" w:space="0" w:color="auto"/>
            <w:left w:val="none" w:sz="0" w:space="0" w:color="auto"/>
            <w:bottom w:val="none" w:sz="0" w:space="0" w:color="auto"/>
            <w:right w:val="none" w:sz="0" w:space="0" w:color="auto"/>
          </w:divBdr>
        </w:div>
        <w:div w:id="1807812255">
          <w:marLeft w:val="640"/>
          <w:marRight w:val="0"/>
          <w:marTop w:val="0"/>
          <w:marBottom w:val="0"/>
          <w:divBdr>
            <w:top w:val="none" w:sz="0" w:space="0" w:color="auto"/>
            <w:left w:val="none" w:sz="0" w:space="0" w:color="auto"/>
            <w:bottom w:val="none" w:sz="0" w:space="0" w:color="auto"/>
            <w:right w:val="none" w:sz="0" w:space="0" w:color="auto"/>
          </w:divBdr>
        </w:div>
        <w:div w:id="1814446209">
          <w:marLeft w:val="640"/>
          <w:marRight w:val="0"/>
          <w:marTop w:val="0"/>
          <w:marBottom w:val="0"/>
          <w:divBdr>
            <w:top w:val="none" w:sz="0" w:space="0" w:color="auto"/>
            <w:left w:val="none" w:sz="0" w:space="0" w:color="auto"/>
            <w:bottom w:val="none" w:sz="0" w:space="0" w:color="auto"/>
            <w:right w:val="none" w:sz="0" w:space="0" w:color="auto"/>
          </w:divBdr>
        </w:div>
        <w:div w:id="1814519347">
          <w:marLeft w:val="640"/>
          <w:marRight w:val="0"/>
          <w:marTop w:val="0"/>
          <w:marBottom w:val="0"/>
          <w:divBdr>
            <w:top w:val="none" w:sz="0" w:space="0" w:color="auto"/>
            <w:left w:val="none" w:sz="0" w:space="0" w:color="auto"/>
            <w:bottom w:val="none" w:sz="0" w:space="0" w:color="auto"/>
            <w:right w:val="none" w:sz="0" w:space="0" w:color="auto"/>
          </w:divBdr>
        </w:div>
        <w:div w:id="1814566869">
          <w:marLeft w:val="640"/>
          <w:marRight w:val="0"/>
          <w:marTop w:val="0"/>
          <w:marBottom w:val="0"/>
          <w:divBdr>
            <w:top w:val="none" w:sz="0" w:space="0" w:color="auto"/>
            <w:left w:val="none" w:sz="0" w:space="0" w:color="auto"/>
            <w:bottom w:val="none" w:sz="0" w:space="0" w:color="auto"/>
            <w:right w:val="none" w:sz="0" w:space="0" w:color="auto"/>
          </w:divBdr>
        </w:div>
        <w:div w:id="1825587413">
          <w:marLeft w:val="640"/>
          <w:marRight w:val="0"/>
          <w:marTop w:val="0"/>
          <w:marBottom w:val="0"/>
          <w:divBdr>
            <w:top w:val="none" w:sz="0" w:space="0" w:color="auto"/>
            <w:left w:val="none" w:sz="0" w:space="0" w:color="auto"/>
            <w:bottom w:val="none" w:sz="0" w:space="0" w:color="auto"/>
            <w:right w:val="none" w:sz="0" w:space="0" w:color="auto"/>
          </w:divBdr>
        </w:div>
        <w:div w:id="1828325896">
          <w:marLeft w:val="640"/>
          <w:marRight w:val="0"/>
          <w:marTop w:val="0"/>
          <w:marBottom w:val="0"/>
          <w:divBdr>
            <w:top w:val="none" w:sz="0" w:space="0" w:color="auto"/>
            <w:left w:val="none" w:sz="0" w:space="0" w:color="auto"/>
            <w:bottom w:val="none" w:sz="0" w:space="0" w:color="auto"/>
            <w:right w:val="none" w:sz="0" w:space="0" w:color="auto"/>
          </w:divBdr>
        </w:div>
        <w:div w:id="1834562277">
          <w:marLeft w:val="640"/>
          <w:marRight w:val="0"/>
          <w:marTop w:val="0"/>
          <w:marBottom w:val="0"/>
          <w:divBdr>
            <w:top w:val="none" w:sz="0" w:space="0" w:color="auto"/>
            <w:left w:val="none" w:sz="0" w:space="0" w:color="auto"/>
            <w:bottom w:val="none" w:sz="0" w:space="0" w:color="auto"/>
            <w:right w:val="none" w:sz="0" w:space="0" w:color="auto"/>
          </w:divBdr>
        </w:div>
        <w:div w:id="1851526413">
          <w:marLeft w:val="640"/>
          <w:marRight w:val="0"/>
          <w:marTop w:val="0"/>
          <w:marBottom w:val="0"/>
          <w:divBdr>
            <w:top w:val="none" w:sz="0" w:space="0" w:color="auto"/>
            <w:left w:val="none" w:sz="0" w:space="0" w:color="auto"/>
            <w:bottom w:val="none" w:sz="0" w:space="0" w:color="auto"/>
            <w:right w:val="none" w:sz="0" w:space="0" w:color="auto"/>
          </w:divBdr>
        </w:div>
        <w:div w:id="1864708687">
          <w:marLeft w:val="640"/>
          <w:marRight w:val="0"/>
          <w:marTop w:val="0"/>
          <w:marBottom w:val="0"/>
          <w:divBdr>
            <w:top w:val="none" w:sz="0" w:space="0" w:color="auto"/>
            <w:left w:val="none" w:sz="0" w:space="0" w:color="auto"/>
            <w:bottom w:val="none" w:sz="0" w:space="0" w:color="auto"/>
            <w:right w:val="none" w:sz="0" w:space="0" w:color="auto"/>
          </w:divBdr>
        </w:div>
        <w:div w:id="1866480823">
          <w:marLeft w:val="640"/>
          <w:marRight w:val="0"/>
          <w:marTop w:val="0"/>
          <w:marBottom w:val="0"/>
          <w:divBdr>
            <w:top w:val="none" w:sz="0" w:space="0" w:color="auto"/>
            <w:left w:val="none" w:sz="0" w:space="0" w:color="auto"/>
            <w:bottom w:val="none" w:sz="0" w:space="0" w:color="auto"/>
            <w:right w:val="none" w:sz="0" w:space="0" w:color="auto"/>
          </w:divBdr>
        </w:div>
        <w:div w:id="1894534261">
          <w:marLeft w:val="640"/>
          <w:marRight w:val="0"/>
          <w:marTop w:val="0"/>
          <w:marBottom w:val="0"/>
          <w:divBdr>
            <w:top w:val="none" w:sz="0" w:space="0" w:color="auto"/>
            <w:left w:val="none" w:sz="0" w:space="0" w:color="auto"/>
            <w:bottom w:val="none" w:sz="0" w:space="0" w:color="auto"/>
            <w:right w:val="none" w:sz="0" w:space="0" w:color="auto"/>
          </w:divBdr>
        </w:div>
        <w:div w:id="1926181452">
          <w:marLeft w:val="640"/>
          <w:marRight w:val="0"/>
          <w:marTop w:val="0"/>
          <w:marBottom w:val="0"/>
          <w:divBdr>
            <w:top w:val="none" w:sz="0" w:space="0" w:color="auto"/>
            <w:left w:val="none" w:sz="0" w:space="0" w:color="auto"/>
            <w:bottom w:val="none" w:sz="0" w:space="0" w:color="auto"/>
            <w:right w:val="none" w:sz="0" w:space="0" w:color="auto"/>
          </w:divBdr>
        </w:div>
        <w:div w:id="1946841539">
          <w:marLeft w:val="640"/>
          <w:marRight w:val="0"/>
          <w:marTop w:val="0"/>
          <w:marBottom w:val="0"/>
          <w:divBdr>
            <w:top w:val="none" w:sz="0" w:space="0" w:color="auto"/>
            <w:left w:val="none" w:sz="0" w:space="0" w:color="auto"/>
            <w:bottom w:val="none" w:sz="0" w:space="0" w:color="auto"/>
            <w:right w:val="none" w:sz="0" w:space="0" w:color="auto"/>
          </w:divBdr>
        </w:div>
        <w:div w:id="1957638173">
          <w:marLeft w:val="640"/>
          <w:marRight w:val="0"/>
          <w:marTop w:val="0"/>
          <w:marBottom w:val="0"/>
          <w:divBdr>
            <w:top w:val="none" w:sz="0" w:space="0" w:color="auto"/>
            <w:left w:val="none" w:sz="0" w:space="0" w:color="auto"/>
            <w:bottom w:val="none" w:sz="0" w:space="0" w:color="auto"/>
            <w:right w:val="none" w:sz="0" w:space="0" w:color="auto"/>
          </w:divBdr>
        </w:div>
        <w:div w:id="1958872221">
          <w:marLeft w:val="640"/>
          <w:marRight w:val="0"/>
          <w:marTop w:val="0"/>
          <w:marBottom w:val="0"/>
          <w:divBdr>
            <w:top w:val="none" w:sz="0" w:space="0" w:color="auto"/>
            <w:left w:val="none" w:sz="0" w:space="0" w:color="auto"/>
            <w:bottom w:val="none" w:sz="0" w:space="0" w:color="auto"/>
            <w:right w:val="none" w:sz="0" w:space="0" w:color="auto"/>
          </w:divBdr>
        </w:div>
        <w:div w:id="1959021618">
          <w:marLeft w:val="640"/>
          <w:marRight w:val="0"/>
          <w:marTop w:val="0"/>
          <w:marBottom w:val="0"/>
          <w:divBdr>
            <w:top w:val="none" w:sz="0" w:space="0" w:color="auto"/>
            <w:left w:val="none" w:sz="0" w:space="0" w:color="auto"/>
            <w:bottom w:val="none" w:sz="0" w:space="0" w:color="auto"/>
            <w:right w:val="none" w:sz="0" w:space="0" w:color="auto"/>
          </w:divBdr>
        </w:div>
        <w:div w:id="1971814347">
          <w:marLeft w:val="640"/>
          <w:marRight w:val="0"/>
          <w:marTop w:val="0"/>
          <w:marBottom w:val="0"/>
          <w:divBdr>
            <w:top w:val="none" w:sz="0" w:space="0" w:color="auto"/>
            <w:left w:val="none" w:sz="0" w:space="0" w:color="auto"/>
            <w:bottom w:val="none" w:sz="0" w:space="0" w:color="auto"/>
            <w:right w:val="none" w:sz="0" w:space="0" w:color="auto"/>
          </w:divBdr>
        </w:div>
        <w:div w:id="1976132890">
          <w:marLeft w:val="640"/>
          <w:marRight w:val="0"/>
          <w:marTop w:val="0"/>
          <w:marBottom w:val="0"/>
          <w:divBdr>
            <w:top w:val="none" w:sz="0" w:space="0" w:color="auto"/>
            <w:left w:val="none" w:sz="0" w:space="0" w:color="auto"/>
            <w:bottom w:val="none" w:sz="0" w:space="0" w:color="auto"/>
            <w:right w:val="none" w:sz="0" w:space="0" w:color="auto"/>
          </w:divBdr>
        </w:div>
        <w:div w:id="1981613386">
          <w:marLeft w:val="640"/>
          <w:marRight w:val="0"/>
          <w:marTop w:val="0"/>
          <w:marBottom w:val="0"/>
          <w:divBdr>
            <w:top w:val="none" w:sz="0" w:space="0" w:color="auto"/>
            <w:left w:val="none" w:sz="0" w:space="0" w:color="auto"/>
            <w:bottom w:val="none" w:sz="0" w:space="0" w:color="auto"/>
            <w:right w:val="none" w:sz="0" w:space="0" w:color="auto"/>
          </w:divBdr>
        </w:div>
        <w:div w:id="1990936656">
          <w:marLeft w:val="640"/>
          <w:marRight w:val="0"/>
          <w:marTop w:val="0"/>
          <w:marBottom w:val="0"/>
          <w:divBdr>
            <w:top w:val="none" w:sz="0" w:space="0" w:color="auto"/>
            <w:left w:val="none" w:sz="0" w:space="0" w:color="auto"/>
            <w:bottom w:val="none" w:sz="0" w:space="0" w:color="auto"/>
            <w:right w:val="none" w:sz="0" w:space="0" w:color="auto"/>
          </w:divBdr>
        </w:div>
        <w:div w:id="1991785936">
          <w:marLeft w:val="640"/>
          <w:marRight w:val="0"/>
          <w:marTop w:val="0"/>
          <w:marBottom w:val="0"/>
          <w:divBdr>
            <w:top w:val="none" w:sz="0" w:space="0" w:color="auto"/>
            <w:left w:val="none" w:sz="0" w:space="0" w:color="auto"/>
            <w:bottom w:val="none" w:sz="0" w:space="0" w:color="auto"/>
            <w:right w:val="none" w:sz="0" w:space="0" w:color="auto"/>
          </w:divBdr>
        </w:div>
        <w:div w:id="1992250085">
          <w:marLeft w:val="640"/>
          <w:marRight w:val="0"/>
          <w:marTop w:val="0"/>
          <w:marBottom w:val="0"/>
          <w:divBdr>
            <w:top w:val="none" w:sz="0" w:space="0" w:color="auto"/>
            <w:left w:val="none" w:sz="0" w:space="0" w:color="auto"/>
            <w:bottom w:val="none" w:sz="0" w:space="0" w:color="auto"/>
            <w:right w:val="none" w:sz="0" w:space="0" w:color="auto"/>
          </w:divBdr>
        </w:div>
        <w:div w:id="1995182284">
          <w:marLeft w:val="640"/>
          <w:marRight w:val="0"/>
          <w:marTop w:val="0"/>
          <w:marBottom w:val="0"/>
          <w:divBdr>
            <w:top w:val="none" w:sz="0" w:space="0" w:color="auto"/>
            <w:left w:val="none" w:sz="0" w:space="0" w:color="auto"/>
            <w:bottom w:val="none" w:sz="0" w:space="0" w:color="auto"/>
            <w:right w:val="none" w:sz="0" w:space="0" w:color="auto"/>
          </w:divBdr>
        </w:div>
        <w:div w:id="1996256857">
          <w:marLeft w:val="640"/>
          <w:marRight w:val="0"/>
          <w:marTop w:val="0"/>
          <w:marBottom w:val="0"/>
          <w:divBdr>
            <w:top w:val="none" w:sz="0" w:space="0" w:color="auto"/>
            <w:left w:val="none" w:sz="0" w:space="0" w:color="auto"/>
            <w:bottom w:val="none" w:sz="0" w:space="0" w:color="auto"/>
            <w:right w:val="none" w:sz="0" w:space="0" w:color="auto"/>
          </w:divBdr>
        </w:div>
        <w:div w:id="1999377672">
          <w:marLeft w:val="640"/>
          <w:marRight w:val="0"/>
          <w:marTop w:val="0"/>
          <w:marBottom w:val="0"/>
          <w:divBdr>
            <w:top w:val="none" w:sz="0" w:space="0" w:color="auto"/>
            <w:left w:val="none" w:sz="0" w:space="0" w:color="auto"/>
            <w:bottom w:val="none" w:sz="0" w:space="0" w:color="auto"/>
            <w:right w:val="none" w:sz="0" w:space="0" w:color="auto"/>
          </w:divBdr>
        </w:div>
        <w:div w:id="2014061754">
          <w:marLeft w:val="640"/>
          <w:marRight w:val="0"/>
          <w:marTop w:val="0"/>
          <w:marBottom w:val="0"/>
          <w:divBdr>
            <w:top w:val="none" w:sz="0" w:space="0" w:color="auto"/>
            <w:left w:val="none" w:sz="0" w:space="0" w:color="auto"/>
            <w:bottom w:val="none" w:sz="0" w:space="0" w:color="auto"/>
            <w:right w:val="none" w:sz="0" w:space="0" w:color="auto"/>
          </w:divBdr>
        </w:div>
        <w:div w:id="2014453401">
          <w:marLeft w:val="640"/>
          <w:marRight w:val="0"/>
          <w:marTop w:val="0"/>
          <w:marBottom w:val="0"/>
          <w:divBdr>
            <w:top w:val="none" w:sz="0" w:space="0" w:color="auto"/>
            <w:left w:val="none" w:sz="0" w:space="0" w:color="auto"/>
            <w:bottom w:val="none" w:sz="0" w:space="0" w:color="auto"/>
            <w:right w:val="none" w:sz="0" w:space="0" w:color="auto"/>
          </w:divBdr>
        </w:div>
        <w:div w:id="2030376964">
          <w:marLeft w:val="640"/>
          <w:marRight w:val="0"/>
          <w:marTop w:val="0"/>
          <w:marBottom w:val="0"/>
          <w:divBdr>
            <w:top w:val="none" w:sz="0" w:space="0" w:color="auto"/>
            <w:left w:val="none" w:sz="0" w:space="0" w:color="auto"/>
            <w:bottom w:val="none" w:sz="0" w:space="0" w:color="auto"/>
            <w:right w:val="none" w:sz="0" w:space="0" w:color="auto"/>
          </w:divBdr>
        </w:div>
        <w:div w:id="2032681067">
          <w:marLeft w:val="640"/>
          <w:marRight w:val="0"/>
          <w:marTop w:val="0"/>
          <w:marBottom w:val="0"/>
          <w:divBdr>
            <w:top w:val="none" w:sz="0" w:space="0" w:color="auto"/>
            <w:left w:val="none" w:sz="0" w:space="0" w:color="auto"/>
            <w:bottom w:val="none" w:sz="0" w:space="0" w:color="auto"/>
            <w:right w:val="none" w:sz="0" w:space="0" w:color="auto"/>
          </w:divBdr>
        </w:div>
        <w:div w:id="2033804150">
          <w:marLeft w:val="640"/>
          <w:marRight w:val="0"/>
          <w:marTop w:val="0"/>
          <w:marBottom w:val="0"/>
          <w:divBdr>
            <w:top w:val="none" w:sz="0" w:space="0" w:color="auto"/>
            <w:left w:val="none" w:sz="0" w:space="0" w:color="auto"/>
            <w:bottom w:val="none" w:sz="0" w:space="0" w:color="auto"/>
            <w:right w:val="none" w:sz="0" w:space="0" w:color="auto"/>
          </w:divBdr>
        </w:div>
        <w:div w:id="2054229510">
          <w:marLeft w:val="640"/>
          <w:marRight w:val="0"/>
          <w:marTop w:val="0"/>
          <w:marBottom w:val="0"/>
          <w:divBdr>
            <w:top w:val="none" w:sz="0" w:space="0" w:color="auto"/>
            <w:left w:val="none" w:sz="0" w:space="0" w:color="auto"/>
            <w:bottom w:val="none" w:sz="0" w:space="0" w:color="auto"/>
            <w:right w:val="none" w:sz="0" w:space="0" w:color="auto"/>
          </w:divBdr>
        </w:div>
        <w:div w:id="2067532372">
          <w:marLeft w:val="640"/>
          <w:marRight w:val="0"/>
          <w:marTop w:val="0"/>
          <w:marBottom w:val="0"/>
          <w:divBdr>
            <w:top w:val="none" w:sz="0" w:space="0" w:color="auto"/>
            <w:left w:val="none" w:sz="0" w:space="0" w:color="auto"/>
            <w:bottom w:val="none" w:sz="0" w:space="0" w:color="auto"/>
            <w:right w:val="none" w:sz="0" w:space="0" w:color="auto"/>
          </w:divBdr>
        </w:div>
        <w:div w:id="2085375404">
          <w:marLeft w:val="640"/>
          <w:marRight w:val="0"/>
          <w:marTop w:val="0"/>
          <w:marBottom w:val="0"/>
          <w:divBdr>
            <w:top w:val="none" w:sz="0" w:space="0" w:color="auto"/>
            <w:left w:val="none" w:sz="0" w:space="0" w:color="auto"/>
            <w:bottom w:val="none" w:sz="0" w:space="0" w:color="auto"/>
            <w:right w:val="none" w:sz="0" w:space="0" w:color="auto"/>
          </w:divBdr>
        </w:div>
        <w:div w:id="2102145491">
          <w:marLeft w:val="640"/>
          <w:marRight w:val="0"/>
          <w:marTop w:val="0"/>
          <w:marBottom w:val="0"/>
          <w:divBdr>
            <w:top w:val="none" w:sz="0" w:space="0" w:color="auto"/>
            <w:left w:val="none" w:sz="0" w:space="0" w:color="auto"/>
            <w:bottom w:val="none" w:sz="0" w:space="0" w:color="auto"/>
            <w:right w:val="none" w:sz="0" w:space="0" w:color="auto"/>
          </w:divBdr>
        </w:div>
        <w:div w:id="2105179787">
          <w:marLeft w:val="640"/>
          <w:marRight w:val="0"/>
          <w:marTop w:val="0"/>
          <w:marBottom w:val="0"/>
          <w:divBdr>
            <w:top w:val="none" w:sz="0" w:space="0" w:color="auto"/>
            <w:left w:val="none" w:sz="0" w:space="0" w:color="auto"/>
            <w:bottom w:val="none" w:sz="0" w:space="0" w:color="auto"/>
            <w:right w:val="none" w:sz="0" w:space="0" w:color="auto"/>
          </w:divBdr>
        </w:div>
        <w:div w:id="2110158411">
          <w:marLeft w:val="640"/>
          <w:marRight w:val="0"/>
          <w:marTop w:val="0"/>
          <w:marBottom w:val="0"/>
          <w:divBdr>
            <w:top w:val="none" w:sz="0" w:space="0" w:color="auto"/>
            <w:left w:val="none" w:sz="0" w:space="0" w:color="auto"/>
            <w:bottom w:val="none" w:sz="0" w:space="0" w:color="auto"/>
            <w:right w:val="none" w:sz="0" w:space="0" w:color="auto"/>
          </w:divBdr>
        </w:div>
        <w:div w:id="2117166168">
          <w:marLeft w:val="640"/>
          <w:marRight w:val="0"/>
          <w:marTop w:val="0"/>
          <w:marBottom w:val="0"/>
          <w:divBdr>
            <w:top w:val="none" w:sz="0" w:space="0" w:color="auto"/>
            <w:left w:val="none" w:sz="0" w:space="0" w:color="auto"/>
            <w:bottom w:val="none" w:sz="0" w:space="0" w:color="auto"/>
            <w:right w:val="none" w:sz="0" w:space="0" w:color="auto"/>
          </w:divBdr>
        </w:div>
        <w:div w:id="2122647913">
          <w:marLeft w:val="640"/>
          <w:marRight w:val="0"/>
          <w:marTop w:val="0"/>
          <w:marBottom w:val="0"/>
          <w:divBdr>
            <w:top w:val="none" w:sz="0" w:space="0" w:color="auto"/>
            <w:left w:val="none" w:sz="0" w:space="0" w:color="auto"/>
            <w:bottom w:val="none" w:sz="0" w:space="0" w:color="auto"/>
            <w:right w:val="none" w:sz="0" w:space="0" w:color="auto"/>
          </w:divBdr>
        </w:div>
        <w:div w:id="2125535176">
          <w:marLeft w:val="640"/>
          <w:marRight w:val="0"/>
          <w:marTop w:val="0"/>
          <w:marBottom w:val="0"/>
          <w:divBdr>
            <w:top w:val="none" w:sz="0" w:space="0" w:color="auto"/>
            <w:left w:val="none" w:sz="0" w:space="0" w:color="auto"/>
            <w:bottom w:val="none" w:sz="0" w:space="0" w:color="auto"/>
            <w:right w:val="none" w:sz="0" w:space="0" w:color="auto"/>
          </w:divBdr>
        </w:div>
        <w:div w:id="2126382467">
          <w:marLeft w:val="640"/>
          <w:marRight w:val="0"/>
          <w:marTop w:val="0"/>
          <w:marBottom w:val="0"/>
          <w:divBdr>
            <w:top w:val="none" w:sz="0" w:space="0" w:color="auto"/>
            <w:left w:val="none" w:sz="0" w:space="0" w:color="auto"/>
            <w:bottom w:val="none" w:sz="0" w:space="0" w:color="auto"/>
            <w:right w:val="none" w:sz="0" w:space="0" w:color="auto"/>
          </w:divBdr>
        </w:div>
        <w:div w:id="2137288944">
          <w:marLeft w:val="640"/>
          <w:marRight w:val="0"/>
          <w:marTop w:val="0"/>
          <w:marBottom w:val="0"/>
          <w:divBdr>
            <w:top w:val="none" w:sz="0" w:space="0" w:color="auto"/>
            <w:left w:val="none" w:sz="0" w:space="0" w:color="auto"/>
            <w:bottom w:val="none" w:sz="0" w:space="0" w:color="auto"/>
            <w:right w:val="none" w:sz="0" w:space="0" w:color="auto"/>
          </w:divBdr>
        </w:div>
        <w:div w:id="2138179694">
          <w:marLeft w:val="640"/>
          <w:marRight w:val="0"/>
          <w:marTop w:val="0"/>
          <w:marBottom w:val="0"/>
          <w:divBdr>
            <w:top w:val="none" w:sz="0" w:space="0" w:color="auto"/>
            <w:left w:val="none" w:sz="0" w:space="0" w:color="auto"/>
            <w:bottom w:val="none" w:sz="0" w:space="0" w:color="auto"/>
            <w:right w:val="none" w:sz="0" w:space="0" w:color="auto"/>
          </w:divBdr>
        </w:div>
      </w:divsChild>
    </w:div>
    <w:div w:id="713653437">
      <w:marLeft w:val="640"/>
      <w:marRight w:val="0"/>
      <w:marTop w:val="0"/>
      <w:marBottom w:val="0"/>
      <w:divBdr>
        <w:top w:val="none" w:sz="0" w:space="0" w:color="auto"/>
        <w:left w:val="none" w:sz="0" w:space="0" w:color="auto"/>
        <w:bottom w:val="none" w:sz="0" w:space="0" w:color="auto"/>
        <w:right w:val="none" w:sz="0" w:space="0" w:color="auto"/>
      </w:divBdr>
    </w:div>
    <w:div w:id="713818204">
      <w:marLeft w:val="640"/>
      <w:marRight w:val="0"/>
      <w:marTop w:val="0"/>
      <w:marBottom w:val="0"/>
      <w:divBdr>
        <w:top w:val="none" w:sz="0" w:space="0" w:color="auto"/>
        <w:left w:val="none" w:sz="0" w:space="0" w:color="auto"/>
        <w:bottom w:val="none" w:sz="0" w:space="0" w:color="auto"/>
        <w:right w:val="none" w:sz="0" w:space="0" w:color="auto"/>
      </w:divBdr>
    </w:div>
    <w:div w:id="714235628">
      <w:marLeft w:val="640"/>
      <w:marRight w:val="0"/>
      <w:marTop w:val="0"/>
      <w:marBottom w:val="0"/>
      <w:divBdr>
        <w:top w:val="none" w:sz="0" w:space="0" w:color="auto"/>
        <w:left w:val="none" w:sz="0" w:space="0" w:color="auto"/>
        <w:bottom w:val="none" w:sz="0" w:space="0" w:color="auto"/>
        <w:right w:val="none" w:sz="0" w:space="0" w:color="auto"/>
      </w:divBdr>
    </w:div>
    <w:div w:id="714282191">
      <w:marLeft w:val="640"/>
      <w:marRight w:val="0"/>
      <w:marTop w:val="0"/>
      <w:marBottom w:val="0"/>
      <w:divBdr>
        <w:top w:val="none" w:sz="0" w:space="0" w:color="auto"/>
        <w:left w:val="none" w:sz="0" w:space="0" w:color="auto"/>
        <w:bottom w:val="none" w:sz="0" w:space="0" w:color="auto"/>
        <w:right w:val="none" w:sz="0" w:space="0" w:color="auto"/>
      </w:divBdr>
    </w:div>
    <w:div w:id="714431436">
      <w:marLeft w:val="640"/>
      <w:marRight w:val="0"/>
      <w:marTop w:val="0"/>
      <w:marBottom w:val="0"/>
      <w:divBdr>
        <w:top w:val="none" w:sz="0" w:space="0" w:color="auto"/>
        <w:left w:val="none" w:sz="0" w:space="0" w:color="auto"/>
        <w:bottom w:val="none" w:sz="0" w:space="0" w:color="auto"/>
        <w:right w:val="none" w:sz="0" w:space="0" w:color="auto"/>
      </w:divBdr>
    </w:div>
    <w:div w:id="714695623">
      <w:marLeft w:val="640"/>
      <w:marRight w:val="0"/>
      <w:marTop w:val="0"/>
      <w:marBottom w:val="0"/>
      <w:divBdr>
        <w:top w:val="none" w:sz="0" w:space="0" w:color="auto"/>
        <w:left w:val="none" w:sz="0" w:space="0" w:color="auto"/>
        <w:bottom w:val="none" w:sz="0" w:space="0" w:color="auto"/>
        <w:right w:val="none" w:sz="0" w:space="0" w:color="auto"/>
      </w:divBdr>
    </w:div>
    <w:div w:id="714811623">
      <w:bodyDiv w:val="1"/>
      <w:marLeft w:val="0"/>
      <w:marRight w:val="0"/>
      <w:marTop w:val="0"/>
      <w:marBottom w:val="0"/>
      <w:divBdr>
        <w:top w:val="none" w:sz="0" w:space="0" w:color="auto"/>
        <w:left w:val="none" w:sz="0" w:space="0" w:color="auto"/>
        <w:bottom w:val="none" w:sz="0" w:space="0" w:color="auto"/>
        <w:right w:val="none" w:sz="0" w:space="0" w:color="auto"/>
      </w:divBdr>
    </w:div>
    <w:div w:id="714886748">
      <w:marLeft w:val="640"/>
      <w:marRight w:val="0"/>
      <w:marTop w:val="0"/>
      <w:marBottom w:val="0"/>
      <w:divBdr>
        <w:top w:val="none" w:sz="0" w:space="0" w:color="auto"/>
        <w:left w:val="none" w:sz="0" w:space="0" w:color="auto"/>
        <w:bottom w:val="none" w:sz="0" w:space="0" w:color="auto"/>
        <w:right w:val="none" w:sz="0" w:space="0" w:color="auto"/>
      </w:divBdr>
    </w:div>
    <w:div w:id="715659356">
      <w:marLeft w:val="640"/>
      <w:marRight w:val="0"/>
      <w:marTop w:val="0"/>
      <w:marBottom w:val="0"/>
      <w:divBdr>
        <w:top w:val="none" w:sz="0" w:space="0" w:color="auto"/>
        <w:left w:val="none" w:sz="0" w:space="0" w:color="auto"/>
        <w:bottom w:val="none" w:sz="0" w:space="0" w:color="auto"/>
        <w:right w:val="none" w:sz="0" w:space="0" w:color="auto"/>
      </w:divBdr>
    </w:div>
    <w:div w:id="715664880">
      <w:bodyDiv w:val="1"/>
      <w:marLeft w:val="0"/>
      <w:marRight w:val="0"/>
      <w:marTop w:val="0"/>
      <w:marBottom w:val="0"/>
      <w:divBdr>
        <w:top w:val="none" w:sz="0" w:space="0" w:color="auto"/>
        <w:left w:val="none" w:sz="0" w:space="0" w:color="auto"/>
        <w:bottom w:val="none" w:sz="0" w:space="0" w:color="auto"/>
        <w:right w:val="none" w:sz="0" w:space="0" w:color="auto"/>
      </w:divBdr>
    </w:div>
    <w:div w:id="715786141">
      <w:marLeft w:val="640"/>
      <w:marRight w:val="0"/>
      <w:marTop w:val="0"/>
      <w:marBottom w:val="0"/>
      <w:divBdr>
        <w:top w:val="none" w:sz="0" w:space="0" w:color="auto"/>
        <w:left w:val="none" w:sz="0" w:space="0" w:color="auto"/>
        <w:bottom w:val="none" w:sz="0" w:space="0" w:color="auto"/>
        <w:right w:val="none" w:sz="0" w:space="0" w:color="auto"/>
      </w:divBdr>
    </w:div>
    <w:div w:id="716517237">
      <w:marLeft w:val="640"/>
      <w:marRight w:val="0"/>
      <w:marTop w:val="0"/>
      <w:marBottom w:val="0"/>
      <w:divBdr>
        <w:top w:val="none" w:sz="0" w:space="0" w:color="auto"/>
        <w:left w:val="none" w:sz="0" w:space="0" w:color="auto"/>
        <w:bottom w:val="none" w:sz="0" w:space="0" w:color="auto"/>
        <w:right w:val="none" w:sz="0" w:space="0" w:color="auto"/>
      </w:divBdr>
    </w:div>
    <w:div w:id="717121321">
      <w:marLeft w:val="640"/>
      <w:marRight w:val="0"/>
      <w:marTop w:val="0"/>
      <w:marBottom w:val="0"/>
      <w:divBdr>
        <w:top w:val="none" w:sz="0" w:space="0" w:color="auto"/>
        <w:left w:val="none" w:sz="0" w:space="0" w:color="auto"/>
        <w:bottom w:val="none" w:sz="0" w:space="0" w:color="auto"/>
        <w:right w:val="none" w:sz="0" w:space="0" w:color="auto"/>
      </w:divBdr>
    </w:div>
    <w:div w:id="717124502">
      <w:marLeft w:val="640"/>
      <w:marRight w:val="0"/>
      <w:marTop w:val="0"/>
      <w:marBottom w:val="0"/>
      <w:divBdr>
        <w:top w:val="none" w:sz="0" w:space="0" w:color="auto"/>
        <w:left w:val="none" w:sz="0" w:space="0" w:color="auto"/>
        <w:bottom w:val="none" w:sz="0" w:space="0" w:color="auto"/>
        <w:right w:val="none" w:sz="0" w:space="0" w:color="auto"/>
      </w:divBdr>
    </w:div>
    <w:div w:id="717434396">
      <w:marLeft w:val="640"/>
      <w:marRight w:val="0"/>
      <w:marTop w:val="0"/>
      <w:marBottom w:val="0"/>
      <w:divBdr>
        <w:top w:val="none" w:sz="0" w:space="0" w:color="auto"/>
        <w:left w:val="none" w:sz="0" w:space="0" w:color="auto"/>
        <w:bottom w:val="none" w:sz="0" w:space="0" w:color="auto"/>
        <w:right w:val="none" w:sz="0" w:space="0" w:color="auto"/>
      </w:divBdr>
    </w:div>
    <w:div w:id="717585629">
      <w:marLeft w:val="640"/>
      <w:marRight w:val="0"/>
      <w:marTop w:val="0"/>
      <w:marBottom w:val="0"/>
      <w:divBdr>
        <w:top w:val="none" w:sz="0" w:space="0" w:color="auto"/>
        <w:left w:val="none" w:sz="0" w:space="0" w:color="auto"/>
        <w:bottom w:val="none" w:sz="0" w:space="0" w:color="auto"/>
        <w:right w:val="none" w:sz="0" w:space="0" w:color="auto"/>
      </w:divBdr>
    </w:div>
    <w:div w:id="718240961">
      <w:marLeft w:val="640"/>
      <w:marRight w:val="0"/>
      <w:marTop w:val="0"/>
      <w:marBottom w:val="0"/>
      <w:divBdr>
        <w:top w:val="none" w:sz="0" w:space="0" w:color="auto"/>
        <w:left w:val="none" w:sz="0" w:space="0" w:color="auto"/>
        <w:bottom w:val="none" w:sz="0" w:space="0" w:color="auto"/>
        <w:right w:val="none" w:sz="0" w:space="0" w:color="auto"/>
      </w:divBdr>
    </w:div>
    <w:div w:id="718289001">
      <w:marLeft w:val="640"/>
      <w:marRight w:val="0"/>
      <w:marTop w:val="0"/>
      <w:marBottom w:val="0"/>
      <w:divBdr>
        <w:top w:val="none" w:sz="0" w:space="0" w:color="auto"/>
        <w:left w:val="none" w:sz="0" w:space="0" w:color="auto"/>
        <w:bottom w:val="none" w:sz="0" w:space="0" w:color="auto"/>
        <w:right w:val="none" w:sz="0" w:space="0" w:color="auto"/>
      </w:divBdr>
    </w:div>
    <w:div w:id="719592619">
      <w:marLeft w:val="640"/>
      <w:marRight w:val="0"/>
      <w:marTop w:val="0"/>
      <w:marBottom w:val="0"/>
      <w:divBdr>
        <w:top w:val="none" w:sz="0" w:space="0" w:color="auto"/>
        <w:left w:val="none" w:sz="0" w:space="0" w:color="auto"/>
        <w:bottom w:val="none" w:sz="0" w:space="0" w:color="auto"/>
        <w:right w:val="none" w:sz="0" w:space="0" w:color="auto"/>
      </w:divBdr>
    </w:div>
    <w:div w:id="720056684">
      <w:marLeft w:val="640"/>
      <w:marRight w:val="0"/>
      <w:marTop w:val="0"/>
      <w:marBottom w:val="0"/>
      <w:divBdr>
        <w:top w:val="none" w:sz="0" w:space="0" w:color="auto"/>
        <w:left w:val="none" w:sz="0" w:space="0" w:color="auto"/>
        <w:bottom w:val="none" w:sz="0" w:space="0" w:color="auto"/>
        <w:right w:val="none" w:sz="0" w:space="0" w:color="auto"/>
      </w:divBdr>
    </w:div>
    <w:div w:id="720057767">
      <w:marLeft w:val="640"/>
      <w:marRight w:val="0"/>
      <w:marTop w:val="0"/>
      <w:marBottom w:val="0"/>
      <w:divBdr>
        <w:top w:val="none" w:sz="0" w:space="0" w:color="auto"/>
        <w:left w:val="none" w:sz="0" w:space="0" w:color="auto"/>
        <w:bottom w:val="none" w:sz="0" w:space="0" w:color="auto"/>
        <w:right w:val="none" w:sz="0" w:space="0" w:color="auto"/>
      </w:divBdr>
    </w:div>
    <w:div w:id="720517749">
      <w:marLeft w:val="640"/>
      <w:marRight w:val="0"/>
      <w:marTop w:val="0"/>
      <w:marBottom w:val="0"/>
      <w:divBdr>
        <w:top w:val="none" w:sz="0" w:space="0" w:color="auto"/>
        <w:left w:val="none" w:sz="0" w:space="0" w:color="auto"/>
        <w:bottom w:val="none" w:sz="0" w:space="0" w:color="auto"/>
        <w:right w:val="none" w:sz="0" w:space="0" w:color="auto"/>
      </w:divBdr>
    </w:div>
    <w:div w:id="720713700">
      <w:marLeft w:val="640"/>
      <w:marRight w:val="0"/>
      <w:marTop w:val="0"/>
      <w:marBottom w:val="0"/>
      <w:divBdr>
        <w:top w:val="none" w:sz="0" w:space="0" w:color="auto"/>
        <w:left w:val="none" w:sz="0" w:space="0" w:color="auto"/>
        <w:bottom w:val="none" w:sz="0" w:space="0" w:color="auto"/>
        <w:right w:val="none" w:sz="0" w:space="0" w:color="auto"/>
      </w:divBdr>
    </w:div>
    <w:div w:id="721368772">
      <w:marLeft w:val="640"/>
      <w:marRight w:val="0"/>
      <w:marTop w:val="0"/>
      <w:marBottom w:val="0"/>
      <w:divBdr>
        <w:top w:val="none" w:sz="0" w:space="0" w:color="auto"/>
        <w:left w:val="none" w:sz="0" w:space="0" w:color="auto"/>
        <w:bottom w:val="none" w:sz="0" w:space="0" w:color="auto"/>
        <w:right w:val="none" w:sz="0" w:space="0" w:color="auto"/>
      </w:divBdr>
    </w:div>
    <w:div w:id="723019594">
      <w:marLeft w:val="640"/>
      <w:marRight w:val="0"/>
      <w:marTop w:val="0"/>
      <w:marBottom w:val="0"/>
      <w:divBdr>
        <w:top w:val="none" w:sz="0" w:space="0" w:color="auto"/>
        <w:left w:val="none" w:sz="0" w:space="0" w:color="auto"/>
        <w:bottom w:val="none" w:sz="0" w:space="0" w:color="auto"/>
        <w:right w:val="none" w:sz="0" w:space="0" w:color="auto"/>
      </w:divBdr>
    </w:div>
    <w:div w:id="723212727">
      <w:marLeft w:val="640"/>
      <w:marRight w:val="0"/>
      <w:marTop w:val="0"/>
      <w:marBottom w:val="0"/>
      <w:divBdr>
        <w:top w:val="none" w:sz="0" w:space="0" w:color="auto"/>
        <w:left w:val="none" w:sz="0" w:space="0" w:color="auto"/>
        <w:bottom w:val="none" w:sz="0" w:space="0" w:color="auto"/>
        <w:right w:val="none" w:sz="0" w:space="0" w:color="auto"/>
      </w:divBdr>
    </w:div>
    <w:div w:id="723329322">
      <w:marLeft w:val="640"/>
      <w:marRight w:val="0"/>
      <w:marTop w:val="0"/>
      <w:marBottom w:val="0"/>
      <w:divBdr>
        <w:top w:val="none" w:sz="0" w:space="0" w:color="auto"/>
        <w:left w:val="none" w:sz="0" w:space="0" w:color="auto"/>
        <w:bottom w:val="none" w:sz="0" w:space="0" w:color="auto"/>
        <w:right w:val="none" w:sz="0" w:space="0" w:color="auto"/>
      </w:divBdr>
    </w:div>
    <w:div w:id="723482358">
      <w:marLeft w:val="640"/>
      <w:marRight w:val="0"/>
      <w:marTop w:val="0"/>
      <w:marBottom w:val="0"/>
      <w:divBdr>
        <w:top w:val="none" w:sz="0" w:space="0" w:color="auto"/>
        <w:left w:val="none" w:sz="0" w:space="0" w:color="auto"/>
        <w:bottom w:val="none" w:sz="0" w:space="0" w:color="auto"/>
        <w:right w:val="none" w:sz="0" w:space="0" w:color="auto"/>
      </w:divBdr>
    </w:div>
    <w:div w:id="723680510">
      <w:marLeft w:val="640"/>
      <w:marRight w:val="0"/>
      <w:marTop w:val="0"/>
      <w:marBottom w:val="0"/>
      <w:divBdr>
        <w:top w:val="none" w:sz="0" w:space="0" w:color="auto"/>
        <w:left w:val="none" w:sz="0" w:space="0" w:color="auto"/>
        <w:bottom w:val="none" w:sz="0" w:space="0" w:color="auto"/>
        <w:right w:val="none" w:sz="0" w:space="0" w:color="auto"/>
      </w:divBdr>
    </w:div>
    <w:div w:id="723873324">
      <w:marLeft w:val="640"/>
      <w:marRight w:val="0"/>
      <w:marTop w:val="0"/>
      <w:marBottom w:val="0"/>
      <w:divBdr>
        <w:top w:val="none" w:sz="0" w:space="0" w:color="auto"/>
        <w:left w:val="none" w:sz="0" w:space="0" w:color="auto"/>
        <w:bottom w:val="none" w:sz="0" w:space="0" w:color="auto"/>
        <w:right w:val="none" w:sz="0" w:space="0" w:color="auto"/>
      </w:divBdr>
    </w:div>
    <w:div w:id="724837950">
      <w:marLeft w:val="640"/>
      <w:marRight w:val="0"/>
      <w:marTop w:val="0"/>
      <w:marBottom w:val="0"/>
      <w:divBdr>
        <w:top w:val="none" w:sz="0" w:space="0" w:color="auto"/>
        <w:left w:val="none" w:sz="0" w:space="0" w:color="auto"/>
        <w:bottom w:val="none" w:sz="0" w:space="0" w:color="auto"/>
        <w:right w:val="none" w:sz="0" w:space="0" w:color="auto"/>
      </w:divBdr>
    </w:div>
    <w:div w:id="725565037">
      <w:marLeft w:val="640"/>
      <w:marRight w:val="0"/>
      <w:marTop w:val="0"/>
      <w:marBottom w:val="0"/>
      <w:divBdr>
        <w:top w:val="none" w:sz="0" w:space="0" w:color="auto"/>
        <w:left w:val="none" w:sz="0" w:space="0" w:color="auto"/>
        <w:bottom w:val="none" w:sz="0" w:space="0" w:color="auto"/>
        <w:right w:val="none" w:sz="0" w:space="0" w:color="auto"/>
      </w:divBdr>
    </w:div>
    <w:div w:id="726532642">
      <w:marLeft w:val="640"/>
      <w:marRight w:val="0"/>
      <w:marTop w:val="0"/>
      <w:marBottom w:val="0"/>
      <w:divBdr>
        <w:top w:val="none" w:sz="0" w:space="0" w:color="auto"/>
        <w:left w:val="none" w:sz="0" w:space="0" w:color="auto"/>
        <w:bottom w:val="none" w:sz="0" w:space="0" w:color="auto"/>
        <w:right w:val="none" w:sz="0" w:space="0" w:color="auto"/>
      </w:divBdr>
    </w:div>
    <w:div w:id="727647296">
      <w:marLeft w:val="640"/>
      <w:marRight w:val="0"/>
      <w:marTop w:val="0"/>
      <w:marBottom w:val="0"/>
      <w:divBdr>
        <w:top w:val="none" w:sz="0" w:space="0" w:color="auto"/>
        <w:left w:val="none" w:sz="0" w:space="0" w:color="auto"/>
        <w:bottom w:val="none" w:sz="0" w:space="0" w:color="auto"/>
        <w:right w:val="none" w:sz="0" w:space="0" w:color="auto"/>
      </w:divBdr>
    </w:div>
    <w:div w:id="727727240">
      <w:marLeft w:val="640"/>
      <w:marRight w:val="0"/>
      <w:marTop w:val="0"/>
      <w:marBottom w:val="0"/>
      <w:divBdr>
        <w:top w:val="none" w:sz="0" w:space="0" w:color="auto"/>
        <w:left w:val="none" w:sz="0" w:space="0" w:color="auto"/>
        <w:bottom w:val="none" w:sz="0" w:space="0" w:color="auto"/>
        <w:right w:val="none" w:sz="0" w:space="0" w:color="auto"/>
      </w:divBdr>
    </w:div>
    <w:div w:id="727800313">
      <w:marLeft w:val="640"/>
      <w:marRight w:val="0"/>
      <w:marTop w:val="0"/>
      <w:marBottom w:val="0"/>
      <w:divBdr>
        <w:top w:val="none" w:sz="0" w:space="0" w:color="auto"/>
        <w:left w:val="none" w:sz="0" w:space="0" w:color="auto"/>
        <w:bottom w:val="none" w:sz="0" w:space="0" w:color="auto"/>
        <w:right w:val="none" w:sz="0" w:space="0" w:color="auto"/>
      </w:divBdr>
    </w:div>
    <w:div w:id="728115368">
      <w:marLeft w:val="640"/>
      <w:marRight w:val="0"/>
      <w:marTop w:val="0"/>
      <w:marBottom w:val="0"/>
      <w:divBdr>
        <w:top w:val="none" w:sz="0" w:space="0" w:color="auto"/>
        <w:left w:val="none" w:sz="0" w:space="0" w:color="auto"/>
        <w:bottom w:val="none" w:sz="0" w:space="0" w:color="auto"/>
        <w:right w:val="none" w:sz="0" w:space="0" w:color="auto"/>
      </w:divBdr>
    </w:div>
    <w:div w:id="728186051">
      <w:marLeft w:val="640"/>
      <w:marRight w:val="0"/>
      <w:marTop w:val="0"/>
      <w:marBottom w:val="0"/>
      <w:divBdr>
        <w:top w:val="none" w:sz="0" w:space="0" w:color="auto"/>
        <w:left w:val="none" w:sz="0" w:space="0" w:color="auto"/>
        <w:bottom w:val="none" w:sz="0" w:space="0" w:color="auto"/>
        <w:right w:val="none" w:sz="0" w:space="0" w:color="auto"/>
      </w:divBdr>
    </w:div>
    <w:div w:id="728306417">
      <w:marLeft w:val="640"/>
      <w:marRight w:val="0"/>
      <w:marTop w:val="0"/>
      <w:marBottom w:val="0"/>
      <w:divBdr>
        <w:top w:val="none" w:sz="0" w:space="0" w:color="auto"/>
        <w:left w:val="none" w:sz="0" w:space="0" w:color="auto"/>
        <w:bottom w:val="none" w:sz="0" w:space="0" w:color="auto"/>
        <w:right w:val="none" w:sz="0" w:space="0" w:color="auto"/>
      </w:divBdr>
    </w:div>
    <w:div w:id="730428268">
      <w:marLeft w:val="640"/>
      <w:marRight w:val="0"/>
      <w:marTop w:val="0"/>
      <w:marBottom w:val="0"/>
      <w:divBdr>
        <w:top w:val="none" w:sz="0" w:space="0" w:color="auto"/>
        <w:left w:val="none" w:sz="0" w:space="0" w:color="auto"/>
        <w:bottom w:val="none" w:sz="0" w:space="0" w:color="auto"/>
        <w:right w:val="none" w:sz="0" w:space="0" w:color="auto"/>
      </w:divBdr>
    </w:div>
    <w:div w:id="732578432">
      <w:marLeft w:val="640"/>
      <w:marRight w:val="0"/>
      <w:marTop w:val="0"/>
      <w:marBottom w:val="0"/>
      <w:divBdr>
        <w:top w:val="none" w:sz="0" w:space="0" w:color="auto"/>
        <w:left w:val="none" w:sz="0" w:space="0" w:color="auto"/>
        <w:bottom w:val="none" w:sz="0" w:space="0" w:color="auto"/>
        <w:right w:val="none" w:sz="0" w:space="0" w:color="auto"/>
      </w:divBdr>
    </w:div>
    <w:div w:id="732696674">
      <w:marLeft w:val="640"/>
      <w:marRight w:val="0"/>
      <w:marTop w:val="0"/>
      <w:marBottom w:val="0"/>
      <w:divBdr>
        <w:top w:val="none" w:sz="0" w:space="0" w:color="auto"/>
        <w:left w:val="none" w:sz="0" w:space="0" w:color="auto"/>
        <w:bottom w:val="none" w:sz="0" w:space="0" w:color="auto"/>
        <w:right w:val="none" w:sz="0" w:space="0" w:color="auto"/>
      </w:divBdr>
    </w:div>
    <w:div w:id="732704557">
      <w:marLeft w:val="640"/>
      <w:marRight w:val="0"/>
      <w:marTop w:val="0"/>
      <w:marBottom w:val="0"/>
      <w:divBdr>
        <w:top w:val="none" w:sz="0" w:space="0" w:color="auto"/>
        <w:left w:val="none" w:sz="0" w:space="0" w:color="auto"/>
        <w:bottom w:val="none" w:sz="0" w:space="0" w:color="auto"/>
        <w:right w:val="none" w:sz="0" w:space="0" w:color="auto"/>
      </w:divBdr>
    </w:div>
    <w:div w:id="732705048">
      <w:marLeft w:val="640"/>
      <w:marRight w:val="0"/>
      <w:marTop w:val="0"/>
      <w:marBottom w:val="0"/>
      <w:divBdr>
        <w:top w:val="none" w:sz="0" w:space="0" w:color="auto"/>
        <w:left w:val="none" w:sz="0" w:space="0" w:color="auto"/>
        <w:bottom w:val="none" w:sz="0" w:space="0" w:color="auto"/>
        <w:right w:val="none" w:sz="0" w:space="0" w:color="auto"/>
      </w:divBdr>
    </w:div>
    <w:div w:id="733239979">
      <w:marLeft w:val="640"/>
      <w:marRight w:val="0"/>
      <w:marTop w:val="0"/>
      <w:marBottom w:val="0"/>
      <w:divBdr>
        <w:top w:val="none" w:sz="0" w:space="0" w:color="auto"/>
        <w:left w:val="none" w:sz="0" w:space="0" w:color="auto"/>
        <w:bottom w:val="none" w:sz="0" w:space="0" w:color="auto"/>
        <w:right w:val="none" w:sz="0" w:space="0" w:color="auto"/>
      </w:divBdr>
    </w:div>
    <w:div w:id="733697010">
      <w:marLeft w:val="640"/>
      <w:marRight w:val="0"/>
      <w:marTop w:val="0"/>
      <w:marBottom w:val="0"/>
      <w:divBdr>
        <w:top w:val="none" w:sz="0" w:space="0" w:color="auto"/>
        <w:left w:val="none" w:sz="0" w:space="0" w:color="auto"/>
        <w:bottom w:val="none" w:sz="0" w:space="0" w:color="auto"/>
        <w:right w:val="none" w:sz="0" w:space="0" w:color="auto"/>
      </w:divBdr>
    </w:div>
    <w:div w:id="734281071">
      <w:marLeft w:val="640"/>
      <w:marRight w:val="0"/>
      <w:marTop w:val="0"/>
      <w:marBottom w:val="0"/>
      <w:divBdr>
        <w:top w:val="none" w:sz="0" w:space="0" w:color="auto"/>
        <w:left w:val="none" w:sz="0" w:space="0" w:color="auto"/>
        <w:bottom w:val="none" w:sz="0" w:space="0" w:color="auto"/>
        <w:right w:val="none" w:sz="0" w:space="0" w:color="auto"/>
      </w:divBdr>
    </w:div>
    <w:div w:id="734859656">
      <w:marLeft w:val="640"/>
      <w:marRight w:val="0"/>
      <w:marTop w:val="0"/>
      <w:marBottom w:val="0"/>
      <w:divBdr>
        <w:top w:val="none" w:sz="0" w:space="0" w:color="auto"/>
        <w:left w:val="none" w:sz="0" w:space="0" w:color="auto"/>
        <w:bottom w:val="none" w:sz="0" w:space="0" w:color="auto"/>
        <w:right w:val="none" w:sz="0" w:space="0" w:color="auto"/>
      </w:divBdr>
    </w:div>
    <w:div w:id="734932238">
      <w:marLeft w:val="640"/>
      <w:marRight w:val="0"/>
      <w:marTop w:val="0"/>
      <w:marBottom w:val="0"/>
      <w:divBdr>
        <w:top w:val="none" w:sz="0" w:space="0" w:color="auto"/>
        <w:left w:val="none" w:sz="0" w:space="0" w:color="auto"/>
        <w:bottom w:val="none" w:sz="0" w:space="0" w:color="auto"/>
        <w:right w:val="none" w:sz="0" w:space="0" w:color="auto"/>
      </w:divBdr>
    </w:div>
    <w:div w:id="734934146">
      <w:marLeft w:val="640"/>
      <w:marRight w:val="0"/>
      <w:marTop w:val="0"/>
      <w:marBottom w:val="0"/>
      <w:divBdr>
        <w:top w:val="none" w:sz="0" w:space="0" w:color="auto"/>
        <w:left w:val="none" w:sz="0" w:space="0" w:color="auto"/>
        <w:bottom w:val="none" w:sz="0" w:space="0" w:color="auto"/>
        <w:right w:val="none" w:sz="0" w:space="0" w:color="auto"/>
      </w:divBdr>
    </w:div>
    <w:div w:id="735784275">
      <w:marLeft w:val="640"/>
      <w:marRight w:val="0"/>
      <w:marTop w:val="0"/>
      <w:marBottom w:val="0"/>
      <w:divBdr>
        <w:top w:val="none" w:sz="0" w:space="0" w:color="auto"/>
        <w:left w:val="none" w:sz="0" w:space="0" w:color="auto"/>
        <w:bottom w:val="none" w:sz="0" w:space="0" w:color="auto"/>
        <w:right w:val="none" w:sz="0" w:space="0" w:color="auto"/>
      </w:divBdr>
    </w:div>
    <w:div w:id="735935667">
      <w:marLeft w:val="640"/>
      <w:marRight w:val="0"/>
      <w:marTop w:val="0"/>
      <w:marBottom w:val="0"/>
      <w:divBdr>
        <w:top w:val="none" w:sz="0" w:space="0" w:color="auto"/>
        <w:left w:val="none" w:sz="0" w:space="0" w:color="auto"/>
        <w:bottom w:val="none" w:sz="0" w:space="0" w:color="auto"/>
        <w:right w:val="none" w:sz="0" w:space="0" w:color="auto"/>
      </w:divBdr>
    </w:div>
    <w:div w:id="736166677">
      <w:marLeft w:val="640"/>
      <w:marRight w:val="0"/>
      <w:marTop w:val="0"/>
      <w:marBottom w:val="0"/>
      <w:divBdr>
        <w:top w:val="none" w:sz="0" w:space="0" w:color="auto"/>
        <w:left w:val="none" w:sz="0" w:space="0" w:color="auto"/>
        <w:bottom w:val="none" w:sz="0" w:space="0" w:color="auto"/>
        <w:right w:val="none" w:sz="0" w:space="0" w:color="auto"/>
      </w:divBdr>
    </w:div>
    <w:div w:id="736242818">
      <w:bodyDiv w:val="1"/>
      <w:marLeft w:val="0"/>
      <w:marRight w:val="0"/>
      <w:marTop w:val="0"/>
      <w:marBottom w:val="0"/>
      <w:divBdr>
        <w:top w:val="none" w:sz="0" w:space="0" w:color="auto"/>
        <w:left w:val="none" w:sz="0" w:space="0" w:color="auto"/>
        <w:bottom w:val="none" w:sz="0" w:space="0" w:color="auto"/>
        <w:right w:val="none" w:sz="0" w:space="0" w:color="auto"/>
      </w:divBdr>
    </w:div>
    <w:div w:id="736395124">
      <w:marLeft w:val="640"/>
      <w:marRight w:val="0"/>
      <w:marTop w:val="0"/>
      <w:marBottom w:val="0"/>
      <w:divBdr>
        <w:top w:val="none" w:sz="0" w:space="0" w:color="auto"/>
        <w:left w:val="none" w:sz="0" w:space="0" w:color="auto"/>
        <w:bottom w:val="none" w:sz="0" w:space="0" w:color="auto"/>
        <w:right w:val="none" w:sz="0" w:space="0" w:color="auto"/>
      </w:divBdr>
    </w:div>
    <w:div w:id="736974900">
      <w:marLeft w:val="640"/>
      <w:marRight w:val="0"/>
      <w:marTop w:val="0"/>
      <w:marBottom w:val="0"/>
      <w:divBdr>
        <w:top w:val="none" w:sz="0" w:space="0" w:color="auto"/>
        <w:left w:val="none" w:sz="0" w:space="0" w:color="auto"/>
        <w:bottom w:val="none" w:sz="0" w:space="0" w:color="auto"/>
        <w:right w:val="none" w:sz="0" w:space="0" w:color="auto"/>
      </w:divBdr>
    </w:div>
    <w:div w:id="737089820">
      <w:marLeft w:val="640"/>
      <w:marRight w:val="0"/>
      <w:marTop w:val="0"/>
      <w:marBottom w:val="0"/>
      <w:divBdr>
        <w:top w:val="none" w:sz="0" w:space="0" w:color="auto"/>
        <w:left w:val="none" w:sz="0" w:space="0" w:color="auto"/>
        <w:bottom w:val="none" w:sz="0" w:space="0" w:color="auto"/>
        <w:right w:val="none" w:sz="0" w:space="0" w:color="auto"/>
      </w:divBdr>
    </w:div>
    <w:div w:id="737633479">
      <w:marLeft w:val="640"/>
      <w:marRight w:val="0"/>
      <w:marTop w:val="0"/>
      <w:marBottom w:val="0"/>
      <w:divBdr>
        <w:top w:val="none" w:sz="0" w:space="0" w:color="auto"/>
        <w:left w:val="none" w:sz="0" w:space="0" w:color="auto"/>
        <w:bottom w:val="none" w:sz="0" w:space="0" w:color="auto"/>
        <w:right w:val="none" w:sz="0" w:space="0" w:color="auto"/>
      </w:divBdr>
    </w:div>
    <w:div w:id="737635474">
      <w:marLeft w:val="640"/>
      <w:marRight w:val="0"/>
      <w:marTop w:val="0"/>
      <w:marBottom w:val="0"/>
      <w:divBdr>
        <w:top w:val="none" w:sz="0" w:space="0" w:color="auto"/>
        <w:left w:val="none" w:sz="0" w:space="0" w:color="auto"/>
        <w:bottom w:val="none" w:sz="0" w:space="0" w:color="auto"/>
        <w:right w:val="none" w:sz="0" w:space="0" w:color="auto"/>
      </w:divBdr>
    </w:div>
    <w:div w:id="737897721">
      <w:marLeft w:val="640"/>
      <w:marRight w:val="0"/>
      <w:marTop w:val="0"/>
      <w:marBottom w:val="0"/>
      <w:divBdr>
        <w:top w:val="none" w:sz="0" w:space="0" w:color="auto"/>
        <w:left w:val="none" w:sz="0" w:space="0" w:color="auto"/>
        <w:bottom w:val="none" w:sz="0" w:space="0" w:color="auto"/>
        <w:right w:val="none" w:sz="0" w:space="0" w:color="auto"/>
      </w:divBdr>
    </w:div>
    <w:div w:id="738094957">
      <w:marLeft w:val="640"/>
      <w:marRight w:val="0"/>
      <w:marTop w:val="0"/>
      <w:marBottom w:val="0"/>
      <w:divBdr>
        <w:top w:val="none" w:sz="0" w:space="0" w:color="auto"/>
        <w:left w:val="none" w:sz="0" w:space="0" w:color="auto"/>
        <w:bottom w:val="none" w:sz="0" w:space="0" w:color="auto"/>
        <w:right w:val="none" w:sz="0" w:space="0" w:color="auto"/>
      </w:divBdr>
    </w:div>
    <w:div w:id="738597881">
      <w:marLeft w:val="640"/>
      <w:marRight w:val="0"/>
      <w:marTop w:val="0"/>
      <w:marBottom w:val="0"/>
      <w:divBdr>
        <w:top w:val="none" w:sz="0" w:space="0" w:color="auto"/>
        <w:left w:val="none" w:sz="0" w:space="0" w:color="auto"/>
        <w:bottom w:val="none" w:sz="0" w:space="0" w:color="auto"/>
        <w:right w:val="none" w:sz="0" w:space="0" w:color="auto"/>
      </w:divBdr>
    </w:div>
    <w:div w:id="738865365">
      <w:marLeft w:val="640"/>
      <w:marRight w:val="0"/>
      <w:marTop w:val="0"/>
      <w:marBottom w:val="0"/>
      <w:divBdr>
        <w:top w:val="none" w:sz="0" w:space="0" w:color="auto"/>
        <w:left w:val="none" w:sz="0" w:space="0" w:color="auto"/>
        <w:bottom w:val="none" w:sz="0" w:space="0" w:color="auto"/>
        <w:right w:val="none" w:sz="0" w:space="0" w:color="auto"/>
      </w:divBdr>
    </w:div>
    <w:div w:id="739327654">
      <w:marLeft w:val="640"/>
      <w:marRight w:val="0"/>
      <w:marTop w:val="0"/>
      <w:marBottom w:val="0"/>
      <w:divBdr>
        <w:top w:val="none" w:sz="0" w:space="0" w:color="auto"/>
        <w:left w:val="none" w:sz="0" w:space="0" w:color="auto"/>
        <w:bottom w:val="none" w:sz="0" w:space="0" w:color="auto"/>
        <w:right w:val="none" w:sz="0" w:space="0" w:color="auto"/>
      </w:divBdr>
    </w:div>
    <w:div w:id="739670114">
      <w:marLeft w:val="640"/>
      <w:marRight w:val="0"/>
      <w:marTop w:val="0"/>
      <w:marBottom w:val="0"/>
      <w:divBdr>
        <w:top w:val="none" w:sz="0" w:space="0" w:color="auto"/>
        <w:left w:val="none" w:sz="0" w:space="0" w:color="auto"/>
        <w:bottom w:val="none" w:sz="0" w:space="0" w:color="auto"/>
        <w:right w:val="none" w:sz="0" w:space="0" w:color="auto"/>
      </w:divBdr>
    </w:div>
    <w:div w:id="739910098">
      <w:marLeft w:val="640"/>
      <w:marRight w:val="0"/>
      <w:marTop w:val="0"/>
      <w:marBottom w:val="0"/>
      <w:divBdr>
        <w:top w:val="none" w:sz="0" w:space="0" w:color="auto"/>
        <w:left w:val="none" w:sz="0" w:space="0" w:color="auto"/>
        <w:bottom w:val="none" w:sz="0" w:space="0" w:color="auto"/>
        <w:right w:val="none" w:sz="0" w:space="0" w:color="auto"/>
      </w:divBdr>
    </w:div>
    <w:div w:id="740056680">
      <w:marLeft w:val="640"/>
      <w:marRight w:val="0"/>
      <w:marTop w:val="0"/>
      <w:marBottom w:val="0"/>
      <w:divBdr>
        <w:top w:val="none" w:sz="0" w:space="0" w:color="auto"/>
        <w:left w:val="none" w:sz="0" w:space="0" w:color="auto"/>
        <w:bottom w:val="none" w:sz="0" w:space="0" w:color="auto"/>
        <w:right w:val="none" w:sz="0" w:space="0" w:color="auto"/>
      </w:divBdr>
    </w:div>
    <w:div w:id="740174443">
      <w:marLeft w:val="640"/>
      <w:marRight w:val="0"/>
      <w:marTop w:val="0"/>
      <w:marBottom w:val="0"/>
      <w:divBdr>
        <w:top w:val="none" w:sz="0" w:space="0" w:color="auto"/>
        <w:left w:val="none" w:sz="0" w:space="0" w:color="auto"/>
        <w:bottom w:val="none" w:sz="0" w:space="0" w:color="auto"/>
        <w:right w:val="none" w:sz="0" w:space="0" w:color="auto"/>
      </w:divBdr>
    </w:div>
    <w:div w:id="740517743">
      <w:marLeft w:val="640"/>
      <w:marRight w:val="0"/>
      <w:marTop w:val="0"/>
      <w:marBottom w:val="0"/>
      <w:divBdr>
        <w:top w:val="none" w:sz="0" w:space="0" w:color="auto"/>
        <w:left w:val="none" w:sz="0" w:space="0" w:color="auto"/>
        <w:bottom w:val="none" w:sz="0" w:space="0" w:color="auto"/>
        <w:right w:val="none" w:sz="0" w:space="0" w:color="auto"/>
      </w:divBdr>
    </w:div>
    <w:div w:id="740754179">
      <w:marLeft w:val="640"/>
      <w:marRight w:val="0"/>
      <w:marTop w:val="0"/>
      <w:marBottom w:val="0"/>
      <w:divBdr>
        <w:top w:val="none" w:sz="0" w:space="0" w:color="auto"/>
        <w:left w:val="none" w:sz="0" w:space="0" w:color="auto"/>
        <w:bottom w:val="none" w:sz="0" w:space="0" w:color="auto"/>
        <w:right w:val="none" w:sz="0" w:space="0" w:color="auto"/>
      </w:divBdr>
    </w:div>
    <w:div w:id="740759442">
      <w:marLeft w:val="640"/>
      <w:marRight w:val="0"/>
      <w:marTop w:val="0"/>
      <w:marBottom w:val="0"/>
      <w:divBdr>
        <w:top w:val="none" w:sz="0" w:space="0" w:color="auto"/>
        <w:left w:val="none" w:sz="0" w:space="0" w:color="auto"/>
        <w:bottom w:val="none" w:sz="0" w:space="0" w:color="auto"/>
        <w:right w:val="none" w:sz="0" w:space="0" w:color="auto"/>
      </w:divBdr>
    </w:div>
    <w:div w:id="743379930">
      <w:marLeft w:val="640"/>
      <w:marRight w:val="0"/>
      <w:marTop w:val="0"/>
      <w:marBottom w:val="0"/>
      <w:divBdr>
        <w:top w:val="none" w:sz="0" w:space="0" w:color="auto"/>
        <w:left w:val="none" w:sz="0" w:space="0" w:color="auto"/>
        <w:bottom w:val="none" w:sz="0" w:space="0" w:color="auto"/>
        <w:right w:val="none" w:sz="0" w:space="0" w:color="auto"/>
      </w:divBdr>
    </w:div>
    <w:div w:id="743529564">
      <w:marLeft w:val="640"/>
      <w:marRight w:val="0"/>
      <w:marTop w:val="0"/>
      <w:marBottom w:val="0"/>
      <w:divBdr>
        <w:top w:val="none" w:sz="0" w:space="0" w:color="auto"/>
        <w:left w:val="none" w:sz="0" w:space="0" w:color="auto"/>
        <w:bottom w:val="none" w:sz="0" w:space="0" w:color="auto"/>
        <w:right w:val="none" w:sz="0" w:space="0" w:color="auto"/>
      </w:divBdr>
    </w:div>
    <w:div w:id="743795983">
      <w:marLeft w:val="640"/>
      <w:marRight w:val="0"/>
      <w:marTop w:val="0"/>
      <w:marBottom w:val="0"/>
      <w:divBdr>
        <w:top w:val="none" w:sz="0" w:space="0" w:color="auto"/>
        <w:left w:val="none" w:sz="0" w:space="0" w:color="auto"/>
        <w:bottom w:val="none" w:sz="0" w:space="0" w:color="auto"/>
        <w:right w:val="none" w:sz="0" w:space="0" w:color="auto"/>
      </w:divBdr>
    </w:div>
    <w:div w:id="743797616">
      <w:marLeft w:val="640"/>
      <w:marRight w:val="0"/>
      <w:marTop w:val="0"/>
      <w:marBottom w:val="0"/>
      <w:divBdr>
        <w:top w:val="none" w:sz="0" w:space="0" w:color="auto"/>
        <w:left w:val="none" w:sz="0" w:space="0" w:color="auto"/>
        <w:bottom w:val="none" w:sz="0" w:space="0" w:color="auto"/>
        <w:right w:val="none" w:sz="0" w:space="0" w:color="auto"/>
      </w:divBdr>
    </w:div>
    <w:div w:id="745106957">
      <w:marLeft w:val="640"/>
      <w:marRight w:val="0"/>
      <w:marTop w:val="0"/>
      <w:marBottom w:val="0"/>
      <w:divBdr>
        <w:top w:val="none" w:sz="0" w:space="0" w:color="auto"/>
        <w:left w:val="none" w:sz="0" w:space="0" w:color="auto"/>
        <w:bottom w:val="none" w:sz="0" w:space="0" w:color="auto"/>
        <w:right w:val="none" w:sz="0" w:space="0" w:color="auto"/>
      </w:divBdr>
    </w:div>
    <w:div w:id="745148739">
      <w:marLeft w:val="640"/>
      <w:marRight w:val="0"/>
      <w:marTop w:val="0"/>
      <w:marBottom w:val="0"/>
      <w:divBdr>
        <w:top w:val="none" w:sz="0" w:space="0" w:color="auto"/>
        <w:left w:val="none" w:sz="0" w:space="0" w:color="auto"/>
        <w:bottom w:val="none" w:sz="0" w:space="0" w:color="auto"/>
        <w:right w:val="none" w:sz="0" w:space="0" w:color="auto"/>
      </w:divBdr>
    </w:div>
    <w:div w:id="745415929">
      <w:marLeft w:val="640"/>
      <w:marRight w:val="0"/>
      <w:marTop w:val="0"/>
      <w:marBottom w:val="0"/>
      <w:divBdr>
        <w:top w:val="none" w:sz="0" w:space="0" w:color="auto"/>
        <w:left w:val="none" w:sz="0" w:space="0" w:color="auto"/>
        <w:bottom w:val="none" w:sz="0" w:space="0" w:color="auto"/>
        <w:right w:val="none" w:sz="0" w:space="0" w:color="auto"/>
      </w:divBdr>
    </w:div>
    <w:div w:id="745802160">
      <w:marLeft w:val="640"/>
      <w:marRight w:val="0"/>
      <w:marTop w:val="0"/>
      <w:marBottom w:val="0"/>
      <w:divBdr>
        <w:top w:val="none" w:sz="0" w:space="0" w:color="auto"/>
        <w:left w:val="none" w:sz="0" w:space="0" w:color="auto"/>
        <w:bottom w:val="none" w:sz="0" w:space="0" w:color="auto"/>
        <w:right w:val="none" w:sz="0" w:space="0" w:color="auto"/>
      </w:divBdr>
    </w:div>
    <w:div w:id="745802766">
      <w:marLeft w:val="640"/>
      <w:marRight w:val="0"/>
      <w:marTop w:val="0"/>
      <w:marBottom w:val="0"/>
      <w:divBdr>
        <w:top w:val="none" w:sz="0" w:space="0" w:color="auto"/>
        <w:left w:val="none" w:sz="0" w:space="0" w:color="auto"/>
        <w:bottom w:val="none" w:sz="0" w:space="0" w:color="auto"/>
        <w:right w:val="none" w:sz="0" w:space="0" w:color="auto"/>
      </w:divBdr>
    </w:div>
    <w:div w:id="745810755">
      <w:marLeft w:val="640"/>
      <w:marRight w:val="0"/>
      <w:marTop w:val="0"/>
      <w:marBottom w:val="0"/>
      <w:divBdr>
        <w:top w:val="none" w:sz="0" w:space="0" w:color="auto"/>
        <w:left w:val="none" w:sz="0" w:space="0" w:color="auto"/>
        <w:bottom w:val="none" w:sz="0" w:space="0" w:color="auto"/>
        <w:right w:val="none" w:sz="0" w:space="0" w:color="auto"/>
      </w:divBdr>
    </w:div>
    <w:div w:id="747269113">
      <w:marLeft w:val="640"/>
      <w:marRight w:val="0"/>
      <w:marTop w:val="0"/>
      <w:marBottom w:val="0"/>
      <w:divBdr>
        <w:top w:val="none" w:sz="0" w:space="0" w:color="auto"/>
        <w:left w:val="none" w:sz="0" w:space="0" w:color="auto"/>
        <w:bottom w:val="none" w:sz="0" w:space="0" w:color="auto"/>
        <w:right w:val="none" w:sz="0" w:space="0" w:color="auto"/>
      </w:divBdr>
    </w:div>
    <w:div w:id="747725053">
      <w:marLeft w:val="640"/>
      <w:marRight w:val="0"/>
      <w:marTop w:val="0"/>
      <w:marBottom w:val="0"/>
      <w:divBdr>
        <w:top w:val="none" w:sz="0" w:space="0" w:color="auto"/>
        <w:left w:val="none" w:sz="0" w:space="0" w:color="auto"/>
        <w:bottom w:val="none" w:sz="0" w:space="0" w:color="auto"/>
        <w:right w:val="none" w:sz="0" w:space="0" w:color="auto"/>
      </w:divBdr>
    </w:div>
    <w:div w:id="747725121">
      <w:marLeft w:val="640"/>
      <w:marRight w:val="0"/>
      <w:marTop w:val="0"/>
      <w:marBottom w:val="0"/>
      <w:divBdr>
        <w:top w:val="none" w:sz="0" w:space="0" w:color="auto"/>
        <w:left w:val="none" w:sz="0" w:space="0" w:color="auto"/>
        <w:bottom w:val="none" w:sz="0" w:space="0" w:color="auto"/>
        <w:right w:val="none" w:sz="0" w:space="0" w:color="auto"/>
      </w:divBdr>
    </w:div>
    <w:div w:id="748771140">
      <w:marLeft w:val="640"/>
      <w:marRight w:val="0"/>
      <w:marTop w:val="0"/>
      <w:marBottom w:val="0"/>
      <w:divBdr>
        <w:top w:val="none" w:sz="0" w:space="0" w:color="auto"/>
        <w:left w:val="none" w:sz="0" w:space="0" w:color="auto"/>
        <w:bottom w:val="none" w:sz="0" w:space="0" w:color="auto"/>
        <w:right w:val="none" w:sz="0" w:space="0" w:color="auto"/>
      </w:divBdr>
    </w:div>
    <w:div w:id="748843810">
      <w:marLeft w:val="640"/>
      <w:marRight w:val="0"/>
      <w:marTop w:val="0"/>
      <w:marBottom w:val="0"/>
      <w:divBdr>
        <w:top w:val="none" w:sz="0" w:space="0" w:color="auto"/>
        <w:left w:val="none" w:sz="0" w:space="0" w:color="auto"/>
        <w:bottom w:val="none" w:sz="0" w:space="0" w:color="auto"/>
        <w:right w:val="none" w:sz="0" w:space="0" w:color="auto"/>
      </w:divBdr>
    </w:div>
    <w:div w:id="749230502">
      <w:marLeft w:val="640"/>
      <w:marRight w:val="0"/>
      <w:marTop w:val="0"/>
      <w:marBottom w:val="0"/>
      <w:divBdr>
        <w:top w:val="none" w:sz="0" w:space="0" w:color="auto"/>
        <w:left w:val="none" w:sz="0" w:space="0" w:color="auto"/>
        <w:bottom w:val="none" w:sz="0" w:space="0" w:color="auto"/>
        <w:right w:val="none" w:sz="0" w:space="0" w:color="auto"/>
      </w:divBdr>
    </w:div>
    <w:div w:id="750077477">
      <w:marLeft w:val="640"/>
      <w:marRight w:val="0"/>
      <w:marTop w:val="0"/>
      <w:marBottom w:val="0"/>
      <w:divBdr>
        <w:top w:val="none" w:sz="0" w:space="0" w:color="auto"/>
        <w:left w:val="none" w:sz="0" w:space="0" w:color="auto"/>
        <w:bottom w:val="none" w:sz="0" w:space="0" w:color="auto"/>
        <w:right w:val="none" w:sz="0" w:space="0" w:color="auto"/>
      </w:divBdr>
    </w:div>
    <w:div w:id="750195324">
      <w:marLeft w:val="640"/>
      <w:marRight w:val="0"/>
      <w:marTop w:val="0"/>
      <w:marBottom w:val="0"/>
      <w:divBdr>
        <w:top w:val="none" w:sz="0" w:space="0" w:color="auto"/>
        <w:left w:val="none" w:sz="0" w:space="0" w:color="auto"/>
        <w:bottom w:val="none" w:sz="0" w:space="0" w:color="auto"/>
        <w:right w:val="none" w:sz="0" w:space="0" w:color="auto"/>
      </w:divBdr>
    </w:div>
    <w:div w:id="750585839">
      <w:marLeft w:val="640"/>
      <w:marRight w:val="0"/>
      <w:marTop w:val="0"/>
      <w:marBottom w:val="0"/>
      <w:divBdr>
        <w:top w:val="none" w:sz="0" w:space="0" w:color="auto"/>
        <w:left w:val="none" w:sz="0" w:space="0" w:color="auto"/>
        <w:bottom w:val="none" w:sz="0" w:space="0" w:color="auto"/>
        <w:right w:val="none" w:sz="0" w:space="0" w:color="auto"/>
      </w:divBdr>
    </w:div>
    <w:div w:id="750857084">
      <w:marLeft w:val="640"/>
      <w:marRight w:val="0"/>
      <w:marTop w:val="0"/>
      <w:marBottom w:val="0"/>
      <w:divBdr>
        <w:top w:val="none" w:sz="0" w:space="0" w:color="auto"/>
        <w:left w:val="none" w:sz="0" w:space="0" w:color="auto"/>
        <w:bottom w:val="none" w:sz="0" w:space="0" w:color="auto"/>
        <w:right w:val="none" w:sz="0" w:space="0" w:color="auto"/>
      </w:divBdr>
    </w:div>
    <w:div w:id="751318618">
      <w:marLeft w:val="640"/>
      <w:marRight w:val="0"/>
      <w:marTop w:val="0"/>
      <w:marBottom w:val="0"/>
      <w:divBdr>
        <w:top w:val="none" w:sz="0" w:space="0" w:color="auto"/>
        <w:left w:val="none" w:sz="0" w:space="0" w:color="auto"/>
        <w:bottom w:val="none" w:sz="0" w:space="0" w:color="auto"/>
        <w:right w:val="none" w:sz="0" w:space="0" w:color="auto"/>
      </w:divBdr>
    </w:div>
    <w:div w:id="751584419">
      <w:marLeft w:val="640"/>
      <w:marRight w:val="0"/>
      <w:marTop w:val="0"/>
      <w:marBottom w:val="0"/>
      <w:divBdr>
        <w:top w:val="none" w:sz="0" w:space="0" w:color="auto"/>
        <w:left w:val="none" w:sz="0" w:space="0" w:color="auto"/>
        <w:bottom w:val="none" w:sz="0" w:space="0" w:color="auto"/>
        <w:right w:val="none" w:sz="0" w:space="0" w:color="auto"/>
      </w:divBdr>
    </w:div>
    <w:div w:id="751704947">
      <w:marLeft w:val="640"/>
      <w:marRight w:val="0"/>
      <w:marTop w:val="0"/>
      <w:marBottom w:val="0"/>
      <w:divBdr>
        <w:top w:val="none" w:sz="0" w:space="0" w:color="auto"/>
        <w:left w:val="none" w:sz="0" w:space="0" w:color="auto"/>
        <w:bottom w:val="none" w:sz="0" w:space="0" w:color="auto"/>
        <w:right w:val="none" w:sz="0" w:space="0" w:color="auto"/>
      </w:divBdr>
    </w:div>
    <w:div w:id="751780743">
      <w:marLeft w:val="640"/>
      <w:marRight w:val="0"/>
      <w:marTop w:val="0"/>
      <w:marBottom w:val="0"/>
      <w:divBdr>
        <w:top w:val="none" w:sz="0" w:space="0" w:color="auto"/>
        <w:left w:val="none" w:sz="0" w:space="0" w:color="auto"/>
        <w:bottom w:val="none" w:sz="0" w:space="0" w:color="auto"/>
        <w:right w:val="none" w:sz="0" w:space="0" w:color="auto"/>
      </w:divBdr>
    </w:div>
    <w:div w:id="752122297">
      <w:marLeft w:val="640"/>
      <w:marRight w:val="0"/>
      <w:marTop w:val="0"/>
      <w:marBottom w:val="0"/>
      <w:divBdr>
        <w:top w:val="none" w:sz="0" w:space="0" w:color="auto"/>
        <w:left w:val="none" w:sz="0" w:space="0" w:color="auto"/>
        <w:bottom w:val="none" w:sz="0" w:space="0" w:color="auto"/>
        <w:right w:val="none" w:sz="0" w:space="0" w:color="auto"/>
      </w:divBdr>
    </w:div>
    <w:div w:id="752239913">
      <w:marLeft w:val="640"/>
      <w:marRight w:val="0"/>
      <w:marTop w:val="0"/>
      <w:marBottom w:val="0"/>
      <w:divBdr>
        <w:top w:val="none" w:sz="0" w:space="0" w:color="auto"/>
        <w:left w:val="none" w:sz="0" w:space="0" w:color="auto"/>
        <w:bottom w:val="none" w:sz="0" w:space="0" w:color="auto"/>
        <w:right w:val="none" w:sz="0" w:space="0" w:color="auto"/>
      </w:divBdr>
    </w:div>
    <w:div w:id="752819174">
      <w:marLeft w:val="640"/>
      <w:marRight w:val="0"/>
      <w:marTop w:val="0"/>
      <w:marBottom w:val="0"/>
      <w:divBdr>
        <w:top w:val="none" w:sz="0" w:space="0" w:color="auto"/>
        <w:left w:val="none" w:sz="0" w:space="0" w:color="auto"/>
        <w:bottom w:val="none" w:sz="0" w:space="0" w:color="auto"/>
        <w:right w:val="none" w:sz="0" w:space="0" w:color="auto"/>
      </w:divBdr>
    </w:div>
    <w:div w:id="754204776">
      <w:marLeft w:val="640"/>
      <w:marRight w:val="0"/>
      <w:marTop w:val="0"/>
      <w:marBottom w:val="0"/>
      <w:divBdr>
        <w:top w:val="none" w:sz="0" w:space="0" w:color="auto"/>
        <w:left w:val="none" w:sz="0" w:space="0" w:color="auto"/>
        <w:bottom w:val="none" w:sz="0" w:space="0" w:color="auto"/>
        <w:right w:val="none" w:sz="0" w:space="0" w:color="auto"/>
      </w:divBdr>
    </w:div>
    <w:div w:id="754744032">
      <w:marLeft w:val="640"/>
      <w:marRight w:val="0"/>
      <w:marTop w:val="0"/>
      <w:marBottom w:val="0"/>
      <w:divBdr>
        <w:top w:val="none" w:sz="0" w:space="0" w:color="auto"/>
        <w:left w:val="none" w:sz="0" w:space="0" w:color="auto"/>
        <w:bottom w:val="none" w:sz="0" w:space="0" w:color="auto"/>
        <w:right w:val="none" w:sz="0" w:space="0" w:color="auto"/>
      </w:divBdr>
    </w:div>
    <w:div w:id="754862181">
      <w:marLeft w:val="640"/>
      <w:marRight w:val="0"/>
      <w:marTop w:val="0"/>
      <w:marBottom w:val="0"/>
      <w:divBdr>
        <w:top w:val="none" w:sz="0" w:space="0" w:color="auto"/>
        <w:left w:val="none" w:sz="0" w:space="0" w:color="auto"/>
        <w:bottom w:val="none" w:sz="0" w:space="0" w:color="auto"/>
        <w:right w:val="none" w:sz="0" w:space="0" w:color="auto"/>
      </w:divBdr>
    </w:div>
    <w:div w:id="755327596">
      <w:marLeft w:val="640"/>
      <w:marRight w:val="0"/>
      <w:marTop w:val="0"/>
      <w:marBottom w:val="0"/>
      <w:divBdr>
        <w:top w:val="none" w:sz="0" w:space="0" w:color="auto"/>
        <w:left w:val="none" w:sz="0" w:space="0" w:color="auto"/>
        <w:bottom w:val="none" w:sz="0" w:space="0" w:color="auto"/>
        <w:right w:val="none" w:sz="0" w:space="0" w:color="auto"/>
      </w:divBdr>
    </w:div>
    <w:div w:id="756173945">
      <w:marLeft w:val="640"/>
      <w:marRight w:val="0"/>
      <w:marTop w:val="0"/>
      <w:marBottom w:val="0"/>
      <w:divBdr>
        <w:top w:val="none" w:sz="0" w:space="0" w:color="auto"/>
        <w:left w:val="none" w:sz="0" w:space="0" w:color="auto"/>
        <w:bottom w:val="none" w:sz="0" w:space="0" w:color="auto"/>
        <w:right w:val="none" w:sz="0" w:space="0" w:color="auto"/>
      </w:divBdr>
    </w:div>
    <w:div w:id="756250239">
      <w:marLeft w:val="640"/>
      <w:marRight w:val="0"/>
      <w:marTop w:val="0"/>
      <w:marBottom w:val="0"/>
      <w:divBdr>
        <w:top w:val="none" w:sz="0" w:space="0" w:color="auto"/>
        <w:left w:val="none" w:sz="0" w:space="0" w:color="auto"/>
        <w:bottom w:val="none" w:sz="0" w:space="0" w:color="auto"/>
        <w:right w:val="none" w:sz="0" w:space="0" w:color="auto"/>
      </w:divBdr>
    </w:div>
    <w:div w:id="757095819">
      <w:marLeft w:val="640"/>
      <w:marRight w:val="0"/>
      <w:marTop w:val="0"/>
      <w:marBottom w:val="0"/>
      <w:divBdr>
        <w:top w:val="none" w:sz="0" w:space="0" w:color="auto"/>
        <w:left w:val="none" w:sz="0" w:space="0" w:color="auto"/>
        <w:bottom w:val="none" w:sz="0" w:space="0" w:color="auto"/>
        <w:right w:val="none" w:sz="0" w:space="0" w:color="auto"/>
      </w:divBdr>
    </w:div>
    <w:div w:id="757211439">
      <w:marLeft w:val="640"/>
      <w:marRight w:val="0"/>
      <w:marTop w:val="0"/>
      <w:marBottom w:val="0"/>
      <w:divBdr>
        <w:top w:val="none" w:sz="0" w:space="0" w:color="auto"/>
        <w:left w:val="none" w:sz="0" w:space="0" w:color="auto"/>
        <w:bottom w:val="none" w:sz="0" w:space="0" w:color="auto"/>
        <w:right w:val="none" w:sz="0" w:space="0" w:color="auto"/>
      </w:divBdr>
    </w:div>
    <w:div w:id="757600545">
      <w:marLeft w:val="640"/>
      <w:marRight w:val="0"/>
      <w:marTop w:val="0"/>
      <w:marBottom w:val="0"/>
      <w:divBdr>
        <w:top w:val="none" w:sz="0" w:space="0" w:color="auto"/>
        <w:left w:val="none" w:sz="0" w:space="0" w:color="auto"/>
        <w:bottom w:val="none" w:sz="0" w:space="0" w:color="auto"/>
        <w:right w:val="none" w:sz="0" w:space="0" w:color="auto"/>
      </w:divBdr>
    </w:div>
    <w:div w:id="757678510">
      <w:marLeft w:val="640"/>
      <w:marRight w:val="0"/>
      <w:marTop w:val="0"/>
      <w:marBottom w:val="0"/>
      <w:divBdr>
        <w:top w:val="none" w:sz="0" w:space="0" w:color="auto"/>
        <w:left w:val="none" w:sz="0" w:space="0" w:color="auto"/>
        <w:bottom w:val="none" w:sz="0" w:space="0" w:color="auto"/>
        <w:right w:val="none" w:sz="0" w:space="0" w:color="auto"/>
      </w:divBdr>
    </w:div>
    <w:div w:id="757752145">
      <w:marLeft w:val="640"/>
      <w:marRight w:val="0"/>
      <w:marTop w:val="0"/>
      <w:marBottom w:val="0"/>
      <w:divBdr>
        <w:top w:val="none" w:sz="0" w:space="0" w:color="auto"/>
        <w:left w:val="none" w:sz="0" w:space="0" w:color="auto"/>
        <w:bottom w:val="none" w:sz="0" w:space="0" w:color="auto"/>
        <w:right w:val="none" w:sz="0" w:space="0" w:color="auto"/>
      </w:divBdr>
    </w:div>
    <w:div w:id="758252117">
      <w:marLeft w:val="640"/>
      <w:marRight w:val="0"/>
      <w:marTop w:val="0"/>
      <w:marBottom w:val="0"/>
      <w:divBdr>
        <w:top w:val="none" w:sz="0" w:space="0" w:color="auto"/>
        <w:left w:val="none" w:sz="0" w:space="0" w:color="auto"/>
        <w:bottom w:val="none" w:sz="0" w:space="0" w:color="auto"/>
        <w:right w:val="none" w:sz="0" w:space="0" w:color="auto"/>
      </w:divBdr>
    </w:div>
    <w:div w:id="758327301">
      <w:marLeft w:val="640"/>
      <w:marRight w:val="0"/>
      <w:marTop w:val="0"/>
      <w:marBottom w:val="0"/>
      <w:divBdr>
        <w:top w:val="none" w:sz="0" w:space="0" w:color="auto"/>
        <w:left w:val="none" w:sz="0" w:space="0" w:color="auto"/>
        <w:bottom w:val="none" w:sz="0" w:space="0" w:color="auto"/>
        <w:right w:val="none" w:sz="0" w:space="0" w:color="auto"/>
      </w:divBdr>
    </w:div>
    <w:div w:id="758404821">
      <w:marLeft w:val="640"/>
      <w:marRight w:val="0"/>
      <w:marTop w:val="0"/>
      <w:marBottom w:val="0"/>
      <w:divBdr>
        <w:top w:val="none" w:sz="0" w:space="0" w:color="auto"/>
        <w:left w:val="none" w:sz="0" w:space="0" w:color="auto"/>
        <w:bottom w:val="none" w:sz="0" w:space="0" w:color="auto"/>
        <w:right w:val="none" w:sz="0" w:space="0" w:color="auto"/>
      </w:divBdr>
    </w:div>
    <w:div w:id="758597354">
      <w:marLeft w:val="640"/>
      <w:marRight w:val="0"/>
      <w:marTop w:val="0"/>
      <w:marBottom w:val="0"/>
      <w:divBdr>
        <w:top w:val="none" w:sz="0" w:space="0" w:color="auto"/>
        <w:left w:val="none" w:sz="0" w:space="0" w:color="auto"/>
        <w:bottom w:val="none" w:sz="0" w:space="0" w:color="auto"/>
        <w:right w:val="none" w:sz="0" w:space="0" w:color="auto"/>
      </w:divBdr>
    </w:div>
    <w:div w:id="758983867">
      <w:marLeft w:val="640"/>
      <w:marRight w:val="0"/>
      <w:marTop w:val="0"/>
      <w:marBottom w:val="0"/>
      <w:divBdr>
        <w:top w:val="none" w:sz="0" w:space="0" w:color="auto"/>
        <w:left w:val="none" w:sz="0" w:space="0" w:color="auto"/>
        <w:bottom w:val="none" w:sz="0" w:space="0" w:color="auto"/>
        <w:right w:val="none" w:sz="0" w:space="0" w:color="auto"/>
      </w:divBdr>
    </w:div>
    <w:div w:id="760104061">
      <w:marLeft w:val="640"/>
      <w:marRight w:val="0"/>
      <w:marTop w:val="0"/>
      <w:marBottom w:val="0"/>
      <w:divBdr>
        <w:top w:val="none" w:sz="0" w:space="0" w:color="auto"/>
        <w:left w:val="none" w:sz="0" w:space="0" w:color="auto"/>
        <w:bottom w:val="none" w:sz="0" w:space="0" w:color="auto"/>
        <w:right w:val="none" w:sz="0" w:space="0" w:color="auto"/>
      </w:divBdr>
    </w:div>
    <w:div w:id="761604884">
      <w:marLeft w:val="640"/>
      <w:marRight w:val="0"/>
      <w:marTop w:val="0"/>
      <w:marBottom w:val="0"/>
      <w:divBdr>
        <w:top w:val="none" w:sz="0" w:space="0" w:color="auto"/>
        <w:left w:val="none" w:sz="0" w:space="0" w:color="auto"/>
        <w:bottom w:val="none" w:sz="0" w:space="0" w:color="auto"/>
        <w:right w:val="none" w:sz="0" w:space="0" w:color="auto"/>
      </w:divBdr>
    </w:div>
    <w:div w:id="762146235">
      <w:marLeft w:val="640"/>
      <w:marRight w:val="0"/>
      <w:marTop w:val="0"/>
      <w:marBottom w:val="0"/>
      <w:divBdr>
        <w:top w:val="none" w:sz="0" w:space="0" w:color="auto"/>
        <w:left w:val="none" w:sz="0" w:space="0" w:color="auto"/>
        <w:bottom w:val="none" w:sz="0" w:space="0" w:color="auto"/>
        <w:right w:val="none" w:sz="0" w:space="0" w:color="auto"/>
      </w:divBdr>
    </w:div>
    <w:div w:id="762146746">
      <w:marLeft w:val="640"/>
      <w:marRight w:val="0"/>
      <w:marTop w:val="0"/>
      <w:marBottom w:val="0"/>
      <w:divBdr>
        <w:top w:val="none" w:sz="0" w:space="0" w:color="auto"/>
        <w:left w:val="none" w:sz="0" w:space="0" w:color="auto"/>
        <w:bottom w:val="none" w:sz="0" w:space="0" w:color="auto"/>
        <w:right w:val="none" w:sz="0" w:space="0" w:color="auto"/>
      </w:divBdr>
    </w:div>
    <w:div w:id="762147707">
      <w:marLeft w:val="640"/>
      <w:marRight w:val="0"/>
      <w:marTop w:val="0"/>
      <w:marBottom w:val="0"/>
      <w:divBdr>
        <w:top w:val="none" w:sz="0" w:space="0" w:color="auto"/>
        <w:left w:val="none" w:sz="0" w:space="0" w:color="auto"/>
        <w:bottom w:val="none" w:sz="0" w:space="0" w:color="auto"/>
        <w:right w:val="none" w:sz="0" w:space="0" w:color="auto"/>
      </w:divBdr>
    </w:div>
    <w:div w:id="763112684">
      <w:marLeft w:val="640"/>
      <w:marRight w:val="0"/>
      <w:marTop w:val="0"/>
      <w:marBottom w:val="0"/>
      <w:divBdr>
        <w:top w:val="none" w:sz="0" w:space="0" w:color="auto"/>
        <w:left w:val="none" w:sz="0" w:space="0" w:color="auto"/>
        <w:bottom w:val="none" w:sz="0" w:space="0" w:color="auto"/>
        <w:right w:val="none" w:sz="0" w:space="0" w:color="auto"/>
      </w:divBdr>
    </w:div>
    <w:div w:id="763767695">
      <w:marLeft w:val="640"/>
      <w:marRight w:val="0"/>
      <w:marTop w:val="0"/>
      <w:marBottom w:val="0"/>
      <w:divBdr>
        <w:top w:val="none" w:sz="0" w:space="0" w:color="auto"/>
        <w:left w:val="none" w:sz="0" w:space="0" w:color="auto"/>
        <w:bottom w:val="none" w:sz="0" w:space="0" w:color="auto"/>
        <w:right w:val="none" w:sz="0" w:space="0" w:color="auto"/>
      </w:divBdr>
    </w:div>
    <w:div w:id="764230756">
      <w:marLeft w:val="640"/>
      <w:marRight w:val="0"/>
      <w:marTop w:val="0"/>
      <w:marBottom w:val="0"/>
      <w:divBdr>
        <w:top w:val="none" w:sz="0" w:space="0" w:color="auto"/>
        <w:left w:val="none" w:sz="0" w:space="0" w:color="auto"/>
        <w:bottom w:val="none" w:sz="0" w:space="0" w:color="auto"/>
        <w:right w:val="none" w:sz="0" w:space="0" w:color="auto"/>
      </w:divBdr>
    </w:div>
    <w:div w:id="764614438">
      <w:marLeft w:val="640"/>
      <w:marRight w:val="0"/>
      <w:marTop w:val="0"/>
      <w:marBottom w:val="0"/>
      <w:divBdr>
        <w:top w:val="none" w:sz="0" w:space="0" w:color="auto"/>
        <w:left w:val="none" w:sz="0" w:space="0" w:color="auto"/>
        <w:bottom w:val="none" w:sz="0" w:space="0" w:color="auto"/>
        <w:right w:val="none" w:sz="0" w:space="0" w:color="auto"/>
      </w:divBdr>
    </w:div>
    <w:div w:id="764615481">
      <w:marLeft w:val="640"/>
      <w:marRight w:val="0"/>
      <w:marTop w:val="0"/>
      <w:marBottom w:val="0"/>
      <w:divBdr>
        <w:top w:val="none" w:sz="0" w:space="0" w:color="auto"/>
        <w:left w:val="none" w:sz="0" w:space="0" w:color="auto"/>
        <w:bottom w:val="none" w:sz="0" w:space="0" w:color="auto"/>
        <w:right w:val="none" w:sz="0" w:space="0" w:color="auto"/>
      </w:divBdr>
    </w:div>
    <w:div w:id="765344147">
      <w:marLeft w:val="640"/>
      <w:marRight w:val="0"/>
      <w:marTop w:val="0"/>
      <w:marBottom w:val="0"/>
      <w:divBdr>
        <w:top w:val="none" w:sz="0" w:space="0" w:color="auto"/>
        <w:left w:val="none" w:sz="0" w:space="0" w:color="auto"/>
        <w:bottom w:val="none" w:sz="0" w:space="0" w:color="auto"/>
        <w:right w:val="none" w:sz="0" w:space="0" w:color="auto"/>
      </w:divBdr>
    </w:div>
    <w:div w:id="765733456">
      <w:marLeft w:val="640"/>
      <w:marRight w:val="0"/>
      <w:marTop w:val="0"/>
      <w:marBottom w:val="0"/>
      <w:divBdr>
        <w:top w:val="none" w:sz="0" w:space="0" w:color="auto"/>
        <w:left w:val="none" w:sz="0" w:space="0" w:color="auto"/>
        <w:bottom w:val="none" w:sz="0" w:space="0" w:color="auto"/>
        <w:right w:val="none" w:sz="0" w:space="0" w:color="auto"/>
      </w:divBdr>
    </w:div>
    <w:div w:id="766118119">
      <w:marLeft w:val="640"/>
      <w:marRight w:val="0"/>
      <w:marTop w:val="0"/>
      <w:marBottom w:val="0"/>
      <w:divBdr>
        <w:top w:val="none" w:sz="0" w:space="0" w:color="auto"/>
        <w:left w:val="none" w:sz="0" w:space="0" w:color="auto"/>
        <w:bottom w:val="none" w:sz="0" w:space="0" w:color="auto"/>
        <w:right w:val="none" w:sz="0" w:space="0" w:color="auto"/>
      </w:divBdr>
    </w:div>
    <w:div w:id="767391018">
      <w:marLeft w:val="640"/>
      <w:marRight w:val="0"/>
      <w:marTop w:val="0"/>
      <w:marBottom w:val="0"/>
      <w:divBdr>
        <w:top w:val="none" w:sz="0" w:space="0" w:color="auto"/>
        <w:left w:val="none" w:sz="0" w:space="0" w:color="auto"/>
        <w:bottom w:val="none" w:sz="0" w:space="0" w:color="auto"/>
        <w:right w:val="none" w:sz="0" w:space="0" w:color="auto"/>
      </w:divBdr>
    </w:div>
    <w:div w:id="767703004">
      <w:marLeft w:val="640"/>
      <w:marRight w:val="0"/>
      <w:marTop w:val="0"/>
      <w:marBottom w:val="0"/>
      <w:divBdr>
        <w:top w:val="none" w:sz="0" w:space="0" w:color="auto"/>
        <w:left w:val="none" w:sz="0" w:space="0" w:color="auto"/>
        <w:bottom w:val="none" w:sz="0" w:space="0" w:color="auto"/>
        <w:right w:val="none" w:sz="0" w:space="0" w:color="auto"/>
      </w:divBdr>
    </w:div>
    <w:div w:id="768238884">
      <w:marLeft w:val="640"/>
      <w:marRight w:val="0"/>
      <w:marTop w:val="0"/>
      <w:marBottom w:val="0"/>
      <w:divBdr>
        <w:top w:val="none" w:sz="0" w:space="0" w:color="auto"/>
        <w:left w:val="none" w:sz="0" w:space="0" w:color="auto"/>
        <w:bottom w:val="none" w:sz="0" w:space="0" w:color="auto"/>
        <w:right w:val="none" w:sz="0" w:space="0" w:color="auto"/>
      </w:divBdr>
    </w:div>
    <w:div w:id="770200868">
      <w:bodyDiv w:val="1"/>
      <w:marLeft w:val="0"/>
      <w:marRight w:val="0"/>
      <w:marTop w:val="0"/>
      <w:marBottom w:val="0"/>
      <w:divBdr>
        <w:top w:val="none" w:sz="0" w:space="0" w:color="auto"/>
        <w:left w:val="none" w:sz="0" w:space="0" w:color="auto"/>
        <w:bottom w:val="none" w:sz="0" w:space="0" w:color="auto"/>
        <w:right w:val="none" w:sz="0" w:space="0" w:color="auto"/>
      </w:divBdr>
    </w:div>
    <w:div w:id="770588328">
      <w:marLeft w:val="640"/>
      <w:marRight w:val="0"/>
      <w:marTop w:val="0"/>
      <w:marBottom w:val="0"/>
      <w:divBdr>
        <w:top w:val="none" w:sz="0" w:space="0" w:color="auto"/>
        <w:left w:val="none" w:sz="0" w:space="0" w:color="auto"/>
        <w:bottom w:val="none" w:sz="0" w:space="0" w:color="auto"/>
        <w:right w:val="none" w:sz="0" w:space="0" w:color="auto"/>
      </w:divBdr>
    </w:div>
    <w:div w:id="771779506">
      <w:marLeft w:val="640"/>
      <w:marRight w:val="0"/>
      <w:marTop w:val="0"/>
      <w:marBottom w:val="0"/>
      <w:divBdr>
        <w:top w:val="none" w:sz="0" w:space="0" w:color="auto"/>
        <w:left w:val="none" w:sz="0" w:space="0" w:color="auto"/>
        <w:bottom w:val="none" w:sz="0" w:space="0" w:color="auto"/>
        <w:right w:val="none" w:sz="0" w:space="0" w:color="auto"/>
      </w:divBdr>
    </w:div>
    <w:div w:id="772164142">
      <w:marLeft w:val="640"/>
      <w:marRight w:val="0"/>
      <w:marTop w:val="0"/>
      <w:marBottom w:val="0"/>
      <w:divBdr>
        <w:top w:val="none" w:sz="0" w:space="0" w:color="auto"/>
        <w:left w:val="none" w:sz="0" w:space="0" w:color="auto"/>
        <w:bottom w:val="none" w:sz="0" w:space="0" w:color="auto"/>
        <w:right w:val="none" w:sz="0" w:space="0" w:color="auto"/>
      </w:divBdr>
    </w:div>
    <w:div w:id="772172387">
      <w:marLeft w:val="640"/>
      <w:marRight w:val="0"/>
      <w:marTop w:val="0"/>
      <w:marBottom w:val="0"/>
      <w:divBdr>
        <w:top w:val="none" w:sz="0" w:space="0" w:color="auto"/>
        <w:left w:val="none" w:sz="0" w:space="0" w:color="auto"/>
        <w:bottom w:val="none" w:sz="0" w:space="0" w:color="auto"/>
        <w:right w:val="none" w:sz="0" w:space="0" w:color="auto"/>
      </w:divBdr>
    </w:div>
    <w:div w:id="772676455">
      <w:marLeft w:val="640"/>
      <w:marRight w:val="0"/>
      <w:marTop w:val="0"/>
      <w:marBottom w:val="0"/>
      <w:divBdr>
        <w:top w:val="none" w:sz="0" w:space="0" w:color="auto"/>
        <w:left w:val="none" w:sz="0" w:space="0" w:color="auto"/>
        <w:bottom w:val="none" w:sz="0" w:space="0" w:color="auto"/>
        <w:right w:val="none" w:sz="0" w:space="0" w:color="auto"/>
      </w:divBdr>
    </w:div>
    <w:div w:id="774252439">
      <w:marLeft w:val="640"/>
      <w:marRight w:val="0"/>
      <w:marTop w:val="0"/>
      <w:marBottom w:val="0"/>
      <w:divBdr>
        <w:top w:val="none" w:sz="0" w:space="0" w:color="auto"/>
        <w:left w:val="none" w:sz="0" w:space="0" w:color="auto"/>
        <w:bottom w:val="none" w:sz="0" w:space="0" w:color="auto"/>
        <w:right w:val="none" w:sz="0" w:space="0" w:color="auto"/>
      </w:divBdr>
    </w:div>
    <w:div w:id="775096365">
      <w:marLeft w:val="640"/>
      <w:marRight w:val="0"/>
      <w:marTop w:val="0"/>
      <w:marBottom w:val="0"/>
      <w:divBdr>
        <w:top w:val="none" w:sz="0" w:space="0" w:color="auto"/>
        <w:left w:val="none" w:sz="0" w:space="0" w:color="auto"/>
        <w:bottom w:val="none" w:sz="0" w:space="0" w:color="auto"/>
        <w:right w:val="none" w:sz="0" w:space="0" w:color="auto"/>
      </w:divBdr>
    </w:div>
    <w:div w:id="775178952">
      <w:marLeft w:val="640"/>
      <w:marRight w:val="0"/>
      <w:marTop w:val="0"/>
      <w:marBottom w:val="0"/>
      <w:divBdr>
        <w:top w:val="none" w:sz="0" w:space="0" w:color="auto"/>
        <w:left w:val="none" w:sz="0" w:space="0" w:color="auto"/>
        <w:bottom w:val="none" w:sz="0" w:space="0" w:color="auto"/>
        <w:right w:val="none" w:sz="0" w:space="0" w:color="auto"/>
      </w:divBdr>
    </w:div>
    <w:div w:id="775295669">
      <w:marLeft w:val="640"/>
      <w:marRight w:val="0"/>
      <w:marTop w:val="0"/>
      <w:marBottom w:val="0"/>
      <w:divBdr>
        <w:top w:val="none" w:sz="0" w:space="0" w:color="auto"/>
        <w:left w:val="none" w:sz="0" w:space="0" w:color="auto"/>
        <w:bottom w:val="none" w:sz="0" w:space="0" w:color="auto"/>
        <w:right w:val="none" w:sz="0" w:space="0" w:color="auto"/>
      </w:divBdr>
    </w:div>
    <w:div w:id="775367087">
      <w:marLeft w:val="640"/>
      <w:marRight w:val="0"/>
      <w:marTop w:val="0"/>
      <w:marBottom w:val="0"/>
      <w:divBdr>
        <w:top w:val="none" w:sz="0" w:space="0" w:color="auto"/>
        <w:left w:val="none" w:sz="0" w:space="0" w:color="auto"/>
        <w:bottom w:val="none" w:sz="0" w:space="0" w:color="auto"/>
        <w:right w:val="none" w:sz="0" w:space="0" w:color="auto"/>
      </w:divBdr>
    </w:div>
    <w:div w:id="775488544">
      <w:marLeft w:val="640"/>
      <w:marRight w:val="0"/>
      <w:marTop w:val="0"/>
      <w:marBottom w:val="0"/>
      <w:divBdr>
        <w:top w:val="none" w:sz="0" w:space="0" w:color="auto"/>
        <w:left w:val="none" w:sz="0" w:space="0" w:color="auto"/>
        <w:bottom w:val="none" w:sz="0" w:space="0" w:color="auto"/>
        <w:right w:val="none" w:sz="0" w:space="0" w:color="auto"/>
      </w:divBdr>
    </w:div>
    <w:div w:id="775514589">
      <w:marLeft w:val="640"/>
      <w:marRight w:val="0"/>
      <w:marTop w:val="0"/>
      <w:marBottom w:val="0"/>
      <w:divBdr>
        <w:top w:val="none" w:sz="0" w:space="0" w:color="auto"/>
        <w:left w:val="none" w:sz="0" w:space="0" w:color="auto"/>
        <w:bottom w:val="none" w:sz="0" w:space="0" w:color="auto"/>
        <w:right w:val="none" w:sz="0" w:space="0" w:color="auto"/>
      </w:divBdr>
    </w:div>
    <w:div w:id="775560210">
      <w:marLeft w:val="640"/>
      <w:marRight w:val="0"/>
      <w:marTop w:val="0"/>
      <w:marBottom w:val="0"/>
      <w:divBdr>
        <w:top w:val="none" w:sz="0" w:space="0" w:color="auto"/>
        <w:left w:val="none" w:sz="0" w:space="0" w:color="auto"/>
        <w:bottom w:val="none" w:sz="0" w:space="0" w:color="auto"/>
        <w:right w:val="none" w:sz="0" w:space="0" w:color="auto"/>
      </w:divBdr>
    </w:div>
    <w:div w:id="775827336">
      <w:marLeft w:val="640"/>
      <w:marRight w:val="0"/>
      <w:marTop w:val="0"/>
      <w:marBottom w:val="0"/>
      <w:divBdr>
        <w:top w:val="none" w:sz="0" w:space="0" w:color="auto"/>
        <w:left w:val="none" w:sz="0" w:space="0" w:color="auto"/>
        <w:bottom w:val="none" w:sz="0" w:space="0" w:color="auto"/>
        <w:right w:val="none" w:sz="0" w:space="0" w:color="auto"/>
      </w:divBdr>
    </w:div>
    <w:div w:id="776028230">
      <w:marLeft w:val="640"/>
      <w:marRight w:val="0"/>
      <w:marTop w:val="0"/>
      <w:marBottom w:val="0"/>
      <w:divBdr>
        <w:top w:val="none" w:sz="0" w:space="0" w:color="auto"/>
        <w:left w:val="none" w:sz="0" w:space="0" w:color="auto"/>
        <w:bottom w:val="none" w:sz="0" w:space="0" w:color="auto"/>
        <w:right w:val="none" w:sz="0" w:space="0" w:color="auto"/>
      </w:divBdr>
    </w:div>
    <w:div w:id="776874265">
      <w:marLeft w:val="640"/>
      <w:marRight w:val="0"/>
      <w:marTop w:val="0"/>
      <w:marBottom w:val="0"/>
      <w:divBdr>
        <w:top w:val="none" w:sz="0" w:space="0" w:color="auto"/>
        <w:left w:val="none" w:sz="0" w:space="0" w:color="auto"/>
        <w:bottom w:val="none" w:sz="0" w:space="0" w:color="auto"/>
        <w:right w:val="none" w:sz="0" w:space="0" w:color="auto"/>
      </w:divBdr>
    </w:div>
    <w:div w:id="778522832">
      <w:marLeft w:val="640"/>
      <w:marRight w:val="0"/>
      <w:marTop w:val="0"/>
      <w:marBottom w:val="0"/>
      <w:divBdr>
        <w:top w:val="none" w:sz="0" w:space="0" w:color="auto"/>
        <w:left w:val="none" w:sz="0" w:space="0" w:color="auto"/>
        <w:bottom w:val="none" w:sz="0" w:space="0" w:color="auto"/>
        <w:right w:val="none" w:sz="0" w:space="0" w:color="auto"/>
      </w:divBdr>
    </w:div>
    <w:div w:id="778524699">
      <w:marLeft w:val="640"/>
      <w:marRight w:val="0"/>
      <w:marTop w:val="0"/>
      <w:marBottom w:val="0"/>
      <w:divBdr>
        <w:top w:val="none" w:sz="0" w:space="0" w:color="auto"/>
        <w:left w:val="none" w:sz="0" w:space="0" w:color="auto"/>
        <w:bottom w:val="none" w:sz="0" w:space="0" w:color="auto"/>
        <w:right w:val="none" w:sz="0" w:space="0" w:color="auto"/>
      </w:divBdr>
    </w:div>
    <w:div w:id="778725105">
      <w:marLeft w:val="640"/>
      <w:marRight w:val="0"/>
      <w:marTop w:val="0"/>
      <w:marBottom w:val="0"/>
      <w:divBdr>
        <w:top w:val="none" w:sz="0" w:space="0" w:color="auto"/>
        <w:left w:val="none" w:sz="0" w:space="0" w:color="auto"/>
        <w:bottom w:val="none" w:sz="0" w:space="0" w:color="auto"/>
        <w:right w:val="none" w:sz="0" w:space="0" w:color="auto"/>
      </w:divBdr>
    </w:div>
    <w:div w:id="779836561">
      <w:marLeft w:val="640"/>
      <w:marRight w:val="0"/>
      <w:marTop w:val="0"/>
      <w:marBottom w:val="0"/>
      <w:divBdr>
        <w:top w:val="none" w:sz="0" w:space="0" w:color="auto"/>
        <w:left w:val="none" w:sz="0" w:space="0" w:color="auto"/>
        <w:bottom w:val="none" w:sz="0" w:space="0" w:color="auto"/>
        <w:right w:val="none" w:sz="0" w:space="0" w:color="auto"/>
      </w:divBdr>
    </w:div>
    <w:div w:id="780029708">
      <w:marLeft w:val="640"/>
      <w:marRight w:val="0"/>
      <w:marTop w:val="0"/>
      <w:marBottom w:val="0"/>
      <w:divBdr>
        <w:top w:val="none" w:sz="0" w:space="0" w:color="auto"/>
        <w:left w:val="none" w:sz="0" w:space="0" w:color="auto"/>
        <w:bottom w:val="none" w:sz="0" w:space="0" w:color="auto"/>
        <w:right w:val="none" w:sz="0" w:space="0" w:color="auto"/>
      </w:divBdr>
    </w:div>
    <w:div w:id="780298819">
      <w:marLeft w:val="640"/>
      <w:marRight w:val="0"/>
      <w:marTop w:val="0"/>
      <w:marBottom w:val="0"/>
      <w:divBdr>
        <w:top w:val="none" w:sz="0" w:space="0" w:color="auto"/>
        <w:left w:val="none" w:sz="0" w:space="0" w:color="auto"/>
        <w:bottom w:val="none" w:sz="0" w:space="0" w:color="auto"/>
        <w:right w:val="none" w:sz="0" w:space="0" w:color="auto"/>
      </w:divBdr>
    </w:div>
    <w:div w:id="780805126">
      <w:marLeft w:val="640"/>
      <w:marRight w:val="0"/>
      <w:marTop w:val="0"/>
      <w:marBottom w:val="0"/>
      <w:divBdr>
        <w:top w:val="none" w:sz="0" w:space="0" w:color="auto"/>
        <w:left w:val="none" w:sz="0" w:space="0" w:color="auto"/>
        <w:bottom w:val="none" w:sz="0" w:space="0" w:color="auto"/>
        <w:right w:val="none" w:sz="0" w:space="0" w:color="auto"/>
      </w:divBdr>
    </w:div>
    <w:div w:id="780996726">
      <w:marLeft w:val="640"/>
      <w:marRight w:val="0"/>
      <w:marTop w:val="0"/>
      <w:marBottom w:val="0"/>
      <w:divBdr>
        <w:top w:val="none" w:sz="0" w:space="0" w:color="auto"/>
        <w:left w:val="none" w:sz="0" w:space="0" w:color="auto"/>
        <w:bottom w:val="none" w:sz="0" w:space="0" w:color="auto"/>
        <w:right w:val="none" w:sz="0" w:space="0" w:color="auto"/>
      </w:divBdr>
    </w:div>
    <w:div w:id="781265938">
      <w:marLeft w:val="640"/>
      <w:marRight w:val="0"/>
      <w:marTop w:val="0"/>
      <w:marBottom w:val="0"/>
      <w:divBdr>
        <w:top w:val="none" w:sz="0" w:space="0" w:color="auto"/>
        <w:left w:val="none" w:sz="0" w:space="0" w:color="auto"/>
        <w:bottom w:val="none" w:sz="0" w:space="0" w:color="auto"/>
        <w:right w:val="none" w:sz="0" w:space="0" w:color="auto"/>
      </w:divBdr>
    </w:div>
    <w:div w:id="781923583">
      <w:marLeft w:val="640"/>
      <w:marRight w:val="0"/>
      <w:marTop w:val="0"/>
      <w:marBottom w:val="0"/>
      <w:divBdr>
        <w:top w:val="none" w:sz="0" w:space="0" w:color="auto"/>
        <w:left w:val="none" w:sz="0" w:space="0" w:color="auto"/>
        <w:bottom w:val="none" w:sz="0" w:space="0" w:color="auto"/>
        <w:right w:val="none" w:sz="0" w:space="0" w:color="auto"/>
      </w:divBdr>
    </w:div>
    <w:div w:id="782071156">
      <w:marLeft w:val="640"/>
      <w:marRight w:val="0"/>
      <w:marTop w:val="0"/>
      <w:marBottom w:val="0"/>
      <w:divBdr>
        <w:top w:val="none" w:sz="0" w:space="0" w:color="auto"/>
        <w:left w:val="none" w:sz="0" w:space="0" w:color="auto"/>
        <w:bottom w:val="none" w:sz="0" w:space="0" w:color="auto"/>
        <w:right w:val="none" w:sz="0" w:space="0" w:color="auto"/>
      </w:divBdr>
    </w:div>
    <w:div w:id="782189654">
      <w:marLeft w:val="640"/>
      <w:marRight w:val="0"/>
      <w:marTop w:val="0"/>
      <w:marBottom w:val="0"/>
      <w:divBdr>
        <w:top w:val="none" w:sz="0" w:space="0" w:color="auto"/>
        <w:left w:val="none" w:sz="0" w:space="0" w:color="auto"/>
        <w:bottom w:val="none" w:sz="0" w:space="0" w:color="auto"/>
        <w:right w:val="none" w:sz="0" w:space="0" w:color="auto"/>
      </w:divBdr>
    </w:div>
    <w:div w:id="782191698">
      <w:marLeft w:val="640"/>
      <w:marRight w:val="0"/>
      <w:marTop w:val="0"/>
      <w:marBottom w:val="0"/>
      <w:divBdr>
        <w:top w:val="none" w:sz="0" w:space="0" w:color="auto"/>
        <w:left w:val="none" w:sz="0" w:space="0" w:color="auto"/>
        <w:bottom w:val="none" w:sz="0" w:space="0" w:color="auto"/>
        <w:right w:val="none" w:sz="0" w:space="0" w:color="auto"/>
      </w:divBdr>
    </w:div>
    <w:div w:id="782378882">
      <w:marLeft w:val="640"/>
      <w:marRight w:val="0"/>
      <w:marTop w:val="0"/>
      <w:marBottom w:val="0"/>
      <w:divBdr>
        <w:top w:val="none" w:sz="0" w:space="0" w:color="auto"/>
        <w:left w:val="none" w:sz="0" w:space="0" w:color="auto"/>
        <w:bottom w:val="none" w:sz="0" w:space="0" w:color="auto"/>
        <w:right w:val="none" w:sz="0" w:space="0" w:color="auto"/>
      </w:divBdr>
    </w:div>
    <w:div w:id="782648784">
      <w:marLeft w:val="640"/>
      <w:marRight w:val="0"/>
      <w:marTop w:val="0"/>
      <w:marBottom w:val="0"/>
      <w:divBdr>
        <w:top w:val="none" w:sz="0" w:space="0" w:color="auto"/>
        <w:left w:val="none" w:sz="0" w:space="0" w:color="auto"/>
        <w:bottom w:val="none" w:sz="0" w:space="0" w:color="auto"/>
        <w:right w:val="none" w:sz="0" w:space="0" w:color="auto"/>
      </w:divBdr>
    </w:div>
    <w:div w:id="782924742">
      <w:marLeft w:val="640"/>
      <w:marRight w:val="0"/>
      <w:marTop w:val="0"/>
      <w:marBottom w:val="0"/>
      <w:divBdr>
        <w:top w:val="none" w:sz="0" w:space="0" w:color="auto"/>
        <w:left w:val="none" w:sz="0" w:space="0" w:color="auto"/>
        <w:bottom w:val="none" w:sz="0" w:space="0" w:color="auto"/>
        <w:right w:val="none" w:sz="0" w:space="0" w:color="auto"/>
      </w:divBdr>
    </w:div>
    <w:div w:id="783696630">
      <w:marLeft w:val="640"/>
      <w:marRight w:val="0"/>
      <w:marTop w:val="0"/>
      <w:marBottom w:val="0"/>
      <w:divBdr>
        <w:top w:val="none" w:sz="0" w:space="0" w:color="auto"/>
        <w:left w:val="none" w:sz="0" w:space="0" w:color="auto"/>
        <w:bottom w:val="none" w:sz="0" w:space="0" w:color="auto"/>
        <w:right w:val="none" w:sz="0" w:space="0" w:color="auto"/>
      </w:divBdr>
    </w:div>
    <w:div w:id="783965512">
      <w:marLeft w:val="640"/>
      <w:marRight w:val="0"/>
      <w:marTop w:val="0"/>
      <w:marBottom w:val="0"/>
      <w:divBdr>
        <w:top w:val="none" w:sz="0" w:space="0" w:color="auto"/>
        <w:left w:val="none" w:sz="0" w:space="0" w:color="auto"/>
        <w:bottom w:val="none" w:sz="0" w:space="0" w:color="auto"/>
        <w:right w:val="none" w:sz="0" w:space="0" w:color="auto"/>
      </w:divBdr>
    </w:div>
    <w:div w:id="784080165">
      <w:marLeft w:val="640"/>
      <w:marRight w:val="0"/>
      <w:marTop w:val="0"/>
      <w:marBottom w:val="0"/>
      <w:divBdr>
        <w:top w:val="none" w:sz="0" w:space="0" w:color="auto"/>
        <w:left w:val="none" w:sz="0" w:space="0" w:color="auto"/>
        <w:bottom w:val="none" w:sz="0" w:space="0" w:color="auto"/>
        <w:right w:val="none" w:sz="0" w:space="0" w:color="auto"/>
      </w:divBdr>
    </w:div>
    <w:div w:id="784466928">
      <w:marLeft w:val="640"/>
      <w:marRight w:val="0"/>
      <w:marTop w:val="0"/>
      <w:marBottom w:val="0"/>
      <w:divBdr>
        <w:top w:val="none" w:sz="0" w:space="0" w:color="auto"/>
        <w:left w:val="none" w:sz="0" w:space="0" w:color="auto"/>
        <w:bottom w:val="none" w:sz="0" w:space="0" w:color="auto"/>
        <w:right w:val="none" w:sz="0" w:space="0" w:color="auto"/>
      </w:divBdr>
    </w:div>
    <w:div w:id="784544906">
      <w:marLeft w:val="640"/>
      <w:marRight w:val="0"/>
      <w:marTop w:val="0"/>
      <w:marBottom w:val="0"/>
      <w:divBdr>
        <w:top w:val="none" w:sz="0" w:space="0" w:color="auto"/>
        <w:left w:val="none" w:sz="0" w:space="0" w:color="auto"/>
        <w:bottom w:val="none" w:sz="0" w:space="0" w:color="auto"/>
        <w:right w:val="none" w:sz="0" w:space="0" w:color="auto"/>
      </w:divBdr>
    </w:div>
    <w:div w:id="785126239">
      <w:marLeft w:val="640"/>
      <w:marRight w:val="0"/>
      <w:marTop w:val="0"/>
      <w:marBottom w:val="0"/>
      <w:divBdr>
        <w:top w:val="none" w:sz="0" w:space="0" w:color="auto"/>
        <w:left w:val="none" w:sz="0" w:space="0" w:color="auto"/>
        <w:bottom w:val="none" w:sz="0" w:space="0" w:color="auto"/>
        <w:right w:val="none" w:sz="0" w:space="0" w:color="auto"/>
      </w:divBdr>
    </w:div>
    <w:div w:id="786432043">
      <w:marLeft w:val="640"/>
      <w:marRight w:val="0"/>
      <w:marTop w:val="0"/>
      <w:marBottom w:val="0"/>
      <w:divBdr>
        <w:top w:val="none" w:sz="0" w:space="0" w:color="auto"/>
        <w:left w:val="none" w:sz="0" w:space="0" w:color="auto"/>
        <w:bottom w:val="none" w:sz="0" w:space="0" w:color="auto"/>
        <w:right w:val="none" w:sz="0" w:space="0" w:color="auto"/>
      </w:divBdr>
    </w:div>
    <w:div w:id="786435390">
      <w:marLeft w:val="640"/>
      <w:marRight w:val="0"/>
      <w:marTop w:val="0"/>
      <w:marBottom w:val="0"/>
      <w:divBdr>
        <w:top w:val="none" w:sz="0" w:space="0" w:color="auto"/>
        <w:left w:val="none" w:sz="0" w:space="0" w:color="auto"/>
        <w:bottom w:val="none" w:sz="0" w:space="0" w:color="auto"/>
        <w:right w:val="none" w:sz="0" w:space="0" w:color="auto"/>
      </w:divBdr>
    </w:div>
    <w:div w:id="786506325">
      <w:marLeft w:val="640"/>
      <w:marRight w:val="0"/>
      <w:marTop w:val="0"/>
      <w:marBottom w:val="0"/>
      <w:divBdr>
        <w:top w:val="none" w:sz="0" w:space="0" w:color="auto"/>
        <w:left w:val="none" w:sz="0" w:space="0" w:color="auto"/>
        <w:bottom w:val="none" w:sz="0" w:space="0" w:color="auto"/>
        <w:right w:val="none" w:sz="0" w:space="0" w:color="auto"/>
      </w:divBdr>
    </w:div>
    <w:div w:id="787159269">
      <w:marLeft w:val="640"/>
      <w:marRight w:val="0"/>
      <w:marTop w:val="0"/>
      <w:marBottom w:val="0"/>
      <w:divBdr>
        <w:top w:val="none" w:sz="0" w:space="0" w:color="auto"/>
        <w:left w:val="none" w:sz="0" w:space="0" w:color="auto"/>
        <w:bottom w:val="none" w:sz="0" w:space="0" w:color="auto"/>
        <w:right w:val="none" w:sz="0" w:space="0" w:color="auto"/>
      </w:divBdr>
    </w:div>
    <w:div w:id="787234410">
      <w:marLeft w:val="640"/>
      <w:marRight w:val="0"/>
      <w:marTop w:val="0"/>
      <w:marBottom w:val="0"/>
      <w:divBdr>
        <w:top w:val="none" w:sz="0" w:space="0" w:color="auto"/>
        <w:left w:val="none" w:sz="0" w:space="0" w:color="auto"/>
        <w:bottom w:val="none" w:sz="0" w:space="0" w:color="auto"/>
        <w:right w:val="none" w:sz="0" w:space="0" w:color="auto"/>
      </w:divBdr>
    </w:div>
    <w:div w:id="787621383">
      <w:marLeft w:val="640"/>
      <w:marRight w:val="0"/>
      <w:marTop w:val="0"/>
      <w:marBottom w:val="0"/>
      <w:divBdr>
        <w:top w:val="none" w:sz="0" w:space="0" w:color="auto"/>
        <w:left w:val="none" w:sz="0" w:space="0" w:color="auto"/>
        <w:bottom w:val="none" w:sz="0" w:space="0" w:color="auto"/>
        <w:right w:val="none" w:sz="0" w:space="0" w:color="auto"/>
      </w:divBdr>
    </w:div>
    <w:div w:id="788398267">
      <w:marLeft w:val="640"/>
      <w:marRight w:val="0"/>
      <w:marTop w:val="0"/>
      <w:marBottom w:val="0"/>
      <w:divBdr>
        <w:top w:val="none" w:sz="0" w:space="0" w:color="auto"/>
        <w:left w:val="none" w:sz="0" w:space="0" w:color="auto"/>
        <w:bottom w:val="none" w:sz="0" w:space="0" w:color="auto"/>
        <w:right w:val="none" w:sz="0" w:space="0" w:color="auto"/>
      </w:divBdr>
    </w:div>
    <w:div w:id="789861532">
      <w:marLeft w:val="640"/>
      <w:marRight w:val="0"/>
      <w:marTop w:val="0"/>
      <w:marBottom w:val="0"/>
      <w:divBdr>
        <w:top w:val="none" w:sz="0" w:space="0" w:color="auto"/>
        <w:left w:val="none" w:sz="0" w:space="0" w:color="auto"/>
        <w:bottom w:val="none" w:sz="0" w:space="0" w:color="auto"/>
        <w:right w:val="none" w:sz="0" w:space="0" w:color="auto"/>
      </w:divBdr>
    </w:div>
    <w:div w:id="790057308">
      <w:bodyDiv w:val="1"/>
      <w:marLeft w:val="0"/>
      <w:marRight w:val="0"/>
      <w:marTop w:val="0"/>
      <w:marBottom w:val="0"/>
      <w:divBdr>
        <w:top w:val="none" w:sz="0" w:space="0" w:color="auto"/>
        <w:left w:val="none" w:sz="0" w:space="0" w:color="auto"/>
        <w:bottom w:val="none" w:sz="0" w:space="0" w:color="auto"/>
        <w:right w:val="none" w:sz="0" w:space="0" w:color="auto"/>
      </w:divBdr>
      <w:divsChild>
        <w:div w:id="25062085">
          <w:marLeft w:val="640"/>
          <w:marRight w:val="0"/>
          <w:marTop w:val="0"/>
          <w:marBottom w:val="0"/>
          <w:divBdr>
            <w:top w:val="none" w:sz="0" w:space="0" w:color="auto"/>
            <w:left w:val="none" w:sz="0" w:space="0" w:color="auto"/>
            <w:bottom w:val="none" w:sz="0" w:space="0" w:color="auto"/>
            <w:right w:val="none" w:sz="0" w:space="0" w:color="auto"/>
          </w:divBdr>
        </w:div>
        <w:div w:id="55517263">
          <w:marLeft w:val="640"/>
          <w:marRight w:val="0"/>
          <w:marTop w:val="0"/>
          <w:marBottom w:val="0"/>
          <w:divBdr>
            <w:top w:val="none" w:sz="0" w:space="0" w:color="auto"/>
            <w:left w:val="none" w:sz="0" w:space="0" w:color="auto"/>
            <w:bottom w:val="none" w:sz="0" w:space="0" w:color="auto"/>
            <w:right w:val="none" w:sz="0" w:space="0" w:color="auto"/>
          </w:divBdr>
        </w:div>
        <w:div w:id="153839730">
          <w:marLeft w:val="640"/>
          <w:marRight w:val="0"/>
          <w:marTop w:val="0"/>
          <w:marBottom w:val="0"/>
          <w:divBdr>
            <w:top w:val="none" w:sz="0" w:space="0" w:color="auto"/>
            <w:left w:val="none" w:sz="0" w:space="0" w:color="auto"/>
            <w:bottom w:val="none" w:sz="0" w:space="0" w:color="auto"/>
            <w:right w:val="none" w:sz="0" w:space="0" w:color="auto"/>
          </w:divBdr>
        </w:div>
        <w:div w:id="160705466">
          <w:marLeft w:val="640"/>
          <w:marRight w:val="0"/>
          <w:marTop w:val="0"/>
          <w:marBottom w:val="0"/>
          <w:divBdr>
            <w:top w:val="none" w:sz="0" w:space="0" w:color="auto"/>
            <w:left w:val="none" w:sz="0" w:space="0" w:color="auto"/>
            <w:bottom w:val="none" w:sz="0" w:space="0" w:color="auto"/>
            <w:right w:val="none" w:sz="0" w:space="0" w:color="auto"/>
          </w:divBdr>
        </w:div>
        <w:div w:id="170067085">
          <w:marLeft w:val="640"/>
          <w:marRight w:val="0"/>
          <w:marTop w:val="0"/>
          <w:marBottom w:val="0"/>
          <w:divBdr>
            <w:top w:val="none" w:sz="0" w:space="0" w:color="auto"/>
            <w:left w:val="none" w:sz="0" w:space="0" w:color="auto"/>
            <w:bottom w:val="none" w:sz="0" w:space="0" w:color="auto"/>
            <w:right w:val="none" w:sz="0" w:space="0" w:color="auto"/>
          </w:divBdr>
        </w:div>
        <w:div w:id="207376592">
          <w:marLeft w:val="640"/>
          <w:marRight w:val="0"/>
          <w:marTop w:val="0"/>
          <w:marBottom w:val="0"/>
          <w:divBdr>
            <w:top w:val="none" w:sz="0" w:space="0" w:color="auto"/>
            <w:left w:val="none" w:sz="0" w:space="0" w:color="auto"/>
            <w:bottom w:val="none" w:sz="0" w:space="0" w:color="auto"/>
            <w:right w:val="none" w:sz="0" w:space="0" w:color="auto"/>
          </w:divBdr>
        </w:div>
        <w:div w:id="281771850">
          <w:marLeft w:val="640"/>
          <w:marRight w:val="0"/>
          <w:marTop w:val="0"/>
          <w:marBottom w:val="0"/>
          <w:divBdr>
            <w:top w:val="none" w:sz="0" w:space="0" w:color="auto"/>
            <w:left w:val="none" w:sz="0" w:space="0" w:color="auto"/>
            <w:bottom w:val="none" w:sz="0" w:space="0" w:color="auto"/>
            <w:right w:val="none" w:sz="0" w:space="0" w:color="auto"/>
          </w:divBdr>
        </w:div>
        <w:div w:id="287473535">
          <w:marLeft w:val="640"/>
          <w:marRight w:val="0"/>
          <w:marTop w:val="0"/>
          <w:marBottom w:val="0"/>
          <w:divBdr>
            <w:top w:val="none" w:sz="0" w:space="0" w:color="auto"/>
            <w:left w:val="none" w:sz="0" w:space="0" w:color="auto"/>
            <w:bottom w:val="none" w:sz="0" w:space="0" w:color="auto"/>
            <w:right w:val="none" w:sz="0" w:space="0" w:color="auto"/>
          </w:divBdr>
        </w:div>
        <w:div w:id="290282854">
          <w:marLeft w:val="640"/>
          <w:marRight w:val="0"/>
          <w:marTop w:val="0"/>
          <w:marBottom w:val="0"/>
          <w:divBdr>
            <w:top w:val="none" w:sz="0" w:space="0" w:color="auto"/>
            <w:left w:val="none" w:sz="0" w:space="0" w:color="auto"/>
            <w:bottom w:val="none" w:sz="0" w:space="0" w:color="auto"/>
            <w:right w:val="none" w:sz="0" w:space="0" w:color="auto"/>
          </w:divBdr>
        </w:div>
        <w:div w:id="310525724">
          <w:marLeft w:val="640"/>
          <w:marRight w:val="0"/>
          <w:marTop w:val="0"/>
          <w:marBottom w:val="0"/>
          <w:divBdr>
            <w:top w:val="none" w:sz="0" w:space="0" w:color="auto"/>
            <w:left w:val="none" w:sz="0" w:space="0" w:color="auto"/>
            <w:bottom w:val="none" w:sz="0" w:space="0" w:color="auto"/>
            <w:right w:val="none" w:sz="0" w:space="0" w:color="auto"/>
          </w:divBdr>
        </w:div>
        <w:div w:id="333344286">
          <w:marLeft w:val="640"/>
          <w:marRight w:val="0"/>
          <w:marTop w:val="0"/>
          <w:marBottom w:val="0"/>
          <w:divBdr>
            <w:top w:val="none" w:sz="0" w:space="0" w:color="auto"/>
            <w:left w:val="none" w:sz="0" w:space="0" w:color="auto"/>
            <w:bottom w:val="none" w:sz="0" w:space="0" w:color="auto"/>
            <w:right w:val="none" w:sz="0" w:space="0" w:color="auto"/>
          </w:divBdr>
        </w:div>
        <w:div w:id="341007252">
          <w:marLeft w:val="640"/>
          <w:marRight w:val="0"/>
          <w:marTop w:val="0"/>
          <w:marBottom w:val="0"/>
          <w:divBdr>
            <w:top w:val="none" w:sz="0" w:space="0" w:color="auto"/>
            <w:left w:val="none" w:sz="0" w:space="0" w:color="auto"/>
            <w:bottom w:val="none" w:sz="0" w:space="0" w:color="auto"/>
            <w:right w:val="none" w:sz="0" w:space="0" w:color="auto"/>
          </w:divBdr>
        </w:div>
        <w:div w:id="409667940">
          <w:marLeft w:val="640"/>
          <w:marRight w:val="0"/>
          <w:marTop w:val="0"/>
          <w:marBottom w:val="0"/>
          <w:divBdr>
            <w:top w:val="none" w:sz="0" w:space="0" w:color="auto"/>
            <w:left w:val="none" w:sz="0" w:space="0" w:color="auto"/>
            <w:bottom w:val="none" w:sz="0" w:space="0" w:color="auto"/>
            <w:right w:val="none" w:sz="0" w:space="0" w:color="auto"/>
          </w:divBdr>
        </w:div>
        <w:div w:id="434138789">
          <w:marLeft w:val="640"/>
          <w:marRight w:val="0"/>
          <w:marTop w:val="0"/>
          <w:marBottom w:val="0"/>
          <w:divBdr>
            <w:top w:val="none" w:sz="0" w:space="0" w:color="auto"/>
            <w:left w:val="none" w:sz="0" w:space="0" w:color="auto"/>
            <w:bottom w:val="none" w:sz="0" w:space="0" w:color="auto"/>
            <w:right w:val="none" w:sz="0" w:space="0" w:color="auto"/>
          </w:divBdr>
        </w:div>
        <w:div w:id="439446740">
          <w:marLeft w:val="640"/>
          <w:marRight w:val="0"/>
          <w:marTop w:val="0"/>
          <w:marBottom w:val="0"/>
          <w:divBdr>
            <w:top w:val="none" w:sz="0" w:space="0" w:color="auto"/>
            <w:left w:val="none" w:sz="0" w:space="0" w:color="auto"/>
            <w:bottom w:val="none" w:sz="0" w:space="0" w:color="auto"/>
            <w:right w:val="none" w:sz="0" w:space="0" w:color="auto"/>
          </w:divBdr>
        </w:div>
        <w:div w:id="463542625">
          <w:marLeft w:val="640"/>
          <w:marRight w:val="0"/>
          <w:marTop w:val="0"/>
          <w:marBottom w:val="0"/>
          <w:divBdr>
            <w:top w:val="none" w:sz="0" w:space="0" w:color="auto"/>
            <w:left w:val="none" w:sz="0" w:space="0" w:color="auto"/>
            <w:bottom w:val="none" w:sz="0" w:space="0" w:color="auto"/>
            <w:right w:val="none" w:sz="0" w:space="0" w:color="auto"/>
          </w:divBdr>
        </w:div>
        <w:div w:id="465049580">
          <w:marLeft w:val="640"/>
          <w:marRight w:val="0"/>
          <w:marTop w:val="0"/>
          <w:marBottom w:val="0"/>
          <w:divBdr>
            <w:top w:val="none" w:sz="0" w:space="0" w:color="auto"/>
            <w:left w:val="none" w:sz="0" w:space="0" w:color="auto"/>
            <w:bottom w:val="none" w:sz="0" w:space="0" w:color="auto"/>
            <w:right w:val="none" w:sz="0" w:space="0" w:color="auto"/>
          </w:divBdr>
        </w:div>
        <w:div w:id="470438369">
          <w:marLeft w:val="640"/>
          <w:marRight w:val="0"/>
          <w:marTop w:val="0"/>
          <w:marBottom w:val="0"/>
          <w:divBdr>
            <w:top w:val="none" w:sz="0" w:space="0" w:color="auto"/>
            <w:left w:val="none" w:sz="0" w:space="0" w:color="auto"/>
            <w:bottom w:val="none" w:sz="0" w:space="0" w:color="auto"/>
            <w:right w:val="none" w:sz="0" w:space="0" w:color="auto"/>
          </w:divBdr>
        </w:div>
        <w:div w:id="482503950">
          <w:marLeft w:val="640"/>
          <w:marRight w:val="0"/>
          <w:marTop w:val="0"/>
          <w:marBottom w:val="0"/>
          <w:divBdr>
            <w:top w:val="none" w:sz="0" w:space="0" w:color="auto"/>
            <w:left w:val="none" w:sz="0" w:space="0" w:color="auto"/>
            <w:bottom w:val="none" w:sz="0" w:space="0" w:color="auto"/>
            <w:right w:val="none" w:sz="0" w:space="0" w:color="auto"/>
          </w:divBdr>
        </w:div>
        <w:div w:id="501942896">
          <w:marLeft w:val="640"/>
          <w:marRight w:val="0"/>
          <w:marTop w:val="0"/>
          <w:marBottom w:val="0"/>
          <w:divBdr>
            <w:top w:val="none" w:sz="0" w:space="0" w:color="auto"/>
            <w:left w:val="none" w:sz="0" w:space="0" w:color="auto"/>
            <w:bottom w:val="none" w:sz="0" w:space="0" w:color="auto"/>
            <w:right w:val="none" w:sz="0" w:space="0" w:color="auto"/>
          </w:divBdr>
        </w:div>
        <w:div w:id="524637372">
          <w:marLeft w:val="640"/>
          <w:marRight w:val="0"/>
          <w:marTop w:val="0"/>
          <w:marBottom w:val="0"/>
          <w:divBdr>
            <w:top w:val="none" w:sz="0" w:space="0" w:color="auto"/>
            <w:left w:val="none" w:sz="0" w:space="0" w:color="auto"/>
            <w:bottom w:val="none" w:sz="0" w:space="0" w:color="auto"/>
            <w:right w:val="none" w:sz="0" w:space="0" w:color="auto"/>
          </w:divBdr>
        </w:div>
        <w:div w:id="554705800">
          <w:marLeft w:val="640"/>
          <w:marRight w:val="0"/>
          <w:marTop w:val="0"/>
          <w:marBottom w:val="0"/>
          <w:divBdr>
            <w:top w:val="none" w:sz="0" w:space="0" w:color="auto"/>
            <w:left w:val="none" w:sz="0" w:space="0" w:color="auto"/>
            <w:bottom w:val="none" w:sz="0" w:space="0" w:color="auto"/>
            <w:right w:val="none" w:sz="0" w:space="0" w:color="auto"/>
          </w:divBdr>
        </w:div>
        <w:div w:id="559285761">
          <w:marLeft w:val="640"/>
          <w:marRight w:val="0"/>
          <w:marTop w:val="0"/>
          <w:marBottom w:val="0"/>
          <w:divBdr>
            <w:top w:val="none" w:sz="0" w:space="0" w:color="auto"/>
            <w:left w:val="none" w:sz="0" w:space="0" w:color="auto"/>
            <w:bottom w:val="none" w:sz="0" w:space="0" w:color="auto"/>
            <w:right w:val="none" w:sz="0" w:space="0" w:color="auto"/>
          </w:divBdr>
        </w:div>
        <w:div w:id="563108095">
          <w:marLeft w:val="640"/>
          <w:marRight w:val="0"/>
          <w:marTop w:val="0"/>
          <w:marBottom w:val="0"/>
          <w:divBdr>
            <w:top w:val="none" w:sz="0" w:space="0" w:color="auto"/>
            <w:left w:val="none" w:sz="0" w:space="0" w:color="auto"/>
            <w:bottom w:val="none" w:sz="0" w:space="0" w:color="auto"/>
            <w:right w:val="none" w:sz="0" w:space="0" w:color="auto"/>
          </w:divBdr>
        </w:div>
        <w:div w:id="573702901">
          <w:marLeft w:val="640"/>
          <w:marRight w:val="0"/>
          <w:marTop w:val="0"/>
          <w:marBottom w:val="0"/>
          <w:divBdr>
            <w:top w:val="none" w:sz="0" w:space="0" w:color="auto"/>
            <w:left w:val="none" w:sz="0" w:space="0" w:color="auto"/>
            <w:bottom w:val="none" w:sz="0" w:space="0" w:color="auto"/>
            <w:right w:val="none" w:sz="0" w:space="0" w:color="auto"/>
          </w:divBdr>
        </w:div>
        <w:div w:id="603810237">
          <w:marLeft w:val="640"/>
          <w:marRight w:val="0"/>
          <w:marTop w:val="0"/>
          <w:marBottom w:val="0"/>
          <w:divBdr>
            <w:top w:val="none" w:sz="0" w:space="0" w:color="auto"/>
            <w:left w:val="none" w:sz="0" w:space="0" w:color="auto"/>
            <w:bottom w:val="none" w:sz="0" w:space="0" w:color="auto"/>
            <w:right w:val="none" w:sz="0" w:space="0" w:color="auto"/>
          </w:divBdr>
        </w:div>
        <w:div w:id="627008974">
          <w:marLeft w:val="640"/>
          <w:marRight w:val="0"/>
          <w:marTop w:val="0"/>
          <w:marBottom w:val="0"/>
          <w:divBdr>
            <w:top w:val="none" w:sz="0" w:space="0" w:color="auto"/>
            <w:left w:val="none" w:sz="0" w:space="0" w:color="auto"/>
            <w:bottom w:val="none" w:sz="0" w:space="0" w:color="auto"/>
            <w:right w:val="none" w:sz="0" w:space="0" w:color="auto"/>
          </w:divBdr>
        </w:div>
        <w:div w:id="643316585">
          <w:marLeft w:val="640"/>
          <w:marRight w:val="0"/>
          <w:marTop w:val="0"/>
          <w:marBottom w:val="0"/>
          <w:divBdr>
            <w:top w:val="none" w:sz="0" w:space="0" w:color="auto"/>
            <w:left w:val="none" w:sz="0" w:space="0" w:color="auto"/>
            <w:bottom w:val="none" w:sz="0" w:space="0" w:color="auto"/>
            <w:right w:val="none" w:sz="0" w:space="0" w:color="auto"/>
          </w:divBdr>
        </w:div>
        <w:div w:id="644119950">
          <w:marLeft w:val="640"/>
          <w:marRight w:val="0"/>
          <w:marTop w:val="0"/>
          <w:marBottom w:val="0"/>
          <w:divBdr>
            <w:top w:val="none" w:sz="0" w:space="0" w:color="auto"/>
            <w:left w:val="none" w:sz="0" w:space="0" w:color="auto"/>
            <w:bottom w:val="none" w:sz="0" w:space="0" w:color="auto"/>
            <w:right w:val="none" w:sz="0" w:space="0" w:color="auto"/>
          </w:divBdr>
        </w:div>
        <w:div w:id="671181990">
          <w:marLeft w:val="640"/>
          <w:marRight w:val="0"/>
          <w:marTop w:val="0"/>
          <w:marBottom w:val="0"/>
          <w:divBdr>
            <w:top w:val="none" w:sz="0" w:space="0" w:color="auto"/>
            <w:left w:val="none" w:sz="0" w:space="0" w:color="auto"/>
            <w:bottom w:val="none" w:sz="0" w:space="0" w:color="auto"/>
            <w:right w:val="none" w:sz="0" w:space="0" w:color="auto"/>
          </w:divBdr>
        </w:div>
        <w:div w:id="672804758">
          <w:marLeft w:val="640"/>
          <w:marRight w:val="0"/>
          <w:marTop w:val="0"/>
          <w:marBottom w:val="0"/>
          <w:divBdr>
            <w:top w:val="none" w:sz="0" w:space="0" w:color="auto"/>
            <w:left w:val="none" w:sz="0" w:space="0" w:color="auto"/>
            <w:bottom w:val="none" w:sz="0" w:space="0" w:color="auto"/>
            <w:right w:val="none" w:sz="0" w:space="0" w:color="auto"/>
          </w:divBdr>
        </w:div>
        <w:div w:id="713235938">
          <w:marLeft w:val="640"/>
          <w:marRight w:val="0"/>
          <w:marTop w:val="0"/>
          <w:marBottom w:val="0"/>
          <w:divBdr>
            <w:top w:val="none" w:sz="0" w:space="0" w:color="auto"/>
            <w:left w:val="none" w:sz="0" w:space="0" w:color="auto"/>
            <w:bottom w:val="none" w:sz="0" w:space="0" w:color="auto"/>
            <w:right w:val="none" w:sz="0" w:space="0" w:color="auto"/>
          </w:divBdr>
        </w:div>
        <w:div w:id="730811251">
          <w:marLeft w:val="640"/>
          <w:marRight w:val="0"/>
          <w:marTop w:val="0"/>
          <w:marBottom w:val="0"/>
          <w:divBdr>
            <w:top w:val="none" w:sz="0" w:space="0" w:color="auto"/>
            <w:left w:val="none" w:sz="0" w:space="0" w:color="auto"/>
            <w:bottom w:val="none" w:sz="0" w:space="0" w:color="auto"/>
            <w:right w:val="none" w:sz="0" w:space="0" w:color="auto"/>
          </w:divBdr>
        </w:div>
        <w:div w:id="765198906">
          <w:marLeft w:val="640"/>
          <w:marRight w:val="0"/>
          <w:marTop w:val="0"/>
          <w:marBottom w:val="0"/>
          <w:divBdr>
            <w:top w:val="none" w:sz="0" w:space="0" w:color="auto"/>
            <w:left w:val="none" w:sz="0" w:space="0" w:color="auto"/>
            <w:bottom w:val="none" w:sz="0" w:space="0" w:color="auto"/>
            <w:right w:val="none" w:sz="0" w:space="0" w:color="auto"/>
          </w:divBdr>
        </w:div>
        <w:div w:id="782773602">
          <w:marLeft w:val="640"/>
          <w:marRight w:val="0"/>
          <w:marTop w:val="0"/>
          <w:marBottom w:val="0"/>
          <w:divBdr>
            <w:top w:val="none" w:sz="0" w:space="0" w:color="auto"/>
            <w:left w:val="none" w:sz="0" w:space="0" w:color="auto"/>
            <w:bottom w:val="none" w:sz="0" w:space="0" w:color="auto"/>
            <w:right w:val="none" w:sz="0" w:space="0" w:color="auto"/>
          </w:divBdr>
        </w:div>
        <w:div w:id="782841868">
          <w:marLeft w:val="640"/>
          <w:marRight w:val="0"/>
          <w:marTop w:val="0"/>
          <w:marBottom w:val="0"/>
          <w:divBdr>
            <w:top w:val="none" w:sz="0" w:space="0" w:color="auto"/>
            <w:left w:val="none" w:sz="0" w:space="0" w:color="auto"/>
            <w:bottom w:val="none" w:sz="0" w:space="0" w:color="auto"/>
            <w:right w:val="none" w:sz="0" w:space="0" w:color="auto"/>
          </w:divBdr>
        </w:div>
        <w:div w:id="806898909">
          <w:marLeft w:val="640"/>
          <w:marRight w:val="0"/>
          <w:marTop w:val="0"/>
          <w:marBottom w:val="0"/>
          <w:divBdr>
            <w:top w:val="none" w:sz="0" w:space="0" w:color="auto"/>
            <w:left w:val="none" w:sz="0" w:space="0" w:color="auto"/>
            <w:bottom w:val="none" w:sz="0" w:space="0" w:color="auto"/>
            <w:right w:val="none" w:sz="0" w:space="0" w:color="auto"/>
          </w:divBdr>
        </w:div>
        <w:div w:id="822233790">
          <w:marLeft w:val="640"/>
          <w:marRight w:val="0"/>
          <w:marTop w:val="0"/>
          <w:marBottom w:val="0"/>
          <w:divBdr>
            <w:top w:val="none" w:sz="0" w:space="0" w:color="auto"/>
            <w:left w:val="none" w:sz="0" w:space="0" w:color="auto"/>
            <w:bottom w:val="none" w:sz="0" w:space="0" w:color="auto"/>
            <w:right w:val="none" w:sz="0" w:space="0" w:color="auto"/>
          </w:divBdr>
        </w:div>
        <w:div w:id="823787703">
          <w:marLeft w:val="640"/>
          <w:marRight w:val="0"/>
          <w:marTop w:val="0"/>
          <w:marBottom w:val="0"/>
          <w:divBdr>
            <w:top w:val="none" w:sz="0" w:space="0" w:color="auto"/>
            <w:left w:val="none" w:sz="0" w:space="0" w:color="auto"/>
            <w:bottom w:val="none" w:sz="0" w:space="0" w:color="auto"/>
            <w:right w:val="none" w:sz="0" w:space="0" w:color="auto"/>
          </w:divBdr>
        </w:div>
        <w:div w:id="882835858">
          <w:marLeft w:val="640"/>
          <w:marRight w:val="0"/>
          <w:marTop w:val="0"/>
          <w:marBottom w:val="0"/>
          <w:divBdr>
            <w:top w:val="none" w:sz="0" w:space="0" w:color="auto"/>
            <w:left w:val="none" w:sz="0" w:space="0" w:color="auto"/>
            <w:bottom w:val="none" w:sz="0" w:space="0" w:color="auto"/>
            <w:right w:val="none" w:sz="0" w:space="0" w:color="auto"/>
          </w:divBdr>
        </w:div>
        <w:div w:id="890848463">
          <w:marLeft w:val="640"/>
          <w:marRight w:val="0"/>
          <w:marTop w:val="0"/>
          <w:marBottom w:val="0"/>
          <w:divBdr>
            <w:top w:val="none" w:sz="0" w:space="0" w:color="auto"/>
            <w:left w:val="none" w:sz="0" w:space="0" w:color="auto"/>
            <w:bottom w:val="none" w:sz="0" w:space="0" w:color="auto"/>
            <w:right w:val="none" w:sz="0" w:space="0" w:color="auto"/>
          </w:divBdr>
        </w:div>
        <w:div w:id="892421948">
          <w:marLeft w:val="640"/>
          <w:marRight w:val="0"/>
          <w:marTop w:val="0"/>
          <w:marBottom w:val="0"/>
          <w:divBdr>
            <w:top w:val="none" w:sz="0" w:space="0" w:color="auto"/>
            <w:left w:val="none" w:sz="0" w:space="0" w:color="auto"/>
            <w:bottom w:val="none" w:sz="0" w:space="0" w:color="auto"/>
            <w:right w:val="none" w:sz="0" w:space="0" w:color="auto"/>
          </w:divBdr>
        </w:div>
        <w:div w:id="903220448">
          <w:marLeft w:val="640"/>
          <w:marRight w:val="0"/>
          <w:marTop w:val="0"/>
          <w:marBottom w:val="0"/>
          <w:divBdr>
            <w:top w:val="none" w:sz="0" w:space="0" w:color="auto"/>
            <w:left w:val="none" w:sz="0" w:space="0" w:color="auto"/>
            <w:bottom w:val="none" w:sz="0" w:space="0" w:color="auto"/>
            <w:right w:val="none" w:sz="0" w:space="0" w:color="auto"/>
          </w:divBdr>
        </w:div>
        <w:div w:id="920064459">
          <w:marLeft w:val="640"/>
          <w:marRight w:val="0"/>
          <w:marTop w:val="0"/>
          <w:marBottom w:val="0"/>
          <w:divBdr>
            <w:top w:val="none" w:sz="0" w:space="0" w:color="auto"/>
            <w:left w:val="none" w:sz="0" w:space="0" w:color="auto"/>
            <w:bottom w:val="none" w:sz="0" w:space="0" w:color="auto"/>
            <w:right w:val="none" w:sz="0" w:space="0" w:color="auto"/>
          </w:divBdr>
        </w:div>
        <w:div w:id="934485194">
          <w:marLeft w:val="640"/>
          <w:marRight w:val="0"/>
          <w:marTop w:val="0"/>
          <w:marBottom w:val="0"/>
          <w:divBdr>
            <w:top w:val="none" w:sz="0" w:space="0" w:color="auto"/>
            <w:left w:val="none" w:sz="0" w:space="0" w:color="auto"/>
            <w:bottom w:val="none" w:sz="0" w:space="0" w:color="auto"/>
            <w:right w:val="none" w:sz="0" w:space="0" w:color="auto"/>
          </w:divBdr>
        </w:div>
        <w:div w:id="972562626">
          <w:marLeft w:val="640"/>
          <w:marRight w:val="0"/>
          <w:marTop w:val="0"/>
          <w:marBottom w:val="0"/>
          <w:divBdr>
            <w:top w:val="none" w:sz="0" w:space="0" w:color="auto"/>
            <w:left w:val="none" w:sz="0" w:space="0" w:color="auto"/>
            <w:bottom w:val="none" w:sz="0" w:space="0" w:color="auto"/>
            <w:right w:val="none" w:sz="0" w:space="0" w:color="auto"/>
          </w:divBdr>
        </w:div>
        <w:div w:id="995261925">
          <w:marLeft w:val="640"/>
          <w:marRight w:val="0"/>
          <w:marTop w:val="0"/>
          <w:marBottom w:val="0"/>
          <w:divBdr>
            <w:top w:val="none" w:sz="0" w:space="0" w:color="auto"/>
            <w:left w:val="none" w:sz="0" w:space="0" w:color="auto"/>
            <w:bottom w:val="none" w:sz="0" w:space="0" w:color="auto"/>
            <w:right w:val="none" w:sz="0" w:space="0" w:color="auto"/>
          </w:divBdr>
        </w:div>
        <w:div w:id="1000087527">
          <w:marLeft w:val="640"/>
          <w:marRight w:val="0"/>
          <w:marTop w:val="0"/>
          <w:marBottom w:val="0"/>
          <w:divBdr>
            <w:top w:val="none" w:sz="0" w:space="0" w:color="auto"/>
            <w:left w:val="none" w:sz="0" w:space="0" w:color="auto"/>
            <w:bottom w:val="none" w:sz="0" w:space="0" w:color="auto"/>
            <w:right w:val="none" w:sz="0" w:space="0" w:color="auto"/>
          </w:divBdr>
        </w:div>
        <w:div w:id="1000961322">
          <w:marLeft w:val="640"/>
          <w:marRight w:val="0"/>
          <w:marTop w:val="0"/>
          <w:marBottom w:val="0"/>
          <w:divBdr>
            <w:top w:val="none" w:sz="0" w:space="0" w:color="auto"/>
            <w:left w:val="none" w:sz="0" w:space="0" w:color="auto"/>
            <w:bottom w:val="none" w:sz="0" w:space="0" w:color="auto"/>
            <w:right w:val="none" w:sz="0" w:space="0" w:color="auto"/>
          </w:divBdr>
        </w:div>
        <w:div w:id="1005086889">
          <w:marLeft w:val="640"/>
          <w:marRight w:val="0"/>
          <w:marTop w:val="0"/>
          <w:marBottom w:val="0"/>
          <w:divBdr>
            <w:top w:val="none" w:sz="0" w:space="0" w:color="auto"/>
            <w:left w:val="none" w:sz="0" w:space="0" w:color="auto"/>
            <w:bottom w:val="none" w:sz="0" w:space="0" w:color="auto"/>
            <w:right w:val="none" w:sz="0" w:space="0" w:color="auto"/>
          </w:divBdr>
        </w:div>
        <w:div w:id="1014528151">
          <w:marLeft w:val="640"/>
          <w:marRight w:val="0"/>
          <w:marTop w:val="0"/>
          <w:marBottom w:val="0"/>
          <w:divBdr>
            <w:top w:val="none" w:sz="0" w:space="0" w:color="auto"/>
            <w:left w:val="none" w:sz="0" w:space="0" w:color="auto"/>
            <w:bottom w:val="none" w:sz="0" w:space="0" w:color="auto"/>
            <w:right w:val="none" w:sz="0" w:space="0" w:color="auto"/>
          </w:divBdr>
        </w:div>
        <w:div w:id="1022433341">
          <w:marLeft w:val="640"/>
          <w:marRight w:val="0"/>
          <w:marTop w:val="0"/>
          <w:marBottom w:val="0"/>
          <w:divBdr>
            <w:top w:val="none" w:sz="0" w:space="0" w:color="auto"/>
            <w:left w:val="none" w:sz="0" w:space="0" w:color="auto"/>
            <w:bottom w:val="none" w:sz="0" w:space="0" w:color="auto"/>
            <w:right w:val="none" w:sz="0" w:space="0" w:color="auto"/>
          </w:divBdr>
        </w:div>
        <w:div w:id="1022825633">
          <w:marLeft w:val="640"/>
          <w:marRight w:val="0"/>
          <w:marTop w:val="0"/>
          <w:marBottom w:val="0"/>
          <w:divBdr>
            <w:top w:val="none" w:sz="0" w:space="0" w:color="auto"/>
            <w:left w:val="none" w:sz="0" w:space="0" w:color="auto"/>
            <w:bottom w:val="none" w:sz="0" w:space="0" w:color="auto"/>
            <w:right w:val="none" w:sz="0" w:space="0" w:color="auto"/>
          </w:divBdr>
        </w:div>
        <w:div w:id="1046024562">
          <w:marLeft w:val="640"/>
          <w:marRight w:val="0"/>
          <w:marTop w:val="0"/>
          <w:marBottom w:val="0"/>
          <w:divBdr>
            <w:top w:val="none" w:sz="0" w:space="0" w:color="auto"/>
            <w:left w:val="none" w:sz="0" w:space="0" w:color="auto"/>
            <w:bottom w:val="none" w:sz="0" w:space="0" w:color="auto"/>
            <w:right w:val="none" w:sz="0" w:space="0" w:color="auto"/>
          </w:divBdr>
        </w:div>
        <w:div w:id="1057970230">
          <w:marLeft w:val="640"/>
          <w:marRight w:val="0"/>
          <w:marTop w:val="0"/>
          <w:marBottom w:val="0"/>
          <w:divBdr>
            <w:top w:val="none" w:sz="0" w:space="0" w:color="auto"/>
            <w:left w:val="none" w:sz="0" w:space="0" w:color="auto"/>
            <w:bottom w:val="none" w:sz="0" w:space="0" w:color="auto"/>
            <w:right w:val="none" w:sz="0" w:space="0" w:color="auto"/>
          </w:divBdr>
        </w:div>
        <w:div w:id="1067804544">
          <w:marLeft w:val="640"/>
          <w:marRight w:val="0"/>
          <w:marTop w:val="0"/>
          <w:marBottom w:val="0"/>
          <w:divBdr>
            <w:top w:val="none" w:sz="0" w:space="0" w:color="auto"/>
            <w:left w:val="none" w:sz="0" w:space="0" w:color="auto"/>
            <w:bottom w:val="none" w:sz="0" w:space="0" w:color="auto"/>
            <w:right w:val="none" w:sz="0" w:space="0" w:color="auto"/>
          </w:divBdr>
        </w:div>
        <w:div w:id="1084647487">
          <w:marLeft w:val="640"/>
          <w:marRight w:val="0"/>
          <w:marTop w:val="0"/>
          <w:marBottom w:val="0"/>
          <w:divBdr>
            <w:top w:val="none" w:sz="0" w:space="0" w:color="auto"/>
            <w:left w:val="none" w:sz="0" w:space="0" w:color="auto"/>
            <w:bottom w:val="none" w:sz="0" w:space="0" w:color="auto"/>
            <w:right w:val="none" w:sz="0" w:space="0" w:color="auto"/>
          </w:divBdr>
        </w:div>
        <w:div w:id="1093816720">
          <w:marLeft w:val="640"/>
          <w:marRight w:val="0"/>
          <w:marTop w:val="0"/>
          <w:marBottom w:val="0"/>
          <w:divBdr>
            <w:top w:val="none" w:sz="0" w:space="0" w:color="auto"/>
            <w:left w:val="none" w:sz="0" w:space="0" w:color="auto"/>
            <w:bottom w:val="none" w:sz="0" w:space="0" w:color="auto"/>
            <w:right w:val="none" w:sz="0" w:space="0" w:color="auto"/>
          </w:divBdr>
        </w:div>
        <w:div w:id="1118135542">
          <w:marLeft w:val="640"/>
          <w:marRight w:val="0"/>
          <w:marTop w:val="0"/>
          <w:marBottom w:val="0"/>
          <w:divBdr>
            <w:top w:val="none" w:sz="0" w:space="0" w:color="auto"/>
            <w:left w:val="none" w:sz="0" w:space="0" w:color="auto"/>
            <w:bottom w:val="none" w:sz="0" w:space="0" w:color="auto"/>
            <w:right w:val="none" w:sz="0" w:space="0" w:color="auto"/>
          </w:divBdr>
        </w:div>
        <w:div w:id="1136876960">
          <w:marLeft w:val="640"/>
          <w:marRight w:val="0"/>
          <w:marTop w:val="0"/>
          <w:marBottom w:val="0"/>
          <w:divBdr>
            <w:top w:val="none" w:sz="0" w:space="0" w:color="auto"/>
            <w:left w:val="none" w:sz="0" w:space="0" w:color="auto"/>
            <w:bottom w:val="none" w:sz="0" w:space="0" w:color="auto"/>
            <w:right w:val="none" w:sz="0" w:space="0" w:color="auto"/>
          </w:divBdr>
        </w:div>
        <w:div w:id="1162159161">
          <w:marLeft w:val="640"/>
          <w:marRight w:val="0"/>
          <w:marTop w:val="0"/>
          <w:marBottom w:val="0"/>
          <w:divBdr>
            <w:top w:val="none" w:sz="0" w:space="0" w:color="auto"/>
            <w:left w:val="none" w:sz="0" w:space="0" w:color="auto"/>
            <w:bottom w:val="none" w:sz="0" w:space="0" w:color="auto"/>
            <w:right w:val="none" w:sz="0" w:space="0" w:color="auto"/>
          </w:divBdr>
        </w:div>
        <w:div w:id="1165437248">
          <w:marLeft w:val="640"/>
          <w:marRight w:val="0"/>
          <w:marTop w:val="0"/>
          <w:marBottom w:val="0"/>
          <w:divBdr>
            <w:top w:val="none" w:sz="0" w:space="0" w:color="auto"/>
            <w:left w:val="none" w:sz="0" w:space="0" w:color="auto"/>
            <w:bottom w:val="none" w:sz="0" w:space="0" w:color="auto"/>
            <w:right w:val="none" w:sz="0" w:space="0" w:color="auto"/>
          </w:divBdr>
        </w:div>
        <w:div w:id="1170173437">
          <w:marLeft w:val="640"/>
          <w:marRight w:val="0"/>
          <w:marTop w:val="0"/>
          <w:marBottom w:val="0"/>
          <w:divBdr>
            <w:top w:val="none" w:sz="0" w:space="0" w:color="auto"/>
            <w:left w:val="none" w:sz="0" w:space="0" w:color="auto"/>
            <w:bottom w:val="none" w:sz="0" w:space="0" w:color="auto"/>
            <w:right w:val="none" w:sz="0" w:space="0" w:color="auto"/>
          </w:divBdr>
        </w:div>
        <w:div w:id="1200124407">
          <w:marLeft w:val="640"/>
          <w:marRight w:val="0"/>
          <w:marTop w:val="0"/>
          <w:marBottom w:val="0"/>
          <w:divBdr>
            <w:top w:val="none" w:sz="0" w:space="0" w:color="auto"/>
            <w:left w:val="none" w:sz="0" w:space="0" w:color="auto"/>
            <w:bottom w:val="none" w:sz="0" w:space="0" w:color="auto"/>
            <w:right w:val="none" w:sz="0" w:space="0" w:color="auto"/>
          </w:divBdr>
        </w:div>
        <w:div w:id="1202747527">
          <w:marLeft w:val="640"/>
          <w:marRight w:val="0"/>
          <w:marTop w:val="0"/>
          <w:marBottom w:val="0"/>
          <w:divBdr>
            <w:top w:val="none" w:sz="0" w:space="0" w:color="auto"/>
            <w:left w:val="none" w:sz="0" w:space="0" w:color="auto"/>
            <w:bottom w:val="none" w:sz="0" w:space="0" w:color="auto"/>
            <w:right w:val="none" w:sz="0" w:space="0" w:color="auto"/>
          </w:divBdr>
        </w:div>
        <w:div w:id="1231649796">
          <w:marLeft w:val="640"/>
          <w:marRight w:val="0"/>
          <w:marTop w:val="0"/>
          <w:marBottom w:val="0"/>
          <w:divBdr>
            <w:top w:val="none" w:sz="0" w:space="0" w:color="auto"/>
            <w:left w:val="none" w:sz="0" w:space="0" w:color="auto"/>
            <w:bottom w:val="none" w:sz="0" w:space="0" w:color="auto"/>
            <w:right w:val="none" w:sz="0" w:space="0" w:color="auto"/>
          </w:divBdr>
        </w:div>
        <w:div w:id="1231890812">
          <w:marLeft w:val="640"/>
          <w:marRight w:val="0"/>
          <w:marTop w:val="0"/>
          <w:marBottom w:val="0"/>
          <w:divBdr>
            <w:top w:val="none" w:sz="0" w:space="0" w:color="auto"/>
            <w:left w:val="none" w:sz="0" w:space="0" w:color="auto"/>
            <w:bottom w:val="none" w:sz="0" w:space="0" w:color="auto"/>
            <w:right w:val="none" w:sz="0" w:space="0" w:color="auto"/>
          </w:divBdr>
        </w:div>
        <w:div w:id="1295939921">
          <w:marLeft w:val="640"/>
          <w:marRight w:val="0"/>
          <w:marTop w:val="0"/>
          <w:marBottom w:val="0"/>
          <w:divBdr>
            <w:top w:val="none" w:sz="0" w:space="0" w:color="auto"/>
            <w:left w:val="none" w:sz="0" w:space="0" w:color="auto"/>
            <w:bottom w:val="none" w:sz="0" w:space="0" w:color="auto"/>
            <w:right w:val="none" w:sz="0" w:space="0" w:color="auto"/>
          </w:divBdr>
        </w:div>
        <w:div w:id="1310326943">
          <w:marLeft w:val="640"/>
          <w:marRight w:val="0"/>
          <w:marTop w:val="0"/>
          <w:marBottom w:val="0"/>
          <w:divBdr>
            <w:top w:val="none" w:sz="0" w:space="0" w:color="auto"/>
            <w:left w:val="none" w:sz="0" w:space="0" w:color="auto"/>
            <w:bottom w:val="none" w:sz="0" w:space="0" w:color="auto"/>
            <w:right w:val="none" w:sz="0" w:space="0" w:color="auto"/>
          </w:divBdr>
        </w:div>
        <w:div w:id="1310594736">
          <w:marLeft w:val="640"/>
          <w:marRight w:val="0"/>
          <w:marTop w:val="0"/>
          <w:marBottom w:val="0"/>
          <w:divBdr>
            <w:top w:val="none" w:sz="0" w:space="0" w:color="auto"/>
            <w:left w:val="none" w:sz="0" w:space="0" w:color="auto"/>
            <w:bottom w:val="none" w:sz="0" w:space="0" w:color="auto"/>
            <w:right w:val="none" w:sz="0" w:space="0" w:color="auto"/>
          </w:divBdr>
        </w:div>
        <w:div w:id="1323772418">
          <w:marLeft w:val="640"/>
          <w:marRight w:val="0"/>
          <w:marTop w:val="0"/>
          <w:marBottom w:val="0"/>
          <w:divBdr>
            <w:top w:val="none" w:sz="0" w:space="0" w:color="auto"/>
            <w:left w:val="none" w:sz="0" w:space="0" w:color="auto"/>
            <w:bottom w:val="none" w:sz="0" w:space="0" w:color="auto"/>
            <w:right w:val="none" w:sz="0" w:space="0" w:color="auto"/>
          </w:divBdr>
        </w:div>
        <w:div w:id="1353457747">
          <w:marLeft w:val="640"/>
          <w:marRight w:val="0"/>
          <w:marTop w:val="0"/>
          <w:marBottom w:val="0"/>
          <w:divBdr>
            <w:top w:val="none" w:sz="0" w:space="0" w:color="auto"/>
            <w:left w:val="none" w:sz="0" w:space="0" w:color="auto"/>
            <w:bottom w:val="none" w:sz="0" w:space="0" w:color="auto"/>
            <w:right w:val="none" w:sz="0" w:space="0" w:color="auto"/>
          </w:divBdr>
        </w:div>
        <w:div w:id="1389299435">
          <w:marLeft w:val="640"/>
          <w:marRight w:val="0"/>
          <w:marTop w:val="0"/>
          <w:marBottom w:val="0"/>
          <w:divBdr>
            <w:top w:val="none" w:sz="0" w:space="0" w:color="auto"/>
            <w:left w:val="none" w:sz="0" w:space="0" w:color="auto"/>
            <w:bottom w:val="none" w:sz="0" w:space="0" w:color="auto"/>
            <w:right w:val="none" w:sz="0" w:space="0" w:color="auto"/>
          </w:divBdr>
        </w:div>
        <w:div w:id="1397701181">
          <w:marLeft w:val="640"/>
          <w:marRight w:val="0"/>
          <w:marTop w:val="0"/>
          <w:marBottom w:val="0"/>
          <w:divBdr>
            <w:top w:val="none" w:sz="0" w:space="0" w:color="auto"/>
            <w:left w:val="none" w:sz="0" w:space="0" w:color="auto"/>
            <w:bottom w:val="none" w:sz="0" w:space="0" w:color="auto"/>
            <w:right w:val="none" w:sz="0" w:space="0" w:color="auto"/>
          </w:divBdr>
        </w:div>
        <w:div w:id="1403210989">
          <w:marLeft w:val="640"/>
          <w:marRight w:val="0"/>
          <w:marTop w:val="0"/>
          <w:marBottom w:val="0"/>
          <w:divBdr>
            <w:top w:val="none" w:sz="0" w:space="0" w:color="auto"/>
            <w:left w:val="none" w:sz="0" w:space="0" w:color="auto"/>
            <w:bottom w:val="none" w:sz="0" w:space="0" w:color="auto"/>
            <w:right w:val="none" w:sz="0" w:space="0" w:color="auto"/>
          </w:divBdr>
        </w:div>
        <w:div w:id="1430781953">
          <w:marLeft w:val="640"/>
          <w:marRight w:val="0"/>
          <w:marTop w:val="0"/>
          <w:marBottom w:val="0"/>
          <w:divBdr>
            <w:top w:val="none" w:sz="0" w:space="0" w:color="auto"/>
            <w:left w:val="none" w:sz="0" w:space="0" w:color="auto"/>
            <w:bottom w:val="none" w:sz="0" w:space="0" w:color="auto"/>
            <w:right w:val="none" w:sz="0" w:space="0" w:color="auto"/>
          </w:divBdr>
        </w:div>
        <w:div w:id="1432627037">
          <w:marLeft w:val="640"/>
          <w:marRight w:val="0"/>
          <w:marTop w:val="0"/>
          <w:marBottom w:val="0"/>
          <w:divBdr>
            <w:top w:val="none" w:sz="0" w:space="0" w:color="auto"/>
            <w:left w:val="none" w:sz="0" w:space="0" w:color="auto"/>
            <w:bottom w:val="none" w:sz="0" w:space="0" w:color="auto"/>
            <w:right w:val="none" w:sz="0" w:space="0" w:color="auto"/>
          </w:divBdr>
        </w:div>
        <w:div w:id="1479835014">
          <w:marLeft w:val="640"/>
          <w:marRight w:val="0"/>
          <w:marTop w:val="0"/>
          <w:marBottom w:val="0"/>
          <w:divBdr>
            <w:top w:val="none" w:sz="0" w:space="0" w:color="auto"/>
            <w:left w:val="none" w:sz="0" w:space="0" w:color="auto"/>
            <w:bottom w:val="none" w:sz="0" w:space="0" w:color="auto"/>
            <w:right w:val="none" w:sz="0" w:space="0" w:color="auto"/>
          </w:divBdr>
        </w:div>
        <w:div w:id="1482694933">
          <w:marLeft w:val="640"/>
          <w:marRight w:val="0"/>
          <w:marTop w:val="0"/>
          <w:marBottom w:val="0"/>
          <w:divBdr>
            <w:top w:val="none" w:sz="0" w:space="0" w:color="auto"/>
            <w:left w:val="none" w:sz="0" w:space="0" w:color="auto"/>
            <w:bottom w:val="none" w:sz="0" w:space="0" w:color="auto"/>
            <w:right w:val="none" w:sz="0" w:space="0" w:color="auto"/>
          </w:divBdr>
        </w:div>
        <w:div w:id="1491361682">
          <w:marLeft w:val="640"/>
          <w:marRight w:val="0"/>
          <w:marTop w:val="0"/>
          <w:marBottom w:val="0"/>
          <w:divBdr>
            <w:top w:val="none" w:sz="0" w:space="0" w:color="auto"/>
            <w:left w:val="none" w:sz="0" w:space="0" w:color="auto"/>
            <w:bottom w:val="none" w:sz="0" w:space="0" w:color="auto"/>
            <w:right w:val="none" w:sz="0" w:space="0" w:color="auto"/>
          </w:divBdr>
        </w:div>
        <w:div w:id="1496452480">
          <w:marLeft w:val="640"/>
          <w:marRight w:val="0"/>
          <w:marTop w:val="0"/>
          <w:marBottom w:val="0"/>
          <w:divBdr>
            <w:top w:val="none" w:sz="0" w:space="0" w:color="auto"/>
            <w:left w:val="none" w:sz="0" w:space="0" w:color="auto"/>
            <w:bottom w:val="none" w:sz="0" w:space="0" w:color="auto"/>
            <w:right w:val="none" w:sz="0" w:space="0" w:color="auto"/>
          </w:divBdr>
        </w:div>
        <w:div w:id="1538002549">
          <w:marLeft w:val="640"/>
          <w:marRight w:val="0"/>
          <w:marTop w:val="0"/>
          <w:marBottom w:val="0"/>
          <w:divBdr>
            <w:top w:val="none" w:sz="0" w:space="0" w:color="auto"/>
            <w:left w:val="none" w:sz="0" w:space="0" w:color="auto"/>
            <w:bottom w:val="none" w:sz="0" w:space="0" w:color="auto"/>
            <w:right w:val="none" w:sz="0" w:space="0" w:color="auto"/>
          </w:divBdr>
        </w:div>
        <w:div w:id="1558662248">
          <w:marLeft w:val="640"/>
          <w:marRight w:val="0"/>
          <w:marTop w:val="0"/>
          <w:marBottom w:val="0"/>
          <w:divBdr>
            <w:top w:val="none" w:sz="0" w:space="0" w:color="auto"/>
            <w:left w:val="none" w:sz="0" w:space="0" w:color="auto"/>
            <w:bottom w:val="none" w:sz="0" w:space="0" w:color="auto"/>
            <w:right w:val="none" w:sz="0" w:space="0" w:color="auto"/>
          </w:divBdr>
        </w:div>
        <w:div w:id="1590892099">
          <w:marLeft w:val="640"/>
          <w:marRight w:val="0"/>
          <w:marTop w:val="0"/>
          <w:marBottom w:val="0"/>
          <w:divBdr>
            <w:top w:val="none" w:sz="0" w:space="0" w:color="auto"/>
            <w:left w:val="none" w:sz="0" w:space="0" w:color="auto"/>
            <w:bottom w:val="none" w:sz="0" w:space="0" w:color="auto"/>
            <w:right w:val="none" w:sz="0" w:space="0" w:color="auto"/>
          </w:divBdr>
        </w:div>
        <w:div w:id="1598976394">
          <w:marLeft w:val="640"/>
          <w:marRight w:val="0"/>
          <w:marTop w:val="0"/>
          <w:marBottom w:val="0"/>
          <w:divBdr>
            <w:top w:val="none" w:sz="0" w:space="0" w:color="auto"/>
            <w:left w:val="none" w:sz="0" w:space="0" w:color="auto"/>
            <w:bottom w:val="none" w:sz="0" w:space="0" w:color="auto"/>
            <w:right w:val="none" w:sz="0" w:space="0" w:color="auto"/>
          </w:divBdr>
        </w:div>
        <w:div w:id="1602255058">
          <w:marLeft w:val="640"/>
          <w:marRight w:val="0"/>
          <w:marTop w:val="0"/>
          <w:marBottom w:val="0"/>
          <w:divBdr>
            <w:top w:val="none" w:sz="0" w:space="0" w:color="auto"/>
            <w:left w:val="none" w:sz="0" w:space="0" w:color="auto"/>
            <w:bottom w:val="none" w:sz="0" w:space="0" w:color="auto"/>
            <w:right w:val="none" w:sz="0" w:space="0" w:color="auto"/>
          </w:divBdr>
        </w:div>
        <w:div w:id="1622031470">
          <w:marLeft w:val="640"/>
          <w:marRight w:val="0"/>
          <w:marTop w:val="0"/>
          <w:marBottom w:val="0"/>
          <w:divBdr>
            <w:top w:val="none" w:sz="0" w:space="0" w:color="auto"/>
            <w:left w:val="none" w:sz="0" w:space="0" w:color="auto"/>
            <w:bottom w:val="none" w:sz="0" w:space="0" w:color="auto"/>
            <w:right w:val="none" w:sz="0" w:space="0" w:color="auto"/>
          </w:divBdr>
        </w:div>
        <w:div w:id="1637638873">
          <w:marLeft w:val="640"/>
          <w:marRight w:val="0"/>
          <w:marTop w:val="0"/>
          <w:marBottom w:val="0"/>
          <w:divBdr>
            <w:top w:val="none" w:sz="0" w:space="0" w:color="auto"/>
            <w:left w:val="none" w:sz="0" w:space="0" w:color="auto"/>
            <w:bottom w:val="none" w:sz="0" w:space="0" w:color="auto"/>
            <w:right w:val="none" w:sz="0" w:space="0" w:color="auto"/>
          </w:divBdr>
        </w:div>
        <w:div w:id="1642416210">
          <w:marLeft w:val="640"/>
          <w:marRight w:val="0"/>
          <w:marTop w:val="0"/>
          <w:marBottom w:val="0"/>
          <w:divBdr>
            <w:top w:val="none" w:sz="0" w:space="0" w:color="auto"/>
            <w:left w:val="none" w:sz="0" w:space="0" w:color="auto"/>
            <w:bottom w:val="none" w:sz="0" w:space="0" w:color="auto"/>
            <w:right w:val="none" w:sz="0" w:space="0" w:color="auto"/>
          </w:divBdr>
        </w:div>
        <w:div w:id="1642618330">
          <w:marLeft w:val="640"/>
          <w:marRight w:val="0"/>
          <w:marTop w:val="0"/>
          <w:marBottom w:val="0"/>
          <w:divBdr>
            <w:top w:val="none" w:sz="0" w:space="0" w:color="auto"/>
            <w:left w:val="none" w:sz="0" w:space="0" w:color="auto"/>
            <w:bottom w:val="none" w:sz="0" w:space="0" w:color="auto"/>
            <w:right w:val="none" w:sz="0" w:space="0" w:color="auto"/>
          </w:divBdr>
        </w:div>
        <w:div w:id="1673528776">
          <w:marLeft w:val="640"/>
          <w:marRight w:val="0"/>
          <w:marTop w:val="0"/>
          <w:marBottom w:val="0"/>
          <w:divBdr>
            <w:top w:val="none" w:sz="0" w:space="0" w:color="auto"/>
            <w:left w:val="none" w:sz="0" w:space="0" w:color="auto"/>
            <w:bottom w:val="none" w:sz="0" w:space="0" w:color="auto"/>
            <w:right w:val="none" w:sz="0" w:space="0" w:color="auto"/>
          </w:divBdr>
        </w:div>
        <w:div w:id="1694380238">
          <w:marLeft w:val="640"/>
          <w:marRight w:val="0"/>
          <w:marTop w:val="0"/>
          <w:marBottom w:val="0"/>
          <w:divBdr>
            <w:top w:val="none" w:sz="0" w:space="0" w:color="auto"/>
            <w:left w:val="none" w:sz="0" w:space="0" w:color="auto"/>
            <w:bottom w:val="none" w:sz="0" w:space="0" w:color="auto"/>
            <w:right w:val="none" w:sz="0" w:space="0" w:color="auto"/>
          </w:divBdr>
        </w:div>
        <w:div w:id="1695837876">
          <w:marLeft w:val="640"/>
          <w:marRight w:val="0"/>
          <w:marTop w:val="0"/>
          <w:marBottom w:val="0"/>
          <w:divBdr>
            <w:top w:val="none" w:sz="0" w:space="0" w:color="auto"/>
            <w:left w:val="none" w:sz="0" w:space="0" w:color="auto"/>
            <w:bottom w:val="none" w:sz="0" w:space="0" w:color="auto"/>
            <w:right w:val="none" w:sz="0" w:space="0" w:color="auto"/>
          </w:divBdr>
        </w:div>
        <w:div w:id="1703242728">
          <w:marLeft w:val="640"/>
          <w:marRight w:val="0"/>
          <w:marTop w:val="0"/>
          <w:marBottom w:val="0"/>
          <w:divBdr>
            <w:top w:val="none" w:sz="0" w:space="0" w:color="auto"/>
            <w:left w:val="none" w:sz="0" w:space="0" w:color="auto"/>
            <w:bottom w:val="none" w:sz="0" w:space="0" w:color="auto"/>
            <w:right w:val="none" w:sz="0" w:space="0" w:color="auto"/>
          </w:divBdr>
        </w:div>
        <w:div w:id="1707608212">
          <w:marLeft w:val="640"/>
          <w:marRight w:val="0"/>
          <w:marTop w:val="0"/>
          <w:marBottom w:val="0"/>
          <w:divBdr>
            <w:top w:val="none" w:sz="0" w:space="0" w:color="auto"/>
            <w:left w:val="none" w:sz="0" w:space="0" w:color="auto"/>
            <w:bottom w:val="none" w:sz="0" w:space="0" w:color="auto"/>
            <w:right w:val="none" w:sz="0" w:space="0" w:color="auto"/>
          </w:divBdr>
        </w:div>
        <w:div w:id="1741295141">
          <w:marLeft w:val="640"/>
          <w:marRight w:val="0"/>
          <w:marTop w:val="0"/>
          <w:marBottom w:val="0"/>
          <w:divBdr>
            <w:top w:val="none" w:sz="0" w:space="0" w:color="auto"/>
            <w:left w:val="none" w:sz="0" w:space="0" w:color="auto"/>
            <w:bottom w:val="none" w:sz="0" w:space="0" w:color="auto"/>
            <w:right w:val="none" w:sz="0" w:space="0" w:color="auto"/>
          </w:divBdr>
        </w:div>
        <w:div w:id="1750299999">
          <w:marLeft w:val="640"/>
          <w:marRight w:val="0"/>
          <w:marTop w:val="0"/>
          <w:marBottom w:val="0"/>
          <w:divBdr>
            <w:top w:val="none" w:sz="0" w:space="0" w:color="auto"/>
            <w:left w:val="none" w:sz="0" w:space="0" w:color="auto"/>
            <w:bottom w:val="none" w:sz="0" w:space="0" w:color="auto"/>
            <w:right w:val="none" w:sz="0" w:space="0" w:color="auto"/>
          </w:divBdr>
        </w:div>
        <w:div w:id="1770273389">
          <w:marLeft w:val="640"/>
          <w:marRight w:val="0"/>
          <w:marTop w:val="0"/>
          <w:marBottom w:val="0"/>
          <w:divBdr>
            <w:top w:val="none" w:sz="0" w:space="0" w:color="auto"/>
            <w:left w:val="none" w:sz="0" w:space="0" w:color="auto"/>
            <w:bottom w:val="none" w:sz="0" w:space="0" w:color="auto"/>
            <w:right w:val="none" w:sz="0" w:space="0" w:color="auto"/>
          </w:divBdr>
        </w:div>
        <w:div w:id="1785493091">
          <w:marLeft w:val="640"/>
          <w:marRight w:val="0"/>
          <w:marTop w:val="0"/>
          <w:marBottom w:val="0"/>
          <w:divBdr>
            <w:top w:val="none" w:sz="0" w:space="0" w:color="auto"/>
            <w:left w:val="none" w:sz="0" w:space="0" w:color="auto"/>
            <w:bottom w:val="none" w:sz="0" w:space="0" w:color="auto"/>
            <w:right w:val="none" w:sz="0" w:space="0" w:color="auto"/>
          </w:divBdr>
        </w:div>
        <w:div w:id="1790198698">
          <w:marLeft w:val="640"/>
          <w:marRight w:val="0"/>
          <w:marTop w:val="0"/>
          <w:marBottom w:val="0"/>
          <w:divBdr>
            <w:top w:val="none" w:sz="0" w:space="0" w:color="auto"/>
            <w:left w:val="none" w:sz="0" w:space="0" w:color="auto"/>
            <w:bottom w:val="none" w:sz="0" w:space="0" w:color="auto"/>
            <w:right w:val="none" w:sz="0" w:space="0" w:color="auto"/>
          </w:divBdr>
        </w:div>
        <w:div w:id="1799375166">
          <w:marLeft w:val="640"/>
          <w:marRight w:val="0"/>
          <w:marTop w:val="0"/>
          <w:marBottom w:val="0"/>
          <w:divBdr>
            <w:top w:val="none" w:sz="0" w:space="0" w:color="auto"/>
            <w:left w:val="none" w:sz="0" w:space="0" w:color="auto"/>
            <w:bottom w:val="none" w:sz="0" w:space="0" w:color="auto"/>
            <w:right w:val="none" w:sz="0" w:space="0" w:color="auto"/>
          </w:divBdr>
        </w:div>
        <w:div w:id="1806268612">
          <w:marLeft w:val="640"/>
          <w:marRight w:val="0"/>
          <w:marTop w:val="0"/>
          <w:marBottom w:val="0"/>
          <w:divBdr>
            <w:top w:val="none" w:sz="0" w:space="0" w:color="auto"/>
            <w:left w:val="none" w:sz="0" w:space="0" w:color="auto"/>
            <w:bottom w:val="none" w:sz="0" w:space="0" w:color="auto"/>
            <w:right w:val="none" w:sz="0" w:space="0" w:color="auto"/>
          </w:divBdr>
        </w:div>
        <w:div w:id="1845198012">
          <w:marLeft w:val="640"/>
          <w:marRight w:val="0"/>
          <w:marTop w:val="0"/>
          <w:marBottom w:val="0"/>
          <w:divBdr>
            <w:top w:val="none" w:sz="0" w:space="0" w:color="auto"/>
            <w:left w:val="none" w:sz="0" w:space="0" w:color="auto"/>
            <w:bottom w:val="none" w:sz="0" w:space="0" w:color="auto"/>
            <w:right w:val="none" w:sz="0" w:space="0" w:color="auto"/>
          </w:divBdr>
        </w:div>
        <w:div w:id="1892155601">
          <w:marLeft w:val="640"/>
          <w:marRight w:val="0"/>
          <w:marTop w:val="0"/>
          <w:marBottom w:val="0"/>
          <w:divBdr>
            <w:top w:val="none" w:sz="0" w:space="0" w:color="auto"/>
            <w:left w:val="none" w:sz="0" w:space="0" w:color="auto"/>
            <w:bottom w:val="none" w:sz="0" w:space="0" w:color="auto"/>
            <w:right w:val="none" w:sz="0" w:space="0" w:color="auto"/>
          </w:divBdr>
        </w:div>
        <w:div w:id="1928079017">
          <w:marLeft w:val="640"/>
          <w:marRight w:val="0"/>
          <w:marTop w:val="0"/>
          <w:marBottom w:val="0"/>
          <w:divBdr>
            <w:top w:val="none" w:sz="0" w:space="0" w:color="auto"/>
            <w:left w:val="none" w:sz="0" w:space="0" w:color="auto"/>
            <w:bottom w:val="none" w:sz="0" w:space="0" w:color="auto"/>
            <w:right w:val="none" w:sz="0" w:space="0" w:color="auto"/>
          </w:divBdr>
        </w:div>
        <w:div w:id="1967278292">
          <w:marLeft w:val="640"/>
          <w:marRight w:val="0"/>
          <w:marTop w:val="0"/>
          <w:marBottom w:val="0"/>
          <w:divBdr>
            <w:top w:val="none" w:sz="0" w:space="0" w:color="auto"/>
            <w:left w:val="none" w:sz="0" w:space="0" w:color="auto"/>
            <w:bottom w:val="none" w:sz="0" w:space="0" w:color="auto"/>
            <w:right w:val="none" w:sz="0" w:space="0" w:color="auto"/>
          </w:divBdr>
        </w:div>
        <w:div w:id="2004434096">
          <w:marLeft w:val="640"/>
          <w:marRight w:val="0"/>
          <w:marTop w:val="0"/>
          <w:marBottom w:val="0"/>
          <w:divBdr>
            <w:top w:val="none" w:sz="0" w:space="0" w:color="auto"/>
            <w:left w:val="none" w:sz="0" w:space="0" w:color="auto"/>
            <w:bottom w:val="none" w:sz="0" w:space="0" w:color="auto"/>
            <w:right w:val="none" w:sz="0" w:space="0" w:color="auto"/>
          </w:divBdr>
        </w:div>
        <w:div w:id="2007396878">
          <w:marLeft w:val="640"/>
          <w:marRight w:val="0"/>
          <w:marTop w:val="0"/>
          <w:marBottom w:val="0"/>
          <w:divBdr>
            <w:top w:val="none" w:sz="0" w:space="0" w:color="auto"/>
            <w:left w:val="none" w:sz="0" w:space="0" w:color="auto"/>
            <w:bottom w:val="none" w:sz="0" w:space="0" w:color="auto"/>
            <w:right w:val="none" w:sz="0" w:space="0" w:color="auto"/>
          </w:divBdr>
        </w:div>
        <w:div w:id="2015104485">
          <w:marLeft w:val="640"/>
          <w:marRight w:val="0"/>
          <w:marTop w:val="0"/>
          <w:marBottom w:val="0"/>
          <w:divBdr>
            <w:top w:val="none" w:sz="0" w:space="0" w:color="auto"/>
            <w:left w:val="none" w:sz="0" w:space="0" w:color="auto"/>
            <w:bottom w:val="none" w:sz="0" w:space="0" w:color="auto"/>
            <w:right w:val="none" w:sz="0" w:space="0" w:color="auto"/>
          </w:divBdr>
        </w:div>
        <w:div w:id="2022664454">
          <w:marLeft w:val="640"/>
          <w:marRight w:val="0"/>
          <w:marTop w:val="0"/>
          <w:marBottom w:val="0"/>
          <w:divBdr>
            <w:top w:val="none" w:sz="0" w:space="0" w:color="auto"/>
            <w:left w:val="none" w:sz="0" w:space="0" w:color="auto"/>
            <w:bottom w:val="none" w:sz="0" w:space="0" w:color="auto"/>
            <w:right w:val="none" w:sz="0" w:space="0" w:color="auto"/>
          </w:divBdr>
        </w:div>
        <w:div w:id="2038696776">
          <w:marLeft w:val="640"/>
          <w:marRight w:val="0"/>
          <w:marTop w:val="0"/>
          <w:marBottom w:val="0"/>
          <w:divBdr>
            <w:top w:val="none" w:sz="0" w:space="0" w:color="auto"/>
            <w:left w:val="none" w:sz="0" w:space="0" w:color="auto"/>
            <w:bottom w:val="none" w:sz="0" w:space="0" w:color="auto"/>
            <w:right w:val="none" w:sz="0" w:space="0" w:color="auto"/>
          </w:divBdr>
        </w:div>
        <w:div w:id="2075463478">
          <w:marLeft w:val="640"/>
          <w:marRight w:val="0"/>
          <w:marTop w:val="0"/>
          <w:marBottom w:val="0"/>
          <w:divBdr>
            <w:top w:val="none" w:sz="0" w:space="0" w:color="auto"/>
            <w:left w:val="none" w:sz="0" w:space="0" w:color="auto"/>
            <w:bottom w:val="none" w:sz="0" w:space="0" w:color="auto"/>
            <w:right w:val="none" w:sz="0" w:space="0" w:color="auto"/>
          </w:divBdr>
        </w:div>
        <w:div w:id="2079356216">
          <w:marLeft w:val="640"/>
          <w:marRight w:val="0"/>
          <w:marTop w:val="0"/>
          <w:marBottom w:val="0"/>
          <w:divBdr>
            <w:top w:val="none" w:sz="0" w:space="0" w:color="auto"/>
            <w:left w:val="none" w:sz="0" w:space="0" w:color="auto"/>
            <w:bottom w:val="none" w:sz="0" w:space="0" w:color="auto"/>
            <w:right w:val="none" w:sz="0" w:space="0" w:color="auto"/>
          </w:divBdr>
        </w:div>
        <w:div w:id="2114353766">
          <w:marLeft w:val="640"/>
          <w:marRight w:val="0"/>
          <w:marTop w:val="0"/>
          <w:marBottom w:val="0"/>
          <w:divBdr>
            <w:top w:val="none" w:sz="0" w:space="0" w:color="auto"/>
            <w:left w:val="none" w:sz="0" w:space="0" w:color="auto"/>
            <w:bottom w:val="none" w:sz="0" w:space="0" w:color="auto"/>
            <w:right w:val="none" w:sz="0" w:space="0" w:color="auto"/>
          </w:divBdr>
        </w:div>
      </w:divsChild>
    </w:div>
    <w:div w:id="791747474">
      <w:marLeft w:val="640"/>
      <w:marRight w:val="0"/>
      <w:marTop w:val="0"/>
      <w:marBottom w:val="0"/>
      <w:divBdr>
        <w:top w:val="none" w:sz="0" w:space="0" w:color="auto"/>
        <w:left w:val="none" w:sz="0" w:space="0" w:color="auto"/>
        <w:bottom w:val="none" w:sz="0" w:space="0" w:color="auto"/>
        <w:right w:val="none" w:sz="0" w:space="0" w:color="auto"/>
      </w:divBdr>
    </w:div>
    <w:div w:id="792986099">
      <w:marLeft w:val="640"/>
      <w:marRight w:val="0"/>
      <w:marTop w:val="0"/>
      <w:marBottom w:val="0"/>
      <w:divBdr>
        <w:top w:val="none" w:sz="0" w:space="0" w:color="auto"/>
        <w:left w:val="none" w:sz="0" w:space="0" w:color="auto"/>
        <w:bottom w:val="none" w:sz="0" w:space="0" w:color="auto"/>
        <w:right w:val="none" w:sz="0" w:space="0" w:color="auto"/>
      </w:divBdr>
    </w:div>
    <w:div w:id="793057113">
      <w:marLeft w:val="640"/>
      <w:marRight w:val="0"/>
      <w:marTop w:val="0"/>
      <w:marBottom w:val="0"/>
      <w:divBdr>
        <w:top w:val="none" w:sz="0" w:space="0" w:color="auto"/>
        <w:left w:val="none" w:sz="0" w:space="0" w:color="auto"/>
        <w:bottom w:val="none" w:sz="0" w:space="0" w:color="auto"/>
        <w:right w:val="none" w:sz="0" w:space="0" w:color="auto"/>
      </w:divBdr>
    </w:div>
    <w:div w:id="793060229">
      <w:marLeft w:val="640"/>
      <w:marRight w:val="0"/>
      <w:marTop w:val="0"/>
      <w:marBottom w:val="0"/>
      <w:divBdr>
        <w:top w:val="none" w:sz="0" w:space="0" w:color="auto"/>
        <w:left w:val="none" w:sz="0" w:space="0" w:color="auto"/>
        <w:bottom w:val="none" w:sz="0" w:space="0" w:color="auto"/>
        <w:right w:val="none" w:sz="0" w:space="0" w:color="auto"/>
      </w:divBdr>
    </w:div>
    <w:div w:id="794131397">
      <w:marLeft w:val="640"/>
      <w:marRight w:val="0"/>
      <w:marTop w:val="0"/>
      <w:marBottom w:val="0"/>
      <w:divBdr>
        <w:top w:val="none" w:sz="0" w:space="0" w:color="auto"/>
        <w:left w:val="none" w:sz="0" w:space="0" w:color="auto"/>
        <w:bottom w:val="none" w:sz="0" w:space="0" w:color="auto"/>
        <w:right w:val="none" w:sz="0" w:space="0" w:color="auto"/>
      </w:divBdr>
    </w:div>
    <w:div w:id="794711348">
      <w:marLeft w:val="640"/>
      <w:marRight w:val="0"/>
      <w:marTop w:val="0"/>
      <w:marBottom w:val="0"/>
      <w:divBdr>
        <w:top w:val="none" w:sz="0" w:space="0" w:color="auto"/>
        <w:left w:val="none" w:sz="0" w:space="0" w:color="auto"/>
        <w:bottom w:val="none" w:sz="0" w:space="0" w:color="auto"/>
        <w:right w:val="none" w:sz="0" w:space="0" w:color="auto"/>
      </w:divBdr>
    </w:div>
    <w:div w:id="796338647">
      <w:marLeft w:val="640"/>
      <w:marRight w:val="0"/>
      <w:marTop w:val="0"/>
      <w:marBottom w:val="0"/>
      <w:divBdr>
        <w:top w:val="none" w:sz="0" w:space="0" w:color="auto"/>
        <w:left w:val="none" w:sz="0" w:space="0" w:color="auto"/>
        <w:bottom w:val="none" w:sz="0" w:space="0" w:color="auto"/>
        <w:right w:val="none" w:sz="0" w:space="0" w:color="auto"/>
      </w:divBdr>
    </w:div>
    <w:div w:id="796408401">
      <w:marLeft w:val="640"/>
      <w:marRight w:val="0"/>
      <w:marTop w:val="0"/>
      <w:marBottom w:val="0"/>
      <w:divBdr>
        <w:top w:val="none" w:sz="0" w:space="0" w:color="auto"/>
        <w:left w:val="none" w:sz="0" w:space="0" w:color="auto"/>
        <w:bottom w:val="none" w:sz="0" w:space="0" w:color="auto"/>
        <w:right w:val="none" w:sz="0" w:space="0" w:color="auto"/>
      </w:divBdr>
    </w:div>
    <w:div w:id="797526836">
      <w:marLeft w:val="640"/>
      <w:marRight w:val="0"/>
      <w:marTop w:val="0"/>
      <w:marBottom w:val="0"/>
      <w:divBdr>
        <w:top w:val="none" w:sz="0" w:space="0" w:color="auto"/>
        <w:left w:val="none" w:sz="0" w:space="0" w:color="auto"/>
        <w:bottom w:val="none" w:sz="0" w:space="0" w:color="auto"/>
        <w:right w:val="none" w:sz="0" w:space="0" w:color="auto"/>
      </w:divBdr>
    </w:div>
    <w:div w:id="797719084">
      <w:marLeft w:val="640"/>
      <w:marRight w:val="0"/>
      <w:marTop w:val="0"/>
      <w:marBottom w:val="0"/>
      <w:divBdr>
        <w:top w:val="none" w:sz="0" w:space="0" w:color="auto"/>
        <w:left w:val="none" w:sz="0" w:space="0" w:color="auto"/>
        <w:bottom w:val="none" w:sz="0" w:space="0" w:color="auto"/>
        <w:right w:val="none" w:sz="0" w:space="0" w:color="auto"/>
      </w:divBdr>
    </w:div>
    <w:div w:id="797920707">
      <w:marLeft w:val="640"/>
      <w:marRight w:val="0"/>
      <w:marTop w:val="0"/>
      <w:marBottom w:val="0"/>
      <w:divBdr>
        <w:top w:val="none" w:sz="0" w:space="0" w:color="auto"/>
        <w:left w:val="none" w:sz="0" w:space="0" w:color="auto"/>
        <w:bottom w:val="none" w:sz="0" w:space="0" w:color="auto"/>
        <w:right w:val="none" w:sz="0" w:space="0" w:color="auto"/>
      </w:divBdr>
    </w:div>
    <w:div w:id="799373179">
      <w:marLeft w:val="640"/>
      <w:marRight w:val="0"/>
      <w:marTop w:val="0"/>
      <w:marBottom w:val="0"/>
      <w:divBdr>
        <w:top w:val="none" w:sz="0" w:space="0" w:color="auto"/>
        <w:left w:val="none" w:sz="0" w:space="0" w:color="auto"/>
        <w:bottom w:val="none" w:sz="0" w:space="0" w:color="auto"/>
        <w:right w:val="none" w:sz="0" w:space="0" w:color="auto"/>
      </w:divBdr>
    </w:div>
    <w:div w:id="799500589">
      <w:marLeft w:val="640"/>
      <w:marRight w:val="0"/>
      <w:marTop w:val="0"/>
      <w:marBottom w:val="0"/>
      <w:divBdr>
        <w:top w:val="none" w:sz="0" w:space="0" w:color="auto"/>
        <w:left w:val="none" w:sz="0" w:space="0" w:color="auto"/>
        <w:bottom w:val="none" w:sz="0" w:space="0" w:color="auto"/>
        <w:right w:val="none" w:sz="0" w:space="0" w:color="auto"/>
      </w:divBdr>
    </w:div>
    <w:div w:id="799571586">
      <w:marLeft w:val="640"/>
      <w:marRight w:val="0"/>
      <w:marTop w:val="0"/>
      <w:marBottom w:val="0"/>
      <w:divBdr>
        <w:top w:val="none" w:sz="0" w:space="0" w:color="auto"/>
        <w:left w:val="none" w:sz="0" w:space="0" w:color="auto"/>
        <w:bottom w:val="none" w:sz="0" w:space="0" w:color="auto"/>
        <w:right w:val="none" w:sz="0" w:space="0" w:color="auto"/>
      </w:divBdr>
    </w:div>
    <w:div w:id="800802292">
      <w:marLeft w:val="640"/>
      <w:marRight w:val="0"/>
      <w:marTop w:val="0"/>
      <w:marBottom w:val="0"/>
      <w:divBdr>
        <w:top w:val="none" w:sz="0" w:space="0" w:color="auto"/>
        <w:left w:val="none" w:sz="0" w:space="0" w:color="auto"/>
        <w:bottom w:val="none" w:sz="0" w:space="0" w:color="auto"/>
        <w:right w:val="none" w:sz="0" w:space="0" w:color="auto"/>
      </w:divBdr>
    </w:div>
    <w:div w:id="800806605">
      <w:marLeft w:val="640"/>
      <w:marRight w:val="0"/>
      <w:marTop w:val="0"/>
      <w:marBottom w:val="0"/>
      <w:divBdr>
        <w:top w:val="none" w:sz="0" w:space="0" w:color="auto"/>
        <w:left w:val="none" w:sz="0" w:space="0" w:color="auto"/>
        <w:bottom w:val="none" w:sz="0" w:space="0" w:color="auto"/>
        <w:right w:val="none" w:sz="0" w:space="0" w:color="auto"/>
      </w:divBdr>
    </w:div>
    <w:div w:id="801310087">
      <w:marLeft w:val="640"/>
      <w:marRight w:val="0"/>
      <w:marTop w:val="0"/>
      <w:marBottom w:val="0"/>
      <w:divBdr>
        <w:top w:val="none" w:sz="0" w:space="0" w:color="auto"/>
        <w:left w:val="none" w:sz="0" w:space="0" w:color="auto"/>
        <w:bottom w:val="none" w:sz="0" w:space="0" w:color="auto"/>
        <w:right w:val="none" w:sz="0" w:space="0" w:color="auto"/>
      </w:divBdr>
    </w:div>
    <w:div w:id="802503786">
      <w:marLeft w:val="640"/>
      <w:marRight w:val="0"/>
      <w:marTop w:val="0"/>
      <w:marBottom w:val="0"/>
      <w:divBdr>
        <w:top w:val="none" w:sz="0" w:space="0" w:color="auto"/>
        <w:left w:val="none" w:sz="0" w:space="0" w:color="auto"/>
        <w:bottom w:val="none" w:sz="0" w:space="0" w:color="auto"/>
        <w:right w:val="none" w:sz="0" w:space="0" w:color="auto"/>
      </w:divBdr>
    </w:div>
    <w:div w:id="802843119">
      <w:marLeft w:val="640"/>
      <w:marRight w:val="0"/>
      <w:marTop w:val="0"/>
      <w:marBottom w:val="0"/>
      <w:divBdr>
        <w:top w:val="none" w:sz="0" w:space="0" w:color="auto"/>
        <w:left w:val="none" w:sz="0" w:space="0" w:color="auto"/>
        <w:bottom w:val="none" w:sz="0" w:space="0" w:color="auto"/>
        <w:right w:val="none" w:sz="0" w:space="0" w:color="auto"/>
      </w:divBdr>
    </w:div>
    <w:div w:id="803086223">
      <w:marLeft w:val="640"/>
      <w:marRight w:val="0"/>
      <w:marTop w:val="0"/>
      <w:marBottom w:val="0"/>
      <w:divBdr>
        <w:top w:val="none" w:sz="0" w:space="0" w:color="auto"/>
        <w:left w:val="none" w:sz="0" w:space="0" w:color="auto"/>
        <w:bottom w:val="none" w:sz="0" w:space="0" w:color="auto"/>
        <w:right w:val="none" w:sz="0" w:space="0" w:color="auto"/>
      </w:divBdr>
    </w:div>
    <w:div w:id="803734316">
      <w:marLeft w:val="640"/>
      <w:marRight w:val="0"/>
      <w:marTop w:val="0"/>
      <w:marBottom w:val="0"/>
      <w:divBdr>
        <w:top w:val="none" w:sz="0" w:space="0" w:color="auto"/>
        <w:left w:val="none" w:sz="0" w:space="0" w:color="auto"/>
        <w:bottom w:val="none" w:sz="0" w:space="0" w:color="auto"/>
        <w:right w:val="none" w:sz="0" w:space="0" w:color="auto"/>
      </w:divBdr>
    </w:div>
    <w:div w:id="804007277">
      <w:marLeft w:val="640"/>
      <w:marRight w:val="0"/>
      <w:marTop w:val="0"/>
      <w:marBottom w:val="0"/>
      <w:divBdr>
        <w:top w:val="none" w:sz="0" w:space="0" w:color="auto"/>
        <w:left w:val="none" w:sz="0" w:space="0" w:color="auto"/>
        <w:bottom w:val="none" w:sz="0" w:space="0" w:color="auto"/>
        <w:right w:val="none" w:sz="0" w:space="0" w:color="auto"/>
      </w:divBdr>
    </w:div>
    <w:div w:id="805313599">
      <w:marLeft w:val="640"/>
      <w:marRight w:val="0"/>
      <w:marTop w:val="0"/>
      <w:marBottom w:val="0"/>
      <w:divBdr>
        <w:top w:val="none" w:sz="0" w:space="0" w:color="auto"/>
        <w:left w:val="none" w:sz="0" w:space="0" w:color="auto"/>
        <w:bottom w:val="none" w:sz="0" w:space="0" w:color="auto"/>
        <w:right w:val="none" w:sz="0" w:space="0" w:color="auto"/>
      </w:divBdr>
    </w:div>
    <w:div w:id="805590735">
      <w:marLeft w:val="640"/>
      <w:marRight w:val="0"/>
      <w:marTop w:val="0"/>
      <w:marBottom w:val="0"/>
      <w:divBdr>
        <w:top w:val="none" w:sz="0" w:space="0" w:color="auto"/>
        <w:left w:val="none" w:sz="0" w:space="0" w:color="auto"/>
        <w:bottom w:val="none" w:sz="0" w:space="0" w:color="auto"/>
        <w:right w:val="none" w:sz="0" w:space="0" w:color="auto"/>
      </w:divBdr>
    </w:div>
    <w:div w:id="806777450">
      <w:marLeft w:val="640"/>
      <w:marRight w:val="0"/>
      <w:marTop w:val="0"/>
      <w:marBottom w:val="0"/>
      <w:divBdr>
        <w:top w:val="none" w:sz="0" w:space="0" w:color="auto"/>
        <w:left w:val="none" w:sz="0" w:space="0" w:color="auto"/>
        <w:bottom w:val="none" w:sz="0" w:space="0" w:color="auto"/>
        <w:right w:val="none" w:sz="0" w:space="0" w:color="auto"/>
      </w:divBdr>
    </w:div>
    <w:div w:id="806777607">
      <w:marLeft w:val="640"/>
      <w:marRight w:val="0"/>
      <w:marTop w:val="0"/>
      <w:marBottom w:val="0"/>
      <w:divBdr>
        <w:top w:val="none" w:sz="0" w:space="0" w:color="auto"/>
        <w:left w:val="none" w:sz="0" w:space="0" w:color="auto"/>
        <w:bottom w:val="none" w:sz="0" w:space="0" w:color="auto"/>
        <w:right w:val="none" w:sz="0" w:space="0" w:color="auto"/>
      </w:divBdr>
    </w:div>
    <w:div w:id="807623835">
      <w:marLeft w:val="640"/>
      <w:marRight w:val="0"/>
      <w:marTop w:val="0"/>
      <w:marBottom w:val="0"/>
      <w:divBdr>
        <w:top w:val="none" w:sz="0" w:space="0" w:color="auto"/>
        <w:left w:val="none" w:sz="0" w:space="0" w:color="auto"/>
        <w:bottom w:val="none" w:sz="0" w:space="0" w:color="auto"/>
        <w:right w:val="none" w:sz="0" w:space="0" w:color="auto"/>
      </w:divBdr>
    </w:div>
    <w:div w:id="807942086">
      <w:marLeft w:val="640"/>
      <w:marRight w:val="0"/>
      <w:marTop w:val="0"/>
      <w:marBottom w:val="0"/>
      <w:divBdr>
        <w:top w:val="none" w:sz="0" w:space="0" w:color="auto"/>
        <w:left w:val="none" w:sz="0" w:space="0" w:color="auto"/>
        <w:bottom w:val="none" w:sz="0" w:space="0" w:color="auto"/>
        <w:right w:val="none" w:sz="0" w:space="0" w:color="auto"/>
      </w:divBdr>
    </w:div>
    <w:div w:id="808204498">
      <w:marLeft w:val="640"/>
      <w:marRight w:val="0"/>
      <w:marTop w:val="0"/>
      <w:marBottom w:val="0"/>
      <w:divBdr>
        <w:top w:val="none" w:sz="0" w:space="0" w:color="auto"/>
        <w:left w:val="none" w:sz="0" w:space="0" w:color="auto"/>
        <w:bottom w:val="none" w:sz="0" w:space="0" w:color="auto"/>
        <w:right w:val="none" w:sz="0" w:space="0" w:color="auto"/>
      </w:divBdr>
    </w:div>
    <w:div w:id="808479616">
      <w:marLeft w:val="640"/>
      <w:marRight w:val="0"/>
      <w:marTop w:val="0"/>
      <w:marBottom w:val="0"/>
      <w:divBdr>
        <w:top w:val="none" w:sz="0" w:space="0" w:color="auto"/>
        <w:left w:val="none" w:sz="0" w:space="0" w:color="auto"/>
        <w:bottom w:val="none" w:sz="0" w:space="0" w:color="auto"/>
        <w:right w:val="none" w:sz="0" w:space="0" w:color="auto"/>
      </w:divBdr>
    </w:div>
    <w:div w:id="808589903">
      <w:marLeft w:val="640"/>
      <w:marRight w:val="0"/>
      <w:marTop w:val="0"/>
      <w:marBottom w:val="0"/>
      <w:divBdr>
        <w:top w:val="none" w:sz="0" w:space="0" w:color="auto"/>
        <w:left w:val="none" w:sz="0" w:space="0" w:color="auto"/>
        <w:bottom w:val="none" w:sz="0" w:space="0" w:color="auto"/>
        <w:right w:val="none" w:sz="0" w:space="0" w:color="auto"/>
      </w:divBdr>
    </w:div>
    <w:div w:id="808980363">
      <w:marLeft w:val="640"/>
      <w:marRight w:val="0"/>
      <w:marTop w:val="0"/>
      <w:marBottom w:val="0"/>
      <w:divBdr>
        <w:top w:val="none" w:sz="0" w:space="0" w:color="auto"/>
        <w:left w:val="none" w:sz="0" w:space="0" w:color="auto"/>
        <w:bottom w:val="none" w:sz="0" w:space="0" w:color="auto"/>
        <w:right w:val="none" w:sz="0" w:space="0" w:color="auto"/>
      </w:divBdr>
    </w:div>
    <w:div w:id="809592350">
      <w:marLeft w:val="640"/>
      <w:marRight w:val="0"/>
      <w:marTop w:val="0"/>
      <w:marBottom w:val="0"/>
      <w:divBdr>
        <w:top w:val="none" w:sz="0" w:space="0" w:color="auto"/>
        <w:left w:val="none" w:sz="0" w:space="0" w:color="auto"/>
        <w:bottom w:val="none" w:sz="0" w:space="0" w:color="auto"/>
        <w:right w:val="none" w:sz="0" w:space="0" w:color="auto"/>
      </w:divBdr>
    </w:div>
    <w:div w:id="809640320">
      <w:marLeft w:val="640"/>
      <w:marRight w:val="0"/>
      <w:marTop w:val="0"/>
      <w:marBottom w:val="0"/>
      <w:divBdr>
        <w:top w:val="none" w:sz="0" w:space="0" w:color="auto"/>
        <w:left w:val="none" w:sz="0" w:space="0" w:color="auto"/>
        <w:bottom w:val="none" w:sz="0" w:space="0" w:color="auto"/>
        <w:right w:val="none" w:sz="0" w:space="0" w:color="auto"/>
      </w:divBdr>
    </w:div>
    <w:div w:id="810749458">
      <w:marLeft w:val="640"/>
      <w:marRight w:val="0"/>
      <w:marTop w:val="0"/>
      <w:marBottom w:val="0"/>
      <w:divBdr>
        <w:top w:val="none" w:sz="0" w:space="0" w:color="auto"/>
        <w:left w:val="none" w:sz="0" w:space="0" w:color="auto"/>
        <w:bottom w:val="none" w:sz="0" w:space="0" w:color="auto"/>
        <w:right w:val="none" w:sz="0" w:space="0" w:color="auto"/>
      </w:divBdr>
    </w:div>
    <w:div w:id="811023722">
      <w:marLeft w:val="640"/>
      <w:marRight w:val="0"/>
      <w:marTop w:val="0"/>
      <w:marBottom w:val="0"/>
      <w:divBdr>
        <w:top w:val="none" w:sz="0" w:space="0" w:color="auto"/>
        <w:left w:val="none" w:sz="0" w:space="0" w:color="auto"/>
        <w:bottom w:val="none" w:sz="0" w:space="0" w:color="auto"/>
        <w:right w:val="none" w:sz="0" w:space="0" w:color="auto"/>
      </w:divBdr>
    </w:div>
    <w:div w:id="811141039">
      <w:marLeft w:val="640"/>
      <w:marRight w:val="0"/>
      <w:marTop w:val="0"/>
      <w:marBottom w:val="0"/>
      <w:divBdr>
        <w:top w:val="none" w:sz="0" w:space="0" w:color="auto"/>
        <w:left w:val="none" w:sz="0" w:space="0" w:color="auto"/>
        <w:bottom w:val="none" w:sz="0" w:space="0" w:color="auto"/>
        <w:right w:val="none" w:sz="0" w:space="0" w:color="auto"/>
      </w:divBdr>
    </w:div>
    <w:div w:id="811488316">
      <w:marLeft w:val="640"/>
      <w:marRight w:val="0"/>
      <w:marTop w:val="0"/>
      <w:marBottom w:val="0"/>
      <w:divBdr>
        <w:top w:val="none" w:sz="0" w:space="0" w:color="auto"/>
        <w:left w:val="none" w:sz="0" w:space="0" w:color="auto"/>
        <w:bottom w:val="none" w:sz="0" w:space="0" w:color="auto"/>
        <w:right w:val="none" w:sz="0" w:space="0" w:color="auto"/>
      </w:divBdr>
    </w:div>
    <w:div w:id="811992950">
      <w:marLeft w:val="640"/>
      <w:marRight w:val="0"/>
      <w:marTop w:val="0"/>
      <w:marBottom w:val="0"/>
      <w:divBdr>
        <w:top w:val="none" w:sz="0" w:space="0" w:color="auto"/>
        <w:left w:val="none" w:sz="0" w:space="0" w:color="auto"/>
        <w:bottom w:val="none" w:sz="0" w:space="0" w:color="auto"/>
        <w:right w:val="none" w:sz="0" w:space="0" w:color="auto"/>
      </w:divBdr>
    </w:div>
    <w:div w:id="812411332">
      <w:bodyDiv w:val="1"/>
      <w:marLeft w:val="0"/>
      <w:marRight w:val="0"/>
      <w:marTop w:val="0"/>
      <w:marBottom w:val="0"/>
      <w:divBdr>
        <w:top w:val="none" w:sz="0" w:space="0" w:color="auto"/>
        <w:left w:val="none" w:sz="0" w:space="0" w:color="auto"/>
        <w:bottom w:val="none" w:sz="0" w:space="0" w:color="auto"/>
        <w:right w:val="none" w:sz="0" w:space="0" w:color="auto"/>
      </w:divBdr>
    </w:div>
    <w:div w:id="812598780">
      <w:marLeft w:val="640"/>
      <w:marRight w:val="0"/>
      <w:marTop w:val="0"/>
      <w:marBottom w:val="0"/>
      <w:divBdr>
        <w:top w:val="none" w:sz="0" w:space="0" w:color="auto"/>
        <w:left w:val="none" w:sz="0" w:space="0" w:color="auto"/>
        <w:bottom w:val="none" w:sz="0" w:space="0" w:color="auto"/>
        <w:right w:val="none" w:sz="0" w:space="0" w:color="auto"/>
      </w:divBdr>
    </w:div>
    <w:div w:id="812714636">
      <w:marLeft w:val="640"/>
      <w:marRight w:val="0"/>
      <w:marTop w:val="0"/>
      <w:marBottom w:val="0"/>
      <w:divBdr>
        <w:top w:val="none" w:sz="0" w:space="0" w:color="auto"/>
        <w:left w:val="none" w:sz="0" w:space="0" w:color="auto"/>
        <w:bottom w:val="none" w:sz="0" w:space="0" w:color="auto"/>
        <w:right w:val="none" w:sz="0" w:space="0" w:color="auto"/>
      </w:divBdr>
    </w:div>
    <w:div w:id="812871157">
      <w:marLeft w:val="640"/>
      <w:marRight w:val="0"/>
      <w:marTop w:val="0"/>
      <w:marBottom w:val="0"/>
      <w:divBdr>
        <w:top w:val="none" w:sz="0" w:space="0" w:color="auto"/>
        <w:left w:val="none" w:sz="0" w:space="0" w:color="auto"/>
        <w:bottom w:val="none" w:sz="0" w:space="0" w:color="auto"/>
        <w:right w:val="none" w:sz="0" w:space="0" w:color="auto"/>
      </w:divBdr>
    </w:div>
    <w:div w:id="813714767">
      <w:marLeft w:val="640"/>
      <w:marRight w:val="0"/>
      <w:marTop w:val="0"/>
      <w:marBottom w:val="0"/>
      <w:divBdr>
        <w:top w:val="none" w:sz="0" w:space="0" w:color="auto"/>
        <w:left w:val="none" w:sz="0" w:space="0" w:color="auto"/>
        <w:bottom w:val="none" w:sz="0" w:space="0" w:color="auto"/>
        <w:right w:val="none" w:sz="0" w:space="0" w:color="auto"/>
      </w:divBdr>
    </w:div>
    <w:div w:id="813762169">
      <w:marLeft w:val="640"/>
      <w:marRight w:val="0"/>
      <w:marTop w:val="0"/>
      <w:marBottom w:val="0"/>
      <w:divBdr>
        <w:top w:val="none" w:sz="0" w:space="0" w:color="auto"/>
        <w:left w:val="none" w:sz="0" w:space="0" w:color="auto"/>
        <w:bottom w:val="none" w:sz="0" w:space="0" w:color="auto"/>
        <w:right w:val="none" w:sz="0" w:space="0" w:color="auto"/>
      </w:divBdr>
    </w:div>
    <w:div w:id="813913380">
      <w:marLeft w:val="640"/>
      <w:marRight w:val="0"/>
      <w:marTop w:val="0"/>
      <w:marBottom w:val="0"/>
      <w:divBdr>
        <w:top w:val="none" w:sz="0" w:space="0" w:color="auto"/>
        <w:left w:val="none" w:sz="0" w:space="0" w:color="auto"/>
        <w:bottom w:val="none" w:sz="0" w:space="0" w:color="auto"/>
        <w:right w:val="none" w:sz="0" w:space="0" w:color="auto"/>
      </w:divBdr>
    </w:div>
    <w:div w:id="814882346">
      <w:marLeft w:val="640"/>
      <w:marRight w:val="0"/>
      <w:marTop w:val="0"/>
      <w:marBottom w:val="0"/>
      <w:divBdr>
        <w:top w:val="none" w:sz="0" w:space="0" w:color="auto"/>
        <w:left w:val="none" w:sz="0" w:space="0" w:color="auto"/>
        <w:bottom w:val="none" w:sz="0" w:space="0" w:color="auto"/>
        <w:right w:val="none" w:sz="0" w:space="0" w:color="auto"/>
      </w:divBdr>
    </w:div>
    <w:div w:id="815680963">
      <w:marLeft w:val="640"/>
      <w:marRight w:val="0"/>
      <w:marTop w:val="0"/>
      <w:marBottom w:val="0"/>
      <w:divBdr>
        <w:top w:val="none" w:sz="0" w:space="0" w:color="auto"/>
        <w:left w:val="none" w:sz="0" w:space="0" w:color="auto"/>
        <w:bottom w:val="none" w:sz="0" w:space="0" w:color="auto"/>
        <w:right w:val="none" w:sz="0" w:space="0" w:color="auto"/>
      </w:divBdr>
    </w:div>
    <w:div w:id="815878309">
      <w:marLeft w:val="640"/>
      <w:marRight w:val="0"/>
      <w:marTop w:val="0"/>
      <w:marBottom w:val="0"/>
      <w:divBdr>
        <w:top w:val="none" w:sz="0" w:space="0" w:color="auto"/>
        <w:left w:val="none" w:sz="0" w:space="0" w:color="auto"/>
        <w:bottom w:val="none" w:sz="0" w:space="0" w:color="auto"/>
        <w:right w:val="none" w:sz="0" w:space="0" w:color="auto"/>
      </w:divBdr>
    </w:div>
    <w:div w:id="816410477">
      <w:marLeft w:val="640"/>
      <w:marRight w:val="0"/>
      <w:marTop w:val="0"/>
      <w:marBottom w:val="0"/>
      <w:divBdr>
        <w:top w:val="none" w:sz="0" w:space="0" w:color="auto"/>
        <w:left w:val="none" w:sz="0" w:space="0" w:color="auto"/>
        <w:bottom w:val="none" w:sz="0" w:space="0" w:color="auto"/>
        <w:right w:val="none" w:sz="0" w:space="0" w:color="auto"/>
      </w:divBdr>
    </w:div>
    <w:div w:id="816579759">
      <w:marLeft w:val="640"/>
      <w:marRight w:val="0"/>
      <w:marTop w:val="0"/>
      <w:marBottom w:val="0"/>
      <w:divBdr>
        <w:top w:val="none" w:sz="0" w:space="0" w:color="auto"/>
        <w:left w:val="none" w:sz="0" w:space="0" w:color="auto"/>
        <w:bottom w:val="none" w:sz="0" w:space="0" w:color="auto"/>
        <w:right w:val="none" w:sz="0" w:space="0" w:color="auto"/>
      </w:divBdr>
    </w:div>
    <w:div w:id="817068230">
      <w:marLeft w:val="640"/>
      <w:marRight w:val="0"/>
      <w:marTop w:val="0"/>
      <w:marBottom w:val="0"/>
      <w:divBdr>
        <w:top w:val="none" w:sz="0" w:space="0" w:color="auto"/>
        <w:left w:val="none" w:sz="0" w:space="0" w:color="auto"/>
        <w:bottom w:val="none" w:sz="0" w:space="0" w:color="auto"/>
        <w:right w:val="none" w:sz="0" w:space="0" w:color="auto"/>
      </w:divBdr>
    </w:div>
    <w:div w:id="817264630">
      <w:marLeft w:val="640"/>
      <w:marRight w:val="0"/>
      <w:marTop w:val="0"/>
      <w:marBottom w:val="0"/>
      <w:divBdr>
        <w:top w:val="none" w:sz="0" w:space="0" w:color="auto"/>
        <w:left w:val="none" w:sz="0" w:space="0" w:color="auto"/>
        <w:bottom w:val="none" w:sz="0" w:space="0" w:color="auto"/>
        <w:right w:val="none" w:sz="0" w:space="0" w:color="auto"/>
      </w:divBdr>
    </w:div>
    <w:div w:id="818612930">
      <w:marLeft w:val="640"/>
      <w:marRight w:val="0"/>
      <w:marTop w:val="0"/>
      <w:marBottom w:val="0"/>
      <w:divBdr>
        <w:top w:val="none" w:sz="0" w:space="0" w:color="auto"/>
        <w:left w:val="none" w:sz="0" w:space="0" w:color="auto"/>
        <w:bottom w:val="none" w:sz="0" w:space="0" w:color="auto"/>
        <w:right w:val="none" w:sz="0" w:space="0" w:color="auto"/>
      </w:divBdr>
    </w:div>
    <w:div w:id="820973306">
      <w:marLeft w:val="640"/>
      <w:marRight w:val="0"/>
      <w:marTop w:val="0"/>
      <w:marBottom w:val="0"/>
      <w:divBdr>
        <w:top w:val="none" w:sz="0" w:space="0" w:color="auto"/>
        <w:left w:val="none" w:sz="0" w:space="0" w:color="auto"/>
        <w:bottom w:val="none" w:sz="0" w:space="0" w:color="auto"/>
        <w:right w:val="none" w:sz="0" w:space="0" w:color="auto"/>
      </w:divBdr>
    </w:div>
    <w:div w:id="821193559">
      <w:marLeft w:val="640"/>
      <w:marRight w:val="0"/>
      <w:marTop w:val="0"/>
      <w:marBottom w:val="0"/>
      <w:divBdr>
        <w:top w:val="none" w:sz="0" w:space="0" w:color="auto"/>
        <w:left w:val="none" w:sz="0" w:space="0" w:color="auto"/>
        <w:bottom w:val="none" w:sz="0" w:space="0" w:color="auto"/>
        <w:right w:val="none" w:sz="0" w:space="0" w:color="auto"/>
      </w:divBdr>
    </w:div>
    <w:div w:id="821770507">
      <w:marLeft w:val="640"/>
      <w:marRight w:val="0"/>
      <w:marTop w:val="0"/>
      <w:marBottom w:val="0"/>
      <w:divBdr>
        <w:top w:val="none" w:sz="0" w:space="0" w:color="auto"/>
        <w:left w:val="none" w:sz="0" w:space="0" w:color="auto"/>
        <w:bottom w:val="none" w:sz="0" w:space="0" w:color="auto"/>
        <w:right w:val="none" w:sz="0" w:space="0" w:color="auto"/>
      </w:divBdr>
    </w:div>
    <w:div w:id="822281250">
      <w:marLeft w:val="640"/>
      <w:marRight w:val="0"/>
      <w:marTop w:val="0"/>
      <w:marBottom w:val="0"/>
      <w:divBdr>
        <w:top w:val="none" w:sz="0" w:space="0" w:color="auto"/>
        <w:left w:val="none" w:sz="0" w:space="0" w:color="auto"/>
        <w:bottom w:val="none" w:sz="0" w:space="0" w:color="auto"/>
        <w:right w:val="none" w:sz="0" w:space="0" w:color="auto"/>
      </w:divBdr>
    </w:div>
    <w:div w:id="822544525">
      <w:marLeft w:val="640"/>
      <w:marRight w:val="0"/>
      <w:marTop w:val="0"/>
      <w:marBottom w:val="0"/>
      <w:divBdr>
        <w:top w:val="none" w:sz="0" w:space="0" w:color="auto"/>
        <w:left w:val="none" w:sz="0" w:space="0" w:color="auto"/>
        <w:bottom w:val="none" w:sz="0" w:space="0" w:color="auto"/>
        <w:right w:val="none" w:sz="0" w:space="0" w:color="auto"/>
      </w:divBdr>
    </w:div>
    <w:div w:id="822620441">
      <w:marLeft w:val="640"/>
      <w:marRight w:val="0"/>
      <w:marTop w:val="0"/>
      <w:marBottom w:val="0"/>
      <w:divBdr>
        <w:top w:val="none" w:sz="0" w:space="0" w:color="auto"/>
        <w:left w:val="none" w:sz="0" w:space="0" w:color="auto"/>
        <w:bottom w:val="none" w:sz="0" w:space="0" w:color="auto"/>
        <w:right w:val="none" w:sz="0" w:space="0" w:color="auto"/>
      </w:divBdr>
    </w:div>
    <w:div w:id="823281012">
      <w:marLeft w:val="640"/>
      <w:marRight w:val="0"/>
      <w:marTop w:val="0"/>
      <w:marBottom w:val="0"/>
      <w:divBdr>
        <w:top w:val="none" w:sz="0" w:space="0" w:color="auto"/>
        <w:left w:val="none" w:sz="0" w:space="0" w:color="auto"/>
        <w:bottom w:val="none" w:sz="0" w:space="0" w:color="auto"/>
        <w:right w:val="none" w:sz="0" w:space="0" w:color="auto"/>
      </w:divBdr>
    </w:div>
    <w:div w:id="824080149">
      <w:marLeft w:val="640"/>
      <w:marRight w:val="0"/>
      <w:marTop w:val="0"/>
      <w:marBottom w:val="0"/>
      <w:divBdr>
        <w:top w:val="none" w:sz="0" w:space="0" w:color="auto"/>
        <w:left w:val="none" w:sz="0" w:space="0" w:color="auto"/>
        <w:bottom w:val="none" w:sz="0" w:space="0" w:color="auto"/>
        <w:right w:val="none" w:sz="0" w:space="0" w:color="auto"/>
      </w:divBdr>
    </w:div>
    <w:div w:id="824320823">
      <w:marLeft w:val="640"/>
      <w:marRight w:val="0"/>
      <w:marTop w:val="0"/>
      <w:marBottom w:val="0"/>
      <w:divBdr>
        <w:top w:val="none" w:sz="0" w:space="0" w:color="auto"/>
        <w:left w:val="none" w:sz="0" w:space="0" w:color="auto"/>
        <w:bottom w:val="none" w:sz="0" w:space="0" w:color="auto"/>
        <w:right w:val="none" w:sz="0" w:space="0" w:color="auto"/>
      </w:divBdr>
    </w:div>
    <w:div w:id="824712061">
      <w:marLeft w:val="640"/>
      <w:marRight w:val="0"/>
      <w:marTop w:val="0"/>
      <w:marBottom w:val="0"/>
      <w:divBdr>
        <w:top w:val="none" w:sz="0" w:space="0" w:color="auto"/>
        <w:left w:val="none" w:sz="0" w:space="0" w:color="auto"/>
        <w:bottom w:val="none" w:sz="0" w:space="0" w:color="auto"/>
        <w:right w:val="none" w:sz="0" w:space="0" w:color="auto"/>
      </w:divBdr>
    </w:div>
    <w:div w:id="824859037">
      <w:marLeft w:val="640"/>
      <w:marRight w:val="0"/>
      <w:marTop w:val="0"/>
      <w:marBottom w:val="0"/>
      <w:divBdr>
        <w:top w:val="none" w:sz="0" w:space="0" w:color="auto"/>
        <w:left w:val="none" w:sz="0" w:space="0" w:color="auto"/>
        <w:bottom w:val="none" w:sz="0" w:space="0" w:color="auto"/>
        <w:right w:val="none" w:sz="0" w:space="0" w:color="auto"/>
      </w:divBdr>
    </w:div>
    <w:div w:id="825515315">
      <w:marLeft w:val="640"/>
      <w:marRight w:val="0"/>
      <w:marTop w:val="0"/>
      <w:marBottom w:val="0"/>
      <w:divBdr>
        <w:top w:val="none" w:sz="0" w:space="0" w:color="auto"/>
        <w:left w:val="none" w:sz="0" w:space="0" w:color="auto"/>
        <w:bottom w:val="none" w:sz="0" w:space="0" w:color="auto"/>
        <w:right w:val="none" w:sz="0" w:space="0" w:color="auto"/>
      </w:divBdr>
    </w:div>
    <w:div w:id="825560246">
      <w:marLeft w:val="640"/>
      <w:marRight w:val="0"/>
      <w:marTop w:val="0"/>
      <w:marBottom w:val="0"/>
      <w:divBdr>
        <w:top w:val="none" w:sz="0" w:space="0" w:color="auto"/>
        <w:left w:val="none" w:sz="0" w:space="0" w:color="auto"/>
        <w:bottom w:val="none" w:sz="0" w:space="0" w:color="auto"/>
        <w:right w:val="none" w:sz="0" w:space="0" w:color="auto"/>
      </w:divBdr>
    </w:div>
    <w:div w:id="825630940">
      <w:marLeft w:val="640"/>
      <w:marRight w:val="0"/>
      <w:marTop w:val="0"/>
      <w:marBottom w:val="0"/>
      <w:divBdr>
        <w:top w:val="none" w:sz="0" w:space="0" w:color="auto"/>
        <w:left w:val="none" w:sz="0" w:space="0" w:color="auto"/>
        <w:bottom w:val="none" w:sz="0" w:space="0" w:color="auto"/>
        <w:right w:val="none" w:sz="0" w:space="0" w:color="auto"/>
      </w:divBdr>
    </w:div>
    <w:div w:id="827206641">
      <w:marLeft w:val="640"/>
      <w:marRight w:val="0"/>
      <w:marTop w:val="0"/>
      <w:marBottom w:val="0"/>
      <w:divBdr>
        <w:top w:val="none" w:sz="0" w:space="0" w:color="auto"/>
        <w:left w:val="none" w:sz="0" w:space="0" w:color="auto"/>
        <w:bottom w:val="none" w:sz="0" w:space="0" w:color="auto"/>
        <w:right w:val="none" w:sz="0" w:space="0" w:color="auto"/>
      </w:divBdr>
    </w:div>
    <w:div w:id="827554716">
      <w:marLeft w:val="640"/>
      <w:marRight w:val="0"/>
      <w:marTop w:val="0"/>
      <w:marBottom w:val="0"/>
      <w:divBdr>
        <w:top w:val="none" w:sz="0" w:space="0" w:color="auto"/>
        <w:left w:val="none" w:sz="0" w:space="0" w:color="auto"/>
        <w:bottom w:val="none" w:sz="0" w:space="0" w:color="auto"/>
        <w:right w:val="none" w:sz="0" w:space="0" w:color="auto"/>
      </w:divBdr>
    </w:div>
    <w:div w:id="827791839">
      <w:marLeft w:val="640"/>
      <w:marRight w:val="0"/>
      <w:marTop w:val="0"/>
      <w:marBottom w:val="0"/>
      <w:divBdr>
        <w:top w:val="none" w:sz="0" w:space="0" w:color="auto"/>
        <w:left w:val="none" w:sz="0" w:space="0" w:color="auto"/>
        <w:bottom w:val="none" w:sz="0" w:space="0" w:color="auto"/>
        <w:right w:val="none" w:sz="0" w:space="0" w:color="auto"/>
      </w:divBdr>
    </w:div>
    <w:div w:id="827942442">
      <w:marLeft w:val="640"/>
      <w:marRight w:val="0"/>
      <w:marTop w:val="0"/>
      <w:marBottom w:val="0"/>
      <w:divBdr>
        <w:top w:val="none" w:sz="0" w:space="0" w:color="auto"/>
        <w:left w:val="none" w:sz="0" w:space="0" w:color="auto"/>
        <w:bottom w:val="none" w:sz="0" w:space="0" w:color="auto"/>
        <w:right w:val="none" w:sz="0" w:space="0" w:color="auto"/>
      </w:divBdr>
    </w:div>
    <w:div w:id="828013367">
      <w:marLeft w:val="640"/>
      <w:marRight w:val="0"/>
      <w:marTop w:val="0"/>
      <w:marBottom w:val="0"/>
      <w:divBdr>
        <w:top w:val="none" w:sz="0" w:space="0" w:color="auto"/>
        <w:left w:val="none" w:sz="0" w:space="0" w:color="auto"/>
        <w:bottom w:val="none" w:sz="0" w:space="0" w:color="auto"/>
        <w:right w:val="none" w:sz="0" w:space="0" w:color="auto"/>
      </w:divBdr>
    </w:div>
    <w:div w:id="828525101">
      <w:marLeft w:val="640"/>
      <w:marRight w:val="0"/>
      <w:marTop w:val="0"/>
      <w:marBottom w:val="0"/>
      <w:divBdr>
        <w:top w:val="none" w:sz="0" w:space="0" w:color="auto"/>
        <w:left w:val="none" w:sz="0" w:space="0" w:color="auto"/>
        <w:bottom w:val="none" w:sz="0" w:space="0" w:color="auto"/>
        <w:right w:val="none" w:sz="0" w:space="0" w:color="auto"/>
      </w:divBdr>
    </w:div>
    <w:div w:id="828911716">
      <w:marLeft w:val="640"/>
      <w:marRight w:val="0"/>
      <w:marTop w:val="0"/>
      <w:marBottom w:val="0"/>
      <w:divBdr>
        <w:top w:val="none" w:sz="0" w:space="0" w:color="auto"/>
        <w:left w:val="none" w:sz="0" w:space="0" w:color="auto"/>
        <w:bottom w:val="none" w:sz="0" w:space="0" w:color="auto"/>
        <w:right w:val="none" w:sz="0" w:space="0" w:color="auto"/>
      </w:divBdr>
    </w:div>
    <w:div w:id="829103362">
      <w:marLeft w:val="640"/>
      <w:marRight w:val="0"/>
      <w:marTop w:val="0"/>
      <w:marBottom w:val="0"/>
      <w:divBdr>
        <w:top w:val="none" w:sz="0" w:space="0" w:color="auto"/>
        <w:left w:val="none" w:sz="0" w:space="0" w:color="auto"/>
        <w:bottom w:val="none" w:sz="0" w:space="0" w:color="auto"/>
        <w:right w:val="none" w:sz="0" w:space="0" w:color="auto"/>
      </w:divBdr>
    </w:div>
    <w:div w:id="829104921">
      <w:marLeft w:val="640"/>
      <w:marRight w:val="0"/>
      <w:marTop w:val="0"/>
      <w:marBottom w:val="0"/>
      <w:divBdr>
        <w:top w:val="none" w:sz="0" w:space="0" w:color="auto"/>
        <w:left w:val="none" w:sz="0" w:space="0" w:color="auto"/>
        <w:bottom w:val="none" w:sz="0" w:space="0" w:color="auto"/>
        <w:right w:val="none" w:sz="0" w:space="0" w:color="auto"/>
      </w:divBdr>
    </w:div>
    <w:div w:id="829521053">
      <w:marLeft w:val="640"/>
      <w:marRight w:val="0"/>
      <w:marTop w:val="0"/>
      <w:marBottom w:val="0"/>
      <w:divBdr>
        <w:top w:val="none" w:sz="0" w:space="0" w:color="auto"/>
        <w:left w:val="none" w:sz="0" w:space="0" w:color="auto"/>
        <w:bottom w:val="none" w:sz="0" w:space="0" w:color="auto"/>
        <w:right w:val="none" w:sz="0" w:space="0" w:color="auto"/>
      </w:divBdr>
    </w:div>
    <w:div w:id="830483622">
      <w:marLeft w:val="640"/>
      <w:marRight w:val="0"/>
      <w:marTop w:val="0"/>
      <w:marBottom w:val="0"/>
      <w:divBdr>
        <w:top w:val="none" w:sz="0" w:space="0" w:color="auto"/>
        <w:left w:val="none" w:sz="0" w:space="0" w:color="auto"/>
        <w:bottom w:val="none" w:sz="0" w:space="0" w:color="auto"/>
        <w:right w:val="none" w:sz="0" w:space="0" w:color="auto"/>
      </w:divBdr>
    </w:div>
    <w:div w:id="830755541">
      <w:marLeft w:val="640"/>
      <w:marRight w:val="0"/>
      <w:marTop w:val="0"/>
      <w:marBottom w:val="0"/>
      <w:divBdr>
        <w:top w:val="none" w:sz="0" w:space="0" w:color="auto"/>
        <w:left w:val="none" w:sz="0" w:space="0" w:color="auto"/>
        <w:bottom w:val="none" w:sz="0" w:space="0" w:color="auto"/>
        <w:right w:val="none" w:sz="0" w:space="0" w:color="auto"/>
      </w:divBdr>
    </w:div>
    <w:div w:id="830869456">
      <w:marLeft w:val="640"/>
      <w:marRight w:val="0"/>
      <w:marTop w:val="0"/>
      <w:marBottom w:val="0"/>
      <w:divBdr>
        <w:top w:val="none" w:sz="0" w:space="0" w:color="auto"/>
        <w:left w:val="none" w:sz="0" w:space="0" w:color="auto"/>
        <w:bottom w:val="none" w:sz="0" w:space="0" w:color="auto"/>
        <w:right w:val="none" w:sz="0" w:space="0" w:color="auto"/>
      </w:divBdr>
    </w:div>
    <w:div w:id="830869945">
      <w:bodyDiv w:val="1"/>
      <w:marLeft w:val="0"/>
      <w:marRight w:val="0"/>
      <w:marTop w:val="0"/>
      <w:marBottom w:val="0"/>
      <w:divBdr>
        <w:top w:val="none" w:sz="0" w:space="0" w:color="auto"/>
        <w:left w:val="none" w:sz="0" w:space="0" w:color="auto"/>
        <w:bottom w:val="none" w:sz="0" w:space="0" w:color="auto"/>
        <w:right w:val="none" w:sz="0" w:space="0" w:color="auto"/>
      </w:divBdr>
    </w:div>
    <w:div w:id="830947404">
      <w:marLeft w:val="640"/>
      <w:marRight w:val="0"/>
      <w:marTop w:val="0"/>
      <w:marBottom w:val="0"/>
      <w:divBdr>
        <w:top w:val="none" w:sz="0" w:space="0" w:color="auto"/>
        <w:left w:val="none" w:sz="0" w:space="0" w:color="auto"/>
        <w:bottom w:val="none" w:sz="0" w:space="0" w:color="auto"/>
        <w:right w:val="none" w:sz="0" w:space="0" w:color="auto"/>
      </w:divBdr>
    </w:div>
    <w:div w:id="831484797">
      <w:marLeft w:val="640"/>
      <w:marRight w:val="0"/>
      <w:marTop w:val="0"/>
      <w:marBottom w:val="0"/>
      <w:divBdr>
        <w:top w:val="none" w:sz="0" w:space="0" w:color="auto"/>
        <w:left w:val="none" w:sz="0" w:space="0" w:color="auto"/>
        <w:bottom w:val="none" w:sz="0" w:space="0" w:color="auto"/>
        <w:right w:val="none" w:sz="0" w:space="0" w:color="auto"/>
      </w:divBdr>
    </w:div>
    <w:div w:id="831724667">
      <w:marLeft w:val="640"/>
      <w:marRight w:val="0"/>
      <w:marTop w:val="0"/>
      <w:marBottom w:val="0"/>
      <w:divBdr>
        <w:top w:val="none" w:sz="0" w:space="0" w:color="auto"/>
        <w:left w:val="none" w:sz="0" w:space="0" w:color="auto"/>
        <w:bottom w:val="none" w:sz="0" w:space="0" w:color="auto"/>
        <w:right w:val="none" w:sz="0" w:space="0" w:color="auto"/>
      </w:divBdr>
    </w:div>
    <w:div w:id="832377444">
      <w:marLeft w:val="640"/>
      <w:marRight w:val="0"/>
      <w:marTop w:val="0"/>
      <w:marBottom w:val="0"/>
      <w:divBdr>
        <w:top w:val="none" w:sz="0" w:space="0" w:color="auto"/>
        <w:left w:val="none" w:sz="0" w:space="0" w:color="auto"/>
        <w:bottom w:val="none" w:sz="0" w:space="0" w:color="auto"/>
        <w:right w:val="none" w:sz="0" w:space="0" w:color="auto"/>
      </w:divBdr>
    </w:div>
    <w:div w:id="832378115">
      <w:marLeft w:val="640"/>
      <w:marRight w:val="0"/>
      <w:marTop w:val="0"/>
      <w:marBottom w:val="0"/>
      <w:divBdr>
        <w:top w:val="none" w:sz="0" w:space="0" w:color="auto"/>
        <w:left w:val="none" w:sz="0" w:space="0" w:color="auto"/>
        <w:bottom w:val="none" w:sz="0" w:space="0" w:color="auto"/>
        <w:right w:val="none" w:sz="0" w:space="0" w:color="auto"/>
      </w:divBdr>
    </w:div>
    <w:div w:id="833379236">
      <w:marLeft w:val="640"/>
      <w:marRight w:val="0"/>
      <w:marTop w:val="0"/>
      <w:marBottom w:val="0"/>
      <w:divBdr>
        <w:top w:val="none" w:sz="0" w:space="0" w:color="auto"/>
        <w:left w:val="none" w:sz="0" w:space="0" w:color="auto"/>
        <w:bottom w:val="none" w:sz="0" w:space="0" w:color="auto"/>
        <w:right w:val="none" w:sz="0" w:space="0" w:color="auto"/>
      </w:divBdr>
    </w:div>
    <w:div w:id="833449266">
      <w:marLeft w:val="640"/>
      <w:marRight w:val="0"/>
      <w:marTop w:val="0"/>
      <w:marBottom w:val="0"/>
      <w:divBdr>
        <w:top w:val="none" w:sz="0" w:space="0" w:color="auto"/>
        <w:left w:val="none" w:sz="0" w:space="0" w:color="auto"/>
        <w:bottom w:val="none" w:sz="0" w:space="0" w:color="auto"/>
        <w:right w:val="none" w:sz="0" w:space="0" w:color="auto"/>
      </w:divBdr>
    </w:div>
    <w:div w:id="833649279">
      <w:marLeft w:val="640"/>
      <w:marRight w:val="0"/>
      <w:marTop w:val="0"/>
      <w:marBottom w:val="0"/>
      <w:divBdr>
        <w:top w:val="none" w:sz="0" w:space="0" w:color="auto"/>
        <w:left w:val="none" w:sz="0" w:space="0" w:color="auto"/>
        <w:bottom w:val="none" w:sz="0" w:space="0" w:color="auto"/>
        <w:right w:val="none" w:sz="0" w:space="0" w:color="auto"/>
      </w:divBdr>
    </w:div>
    <w:div w:id="834295988">
      <w:marLeft w:val="640"/>
      <w:marRight w:val="0"/>
      <w:marTop w:val="0"/>
      <w:marBottom w:val="0"/>
      <w:divBdr>
        <w:top w:val="none" w:sz="0" w:space="0" w:color="auto"/>
        <w:left w:val="none" w:sz="0" w:space="0" w:color="auto"/>
        <w:bottom w:val="none" w:sz="0" w:space="0" w:color="auto"/>
        <w:right w:val="none" w:sz="0" w:space="0" w:color="auto"/>
      </w:divBdr>
    </w:div>
    <w:div w:id="834419350">
      <w:marLeft w:val="640"/>
      <w:marRight w:val="0"/>
      <w:marTop w:val="0"/>
      <w:marBottom w:val="0"/>
      <w:divBdr>
        <w:top w:val="none" w:sz="0" w:space="0" w:color="auto"/>
        <w:left w:val="none" w:sz="0" w:space="0" w:color="auto"/>
        <w:bottom w:val="none" w:sz="0" w:space="0" w:color="auto"/>
        <w:right w:val="none" w:sz="0" w:space="0" w:color="auto"/>
      </w:divBdr>
    </w:div>
    <w:div w:id="834689701">
      <w:marLeft w:val="640"/>
      <w:marRight w:val="0"/>
      <w:marTop w:val="0"/>
      <w:marBottom w:val="0"/>
      <w:divBdr>
        <w:top w:val="none" w:sz="0" w:space="0" w:color="auto"/>
        <w:left w:val="none" w:sz="0" w:space="0" w:color="auto"/>
        <w:bottom w:val="none" w:sz="0" w:space="0" w:color="auto"/>
        <w:right w:val="none" w:sz="0" w:space="0" w:color="auto"/>
      </w:divBdr>
    </w:div>
    <w:div w:id="834691223">
      <w:marLeft w:val="640"/>
      <w:marRight w:val="0"/>
      <w:marTop w:val="0"/>
      <w:marBottom w:val="0"/>
      <w:divBdr>
        <w:top w:val="none" w:sz="0" w:space="0" w:color="auto"/>
        <w:left w:val="none" w:sz="0" w:space="0" w:color="auto"/>
        <w:bottom w:val="none" w:sz="0" w:space="0" w:color="auto"/>
        <w:right w:val="none" w:sz="0" w:space="0" w:color="auto"/>
      </w:divBdr>
    </w:div>
    <w:div w:id="834764118">
      <w:marLeft w:val="640"/>
      <w:marRight w:val="0"/>
      <w:marTop w:val="0"/>
      <w:marBottom w:val="0"/>
      <w:divBdr>
        <w:top w:val="none" w:sz="0" w:space="0" w:color="auto"/>
        <w:left w:val="none" w:sz="0" w:space="0" w:color="auto"/>
        <w:bottom w:val="none" w:sz="0" w:space="0" w:color="auto"/>
        <w:right w:val="none" w:sz="0" w:space="0" w:color="auto"/>
      </w:divBdr>
    </w:div>
    <w:div w:id="834803211">
      <w:marLeft w:val="640"/>
      <w:marRight w:val="0"/>
      <w:marTop w:val="0"/>
      <w:marBottom w:val="0"/>
      <w:divBdr>
        <w:top w:val="none" w:sz="0" w:space="0" w:color="auto"/>
        <w:left w:val="none" w:sz="0" w:space="0" w:color="auto"/>
        <w:bottom w:val="none" w:sz="0" w:space="0" w:color="auto"/>
        <w:right w:val="none" w:sz="0" w:space="0" w:color="auto"/>
      </w:divBdr>
    </w:div>
    <w:div w:id="835151009">
      <w:marLeft w:val="640"/>
      <w:marRight w:val="0"/>
      <w:marTop w:val="0"/>
      <w:marBottom w:val="0"/>
      <w:divBdr>
        <w:top w:val="none" w:sz="0" w:space="0" w:color="auto"/>
        <w:left w:val="none" w:sz="0" w:space="0" w:color="auto"/>
        <w:bottom w:val="none" w:sz="0" w:space="0" w:color="auto"/>
        <w:right w:val="none" w:sz="0" w:space="0" w:color="auto"/>
      </w:divBdr>
    </w:div>
    <w:div w:id="835607785">
      <w:marLeft w:val="640"/>
      <w:marRight w:val="0"/>
      <w:marTop w:val="0"/>
      <w:marBottom w:val="0"/>
      <w:divBdr>
        <w:top w:val="none" w:sz="0" w:space="0" w:color="auto"/>
        <w:left w:val="none" w:sz="0" w:space="0" w:color="auto"/>
        <w:bottom w:val="none" w:sz="0" w:space="0" w:color="auto"/>
        <w:right w:val="none" w:sz="0" w:space="0" w:color="auto"/>
      </w:divBdr>
    </w:div>
    <w:div w:id="835809082">
      <w:marLeft w:val="640"/>
      <w:marRight w:val="0"/>
      <w:marTop w:val="0"/>
      <w:marBottom w:val="0"/>
      <w:divBdr>
        <w:top w:val="none" w:sz="0" w:space="0" w:color="auto"/>
        <w:left w:val="none" w:sz="0" w:space="0" w:color="auto"/>
        <w:bottom w:val="none" w:sz="0" w:space="0" w:color="auto"/>
        <w:right w:val="none" w:sz="0" w:space="0" w:color="auto"/>
      </w:divBdr>
    </w:div>
    <w:div w:id="836727003">
      <w:marLeft w:val="640"/>
      <w:marRight w:val="0"/>
      <w:marTop w:val="0"/>
      <w:marBottom w:val="0"/>
      <w:divBdr>
        <w:top w:val="none" w:sz="0" w:space="0" w:color="auto"/>
        <w:left w:val="none" w:sz="0" w:space="0" w:color="auto"/>
        <w:bottom w:val="none" w:sz="0" w:space="0" w:color="auto"/>
        <w:right w:val="none" w:sz="0" w:space="0" w:color="auto"/>
      </w:divBdr>
    </w:div>
    <w:div w:id="836771340">
      <w:marLeft w:val="640"/>
      <w:marRight w:val="0"/>
      <w:marTop w:val="0"/>
      <w:marBottom w:val="0"/>
      <w:divBdr>
        <w:top w:val="none" w:sz="0" w:space="0" w:color="auto"/>
        <w:left w:val="none" w:sz="0" w:space="0" w:color="auto"/>
        <w:bottom w:val="none" w:sz="0" w:space="0" w:color="auto"/>
        <w:right w:val="none" w:sz="0" w:space="0" w:color="auto"/>
      </w:divBdr>
    </w:div>
    <w:div w:id="838542372">
      <w:marLeft w:val="640"/>
      <w:marRight w:val="0"/>
      <w:marTop w:val="0"/>
      <w:marBottom w:val="0"/>
      <w:divBdr>
        <w:top w:val="none" w:sz="0" w:space="0" w:color="auto"/>
        <w:left w:val="none" w:sz="0" w:space="0" w:color="auto"/>
        <w:bottom w:val="none" w:sz="0" w:space="0" w:color="auto"/>
        <w:right w:val="none" w:sz="0" w:space="0" w:color="auto"/>
      </w:divBdr>
    </w:div>
    <w:div w:id="838614323">
      <w:marLeft w:val="640"/>
      <w:marRight w:val="0"/>
      <w:marTop w:val="0"/>
      <w:marBottom w:val="0"/>
      <w:divBdr>
        <w:top w:val="none" w:sz="0" w:space="0" w:color="auto"/>
        <w:left w:val="none" w:sz="0" w:space="0" w:color="auto"/>
        <w:bottom w:val="none" w:sz="0" w:space="0" w:color="auto"/>
        <w:right w:val="none" w:sz="0" w:space="0" w:color="auto"/>
      </w:divBdr>
    </w:div>
    <w:div w:id="838618838">
      <w:marLeft w:val="640"/>
      <w:marRight w:val="0"/>
      <w:marTop w:val="0"/>
      <w:marBottom w:val="0"/>
      <w:divBdr>
        <w:top w:val="none" w:sz="0" w:space="0" w:color="auto"/>
        <w:left w:val="none" w:sz="0" w:space="0" w:color="auto"/>
        <w:bottom w:val="none" w:sz="0" w:space="0" w:color="auto"/>
        <w:right w:val="none" w:sz="0" w:space="0" w:color="auto"/>
      </w:divBdr>
    </w:div>
    <w:div w:id="838690066">
      <w:marLeft w:val="640"/>
      <w:marRight w:val="0"/>
      <w:marTop w:val="0"/>
      <w:marBottom w:val="0"/>
      <w:divBdr>
        <w:top w:val="none" w:sz="0" w:space="0" w:color="auto"/>
        <w:left w:val="none" w:sz="0" w:space="0" w:color="auto"/>
        <w:bottom w:val="none" w:sz="0" w:space="0" w:color="auto"/>
        <w:right w:val="none" w:sz="0" w:space="0" w:color="auto"/>
      </w:divBdr>
    </w:div>
    <w:div w:id="838807374">
      <w:marLeft w:val="640"/>
      <w:marRight w:val="0"/>
      <w:marTop w:val="0"/>
      <w:marBottom w:val="0"/>
      <w:divBdr>
        <w:top w:val="none" w:sz="0" w:space="0" w:color="auto"/>
        <w:left w:val="none" w:sz="0" w:space="0" w:color="auto"/>
        <w:bottom w:val="none" w:sz="0" w:space="0" w:color="auto"/>
        <w:right w:val="none" w:sz="0" w:space="0" w:color="auto"/>
      </w:divBdr>
    </w:div>
    <w:div w:id="839076047">
      <w:marLeft w:val="640"/>
      <w:marRight w:val="0"/>
      <w:marTop w:val="0"/>
      <w:marBottom w:val="0"/>
      <w:divBdr>
        <w:top w:val="none" w:sz="0" w:space="0" w:color="auto"/>
        <w:left w:val="none" w:sz="0" w:space="0" w:color="auto"/>
        <w:bottom w:val="none" w:sz="0" w:space="0" w:color="auto"/>
        <w:right w:val="none" w:sz="0" w:space="0" w:color="auto"/>
      </w:divBdr>
    </w:div>
    <w:div w:id="839850465">
      <w:marLeft w:val="640"/>
      <w:marRight w:val="0"/>
      <w:marTop w:val="0"/>
      <w:marBottom w:val="0"/>
      <w:divBdr>
        <w:top w:val="none" w:sz="0" w:space="0" w:color="auto"/>
        <w:left w:val="none" w:sz="0" w:space="0" w:color="auto"/>
        <w:bottom w:val="none" w:sz="0" w:space="0" w:color="auto"/>
        <w:right w:val="none" w:sz="0" w:space="0" w:color="auto"/>
      </w:divBdr>
    </w:div>
    <w:div w:id="840316468">
      <w:marLeft w:val="640"/>
      <w:marRight w:val="0"/>
      <w:marTop w:val="0"/>
      <w:marBottom w:val="0"/>
      <w:divBdr>
        <w:top w:val="none" w:sz="0" w:space="0" w:color="auto"/>
        <w:left w:val="none" w:sz="0" w:space="0" w:color="auto"/>
        <w:bottom w:val="none" w:sz="0" w:space="0" w:color="auto"/>
        <w:right w:val="none" w:sz="0" w:space="0" w:color="auto"/>
      </w:divBdr>
    </w:div>
    <w:div w:id="840317788">
      <w:marLeft w:val="640"/>
      <w:marRight w:val="0"/>
      <w:marTop w:val="0"/>
      <w:marBottom w:val="0"/>
      <w:divBdr>
        <w:top w:val="none" w:sz="0" w:space="0" w:color="auto"/>
        <w:left w:val="none" w:sz="0" w:space="0" w:color="auto"/>
        <w:bottom w:val="none" w:sz="0" w:space="0" w:color="auto"/>
        <w:right w:val="none" w:sz="0" w:space="0" w:color="auto"/>
      </w:divBdr>
    </w:div>
    <w:div w:id="840854833">
      <w:marLeft w:val="640"/>
      <w:marRight w:val="0"/>
      <w:marTop w:val="0"/>
      <w:marBottom w:val="0"/>
      <w:divBdr>
        <w:top w:val="none" w:sz="0" w:space="0" w:color="auto"/>
        <w:left w:val="none" w:sz="0" w:space="0" w:color="auto"/>
        <w:bottom w:val="none" w:sz="0" w:space="0" w:color="auto"/>
        <w:right w:val="none" w:sz="0" w:space="0" w:color="auto"/>
      </w:divBdr>
    </w:div>
    <w:div w:id="842277362">
      <w:marLeft w:val="640"/>
      <w:marRight w:val="0"/>
      <w:marTop w:val="0"/>
      <w:marBottom w:val="0"/>
      <w:divBdr>
        <w:top w:val="none" w:sz="0" w:space="0" w:color="auto"/>
        <w:left w:val="none" w:sz="0" w:space="0" w:color="auto"/>
        <w:bottom w:val="none" w:sz="0" w:space="0" w:color="auto"/>
        <w:right w:val="none" w:sz="0" w:space="0" w:color="auto"/>
      </w:divBdr>
    </w:div>
    <w:div w:id="842936967">
      <w:marLeft w:val="640"/>
      <w:marRight w:val="0"/>
      <w:marTop w:val="0"/>
      <w:marBottom w:val="0"/>
      <w:divBdr>
        <w:top w:val="none" w:sz="0" w:space="0" w:color="auto"/>
        <w:left w:val="none" w:sz="0" w:space="0" w:color="auto"/>
        <w:bottom w:val="none" w:sz="0" w:space="0" w:color="auto"/>
        <w:right w:val="none" w:sz="0" w:space="0" w:color="auto"/>
      </w:divBdr>
    </w:div>
    <w:div w:id="843517050">
      <w:marLeft w:val="640"/>
      <w:marRight w:val="0"/>
      <w:marTop w:val="0"/>
      <w:marBottom w:val="0"/>
      <w:divBdr>
        <w:top w:val="none" w:sz="0" w:space="0" w:color="auto"/>
        <w:left w:val="none" w:sz="0" w:space="0" w:color="auto"/>
        <w:bottom w:val="none" w:sz="0" w:space="0" w:color="auto"/>
        <w:right w:val="none" w:sz="0" w:space="0" w:color="auto"/>
      </w:divBdr>
    </w:div>
    <w:div w:id="843937142">
      <w:marLeft w:val="640"/>
      <w:marRight w:val="0"/>
      <w:marTop w:val="0"/>
      <w:marBottom w:val="0"/>
      <w:divBdr>
        <w:top w:val="none" w:sz="0" w:space="0" w:color="auto"/>
        <w:left w:val="none" w:sz="0" w:space="0" w:color="auto"/>
        <w:bottom w:val="none" w:sz="0" w:space="0" w:color="auto"/>
        <w:right w:val="none" w:sz="0" w:space="0" w:color="auto"/>
      </w:divBdr>
    </w:div>
    <w:div w:id="843977269">
      <w:marLeft w:val="640"/>
      <w:marRight w:val="0"/>
      <w:marTop w:val="0"/>
      <w:marBottom w:val="0"/>
      <w:divBdr>
        <w:top w:val="none" w:sz="0" w:space="0" w:color="auto"/>
        <w:left w:val="none" w:sz="0" w:space="0" w:color="auto"/>
        <w:bottom w:val="none" w:sz="0" w:space="0" w:color="auto"/>
        <w:right w:val="none" w:sz="0" w:space="0" w:color="auto"/>
      </w:divBdr>
    </w:div>
    <w:div w:id="844174588">
      <w:marLeft w:val="640"/>
      <w:marRight w:val="0"/>
      <w:marTop w:val="0"/>
      <w:marBottom w:val="0"/>
      <w:divBdr>
        <w:top w:val="none" w:sz="0" w:space="0" w:color="auto"/>
        <w:left w:val="none" w:sz="0" w:space="0" w:color="auto"/>
        <w:bottom w:val="none" w:sz="0" w:space="0" w:color="auto"/>
        <w:right w:val="none" w:sz="0" w:space="0" w:color="auto"/>
      </w:divBdr>
    </w:div>
    <w:div w:id="845243452">
      <w:marLeft w:val="640"/>
      <w:marRight w:val="0"/>
      <w:marTop w:val="0"/>
      <w:marBottom w:val="0"/>
      <w:divBdr>
        <w:top w:val="none" w:sz="0" w:space="0" w:color="auto"/>
        <w:left w:val="none" w:sz="0" w:space="0" w:color="auto"/>
        <w:bottom w:val="none" w:sz="0" w:space="0" w:color="auto"/>
        <w:right w:val="none" w:sz="0" w:space="0" w:color="auto"/>
      </w:divBdr>
    </w:div>
    <w:div w:id="845481168">
      <w:marLeft w:val="640"/>
      <w:marRight w:val="0"/>
      <w:marTop w:val="0"/>
      <w:marBottom w:val="0"/>
      <w:divBdr>
        <w:top w:val="none" w:sz="0" w:space="0" w:color="auto"/>
        <w:left w:val="none" w:sz="0" w:space="0" w:color="auto"/>
        <w:bottom w:val="none" w:sz="0" w:space="0" w:color="auto"/>
        <w:right w:val="none" w:sz="0" w:space="0" w:color="auto"/>
      </w:divBdr>
    </w:div>
    <w:div w:id="845751880">
      <w:marLeft w:val="640"/>
      <w:marRight w:val="0"/>
      <w:marTop w:val="0"/>
      <w:marBottom w:val="0"/>
      <w:divBdr>
        <w:top w:val="none" w:sz="0" w:space="0" w:color="auto"/>
        <w:left w:val="none" w:sz="0" w:space="0" w:color="auto"/>
        <w:bottom w:val="none" w:sz="0" w:space="0" w:color="auto"/>
        <w:right w:val="none" w:sz="0" w:space="0" w:color="auto"/>
      </w:divBdr>
    </w:div>
    <w:div w:id="846093123">
      <w:bodyDiv w:val="1"/>
      <w:marLeft w:val="0"/>
      <w:marRight w:val="0"/>
      <w:marTop w:val="0"/>
      <w:marBottom w:val="0"/>
      <w:divBdr>
        <w:top w:val="none" w:sz="0" w:space="0" w:color="auto"/>
        <w:left w:val="none" w:sz="0" w:space="0" w:color="auto"/>
        <w:bottom w:val="none" w:sz="0" w:space="0" w:color="auto"/>
        <w:right w:val="none" w:sz="0" w:space="0" w:color="auto"/>
      </w:divBdr>
    </w:div>
    <w:div w:id="846093471">
      <w:marLeft w:val="640"/>
      <w:marRight w:val="0"/>
      <w:marTop w:val="0"/>
      <w:marBottom w:val="0"/>
      <w:divBdr>
        <w:top w:val="none" w:sz="0" w:space="0" w:color="auto"/>
        <w:left w:val="none" w:sz="0" w:space="0" w:color="auto"/>
        <w:bottom w:val="none" w:sz="0" w:space="0" w:color="auto"/>
        <w:right w:val="none" w:sz="0" w:space="0" w:color="auto"/>
      </w:divBdr>
    </w:div>
    <w:div w:id="846989298">
      <w:marLeft w:val="640"/>
      <w:marRight w:val="0"/>
      <w:marTop w:val="0"/>
      <w:marBottom w:val="0"/>
      <w:divBdr>
        <w:top w:val="none" w:sz="0" w:space="0" w:color="auto"/>
        <w:left w:val="none" w:sz="0" w:space="0" w:color="auto"/>
        <w:bottom w:val="none" w:sz="0" w:space="0" w:color="auto"/>
        <w:right w:val="none" w:sz="0" w:space="0" w:color="auto"/>
      </w:divBdr>
    </w:div>
    <w:div w:id="847255836">
      <w:bodyDiv w:val="1"/>
      <w:marLeft w:val="0"/>
      <w:marRight w:val="0"/>
      <w:marTop w:val="0"/>
      <w:marBottom w:val="0"/>
      <w:divBdr>
        <w:top w:val="none" w:sz="0" w:space="0" w:color="auto"/>
        <w:left w:val="none" w:sz="0" w:space="0" w:color="auto"/>
        <w:bottom w:val="none" w:sz="0" w:space="0" w:color="auto"/>
        <w:right w:val="none" w:sz="0" w:space="0" w:color="auto"/>
      </w:divBdr>
      <w:divsChild>
        <w:div w:id="3898312">
          <w:marLeft w:val="640"/>
          <w:marRight w:val="0"/>
          <w:marTop w:val="0"/>
          <w:marBottom w:val="0"/>
          <w:divBdr>
            <w:top w:val="none" w:sz="0" w:space="0" w:color="auto"/>
            <w:left w:val="none" w:sz="0" w:space="0" w:color="auto"/>
            <w:bottom w:val="none" w:sz="0" w:space="0" w:color="auto"/>
            <w:right w:val="none" w:sz="0" w:space="0" w:color="auto"/>
          </w:divBdr>
        </w:div>
        <w:div w:id="4481566">
          <w:marLeft w:val="640"/>
          <w:marRight w:val="0"/>
          <w:marTop w:val="0"/>
          <w:marBottom w:val="0"/>
          <w:divBdr>
            <w:top w:val="none" w:sz="0" w:space="0" w:color="auto"/>
            <w:left w:val="none" w:sz="0" w:space="0" w:color="auto"/>
            <w:bottom w:val="none" w:sz="0" w:space="0" w:color="auto"/>
            <w:right w:val="none" w:sz="0" w:space="0" w:color="auto"/>
          </w:divBdr>
        </w:div>
        <w:div w:id="9915799">
          <w:marLeft w:val="640"/>
          <w:marRight w:val="0"/>
          <w:marTop w:val="0"/>
          <w:marBottom w:val="0"/>
          <w:divBdr>
            <w:top w:val="none" w:sz="0" w:space="0" w:color="auto"/>
            <w:left w:val="none" w:sz="0" w:space="0" w:color="auto"/>
            <w:bottom w:val="none" w:sz="0" w:space="0" w:color="auto"/>
            <w:right w:val="none" w:sz="0" w:space="0" w:color="auto"/>
          </w:divBdr>
        </w:div>
        <w:div w:id="25444938">
          <w:marLeft w:val="640"/>
          <w:marRight w:val="0"/>
          <w:marTop w:val="0"/>
          <w:marBottom w:val="0"/>
          <w:divBdr>
            <w:top w:val="none" w:sz="0" w:space="0" w:color="auto"/>
            <w:left w:val="none" w:sz="0" w:space="0" w:color="auto"/>
            <w:bottom w:val="none" w:sz="0" w:space="0" w:color="auto"/>
            <w:right w:val="none" w:sz="0" w:space="0" w:color="auto"/>
          </w:divBdr>
        </w:div>
        <w:div w:id="38559615">
          <w:marLeft w:val="640"/>
          <w:marRight w:val="0"/>
          <w:marTop w:val="0"/>
          <w:marBottom w:val="0"/>
          <w:divBdr>
            <w:top w:val="none" w:sz="0" w:space="0" w:color="auto"/>
            <w:left w:val="none" w:sz="0" w:space="0" w:color="auto"/>
            <w:bottom w:val="none" w:sz="0" w:space="0" w:color="auto"/>
            <w:right w:val="none" w:sz="0" w:space="0" w:color="auto"/>
          </w:divBdr>
        </w:div>
        <w:div w:id="39716169">
          <w:marLeft w:val="640"/>
          <w:marRight w:val="0"/>
          <w:marTop w:val="0"/>
          <w:marBottom w:val="0"/>
          <w:divBdr>
            <w:top w:val="none" w:sz="0" w:space="0" w:color="auto"/>
            <w:left w:val="none" w:sz="0" w:space="0" w:color="auto"/>
            <w:bottom w:val="none" w:sz="0" w:space="0" w:color="auto"/>
            <w:right w:val="none" w:sz="0" w:space="0" w:color="auto"/>
          </w:divBdr>
        </w:div>
        <w:div w:id="42992803">
          <w:marLeft w:val="640"/>
          <w:marRight w:val="0"/>
          <w:marTop w:val="0"/>
          <w:marBottom w:val="0"/>
          <w:divBdr>
            <w:top w:val="none" w:sz="0" w:space="0" w:color="auto"/>
            <w:left w:val="none" w:sz="0" w:space="0" w:color="auto"/>
            <w:bottom w:val="none" w:sz="0" w:space="0" w:color="auto"/>
            <w:right w:val="none" w:sz="0" w:space="0" w:color="auto"/>
          </w:divBdr>
        </w:div>
        <w:div w:id="54207444">
          <w:marLeft w:val="640"/>
          <w:marRight w:val="0"/>
          <w:marTop w:val="0"/>
          <w:marBottom w:val="0"/>
          <w:divBdr>
            <w:top w:val="none" w:sz="0" w:space="0" w:color="auto"/>
            <w:left w:val="none" w:sz="0" w:space="0" w:color="auto"/>
            <w:bottom w:val="none" w:sz="0" w:space="0" w:color="auto"/>
            <w:right w:val="none" w:sz="0" w:space="0" w:color="auto"/>
          </w:divBdr>
        </w:div>
        <w:div w:id="82532094">
          <w:marLeft w:val="640"/>
          <w:marRight w:val="0"/>
          <w:marTop w:val="0"/>
          <w:marBottom w:val="0"/>
          <w:divBdr>
            <w:top w:val="none" w:sz="0" w:space="0" w:color="auto"/>
            <w:left w:val="none" w:sz="0" w:space="0" w:color="auto"/>
            <w:bottom w:val="none" w:sz="0" w:space="0" w:color="auto"/>
            <w:right w:val="none" w:sz="0" w:space="0" w:color="auto"/>
          </w:divBdr>
        </w:div>
        <w:div w:id="85655998">
          <w:marLeft w:val="640"/>
          <w:marRight w:val="0"/>
          <w:marTop w:val="0"/>
          <w:marBottom w:val="0"/>
          <w:divBdr>
            <w:top w:val="none" w:sz="0" w:space="0" w:color="auto"/>
            <w:left w:val="none" w:sz="0" w:space="0" w:color="auto"/>
            <w:bottom w:val="none" w:sz="0" w:space="0" w:color="auto"/>
            <w:right w:val="none" w:sz="0" w:space="0" w:color="auto"/>
          </w:divBdr>
        </w:div>
        <w:div w:id="96799505">
          <w:marLeft w:val="640"/>
          <w:marRight w:val="0"/>
          <w:marTop w:val="0"/>
          <w:marBottom w:val="0"/>
          <w:divBdr>
            <w:top w:val="none" w:sz="0" w:space="0" w:color="auto"/>
            <w:left w:val="none" w:sz="0" w:space="0" w:color="auto"/>
            <w:bottom w:val="none" w:sz="0" w:space="0" w:color="auto"/>
            <w:right w:val="none" w:sz="0" w:space="0" w:color="auto"/>
          </w:divBdr>
        </w:div>
        <w:div w:id="102697158">
          <w:marLeft w:val="640"/>
          <w:marRight w:val="0"/>
          <w:marTop w:val="0"/>
          <w:marBottom w:val="0"/>
          <w:divBdr>
            <w:top w:val="none" w:sz="0" w:space="0" w:color="auto"/>
            <w:left w:val="none" w:sz="0" w:space="0" w:color="auto"/>
            <w:bottom w:val="none" w:sz="0" w:space="0" w:color="auto"/>
            <w:right w:val="none" w:sz="0" w:space="0" w:color="auto"/>
          </w:divBdr>
        </w:div>
        <w:div w:id="107087466">
          <w:marLeft w:val="640"/>
          <w:marRight w:val="0"/>
          <w:marTop w:val="0"/>
          <w:marBottom w:val="0"/>
          <w:divBdr>
            <w:top w:val="none" w:sz="0" w:space="0" w:color="auto"/>
            <w:left w:val="none" w:sz="0" w:space="0" w:color="auto"/>
            <w:bottom w:val="none" w:sz="0" w:space="0" w:color="auto"/>
            <w:right w:val="none" w:sz="0" w:space="0" w:color="auto"/>
          </w:divBdr>
        </w:div>
        <w:div w:id="107117509">
          <w:marLeft w:val="640"/>
          <w:marRight w:val="0"/>
          <w:marTop w:val="0"/>
          <w:marBottom w:val="0"/>
          <w:divBdr>
            <w:top w:val="none" w:sz="0" w:space="0" w:color="auto"/>
            <w:left w:val="none" w:sz="0" w:space="0" w:color="auto"/>
            <w:bottom w:val="none" w:sz="0" w:space="0" w:color="auto"/>
            <w:right w:val="none" w:sz="0" w:space="0" w:color="auto"/>
          </w:divBdr>
        </w:div>
        <w:div w:id="110324543">
          <w:marLeft w:val="640"/>
          <w:marRight w:val="0"/>
          <w:marTop w:val="0"/>
          <w:marBottom w:val="0"/>
          <w:divBdr>
            <w:top w:val="none" w:sz="0" w:space="0" w:color="auto"/>
            <w:left w:val="none" w:sz="0" w:space="0" w:color="auto"/>
            <w:bottom w:val="none" w:sz="0" w:space="0" w:color="auto"/>
            <w:right w:val="none" w:sz="0" w:space="0" w:color="auto"/>
          </w:divBdr>
        </w:div>
        <w:div w:id="112333482">
          <w:marLeft w:val="640"/>
          <w:marRight w:val="0"/>
          <w:marTop w:val="0"/>
          <w:marBottom w:val="0"/>
          <w:divBdr>
            <w:top w:val="none" w:sz="0" w:space="0" w:color="auto"/>
            <w:left w:val="none" w:sz="0" w:space="0" w:color="auto"/>
            <w:bottom w:val="none" w:sz="0" w:space="0" w:color="auto"/>
            <w:right w:val="none" w:sz="0" w:space="0" w:color="auto"/>
          </w:divBdr>
        </w:div>
        <w:div w:id="117382352">
          <w:marLeft w:val="640"/>
          <w:marRight w:val="0"/>
          <w:marTop w:val="0"/>
          <w:marBottom w:val="0"/>
          <w:divBdr>
            <w:top w:val="none" w:sz="0" w:space="0" w:color="auto"/>
            <w:left w:val="none" w:sz="0" w:space="0" w:color="auto"/>
            <w:bottom w:val="none" w:sz="0" w:space="0" w:color="auto"/>
            <w:right w:val="none" w:sz="0" w:space="0" w:color="auto"/>
          </w:divBdr>
        </w:div>
        <w:div w:id="119341599">
          <w:marLeft w:val="640"/>
          <w:marRight w:val="0"/>
          <w:marTop w:val="0"/>
          <w:marBottom w:val="0"/>
          <w:divBdr>
            <w:top w:val="none" w:sz="0" w:space="0" w:color="auto"/>
            <w:left w:val="none" w:sz="0" w:space="0" w:color="auto"/>
            <w:bottom w:val="none" w:sz="0" w:space="0" w:color="auto"/>
            <w:right w:val="none" w:sz="0" w:space="0" w:color="auto"/>
          </w:divBdr>
        </w:div>
        <w:div w:id="123549471">
          <w:marLeft w:val="640"/>
          <w:marRight w:val="0"/>
          <w:marTop w:val="0"/>
          <w:marBottom w:val="0"/>
          <w:divBdr>
            <w:top w:val="none" w:sz="0" w:space="0" w:color="auto"/>
            <w:left w:val="none" w:sz="0" w:space="0" w:color="auto"/>
            <w:bottom w:val="none" w:sz="0" w:space="0" w:color="auto"/>
            <w:right w:val="none" w:sz="0" w:space="0" w:color="auto"/>
          </w:divBdr>
        </w:div>
        <w:div w:id="126049350">
          <w:marLeft w:val="640"/>
          <w:marRight w:val="0"/>
          <w:marTop w:val="0"/>
          <w:marBottom w:val="0"/>
          <w:divBdr>
            <w:top w:val="none" w:sz="0" w:space="0" w:color="auto"/>
            <w:left w:val="none" w:sz="0" w:space="0" w:color="auto"/>
            <w:bottom w:val="none" w:sz="0" w:space="0" w:color="auto"/>
            <w:right w:val="none" w:sz="0" w:space="0" w:color="auto"/>
          </w:divBdr>
        </w:div>
        <w:div w:id="130830053">
          <w:marLeft w:val="640"/>
          <w:marRight w:val="0"/>
          <w:marTop w:val="0"/>
          <w:marBottom w:val="0"/>
          <w:divBdr>
            <w:top w:val="none" w:sz="0" w:space="0" w:color="auto"/>
            <w:left w:val="none" w:sz="0" w:space="0" w:color="auto"/>
            <w:bottom w:val="none" w:sz="0" w:space="0" w:color="auto"/>
            <w:right w:val="none" w:sz="0" w:space="0" w:color="auto"/>
          </w:divBdr>
        </w:div>
        <w:div w:id="137768985">
          <w:marLeft w:val="640"/>
          <w:marRight w:val="0"/>
          <w:marTop w:val="0"/>
          <w:marBottom w:val="0"/>
          <w:divBdr>
            <w:top w:val="none" w:sz="0" w:space="0" w:color="auto"/>
            <w:left w:val="none" w:sz="0" w:space="0" w:color="auto"/>
            <w:bottom w:val="none" w:sz="0" w:space="0" w:color="auto"/>
            <w:right w:val="none" w:sz="0" w:space="0" w:color="auto"/>
          </w:divBdr>
        </w:div>
        <w:div w:id="139811054">
          <w:marLeft w:val="640"/>
          <w:marRight w:val="0"/>
          <w:marTop w:val="0"/>
          <w:marBottom w:val="0"/>
          <w:divBdr>
            <w:top w:val="none" w:sz="0" w:space="0" w:color="auto"/>
            <w:left w:val="none" w:sz="0" w:space="0" w:color="auto"/>
            <w:bottom w:val="none" w:sz="0" w:space="0" w:color="auto"/>
            <w:right w:val="none" w:sz="0" w:space="0" w:color="auto"/>
          </w:divBdr>
        </w:div>
        <w:div w:id="140004882">
          <w:marLeft w:val="640"/>
          <w:marRight w:val="0"/>
          <w:marTop w:val="0"/>
          <w:marBottom w:val="0"/>
          <w:divBdr>
            <w:top w:val="none" w:sz="0" w:space="0" w:color="auto"/>
            <w:left w:val="none" w:sz="0" w:space="0" w:color="auto"/>
            <w:bottom w:val="none" w:sz="0" w:space="0" w:color="auto"/>
            <w:right w:val="none" w:sz="0" w:space="0" w:color="auto"/>
          </w:divBdr>
        </w:div>
        <w:div w:id="140925250">
          <w:marLeft w:val="640"/>
          <w:marRight w:val="0"/>
          <w:marTop w:val="0"/>
          <w:marBottom w:val="0"/>
          <w:divBdr>
            <w:top w:val="none" w:sz="0" w:space="0" w:color="auto"/>
            <w:left w:val="none" w:sz="0" w:space="0" w:color="auto"/>
            <w:bottom w:val="none" w:sz="0" w:space="0" w:color="auto"/>
            <w:right w:val="none" w:sz="0" w:space="0" w:color="auto"/>
          </w:divBdr>
        </w:div>
        <w:div w:id="142813866">
          <w:marLeft w:val="640"/>
          <w:marRight w:val="0"/>
          <w:marTop w:val="0"/>
          <w:marBottom w:val="0"/>
          <w:divBdr>
            <w:top w:val="none" w:sz="0" w:space="0" w:color="auto"/>
            <w:left w:val="none" w:sz="0" w:space="0" w:color="auto"/>
            <w:bottom w:val="none" w:sz="0" w:space="0" w:color="auto"/>
            <w:right w:val="none" w:sz="0" w:space="0" w:color="auto"/>
          </w:divBdr>
        </w:div>
        <w:div w:id="146289194">
          <w:marLeft w:val="640"/>
          <w:marRight w:val="0"/>
          <w:marTop w:val="0"/>
          <w:marBottom w:val="0"/>
          <w:divBdr>
            <w:top w:val="none" w:sz="0" w:space="0" w:color="auto"/>
            <w:left w:val="none" w:sz="0" w:space="0" w:color="auto"/>
            <w:bottom w:val="none" w:sz="0" w:space="0" w:color="auto"/>
            <w:right w:val="none" w:sz="0" w:space="0" w:color="auto"/>
          </w:divBdr>
        </w:div>
        <w:div w:id="146630462">
          <w:marLeft w:val="640"/>
          <w:marRight w:val="0"/>
          <w:marTop w:val="0"/>
          <w:marBottom w:val="0"/>
          <w:divBdr>
            <w:top w:val="none" w:sz="0" w:space="0" w:color="auto"/>
            <w:left w:val="none" w:sz="0" w:space="0" w:color="auto"/>
            <w:bottom w:val="none" w:sz="0" w:space="0" w:color="auto"/>
            <w:right w:val="none" w:sz="0" w:space="0" w:color="auto"/>
          </w:divBdr>
        </w:div>
        <w:div w:id="154415923">
          <w:marLeft w:val="640"/>
          <w:marRight w:val="0"/>
          <w:marTop w:val="0"/>
          <w:marBottom w:val="0"/>
          <w:divBdr>
            <w:top w:val="none" w:sz="0" w:space="0" w:color="auto"/>
            <w:left w:val="none" w:sz="0" w:space="0" w:color="auto"/>
            <w:bottom w:val="none" w:sz="0" w:space="0" w:color="auto"/>
            <w:right w:val="none" w:sz="0" w:space="0" w:color="auto"/>
          </w:divBdr>
        </w:div>
        <w:div w:id="165559638">
          <w:marLeft w:val="640"/>
          <w:marRight w:val="0"/>
          <w:marTop w:val="0"/>
          <w:marBottom w:val="0"/>
          <w:divBdr>
            <w:top w:val="none" w:sz="0" w:space="0" w:color="auto"/>
            <w:left w:val="none" w:sz="0" w:space="0" w:color="auto"/>
            <w:bottom w:val="none" w:sz="0" w:space="0" w:color="auto"/>
            <w:right w:val="none" w:sz="0" w:space="0" w:color="auto"/>
          </w:divBdr>
        </w:div>
        <w:div w:id="168066223">
          <w:marLeft w:val="640"/>
          <w:marRight w:val="0"/>
          <w:marTop w:val="0"/>
          <w:marBottom w:val="0"/>
          <w:divBdr>
            <w:top w:val="none" w:sz="0" w:space="0" w:color="auto"/>
            <w:left w:val="none" w:sz="0" w:space="0" w:color="auto"/>
            <w:bottom w:val="none" w:sz="0" w:space="0" w:color="auto"/>
            <w:right w:val="none" w:sz="0" w:space="0" w:color="auto"/>
          </w:divBdr>
        </w:div>
        <w:div w:id="174540748">
          <w:marLeft w:val="640"/>
          <w:marRight w:val="0"/>
          <w:marTop w:val="0"/>
          <w:marBottom w:val="0"/>
          <w:divBdr>
            <w:top w:val="none" w:sz="0" w:space="0" w:color="auto"/>
            <w:left w:val="none" w:sz="0" w:space="0" w:color="auto"/>
            <w:bottom w:val="none" w:sz="0" w:space="0" w:color="auto"/>
            <w:right w:val="none" w:sz="0" w:space="0" w:color="auto"/>
          </w:divBdr>
        </w:div>
        <w:div w:id="176967876">
          <w:marLeft w:val="640"/>
          <w:marRight w:val="0"/>
          <w:marTop w:val="0"/>
          <w:marBottom w:val="0"/>
          <w:divBdr>
            <w:top w:val="none" w:sz="0" w:space="0" w:color="auto"/>
            <w:left w:val="none" w:sz="0" w:space="0" w:color="auto"/>
            <w:bottom w:val="none" w:sz="0" w:space="0" w:color="auto"/>
            <w:right w:val="none" w:sz="0" w:space="0" w:color="auto"/>
          </w:divBdr>
        </w:div>
        <w:div w:id="179009632">
          <w:marLeft w:val="640"/>
          <w:marRight w:val="0"/>
          <w:marTop w:val="0"/>
          <w:marBottom w:val="0"/>
          <w:divBdr>
            <w:top w:val="none" w:sz="0" w:space="0" w:color="auto"/>
            <w:left w:val="none" w:sz="0" w:space="0" w:color="auto"/>
            <w:bottom w:val="none" w:sz="0" w:space="0" w:color="auto"/>
            <w:right w:val="none" w:sz="0" w:space="0" w:color="auto"/>
          </w:divBdr>
        </w:div>
        <w:div w:id="192769855">
          <w:marLeft w:val="640"/>
          <w:marRight w:val="0"/>
          <w:marTop w:val="0"/>
          <w:marBottom w:val="0"/>
          <w:divBdr>
            <w:top w:val="none" w:sz="0" w:space="0" w:color="auto"/>
            <w:left w:val="none" w:sz="0" w:space="0" w:color="auto"/>
            <w:bottom w:val="none" w:sz="0" w:space="0" w:color="auto"/>
            <w:right w:val="none" w:sz="0" w:space="0" w:color="auto"/>
          </w:divBdr>
        </w:div>
        <w:div w:id="204102059">
          <w:marLeft w:val="640"/>
          <w:marRight w:val="0"/>
          <w:marTop w:val="0"/>
          <w:marBottom w:val="0"/>
          <w:divBdr>
            <w:top w:val="none" w:sz="0" w:space="0" w:color="auto"/>
            <w:left w:val="none" w:sz="0" w:space="0" w:color="auto"/>
            <w:bottom w:val="none" w:sz="0" w:space="0" w:color="auto"/>
            <w:right w:val="none" w:sz="0" w:space="0" w:color="auto"/>
          </w:divBdr>
        </w:div>
        <w:div w:id="211380647">
          <w:marLeft w:val="640"/>
          <w:marRight w:val="0"/>
          <w:marTop w:val="0"/>
          <w:marBottom w:val="0"/>
          <w:divBdr>
            <w:top w:val="none" w:sz="0" w:space="0" w:color="auto"/>
            <w:left w:val="none" w:sz="0" w:space="0" w:color="auto"/>
            <w:bottom w:val="none" w:sz="0" w:space="0" w:color="auto"/>
            <w:right w:val="none" w:sz="0" w:space="0" w:color="auto"/>
          </w:divBdr>
        </w:div>
        <w:div w:id="216085509">
          <w:marLeft w:val="640"/>
          <w:marRight w:val="0"/>
          <w:marTop w:val="0"/>
          <w:marBottom w:val="0"/>
          <w:divBdr>
            <w:top w:val="none" w:sz="0" w:space="0" w:color="auto"/>
            <w:left w:val="none" w:sz="0" w:space="0" w:color="auto"/>
            <w:bottom w:val="none" w:sz="0" w:space="0" w:color="auto"/>
            <w:right w:val="none" w:sz="0" w:space="0" w:color="auto"/>
          </w:divBdr>
        </w:div>
        <w:div w:id="240604877">
          <w:marLeft w:val="640"/>
          <w:marRight w:val="0"/>
          <w:marTop w:val="0"/>
          <w:marBottom w:val="0"/>
          <w:divBdr>
            <w:top w:val="none" w:sz="0" w:space="0" w:color="auto"/>
            <w:left w:val="none" w:sz="0" w:space="0" w:color="auto"/>
            <w:bottom w:val="none" w:sz="0" w:space="0" w:color="auto"/>
            <w:right w:val="none" w:sz="0" w:space="0" w:color="auto"/>
          </w:divBdr>
        </w:div>
        <w:div w:id="241064294">
          <w:marLeft w:val="640"/>
          <w:marRight w:val="0"/>
          <w:marTop w:val="0"/>
          <w:marBottom w:val="0"/>
          <w:divBdr>
            <w:top w:val="none" w:sz="0" w:space="0" w:color="auto"/>
            <w:left w:val="none" w:sz="0" w:space="0" w:color="auto"/>
            <w:bottom w:val="none" w:sz="0" w:space="0" w:color="auto"/>
            <w:right w:val="none" w:sz="0" w:space="0" w:color="auto"/>
          </w:divBdr>
        </w:div>
        <w:div w:id="243297430">
          <w:marLeft w:val="640"/>
          <w:marRight w:val="0"/>
          <w:marTop w:val="0"/>
          <w:marBottom w:val="0"/>
          <w:divBdr>
            <w:top w:val="none" w:sz="0" w:space="0" w:color="auto"/>
            <w:left w:val="none" w:sz="0" w:space="0" w:color="auto"/>
            <w:bottom w:val="none" w:sz="0" w:space="0" w:color="auto"/>
            <w:right w:val="none" w:sz="0" w:space="0" w:color="auto"/>
          </w:divBdr>
        </w:div>
        <w:div w:id="244072340">
          <w:marLeft w:val="640"/>
          <w:marRight w:val="0"/>
          <w:marTop w:val="0"/>
          <w:marBottom w:val="0"/>
          <w:divBdr>
            <w:top w:val="none" w:sz="0" w:space="0" w:color="auto"/>
            <w:left w:val="none" w:sz="0" w:space="0" w:color="auto"/>
            <w:bottom w:val="none" w:sz="0" w:space="0" w:color="auto"/>
            <w:right w:val="none" w:sz="0" w:space="0" w:color="auto"/>
          </w:divBdr>
        </w:div>
        <w:div w:id="260992903">
          <w:marLeft w:val="640"/>
          <w:marRight w:val="0"/>
          <w:marTop w:val="0"/>
          <w:marBottom w:val="0"/>
          <w:divBdr>
            <w:top w:val="none" w:sz="0" w:space="0" w:color="auto"/>
            <w:left w:val="none" w:sz="0" w:space="0" w:color="auto"/>
            <w:bottom w:val="none" w:sz="0" w:space="0" w:color="auto"/>
            <w:right w:val="none" w:sz="0" w:space="0" w:color="auto"/>
          </w:divBdr>
        </w:div>
        <w:div w:id="271474185">
          <w:marLeft w:val="640"/>
          <w:marRight w:val="0"/>
          <w:marTop w:val="0"/>
          <w:marBottom w:val="0"/>
          <w:divBdr>
            <w:top w:val="none" w:sz="0" w:space="0" w:color="auto"/>
            <w:left w:val="none" w:sz="0" w:space="0" w:color="auto"/>
            <w:bottom w:val="none" w:sz="0" w:space="0" w:color="auto"/>
            <w:right w:val="none" w:sz="0" w:space="0" w:color="auto"/>
          </w:divBdr>
        </w:div>
        <w:div w:id="271481537">
          <w:marLeft w:val="640"/>
          <w:marRight w:val="0"/>
          <w:marTop w:val="0"/>
          <w:marBottom w:val="0"/>
          <w:divBdr>
            <w:top w:val="none" w:sz="0" w:space="0" w:color="auto"/>
            <w:left w:val="none" w:sz="0" w:space="0" w:color="auto"/>
            <w:bottom w:val="none" w:sz="0" w:space="0" w:color="auto"/>
            <w:right w:val="none" w:sz="0" w:space="0" w:color="auto"/>
          </w:divBdr>
        </w:div>
        <w:div w:id="271934185">
          <w:marLeft w:val="640"/>
          <w:marRight w:val="0"/>
          <w:marTop w:val="0"/>
          <w:marBottom w:val="0"/>
          <w:divBdr>
            <w:top w:val="none" w:sz="0" w:space="0" w:color="auto"/>
            <w:left w:val="none" w:sz="0" w:space="0" w:color="auto"/>
            <w:bottom w:val="none" w:sz="0" w:space="0" w:color="auto"/>
            <w:right w:val="none" w:sz="0" w:space="0" w:color="auto"/>
          </w:divBdr>
        </w:div>
        <w:div w:id="281112970">
          <w:marLeft w:val="640"/>
          <w:marRight w:val="0"/>
          <w:marTop w:val="0"/>
          <w:marBottom w:val="0"/>
          <w:divBdr>
            <w:top w:val="none" w:sz="0" w:space="0" w:color="auto"/>
            <w:left w:val="none" w:sz="0" w:space="0" w:color="auto"/>
            <w:bottom w:val="none" w:sz="0" w:space="0" w:color="auto"/>
            <w:right w:val="none" w:sz="0" w:space="0" w:color="auto"/>
          </w:divBdr>
        </w:div>
        <w:div w:id="281425392">
          <w:marLeft w:val="640"/>
          <w:marRight w:val="0"/>
          <w:marTop w:val="0"/>
          <w:marBottom w:val="0"/>
          <w:divBdr>
            <w:top w:val="none" w:sz="0" w:space="0" w:color="auto"/>
            <w:left w:val="none" w:sz="0" w:space="0" w:color="auto"/>
            <w:bottom w:val="none" w:sz="0" w:space="0" w:color="auto"/>
            <w:right w:val="none" w:sz="0" w:space="0" w:color="auto"/>
          </w:divBdr>
        </w:div>
        <w:div w:id="303778210">
          <w:marLeft w:val="640"/>
          <w:marRight w:val="0"/>
          <w:marTop w:val="0"/>
          <w:marBottom w:val="0"/>
          <w:divBdr>
            <w:top w:val="none" w:sz="0" w:space="0" w:color="auto"/>
            <w:left w:val="none" w:sz="0" w:space="0" w:color="auto"/>
            <w:bottom w:val="none" w:sz="0" w:space="0" w:color="auto"/>
            <w:right w:val="none" w:sz="0" w:space="0" w:color="auto"/>
          </w:divBdr>
        </w:div>
        <w:div w:id="304552148">
          <w:marLeft w:val="640"/>
          <w:marRight w:val="0"/>
          <w:marTop w:val="0"/>
          <w:marBottom w:val="0"/>
          <w:divBdr>
            <w:top w:val="none" w:sz="0" w:space="0" w:color="auto"/>
            <w:left w:val="none" w:sz="0" w:space="0" w:color="auto"/>
            <w:bottom w:val="none" w:sz="0" w:space="0" w:color="auto"/>
            <w:right w:val="none" w:sz="0" w:space="0" w:color="auto"/>
          </w:divBdr>
        </w:div>
        <w:div w:id="306513026">
          <w:marLeft w:val="640"/>
          <w:marRight w:val="0"/>
          <w:marTop w:val="0"/>
          <w:marBottom w:val="0"/>
          <w:divBdr>
            <w:top w:val="none" w:sz="0" w:space="0" w:color="auto"/>
            <w:left w:val="none" w:sz="0" w:space="0" w:color="auto"/>
            <w:bottom w:val="none" w:sz="0" w:space="0" w:color="auto"/>
            <w:right w:val="none" w:sz="0" w:space="0" w:color="auto"/>
          </w:divBdr>
        </w:div>
        <w:div w:id="326909773">
          <w:marLeft w:val="640"/>
          <w:marRight w:val="0"/>
          <w:marTop w:val="0"/>
          <w:marBottom w:val="0"/>
          <w:divBdr>
            <w:top w:val="none" w:sz="0" w:space="0" w:color="auto"/>
            <w:left w:val="none" w:sz="0" w:space="0" w:color="auto"/>
            <w:bottom w:val="none" w:sz="0" w:space="0" w:color="auto"/>
            <w:right w:val="none" w:sz="0" w:space="0" w:color="auto"/>
          </w:divBdr>
        </w:div>
        <w:div w:id="327101672">
          <w:marLeft w:val="640"/>
          <w:marRight w:val="0"/>
          <w:marTop w:val="0"/>
          <w:marBottom w:val="0"/>
          <w:divBdr>
            <w:top w:val="none" w:sz="0" w:space="0" w:color="auto"/>
            <w:left w:val="none" w:sz="0" w:space="0" w:color="auto"/>
            <w:bottom w:val="none" w:sz="0" w:space="0" w:color="auto"/>
            <w:right w:val="none" w:sz="0" w:space="0" w:color="auto"/>
          </w:divBdr>
        </w:div>
        <w:div w:id="339964928">
          <w:marLeft w:val="640"/>
          <w:marRight w:val="0"/>
          <w:marTop w:val="0"/>
          <w:marBottom w:val="0"/>
          <w:divBdr>
            <w:top w:val="none" w:sz="0" w:space="0" w:color="auto"/>
            <w:left w:val="none" w:sz="0" w:space="0" w:color="auto"/>
            <w:bottom w:val="none" w:sz="0" w:space="0" w:color="auto"/>
            <w:right w:val="none" w:sz="0" w:space="0" w:color="auto"/>
          </w:divBdr>
        </w:div>
        <w:div w:id="342320644">
          <w:marLeft w:val="640"/>
          <w:marRight w:val="0"/>
          <w:marTop w:val="0"/>
          <w:marBottom w:val="0"/>
          <w:divBdr>
            <w:top w:val="none" w:sz="0" w:space="0" w:color="auto"/>
            <w:left w:val="none" w:sz="0" w:space="0" w:color="auto"/>
            <w:bottom w:val="none" w:sz="0" w:space="0" w:color="auto"/>
            <w:right w:val="none" w:sz="0" w:space="0" w:color="auto"/>
          </w:divBdr>
        </w:div>
        <w:div w:id="342321412">
          <w:marLeft w:val="640"/>
          <w:marRight w:val="0"/>
          <w:marTop w:val="0"/>
          <w:marBottom w:val="0"/>
          <w:divBdr>
            <w:top w:val="none" w:sz="0" w:space="0" w:color="auto"/>
            <w:left w:val="none" w:sz="0" w:space="0" w:color="auto"/>
            <w:bottom w:val="none" w:sz="0" w:space="0" w:color="auto"/>
            <w:right w:val="none" w:sz="0" w:space="0" w:color="auto"/>
          </w:divBdr>
        </w:div>
        <w:div w:id="344285822">
          <w:marLeft w:val="640"/>
          <w:marRight w:val="0"/>
          <w:marTop w:val="0"/>
          <w:marBottom w:val="0"/>
          <w:divBdr>
            <w:top w:val="none" w:sz="0" w:space="0" w:color="auto"/>
            <w:left w:val="none" w:sz="0" w:space="0" w:color="auto"/>
            <w:bottom w:val="none" w:sz="0" w:space="0" w:color="auto"/>
            <w:right w:val="none" w:sz="0" w:space="0" w:color="auto"/>
          </w:divBdr>
        </w:div>
        <w:div w:id="350882233">
          <w:marLeft w:val="640"/>
          <w:marRight w:val="0"/>
          <w:marTop w:val="0"/>
          <w:marBottom w:val="0"/>
          <w:divBdr>
            <w:top w:val="none" w:sz="0" w:space="0" w:color="auto"/>
            <w:left w:val="none" w:sz="0" w:space="0" w:color="auto"/>
            <w:bottom w:val="none" w:sz="0" w:space="0" w:color="auto"/>
            <w:right w:val="none" w:sz="0" w:space="0" w:color="auto"/>
          </w:divBdr>
        </w:div>
        <w:div w:id="357583182">
          <w:marLeft w:val="640"/>
          <w:marRight w:val="0"/>
          <w:marTop w:val="0"/>
          <w:marBottom w:val="0"/>
          <w:divBdr>
            <w:top w:val="none" w:sz="0" w:space="0" w:color="auto"/>
            <w:left w:val="none" w:sz="0" w:space="0" w:color="auto"/>
            <w:bottom w:val="none" w:sz="0" w:space="0" w:color="auto"/>
            <w:right w:val="none" w:sz="0" w:space="0" w:color="auto"/>
          </w:divBdr>
        </w:div>
        <w:div w:id="359166746">
          <w:marLeft w:val="640"/>
          <w:marRight w:val="0"/>
          <w:marTop w:val="0"/>
          <w:marBottom w:val="0"/>
          <w:divBdr>
            <w:top w:val="none" w:sz="0" w:space="0" w:color="auto"/>
            <w:left w:val="none" w:sz="0" w:space="0" w:color="auto"/>
            <w:bottom w:val="none" w:sz="0" w:space="0" w:color="auto"/>
            <w:right w:val="none" w:sz="0" w:space="0" w:color="auto"/>
          </w:divBdr>
        </w:div>
        <w:div w:id="367416396">
          <w:marLeft w:val="640"/>
          <w:marRight w:val="0"/>
          <w:marTop w:val="0"/>
          <w:marBottom w:val="0"/>
          <w:divBdr>
            <w:top w:val="none" w:sz="0" w:space="0" w:color="auto"/>
            <w:left w:val="none" w:sz="0" w:space="0" w:color="auto"/>
            <w:bottom w:val="none" w:sz="0" w:space="0" w:color="auto"/>
            <w:right w:val="none" w:sz="0" w:space="0" w:color="auto"/>
          </w:divBdr>
        </w:div>
        <w:div w:id="379213415">
          <w:marLeft w:val="640"/>
          <w:marRight w:val="0"/>
          <w:marTop w:val="0"/>
          <w:marBottom w:val="0"/>
          <w:divBdr>
            <w:top w:val="none" w:sz="0" w:space="0" w:color="auto"/>
            <w:left w:val="none" w:sz="0" w:space="0" w:color="auto"/>
            <w:bottom w:val="none" w:sz="0" w:space="0" w:color="auto"/>
            <w:right w:val="none" w:sz="0" w:space="0" w:color="auto"/>
          </w:divBdr>
        </w:div>
        <w:div w:id="385686554">
          <w:marLeft w:val="640"/>
          <w:marRight w:val="0"/>
          <w:marTop w:val="0"/>
          <w:marBottom w:val="0"/>
          <w:divBdr>
            <w:top w:val="none" w:sz="0" w:space="0" w:color="auto"/>
            <w:left w:val="none" w:sz="0" w:space="0" w:color="auto"/>
            <w:bottom w:val="none" w:sz="0" w:space="0" w:color="auto"/>
            <w:right w:val="none" w:sz="0" w:space="0" w:color="auto"/>
          </w:divBdr>
        </w:div>
        <w:div w:id="386034877">
          <w:marLeft w:val="640"/>
          <w:marRight w:val="0"/>
          <w:marTop w:val="0"/>
          <w:marBottom w:val="0"/>
          <w:divBdr>
            <w:top w:val="none" w:sz="0" w:space="0" w:color="auto"/>
            <w:left w:val="none" w:sz="0" w:space="0" w:color="auto"/>
            <w:bottom w:val="none" w:sz="0" w:space="0" w:color="auto"/>
            <w:right w:val="none" w:sz="0" w:space="0" w:color="auto"/>
          </w:divBdr>
        </w:div>
        <w:div w:id="409353654">
          <w:marLeft w:val="640"/>
          <w:marRight w:val="0"/>
          <w:marTop w:val="0"/>
          <w:marBottom w:val="0"/>
          <w:divBdr>
            <w:top w:val="none" w:sz="0" w:space="0" w:color="auto"/>
            <w:left w:val="none" w:sz="0" w:space="0" w:color="auto"/>
            <w:bottom w:val="none" w:sz="0" w:space="0" w:color="auto"/>
            <w:right w:val="none" w:sz="0" w:space="0" w:color="auto"/>
          </w:divBdr>
        </w:div>
        <w:div w:id="431359340">
          <w:marLeft w:val="640"/>
          <w:marRight w:val="0"/>
          <w:marTop w:val="0"/>
          <w:marBottom w:val="0"/>
          <w:divBdr>
            <w:top w:val="none" w:sz="0" w:space="0" w:color="auto"/>
            <w:left w:val="none" w:sz="0" w:space="0" w:color="auto"/>
            <w:bottom w:val="none" w:sz="0" w:space="0" w:color="auto"/>
            <w:right w:val="none" w:sz="0" w:space="0" w:color="auto"/>
          </w:divBdr>
        </w:div>
        <w:div w:id="448167831">
          <w:marLeft w:val="640"/>
          <w:marRight w:val="0"/>
          <w:marTop w:val="0"/>
          <w:marBottom w:val="0"/>
          <w:divBdr>
            <w:top w:val="none" w:sz="0" w:space="0" w:color="auto"/>
            <w:left w:val="none" w:sz="0" w:space="0" w:color="auto"/>
            <w:bottom w:val="none" w:sz="0" w:space="0" w:color="auto"/>
            <w:right w:val="none" w:sz="0" w:space="0" w:color="auto"/>
          </w:divBdr>
        </w:div>
        <w:div w:id="456948335">
          <w:marLeft w:val="640"/>
          <w:marRight w:val="0"/>
          <w:marTop w:val="0"/>
          <w:marBottom w:val="0"/>
          <w:divBdr>
            <w:top w:val="none" w:sz="0" w:space="0" w:color="auto"/>
            <w:left w:val="none" w:sz="0" w:space="0" w:color="auto"/>
            <w:bottom w:val="none" w:sz="0" w:space="0" w:color="auto"/>
            <w:right w:val="none" w:sz="0" w:space="0" w:color="auto"/>
          </w:divBdr>
        </w:div>
        <w:div w:id="461264975">
          <w:marLeft w:val="640"/>
          <w:marRight w:val="0"/>
          <w:marTop w:val="0"/>
          <w:marBottom w:val="0"/>
          <w:divBdr>
            <w:top w:val="none" w:sz="0" w:space="0" w:color="auto"/>
            <w:left w:val="none" w:sz="0" w:space="0" w:color="auto"/>
            <w:bottom w:val="none" w:sz="0" w:space="0" w:color="auto"/>
            <w:right w:val="none" w:sz="0" w:space="0" w:color="auto"/>
          </w:divBdr>
        </w:div>
        <w:div w:id="472219168">
          <w:marLeft w:val="640"/>
          <w:marRight w:val="0"/>
          <w:marTop w:val="0"/>
          <w:marBottom w:val="0"/>
          <w:divBdr>
            <w:top w:val="none" w:sz="0" w:space="0" w:color="auto"/>
            <w:left w:val="none" w:sz="0" w:space="0" w:color="auto"/>
            <w:bottom w:val="none" w:sz="0" w:space="0" w:color="auto"/>
            <w:right w:val="none" w:sz="0" w:space="0" w:color="auto"/>
          </w:divBdr>
        </w:div>
        <w:div w:id="479075955">
          <w:marLeft w:val="640"/>
          <w:marRight w:val="0"/>
          <w:marTop w:val="0"/>
          <w:marBottom w:val="0"/>
          <w:divBdr>
            <w:top w:val="none" w:sz="0" w:space="0" w:color="auto"/>
            <w:left w:val="none" w:sz="0" w:space="0" w:color="auto"/>
            <w:bottom w:val="none" w:sz="0" w:space="0" w:color="auto"/>
            <w:right w:val="none" w:sz="0" w:space="0" w:color="auto"/>
          </w:divBdr>
        </w:div>
        <w:div w:id="481777655">
          <w:marLeft w:val="640"/>
          <w:marRight w:val="0"/>
          <w:marTop w:val="0"/>
          <w:marBottom w:val="0"/>
          <w:divBdr>
            <w:top w:val="none" w:sz="0" w:space="0" w:color="auto"/>
            <w:left w:val="none" w:sz="0" w:space="0" w:color="auto"/>
            <w:bottom w:val="none" w:sz="0" w:space="0" w:color="auto"/>
            <w:right w:val="none" w:sz="0" w:space="0" w:color="auto"/>
          </w:divBdr>
        </w:div>
        <w:div w:id="486899094">
          <w:marLeft w:val="640"/>
          <w:marRight w:val="0"/>
          <w:marTop w:val="0"/>
          <w:marBottom w:val="0"/>
          <w:divBdr>
            <w:top w:val="none" w:sz="0" w:space="0" w:color="auto"/>
            <w:left w:val="none" w:sz="0" w:space="0" w:color="auto"/>
            <w:bottom w:val="none" w:sz="0" w:space="0" w:color="auto"/>
            <w:right w:val="none" w:sz="0" w:space="0" w:color="auto"/>
          </w:divBdr>
        </w:div>
        <w:div w:id="492600804">
          <w:marLeft w:val="640"/>
          <w:marRight w:val="0"/>
          <w:marTop w:val="0"/>
          <w:marBottom w:val="0"/>
          <w:divBdr>
            <w:top w:val="none" w:sz="0" w:space="0" w:color="auto"/>
            <w:left w:val="none" w:sz="0" w:space="0" w:color="auto"/>
            <w:bottom w:val="none" w:sz="0" w:space="0" w:color="auto"/>
            <w:right w:val="none" w:sz="0" w:space="0" w:color="auto"/>
          </w:divBdr>
        </w:div>
        <w:div w:id="514005404">
          <w:marLeft w:val="640"/>
          <w:marRight w:val="0"/>
          <w:marTop w:val="0"/>
          <w:marBottom w:val="0"/>
          <w:divBdr>
            <w:top w:val="none" w:sz="0" w:space="0" w:color="auto"/>
            <w:left w:val="none" w:sz="0" w:space="0" w:color="auto"/>
            <w:bottom w:val="none" w:sz="0" w:space="0" w:color="auto"/>
            <w:right w:val="none" w:sz="0" w:space="0" w:color="auto"/>
          </w:divBdr>
        </w:div>
        <w:div w:id="524443717">
          <w:marLeft w:val="640"/>
          <w:marRight w:val="0"/>
          <w:marTop w:val="0"/>
          <w:marBottom w:val="0"/>
          <w:divBdr>
            <w:top w:val="none" w:sz="0" w:space="0" w:color="auto"/>
            <w:left w:val="none" w:sz="0" w:space="0" w:color="auto"/>
            <w:bottom w:val="none" w:sz="0" w:space="0" w:color="auto"/>
            <w:right w:val="none" w:sz="0" w:space="0" w:color="auto"/>
          </w:divBdr>
        </w:div>
        <w:div w:id="535854290">
          <w:marLeft w:val="640"/>
          <w:marRight w:val="0"/>
          <w:marTop w:val="0"/>
          <w:marBottom w:val="0"/>
          <w:divBdr>
            <w:top w:val="none" w:sz="0" w:space="0" w:color="auto"/>
            <w:left w:val="none" w:sz="0" w:space="0" w:color="auto"/>
            <w:bottom w:val="none" w:sz="0" w:space="0" w:color="auto"/>
            <w:right w:val="none" w:sz="0" w:space="0" w:color="auto"/>
          </w:divBdr>
        </w:div>
        <w:div w:id="548997987">
          <w:marLeft w:val="640"/>
          <w:marRight w:val="0"/>
          <w:marTop w:val="0"/>
          <w:marBottom w:val="0"/>
          <w:divBdr>
            <w:top w:val="none" w:sz="0" w:space="0" w:color="auto"/>
            <w:left w:val="none" w:sz="0" w:space="0" w:color="auto"/>
            <w:bottom w:val="none" w:sz="0" w:space="0" w:color="auto"/>
            <w:right w:val="none" w:sz="0" w:space="0" w:color="auto"/>
          </w:divBdr>
        </w:div>
        <w:div w:id="554121061">
          <w:marLeft w:val="640"/>
          <w:marRight w:val="0"/>
          <w:marTop w:val="0"/>
          <w:marBottom w:val="0"/>
          <w:divBdr>
            <w:top w:val="none" w:sz="0" w:space="0" w:color="auto"/>
            <w:left w:val="none" w:sz="0" w:space="0" w:color="auto"/>
            <w:bottom w:val="none" w:sz="0" w:space="0" w:color="auto"/>
            <w:right w:val="none" w:sz="0" w:space="0" w:color="auto"/>
          </w:divBdr>
        </w:div>
        <w:div w:id="572662437">
          <w:marLeft w:val="640"/>
          <w:marRight w:val="0"/>
          <w:marTop w:val="0"/>
          <w:marBottom w:val="0"/>
          <w:divBdr>
            <w:top w:val="none" w:sz="0" w:space="0" w:color="auto"/>
            <w:left w:val="none" w:sz="0" w:space="0" w:color="auto"/>
            <w:bottom w:val="none" w:sz="0" w:space="0" w:color="auto"/>
            <w:right w:val="none" w:sz="0" w:space="0" w:color="auto"/>
          </w:divBdr>
        </w:div>
        <w:div w:id="577401036">
          <w:marLeft w:val="640"/>
          <w:marRight w:val="0"/>
          <w:marTop w:val="0"/>
          <w:marBottom w:val="0"/>
          <w:divBdr>
            <w:top w:val="none" w:sz="0" w:space="0" w:color="auto"/>
            <w:left w:val="none" w:sz="0" w:space="0" w:color="auto"/>
            <w:bottom w:val="none" w:sz="0" w:space="0" w:color="auto"/>
            <w:right w:val="none" w:sz="0" w:space="0" w:color="auto"/>
          </w:divBdr>
        </w:div>
        <w:div w:id="597103309">
          <w:marLeft w:val="640"/>
          <w:marRight w:val="0"/>
          <w:marTop w:val="0"/>
          <w:marBottom w:val="0"/>
          <w:divBdr>
            <w:top w:val="none" w:sz="0" w:space="0" w:color="auto"/>
            <w:left w:val="none" w:sz="0" w:space="0" w:color="auto"/>
            <w:bottom w:val="none" w:sz="0" w:space="0" w:color="auto"/>
            <w:right w:val="none" w:sz="0" w:space="0" w:color="auto"/>
          </w:divBdr>
        </w:div>
        <w:div w:id="597758427">
          <w:marLeft w:val="640"/>
          <w:marRight w:val="0"/>
          <w:marTop w:val="0"/>
          <w:marBottom w:val="0"/>
          <w:divBdr>
            <w:top w:val="none" w:sz="0" w:space="0" w:color="auto"/>
            <w:left w:val="none" w:sz="0" w:space="0" w:color="auto"/>
            <w:bottom w:val="none" w:sz="0" w:space="0" w:color="auto"/>
            <w:right w:val="none" w:sz="0" w:space="0" w:color="auto"/>
          </w:divBdr>
        </w:div>
        <w:div w:id="603465043">
          <w:marLeft w:val="640"/>
          <w:marRight w:val="0"/>
          <w:marTop w:val="0"/>
          <w:marBottom w:val="0"/>
          <w:divBdr>
            <w:top w:val="none" w:sz="0" w:space="0" w:color="auto"/>
            <w:left w:val="none" w:sz="0" w:space="0" w:color="auto"/>
            <w:bottom w:val="none" w:sz="0" w:space="0" w:color="auto"/>
            <w:right w:val="none" w:sz="0" w:space="0" w:color="auto"/>
          </w:divBdr>
        </w:div>
        <w:div w:id="604654502">
          <w:marLeft w:val="640"/>
          <w:marRight w:val="0"/>
          <w:marTop w:val="0"/>
          <w:marBottom w:val="0"/>
          <w:divBdr>
            <w:top w:val="none" w:sz="0" w:space="0" w:color="auto"/>
            <w:left w:val="none" w:sz="0" w:space="0" w:color="auto"/>
            <w:bottom w:val="none" w:sz="0" w:space="0" w:color="auto"/>
            <w:right w:val="none" w:sz="0" w:space="0" w:color="auto"/>
          </w:divBdr>
        </w:div>
        <w:div w:id="624433555">
          <w:marLeft w:val="640"/>
          <w:marRight w:val="0"/>
          <w:marTop w:val="0"/>
          <w:marBottom w:val="0"/>
          <w:divBdr>
            <w:top w:val="none" w:sz="0" w:space="0" w:color="auto"/>
            <w:left w:val="none" w:sz="0" w:space="0" w:color="auto"/>
            <w:bottom w:val="none" w:sz="0" w:space="0" w:color="auto"/>
            <w:right w:val="none" w:sz="0" w:space="0" w:color="auto"/>
          </w:divBdr>
        </w:div>
        <w:div w:id="639305776">
          <w:marLeft w:val="640"/>
          <w:marRight w:val="0"/>
          <w:marTop w:val="0"/>
          <w:marBottom w:val="0"/>
          <w:divBdr>
            <w:top w:val="none" w:sz="0" w:space="0" w:color="auto"/>
            <w:left w:val="none" w:sz="0" w:space="0" w:color="auto"/>
            <w:bottom w:val="none" w:sz="0" w:space="0" w:color="auto"/>
            <w:right w:val="none" w:sz="0" w:space="0" w:color="auto"/>
          </w:divBdr>
        </w:div>
        <w:div w:id="647974901">
          <w:marLeft w:val="640"/>
          <w:marRight w:val="0"/>
          <w:marTop w:val="0"/>
          <w:marBottom w:val="0"/>
          <w:divBdr>
            <w:top w:val="none" w:sz="0" w:space="0" w:color="auto"/>
            <w:left w:val="none" w:sz="0" w:space="0" w:color="auto"/>
            <w:bottom w:val="none" w:sz="0" w:space="0" w:color="auto"/>
            <w:right w:val="none" w:sz="0" w:space="0" w:color="auto"/>
          </w:divBdr>
        </w:div>
        <w:div w:id="667319911">
          <w:marLeft w:val="640"/>
          <w:marRight w:val="0"/>
          <w:marTop w:val="0"/>
          <w:marBottom w:val="0"/>
          <w:divBdr>
            <w:top w:val="none" w:sz="0" w:space="0" w:color="auto"/>
            <w:left w:val="none" w:sz="0" w:space="0" w:color="auto"/>
            <w:bottom w:val="none" w:sz="0" w:space="0" w:color="auto"/>
            <w:right w:val="none" w:sz="0" w:space="0" w:color="auto"/>
          </w:divBdr>
        </w:div>
        <w:div w:id="668678417">
          <w:marLeft w:val="640"/>
          <w:marRight w:val="0"/>
          <w:marTop w:val="0"/>
          <w:marBottom w:val="0"/>
          <w:divBdr>
            <w:top w:val="none" w:sz="0" w:space="0" w:color="auto"/>
            <w:left w:val="none" w:sz="0" w:space="0" w:color="auto"/>
            <w:bottom w:val="none" w:sz="0" w:space="0" w:color="auto"/>
            <w:right w:val="none" w:sz="0" w:space="0" w:color="auto"/>
          </w:divBdr>
        </w:div>
        <w:div w:id="670059064">
          <w:marLeft w:val="640"/>
          <w:marRight w:val="0"/>
          <w:marTop w:val="0"/>
          <w:marBottom w:val="0"/>
          <w:divBdr>
            <w:top w:val="none" w:sz="0" w:space="0" w:color="auto"/>
            <w:left w:val="none" w:sz="0" w:space="0" w:color="auto"/>
            <w:bottom w:val="none" w:sz="0" w:space="0" w:color="auto"/>
            <w:right w:val="none" w:sz="0" w:space="0" w:color="auto"/>
          </w:divBdr>
        </w:div>
        <w:div w:id="670137985">
          <w:marLeft w:val="640"/>
          <w:marRight w:val="0"/>
          <w:marTop w:val="0"/>
          <w:marBottom w:val="0"/>
          <w:divBdr>
            <w:top w:val="none" w:sz="0" w:space="0" w:color="auto"/>
            <w:left w:val="none" w:sz="0" w:space="0" w:color="auto"/>
            <w:bottom w:val="none" w:sz="0" w:space="0" w:color="auto"/>
            <w:right w:val="none" w:sz="0" w:space="0" w:color="auto"/>
          </w:divBdr>
        </w:div>
        <w:div w:id="697238879">
          <w:marLeft w:val="640"/>
          <w:marRight w:val="0"/>
          <w:marTop w:val="0"/>
          <w:marBottom w:val="0"/>
          <w:divBdr>
            <w:top w:val="none" w:sz="0" w:space="0" w:color="auto"/>
            <w:left w:val="none" w:sz="0" w:space="0" w:color="auto"/>
            <w:bottom w:val="none" w:sz="0" w:space="0" w:color="auto"/>
            <w:right w:val="none" w:sz="0" w:space="0" w:color="auto"/>
          </w:divBdr>
        </w:div>
        <w:div w:id="699667268">
          <w:marLeft w:val="640"/>
          <w:marRight w:val="0"/>
          <w:marTop w:val="0"/>
          <w:marBottom w:val="0"/>
          <w:divBdr>
            <w:top w:val="none" w:sz="0" w:space="0" w:color="auto"/>
            <w:left w:val="none" w:sz="0" w:space="0" w:color="auto"/>
            <w:bottom w:val="none" w:sz="0" w:space="0" w:color="auto"/>
            <w:right w:val="none" w:sz="0" w:space="0" w:color="auto"/>
          </w:divBdr>
        </w:div>
        <w:div w:id="708185977">
          <w:marLeft w:val="640"/>
          <w:marRight w:val="0"/>
          <w:marTop w:val="0"/>
          <w:marBottom w:val="0"/>
          <w:divBdr>
            <w:top w:val="none" w:sz="0" w:space="0" w:color="auto"/>
            <w:left w:val="none" w:sz="0" w:space="0" w:color="auto"/>
            <w:bottom w:val="none" w:sz="0" w:space="0" w:color="auto"/>
            <w:right w:val="none" w:sz="0" w:space="0" w:color="auto"/>
          </w:divBdr>
        </w:div>
        <w:div w:id="721947946">
          <w:marLeft w:val="640"/>
          <w:marRight w:val="0"/>
          <w:marTop w:val="0"/>
          <w:marBottom w:val="0"/>
          <w:divBdr>
            <w:top w:val="none" w:sz="0" w:space="0" w:color="auto"/>
            <w:left w:val="none" w:sz="0" w:space="0" w:color="auto"/>
            <w:bottom w:val="none" w:sz="0" w:space="0" w:color="auto"/>
            <w:right w:val="none" w:sz="0" w:space="0" w:color="auto"/>
          </w:divBdr>
        </w:div>
        <w:div w:id="727724668">
          <w:marLeft w:val="640"/>
          <w:marRight w:val="0"/>
          <w:marTop w:val="0"/>
          <w:marBottom w:val="0"/>
          <w:divBdr>
            <w:top w:val="none" w:sz="0" w:space="0" w:color="auto"/>
            <w:left w:val="none" w:sz="0" w:space="0" w:color="auto"/>
            <w:bottom w:val="none" w:sz="0" w:space="0" w:color="auto"/>
            <w:right w:val="none" w:sz="0" w:space="0" w:color="auto"/>
          </w:divBdr>
        </w:div>
        <w:div w:id="745297473">
          <w:marLeft w:val="640"/>
          <w:marRight w:val="0"/>
          <w:marTop w:val="0"/>
          <w:marBottom w:val="0"/>
          <w:divBdr>
            <w:top w:val="none" w:sz="0" w:space="0" w:color="auto"/>
            <w:left w:val="none" w:sz="0" w:space="0" w:color="auto"/>
            <w:bottom w:val="none" w:sz="0" w:space="0" w:color="auto"/>
            <w:right w:val="none" w:sz="0" w:space="0" w:color="auto"/>
          </w:divBdr>
        </w:div>
        <w:div w:id="750857885">
          <w:marLeft w:val="640"/>
          <w:marRight w:val="0"/>
          <w:marTop w:val="0"/>
          <w:marBottom w:val="0"/>
          <w:divBdr>
            <w:top w:val="none" w:sz="0" w:space="0" w:color="auto"/>
            <w:left w:val="none" w:sz="0" w:space="0" w:color="auto"/>
            <w:bottom w:val="none" w:sz="0" w:space="0" w:color="auto"/>
            <w:right w:val="none" w:sz="0" w:space="0" w:color="auto"/>
          </w:divBdr>
        </w:div>
        <w:div w:id="759983112">
          <w:marLeft w:val="640"/>
          <w:marRight w:val="0"/>
          <w:marTop w:val="0"/>
          <w:marBottom w:val="0"/>
          <w:divBdr>
            <w:top w:val="none" w:sz="0" w:space="0" w:color="auto"/>
            <w:left w:val="none" w:sz="0" w:space="0" w:color="auto"/>
            <w:bottom w:val="none" w:sz="0" w:space="0" w:color="auto"/>
            <w:right w:val="none" w:sz="0" w:space="0" w:color="auto"/>
          </w:divBdr>
        </w:div>
        <w:div w:id="767194720">
          <w:marLeft w:val="640"/>
          <w:marRight w:val="0"/>
          <w:marTop w:val="0"/>
          <w:marBottom w:val="0"/>
          <w:divBdr>
            <w:top w:val="none" w:sz="0" w:space="0" w:color="auto"/>
            <w:left w:val="none" w:sz="0" w:space="0" w:color="auto"/>
            <w:bottom w:val="none" w:sz="0" w:space="0" w:color="auto"/>
            <w:right w:val="none" w:sz="0" w:space="0" w:color="auto"/>
          </w:divBdr>
        </w:div>
        <w:div w:id="768357413">
          <w:marLeft w:val="640"/>
          <w:marRight w:val="0"/>
          <w:marTop w:val="0"/>
          <w:marBottom w:val="0"/>
          <w:divBdr>
            <w:top w:val="none" w:sz="0" w:space="0" w:color="auto"/>
            <w:left w:val="none" w:sz="0" w:space="0" w:color="auto"/>
            <w:bottom w:val="none" w:sz="0" w:space="0" w:color="auto"/>
            <w:right w:val="none" w:sz="0" w:space="0" w:color="auto"/>
          </w:divBdr>
        </w:div>
        <w:div w:id="786118410">
          <w:marLeft w:val="640"/>
          <w:marRight w:val="0"/>
          <w:marTop w:val="0"/>
          <w:marBottom w:val="0"/>
          <w:divBdr>
            <w:top w:val="none" w:sz="0" w:space="0" w:color="auto"/>
            <w:left w:val="none" w:sz="0" w:space="0" w:color="auto"/>
            <w:bottom w:val="none" w:sz="0" w:space="0" w:color="auto"/>
            <w:right w:val="none" w:sz="0" w:space="0" w:color="auto"/>
          </w:divBdr>
        </w:div>
        <w:div w:id="794324212">
          <w:marLeft w:val="640"/>
          <w:marRight w:val="0"/>
          <w:marTop w:val="0"/>
          <w:marBottom w:val="0"/>
          <w:divBdr>
            <w:top w:val="none" w:sz="0" w:space="0" w:color="auto"/>
            <w:left w:val="none" w:sz="0" w:space="0" w:color="auto"/>
            <w:bottom w:val="none" w:sz="0" w:space="0" w:color="auto"/>
            <w:right w:val="none" w:sz="0" w:space="0" w:color="auto"/>
          </w:divBdr>
        </w:div>
        <w:div w:id="796532887">
          <w:marLeft w:val="640"/>
          <w:marRight w:val="0"/>
          <w:marTop w:val="0"/>
          <w:marBottom w:val="0"/>
          <w:divBdr>
            <w:top w:val="none" w:sz="0" w:space="0" w:color="auto"/>
            <w:left w:val="none" w:sz="0" w:space="0" w:color="auto"/>
            <w:bottom w:val="none" w:sz="0" w:space="0" w:color="auto"/>
            <w:right w:val="none" w:sz="0" w:space="0" w:color="auto"/>
          </w:divBdr>
        </w:div>
        <w:div w:id="803156756">
          <w:marLeft w:val="640"/>
          <w:marRight w:val="0"/>
          <w:marTop w:val="0"/>
          <w:marBottom w:val="0"/>
          <w:divBdr>
            <w:top w:val="none" w:sz="0" w:space="0" w:color="auto"/>
            <w:left w:val="none" w:sz="0" w:space="0" w:color="auto"/>
            <w:bottom w:val="none" w:sz="0" w:space="0" w:color="auto"/>
            <w:right w:val="none" w:sz="0" w:space="0" w:color="auto"/>
          </w:divBdr>
        </w:div>
        <w:div w:id="803280359">
          <w:marLeft w:val="640"/>
          <w:marRight w:val="0"/>
          <w:marTop w:val="0"/>
          <w:marBottom w:val="0"/>
          <w:divBdr>
            <w:top w:val="none" w:sz="0" w:space="0" w:color="auto"/>
            <w:left w:val="none" w:sz="0" w:space="0" w:color="auto"/>
            <w:bottom w:val="none" w:sz="0" w:space="0" w:color="auto"/>
            <w:right w:val="none" w:sz="0" w:space="0" w:color="auto"/>
          </w:divBdr>
        </w:div>
        <w:div w:id="804354449">
          <w:marLeft w:val="640"/>
          <w:marRight w:val="0"/>
          <w:marTop w:val="0"/>
          <w:marBottom w:val="0"/>
          <w:divBdr>
            <w:top w:val="none" w:sz="0" w:space="0" w:color="auto"/>
            <w:left w:val="none" w:sz="0" w:space="0" w:color="auto"/>
            <w:bottom w:val="none" w:sz="0" w:space="0" w:color="auto"/>
            <w:right w:val="none" w:sz="0" w:space="0" w:color="auto"/>
          </w:divBdr>
        </w:div>
        <w:div w:id="819080497">
          <w:marLeft w:val="640"/>
          <w:marRight w:val="0"/>
          <w:marTop w:val="0"/>
          <w:marBottom w:val="0"/>
          <w:divBdr>
            <w:top w:val="none" w:sz="0" w:space="0" w:color="auto"/>
            <w:left w:val="none" w:sz="0" w:space="0" w:color="auto"/>
            <w:bottom w:val="none" w:sz="0" w:space="0" w:color="auto"/>
            <w:right w:val="none" w:sz="0" w:space="0" w:color="auto"/>
          </w:divBdr>
        </w:div>
        <w:div w:id="821460720">
          <w:marLeft w:val="640"/>
          <w:marRight w:val="0"/>
          <w:marTop w:val="0"/>
          <w:marBottom w:val="0"/>
          <w:divBdr>
            <w:top w:val="none" w:sz="0" w:space="0" w:color="auto"/>
            <w:left w:val="none" w:sz="0" w:space="0" w:color="auto"/>
            <w:bottom w:val="none" w:sz="0" w:space="0" w:color="auto"/>
            <w:right w:val="none" w:sz="0" w:space="0" w:color="auto"/>
          </w:divBdr>
        </w:div>
        <w:div w:id="844513283">
          <w:marLeft w:val="640"/>
          <w:marRight w:val="0"/>
          <w:marTop w:val="0"/>
          <w:marBottom w:val="0"/>
          <w:divBdr>
            <w:top w:val="none" w:sz="0" w:space="0" w:color="auto"/>
            <w:left w:val="none" w:sz="0" w:space="0" w:color="auto"/>
            <w:bottom w:val="none" w:sz="0" w:space="0" w:color="auto"/>
            <w:right w:val="none" w:sz="0" w:space="0" w:color="auto"/>
          </w:divBdr>
        </w:div>
        <w:div w:id="845247324">
          <w:marLeft w:val="640"/>
          <w:marRight w:val="0"/>
          <w:marTop w:val="0"/>
          <w:marBottom w:val="0"/>
          <w:divBdr>
            <w:top w:val="none" w:sz="0" w:space="0" w:color="auto"/>
            <w:left w:val="none" w:sz="0" w:space="0" w:color="auto"/>
            <w:bottom w:val="none" w:sz="0" w:space="0" w:color="auto"/>
            <w:right w:val="none" w:sz="0" w:space="0" w:color="auto"/>
          </w:divBdr>
        </w:div>
        <w:div w:id="852181908">
          <w:marLeft w:val="640"/>
          <w:marRight w:val="0"/>
          <w:marTop w:val="0"/>
          <w:marBottom w:val="0"/>
          <w:divBdr>
            <w:top w:val="none" w:sz="0" w:space="0" w:color="auto"/>
            <w:left w:val="none" w:sz="0" w:space="0" w:color="auto"/>
            <w:bottom w:val="none" w:sz="0" w:space="0" w:color="auto"/>
            <w:right w:val="none" w:sz="0" w:space="0" w:color="auto"/>
          </w:divBdr>
        </w:div>
        <w:div w:id="854266304">
          <w:marLeft w:val="640"/>
          <w:marRight w:val="0"/>
          <w:marTop w:val="0"/>
          <w:marBottom w:val="0"/>
          <w:divBdr>
            <w:top w:val="none" w:sz="0" w:space="0" w:color="auto"/>
            <w:left w:val="none" w:sz="0" w:space="0" w:color="auto"/>
            <w:bottom w:val="none" w:sz="0" w:space="0" w:color="auto"/>
            <w:right w:val="none" w:sz="0" w:space="0" w:color="auto"/>
          </w:divBdr>
        </w:div>
        <w:div w:id="854929369">
          <w:marLeft w:val="640"/>
          <w:marRight w:val="0"/>
          <w:marTop w:val="0"/>
          <w:marBottom w:val="0"/>
          <w:divBdr>
            <w:top w:val="none" w:sz="0" w:space="0" w:color="auto"/>
            <w:left w:val="none" w:sz="0" w:space="0" w:color="auto"/>
            <w:bottom w:val="none" w:sz="0" w:space="0" w:color="auto"/>
            <w:right w:val="none" w:sz="0" w:space="0" w:color="auto"/>
          </w:divBdr>
        </w:div>
        <w:div w:id="855844865">
          <w:marLeft w:val="640"/>
          <w:marRight w:val="0"/>
          <w:marTop w:val="0"/>
          <w:marBottom w:val="0"/>
          <w:divBdr>
            <w:top w:val="none" w:sz="0" w:space="0" w:color="auto"/>
            <w:left w:val="none" w:sz="0" w:space="0" w:color="auto"/>
            <w:bottom w:val="none" w:sz="0" w:space="0" w:color="auto"/>
            <w:right w:val="none" w:sz="0" w:space="0" w:color="auto"/>
          </w:divBdr>
        </w:div>
        <w:div w:id="859245824">
          <w:marLeft w:val="640"/>
          <w:marRight w:val="0"/>
          <w:marTop w:val="0"/>
          <w:marBottom w:val="0"/>
          <w:divBdr>
            <w:top w:val="none" w:sz="0" w:space="0" w:color="auto"/>
            <w:left w:val="none" w:sz="0" w:space="0" w:color="auto"/>
            <w:bottom w:val="none" w:sz="0" w:space="0" w:color="auto"/>
            <w:right w:val="none" w:sz="0" w:space="0" w:color="auto"/>
          </w:divBdr>
        </w:div>
        <w:div w:id="889460852">
          <w:marLeft w:val="640"/>
          <w:marRight w:val="0"/>
          <w:marTop w:val="0"/>
          <w:marBottom w:val="0"/>
          <w:divBdr>
            <w:top w:val="none" w:sz="0" w:space="0" w:color="auto"/>
            <w:left w:val="none" w:sz="0" w:space="0" w:color="auto"/>
            <w:bottom w:val="none" w:sz="0" w:space="0" w:color="auto"/>
            <w:right w:val="none" w:sz="0" w:space="0" w:color="auto"/>
          </w:divBdr>
        </w:div>
        <w:div w:id="897471900">
          <w:marLeft w:val="640"/>
          <w:marRight w:val="0"/>
          <w:marTop w:val="0"/>
          <w:marBottom w:val="0"/>
          <w:divBdr>
            <w:top w:val="none" w:sz="0" w:space="0" w:color="auto"/>
            <w:left w:val="none" w:sz="0" w:space="0" w:color="auto"/>
            <w:bottom w:val="none" w:sz="0" w:space="0" w:color="auto"/>
            <w:right w:val="none" w:sz="0" w:space="0" w:color="auto"/>
          </w:divBdr>
        </w:div>
        <w:div w:id="917402579">
          <w:marLeft w:val="640"/>
          <w:marRight w:val="0"/>
          <w:marTop w:val="0"/>
          <w:marBottom w:val="0"/>
          <w:divBdr>
            <w:top w:val="none" w:sz="0" w:space="0" w:color="auto"/>
            <w:left w:val="none" w:sz="0" w:space="0" w:color="auto"/>
            <w:bottom w:val="none" w:sz="0" w:space="0" w:color="auto"/>
            <w:right w:val="none" w:sz="0" w:space="0" w:color="auto"/>
          </w:divBdr>
        </w:div>
        <w:div w:id="923680923">
          <w:marLeft w:val="640"/>
          <w:marRight w:val="0"/>
          <w:marTop w:val="0"/>
          <w:marBottom w:val="0"/>
          <w:divBdr>
            <w:top w:val="none" w:sz="0" w:space="0" w:color="auto"/>
            <w:left w:val="none" w:sz="0" w:space="0" w:color="auto"/>
            <w:bottom w:val="none" w:sz="0" w:space="0" w:color="auto"/>
            <w:right w:val="none" w:sz="0" w:space="0" w:color="auto"/>
          </w:divBdr>
        </w:div>
        <w:div w:id="924462770">
          <w:marLeft w:val="640"/>
          <w:marRight w:val="0"/>
          <w:marTop w:val="0"/>
          <w:marBottom w:val="0"/>
          <w:divBdr>
            <w:top w:val="none" w:sz="0" w:space="0" w:color="auto"/>
            <w:left w:val="none" w:sz="0" w:space="0" w:color="auto"/>
            <w:bottom w:val="none" w:sz="0" w:space="0" w:color="auto"/>
            <w:right w:val="none" w:sz="0" w:space="0" w:color="auto"/>
          </w:divBdr>
        </w:div>
        <w:div w:id="926839277">
          <w:marLeft w:val="640"/>
          <w:marRight w:val="0"/>
          <w:marTop w:val="0"/>
          <w:marBottom w:val="0"/>
          <w:divBdr>
            <w:top w:val="none" w:sz="0" w:space="0" w:color="auto"/>
            <w:left w:val="none" w:sz="0" w:space="0" w:color="auto"/>
            <w:bottom w:val="none" w:sz="0" w:space="0" w:color="auto"/>
            <w:right w:val="none" w:sz="0" w:space="0" w:color="auto"/>
          </w:divBdr>
        </w:div>
        <w:div w:id="931937151">
          <w:marLeft w:val="640"/>
          <w:marRight w:val="0"/>
          <w:marTop w:val="0"/>
          <w:marBottom w:val="0"/>
          <w:divBdr>
            <w:top w:val="none" w:sz="0" w:space="0" w:color="auto"/>
            <w:left w:val="none" w:sz="0" w:space="0" w:color="auto"/>
            <w:bottom w:val="none" w:sz="0" w:space="0" w:color="auto"/>
            <w:right w:val="none" w:sz="0" w:space="0" w:color="auto"/>
          </w:divBdr>
        </w:div>
        <w:div w:id="932475753">
          <w:marLeft w:val="640"/>
          <w:marRight w:val="0"/>
          <w:marTop w:val="0"/>
          <w:marBottom w:val="0"/>
          <w:divBdr>
            <w:top w:val="none" w:sz="0" w:space="0" w:color="auto"/>
            <w:left w:val="none" w:sz="0" w:space="0" w:color="auto"/>
            <w:bottom w:val="none" w:sz="0" w:space="0" w:color="auto"/>
            <w:right w:val="none" w:sz="0" w:space="0" w:color="auto"/>
          </w:divBdr>
        </w:div>
        <w:div w:id="933591422">
          <w:marLeft w:val="640"/>
          <w:marRight w:val="0"/>
          <w:marTop w:val="0"/>
          <w:marBottom w:val="0"/>
          <w:divBdr>
            <w:top w:val="none" w:sz="0" w:space="0" w:color="auto"/>
            <w:left w:val="none" w:sz="0" w:space="0" w:color="auto"/>
            <w:bottom w:val="none" w:sz="0" w:space="0" w:color="auto"/>
            <w:right w:val="none" w:sz="0" w:space="0" w:color="auto"/>
          </w:divBdr>
        </w:div>
        <w:div w:id="936325211">
          <w:marLeft w:val="640"/>
          <w:marRight w:val="0"/>
          <w:marTop w:val="0"/>
          <w:marBottom w:val="0"/>
          <w:divBdr>
            <w:top w:val="none" w:sz="0" w:space="0" w:color="auto"/>
            <w:left w:val="none" w:sz="0" w:space="0" w:color="auto"/>
            <w:bottom w:val="none" w:sz="0" w:space="0" w:color="auto"/>
            <w:right w:val="none" w:sz="0" w:space="0" w:color="auto"/>
          </w:divBdr>
        </w:div>
        <w:div w:id="946037080">
          <w:marLeft w:val="640"/>
          <w:marRight w:val="0"/>
          <w:marTop w:val="0"/>
          <w:marBottom w:val="0"/>
          <w:divBdr>
            <w:top w:val="none" w:sz="0" w:space="0" w:color="auto"/>
            <w:left w:val="none" w:sz="0" w:space="0" w:color="auto"/>
            <w:bottom w:val="none" w:sz="0" w:space="0" w:color="auto"/>
            <w:right w:val="none" w:sz="0" w:space="0" w:color="auto"/>
          </w:divBdr>
        </w:div>
        <w:div w:id="953486937">
          <w:marLeft w:val="640"/>
          <w:marRight w:val="0"/>
          <w:marTop w:val="0"/>
          <w:marBottom w:val="0"/>
          <w:divBdr>
            <w:top w:val="none" w:sz="0" w:space="0" w:color="auto"/>
            <w:left w:val="none" w:sz="0" w:space="0" w:color="auto"/>
            <w:bottom w:val="none" w:sz="0" w:space="0" w:color="auto"/>
            <w:right w:val="none" w:sz="0" w:space="0" w:color="auto"/>
          </w:divBdr>
        </w:div>
        <w:div w:id="974486285">
          <w:marLeft w:val="640"/>
          <w:marRight w:val="0"/>
          <w:marTop w:val="0"/>
          <w:marBottom w:val="0"/>
          <w:divBdr>
            <w:top w:val="none" w:sz="0" w:space="0" w:color="auto"/>
            <w:left w:val="none" w:sz="0" w:space="0" w:color="auto"/>
            <w:bottom w:val="none" w:sz="0" w:space="0" w:color="auto"/>
            <w:right w:val="none" w:sz="0" w:space="0" w:color="auto"/>
          </w:divBdr>
        </w:div>
        <w:div w:id="1001742759">
          <w:marLeft w:val="640"/>
          <w:marRight w:val="0"/>
          <w:marTop w:val="0"/>
          <w:marBottom w:val="0"/>
          <w:divBdr>
            <w:top w:val="none" w:sz="0" w:space="0" w:color="auto"/>
            <w:left w:val="none" w:sz="0" w:space="0" w:color="auto"/>
            <w:bottom w:val="none" w:sz="0" w:space="0" w:color="auto"/>
            <w:right w:val="none" w:sz="0" w:space="0" w:color="auto"/>
          </w:divBdr>
        </w:div>
        <w:div w:id="1003163752">
          <w:marLeft w:val="640"/>
          <w:marRight w:val="0"/>
          <w:marTop w:val="0"/>
          <w:marBottom w:val="0"/>
          <w:divBdr>
            <w:top w:val="none" w:sz="0" w:space="0" w:color="auto"/>
            <w:left w:val="none" w:sz="0" w:space="0" w:color="auto"/>
            <w:bottom w:val="none" w:sz="0" w:space="0" w:color="auto"/>
            <w:right w:val="none" w:sz="0" w:space="0" w:color="auto"/>
          </w:divBdr>
        </w:div>
        <w:div w:id="1005782906">
          <w:marLeft w:val="640"/>
          <w:marRight w:val="0"/>
          <w:marTop w:val="0"/>
          <w:marBottom w:val="0"/>
          <w:divBdr>
            <w:top w:val="none" w:sz="0" w:space="0" w:color="auto"/>
            <w:left w:val="none" w:sz="0" w:space="0" w:color="auto"/>
            <w:bottom w:val="none" w:sz="0" w:space="0" w:color="auto"/>
            <w:right w:val="none" w:sz="0" w:space="0" w:color="auto"/>
          </w:divBdr>
        </w:div>
        <w:div w:id="1017540573">
          <w:marLeft w:val="640"/>
          <w:marRight w:val="0"/>
          <w:marTop w:val="0"/>
          <w:marBottom w:val="0"/>
          <w:divBdr>
            <w:top w:val="none" w:sz="0" w:space="0" w:color="auto"/>
            <w:left w:val="none" w:sz="0" w:space="0" w:color="auto"/>
            <w:bottom w:val="none" w:sz="0" w:space="0" w:color="auto"/>
            <w:right w:val="none" w:sz="0" w:space="0" w:color="auto"/>
          </w:divBdr>
        </w:div>
        <w:div w:id="1033657009">
          <w:marLeft w:val="640"/>
          <w:marRight w:val="0"/>
          <w:marTop w:val="0"/>
          <w:marBottom w:val="0"/>
          <w:divBdr>
            <w:top w:val="none" w:sz="0" w:space="0" w:color="auto"/>
            <w:left w:val="none" w:sz="0" w:space="0" w:color="auto"/>
            <w:bottom w:val="none" w:sz="0" w:space="0" w:color="auto"/>
            <w:right w:val="none" w:sz="0" w:space="0" w:color="auto"/>
          </w:divBdr>
        </w:div>
        <w:div w:id="1046102671">
          <w:marLeft w:val="640"/>
          <w:marRight w:val="0"/>
          <w:marTop w:val="0"/>
          <w:marBottom w:val="0"/>
          <w:divBdr>
            <w:top w:val="none" w:sz="0" w:space="0" w:color="auto"/>
            <w:left w:val="none" w:sz="0" w:space="0" w:color="auto"/>
            <w:bottom w:val="none" w:sz="0" w:space="0" w:color="auto"/>
            <w:right w:val="none" w:sz="0" w:space="0" w:color="auto"/>
          </w:divBdr>
        </w:div>
        <w:div w:id="1050807920">
          <w:marLeft w:val="640"/>
          <w:marRight w:val="0"/>
          <w:marTop w:val="0"/>
          <w:marBottom w:val="0"/>
          <w:divBdr>
            <w:top w:val="none" w:sz="0" w:space="0" w:color="auto"/>
            <w:left w:val="none" w:sz="0" w:space="0" w:color="auto"/>
            <w:bottom w:val="none" w:sz="0" w:space="0" w:color="auto"/>
            <w:right w:val="none" w:sz="0" w:space="0" w:color="auto"/>
          </w:divBdr>
        </w:div>
        <w:div w:id="1051076621">
          <w:marLeft w:val="640"/>
          <w:marRight w:val="0"/>
          <w:marTop w:val="0"/>
          <w:marBottom w:val="0"/>
          <w:divBdr>
            <w:top w:val="none" w:sz="0" w:space="0" w:color="auto"/>
            <w:left w:val="none" w:sz="0" w:space="0" w:color="auto"/>
            <w:bottom w:val="none" w:sz="0" w:space="0" w:color="auto"/>
            <w:right w:val="none" w:sz="0" w:space="0" w:color="auto"/>
          </w:divBdr>
        </w:div>
        <w:div w:id="1066298641">
          <w:marLeft w:val="640"/>
          <w:marRight w:val="0"/>
          <w:marTop w:val="0"/>
          <w:marBottom w:val="0"/>
          <w:divBdr>
            <w:top w:val="none" w:sz="0" w:space="0" w:color="auto"/>
            <w:left w:val="none" w:sz="0" w:space="0" w:color="auto"/>
            <w:bottom w:val="none" w:sz="0" w:space="0" w:color="auto"/>
            <w:right w:val="none" w:sz="0" w:space="0" w:color="auto"/>
          </w:divBdr>
        </w:div>
        <w:div w:id="1084641270">
          <w:marLeft w:val="640"/>
          <w:marRight w:val="0"/>
          <w:marTop w:val="0"/>
          <w:marBottom w:val="0"/>
          <w:divBdr>
            <w:top w:val="none" w:sz="0" w:space="0" w:color="auto"/>
            <w:left w:val="none" w:sz="0" w:space="0" w:color="auto"/>
            <w:bottom w:val="none" w:sz="0" w:space="0" w:color="auto"/>
            <w:right w:val="none" w:sz="0" w:space="0" w:color="auto"/>
          </w:divBdr>
        </w:div>
        <w:div w:id="1117333155">
          <w:marLeft w:val="640"/>
          <w:marRight w:val="0"/>
          <w:marTop w:val="0"/>
          <w:marBottom w:val="0"/>
          <w:divBdr>
            <w:top w:val="none" w:sz="0" w:space="0" w:color="auto"/>
            <w:left w:val="none" w:sz="0" w:space="0" w:color="auto"/>
            <w:bottom w:val="none" w:sz="0" w:space="0" w:color="auto"/>
            <w:right w:val="none" w:sz="0" w:space="0" w:color="auto"/>
          </w:divBdr>
        </w:div>
        <w:div w:id="1122308840">
          <w:marLeft w:val="640"/>
          <w:marRight w:val="0"/>
          <w:marTop w:val="0"/>
          <w:marBottom w:val="0"/>
          <w:divBdr>
            <w:top w:val="none" w:sz="0" w:space="0" w:color="auto"/>
            <w:left w:val="none" w:sz="0" w:space="0" w:color="auto"/>
            <w:bottom w:val="none" w:sz="0" w:space="0" w:color="auto"/>
            <w:right w:val="none" w:sz="0" w:space="0" w:color="auto"/>
          </w:divBdr>
        </w:div>
        <w:div w:id="1126658068">
          <w:marLeft w:val="640"/>
          <w:marRight w:val="0"/>
          <w:marTop w:val="0"/>
          <w:marBottom w:val="0"/>
          <w:divBdr>
            <w:top w:val="none" w:sz="0" w:space="0" w:color="auto"/>
            <w:left w:val="none" w:sz="0" w:space="0" w:color="auto"/>
            <w:bottom w:val="none" w:sz="0" w:space="0" w:color="auto"/>
            <w:right w:val="none" w:sz="0" w:space="0" w:color="auto"/>
          </w:divBdr>
        </w:div>
        <w:div w:id="1134375701">
          <w:marLeft w:val="640"/>
          <w:marRight w:val="0"/>
          <w:marTop w:val="0"/>
          <w:marBottom w:val="0"/>
          <w:divBdr>
            <w:top w:val="none" w:sz="0" w:space="0" w:color="auto"/>
            <w:left w:val="none" w:sz="0" w:space="0" w:color="auto"/>
            <w:bottom w:val="none" w:sz="0" w:space="0" w:color="auto"/>
            <w:right w:val="none" w:sz="0" w:space="0" w:color="auto"/>
          </w:divBdr>
        </w:div>
        <w:div w:id="1140196241">
          <w:marLeft w:val="640"/>
          <w:marRight w:val="0"/>
          <w:marTop w:val="0"/>
          <w:marBottom w:val="0"/>
          <w:divBdr>
            <w:top w:val="none" w:sz="0" w:space="0" w:color="auto"/>
            <w:left w:val="none" w:sz="0" w:space="0" w:color="auto"/>
            <w:bottom w:val="none" w:sz="0" w:space="0" w:color="auto"/>
            <w:right w:val="none" w:sz="0" w:space="0" w:color="auto"/>
          </w:divBdr>
        </w:div>
        <w:div w:id="1148135707">
          <w:marLeft w:val="640"/>
          <w:marRight w:val="0"/>
          <w:marTop w:val="0"/>
          <w:marBottom w:val="0"/>
          <w:divBdr>
            <w:top w:val="none" w:sz="0" w:space="0" w:color="auto"/>
            <w:left w:val="none" w:sz="0" w:space="0" w:color="auto"/>
            <w:bottom w:val="none" w:sz="0" w:space="0" w:color="auto"/>
            <w:right w:val="none" w:sz="0" w:space="0" w:color="auto"/>
          </w:divBdr>
        </w:div>
        <w:div w:id="1159227586">
          <w:marLeft w:val="640"/>
          <w:marRight w:val="0"/>
          <w:marTop w:val="0"/>
          <w:marBottom w:val="0"/>
          <w:divBdr>
            <w:top w:val="none" w:sz="0" w:space="0" w:color="auto"/>
            <w:left w:val="none" w:sz="0" w:space="0" w:color="auto"/>
            <w:bottom w:val="none" w:sz="0" w:space="0" w:color="auto"/>
            <w:right w:val="none" w:sz="0" w:space="0" w:color="auto"/>
          </w:divBdr>
        </w:div>
        <w:div w:id="1167091110">
          <w:marLeft w:val="640"/>
          <w:marRight w:val="0"/>
          <w:marTop w:val="0"/>
          <w:marBottom w:val="0"/>
          <w:divBdr>
            <w:top w:val="none" w:sz="0" w:space="0" w:color="auto"/>
            <w:left w:val="none" w:sz="0" w:space="0" w:color="auto"/>
            <w:bottom w:val="none" w:sz="0" w:space="0" w:color="auto"/>
            <w:right w:val="none" w:sz="0" w:space="0" w:color="auto"/>
          </w:divBdr>
        </w:div>
        <w:div w:id="1192914621">
          <w:marLeft w:val="640"/>
          <w:marRight w:val="0"/>
          <w:marTop w:val="0"/>
          <w:marBottom w:val="0"/>
          <w:divBdr>
            <w:top w:val="none" w:sz="0" w:space="0" w:color="auto"/>
            <w:left w:val="none" w:sz="0" w:space="0" w:color="auto"/>
            <w:bottom w:val="none" w:sz="0" w:space="0" w:color="auto"/>
            <w:right w:val="none" w:sz="0" w:space="0" w:color="auto"/>
          </w:divBdr>
        </w:div>
        <w:div w:id="1201019855">
          <w:marLeft w:val="640"/>
          <w:marRight w:val="0"/>
          <w:marTop w:val="0"/>
          <w:marBottom w:val="0"/>
          <w:divBdr>
            <w:top w:val="none" w:sz="0" w:space="0" w:color="auto"/>
            <w:left w:val="none" w:sz="0" w:space="0" w:color="auto"/>
            <w:bottom w:val="none" w:sz="0" w:space="0" w:color="auto"/>
            <w:right w:val="none" w:sz="0" w:space="0" w:color="auto"/>
          </w:divBdr>
        </w:div>
        <w:div w:id="1221864101">
          <w:marLeft w:val="640"/>
          <w:marRight w:val="0"/>
          <w:marTop w:val="0"/>
          <w:marBottom w:val="0"/>
          <w:divBdr>
            <w:top w:val="none" w:sz="0" w:space="0" w:color="auto"/>
            <w:left w:val="none" w:sz="0" w:space="0" w:color="auto"/>
            <w:bottom w:val="none" w:sz="0" w:space="0" w:color="auto"/>
            <w:right w:val="none" w:sz="0" w:space="0" w:color="auto"/>
          </w:divBdr>
        </w:div>
        <w:div w:id="1231649521">
          <w:marLeft w:val="640"/>
          <w:marRight w:val="0"/>
          <w:marTop w:val="0"/>
          <w:marBottom w:val="0"/>
          <w:divBdr>
            <w:top w:val="none" w:sz="0" w:space="0" w:color="auto"/>
            <w:left w:val="none" w:sz="0" w:space="0" w:color="auto"/>
            <w:bottom w:val="none" w:sz="0" w:space="0" w:color="auto"/>
            <w:right w:val="none" w:sz="0" w:space="0" w:color="auto"/>
          </w:divBdr>
        </w:div>
        <w:div w:id="1256594745">
          <w:marLeft w:val="640"/>
          <w:marRight w:val="0"/>
          <w:marTop w:val="0"/>
          <w:marBottom w:val="0"/>
          <w:divBdr>
            <w:top w:val="none" w:sz="0" w:space="0" w:color="auto"/>
            <w:left w:val="none" w:sz="0" w:space="0" w:color="auto"/>
            <w:bottom w:val="none" w:sz="0" w:space="0" w:color="auto"/>
            <w:right w:val="none" w:sz="0" w:space="0" w:color="auto"/>
          </w:divBdr>
        </w:div>
        <w:div w:id="1257321243">
          <w:marLeft w:val="640"/>
          <w:marRight w:val="0"/>
          <w:marTop w:val="0"/>
          <w:marBottom w:val="0"/>
          <w:divBdr>
            <w:top w:val="none" w:sz="0" w:space="0" w:color="auto"/>
            <w:left w:val="none" w:sz="0" w:space="0" w:color="auto"/>
            <w:bottom w:val="none" w:sz="0" w:space="0" w:color="auto"/>
            <w:right w:val="none" w:sz="0" w:space="0" w:color="auto"/>
          </w:divBdr>
        </w:div>
        <w:div w:id="1283921166">
          <w:marLeft w:val="640"/>
          <w:marRight w:val="0"/>
          <w:marTop w:val="0"/>
          <w:marBottom w:val="0"/>
          <w:divBdr>
            <w:top w:val="none" w:sz="0" w:space="0" w:color="auto"/>
            <w:left w:val="none" w:sz="0" w:space="0" w:color="auto"/>
            <w:bottom w:val="none" w:sz="0" w:space="0" w:color="auto"/>
            <w:right w:val="none" w:sz="0" w:space="0" w:color="auto"/>
          </w:divBdr>
        </w:div>
        <w:div w:id="1291546086">
          <w:marLeft w:val="640"/>
          <w:marRight w:val="0"/>
          <w:marTop w:val="0"/>
          <w:marBottom w:val="0"/>
          <w:divBdr>
            <w:top w:val="none" w:sz="0" w:space="0" w:color="auto"/>
            <w:left w:val="none" w:sz="0" w:space="0" w:color="auto"/>
            <w:bottom w:val="none" w:sz="0" w:space="0" w:color="auto"/>
            <w:right w:val="none" w:sz="0" w:space="0" w:color="auto"/>
          </w:divBdr>
        </w:div>
        <w:div w:id="1294171810">
          <w:marLeft w:val="640"/>
          <w:marRight w:val="0"/>
          <w:marTop w:val="0"/>
          <w:marBottom w:val="0"/>
          <w:divBdr>
            <w:top w:val="none" w:sz="0" w:space="0" w:color="auto"/>
            <w:left w:val="none" w:sz="0" w:space="0" w:color="auto"/>
            <w:bottom w:val="none" w:sz="0" w:space="0" w:color="auto"/>
            <w:right w:val="none" w:sz="0" w:space="0" w:color="auto"/>
          </w:divBdr>
        </w:div>
        <w:div w:id="1294410250">
          <w:marLeft w:val="640"/>
          <w:marRight w:val="0"/>
          <w:marTop w:val="0"/>
          <w:marBottom w:val="0"/>
          <w:divBdr>
            <w:top w:val="none" w:sz="0" w:space="0" w:color="auto"/>
            <w:left w:val="none" w:sz="0" w:space="0" w:color="auto"/>
            <w:bottom w:val="none" w:sz="0" w:space="0" w:color="auto"/>
            <w:right w:val="none" w:sz="0" w:space="0" w:color="auto"/>
          </w:divBdr>
        </w:div>
        <w:div w:id="1302928637">
          <w:marLeft w:val="640"/>
          <w:marRight w:val="0"/>
          <w:marTop w:val="0"/>
          <w:marBottom w:val="0"/>
          <w:divBdr>
            <w:top w:val="none" w:sz="0" w:space="0" w:color="auto"/>
            <w:left w:val="none" w:sz="0" w:space="0" w:color="auto"/>
            <w:bottom w:val="none" w:sz="0" w:space="0" w:color="auto"/>
            <w:right w:val="none" w:sz="0" w:space="0" w:color="auto"/>
          </w:divBdr>
        </w:div>
        <w:div w:id="1303659064">
          <w:marLeft w:val="640"/>
          <w:marRight w:val="0"/>
          <w:marTop w:val="0"/>
          <w:marBottom w:val="0"/>
          <w:divBdr>
            <w:top w:val="none" w:sz="0" w:space="0" w:color="auto"/>
            <w:left w:val="none" w:sz="0" w:space="0" w:color="auto"/>
            <w:bottom w:val="none" w:sz="0" w:space="0" w:color="auto"/>
            <w:right w:val="none" w:sz="0" w:space="0" w:color="auto"/>
          </w:divBdr>
        </w:div>
        <w:div w:id="1310088072">
          <w:marLeft w:val="640"/>
          <w:marRight w:val="0"/>
          <w:marTop w:val="0"/>
          <w:marBottom w:val="0"/>
          <w:divBdr>
            <w:top w:val="none" w:sz="0" w:space="0" w:color="auto"/>
            <w:left w:val="none" w:sz="0" w:space="0" w:color="auto"/>
            <w:bottom w:val="none" w:sz="0" w:space="0" w:color="auto"/>
            <w:right w:val="none" w:sz="0" w:space="0" w:color="auto"/>
          </w:divBdr>
        </w:div>
        <w:div w:id="1324116272">
          <w:marLeft w:val="640"/>
          <w:marRight w:val="0"/>
          <w:marTop w:val="0"/>
          <w:marBottom w:val="0"/>
          <w:divBdr>
            <w:top w:val="none" w:sz="0" w:space="0" w:color="auto"/>
            <w:left w:val="none" w:sz="0" w:space="0" w:color="auto"/>
            <w:bottom w:val="none" w:sz="0" w:space="0" w:color="auto"/>
            <w:right w:val="none" w:sz="0" w:space="0" w:color="auto"/>
          </w:divBdr>
        </w:div>
        <w:div w:id="1332636601">
          <w:marLeft w:val="640"/>
          <w:marRight w:val="0"/>
          <w:marTop w:val="0"/>
          <w:marBottom w:val="0"/>
          <w:divBdr>
            <w:top w:val="none" w:sz="0" w:space="0" w:color="auto"/>
            <w:left w:val="none" w:sz="0" w:space="0" w:color="auto"/>
            <w:bottom w:val="none" w:sz="0" w:space="0" w:color="auto"/>
            <w:right w:val="none" w:sz="0" w:space="0" w:color="auto"/>
          </w:divBdr>
        </w:div>
        <w:div w:id="1348406442">
          <w:marLeft w:val="640"/>
          <w:marRight w:val="0"/>
          <w:marTop w:val="0"/>
          <w:marBottom w:val="0"/>
          <w:divBdr>
            <w:top w:val="none" w:sz="0" w:space="0" w:color="auto"/>
            <w:left w:val="none" w:sz="0" w:space="0" w:color="auto"/>
            <w:bottom w:val="none" w:sz="0" w:space="0" w:color="auto"/>
            <w:right w:val="none" w:sz="0" w:space="0" w:color="auto"/>
          </w:divBdr>
        </w:div>
        <w:div w:id="1357193624">
          <w:marLeft w:val="640"/>
          <w:marRight w:val="0"/>
          <w:marTop w:val="0"/>
          <w:marBottom w:val="0"/>
          <w:divBdr>
            <w:top w:val="none" w:sz="0" w:space="0" w:color="auto"/>
            <w:left w:val="none" w:sz="0" w:space="0" w:color="auto"/>
            <w:bottom w:val="none" w:sz="0" w:space="0" w:color="auto"/>
            <w:right w:val="none" w:sz="0" w:space="0" w:color="auto"/>
          </w:divBdr>
        </w:div>
        <w:div w:id="1366711196">
          <w:marLeft w:val="640"/>
          <w:marRight w:val="0"/>
          <w:marTop w:val="0"/>
          <w:marBottom w:val="0"/>
          <w:divBdr>
            <w:top w:val="none" w:sz="0" w:space="0" w:color="auto"/>
            <w:left w:val="none" w:sz="0" w:space="0" w:color="auto"/>
            <w:bottom w:val="none" w:sz="0" w:space="0" w:color="auto"/>
            <w:right w:val="none" w:sz="0" w:space="0" w:color="auto"/>
          </w:divBdr>
        </w:div>
        <w:div w:id="1375738991">
          <w:marLeft w:val="640"/>
          <w:marRight w:val="0"/>
          <w:marTop w:val="0"/>
          <w:marBottom w:val="0"/>
          <w:divBdr>
            <w:top w:val="none" w:sz="0" w:space="0" w:color="auto"/>
            <w:left w:val="none" w:sz="0" w:space="0" w:color="auto"/>
            <w:bottom w:val="none" w:sz="0" w:space="0" w:color="auto"/>
            <w:right w:val="none" w:sz="0" w:space="0" w:color="auto"/>
          </w:divBdr>
        </w:div>
        <w:div w:id="1384139907">
          <w:marLeft w:val="640"/>
          <w:marRight w:val="0"/>
          <w:marTop w:val="0"/>
          <w:marBottom w:val="0"/>
          <w:divBdr>
            <w:top w:val="none" w:sz="0" w:space="0" w:color="auto"/>
            <w:left w:val="none" w:sz="0" w:space="0" w:color="auto"/>
            <w:bottom w:val="none" w:sz="0" w:space="0" w:color="auto"/>
            <w:right w:val="none" w:sz="0" w:space="0" w:color="auto"/>
          </w:divBdr>
        </w:div>
        <w:div w:id="1391685540">
          <w:marLeft w:val="640"/>
          <w:marRight w:val="0"/>
          <w:marTop w:val="0"/>
          <w:marBottom w:val="0"/>
          <w:divBdr>
            <w:top w:val="none" w:sz="0" w:space="0" w:color="auto"/>
            <w:left w:val="none" w:sz="0" w:space="0" w:color="auto"/>
            <w:bottom w:val="none" w:sz="0" w:space="0" w:color="auto"/>
            <w:right w:val="none" w:sz="0" w:space="0" w:color="auto"/>
          </w:divBdr>
        </w:div>
        <w:div w:id="1401563790">
          <w:marLeft w:val="640"/>
          <w:marRight w:val="0"/>
          <w:marTop w:val="0"/>
          <w:marBottom w:val="0"/>
          <w:divBdr>
            <w:top w:val="none" w:sz="0" w:space="0" w:color="auto"/>
            <w:left w:val="none" w:sz="0" w:space="0" w:color="auto"/>
            <w:bottom w:val="none" w:sz="0" w:space="0" w:color="auto"/>
            <w:right w:val="none" w:sz="0" w:space="0" w:color="auto"/>
          </w:divBdr>
        </w:div>
        <w:div w:id="1401758169">
          <w:marLeft w:val="640"/>
          <w:marRight w:val="0"/>
          <w:marTop w:val="0"/>
          <w:marBottom w:val="0"/>
          <w:divBdr>
            <w:top w:val="none" w:sz="0" w:space="0" w:color="auto"/>
            <w:left w:val="none" w:sz="0" w:space="0" w:color="auto"/>
            <w:bottom w:val="none" w:sz="0" w:space="0" w:color="auto"/>
            <w:right w:val="none" w:sz="0" w:space="0" w:color="auto"/>
          </w:divBdr>
        </w:div>
        <w:div w:id="1407147882">
          <w:marLeft w:val="640"/>
          <w:marRight w:val="0"/>
          <w:marTop w:val="0"/>
          <w:marBottom w:val="0"/>
          <w:divBdr>
            <w:top w:val="none" w:sz="0" w:space="0" w:color="auto"/>
            <w:left w:val="none" w:sz="0" w:space="0" w:color="auto"/>
            <w:bottom w:val="none" w:sz="0" w:space="0" w:color="auto"/>
            <w:right w:val="none" w:sz="0" w:space="0" w:color="auto"/>
          </w:divBdr>
        </w:div>
        <w:div w:id="1413507491">
          <w:marLeft w:val="640"/>
          <w:marRight w:val="0"/>
          <w:marTop w:val="0"/>
          <w:marBottom w:val="0"/>
          <w:divBdr>
            <w:top w:val="none" w:sz="0" w:space="0" w:color="auto"/>
            <w:left w:val="none" w:sz="0" w:space="0" w:color="auto"/>
            <w:bottom w:val="none" w:sz="0" w:space="0" w:color="auto"/>
            <w:right w:val="none" w:sz="0" w:space="0" w:color="auto"/>
          </w:divBdr>
        </w:div>
        <w:div w:id="1435126717">
          <w:marLeft w:val="640"/>
          <w:marRight w:val="0"/>
          <w:marTop w:val="0"/>
          <w:marBottom w:val="0"/>
          <w:divBdr>
            <w:top w:val="none" w:sz="0" w:space="0" w:color="auto"/>
            <w:left w:val="none" w:sz="0" w:space="0" w:color="auto"/>
            <w:bottom w:val="none" w:sz="0" w:space="0" w:color="auto"/>
            <w:right w:val="none" w:sz="0" w:space="0" w:color="auto"/>
          </w:divBdr>
        </w:div>
        <w:div w:id="1450127407">
          <w:marLeft w:val="640"/>
          <w:marRight w:val="0"/>
          <w:marTop w:val="0"/>
          <w:marBottom w:val="0"/>
          <w:divBdr>
            <w:top w:val="none" w:sz="0" w:space="0" w:color="auto"/>
            <w:left w:val="none" w:sz="0" w:space="0" w:color="auto"/>
            <w:bottom w:val="none" w:sz="0" w:space="0" w:color="auto"/>
            <w:right w:val="none" w:sz="0" w:space="0" w:color="auto"/>
          </w:divBdr>
        </w:div>
        <w:div w:id="1457289476">
          <w:marLeft w:val="640"/>
          <w:marRight w:val="0"/>
          <w:marTop w:val="0"/>
          <w:marBottom w:val="0"/>
          <w:divBdr>
            <w:top w:val="none" w:sz="0" w:space="0" w:color="auto"/>
            <w:left w:val="none" w:sz="0" w:space="0" w:color="auto"/>
            <w:bottom w:val="none" w:sz="0" w:space="0" w:color="auto"/>
            <w:right w:val="none" w:sz="0" w:space="0" w:color="auto"/>
          </w:divBdr>
        </w:div>
        <w:div w:id="1473719542">
          <w:marLeft w:val="640"/>
          <w:marRight w:val="0"/>
          <w:marTop w:val="0"/>
          <w:marBottom w:val="0"/>
          <w:divBdr>
            <w:top w:val="none" w:sz="0" w:space="0" w:color="auto"/>
            <w:left w:val="none" w:sz="0" w:space="0" w:color="auto"/>
            <w:bottom w:val="none" w:sz="0" w:space="0" w:color="auto"/>
            <w:right w:val="none" w:sz="0" w:space="0" w:color="auto"/>
          </w:divBdr>
        </w:div>
        <w:div w:id="1485506718">
          <w:marLeft w:val="640"/>
          <w:marRight w:val="0"/>
          <w:marTop w:val="0"/>
          <w:marBottom w:val="0"/>
          <w:divBdr>
            <w:top w:val="none" w:sz="0" w:space="0" w:color="auto"/>
            <w:left w:val="none" w:sz="0" w:space="0" w:color="auto"/>
            <w:bottom w:val="none" w:sz="0" w:space="0" w:color="auto"/>
            <w:right w:val="none" w:sz="0" w:space="0" w:color="auto"/>
          </w:divBdr>
        </w:div>
        <w:div w:id="1488667608">
          <w:marLeft w:val="640"/>
          <w:marRight w:val="0"/>
          <w:marTop w:val="0"/>
          <w:marBottom w:val="0"/>
          <w:divBdr>
            <w:top w:val="none" w:sz="0" w:space="0" w:color="auto"/>
            <w:left w:val="none" w:sz="0" w:space="0" w:color="auto"/>
            <w:bottom w:val="none" w:sz="0" w:space="0" w:color="auto"/>
            <w:right w:val="none" w:sz="0" w:space="0" w:color="auto"/>
          </w:divBdr>
        </w:div>
        <w:div w:id="1497501435">
          <w:marLeft w:val="640"/>
          <w:marRight w:val="0"/>
          <w:marTop w:val="0"/>
          <w:marBottom w:val="0"/>
          <w:divBdr>
            <w:top w:val="none" w:sz="0" w:space="0" w:color="auto"/>
            <w:left w:val="none" w:sz="0" w:space="0" w:color="auto"/>
            <w:bottom w:val="none" w:sz="0" w:space="0" w:color="auto"/>
            <w:right w:val="none" w:sz="0" w:space="0" w:color="auto"/>
          </w:divBdr>
        </w:div>
        <w:div w:id="1503161266">
          <w:marLeft w:val="640"/>
          <w:marRight w:val="0"/>
          <w:marTop w:val="0"/>
          <w:marBottom w:val="0"/>
          <w:divBdr>
            <w:top w:val="none" w:sz="0" w:space="0" w:color="auto"/>
            <w:left w:val="none" w:sz="0" w:space="0" w:color="auto"/>
            <w:bottom w:val="none" w:sz="0" w:space="0" w:color="auto"/>
            <w:right w:val="none" w:sz="0" w:space="0" w:color="auto"/>
          </w:divBdr>
        </w:div>
        <w:div w:id="1519006517">
          <w:marLeft w:val="640"/>
          <w:marRight w:val="0"/>
          <w:marTop w:val="0"/>
          <w:marBottom w:val="0"/>
          <w:divBdr>
            <w:top w:val="none" w:sz="0" w:space="0" w:color="auto"/>
            <w:left w:val="none" w:sz="0" w:space="0" w:color="auto"/>
            <w:bottom w:val="none" w:sz="0" w:space="0" w:color="auto"/>
            <w:right w:val="none" w:sz="0" w:space="0" w:color="auto"/>
          </w:divBdr>
        </w:div>
        <w:div w:id="1552881359">
          <w:marLeft w:val="640"/>
          <w:marRight w:val="0"/>
          <w:marTop w:val="0"/>
          <w:marBottom w:val="0"/>
          <w:divBdr>
            <w:top w:val="none" w:sz="0" w:space="0" w:color="auto"/>
            <w:left w:val="none" w:sz="0" w:space="0" w:color="auto"/>
            <w:bottom w:val="none" w:sz="0" w:space="0" w:color="auto"/>
            <w:right w:val="none" w:sz="0" w:space="0" w:color="auto"/>
          </w:divBdr>
        </w:div>
        <w:div w:id="1552885344">
          <w:marLeft w:val="640"/>
          <w:marRight w:val="0"/>
          <w:marTop w:val="0"/>
          <w:marBottom w:val="0"/>
          <w:divBdr>
            <w:top w:val="none" w:sz="0" w:space="0" w:color="auto"/>
            <w:left w:val="none" w:sz="0" w:space="0" w:color="auto"/>
            <w:bottom w:val="none" w:sz="0" w:space="0" w:color="auto"/>
            <w:right w:val="none" w:sz="0" w:space="0" w:color="auto"/>
          </w:divBdr>
        </w:div>
        <w:div w:id="1555435105">
          <w:marLeft w:val="640"/>
          <w:marRight w:val="0"/>
          <w:marTop w:val="0"/>
          <w:marBottom w:val="0"/>
          <w:divBdr>
            <w:top w:val="none" w:sz="0" w:space="0" w:color="auto"/>
            <w:left w:val="none" w:sz="0" w:space="0" w:color="auto"/>
            <w:bottom w:val="none" w:sz="0" w:space="0" w:color="auto"/>
            <w:right w:val="none" w:sz="0" w:space="0" w:color="auto"/>
          </w:divBdr>
        </w:div>
        <w:div w:id="1557859854">
          <w:marLeft w:val="640"/>
          <w:marRight w:val="0"/>
          <w:marTop w:val="0"/>
          <w:marBottom w:val="0"/>
          <w:divBdr>
            <w:top w:val="none" w:sz="0" w:space="0" w:color="auto"/>
            <w:left w:val="none" w:sz="0" w:space="0" w:color="auto"/>
            <w:bottom w:val="none" w:sz="0" w:space="0" w:color="auto"/>
            <w:right w:val="none" w:sz="0" w:space="0" w:color="auto"/>
          </w:divBdr>
        </w:div>
        <w:div w:id="1573008921">
          <w:marLeft w:val="640"/>
          <w:marRight w:val="0"/>
          <w:marTop w:val="0"/>
          <w:marBottom w:val="0"/>
          <w:divBdr>
            <w:top w:val="none" w:sz="0" w:space="0" w:color="auto"/>
            <w:left w:val="none" w:sz="0" w:space="0" w:color="auto"/>
            <w:bottom w:val="none" w:sz="0" w:space="0" w:color="auto"/>
            <w:right w:val="none" w:sz="0" w:space="0" w:color="auto"/>
          </w:divBdr>
        </w:div>
        <w:div w:id="1578394690">
          <w:marLeft w:val="640"/>
          <w:marRight w:val="0"/>
          <w:marTop w:val="0"/>
          <w:marBottom w:val="0"/>
          <w:divBdr>
            <w:top w:val="none" w:sz="0" w:space="0" w:color="auto"/>
            <w:left w:val="none" w:sz="0" w:space="0" w:color="auto"/>
            <w:bottom w:val="none" w:sz="0" w:space="0" w:color="auto"/>
            <w:right w:val="none" w:sz="0" w:space="0" w:color="auto"/>
          </w:divBdr>
        </w:div>
        <w:div w:id="1603800288">
          <w:marLeft w:val="640"/>
          <w:marRight w:val="0"/>
          <w:marTop w:val="0"/>
          <w:marBottom w:val="0"/>
          <w:divBdr>
            <w:top w:val="none" w:sz="0" w:space="0" w:color="auto"/>
            <w:left w:val="none" w:sz="0" w:space="0" w:color="auto"/>
            <w:bottom w:val="none" w:sz="0" w:space="0" w:color="auto"/>
            <w:right w:val="none" w:sz="0" w:space="0" w:color="auto"/>
          </w:divBdr>
        </w:div>
        <w:div w:id="1607039495">
          <w:marLeft w:val="640"/>
          <w:marRight w:val="0"/>
          <w:marTop w:val="0"/>
          <w:marBottom w:val="0"/>
          <w:divBdr>
            <w:top w:val="none" w:sz="0" w:space="0" w:color="auto"/>
            <w:left w:val="none" w:sz="0" w:space="0" w:color="auto"/>
            <w:bottom w:val="none" w:sz="0" w:space="0" w:color="auto"/>
            <w:right w:val="none" w:sz="0" w:space="0" w:color="auto"/>
          </w:divBdr>
        </w:div>
        <w:div w:id="1609119311">
          <w:marLeft w:val="640"/>
          <w:marRight w:val="0"/>
          <w:marTop w:val="0"/>
          <w:marBottom w:val="0"/>
          <w:divBdr>
            <w:top w:val="none" w:sz="0" w:space="0" w:color="auto"/>
            <w:left w:val="none" w:sz="0" w:space="0" w:color="auto"/>
            <w:bottom w:val="none" w:sz="0" w:space="0" w:color="auto"/>
            <w:right w:val="none" w:sz="0" w:space="0" w:color="auto"/>
          </w:divBdr>
        </w:div>
        <w:div w:id="1615863337">
          <w:marLeft w:val="640"/>
          <w:marRight w:val="0"/>
          <w:marTop w:val="0"/>
          <w:marBottom w:val="0"/>
          <w:divBdr>
            <w:top w:val="none" w:sz="0" w:space="0" w:color="auto"/>
            <w:left w:val="none" w:sz="0" w:space="0" w:color="auto"/>
            <w:bottom w:val="none" w:sz="0" w:space="0" w:color="auto"/>
            <w:right w:val="none" w:sz="0" w:space="0" w:color="auto"/>
          </w:divBdr>
        </w:div>
        <w:div w:id="1623535837">
          <w:marLeft w:val="640"/>
          <w:marRight w:val="0"/>
          <w:marTop w:val="0"/>
          <w:marBottom w:val="0"/>
          <w:divBdr>
            <w:top w:val="none" w:sz="0" w:space="0" w:color="auto"/>
            <w:left w:val="none" w:sz="0" w:space="0" w:color="auto"/>
            <w:bottom w:val="none" w:sz="0" w:space="0" w:color="auto"/>
            <w:right w:val="none" w:sz="0" w:space="0" w:color="auto"/>
          </w:divBdr>
        </w:div>
        <w:div w:id="1634020088">
          <w:marLeft w:val="640"/>
          <w:marRight w:val="0"/>
          <w:marTop w:val="0"/>
          <w:marBottom w:val="0"/>
          <w:divBdr>
            <w:top w:val="none" w:sz="0" w:space="0" w:color="auto"/>
            <w:left w:val="none" w:sz="0" w:space="0" w:color="auto"/>
            <w:bottom w:val="none" w:sz="0" w:space="0" w:color="auto"/>
            <w:right w:val="none" w:sz="0" w:space="0" w:color="auto"/>
          </w:divBdr>
        </w:div>
        <w:div w:id="1637103298">
          <w:marLeft w:val="640"/>
          <w:marRight w:val="0"/>
          <w:marTop w:val="0"/>
          <w:marBottom w:val="0"/>
          <w:divBdr>
            <w:top w:val="none" w:sz="0" w:space="0" w:color="auto"/>
            <w:left w:val="none" w:sz="0" w:space="0" w:color="auto"/>
            <w:bottom w:val="none" w:sz="0" w:space="0" w:color="auto"/>
            <w:right w:val="none" w:sz="0" w:space="0" w:color="auto"/>
          </w:divBdr>
        </w:div>
        <w:div w:id="1639072684">
          <w:marLeft w:val="640"/>
          <w:marRight w:val="0"/>
          <w:marTop w:val="0"/>
          <w:marBottom w:val="0"/>
          <w:divBdr>
            <w:top w:val="none" w:sz="0" w:space="0" w:color="auto"/>
            <w:left w:val="none" w:sz="0" w:space="0" w:color="auto"/>
            <w:bottom w:val="none" w:sz="0" w:space="0" w:color="auto"/>
            <w:right w:val="none" w:sz="0" w:space="0" w:color="auto"/>
          </w:divBdr>
        </w:div>
        <w:div w:id="1651128386">
          <w:marLeft w:val="640"/>
          <w:marRight w:val="0"/>
          <w:marTop w:val="0"/>
          <w:marBottom w:val="0"/>
          <w:divBdr>
            <w:top w:val="none" w:sz="0" w:space="0" w:color="auto"/>
            <w:left w:val="none" w:sz="0" w:space="0" w:color="auto"/>
            <w:bottom w:val="none" w:sz="0" w:space="0" w:color="auto"/>
            <w:right w:val="none" w:sz="0" w:space="0" w:color="auto"/>
          </w:divBdr>
        </w:div>
        <w:div w:id="1655602340">
          <w:marLeft w:val="640"/>
          <w:marRight w:val="0"/>
          <w:marTop w:val="0"/>
          <w:marBottom w:val="0"/>
          <w:divBdr>
            <w:top w:val="none" w:sz="0" w:space="0" w:color="auto"/>
            <w:left w:val="none" w:sz="0" w:space="0" w:color="auto"/>
            <w:bottom w:val="none" w:sz="0" w:space="0" w:color="auto"/>
            <w:right w:val="none" w:sz="0" w:space="0" w:color="auto"/>
          </w:divBdr>
        </w:div>
        <w:div w:id="1661035223">
          <w:marLeft w:val="640"/>
          <w:marRight w:val="0"/>
          <w:marTop w:val="0"/>
          <w:marBottom w:val="0"/>
          <w:divBdr>
            <w:top w:val="none" w:sz="0" w:space="0" w:color="auto"/>
            <w:left w:val="none" w:sz="0" w:space="0" w:color="auto"/>
            <w:bottom w:val="none" w:sz="0" w:space="0" w:color="auto"/>
            <w:right w:val="none" w:sz="0" w:space="0" w:color="auto"/>
          </w:divBdr>
        </w:div>
        <w:div w:id="1663698640">
          <w:marLeft w:val="640"/>
          <w:marRight w:val="0"/>
          <w:marTop w:val="0"/>
          <w:marBottom w:val="0"/>
          <w:divBdr>
            <w:top w:val="none" w:sz="0" w:space="0" w:color="auto"/>
            <w:left w:val="none" w:sz="0" w:space="0" w:color="auto"/>
            <w:bottom w:val="none" w:sz="0" w:space="0" w:color="auto"/>
            <w:right w:val="none" w:sz="0" w:space="0" w:color="auto"/>
          </w:divBdr>
        </w:div>
        <w:div w:id="1677028684">
          <w:marLeft w:val="640"/>
          <w:marRight w:val="0"/>
          <w:marTop w:val="0"/>
          <w:marBottom w:val="0"/>
          <w:divBdr>
            <w:top w:val="none" w:sz="0" w:space="0" w:color="auto"/>
            <w:left w:val="none" w:sz="0" w:space="0" w:color="auto"/>
            <w:bottom w:val="none" w:sz="0" w:space="0" w:color="auto"/>
            <w:right w:val="none" w:sz="0" w:space="0" w:color="auto"/>
          </w:divBdr>
        </w:div>
        <w:div w:id="1701511927">
          <w:marLeft w:val="640"/>
          <w:marRight w:val="0"/>
          <w:marTop w:val="0"/>
          <w:marBottom w:val="0"/>
          <w:divBdr>
            <w:top w:val="none" w:sz="0" w:space="0" w:color="auto"/>
            <w:left w:val="none" w:sz="0" w:space="0" w:color="auto"/>
            <w:bottom w:val="none" w:sz="0" w:space="0" w:color="auto"/>
            <w:right w:val="none" w:sz="0" w:space="0" w:color="auto"/>
          </w:divBdr>
        </w:div>
        <w:div w:id="1702898493">
          <w:marLeft w:val="640"/>
          <w:marRight w:val="0"/>
          <w:marTop w:val="0"/>
          <w:marBottom w:val="0"/>
          <w:divBdr>
            <w:top w:val="none" w:sz="0" w:space="0" w:color="auto"/>
            <w:left w:val="none" w:sz="0" w:space="0" w:color="auto"/>
            <w:bottom w:val="none" w:sz="0" w:space="0" w:color="auto"/>
            <w:right w:val="none" w:sz="0" w:space="0" w:color="auto"/>
          </w:divBdr>
        </w:div>
        <w:div w:id="1705785437">
          <w:marLeft w:val="640"/>
          <w:marRight w:val="0"/>
          <w:marTop w:val="0"/>
          <w:marBottom w:val="0"/>
          <w:divBdr>
            <w:top w:val="none" w:sz="0" w:space="0" w:color="auto"/>
            <w:left w:val="none" w:sz="0" w:space="0" w:color="auto"/>
            <w:bottom w:val="none" w:sz="0" w:space="0" w:color="auto"/>
            <w:right w:val="none" w:sz="0" w:space="0" w:color="auto"/>
          </w:divBdr>
        </w:div>
        <w:div w:id="1724406516">
          <w:marLeft w:val="640"/>
          <w:marRight w:val="0"/>
          <w:marTop w:val="0"/>
          <w:marBottom w:val="0"/>
          <w:divBdr>
            <w:top w:val="none" w:sz="0" w:space="0" w:color="auto"/>
            <w:left w:val="none" w:sz="0" w:space="0" w:color="auto"/>
            <w:bottom w:val="none" w:sz="0" w:space="0" w:color="auto"/>
            <w:right w:val="none" w:sz="0" w:space="0" w:color="auto"/>
          </w:divBdr>
        </w:div>
        <w:div w:id="1749839232">
          <w:marLeft w:val="640"/>
          <w:marRight w:val="0"/>
          <w:marTop w:val="0"/>
          <w:marBottom w:val="0"/>
          <w:divBdr>
            <w:top w:val="none" w:sz="0" w:space="0" w:color="auto"/>
            <w:left w:val="none" w:sz="0" w:space="0" w:color="auto"/>
            <w:bottom w:val="none" w:sz="0" w:space="0" w:color="auto"/>
            <w:right w:val="none" w:sz="0" w:space="0" w:color="auto"/>
          </w:divBdr>
        </w:div>
        <w:div w:id="1750419611">
          <w:marLeft w:val="640"/>
          <w:marRight w:val="0"/>
          <w:marTop w:val="0"/>
          <w:marBottom w:val="0"/>
          <w:divBdr>
            <w:top w:val="none" w:sz="0" w:space="0" w:color="auto"/>
            <w:left w:val="none" w:sz="0" w:space="0" w:color="auto"/>
            <w:bottom w:val="none" w:sz="0" w:space="0" w:color="auto"/>
            <w:right w:val="none" w:sz="0" w:space="0" w:color="auto"/>
          </w:divBdr>
        </w:div>
        <w:div w:id="1758866978">
          <w:marLeft w:val="640"/>
          <w:marRight w:val="0"/>
          <w:marTop w:val="0"/>
          <w:marBottom w:val="0"/>
          <w:divBdr>
            <w:top w:val="none" w:sz="0" w:space="0" w:color="auto"/>
            <w:left w:val="none" w:sz="0" w:space="0" w:color="auto"/>
            <w:bottom w:val="none" w:sz="0" w:space="0" w:color="auto"/>
            <w:right w:val="none" w:sz="0" w:space="0" w:color="auto"/>
          </w:divBdr>
        </w:div>
        <w:div w:id="1764647563">
          <w:marLeft w:val="640"/>
          <w:marRight w:val="0"/>
          <w:marTop w:val="0"/>
          <w:marBottom w:val="0"/>
          <w:divBdr>
            <w:top w:val="none" w:sz="0" w:space="0" w:color="auto"/>
            <w:left w:val="none" w:sz="0" w:space="0" w:color="auto"/>
            <w:bottom w:val="none" w:sz="0" w:space="0" w:color="auto"/>
            <w:right w:val="none" w:sz="0" w:space="0" w:color="auto"/>
          </w:divBdr>
        </w:div>
        <w:div w:id="1765999784">
          <w:marLeft w:val="640"/>
          <w:marRight w:val="0"/>
          <w:marTop w:val="0"/>
          <w:marBottom w:val="0"/>
          <w:divBdr>
            <w:top w:val="none" w:sz="0" w:space="0" w:color="auto"/>
            <w:left w:val="none" w:sz="0" w:space="0" w:color="auto"/>
            <w:bottom w:val="none" w:sz="0" w:space="0" w:color="auto"/>
            <w:right w:val="none" w:sz="0" w:space="0" w:color="auto"/>
          </w:divBdr>
        </w:div>
        <w:div w:id="1766918893">
          <w:marLeft w:val="640"/>
          <w:marRight w:val="0"/>
          <w:marTop w:val="0"/>
          <w:marBottom w:val="0"/>
          <w:divBdr>
            <w:top w:val="none" w:sz="0" w:space="0" w:color="auto"/>
            <w:left w:val="none" w:sz="0" w:space="0" w:color="auto"/>
            <w:bottom w:val="none" w:sz="0" w:space="0" w:color="auto"/>
            <w:right w:val="none" w:sz="0" w:space="0" w:color="auto"/>
          </w:divBdr>
        </w:div>
        <w:div w:id="1767188771">
          <w:marLeft w:val="640"/>
          <w:marRight w:val="0"/>
          <w:marTop w:val="0"/>
          <w:marBottom w:val="0"/>
          <w:divBdr>
            <w:top w:val="none" w:sz="0" w:space="0" w:color="auto"/>
            <w:left w:val="none" w:sz="0" w:space="0" w:color="auto"/>
            <w:bottom w:val="none" w:sz="0" w:space="0" w:color="auto"/>
            <w:right w:val="none" w:sz="0" w:space="0" w:color="auto"/>
          </w:divBdr>
        </w:div>
        <w:div w:id="1781411340">
          <w:marLeft w:val="640"/>
          <w:marRight w:val="0"/>
          <w:marTop w:val="0"/>
          <w:marBottom w:val="0"/>
          <w:divBdr>
            <w:top w:val="none" w:sz="0" w:space="0" w:color="auto"/>
            <w:left w:val="none" w:sz="0" w:space="0" w:color="auto"/>
            <w:bottom w:val="none" w:sz="0" w:space="0" w:color="auto"/>
            <w:right w:val="none" w:sz="0" w:space="0" w:color="auto"/>
          </w:divBdr>
        </w:div>
        <w:div w:id="1791707585">
          <w:marLeft w:val="640"/>
          <w:marRight w:val="0"/>
          <w:marTop w:val="0"/>
          <w:marBottom w:val="0"/>
          <w:divBdr>
            <w:top w:val="none" w:sz="0" w:space="0" w:color="auto"/>
            <w:left w:val="none" w:sz="0" w:space="0" w:color="auto"/>
            <w:bottom w:val="none" w:sz="0" w:space="0" w:color="auto"/>
            <w:right w:val="none" w:sz="0" w:space="0" w:color="auto"/>
          </w:divBdr>
        </w:div>
        <w:div w:id="1810202235">
          <w:marLeft w:val="640"/>
          <w:marRight w:val="0"/>
          <w:marTop w:val="0"/>
          <w:marBottom w:val="0"/>
          <w:divBdr>
            <w:top w:val="none" w:sz="0" w:space="0" w:color="auto"/>
            <w:left w:val="none" w:sz="0" w:space="0" w:color="auto"/>
            <w:bottom w:val="none" w:sz="0" w:space="0" w:color="auto"/>
            <w:right w:val="none" w:sz="0" w:space="0" w:color="auto"/>
          </w:divBdr>
        </w:div>
        <w:div w:id="1814977799">
          <w:marLeft w:val="640"/>
          <w:marRight w:val="0"/>
          <w:marTop w:val="0"/>
          <w:marBottom w:val="0"/>
          <w:divBdr>
            <w:top w:val="none" w:sz="0" w:space="0" w:color="auto"/>
            <w:left w:val="none" w:sz="0" w:space="0" w:color="auto"/>
            <w:bottom w:val="none" w:sz="0" w:space="0" w:color="auto"/>
            <w:right w:val="none" w:sz="0" w:space="0" w:color="auto"/>
          </w:divBdr>
        </w:div>
        <w:div w:id="1821312303">
          <w:marLeft w:val="640"/>
          <w:marRight w:val="0"/>
          <w:marTop w:val="0"/>
          <w:marBottom w:val="0"/>
          <w:divBdr>
            <w:top w:val="none" w:sz="0" w:space="0" w:color="auto"/>
            <w:left w:val="none" w:sz="0" w:space="0" w:color="auto"/>
            <w:bottom w:val="none" w:sz="0" w:space="0" w:color="auto"/>
            <w:right w:val="none" w:sz="0" w:space="0" w:color="auto"/>
          </w:divBdr>
        </w:div>
        <w:div w:id="1837307710">
          <w:marLeft w:val="640"/>
          <w:marRight w:val="0"/>
          <w:marTop w:val="0"/>
          <w:marBottom w:val="0"/>
          <w:divBdr>
            <w:top w:val="none" w:sz="0" w:space="0" w:color="auto"/>
            <w:left w:val="none" w:sz="0" w:space="0" w:color="auto"/>
            <w:bottom w:val="none" w:sz="0" w:space="0" w:color="auto"/>
            <w:right w:val="none" w:sz="0" w:space="0" w:color="auto"/>
          </w:divBdr>
        </w:div>
        <w:div w:id="1840386719">
          <w:marLeft w:val="640"/>
          <w:marRight w:val="0"/>
          <w:marTop w:val="0"/>
          <w:marBottom w:val="0"/>
          <w:divBdr>
            <w:top w:val="none" w:sz="0" w:space="0" w:color="auto"/>
            <w:left w:val="none" w:sz="0" w:space="0" w:color="auto"/>
            <w:bottom w:val="none" w:sz="0" w:space="0" w:color="auto"/>
            <w:right w:val="none" w:sz="0" w:space="0" w:color="auto"/>
          </w:divBdr>
        </w:div>
        <w:div w:id="1850751555">
          <w:marLeft w:val="640"/>
          <w:marRight w:val="0"/>
          <w:marTop w:val="0"/>
          <w:marBottom w:val="0"/>
          <w:divBdr>
            <w:top w:val="none" w:sz="0" w:space="0" w:color="auto"/>
            <w:left w:val="none" w:sz="0" w:space="0" w:color="auto"/>
            <w:bottom w:val="none" w:sz="0" w:space="0" w:color="auto"/>
            <w:right w:val="none" w:sz="0" w:space="0" w:color="auto"/>
          </w:divBdr>
        </w:div>
        <w:div w:id="1852379546">
          <w:marLeft w:val="640"/>
          <w:marRight w:val="0"/>
          <w:marTop w:val="0"/>
          <w:marBottom w:val="0"/>
          <w:divBdr>
            <w:top w:val="none" w:sz="0" w:space="0" w:color="auto"/>
            <w:left w:val="none" w:sz="0" w:space="0" w:color="auto"/>
            <w:bottom w:val="none" w:sz="0" w:space="0" w:color="auto"/>
            <w:right w:val="none" w:sz="0" w:space="0" w:color="auto"/>
          </w:divBdr>
        </w:div>
        <w:div w:id="1853955142">
          <w:marLeft w:val="640"/>
          <w:marRight w:val="0"/>
          <w:marTop w:val="0"/>
          <w:marBottom w:val="0"/>
          <w:divBdr>
            <w:top w:val="none" w:sz="0" w:space="0" w:color="auto"/>
            <w:left w:val="none" w:sz="0" w:space="0" w:color="auto"/>
            <w:bottom w:val="none" w:sz="0" w:space="0" w:color="auto"/>
            <w:right w:val="none" w:sz="0" w:space="0" w:color="auto"/>
          </w:divBdr>
        </w:div>
        <w:div w:id="1869753015">
          <w:marLeft w:val="640"/>
          <w:marRight w:val="0"/>
          <w:marTop w:val="0"/>
          <w:marBottom w:val="0"/>
          <w:divBdr>
            <w:top w:val="none" w:sz="0" w:space="0" w:color="auto"/>
            <w:left w:val="none" w:sz="0" w:space="0" w:color="auto"/>
            <w:bottom w:val="none" w:sz="0" w:space="0" w:color="auto"/>
            <w:right w:val="none" w:sz="0" w:space="0" w:color="auto"/>
          </w:divBdr>
        </w:div>
        <w:div w:id="1870023959">
          <w:marLeft w:val="640"/>
          <w:marRight w:val="0"/>
          <w:marTop w:val="0"/>
          <w:marBottom w:val="0"/>
          <w:divBdr>
            <w:top w:val="none" w:sz="0" w:space="0" w:color="auto"/>
            <w:left w:val="none" w:sz="0" w:space="0" w:color="auto"/>
            <w:bottom w:val="none" w:sz="0" w:space="0" w:color="auto"/>
            <w:right w:val="none" w:sz="0" w:space="0" w:color="auto"/>
          </w:divBdr>
        </w:div>
        <w:div w:id="1881552321">
          <w:marLeft w:val="640"/>
          <w:marRight w:val="0"/>
          <w:marTop w:val="0"/>
          <w:marBottom w:val="0"/>
          <w:divBdr>
            <w:top w:val="none" w:sz="0" w:space="0" w:color="auto"/>
            <w:left w:val="none" w:sz="0" w:space="0" w:color="auto"/>
            <w:bottom w:val="none" w:sz="0" w:space="0" w:color="auto"/>
            <w:right w:val="none" w:sz="0" w:space="0" w:color="auto"/>
          </w:divBdr>
        </w:div>
        <w:div w:id="1899586830">
          <w:marLeft w:val="640"/>
          <w:marRight w:val="0"/>
          <w:marTop w:val="0"/>
          <w:marBottom w:val="0"/>
          <w:divBdr>
            <w:top w:val="none" w:sz="0" w:space="0" w:color="auto"/>
            <w:left w:val="none" w:sz="0" w:space="0" w:color="auto"/>
            <w:bottom w:val="none" w:sz="0" w:space="0" w:color="auto"/>
            <w:right w:val="none" w:sz="0" w:space="0" w:color="auto"/>
          </w:divBdr>
        </w:div>
        <w:div w:id="1911621322">
          <w:marLeft w:val="640"/>
          <w:marRight w:val="0"/>
          <w:marTop w:val="0"/>
          <w:marBottom w:val="0"/>
          <w:divBdr>
            <w:top w:val="none" w:sz="0" w:space="0" w:color="auto"/>
            <w:left w:val="none" w:sz="0" w:space="0" w:color="auto"/>
            <w:bottom w:val="none" w:sz="0" w:space="0" w:color="auto"/>
            <w:right w:val="none" w:sz="0" w:space="0" w:color="auto"/>
          </w:divBdr>
        </w:div>
        <w:div w:id="1926569429">
          <w:marLeft w:val="640"/>
          <w:marRight w:val="0"/>
          <w:marTop w:val="0"/>
          <w:marBottom w:val="0"/>
          <w:divBdr>
            <w:top w:val="none" w:sz="0" w:space="0" w:color="auto"/>
            <w:left w:val="none" w:sz="0" w:space="0" w:color="auto"/>
            <w:bottom w:val="none" w:sz="0" w:space="0" w:color="auto"/>
            <w:right w:val="none" w:sz="0" w:space="0" w:color="auto"/>
          </w:divBdr>
        </w:div>
        <w:div w:id="1930386652">
          <w:marLeft w:val="640"/>
          <w:marRight w:val="0"/>
          <w:marTop w:val="0"/>
          <w:marBottom w:val="0"/>
          <w:divBdr>
            <w:top w:val="none" w:sz="0" w:space="0" w:color="auto"/>
            <w:left w:val="none" w:sz="0" w:space="0" w:color="auto"/>
            <w:bottom w:val="none" w:sz="0" w:space="0" w:color="auto"/>
            <w:right w:val="none" w:sz="0" w:space="0" w:color="auto"/>
          </w:divBdr>
        </w:div>
        <w:div w:id="1935088408">
          <w:marLeft w:val="640"/>
          <w:marRight w:val="0"/>
          <w:marTop w:val="0"/>
          <w:marBottom w:val="0"/>
          <w:divBdr>
            <w:top w:val="none" w:sz="0" w:space="0" w:color="auto"/>
            <w:left w:val="none" w:sz="0" w:space="0" w:color="auto"/>
            <w:bottom w:val="none" w:sz="0" w:space="0" w:color="auto"/>
            <w:right w:val="none" w:sz="0" w:space="0" w:color="auto"/>
          </w:divBdr>
        </w:div>
        <w:div w:id="1938639858">
          <w:marLeft w:val="640"/>
          <w:marRight w:val="0"/>
          <w:marTop w:val="0"/>
          <w:marBottom w:val="0"/>
          <w:divBdr>
            <w:top w:val="none" w:sz="0" w:space="0" w:color="auto"/>
            <w:left w:val="none" w:sz="0" w:space="0" w:color="auto"/>
            <w:bottom w:val="none" w:sz="0" w:space="0" w:color="auto"/>
            <w:right w:val="none" w:sz="0" w:space="0" w:color="auto"/>
          </w:divBdr>
        </w:div>
        <w:div w:id="1966347065">
          <w:marLeft w:val="640"/>
          <w:marRight w:val="0"/>
          <w:marTop w:val="0"/>
          <w:marBottom w:val="0"/>
          <w:divBdr>
            <w:top w:val="none" w:sz="0" w:space="0" w:color="auto"/>
            <w:left w:val="none" w:sz="0" w:space="0" w:color="auto"/>
            <w:bottom w:val="none" w:sz="0" w:space="0" w:color="auto"/>
            <w:right w:val="none" w:sz="0" w:space="0" w:color="auto"/>
          </w:divBdr>
        </w:div>
        <w:div w:id="1974023200">
          <w:marLeft w:val="640"/>
          <w:marRight w:val="0"/>
          <w:marTop w:val="0"/>
          <w:marBottom w:val="0"/>
          <w:divBdr>
            <w:top w:val="none" w:sz="0" w:space="0" w:color="auto"/>
            <w:left w:val="none" w:sz="0" w:space="0" w:color="auto"/>
            <w:bottom w:val="none" w:sz="0" w:space="0" w:color="auto"/>
            <w:right w:val="none" w:sz="0" w:space="0" w:color="auto"/>
          </w:divBdr>
        </w:div>
        <w:div w:id="2011904009">
          <w:marLeft w:val="640"/>
          <w:marRight w:val="0"/>
          <w:marTop w:val="0"/>
          <w:marBottom w:val="0"/>
          <w:divBdr>
            <w:top w:val="none" w:sz="0" w:space="0" w:color="auto"/>
            <w:left w:val="none" w:sz="0" w:space="0" w:color="auto"/>
            <w:bottom w:val="none" w:sz="0" w:space="0" w:color="auto"/>
            <w:right w:val="none" w:sz="0" w:space="0" w:color="auto"/>
          </w:divBdr>
        </w:div>
        <w:div w:id="2016572385">
          <w:marLeft w:val="640"/>
          <w:marRight w:val="0"/>
          <w:marTop w:val="0"/>
          <w:marBottom w:val="0"/>
          <w:divBdr>
            <w:top w:val="none" w:sz="0" w:space="0" w:color="auto"/>
            <w:left w:val="none" w:sz="0" w:space="0" w:color="auto"/>
            <w:bottom w:val="none" w:sz="0" w:space="0" w:color="auto"/>
            <w:right w:val="none" w:sz="0" w:space="0" w:color="auto"/>
          </w:divBdr>
        </w:div>
        <w:div w:id="2021077951">
          <w:marLeft w:val="640"/>
          <w:marRight w:val="0"/>
          <w:marTop w:val="0"/>
          <w:marBottom w:val="0"/>
          <w:divBdr>
            <w:top w:val="none" w:sz="0" w:space="0" w:color="auto"/>
            <w:left w:val="none" w:sz="0" w:space="0" w:color="auto"/>
            <w:bottom w:val="none" w:sz="0" w:space="0" w:color="auto"/>
            <w:right w:val="none" w:sz="0" w:space="0" w:color="auto"/>
          </w:divBdr>
        </w:div>
        <w:div w:id="2025205505">
          <w:marLeft w:val="640"/>
          <w:marRight w:val="0"/>
          <w:marTop w:val="0"/>
          <w:marBottom w:val="0"/>
          <w:divBdr>
            <w:top w:val="none" w:sz="0" w:space="0" w:color="auto"/>
            <w:left w:val="none" w:sz="0" w:space="0" w:color="auto"/>
            <w:bottom w:val="none" w:sz="0" w:space="0" w:color="auto"/>
            <w:right w:val="none" w:sz="0" w:space="0" w:color="auto"/>
          </w:divBdr>
        </w:div>
        <w:div w:id="2031954477">
          <w:marLeft w:val="640"/>
          <w:marRight w:val="0"/>
          <w:marTop w:val="0"/>
          <w:marBottom w:val="0"/>
          <w:divBdr>
            <w:top w:val="none" w:sz="0" w:space="0" w:color="auto"/>
            <w:left w:val="none" w:sz="0" w:space="0" w:color="auto"/>
            <w:bottom w:val="none" w:sz="0" w:space="0" w:color="auto"/>
            <w:right w:val="none" w:sz="0" w:space="0" w:color="auto"/>
          </w:divBdr>
        </w:div>
        <w:div w:id="2051344700">
          <w:marLeft w:val="640"/>
          <w:marRight w:val="0"/>
          <w:marTop w:val="0"/>
          <w:marBottom w:val="0"/>
          <w:divBdr>
            <w:top w:val="none" w:sz="0" w:space="0" w:color="auto"/>
            <w:left w:val="none" w:sz="0" w:space="0" w:color="auto"/>
            <w:bottom w:val="none" w:sz="0" w:space="0" w:color="auto"/>
            <w:right w:val="none" w:sz="0" w:space="0" w:color="auto"/>
          </w:divBdr>
        </w:div>
        <w:div w:id="2080011125">
          <w:marLeft w:val="640"/>
          <w:marRight w:val="0"/>
          <w:marTop w:val="0"/>
          <w:marBottom w:val="0"/>
          <w:divBdr>
            <w:top w:val="none" w:sz="0" w:space="0" w:color="auto"/>
            <w:left w:val="none" w:sz="0" w:space="0" w:color="auto"/>
            <w:bottom w:val="none" w:sz="0" w:space="0" w:color="auto"/>
            <w:right w:val="none" w:sz="0" w:space="0" w:color="auto"/>
          </w:divBdr>
        </w:div>
        <w:div w:id="2090611348">
          <w:marLeft w:val="640"/>
          <w:marRight w:val="0"/>
          <w:marTop w:val="0"/>
          <w:marBottom w:val="0"/>
          <w:divBdr>
            <w:top w:val="none" w:sz="0" w:space="0" w:color="auto"/>
            <w:left w:val="none" w:sz="0" w:space="0" w:color="auto"/>
            <w:bottom w:val="none" w:sz="0" w:space="0" w:color="auto"/>
            <w:right w:val="none" w:sz="0" w:space="0" w:color="auto"/>
          </w:divBdr>
        </w:div>
        <w:div w:id="2092508557">
          <w:marLeft w:val="640"/>
          <w:marRight w:val="0"/>
          <w:marTop w:val="0"/>
          <w:marBottom w:val="0"/>
          <w:divBdr>
            <w:top w:val="none" w:sz="0" w:space="0" w:color="auto"/>
            <w:left w:val="none" w:sz="0" w:space="0" w:color="auto"/>
            <w:bottom w:val="none" w:sz="0" w:space="0" w:color="auto"/>
            <w:right w:val="none" w:sz="0" w:space="0" w:color="auto"/>
          </w:divBdr>
        </w:div>
        <w:div w:id="2102020477">
          <w:marLeft w:val="640"/>
          <w:marRight w:val="0"/>
          <w:marTop w:val="0"/>
          <w:marBottom w:val="0"/>
          <w:divBdr>
            <w:top w:val="none" w:sz="0" w:space="0" w:color="auto"/>
            <w:left w:val="none" w:sz="0" w:space="0" w:color="auto"/>
            <w:bottom w:val="none" w:sz="0" w:space="0" w:color="auto"/>
            <w:right w:val="none" w:sz="0" w:space="0" w:color="auto"/>
          </w:divBdr>
        </w:div>
        <w:div w:id="2105957685">
          <w:marLeft w:val="640"/>
          <w:marRight w:val="0"/>
          <w:marTop w:val="0"/>
          <w:marBottom w:val="0"/>
          <w:divBdr>
            <w:top w:val="none" w:sz="0" w:space="0" w:color="auto"/>
            <w:left w:val="none" w:sz="0" w:space="0" w:color="auto"/>
            <w:bottom w:val="none" w:sz="0" w:space="0" w:color="auto"/>
            <w:right w:val="none" w:sz="0" w:space="0" w:color="auto"/>
          </w:divBdr>
        </w:div>
        <w:div w:id="2108427581">
          <w:marLeft w:val="640"/>
          <w:marRight w:val="0"/>
          <w:marTop w:val="0"/>
          <w:marBottom w:val="0"/>
          <w:divBdr>
            <w:top w:val="none" w:sz="0" w:space="0" w:color="auto"/>
            <w:left w:val="none" w:sz="0" w:space="0" w:color="auto"/>
            <w:bottom w:val="none" w:sz="0" w:space="0" w:color="auto"/>
            <w:right w:val="none" w:sz="0" w:space="0" w:color="auto"/>
          </w:divBdr>
        </w:div>
        <w:div w:id="2114477032">
          <w:marLeft w:val="640"/>
          <w:marRight w:val="0"/>
          <w:marTop w:val="0"/>
          <w:marBottom w:val="0"/>
          <w:divBdr>
            <w:top w:val="none" w:sz="0" w:space="0" w:color="auto"/>
            <w:left w:val="none" w:sz="0" w:space="0" w:color="auto"/>
            <w:bottom w:val="none" w:sz="0" w:space="0" w:color="auto"/>
            <w:right w:val="none" w:sz="0" w:space="0" w:color="auto"/>
          </w:divBdr>
        </w:div>
        <w:div w:id="2132900445">
          <w:marLeft w:val="640"/>
          <w:marRight w:val="0"/>
          <w:marTop w:val="0"/>
          <w:marBottom w:val="0"/>
          <w:divBdr>
            <w:top w:val="none" w:sz="0" w:space="0" w:color="auto"/>
            <w:left w:val="none" w:sz="0" w:space="0" w:color="auto"/>
            <w:bottom w:val="none" w:sz="0" w:space="0" w:color="auto"/>
            <w:right w:val="none" w:sz="0" w:space="0" w:color="auto"/>
          </w:divBdr>
        </w:div>
        <w:div w:id="2134671041">
          <w:marLeft w:val="640"/>
          <w:marRight w:val="0"/>
          <w:marTop w:val="0"/>
          <w:marBottom w:val="0"/>
          <w:divBdr>
            <w:top w:val="none" w:sz="0" w:space="0" w:color="auto"/>
            <w:left w:val="none" w:sz="0" w:space="0" w:color="auto"/>
            <w:bottom w:val="none" w:sz="0" w:space="0" w:color="auto"/>
            <w:right w:val="none" w:sz="0" w:space="0" w:color="auto"/>
          </w:divBdr>
        </w:div>
        <w:div w:id="2143500841">
          <w:marLeft w:val="640"/>
          <w:marRight w:val="0"/>
          <w:marTop w:val="0"/>
          <w:marBottom w:val="0"/>
          <w:divBdr>
            <w:top w:val="none" w:sz="0" w:space="0" w:color="auto"/>
            <w:left w:val="none" w:sz="0" w:space="0" w:color="auto"/>
            <w:bottom w:val="none" w:sz="0" w:space="0" w:color="auto"/>
            <w:right w:val="none" w:sz="0" w:space="0" w:color="auto"/>
          </w:divBdr>
        </w:div>
      </w:divsChild>
    </w:div>
    <w:div w:id="847478347">
      <w:marLeft w:val="640"/>
      <w:marRight w:val="0"/>
      <w:marTop w:val="0"/>
      <w:marBottom w:val="0"/>
      <w:divBdr>
        <w:top w:val="none" w:sz="0" w:space="0" w:color="auto"/>
        <w:left w:val="none" w:sz="0" w:space="0" w:color="auto"/>
        <w:bottom w:val="none" w:sz="0" w:space="0" w:color="auto"/>
        <w:right w:val="none" w:sz="0" w:space="0" w:color="auto"/>
      </w:divBdr>
    </w:div>
    <w:div w:id="847524147">
      <w:marLeft w:val="640"/>
      <w:marRight w:val="0"/>
      <w:marTop w:val="0"/>
      <w:marBottom w:val="0"/>
      <w:divBdr>
        <w:top w:val="none" w:sz="0" w:space="0" w:color="auto"/>
        <w:left w:val="none" w:sz="0" w:space="0" w:color="auto"/>
        <w:bottom w:val="none" w:sz="0" w:space="0" w:color="auto"/>
        <w:right w:val="none" w:sz="0" w:space="0" w:color="auto"/>
      </w:divBdr>
    </w:div>
    <w:div w:id="847863460">
      <w:marLeft w:val="640"/>
      <w:marRight w:val="0"/>
      <w:marTop w:val="0"/>
      <w:marBottom w:val="0"/>
      <w:divBdr>
        <w:top w:val="none" w:sz="0" w:space="0" w:color="auto"/>
        <w:left w:val="none" w:sz="0" w:space="0" w:color="auto"/>
        <w:bottom w:val="none" w:sz="0" w:space="0" w:color="auto"/>
        <w:right w:val="none" w:sz="0" w:space="0" w:color="auto"/>
      </w:divBdr>
    </w:div>
    <w:div w:id="848258428">
      <w:marLeft w:val="640"/>
      <w:marRight w:val="0"/>
      <w:marTop w:val="0"/>
      <w:marBottom w:val="0"/>
      <w:divBdr>
        <w:top w:val="none" w:sz="0" w:space="0" w:color="auto"/>
        <w:left w:val="none" w:sz="0" w:space="0" w:color="auto"/>
        <w:bottom w:val="none" w:sz="0" w:space="0" w:color="auto"/>
        <w:right w:val="none" w:sz="0" w:space="0" w:color="auto"/>
      </w:divBdr>
    </w:div>
    <w:div w:id="848712547">
      <w:marLeft w:val="640"/>
      <w:marRight w:val="0"/>
      <w:marTop w:val="0"/>
      <w:marBottom w:val="0"/>
      <w:divBdr>
        <w:top w:val="none" w:sz="0" w:space="0" w:color="auto"/>
        <w:left w:val="none" w:sz="0" w:space="0" w:color="auto"/>
        <w:bottom w:val="none" w:sz="0" w:space="0" w:color="auto"/>
        <w:right w:val="none" w:sz="0" w:space="0" w:color="auto"/>
      </w:divBdr>
    </w:div>
    <w:div w:id="849488895">
      <w:marLeft w:val="640"/>
      <w:marRight w:val="0"/>
      <w:marTop w:val="0"/>
      <w:marBottom w:val="0"/>
      <w:divBdr>
        <w:top w:val="none" w:sz="0" w:space="0" w:color="auto"/>
        <w:left w:val="none" w:sz="0" w:space="0" w:color="auto"/>
        <w:bottom w:val="none" w:sz="0" w:space="0" w:color="auto"/>
        <w:right w:val="none" w:sz="0" w:space="0" w:color="auto"/>
      </w:divBdr>
    </w:div>
    <w:div w:id="849955456">
      <w:marLeft w:val="640"/>
      <w:marRight w:val="0"/>
      <w:marTop w:val="0"/>
      <w:marBottom w:val="0"/>
      <w:divBdr>
        <w:top w:val="none" w:sz="0" w:space="0" w:color="auto"/>
        <w:left w:val="none" w:sz="0" w:space="0" w:color="auto"/>
        <w:bottom w:val="none" w:sz="0" w:space="0" w:color="auto"/>
        <w:right w:val="none" w:sz="0" w:space="0" w:color="auto"/>
      </w:divBdr>
    </w:div>
    <w:div w:id="850267494">
      <w:marLeft w:val="640"/>
      <w:marRight w:val="0"/>
      <w:marTop w:val="0"/>
      <w:marBottom w:val="0"/>
      <w:divBdr>
        <w:top w:val="none" w:sz="0" w:space="0" w:color="auto"/>
        <w:left w:val="none" w:sz="0" w:space="0" w:color="auto"/>
        <w:bottom w:val="none" w:sz="0" w:space="0" w:color="auto"/>
        <w:right w:val="none" w:sz="0" w:space="0" w:color="auto"/>
      </w:divBdr>
    </w:div>
    <w:div w:id="850295337">
      <w:marLeft w:val="640"/>
      <w:marRight w:val="0"/>
      <w:marTop w:val="0"/>
      <w:marBottom w:val="0"/>
      <w:divBdr>
        <w:top w:val="none" w:sz="0" w:space="0" w:color="auto"/>
        <w:left w:val="none" w:sz="0" w:space="0" w:color="auto"/>
        <w:bottom w:val="none" w:sz="0" w:space="0" w:color="auto"/>
        <w:right w:val="none" w:sz="0" w:space="0" w:color="auto"/>
      </w:divBdr>
    </w:div>
    <w:div w:id="851147081">
      <w:marLeft w:val="640"/>
      <w:marRight w:val="0"/>
      <w:marTop w:val="0"/>
      <w:marBottom w:val="0"/>
      <w:divBdr>
        <w:top w:val="none" w:sz="0" w:space="0" w:color="auto"/>
        <w:left w:val="none" w:sz="0" w:space="0" w:color="auto"/>
        <w:bottom w:val="none" w:sz="0" w:space="0" w:color="auto"/>
        <w:right w:val="none" w:sz="0" w:space="0" w:color="auto"/>
      </w:divBdr>
    </w:div>
    <w:div w:id="851188785">
      <w:bodyDiv w:val="1"/>
      <w:marLeft w:val="0"/>
      <w:marRight w:val="0"/>
      <w:marTop w:val="0"/>
      <w:marBottom w:val="0"/>
      <w:divBdr>
        <w:top w:val="none" w:sz="0" w:space="0" w:color="auto"/>
        <w:left w:val="none" w:sz="0" w:space="0" w:color="auto"/>
        <w:bottom w:val="none" w:sz="0" w:space="0" w:color="auto"/>
        <w:right w:val="none" w:sz="0" w:space="0" w:color="auto"/>
      </w:divBdr>
      <w:divsChild>
        <w:div w:id="110902050">
          <w:marLeft w:val="0"/>
          <w:marRight w:val="0"/>
          <w:marTop w:val="0"/>
          <w:marBottom w:val="0"/>
          <w:divBdr>
            <w:top w:val="none" w:sz="0" w:space="0" w:color="auto"/>
            <w:left w:val="none" w:sz="0" w:space="0" w:color="auto"/>
            <w:bottom w:val="none" w:sz="0" w:space="0" w:color="auto"/>
            <w:right w:val="none" w:sz="0" w:space="0" w:color="auto"/>
          </w:divBdr>
        </w:div>
      </w:divsChild>
    </w:div>
    <w:div w:id="851409558">
      <w:marLeft w:val="640"/>
      <w:marRight w:val="0"/>
      <w:marTop w:val="0"/>
      <w:marBottom w:val="0"/>
      <w:divBdr>
        <w:top w:val="none" w:sz="0" w:space="0" w:color="auto"/>
        <w:left w:val="none" w:sz="0" w:space="0" w:color="auto"/>
        <w:bottom w:val="none" w:sz="0" w:space="0" w:color="auto"/>
        <w:right w:val="none" w:sz="0" w:space="0" w:color="auto"/>
      </w:divBdr>
    </w:div>
    <w:div w:id="851795185">
      <w:marLeft w:val="640"/>
      <w:marRight w:val="0"/>
      <w:marTop w:val="0"/>
      <w:marBottom w:val="0"/>
      <w:divBdr>
        <w:top w:val="none" w:sz="0" w:space="0" w:color="auto"/>
        <w:left w:val="none" w:sz="0" w:space="0" w:color="auto"/>
        <w:bottom w:val="none" w:sz="0" w:space="0" w:color="auto"/>
        <w:right w:val="none" w:sz="0" w:space="0" w:color="auto"/>
      </w:divBdr>
    </w:div>
    <w:div w:id="851915400">
      <w:marLeft w:val="640"/>
      <w:marRight w:val="0"/>
      <w:marTop w:val="0"/>
      <w:marBottom w:val="0"/>
      <w:divBdr>
        <w:top w:val="none" w:sz="0" w:space="0" w:color="auto"/>
        <w:left w:val="none" w:sz="0" w:space="0" w:color="auto"/>
        <w:bottom w:val="none" w:sz="0" w:space="0" w:color="auto"/>
        <w:right w:val="none" w:sz="0" w:space="0" w:color="auto"/>
      </w:divBdr>
    </w:div>
    <w:div w:id="853424696">
      <w:marLeft w:val="640"/>
      <w:marRight w:val="0"/>
      <w:marTop w:val="0"/>
      <w:marBottom w:val="0"/>
      <w:divBdr>
        <w:top w:val="none" w:sz="0" w:space="0" w:color="auto"/>
        <w:left w:val="none" w:sz="0" w:space="0" w:color="auto"/>
        <w:bottom w:val="none" w:sz="0" w:space="0" w:color="auto"/>
        <w:right w:val="none" w:sz="0" w:space="0" w:color="auto"/>
      </w:divBdr>
    </w:div>
    <w:div w:id="853881294">
      <w:marLeft w:val="640"/>
      <w:marRight w:val="0"/>
      <w:marTop w:val="0"/>
      <w:marBottom w:val="0"/>
      <w:divBdr>
        <w:top w:val="none" w:sz="0" w:space="0" w:color="auto"/>
        <w:left w:val="none" w:sz="0" w:space="0" w:color="auto"/>
        <w:bottom w:val="none" w:sz="0" w:space="0" w:color="auto"/>
        <w:right w:val="none" w:sz="0" w:space="0" w:color="auto"/>
      </w:divBdr>
    </w:div>
    <w:div w:id="854149874">
      <w:marLeft w:val="640"/>
      <w:marRight w:val="0"/>
      <w:marTop w:val="0"/>
      <w:marBottom w:val="0"/>
      <w:divBdr>
        <w:top w:val="none" w:sz="0" w:space="0" w:color="auto"/>
        <w:left w:val="none" w:sz="0" w:space="0" w:color="auto"/>
        <w:bottom w:val="none" w:sz="0" w:space="0" w:color="auto"/>
        <w:right w:val="none" w:sz="0" w:space="0" w:color="auto"/>
      </w:divBdr>
    </w:div>
    <w:div w:id="854347198">
      <w:marLeft w:val="640"/>
      <w:marRight w:val="0"/>
      <w:marTop w:val="0"/>
      <w:marBottom w:val="0"/>
      <w:divBdr>
        <w:top w:val="none" w:sz="0" w:space="0" w:color="auto"/>
        <w:left w:val="none" w:sz="0" w:space="0" w:color="auto"/>
        <w:bottom w:val="none" w:sz="0" w:space="0" w:color="auto"/>
        <w:right w:val="none" w:sz="0" w:space="0" w:color="auto"/>
      </w:divBdr>
    </w:div>
    <w:div w:id="855114831">
      <w:marLeft w:val="640"/>
      <w:marRight w:val="0"/>
      <w:marTop w:val="0"/>
      <w:marBottom w:val="0"/>
      <w:divBdr>
        <w:top w:val="none" w:sz="0" w:space="0" w:color="auto"/>
        <w:left w:val="none" w:sz="0" w:space="0" w:color="auto"/>
        <w:bottom w:val="none" w:sz="0" w:space="0" w:color="auto"/>
        <w:right w:val="none" w:sz="0" w:space="0" w:color="auto"/>
      </w:divBdr>
    </w:div>
    <w:div w:id="855848375">
      <w:marLeft w:val="640"/>
      <w:marRight w:val="0"/>
      <w:marTop w:val="0"/>
      <w:marBottom w:val="0"/>
      <w:divBdr>
        <w:top w:val="none" w:sz="0" w:space="0" w:color="auto"/>
        <w:left w:val="none" w:sz="0" w:space="0" w:color="auto"/>
        <w:bottom w:val="none" w:sz="0" w:space="0" w:color="auto"/>
        <w:right w:val="none" w:sz="0" w:space="0" w:color="auto"/>
      </w:divBdr>
    </w:div>
    <w:div w:id="856231920">
      <w:marLeft w:val="640"/>
      <w:marRight w:val="0"/>
      <w:marTop w:val="0"/>
      <w:marBottom w:val="0"/>
      <w:divBdr>
        <w:top w:val="none" w:sz="0" w:space="0" w:color="auto"/>
        <w:left w:val="none" w:sz="0" w:space="0" w:color="auto"/>
        <w:bottom w:val="none" w:sz="0" w:space="0" w:color="auto"/>
        <w:right w:val="none" w:sz="0" w:space="0" w:color="auto"/>
      </w:divBdr>
    </w:div>
    <w:div w:id="856232389">
      <w:marLeft w:val="640"/>
      <w:marRight w:val="0"/>
      <w:marTop w:val="0"/>
      <w:marBottom w:val="0"/>
      <w:divBdr>
        <w:top w:val="none" w:sz="0" w:space="0" w:color="auto"/>
        <w:left w:val="none" w:sz="0" w:space="0" w:color="auto"/>
        <w:bottom w:val="none" w:sz="0" w:space="0" w:color="auto"/>
        <w:right w:val="none" w:sz="0" w:space="0" w:color="auto"/>
      </w:divBdr>
    </w:div>
    <w:div w:id="857040047">
      <w:marLeft w:val="640"/>
      <w:marRight w:val="0"/>
      <w:marTop w:val="0"/>
      <w:marBottom w:val="0"/>
      <w:divBdr>
        <w:top w:val="none" w:sz="0" w:space="0" w:color="auto"/>
        <w:left w:val="none" w:sz="0" w:space="0" w:color="auto"/>
        <w:bottom w:val="none" w:sz="0" w:space="0" w:color="auto"/>
        <w:right w:val="none" w:sz="0" w:space="0" w:color="auto"/>
      </w:divBdr>
    </w:div>
    <w:div w:id="857041213">
      <w:marLeft w:val="640"/>
      <w:marRight w:val="0"/>
      <w:marTop w:val="0"/>
      <w:marBottom w:val="0"/>
      <w:divBdr>
        <w:top w:val="none" w:sz="0" w:space="0" w:color="auto"/>
        <w:left w:val="none" w:sz="0" w:space="0" w:color="auto"/>
        <w:bottom w:val="none" w:sz="0" w:space="0" w:color="auto"/>
        <w:right w:val="none" w:sz="0" w:space="0" w:color="auto"/>
      </w:divBdr>
    </w:div>
    <w:div w:id="857812757">
      <w:bodyDiv w:val="1"/>
      <w:marLeft w:val="0"/>
      <w:marRight w:val="0"/>
      <w:marTop w:val="0"/>
      <w:marBottom w:val="0"/>
      <w:divBdr>
        <w:top w:val="none" w:sz="0" w:space="0" w:color="auto"/>
        <w:left w:val="none" w:sz="0" w:space="0" w:color="auto"/>
        <w:bottom w:val="none" w:sz="0" w:space="0" w:color="auto"/>
        <w:right w:val="none" w:sz="0" w:space="0" w:color="auto"/>
      </w:divBdr>
    </w:div>
    <w:div w:id="858548554">
      <w:marLeft w:val="640"/>
      <w:marRight w:val="0"/>
      <w:marTop w:val="0"/>
      <w:marBottom w:val="0"/>
      <w:divBdr>
        <w:top w:val="none" w:sz="0" w:space="0" w:color="auto"/>
        <w:left w:val="none" w:sz="0" w:space="0" w:color="auto"/>
        <w:bottom w:val="none" w:sz="0" w:space="0" w:color="auto"/>
        <w:right w:val="none" w:sz="0" w:space="0" w:color="auto"/>
      </w:divBdr>
    </w:div>
    <w:div w:id="859054036">
      <w:marLeft w:val="640"/>
      <w:marRight w:val="0"/>
      <w:marTop w:val="0"/>
      <w:marBottom w:val="0"/>
      <w:divBdr>
        <w:top w:val="none" w:sz="0" w:space="0" w:color="auto"/>
        <w:left w:val="none" w:sz="0" w:space="0" w:color="auto"/>
        <w:bottom w:val="none" w:sz="0" w:space="0" w:color="auto"/>
        <w:right w:val="none" w:sz="0" w:space="0" w:color="auto"/>
      </w:divBdr>
    </w:div>
    <w:div w:id="859315953">
      <w:marLeft w:val="640"/>
      <w:marRight w:val="0"/>
      <w:marTop w:val="0"/>
      <w:marBottom w:val="0"/>
      <w:divBdr>
        <w:top w:val="none" w:sz="0" w:space="0" w:color="auto"/>
        <w:left w:val="none" w:sz="0" w:space="0" w:color="auto"/>
        <w:bottom w:val="none" w:sz="0" w:space="0" w:color="auto"/>
        <w:right w:val="none" w:sz="0" w:space="0" w:color="auto"/>
      </w:divBdr>
    </w:div>
    <w:div w:id="859322217">
      <w:marLeft w:val="640"/>
      <w:marRight w:val="0"/>
      <w:marTop w:val="0"/>
      <w:marBottom w:val="0"/>
      <w:divBdr>
        <w:top w:val="none" w:sz="0" w:space="0" w:color="auto"/>
        <w:left w:val="none" w:sz="0" w:space="0" w:color="auto"/>
        <w:bottom w:val="none" w:sz="0" w:space="0" w:color="auto"/>
        <w:right w:val="none" w:sz="0" w:space="0" w:color="auto"/>
      </w:divBdr>
    </w:div>
    <w:div w:id="860781971">
      <w:marLeft w:val="640"/>
      <w:marRight w:val="0"/>
      <w:marTop w:val="0"/>
      <w:marBottom w:val="0"/>
      <w:divBdr>
        <w:top w:val="none" w:sz="0" w:space="0" w:color="auto"/>
        <w:left w:val="none" w:sz="0" w:space="0" w:color="auto"/>
        <w:bottom w:val="none" w:sz="0" w:space="0" w:color="auto"/>
        <w:right w:val="none" w:sz="0" w:space="0" w:color="auto"/>
      </w:divBdr>
    </w:div>
    <w:div w:id="861020370">
      <w:marLeft w:val="640"/>
      <w:marRight w:val="0"/>
      <w:marTop w:val="0"/>
      <w:marBottom w:val="0"/>
      <w:divBdr>
        <w:top w:val="none" w:sz="0" w:space="0" w:color="auto"/>
        <w:left w:val="none" w:sz="0" w:space="0" w:color="auto"/>
        <w:bottom w:val="none" w:sz="0" w:space="0" w:color="auto"/>
        <w:right w:val="none" w:sz="0" w:space="0" w:color="auto"/>
      </w:divBdr>
    </w:div>
    <w:div w:id="861087223">
      <w:marLeft w:val="640"/>
      <w:marRight w:val="0"/>
      <w:marTop w:val="0"/>
      <w:marBottom w:val="0"/>
      <w:divBdr>
        <w:top w:val="none" w:sz="0" w:space="0" w:color="auto"/>
        <w:left w:val="none" w:sz="0" w:space="0" w:color="auto"/>
        <w:bottom w:val="none" w:sz="0" w:space="0" w:color="auto"/>
        <w:right w:val="none" w:sz="0" w:space="0" w:color="auto"/>
      </w:divBdr>
    </w:div>
    <w:div w:id="863902578">
      <w:marLeft w:val="640"/>
      <w:marRight w:val="0"/>
      <w:marTop w:val="0"/>
      <w:marBottom w:val="0"/>
      <w:divBdr>
        <w:top w:val="none" w:sz="0" w:space="0" w:color="auto"/>
        <w:left w:val="none" w:sz="0" w:space="0" w:color="auto"/>
        <w:bottom w:val="none" w:sz="0" w:space="0" w:color="auto"/>
        <w:right w:val="none" w:sz="0" w:space="0" w:color="auto"/>
      </w:divBdr>
    </w:div>
    <w:div w:id="863908531">
      <w:marLeft w:val="640"/>
      <w:marRight w:val="0"/>
      <w:marTop w:val="0"/>
      <w:marBottom w:val="0"/>
      <w:divBdr>
        <w:top w:val="none" w:sz="0" w:space="0" w:color="auto"/>
        <w:left w:val="none" w:sz="0" w:space="0" w:color="auto"/>
        <w:bottom w:val="none" w:sz="0" w:space="0" w:color="auto"/>
        <w:right w:val="none" w:sz="0" w:space="0" w:color="auto"/>
      </w:divBdr>
    </w:div>
    <w:div w:id="864051358">
      <w:marLeft w:val="640"/>
      <w:marRight w:val="0"/>
      <w:marTop w:val="0"/>
      <w:marBottom w:val="0"/>
      <w:divBdr>
        <w:top w:val="none" w:sz="0" w:space="0" w:color="auto"/>
        <w:left w:val="none" w:sz="0" w:space="0" w:color="auto"/>
        <w:bottom w:val="none" w:sz="0" w:space="0" w:color="auto"/>
        <w:right w:val="none" w:sz="0" w:space="0" w:color="auto"/>
      </w:divBdr>
    </w:div>
    <w:div w:id="864631379">
      <w:marLeft w:val="640"/>
      <w:marRight w:val="0"/>
      <w:marTop w:val="0"/>
      <w:marBottom w:val="0"/>
      <w:divBdr>
        <w:top w:val="none" w:sz="0" w:space="0" w:color="auto"/>
        <w:left w:val="none" w:sz="0" w:space="0" w:color="auto"/>
        <w:bottom w:val="none" w:sz="0" w:space="0" w:color="auto"/>
        <w:right w:val="none" w:sz="0" w:space="0" w:color="auto"/>
      </w:divBdr>
    </w:div>
    <w:div w:id="865020957">
      <w:marLeft w:val="640"/>
      <w:marRight w:val="0"/>
      <w:marTop w:val="0"/>
      <w:marBottom w:val="0"/>
      <w:divBdr>
        <w:top w:val="none" w:sz="0" w:space="0" w:color="auto"/>
        <w:left w:val="none" w:sz="0" w:space="0" w:color="auto"/>
        <w:bottom w:val="none" w:sz="0" w:space="0" w:color="auto"/>
        <w:right w:val="none" w:sz="0" w:space="0" w:color="auto"/>
      </w:divBdr>
    </w:div>
    <w:div w:id="865140931">
      <w:marLeft w:val="640"/>
      <w:marRight w:val="0"/>
      <w:marTop w:val="0"/>
      <w:marBottom w:val="0"/>
      <w:divBdr>
        <w:top w:val="none" w:sz="0" w:space="0" w:color="auto"/>
        <w:left w:val="none" w:sz="0" w:space="0" w:color="auto"/>
        <w:bottom w:val="none" w:sz="0" w:space="0" w:color="auto"/>
        <w:right w:val="none" w:sz="0" w:space="0" w:color="auto"/>
      </w:divBdr>
    </w:div>
    <w:div w:id="865951374">
      <w:marLeft w:val="640"/>
      <w:marRight w:val="0"/>
      <w:marTop w:val="0"/>
      <w:marBottom w:val="0"/>
      <w:divBdr>
        <w:top w:val="none" w:sz="0" w:space="0" w:color="auto"/>
        <w:left w:val="none" w:sz="0" w:space="0" w:color="auto"/>
        <w:bottom w:val="none" w:sz="0" w:space="0" w:color="auto"/>
        <w:right w:val="none" w:sz="0" w:space="0" w:color="auto"/>
      </w:divBdr>
    </w:div>
    <w:div w:id="866335935">
      <w:marLeft w:val="640"/>
      <w:marRight w:val="0"/>
      <w:marTop w:val="0"/>
      <w:marBottom w:val="0"/>
      <w:divBdr>
        <w:top w:val="none" w:sz="0" w:space="0" w:color="auto"/>
        <w:left w:val="none" w:sz="0" w:space="0" w:color="auto"/>
        <w:bottom w:val="none" w:sz="0" w:space="0" w:color="auto"/>
        <w:right w:val="none" w:sz="0" w:space="0" w:color="auto"/>
      </w:divBdr>
    </w:div>
    <w:div w:id="866481176">
      <w:marLeft w:val="640"/>
      <w:marRight w:val="0"/>
      <w:marTop w:val="0"/>
      <w:marBottom w:val="0"/>
      <w:divBdr>
        <w:top w:val="none" w:sz="0" w:space="0" w:color="auto"/>
        <w:left w:val="none" w:sz="0" w:space="0" w:color="auto"/>
        <w:bottom w:val="none" w:sz="0" w:space="0" w:color="auto"/>
        <w:right w:val="none" w:sz="0" w:space="0" w:color="auto"/>
      </w:divBdr>
    </w:div>
    <w:div w:id="866720878">
      <w:marLeft w:val="640"/>
      <w:marRight w:val="0"/>
      <w:marTop w:val="0"/>
      <w:marBottom w:val="0"/>
      <w:divBdr>
        <w:top w:val="none" w:sz="0" w:space="0" w:color="auto"/>
        <w:left w:val="none" w:sz="0" w:space="0" w:color="auto"/>
        <w:bottom w:val="none" w:sz="0" w:space="0" w:color="auto"/>
        <w:right w:val="none" w:sz="0" w:space="0" w:color="auto"/>
      </w:divBdr>
    </w:div>
    <w:div w:id="868104099">
      <w:marLeft w:val="640"/>
      <w:marRight w:val="0"/>
      <w:marTop w:val="0"/>
      <w:marBottom w:val="0"/>
      <w:divBdr>
        <w:top w:val="none" w:sz="0" w:space="0" w:color="auto"/>
        <w:left w:val="none" w:sz="0" w:space="0" w:color="auto"/>
        <w:bottom w:val="none" w:sz="0" w:space="0" w:color="auto"/>
        <w:right w:val="none" w:sz="0" w:space="0" w:color="auto"/>
      </w:divBdr>
    </w:div>
    <w:div w:id="868646872">
      <w:bodyDiv w:val="1"/>
      <w:marLeft w:val="0"/>
      <w:marRight w:val="0"/>
      <w:marTop w:val="0"/>
      <w:marBottom w:val="0"/>
      <w:divBdr>
        <w:top w:val="none" w:sz="0" w:space="0" w:color="auto"/>
        <w:left w:val="none" w:sz="0" w:space="0" w:color="auto"/>
        <w:bottom w:val="none" w:sz="0" w:space="0" w:color="auto"/>
        <w:right w:val="none" w:sz="0" w:space="0" w:color="auto"/>
      </w:divBdr>
    </w:div>
    <w:div w:id="868953119">
      <w:marLeft w:val="640"/>
      <w:marRight w:val="0"/>
      <w:marTop w:val="0"/>
      <w:marBottom w:val="0"/>
      <w:divBdr>
        <w:top w:val="none" w:sz="0" w:space="0" w:color="auto"/>
        <w:left w:val="none" w:sz="0" w:space="0" w:color="auto"/>
        <w:bottom w:val="none" w:sz="0" w:space="0" w:color="auto"/>
        <w:right w:val="none" w:sz="0" w:space="0" w:color="auto"/>
      </w:divBdr>
    </w:div>
    <w:div w:id="869606680">
      <w:marLeft w:val="640"/>
      <w:marRight w:val="0"/>
      <w:marTop w:val="0"/>
      <w:marBottom w:val="0"/>
      <w:divBdr>
        <w:top w:val="none" w:sz="0" w:space="0" w:color="auto"/>
        <w:left w:val="none" w:sz="0" w:space="0" w:color="auto"/>
        <w:bottom w:val="none" w:sz="0" w:space="0" w:color="auto"/>
        <w:right w:val="none" w:sz="0" w:space="0" w:color="auto"/>
      </w:divBdr>
    </w:div>
    <w:div w:id="869804966">
      <w:marLeft w:val="640"/>
      <w:marRight w:val="0"/>
      <w:marTop w:val="0"/>
      <w:marBottom w:val="0"/>
      <w:divBdr>
        <w:top w:val="none" w:sz="0" w:space="0" w:color="auto"/>
        <w:left w:val="none" w:sz="0" w:space="0" w:color="auto"/>
        <w:bottom w:val="none" w:sz="0" w:space="0" w:color="auto"/>
        <w:right w:val="none" w:sz="0" w:space="0" w:color="auto"/>
      </w:divBdr>
    </w:div>
    <w:div w:id="870339291">
      <w:bodyDiv w:val="1"/>
      <w:marLeft w:val="0"/>
      <w:marRight w:val="0"/>
      <w:marTop w:val="0"/>
      <w:marBottom w:val="0"/>
      <w:divBdr>
        <w:top w:val="none" w:sz="0" w:space="0" w:color="auto"/>
        <w:left w:val="none" w:sz="0" w:space="0" w:color="auto"/>
        <w:bottom w:val="none" w:sz="0" w:space="0" w:color="auto"/>
        <w:right w:val="none" w:sz="0" w:space="0" w:color="auto"/>
      </w:divBdr>
      <w:divsChild>
        <w:div w:id="5333991">
          <w:marLeft w:val="640"/>
          <w:marRight w:val="0"/>
          <w:marTop w:val="0"/>
          <w:marBottom w:val="0"/>
          <w:divBdr>
            <w:top w:val="none" w:sz="0" w:space="0" w:color="auto"/>
            <w:left w:val="none" w:sz="0" w:space="0" w:color="auto"/>
            <w:bottom w:val="none" w:sz="0" w:space="0" w:color="auto"/>
            <w:right w:val="none" w:sz="0" w:space="0" w:color="auto"/>
          </w:divBdr>
        </w:div>
        <w:div w:id="18553768">
          <w:marLeft w:val="640"/>
          <w:marRight w:val="0"/>
          <w:marTop w:val="0"/>
          <w:marBottom w:val="0"/>
          <w:divBdr>
            <w:top w:val="none" w:sz="0" w:space="0" w:color="auto"/>
            <w:left w:val="none" w:sz="0" w:space="0" w:color="auto"/>
            <w:bottom w:val="none" w:sz="0" w:space="0" w:color="auto"/>
            <w:right w:val="none" w:sz="0" w:space="0" w:color="auto"/>
          </w:divBdr>
        </w:div>
        <w:div w:id="53893756">
          <w:marLeft w:val="640"/>
          <w:marRight w:val="0"/>
          <w:marTop w:val="0"/>
          <w:marBottom w:val="0"/>
          <w:divBdr>
            <w:top w:val="none" w:sz="0" w:space="0" w:color="auto"/>
            <w:left w:val="none" w:sz="0" w:space="0" w:color="auto"/>
            <w:bottom w:val="none" w:sz="0" w:space="0" w:color="auto"/>
            <w:right w:val="none" w:sz="0" w:space="0" w:color="auto"/>
          </w:divBdr>
        </w:div>
        <w:div w:id="75176588">
          <w:marLeft w:val="640"/>
          <w:marRight w:val="0"/>
          <w:marTop w:val="0"/>
          <w:marBottom w:val="0"/>
          <w:divBdr>
            <w:top w:val="none" w:sz="0" w:space="0" w:color="auto"/>
            <w:left w:val="none" w:sz="0" w:space="0" w:color="auto"/>
            <w:bottom w:val="none" w:sz="0" w:space="0" w:color="auto"/>
            <w:right w:val="none" w:sz="0" w:space="0" w:color="auto"/>
          </w:divBdr>
        </w:div>
        <w:div w:id="76831668">
          <w:marLeft w:val="640"/>
          <w:marRight w:val="0"/>
          <w:marTop w:val="0"/>
          <w:marBottom w:val="0"/>
          <w:divBdr>
            <w:top w:val="none" w:sz="0" w:space="0" w:color="auto"/>
            <w:left w:val="none" w:sz="0" w:space="0" w:color="auto"/>
            <w:bottom w:val="none" w:sz="0" w:space="0" w:color="auto"/>
            <w:right w:val="none" w:sz="0" w:space="0" w:color="auto"/>
          </w:divBdr>
        </w:div>
        <w:div w:id="77407643">
          <w:marLeft w:val="640"/>
          <w:marRight w:val="0"/>
          <w:marTop w:val="0"/>
          <w:marBottom w:val="0"/>
          <w:divBdr>
            <w:top w:val="none" w:sz="0" w:space="0" w:color="auto"/>
            <w:left w:val="none" w:sz="0" w:space="0" w:color="auto"/>
            <w:bottom w:val="none" w:sz="0" w:space="0" w:color="auto"/>
            <w:right w:val="none" w:sz="0" w:space="0" w:color="auto"/>
          </w:divBdr>
        </w:div>
        <w:div w:id="85075263">
          <w:marLeft w:val="640"/>
          <w:marRight w:val="0"/>
          <w:marTop w:val="0"/>
          <w:marBottom w:val="0"/>
          <w:divBdr>
            <w:top w:val="none" w:sz="0" w:space="0" w:color="auto"/>
            <w:left w:val="none" w:sz="0" w:space="0" w:color="auto"/>
            <w:bottom w:val="none" w:sz="0" w:space="0" w:color="auto"/>
            <w:right w:val="none" w:sz="0" w:space="0" w:color="auto"/>
          </w:divBdr>
        </w:div>
        <w:div w:id="88939811">
          <w:marLeft w:val="640"/>
          <w:marRight w:val="0"/>
          <w:marTop w:val="0"/>
          <w:marBottom w:val="0"/>
          <w:divBdr>
            <w:top w:val="none" w:sz="0" w:space="0" w:color="auto"/>
            <w:left w:val="none" w:sz="0" w:space="0" w:color="auto"/>
            <w:bottom w:val="none" w:sz="0" w:space="0" w:color="auto"/>
            <w:right w:val="none" w:sz="0" w:space="0" w:color="auto"/>
          </w:divBdr>
        </w:div>
        <w:div w:id="92284382">
          <w:marLeft w:val="640"/>
          <w:marRight w:val="0"/>
          <w:marTop w:val="0"/>
          <w:marBottom w:val="0"/>
          <w:divBdr>
            <w:top w:val="none" w:sz="0" w:space="0" w:color="auto"/>
            <w:left w:val="none" w:sz="0" w:space="0" w:color="auto"/>
            <w:bottom w:val="none" w:sz="0" w:space="0" w:color="auto"/>
            <w:right w:val="none" w:sz="0" w:space="0" w:color="auto"/>
          </w:divBdr>
        </w:div>
        <w:div w:id="97993628">
          <w:marLeft w:val="640"/>
          <w:marRight w:val="0"/>
          <w:marTop w:val="0"/>
          <w:marBottom w:val="0"/>
          <w:divBdr>
            <w:top w:val="none" w:sz="0" w:space="0" w:color="auto"/>
            <w:left w:val="none" w:sz="0" w:space="0" w:color="auto"/>
            <w:bottom w:val="none" w:sz="0" w:space="0" w:color="auto"/>
            <w:right w:val="none" w:sz="0" w:space="0" w:color="auto"/>
          </w:divBdr>
        </w:div>
        <w:div w:id="105277539">
          <w:marLeft w:val="640"/>
          <w:marRight w:val="0"/>
          <w:marTop w:val="0"/>
          <w:marBottom w:val="0"/>
          <w:divBdr>
            <w:top w:val="none" w:sz="0" w:space="0" w:color="auto"/>
            <w:left w:val="none" w:sz="0" w:space="0" w:color="auto"/>
            <w:bottom w:val="none" w:sz="0" w:space="0" w:color="auto"/>
            <w:right w:val="none" w:sz="0" w:space="0" w:color="auto"/>
          </w:divBdr>
        </w:div>
        <w:div w:id="112870063">
          <w:marLeft w:val="640"/>
          <w:marRight w:val="0"/>
          <w:marTop w:val="0"/>
          <w:marBottom w:val="0"/>
          <w:divBdr>
            <w:top w:val="none" w:sz="0" w:space="0" w:color="auto"/>
            <w:left w:val="none" w:sz="0" w:space="0" w:color="auto"/>
            <w:bottom w:val="none" w:sz="0" w:space="0" w:color="auto"/>
            <w:right w:val="none" w:sz="0" w:space="0" w:color="auto"/>
          </w:divBdr>
        </w:div>
        <w:div w:id="112949006">
          <w:marLeft w:val="640"/>
          <w:marRight w:val="0"/>
          <w:marTop w:val="0"/>
          <w:marBottom w:val="0"/>
          <w:divBdr>
            <w:top w:val="none" w:sz="0" w:space="0" w:color="auto"/>
            <w:left w:val="none" w:sz="0" w:space="0" w:color="auto"/>
            <w:bottom w:val="none" w:sz="0" w:space="0" w:color="auto"/>
            <w:right w:val="none" w:sz="0" w:space="0" w:color="auto"/>
          </w:divBdr>
        </w:div>
        <w:div w:id="115878834">
          <w:marLeft w:val="640"/>
          <w:marRight w:val="0"/>
          <w:marTop w:val="0"/>
          <w:marBottom w:val="0"/>
          <w:divBdr>
            <w:top w:val="none" w:sz="0" w:space="0" w:color="auto"/>
            <w:left w:val="none" w:sz="0" w:space="0" w:color="auto"/>
            <w:bottom w:val="none" w:sz="0" w:space="0" w:color="auto"/>
            <w:right w:val="none" w:sz="0" w:space="0" w:color="auto"/>
          </w:divBdr>
        </w:div>
        <w:div w:id="128599395">
          <w:marLeft w:val="640"/>
          <w:marRight w:val="0"/>
          <w:marTop w:val="0"/>
          <w:marBottom w:val="0"/>
          <w:divBdr>
            <w:top w:val="none" w:sz="0" w:space="0" w:color="auto"/>
            <w:left w:val="none" w:sz="0" w:space="0" w:color="auto"/>
            <w:bottom w:val="none" w:sz="0" w:space="0" w:color="auto"/>
            <w:right w:val="none" w:sz="0" w:space="0" w:color="auto"/>
          </w:divBdr>
        </w:div>
        <w:div w:id="147941841">
          <w:marLeft w:val="640"/>
          <w:marRight w:val="0"/>
          <w:marTop w:val="0"/>
          <w:marBottom w:val="0"/>
          <w:divBdr>
            <w:top w:val="none" w:sz="0" w:space="0" w:color="auto"/>
            <w:left w:val="none" w:sz="0" w:space="0" w:color="auto"/>
            <w:bottom w:val="none" w:sz="0" w:space="0" w:color="auto"/>
            <w:right w:val="none" w:sz="0" w:space="0" w:color="auto"/>
          </w:divBdr>
        </w:div>
        <w:div w:id="161168103">
          <w:marLeft w:val="640"/>
          <w:marRight w:val="0"/>
          <w:marTop w:val="0"/>
          <w:marBottom w:val="0"/>
          <w:divBdr>
            <w:top w:val="none" w:sz="0" w:space="0" w:color="auto"/>
            <w:left w:val="none" w:sz="0" w:space="0" w:color="auto"/>
            <w:bottom w:val="none" w:sz="0" w:space="0" w:color="auto"/>
            <w:right w:val="none" w:sz="0" w:space="0" w:color="auto"/>
          </w:divBdr>
        </w:div>
        <w:div w:id="161699436">
          <w:marLeft w:val="640"/>
          <w:marRight w:val="0"/>
          <w:marTop w:val="0"/>
          <w:marBottom w:val="0"/>
          <w:divBdr>
            <w:top w:val="none" w:sz="0" w:space="0" w:color="auto"/>
            <w:left w:val="none" w:sz="0" w:space="0" w:color="auto"/>
            <w:bottom w:val="none" w:sz="0" w:space="0" w:color="auto"/>
            <w:right w:val="none" w:sz="0" w:space="0" w:color="auto"/>
          </w:divBdr>
        </w:div>
        <w:div w:id="175776714">
          <w:marLeft w:val="640"/>
          <w:marRight w:val="0"/>
          <w:marTop w:val="0"/>
          <w:marBottom w:val="0"/>
          <w:divBdr>
            <w:top w:val="none" w:sz="0" w:space="0" w:color="auto"/>
            <w:left w:val="none" w:sz="0" w:space="0" w:color="auto"/>
            <w:bottom w:val="none" w:sz="0" w:space="0" w:color="auto"/>
            <w:right w:val="none" w:sz="0" w:space="0" w:color="auto"/>
          </w:divBdr>
        </w:div>
        <w:div w:id="181819359">
          <w:marLeft w:val="640"/>
          <w:marRight w:val="0"/>
          <w:marTop w:val="0"/>
          <w:marBottom w:val="0"/>
          <w:divBdr>
            <w:top w:val="none" w:sz="0" w:space="0" w:color="auto"/>
            <w:left w:val="none" w:sz="0" w:space="0" w:color="auto"/>
            <w:bottom w:val="none" w:sz="0" w:space="0" w:color="auto"/>
            <w:right w:val="none" w:sz="0" w:space="0" w:color="auto"/>
          </w:divBdr>
        </w:div>
        <w:div w:id="183175307">
          <w:marLeft w:val="640"/>
          <w:marRight w:val="0"/>
          <w:marTop w:val="0"/>
          <w:marBottom w:val="0"/>
          <w:divBdr>
            <w:top w:val="none" w:sz="0" w:space="0" w:color="auto"/>
            <w:left w:val="none" w:sz="0" w:space="0" w:color="auto"/>
            <w:bottom w:val="none" w:sz="0" w:space="0" w:color="auto"/>
            <w:right w:val="none" w:sz="0" w:space="0" w:color="auto"/>
          </w:divBdr>
        </w:div>
        <w:div w:id="188644564">
          <w:marLeft w:val="640"/>
          <w:marRight w:val="0"/>
          <w:marTop w:val="0"/>
          <w:marBottom w:val="0"/>
          <w:divBdr>
            <w:top w:val="none" w:sz="0" w:space="0" w:color="auto"/>
            <w:left w:val="none" w:sz="0" w:space="0" w:color="auto"/>
            <w:bottom w:val="none" w:sz="0" w:space="0" w:color="auto"/>
            <w:right w:val="none" w:sz="0" w:space="0" w:color="auto"/>
          </w:divBdr>
        </w:div>
        <w:div w:id="191387526">
          <w:marLeft w:val="640"/>
          <w:marRight w:val="0"/>
          <w:marTop w:val="0"/>
          <w:marBottom w:val="0"/>
          <w:divBdr>
            <w:top w:val="none" w:sz="0" w:space="0" w:color="auto"/>
            <w:left w:val="none" w:sz="0" w:space="0" w:color="auto"/>
            <w:bottom w:val="none" w:sz="0" w:space="0" w:color="auto"/>
            <w:right w:val="none" w:sz="0" w:space="0" w:color="auto"/>
          </w:divBdr>
        </w:div>
        <w:div w:id="196166355">
          <w:marLeft w:val="640"/>
          <w:marRight w:val="0"/>
          <w:marTop w:val="0"/>
          <w:marBottom w:val="0"/>
          <w:divBdr>
            <w:top w:val="none" w:sz="0" w:space="0" w:color="auto"/>
            <w:left w:val="none" w:sz="0" w:space="0" w:color="auto"/>
            <w:bottom w:val="none" w:sz="0" w:space="0" w:color="auto"/>
            <w:right w:val="none" w:sz="0" w:space="0" w:color="auto"/>
          </w:divBdr>
        </w:div>
        <w:div w:id="219706678">
          <w:marLeft w:val="640"/>
          <w:marRight w:val="0"/>
          <w:marTop w:val="0"/>
          <w:marBottom w:val="0"/>
          <w:divBdr>
            <w:top w:val="none" w:sz="0" w:space="0" w:color="auto"/>
            <w:left w:val="none" w:sz="0" w:space="0" w:color="auto"/>
            <w:bottom w:val="none" w:sz="0" w:space="0" w:color="auto"/>
            <w:right w:val="none" w:sz="0" w:space="0" w:color="auto"/>
          </w:divBdr>
        </w:div>
        <w:div w:id="224413119">
          <w:marLeft w:val="640"/>
          <w:marRight w:val="0"/>
          <w:marTop w:val="0"/>
          <w:marBottom w:val="0"/>
          <w:divBdr>
            <w:top w:val="none" w:sz="0" w:space="0" w:color="auto"/>
            <w:left w:val="none" w:sz="0" w:space="0" w:color="auto"/>
            <w:bottom w:val="none" w:sz="0" w:space="0" w:color="auto"/>
            <w:right w:val="none" w:sz="0" w:space="0" w:color="auto"/>
          </w:divBdr>
        </w:div>
        <w:div w:id="232160044">
          <w:marLeft w:val="640"/>
          <w:marRight w:val="0"/>
          <w:marTop w:val="0"/>
          <w:marBottom w:val="0"/>
          <w:divBdr>
            <w:top w:val="none" w:sz="0" w:space="0" w:color="auto"/>
            <w:left w:val="none" w:sz="0" w:space="0" w:color="auto"/>
            <w:bottom w:val="none" w:sz="0" w:space="0" w:color="auto"/>
            <w:right w:val="none" w:sz="0" w:space="0" w:color="auto"/>
          </w:divBdr>
        </w:div>
        <w:div w:id="237252926">
          <w:marLeft w:val="640"/>
          <w:marRight w:val="0"/>
          <w:marTop w:val="0"/>
          <w:marBottom w:val="0"/>
          <w:divBdr>
            <w:top w:val="none" w:sz="0" w:space="0" w:color="auto"/>
            <w:left w:val="none" w:sz="0" w:space="0" w:color="auto"/>
            <w:bottom w:val="none" w:sz="0" w:space="0" w:color="auto"/>
            <w:right w:val="none" w:sz="0" w:space="0" w:color="auto"/>
          </w:divBdr>
        </w:div>
        <w:div w:id="258485680">
          <w:marLeft w:val="640"/>
          <w:marRight w:val="0"/>
          <w:marTop w:val="0"/>
          <w:marBottom w:val="0"/>
          <w:divBdr>
            <w:top w:val="none" w:sz="0" w:space="0" w:color="auto"/>
            <w:left w:val="none" w:sz="0" w:space="0" w:color="auto"/>
            <w:bottom w:val="none" w:sz="0" w:space="0" w:color="auto"/>
            <w:right w:val="none" w:sz="0" w:space="0" w:color="auto"/>
          </w:divBdr>
        </w:div>
        <w:div w:id="263340797">
          <w:marLeft w:val="640"/>
          <w:marRight w:val="0"/>
          <w:marTop w:val="0"/>
          <w:marBottom w:val="0"/>
          <w:divBdr>
            <w:top w:val="none" w:sz="0" w:space="0" w:color="auto"/>
            <w:left w:val="none" w:sz="0" w:space="0" w:color="auto"/>
            <w:bottom w:val="none" w:sz="0" w:space="0" w:color="auto"/>
            <w:right w:val="none" w:sz="0" w:space="0" w:color="auto"/>
          </w:divBdr>
        </w:div>
        <w:div w:id="280380571">
          <w:marLeft w:val="640"/>
          <w:marRight w:val="0"/>
          <w:marTop w:val="0"/>
          <w:marBottom w:val="0"/>
          <w:divBdr>
            <w:top w:val="none" w:sz="0" w:space="0" w:color="auto"/>
            <w:left w:val="none" w:sz="0" w:space="0" w:color="auto"/>
            <w:bottom w:val="none" w:sz="0" w:space="0" w:color="auto"/>
            <w:right w:val="none" w:sz="0" w:space="0" w:color="auto"/>
          </w:divBdr>
        </w:div>
        <w:div w:id="304820931">
          <w:marLeft w:val="640"/>
          <w:marRight w:val="0"/>
          <w:marTop w:val="0"/>
          <w:marBottom w:val="0"/>
          <w:divBdr>
            <w:top w:val="none" w:sz="0" w:space="0" w:color="auto"/>
            <w:left w:val="none" w:sz="0" w:space="0" w:color="auto"/>
            <w:bottom w:val="none" w:sz="0" w:space="0" w:color="auto"/>
            <w:right w:val="none" w:sz="0" w:space="0" w:color="auto"/>
          </w:divBdr>
        </w:div>
        <w:div w:id="316492307">
          <w:marLeft w:val="640"/>
          <w:marRight w:val="0"/>
          <w:marTop w:val="0"/>
          <w:marBottom w:val="0"/>
          <w:divBdr>
            <w:top w:val="none" w:sz="0" w:space="0" w:color="auto"/>
            <w:left w:val="none" w:sz="0" w:space="0" w:color="auto"/>
            <w:bottom w:val="none" w:sz="0" w:space="0" w:color="auto"/>
            <w:right w:val="none" w:sz="0" w:space="0" w:color="auto"/>
          </w:divBdr>
        </w:div>
        <w:div w:id="341664510">
          <w:marLeft w:val="640"/>
          <w:marRight w:val="0"/>
          <w:marTop w:val="0"/>
          <w:marBottom w:val="0"/>
          <w:divBdr>
            <w:top w:val="none" w:sz="0" w:space="0" w:color="auto"/>
            <w:left w:val="none" w:sz="0" w:space="0" w:color="auto"/>
            <w:bottom w:val="none" w:sz="0" w:space="0" w:color="auto"/>
            <w:right w:val="none" w:sz="0" w:space="0" w:color="auto"/>
          </w:divBdr>
        </w:div>
        <w:div w:id="346906469">
          <w:marLeft w:val="640"/>
          <w:marRight w:val="0"/>
          <w:marTop w:val="0"/>
          <w:marBottom w:val="0"/>
          <w:divBdr>
            <w:top w:val="none" w:sz="0" w:space="0" w:color="auto"/>
            <w:left w:val="none" w:sz="0" w:space="0" w:color="auto"/>
            <w:bottom w:val="none" w:sz="0" w:space="0" w:color="auto"/>
            <w:right w:val="none" w:sz="0" w:space="0" w:color="auto"/>
          </w:divBdr>
        </w:div>
        <w:div w:id="353576839">
          <w:marLeft w:val="640"/>
          <w:marRight w:val="0"/>
          <w:marTop w:val="0"/>
          <w:marBottom w:val="0"/>
          <w:divBdr>
            <w:top w:val="none" w:sz="0" w:space="0" w:color="auto"/>
            <w:left w:val="none" w:sz="0" w:space="0" w:color="auto"/>
            <w:bottom w:val="none" w:sz="0" w:space="0" w:color="auto"/>
            <w:right w:val="none" w:sz="0" w:space="0" w:color="auto"/>
          </w:divBdr>
        </w:div>
        <w:div w:id="363285567">
          <w:marLeft w:val="640"/>
          <w:marRight w:val="0"/>
          <w:marTop w:val="0"/>
          <w:marBottom w:val="0"/>
          <w:divBdr>
            <w:top w:val="none" w:sz="0" w:space="0" w:color="auto"/>
            <w:left w:val="none" w:sz="0" w:space="0" w:color="auto"/>
            <w:bottom w:val="none" w:sz="0" w:space="0" w:color="auto"/>
            <w:right w:val="none" w:sz="0" w:space="0" w:color="auto"/>
          </w:divBdr>
        </w:div>
        <w:div w:id="363291049">
          <w:marLeft w:val="640"/>
          <w:marRight w:val="0"/>
          <w:marTop w:val="0"/>
          <w:marBottom w:val="0"/>
          <w:divBdr>
            <w:top w:val="none" w:sz="0" w:space="0" w:color="auto"/>
            <w:left w:val="none" w:sz="0" w:space="0" w:color="auto"/>
            <w:bottom w:val="none" w:sz="0" w:space="0" w:color="auto"/>
            <w:right w:val="none" w:sz="0" w:space="0" w:color="auto"/>
          </w:divBdr>
        </w:div>
        <w:div w:id="369917823">
          <w:marLeft w:val="640"/>
          <w:marRight w:val="0"/>
          <w:marTop w:val="0"/>
          <w:marBottom w:val="0"/>
          <w:divBdr>
            <w:top w:val="none" w:sz="0" w:space="0" w:color="auto"/>
            <w:left w:val="none" w:sz="0" w:space="0" w:color="auto"/>
            <w:bottom w:val="none" w:sz="0" w:space="0" w:color="auto"/>
            <w:right w:val="none" w:sz="0" w:space="0" w:color="auto"/>
          </w:divBdr>
        </w:div>
        <w:div w:id="378095271">
          <w:marLeft w:val="640"/>
          <w:marRight w:val="0"/>
          <w:marTop w:val="0"/>
          <w:marBottom w:val="0"/>
          <w:divBdr>
            <w:top w:val="none" w:sz="0" w:space="0" w:color="auto"/>
            <w:left w:val="none" w:sz="0" w:space="0" w:color="auto"/>
            <w:bottom w:val="none" w:sz="0" w:space="0" w:color="auto"/>
            <w:right w:val="none" w:sz="0" w:space="0" w:color="auto"/>
          </w:divBdr>
        </w:div>
        <w:div w:id="379090218">
          <w:marLeft w:val="640"/>
          <w:marRight w:val="0"/>
          <w:marTop w:val="0"/>
          <w:marBottom w:val="0"/>
          <w:divBdr>
            <w:top w:val="none" w:sz="0" w:space="0" w:color="auto"/>
            <w:left w:val="none" w:sz="0" w:space="0" w:color="auto"/>
            <w:bottom w:val="none" w:sz="0" w:space="0" w:color="auto"/>
            <w:right w:val="none" w:sz="0" w:space="0" w:color="auto"/>
          </w:divBdr>
        </w:div>
        <w:div w:id="380786905">
          <w:marLeft w:val="640"/>
          <w:marRight w:val="0"/>
          <w:marTop w:val="0"/>
          <w:marBottom w:val="0"/>
          <w:divBdr>
            <w:top w:val="none" w:sz="0" w:space="0" w:color="auto"/>
            <w:left w:val="none" w:sz="0" w:space="0" w:color="auto"/>
            <w:bottom w:val="none" w:sz="0" w:space="0" w:color="auto"/>
            <w:right w:val="none" w:sz="0" w:space="0" w:color="auto"/>
          </w:divBdr>
        </w:div>
        <w:div w:id="387071005">
          <w:marLeft w:val="640"/>
          <w:marRight w:val="0"/>
          <w:marTop w:val="0"/>
          <w:marBottom w:val="0"/>
          <w:divBdr>
            <w:top w:val="none" w:sz="0" w:space="0" w:color="auto"/>
            <w:left w:val="none" w:sz="0" w:space="0" w:color="auto"/>
            <w:bottom w:val="none" w:sz="0" w:space="0" w:color="auto"/>
            <w:right w:val="none" w:sz="0" w:space="0" w:color="auto"/>
          </w:divBdr>
        </w:div>
        <w:div w:id="388187279">
          <w:marLeft w:val="640"/>
          <w:marRight w:val="0"/>
          <w:marTop w:val="0"/>
          <w:marBottom w:val="0"/>
          <w:divBdr>
            <w:top w:val="none" w:sz="0" w:space="0" w:color="auto"/>
            <w:left w:val="none" w:sz="0" w:space="0" w:color="auto"/>
            <w:bottom w:val="none" w:sz="0" w:space="0" w:color="auto"/>
            <w:right w:val="none" w:sz="0" w:space="0" w:color="auto"/>
          </w:divBdr>
        </w:div>
        <w:div w:id="398554574">
          <w:marLeft w:val="640"/>
          <w:marRight w:val="0"/>
          <w:marTop w:val="0"/>
          <w:marBottom w:val="0"/>
          <w:divBdr>
            <w:top w:val="none" w:sz="0" w:space="0" w:color="auto"/>
            <w:left w:val="none" w:sz="0" w:space="0" w:color="auto"/>
            <w:bottom w:val="none" w:sz="0" w:space="0" w:color="auto"/>
            <w:right w:val="none" w:sz="0" w:space="0" w:color="auto"/>
          </w:divBdr>
        </w:div>
        <w:div w:id="407001735">
          <w:marLeft w:val="640"/>
          <w:marRight w:val="0"/>
          <w:marTop w:val="0"/>
          <w:marBottom w:val="0"/>
          <w:divBdr>
            <w:top w:val="none" w:sz="0" w:space="0" w:color="auto"/>
            <w:left w:val="none" w:sz="0" w:space="0" w:color="auto"/>
            <w:bottom w:val="none" w:sz="0" w:space="0" w:color="auto"/>
            <w:right w:val="none" w:sz="0" w:space="0" w:color="auto"/>
          </w:divBdr>
        </w:div>
        <w:div w:id="410155381">
          <w:marLeft w:val="640"/>
          <w:marRight w:val="0"/>
          <w:marTop w:val="0"/>
          <w:marBottom w:val="0"/>
          <w:divBdr>
            <w:top w:val="none" w:sz="0" w:space="0" w:color="auto"/>
            <w:left w:val="none" w:sz="0" w:space="0" w:color="auto"/>
            <w:bottom w:val="none" w:sz="0" w:space="0" w:color="auto"/>
            <w:right w:val="none" w:sz="0" w:space="0" w:color="auto"/>
          </w:divBdr>
        </w:div>
        <w:div w:id="413864931">
          <w:marLeft w:val="640"/>
          <w:marRight w:val="0"/>
          <w:marTop w:val="0"/>
          <w:marBottom w:val="0"/>
          <w:divBdr>
            <w:top w:val="none" w:sz="0" w:space="0" w:color="auto"/>
            <w:left w:val="none" w:sz="0" w:space="0" w:color="auto"/>
            <w:bottom w:val="none" w:sz="0" w:space="0" w:color="auto"/>
            <w:right w:val="none" w:sz="0" w:space="0" w:color="auto"/>
          </w:divBdr>
        </w:div>
        <w:div w:id="419642657">
          <w:marLeft w:val="640"/>
          <w:marRight w:val="0"/>
          <w:marTop w:val="0"/>
          <w:marBottom w:val="0"/>
          <w:divBdr>
            <w:top w:val="none" w:sz="0" w:space="0" w:color="auto"/>
            <w:left w:val="none" w:sz="0" w:space="0" w:color="auto"/>
            <w:bottom w:val="none" w:sz="0" w:space="0" w:color="auto"/>
            <w:right w:val="none" w:sz="0" w:space="0" w:color="auto"/>
          </w:divBdr>
        </w:div>
        <w:div w:id="428352496">
          <w:marLeft w:val="640"/>
          <w:marRight w:val="0"/>
          <w:marTop w:val="0"/>
          <w:marBottom w:val="0"/>
          <w:divBdr>
            <w:top w:val="none" w:sz="0" w:space="0" w:color="auto"/>
            <w:left w:val="none" w:sz="0" w:space="0" w:color="auto"/>
            <w:bottom w:val="none" w:sz="0" w:space="0" w:color="auto"/>
            <w:right w:val="none" w:sz="0" w:space="0" w:color="auto"/>
          </w:divBdr>
        </w:div>
        <w:div w:id="429934301">
          <w:marLeft w:val="640"/>
          <w:marRight w:val="0"/>
          <w:marTop w:val="0"/>
          <w:marBottom w:val="0"/>
          <w:divBdr>
            <w:top w:val="none" w:sz="0" w:space="0" w:color="auto"/>
            <w:left w:val="none" w:sz="0" w:space="0" w:color="auto"/>
            <w:bottom w:val="none" w:sz="0" w:space="0" w:color="auto"/>
            <w:right w:val="none" w:sz="0" w:space="0" w:color="auto"/>
          </w:divBdr>
        </w:div>
        <w:div w:id="453908284">
          <w:marLeft w:val="640"/>
          <w:marRight w:val="0"/>
          <w:marTop w:val="0"/>
          <w:marBottom w:val="0"/>
          <w:divBdr>
            <w:top w:val="none" w:sz="0" w:space="0" w:color="auto"/>
            <w:left w:val="none" w:sz="0" w:space="0" w:color="auto"/>
            <w:bottom w:val="none" w:sz="0" w:space="0" w:color="auto"/>
            <w:right w:val="none" w:sz="0" w:space="0" w:color="auto"/>
          </w:divBdr>
        </w:div>
        <w:div w:id="457338270">
          <w:marLeft w:val="640"/>
          <w:marRight w:val="0"/>
          <w:marTop w:val="0"/>
          <w:marBottom w:val="0"/>
          <w:divBdr>
            <w:top w:val="none" w:sz="0" w:space="0" w:color="auto"/>
            <w:left w:val="none" w:sz="0" w:space="0" w:color="auto"/>
            <w:bottom w:val="none" w:sz="0" w:space="0" w:color="auto"/>
            <w:right w:val="none" w:sz="0" w:space="0" w:color="auto"/>
          </w:divBdr>
        </w:div>
        <w:div w:id="470755862">
          <w:marLeft w:val="640"/>
          <w:marRight w:val="0"/>
          <w:marTop w:val="0"/>
          <w:marBottom w:val="0"/>
          <w:divBdr>
            <w:top w:val="none" w:sz="0" w:space="0" w:color="auto"/>
            <w:left w:val="none" w:sz="0" w:space="0" w:color="auto"/>
            <w:bottom w:val="none" w:sz="0" w:space="0" w:color="auto"/>
            <w:right w:val="none" w:sz="0" w:space="0" w:color="auto"/>
          </w:divBdr>
        </w:div>
        <w:div w:id="489949150">
          <w:marLeft w:val="640"/>
          <w:marRight w:val="0"/>
          <w:marTop w:val="0"/>
          <w:marBottom w:val="0"/>
          <w:divBdr>
            <w:top w:val="none" w:sz="0" w:space="0" w:color="auto"/>
            <w:left w:val="none" w:sz="0" w:space="0" w:color="auto"/>
            <w:bottom w:val="none" w:sz="0" w:space="0" w:color="auto"/>
            <w:right w:val="none" w:sz="0" w:space="0" w:color="auto"/>
          </w:divBdr>
        </w:div>
        <w:div w:id="490678747">
          <w:marLeft w:val="640"/>
          <w:marRight w:val="0"/>
          <w:marTop w:val="0"/>
          <w:marBottom w:val="0"/>
          <w:divBdr>
            <w:top w:val="none" w:sz="0" w:space="0" w:color="auto"/>
            <w:left w:val="none" w:sz="0" w:space="0" w:color="auto"/>
            <w:bottom w:val="none" w:sz="0" w:space="0" w:color="auto"/>
            <w:right w:val="none" w:sz="0" w:space="0" w:color="auto"/>
          </w:divBdr>
        </w:div>
        <w:div w:id="493379359">
          <w:marLeft w:val="640"/>
          <w:marRight w:val="0"/>
          <w:marTop w:val="0"/>
          <w:marBottom w:val="0"/>
          <w:divBdr>
            <w:top w:val="none" w:sz="0" w:space="0" w:color="auto"/>
            <w:left w:val="none" w:sz="0" w:space="0" w:color="auto"/>
            <w:bottom w:val="none" w:sz="0" w:space="0" w:color="auto"/>
            <w:right w:val="none" w:sz="0" w:space="0" w:color="auto"/>
          </w:divBdr>
        </w:div>
        <w:div w:id="500780949">
          <w:marLeft w:val="640"/>
          <w:marRight w:val="0"/>
          <w:marTop w:val="0"/>
          <w:marBottom w:val="0"/>
          <w:divBdr>
            <w:top w:val="none" w:sz="0" w:space="0" w:color="auto"/>
            <w:left w:val="none" w:sz="0" w:space="0" w:color="auto"/>
            <w:bottom w:val="none" w:sz="0" w:space="0" w:color="auto"/>
            <w:right w:val="none" w:sz="0" w:space="0" w:color="auto"/>
          </w:divBdr>
        </w:div>
        <w:div w:id="512695860">
          <w:marLeft w:val="640"/>
          <w:marRight w:val="0"/>
          <w:marTop w:val="0"/>
          <w:marBottom w:val="0"/>
          <w:divBdr>
            <w:top w:val="none" w:sz="0" w:space="0" w:color="auto"/>
            <w:left w:val="none" w:sz="0" w:space="0" w:color="auto"/>
            <w:bottom w:val="none" w:sz="0" w:space="0" w:color="auto"/>
            <w:right w:val="none" w:sz="0" w:space="0" w:color="auto"/>
          </w:divBdr>
        </w:div>
        <w:div w:id="513883055">
          <w:marLeft w:val="640"/>
          <w:marRight w:val="0"/>
          <w:marTop w:val="0"/>
          <w:marBottom w:val="0"/>
          <w:divBdr>
            <w:top w:val="none" w:sz="0" w:space="0" w:color="auto"/>
            <w:left w:val="none" w:sz="0" w:space="0" w:color="auto"/>
            <w:bottom w:val="none" w:sz="0" w:space="0" w:color="auto"/>
            <w:right w:val="none" w:sz="0" w:space="0" w:color="auto"/>
          </w:divBdr>
        </w:div>
        <w:div w:id="545918815">
          <w:marLeft w:val="640"/>
          <w:marRight w:val="0"/>
          <w:marTop w:val="0"/>
          <w:marBottom w:val="0"/>
          <w:divBdr>
            <w:top w:val="none" w:sz="0" w:space="0" w:color="auto"/>
            <w:left w:val="none" w:sz="0" w:space="0" w:color="auto"/>
            <w:bottom w:val="none" w:sz="0" w:space="0" w:color="auto"/>
            <w:right w:val="none" w:sz="0" w:space="0" w:color="auto"/>
          </w:divBdr>
        </w:div>
        <w:div w:id="557863320">
          <w:marLeft w:val="640"/>
          <w:marRight w:val="0"/>
          <w:marTop w:val="0"/>
          <w:marBottom w:val="0"/>
          <w:divBdr>
            <w:top w:val="none" w:sz="0" w:space="0" w:color="auto"/>
            <w:left w:val="none" w:sz="0" w:space="0" w:color="auto"/>
            <w:bottom w:val="none" w:sz="0" w:space="0" w:color="auto"/>
            <w:right w:val="none" w:sz="0" w:space="0" w:color="auto"/>
          </w:divBdr>
        </w:div>
        <w:div w:id="561674363">
          <w:marLeft w:val="640"/>
          <w:marRight w:val="0"/>
          <w:marTop w:val="0"/>
          <w:marBottom w:val="0"/>
          <w:divBdr>
            <w:top w:val="none" w:sz="0" w:space="0" w:color="auto"/>
            <w:left w:val="none" w:sz="0" w:space="0" w:color="auto"/>
            <w:bottom w:val="none" w:sz="0" w:space="0" w:color="auto"/>
            <w:right w:val="none" w:sz="0" w:space="0" w:color="auto"/>
          </w:divBdr>
        </w:div>
        <w:div w:id="561988135">
          <w:marLeft w:val="640"/>
          <w:marRight w:val="0"/>
          <w:marTop w:val="0"/>
          <w:marBottom w:val="0"/>
          <w:divBdr>
            <w:top w:val="none" w:sz="0" w:space="0" w:color="auto"/>
            <w:left w:val="none" w:sz="0" w:space="0" w:color="auto"/>
            <w:bottom w:val="none" w:sz="0" w:space="0" w:color="auto"/>
            <w:right w:val="none" w:sz="0" w:space="0" w:color="auto"/>
          </w:divBdr>
        </w:div>
        <w:div w:id="563761012">
          <w:marLeft w:val="640"/>
          <w:marRight w:val="0"/>
          <w:marTop w:val="0"/>
          <w:marBottom w:val="0"/>
          <w:divBdr>
            <w:top w:val="none" w:sz="0" w:space="0" w:color="auto"/>
            <w:left w:val="none" w:sz="0" w:space="0" w:color="auto"/>
            <w:bottom w:val="none" w:sz="0" w:space="0" w:color="auto"/>
            <w:right w:val="none" w:sz="0" w:space="0" w:color="auto"/>
          </w:divBdr>
        </w:div>
        <w:div w:id="564296985">
          <w:marLeft w:val="640"/>
          <w:marRight w:val="0"/>
          <w:marTop w:val="0"/>
          <w:marBottom w:val="0"/>
          <w:divBdr>
            <w:top w:val="none" w:sz="0" w:space="0" w:color="auto"/>
            <w:left w:val="none" w:sz="0" w:space="0" w:color="auto"/>
            <w:bottom w:val="none" w:sz="0" w:space="0" w:color="auto"/>
            <w:right w:val="none" w:sz="0" w:space="0" w:color="auto"/>
          </w:divBdr>
        </w:div>
        <w:div w:id="579827246">
          <w:marLeft w:val="640"/>
          <w:marRight w:val="0"/>
          <w:marTop w:val="0"/>
          <w:marBottom w:val="0"/>
          <w:divBdr>
            <w:top w:val="none" w:sz="0" w:space="0" w:color="auto"/>
            <w:left w:val="none" w:sz="0" w:space="0" w:color="auto"/>
            <w:bottom w:val="none" w:sz="0" w:space="0" w:color="auto"/>
            <w:right w:val="none" w:sz="0" w:space="0" w:color="auto"/>
          </w:divBdr>
        </w:div>
        <w:div w:id="594479760">
          <w:marLeft w:val="640"/>
          <w:marRight w:val="0"/>
          <w:marTop w:val="0"/>
          <w:marBottom w:val="0"/>
          <w:divBdr>
            <w:top w:val="none" w:sz="0" w:space="0" w:color="auto"/>
            <w:left w:val="none" w:sz="0" w:space="0" w:color="auto"/>
            <w:bottom w:val="none" w:sz="0" w:space="0" w:color="auto"/>
            <w:right w:val="none" w:sz="0" w:space="0" w:color="auto"/>
          </w:divBdr>
        </w:div>
        <w:div w:id="624779697">
          <w:marLeft w:val="640"/>
          <w:marRight w:val="0"/>
          <w:marTop w:val="0"/>
          <w:marBottom w:val="0"/>
          <w:divBdr>
            <w:top w:val="none" w:sz="0" w:space="0" w:color="auto"/>
            <w:left w:val="none" w:sz="0" w:space="0" w:color="auto"/>
            <w:bottom w:val="none" w:sz="0" w:space="0" w:color="auto"/>
            <w:right w:val="none" w:sz="0" w:space="0" w:color="auto"/>
          </w:divBdr>
        </w:div>
        <w:div w:id="625814369">
          <w:marLeft w:val="640"/>
          <w:marRight w:val="0"/>
          <w:marTop w:val="0"/>
          <w:marBottom w:val="0"/>
          <w:divBdr>
            <w:top w:val="none" w:sz="0" w:space="0" w:color="auto"/>
            <w:left w:val="none" w:sz="0" w:space="0" w:color="auto"/>
            <w:bottom w:val="none" w:sz="0" w:space="0" w:color="auto"/>
            <w:right w:val="none" w:sz="0" w:space="0" w:color="auto"/>
          </w:divBdr>
        </w:div>
        <w:div w:id="631985392">
          <w:marLeft w:val="640"/>
          <w:marRight w:val="0"/>
          <w:marTop w:val="0"/>
          <w:marBottom w:val="0"/>
          <w:divBdr>
            <w:top w:val="none" w:sz="0" w:space="0" w:color="auto"/>
            <w:left w:val="none" w:sz="0" w:space="0" w:color="auto"/>
            <w:bottom w:val="none" w:sz="0" w:space="0" w:color="auto"/>
            <w:right w:val="none" w:sz="0" w:space="0" w:color="auto"/>
          </w:divBdr>
        </w:div>
        <w:div w:id="632252180">
          <w:marLeft w:val="640"/>
          <w:marRight w:val="0"/>
          <w:marTop w:val="0"/>
          <w:marBottom w:val="0"/>
          <w:divBdr>
            <w:top w:val="none" w:sz="0" w:space="0" w:color="auto"/>
            <w:left w:val="none" w:sz="0" w:space="0" w:color="auto"/>
            <w:bottom w:val="none" w:sz="0" w:space="0" w:color="auto"/>
            <w:right w:val="none" w:sz="0" w:space="0" w:color="auto"/>
          </w:divBdr>
        </w:div>
        <w:div w:id="633757257">
          <w:marLeft w:val="640"/>
          <w:marRight w:val="0"/>
          <w:marTop w:val="0"/>
          <w:marBottom w:val="0"/>
          <w:divBdr>
            <w:top w:val="none" w:sz="0" w:space="0" w:color="auto"/>
            <w:left w:val="none" w:sz="0" w:space="0" w:color="auto"/>
            <w:bottom w:val="none" w:sz="0" w:space="0" w:color="auto"/>
            <w:right w:val="none" w:sz="0" w:space="0" w:color="auto"/>
          </w:divBdr>
        </w:div>
        <w:div w:id="674261644">
          <w:marLeft w:val="640"/>
          <w:marRight w:val="0"/>
          <w:marTop w:val="0"/>
          <w:marBottom w:val="0"/>
          <w:divBdr>
            <w:top w:val="none" w:sz="0" w:space="0" w:color="auto"/>
            <w:left w:val="none" w:sz="0" w:space="0" w:color="auto"/>
            <w:bottom w:val="none" w:sz="0" w:space="0" w:color="auto"/>
            <w:right w:val="none" w:sz="0" w:space="0" w:color="auto"/>
          </w:divBdr>
        </w:div>
        <w:div w:id="680396164">
          <w:marLeft w:val="640"/>
          <w:marRight w:val="0"/>
          <w:marTop w:val="0"/>
          <w:marBottom w:val="0"/>
          <w:divBdr>
            <w:top w:val="none" w:sz="0" w:space="0" w:color="auto"/>
            <w:left w:val="none" w:sz="0" w:space="0" w:color="auto"/>
            <w:bottom w:val="none" w:sz="0" w:space="0" w:color="auto"/>
            <w:right w:val="none" w:sz="0" w:space="0" w:color="auto"/>
          </w:divBdr>
        </w:div>
        <w:div w:id="695276872">
          <w:marLeft w:val="640"/>
          <w:marRight w:val="0"/>
          <w:marTop w:val="0"/>
          <w:marBottom w:val="0"/>
          <w:divBdr>
            <w:top w:val="none" w:sz="0" w:space="0" w:color="auto"/>
            <w:left w:val="none" w:sz="0" w:space="0" w:color="auto"/>
            <w:bottom w:val="none" w:sz="0" w:space="0" w:color="auto"/>
            <w:right w:val="none" w:sz="0" w:space="0" w:color="auto"/>
          </w:divBdr>
        </w:div>
        <w:div w:id="704258066">
          <w:marLeft w:val="640"/>
          <w:marRight w:val="0"/>
          <w:marTop w:val="0"/>
          <w:marBottom w:val="0"/>
          <w:divBdr>
            <w:top w:val="none" w:sz="0" w:space="0" w:color="auto"/>
            <w:left w:val="none" w:sz="0" w:space="0" w:color="auto"/>
            <w:bottom w:val="none" w:sz="0" w:space="0" w:color="auto"/>
            <w:right w:val="none" w:sz="0" w:space="0" w:color="auto"/>
          </w:divBdr>
        </w:div>
        <w:div w:id="709570383">
          <w:marLeft w:val="640"/>
          <w:marRight w:val="0"/>
          <w:marTop w:val="0"/>
          <w:marBottom w:val="0"/>
          <w:divBdr>
            <w:top w:val="none" w:sz="0" w:space="0" w:color="auto"/>
            <w:left w:val="none" w:sz="0" w:space="0" w:color="auto"/>
            <w:bottom w:val="none" w:sz="0" w:space="0" w:color="auto"/>
            <w:right w:val="none" w:sz="0" w:space="0" w:color="auto"/>
          </w:divBdr>
        </w:div>
        <w:div w:id="711883769">
          <w:marLeft w:val="640"/>
          <w:marRight w:val="0"/>
          <w:marTop w:val="0"/>
          <w:marBottom w:val="0"/>
          <w:divBdr>
            <w:top w:val="none" w:sz="0" w:space="0" w:color="auto"/>
            <w:left w:val="none" w:sz="0" w:space="0" w:color="auto"/>
            <w:bottom w:val="none" w:sz="0" w:space="0" w:color="auto"/>
            <w:right w:val="none" w:sz="0" w:space="0" w:color="auto"/>
          </w:divBdr>
        </w:div>
        <w:div w:id="712508550">
          <w:marLeft w:val="640"/>
          <w:marRight w:val="0"/>
          <w:marTop w:val="0"/>
          <w:marBottom w:val="0"/>
          <w:divBdr>
            <w:top w:val="none" w:sz="0" w:space="0" w:color="auto"/>
            <w:left w:val="none" w:sz="0" w:space="0" w:color="auto"/>
            <w:bottom w:val="none" w:sz="0" w:space="0" w:color="auto"/>
            <w:right w:val="none" w:sz="0" w:space="0" w:color="auto"/>
          </w:divBdr>
        </w:div>
        <w:div w:id="713382912">
          <w:marLeft w:val="640"/>
          <w:marRight w:val="0"/>
          <w:marTop w:val="0"/>
          <w:marBottom w:val="0"/>
          <w:divBdr>
            <w:top w:val="none" w:sz="0" w:space="0" w:color="auto"/>
            <w:left w:val="none" w:sz="0" w:space="0" w:color="auto"/>
            <w:bottom w:val="none" w:sz="0" w:space="0" w:color="auto"/>
            <w:right w:val="none" w:sz="0" w:space="0" w:color="auto"/>
          </w:divBdr>
        </w:div>
        <w:div w:id="722558445">
          <w:marLeft w:val="640"/>
          <w:marRight w:val="0"/>
          <w:marTop w:val="0"/>
          <w:marBottom w:val="0"/>
          <w:divBdr>
            <w:top w:val="none" w:sz="0" w:space="0" w:color="auto"/>
            <w:left w:val="none" w:sz="0" w:space="0" w:color="auto"/>
            <w:bottom w:val="none" w:sz="0" w:space="0" w:color="auto"/>
            <w:right w:val="none" w:sz="0" w:space="0" w:color="auto"/>
          </w:divBdr>
        </w:div>
        <w:div w:id="723868195">
          <w:marLeft w:val="640"/>
          <w:marRight w:val="0"/>
          <w:marTop w:val="0"/>
          <w:marBottom w:val="0"/>
          <w:divBdr>
            <w:top w:val="none" w:sz="0" w:space="0" w:color="auto"/>
            <w:left w:val="none" w:sz="0" w:space="0" w:color="auto"/>
            <w:bottom w:val="none" w:sz="0" w:space="0" w:color="auto"/>
            <w:right w:val="none" w:sz="0" w:space="0" w:color="auto"/>
          </w:divBdr>
        </w:div>
        <w:div w:id="725302882">
          <w:marLeft w:val="640"/>
          <w:marRight w:val="0"/>
          <w:marTop w:val="0"/>
          <w:marBottom w:val="0"/>
          <w:divBdr>
            <w:top w:val="none" w:sz="0" w:space="0" w:color="auto"/>
            <w:left w:val="none" w:sz="0" w:space="0" w:color="auto"/>
            <w:bottom w:val="none" w:sz="0" w:space="0" w:color="auto"/>
            <w:right w:val="none" w:sz="0" w:space="0" w:color="auto"/>
          </w:divBdr>
        </w:div>
        <w:div w:id="747848730">
          <w:marLeft w:val="640"/>
          <w:marRight w:val="0"/>
          <w:marTop w:val="0"/>
          <w:marBottom w:val="0"/>
          <w:divBdr>
            <w:top w:val="none" w:sz="0" w:space="0" w:color="auto"/>
            <w:left w:val="none" w:sz="0" w:space="0" w:color="auto"/>
            <w:bottom w:val="none" w:sz="0" w:space="0" w:color="auto"/>
            <w:right w:val="none" w:sz="0" w:space="0" w:color="auto"/>
          </w:divBdr>
        </w:div>
        <w:div w:id="758256720">
          <w:marLeft w:val="640"/>
          <w:marRight w:val="0"/>
          <w:marTop w:val="0"/>
          <w:marBottom w:val="0"/>
          <w:divBdr>
            <w:top w:val="none" w:sz="0" w:space="0" w:color="auto"/>
            <w:left w:val="none" w:sz="0" w:space="0" w:color="auto"/>
            <w:bottom w:val="none" w:sz="0" w:space="0" w:color="auto"/>
            <w:right w:val="none" w:sz="0" w:space="0" w:color="auto"/>
          </w:divBdr>
        </w:div>
        <w:div w:id="758717138">
          <w:marLeft w:val="640"/>
          <w:marRight w:val="0"/>
          <w:marTop w:val="0"/>
          <w:marBottom w:val="0"/>
          <w:divBdr>
            <w:top w:val="none" w:sz="0" w:space="0" w:color="auto"/>
            <w:left w:val="none" w:sz="0" w:space="0" w:color="auto"/>
            <w:bottom w:val="none" w:sz="0" w:space="0" w:color="auto"/>
            <w:right w:val="none" w:sz="0" w:space="0" w:color="auto"/>
          </w:divBdr>
        </w:div>
        <w:div w:id="760415893">
          <w:marLeft w:val="640"/>
          <w:marRight w:val="0"/>
          <w:marTop w:val="0"/>
          <w:marBottom w:val="0"/>
          <w:divBdr>
            <w:top w:val="none" w:sz="0" w:space="0" w:color="auto"/>
            <w:left w:val="none" w:sz="0" w:space="0" w:color="auto"/>
            <w:bottom w:val="none" w:sz="0" w:space="0" w:color="auto"/>
            <w:right w:val="none" w:sz="0" w:space="0" w:color="auto"/>
          </w:divBdr>
        </w:div>
        <w:div w:id="766852848">
          <w:marLeft w:val="640"/>
          <w:marRight w:val="0"/>
          <w:marTop w:val="0"/>
          <w:marBottom w:val="0"/>
          <w:divBdr>
            <w:top w:val="none" w:sz="0" w:space="0" w:color="auto"/>
            <w:left w:val="none" w:sz="0" w:space="0" w:color="auto"/>
            <w:bottom w:val="none" w:sz="0" w:space="0" w:color="auto"/>
            <w:right w:val="none" w:sz="0" w:space="0" w:color="auto"/>
          </w:divBdr>
        </w:div>
        <w:div w:id="781917362">
          <w:marLeft w:val="640"/>
          <w:marRight w:val="0"/>
          <w:marTop w:val="0"/>
          <w:marBottom w:val="0"/>
          <w:divBdr>
            <w:top w:val="none" w:sz="0" w:space="0" w:color="auto"/>
            <w:left w:val="none" w:sz="0" w:space="0" w:color="auto"/>
            <w:bottom w:val="none" w:sz="0" w:space="0" w:color="auto"/>
            <w:right w:val="none" w:sz="0" w:space="0" w:color="auto"/>
          </w:divBdr>
        </w:div>
        <w:div w:id="783886497">
          <w:marLeft w:val="640"/>
          <w:marRight w:val="0"/>
          <w:marTop w:val="0"/>
          <w:marBottom w:val="0"/>
          <w:divBdr>
            <w:top w:val="none" w:sz="0" w:space="0" w:color="auto"/>
            <w:left w:val="none" w:sz="0" w:space="0" w:color="auto"/>
            <w:bottom w:val="none" w:sz="0" w:space="0" w:color="auto"/>
            <w:right w:val="none" w:sz="0" w:space="0" w:color="auto"/>
          </w:divBdr>
        </w:div>
        <w:div w:id="783961638">
          <w:marLeft w:val="640"/>
          <w:marRight w:val="0"/>
          <w:marTop w:val="0"/>
          <w:marBottom w:val="0"/>
          <w:divBdr>
            <w:top w:val="none" w:sz="0" w:space="0" w:color="auto"/>
            <w:left w:val="none" w:sz="0" w:space="0" w:color="auto"/>
            <w:bottom w:val="none" w:sz="0" w:space="0" w:color="auto"/>
            <w:right w:val="none" w:sz="0" w:space="0" w:color="auto"/>
          </w:divBdr>
        </w:div>
        <w:div w:id="794757675">
          <w:marLeft w:val="640"/>
          <w:marRight w:val="0"/>
          <w:marTop w:val="0"/>
          <w:marBottom w:val="0"/>
          <w:divBdr>
            <w:top w:val="none" w:sz="0" w:space="0" w:color="auto"/>
            <w:left w:val="none" w:sz="0" w:space="0" w:color="auto"/>
            <w:bottom w:val="none" w:sz="0" w:space="0" w:color="auto"/>
            <w:right w:val="none" w:sz="0" w:space="0" w:color="auto"/>
          </w:divBdr>
        </w:div>
        <w:div w:id="796606247">
          <w:marLeft w:val="640"/>
          <w:marRight w:val="0"/>
          <w:marTop w:val="0"/>
          <w:marBottom w:val="0"/>
          <w:divBdr>
            <w:top w:val="none" w:sz="0" w:space="0" w:color="auto"/>
            <w:left w:val="none" w:sz="0" w:space="0" w:color="auto"/>
            <w:bottom w:val="none" w:sz="0" w:space="0" w:color="auto"/>
            <w:right w:val="none" w:sz="0" w:space="0" w:color="auto"/>
          </w:divBdr>
        </w:div>
        <w:div w:id="797645750">
          <w:marLeft w:val="640"/>
          <w:marRight w:val="0"/>
          <w:marTop w:val="0"/>
          <w:marBottom w:val="0"/>
          <w:divBdr>
            <w:top w:val="none" w:sz="0" w:space="0" w:color="auto"/>
            <w:left w:val="none" w:sz="0" w:space="0" w:color="auto"/>
            <w:bottom w:val="none" w:sz="0" w:space="0" w:color="auto"/>
            <w:right w:val="none" w:sz="0" w:space="0" w:color="auto"/>
          </w:divBdr>
        </w:div>
        <w:div w:id="807741720">
          <w:marLeft w:val="640"/>
          <w:marRight w:val="0"/>
          <w:marTop w:val="0"/>
          <w:marBottom w:val="0"/>
          <w:divBdr>
            <w:top w:val="none" w:sz="0" w:space="0" w:color="auto"/>
            <w:left w:val="none" w:sz="0" w:space="0" w:color="auto"/>
            <w:bottom w:val="none" w:sz="0" w:space="0" w:color="auto"/>
            <w:right w:val="none" w:sz="0" w:space="0" w:color="auto"/>
          </w:divBdr>
        </w:div>
        <w:div w:id="812142845">
          <w:marLeft w:val="640"/>
          <w:marRight w:val="0"/>
          <w:marTop w:val="0"/>
          <w:marBottom w:val="0"/>
          <w:divBdr>
            <w:top w:val="none" w:sz="0" w:space="0" w:color="auto"/>
            <w:left w:val="none" w:sz="0" w:space="0" w:color="auto"/>
            <w:bottom w:val="none" w:sz="0" w:space="0" w:color="auto"/>
            <w:right w:val="none" w:sz="0" w:space="0" w:color="auto"/>
          </w:divBdr>
        </w:div>
        <w:div w:id="857036782">
          <w:marLeft w:val="640"/>
          <w:marRight w:val="0"/>
          <w:marTop w:val="0"/>
          <w:marBottom w:val="0"/>
          <w:divBdr>
            <w:top w:val="none" w:sz="0" w:space="0" w:color="auto"/>
            <w:left w:val="none" w:sz="0" w:space="0" w:color="auto"/>
            <w:bottom w:val="none" w:sz="0" w:space="0" w:color="auto"/>
            <w:right w:val="none" w:sz="0" w:space="0" w:color="auto"/>
          </w:divBdr>
        </w:div>
        <w:div w:id="863520095">
          <w:marLeft w:val="640"/>
          <w:marRight w:val="0"/>
          <w:marTop w:val="0"/>
          <w:marBottom w:val="0"/>
          <w:divBdr>
            <w:top w:val="none" w:sz="0" w:space="0" w:color="auto"/>
            <w:left w:val="none" w:sz="0" w:space="0" w:color="auto"/>
            <w:bottom w:val="none" w:sz="0" w:space="0" w:color="auto"/>
            <w:right w:val="none" w:sz="0" w:space="0" w:color="auto"/>
          </w:divBdr>
        </w:div>
        <w:div w:id="868109036">
          <w:marLeft w:val="640"/>
          <w:marRight w:val="0"/>
          <w:marTop w:val="0"/>
          <w:marBottom w:val="0"/>
          <w:divBdr>
            <w:top w:val="none" w:sz="0" w:space="0" w:color="auto"/>
            <w:left w:val="none" w:sz="0" w:space="0" w:color="auto"/>
            <w:bottom w:val="none" w:sz="0" w:space="0" w:color="auto"/>
            <w:right w:val="none" w:sz="0" w:space="0" w:color="auto"/>
          </w:divBdr>
        </w:div>
        <w:div w:id="871845160">
          <w:marLeft w:val="640"/>
          <w:marRight w:val="0"/>
          <w:marTop w:val="0"/>
          <w:marBottom w:val="0"/>
          <w:divBdr>
            <w:top w:val="none" w:sz="0" w:space="0" w:color="auto"/>
            <w:left w:val="none" w:sz="0" w:space="0" w:color="auto"/>
            <w:bottom w:val="none" w:sz="0" w:space="0" w:color="auto"/>
            <w:right w:val="none" w:sz="0" w:space="0" w:color="auto"/>
          </w:divBdr>
        </w:div>
        <w:div w:id="893006853">
          <w:marLeft w:val="640"/>
          <w:marRight w:val="0"/>
          <w:marTop w:val="0"/>
          <w:marBottom w:val="0"/>
          <w:divBdr>
            <w:top w:val="none" w:sz="0" w:space="0" w:color="auto"/>
            <w:left w:val="none" w:sz="0" w:space="0" w:color="auto"/>
            <w:bottom w:val="none" w:sz="0" w:space="0" w:color="auto"/>
            <w:right w:val="none" w:sz="0" w:space="0" w:color="auto"/>
          </w:divBdr>
        </w:div>
        <w:div w:id="894857932">
          <w:marLeft w:val="640"/>
          <w:marRight w:val="0"/>
          <w:marTop w:val="0"/>
          <w:marBottom w:val="0"/>
          <w:divBdr>
            <w:top w:val="none" w:sz="0" w:space="0" w:color="auto"/>
            <w:left w:val="none" w:sz="0" w:space="0" w:color="auto"/>
            <w:bottom w:val="none" w:sz="0" w:space="0" w:color="auto"/>
            <w:right w:val="none" w:sz="0" w:space="0" w:color="auto"/>
          </w:divBdr>
        </w:div>
        <w:div w:id="900749867">
          <w:marLeft w:val="640"/>
          <w:marRight w:val="0"/>
          <w:marTop w:val="0"/>
          <w:marBottom w:val="0"/>
          <w:divBdr>
            <w:top w:val="none" w:sz="0" w:space="0" w:color="auto"/>
            <w:left w:val="none" w:sz="0" w:space="0" w:color="auto"/>
            <w:bottom w:val="none" w:sz="0" w:space="0" w:color="auto"/>
            <w:right w:val="none" w:sz="0" w:space="0" w:color="auto"/>
          </w:divBdr>
        </w:div>
        <w:div w:id="901596209">
          <w:marLeft w:val="640"/>
          <w:marRight w:val="0"/>
          <w:marTop w:val="0"/>
          <w:marBottom w:val="0"/>
          <w:divBdr>
            <w:top w:val="none" w:sz="0" w:space="0" w:color="auto"/>
            <w:left w:val="none" w:sz="0" w:space="0" w:color="auto"/>
            <w:bottom w:val="none" w:sz="0" w:space="0" w:color="auto"/>
            <w:right w:val="none" w:sz="0" w:space="0" w:color="auto"/>
          </w:divBdr>
        </w:div>
        <w:div w:id="905456240">
          <w:marLeft w:val="640"/>
          <w:marRight w:val="0"/>
          <w:marTop w:val="0"/>
          <w:marBottom w:val="0"/>
          <w:divBdr>
            <w:top w:val="none" w:sz="0" w:space="0" w:color="auto"/>
            <w:left w:val="none" w:sz="0" w:space="0" w:color="auto"/>
            <w:bottom w:val="none" w:sz="0" w:space="0" w:color="auto"/>
            <w:right w:val="none" w:sz="0" w:space="0" w:color="auto"/>
          </w:divBdr>
        </w:div>
        <w:div w:id="909000651">
          <w:marLeft w:val="640"/>
          <w:marRight w:val="0"/>
          <w:marTop w:val="0"/>
          <w:marBottom w:val="0"/>
          <w:divBdr>
            <w:top w:val="none" w:sz="0" w:space="0" w:color="auto"/>
            <w:left w:val="none" w:sz="0" w:space="0" w:color="auto"/>
            <w:bottom w:val="none" w:sz="0" w:space="0" w:color="auto"/>
            <w:right w:val="none" w:sz="0" w:space="0" w:color="auto"/>
          </w:divBdr>
        </w:div>
        <w:div w:id="916786515">
          <w:marLeft w:val="640"/>
          <w:marRight w:val="0"/>
          <w:marTop w:val="0"/>
          <w:marBottom w:val="0"/>
          <w:divBdr>
            <w:top w:val="none" w:sz="0" w:space="0" w:color="auto"/>
            <w:left w:val="none" w:sz="0" w:space="0" w:color="auto"/>
            <w:bottom w:val="none" w:sz="0" w:space="0" w:color="auto"/>
            <w:right w:val="none" w:sz="0" w:space="0" w:color="auto"/>
          </w:divBdr>
        </w:div>
        <w:div w:id="935209472">
          <w:marLeft w:val="640"/>
          <w:marRight w:val="0"/>
          <w:marTop w:val="0"/>
          <w:marBottom w:val="0"/>
          <w:divBdr>
            <w:top w:val="none" w:sz="0" w:space="0" w:color="auto"/>
            <w:left w:val="none" w:sz="0" w:space="0" w:color="auto"/>
            <w:bottom w:val="none" w:sz="0" w:space="0" w:color="auto"/>
            <w:right w:val="none" w:sz="0" w:space="0" w:color="auto"/>
          </w:divBdr>
        </w:div>
        <w:div w:id="944070836">
          <w:marLeft w:val="640"/>
          <w:marRight w:val="0"/>
          <w:marTop w:val="0"/>
          <w:marBottom w:val="0"/>
          <w:divBdr>
            <w:top w:val="none" w:sz="0" w:space="0" w:color="auto"/>
            <w:left w:val="none" w:sz="0" w:space="0" w:color="auto"/>
            <w:bottom w:val="none" w:sz="0" w:space="0" w:color="auto"/>
            <w:right w:val="none" w:sz="0" w:space="0" w:color="auto"/>
          </w:divBdr>
        </w:div>
        <w:div w:id="946499216">
          <w:marLeft w:val="640"/>
          <w:marRight w:val="0"/>
          <w:marTop w:val="0"/>
          <w:marBottom w:val="0"/>
          <w:divBdr>
            <w:top w:val="none" w:sz="0" w:space="0" w:color="auto"/>
            <w:left w:val="none" w:sz="0" w:space="0" w:color="auto"/>
            <w:bottom w:val="none" w:sz="0" w:space="0" w:color="auto"/>
            <w:right w:val="none" w:sz="0" w:space="0" w:color="auto"/>
          </w:divBdr>
        </w:div>
        <w:div w:id="962686311">
          <w:marLeft w:val="640"/>
          <w:marRight w:val="0"/>
          <w:marTop w:val="0"/>
          <w:marBottom w:val="0"/>
          <w:divBdr>
            <w:top w:val="none" w:sz="0" w:space="0" w:color="auto"/>
            <w:left w:val="none" w:sz="0" w:space="0" w:color="auto"/>
            <w:bottom w:val="none" w:sz="0" w:space="0" w:color="auto"/>
            <w:right w:val="none" w:sz="0" w:space="0" w:color="auto"/>
          </w:divBdr>
        </w:div>
        <w:div w:id="972905319">
          <w:marLeft w:val="640"/>
          <w:marRight w:val="0"/>
          <w:marTop w:val="0"/>
          <w:marBottom w:val="0"/>
          <w:divBdr>
            <w:top w:val="none" w:sz="0" w:space="0" w:color="auto"/>
            <w:left w:val="none" w:sz="0" w:space="0" w:color="auto"/>
            <w:bottom w:val="none" w:sz="0" w:space="0" w:color="auto"/>
            <w:right w:val="none" w:sz="0" w:space="0" w:color="auto"/>
          </w:divBdr>
        </w:div>
        <w:div w:id="974604338">
          <w:marLeft w:val="640"/>
          <w:marRight w:val="0"/>
          <w:marTop w:val="0"/>
          <w:marBottom w:val="0"/>
          <w:divBdr>
            <w:top w:val="none" w:sz="0" w:space="0" w:color="auto"/>
            <w:left w:val="none" w:sz="0" w:space="0" w:color="auto"/>
            <w:bottom w:val="none" w:sz="0" w:space="0" w:color="auto"/>
            <w:right w:val="none" w:sz="0" w:space="0" w:color="auto"/>
          </w:divBdr>
        </w:div>
        <w:div w:id="984239058">
          <w:marLeft w:val="640"/>
          <w:marRight w:val="0"/>
          <w:marTop w:val="0"/>
          <w:marBottom w:val="0"/>
          <w:divBdr>
            <w:top w:val="none" w:sz="0" w:space="0" w:color="auto"/>
            <w:left w:val="none" w:sz="0" w:space="0" w:color="auto"/>
            <w:bottom w:val="none" w:sz="0" w:space="0" w:color="auto"/>
            <w:right w:val="none" w:sz="0" w:space="0" w:color="auto"/>
          </w:divBdr>
        </w:div>
        <w:div w:id="990405246">
          <w:marLeft w:val="640"/>
          <w:marRight w:val="0"/>
          <w:marTop w:val="0"/>
          <w:marBottom w:val="0"/>
          <w:divBdr>
            <w:top w:val="none" w:sz="0" w:space="0" w:color="auto"/>
            <w:left w:val="none" w:sz="0" w:space="0" w:color="auto"/>
            <w:bottom w:val="none" w:sz="0" w:space="0" w:color="auto"/>
            <w:right w:val="none" w:sz="0" w:space="0" w:color="auto"/>
          </w:divBdr>
        </w:div>
        <w:div w:id="990596433">
          <w:marLeft w:val="640"/>
          <w:marRight w:val="0"/>
          <w:marTop w:val="0"/>
          <w:marBottom w:val="0"/>
          <w:divBdr>
            <w:top w:val="none" w:sz="0" w:space="0" w:color="auto"/>
            <w:left w:val="none" w:sz="0" w:space="0" w:color="auto"/>
            <w:bottom w:val="none" w:sz="0" w:space="0" w:color="auto"/>
            <w:right w:val="none" w:sz="0" w:space="0" w:color="auto"/>
          </w:divBdr>
        </w:div>
        <w:div w:id="996954818">
          <w:marLeft w:val="640"/>
          <w:marRight w:val="0"/>
          <w:marTop w:val="0"/>
          <w:marBottom w:val="0"/>
          <w:divBdr>
            <w:top w:val="none" w:sz="0" w:space="0" w:color="auto"/>
            <w:left w:val="none" w:sz="0" w:space="0" w:color="auto"/>
            <w:bottom w:val="none" w:sz="0" w:space="0" w:color="auto"/>
            <w:right w:val="none" w:sz="0" w:space="0" w:color="auto"/>
          </w:divBdr>
        </w:div>
        <w:div w:id="1017271100">
          <w:marLeft w:val="640"/>
          <w:marRight w:val="0"/>
          <w:marTop w:val="0"/>
          <w:marBottom w:val="0"/>
          <w:divBdr>
            <w:top w:val="none" w:sz="0" w:space="0" w:color="auto"/>
            <w:left w:val="none" w:sz="0" w:space="0" w:color="auto"/>
            <w:bottom w:val="none" w:sz="0" w:space="0" w:color="auto"/>
            <w:right w:val="none" w:sz="0" w:space="0" w:color="auto"/>
          </w:divBdr>
        </w:div>
        <w:div w:id="1022705766">
          <w:marLeft w:val="640"/>
          <w:marRight w:val="0"/>
          <w:marTop w:val="0"/>
          <w:marBottom w:val="0"/>
          <w:divBdr>
            <w:top w:val="none" w:sz="0" w:space="0" w:color="auto"/>
            <w:left w:val="none" w:sz="0" w:space="0" w:color="auto"/>
            <w:bottom w:val="none" w:sz="0" w:space="0" w:color="auto"/>
            <w:right w:val="none" w:sz="0" w:space="0" w:color="auto"/>
          </w:divBdr>
        </w:div>
        <w:div w:id="1024669884">
          <w:marLeft w:val="640"/>
          <w:marRight w:val="0"/>
          <w:marTop w:val="0"/>
          <w:marBottom w:val="0"/>
          <w:divBdr>
            <w:top w:val="none" w:sz="0" w:space="0" w:color="auto"/>
            <w:left w:val="none" w:sz="0" w:space="0" w:color="auto"/>
            <w:bottom w:val="none" w:sz="0" w:space="0" w:color="auto"/>
            <w:right w:val="none" w:sz="0" w:space="0" w:color="auto"/>
          </w:divBdr>
        </w:div>
        <w:div w:id="1046640485">
          <w:marLeft w:val="640"/>
          <w:marRight w:val="0"/>
          <w:marTop w:val="0"/>
          <w:marBottom w:val="0"/>
          <w:divBdr>
            <w:top w:val="none" w:sz="0" w:space="0" w:color="auto"/>
            <w:left w:val="none" w:sz="0" w:space="0" w:color="auto"/>
            <w:bottom w:val="none" w:sz="0" w:space="0" w:color="auto"/>
            <w:right w:val="none" w:sz="0" w:space="0" w:color="auto"/>
          </w:divBdr>
        </w:div>
        <w:div w:id="1054350722">
          <w:marLeft w:val="640"/>
          <w:marRight w:val="0"/>
          <w:marTop w:val="0"/>
          <w:marBottom w:val="0"/>
          <w:divBdr>
            <w:top w:val="none" w:sz="0" w:space="0" w:color="auto"/>
            <w:left w:val="none" w:sz="0" w:space="0" w:color="auto"/>
            <w:bottom w:val="none" w:sz="0" w:space="0" w:color="auto"/>
            <w:right w:val="none" w:sz="0" w:space="0" w:color="auto"/>
          </w:divBdr>
        </w:div>
        <w:div w:id="1056126040">
          <w:marLeft w:val="640"/>
          <w:marRight w:val="0"/>
          <w:marTop w:val="0"/>
          <w:marBottom w:val="0"/>
          <w:divBdr>
            <w:top w:val="none" w:sz="0" w:space="0" w:color="auto"/>
            <w:left w:val="none" w:sz="0" w:space="0" w:color="auto"/>
            <w:bottom w:val="none" w:sz="0" w:space="0" w:color="auto"/>
            <w:right w:val="none" w:sz="0" w:space="0" w:color="auto"/>
          </w:divBdr>
        </w:div>
        <w:div w:id="1064253870">
          <w:marLeft w:val="640"/>
          <w:marRight w:val="0"/>
          <w:marTop w:val="0"/>
          <w:marBottom w:val="0"/>
          <w:divBdr>
            <w:top w:val="none" w:sz="0" w:space="0" w:color="auto"/>
            <w:left w:val="none" w:sz="0" w:space="0" w:color="auto"/>
            <w:bottom w:val="none" w:sz="0" w:space="0" w:color="auto"/>
            <w:right w:val="none" w:sz="0" w:space="0" w:color="auto"/>
          </w:divBdr>
        </w:div>
        <w:div w:id="1079014469">
          <w:marLeft w:val="640"/>
          <w:marRight w:val="0"/>
          <w:marTop w:val="0"/>
          <w:marBottom w:val="0"/>
          <w:divBdr>
            <w:top w:val="none" w:sz="0" w:space="0" w:color="auto"/>
            <w:left w:val="none" w:sz="0" w:space="0" w:color="auto"/>
            <w:bottom w:val="none" w:sz="0" w:space="0" w:color="auto"/>
            <w:right w:val="none" w:sz="0" w:space="0" w:color="auto"/>
          </w:divBdr>
        </w:div>
        <w:div w:id="1087919699">
          <w:marLeft w:val="640"/>
          <w:marRight w:val="0"/>
          <w:marTop w:val="0"/>
          <w:marBottom w:val="0"/>
          <w:divBdr>
            <w:top w:val="none" w:sz="0" w:space="0" w:color="auto"/>
            <w:left w:val="none" w:sz="0" w:space="0" w:color="auto"/>
            <w:bottom w:val="none" w:sz="0" w:space="0" w:color="auto"/>
            <w:right w:val="none" w:sz="0" w:space="0" w:color="auto"/>
          </w:divBdr>
        </w:div>
        <w:div w:id="1100493053">
          <w:marLeft w:val="640"/>
          <w:marRight w:val="0"/>
          <w:marTop w:val="0"/>
          <w:marBottom w:val="0"/>
          <w:divBdr>
            <w:top w:val="none" w:sz="0" w:space="0" w:color="auto"/>
            <w:left w:val="none" w:sz="0" w:space="0" w:color="auto"/>
            <w:bottom w:val="none" w:sz="0" w:space="0" w:color="auto"/>
            <w:right w:val="none" w:sz="0" w:space="0" w:color="auto"/>
          </w:divBdr>
        </w:div>
        <w:div w:id="1118334747">
          <w:marLeft w:val="640"/>
          <w:marRight w:val="0"/>
          <w:marTop w:val="0"/>
          <w:marBottom w:val="0"/>
          <w:divBdr>
            <w:top w:val="none" w:sz="0" w:space="0" w:color="auto"/>
            <w:left w:val="none" w:sz="0" w:space="0" w:color="auto"/>
            <w:bottom w:val="none" w:sz="0" w:space="0" w:color="auto"/>
            <w:right w:val="none" w:sz="0" w:space="0" w:color="auto"/>
          </w:divBdr>
        </w:div>
        <w:div w:id="1124615399">
          <w:marLeft w:val="640"/>
          <w:marRight w:val="0"/>
          <w:marTop w:val="0"/>
          <w:marBottom w:val="0"/>
          <w:divBdr>
            <w:top w:val="none" w:sz="0" w:space="0" w:color="auto"/>
            <w:left w:val="none" w:sz="0" w:space="0" w:color="auto"/>
            <w:bottom w:val="none" w:sz="0" w:space="0" w:color="auto"/>
            <w:right w:val="none" w:sz="0" w:space="0" w:color="auto"/>
          </w:divBdr>
        </w:div>
        <w:div w:id="1137147283">
          <w:marLeft w:val="640"/>
          <w:marRight w:val="0"/>
          <w:marTop w:val="0"/>
          <w:marBottom w:val="0"/>
          <w:divBdr>
            <w:top w:val="none" w:sz="0" w:space="0" w:color="auto"/>
            <w:left w:val="none" w:sz="0" w:space="0" w:color="auto"/>
            <w:bottom w:val="none" w:sz="0" w:space="0" w:color="auto"/>
            <w:right w:val="none" w:sz="0" w:space="0" w:color="auto"/>
          </w:divBdr>
        </w:div>
        <w:div w:id="1159156913">
          <w:marLeft w:val="640"/>
          <w:marRight w:val="0"/>
          <w:marTop w:val="0"/>
          <w:marBottom w:val="0"/>
          <w:divBdr>
            <w:top w:val="none" w:sz="0" w:space="0" w:color="auto"/>
            <w:left w:val="none" w:sz="0" w:space="0" w:color="auto"/>
            <w:bottom w:val="none" w:sz="0" w:space="0" w:color="auto"/>
            <w:right w:val="none" w:sz="0" w:space="0" w:color="auto"/>
          </w:divBdr>
        </w:div>
        <w:div w:id="1183015610">
          <w:marLeft w:val="640"/>
          <w:marRight w:val="0"/>
          <w:marTop w:val="0"/>
          <w:marBottom w:val="0"/>
          <w:divBdr>
            <w:top w:val="none" w:sz="0" w:space="0" w:color="auto"/>
            <w:left w:val="none" w:sz="0" w:space="0" w:color="auto"/>
            <w:bottom w:val="none" w:sz="0" w:space="0" w:color="auto"/>
            <w:right w:val="none" w:sz="0" w:space="0" w:color="auto"/>
          </w:divBdr>
        </w:div>
        <w:div w:id="1187136478">
          <w:marLeft w:val="640"/>
          <w:marRight w:val="0"/>
          <w:marTop w:val="0"/>
          <w:marBottom w:val="0"/>
          <w:divBdr>
            <w:top w:val="none" w:sz="0" w:space="0" w:color="auto"/>
            <w:left w:val="none" w:sz="0" w:space="0" w:color="auto"/>
            <w:bottom w:val="none" w:sz="0" w:space="0" w:color="auto"/>
            <w:right w:val="none" w:sz="0" w:space="0" w:color="auto"/>
          </w:divBdr>
        </w:div>
        <w:div w:id="1189566498">
          <w:marLeft w:val="640"/>
          <w:marRight w:val="0"/>
          <w:marTop w:val="0"/>
          <w:marBottom w:val="0"/>
          <w:divBdr>
            <w:top w:val="none" w:sz="0" w:space="0" w:color="auto"/>
            <w:left w:val="none" w:sz="0" w:space="0" w:color="auto"/>
            <w:bottom w:val="none" w:sz="0" w:space="0" w:color="auto"/>
            <w:right w:val="none" w:sz="0" w:space="0" w:color="auto"/>
          </w:divBdr>
        </w:div>
        <w:div w:id="1204169822">
          <w:marLeft w:val="640"/>
          <w:marRight w:val="0"/>
          <w:marTop w:val="0"/>
          <w:marBottom w:val="0"/>
          <w:divBdr>
            <w:top w:val="none" w:sz="0" w:space="0" w:color="auto"/>
            <w:left w:val="none" w:sz="0" w:space="0" w:color="auto"/>
            <w:bottom w:val="none" w:sz="0" w:space="0" w:color="auto"/>
            <w:right w:val="none" w:sz="0" w:space="0" w:color="auto"/>
          </w:divBdr>
        </w:div>
        <w:div w:id="1206865119">
          <w:marLeft w:val="640"/>
          <w:marRight w:val="0"/>
          <w:marTop w:val="0"/>
          <w:marBottom w:val="0"/>
          <w:divBdr>
            <w:top w:val="none" w:sz="0" w:space="0" w:color="auto"/>
            <w:left w:val="none" w:sz="0" w:space="0" w:color="auto"/>
            <w:bottom w:val="none" w:sz="0" w:space="0" w:color="auto"/>
            <w:right w:val="none" w:sz="0" w:space="0" w:color="auto"/>
          </w:divBdr>
        </w:div>
        <w:div w:id="1225025391">
          <w:marLeft w:val="640"/>
          <w:marRight w:val="0"/>
          <w:marTop w:val="0"/>
          <w:marBottom w:val="0"/>
          <w:divBdr>
            <w:top w:val="none" w:sz="0" w:space="0" w:color="auto"/>
            <w:left w:val="none" w:sz="0" w:space="0" w:color="auto"/>
            <w:bottom w:val="none" w:sz="0" w:space="0" w:color="auto"/>
            <w:right w:val="none" w:sz="0" w:space="0" w:color="auto"/>
          </w:divBdr>
        </w:div>
        <w:div w:id="1227186967">
          <w:marLeft w:val="640"/>
          <w:marRight w:val="0"/>
          <w:marTop w:val="0"/>
          <w:marBottom w:val="0"/>
          <w:divBdr>
            <w:top w:val="none" w:sz="0" w:space="0" w:color="auto"/>
            <w:left w:val="none" w:sz="0" w:space="0" w:color="auto"/>
            <w:bottom w:val="none" w:sz="0" w:space="0" w:color="auto"/>
            <w:right w:val="none" w:sz="0" w:space="0" w:color="auto"/>
          </w:divBdr>
        </w:div>
        <w:div w:id="1244804166">
          <w:marLeft w:val="640"/>
          <w:marRight w:val="0"/>
          <w:marTop w:val="0"/>
          <w:marBottom w:val="0"/>
          <w:divBdr>
            <w:top w:val="none" w:sz="0" w:space="0" w:color="auto"/>
            <w:left w:val="none" w:sz="0" w:space="0" w:color="auto"/>
            <w:bottom w:val="none" w:sz="0" w:space="0" w:color="auto"/>
            <w:right w:val="none" w:sz="0" w:space="0" w:color="auto"/>
          </w:divBdr>
        </w:div>
        <w:div w:id="1249652391">
          <w:marLeft w:val="640"/>
          <w:marRight w:val="0"/>
          <w:marTop w:val="0"/>
          <w:marBottom w:val="0"/>
          <w:divBdr>
            <w:top w:val="none" w:sz="0" w:space="0" w:color="auto"/>
            <w:left w:val="none" w:sz="0" w:space="0" w:color="auto"/>
            <w:bottom w:val="none" w:sz="0" w:space="0" w:color="auto"/>
            <w:right w:val="none" w:sz="0" w:space="0" w:color="auto"/>
          </w:divBdr>
        </w:div>
        <w:div w:id="1254237967">
          <w:marLeft w:val="640"/>
          <w:marRight w:val="0"/>
          <w:marTop w:val="0"/>
          <w:marBottom w:val="0"/>
          <w:divBdr>
            <w:top w:val="none" w:sz="0" w:space="0" w:color="auto"/>
            <w:left w:val="none" w:sz="0" w:space="0" w:color="auto"/>
            <w:bottom w:val="none" w:sz="0" w:space="0" w:color="auto"/>
            <w:right w:val="none" w:sz="0" w:space="0" w:color="auto"/>
          </w:divBdr>
        </w:div>
        <w:div w:id="1254630175">
          <w:marLeft w:val="640"/>
          <w:marRight w:val="0"/>
          <w:marTop w:val="0"/>
          <w:marBottom w:val="0"/>
          <w:divBdr>
            <w:top w:val="none" w:sz="0" w:space="0" w:color="auto"/>
            <w:left w:val="none" w:sz="0" w:space="0" w:color="auto"/>
            <w:bottom w:val="none" w:sz="0" w:space="0" w:color="auto"/>
            <w:right w:val="none" w:sz="0" w:space="0" w:color="auto"/>
          </w:divBdr>
        </w:div>
        <w:div w:id="1262838352">
          <w:marLeft w:val="640"/>
          <w:marRight w:val="0"/>
          <w:marTop w:val="0"/>
          <w:marBottom w:val="0"/>
          <w:divBdr>
            <w:top w:val="none" w:sz="0" w:space="0" w:color="auto"/>
            <w:left w:val="none" w:sz="0" w:space="0" w:color="auto"/>
            <w:bottom w:val="none" w:sz="0" w:space="0" w:color="auto"/>
            <w:right w:val="none" w:sz="0" w:space="0" w:color="auto"/>
          </w:divBdr>
        </w:div>
        <w:div w:id="1266382574">
          <w:marLeft w:val="640"/>
          <w:marRight w:val="0"/>
          <w:marTop w:val="0"/>
          <w:marBottom w:val="0"/>
          <w:divBdr>
            <w:top w:val="none" w:sz="0" w:space="0" w:color="auto"/>
            <w:left w:val="none" w:sz="0" w:space="0" w:color="auto"/>
            <w:bottom w:val="none" w:sz="0" w:space="0" w:color="auto"/>
            <w:right w:val="none" w:sz="0" w:space="0" w:color="auto"/>
          </w:divBdr>
        </w:div>
        <w:div w:id="1280799754">
          <w:marLeft w:val="640"/>
          <w:marRight w:val="0"/>
          <w:marTop w:val="0"/>
          <w:marBottom w:val="0"/>
          <w:divBdr>
            <w:top w:val="none" w:sz="0" w:space="0" w:color="auto"/>
            <w:left w:val="none" w:sz="0" w:space="0" w:color="auto"/>
            <w:bottom w:val="none" w:sz="0" w:space="0" w:color="auto"/>
            <w:right w:val="none" w:sz="0" w:space="0" w:color="auto"/>
          </w:divBdr>
        </w:div>
        <w:div w:id="1286548034">
          <w:marLeft w:val="640"/>
          <w:marRight w:val="0"/>
          <w:marTop w:val="0"/>
          <w:marBottom w:val="0"/>
          <w:divBdr>
            <w:top w:val="none" w:sz="0" w:space="0" w:color="auto"/>
            <w:left w:val="none" w:sz="0" w:space="0" w:color="auto"/>
            <w:bottom w:val="none" w:sz="0" w:space="0" w:color="auto"/>
            <w:right w:val="none" w:sz="0" w:space="0" w:color="auto"/>
          </w:divBdr>
        </w:div>
        <w:div w:id="1289316298">
          <w:marLeft w:val="640"/>
          <w:marRight w:val="0"/>
          <w:marTop w:val="0"/>
          <w:marBottom w:val="0"/>
          <w:divBdr>
            <w:top w:val="none" w:sz="0" w:space="0" w:color="auto"/>
            <w:left w:val="none" w:sz="0" w:space="0" w:color="auto"/>
            <w:bottom w:val="none" w:sz="0" w:space="0" w:color="auto"/>
            <w:right w:val="none" w:sz="0" w:space="0" w:color="auto"/>
          </w:divBdr>
        </w:div>
        <w:div w:id="1296258683">
          <w:marLeft w:val="640"/>
          <w:marRight w:val="0"/>
          <w:marTop w:val="0"/>
          <w:marBottom w:val="0"/>
          <w:divBdr>
            <w:top w:val="none" w:sz="0" w:space="0" w:color="auto"/>
            <w:left w:val="none" w:sz="0" w:space="0" w:color="auto"/>
            <w:bottom w:val="none" w:sz="0" w:space="0" w:color="auto"/>
            <w:right w:val="none" w:sz="0" w:space="0" w:color="auto"/>
          </w:divBdr>
        </w:div>
        <w:div w:id="1298026072">
          <w:marLeft w:val="640"/>
          <w:marRight w:val="0"/>
          <w:marTop w:val="0"/>
          <w:marBottom w:val="0"/>
          <w:divBdr>
            <w:top w:val="none" w:sz="0" w:space="0" w:color="auto"/>
            <w:left w:val="none" w:sz="0" w:space="0" w:color="auto"/>
            <w:bottom w:val="none" w:sz="0" w:space="0" w:color="auto"/>
            <w:right w:val="none" w:sz="0" w:space="0" w:color="auto"/>
          </w:divBdr>
        </w:div>
        <w:div w:id="1298873052">
          <w:marLeft w:val="640"/>
          <w:marRight w:val="0"/>
          <w:marTop w:val="0"/>
          <w:marBottom w:val="0"/>
          <w:divBdr>
            <w:top w:val="none" w:sz="0" w:space="0" w:color="auto"/>
            <w:left w:val="none" w:sz="0" w:space="0" w:color="auto"/>
            <w:bottom w:val="none" w:sz="0" w:space="0" w:color="auto"/>
            <w:right w:val="none" w:sz="0" w:space="0" w:color="auto"/>
          </w:divBdr>
        </w:div>
        <w:div w:id="1305502797">
          <w:marLeft w:val="640"/>
          <w:marRight w:val="0"/>
          <w:marTop w:val="0"/>
          <w:marBottom w:val="0"/>
          <w:divBdr>
            <w:top w:val="none" w:sz="0" w:space="0" w:color="auto"/>
            <w:left w:val="none" w:sz="0" w:space="0" w:color="auto"/>
            <w:bottom w:val="none" w:sz="0" w:space="0" w:color="auto"/>
            <w:right w:val="none" w:sz="0" w:space="0" w:color="auto"/>
          </w:divBdr>
        </w:div>
        <w:div w:id="1307124944">
          <w:marLeft w:val="640"/>
          <w:marRight w:val="0"/>
          <w:marTop w:val="0"/>
          <w:marBottom w:val="0"/>
          <w:divBdr>
            <w:top w:val="none" w:sz="0" w:space="0" w:color="auto"/>
            <w:left w:val="none" w:sz="0" w:space="0" w:color="auto"/>
            <w:bottom w:val="none" w:sz="0" w:space="0" w:color="auto"/>
            <w:right w:val="none" w:sz="0" w:space="0" w:color="auto"/>
          </w:divBdr>
        </w:div>
        <w:div w:id="1308245232">
          <w:marLeft w:val="640"/>
          <w:marRight w:val="0"/>
          <w:marTop w:val="0"/>
          <w:marBottom w:val="0"/>
          <w:divBdr>
            <w:top w:val="none" w:sz="0" w:space="0" w:color="auto"/>
            <w:left w:val="none" w:sz="0" w:space="0" w:color="auto"/>
            <w:bottom w:val="none" w:sz="0" w:space="0" w:color="auto"/>
            <w:right w:val="none" w:sz="0" w:space="0" w:color="auto"/>
          </w:divBdr>
        </w:div>
        <w:div w:id="1324577960">
          <w:marLeft w:val="640"/>
          <w:marRight w:val="0"/>
          <w:marTop w:val="0"/>
          <w:marBottom w:val="0"/>
          <w:divBdr>
            <w:top w:val="none" w:sz="0" w:space="0" w:color="auto"/>
            <w:left w:val="none" w:sz="0" w:space="0" w:color="auto"/>
            <w:bottom w:val="none" w:sz="0" w:space="0" w:color="auto"/>
            <w:right w:val="none" w:sz="0" w:space="0" w:color="auto"/>
          </w:divBdr>
        </w:div>
        <w:div w:id="1339891221">
          <w:marLeft w:val="640"/>
          <w:marRight w:val="0"/>
          <w:marTop w:val="0"/>
          <w:marBottom w:val="0"/>
          <w:divBdr>
            <w:top w:val="none" w:sz="0" w:space="0" w:color="auto"/>
            <w:left w:val="none" w:sz="0" w:space="0" w:color="auto"/>
            <w:bottom w:val="none" w:sz="0" w:space="0" w:color="auto"/>
            <w:right w:val="none" w:sz="0" w:space="0" w:color="auto"/>
          </w:divBdr>
        </w:div>
        <w:div w:id="1356467616">
          <w:marLeft w:val="640"/>
          <w:marRight w:val="0"/>
          <w:marTop w:val="0"/>
          <w:marBottom w:val="0"/>
          <w:divBdr>
            <w:top w:val="none" w:sz="0" w:space="0" w:color="auto"/>
            <w:left w:val="none" w:sz="0" w:space="0" w:color="auto"/>
            <w:bottom w:val="none" w:sz="0" w:space="0" w:color="auto"/>
            <w:right w:val="none" w:sz="0" w:space="0" w:color="auto"/>
          </w:divBdr>
        </w:div>
        <w:div w:id="1365474678">
          <w:marLeft w:val="640"/>
          <w:marRight w:val="0"/>
          <w:marTop w:val="0"/>
          <w:marBottom w:val="0"/>
          <w:divBdr>
            <w:top w:val="none" w:sz="0" w:space="0" w:color="auto"/>
            <w:left w:val="none" w:sz="0" w:space="0" w:color="auto"/>
            <w:bottom w:val="none" w:sz="0" w:space="0" w:color="auto"/>
            <w:right w:val="none" w:sz="0" w:space="0" w:color="auto"/>
          </w:divBdr>
        </w:div>
        <w:div w:id="1366128185">
          <w:marLeft w:val="640"/>
          <w:marRight w:val="0"/>
          <w:marTop w:val="0"/>
          <w:marBottom w:val="0"/>
          <w:divBdr>
            <w:top w:val="none" w:sz="0" w:space="0" w:color="auto"/>
            <w:left w:val="none" w:sz="0" w:space="0" w:color="auto"/>
            <w:bottom w:val="none" w:sz="0" w:space="0" w:color="auto"/>
            <w:right w:val="none" w:sz="0" w:space="0" w:color="auto"/>
          </w:divBdr>
        </w:div>
        <w:div w:id="1371372705">
          <w:marLeft w:val="640"/>
          <w:marRight w:val="0"/>
          <w:marTop w:val="0"/>
          <w:marBottom w:val="0"/>
          <w:divBdr>
            <w:top w:val="none" w:sz="0" w:space="0" w:color="auto"/>
            <w:left w:val="none" w:sz="0" w:space="0" w:color="auto"/>
            <w:bottom w:val="none" w:sz="0" w:space="0" w:color="auto"/>
            <w:right w:val="none" w:sz="0" w:space="0" w:color="auto"/>
          </w:divBdr>
        </w:div>
        <w:div w:id="1374883327">
          <w:marLeft w:val="640"/>
          <w:marRight w:val="0"/>
          <w:marTop w:val="0"/>
          <w:marBottom w:val="0"/>
          <w:divBdr>
            <w:top w:val="none" w:sz="0" w:space="0" w:color="auto"/>
            <w:left w:val="none" w:sz="0" w:space="0" w:color="auto"/>
            <w:bottom w:val="none" w:sz="0" w:space="0" w:color="auto"/>
            <w:right w:val="none" w:sz="0" w:space="0" w:color="auto"/>
          </w:divBdr>
        </w:div>
        <w:div w:id="1375735210">
          <w:marLeft w:val="640"/>
          <w:marRight w:val="0"/>
          <w:marTop w:val="0"/>
          <w:marBottom w:val="0"/>
          <w:divBdr>
            <w:top w:val="none" w:sz="0" w:space="0" w:color="auto"/>
            <w:left w:val="none" w:sz="0" w:space="0" w:color="auto"/>
            <w:bottom w:val="none" w:sz="0" w:space="0" w:color="auto"/>
            <w:right w:val="none" w:sz="0" w:space="0" w:color="auto"/>
          </w:divBdr>
        </w:div>
        <w:div w:id="1395397616">
          <w:marLeft w:val="640"/>
          <w:marRight w:val="0"/>
          <w:marTop w:val="0"/>
          <w:marBottom w:val="0"/>
          <w:divBdr>
            <w:top w:val="none" w:sz="0" w:space="0" w:color="auto"/>
            <w:left w:val="none" w:sz="0" w:space="0" w:color="auto"/>
            <w:bottom w:val="none" w:sz="0" w:space="0" w:color="auto"/>
            <w:right w:val="none" w:sz="0" w:space="0" w:color="auto"/>
          </w:divBdr>
        </w:div>
        <w:div w:id="1397777765">
          <w:marLeft w:val="640"/>
          <w:marRight w:val="0"/>
          <w:marTop w:val="0"/>
          <w:marBottom w:val="0"/>
          <w:divBdr>
            <w:top w:val="none" w:sz="0" w:space="0" w:color="auto"/>
            <w:left w:val="none" w:sz="0" w:space="0" w:color="auto"/>
            <w:bottom w:val="none" w:sz="0" w:space="0" w:color="auto"/>
            <w:right w:val="none" w:sz="0" w:space="0" w:color="auto"/>
          </w:divBdr>
        </w:div>
        <w:div w:id="1397897749">
          <w:marLeft w:val="640"/>
          <w:marRight w:val="0"/>
          <w:marTop w:val="0"/>
          <w:marBottom w:val="0"/>
          <w:divBdr>
            <w:top w:val="none" w:sz="0" w:space="0" w:color="auto"/>
            <w:left w:val="none" w:sz="0" w:space="0" w:color="auto"/>
            <w:bottom w:val="none" w:sz="0" w:space="0" w:color="auto"/>
            <w:right w:val="none" w:sz="0" w:space="0" w:color="auto"/>
          </w:divBdr>
        </w:div>
        <w:div w:id="1405374648">
          <w:marLeft w:val="640"/>
          <w:marRight w:val="0"/>
          <w:marTop w:val="0"/>
          <w:marBottom w:val="0"/>
          <w:divBdr>
            <w:top w:val="none" w:sz="0" w:space="0" w:color="auto"/>
            <w:left w:val="none" w:sz="0" w:space="0" w:color="auto"/>
            <w:bottom w:val="none" w:sz="0" w:space="0" w:color="auto"/>
            <w:right w:val="none" w:sz="0" w:space="0" w:color="auto"/>
          </w:divBdr>
        </w:div>
        <w:div w:id="1433552115">
          <w:marLeft w:val="640"/>
          <w:marRight w:val="0"/>
          <w:marTop w:val="0"/>
          <w:marBottom w:val="0"/>
          <w:divBdr>
            <w:top w:val="none" w:sz="0" w:space="0" w:color="auto"/>
            <w:left w:val="none" w:sz="0" w:space="0" w:color="auto"/>
            <w:bottom w:val="none" w:sz="0" w:space="0" w:color="auto"/>
            <w:right w:val="none" w:sz="0" w:space="0" w:color="auto"/>
          </w:divBdr>
        </w:div>
        <w:div w:id="1433673250">
          <w:marLeft w:val="640"/>
          <w:marRight w:val="0"/>
          <w:marTop w:val="0"/>
          <w:marBottom w:val="0"/>
          <w:divBdr>
            <w:top w:val="none" w:sz="0" w:space="0" w:color="auto"/>
            <w:left w:val="none" w:sz="0" w:space="0" w:color="auto"/>
            <w:bottom w:val="none" w:sz="0" w:space="0" w:color="auto"/>
            <w:right w:val="none" w:sz="0" w:space="0" w:color="auto"/>
          </w:divBdr>
        </w:div>
        <w:div w:id="1455516928">
          <w:marLeft w:val="640"/>
          <w:marRight w:val="0"/>
          <w:marTop w:val="0"/>
          <w:marBottom w:val="0"/>
          <w:divBdr>
            <w:top w:val="none" w:sz="0" w:space="0" w:color="auto"/>
            <w:left w:val="none" w:sz="0" w:space="0" w:color="auto"/>
            <w:bottom w:val="none" w:sz="0" w:space="0" w:color="auto"/>
            <w:right w:val="none" w:sz="0" w:space="0" w:color="auto"/>
          </w:divBdr>
        </w:div>
        <w:div w:id="1461000823">
          <w:marLeft w:val="640"/>
          <w:marRight w:val="0"/>
          <w:marTop w:val="0"/>
          <w:marBottom w:val="0"/>
          <w:divBdr>
            <w:top w:val="none" w:sz="0" w:space="0" w:color="auto"/>
            <w:left w:val="none" w:sz="0" w:space="0" w:color="auto"/>
            <w:bottom w:val="none" w:sz="0" w:space="0" w:color="auto"/>
            <w:right w:val="none" w:sz="0" w:space="0" w:color="auto"/>
          </w:divBdr>
        </w:div>
        <w:div w:id="1496414868">
          <w:marLeft w:val="640"/>
          <w:marRight w:val="0"/>
          <w:marTop w:val="0"/>
          <w:marBottom w:val="0"/>
          <w:divBdr>
            <w:top w:val="none" w:sz="0" w:space="0" w:color="auto"/>
            <w:left w:val="none" w:sz="0" w:space="0" w:color="auto"/>
            <w:bottom w:val="none" w:sz="0" w:space="0" w:color="auto"/>
            <w:right w:val="none" w:sz="0" w:space="0" w:color="auto"/>
          </w:divBdr>
        </w:div>
        <w:div w:id="1522011367">
          <w:marLeft w:val="640"/>
          <w:marRight w:val="0"/>
          <w:marTop w:val="0"/>
          <w:marBottom w:val="0"/>
          <w:divBdr>
            <w:top w:val="none" w:sz="0" w:space="0" w:color="auto"/>
            <w:left w:val="none" w:sz="0" w:space="0" w:color="auto"/>
            <w:bottom w:val="none" w:sz="0" w:space="0" w:color="auto"/>
            <w:right w:val="none" w:sz="0" w:space="0" w:color="auto"/>
          </w:divBdr>
        </w:div>
        <w:div w:id="1524974466">
          <w:marLeft w:val="640"/>
          <w:marRight w:val="0"/>
          <w:marTop w:val="0"/>
          <w:marBottom w:val="0"/>
          <w:divBdr>
            <w:top w:val="none" w:sz="0" w:space="0" w:color="auto"/>
            <w:left w:val="none" w:sz="0" w:space="0" w:color="auto"/>
            <w:bottom w:val="none" w:sz="0" w:space="0" w:color="auto"/>
            <w:right w:val="none" w:sz="0" w:space="0" w:color="auto"/>
          </w:divBdr>
        </w:div>
        <w:div w:id="1526824372">
          <w:marLeft w:val="640"/>
          <w:marRight w:val="0"/>
          <w:marTop w:val="0"/>
          <w:marBottom w:val="0"/>
          <w:divBdr>
            <w:top w:val="none" w:sz="0" w:space="0" w:color="auto"/>
            <w:left w:val="none" w:sz="0" w:space="0" w:color="auto"/>
            <w:bottom w:val="none" w:sz="0" w:space="0" w:color="auto"/>
            <w:right w:val="none" w:sz="0" w:space="0" w:color="auto"/>
          </w:divBdr>
        </w:div>
        <w:div w:id="1530410294">
          <w:marLeft w:val="640"/>
          <w:marRight w:val="0"/>
          <w:marTop w:val="0"/>
          <w:marBottom w:val="0"/>
          <w:divBdr>
            <w:top w:val="none" w:sz="0" w:space="0" w:color="auto"/>
            <w:left w:val="none" w:sz="0" w:space="0" w:color="auto"/>
            <w:bottom w:val="none" w:sz="0" w:space="0" w:color="auto"/>
            <w:right w:val="none" w:sz="0" w:space="0" w:color="auto"/>
          </w:divBdr>
        </w:div>
        <w:div w:id="1538002865">
          <w:marLeft w:val="640"/>
          <w:marRight w:val="0"/>
          <w:marTop w:val="0"/>
          <w:marBottom w:val="0"/>
          <w:divBdr>
            <w:top w:val="none" w:sz="0" w:space="0" w:color="auto"/>
            <w:left w:val="none" w:sz="0" w:space="0" w:color="auto"/>
            <w:bottom w:val="none" w:sz="0" w:space="0" w:color="auto"/>
            <w:right w:val="none" w:sz="0" w:space="0" w:color="auto"/>
          </w:divBdr>
        </w:div>
        <w:div w:id="1558979106">
          <w:marLeft w:val="640"/>
          <w:marRight w:val="0"/>
          <w:marTop w:val="0"/>
          <w:marBottom w:val="0"/>
          <w:divBdr>
            <w:top w:val="none" w:sz="0" w:space="0" w:color="auto"/>
            <w:left w:val="none" w:sz="0" w:space="0" w:color="auto"/>
            <w:bottom w:val="none" w:sz="0" w:space="0" w:color="auto"/>
            <w:right w:val="none" w:sz="0" w:space="0" w:color="auto"/>
          </w:divBdr>
        </w:div>
        <w:div w:id="1559054961">
          <w:marLeft w:val="640"/>
          <w:marRight w:val="0"/>
          <w:marTop w:val="0"/>
          <w:marBottom w:val="0"/>
          <w:divBdr>
            <w:top w:val="none" w:sz="0" w:space="0" w:color="auto"/>
            <w:left w:val="none" w:sz="0" w:space="0" w:color="auto"/>
            <w:bottom w:val="none" w:sz="0" w:space="0" w:color="auto"/>
            <w:right w:val="none" w:sz="0" w:space="0" w:color="auto"/>
          </w:divBdr>
        </w:div>
        <w:div w:id="1559628634">
          <w:marLeft w:val="640"/>
          <w:marRight w:val="0"/>
          <w:marTop w:val="0"/>
          <w:marBottom w:val="0"/>
          <w:divBdr>
            <w:top w:val="none" w:sz="0" w:space="0" w:color="auto"/>
            <w:left w:val="none" w:sz="0" w:space="0" w:color="auto"/>
            <w:bottom w:val="none" w:sz="0" w:space="0" w:color="auto"/>
            <w:right w:val="none" w:sz="0" w:space="0" w:color="auto"/>
          </w:divBdr>
        </w:div>
        <w:div w:id="1562403769">
          <w:marLeft w:val="640"/>
          <w:marRight w:val="0"/>
          <w:marTop w:val="0"/>
          <w:marBottom w:val="0"/>
          <w:divBdr>
            <w:top w:val="none" w:sz="0" w:space="0" w:color="auto"/>
            <w:left w:val="none" w:sz="0" w:space="0" w:color="auto"/>
            <w:bottom w:val="none" w:sz="0" w:space="0" w:color="auto"/>
            <w:right w:val="none" w:sz="0" w:space="0" w:color="auto"/>
          </w:divBdr>
        </w:div>
        <w:div w:id="1588151224">
          <w:marLeft w:val="640"/>
          <w:marRight w:val="0"/>
          <w:marTop w:val="0"/>
          <w:marBottom w:val="0"/>
          <w:divBdr>
            <w:top w:val="none" w:sz="0" w:space="0" w:color="auto"/>
            <w:left w:val="none" w:sz="0" w:space="0" w:color="auto"/>
            <w:bottom w:val="none" w:sz="0" w:space="0" w:color="auto"/>
            <w:right w:val="none" w:sz="0" w:space="0" w:color="auto"/>
          </w:divBdr>
        </w:div>
        <w:div w:id="1600218816">
          <w:marLeft w:val="640"/>
          <w:marRight w:val="0"/>
          <w:marTop w:val="0"/>
          <w:marBottom w:val="0"/>
          <w:divBdr>
            <w:top w:val="none" w:sz="0" w:space="0" w:color="auto"/>
            <w:left w:val="none" w:sz="0" w:space="0" w:color="auto"/>
            <w:bottom w:val="none" w:sz="0" w:space="0" w:color="auto"/>
            <w:right w:val="none" w:sz="0" w:space="0" w:color="auto"/>
          </w:divBdr>
        </w:div>
        <w:div w:id="1602760798">
          <w:marLeft w:val="640"/>
          <w:marRight w:val="0"/>
          <w:marTop w:val="0"/>
          <w:marBottom w:val="0"/>
          <w:divBdr>
            <w:top w:val="none" w:sz="0" w:space="0" w:color="auto"/>
            <w:left w:val="none" w:sz="0" w:space="0" w:color="auto"/>
            <w:bottom w:val="none" w:sz="0" w:space="0" w:color="auto"/>
            <w:right w:val="none" w:sz="0" w:space="0" w:color="auto"/>
          </w:divBdr>
        </w:div>
        <w:div w:id="1612667289">
          <w:marLeft w:val="640"/>
          <w:marRight w:val="0"/>
          <w:marTop w:val="0"/>
          <w:marBottom w:val="0"/>
          <w:divBdr>
            <w:top w:val="none" w:sz="0" w:space="0" w:color="auto"/>
            <w:left w:val="none" w:sz="0" w:space="0" w:color="auto"/>
            <w:bottom w:val="none" w:sz="0" w:space="0" w:color="auto"/>
            <w:right w:val="none" w:sz="0" w:space="0" w:color="auto"/>
          </w:divBdr>
        </w:div>
        <w:div w:id="1613785476">
          <w:marLeft w:val="640"/>
          <w:marRight w:val="0"/>
          <w:marTop w:val="0"/>
          <w:marBottom w:val="0"/>
          <w:divBdr>
            <w:top w:val="none" w:sz="0" w:space="0" w:color="auto"/>
            <w:left w:val="none" w:sz="0" w:space="0" w:color="auto"/>
            <w:bottom w:val="none" w:sz="0" w:space="0" w:color="auto"/>
            <w:right w:val="none" w:sz="0" w:space="0" w:color="auto"/>
          </w:divBdr>
        </w:div>
        <w:div w:id="1618101593">
          <w:marLeft w:val="640"/>
          <w:marRight w:val="0"/>
          <w:marTop w:val="0"/>
          <w:marBottom w:val="0"/>
          <w:divBdr>
            <w:top w:val="none" w:sz="0" w:space="0" w:color="auto"/>
            <w:left w:val="none" w:sz="0" w:space="0" w:color="auto"/>
            <w:bottom w:val="none" w:sz="0" w:space="0" w:color="auto"/>
            <w:right w:val="none" w:sz="0" w:space="0" w:color="auto"/>
          </w:divBdr>
        </w:div>
        <w:div w:id="1624925550">
          <w:marLeft w:val="640"/>
          <w:marRight w:val="0"/>
          <w:marTop w:val="0"/>
          <w:marBottom w:val="0"/>
          <w:divBdr>
            <w:top w:val="none" w:sz="0" w:space="0" w:color="auto"/>
            <w:left w:val="none" w:sz="0" w:space="0" w:color="auto"/>
            <w:bottom w:val="none" w:sz="0" w:space="0" w:color="auto"/>
            <w:right w:val="none" w:sz="0" w:space="0" w:color="auto"/>
          </w:divBdr>
        </w:div>
        <w:div w:id="1631012836">
          <w:marLeft w:val="640"/>
          <w:marRight w:val="0"/>
          <w:marTop w:val="0"/>
          <w:marBottom w:val="0"/>
          <w:divBdr>
            <w:top w:val="none" w:sz="0" w:space="0" w:color="auto"/>
            <w:left w:val="none" w:sz="0" w:space="0" w:color="auto"/>
            <w:bottom w:val="none" w:sz="0" w:space="0" w:color="auto"/>
            <w:right w:val="none" w:sz="0" w:space="0" w:color="auto"/>
          </w:divBdr>
        </w:div>
        <w:div w:id="1636064747">
          <w:marLeft w:val="640"/>
          <w:marRight w:val="0"/>
          <w:marTop w:val="0"/>
          <w:marBottom w:val="0"/>
          <w:divBdr>
            <w:top w:val="none" w:sz="0" w:space="0" w:color="auto"/>
            <w:left w:val="none" w:sz="0" w:space="0" w:color="auto"/>
            <w:bottom w:val="none" w:sz="0" w:space="0" w:color="auto"/>
            <w:right w:val="none" w:sz="0" w:space="0" w:color="auto"/>
          </w:divBdr>
        </w:div>
        <w:div w:id="1652716312">
          <w:marLeft w:val="640"/>
          <w:marRight w:val="0"/>
          <w:marTop w:val="0"/>
          <w:marBottom w:val="0"/>
          <w:divBdr>
            <w:top w:val="none" w:sz="0" w:space="0" w:color="auto"/>
            <w:left w:val="none" w:sz="0" w:space="0" w:color="auto"/>
            <w:bottom w:val="none" w:sz="0" w:space="0" w:color="auto"/>
            <w:right w:val="none" w:sz="0" w:space="0" w:color="auto"/>
          </w:divBdr>
        </w:div>
        <w:div w:id="1666930874">
          <w:marLeft w:val="640"/>
          <w:marRight w:val="0"/>
          <w:marTop w:val="0"/>
          <w:marBottom w:val="0"/>
          <w:divBdr>
            <w:top w:val="none" w:sz="0" w:space="0" w:color="auto"/>
            <w:left w:val="none" w:sz="0" w:space="0" w:color="auto"/>
            <w:bottom w:val="none" w:sz="0" w:space="0" w:color="auto"/>
            <w:right w:val="none" w:sz="0" w:space="0" w:color="auto"/>
          </w:divBdr>
        </w:div>
        <w:div w:id="1686055558">
          <w:marLeft w:val="640"/>
          <w:marRight w:val="0"/>
          <w:marTop w:val="0"/>
          <w:marBottom w:val="0"/>
          <w:divBdr>
            <w:top w:val="none" w:sz="0" w:space="0" w:color="auto"/>
            <w:left w:val="none" w:sz="0" w:space="0" w:color="auto"/>
            <w:bottom w:val="none" w:sz="0" w:space="0" w:color="auto"/>
            <w:right w:val="none" w:sz="0" w:space="0" w:color="auto"/>
          </w:divBdr>
        </w:div>
        <w:div w:id="1688100565">
          <w:marLeft w:val="640"/>
          <w:marRight w:val="0"/>
          <w:marTop w:val="0"/>
          <w:marBottom w:val="0"/>
          <w:divBdr>
            <w:top w:val="none" w:sz="0" w:space="0" w:color="auto"/>
            <w:left w:val="none" w:sz="0" w:space="0" w:color="auto"/>
            <w:bottom w:val="none" w:sz="0" w:space="0" w:color="auto"/>
            <w:right w:val="none" w:sz="0" w:space="0" w:color="auto"/>
          </w:divBdr>
        </w:div>
        <w:div w:id="1697850826">
          <w:marLeft w:val="640"/>
          <w:marRight w:val="0"/>
          <w:marTop w:val="0"/>
          <w:marBottom w:val="0"/>
          <w:divBdr>
            <w:top w:val="none" w:sz="0" w:space="0" w:color="auto"/>
            <w:left w:val="none" w:sz="0" w:space="0" w:color="auto"/>
            <w:bottom w:val="none" w:sz="0" w:space="0" w:color="auto"/>
            <w:right w:val="none" w:sz="0" w:space="0" w:color="auto"/>
          </w:divBdr>
        </w:div>
        <w:div w:id="1705254164">
          <w:marLeft w:val="640"/>
          <w:marRight w:val="0"/>
          <w:marTop w:val="0"/>
          <w:marBottom w:val="0"/>
          <w:divBdr>
            <w:top w:val="none" w:sz="0" w:space="0" w:color="auto"/>
            <w:left w:val="none" w:sz="0" w:space="0" w:color="auto"/>
            <w:bottom w:val="none" w:sz="0" w:space="0" w:color="auto"/>
            <w:right w:val="none" w:sz="0" w:space="0" w:color="auto"/>
          </w:divBdr>
        </w:div>
        <w:div w:id="1706171929">
          <w:marLeft w:val="640"/>
          <w:marRight w:val="0"/>
          <w:marTop w:val="0"/>
          <w:marBottom w:val="0"/>
          <w:divBdr>
            <w:top w:val="none" w:sz="0" w:space="0" w:color="auto"/>
            <w:left w:val="none" w:sz="0" w:space="0" w:color="auto"/>
            <w:bottom w:val="none" w:sz="0" w:space="0" w:color="auto"/>
            <w:right w:val="none" w:sz="0" w:space="0" w:color="auto"/>
          </w:divBdr>
        </w:div>
        <w:div w:id="1735425018">
          <w:marLeft w:val="640"/>
          <w:marRight w:val="0"/>
          <w:marTop w:val="0"/>
          <w:marBottom w:val="0"/>
          <w:divBdr>
            <w:top w:val="none" w:sz="0" w:space="0" w:color="auto"/>
            <w:left w:val="none" w:sz="0" w:space="0" w:color="auto"/>
            <w:bottom w:val="none" w:sz="0" w:space="0" w:color="auto"/>
            <w:right w:val="none" w:sz="0" w:space="0" w:color="auto"/>
          </w:divBdr>
        </w:div>
        <w:div w:id="1747922695">
          <w:marLeft w:val="640"/>
          <w:marRight w:val="0"/>
          <w:marTop w:val="0"/>
          <w:marBottom w:val="0"/>
          <w:divBdr>
            <w:top w:val="none" w:sz="0" w:space="0" w:color="auto"/>
            <w:left w:val="none" w:sz="0" w:space="0" w:color="auto"/>
            <w:bottom w:val="none" w:sz="0" w:space="0" w:color="auto"/>
            <w:right w:val="none" w:sz="0" w:space="0" w:color="auto"/>
          </w:divBdr>
        </w:div>
        <w:div w:id="1749646917">
          <w:marLeft w:val="640"/>
          <w:marRight w:val="0"/>
          <w:marTop w:val="0"/>
          <w:marBottom w:val="0"/>
          <w:divBdr>
            <w:top w:val="none" w:sz="0" w:space="0" w:color="auto"/>
            <w:left w:val="none" w:sz="0" w:space="0" w:color="auto"/>
            <w:bottom w:val="none" w:sz="0" w:space="0" w:color="auto"/>
            <w:right w:val="none" w:sz="0" w:space="0" w:color="auto"/>
          </w:divBdr>
        </w:div>
        <w:div w:id="1759327313">
          <w:marLeft w:val="640"/>
          <w:marRight w:val="0"/>
          <w:marTop w:val="0"/>
          <w:marBottom w:val="0"/>
          <w:divBdr>
            <w:top w:val="none" w:sz="0" w:space="0" w:color="auto"/>
            <w:left w:val="none" w:sz="0" w:space="0" w:color="auto"/>
            <w:bottom w:val="none" w:sz="0" w:space="0" w:color="auto"/>
            <w:right w:val="none" w:sz="0" w:space="0" w:color="auto"/>
          </w:divBdr>
        </w:div>
        <w:div w:id="1765612681">
          <w:marLeft w:val="640"/>
          <w:marRight w:val="0"/>
          <w:marTop w:val="0"/>
          <w:marBottom w:val="0"/>
          <w:divBdr>
            <w:top w:val="none" w:sz="0" w:space="0" w:color="auto"/>
            <w:left w:val="none" w:sz="0" w:space="0" w:color="auto"/>
            <w:bottom w:val="none" w:sz="0" w:space="0" w:color="auto"/>
            <w:right w:val="none" w:sz="0" w:space="0" w:color="auto"/>
          </w:divBdr>
        </w:div>
        <w:div w:id="1778527105">
          <w:marLeft w:val="640"/>
          <w:marRight w:val="0"/>
          <w:marTop w:val="0"/>
          <w:marBottom w:val="0"/>
          <w:divBdr>
            <w:top w:val="none" w:sz="0" w:space="0" w:color="auto"/>
            <w:left w:val="none" w:sz="0" w:space="0" w:color="auto"/>
            <w:bottom w:val="none" w:sz="0" w:space="0" w:color="auto"/>
            <w:right w:val="none" w:sz="0" w:space="0" w:color="auto"/>
          </w:divBdr>
        </w:div>
        <w:div w:id="1788423755">
          <w:marLeft w:val="640"/>
          <w:marRight w:val="0"/>
          <w:marTop w:val="0"/>
          <w:marBottom w:val="0"/>
          <w:divBdr>
            <w:top w:val="none" w:sz="0" w:space="0" w:color="auto"/>
            <w:left w:val="none" w:sz="0" w:space="0" w:color="auto"/>
            <w:bottom w:val="none" w:sz="0" w:space="0" w:color="auto"/>
            <w:right w:val="none" w:sz="0" w:space="0" w:color="auto"/>
          </w:divBdr>
        </w:div>
        <w:div w:id="1799182593">
          <w:marLeft w:val="640"/>
          <w:marRight w:val="0"/>
          <w:marTop w:val="0"/>
          <w:marBottom w:val="0"/>
          <w:divBdr>
            <w:top w:val="none" w:sz="0" w:space="0" w:color="auto"/>
            <w:left w:val="none" w:sz="0" w:space="0" w:color="auto"/>
            <w:bottom w:val="none" w:sz="0" w:space="0" w:color="auto"/>
            <w:right w:val="none" w:sz="0" w:space="0" w:color="auto"/>
          </w:divBdr>
        </w:div>
        <w:div w:id="1810441902">
          <w:marLeft w:val="640"/>
          <w:marRight w:val="0"/>
          <w:marTop w:val="0"/>
          <w:marBottom w:val="0"/>
          <w:divBdr>
            <w:top w:val="none" w:sz="0" w:space="0" w:color="auto"/>
            <w:left w:val="none" w:sz="0" w:space="0" w:color="auto"/>
            <w:bottom w:val="none" w:sz="0" w:space="0" w:color="auto"/>
            <w:right w:val="none" w:sz="0" w:space="0" w:color="auto"/>
          </w:divBdr>
        </w:div>
        <w:div w:id="1813864024">
          <w:marLeft w:val="640"/>
          <w:marRight w:val="0"/>
          <w:marTop w:val="0"/>
          <w:marBottom w:val="0"/>
          <w:divBdr>
            <w:top w:val="none" w:sz="0" w:space="0" w:color="auto"/>
            <w:left w:val="none" w:sz="0" w:space="0" w:color="auto"/>
            <w:bottom w:val="none" w:sz="0" w:space="0" w:color="auto"/>
            <w:right w:val="none" w:sz="0" w:space="0" w:color="auto"/>
          </w:divBdr>
        </w:div>
        <w:div w:id="1818377231">
          <w:marLeft w:val="640"/>
          <w:marRight w:val="0"/>
          <w:marTop w:val="0"/>
          <w:marBottom w:val="0"/>
          <w:divBdr>
            <w:top w:val="none" w:sz="0" w:space="0" w:color="auto"/>
            <w:left w:val="none" w:sz="0" w:space="0" w:color="auto"/>
            <w:bottom w:val="none" w:sz="0" w:space="0" w:color="auto"/>
            <w:right w:val="none" w:sz="0" w:space="0" w:color="auto"/>
          </w:divBdr>
        </w:div>
        <w:div w:id="1835099483">
          <w:marLeft w:val="640"/>
          <w:marRight w:val="0"/>
          <w:marTop w:val="0"/>
          <w:marBottom w:val="0"/>
          <w:divBdr>
            <w:top w:val="none" w:sz="0" w:space="0" w:color="auto"/>
            <w:left w:val="none" w:sz="0" w:space="0" w:color="auto"/>
            <w:bottom w:val="none" w:sz="0" w:space="0" w:color="auto"/>
            <w:right w:val="none" w:sz="0" w:space="0" w:color="auto"/>
          </w:divBdr>
        </w:div>
        <w:div w:id="1838962683">
          <w:marLeft w:val="640"/>
          <w:marRight w:val="0"/>
          <w:marTop w:val="0"/>
          <w:marBottom w:val="0"/>
          <w:divBdr>
            <w:top w:val="none" w:sz="0" w:space="0" w:color="auto"/>
            <w:left w:val="none" w:sz="0" w:space="0" w:color="auto"/>
            <w:bottom w:val="none" w:sz="0" w:space="0" w:color="auto"/>
            <w:right w:val="none" w:sz="0" w:space="0" w:color="auto"/>
          </w:divBdr>
        </w:div>
        <w:div w:id="1843201363">
          <w:marLeft w:val="640"/>
          <w:marRight w:val="0"/>
          <w:marTop w:val="0"/>
          <w:marBottom w:val="0"/>
          <w:divBdr>
            <w:top w:val="none" w:sz="0" w:space="0" w:color="auto"/>
            <w:left w:val="none" w:sz="0" w:space="0" w:color="auto"/>
            <w:bottom w:val="none" w:sz="0" w:space="0" w:color="auto"/>
            <w:right w:val="none" w:sz="0" w:space="0" w:color="auto"/>
          </w:divBdr>
        </w:div>
        <w:div w:id="1849518055">
          <w:marLeft w:val="640"/>
          <w:marRight w:val="0"/>
          <w:marTop w:val="0"/>
          <w:marBottom w:val="0"/>
          <w:divBdr>
            <w:top w:val="none" w:sz="0" w:space="0" w:color="auto"/>
            <w:left w:val="none" w:sz="0" w:space="0" w:color="auto"/>
            <w:bottom w:val="none" w:sz="0" w:space="0" w:color="auto"/>
            <w:right w:val="none" w:sz="0" w:space="0" w:color="auto"/>
          </w:divBdr>
        </w:div>
        <w:div w:id="1854683581">
          <w:marLeft w:val="640"/>
          <w:marRight w:val="0"/>
          <w:marTop w:val="0"/>
          <w:marBottom w:val="0"/>
          <w:divBdr>
            <w:top w:val="none" w:sz="0" w:space="0" w:color="auto"/>
            <w:left w:val="none" w:sz="0" w:space="0" w:color="auto"/>
            <w:bottom w:val="none" w:sz="0" w:space="0" w:color="auto"/>
            <w:right w:val="none" w:sz="0" w:space="0" w:color="auto"/>
          </w:divBdr>
        </w:div>
        <w:div w:id="1863322499">
          <w:marLeft w:val="640"/>
          <w:marRight w:val="0"/>
          <w:marTop w:val="0"/>
          <w:marBottom w:val="0"/>
          <w:divBdr>
            <w:top w:val="none" w:sz="0" w:space="0" w:color="auto"/>
            <w:left w:val="none" w:sz="0" w:space="0" w:color="auto"/>
            <w:bottom w:val="none" w:sz="0" w:space="0" w:color="auto"/>
            <w:right w:val="none" w:sz="0" w:space="0" w:color="auto"/>
          </w:divBdr>
        </w:div>
        <w:div w:id="1868444134">
          <w:marLeft w:val="640"/>
          <w:marRight w:val="0"/>
          <w:marTop w:val="0"/>
          <w:marBottom w:val="0"/>
          <w:divBdr>
            <w:top w:val="none" w:sz="0" w:space="0" w:color="auto"/>
            <w:left w:val="none" w:sz="0" w:space="0" w:color="auto"/>
            <w:bottom w:val="none" w:sz="0" w:space="0" w:color="auto"/>
            <w:right w:val="none" w:sz="0" w:space="0" w:color="auto"/>
          </w:divBdr>
        </w:div>
        <w:div w:id="1874492661">
          <w:marLeft w:val="640"/>
          <w:marRight w:val="0"/>
          <w:marTop w:val="0"/>
          <w:marBottom w:val="0"/>
          <w:divBdr>
            <w:top w:val="none" w:sz="0" w:space="0" w:color="auto"/>
            <w:left w:val="none" w:sz="0" w:space="0" w:color="auto"/>
            <w:bottom w:val="none" w:sz="0" w:space="0" w:color="auto"/>
            <w:right w:val="none" w:sz="0" w:space="0" w:color="auto"/>
          </w:divBdr>
        </w:div>
        <w:div w:id="1876381070">
          <w:marLeft w:val="640"/>
          <w:marRight w:val="0"/>
          <w:marTop w:val="0"/>
          <w:marBottom w:val="0"/>
          <w:divBdr>
            <w:top w:val="none" w:sz="0" w:space="0" w:color="auto"/>
            <w:left w:val="none" w:sz="0" w:space="0" w:color="auto"/>
            <w:bottom w:val="none" w:sz="0" w:space="0" w:color="auto"/>
            <w:right w:val="none" w:sz="0" w:space="0" w:color="auto"/>
          </w:divBdr>
        </w:div>
        <w:div w:id="1876843334">
          <w:marLeft w:val="640"/>
          <w:marRight w:val="0"/>
          <w:marTop w:val="0"/>
          <w:marBottom w:val="0"/>
          <w:divBdr>
            <w:top w:val="none" w:sz="0" w:space="0" w:color="auto"/>
            <w:left w:val="none" w:sz="0" w:space="0" w:color="auto"/>
            <w:bottom w:val="none" w:sz="0" w:space="0" w:color="auto"/>
            <w:right w:val="none" w:sz="0" w:space="0" w:color="auto"/>
          </w:divBdr>
        </w:div>
        <w:div w:id="1913007850">
          <w:marLeft w:val="640"/>
          <w:marRight w:val="0"/>
          <w:marTop w:val="0"/>
          <w:marBottom w:val="0"/>
          <w:divBdr>
            <w:top w:val="none" w:sz="0" w:space="0" w:color="auto"/>
            <w:left w:val="none" w:sz="0" w:space="0" w:color="auto"/>
            <w:bottom w:val="none" w:sz="0" w:space="0" w:color="auto"/>
            <w:right w:val="none" w:sz="0" w:space="0" w:color="auto"/>
          </w:divBdr>
        </w:div>
        <w:div w:id="1914271776">
          <w:marLeft w:val="640"/>
          <w:marRight w:val="0"/>
          <w:marTop w:val="0"/>
          <w:marBottom w:val="0"/>
          <w:divBdr>
            <w:top w:val="none" w:sz="0" w:space="0" w:color="auto"/>
            <w:left w:val="none" w:sz="0" w:space="0" w:color="auto"/>
            <w:bottom w:val="none" w:sz="0" w:space="0" w:color="auto"/>
            <w:right w:val="none" w:sz="0" w:space="0" w:color="auto"/>
          </w:divBdr>
        </w:div>
        <w:div w:id="1919900068">
          <w:marLeft w:val="640"/>
          <w:marRight w:val="0"/>
          <w:marTop w:val="0"/>
          <w:marBottom w:val="0"/>
          <w:divBdr>
            <w:top w:val="none" w:sz="0" w:space="0" w:color="auto"/>
            <w:left w:val="none" w:sz="0" w:space="0" w:color="auto"/>
            <w:bottom w:val="none" w:sz="0" w:space="0" w:color="auto"/>
            <w:right w:val="none" w:sz="0" w:space="0" w:color="auto"/>
          </w:divBdr>
        </w:div>
        <w:div w:id="1928689886">
          <w:marLeft w:val="640"/>
          <w:marRight w:val="0"/>
          <w:marTop w:val="0"/>
          <w:marBottom w:val="0"/>
          <w:divBdr>
            <w:top w:val="none" w:sz="0" w:space="0" w:color="auto"/>
            <w:left w:val="none" w:sz="0" w:space="0" w:color="auto"/>
            <w:bottom w:val="none" w:sz="0" w:space="0" w:color="auto"/>
            <w:right w:val="none" w:sz="0" w:space="0" w:color="auto"/>
          </w:divBdr>
        </w:div>
        <w:div w:id="1932858593">
          <w:marLeft w:val="640"/>
          <w:marRight w:val="0"/>
          <w:marTop w:val="0"/>
          <w:marBottom w:val="0"/>
          <w:divBdr>
            <w:top w:val="none" w:sz="0" w:space="0" w:color="auto"/>
            <w:left w:val="none" w:sz="0" w:space="0" w:color="auto"/>
            <w:bottom w:val="none" w:sz="0" w:space="0" w:color="auto"/>
            <w:right w:val="none" w:sz="0" w:space="0" w:color="auto"/>
          </w:divBdr>
        </w:div>
        <w:div w:id="1934166263">
          <w:marLeft w:val="640"/>
          <w:marRight w:val="0"/>
          <w:marTop w:val="0"/>
          <w:marBottom w:val="0"/>
          <w:divBdr>
            <w:top w:val="none" w:sz="0" w:space="0" w:color="auto"/>
            <w:left w:val="none" w:sz="0" w:space="0" w:color="auto"/>
            <w:bottom w:val="none" w:sz="0" w:space="0" w:color="auto"/>
            <w:right w:val="none" w:sz="0" w:space="0" w:color="auto"/>
          </w:divBdr>
        </w:div>
        <w:div w:id="1936550536">
          <w:marLeft w:val="640"/>
          <w:marRight w:val="0"/>
          <w:marTop w:val="0"/>
          <w:marBottom w:val="0"/>
          <w:divBdr>
            <w:top w:val="none" w:sz="0" w:space="0" w:color="auto"/>
            <w:left w:val="none" w:sz="0" w:space="0" w:color="auto"/>
            <w:bottom w:val="none" w:sz="0" w:space="0" w:color="auto"/>
            <w:right w:val="none" w:sz="0" w:space="0" w:color="auto"/>
          </w:divBdr>
        </w:div>
        <w:div w:id="1958222495">
          <w:marLeft w:val="640"/>
          <w:marRight w:val="0"/>
          <w:marTop w:val="0"/>
          <w:marBottom w:val="0"/>
          <w:divBdr>
            <w:top w:val="none" w:sz="0" w:space="0" w:color="auto"/>
            <w:left w:val="none" w:sz="0" w:space="0" w:color="auto"/>
            <w:bottom w:val="none" w:sz="0" w:space="0" w:color="auto"/>
            <w:right w:val="none" w:sz="0" w:space="0" w:color="auto"/>
          </w:divBdr>
        </w:div>
        <w:div w:id="1958903392">
          <w:marLeft w:val="640"/>
          <w:marRight w:val="0"/>
          <w:marTop w:val="0"/>
          <w:marBottom w:val="0"/>
          <w:divBdr>
            <w:top w:val="none" w:sz="0" w:space="0" w:color="auto"/>
            <w:left w:val="none" w:sz="0" w:space="0" w:color="auto"/>
            <w:bottom w:val="none" w:sz="0" w:space="0" w:color="auto"/>
            <w:right w:val="none" w:sz="0" w:space="0" w:color="auto"/>
          </w:divBdr>
        </w:div>
        <w:div w:id="1968929381">
          <w:marLeft w:val="640"/>
          <w:marRight w:val="0"/>
          <w:marTop w:val="0"/>
          <w:marBottom w:val="0"/>
          <w:divBdr>
            <w:top w:val="none" w:sz="0" w:space="0" w:color="auto"/>
            <w:left w:val="none" w:sz="0" w:space="0" w:color="auto"/>
            <w:bottom w:val="none" w:sz="0" w:space="0" w:color="auto"/>
            <w:right w:val="none" w:sz="0" w:space="0" w:color="auto"/>
          </w:divBdr>
        </w:div>
        <w:div w:id="1972055420">
          <w:marLeft w:val="640"/>
          <w:marRight w:val="0"/>
          <w:marTop w:val="0"/>
          <w:marBottom w:val="0"/>
          <w:divBdr>
            <w:top w:val="none" w:sz="0" w:space="0" w:color="auto"/>
            <w:left w:val="none" w:sz="0" w:space="0" w:color="auto"/>
            <w:bottom w:val="none" w:sz="0" w:space="0" w:color="auto"/>
            <w:right w:val="none" w:sz="0" w:space="0" w:color="auto"/>
          </w:divBdr>
        </w:div>
        <w:div w:id="1977449170">
          <w:marLeft w:val="640"/>
          <w:marRight w:val="0"/>
          <w:marTop w:val="0"/>
          <w:marBottom w:val="0"/>
          <w:divBdr>
            <w:top w:val="none" w:sz="0" w:space="0" w:color="auto"/>
            <w:left w:val="none" w:sz="0" w:space="0" w:color="auto"/>
            <w:bottom w:val="none" w:sz="0" w:space="0" w:color="auto"/>
            <w:right w:val="none" w:sz="0" w:space="0" w:color="auto"/>
          </w:divBdr>
        </w:div>
        <w:div w:id="1988582001">
          <w:marLeft w:val="640"/>
          <w:marRight w:val="0"/>
          <w:marTop w:val="0"/>
          <w:marBottom w:val="0"/>
          <w:divBdr>
            <w:top w:val="none" w:sz="0" w:space="0" w:color="auto"/>
            <w:left w:val="none" w:sz="0" w:space="0" w:color="auto"/>
            <w:bottom w:val="none" w:sz="0" w:space="0" w:color="auto"/>
            <w:right w:val="none" w:sz="0" w:space="0" w:color="auto"/>
          </w:divBdr>
        </w:div>
        <w:div w:id="1989745949">
          <w:marLeft w:val="640"/>
          <w:marRight w:val="0"/>
          <w:marTop w:val="0"/>
          <w:marBottom w:val="0"/>
          <w:divBdr>
            <w:top w:val="none" w:sz="0" w:space="0" w:color="auto"/>
            <w:left w:val="none" w:sz="0" w:space="0" w:color="auto"/>
            <w:bottom w:val="none" w:sz="0" w:space="0" w:color="auto"/>
            <w:right w:val="none" w:sz="0" w:space="0" w:color="auto"/>
          </w:divBdr>
        </w:div>
        <w:div w:id="1992445122">
          <w:marLeft w:val="640"/>
          <w:marRight w:val="0"/>
          <w:marTop w:val="0"/>
          <w:marBottom w:val="0"/>
          <w:divBdr>
            <w:top w:val="none" w:sz="0" w:space="0" w:color="auto"/>
            <w:left w:val="none" w:sz="0" w:space="0" w:color="auto"/>
            <w:bottom w:val="none" w:sz="0" w:space="0" w:color="auto"/>
            <w:right w:val="none" w:sz="0" w:space="0" w:color="auto"/>
          </w:divBdr>
        </w:div>
        <w:div w:id="1994141763">
          <w:marLeft w:val="640"/>
          <w:marRight w:val="0"/>
          <w:marTop w:val="0"/>
          <w:marBottom w:val="0"/>
          <w:divBdr>
            <w:top w:val="none" w:sz="0" w:space="0" w:color="auto"/>
            <w:left w:val="none" w:sz="0" w:space="0" w:color="auto"/>
            <w:bottom w:val="none" w:sz="0" w:space="0" w:color="auto"/>
            <w:right w:val="none" w:sz="0" w:space="0" w:color="auto"/>
          </w:divBdr>
        </w:div>
        <w:div w:id="1994143683">
          <w:marLeft w:val="640"/>
          <w:marRight w:val="0"/>
          <w:marTop w:val="0"/>
          <w:marBottom w:val="0"/>
          <w:divBdr>
            <w:top w:val="none" w:sz="0" w:space="0" w:color="auto"/>
            <w:left w:val="none" w:sz="0" w:space="0" w:color="auto"/>
            <w:bottom w:val="none" w:sz="0" w:space="0" w:color="auto"/>
            <w:right w:val="none" w:sz="0" w:space="0" w:color="auto"/>
          </w:divBdr>
        </w:div>
        <w:div w:id="2001543094">
          <w:marLeft w:val="640"/>
          <w:marRight w:val="0"/>
          <w:marTop w:val="0"/>
          <w:marBottom w:val="0"/>
          <w:divBdr>
            <w:top w:val="none" w:sz="0" w:space="0" w:color="auto"/>
            <w:left w:val="none" w:sz="0" w:space="0" w:color="auto"/>
            <w:bottom w:val="none" w:sz="0" w:space="0" w:color="auto"/>
            <w:right w:val="none" w:sz="0" w:space="0" w:color="auto"/>
          </w:divBdr>
        </w:div>
        <w:div w:id="2017033843">
          <w:marLeft w:val="640"/>
          <w:marRight w:val="0"/>
          <w:marTop w:val="0"/>
          <w:marBottom w:val="0"/>
          <w:divBdr>
            <w:top w:val="none" w:sz="0" w:space="0" w:color="auto"/>
            <w:left w:val="none" w:sz="0" w:space="0" w:color="auto"/>
            <w:bottom w:val="none" w:sz="0" w:space="0" w:color="auto"/>
            <w:right w:val="none" w:sz="0" w:space="0" w:color="auto"/>
          </w:divBdr>
        </w:div>
        <w:div w:id="2017881362">
          <w:marLeft w:val="640"/>
          <w:marRight w:val="0"/>
          <w:marTop w:val="0"/>
          <w:marBottom w:val="0"/>
          <w:divBdr>
            <w:top w:val="none" w:sz="0" w:space="0" w:color="auto"/>
            <w:left w:val="none" w:sz="0" w:space="0" w:color="auto"/>
            <w:bottom w:val="none" w:sz="0" w:space="0" w:color="auto"/>
            <w:right w:val="none" w:sz="0" w:space="0" w:color="auto"/>
          </w:divBdr>
        </w:div>
        <w:div w:id="2018263983">
          <w:marLeft w:val="640"/>
          <w:marRight w:val="0"/>
          <w:marTop w:val="0"/>
          <w:marBottom w:val="0"/>
          <w:divBdr>
            <w:top w:val="none" w:sz="0" w:space="0" w:color="auto"/>
            <w:left w:val="none" w:sz="0" w:space="0" w:color="auto"/>
            <w:bottom w:val="none" w:sz="0" w:space="0" w:color="auto"/>
            <w:right w:val="none" w:sz="0" w:space="0" w:color="auto"/>
          </w:divBdr>
        </w:div>
        <w:div w:id="2023122366">
          <w:marLeft w:val="640"/>
          <w:marRight w:val="0"/>
          <w:marTop w:val="0"/>
          <w:marBottom w:val="0"/>
          <w:divBdr>
            <w:top w:val="none" w:sz="0" w:space="0" w:color="auto"/>
            <w:left w:val="none" w:sz="0" w:space="0" w:color="auto"/>
            <w:bottom w:val="none" w:sz="0" w:space="0" w:color="auto"/>
            <w:right w:val="none" w:sz="0" w:space="0" w:color="auto"/>
          </w:divBdr>
        </w:div>
        <w:div w:id="2042700026">
          <w:marLeft w:val="640"/>
          <w:marRight w:val="0"/>
          <w:marTop w:val="0"/>
          <w:marBottom w:val="0"/>
          <w:divBdr>
            <w:top w:val="none" w:sz="0" w:space="0" w:color="auto"/>
            <w:left w:val="none" w:sz="0" w:space="0" w:color="auto"/>
            <w:bottom w:val="none" w:sz="0" w:space="0" w:color="auto"/>
            <w:right w:val="none" w:sz="0" w:space="0" w:color="auto"/>
          </w:divBdr>
        </w:div>
        <w:div w:id="2054957924">
          <w:marLeft w:val="640"/>
          <w:marRight w:val="0"/>
          <w:marTop w:val="0"/>
          <w:marBottom w:val="0"/>
          <w:divBdr>
            <w:top w:val="none" w:sz="0" w:space="0" w:color="auto"/>
            <w:left w:val="none" w:sz="0" w:space="0" w:color="auto"/>
            <w:bottom w:val="none" w:sz="0" w:space="0" w:color="auto"/>
            <w:right w:val="none" w:sz="0" w:space="0" w:color="auto"/>
          </w:divBdr>
        </w:div>
        <w:div w:id="2066682042">
          <w:marLeft w:val="640"/>
          <w:marRight w:val="0"/>
          <w:marTop w:val="0"/>
          <w:marBottom w:val="0"/>
          <w:divBdr>
            <w:top w:val="none" w:sz="0" w:space="0" w:color="auto"/>
            <w:left w:val="none" w:sz="0" w:space="0" w:color="auto"/>
            <w:bottom w:val="none" w:sz="0" w:space="0" w:color="auto"/>
            <w:right w:val="none" w:sz="0" w:space="0" w:color="auto"/>
          </w:divBdr>
        </w:div>
        <w:div w:id="2079400548">
          <w:marLeft w:val="640"/>
          <w:marRight w:val="0"/>
          <w:marTop w:val="0"/>
          <w:marBottom w:val="0"/>
          <w:divBdr>
            <w:top w:val="none" w:sz="0" w:space="0" w:color="auto"/>
            <w:left w:val="none" w:sz="0" w:space="0" w:color="auto"/>
            <w:bottom w:val="none" w:sz="0" w:space="0" w:color="auto"/>
            <w:right w:val="none" w:sz="0" w:space="0" w:color="auto"/>
          </w:divBdr>
        </w:div>
        <w:div w:id="2086606995">
          <w:marLeft w:val="640"/>
          <w:marRight w:val="0"/>
          <w:marTop w:val="0"/>
          <w:marBottom w:val="0"/>
          <w:divBdr>
            <w:top w:val="none" w:sz="0" w:space="0" w:color="auto"/>
            <w:left w:val="none" w:sz="0" w:space="0" w:color="auto"/>
            <w:bottom w:val="none" w:sz="0" w:space="0" w:color="auto"/>
            <w:right w:val="none" w:sz="0" w:space="0" w:color="auto"/>
          </w:divBdr>
        </w:div>
        <w:div w:id="2090037527">
          <w:marLeft w:val="640"/>
          <w:marRight w:val="0"/>
          <w:marTop w:val="0"/>
          <w:marBottom w:val="0"/>
          <w:divBdr>
            <w:top w:val="none" w:sz="0" w:space="0" w:color="auto"/>
            <w:left w:val="none" w:sz="0" w:space="0" w:color="auto"/>
            <w:bottom w:val="none" w:sz="0" w:space="0" w:color="auto"/>
            <w:right w:val="none" w:sz="0" w:space="0" w:color="auto"/>
          </w:divBdr>
        </w:div>
        <w:div w:id="2109277530">
          <w:marLeft w:val="640"/>
          <w:marRight w:val="0"/>
          <w:marTop w:val="0"/>
          <w:marBottom w:val="0"/>
          <w:divBdr>
            <w:top w:val="none" w:sz="0" w:space="0" w:color="auto"/>
            <w:left w:val="none" w:sz="0" w:space="0" w:color="auto"/>
            <w:bottom w:val="none" w:sz="0" w:space="0" w:color="auto"/>
            <w:right w:val="none" w:sz="0" w:space="0" w:color="auto"/>
          </w:divBdr>
        </w:div>
        <w:div w:id="2122144427">
          <w:marLeft w:val="640"/>
          <w:marRight w:val="0"/>
          <w:marTop w:val="0"/>
          <w:marBottom w:val="0"/>
          <w:divBdr>
            <w:top w:val="none" w:sz="0" w:space="0" w:color="auto"/>
            <w:left w:val="none" w:sz="0" w:space="0" w:color="auto"/>
            <w:bottom w:val="none" w:sz="0" w:space="0" w:color="auto"/>
            <w:right w:val="none" w:sz="0" w:space="0" w:color="auto"/>
          </w:divBdr>
        </w:div>
        <w:div w:id="2132938465">
          <w:marLeft w:val="640"/>
          <w:marRight w:val="0"/>
          <w:marTop w:val="0"/>
          <w:marBottom w:val="0"/>
          <w:divBdr>
            <w:top w:val="none" w:sz="0" w:space="0" w:color="auto"/>
            <w:left w:val="none" w:sz="0" w:space="0" w:color="auto"/>
            <w:bottom w:val="none" w:sz="0" w:space="0" w:color="auto"/>
            <w:right w:val="none" w:sz="0" w:space="0" w:color="auto"/>
          </w:divBdr>
        </w:div>
        <w:div w:id="2135363639">
          <w:marLeft w:val="640"/>
          <w:marRight w:val="0"/>
          <w:marTop w:val="0"/>
          <w:marBottom w:val="0"/>
          <w:divBdr>
            <w:top w:val="none" w:sz="0" w:space="0" w:color="auto"/>
            <w:left w:val="none" w:sz="0" w:space="0" w:color="auto"/>
            <w:bottom w:val="none" w:sz="0" w:space="0" w:color="auto"/>
            <w:right w:val="none" w:sz="0" w:space="0" w:color="auto"/>
          </w:divBdr>
        </w:div>
      </w:divsChild>
    </w:div>
    <w:div w:id="871963918">
      <w:marLeft w:val="640"/>
      <w:marRight w:val="0"/>
      <w:marTop w:val="0"/>
      <w:marBottom w:val="0"/>
      <w:divBdr>
        <w:top w:val="none" w:sz="0" w:space="0" w:color="auto"/>
        <w:left w:val="none" w:sz="0" w:space="0" w:color="auto"/>
        <w:bottom w:val="none" w:sz="0" w:space="0" w:color="auto"/>
        <w:right w:val="none" w:sz="0" w:space="0" w:color="auto"/>
      </w:divBdr>
    </w:div>
    <w:div w:id="872037802">
      <w:marLeft w:val="640"/>
      <w:marRight w:val="0"/>
      <w:marTop w:val="0"/>
      <w:marBottom w:val="0"/>
      <w:divBdr>
        <w:top w:val="none" w:sz="0" w:space="0" w:color="auto"/>
        <w:left w:val="none" w:sz="0" w:space="0" w:color="auto"/>
        <w:bottom w:val="none" w:sz="0" w:space="0" w:color="auto"/>
        <w:right w:val="none" w:sz="0" w:space="0" w:color="auto"/>
      </w:divBdr>
    </w:div>
    <w:div w:id="872154319">
      <w:marLeft w:val="640"/>
      <w:marRight w:val="0"/>
      <w:marTop w:val="0"/>
      <w:marBottom w:val="0"/>
      <w:divBdr>
        <w:top w:val="none" w:sz="0" w:space="0" w:color="auto"/>
        <w:left w:val="none" w:sz="0" w:space="0" w:color="auto"/>
        <w:bottom w:val="none" w:sz="0" w:space="0" w:color="auto"/>
        <w:right w:val="none" w:sz="0" w:space="0" w:color="auto"/>
      </w:divBdr>
    </w:div>
    <w:div w:id="872157216">
      <w:marLeft w:val="640"/>
      <w:marRight w:val="0"/>
      <w:marTop w:val="0"/>
      <w:marBottom w:val="0"/>
      <w:divBdr>
        <w:top w:val="none" w:sz="0" w:space="0" w:color="auto"/>
        <w:left w:val="none" w:sz="0" w:space="0" w:color="auto"/>
        <w:bottom w:val="none" w:sz="0" w:space="0" w:color="auto"/>
        <w:right w:val="none" w:sz="0" w:space="0" w:color="auto"/>
      </w:divBdr>
    </w:div>
    <w:div w:id="872230487">
      <w:marLeft w:val="640"/>
      <w:marRight w:val="0"/>
      <w:marTop w:val="0"/>
      <w:marBottom w:val="0"/>
      <w:divBdr>
        <w:top w:val="none" w:sz="0" w:space="0" w:color="auto"/>
        <w:left w:val="none" w:sz="0" w:space="0" w:color="auto"/>
        <w:bottom w:val="none" w:sz="0" w:space="0" w:color="auto"/>
        <w:right w:val="none" w:sz="0" w:space="0" w:color="auto"/>
      </w:divBdr>
    </w:div>
    <w:div w:id="873537845">
      <w:marLeft w:val="640"/>
      <w:marRight w:val="0"/>
      <w:marTop w:val="0"/>
      <w:marBottom w:val="0"/>
      <w:divBdr>
        <w:top w:val="none" w:sz="0" w:space="0" w:color="auto"/>
        <w:left w:val="none" w:sz="0" w:space="0" w:color="auto"/>
        <w:bottom w:val="none" w:sz="0" w:space="0" w:color="auto"/>
        <w:right w:val="none" w:sz="0" w:space="0" w:color="auto"/>
      </w:divBdr>
    </w:div>
    <w:div w:id="873614077">
      <w:marLeft w:val="640"/>
      <w:marRight w:val="0"/>
      <w:marTop w:val="0"/>
      <w:marBottom w:val="0"/>
      <w:divBdr>
        <w:top w:val="none" w:sz="0" w:space="0" w:color="auto"/>
        <w:left w:val="none" w:sz="0" w:space="0" w:color="auto"/>
        <w:bottom w:val="none" w:sz="0" w:space="0" w:color="auto"/>
        <w:right w:val="none" w:sz="0" w:space="0" w:color="auto"/>
      </w:divBdr>
    </w:div>
    <w:div w:id="874849205">
      <w:marLeft w:val="640"/>
      <w:marRight w:val="0"/>
      <w:marTop w:val="0"/>
      <w:marBottom w:val="0"/>
      <w:divBdr>
        <w:top w:val="none" w:sz="0" w:space="0" w:color="auto"/>
        <w:left w:val="none" w:sz="0" w:space="0" w:color="auto"/>
        <w:bottom w:val="none" w:sz="0" w:space="0" w:color="auto"/>
        <w:right w:val="none" w:sz="0" w:space="0" w:color="auto"/>
      </w:divBdr>
    </w:div>
    <w:div w:id="875509771">
      <w:marLeft w:val="640"/>
      <w:marRight w:val="0"/>
      <w:marTop w:val="0"/>
      <w:marBottom w:val="0"/>
      <w:divBdr>
        <w:top w:val="none" w:sz="0" w:space="0" w:color="auto"/>
        <w:left w:val="none" w:sz="0" w:space="0" w:color="auto"/>
        <w:bottom w:val="none" w:sz="0" w:space="0" w:color="auto"/>
        <w:right w:val="none" w:sz="0" w:space="0" w:color="auto"/>
      </w:divBdr>
    </w:div>
    <w:div w:id="876509101">
      <w:marLeft w:val="640"/>
      <w:marRight w:val="0"/>
      <w:marTop w:val="0"/>
      <w:marBottom w:val="0"/>
      <w:divBdr>
        <w:top w:val="none" w:sz="0" w:space="0" w:color="auto"/>
        <w:left w:val="none" w:sz="0" w:space="0" w:color="auto"/>
        <w:bottom w:val="none" w:sz="0" w:space="0" w:color="auto"/>
        <w:right w:val="none" w:sz="0" w:space="0" w:color="auto"/>
      </w:divBdr>
    </w:div>
    <w:div w:id="877398340">
      <w:marLeft w:val="640"/>
      <w:marRight w:val="0"/>
      <w:marTop w:val="0"/>
      <w:marBottom w:val="0"/>
      <w:divBdr>
        <w:top w:val="none" w:sz="0" w:space="0" w:color="auto"/>
        <w:left w:val="none" w:sz="0" w:space="0" w:color="auto"/>
        <w:bottom w:val="none" w:sz="0" w:space="0" w:color="auto"/>
        <w:right w:val="none" w:sz="0" w:space="0" w:color="auto"/>
      </w:divBdr>
    </w:div>
    <w:div w:id="877544594">
      <w:marLeft w:val="640"/>
      <w:marRight w:val="0"/>
      <w:marTop w:val="0"/>
      <w:marBottom w:val="0"/>
      <w:divBdr>
        <w:top w:val="none" w:sz="0" w:space="0" w:color="auto"/>
        <w:left w:val="none" w:sz="0" w:space="0" w:color="auto"/>
        <w:bottom w:val="none" w:sz="0" w:space="0" w:color="auto"/>
        <w:right w:val="none" w:sz="0" w:space="0" w:color="auto"/>
      </w:divBdr>
    </w:div>
    <w:div w:id="877669810">
      <w:marLeft w:val="640"/>
      <w:marRight w:val="0"/>
      <w:marTop w:val="0"/>
      <w:marBottom w:val="0"/>
      <w:divBdr>
        <w:top w:val="none" w:sz="0" w:space="0" w:color="auto"/>
        <w:left w:val="none" w:sz="0" w:space="0" w:color="auto"/>
        <w:bottom w:val="none" w:sz="0" w:space="0" w:color="auto"/>
        <w:right w:val="none" w:sz="0" w:space="0" w:color="auto"/>
      </w:divBdr>
    </w:div>
    <w:div w:id="878128133">
      <w:marLeft w:val="640"/>
      <w:marRight w:val="0"/>
      <w:marTop w:val="0"/>
      <w:marBottom w:val="0"/>
      <w:divBdr>
        <w:top w:val="none" w:sz="0" w:space="0" w:color="auto"/>
        <w:left w:val="none" w:sz="0" w:space="0" w:color="auto"/>
        <w:bottom w:val="none" w:sz="0" w:space="0" w:color="auto"/>
        <w:right w:val="none" w:sz="0" w:space="0" w:color="auto"/>
      </w:divBdr>
    </w:div>
    <w:div w:id="878276405">
      <w:marLeft w:val="640"/>
      <w:marRight w:val="0"/>
      <w:marTop w:val="0"/>
      <w:marBottom w:val="0"/>
      <w:divBdr>
        <w:top w:val="none" w:sz="0" w:space="0" w:color="auto"/>
        <w:left w:val="none" w:sz="0" w:space="0" w:color="auto"/>
        <w:bottom w:val="none" w:sz="0" w:space="0" w:color="auto"/>
        <w:right w:val="none" w:sz="0" w:space="0" w:color="auto"/>
      </w:divBdr>
    </w:div>
    <w:div w:id="879321847">
      <w:marLeft w:val="640"/>
      <w:marRight w:val="0"/>
      <w:marTop w:val="0"/>
      <w:marBottom w:val="0"/>
      <w:divBdr>
        <w:top w:val="none" w:sz="0" w:space="0" w:color="auto"/>
        <w:left w:val="none" w:sz="0" w:space="0" w:color="auto"/>
        <w:bottom w:val="none" w:sz="0" w:space="0" w:color="auto"/>
        <w:right w:val="none" w:sz="0" w:space="0" w:color="auto"/>
      </w:divBdr>
    </w:div>
    <w:div w:id="879365727">
      <w:marLeft w:val="640"/>
      <w:marRight w:val="0"/>
      <w:marTop w:val="0"/>
      <w:marBottom w:val="0"/>
      <w:divBdr>
        <w:top w:val="none" w:sz="0" w:space="0" w:color="auto"/>
        <w:left w:val="none" w:sz="0" w:space="0" w:color="auto"/>
        <w:bottom w:val="none" w:sz="0" w:space="0" w:color="auto"/>
        <w:right w:val="none" w:sz="0" w:space="0" w:color="auto"/>
      </w:divBdr>
    </w:div>
    <w:div w:id="880049799">
      <w:marLeft w:val="640"/>
      <w:marRight w:val="0"/>
      <w:marTop w:val="0"/>
      <w:marBottom w:val="0"/>
      <w:divBdr>
        <w:top w:val="none" w:sz="0" w:space="0" w:color="auto"/>
        <w:left w:val="none" w:sz="0" w:space="0" w:color="auto"/>
        <w:bottom w:val="none" w:sz="0" w:space="0" w:color="auto"/>
        <w:right w:val="none" w:sz="0" w:space="0" w:color="auto"/>
      </w:divBdr>
    </w:div>
    <w:div w:id="880093981">
      <w:marLeft w:val="640"/>
      <w:marRight w:val="0"/>
      <w:marTop w:val="0"/>
      <w:marBottom w:val="0"/>
      <w:divBdr>
        <w:top w:val="none" w:sz="0" w:space="0" w:color="auto"/>
        <w:left w:val="none" w:sz="0" w:space="0" w:color="auto"/>
        <w:bottom w:val="none" w:sz="0" w:space="0" w:color="auto"/>
        <w:right w:val="none" w:sz="0" w:space="0" w:color="auto"/>
      </w:divBdr>
    </w:div>
    <w:div w:id="881136817">
      <w:marLeft w:val="640"/>
      <w:marRight w:val="0"/>
      <w:marTop w:val="0"/>
      <w:marBottom w:val="0"/>
      <w:divBdr>
        <w:top w:val="none" w:sz="0" w:space="0" w:color="auto"/>
        <w:left w:val="none" w:sz="0" w:space="0" w:color="auto"/>
        <w:bottom w:val="none" w:sz="0" w:space="0" w:color="auto"/>
        <w:right w:val="none" w:sz="0" w:space="0" w:color="auto"/>
      </w:divBdr>
    </w:div>
    <w:div w:id="881479454">
      <w:marLeft w:val="640"/>
      <w:marRight w:val="0"/>
      <w:marTop w:val="0"/>
      <w:marBottom w:val="0"/>
      <w:divBdr>
        <w:top w:val="none" w:sz="0" w:space="0" w:color="auto"/>
        <w:left w:val="none" w:sz="0" w:space="0" w:color="auto"/>
        <w:bottom w:val="none" w:sz="0" w:space="0" w:color="auto"/>
        <w:right w:val="none" w:sz="0" w:space="0" w:color="auto"/>
      </w:divBdr>
    </w:div>
    <w:div w:id="881749353">
      <w:marLeft w:val="640"/>
      <w:marRight w:val="0"/>
      <w:marTop w:val="0"/>
      <w:marBottom w:val="0"/>
      <w:divBdr>
        <w:top w:val="none" w:sz="0" w:space="0" w:color="auto"/>
        <w:left w:val="none" w:sz="0" w:space="0" w:color="auto"/>
        <w:bottom w:val="none" w:sz="0" w:space="0" w:color="auto"/>
        <w:right w:val="none" w:sz="0" w:space="0" w:color="auto"/>
      </w:divBdr>
    </w:div>
    <w:div w:id="882408405">
      <w:marLeft w:val="640"/>
      <w:marRight w:val="0"/>
      <w:marTop w:val="0"/>
      <w:marBottom w:val="0"/>
      <w:divBdr>
        <w:top w:val="none" w:sz="0" w:space="0" w:color="auto"/>
        <w:left w:val="none" w:sz="0" w:space="0" w:color="auto"/>
        <w:bottom w:val="none" w:sz="0" w:space="0" w:color="auto"/>
        <w:right w:val="none" w:sz="0" w:space="0" w:color="auto"/>
      </w:divBdr>
    </w:div>
    <w:div w:id="882644035">
      <w:marLeft w:val="640"/>
      <w:marRight w:val="0"/>
      <w:marTop w:val="0"/>
      <w:marBottom w:val="0"/>
      <w:divBdr>
        <w:top w:val="none" w:sz="0" w:space="0" w:color="auto"/>
        <w:left w:val="none" w:sz="0" w:space="0" w:color="auto"/>
        <w:bottom w:val="none" w:sz="0" w:space="0" w:color="auto"/>
        <w:right w:val="none" w:sz="0" w:space="0" w:color="auto"/>
      </w:divBdr>
    </w:div>
    <w:div w:id="884416924">
      <w:marLeft w:val="640"/>
      <w:marRight w:val="0"/>
      <w:marTop w:val="0"/>
      <w:marBottom w:val="0"/>
      <w:divBdr>
        <w:top w:val="none" w:sz="0" w:space="0" w:color="auto"/>
        <w:left w:val="none" w:sz="0" w:space="0" w:color="auto"/>
        <w:bottom w:val="none" w:sz="0" w:space="0" w:color="auto"/>
        <w:right w:val="none" w:sz="0" w:space="0" w:color="auto"/>
      </w:divBdr>
    </w:div>
    <w:div w:id="885144098">
      <w:marLeft w:val="640"/>
      <w:marRight w:val="0"/>
      <w:marTop w:val="0"/>
      <w:marBottom w:val="0"/>
      <w:divBdr>
        <w:top w:val="none" w:sz="0" w:space="0" w:color="auto"/>
        <w:left w:val="none" w:sz="0" w:space="0" w:color="auto"/>
        <w:bottom w:val="none" w:sz="0" w:space="0" w:color="auto"/>
        <w:right w:val="none" w:sz="0" w:space="0" w:color="auto"/>
      </w:divBdr>
    </w:div>
    <w:div w:id="885412736">
      <w:bodyDiv w:val="1"/>
      <w:marLeft w:val="0"/>
      <w:marRight w:val="0"/>
      <w:marTop w:val="0"/>
      <w:marBottom w:val="0"/>
      <w:divBdr>
        <w:top w:val="none" w:sz="0" w:space="0" w:color="auto"/>
        <w:left w:val="none" w:sz="0" w:space="0" w:color="auto"/>
        <w:bottom w:val="none" w:sz="0" w:space="0" w:color="auto"/>
        <w:right w:val="none" w:sz="0" w:space="0" w:color="auto"/>
      </w:divBdr>
    </w:div>
    <w:div w:id="886986597">
      <w:marLeft w:val="640"/>
      <w:marRight w:val="0"/>
      <w:marTop w:val="0"/>
      <w:marBottom w:val="0"/>
      <w:divBdr>
        <w:top w:val="none" w:sz="0" w:space="0" w:color="auto"/>
        <w:left w:val="none" w:sz="0" w:space="0" w:color="auto"/>
        <w:bottom w:val="none" w:sz="0" w:space="0" w:color="auto"/>
        <w:right w:val="none" w:sz="0" w:space="0" w:color="auto"/>
      </w:divBdr>
    </w:div>
    <w:div w:id="887760805">
      <w:marLeft w:val="640"/>
      <w:marRight w:val="0"/>
      <w:marTop w:val="0"/>
      <w:marBottom w:val="0"/>
      <w:divBdr>
        <w:top w:val="none" w:sz="0" w:space="0" w:color="auto"/>
        <w:left w:val="none" w:sz="0" w:space="0" w:color="auto"/>
        <w:bottom w:val="none" w:sz="0" w:space="0" w:color="auto"/>
        <w:right w:val="none" w:sz="0" w:space="0" w:color="auto"/>
      </w:divBdr>
    </w:div>
    <w:div w:id="889195653">
      <w:marLeft w:val="640"/>
      <w:marRight w:val="0"/>
      <w:marTop w:val="0"/>
      <w:marBottom w:val="0"/>
      <w:divBdr>
        <w:top w:val="none" w:sz="0" w:space="0" w:color="auto"/>
        <w:left w:val="none" w:sz="0" w:space="0" w:color="auto"/>
        <w:bottom w:val="none" w:sz="0" w:space="0" w:color="auto"/>
        <w:right w:val="none" w:sz="0" w:space="0" w:color="auto"/>
      </w:divBdr>
    </w:div>
    <w:div w:id="890313345">
      <w:marLeft w:val="640"/>
      <w:marRight w:val="0"/>
      <w:marTop w:val="0"/>
      <w:marBottom w:val="0"/>
      <w:divBdr>
        <w:top w:val="none" w:sz="0" w:space="0" w:color="auto"/>
        <w:left w:val="none" w:sz="0" w:space="0" w:color="auto"/>
        <w:bottom w:val="none" w:sz="0" w:space="0" w:color="auto"/>
        <w:right w:val="none" w:sz="0" w:space="0" w:color="auto"/>
      </w:divBdr>
    </w:div>
    <w:div w:id="890387499">
      <w:marLeft w:val="640"/>
      <w:marRight w:val="0"/>
      <w:marTop w:val="0"/>
      <w:marBottom w:val="0"/>
      <w:divBdr>
        <w:top w:val="none" w:sz="0" w:space="0" w:color="auto"/>
        <w:left w:val="none" w:sz="0" w:space="0" w:color="auto"/>
        <w:bottom w:val="none" w:sz="0" w:space="0" w:color="auto"/>
        <w:right w:val="none" w:sz="0" w:space="0" w:color="auto"/>
      </w:divBdr>
    </w:div>
    <w:div w:id="890968454">
      <w:marLeft w:val="640"/>
      <w:marRight w:val="0"/>
      <w:marTop w:val="0"/>
      <w:marBottom w:val="0"/>
      <w:divBdr>
        <w:top w:val="none" w:sz="0" w:space="0" w:color="auto"/>
        <w:left w:val="none" w:sz="0" w:space="0" w:color="auto"/>
        <w:bottom w:val="none" w:sz="0" w:space="0" w:color="auto"/>
        <w:right w:val="none" w:sz="0" w:space="0" w:color="auto"/>
      </w:divBdr>
    </w:div>
    <w:div w:id="891423756">
      <w:marLeft w:val="640"/>
      <w:marRight w:val="0"/>
      <w:marTop w:val="0"/>
      <w:marBottom w:val="0"/>
      <w:divBdr>
        <w:top w:val="none" w:sz="0" w:space="0" w:color="auto"/>
        <w:left w:val="none" w:sz="0" w:space="0" w:color="auto"/>
        <w:bottom w:val="none" w:sz="0" w:space="0" w:color="auto"/>
        <w:right w:val="none" w:sz="0" w:space="0" w:color="auto"/>
      </w:divBdr>
    </w:div>
    <w:div w:id="892230165">
      <w:marLeft w:val="640"/>
      <w:marRight w:val="0"/>
      <w:marTop w:val="0"/>
      <w:marBottom w:val="0"/>
      <w:divBdr>
        <w:top w:val="none" w:sz="0" w:space="0" w:color="auto"/>
        <w:left w:val="none" w:sz="0" w:space="0" w:color="auto"/>
        <w:bottom w:val="none" w:sz="0" w:space="0" w:color="auto"/>
        <w:right w:val="none" w:sz="0" w:space="0" w:color="auto"/>
      </w:divBdr>
    </w:div>
    <w:div w:id="892498122">
      <w:marLeft w:val="640"/>
      <w:marRight w:val="0"/>
      <w:marTop w:val="0"/>
      <w:marBottom w:val="0"/>
      <w:divBdr>
        <w:top w:val="none" w:sz="0" w:space="0" w:color="auto"/>
        <w:left w:val="none" w:sz="0" w:space="0" w:color="auto"/>
        <w:bottom w:val="none" w:sz="0" w:space="0" w:color="auto"/>
        <w:right w:val="none" w:sz="0" w:space="0" w:color="auto"/>
      </w:divBdr>
    </w:div>
    <w:div w:id="892737952">
      <w:marLeft w:val="640"/>
      <w:marRight w:val="0"/>
      <w:marTop w:val="0"/>
      <w:marBottom w:val="0"/>
      <w:divBdr>
        <w:top w:val="none" w:sz="0" w:space="0" w:color="auto"/>
        <w:left w:val="none" w:sz="0" w:space="0" w:color="auto"/>
        <w:bottom w:val="none" w:sz="0" w:space="0" w:color="auto"/>
        <w:right w:val="none" w:sz="0" w:space="0" w:color="auto"/>
      </w:divBdr>
    </w:div>
    <w:div w:id="892814594">
      <w:marLeft w:val="640"/>
      <w:marRight w:val="0"/>
      <w:marTop w:val="0"/>
      <w:marBottom w:val="0"/>
      <w:divBdr>
        <w:top w:val="none" w:sz="0" w:space="0" w:color="auto"/>
        <w:left w:val="none" w:sz="0" w:space="0" w:color="auto"/>
        <w:bottom w:val="none" w:sz="0" w:space="0" w:color="auto"/>
        <w:right w:val="none" w:sz="0" w:space="0" w:color="auto"/>
      </w:divBdr>
    </w:div>
    <w:div w:id="893278815">
      <w:marLeft w:val="640"/>
      <w:marRight w:val="0"/>
      <w:marTop w:val="0"/>
      <w:marBottom w:val="0"/>
      <w:divBdr>
        <w:top w:val="none" w:sz="0" w:space="0" w:color="auto"/>
        <w:left w:val="none" w:sz="0" w:space="0" w:color="auto"/>
        <w:bottom w:val="none" w:sz="0" w:space="0" w:color="auto"/>
        <w:right w:val="none" w:sz="0" w:space="0" w:color="auto"/>
      </w:divBdr>
    </w:div>
    <w:div w:id="893471441">
      <w:marLeft w:val="640"/>
      <w:marRight w:val="0"/>
      <w:marTop w:val="0"/>
      <w:marBottom w:val="0"/>
      <w:divBdr>
        <w:top w:val="none" w:sz="0" w:space="0" w:color="auto"/>
        <w:left w:val="none" w:sz="0" w:space="0" w:color="auto"/>
        <w:bottom w:val="none" w:sz="0" w:space="0" w:color="auto"/>
        <w:right w:val="none" w:sz="0" w:space="0" w:color="auto"/>
      </w:divBdr>
    </w:div>
    <w:div w:id="893810371">
      <w:marLeft w:val="640"/>
      <w:marRight w:val="0"/>
      <w:marTop w:val="0"/>
      <w:marBottom w:val="0"/>
      <w:divBdr>
        <w:top w:val="none" w:sz="0" w:space="0" w:color="auto"/>
        <w:left w:val="none" w:sz="0" w:space="0" w:color="auto"/>
        <w:bottom w:val="none" w:sz="0" w:space="0" w:color="auto"/>
        <w:right w:val="none" w:sz="0" w:space="0" w:color="auto"/>
      </w:divBdr>
    </w:div>
    <w:div w:id="896745795">
      <w:marLeft w:val="640"/>
      <w:marRight w:val="0"/>
      <w:marTop w:val="0"/>
      <w:marBottom w:val="0"/>
      <w:divBdr>
        <w:top w:val="none" w:sz="0" w:space="0" w:color="auto"/>
        <w:left w:val="none" w:sz="0" w:space="0" w:color="auto"/>
        <w:bottom w:val="none" w:sz="0" w:space="0" w:color="auto"/>
        <w:right w:val="none" w:sz="0" w:space="0" w:color="auto"/>
      </w:divBdr>
    </w:div>
    <w:div w:id="897086262">
      <w:marLeft w:val="640"/>
      <w:marRight w:val="0"/>
      <w:marTop w:val="0"/>
      <w:marBottom w:val="0"/>
      <w:divBdr>
        <w:top w:val="none" w:sz="0" w:space="0" w:color="auto"/>
        <w:left w:val="none" w:sz="0" w:space="0" w:color="auto"/>
        <w:bottom w:val="none" w:sz="0" w:space="0" w:color="auto"/>
        <w:right w:val="none" w:sz="0" w:space="0" w:color="auto"/>
      </w:divBdr>
    </w:div>
    <w:div w:id="897938114">
      <w:marLeft w:val="640"/>
      <w:marRight w:val="0"/>
      <w:marTop w:val="0"/>
      <w:marBottom w:val="0"/>
      <w:divBdr>
        <w:top w:val="none" w:sz="0" w:space="0" w:color="auto"/>
        <w:left w:val="none" w:sz="0" w:space="0" w:color="auto"/>
        <w:bottom w:val="none" w:sz="0" w:space="0" w:color="auto"/>
        <w:right w:val="none" w:sz="0" w:space="0" w:color="auto"/>
      </w:divBdr>
    </w:div>
    <w:div w:id="898202776">
      <w:marLeft w:val="640"/>
      <w:marRight w:val="0"/>
      <w:marTop w:val="0"/>
      <w:marBottom w:val="0"/>
      <w:divBdr>
        <w:top w:val="none" w:sz="0" w:space="0" w:color="auto"/>
        <w:left w:val="none" w:sz="0" w:space="0" w:color="auto"/>
        <w:bottom w:val="none" w:sz="0" w:space="0" w:color="auto"/>
        <w:right w:val="none" w:sz="0" w:space="0" w:color="auto"/>
      </w:divBdr>
    </w:div>
    <w:div w:id="898782138">
      <w:marLeft w:val="640"/>
      <w:marRight w:val="0"/>
      <w:marTop w:val="0"/>
      <w:marBottom w:val="0"/>
      <w:divBdr>
        <w:top w:val="none" w:sz="0" w:space="0" w:color="auto"/>
        <w:left w:val="none" w:sz="0" w:space="0" w:color="auto"/>
        <w:bottom w:val="none" w:sz="0" w:space="0" w:color="auto"/>
        <w:right w:val="none" w:sz="0" w:space="0" w:color="auto"/>
      </w:divBdr>
    </w:div>
    <w:div w:id="899560280">
      <w:marLeft w:val="640"/>
      <w:marRight w:val="0"/>
      <w:marTop w:val="0"/>
      <w:marBottom w:val="0"/>
      <w:divBdr>
        <w:top w:val="none" w:sz="0" w:space="0" w:color="auto"/>
        <w:left w:val="none" w:sz="0" w:space="0" w:color="auto"/>
        <w:bottom w:val="none" w:sz="0" w:space="0" w:color="auto"/>
        <w:right w:val="none" w:sz="0" w:space="0" w:color="auto"/>
      </w:divBdr>
    </w:div>
    <w:div w:id="899637165">
      <w:marLeft w:val="640"/>
      <w:marRight w:val="0"/>
      <w:marTop w:val="0"/>
      <w:marBottom w:val="0"/>
      <w:divBdr>
        <w:top w:val="none" w:sz="0" w:space="0" w:color="auto"/>
        <w:left w:val="none" w:sz="0" w:space="0" w:color="auto"/>
        <w:bottom w:val="none" w:sz="0" w:space="0" w:color="auto"/>
        <w:right w:val="none" w:sz="0" w:space="0" w:color="auto"/>
      </w:divBdr>
    </w:div>
    <w:div w:id="899749853">
      <w:marLeft w:val="640"/>
      <w:marRight w:val="0"/>
      <w:marTop w:val="0"/>
      <w:marBottom w:val="0"/>
      <w:divBdr>
        <w:top w:val="none" w:sz="0" w:space="0" w:color="auto"/>
        <w:left w:val="none" w:sz="0" w:space="0" w:color="auto"/>
        <w:bottom w:val="none" w:sz="0" w:space="0" w:color="auto"/>
        <w:right w:val="none" w:sz="0" w:space="0" w:color="auto"/>
      </w:divBdr>
    </w:div>
    <w:div w:id="899903063">
      <w:marLeft w:val="640"/>
      <w:marRight w:val="0"/>
      <w:marTop w:val="0"/>
      <w:marBottom w:val="0"/>
      <w:divBdr>
        <w:top w:val="none" w:sz="0" w:space="0" w:color="auto"/>
        <w:left w:val="none" w:sz="0" w:space="0" w:color="auto"/>
        <w:bottom w:val="none" w:sz="0" w:space="0" w:color="auto"/>
        <w:right w:val="none" w:sz="0" w:space="0" w:color="auto"/>
      </w:divBdr>
    </w:div>
    <w:div w:id="899949768">
      <w:marLeft w:val="640"/>
      <w:marRight w:val="0"/>
      <w:marTop w:val="0"/>
      <w:marBottom w:val="0"/>
      <w:divBdr>
        <w:top w:val="none" w:sz="0" w:space="0" w:color="auto"/>
        <w:left w:val="none" w:sz="0" w:space="0" w:color="auto"/>
        <w:bottom w:val="none" w:sz="0" w:space="0" w:color="auto"/>
        <w:right w:val="none" w:sz="0" w:space="0" w:color="auto"/>
      </w:divBdr>
    </w:div>
    <w:div w:id="900408287">
      <w:marLeft w:val="640"/>
      <w:marRight w:val="0"/>
      <w:marTop w:val="0"/>
      <w:marBottom w:val="0"/>
      <w:divBdr>
        <w:top w:val="none" w:sz="0" w:space="0" w:color="auto"/>
        <w:left w:val="none" w:sz="0" w:space="0" w:color="auto"/>
        <w:bottom w:val="none" w:sz="0" w:space="0" w:color="auto"/>
        <w:right w:val="none" w:sz="0" w:space="0" w:color="auto"/>
      </w:divBdr>
    </w:div>
    <w:div w:id="900596536">
      <w:marLeft w:val="640"/>
      <w:marRight w:val="0"/>
      <w:marTop w:val="0"/>
      <w:marBottom w:val="0"/>
      <w:divBdr>
        <w:top w:val="none" w:sz="0" w:space="0" w:color="auto"/>
        <w:left w:val="none" w:sz="0" w:space="0" w:color="auto"/>
        <w:bottom w:val="none" w:sz="0" w:space="0" w:color="auto"/>
        <w:right w:val="none" w:sz="0" w:space="0" w:color="auto"/>
      </w:divBdr>
    </w:div>
    <w:div w:id="900674473">
      <w:marLeft w:val="640"/>
      <w:marRight w:val="0"/>
      <w:marTop w:val="0"/>
      <w:marBottom w:val="0"/>
      <w:divBdr>
        <w:top w:val="none" w:sz="0" w:space="0" w:color="auto"/>
        <w:left w:val="none" w:sz="0" w:space="0" w:color="auto"/>
        <w:bottom w:val="none" w:sz="0" w:space="0" w:color="auto"/>
        <w:right w:val="none" w:sz="0" w:space="0" w:color="auto"/>
      </w:divBdr>
    </w:div>
    <w:div w:id="900751988">
      <w:marLeft w:val="640"/>
      <w:marRight w:val="0"/>
      <w:marTop w:val="0"/>
      <w:marBottom w:val="0"/>
      <w:divBdr>
        <w:top w:val="none" w:sz="0" w:space="0" w:color="auto"/>
        <w:left w:val="none" w:sz="0" w:space="0" w:color="auto"/>
        <w:bottom w:val="none" w:sz="0" w:space="0" w:color="auto"/>
        <w:right w:val="none" w:sz="0" w:space="0" w:color="auto"/>
      </w:divBdr>
    </w:div>
    <w:div w:id="901670309">
      <w:marLeft w:val="640"/>
      <w:marRight w:val="0"/>
      <w:marTop w:val="0"/>
      <w:marBottom w:val="0"/>
      <w:divBdr>
        <w:top w:val="none" w:sz="0" w:space="0" w:color="auto"/>
        <w:left w:val="none" w:sz="0" w:space="0" w:color="auto"/>
        <w:bottom w:val="none" w:sz="0" w:space="0" w:color="auto"/>
        <w:right w:val="none" w:sz="0" w:space="0" w:color="auto"/>
      </w:divBdr>
    </w:div>
    <w:div w:id="901985030">
      <w:marLeft w:val="640"/>
      <w:marRight w:val="0"/>
      <w:marTop w:val="0"/>
      <w:marBottom w:val="0"/>
      <w:divBdr>
        <w:top w:val="none" w:sz="0" w:space="0" w:color="auto"/>
        <w:left w:val="none" w:sz="0" w:space="0" w:color="auto"/>
        <w:bottom w:val="none" w:sz="0" w:space="0" w:color="auto"/>
        <w:right w:val="none" w:sz="0" w:space="0" w:color="auto"/>
      </w:divBdr>
    </w:div>
    <w:div w:id="902374208">
      <w:marLeft w:val="640"/>
      <w:marRight w:val="0"/>
      <w:marTop w:val="0"/>
      <w:marBottom w:val="0"/>
      <w:divBdr>
        <w:top w:val="none" w:sz="0" w:space="0" w:color="auto"/>
        <w:left w:val="none" w:sz="0" w:space="0" w:color="auto"/>
        <w:bottom w:val="none" w:sz="0" w:space="0" w:color="auto"/>
        <w:right w:val="none" w:sz="0" w:space="0" w:color="auto"/>
      </w:divBdr>
    </w:div>
    <w:div w:id="902913351">
      <w:marLeft w:val="640"/>
      <w:marRight w:val="0"/>
      <w:marTop w:val="0"/>
      <w:marBottom w:val="0"/>
      <w:divBdr>
        <w:top w:val="none" w:sz="0" w:space="0" w:color="auto"/>
        <w:left w:val="none" w:sz="0" w:space="0" w:color="auto"/>
        <w:bottom w:val="none" w:sz="0" w:space="0" w:color="auto"/>
        <w:right w:val="none" w:sz="0" w:space="0" w:color="auto"/>
      </w:divBdr>
    </w:div>
    <w:div w:id="902982612">
      <w:marLeft w:val="640"/>
      <w:marRight w:val="0"/>
      <w:marTop w:val="0"/>
      <w:marBottom w:val="0"/>
      <w:divBdr>
        <w:top w:val="none" w:sz="0" w:space="0" w:color="auto"/>
        <w:left w:val="none" w:sz="0" w:space="0" w:color="auto"/>
        <w:bottom w:val="none" w:sz="0" w:space="0" w:color="auto"/>
        <w:right w:val="none" w:sz="0" w:space="0" w:color="auto"/>
      </w:divBdr>
    </w:div>
    <w:div w:id="903179128">
      <w:marLeft w:val="640"/>
      <w:marRight w:val="0"/>
      <w:marTop w:val="0"/>
      <w:marBottom w:val="0"/>
      <w:divBdr>
        <w:top w:val="none" w:sz="0" w:space="0" w:color="auto"/>
        <w:left w:val="none" w:sz="0" w:space="0" w:color="auto"/>
        <w:bottom w:val="none" w:sz="0" w:space="0" w:color="auto"/>
        <w:right w:val="none" w:sz="0" w:space="0" w:color="auto"/>
      </w:divBdr>
    </w:div>
    <w:div w:id="903875139">
      <w:marLeft w:val="640"/>
      <w:marRight w:val="0"/>
      <w:marTop w:val="0"/>
      <w:marBottom w:val="0"/>
      <w:divBdr>
        <w:top w:val="none" w:sz="0" w:space="0" w:color="auto"/>
        <w:left w:val="none" w:sz="0" w:space="0" w:color="auto"/>
        <w:bottom w:val="none" w:sz="0" w:space="0" w:color="auto"/>
        <w:right w:val="none" w:sz="0" w:space="0" w:color="auto"/>
      </w:divBdr>
    </w:div>
    <w:div w:id="904606060">
      <w:marLeft w:val="640"/>
      <w:marRight w:val="0"/>
      <w:marTop w:val="0"/>
      <w:marBottom w:val="0"/>
      <w:divBdr>
        <w:top w:val="none" w:sz="0" w:space="0" w:color="auto"/>
        <w:left w:val="none" w:sz="0" w:space="0" w:color="auto"/>
        <w:bottom w:val="none" w:sz="0" w:space="0" w:color="auto"/>
        <w:right w:val="none" w:sz="0" w:space="0" w:color="auto"/>
      </w:divBdr>
    </w:div>
    <w:div w:id="905336977">
      <w:marLeft w:val="640"/>
      <w:marRight w:val="0"/>
      <w:marTop w:val="0"/>
      <w:marBottom w:val="0"/>
      <w:divBdr>
        <w:top w:val="none" w:sz="0" w:space="0" w:color="auto"/>
        <w:left w:val="none" w:sz="0" w:space="0" w:color="auto"/>
        <w:bottom w:val="none" w:sz="0" w:space="0" w:color="auto"/>
        <w:right w:val="none" w:sz="0" w:space="0" w:color="auto"/>
      </w:divBdr>
    </w:div>
    <w:div w:id="906383240">
      <w:marLeft w:val="640"/>
      <w:marRight w:val="0"/>
      <w:marTop w:val="0"/>
      <w:marBottom w:val="0"/>
      <w:divBdr>
        <w:top w:val="none" w:sz="0" w:space="0" w:color="auto"/>
        <w:left w:val="none" w:sz="0" w:space="0" w:color="auto"/>
        <w:bottom w:val="none" w:sz="0" w:space="0" w:color="auto"/>
        <w:right w:val="none" w:sz="0" w:space="0" w:color="auto"/>
      </w:divBdr>
    </w:div>
    <w:div w:id="906838827">
      <w:bodyDiv w:val="1"/>
      <w:marLeft w:val="0"/>
      <w:marRight w:val="0"/>
      <w:marTop w:val="0"/>
      <w:marBottom w:val="0"/>
      <w:divBdr>
        <w:top w:val="none" w:sz="0" w:space="0" w:color="auto"/>
        <w:left w:val="none" w:sz="0" w:space="0" w:color="auto"/>
        <w:bottom w:val="none" w:sz="0" w:space="0" w:color="auto"/>
        <w:right w:val="none" w:sz="0" w:space="0" w:color="auto"/>
      </w:divBdr>
    </w:div>
    <w:div w:id="907230039">
      <w:marLeft w:val="640"/>
      <w:marRight w:val="0"/>
      <w:marTop w:val="0"/>
      <w:marBottom w:val="0"/>
      <w:divBdr>
        <w:top w:val="none" w:sz="0" w:space="0" w:color="auto"/>
        <w:left w:val="none" w:sz="0" w:space="0" w:color="auto"/>
        <w:bottom w:val="none" w:sz="0" w:space="0" w:color="auto"/>
        <w:right w:val="none" w:sz="0" w:space="0" w:color="auto"/>
      </w:divBdr>
    </w:div>
    <w:div w:id="907613254">
      <w:marLeft w:val="640"/>
      <w:marRight w:val="0"/>
      <w:marTop w:val="0"/>
      <w:marBottom w:val="0"/>
      <w:divBdr>
        <w:top w:val="none" w:sz="0" w:space="0" w:color="auto"/>
        <w:left w:val="none" w:sz="0" w:space="0" w:color="auto"/>
        <w:bottom w:val="none" w:sz="0" w:space="0" w:color="auto"/>
        <w:right w:val="none" w:sz="0" w:space="0" w:color="auto"/>
      </w:divBdr>
    </w:div>
    <w:div w:id="907768767">
      <w:marLeft w:val="640"/>
      <w:marRight w:val="0"/>
      <w:marTop w:val="0"/>
      <w:marBottom w:val="0"/>
      <w:divBdr>
        <w:top w:val="none" w:sz="0" w:space="0" w:color="auto"/>
        <w:left w:val="none" w:sz="0" w:space="0" w:color="auto"/>
        <w:bottom w:val="none" w:sz="0" w:space="0" w:color="auto"/>
        <w:right w:val="none" w:sz="0" w:space="0" w:color="auto"/>
      </w:divBdr>
    </w:div>
    <w:div w:id="908151668">
      <w:marLeft w:val="640"/>
      <w:marRight w:val="0"/>
      <w:marTop w:val="0"/>
      <w:marBottom w:val="0"/>
      <w:divBdr>
        <w:top w:val="none" w:sz="0" w:space="0" w:color="auto"/>
        <w:left w:val="none" w:sz="0" w:space="0" w:color="auto"/>
        <w:bottom w:val="none" w:sz="0" w:space="0" w:color="auto"/>
        <w:right w:val="none" w:sz="0" w:space="0" w:color="auto"/>
      </w:divBdr>
    </w:div>
    <w:div w:id="909199008">
      <w:marLeft w:val="640"/>
      <w:marRight w:val="0"/>
      <w:marTop w:val="0"/>
      <w:marBottom w:val="0"/>
      <w:divBdr>
        <w:top w:val="none" w:sz="0" w:space="0" w:color="auto"/>
        <w:left w:val="none" w:sz="0" w:space="0" w:color="auto"/>
        <w:bottom w:val="none" w:sz="0" w:space="0" w:color="auto"/>
        <w:right w:val="none" w:sz="0" w:space="0" w:color="auto"/>
      </w:divBdr>
    </w:div>
    <w:div w:id="909999273">
      <w:marLeft w:val="640"/>
      <w:marRight w:val="0"/>
      <w:marTop w:val="0"/>
      <w:marBottom w:val="0"/>
      <w:divBdr>
        <w:top w:val="none" w:sz="0" w:space="0" w:color="auto"/>
        <w:left w:val="none" w:sz="0" w:space="0" w:color="auto"/>
        <w:bottom w:val="none" w:sz="0" w:space="0" w:color="auto"/>
        <w:right w:val="none" w:sz="0" w:space="0" w:color="auto"/>
      </w:divBdr>
    </w:div>
    <w:div w:id="910235516">
      <w:marLeft w:val="640"/>
      <w:marRight w:val="0"/>
      <w:marTop w:val="0"/>
      <w:marBottom w:val="0"/>
      <w:divBdr>
        <w:top w:val="none" w:sz="0" w:space="0" w:color="auto"/>
        <w:left w:val="none" w:sz="0" w:space="0" w:color="auto"/>
        <w:bottom w:val="none" w:sz="0" w:space="0" w:color="auto"/>
        <w:right w:val="none" w:sz="0" w:space="0" w:color="auto"/>
      </w:divBdr>
    </w:div>
    <w:div w:id="910502197">
      <w:marLeft w:val="640"/>
      <w:marRight w:val="0"/>
      <w:marTop w:val="0"/>
      <w:marBottom w:val="0"/>
      <w:divBdr>
        <w:top w:val="none" w:sz="0" w:space="0" w:color="auto"/>
        <w:left w:val="none" w:sz="0" w:space="0" w:color="auto"/>
        <w:bottom w:val="none" w:sz="0" w:space="0" w:color="auto"/>
        <w:right w:val="none" w:sz="0" w:space="0" w:color="auto"/>
      </w:divBdr>
    </w:div>
    <w:div w:id="911041842">
      <w:marLeft w:val="640"/>
      <w:marRight w:val="0"/>
      <w:marTop w:val="0"/>
      <w:marBottom w:val="0"/>
      <w:divBdr>
        <w:top w:val="none" w:sz="0" w:space="0" w:color="auto"/>
        <w:left w:val="none" w:sz="0" w:space="0" w:color="auto"/>
        <w:bottom w:val="none" w:sz="0" w:space="0" w:color="auto"/>
        <w:right w:val="none" w:sz="0" w:space="0" w:color="auto"/>
      </w:divBdr>
    </w:div>
    <w:div w:id="912004094">
      <w:marLeft w:val="640"/>
      <w:marRight w:val="0"/>
      <w:marTop w:val="0"/>
      <w:marBottom w:val="0"/>
      <w:divBdr>
        <w:top w:val="none" w:sz="0" w:space="0" w:color="auto"/>
        <w:left w:val="none" w:sz="0" w:space="0" w:color="auto"/>
        <w:bottom w:val="none" w:sz="0" w:space="0" w:color="auto"/>
        <w:right w:val="none" w:sz="0" w:space="0" w:color="auto"/>
      </w:divBdr>
    </w:div>
    <w:div w:id="912814708">
      <w:marLeft w:val="640"/>
      <w:marRight w:val="0"/>
      <w:marTop w:val="0"/>
      <w:marBottom w:val="0"/>
      <w:divBdr>
        <w:top w:val="none" w:sz="0" w:space="0" w:color="auto"/>
        <w:left w:val="none" w:sz="0" w:space="0" w:color="auto"/>
        <w:bottom w:val="none" w:sz="0" w:space="0" w:color="auto"/>
        <w:right w:val="none" w:sz="0" w:space="0" w:color="auto"/>
      </w:divBdr>
    </w:div>
    <w:div w:id="912932133">
      <w:marLeft w:val="640"/>
      <w:marRight w:val="0"/>
      <w:marTop w:val="0"/>
      <w:marBottom w:val="0"/>
      <w:divBdr>
        <w:top w:val="none" w:sz="0" w:space="0" w:color="auto"/>
        <w:left w:val="none" w:sz="0" w:space="0" w:color="auto"/>
        <w:bottom w:val="none" w:sz="0" w:space="0" w:color="auto"/>
        <w:right w:val="none" w:sz="0" w:space="0" w:color="auto"/>
      </w:divBdr>
    </w:div>
    <w:div w:id="912935517">
      <w:marLeft w:val="640"/>
      <w:marRight w:val="0"/>
      <w:marTop w:val="0"/>
      <w:marBottom w:val="0"/>
      <w:divBdr>
        <w:top w:val="none" w:sz="0" w:space="0" w:color="auto"/>
        <w:left w:val="none" w:sz="0" w:space="0" w:color="auto"/>
        <w:bottom w:val="none" w:sz="0" w:space="0" w:color="auto"/>
        <w:right w:val="none" w:sz="0" w:space="0" w:color="auto"/>
      </w:divBdr>
    </w:div>
    <w:div w:id="913049680">
      <w:marLeft w:val="640"/>
      <w:marRight w:val="0"/>
      <w:marTop w:val="0"/>
      <w:marBottom w:val="0"/>
      <w:divBdr>
        <w:top w:val="none" w:sz="0" w:space="0" w:color="auto"/>
        <w:left w:val="none" w:sz="0" w:space="0" w:color="auto"/>
        <w:bottom w:val="none" w:sz="0" w:space="0" w:color="auto"/>
        <w:right w:val="none" w:sz="0" w:space="0" w:color="auto"/>
      </w:divBdr>
    </w:div>
    <w:div w:id="913122692">
      <w:marLeft w:val="640"/>
      <w:marRight w:val="0"/>
      <w:marTop w:val="0"/>
      <w:marBottom w:val="0"/>
      <w:divBdr>
        <w:top w:val="none" w:sz="0" w:space="0" w:color="auto"/>
        <w:left w:val="none" w:sz="0" w:space="0" w:color="auto"/>
        <w:bottom w:val="none" w:sz="0" w:space="0" w:color="auto"/>
        <w:right w:val="none" w:sz="0" w:space="0" w:color="auto"/>
      </w:divBdr>
    </w:div>
    <w:div w:id="915674308">
      <w:marLeft w:val="640"/>
      <w:marRight w:val="0"/>
      <w:marTop w:val="0"/>
      <w:marBottom w:val="0"/>
      <w:divBdr>
        <w:top w:val="none" w:sz="0" w:space="0" w:color="auto"/>
        <w:left w:val="none" w:sz="0" w:space="0" w:color="auto"/>
        <w:bottom w:val="none" w:sz="0" w:space="0" w:color="auto"/>
        <w:right w:val="none" w:sz="0" w:space="0" w:color="auto"/>
      </w:divBdr>
    </w:div>
    <w:div w:id="915825569">
      <w:bodyDiv w:val="1"/>
      <w:marLeft w:val="0"/>
      <w:marRight w:val="0"/>
      <w:marTop w:val="0"/>
      <w:marBottom w:val="0"/>
      <w:divBdr>
        <w:top w:val="none" w:sz="0" w:space="0" w:color="auto"/>
        <w:left w:val="none" w:sz="0" w:space="0" w:color="auto"/>
        <w:bottom w:val="none" w:sz="0" w:space="0" w:color="auto"/>
        <w:right w:val="none" w:sz="0" w:space="0" w:color="auto"/>
      </w:divBdr>
      <w:divsChild>
        <w:div w:id="15229226">
          <w:marLeft w:val="640"/>
          <w:marRight w:val="0"/>
          <w:marTop w:val="0"/>
          <w:marBottom w:val="0"/>
          <w:divBdr>
            <w:top w:val="none" w:sz="0" w:space="0" w:color="auto"/>
            <w:left w:val="none" w:sz="0" w:space="0" w:color="auto"/>
            <w:bottom w:val="none" w:sz="0" w:space="0" w:color="auto"/>
            <w:right w:val="none" w:sz="0" w:space="0" w:color="auto"/>
          </w:divBdr>
        </w:div>
        <w:div w:id="31079317">
          <w:marLeft w:val="640"/>
          <w:marRight w:val="0"/>
          <w:marTop w:val="0"/>
          <w:marBottom w:val="0"/>
          <w:divBdr>
            <w:top w:val="none" w:sz="0" w:space="0" w:color="auto"/>
            <w:left w:val="none" w:sz="0" w:space="0" w:color="auto"/>
            <w:bottom w:val="none" w:sz="0" w:space="0" w:color="auto"/>
            <w:right w:val="none" w:sz="0" w:space="0" w:color="auto"/>
          </w:divBdr>
        </w:div>
        <w:div w:id="32583879">
          <w:marLeft w:val="640"/>
          <w:marRight w:val="0"/>
          <w:marTop w:val="0"/>
          <w:marBottom w:val="0"/>
          <w:divBdr>
            <w:top w:val="none" w:sz="0" w:space="0" w:color="auto"/>
            <w:left w:val="none" w:sz="0" w:space="0" w:color="auto"/>
            <w:bottom w:val="none" w:sz="0" w:space="0" w:color="auto"/>
            <w:right w:val="none" w:sz="0" w:space="0" w:color="auto"/>
          </w:divBdr>
        </w:div>
        <w:div w:id="40635121">
          <w:marLeft w:val="640"/>
          <w:marRight w:val="0"/>
          <w:marTop w:val="0"/>
          <w:marBottom w:val="0"/>
          <w:divBdr>
            <w:top w:val="none" w:sz="0" w:space="0" w:color="auto"/>
            <w:left w:val="none" w:sz="0" w:space="0" w:color="auto"/>
            <w:bottom w:val="none" w:sz="0" w:space="0" w:color="auto"/>
            <w:right w:val="none" w:sz="0" w:space="0" w:color="auto"/>
          </w:divBdr>
        </w:div>
        <w:div w:id="50273263">
          <w:marLeft w:val="640"/>
          <w:marRight w:val="0"/>
          <w:marTop w:val="0"/>
          <w:marBottom w:val="0"/>
          <w:divBdr>
            <w:top w:val="none" w:sz="0" w:space="0" w:color="auto"/>
            <w:left w:val="none" w:sz="0" w:space="0" w:color="auto"/>
            <w:bottom w:val="none" w:sz="0" w:space="0" w:color="auto"/>
            <w:right w:val="none" w:sz="0" w:space="0" w:color="auto"/>
          </w:divBdr>
        </w:div>
        <w:div w:id="57361635">
          <w:marLeft w:val="640"/>
          <w:marRight w:val="0"/>
          <w:marTop w:val="0"/>
          <w:marBottom w:val="0"/>
          <w:divBdr>
            <w:top w:val="none" w:sz="0" w:space="0" w:color="auto"/>
            <w:left w:val="none" w:sz="0" w:space="0" w:color="auto"/>
            <w:bottom w:val="none" w:sz="0" w:space="0" w:color="auto"/>
            <w:right w:val="none" w:sz="0" w:space="0" w:color="auto"/>
          </w:divBdr>
        </w:div>
        <w:div w:id="101658040">
          <w:marLeft w:val="640"/>
          <w:marRight w:val="0"/>
          <w:marTop w:val="0"/>
          <w:marBottom w:val="0"/>
          <w:divBdr>
            <w:top w:val="none" w:sz="0" w:space="0" w:color="auto"/>
            <w:left w:val="none" w:sz="0" w:space="0" w:color="auto"/>
            <w:bottom w:val="none" w:sz="0" w:space="0" w:color="auto"/>
            <w:right w:val="none" w:sz="0" w:space="0" w:color="auto"/>
          </w:divBdr>
        </w:div>
        <w:div w:id="134877949">
          <w:marLeft w:val="640"/>
          <w:marRight w:val="0"/>
          <w:marTop w:val="0"/>
          <w:marBottom w:val="0"/>
          <w:divBdr>
            <w:top w:val="none" w:sz="0" w:space="0" w:color="auto"/>
            <w:left w:val="none" w:sz="0" w:space="0" w:color="auto"/>
            <w:bottom w:val="none" w:sz="0" w:space="0" w:color="auto"/>
            <w:right w:val="none" w:sz="0" w:space="0" w:color="auto"/>
          </w:divBdr>
        </w:div>
        <w:div w:id="144125060">
          <w:marLeft w:val="640"/>
          <w:marRight w:val="0"/>
          <w:marTop w:val="0"/>
          <w:marBottom w:val="0"/>
          <w:divBdr>
            <w:top w:val="none" w:sz="0" w:space="0" w:color="auto"/>
            <w:left w:val="none" w:sz="0" w:space="0" w:color="auto"/>
            <w:bottom w:val="none" w:sz="0" w:space="0" w:color="auto"/>
            <w:right w:val="none" w:sz="0" w:space="0" w:color="auto"/>
          </w:divBdr>
        </w:div>
        <w:div w:id="152375800">
          <w:marLeft w:val="640"/>
          <w:marRight w:val="0"/>
          <w:marTop w:val="0"/>
          <w:marBottom w:val="0"/>
          <w:divBdr>
            <w:top w:val="none" w:sz="0" w:space="0" w:color="auto"/>
            <w:left w:val="none" w:sz="0" w:space="0" w:color="auto"/>
            <w:bottom w:val="none" w:sz="0" w:space="0" w:color="auto"/>
            <w:right w:val="none" w:sz="0" w:space="0" w:color="auto"/>
          </w:divBdr>
        </w:div>
        <w:div w:id="152766213">
          <w:marLeft w:val="640"/>
          <w:marRight w:val="0"/>
          <w:marTop w:val="0"/>
          <w:marBottom w:val="0"/>
          <w:divBdr>
            <w:top w:val="none" w:sz="0" w:space="0" w:color="auto"/>
            <w:left w:val="none" w:sz="0" w:space="0" w:color="auto"/>
            <w:bottom w:val="none" w:sz="0" w:space="0" w:color="auto"/>
            <w:right w:val="none" w:sz="0" w:space="0" w:color="auto"/>
          </w:divBdr>
        </w:div>
        <w:div w:id="177938333">
          <w:marLeft w:val="640"/>
          <w:marRight w:val="0"/>
          <w:marTop w:val="0"/>
          <w:marBottom w:val="0"/>
          <w:divBdr>
            <w:top w:val="none" w:sz="0" w:space="0" w:color="auto"/>
            <w:left w:val="none" w:sz="0" w:space="0" w:color="auto"/>
            <w:bottom w:val="none" w:sz="0" w:space="0" w:color="auto"/>
            <w:right w:val="none" w:sz="0" w:space="0" w:color="auto"/>
          </w:divBdr>
        </w:div>
        <w:div w:id="178156751">
          <w:marLeft w:val="640"/>
          <w:marRight w:val="0"/>
          <w:marTop w:val="0"/>
          <w:marBottom w:val="0"/>
          <w:divBdr>
            <w:top w:val="none" w:sz="0" w:space="0" w:color="auto"/>
            <w:left w:val="none" w:sz="0" w:space="0" w:color="auto"/>
            <w:bottom w:val="none" w:sz="0" w:space="0" w:color="auto"/>
            <w:right w:val="none" w:sz="0" w:space="0" w:color="auto"/>
          </w:divBdr>
        </w:div>
        <w:div w:id="237134517">
          <w:marLeft w:val="640"/>
          <w:marRight w:val="0"/>
          <w:marTop w:val="0"/>
          <w:marBottom w:val="0"/>
          <w:divBdr>
            <w:top w:val="none" w:sz="0" w:space="0" w:color="auto"/>
            <w:left w:val="none" w:sz="0" w:space="0" w:color="auto"/>
            <w:bottom w:val="none" w:sz="0" w:space="0" w:color="auto"/>
            <w:right w:val="none" w:sz="0" w:space="0" w:color="auto"/>
          </w:divBdr>
        </w:div>
        <w:div w:id="246234269">
          <w:marLeft w:val="640"/>
          <w:marRight w:val="0"/>
          <w:marTop w:val="0"/>
          <w:marBottom w:val="0"/>
          <w:divBdr>
            <w:top w:val="none" w:sz="0" w:space="0" w:color="auto"/>
            <w:left w:val="none" w:sz="0" w:space="0" w:color="auto"/>
            <w:bottom w:val="none" w:sz="0" w:space="0" w:color="auto"/>
            <w:right w:val="none" w:sz="0" w:space="0" w:color="auto"/>
          </w:divBdr>
        </w:div>
        <w:div w:id="246617425">
          <w:marLeft w:val="640"/>
          <w:marRight w:val="0"/>
          <w:marTop w:val="0"/>
          <w:marBottom w:val="0"/>
          <w:divBdr>
            <w:top w:val="none" w:sz="0" w:space="0" w:color="auto"/>
            <w:left w:val="none" w:sz="0" w:space="0" w:color="auto"/>
            <w:bottom w:val="none" w:sz="0" w:space="0" w:color="auto"/>
            <w:right w:val="none" w:sz="0" w:space="0" w:color="auto"/>
          </w:divBdr>
        </w:div>
        <w:div w:id="254411037">
          <w:marLeft w:val="640"/>
          <w:marRight w:val="0"/>
          <w:marTop w:val="0"/>
          <w:marBottom w:val="0"/>
          <w:divBdr>
            <w:top w:val="none" w:sz="0" w:space="0" w:color="auto"/>
            <w:left w:val="none" w:sz="0" w:space="0" w:color="auto"/>
            <w:bottom w:val="none" w:sz="0" w:space="0" w:color="auto"/>
            <w:right w:val="none" w:sz="0" w:space="0" w:color="auto"/>
          </w:divBdr>
        </w:div>
        <w:div w:id="265887263">
          <w:marLeft w:val="640"/>
          <w:marRight w:val="0"/>
          <w:marTop w:val="0"/>
          <w:marBottom w:val="0"/>
          <w:divBdr>
            <w:top w:val="none" w:sz="0" w:space="0" w:color="auto"/>
            <w:left w:val="none" w:sz="0" w:space="0" w:color="auto"/>
            <w:bottom w:val="none" w:sz="0" w:space="0" w:color="auto"/>
            <w:right w:val="none" w:sz="0" w:space="0" w:color="auto"/>
          </w:divBdr>
        </w:div>
        <w:div w:id="273682914">
          <w:marLeft w:val="640"/>
          <w:marRight w:val="0"/>
          <w:marTop w:val="0"/>
          <w:marBottom w:val="0"/>
          <w:divBdr>
            <w:top w:val="none" w:sz="0" w:space="0" w:color="auto"/>
            <w:left w:val="none" w:sz="0" w:space="0" w:color="auto"/>
            <w:bottom w:val="none" w:sz="0" w:space="0" w:color="auto"/>
            <w:right w:val="none" w:sz="0" w:space="0" w:color="auto"/>
          </w:divBdr>
        </w:div>
        <w:div w:id="287245293">
          <w:marLeft w:val="640"/>
          <w:marRight w:val="0"/>
          <w:marTop w:val="0"/>
          <w:marBottom w:val="0"/>
          <w:divBdr>
            <w:top w:val="none" w:sz="0" w:space="0" w:color="auto"/>
            <w:left w:val="none" w:sz="0" w:space="0" w:color="auto"/>
            <w:bottom w:val="none" w:sz="0" w:space="0" w:color="auto"/>
            <w:right w:val="none" w:sz="0" w:space="0" w:color="auto"/>
          </w:divBdr>
        </w:div>
        <w:div w:id="303432749">
          <w:marLeft w:val="640"/>
          <w:marRight w:val="0"/>
          <w:marTop w:val="0"/>
          <w:marBottom w:val="0"/>
          <w:divBdr>
            <w:top w:val="none" w:sz="0" w:space="0" w:color="auto"/>
            <w:left w:val="none" w:sz="0" w:space="0" w:color="auto"/>
            <w:bottom w:val="none" w:sz="0" w:space="0" w:color="auto"/>
            <w:right w:val="none" w:sz="0" w:space="0" w:color="auto"/>
          </w:divBdr>
        </w:div>
        <w:div w:id="354619827">
          <w:marLeft w:val="640"/>
          <w:marRight w:val="0"/>
          <w:marTop w:val="0"/>
          <w:marBottom w:val="0"/>
          <w:divBdr>
            <w:top w:val="none" w:sz="0" w:space="0" w:color="auto"/>
            <w:left w:val="none" w:sz="0" w:space="0" w:color="auto"/>
            <w:bottom w:val="none" w:sz="0" w:space="0" w:color="auto"/>
            <w:right w:val="none" w:sz="0" w:space="0" w:color="auto"/>
          </w:divBdr>
        </w:div>
        <w:div w:id="361901098">
          <w:marLeft w:val="640"/>
          <w:marRight w:val="0"/>
          <w:marTop w:val="0"/>
          <w:marBottom w:val="0"/>
          <w:divBdr>
            <w:top w:val="none" w:sz="0" w:space="0" w:color="auto"/>
            <w:left w:val="none" w:sz="0" w:space="0" w:color="auto"/>
            <w:bottom w:val="none" w:sz="0" w:space="0" w:color="auto"/>
            <w:right w:val="none" w:sz="0" w:space="0" w:color="auto"/>
          </w:divBdr>
        </w:div>
        <w:div w:id="366759590">
          <w:marLeft w:val="640"/>
          <w:marRight w:val="0"/>
          <w:marTop w:val="0"/>
          <w:marBottom w:val="0"/>
          <w:divBdr>
            <w:top w:val="none" w:sz="0" w:space="0" w:color="auto"/>
            <w:left w:val="none" w:sz="0" w:space="0" w:color="auto"/>
            <w:bottom w:val="none" w:sz="0" w:space="0" w:color="auto"/>
            <w:right w:val="none" w:sz="0" w:space="0" w:color="auto"/>
          </w:divBdr>
        </w:div>
        <w:div w:id="385839136">
          <w:marLeft w:val="640"/>
          <w:marRight w:val="0"/>
          <w:marTop w:val="0"/>
          <w:marBottom w:val="0"/>
          <w:divBdr>
            <w:top w:val="none" w:sz="0" w:space="0" w:color="auto"/>
            <w:left w:val="none" w:sz="0" w:space="0" w:color="auto"/>
            <w:bottom w:val="none" w:sz="0" w:space="0" w:color="auto"/>
            <w:right w:val="none" w:sz="0" w:space="0" w:color="auto"/>
          </w:divBdr>
        </w:div>
        <w:div w:id="402290479">
          <w:marLeft w:val="640"/>
          <w:marRight w:val="0"/>
          <w:marTop w:val="0"/>
          <w:marBottom w:val="0"/>
          <w:divBdr>
            <w:top w:val="none" w:sz="0" w:space="0" w:color="auto"/>
            <w:left w:val="none" w:sz="0" w:space="0" w:color="auto"/>
            <w:bottom w:val="none" w:sz="0" w:space="0" w:color="auto"/>
            <w:right w:val="none" w:sz="0" w:space="0" w:color="auto"/>
          </w:divBdr>
        </w:div>
        <w:div w:id="417098479">
          <w:marLeft w:val="640"/>
          <w:marRight w:val="0"/>
          <w:marTop w:val="0"/>
          <w:marBottom w:val="0"/>
          <w:divBdr>
            <w:top w:val="none" w:sz="0" w:space="0" w:color="auto"/>
            <w:left w:val="none" w:sz="0" w:space="0" w:color="auto"/>
            <w:bottom w:val="none" w:sz="0" w:space="0" w:color="auto"/>
            <w:right w:val="none" w:sz="0" w:space="0" w:color="auto"/>
          </w:divBdr>
        </w:div>
        <w:div w:id="461391310">
          <w:marLeft w:val="640"/>
          <w:marRight w:val="0"/>
          <w:marTop w:val="0"/>
          <w:marBottom w:val="0"/>
          <w:divBdr>
            <w:top w:val="none" w:sz="0" w:space="0" w:color="auto"/>
            <w:left w:val="none" w:sz="0" w:space="0" w:color="auto"/>
            <w:bottom w:val="none" w:sz="0" w:space="0" w:color="auto"/>
            <w:right w:val="none" w:sz="0" w:space="0" w:color="auto"/>
          </w:divBdr>
        </w:div>
        <w:div w:id="478814200">
          <w:marLeft w:val="640"/>
          <w:marRight w:val="0"/>
          <w:marTop w:val="0"/>
          <w:marBottom w:val="0"/>
          <w:divBdr>
            <w:top w:val="none" w:sz="0" w:space="0" w:color="auto"/>
            <w:left w:val="none" w:sz="0" w:space="0" w:color="auto"/>
            <w:bottom w:val="none" w:sz="0" w:space="0" w:color="auto"/>
            <w:right w:val="none" w:sz="0" w:space="0" w:color="auto"/>
          </w:divBdr>
        </w:div>
        <w:div w:id="483400999">
          <w:marLeft w:val="640"/>
          <w:marRight w:val="0"/>
          <w:marTop w:val="0"/>
          <w:marBottom w:val="0"/>
          <w:divBdr>
            <w:top w:val="none" w:sz="0" w:space="0" w:color="auto"/>
            <w:left w:val="none" w:sz="0" w:space="0" w:color="auto"/>
            <w:bottom w:val="none" w:sz="0" w:space="0" w:color="auto"/>
            <w:right w:val="none" w:sz="0" w:space="0" w:color="auto"/>
          </w:divBdr>
        </w:div>
        <w:div w:id="526142767">
          <w:marLeft w:val="640"/>
          <w:marRight w:val="0"/>
          <w:marTop w:val="0"/>
          <w:marBottom w:val="0"/>
          <w:divBdr>
            <w:top w:val="none" w:sz="0" w:space="0" w:color="auto"/>
            <w:left w:val="none" w:sz="0" w:space="0" w:color="auto"/>
            <w:bottom w:val="none" w:sz="0" w:space="0" w:color="auto"/>
            <w:right w:val="none" w:sz="0" w:space="0" w:color="auto"/>
          </w:divBdr>
        </w:div>
        <w:div w:id="541135377">
          <w:marLeft w:val="640"/>
          <w:marRight w:val="0"/>
          <w:marTop w:val="0"/>
          <w:marBottom w:val="0"/>
          <w:divBdr>
            <w:top w:val="none" w:sz="0" w:space="0" w:color="auto"/>
            <w:left w:val="none" w:sz="0" w:space="0" w:color="auto"/>
            <w:bottom w:val="none" w:sz="0" w:space="0" w:color="auto"/>
            <w:right w:val="none" w:sz="0" w:space="0" w:color="auto"/>
          </w:divBdr>
        </w:div>
        <w:div w:id="544412945">
          <w:marLeft w:val="640"/>
          <w:marRight w:val="0"/>
          <w:marTop w:val="0"/>
          <w:marBottom w:val="0"/>
          <w:divBdr>
            <w:top w:val="none" w:sz="0" w:space="0" w:color="auto"/>
            <w:left w:val="none" w:sz="0" w:space="0" w:color="auto"/>
            <w:bottom w:val="none" w:sz="0" w:space="0" w:color="auto"/>
            <w:right w:val="none" w:sz="0" w:space="0" w:color="auto"/>
          </w:divBdr>
        </w:div>
        <w:div w:id="560559277">
          <w:marLeft w:val="640"/>
          <w:marRight w:val="0"/>
          <w:marTop w:val="0"/>
          <w:marBottom w:val="0"/>
          <w:divBdr>
            <w:top w:val="none" w:sz="0" w:space="0" w:color="auto"/>
            <w:left w:val="none" w:sz="0" w:space="0" w:color="auto"/>
            <w:bottom w:val="none" w:sz="0" w:space="0" w:color="auto"/>
            <w:right w:val="none" w:sz="0" w:space="0" w:color="auto"/>
          </w:divBdr>
        </w:div>
        <w:div w:id="582684742">
          <w:marLeft w:val="640"/>
          <w:marRight w:val="0"/>
          <w:marTop w:val="0"/>
          <w:marBottom w:val="0"/>
          <w:divBdr>
            <w:top w:val="none" w:sz="0" w:space="0" w:color="auto"/>
            <w:left w:val="none" w:sz="0" w:space="0" w:color="auto"/>
            <w:bottom w:val="none" w:sz="0" w:space="0" w:color="auto"/>
            <w:right w:val="none" w:sz="0" w:space="0" w:color="auto"/>
          </w:divBdr>
        </w:div>
        <w:div w:id="590773712">
          <w:marLeft w:val="640"/>
          <w:marRight w:val="0"/>
          <w:marTop w:val="0"/>
          <w:marBottom w:val="0"/>
          <w:divBdr>
            <w:top w:val="none" w:sz="0" w:space="0" w:color="auto"/>
            <w:left w:val="none" w:sz="0" w:space="0" w:color="auto"/>
            <w:bottom w:val="none" w:sz="0" w:space="0" w:color="auto"/>
            <w:right w:val="none" w:sz="0" w:space="0" w:color="auto"/>
          </w:divBdr>
        </w:div>
        <w:div w:id="632367418">
          <w:marLeft w:val="640"/>
          <w:marRight w:val="0"/>
          <w:marTop w:val="0"/>
          <w:marBottom w:val="0"/>
          <w:divBdr>
            <w:top w:val="none" w:sz="0" w:space="0" w:color="auto"/>
            <w:left w:val="none" w:sz="0" w:space="0" w:color="auto"/>
            <w:bottom w:val="none" w:sz="0" w:space="0" w:color="auto"/>
            <w:right w:val="none" w:sz="0" w:space="0" w:color="auto"/>
          </w:divBdr>
        </w:div>
        <w:div w:id="643433150">
          <w:marLeft w:val="640"/>
          <w:marRight w:val="0"/>
          <w:marTop w:val="0"/>
          <w:marBottom w:val="0"/>
          <w:divBdr>
            <w:top w:val="none" w:sz="0" w:space="0" w:color="auto"/>
            <w:left w:val="none" w:sz="0" w:space="0" w:color="auto"/>
            <w:bottom w:val="none" w:sz="0" w:space="0" w:color="auto"/>
            <w:right w:val="none" w:sz="0" w:space="0" w:color="auto"/>
          </w:divBdr>
        </w:div>
        <w:div w:id="681978846">
          <w:marLeft w:val="640"/>
          <w:marRight w:val="0"/>
          <w:marTop w:val="0"/>
          <w:marBottom w:val="0"/>
          <w:divBdr>
            <w:top w:val="none" w:sz="0" w:space="0" w:color="auto"/>
            <w:left w:val="none" w:sz="0" w:space="0" w:color="auto"/>
            <w:bottom w:val="none" w:sz="0" w:space="0" w:color="auto"/>
            <w:right w:val="none" w:sz="0" w:space="0" w:color="auto"/>
          </w:divBdr>
        </w:div>
        <w:div w:id="738216564">
          <w:marLeft w:val="640"/>
          <w:marRight w:val="0"/>
          <w:marTop w:val="0"/>
          <w:marBottom w:val="0"/>
          <w:divBdr>
            <w:top w:val="none" w:sz="0" w:space="0" w:color="auto"/>
            <w:left w:val="none" w:sz="0" w:space="0" w:color="auto"/>
            <w:bottom w:val="none" w:sz="0" w:space="0" w:color="auto"/>
            <w:right w:val="none" w:sz="0" w:space="0" w:color="auto"/>
          </w:divBdr>
        </w:div>
        <w:div w:id="765811559">
          <w:marLeft w:val="640"/>
          <w:marRight w:val="0"/>
          <w:marTop w:val="0"/>
          <w:marBottom w:val="0"/>
          <w:divBdr>
            <w:top w:val="none" w:sz="0" w:space="0" w:color="auto"/>
            <w:left w:val="none" w:sz="0" w:space="0" w:color="auto"/>
            <w:bottom w:val="none" w:sz="0" w:space="0" w:color="auto"/>
            <w:right w:val="none" w:sz="0" w:space="0" w:color="auto"/>
          </w:divBdr>
        </w:div>
        <w:div w:id="769814831">
          <w:marLeft w:val="640"/>
          <w:marRight w:val="0"/>
          <w:marTop w:val="0"/>
          <w:marBottom w:val="0"/>
          <w:divBdr>
            <w:top w:val="none" w:sz="0" w:space="0" w:color="auto"/>
            <w:left w:val="none" w:sz="0" w:space="0" w:color="auto"/>
            <w:bottom w:val="none" w:sz="0" w:space="0" w:color="auto"/>
            <w:right w:val="none" w:sz="0" w:space="0" w:color="auto"/>
          </w:divBdr>
        </w:div>
        <w:div w:id="779839895">
          <w:marLeft w:val="640"/>
          <w:marRight w:val="0"/>
          <w:marTop w:val="0"/>
          <w:marBottom w:val="0"/>
          <w:divBdr>
            <w:top w:val="none" w:sz="0" w:space="0" w:color="auto"/>
            <w:left w:val="none" w:sz="0" w:space="0" w:color="auto"/>
            <w:bottom w:val="none" w:sz="0" w:space="0" w:color="auto"/>
            <w:right w:val="none" w:sz="0" w:space="0" w:color="auto"/>
          </w:divBdr>
        </w:div>
        <w:div w:id="780808124">
          <w:marLeft w:val="640"/>
          <w:marRight w:val="0"/>
          <w:marTop w:val="0"/>
          <w:marBottom w:val="0"/>
          <w:divBdr>
            <w:top w:val="none" w:sz="0" w:space="0" w:color="auto"/>
            <w:left w:val="none" w:sz="0" w:space="0" w:color="auto"/>
            <w:bottom w:val="none" w:sz="0" w:space="0" w:color="auto"/>
            <w:right w:val="none" w:sz="0" w:space="0" w:color="auto"/>
          </w:divBdr>
        </w:div>
        <w:div w:id="824663289">
          <w:marLeft w:val="640"/>
          <w:marRight w:val="0"/>
          <w:marTop w:val="0"/>
          <w:marBottom w:val="0"/>
          <w:divBdr>
            <w:top w:val="none" w:sz="0" w:space="0" w:color="auto"/>
            <w:left w:val="none" w:sz="0" w:space="0" w:color="auto"/>
            <w:bottom w:val="none" w:sz="0" w:space="0" w:color="auto"/>
            <w:right w:val="none" w:sz="0" w:space="0" w:color="auto"/>
          </w:divBdr>
        </w:div>
        <w:div w:id="868494737">
          <w:marLeft w:val="640"/>
          <w:marRight w:val="0"/>
          <w:marTop w:val="0"/>
          <w:marBottom w:val="0"/>
          <w:divBdr>
            <w:top w:val="none" w:sz="0" w:space="0" w:color="auto"/>
            <w:left w:val="none" w:sz="0" w:space="0" w:color="auto"/>
            <w:bottom w:val="none" w:sz="0" w:space="0" w:color="auto"/>
            <w:right w:val="none" w:sz="0" w:space="0" w:color="auto"/>
          </w:divBdr>
        </w:div>
        <w:div w:id="873888661">
          <w:marLeft w:val="640"/>
          <w:marRight w:val="0"/>
          <w:marTop w:val="0"/>
          <w:marBottom w:val="0"/>
          <w:divBdr>
            <w:top w:val="none" w:sz="0" w:space="0" w:color="auto"/>
            <w:left w:val="none" w:sz="0" w:space="0" w:color="auto"/>
            <w:bottom w:val="none" w:sz="0" w:space="0" w:color="auto"/>
            <w:right w:val="none" w:sz="0" w:space="0" w:color="auto"/>
          </w:divBdr>
        </w:div>
        <w:div w:id="914823207">
          <w:marLeft w:val="640"/>
          <w:marRight w:val="0"/>
          <w:marTop w:val="0"/>
          <w:marBottom w:val="0"/>
          <w:divBdr>
            <w:top w:val="none" w:sz="0" w:space="0" w:color="auto"/>
            <w:left w:val="none" w:sz="0" w:space="0" w:color="auto"/>
            <w:bottom w:val="none" w:sz="0" w:space="0" w:color="auto"/>
            <w:right w:val="none" w:sz="0" w:space="0" w:color="auto"/>
          </w:divBdr>
        </w:div>
        <w:div w:id="929974183">
          <w:marLeft w:val="640"/>
          <w:marRight w:val="0"/>
          <w:marTop w:val="0"/>
          <w:marBottom w:val="0"/>
          <w:divBdr>
            <w:top w:val="none" w:sz="0" w:space="0" w:color="auto"/>
            <w:left w:val="none" w:sz="0" w:space="0" w:color="auto"/>
            <w:bottom w:val="none" w:sz="0" w:space="0" w:color="auto"/>
            <w:right w:val="none" w:sz="0" w:space="0" w:color="auto"/>
          </w:divBdr>
        </w:div>
        <w:div w:id="935941041">
          <w:marLeft w:val="640"/>
          <w:marRight w:val="0"/>
          <w:marTop w:val="0"/>
          <w:marBottom w:val="0"/>
          <w:divBdr>
            <w:top w:val="none" w:sz="0" w:space="0" w:color="auto"/>
            <w:left w:val="none" w:sz="0" w:space="0" w:color="auto"/>
            <w:bottom w:val="none" w:sz="0" w:space="0" w:color="auto"/>
            <w:right w:val="none" w:sz="0" w:space="0" w:color="auto"/>
          </w:divBdr>
        </w:div>
        <w:div w:id="937367791">
          <w:marLeft w:val="640"/>
          <w:marRight w:val="0"/>
          <w:marTop w:val="0"/>
          <w:marBottom w:val="0"/>
          <w:divBdr>
            <w:top w:val="none" w:sz="0" w:space="0" w:color="auto"/>
            <w:left w:val="none" w:sz="0" w:space="0" w:color="auto"/>
            <w:bottom w:val="none" w:sz="0" w:space="0" w:color="auto"/>
            <w:right w:val="none" w:sz="0" w:space="0" w:color="auto"/>
          </w:divBdr>
        </w:div>
        <w:div w:id="950553524">
          <w:marLeft w:val="640"/>
          <w:marRight w:val="0"/>
          <w:marTop w:val="0"/>
          <w:marBottom w:val="0"/>
          <w:divBdr>
            <w:top w:val="none" w:sz="0" w:space="0" w:color="auto"/>
            <w:left w:val="none" w:sz="0" w:space="0" w:color="auto"/>
            <w:bottom w:val="none" w:sz="0" w:space="0" w:color="auto"/>
            <w:right w:val="none" w:sz="0" w:space="0" w:color="auto"/>
          </w:divBdr>
        </w:div>
        <w:div w:id="971978839">
          <w:marLeft w:val="640"/>
          <w:marRight w:val="0"/>
          <w:marTop w:val="0"/>
          <w:marBottom w:val="0"/>
          <w:divBdr>
            <w:top w:val="none" w:sz="0" w:space="0" w:color="auto"/>
            <w:left w:val="none" w:sz="0" w:space="0" w:color="auto"/>
            <w:bottom w:val="none" w:sz="0" w:space="0" w:color="auto"/>
            <w:right w:val="none" w:sz="0" w:space="0" w:color="auto"/>
          </w:divBdr>
        </w:div>
        <w:div w:id="984507664">
          <w:marLeft w:val="640"/>
          <w:marRight w:val="0"/>
          <w:marTop w:val="0"/>
          <w:marBottom w:val="0"/>
          <w:divBdr>
            <w:top w:val="none" w:sz="0" w:space="0" w:color="auto"/>
            <w:left w:val="none" w:sz="0" w:space="0" w:color="auto"/>
            <w:bottom w:val="none" w:sz="0" w:space="0" w:color="auto"/>
            <w:right w:val="none" w:sz="0" w:space="0" w:color="auto"/>
          </w:divBdr>
        </w:div>
        <w:div w:id="996764940">
          <w:marLeft w:val="640"/>
          <w:marRight w:val="0"/>
          <w:marTop w:val="0"/>
          <w:marBottom w:val="0"/>
          <w:divBdr>
            <w:top w:val="none" w:sz="0" w:space="0" w:color="auto"/>
            <w:left w:val="none" w:sz="0" w:space="0" w:color="auto"/>
            <w:bottom w:val="none" w:sz="0" w:space="0" w:color="auto"/>
            <w:right w:val="none" w:sz="0" w:space="0" w:color="auto"/>
          </w:divBdr>
        </w:div>
        <w:div w:id="1000618142">
          <w:marLeft w:val="640"/>
          <w:marRight w:val="0"/>
          <w:marTop w:val="0"/>
          <w:marBottom w:val="0"/>
          <w:divBdr>
            <w:top w:val="none" w:sz="0" w:space="0" w:color="auto"/>
            <w:left w:val="none" w:sz="0" w:space="0" w:color="auto"/>
            <w:bottom w:val="none" w:sz="0" w:space="0" w:color="auto"/>
            <w:right w:val="none" w:sz="0" w:space="0" w:color="auto"/>
          </w:divBdr>
        </w:div>
        <w:div w:id="1027290691">
          <w:marLeft w:val="640"/>
          <w:marRight w:val="0"/>
          <w:marTop w:val="0"/>
          <w:marBottom w:val="0"/>
          <w:divBdr>
            <w:top w:val="none" w:sz="0" w:space="0" w:color="auto"/>
            <w:left w:val="none" w:sz="0" w:space="0" w:color="auto"/>
            <w:bottom w:val="none" w:sz="0" w:space="0" w:color="auto"/>
            <w:right w:val="none" w:sz="0" w:space="0" w:color="auto"/>
          </w:divBdr>
        </w:div>
        <w:div w:id="1028458157">
          <w:marLeft w:val="640"/>
          <w:marRight w:val="0"/>
          <w:marTop w:val="0"/>
          <w:marBottom w:val="0"/>
          <w:divBdr>
            <w:top w:val="none" w:sz="0" w:space="0" w:color="auto"/>
            <w:left w:val="none" w:sz="0" w:space="0" w:color="auto"/>
            <w:bottom w:val="none" w:sz="0" w:space="0" w:color="auto"/>
            <w:right w:val="none" w:sz="0" w:space="0" w:color="auto"/>
          </w:divBdr>
        </w:div>
        <w:div w:id="1030448468">
          <w:marLeft w:val="640"/>
          <w:marRight w:val="0"/>
          <w:marTop w:val="0"/>
          <w:marBottom w:val="0"/>
          <w:divBdr>
            <w:top w:val="none" w:sz="0" w:space="0" w:color="auto"/>
            <w:left w:val="none" w:sz="0" w:space="0" w:color="auto"/>
            <w:bottom w:val="none" w:sz="0" w:space="0" w:color="auto"/>
            <w:right w:val="none" w:sz="0" w:space="0" w:color="auto"/>
          </w:divBdr>
        </w:div>
        <w:div w:id="1030574609">
          <w:marLeft w:val="640"/>
          <w:marRight w:val="0"/>
          <w:marTop w:val="0"/>
          <w:marBottom w:val="0"/>
          <w:divBdr>
            <w:top w:val="none" w:sz="0" w:space="0" w:color="auto"/>
            <w:left w:val="none" w:sz="0" w:space="0" w:color="auto"/>
            <w:bottom w:val="none" w:sz="0" w:space="0" w:color="auto"/>
            <w:right w:val="none" w:sz="0" w:space="0" w:color="auto"/>
          </w:divBdr>
        </w:div>
        <w:div w:id="1055935469">
          <w:marLeft w:val="640"/>
          <w:marRight w:val="0"/>
          <w:marTop w:val="0"/>
          <w:marBottom w:val="0"/>
          <w:divBdr>
            <w:top w:val="none" w:sz="0" w:space="0" w:color="auto"/>
            <w:left w:val="none" w:sz="0" w:space="0" w:color="auto"/>
            <w:bottom w:val="none" w:sz="0" w:space="0" w:color="auto"/>
            <w:right w:val="none" w:sz="0" w:space="0" w:color="auto"/>
          </w:divBdr>
        </w:div>
        <w:div w:id="1069376703">
          <w:marLeft w:val="640"/>
          <w:marRight w:val="0"/>
          <w:marTop w:val="0"/>
          <w:marBottom w:val="0"/>
          <w:divBdr>
            <w:top w:val="none" w:sz="0" w:space="0" w:color="auto"/>
            <w:left w:val="none" w:sz="0" w:space="0" w:color="auto"/>
            <w:bottom w:val="none" w:sz="0" w:space="0" w:color="auto"/>
            <w:right w:val="none" w:sz="0" w:space="0" w:color="auto"/>
          </w:divBdr>
        </w:div>
        <w:div w:id="1082920714">
          <w:marLeft w:val="640"/>
          <w:marRight w:val="0"/>
          <w:marTop w:val="0"/>
          <w:marBottom w:val="0"/>
          <w:divBdr>
            <w:top w:val="none" w:sz="0" w:space="0" w:color="auto"/>
            <w:left w:val="none" w:sz="0" w:space="0" w:color="auto"/>
            <w:bottom w:val="none" w:sz="0" w:space="0" w:color="auto"/>
            <w:right w:val="none" w:sz="0" w:space="0" w:color="auto"/>
          </w:divBdr>
        </w:div>
        <w:div w:id="1112363467">
          <w:marLeft w:val="640"/>
          <w:marRight w:val="0"/>
          <w:marTop w:val="0"/>
          <w:marBottom w:val="0"/>
          <w:divBdr>
            <w:top w:val="none" w:sz="0" w:space="0" w:color="auto"/>
            <w:left w:val="none" w:sz="0" w:space="0" w:color="auto"/>
            <w:bottom w:val="none" w:sz="0" w:space="0" w:color="auto"/>
            <w:right w:val="none" w:sz="0" w:space="0" w:color="auto"/>
          </w:divBdr>
        </w:div>
        <w:div w:id="1113020489">
          <w:marLeft w:val="640"/>
          <w:marRight w:val="0"/>
          <w:marTop w:val="0"/>
          <w:marBottom w:val="0"/>
          <w:divBdr>
            <w:top w:val="none" w:sz="0" w:space="0" w:color="auto"/>
            <w:left w:val="none" w:sz="0" w:space="0" w:color="auto"/>
            <w:bottom w:val="none" w:sz="0" w:space="0" w:color="auto"/>
            <w:right w:val="none" w:sz="0" w:space="0" w:color="auto"/>
          </w:divBdr>
        </w:div>
        <w:div w:id="1119102353">
          <w:marLeft w:val="640"/>
          <w:marRight w:val="0"/>
          <w:marTop w:val="0"/>
          <w:marBottom w:val="0"/>
          <w:divBdr>
            <w:top w:val="none" w:sz="0" w:space="0" w:color="auto"/>
            <w:left w:val="none" w:sz="0" w:space="0" w:color="auto"/>
            <w:bottom w:val="none" w:sz="0" w:space="0" w:color="auto"/>
            <w:right w:val="none" w:sz="0" w:space="0" w:color="auto"/>
          </w:divBdr>
        </w:div>
        <w:div w:id="1213421978">
          <w:marLeft w:val="640"/>
          <w:marRight w:val="0"/>
          <w:marTop w:val="0"/>
          <w:marBottom w:val="0"/>
          <w:divBdr>
            <w:top w:val="none" w:sz="0" w:space="0" w:color="auto"/>
            <w:left w:val="none" w:sz="0" w:space="0" w:color="auto"/>
            <w:bottom w:val="none" w:sz="0" w:space="0" w:color="auto"/>
            <w:right w:val="none" w:sz="0" w:space="0" w:color="auto"/>
          </w:divBdr>
        </w:div>
        <w:div w:id="1216506378">
          <w:marLeft w:val="640"/>
          <w:marRight w:val="0"/>
          <w:marTop w:val="0"/>
          <w:marBottom w:val="0"/>
          <w:divBdr>
            <w:top w:val="none" w:sz="0" w:space="0" w:color="auto"/>
            <w:left w:val="none" w:sz="0" w:space="0" w:color="auto"/>
            <w:bottom w:val="none" w:sz="0" w:space="0" w:color="auto"/>
            <w:right w:val="none" w:sz="0" w:space="0" w:color="auto"/>
          </w:divBdr>
        </w:div>
        <w:div w:id="1229078032">
          <w:marLeft w:val="640"/>
          <w:marRight w:val="0"/>
          <w:marTop w:val="0"/>
          <w:marBottom w:val="0"/>
          <w:divBdr>
            <w:top w:val="none" w:sz="0" w:space="0" w:color="auto"/>
            <w:left w:val="none" w:sz="0" w:space="0" w:color="auto"/>
            <w:bottom w:val="none" w:sz="0" w:space="0" w:color="auto"/>
            <w:right w:val="none" w:sz="0" w:space="0" w:color="auto"/>
          </w:divBdr>
        </w:div>
        <w:div w:id="1245265707">
          <w:marLeft w:val="640"/>
          <w:marRight w:val="0"/>
          <w:marTop w:val="0"/>
          <w:marBottom w:val="0"/>
          <w:divBdr>
            <w:top w:val="none" w:sz="0" w:space="0" w:color="auto"/>
            <w:left w:val="none" w:sz="0" w:space="0" w:color="auto"/>
            <w:bottom w:val="none" w:sz="0" w:space="0" w:color="auto"/>
            <w:right w:val="none" w:sz="0" w:space="0" w:color="auto"/>
          </w:divBdr>
        </w:div>
        <w:div w:id="1252155486">
          <w:marLeft w:val="640"/>
          <w:marRight w:val="0"/>
          <w:marTop w:val="0"/>
          <w:marBottom w:val="0"/>
          <w:divBdr>
            <w:top w:val="none" w:sz="0" w:space="0" w:color="auto"/>
            <w:left w:val="none" w:sz="0" w:space="0" w:color="auto"/>
            <w:bottom w:val="none" w:sz="0" w:space="0" w:color="auto"/>
            <w:right w:val="none" w:sz="0" w:space="0" w:color="auto"/>
          </w:divBdr>
        </w:div>
        <w:div w:id="1270505359">
          <w:marLeft w:val="640"/>
          <w:marRight w:val="0"/>
          <w:marTop w:val="0"/>
          <w:marBottom w:val="0"/>
          <w:divBdr>
            <w:top w:val="none" w:sz="0" w:space="0" w:color="auto"/>
            <w:left w:val="none" w:sz="0" w:space="0" w:color="auto"/>
            <w:bottom w:val="none" w:sz="0" w:space="0" w:color="auto"/>
            <w:right w:val="none" w:sz="0" w:space="0" w:color="auto"/>
          </w:divBdr>
        </w:div>
        <w:div w:id="1272665098">
          <w:marLeft w:val="640"/>
          <w:marRight w:val="0"/>
          <w:marTop w:val="0"/>
          <w:marBottom w:val="0"/>
          <w:divBdr>
            <w:top w:val="none" w:sz="0" w:space="0" w:color="auto"/>
            <w:left w:val="none" w:sz="0" w:space="0" w:color="auto"/>
            <w:bottom w:val="none" w:sz="0" w:space="0" w:color="auto"/>
            <w:right w:val="none" w:sz="0" w:space="0" w:color="auto"/>
          </w:divBdr>
        </w:div>
        <w:div w:id="1295911223">
          <w:marLeft w:val="640"/>
          <w:marRight w:val="0"/>
          <w:marTop w:val="0"/>
          <w:marBottom w:val="0"/>
          <w:divBdr>
            <w:top w:val="none" w:sz="0" w:space="0" w:color="auto"/>
            <w:left w:val="none" w:sz="0" w:space="0" w:color="auto"/>
            <w:bottom w:val="none" w:sz="0" w:space="0" w:color="auto"/>
            <w:right w:val="none" w:sz="0" w:space="0" w:color="auto"/>
          </w:divBdr>
        </w:div>
        <w:div w:id="1296063599">
          <w:marLeft w:val="640"/>
          <w:marRight w:val="0"/>
          <w:marTop w:val="0"/>
          <w:marBottom w:val="0"/>
          <w:divBdr>
            <w:top w:val="none" w:sz="0" w:space="0" w:color="auto"/>
            <w:left w:val="none" w:sz="0" w:space="0" w:color="auto"/>
            <w:bottom w:val="none" w:sz="0" w:space="0" w:color="auto"/>
            <w:right w:val="none" w:sz="0" w:space="0" w:color="auto"/>
          </w:divBdr>
        </w:div>
        <w:div w:id="1312439152">
          <w:marLeft w:val="640"/>
          <w:marRight w:val="0"/>
          <w:marTop w:val="0"/>
          <w:marBottom w:val="0"/>
          <w:divBdr>
            <w:top w:val="none" w:sz="0" w:space="0" w:color="auto"/>
            <w:left w:val="none" w:sz="0" w:space="0" w:color="auto"/>
            <w:bottom w:val="none" w:sz="0" w:space="0" w:color="auto"/>
            <w:right w:val="none" w:sz="0" w:space="0" w:color="auto"/>
          </w:divBdr>
        </w:div>
        <w:div w:id="1332758155">
          <w:marLeft w:val="640"/>
          <w:marRight w:val="0"/>
          <w:marTop w:val="0"/>
          <w:marBottom w:val="0"/>
          <w:divBdr>
            <w:top w:val="none" w:sz="0" w:space="0" w:color="auto"/>
            <w:left w:val="none" w:sz="0" w:space="0" w:color="auto"/>
            <w:bottom w:val="none" w:sz="0" w:space="0" w:color="auto"/>
            <w:right w:val="none" w:sz="0" w:space="0" w:color="auto"/>
          </w:divBdr>
        </w:div>
        <w:div w:id="1346395123">
          <w:marLeft w:val="640"/>
          <w:marRight w:val="0"/>
          <w:marTop w:val="0"/>
          <w:marBottom w:val="0"/>
          <w:divBdr>
            <w:top w:val="none" w:sz="0" w:space="0" w:color="auto"/>
            <w:left w:val="none" w:sz="0" w:space="0" w:color="auto"/>
            <w:bottom w:val="none" w:sz="0" w:space="0" w:color="auto"/>
            <w:right w:val="none" w:sz="0" w:space="0" w:color="auto"/>
          </w:divBdr>
        </w:div>
        <w:div w:id="1407416763">
          <w:marLeft w:val="640"/>
          <w:marRight w:val="0"/>
          <w:marTop w:val="0"/>
          <w:marBottom w:val="0"/>
          <w:divBdr>
            <w:top w:val="none" w:sz="0" w:space="0" w:color="auto"/>
            <w:left w:val="none" w:sz="0" w:space="0" w:color="auto"/>
            <w:bottom w:val="none" w:sz="0" w:space="0" w:color="auto"/>
            <w:right w:val="none" w:sz="0" w:space="0" w:color="auto"/>
          </w:divBdr>
        </w:div>
        <w:div w:id="1436294334">
          <w:marLeft w:val="640"/>
          <w:marRight w:val="0"/>
          <w:marTop w:val="0"/>
          <w:marBottom w:val="0"/>
          <w:divBdr>
            <w:top w:val="none" w:sz="0" w:space="0" w:color="auto"/>
            <w:left w:val="none" w:sz="0" w:space="0" w:color="auto"/>
            <w:bottom w:val="none" w:sz="0" w:space="0" w:color="auto"/>
            <w:right w:val="none" w:sz="0" w:space="0" w:color="auto"/>
          </w:divBdr>
        </w:div>
        <w:div w:id="1477378838">
          <w:marLeft w:val="640"/>
          <w:marRight w:val="0"/>
          <w:marTop w:val="0"/>
          <w:marBottom w:val="0"/>
          <w:divBdr>
            <w:top w:val="none" w:sz="0" w:space="0" w:color="auto"/>
            <w:left w:val="none" w:sz="0" w:space="0" w:color="auto"/>
            <w:bottom w:val="none" w:sz="0" w:space="0" w:color="auto"/>
            <w:right w:val="none" w:sz="0" w:space="0" w:color="auto"/>
          </w:divBdr>
        </w:div>
        <w:div w:id="1524318246">
          <w:marLeft w:val="640"/>
          <w:marRight w:val="0"/>
          <w:marTop w:val="0"/>
          <w:marBottom w:val="0"/>
          <w:divBdr>
            <w:top w:val="none" w:sz="0" w:space="0" w:color="auto"/>
            <w:left w:val="none" w:sz="0" w:space="0" w:color="auto"/>
            <w:bottom w:val="none" w:sz="0" w:space="0" w:color="auto"/>
            <w:right w:val="none" w:sz="0" w:space="0" w:color="auto"/>
          </w:divBdr>
        </w:div>
        <w:div w:id="1576815478">
          <w:marLeft w:val="640"/>
          <w:marRight w:val="0"/>
          <w:marTop w:val="0"/>
          <w:marBottom w:val="0"/>
          <w:divBdr>
            <w:top w:val="none" w:sz="0" w:space="0" w:color="auto"/>
            <w:left w:val="none" w:sz="0" w:space="0" w:color="auto"/>
            <w:bottom w:val="none" w:sz="0" w:space="0" w:color="auto"/>
            <w:right w:val="none" w:sz="0" w:space="0" w:color="auto"/>
          </w:divBdr>
        </w:div>
        <w:div w:id="1621372848">
          <w:marLeft w:val="640"/>
          <w:marRight w:val="0"/>
          <w:marTop w:val="0"/>
          <w:marBottom w:val="0"/>
          <w:divBdr>
            <w:top w:val="none" w:sz="0" w:space="0" w:color="auto"/>
            <w:left w:val="none" w:sz="0" w:space="0" w:color="auto"/>
            <w:bottom w:val="none" w:sz="0" w:space="0" w:color="auto"/>
            <w:right w:val="none" w:sz="0" w:space="0" w:color="auto"/>
          </w:divBdr>
        </w:div>
        <w:div w:id="1638490325">
          <w:marLeft w:val="640"/>
          <w:marRight w:val="0"/>
          <w:marTop w:val="0"/>
          <w:marBottom w:val="0"/>
          <w:divBdr>
            <w:top w:val="none" w:sz="0" w:space="0" w:color="auto"/>
            <w:left w:val="none" w:sz="0" w:space="0" w:color="auto"/>
            <w:bottom w:val="none" w:sz="0" w:space="0" w:color="auto"/>
            <w:right w:val="none" w:sz="0" w:space="0" w:color="auto"/>
          </w:divBdr>
        </w:div>
        <w:div w:id="1703703969">
          <w:marLeft w:val="640"/>
          <w:marRight w:val="0"/>
          <w:marTop w:val="0"/>
          <w:marBottom w:val="0"/>
          <w:divBdr>
            <w:top w:val="none" w:sz="0" w:space="0" w:color="auto"/>
            <w:left w:val="none" w:sz="0" w:space="0" w:color="auto"/>
            <w:bottom w:val="none" w:sz="0" w:space="0" w:color="auto"/>
            <w:right w:val="none" w:sz="0" w:space="0" w:color="auto"/>
          </w:divBdr>
        </w:div>
        <w:div w:id="1707870070">
          <w:marLeft w:val="640"/>
          <w:marRight w:val="0"/>
          <w:marTop w:val="0"/>
          <w:marBottom w:val="0"/>
          <w:divBdr>
            <w:top w:val="none" w:sz="0" w:space="0" w:color="auto"/>
            <w:left w:val="none" w:sz="0" w:space="0" w:color="auto"/>
            <w:bottom w:val="none" w:sz="0" w:space="0" w:color="auto"/>
            <w:right w:val="none" w:sz="0" w:space="0" w:color="auto"/>
          </w:divBdr>
        </w:div>
        <w:div w:id="1724064023">
          <w:marLeft w:val="640"/>
          <w:marRight w:val="0"/>
          <w:marTop w:val="0"/>
          <w:marBottom w:val="0"/>
          <w:divBdr>
            <w:top w:val="none" w:sz="0" w:space="0" w:color="auto"/>
            <w:left w:val="none" w:sz="0" w:space="0" w:color="auto"/>
            <w:bottom w:val="none" w:sz="0" w:space="0" w:color="auto"/>
            <w:right w:val="none" w:sz="0" w:space="0" w:color="auto"/>
          </w:divBdr>
        </w:div>
        <w:div w:id="1735394286">
          <w:marLeft w:val="640"/>
          <w:marRight w:val="0"/>
          <w:marTop w:val="0"/>
          <w:marBottom w:val="0"/>
          <w:divBdr>
            <w:top w:val="none" w:sz="0" w:space="0" w:color="auto"/>
            <w:left w:val="none" w:sz="0" w:space="0" w:color="auto"/>
            <w:bottom w:val="none" w:sz="0" w:space="0" w:color="auto"/>
            <w:right w:val="none" w:sz="0" w:space="0" w:color="auto"/>
          </w:divBdr>
        </w:div>
        <w:div w:id="1740396531">
          <w:marLeft w:val="640"/>
          <w:marRight w:val="0"/>
          <w:marTop w:val="0"/>
          <w:marBottom w:val="0"/>
          <w:divBdr>
            <w:top w:val="none" w:sz="0" w:space="0" w:color="auto"/>
            <w:left w:val="none" w:sz="0" w:space="0" w:color="auto"/>
            <w:bottom w:val="none" w:sz="0" w:space="0" w:color="auto"/>
            <w:right w:val="none" w:sz="0" w:space="0" w:color="auto"/>
          </w:divBdr>
        </w:div>
        <w:div w:id="1747453429">
          <w:marLeft w:val="640"/>
          <w:marRight w:val="0"/>
          <w:marTop w:val="0"/>
          <w:marBottom w:val="0"/>
          <w:divBdr>
            <w:top w:val="none" w:sz="0" w:space="0" w:color="auto"/>
            <w:left w:val="none" w:sz="0" w:space="0" w:color="auto"/>
            <w:bottom w:val="none" w:sz="0" w:space="0" w:color="auto"/>
            <w:right w:val="none" w:sz="0" w:space="0" w:color="auto"/>
          </w:divBdr>
        </w:div>
        <w:div w:id="1758136268">
          <w:marLeft w:val="640"/>
          <w:marRight w:val="0"/>
          <w:marTop w:val="0"/>
          <w:marBottom w:val="0"/>
          <w:divBdr>
            <w:top w:val="none" w:sz="0" w:space="0" w:color="auto"/>
            <w:left w:val="none" w:sz="0" w:space="0" w:color="auto"/>
            <w:bottom w:val="none" w:sz="0" w:space="0" w:color="auto"/>
            <w:right w:val="none" w:sz="0" w:space="0" w:color="auto"/>
          </w:divBdr>
        </w:div>
        <w:div w:id="1814835973">
          <w:marLeft w:val="640"/>
          <w:marRight w:val="0"/>
          <w:marTop w:val="0"/>
          <w:marBottom w:val="0"/>
          <w:divBdr>
            <w:top w:val="none" w:sz="0" w:space="0" w:color="auto"/>
            <w:left w:val="none" w:sz="0" w:space="0" w:color="auto"/>
            <w:bottom w:val="none" w:sz="0" w:space="0" w:color="auto"/>
            <w:right w:val="none" w:sz="0" w:space="0" w:color="auto"/>
          </w:divBdr>
        </w:div>
        <w:div w:id="1830518580">
          <w:marLeft w:val="640"/>
          <w:marRight w:val="0"/>
          <w:marTop w:val="0"/>
          <w:marBottom w:val="0"/>
          <w:divBdr>
            <w:top w:val="none" w:sz="0" w:space="0" w:color="auto"/>
            <w:left w:val="none" w:sz="0" w:space="0" w:color="auto"/>
            <w:bottom w:val="none" w:sz="0" w:space="0" w:color="auto"/>
            <w:right w:val="none" w:sz="0" w:space="0" w:color="auto"/>
          </w:divBdr>
        </w:div>
        <w:div w:id="1876888794">
          <w:marLeft w:val="640"/>
          <w:marRight w:val="0"/>
          <w:marTop w:val="0"/>
          <w:marBottom w:val="0"/>
          <w:divBdr>
            <w:top w:val="none" w:sz="0" w:space="0" w:color="auto"/>
            <w:left w:val="none" w:sz="0" w:space="0" w:color="auto"/>
            <w:bottom w:val="none" w:sz="0" w:space="0" w:color="auto"/>
            <w:right w:val="none" w:sz="0" w:space="0" w:color="auto"/>
          </w:divBdr>
        </w:div>
        <w:div w:id="1894006029">
          <w:marLeft w:val="640"/>
          <w:marRight w:val="0"/>
          <w:marTop w:val="0"/>
          <w:marBottom w:val="0"/>
          <w:divBdr>
            <w:top w:val="none" w:sz="0" w:space="0" w:color="auto"/>
            <w:left w:val="none" w:sz="0" w:space="0" w:color="auto"/>
            <w:bottom w:val="none" w:sz="0" w:space="0" w:color="auto"/>
            <w:right w:val="none" w:sz="0" w:space="0" w:color="auto"/>
          </w:divBdr>
        </w:div>
        <w:div w:id="1905212876">
          <w:marLeft w:val="640"/>
          <w:marRight w:val="0"/>
          <w:marTop w:val="0"/>
          <w:marBottom w:val="0"/>
          <w:divBdr>
            <w:top w:val="none" w:sz="0" w:space="0" w:color="auto"/>
            <w:left w:val="none" w:sz="0" w:space="0" w:color="auto"/>
            <w:bottom w:val="none" w:sz="0" w:space="0" w:color="auto"/>
            <w:right w:val="none" w:sz="0" w:space="0" w:color="auto"/>
          </w:divBdr>
        </w:div>
        <w:div w:id="1906449507">
          <w:marLeft w:val="640"/>
          <w:marRight w:val="0"/>
          <w:marTop w:val="0"/>
          <w:marBottom w:val="0"/>
          <w:divBdr>
            <w:top w:val="none" w:sz="0" w:space="0" w:color="auto"/>
            <w:left w:val="none" w:sz="0" w:space="0" w:color="auto"/>
            <w:bottom w:val="none" w:sz="0" w:space="0" w:color="auto"/>
            <w:right w:val="none" w:sz="0" w:space="0" w:color="auto"/>
          </w:divBdr>
        </w:div>
        <w:div w:id="1915432792">
          <w:marLeft w:val="640"/>
          <w:marRight w:val="0"/>
          <w:marTop w:val="0"/>
          <w:marBottom w:val="0"/>
          <w:divBdr>
            <w:top w:val="none" w:sz="0" w:space="0" w:color="auto"/>
            <w:left w:val="none" w:sz="0" w:space="0" w:color="auto"/>
            <w:bottom w:val="none" w:sz="0" w:space="0" w:color="auto"/>
            <w:right w:val="none" w:sz="0" w:space="0" w:color="auto"/>
          </w:divBdr>
        </w:div>
        <w:div w:id="1921983530">
          <w:marLeft w:val="640"/>
          <w:marRight w:val="0"/>
          <w:marTop w:val="0"/>
          <w:marBottom w:val="0"/>
          <w:divBdr>
            <w:top w:val="none" w:sz="0" w:space="0" w:color="auto"/>
            <w:left w:val="none" w:sz="0" w:space="0" w:color="auto"/>
            <w:bottom w:val="none" w:sz="0" w:space="0" w:color="auto"/>
            <w:right w:val="none" w:sz="0" w:space="0" w:color="auto"/>
          </w:divBdr>
        </w:div>
        <w:div w:id="1946494300">
          <w:marLeft w:val="640"/>
          <w:marRight w:val="0"/>
          <w:marTop w:val="0"/>
          <w:marBottom w:val="0"/>
          <w:divBdr>
            <w:top w:val="none" w:sz="0" w:space="0" w:color="auto"/>
            <w:left w:val="none" w:sz="0" w:space="0" w:color="auto"/>
            <w:bottom w:val="none" w:sz="0" w:space="0" w:color="auto"/>
            <w:right w:val="none" w:sz="0" w:space="0" w:color="auto"/>
          </w:divBdr>
        </w:div>
        <w:div w:id="1950236715">
          <w:marLeft w:val="640"/>
          <w:marRight w:val="0"/>
          <w:marTop w:val="0"/>
          <w:marBottom w:val="0"/>
          <w:divBdr>
            <w:top w:val="none" w:sz="0" w:space="0" w:color="auto"/>
            <w:left w:val="none" w:sz="0" w:space="0" w:color="auto"/>
            <w:bottom w:val="none" w:sz="0" w:space="0" w:color="auto"/>
            <w:right w:val="none" w:sz="0" w:space="0" w:color="auto"/>
          </w:divBdr>
        </w:div>
        <w:div w:id="1954438119">
          <w:marLeft w:val="640"/>
          <w:marRight w:val="0"/>
          <w:marTop w:val="0"/>
          <w:marBottom w:val="0"/>
          <w:divBdr>
            <w:top w:val="none" w:sz="0" w:space="0" w:color="auto"/>
            <w:left w:val="none" w:sz="0" w:space="0" w:color="auto"/>
            <w:bottom w:val="none" w:sz="0" w:space="0" w:color="auto"/>
            <w:right w:val="none" w:sz="0" w:space="0" w:color="auto"/>
          </w:divBdr>
        </w:div>
        <w:div w:id="1978605336">
          <w:marLeft w:val="640"/>
          <w:marRight w:val="0"/>
          <w:marTop w:val="0"/>
          <w:marBottom w:val="0"/>
          <w:divBdr>
            <w:top w:val="none" w:sz="0" w:space="0" w:color="auto"/>
            <w:left w:val="none" w:sz="0" w:space="0" w:color="auto"/>
            <w:bottom w:val="none" w:sz="0" w:space="0" w:color="auto"/>
            <w:right w:val="none" w:sz="0" w:space="0" w:color="auto"/>
          </w:divBdr>
        </w:div>
        <w:div w:id="1986465218">
          <w:marLeft w:val="640"/>
          <w:marRight w:val="0"/>
          <w:marTop w:val="0"/>
          <w:marBottom w:val="0"/>
          <w:divBdr>
            <w:top w:val="none" w:sz="0" w:space="0" w:color="auto"/>
            <w:left w:val="none" w:sz="0" w:space="0" w:color="auto"/>
            <w:bottom w:val="none" w:sz="0" w:space="0" w:color="auto"/>
            <w:right w:val="none" w:sz="0" w:space="0" w:color="auto"/>
          </w:divBdr>
        </w:div>
        <w:div w:id="1998460112">
          <w:marLeft w:val="640"/>
          <w:marRight w:val="0"/>
          <w:marTop w:val="0"/>
          <w:marBottom w:val="0"/>
          <w:divBdr>
            <w:top w:val="none" w:sz="0" w:space="0" w:color="auto"/>
            <w:left w:val="none" w:sz="0" w:space="0" w:color="auto"/>
            <w:bottom w:val="none" w:sz="0" w:space="0" w:color="auto"/>
            <w:right w:val="none" w:sz="0" w:space="0" w:color="auto"/>
          </w:divBdr>
        </w:div>
        <w:div w:id="2015524684">
          <w:marLeft w:val="640"/>
          <w:marRight w:val="0"/>
          <w:marTop w:val="0"/>
          <w:marBottom w:val="0"/>
          <w:divBdr>
            <w:top w:val="none" w:sz="0" w:space="0" w:color="auto"/>
            <w:left w:val="none" w:sz="0" w:space="0" w:color="auto"/>
            <w:bottom w:val="none" w:sz="0" w:space="0" w:color="auto"/>
            <w:right w:val="none" w:sz="0" w:space="0" w:color="auto"/>
          </w:divBdr>
        </w:div>
        <w:div w:id="2055422551">
          <w:marLeft w:val="640"/>
          <w:marRight w:val="0"/>
          <w:marTop w:val="0"/>
          <w:marBottom w:val="0"/>
          <w:divBdr>
            <w:top w:val="none" w:sz="0" w:space="0" w:color="auto"/>
            <w:left w:val="none" w:sz="0" w:space="0" w:color="auto"/>
            <w:bottom w:val="none" w:sz="0" w:space="0" w:color="auto"/>
            <w:right w:val="none" w:sz="0" w:space="0" w:color="auto"/>
          </w:divBdr>
        </w:div>
        <w:div w:id="2065134567">
          <w:marLeft w:val="640"/>
          <w:marRight w:val="0"/>
          <w:marTop w:val="0"/>
          <w:marBottom w:val="0"/>
          <w:divBdr>
            <w:top w:val="none" w:sz="0" w:space="0" w:color="auto"/>
            <w:left w:val="none" w:sz="0" w:space="0" w:color="auto"/>
            <w:bottom w:val="none" w:sz="0" w:space="0" w:color="auto"/>
            <w:right w:val="none" w:sz="0" w:space="0" w:color="auto"/>
          </w:divBdr>
        </w:div>
        <w:div w:id="2066639638">
          <w:marLeft w:val="640"/>
          <w:marRight w:val="0"/>
          <w:marTop w:val="0"/>
          <w:marBottom w:val="0"/>
          <w:divBdr>
            <w:top w:val="none" w:sz="0" w:space="0" w:color="auto"/>
            <w:left w:val="none" w:sz="0" w:space="0" w:color="auto"/>
            <w:bottom w:val="none" w:sz="0" w:space="0" w:color="auto"/>
            <w:right w:val="none" w:sz="0" w:space="0" w:color="auto"/>
          </w:divBdr>
        </w:div>
        <w:div w:id="2070882943">
          <w:marLeft w:val="640"/>
          <w:marRight w:val="0"/>
          <w:marTop w:val="0"/>
          <w:marBottom w:val="0"/>
          <w:divBdr>
            <w:top w:val="none" w:sz="0" w:space="0" w:color="auto"/>
            <w:left w:val="none" w:sz="0" w:space="0" w:color="auto"/>
            <w:bottom w:val="none" w:sz="0" w:space="0" w:color="auto"/>
            <w:right w:val="none" w:sz="0" w:space="0" w:color="auto"/>
          </w:divBdr>
        </w:div>
        <w:div w:id="2125073935">
          <w:marLeft w:val="640"/>
          <w:marRight w:val="0"/>
          <w:marTop w:val="0"/>
          <w:marBottom w:val="0"/>
          <w:divBdr>
            <w:top w:val="none" w:sz="0" w:space="0" w:color="auto"/>
            <w:left w:val="none" w:sz="0" w:space="0" w:color="auto"/>
            <w:bottom w:val="none" w:sz="0" w:space="0" w:color="auto"/>
            <w:right w:val="none" w:sz="0" w:space="0" w:color="auto"/>
          </w:divBdr>
        </w:div>
        <w:div w:id="2131776654">
          <w:marLeft w:val="640"/>
          <w:marRight w:val="0"/>
          <w:marTop w:val="0"/>
          <w:marBottom w:val="0"/>
          <w:divBdr>
            <w:top w:val="none" w:sz="0" w:space="0" w:color="auto"/>
            <w:left w:val="none" w:sz="0" w:space="0" w:color="auto"/>
            <w:bottom w:val="none" w:sz="0" w:space="0" w:color="auto"/>
            <w:right w:val="none" w:sz="0" w:space="0" w:color="auto"/>
          </w:divBdr>
        </w:div>
        <w:div w:id="2135366991">
          <w:marLeft w:val="640"/>
          <w:marRight w:val="0"/>
          <w:marTop w:val="0"/>
          <w:marBottom w:val="0"/>
          <w:divBdr>
            <w:top w:val="none" w:sz="0" w:space="0" w:color="auto"/>
            <w:left w:val="none" w:sz="0" w:space="0" w:color="auto"/>
            <w:bottom w:val="none" w:sz="0" w:space="0" w:color="auto"/>
            <w:right w:val="none" w:sz="0" w:space="0" w:color="auto"/>
          </w:divBdr>
        </w:div>
        <w:div w:id="2137871171">
          <w:marLeft w:val="640"/>
          <w:marRight w:val="0"/>
          <w:marTop w:val="0"/>
          <w:marBottom w:val="0"/>
          <w:divBdr>
            <w:top w:val="none" w:sz="0" w:space="0" w:color="auto"/>
            <w:left w:val="none" w:sz="0" w:space="0" w:color="auto"/>
            <w:bottom w:val="none" w:sz="0" w:space="0" w:color="auto"/>
            <w:right w:val="none" w:sz="0" w:space="0" w:color="auto"/>
          </w:divBdr>
        </w:div>
      </w:divsChild>
    </w:div>
    <w:div w:id="916669399">
      <w:marLeft w:val="640"/>
      <w:marRight w:val="0"/>
      <w:marTop w:val="0"/>
      <w:marBottom w:val="0"/>
      <w:divBdr>
        <w:top w:val="none" w:sz="0" w:space="0" w:color="auto"/>
        <w:left w:val="none" w:sz="0" w:space="0" w:color="auto"/>
        <w:bottom w:val="none" w:sz="0" w:space="0" w:color="auto"/>
        <w:right w:val="none" w:sz="0" w:space="0" w:color="auto"/>
      </w:divBdr>
    </w:div>
    <w:div w:id="917059655">
      <w:marLeft w:val="640"/>
      <w:marRight w:val="0"/>
      <w:marTop w:val="0"/>
      <w:marBottom w:val="0"/>
      <w:divBdr>
        <w:top w:val="none" w:sz="0" w:space="0" w:color="auto"/>
        <w:left w:val="none" w:sz="0" w:space="0" w:color="auto"/>
        <w:bottom w:val="none" w:sz="0" w:space="0" w:color="auto"/>
        <w:right w:val="none" w:sz="0" w:space="0" w:color="auto"/>
      </w:divBdr>
    </w:div>
    <w:div w:id="918369162">
      <w:marLeft w:val="640"/>
      <w:marRight w:val="0"/>
      <w:marTop w:val="0"/>
      <w:marBottom w:val="0"/>
      <w:divBdr>
        <w:top w:val="none" w:sz="0" w:space="0" w:color="auto"/>
        <w:left w:val="none" w:sz="0" w:space="0" w:color="auto"/>
        <w:bottom w:val="none" w:sz="0" w:space="0" w:color="auto"/>
        <w:right w:val="none" w:sz="0" w:space="0" w:color="auto"/>
      </w:divBdr>
    </w:div>
    <w:div w:id="918559947">
      <w:marLeft w:val="640"/>
      <w:marRight w:val="0"/>
      <w:marTop w:val="0"/>
      <w:marBottom w:val="0"/>
      <w:divBdr>
        <w:top w:val="none" w:sz="0" w:space="0" w:color="auto"/>
        <w:left w:val="none" w:sz="0" w:space="0" w:color="auto"/>
        <w:bottom w:val="none" w:sz="0" w:space="0" w:color="auto"/>
        <w:right w:val="none" w:sz="0" w:space="0" w:color="auto"/>
      </w:divBdr>
    </w:div>
    <w:div w:id="918754652">
      <w:marLeft w:val="640"/>
      <w:marRight w:val="0"/>
      <w:marTop w:val="0"/>
      <w:marBottom w:val="0"/>
      <w:divBdr>
        <w:top w:val="none" w:sz="0" w:space="0" w:color="auto"/>
        <w:left w:val="none" w:sz="0" w:space="0" w:color="auto"/>
        <w:bottom w:val="none" w:sz="0" w:space="0" w:color="auto"/>
        <w:right w:val="none" w:sz="0" w:space="0" w:color="auto"/>
      </w:divBdr>
    </w:div>
    <w:div w:id="919216051">
      <w:marLeft w:val="640"/>
      <w:marRight w:val="0"/>
      <w:marTop w:val="0"/>
      <w:marBottom w:val="0"/>
      <w:divBdr>
        <w:top w:val="none" w:sz="0" w:space="0" w:color="auto"/>
        <w:left w:val="none" w:sz="0" w:space="0" w:color="auto"/>
        <w:bottom w:val="none" w:sz="0" w:space="0" w:color="auto"/>
        <w:right w:val="none" w:sz="0" w:space="0" w:color="auto"/>
      </w:divBdr>
    </w:div>
    <w:div w:id="920523899">
      <w:marLeft w:val="640"/>
      <w:marRight w:val="0"/>
      <w:marTop w:val="0"/>
      <w:marBottom w:val="0"/>
      <w:divBdr>
        <w:top w:val="none" w:sz="0" w:space="0" w:color="auto"/>
        <w:left w:val="none" w:sz="0" w:space="0" w:color="auto"/>
        <w:bottom w:val="none" w:sz="0" w:space="0" w:color="auto"/>
        <w:right w:val="none" w:sz="0" w:space="0" w:color="auto"/>
      </w:divBdr>
    </w:div>
    <w:div w:id="921059966">
      <w:marLeft w:val="640"/>
      <w:marRight w:val="0"/>
      <w:marTop w:val="0"/>
      <w:marBottom w:val="0"/>
      <w:divBdr>
        <w:top w:val="none" w:sz="0" w:space="0" w:color="auto"/>
        <w:left w:val="none" w:sz="0" w:space="0" w:color="auto"/>
        <w:bottom w:val="none" w:sz="0" w:space="0" w:color="auto"/>
        <w:right w:val="none" w:sz="0" w:space="0" w:color="auto"/>
      </w:divBdr>
    </w:div>
    <w:div w:id="921528090">
      <w:marLeft w:val="640"/>
      <w:marRight w:val="0"/>
      <w:marTop w:val="0"/>
      <w:marBottom w:val="0"/>
      <w:divBdr>
        <w:top w:val="none" w:sz="0" w:space="0" w:color="auto"/>
        <w:left w:val="none" w:sz="0" w:space="0" w:color="auto"/>
        <w:bottom w:val="none" w:sz="0" w:space="0" w:color="auto"/>
        <w:right w:val="none" w:sz="0" w:space="0" w:color="auto"/>
      </w:divBdr>
    </w:div>
    <w:div w:id="923533518">
      <w:marLeft w:val="640"/>
      <w:marRight w:val="0"/>
      <w:marTop w:val="0"/>
      <w:marBottom w:val="0"/>
      <w:divBdr>
        <w:top w:val="none" w:sz="0" w:space="0" w:color="auto"/>
        <w:left w:val="none" w:sz="0" w:space="0" w:color="auto"/>
        <w:bottom w:val="none" w:sz="0" w:space="0" w:color="auto"/>
        <w:right w:val="none" w:sz="0" w:space="0" w:color="auto"/>
      </w:divBdr>
    </w:div>
    <w:div w:id="923808410">
      <w:marLeft w:val="640"/>
      <w:marRight w:val="0"/>
      <w:marTop w:val="0"/>
      <w:marBottom w:val="0"/>
      <w:divBdr>
        <w:top w:val="none" w:sz="0" w:space="0" w:color="auto"/>
        <w:left w:val="none" w:sz="0" w:space="0" w:color="auto"/>
        <w:bottom w:val="none" w:sz="0" w:space="0" w:color="auto"/>
        <w:right w:val="none" w:sz="0" w:space="0" w:color="auto"/>
      </w:divBdr>
    </w:div>
    <w:div w:id="923950166">
      <w:marLeft w:val="640"/>
      <w:marRight w:val="0"/>
      <w:marTop w:val="0"/>
      <w:marBottom w:val="0"/>
      <w:divBdr>
        <w:top w:val="none" w:sz="0" w:space="0" w:color="auto"/>
        <w:left w:val="none" w:sz="0" w:space="0" w:color="auto"/>
        <w:bottom w:val="none" w:sz="0" w:space="0" w:color="auto"/>
        <w:right w:val="none" w:sz="0" w:space="0" w:color="auto"/>
      </w:divBdr>
    </w:div>
    <w:div w:id="924069768">
      <w:marLeft w:val="640"/>
      <w:marRight w:val="0"/>
      <w:marTop w:val="0"/>
      <w:marBottom w:val="0"/>
      <w:divBdr>
        <w:top w:val="none" w:sz="0" w:space="0" w:color="auto"/>
        <w:left w:val="none" w:sz="0" w:space="0" w:color="auto"/>
        <w:bottom w:val="none" w:sz="0" w:space="0" w:color="auto"/>
        <w:right w:val="none" w:sz="0" w:space="0" w:color="auto"/>
      </w:divBdr>
    </w:div>
    <w:div w:id="925191404">
      <w:marLeft w:val="640"/>
      <w:marRight w:val="0"/>
      <w:marTop w:val="0"/>
      <w:marBottom w:val="0"/>
      <w:divBdr>
        <w:top w:val="none" w:sz="0" w:space="0" w:color="auto"/>
        <w:left w:val="none" w:sz="0" w:space="0" w:color="auto"/>
        <w:bottom w:val="none" w:sz="0" w:space="0" w:color="auto"/>
        <w:right w:val="none" w:sz="0" w:space="0" w:color="auto"/>
      </w:divBdr>
    </w:div>
    <w:div w:id="925453361">
      <w:marLeft w:val="640"/>
      <w:marRight w:val="0"/>
      <w:marTop w:val="0"/>
      <w:marBottom w:val="0"/>
      <w:divBdr>
        <w:top w:val="none" w:sz="0" w:space="0" w:color="auto"/>
        <w:left w:val="none" w:sz="0" w:space="0" w:color="auto"/>
        <w:bottom w:val="none" w:sz="0" w:space="0" w:color="auto"/>
        <w:right w:val="none" w:sz="0" w:space="0" w:color="auto"/>
      </w:divBdr>
    </w:div>
    <w:div w:id="925459834">
      <w:marLeft w:val="640"/>
      <w:marRight w:val="0"/>
      <w:marTop w:val="0"/>
      <w:marBottom w:val="0"/>
      <w:divBdr>
        <w:top w:val="none" w:sz="0" w:space="0" w:color="auto"/>
        <w:left w:val="none" w:sz="0" w:space="0" w:color="auto"/>
        <w:bottom w:val="none" w:sz="0" w:space="0" w:color="auto"/>
        <w:right w:val="none" w:sz="0" w:space="0" w:color="auto"/>
      </w:divBdr>
    </w:div>
    <w:div w:id="926960690">
      <w:marLeft w:val="640"/>
      <w:marRight w:val="0"/>
      <w:marTop w:val="0"/>
      <w:marBottom w:val="0"/>
      <w:divBdr>
        <w:top w:val="none" w:sz="0" w:space="0" w:color="auto"/>
        <w:left w:val="none" w:sz="0" w:space="0" w:color="auto"/>
        <w:bottom w:val="none" w:sz="0" w:space="0" w:color="auto"/>
        <w:right w:val="none" w:sz="0" w:space="0" w:color="auto"/>
      </w:divBdr>
    </w:div>
    <w:div w:id="927468815">
      <w:marLeft w:val="640"/>
      <w:marRight w:val="0"/>
      <w:marTop w:val="0"/>
      <w:marBottom w:val="0"/>
      <w:divBdr>
        <w:top w:val="none" w:sz="0" w:space="0" w:color="auto"/>
        <w:left w:val="none" w:sz="0" w:space="0" w:color="auto"/>
        <w:bottom w:val="none" w:sz="0" w:space="0" w:color="auto"/>
        <w:right w:val="none" w:sz="0" w:space="0" w:color="auto"/>
      </w:divBdr>
    </w:div>
    <w:div w:id="929050361">
      <w:marLeft w:val="640"/>
      <w:marRight w:val="0"/>
      <w:marTop w:val="0"/>
      <w:marBottom w:val="0"/>
      <w:divBdr>
        <w:top w:val="none" w:sz="0" w:space="0" w:color="auto"/>
        <w:left w:val="none" w:sz="0" w:space="0" w:color="auto"/>
        <w:bottom w:val="none" w:sz="0" w:space="0" w:color="auto"/>
        <w:right w:val="none" w:sz="0" w:space="0" w:color="auto"/>
      </w:divBdr>
    </w:div>
    <w:div w:id="929850214">
      <w:marLeft w:val="640"/>
      <w:marRight w:val="0"/>
      <w:marTop w:val="0"/>
      <w:marBottom w:val="0"/>
      <w:divBdr>
        <w:top w:val="none" w:sz="0" w:space="0" w:color="auto"/>
        <w:left w:val="none" w:sz="0" w:space="0" w:color="auto"/>
        <w:bottom w:val="none" w:sz="0" w:space="0" w:color="auto"/>
        <w:right w:val="none" w:sz="0" w:space="0" w:color="auto"/>
      </w:divBdr>
    </w:div>
    <w:div w:id="930089940">
      <w:marLeft w:val="640"/>
      <w:marRight w:val="0"/>
      <w:marTop w:val="0"/>
      <w:marBottom w:val="0"/>
      <w:divBdr>
        <w:top w:val="none" w:sz="0" w:space="0" w:color="auto"/>
        <w:left w:val="none" w:sz="0" w:space="0" w:color="auto"/>
        <w:bottom w:val="none" w:sz="0" w:space="0" w:color="auto"/>
        <w:right w:val="none" w:sz="0" w:space="0" w:color="auto"/>
      </w:divBdr>
    </w:div>
    <w:div w:id="930312017">
      <w:marLeft w:val="640"/>
      <w:marRight w:val="0"/>
      <w:marTop w:val="0"/>
      <w:marBottom w:val="0"/>
      <w:divBdr>
        <w:top w:val="none" w:sz="0" w:space="0" w:color="auto"/>
        <w:left w:val="none" w:sz="0" w:space="0" w:color="auto"/>
        <w:bottom w:val="none" w:sz="0" w:space="0" w:color="auto"/>
        <w:right w:val="none" w:sz="0" w:space="0" w:color="auto"/>
      </w:divBdr>
    </w:div>
    <w:div w:id="931858917">
      <w:marLeft w:val="640"/>
      <w:marRight w:val="0"/>
      <w:marTop w:val="0"/>
      <w:marBottom w:val="0"/>
      <w:divBdr>
        <w:top w:val="none" w:sz="0" w:space="0" w:color="auto"/>
        <w:left w:val="none" w:sz="0" w:space="0" w:color="auto"/>
        <w:bottom w:val="none" w:sz="0" w:space="0" w:color="auto"/>
        <w:right w:val="none" w:sz="0" w:space="0" w:color="auto"/>
      </w:divBdr>
    </w:div>
    <w:div w:id="932588719">
      <w:marLeft w:val="640"/>
      <w:marRight w:val="0"/>
      <w:marTop w:val="0"/>
      <w:marBottom w:val="0"/>
      <w:divBdr>
        <w:top w:val="none" w:sz="0" w:space="0" w:color="auto"/>
        <w:left w:val="none" w:sz="0" w:space="0" w:color="auto"/>
        <w:bottom w:val="none" w:sz="0" w:space="0" w:color="auto"/>
        <w:right w:val="none" w:sz="0" w:space="0" w:color="auto"/>
      </w:divBdr>
    </w:div>
    <w:div w:id="933051380">
      <w:marLeft w:val="640"/>
      <w:marRight w:val="0"/>
      <w:marTop w:val="0"/>
      <w:marBottom w:val="0"/>
      <w:divBdr>
        <w:top w:val="none" w:sz="0" w:space="0" w:color="auto"/>
        <w:left w:val="none" w:sz="0" w:space="0" w:color="auto"/>
        <w:bottom w:val="none" w:sz="0" w:space="0" w:color="auto"/>
        <w:right w:val="none" w:sz="0" w:space="0" w:color="auto"/>
      </w:divBdr>
    </w:div>
    <w:div w:id="933175041">
      <w:marLeft w:val="640"/>
      <w:marRight w:val="0"/>
      <w:marTop w:val="0"/>
      <w:marBottom w:val="0"/>
      <w:divBdr>
        <w:top w:val="none" w:sz="0" w:space="0" w:color="auto"/>
        <w:left w:val="none" w:sz="0" w:space="0" w:color="auto"/>
        <w:bottom w:val="none" w:sz="0" w:space="0" w:color="auto"/>
        <w:right w:val="none" w:sz="0" w:space="0" w:color="auto"/>
      </w:divBdr>
    </w:div>
    <w:div w:id="933366207">
      <w:marLeft w:val="640"/>
      <w:marRight w:val="0"/>
      <w:marTop w:val="0"/>
      <w:marBottom w:val="0"/>
      <w:divBdr>
        <w:top w:val="none" w:sz="0" w:space="0" w:color="auto"/>
        <w:left w:val="none" w:sz="0" w:space="0" w:color="auto"/>
        <w:bottom w:val="none" w:sz="0" w:space="0" w:color="auto"/>
        <w:right w:val="none" w:sz="0" w:space="0" w:color="auto"/>
      </w:divBdr>
    </w:div>
    <w:div w:id="933393431">
      <w:marLeft w:val="640"/>
      <w:marRight w:val="0"/>
      <w:marTop w:val="0"/>
      <w:marBottom w:val="0"/>
      <w:divBdr>
        <w:top w:val="none" w:sz="0" w:space="0" w:color="auto"/>
        <w:left w:val="none" w:sz="0" w:space="0" w:color="auto"/>
        <w:bottom w:val="none" w:sz="0" w:space="0" w:color="auto"/>
        <w:right w:val="none" w:sz="0" w:space="0" w:color="auto"/>
      </w:divBdr>
    </w:div>
    <w:div w:id="933394932">
      <w:marLeft w:val="640"/>
      <w:marRight w:val="0"/>
      <w:marTop w:val="0"/>
      <w:marBottom w:val="0"/>
      <w:divBdr>
        <w:top w:val="none" w:sz="0" w:space="0" w:color="auto"/>
        <w:left w:val="none" w:sz="0" w:space="0" w:color="auto"/>
        <w:bottom w:val="none" w:sz="0" w:space="0" w:color="auto"/>
        <w:right w:val="none" w:sz="0" w:space="0" w:color="auto"/>
      </w:divBdr>
    </w:div>
    <w:div w:id="933513856">
      <w:marLeft w:val="640"/>
      <w:marRight w:val="0"/>
      <w:marTop w:val="0"/>
      <w:marBottom w:val="0"/>
      <w:divBdr>
        <w:top w:val="none" w:sz="0" w:space="0" w:color="auto"/>
        <w:left w:val="none" w:sz="0" w:space="0" w:color="auto"/>
        <w:bottom w:val="none" w:sz="0" w:space="0" w:color="auto"/>
        <w:right w:val="none" w:sz="0" w:space="0" w:color="auto"/>
      </w:divBdr>
    </w:div>
    <w:div w:id="933778670">
      <w:marLeft w:val="640"/>
      <w:marRight w:val="0"/>
      <w:marTop w:val="0"/>
      <w:marBottom w:val="0"/>
      <w:divBdr>
        <w:top w:val="none" w:sz="0" w:space="0" w:color="auto"/>
        <w:left w:val="none" w:sz="0" w:space="0" w:color="auto"/>
        <w:bottom w:val="none" w:sz="0" w:space="0" w:color="auto"/>
        <w:right w:val="none" w:sz="0" w:space="0" w:color="auto"/>
      </w:divBdr>
    </w:div>
    <w:div w:id="934286640">
      <w:marLeft w:val="640"/>
      <w:marRight w:val="0"/>
      <w:marTop w:val="0"/>
      <w:marBottom w:val="0"/>
      <w:divBdr>
        <w:top w:val="none" w:sz="0" w:space="0" w:color="auto"/>
        <w:left w:val="none" w:sz="0" w:space="0" w:color="auto"/>
        <w:bottom w:val="none" w:sz="0" w:space="0" w:color="auto"/>
        <w:right w:val="none" w:sz="0" w:space="0" w:color="auto"/>
      </w:divBdr>
    </w:div>
    <w:div w:id="935674142">
      <w:marLeft w:val="640"/>
      <w:marRight w:val="0"/>
      <w:marTop w:val="0"/>
      <w:marBottom w:val="0"/>
      <w:divBdr>
        <w:top w:val="none" w:sz="0" w:space="0" w:color="auto"/>
        <w:left w:val="none" w:sz="0" w:space="0" w:color="auto"/>
        <w:bottom w:val="none" w:sz="0" w:space="0" w:color="auto"/>
        <w:right w:val="none" w:sz="0" w:space="0" w:color="auto"/>
      </w:divBdr>
    </w:div>
    <w:div w:id="935791589">
      <w:marLeft w:val="640"/>
      <w:marRight w:val="0"/>
      <w:marTop w:val="0"/>
      <w:marBottom w:val="0"/>
      <w:divBdr>
        <w:top w:val="none" w:sz="0" w:space="0" w:color="auto"/>
        <w:left w:val="none" w:sz="0" w:space="0" w:color="auto"/>
        <w:bottom w:val="none" w:sz="0" w:space="0" w:color="auto"/>
        <w:right w:val="none" w:sz="0" w:space="0" w:color="auto"/>
      </w:divBdr>
    </w:div>
    <w:div w:id="935795520">
      <w:marLeft w:val="640"/>
      <w:marRight w:val="0"/>
      <w:marTop w:val="0"/>
      <w:marBottom w:val="0"/>
      <w:divBdr>
        <w:top w:val="none" w:sz="0" w:space="0" w:color="auto"/>
        <w:left w:val="none" w:sz="0" w:space="0" w:color="auto"/>
        <w:bottom w:val="none" w:sz="0" w:space="0" w:color="auto"/>
        <w:right w:val="none" w:sz="0" w:space="0" w:color="auto"/>
      </w:divBdr>
    </w:div>
    <w:div w:id="936212374">
      <w:marLeft w:val="640"/>
      <w:marRight w:val="0"/>
      <w:marTop w:val="0"/>
      <w:marBottom w:val="0"/>
      <w:divBdr>
        <w:top w:val="none" w:sz="0" w:space="0" w:color="auto"/>
        <w:left w:val="none" w:sz="0" w:space="0" w:color="auto"/>
        <w:bottom w:val="none" w:sz="0" w:space="0" w:color="auto"/>
        <w:right w:val="none" w:sz="0" w:space="0" w:color="auto"/>
      </w:divBdr>
    </w:div>
    <w:div w:id="937642011">
      <w:marLeft w:val="640"/>
      <w:marRight w:val="0"/>
      <w:marTop w:val="0"/>
      <w:marBottom w:val="0"/>
      <w:divBdr>
        <w:top w:val="none" w:sz="0" w:space="0" w:color="auto"/>
        <w:left w:val="none" w:sz="0" w:space="0" w:color="auto"/>
        <w:bottom w:val="none" w:sz="0" w:space="0" w:color="auto"/>
        <w:right w:val="none" w:sz="0" w:space="0" w:color="auto"/>
      </w:divBdr>
    </w:div>
    <w:div w:id="937981583">
      <w:marLeft w:val="640"/>
      <w:marRight w:val="0"/>
      <w:marTop w:val="0"/>
      <w:marBottom w:val="0"/>
      <w:divBdr>
        <w:top w:val="none" w:sz="0" w:space="0" w:color="auto"/>
        <w:left w:val="none" w:sz="0" w:space="0" w:color="auto"/>
        <w:bottom w:val="none" w:sz="0" w:space="0" w:color="auto"/>
        <w:right w:val="none" w:sz="0" w:space="0" w:color="auto"/>
      </w:divBdr>
    </w:div>
    <w:div w:id="938486785">
      <w:marLeft w:val="640"/>
      <w:marRight w:val="0"/>
      <w:marTop w:val="0"/>
      <w:marBottom w:val="0"/>
      <w:divBdr>
        <w:top w:val="none" w:sz="0" w:space="0" w:color="auto"/>
        <w:left w:val="none" w:sz="0" w:space="0" w:color="auto"/>
        <w:bottom w:val="none" w:sz="0" w:space="0" w:color="auto"/>
        <w:right w:val="none" w:sz="0" w:space="0" w:color="auto"/>
      </w:divBdr>
    </w:div>
    <w:div w:id="938678587">
      <w:marLeft w:val="640"/>
      <w:marRight w:val="0"/>
      <w:marTop w:val="0"/>
      <w:marBottom w:val="0"/>
      <w:divBdr>
        <w:top w:val="none" w:sz="0" w:space="0" w:color="auto"/>
        <w:left w:val="none" w:sz="0" w:space="0" w:color="auto"/>
        <w:bottom w:val="none" w:sz="0" w:space="0" w:color="auto"/>
        <w:right w:val="none" w:sz="0" w:space="0" w:color="auto"/>
      </w:divBdr>
    </w:div>
    <w:div w:id="938876743">
      <w:marLeft w:val="640"/>
      <w:marRight w:val="0"/>
      <w:marTop w:val="0"/>
      <w:marBottom w:val="0"/>
      <w:divBdr>
        <w:top w:val="none" w:sz="0" w:space="0" w:color="auto"/>
        <w:left w:val="none" w:sz="0" w:space="0" w:color="auto"/>
        <w:bottom w:val="none" w:sz="0" w:space="0" w:color="auto"/>
        <w:right w:val="none" w:sz="0" w:space="0" w:color="auto"/>
      </w:divBdr>
    </w:div>
    <w:div w:id="939291436">
      <w:marLeft w:val="640"/>
      <w:marRight w:val="0"/>
      <w:marTop w:val="0"/>
      <w:marBottom w:val="0"/>
      <w:divBdr>
        <w:top w:val="none" w:sz="0" w:space="0" w:color="auto"/>
        <w:left w:val="none" w:sz="0" w:space="0" w:color="auto"/>
        <w:bottom w:val="none" w:sz="0" w:space="0" w:color="auto"/>
        <w:right w:val="none" w:sz="0" w:space="0" w:color="auto"/>
      </w:divBdr>
    </w:div>
    <w:div w:id="939529621">
      <w:marLeft w:val="640"/>
      <w:marRight w:val="0"/>
      <w:marTop w:val="0"/>
      <w:marBottom w:val="0"/>
      <w:divBdr>
        <w:top w:val="none" w:sz="0" w:space="0" w:color="auto"/>
        <w:left w:val="none" w:sz="0" w:space="0" w:color="auto"/>
        <w:bottom w:val="none" w:sz="0" w:space="0" w:color="auto"/>
        <w:right w:val="none" w:sz="0" w:space="0" w:color="auto"/>
      </w:divBdr>
    </w:div>
    <w:div w:id="939948569">
      <w:marLeft w:val="640"/>
      <w:marRight w:val="0"/>
      <w:marTop w:val="0"/>
      <w:marBottom w:val="0"/>
      <w:divBdr>
        <w:top w:val="none" w:sz="0" w:space="0" w:color="auto"/>
        <w:left w:val="none" w:sz="0" w:space="0" w:color="auto"/>
        <w:bottom w:val="none" w:sz="0" w:space="0" w:color="auto"/>
        <w:right w:val="none" w:sz="0" w:space="0" w:color="auto"/>
      </w:divBdr>
    </w:div>
    <w:div w:id="940376194">
      <w:marLeft w:val="640"/>
      <w:marRight w:val="0"/>
      <w:marTop w:val="0"/>
      <w:marBottom w:val="0"/>
      <w:divBdr>
        <w:top w:val="none" w:sz="0" w:space="0" w:color="auto"/>
        <w:left w:val="none" w:sz="0" w:space="0" w:color="auto"/>
        <w:bottom w:val="none" w:sz="0" w:space="0" w:color="auto"/>
        <w:right w:val="none" w:sz="0" w:space="0" w:color="auto"/>
      </w:divBdr>
    </w:div>
    <w:div w:id="940381404">
      <w:marLeft w:val="640"/>
      <w:marRight w:val="0"/>
      <w:marTop w:val="0"/>
      <w:marBottom w:val="0"/>
      <w:divBdr>
        <w:top w:val="none" w:sz="0" w:space="0" w:color="auto"/>
        <w:left w:val="none" w:sz="0" w:space="0" w:color="auto"/>
        <w:bottom w:val="none" w:sz="0" w:space="0" w:color="auto"/>
        <w:right w:val="none" w:sz="0" w:space="0" w:color="auto"/>
      </w:divBdr>
    </w:div>
    <w:div w:id="940449967">
      <w:marLeft w:val="640"/>
      <w:marRight w:val="0"/>
      <w:marTop w:val="0"/>
      <w:marBottom w:val="0"/>
      <w:divBdr>
        <w:top w:val="none" w:sz="0" w:space="0" w:color="auto"/>
        <w:left w:val="none" w:sz="0" w:space="0" w:color="auto"/>
        <w:bottom w:val="none" w:sz="0" w:space="0" w:color="auto"/>
        <w:right w:val="none" w:sz="0" w:space="0" w:color="auto"/>
      </w:divBdr>
    </w:div>
    <w:div w:id="941569930">
      <w:marLeft w:val="640"/>
      <w:marRight w:val="0"/>
      <w:marTop w:val="0"/>
      <w:marBottom w:val="0"/>
      <w:divBdr>
        <w:top w:val="none" w:sz="0" w:space="0" w:color="auto"/>
        <w:left w:val="none" w:sz="0" w:space="0" w:color="auto"/>
        <w:bottom w:val="none" w:sz="0" w:space="0" w:color="auto"/>
        <w:right w:val="none" w:sz="0" w:space="0" w:color="auto"/>
      </w:divBdr>
    </w:div>
    <w:div w:id="941915900">
      <w:marLeft w:val="640"/>
      <w:marRight w:val="0"/>
      <w:marTop w:val="0"/>
      <w:marBottom w:val="0"/>
      <w:divBdr>
        <w:top w:val="none" w:sz="0" w:space="0" w:color="auto"/>
        <w:left w:val="none" w:sz="0" w:space="0" w:color="auto"/>
        <w:bottom w:val="none" w:sz="0" w:space="0" w:color="auto"/>
        <w:right w:val="none" w:sz="0" w:space="0" w:color="auto"/>
      </w:divBdr>
    </w:div>
    <w:div w:id="942147606">
      <w:marLeft w:val="640"/>
      <w:marRight w:val="0"/>
      <w:marTop w:val="0"/>
      <w:marBottom w:val="0"/>
      <w:divBdr>
        <w:top w:val="none" w:sz="0" w:space="0" w:color="auto"/>
        <w:left w:val="none" w:sz="0" w:space="0" w:color="auto"/>
        <w:bottom w:val="none" w:sz="0" w:space="0" w:color="auto"/>
        <w:right w:val="none" w:sz="0" w:space="0" w:color="auto"/>
      </w:divBdr>
    </w:div>
    <w:div w:id="942298475">
      <w:marLeft w:val="640"/>
      <w:marRight w:val="0"/>
      <w:marTop w:val="0"/>
      <w:marBottom w:val="0"/>
      <w:divBdr>
        <w:top w:val="none" w:sz="0" w:space="0" w:color="auto"/>
        <w:left w:val="none" w:sz="0" w:space="0" w:color="auto"/>
        <w:bottom w:val="none" w:sz="0" w:space="0" w:color="auto"/>
        <w:right w:val="none" w:sz="0" w:space="0" w:color="auto"/>
      </w:divBdr>
    </w:div>
    <w:div w:id="943272846">
      <w:marLeft w:val="640"/>
      <w:marRight w:val="0"/>
      <w:marTop w:val="0"/>
      <w:marBottom w:val="0"/>
      <w:divBdr>
        <w:top w:val="none" w:sz="0" w:space="0" w:color="auto"/>
        <w:left w:val="none" w:sz="0" w:space="0" w:color="auto"/>
        <w:bottom w:val="none" w:sz="0" w:space="0" w:color="auto"/>
        <w:right w:val="none" w:sz="0" w:space="0" w:color="auto"/>
      </w:divBdr>
    </w:div>
    <w:div w:id="943880304">
      <w:marLeft w:val="640"/>
      <w:marRight w:val="0"/>
      <w:marTop w:val="0"/>
      <w:marBottom w:val="0"/>
      <w:divBdr>
        <w:top w:val="none" w:sz="0" w:space="0" w:color="auto"/>
        <w:left w:val="none" w:sz="0" w:space="0" w:color="auto"/>
        <w:bottom w:val="none" w:sz="0" w:space="0" w:color="auto"/>
        <w:right w:val="none" w:sz="0" w:space="0" w:color="auto"/>
      </w:divBdr>
    </w:div>
    <w:div w:id="944461601">
      <w:marLeft w:val="640"/>
      <w:marRight w:val="0"/>
      <w:marTop w:val="0"/>
      <w:marBottom w:val="0"/>
      <w:divBdr>
        <w:top w:val="none" w:sz="0" w:space="0" w:color="auto"/>
        <w:left w:val="none" w:sz="0" w:space="0" w:color="auto"/>
        <w:bottom w:val="none" w:sz="0" w:space="0" w:color="auto"/>
        <w:right w:val="none" w:sz="0" w:space="0" w:color="auto"/>
      </w:divBdr>
    </w:div>
    <w:div w:id="944532766">
      <w:marLeft w:val="640"/>
      <w:marRight w:val="0"/>
      <w:marTop w:val="0"/>
      <w:marBottom w:val="0"/>
      <w:divBdr>
        <w:top w:val="none" w:sz="0" w:space="0" w:color="auto"/>
        <w:left w:val="none" w:sz="0" w:space="0" w:color="auto"/>
        <w:bottom w:val="none" w:sz="0" w:space="0" w:color="auto"/>
        <w:right w:val="none" w:sz="0" w:space="0" w:color="auto"/>
      </w:divBdr>
    </w:div>
    <w:div w:id="945043957">
      <w:marLeft w:val="640"/>
      <w:marRight w:val="0"/>
      <w:marTop w:val="0"/>
      <w:marBottom w:val="0"/>
      <w:divBdr>
        <w:top w:val="none" w:sz="0" w:space="0" w:color="auto"/>
        <w:left w:val="none" w:sz="0" w:space="0" w:color="auto"/>
        <w:bottom w:val="none" w:sz="0" w:space="0" w:color="auto"/>
        <w:right w:val="none" w:sz="0" w:space="0" w:color="auto"/>
      </w:divBdr>
    </w:div>
    <w:div w:id="945577484">
      <w:marLeft w:val="640"/>
      <w:marRight w:val="0"/>
      <w:marTop w:val="0"/>
      <w:marBottom w:val="0"/>
      <w:divBdr>
        <w:top w:val="none" w:sz="0" w:space="0" w:color="auto"/>
        <w:left w:val="none" w:sz="0" w:space="0" w:color="auto"/>
        <w:bottom w:val="none" w:sz="0" w:space="0" w:color="auto"/>
        <w:right w:val="none" w:sz="0" w:space="0" w:color="auto"/>
      </w:divBdr>
    </w:div>
    <w:div w:id="945963706">
      <w:marLeft w:val="640"/>
      <w:marRight w:val="0"/>
      <w:marTop w:val="0"/>
      <w:marBottom w:val="0"/>
      <w:divBdr>
        <w:top w:val="none" w:sz="0" w:space="0" w:color="auto"/>
        <w:left w:val="none" w:sz="0" w:space="0" w:color="auto"/>
        <w:bottom w:val="none" w:sz="0" w:space="0" w:color="auto"/>
        <w:right w:val="none" w:sz="0" w:space="0" w:color="auto"/>
      </w:divBdr>
    </w:div>
    <w:div w:id="946429462">
      <w:marLeft w:val="640"/>
      <w:marRight w:val="0"/>
      <w:marTop w:val="0"/>
      <w:marBottom w:val="0"/>
      <w:divBdr>
        <w:top w:val="none" w:sz="0" w:space="0" w:color="auto"/>
        <w:left w:val="none" w:sz="0" w:space="0" w:color="auto"/>
        <w:bottom w:val="none" w:sz="0" w:space="0" w:color="auto"/>
        <w:right w:val="none" w:sz="0" w:space="0" w:color="auto"/>
      </w:divBdr>
    </w:div>
    <w:div w:id="946737534">
      <w:marLeft w:val="640"/>
      <w:marRight w:val="0"/>
      <w:marTop w:val="0"/>
      <w:marBottom w:val="0"/>
      <w:divBdr>
        <w:top w:val="none" w:sz="0" w:space="0" w:color="auto"/>
        <w:left w:val="none" w:sz="0" w:space="0" w:color="auto"/>
        <w:bottom w:val="none" w:sz="0" w:space="0" w:color="auto"/>
        <w:right w:val="none" w:sz="0" w:space="0" w:color="auto"/>
      </w:divBdr>
    </w:div>
    <w:div w:id="946809841">
      <w:marLeft w:val="640"/>
      <w:marRight w:val="0"/>
      <w:marTop w:val="0"/>
      <w:marBottom w:val="0"/>
      <w:divBdr>
        <w:top w:val="none" w:sz="0" w:space="0" w:color="auto"/>
        <w:left w:val="none" w:sz="0" w:space="0" w:color="auto"/>
        <w:bottom w:val="none" w:sz="0" w:space="0" w:color="auto"/>
        <w:right w:val="none" w:sz="0" w:space="0" w:color="auto"/>
      </w:divBdr>
    </w:div>
    <w:div w:id="947270999">
      <w:marLeft w:val="640"/>
      <w:marRight w:val="0"/>
      <w:marTop w:val="0"/>
      <w:marBottom w:val="0"/>
      <w:divBdr>
        <w:top w:val="none" w:sz="0" w:space="0" w:color="auto"/>
        <w:left w:val="none" w:sz="0" w:space="0" w:color="auto"/>
        <w:bottom w:val="none" w:sz="0" w:space="0" w:color="auto"/>
        <w:right w:val="none" w:sz="0" w:space="0" w:color="auto"/>
      </w:divBdr>
    </w:div>
    <w:div w:id="947273072">
      <w:marLeft w:val="640"/>
      <w:marRight w:val="0"/>
      <w:marTop w:val="0"/>
      <w:marBottom w:val="0"/>
      <w:divBdr>
        <w:top w:val="none" w:sz="0" w:space="0" w:color="auto"/>
        <w:left w:val="none" w:sz="0" w:space="0" w:color="auto"/>
        <w:bottom w:val="none" w:sz="0" w:space="0" w:color="auto"/>
        <w:right w:val="none" w:sz="0" w:space="0" w:color="auto"/>
      </w:divBdr>
    </w:div>
    <w:div w:id="947396069">
      <w:marLeft w:val="640"/>
      <w:marRight w:val="0"/>
      <w:marTop w:val="0"/>
      <w:marBottom w:val="0"/>
      <w:divBdr>
        <w:top w:val="none" w:sz="0" w:space="0" w:color="auto"/>
        <w:left w:val="none" w:sz="0" w:space="0" w:color="auto"/>
        <w:bottom w:val="none" w:sz="0" w:space="0" w:color="auto"/>
        <w:right w:val="none" w:sz="0" w:space="0" w:color="auto"/>
      </w:divBdr>
    </w:div>
    <w:div w:id="947742078">
      <w:marLeft w:val="640"/>
      <w:marRight w:val="0"/>
      <w:marTop w:val="0"/>
      <w:marBottom w:val="0"/>
      <w:divBdr>
        <w:top w:val="none" w:sz="0" w:space="0" w:color="auto"/>
        <w:left w:val="none" w:sz="0" w:space="0" w:color="auto"/>
        <w:bottom w:val="none" w:sz="0" w:space="0" w:color="auto"/>
        <w:right w:val="none" w:sz="0" w:space="0" w:color="auto"/>
      </w:divBdr>
    </w:div>
    <w:div w:id="948051543">
      <w:bodyDiv w:val="1"/>
      <w:marLeft w:val="0"/>
      <w:marRight w:val="0"/>
      <w:marTop w:val="0"/>
      <w:marBottom w:val="0"/>
      <w:divBdr>
        <w:top w:val="none" w:sz="0" w:space="0" w:color="auto"/>
        <w:left w:val="none" w:sz="0" w:space="0" w:color="auto"/>
        <w:bottom w:val="none" w:sz="0" w:space="0" w:color="auto"/>
        <w:right w:val="none" w:sz="0" w:space="0" w:color="auto"/>
      </w:divBdr>
    </w:div>
    <w:div w:id="948776479">
      <w:marLeft w:val="640"/>
      <w:marRight w:val="0"/>
      <w:marTop w:val="0"/>
      <w:marBottom w:val="0"/>
      <w:divBdr>
        <w:top w:val="none" w:sz="0" w:space="0" w:color="auto"/>
        <w:left w:val="none" w:sz="0" w:space="0" w:color="auto"/>
        <w:bottom w:val="none" w:sz="0" w:space="0" w:color="auto"/>
        <w:right w:val="none" w:sz="0" w:space="0" w:color="auto"/>
      </w:divBdr>
    </w:div>
    <w:div w:id="949317577">
      <w:marLeft w:val="640"/>
      <w:marRight w:val="0"/>
      <w:marTop w:val="0"/>
      <w:marBottom w:val="0"/>
      <w:divBdr>
        <w:top w:val="none" w:sz="0" w:space="0" w:color="auto"/>
        <w:left w:val="none" w:sz="0" w:space="0" w:color="auto"/>
        <w:bottom w:val="none" w:sz="0" w:space="0" w:color="auto"/>
        <w:right w:val="none" w:sz="0" w:space="0" w:color="auto"/>
      </w:divBdr>
    </w:div>
    <w:div w:id="950015045">
      <w:marLeft w:val="640"/>
      <w:marRight w:val="0"/>
      <w:marTop w:val="0"/>
      <w:marBottom w:val="0"/>
      <w:divBdr>
        <w:top w:val="none" w:sz="0" w:space="0" w:color="auto"/>
        <w:left w:val="none" w:sz="0" w:space="0" w:color="auto"/>
        <w:bottom w:val="none" w:sz="0" w:space="0" w:color="auto"/>
        <w:right w:val="none" w:sz="0" w:space="0" w:color="auto"/>
      </w:divBdr>
    </w:div>
    <w:div w:id="950359876">
      <w:marLeft w:val="640"/>
      <w:marRight w:val="0"/>
      <w:marTop w:val="0"/>
      <w:marBottom w:val="0"/>
      <w:divBdr>
        <w:top w:val="none" w:sz="0" w:space="0" w:color="auto"/>
        <w:left w:val="none" w:sz="0" w:space="0" w:color="auto"/>
        <w:bottom w:val="none" w:sz="0" w:space="0" w:color="auto"/>
        <w:right w:val="none" w:sz="0" w:space="0" w:color="auto"/>
      </w:divBdr>
    </w:div>
    <w:div w:id="950471858">
      <w:marLeft w:val="640"/>
      <w:marRight w:val="0"/>
      <w:marTop w:val="0"/>
      <w:marBottom w:val="0"/>
      <w:divBdr>
        <w:top w:val="none" w:sz="0" w:space="0" w:color="auto"/>
        <w:left w:val="none" w:sz="0" w:space="0" w:color="auto"/>
        <w:bottom w:val="none" w:sz="0" w:space="0" w:color="auto"/>
        <w:right w:val="none" w:sz="0" w:space="0" w:color="auto"/>
      </w:divBdr>
    </w:div>
    <w:div w:id="950553499">
      <w:marLeft w:val="640"/>
      <w:marRight w:val="0"/>
      <w:marTop w:val="0"/>
      <w:marBottom w:val="0"/>
      <w:divBdr>
        <w:top w:val="none" w:sz="0" w:space="0" w:color="auto"/>
        <w:left w:val="none" w:sz="0" w:space="0" w:color="auto"/>
        <w:bottom w:val="none" w:sz="0" w:space="0" w:color="auto"/>
        <w:right w:val="none" w:sz="0" w:space="0" w:color="auto"/>
      </w:divBdr>
    </w:div>
    <w:div w:id="951017081">
      <w:marLeft w:val="640"/>
      <w:marRight w:val="0"/>
      <w:marTop w:val="0"/>
      <w:marBottom w:val="0"/>
      <w:divBdr>
        <w:top w:val="none" w:sz="0" w:space="0" w:color="auto"/>
        <w:left w:val="none" w:sz="0" w:space="0" w:color="auto"/>
        <w:bottom w:val="none" w:sz="0" w:space="0" w:color="auto"/>
        <w:right w:val="none" w:sz="0" w:space="0" w:color="auto"/>
      </w:divBdr>
    </w:div>
    <w:div w:id="951060490">
      <w:marLeft w:val="640"/>
      <w:marRight w:val="0"/>
      <w:marTop w:val="0"/>
      <w:marBottom w:val="0"/>
      <w:divBdr>
        <w:top w:val="none" w:sz="0" w:space="0" w:color="auto"/>
        <w:left w:val="none" w:sz="0" w:space="0" w:color="auto"/>
        <w:bottom w:val="none" w:sz="0" w:space="0" w:color="auto"/>
        <w:right w:val="none" w:sz="0" w:space="0" w:color="auto"/>
      </w:divBdr>
    </w:div>
    <w:div w:id="952713120">
      <w:marLeft w:val="640"/>
      <w:marRight w:val="0"/>
      <w:marTop w:val="0"/>
      <w:marBottom w:val="0"/>
      <w:divBdr>
        <w:top w:val="none" w:sz="0" w:space="0" w:color="auto"/>
        <w:left w:val="none" w:sz="0" w:space="0" w:color="auto"/>
        <w:bottom w:val="none" w:sz="0" w:space="0" w:color="auto"/>
        <w:right w:val="none" w:sz="0" w:space="0" w:color="auto"/>
      </w:divBdr>
    </w:div>
    <w:div w:id="952903171">
      <w:marLeft w:val="640"/>
      <w:marRight w:val="0"/>
      <w:marTop w:val="0"/>
      <w:marBottom w:val="0"/>
      <w:divBdr>
        <w:top w:val="none" w:sz="0" w:space="0" w:color="auto"/>
        <w:left w:val="none" w:sz="0" w:space="0" w:color="auto"/>
        <w:bottom w:val="none" w:sz="0" w:space="0" w:color="auto"/>
        <w:right w:val="none" w:sz="0" w:space="0" w:color="auto"/>
      </w:divBdr>
    </w:div>
    <w:div w:id="952978619">
      <w:marLeft w:val="640"/>
      <w:marRight w:val="0"/>
      <w:marTop w:val="0"/>
      <w:marBottom w:val="0"/>
      <w:divBdr>
        <w:top w:val="none" w:sz="0" w:space="0" w:color="auto"/>
        <w:left w:val="none" w:sz="0" w:space="0" w:color="auto"/>
        <w:bottom w:val="none" w:sz="0" w:space="0" w:color="auto"/>
        <w:right w:val="none" w:sz="0" w:space="0" w:color="auto"/>
      </w:divBdr>
    </w:div>
    <w:div w:id="952983990">
      <w:marLeft w:val="640"/>
      <w:marRight w:val="0"/>
      <w:marTop w:val="0"/>
      <w:marBottom w:val="0"/>
      <w:divBdr>
        <w:top w:val="none" w:sz="0" w:space="0" w:color="auto"/>
        <w:left w:val="none" w:sz="0" w:space="0" w:color="auto"/>
        <w:bottom w:val="none" w:sz="0" w:space="0" w:color="auto"/>
        <w:right w:val="none" w:sz="0" w:space="0" w:color="auto"/>
      </w:divBdr>
    </w:div>
    <w:div w:id="953051421">
      <w:marLeft w:val="640"/>
      <w:marRight w:val="0"/>
      <w:marTop w:val="0"/>
      <w:marBottom w:val="0"/>
      <w:divBdr>
        <w:top w:val="none" w:sz="0" w:space="0" w:color="auto"/>
        <w:left w:val="none" w:sz="0" w:space="0" w:color="auto"/>
        <w:bottom w:val="none" w:sz="0" w:space="0" w:color="auto"/>
        <w:right w:val="none" w:sz="0" w:space="0" w:color="auto"/>
      </w:divBdr>
    </w:div>
    <w:div w:id="955330239">
      <w:marLeft w:val="640"/>
      <w:marRight w:val="0"/>
      <w:marTop w:val="0"/>
      <w:marBottom w:val="0"/>
      <w:divBdr>
        <w:top w:val="none" w:sz="0" w:space="0" w:color="auto"/>
        <w:left w:val="none" w:sz="0" w:space="0" w:color="auto"/>
        <w:bottom w:val="none" w:sz="0" w:space="0" w:color="auto"/>
        <w:right w:val="none" w:sz="0" w:space="0" w:color="auto"/>
      </w:divBdr>
    </w:div>
    <w:div w:id="955528199">
      <w:marLeft w:val="640"/>
      <w:marRight w:val="0"/>
      <w:marTop w:val="0"/>
      <w:marBottom w:val="0"/>
      <w:divBdr>
        <w:top w:val="none" w:sz="0" w:space="0" w:color="auto"/>
        <w:left w:val="none" w:sz="0" w:space="0" w:color="auto"/>
        <w:bottom w:val="none" w:sz="0" w:space="0" w:color="auto"/>
        <w:right w:val="none" w:sz="0" w:space="0" w:color="auto"/>
      </w:divBdr>
    </w:div>
    <w:div w:id="956792571">
      <w:marLeft w:val="640"/>
      <w:marRight w:val="0"/>
      <w:marTop w:val="0"/>
      <w:marBottom w:val="0"/>
      <w:divBdr>
        <w:top w:val="none" w:sz="0" w:space="0" w:color="auto"/>
        <w:left w:val="none" w:sz="0" w:space="0" w:color="auto"/>
        <w:bottom w:val="none" w:sz="0" w:space="0" w:color="auto"/>
        <w:right w:val="none" w:sz="0" w:space="0" w:color="auto"/>
      </w:divBdr>
    </w:div>
    <w:div w:id="957220351">
      <w:marLeft w:val="640"/>
      <w:marRight w:val="0"/>
      <w:marTop w:val="0"/>
      <w:marBottom w:val="0"/>
      <w:divBdr>
        <w:top w:val="none" w:sz="0" w:space="0" w:color="auto"/>
        <w:left w:val="none" w:sz="0" w:space="0" w:color="auto"/>
        <w:bottom w:val="none" w:sz="0" w:space="0" w:color="auto"/>
        <w:right w:val="none" w:sz="0" w:space="0" w:color="auto"/>
      </w:divBdr>
    </w:div>
    <w:div w:id="957370415">
      <w:marLeft w:val="640"/>
      <w:marRight w:val="0"/>
      <w:marTop w:val="0"/>
      <w:marBottom w:val="0"/>
      <w:divBdr>
        <w:top w:val="none" w:sz="0" w:space="0" w:color="auto"/>
        <w:left w:val="none" w:sz="0" w:space="0" w:color="auto"/>
        <w:bottom w:val="none" w:sz="0" w:space="0" w:color="auto"/>
        <w:right w:val="none" w:sz="0" w:space="0" w:color="auto"/>
      </w:divBdr>
    </w:div>
    <w:div w:id="957570095">
      <w:marLeft w:val="640"/>
      <w:marRight w:val="0"/>
      <w:marTop w:val="0"/>
      <w:marBottom w:val="0"/>
      <w:divBdr>
        <w:top w:val="none" w:sz="0" w:space="0" w:color="auto"/>
        <w:left w:val="none" w:sz="0" w:space="0" w:color="auto"/>
        <w:bottom w:val="none" w:sz="0" w:space="0" w:color="auto"/>
        <w:right w:val="none" w:sz="0" w:space="0" w:color="auto"/>
      </w:divBdr>
    </w:div>
    <w:div w:id="958295448">
      <w:marLeft w:val="640"/>
      <w:marRight w:val="0"/>
      <w:marTop w:val="0"/>
      <w:marBottom w:val="0"/>
      <w:divBdr>
        <w:top w:val="none" w:sz="0" w:space="0" w:color="auto"/>
        <w:left w:val="none" w:sz="0" w:space="0" w:color="auto"/>
        <w:bottom w:val="none" w:sz="0" w:space="0" w:color="auto"/>
        <w:right w:val="none" w:sz="0" w:space="0" w:color="auto"/>
      </w:divBdr>
    </w:div>
    <w:div w:id="958688003">
      <w:marLeft w:val="640"/>
      <w:marRight w:val="0"/>
      <w:marTop w:val="0"/>
      <w:marBottom w:val="0"/>
      <w:divBdr>
        <w:top w:val="none" w:sz="0" w:space="0" w:color="auto"/>
        <w:left w:val="none" w:sz="0" w:space="0" w:color="auto"/>
        <w:bottom w:val="none" w:sz="0" w:space="0" w:color="auto"/>
        <w:right w:val="none" w:sz="0" w:space="0" w:color="auto"/>
      </w:divBdr>
    </w:div>
    <w:div w:id="958994335">
      <w:marLeft w:val="640"/>
      <w:marRight w:val="0"/>
      <w:marTop w:val="0"/>
      <w:marBottom w:val="0"/>
      <w:divBdr>
        <w:top w:val="none" w:sz="0" w:space="0" w:color="auto"/>
        <w:left w:val="none" w:sz="0" w:space="0" w:color="auto"/>
        <w:bottom w:val="none" w:sz="0" w:space="0" w:color="auto"/>
        <w:right w:val="none" w:sz="0" w:space="0" w:color="auto"/>
      </w:divBdr>
    </w:div>
    <w:div w:id="959073009">
      <w:marLeft w:val="640"/>
      <w:marRight w:val="0"/>
      <w:marTop w:val="0"/>
      <w:marBottom w:val="0"/>
      <w:divBdr>
        <w:top w:val="none" w:sz="0" w:space="0" w:color="auto"/>
        <w:left w:val="none" w:sz="0" w:space="0" w:color="auto"/>
        <w:bottom w:val="none" w:sz="0" w:space="0" w:color="auto"/>
        <w:right w:val="none" w:sz="0" w:space="0" w:color="auto"/>
      </w:divBdr>
    </w:div>
    <w:div w:id="959530532">
      <w:marLeft w:val="640"/>
      <w:marRight w:val="0"/>
      <w:marTop w:val="0"/>
      <w:marBottom w:val="0"/>
      <w:divBdr>
        <w:top w:val="none" w:sz="0" w:space="0" w:color="auto"/>
        <w:left w:val="none" w:sz="0" w:space="0" w:color="auto"/>
        <w:bottom w:val="none" w:sz="0" w:space="0" w:color="auto"/>
        <w:right w:val="none" w:sz="0" w:space="0" w:color="auto"/>
      </w:divBdr>
    </w:div>
    <w:div w:id="960188638">
      <w:marLeft w:val="640"/>
      <w:marRight w:val="0"/>
      <w:marTop w:val="0"/>
      <w:marBottom w:val="0"/>
      <w:divBdr>
        <w:top w:val="none" w:sz="0" w:space="0" w:color="auto"/>
        <w:left w:val="none" w:sz="0" w:space="0" w:color="auto"/>
        <w:bottom w:val="none" w:sz="0" w:space="0" w:color="auto"/>
        <w:right w:val="none" w:sz="0" w:space="0" w:color="auto"/>
      </w:divBdr>
    </w:div>
    <w:div w:id="960304852">
      <w:marLeft w:val="640"/>
      <w:marRight w:val="0"/>
      <w:marTop w:val="0"/>
      <w:marBottom w:val="0"/>
      <w:divBdr>
        <w:top w:val="none" w:sz="0" w:space="0" w:color="auto"/>
        <w:left w:val="none" w:sz="0" w:space="0" w:color="auto"/>
        <w:bottom w:val="none" w:sz="0" w:space="0" w:color="auto"/>
        <w:right w:val="none" w:sz="0" w:space="0" w:color="auto"/>
      </w:divBdr>
    </w:div>
    <w:div w:id="961154022">
      <w:marLeft w:val="640"/>
      <w:marRight w:val="0"/>
      <w:marTop w:val="0"/>
      <w:marBottom w:val="0"/>
      <w:divBdr>
        <w:top w:val="none" w:sz="0" w:space="0" w:color="auto"/>
        <w:left w:val="none" w:sz="0" w:space="0" w:color="auto"/>
        <w:bottom w:val="none" w:sz="0" w:space="0" w:color="auto"/>
        <w:right w:val="none" w:sz="0" w:space="0" w:color="auto"/>
      </w:divBdr>
    </w:div>
    <w:div w:id="961351060">
      <w:marLeft w:val="640"/>
      <w:marRight w:val="0"/>
      <w:marTop w:val="0"/>
      <w:marBottom w:val="0"/>
      <w:divBdr>
        <w:top w:val="none" w:sz="0" w:space="0" w:color="auto"/>
        <w:left w:val="none" w:sz="0" w:space="0" w:color="auto"/>
        <w:bottom w:val="none" w:sz="0" w:space="0" w:color="auto"/>
        <w:right w:val="none" w:sz="0" w:space="0" w:color="auto"/>
      </w:divBdr>
    </w:div>
    <w:div w:id="961499207">
      <w:marLeft w:val="640"/>
      <w:marRight w:val="0"/>
      <w:marTop w:val="0"/>
      <w:marBottom w:val="0"/>
      <w:divBdr>
        <w:top w:val="none" w:sz="0" w:space="0" w:color="auto"/>
        <w:left w:val="none" w:sz="0" w:space="0" w:color="auto"/>
        <w:bottom w:val="none" w:sz="0" w:space="0" w:color="auto"/>
        <w:right w:val="none" w:sz="0" w:space="0" w:color="auto"/>
      </w:divBdr>
    </w:div>
    <w:div w:id="962811003">
      <w:marLeft w:val="640"/>
      <w:marRight w:val="0"/>
      <w:marTop w:val="0"/>
      <w:marBottom w:val="0"/>
      <w:divBdr>
        <w:top w:val="none" w:sz="0" w:space="0" w:color="auto"/>
        <w:left w:val="none" w:sz="0" w:space="0" w:color="auto"/>
        <w:bottom w:val="none" w:sz="0" w:space="0" w:color="auto"/>
        <w:right w:val="none" w:sz="0" w:space="0" w:color="auto"/>
      </w:divBdr>
    </w:div>
    <w:div w:id="962812427">
      <w:marLeft w:val="640"/>
      <w:marRight w:val="0"/>
      <w:marTop w:val="0"/>
      <w:marBottom w:val="0"/>
      <w:divBdr>
        <w:top w:val="none" w:sz="0" w:space="0" w:color="auto"/>
        <w:left w:val="none" w:sz="0" w:space="0" w:color="auto"/>
        <w:bottom w:val="none" w:sz="0" w:space="0" w:color="auto"/>
        <w:right w:val="none" w:sz="0" w:space="0" w:color="auto"/>
      </w:divBdr>
    </w:div>
    <w:div w:id="963074133">
      <w:marLeft w:val="640"/>
      <w:marRight w:val="0"/>
      <w:marTop w:val="0"/>
      <w:marBottom w:val="0"/>
      <w:divBdr>
        <w:top w:val="none" w:sz="0" w:space="0" w:color="auto"/>
        <w:left w:val="none" w:sz="0" w:space="0" w:color="auto"/>
        <w:bottom w:val="none" w:sz="0" w:space="0" w:color="auto"/>
        <w:right w:val="none" w:sz="0" w:space="0" w:color="auto"/>
      </w:divBdr>
    </w:div>
    <w:div w:id="963538938">
      <w:marLeft w:val="640"/>
      <w:marRight w:val="0"/>
      <w:marTop w:val="0"/>
      <w:marBottom w:val="0"/>
      <w:divBdr>
        <w:top w:val="none" w:sz="0" w:space="0" w:color="auto"/>
        <w:left w:val="none" w:sz="0" w:space="0" w:color="auto"/>
        <w:bottom w:val="none" w:sz="0" w:space="0" w:color="auto"/>
        <w:right w:val="none" w:sz="0" w:space="0" w:color="auto"/>
      </w:divBdr>
    </w:div>
    <w:div w:id="963653507">
      <w:marLeft w:val="640"/>
      <w:marRight w:val="0"/>
      <w:marTop w:val="0"/>
      <w:marBottom w:val="0"/>
      <w:divBdr>
        <w:top w:val="none" w:sz="0" w:space="0" w:color="auto"/>
        <w:left w:val="none" w:sz="0" w:space="0" w:color="auto"/>
        <w:bottom w:val="none" w:sz="0" w:space="0" w:color="auto"/>
        <w:right w:val="none" w:sz="0" w:space="0" w:color="auto"/>
      </w:divBdr>
    </w:div>
    <w:div w:id="963773471">
      <w:marLeft w:val="640"/>
      <w:marRight w:val="0"/>
      <w:marTop w:val="0"/>
      <w:marBottom w:val="0"/>
      <w:divBdr>
        <w:top w:val="none" w:sz="0" w:space="0" w:color="auto"/>
        <w:left w:val="none" w:sz="0" w:space="0" w:color="auto"/>
        <w:bottom w:val="none" w:sz="0" w:space="0" w:color="auto"/>
        <w:right w:val="none" w:sz="0" w:space="0" w:color="auto"/>
      </w:divBdr>
    </w:div>
    <w:div w:id="963996406">
      <w:marLeft w:val="640"/>
      <w:marRight w:val="0"/>
      <w:marTop w:val="0"/>
      <w:marBottom w:val="0"/>
      <w:divBdr>
        <w:top w:val="none" w:sz="0" w:space="0" w:color="auto"/>
        <w:left w:val="none" w:sz="0" w:space="0" w:color="auto"/>
        <w:bottom w:val="none" w:sz="0" w:space="0" w:color="auto"/>
        <w:right w:val="none" w:sz="0" w:space="0" w:color="auto"/>
      </w:divBdr>
    </w:div>
    <w:div w:id="964232948">
      <w:marLeft w:val="640"/>
      <w:marRight w:val="0"/>
      <w:marTop w:val="0"/>
      <w:marBottom w:val="0"/>
      <w:divBdr>
        <w:top w:val="none" w:sz="0" w:space="0" w:color="auto"/>
        <w:left w:val="none" w:sz="0" w:space="0" w:color="auto"/>
        <w:bottom w:val="none" w:sz="0" w:space="0" w:color="auto"/>
        <w:right w:val="none" w:sz="0" w:space="0" w:color="auto"/>
      </w:divBdr>
    </w:div>
    <w:div w:id="964390773">
      <w:marLeft w:val="640"/>
      <w:marRight w:val="0"/>
      <w:marTop w:val="0"/>
      <w:marBottom w:val="0"/>
      <w:divBdr>
        <w:top w:val="none" w:sz="0" w:space="0" w:color="auto"/>
        <w:left w:val="none" w:sz="0" w:space="0" w:color="auto"/>
        <w:bottom w:val="none" w:sz="0" w:space="0" w:color="auto"/>
        <w:right w:val="none" w:sz="0" w:space="0" w:color="auto"/>
      </w:divBdr>
    </w:div>
    <w:div w:id="964770208">
      <w:marLeft w:val="640"/>
      <w:marRight w:val="0"/>
      <w:marTop w:val="0"/>
      <w:marBottom w:val="0"/>
      <w:divBdr>
        <w:top w:val="none" w:sz="0" w:space="0" w:color="auto"/>
        <w:left w:val="none" w:sz="0" w:space="0" w:color="auto"/>
        <w:bottom w:val="none" w:sz="0" w:space="0" w:color="auto"/>
        <w:right w:val="none" w:sz="0" w:space="0" w:color="auto"/>
      </w:divBdr>
    </w:div>
    <w:div w:id="966010680">
      <w:marLeft w:val="640"/>
      <w:marRight w:val="0"/>
      <w:marTop w:val="0"/>
      <w:marBottom w:val="0"/>
      <w:divBdr>
        <w:top w:val="none" w:sz="0" w:space="0" w:color="auto"/>
        <w:left w:val="none" w:sz="0" w:space="0" w:color="auto"/>
        <w:bottom w:val="none" w:sz="0" w:space="0" w:color="auto"/>
        <w:right w:val="none" w:sz="0" w:space="0" w:color="auto"/>
      </w:divBdr>
    </w:div>
    <w:div w:id="966348577">
      <w:marLeft w:val="640"/>
      <w:marRight w:val="0"/>
      <w:marTop w:val="0"/>
      <w:marBottom w:val="0"/>
      <w:divBdr>
        <w:top w:val="none" w:sz="0" w:space="0" w:color="auto"/>
        <w:left w:val="none" w:sz="0" w:space="0" w:color="auto"/>
        <w:bottom w:val="none" w:sz="0" w:space="0" w:color="auto"/>
        <w:right w:val="none" w:sz="0" w:space="0" w:color="auto"/>
      </w:divBdr>
    </w:div>
    <w:div w:id="966860080">
      <w:marLeft w:val="640"/>
      <w:marRight w:val="0"/>
      <w:marTop w:val="0"/>
      <w:marBottom w:val="0"/>
      <w:divBdr>
        <w:top w:val="none" w:sz="0" w:space="0" w:color="auto"/>
        <w:left w:val="none" w:sz="0" w:space="0" w:color="auto"/>
        <w:bottom w:val="none" w:sz="0" w:space="0" w:color="auto"/>
        <w:right w:val="none" w:sz="0" w:space="0" w:color="auto"/>
      </w:divBdr>
    </w:div>
    <w:div w:id="967080672">
      <w:marLeft w:val="640"/>
      <w:marRight w:val="0"/>
      <w:marTop w:val="0"/>
      <w:marBottom w:val="0"/>
      <w:divBdr>
        <w:top w:val="none" w:sz="0" w:space="0" w:color="auto"/>
        <w:left w:val="none" w:sz="0" w:space="0" w:color="auto"/>
        <w:bottom w:val="none" w:sz="0" w:space="0" w:color="auto"/>
        <w:right w:val="none" w:sz="0" w:space="0" w:color="auto"/>
      </w:divBdr>
    </w:div>
    <w:div w:id="967592187">
      <w:marLeft w:val="640"/>
      <w:marRight w:val="0"/>
      <w:marTop w:val="0"/>
      <w:marBottom w:val="0"/>
      <w:divBdr>
        <w:top w:val="none" w:sz="0" w:space="0" w:color="auto"/>
        <w:left w:val="none" w:sz="0" w:space="0" w:color="auto"/>
        <w:bottom w:val="none" w:sz="0" w:space="0" w:color="auto"/>
        <w:right w:val="none" w:sz="0" w:space="0" w:color="auto"/>
      </w:divBdr>
    </w:div>
    <w:div w:id="968128415">
      <w:marLeft w:val="640"/>
      <w:marRight w:val="0"/>
      <w:marTop w:val="0"/>
      <w:marBottom w:val="0"/>
      <w:divBdr>
        <w:top w:val="none" w:sz="0" w:space="0" w:color="auto"/>
        <w:left w:val="none" w:sz="0" w:space="0" w:color="auto"/>
        <w:bottom w:val="none" w:sz="0" w:space="0" w:color="auto"/>
        <w:right w:val="none" w:sz="0" w:space="0" w:color="auto"/>
      </w:divBdr>
    </w:div>
    <w:div w:id="968391925">
      <w:marLeft w:val="640"/>
      <w:marRight w:val="0"/>
      <w:marTop w:val="0"/>
      <w:marBottom w:val="0"/>
      <w:divBdr>
        <w:top w:val="none" w:sz="0" w:space="0" w:color="auto"/>
        <w:left w:val="none" w:sz="0" w:space="0" w:color="auto"/>
        <w:bottom w:val="none" w:sz="0" w:space="0" w:color="auto"/>
        <w:right w:val="none" w:sz="0" w:space="0" w:color="auto"/>
      </w:divBdr>
    </w:div>
    <w:div w:id="969090650">
      <w:marLeft w:val="640"/>
      <w:marRight w:val="0"/>
      <w:marTop w:val="0"/>
      <w:marBottom w:val="0"/>
      <w:divBdr>
        <w:top w:val="none" w:sz="0" w:space="0" w:color="auto"/>
        <w:left w:val="none" w:sz="0" w:space="0" w:color="auto"/>
        <w:bottom w:val="none" w:sz="0" w:space="0" w:color="auto"/>
        <w:right w:val="none" w:sz="0" w:space="0" w:color="auto"/>
      </w:divBdr>
    </w:div>
    <w:div w:id="969745263">
      <w:marLeft w:val="640"/>
      <w:marRight w:val="0"/>
      <w:marTop w:val="0"/>
      <w:marBottom w:val="0"/>
      <w:divBdr>
        <w:top w:val="none" w:sz="0" w:space="0" w:color="auto"/>
        <w:left w:val="none" w:sz="0" w:space="0" w:color="auto"/>
        <w:bottom w:val="none" w:sz="0" w:space="0" w:color="auto"/>
        <w:right w:val="none" w:sz="0" w:space="0" w:color="auto"/>
      </w:divBdr>
    </w:div>
    <w:div w:id="970982230">
      <w:marLeft w:val="640"/>
      <w:marRight w:val="0"/>
      <w:marTop w:val="0"/>
      <w:marBottom w:val="0"/>
      <w:divBdr>
        <w:top w:val="none" w:sz="0" w:space="0" w:color="auto"/>
        <w:left w:val="none" w:sz="0" w:space="0" w:color="auto"/>
        <w:bottom w:val="none" w:sz="0" w:space="0" w:color="auto"/>
        <w:right w:val="none" w:sz="0" w:space="0" w:color="auto"/>
      </w:divBdr>
    </w:div>
    <w:div w:id="971059332">
      <w:marLeft w:val="640"/>
      <w:marRight w:val="0"/>
      <w:marTop w:val="0"/>
      <w:marBottom w:val="0"/>
      <w:divBdr>
        <w:top w:val="none" w:sz="0" w:space="0" w:color="auto"/>
        <w:left w:val="none" w:sz="0" w:space="0" w:color="auto"/>
        <w:bottom w:val="none" w:sz="0" w:space="0" w:color="auto"/>
        <w:right w:val="none" w:sz="0" w:space="0" w:color="auto"/>
      </w:divBdr>
    </w:div>
    <w:div w:id="973213005">
      <w:marLeft w:val="640"/>
      <w:marRight w:val="0"/>
      <w:marTop w:val="0"/>
      <w:marBottom w:val="0"/>
      <w:divBdr>
        <w:top w:val="none" w:sz="0" w:space="0" w:color="auto"/>
        <w:left w:val="none" w:sz="0" w:space="0" w:color="auto"/>
        <w:bottom w:val="none" w:sz="0" w:space="0" w:color="auto"/>
        <w:right w:val="none" w:sz="0" w:space="0" w:color="auto"/>
      </w:divBdr>
    </w:div>
    <w:div w:id="973214609">
      <w:marLeft w:val="640"/>
      <w:marRight w:val="0"/>
      <w:marTop w:val="0"/>
      <w:marBottom w:val="0"/>
      <w:divBdr>
        <w:top w:val="none" w:sz="0" w:space="0" w:color="auto"/>
        <w:left w:val="none" w:sz="0" w:space="0" w:color="auto"/>
        <w:bottom w:val="none" w:sz="0" w:space="0" w:color="auto"/>
        <w:right w:val="none" w:sz="0" w:space="0" w:color="auto"/>
      </w:divBdr>
    </w:div>
    <w:div w:id="973945073">
      <w:marLeft w:val="640"/>
      <w:marRight w:val="0"/>
      <w:marTop w:val="0"/>
      <w:marBottom w:val="0"/>
      <w:divBdr>
        <w:top w:val="none" w:sz="0" w:space="0" w:color="auto"/>
        <w:left w:val="none" w:sz="0" w:space="0" w:color="auto"/>
        <w:bottom w:val="none" w:sz="0" w:space="0" w:color="auto"/>
        <w:right w:val="none" w:sz="0" w:space="0" w:color="auto"/>
      </w:divBdr>
    </w:div>
    <w:div w:id="974456063">
      <w:marLeft w:val="640"/>
      <w:marRight w:val="0"/>
      <w:marTop w:val="0"/>
      <w:marBottom w:val="0"/>
      <w:divBdr>
        <w:top w:val="none" w:sz="0" w:space="0" w:color="auto"/>
        <w:left w:val="none" w:sz="0" w:space="0" w:color="auto"/>
        <w:bottom w:val="none" w:sz="0" w:space="0" w:color="auto"/>
        <w:right w:val="none" w:sz="0" w:space="0" w:color="auto"/>
      </w:divBdr>
    </w:div>
    <w:div w:id="974749171">
      <w:marLeft w:val="640"/>
      <w:marRight w:val="0"/>
      <w:marTop w:val="0"/>
      <w:marBottom w:val="0"/>
      <w:divBdr>
        <w:top w:val="none" w:sz="0" w:space="0" w:color="auto"/>
        <w:left w:val="none" w:sz="0" w:space="0" w:color="auto"/>
        <w:bottom w:val="none" w:sz="0" w:space="0" w:color="auto"/>
        <w:right w:val="none" w:sz="0" w:space="0" w:color="auto"/>
      </w:divBdr>
    </w:div>
    <w:div w:id="974915066">
      <w:marLeft w:val="640"/>
      <w:marRight w:val="0"/>
      <w:marTop w:val="0"/>
      <w:marBottom w:val="0"/>
      <w:divBdr>
        <w:top w:val="none" w:sz="0" w:space="0" w:color="auto"/>
        <w:left w:val="none" w:sz="0" w:space="0" w:color="auto"/>
        <w:bottom w:val="none" w:sz="0" w:space="0" w:color="auto"/>
        <w:right w:val="none" w:sz="0" w:space="0" w:color="auto"/>
      </w:divBdr>
    </w:div>
    <w:div w:id="975140066">
      <w:marLeft w:val="640"/>
      <w:marRight w:val="0"/>
      <w:marTop w:val="0"/>
      <w:marBottom w:val="0"/>
      <w:divBdr>
        <w:top w:val="none" w:sz="0" w:space="0" w:color="auto"/>
        <w:left w:val="none" w:sz="0" w:space="0" w:color="auto"/>
        <w:bottom w:val="none" w:sz="0" w:space="0" w:color="auto"/>
        <w:right w:val="none" w:sz="0" w:space="0" w:color="auto"/>
      </w:divBdr>
    </w:div>
    <w:div w:id="975337506">
      <w:marLeft w:val="640"/>
      <w:marRight w:val="0"/>
      <w:marTop w:val="0"/>
      <w:marBottom w:val="0"/>
      <w:divBdr>
        <w:top w:val="none" w:sz="0" w:space="0" w:color="auto"/>
        <w:left w:val="none" w:sz="0" w:space="0" w:color="auto"/>
        <w:bottom w:val="none" w:sz="0" w:space="0" w:color="auto"/>
        <w:right w:val="none" w:sz="0" w:space="0" w:color="auto"/>
      </w:divBdr>
    </w:div>
    <w:div w:id="975452451">
      <w:marLeft w:val="640"/>
      <w:marRight w:val="0"/>
      <w:marTop w:val="0"/>
      <w:marBottom w:val="0"/>
      <w:divBdr>
        <w:top w:val="none" w:sz="0" w:space="0" w:color="auto"/>
        <w:left w:val="none" w:sz="0" w:space="0" w:color="auto"/>
        <w:bottom w:val="none" w:sz="0" w:space="0" w:color="auto"/>
        <w:right w:val="none" w:sz="0" w:space="0" w:color="auto"/>
      </w:divBdr>
    </w:div>
    <w:div w:id="975917660">
      <w:marLeft w:val="640"/>
      <w:marRight w:val="0"/>
      <w:marTop w:val="0"/>
      <w:marBottom w:val="0"/>
      <w:divBdr>
        <w:top w:val="none" w:sz="0" w:space="0" w:color="auto"/>
        <w:left w:val="none" w:sz="0" w:space="0" w:color="auto"/>
        <w:bottom w:val="none" w:sz="0" w:space="0" w:color="auto"/>
        <w:right w:val="none" w:sz="0" w:space="0" w:color="auto"/>
      </w:divBdr>
    </w:div>
    <w:div w:id="977152499">
      <w:marLeft w:val="640"/>
      <w:marRight w:val="0"/>
      <w:marTop w:val="0"/>
      <w:marBottom w:val="0"/>
      <w:divBdr>
        <w:top w:val="none" w:sz="0" w:space="0" w:color="auto"/>
        <w:left w:val="none" w:sz="0" w:space="0" w:color="auto"/>
        <w:bottom w:val="none" w:sz="0" w:space="0" w:color="auto"/>
        <w:right w:val="none" w:sz="0" w:space="0" w:color="auto"/>
      </w:divBdr>
    </w:div>
    <w:div w:id="977685958">
      <w:marLeft w:val="640"/>
      <w:marRight w:val="0"/>
      <w:marTop w:val="0"/>
      <w:marBottom w:val="0"/>
      <w:divBdr>
        <w:top w:val="none" w:sz="0" w:space="0" w:color="auto"/>
        <w:left w:val="none" w:sz="0" w:space="0" w:color="auto"/>
        <w:bottom w:val="none" w:sz="0" w:space="0" w:color="auto"/>
        <w:right w:val="none" w:sz="0" w:space="0" w:color="auto"/>
      </w:divBdr>
    </w:div>
    <w:div w:id="978266252">
      <w:marLeft w:val="640"/>
      <w:marRight w:val="0"/>
      <w:marTop w:val="0"/>
      <w:marBottom w:val="0"/>
      <w:divBdr>
        <w:top w:val="none" w:sz="0" w:space="0" w:color="auto"/>
        <w:left w:val="none" w:sz="0" w:space="0" w:color="auto"/>
        <w:bottom w:val="none" w:sz="0" w:space="0" w:color="auto"/>
        <w:right w:val="none" w:sz="0" w:space="0" w:color="auto"/>
      </w:divBdr>
    </w:div>
    <w:div w:id="978336975">
      <w:marLeft w:val="640"/>
      <w:marRight w:val="0"/>
      <w:marTop w:val="0"/>
      <w:marBottom w:val="0"/>
      <w:divBdr>
        <w:top w:val="none" w:sz="0" w:space="0" w:color="auto"/>
        <w:left w:val="none" w:sz="0" w:space="0" w:color="auto"/>
        <w:bottom w:val="none" w:sz="0" w:space="0" w:color="auto"/>
        <w:right w:val="none" w:sz="0" w:space="0" w:color="auto"/>
      </w:divBdr>
    </w:div>
    <w:div w:id="978460716">
      <w:marLeft w:val="640"/>
      <w:marRight w:val="0"/>
      <w:marTop w:val="0"/>
      <w:marBottom w:val="0"/>
      <w:divBdr>
        <w:top w:val="none" w:sz="0" w:space="0" w:color="auto"/>
        <w:left w:val="none" w:sz="0" w:space="0" w:color="auto"/>
        <w:bottom w:val="none" w:sz="0" w:space="0" w:color="auto"/>
        <w:right w:val="none" w:sz="0" w:space="0" w:color="auto"/>
      </w:divBdr>
    </w:div>
    <w:div w:id="978723849">
      <w:marLeft w:val="640"/>
      <w:marRight w:val="0"/>
      <w:marTop w:val="0"/>
      <w:marBottom w:val="0"/>
      <w:divBdr>
        <w:top w:val="none" w:sz="0" w:space="0" w:color="auto"/>
        <w:left w:val="none" w:sz="0" w:space="0" w:color="auto"/>
        <w:bottom w:val="none" w:sz="0" w:space="0" w:color="auto"/>
        <w:right w:val="none" w:sz="0" w:space="0" w:color="auto"/>
      </w:divBdr>
    </w:div>
    <w:div w:id="979068441">
      <w:marLeft w:val="640"/>
      <w:marRight w:val="0"/>
      <w:marTop w:val="0"/>
      <w:marBottom w:val="0"/>
      <w:divBdr>
        <w:top w:val="none" w:sz="0" w:space="0" w:color="auto"/>
        <w:left w:val="none" w:sz="0" w:space="0" w:color="auto"/>
        <w:bottom w:val="none" w:sz="0" w:space="0" w:color="auto"/>
        <w:right w:val="none" w:sz="0" w:space="0" w:color="auto"/>
      </w:divBdr>
    </w:div>
    <w:div w:id="979192953">
      <w:marLeft w:val="640"/>
      <w:marRight w:val="0"/>
      <w:marTop w:val="0"/>
      <w:marBottom w:val="0"/>
      <w:divBdr>
        <w:top w:val="none" w:sz="0" w:space="0" w:color="auto"/>
        <w:left w:val="none" w:sz="0" w:space="0" w:color="auto"/>
        <w:bottom w:val="none" w:sz="0" w:space="0" w:color="auto"/>
        <w:right w:val="none" w:sz="0" w:space="0" w:color="auto"/>
      </w:divBdr>
    </w:div>
    <w:div w:id="979260958">
      <w:marLeft w:val="640"/>
      <w:marRight w:val="0"/>
      <w:marTop w:val="0"/>
      <w:marBottom w:val="0"/>
      <w:divBdr>
        <w:top w:val="none" w:sz="0" w:space="0" w:color="auto"/>
        <w:left w:val="none" w:sz="0" w:space="0" w:color="auto"/>
        <w:bottom w:val="none" w:sz="0" w:space="0" w:color="auto"/>
        <w:right w:val="none" w:sz="0" w:space="0" w:color="auto"/>
      </w:divBdr>
    </w:div>
    <w:div w:id="979381743">
      <w:marLeft w:val="640"/>
      <w:marRight w:val="0"/>
      <w:marTop w:val="0"/>
      <w:marBottom w:val="0"/>
      <w:divBdr>
        <w:top w:val="none" w:sz="0" w:space="0" w:color="auto"/>
        <w:left w:val="none" w:sz="0" w:space="0" w:color="auto"/>
        <w:bottom w:val="none" w:sz="0" w:space="0" w:color="auto"/>
        <w:right w:val="none" w:sz="0" w:space="0" w:color="auto"/>
      </w:divBdr>
    </w:div>
    <w:div w:id="980235634">
      <w:marLeft w:val="640"/>
      <w:marRight w:val="0"/>
      <w:marTop w:val="0"/>
      <w:marBottom w:val="0"/>
      <w:divBdr>
        <w:top w:val="none" w:sz="0" w:space="0" w:color="auto"/>
        <w:left w:val="none" w:sz="0" w:space="0" w:color="auto"/>
        <w:bottom w:val="none" w:sz="0" w:space="0" w:color="auto"/>
        <w:right w:val="none" w:sz="0" w:space="0" w:color="auto"/>
      </w:divBdr>
    </w:div>
    <w:div w:id="980429107">
      <w:marLeft w:val="640"/>
      <w:marRight w:val="0"/>
      <w:marTop w:val="0"/>
      <w:marBottom w:val="0"/>
      <w:divBdr>
        <w:top w:val="none" w:sz="0" w:space="0" w:color="auto"/>
        <w:left w:val="none" w:sz="0" w:space="0" w:color="auto"/>
        <w:bottom w:val="none" w:sz="0" w:space="0" w:color="auto"/>
        <w:right w:val="none" w:sz="0" w:space="0" w:color="auto"/>
      </w:divBdr>
    </w:div>
    <w:div w:id="981428071">
      <w:marLeft w:val="640"/>
      <w:marRight w:val="0"/>
      <w:marTop w:val="0"/>
      <w:marBottom w:val="0"/>
      <w:divBdr>
        <w:top w:val="none" w:sz="0" w:space="0" w:color="auto"/>
        <w:left w:val="none" w:sz="0" w:space="0" w:color="auto"/>
        <w:bottom w:val="none" w:sz="0" w:space="0" w:color="auto"/>
        <w:right w:val="none" w:sz="0" w:space="0" w:color="auto"/>
      </w:divBdr>
    </w:div>
    <w:div w:id="981467229">
      <w:marLeft w:val="640"/>
      <w:marRight w:val="0"/>
      <w:marTop w:val="0"/>
      <w:marBottom w:val="0"/>
      <w:divBdr>
        <w:top w:val="none" w:sz="0" w:space="0" w:color="auto"/>
        <w:left w:val="none" w:sz="0" w:space="0" w:color="auto"/>
        <w:bottom w:val="none" w:sz="0" w:space="0" w:color="auto"/>
        <w:right w:val="none" w:sz="0" w:space="0" w:color="auto"/>
      </w:divBdr>
    </w:div>
    <w:div w:id="981812575">
      <w:marLeft w:val="640"/>
      <w:marRight w:val="0"/>
      <w:marTop w:val="0"/>
      <w:marBottom w:val="0"/>
      <w:divBdr>
        <w:top w:val="none" w:sz="0" w:space="0" w:color="auto"/>
        <w:left w:val="none" w:sz="0" w:space="0" w:color="auto"/>
        <w:bottom w:val="none" w:sz="0" w:space="0" w:color="auto"/>
        <w:right w:val="none" w:sz="0" w:space="0" w:color="auto"/>
      </w:divBdr>
    </w:div>
    <w:div w:id="982466185">
      <w:marLeft w:val="640"/>
      <w:marRight w:val="0"/>
      <w:marTop w:val="0"/>
      <w:marBottom w:val="0"/>
      <w:divBdr>
        <w:top w:val="none" w:sz="0" w:space="0" w:color="auto"/>
        <w:left w:val="none" w:sz="0" w:space="0" w:color="auto"/>
        <w:bottom w:val="none" w:sz="0" w:space="0" w:color="auto"/>
        <w:right w:val="none" w:sz="0" w:space="0" w:color="auto"/>
      </w:divBdr>
    </w:div>
    <w:div w:id="982848425">
      <w:bodyDiv w:val="1"/>
      <w:marLeft w:val="0"/>
      <w:marRight w:val="0"/>
      <w:marTop w:val="0"/>
      <w:marBottom w:val="0"/>
      <w:divBdr>
        <w:top w:val="none" w:sz="0" w:space="0" w:color="auto"/>
        <w:left w:val="none" w:sz="0" w:space="0" w:color="auto"/>
        <w:bottom w:val="none" w:sz="0" w:space="0" w:color="auto"/>
        <w:right w:val="none" w:sz="0" w:space="0" w:color="auto"/>
      </w:divBdr>
      <w:divsChild>
        <w:div w:id="1860622">
          <w:marLeft w:val="640"/>
          <w:marRight w:val="0"/>
          <w:marTop w:val="0"/>
          <w:marBottom w:val="0"/>
          <w:divBdr>
            <w:top w:val="none" w:sz="0" w:space="0" w:color="auto"/>
            <w:left w:val="none" w:sz="0" w:space="0" w:color="auto"/>
            <w:bottom w:val="none" w:sz="0" w:space="0" w:color="auto"/>
            <w:right w:val="none" w:sz="0" w:space="0" w:color="auto"/>
          </w:divBdr>
        </w:div>
        <w:div w:id="8141063">
          <w:marLeft w:val="640"/>
          <w:marRight w:val="0"/>
          <w:marTop w:val="0"/>
          <w:marBottom w:val="0"/>
          <w:divBdr>
            <w:top w:val="none" w:sz="0" w:space="0" w:color="auto"/>
            <w:left w:val="none" w:sz="0" w:space="0" w:color="auto"/>
            <w:bottom w:val="none" w:sz="0" w:space="0" w:color="auto"/>
            <w:right w:val="none" w:sz="0" w:space="0" w:color="auto"/>
          </w:divBdr>
        </w:div>
        <w:div w:id="10034685">
          <w:marLeft w:val="640"/>
          <w:marRight w:val="0"/>
          <w:marTop w:val="0"/>
          <w:marBottom w:val="0"/>
          <w:divBdr>
            <w:top w:val="none" w:sz="0" w:space="0" w:color="auto"/>
            <w:left w:val="none" w:sz="0" w:space="0" w:color="auto"/>
            <w:bottom w:val="none" w:sz="0" w:space="0" w:color="auto"/>
            <w:right w:val="none" w:sz="0" w:space="0" w:color="auto"/>
          </w:divBdr>
        </w:div>
        <w:div w:id="12150660">
          <w:marLeft w:val="640"/>
          <w:marRight w:val="0"/>
          <w:marTop w:val="0"/>
          <w:marBottom w:val="0"/>
          <w:divBdr>
            <w:top w:val="none" w:sz="0" w:space="0" w:color="auto"/>
            <w:left w:val="none" w:sz="0" w:space="0" w:color="auto"/>
            <w:bottom w:val="none" w:sz="0" w:space="0" w:color="auto"/>
            <w:right w:val="none" w:sz="0" w:space="0" w:color="auto"/>
          </w:divBdr>
        </w:div>
        <w:div w:id="28188018">
          <w:marLeft w:val="640"/>
          <w:marRight w:val="0"/>
          <w:marTop w:val="0"/>
          <w:marBottom w:val="0"/>
          <w:divBdr>
            <w:top w:val="none" w:sz="0" w:space="0" w:color="auto"/>
            <w:left w:val="none" w:sz="0" w:space="0" w:color="auto"/>
            <w:bottom w:val="none" w:sz="0" w:space="0" w:color="auto"/>
            <w:right w:val="none" w:sz="0" w:space="0" w:color="auto"/>
          </w:divBdr>
        </w:div>
        <w:div w:id="29187538">
          <w:marLeft w:val="640"/>
          <w:marRight w:val="0"/>
          <w:marTop w:val="0"/>
          <w:marBottom w:val="0"/>
          <w:divBdr>
            <w:top w:val="none" w:sz="0" w:space="0" w:color="auto"/>
            <w:left w:val="none" w:sz="0" w:space="0" w:color="auto"/>
            <w:bottom w:val="none" w:sz="0" w:space="0" w:color="auto"/>
            <w:right w:val="none" w:sz="0" w:space="0" w:color="auto"/>
          </w:divBdr>
        </w:div>
        <w:div w:id="50541368">
          <w:marLeft w:val="640"/>
          <w:marRight w:val="0"/>
          <w:marTop w:val="0"/>
          <w:marBottom w:val="0"/>
          <w:divBdr>
            <w:top w:val="none" w:sz="0" w:space="0" w:color="auto"/>
            <w:left w:val="none" w:sz="0" w:space="0" w:color="auto"/>
            <w:bottom w:val="none" w:sz="0" w:space="0" w:color="auto"/>
            <w:right w:val="none" w:sz="0" w:space="0" w:color="auto"/>
          </w:divBdr>
        </w:div>
        <w:div w:id="65538898">
          <w:marLeft w:val="640"/>
          <w:marRight w:val="0"/>
          <w:marTop w:val="0"/>
          <w:marBottom w:val="0"/>
          <w:divBdr>
            <w:top w:val="none" w:sz="0" w:space="0" w:color="auto"/>
            <w:left w:val="none" w:sz="0" w:space="0" w:color="auto"/>
            <w:bottom w:val="none" w:sz="0" w:space="0" w:color="auto"/>
            <w:right w:val="none" w:sz="0" w:space="0" w:color="auto"/>
          </w:divBdr>
        </w:div>
        <w:div w:id="67047017">
          <w:marLeft w:val="640"/>
          <w:marRight w:val="0"/>
          <w:marTop w:val="0"/>
          <w:marBottom w:val="0"/>
          <w:divBdr>
            <w:top w:val="none" w:sz="0" w:space="0" w:color="auto"/>
            <w:left w:val="none" w:sz="0" w:space="0" w:color="auto"/>
            <w:bottom w:val="none" w:sz="0" w:space="0" w:color="auto"/>
            <w:right w:val="none" w:sz="0" w:space="0" w:color="auto"/>
          </w:divBdr>
        </w:div>
        <w:div w:id="67927564">
          <w:marLeft w:val="640"/>
          <w:marRight w:val="0"/>
          <w:marTop w:val="0"/>
          <w:marBottom w:val="0"/>
          <w:divBdr>
            <w:top w:val="none" w:sz="0" w:space="0" w:color="auto"/>
            <w:left w:val="none" w:sz="0" w:space="0" w:color="auto"/>
            <w:bottom w:val="none" w:sz="0" w:space="0" w:color="auto"/>
            <w:right w:val="none" w:sz="0" w:space="0" w:color="auto"/>
          </w:divBdr>
        </w:div>
        <w:div w:id="70851340">
          <w:marLeft w:val="640"/>
          <w:marRight w:val="0"/>
          <w:marTop w:val="0"/>
          <w:marBottom w:val="0"/>
          <w:divBdr>
            <w:top w:val="none" w:sz="0" w:space="0" w:color="auto"/>
            <w:left w:val="none" w:sz="0" w:space="0" w:color="auto"/>
            <w:bottom w:val="none" w:sz="0" w:space="0" w:color="auto"/>
            <w:right w:val="none" w:sz="0" w:space="0" w:color="auto"/>
          </w:divBdr>
        </w:div>
        <w:div w:id="72702816">
          <w:marLeft w:val="640"/>
          <w:marRight w:val="0"/>
          <w:marTop w:val="0"/>
          <w:marBottom w:val="0"/>
          <w:divBdr>
            <w:top w:val="none" w:sz="0" w:space="0" w:color="auto"/>
            <w:left w:val="none" w:sz="0" w:space="0" w:color="auto"/>
            <w:bottom w:val="none" w:sz="0" w:space="0" w:color="auto"/>
            <w:right w:val="none" w:sz="0" w:space="0" w:color="auto"/>
          </w:divBdr>
        </w:div>
        <w:div w:id="85998634">
          <w:marLeft w:val="640"/>
          <w:marRight w:val="0"/>
          <w:marTop w:val="0"/>
          <w:marBottom w:val="0"/>
          <w:divBdr>
            <w:top w:val="none" w:sz="0" w:space="0" w:color="auto"/>
            <w:left w:val="none" w:sz="0" w:space="0" w:color="auto"/>
            <w:bottom w:val="none" w:sz="0" w:space="0" w:color="auto"/>
            <w:right w:val="none" w:sz="0" w:space="0" w:color="auto"/>
          </w:divBdr>
        </w:div>
        <w:div w:id="95291970">
          <w:marLeft w:val="640"/>
          <w:marRight w:val="0"/>
          <w:marTop w:val="0"/>
          <w:marBottom w:val="0"/>
          <w:divBdr>
            <w:top w:val="none" w:sz="0" w:space="0" w:color="auto"/>
            <w:left w:val="none" w:sz="0" w:space="0" w:color="auto"/>
            <w:bottom w:val="none" w:sz="0" w:space="0" w:color="auto"/>
            <w:right w:val="none" w:sz="0" w:space="0" w:color="auto"/>
          </w:divBdr>
        </w:div>
        <w:div w:id="98647907">
          <w:marLeft w:val="640"/>
          <w:marRight w:val="0"/>
          <w:marTop w:val="0"/>
          <w:marBottom w:val="0"/>
          <w:divBdr>
            <w:top w:val="none" w:sz="0" w:space="0" w:color="auto"/>
            <w:left w:val="none" w:sz="0" w:space="0" w:color="auto"/>
            <w:bottom w:val="none" w:sz="0" w:space="0" w:color="auto"/>
            <w:right w:val="none" w:sz="0" w:space="0" w:color="auto"/>
          </w:divBdr>
        </w:div>
        <w:div w:id="105002182">
          <w:marLeft w:val="640"/>
          <w:marRight w:val="0"/>
          <w:marTop w:val="0"/>
          <w:marBottom w:val="0"/>
          <w:divBdr>
            <w:top w:val="none" w:sz="0" w:space="0" w:color="auto"/>
            <w:left w:val="none" w:sz="0" w:space="0" w:color="auto"/>
            <w:bottom w:val="none" w:sz="0" w:space="0" w:color="auto"/>
            <w:right w:val="none" w:sz="0" w:space="0" w:color="auto"/>
          </w:divBdr>
        </w:div>
        <w:div w:id="110713603">
          <w:marLeft w:val="640"/>
          <w:marRight w:val="0"/>
          <w:marTop w:val="0"/>
          <w:marBottom w:val="0"/>
          <w:divBdr>
            <w:top w:val="none" w:sz="0" w:space="0" w:color="auto"/>
            <w:left w:val="none" w:sz="0" w:space="0" w:color="auto"/>
            <w:bottom w:val="none" w:sz="0" w:space="0" w:color="auto"/>
            <w:right w:val="none" w:sz="0" w:space="0" w:color="auto"/>
          </w:divBdr>
        </w:div>
        <w:div w:id="121922683">
          <w:marLeft w:val="640"/>
          <w:marRight w:val="0"/>
          <w:marTop w:val="0"/>
          <w:marBottom w:val="0"/>
          <w:divBdr>
            <w:top w:val="none" w:sz="0" w:space="0" w:color="auto"/>
            <w:left w:val="none" w:sz="0" w:space="0" w:color="auto"/>
            <w:bottom w:val="none" w:sz="0" w:space="0" w:color="auto"/>
            <w:right w:val="none" w:sz="0" w:space="0" w:color="auto"/>
          </w:divBdr>
        </w:div>
        <w:div w:id="152642432">
          <w:marLeft w:val="640"/>
          <w:marRight w:val="0"/>
          <w:marTop w:val="0"/>
          <w:marBottom w:val="0"/>
          <w:divBdr>
            <w:top w:val="none" w:sz="0" w:space="0" w:color="auto"/>
            <w:left w:val="none" w:sz="0" w:space="0" w:color="auto"/>
            <w:bottom w:val="none" w:sz="0" w:space="0" w:color="auto"/>
            <w:right w:val="none" w:sz="0" w:space="0" w:color="auto"/>
          </w:divBdr>
        </w:div>
        <w:div w:id="156071316">
          <w:marLeft w:val="640"/>
          <w:marRight w:val="0"/>
          <w:marTop w:val="0"/>
          <w:marBottom w:val="0"/>
          <w:divBdr>
            <w:top w:val="none" w:sz="0" w:space="0" w:color="auto"/>
            <w:left w:val="none" w:sz="0" w:space="0" w:color="auto"/>
            <w:bottom w:val="none" w:sz="0" w:space="0" w:color="auto"/>
            <w:right w:val="none" w:sz="0" w:space="0" w:color="auto"/>
          </w:divBdr>
        </w:div>
        <w:div w:id="184439095">
          <w:marLeft w:val="640"/>
          <w:marRight w:val="0"/>
          <w:marTop w:val="0"/>
          <w:marBottom w:val="0"/>
          <w:divBdr>
            <w:top w:val="none" w:sz="0" w:space="0" w:color="auto"/>
            <w:left w:val="none" w:sz="0" w:space="0" w:color="auto"/>
            <w:bottom w:val="none" w:sz="0" w:space="0" w:color="auto"/>
            <w:right w:val="none" w:sz="0" w:space="0" w:color="auto"/>
          </w:divBdr>
        </w:div>
        <w:div w:id="209730339">
          <w:marLeft w:val="640"/>
          <w:marRight w:val="0"/>
          <w:marTop w:val="0"/>
          <w:marBottom w:val="0"/>
          <w:divBdr>
            <w:top w:val="none" w:sz="0" w:space="0" w:color="auto"/>
            <w:left w:val="none" w:sz="0" w:space="0" w:color="auto"/>
            <w:bottom w:val="none" w:sz="0" w:space="0" w:color="auto"/>
            <w:right w:val="none" w:sz="0" w:space="0" w:color="auto"/>
          </w:divBdr>
        </w:div>
        <w:div w:id="213583837">
          <w:marLeft w:val="640"/>
          <w:marRight w:val="0"/>
          <w:marTop w:val="0"/>
          <w:marBottom w:val="0"/>
          <w:divBdr>
            <w:top w:val="none" w:sz="0" w:space="0" w:color="auto"/>
            <w:left w:val="none" w:sz="0" w:space="0" w:color="auto"/>
            <w:bottom w:val="none" w:sz="0" w:space="0" w:color="auto"/>
            <w:right w:val="none" w:sz="0" w:space="0" w:color="auto"/>
          </w:divBdr>
        </w:div>
        <w:div w:id="215624489">
          <w:marLeft w:val="640"/>
          <w:marRight w:val="0"/>
          <w:marTop w:val="0"/>
          <w:marBottom w:val="0"/>
          <w:divBdr>
            <w:top w:val="none" w:sz="0" w:space="0" w:color="auto"/>
            <w:left w:val="none" w:sz="0" w:space="0" w:color="auto"/>
            <w:bottom w:val="none" w:sz="0" w:space="0" w:color="auto"/>
            <w:right w:val="none" w:sz="0" w:space="0" w:color="auto"/>
          </w:divBdr>
        </w:div>
        <w:div w:id="220406072">
          <w:marLeft w:val="640"/>
          <w:marRight w:val="0"/>
          <w:marTop w:val="0"/>
          <w:marBottom w:val="0"/>
          <w:divBdr>
            <w:top w:val="none" w:sz="0" w:space="0" w:color="auto"/>
            <w:left w:val="none" w:sz="0" w:space="0" w:color="auto"/>
            <w:bottom w:val="none" w:sz="0" w:space="0" w:color="auto"/>
            <w:right w:val="none" w:sz="0" w:space="0" w:color="auto"/>
          </w:divBdr>
        </w:div>
        <w:div w:id="241110782">
          <w:marLeft w:val="640"/>
          <w:marRight w:val="0"/>
          <w:marTop w:val="0"/>
          <w:marBottom w:val="0"/>
          <w:divBdr>
            <w:top w:val="none" w:sz="0" w:space="0" w:color="auto"/>
            <w:left w:val="none" w:sz="0" w:space="0" w:color="auto"/>
            <w:bottom w:val="none" w:sz="0" w:space="0" w:color="auto"/>
            <w:right w:val="none" w:sz="0" w:space="0" w:color="auto"/>
          </w:divBdr>
        </w:div>
        <w:div w:id="255409657">
          <w:marLeft w:val="640"/>
          <w:marRight w:val="0"/>
          <w:marTop w:val="0"/>
          <w:marBottom w:val="0"/>
          <w:divBdr>
            <w:top w:val="none" w:sz="0" w:space="0" w:color="auto"/>
            <w:left w:val="none" w:sz="0" w:space="0" w:color="auto"/>
            <w:bottom w:val="none" w:sz="0" w:space="0" w:color="auto"/>
            <w:right w:val="none" w:sz="0" w:space="0" w:color="auto"/>
          </w:divBdr>
        </w:div>
        <w:div w:id="270741870">
          <w:marLeft w:val="640"/>
          <w:marRight w:val="0"/>
          <w:marTop w:val="0"/>
          <w:marBottom w:val="0"/>
          <w:divBdr>
            <w:top w:val="none" w:sz="0" w:space="0" w:color="auto"/>
            <w:left w:val="none" w:sz="0" w:space="0" w:color="auto"/>
            <w:bottom w:val="none" w:sz="0" w:space="0" w:color="auto"/>
            <w:right w:val="none" w:sz="0" w:space="0" w:color="auto"/>
          </w:divBdr>
        </w:div>
        <w:div w:id="304552167">
          <w:marLeft w:val="640"/>
          <w:marRight w:val="0"/>
          <w:marTop w:val="0"/>
          <w:marBottom w:val="0"/>
          <w:divBdr>
            <w:top w:val="none" w:sz="0" w:space="0" w:color="auto"/>
            <w:left w:val="none" w:sz="0" w:space="0" w:color="auto"/>
            <w:bottom w:val="none" w:sz="0" w:space="0" w:color="auto"/>
            <w:right w:val="none" w:sz="0" w:space="0" w:color="auto"/>
          </w:divBdr>
        </w:div>
        <w:div w:id="309334704">
          <w:marLeft w:val="640"/>
          <w:marRight w:val="0"/>
          <w:marTop w:val="0"/>
          <w:marBottom w:val="0"/>
          <w:divBdr>
            <w:top w:val="none" w:sz="0" w:space="0" w:color="auto"/>
            <w:left w:val="none" w:sz="0" w:space="0" w:color="auto"/>
            <w:bottom w:val="none" w:sz="0" w:space="0" w:color="auto"/>
            <w:right w:val="none" w:sz="0" w:space="0" w:color="auto"/>
          </w:divBdr>
        </w:div>
        <w:div w:id="312682832">
          <w:marLeft w:val="640"/>
          <w:marRight w:val="0"/>
          <w:marTop w:val="0"/>
          <w:marBottom w:val="0"/>
          <w:divBdr>
            <w:top w:val="none" w:sz="0" w:space="0" w:color="auto"/>
            <w:left w:val="none" w:sz="0" w:space="0" w:color="auto"/>
            <w:bottom w:val="none" w:sz="0" w:space="0" w:color="auto"/>
            <w:right w:val="none" w:sz="0" w:space="0" w:color="auto"/>
          </w:divBdr>
        </w:div>
        <w:div w:id="316227676">
          <w:marLeft w:val="640"/>
          <w:marRight w:val="0"/>
          <w:marTop w:val="0"/>
          <w:marBottom w:val="0"/>
          <w:divBdr>
            <w:top w:val="none" w:sz="0" w:space="0" w:color="auto"/>
            <w:left w:val="none" w:sz="0" w:space="0" w:color="auto"/>
            <w:bottom w:val="none" w:sz="0" w:space="0" w:color="auto"/>
            <w:right w:val="none" w:sz="0" w:space="0" w:color="auto"/>
          </w:divBdr>
        </w:div>
        <w:div w:id="322245135">
          <w:marLeft w:val="640"/>
          <w:marRight w:val="0"/>
          <w:marTop w:val="0"/>
          <w:marBottom w:val="0"/>
          <w:divBdr>
            <w:top w:val="none" w:sz="0" w:space="0" w:color="auto"/>
            <w:left w:val="none" w:sz="0" w:space="0" w:color="auto"/>
            <w:bottom w:val="none" w:sz="0" w:space="0" w:color="auto"/>
            <w:right w:val="none" w:sz="0" w:space="0" w:color="auto"/>
          </w:divBdr>
        </w:div>
        <w:div w:id="322707560">
          <w:marLeft w:val="640"/>
          <w:marRight w:val="0"/>
          <w:marTop w:val="0"/>
          <w:marBottom w:val="0"/>
          <w:divBdr>
            <w:top w:val="none" w:sz="0" w:space="0" w:color="auto"/>
            <w:left w:val="none" w:sz="0" w:space="0" w:color="auto"/>
            <w:bottom w:val="none" w:sz="0" w:space="0" w:color="auto"/>
            <w:right w:val="none" w:sz="0" w:space="0" w:color="auto"/>
          </w:divBdr>
        </w:div>
        <w:div w:id="352271698">
          <w:marLeft w:val="640"/>
          <w:marRight w:val="0"/>
          <w:marTop w:val="0"/>
          <w:marBottom w:val="0"/>
          <w:divBdr>
            <w:top w:val="none" w:sz="0" w:space="0" w:color="auto"/>
            <w:left w:val="none" w:sz="0" w:space="0" w:color="auto"/>
            <w:bottom w:val="none" w:sz="0" w:space="0" w:color="auto"/>
            <w:right w:val="none" w:sz="0" w:space="0" w:color="auto"/>
          </w:divBdr>
        </w:div>
        <w:div w:id="356199770">
          <w:marLeft w:val="640"/>
          <w:marRight w:val="0"/>
          <w:marTop w:val="0"/>
          <w:marBottom w:val="0"/>
          <w:divBdr>
            <w:top w:val="none" w:sz="0" w:space="0" w:color="auto"/>
            <w:left w:val="none" w:sz="0" w:space="0" w:color="auto"/>
            <w:bottom w:val="none" w:sz="0" w:space="0" w:color="auto"/>
            <w:right w:val="none" w:sz="0" w:space="0" w:color="auto"/>
          </w:divBdr>
        </w:div>
        <w:div w:id="358892922">
          <w:marLeft w:val="640"/>
          <w:marRight w:val="0"/>
          <w:marTop w:val="0"/>
          <w:marBottom w:val="0"/>
          <w:divBdr>
            <w:top w:val="none" w:sz="0" w:space="0" w:color="auto"/>
            <w:left w:val="none" w:sz="0" w:space="0" w:color="auto"/>
            <w:bottom w:val="none" w:sz="0" w:space="0" w:color="auto"/>
            <w:right w:val="none" w:sz="0" w:space="0" w:color="auto"/>
          </w:divBdr>
        </w:div>
        <w:div w:id="367217683">
          <w:marLeft w:val="640"/>
          <w:marRight w:val="0"/>
          <w:marTop w:val="0"/>
          <w:marBottom w:val="0"/>
          <w:divBdr>
            <w:top w:val="none" w:sz="0" w:space="0" w:color="auto"/>
            <w:left w:val="none" w:sz="0" w:space="0" w:color="auto"/>
            <w:bottom w:val="none" w:sz="0" w:space="0" w:color="auto"/>
            <w:right w:val="none" w:sz="0" w:space="0" w:color="auto"/>
          </w:divBdr>
        </w:div>
        <w:div w:id="392853487">
          <w:marLeft w:val="640"/>
          <w:marRight w:val="0"/>
          <w:marTop w:val="0"/>
          <w:marBottom w:val="0"/>
          <w:divBdr>
            <w:top w:val="none" w:sz="0" w:space="0" w:color="auto"/>
            <w:left w:val="none" w:sz="0" w:space="0" w:color="auto"/>
            <w:bottom w:val="none" w:sz="0" w:space="0" w:color="auto"/>
            <w:right w:val="none" w:sz="0" w:space="0" w:color="auto"/>
          </w:divBdr>
        </w:div>
        <w:div w:id="398333788">
          <w:marLeft w:val="640"/>
          <w:marRight w:val="0"/>
          <w:marTop w:val="0"/>
          <w:marBottom w:val="0"/>
          <w:divBdr>
            <w:top w:val="none" w:sz="0" w:space="0" w:color="auto"/>
            <w:left w:val="none" w:sz="0" w:space="0" w:color="auto"/>
            <w:bottom w:val="none" w:sz="0" w:space="0" w:color="auto"/>
            <w:right w:val="none" w:sz="0" w:space="0" w:color="auto"/>
          </w:divBdr>
        </w:div>
        <w:div w:id="403648259">
          <w:marLeft w:val="640"/>
          <w:marRight w:val="0"/>
          <w:marTop w:val="0"/>
          <w:marBottom w:val="0"/>
          <w:divBdr>
            <w:top w:val="none" w:sz="0" w:space="0" w:color="auto"/>
            <w:left w:val="none" w:sz="0" w:space="0" w:color="auto"/>
            <w:bottom w:val="none" w:sz="0" w:space="0" w:color="auto"/>
            <w:right w:val="none" w:sz="0" w:space="0" w:color="auto"/>
          </w:divBdr>
        </w:div>
        <w:div w:id="407195303">
          <w:marLeft w:val="640"/>
          <w:marRight w:val="0"/>
          <w:marTop w:val="0"/>
          <w:marBottom w:val="0"/>
          <w:divBdr>
            <w:top w:val="none" w:sz="0" w:space="0" w:color="auto"/>
            <w:left w:val="none" w:sz="0" w:space="0" w:color="auto"/>
            <w:bottom w:val="none" w:sz="0" w:space="0" w:color="auto"/>
            <w:right w:val="none" w:sz="0" w:space="0" w:color="auto"/>
          </w:divBdr>
        </w:div>
        <w:div w:id="417797179">
          <w:marLeft w:val="640"/>
          <w:marRight w:val="0"/>
          <w:marTop w:val="0"/>
          <w:marBottom w:val="0"/>
          <w:divBdr>
            <w:top w:val="none" w:sz="0" w:space="0" w:color="auto"/>
            <w:left w:val="none" w:sz="0" w:space="0" w:color="auto"/>
            <w:bottom w:val="none" w:sz="0" w:space="0" w:color="auto"/>
            <w:right w:val="none" w:sz="0" w:space="0" w:color="auto"/>
          </w:divBdr>
        </w:div>
        <w:div w:id="428162560">
          <w:marLeft w:val="640"/>
          <w:marRight w:val="0"/>
          <w:marTop w:val="0"/>
          <w:marBottom w:val="0"/>
          <w:divBdr>
            <w:top w:val="none" w:sz="0" w:space="0" w:color="auto"/>
            <w:left w:val="none" w:sz="0" w:space="0" w:color="auto"/>
            <w:bottom w:val="none" w:sz="0" w:space="0" w:color="auto"/>
            <w:right w:val="none" w:sz="0" w:space="0" w:color="auto"/>
          </w:divBdr>
        </w:div>
        <w:div w:id="433211228">
          <w:marLeft w:val="640"/>
          <w:marRight w:val="0"/>
          <w:marTop w:val="0"/>
          <w:marBottom w:val="0"/>
          <w:divBdr>
            <w:top w:val="none" w:sz="0" w:space="0" w:color="auto"/>
            <w:left w:val="none" w:sz="0" w:space="0" w:color="auto"/>
            <w:bottom w:val="none" w:sz="0" w:space="0" w:color="auto"/>
            <w:right w:val="none" w:sz="0" w:space="0" w:color="auto"/>
          </w:divBdr>
        </w:div>
        <w:div w:id="433867358">
          <w:marLeft w:val="640"/>
          <w:marRight w:val="0"/>
          <w:marTop w:val="0"/>
          <w:marBottom w:val="0"/>
          <w:divBdr>
            <w:top w:val="none" w:sz="0" w:space="0" w:color="auto"/>
            <w:left w:val="none" w:sz="0" w:space="0" w:color="auto"/>
            <w:bottom w:val="none" w:sz="0" w:space="0" w:color="auto"/>
            <w:right w:val="none" w:sz="0" w:space="0" w:color="auto"/>
          </w:divBdr>
        </w:div>
        <w:div w:id="449477542">
          <w:marLeft w:val="640"/>
          <w:marRight w:val="0"/>
          <w:marTop w:val="0"/>
          <w:marBottom w:val="0"/>
          <w:divBdr>
            <w:top w:val="none" w:sz="0" w:space="0" w:color="auto"/>
            <w:left w:val="none" w:sz="0" w:space="0" w:color="auto"/>
            <w:bottom w:val="none" w:sz="0" w:space="0" w:color="auto"/>
            <w:right w:val="none" w:sz="0" w:space="0" w:color="auto"/>
          </w:divBdr>
        </w:div>
        <w:div w:id="476076151">
          <w:marLeft w:val="640"/>
          <w:marRight w:val="0"/>
          <w:marTop w:val="0"/>
          <w:marBottom w:val="0"/>
          <w:divBdr>
            <w:top w:val="none" w:sz="0" w:space="0" w:color="auto"/>
            <w:left w:val="none" w:sz="0" w:space="0" w:color="auto"/>
            <w:bottom w:val="none" w:sz="0" w:space="0" w:color="auto"/>
            <w:right w:val="none" w:sz="0" w:space="0" w:color="auto"/>
          </w:divBdr>
        </w:div>
        <w:div w:id="482089589">
          <w:marLeft w:val="640"/>
          <w:marRight w:val="0"/>
          <w:marTop w:val="0"/>
          <w:marBottom w:val="0"/>
          <w:divBdr>
            <w:top w:val="none" w:sz="0" w:space="0" w:color="auto"/>
            <w:left w:val="none" w:sz="0" w:space="0" w:color="auto"/>
            <w:bottom w:val="none" w:sz="0" w:space="0" w:color="auto"/>
            <w:right w:val="none" w:sz="0" w:space="0" w:color="auto"/>
          </w:divBdr>
        </w:div>
        <w:div w:id="494491802">
          <w:marLeft w:val="640"/>
          <w:marRight w:val="0"/>
          <w:marTop w:val="0"/>
          <w:marBottom w:val="0"/>
          <w:divBdr>
            <w:top w:val="none" w:sz="0" w:space="0" w:color="auto"/>
            <w:left w:val="none" w:sz="0" w:space="0" w:color="auto"/>
            <w:bottom w:val="none" w:sz="0" w:space="0" w:color="auto"/>
            <w:right w:val="none" w:sz="0" w:space="0" w:color="auto"/>
          </w:divBdr>
        </w:div>
        <w:div w:id="495612439">
          <w:marLeft w:val="640"/>
          <w:marRight w:val="0"/>
          <w:marTop w:val="0"/>
          <w:marBottom w:val="0"/>
          <w:divBdr>
            <w:top w:val="none" w:sz="0" w:space="0" w:color="auto"/>
            <w:left w:val="none" w:sz="0" w:space="0" w:color="auto"/>
            <w:bottom w:val="none" w:sz="0" w:space="0" w:color="auto"/>
            <w:right w:val="none" w:sz="0" w:space="0" w:color="auto"/>
          </w:divBdr>
        </w:div>
        <w:div w:id="509562942">
          <w:marLeft w:val="640"/>
          <w:marRight w:val="0"/>
          <w:marTop w:val="0"/>
          <w:marBottom w:val="0"/>
          <w:divBdr>
            <w:top w:val="none" w:sz="0" w:space="0" w:color="auto"/>
            <w:left w:val="none" w:sz="0" w:space="0" w:color="auto"/>
            <w:bottom w:val="none" w:sz="0" w:space="0" w:color="auto"/>
            <w:right w:val="none" w:sz="0" w:space="0" w:color="auto"/>
          </w:divBdr>
        </w:div>
        <w:div w:id="517158161">
          <w:marLeft w:val="640"/>
          <w:marRight w:val="0"/>
          <w:marTop w:val="0"/>
          <w:marBottom w:val="0"/>
          <w:divBdr>
            <w:top w:val="none" w:sz="0" w:space="0" w:color="auto"/>
            <w:left w:val="none" w:sz="0" w:space="0" w:color="auto"/>
            <w:bottom w:val="none" w:sz="0" w:space="0" w:color="auto"/>
            <w:right w:val="none" w:sz="0" w:space="0" w:color="auto"/>
          </w:divBdr>
        </w:div>
        <w:div w:id="523177547">
          <w:marLeft w:val="640"/>
          <w:marRight w:val="0"/>
          <w:marTop w:val="0"/>
          <w:marBottom w:val="0"/>
          <w:divBdr>
            <w:top w:val="none" w:sz="0" w:space="0" w:color="auto"/>
            <w:left w:val="none" w:sz="0" w:space="0" w:color="auto"/>
            <w:bottom w:val="none" w:sz="0" w:space="0" w:color="auto"/>
            <w:right w:val="none" w:sz="0" w:space="0" w:color="auto"/>
          </w:divBdr>
        </w:div>
        <w:div w:id="524712603">
          <w:marLeft w:val="640"/>
          <w:marRight w:val="0"/>
          <w:marTop w:val="0"/>
          <w:marBottom w:val="0"/>
          <w:divBdr>
            <w:top w:val="none" w:sz="0" w:space="0" w:color="auto"/>
            <w:left w:val="none" w:sz="0" w:space="0" w:color="auto"/>
            <w:bottom w:val="none" w:sz="0" w:space="0" w:color="auto"/>
            <w:right w:val="none" w:sz="0" w:space="0" w:color="auto"/>
          </w:divBdr>
        </w:div>
        <w:div w:id="527839360">
          <w:marLeft w:val="640"/>
          <w:marRight w:val="0"/>
          <w:marTop w:val="0"/>
          <w:marBottom w:val="0"/>
          <w:divBdr>
            <w:top w:val="none" w:sz="0" w:space="0" w:color="auto"/>
            <w:left w:val="none" w:sz="0" w:space="0" w:color="auto"/>
            <w:bottom w:val="none" w:sz="0" w:space="0" w:color="auto"/>
            <w:right w:val="none" w:sz="0" w:space="0" w:color="auto"/>
          </w:divBdr>
        </w:div>
        <w:div w:id="531694223">
          <w:marLeft w:val="640"/>
          <w:marRight w:val="0"/>
          <w:marTop w:val="0"/>
          <w:marBottom w:val="0"/>
          <w:divBdr>
            <w:top w:val="none" w:sz="0" w:space="0" w:color="auto"/>
            <w:left w:val="none" w:sz="0" w:space="0" w:color="auto"/>
            <w:bottom w:val="none" w:sz="0" w:space="0" w:color="auto"/>
            <w:right w:val="none" w:sz="0" w:space="0" w:color="auto"/>
          </w:divBdr>
        </w:div>
        <w:div w:id="534077277">
          <w:marLeft w:val="640"/>
          <w:marRight w:val="0"/>
          <w:marTop w:val="0"/>
          <w:marBottom w:val="0"/>
          <w:divBdr>
            <w:top w:val="none" w:sz="0" w:space="0" w:color="auto"/>
            <w:left w:val="none" w:sz="0" w:space="0" w:color="auto"/>
            <w:bottom w:val="none" w:sz="0" w:space="0" w:color="auto"/>
            <w:right w:val="none" w:sz="0" w:space="0" w:color="auto"/>
          </w:divBdr>
        </w:div>
        <w:div w:id="543177096">
          <w:marLeft w:val="640"/>
          <w:marRight w:val="0"/>
          <w:marTop w:val="0"/>
          <w:marBottom w:val="0"/>
          <w:divBdr>
            <w:top w:val="none" w:sz="0" w:space="0" w:color="auto"/>
            <w:left w:val="none" w:sz="0" w:space="0" w:color="auto"/>
            <w:bottom w:val="none" w:sz="0" w:space="0" w:color="auto"/>
            <w:right w:val="none" w:sz="0" w:space="0" w:color="auto"/>
          </w:divBdr>
        </w:div>
        <w:div w:id="552696159">
          <w:marLeft w:val="640"/>
          <w:marRight w:val="0"/>
          <w:marTop w:val="0"/>
          <w:marBottom w:val="0"/>
          <w:divBdr>
            <w:top w:val="none" w:sz="0" w:space="0" w:color="auto"/>
            <w:left w:val="none" w:sz="0" w:space="0" w:color="auto"/>
            <w:bottom w:val="none" w:sz="0" w:space="0" w:color="auto"/>
            <w:right w:val="none" w:sz="0" w:space="0" w:color="auto"/>
          </w:divBdr>
        </w:div>
        <w:div w:id="572011739">
          <w:marLeft w:val="640"/>
          <w:marRight w:val="0"/>
          <w:marTop w:val="0"/>
          <w:marBottom w:val="0"/>
          <w:divBdr>
            <w:top w:val="none" w:sz="0" w:space="0" w:color="auto"/>
            <w:left w:val="none" w:sz="0" w:space="0" w:color="auto"/>
            <w:bottom w:val="none" w:sz="0" w:space="0" w:color="auto"/>
            <w:right w:val="none" w:sz="0" w:space="0" w:color="auto"/>
          </w:divBdr>
        </w:div>
        <w:div w:id="572276883">
          <w:marLeft w:val="640"/>
          <w:marRight w:val="0"/>
          <w:marTop w:val="0"/>
          <w:marBottom w:val="0"/>
          <w:divBdr>
            <w:top w:val="none" w:sz="0" w:space="0" w:color="auto"/>
            <w:left w:val="none" w:sz="0" w:space="0" w:color="auto"/>
            <w:bottom w:val="none" w:sz="0" w:space="0" w:color="auto"/>
            <w:right w:val="none" w:sz="0" w:space="0" w:color="auto"/>
          </w:divBdr>
        </w:div>
        <w:div w:id="578518525">
          <w:marLeft w:val="640"/>
          <w:marRight w:val="0"/>
          <w:marTop w:val="0"/>
          <w:marBottom w:val="0"/>
          <w:divBdr>
            <w:top w:val="none" w:sz="0" w:space="0" w:color="auto"/>
            <w:left w:val="none" w:sz="0" w:space="0" w:color="auto"/>
            <w:bottom w:val="none" w:sz="0" w:space="0" w:color="auto"/>
            <w:right w:val="none" w:sz="0" w:space="0" w:color="auto"/>
          </w:divBdr>
        </w:div>
        <w:div w:id="580069676">
          <w:marLeft w:val="640"/>
          <w:marRight w:val="0"/>
          <w:marTop w:val="0"/>
          <w:marBottom w:val="0"/>
          <w:divBdr>
            <w:top w:val="none" w:sz="0" w:space="0" w:color="auto"/>
            <w:left w:val="none" w:sz="0" w:space="0" w:color="auto"/>
            <w:bottom w:val="none" w:sz="0" w:space="0" w:color="auto"/>
            <w:right w:val="none" w:sz="0" w:space="0" w:color="auto"/>
          </w:divBdr>
        </w:div>
        <w:div w:id="586623194">
          <w:marLeft w:val="640"/>
          <w:marRight w:val="0"/>
          <w:marTop w:val="0"/>
          <w:marBottom w:val="0"/>
          <w:divBdr>
            <w:top w:val="none" w:sz="0" w:space="0" w:color="auto"/>
            <w:left w:val="none" w:sz="0" w:space="0" w:color="auto"/>
            <w:bottom w:val="none" w:sz="0" w:space="0" w:color="auto"/>
            <w:right w:val="none" w:sz="0" w:space="0" w:color="auto"/>
          </w:divBdr>
        </w:div>
        <w:div w:id="598215588">
          <w:marLeft w:val="640"/>
          <w:marRight w:val="0"/>
          <w:marTop w:val="0"/>
          <w:marBottom w:val="0"/>
          <w:divBdr>
            <w:top w:val="none" w:sz="0" w:space="0" w:color="auto"/>
            <w:left w:val="none" w:sz="0" w:space="0" w:color="auto"/>
            <w:bottom w:val="none" w:sz="0" w:space="0" w:color="auto"/>
            <w:right w:val="none" w:sz="0" w:space="0" w:color="auto"/>
          </w:divBdr>
        </w:div>
        <w:div w:id="603347935">
          <w:marLeft w:val="640"/>
          <w:marRight w:val="0"/>
          <w:marTop w:val="0"/>
          <w:marBottom w:val="0"/>
          <w:divBdr>
            <w:top w:val="none" w:sz="0" w:space="0" w:color="auto"/>
            <w:left w:val="none" w:sz="0" w:space="0" w:color="auto"/>
            <w:bottom w:val="none" w:sz="0" w:space="0" w:color="auto"/>
            <w:right w:val="none" w:sz="0" w:space="0" w:color="auto"/>
          </w:divBdr>
        </w:div>
        <w:div w:id="634793295">
          <w:marLeft w:val="640"/>
          <w:marRight w:val="0"/>
          <w:marTop w:val="0"/>
          <w:marBottom w:val="0"/>
          <w:divBdr>
            <w:top w:val="none" w:sz="0" w:space="0" w:color="auto"/>
            <w:left w:val="none" w:sz="0" w:space="0" w:color="auto"/>
            <w:bottom w:val="none" w:sz="0" w:space="0" w:color="auto"/>
            <w:right w:val="none" w:sz="0" w:space="0" w:color="auto"/>
          </w:divBdr>
        </w:div>
        <w:div w:id="642467223">
          <w:marLeft w:val="640"/>
          <w:marRight w:val="0"/>
          <w:marTop w:val="0"/>
          <w:marBottom w:val="0"/>
          <w:divBdr>
            <w:top w:val="none" w:sz="0" w:space="0" w:color="auto"/>
            <w:left w:val="none" w:sz="0" w:space="0" w:color="auto"/>
            <w:bottom w:val="none" w:sz="0" w:space="0" w:color="auto"/>
            <w:right w:val="none" w:sz="0" w:space="0" w:color="auto"/>
          </w:divBdr>
        </w:div>
        <w:div w:id="648360127">
          <w:marLeft w:val="640"/>
          <w:marRight w:val="0"/>
          <w:marTop w:val="0"/>
          <w:marBottom w:val="0"/>
          <w:divBdr>
            <w:top w:val="none" w:sz="0" w:space="0" w:color="auto"/>
            <w:left w:val="none" w:sz="0" w:space="0" w:color="auto"/>
            <w:bottom w:val="none" w:sz="0" w:space="0" w:color="auto"/>
            <w:right w:val="none" w:sz="0" w:space="0" w:color="auto"/>
          </w:divBdr>
        </w:div>
        <w:div w:id="669257368">
          <w:marLeft w:val="640"/>
          <w:marRight w:val="0"/>
          <w:marTop w:val="0"/>
          <w:marBottom w:val="0"/>
          <w:divBdr>
            <w:top w:val="none" w:sz="0" w:space="0" w:color="auto"/>
            <w:left w:val="none" w:sz="0" w:space="0" w:color="auto"/>
            <w:bottom w:val="none" w:sz="0" w:space="0" w:color="auto"/>
            <w:right w:val="none" w:sz="0" w:space="0" w:color="auto"/>
          </w:divBdr>
        </w:div>
        <w:div w:id="680545019">
          <w:marLeft w:val="640"/>
          <w:marRight w:val="0"/>
          <w:marTop w:val="0"/>
          <w:marBottom w:val="0"/>
          <w:divBdr>
            <w:top w:val="none" w:sz="0" w:space="0" w:color="auto"/>
            <w:left w:val="none" w:sz="0" w:space="0" w:color="auto"/>
            <w:bottom w:val="none" w:sz="0" w:space="0" w:color="auto"/>
            <w:right w:val="none" w:sz="0" w:space="0" w:color="auto"/>
          </w:divBdr>
        </w:div>
        <w:div w:id="689183247">
          <w:marLeft w:val="640"/>
          <w:marRight w:val="0"/>
          <w:marTop w:val="0"/>
          <w:marBottom w:val="0"/>
          <w:divBdr>
            <w:top w:val="none" w:sz="0" w:space="0" w:color="auto"/>
            <w:left w:val="none" w:sz="0" w:space="0" w:color="auto"/>
            <w:bottom w:val="none" w:sz="0" w:space="0" w:color="auto"/>
            <w:right w:val="none" w:sz="0" w:space="0" w:color="auto"/>
          </w:divBdr>
        </w:div>
        <w:div w:id="694774178">
          <w:marLeft w:val="640"/>
          <w:marRight w:val="0"/>
          <w:marTop w:val="0"/>
          <w:marBottom w:val="0"/>
          <w:divBdr>
            <w:top w:val="none" w:sz="0" w:space="0" w:color="auto"/>
            <w:left w:val="none" w:sz="0" w:space="0" w:color="auto"/>
            <w:bottom w:val="none" w:sz="0" w:space="0" w:color="auto"/>
            <w:right w:val="none" w:sz="0" w:space="0" w:color="auto"/>
          </w:divBdr>
        </w:div>
        <w:div w:id="694817059">
          <w:marLeft w:val="640"/>
          <w:marRight w:val="0"/>
          <w:marTop w:val="0"/>
          <w:marBottom w:val="0"/>
          <w:divBdr>
            <w:top w:val="none" w:sz="0" w:space="0" w:color="auto"/>
            <w:left w:val="none" w:sz="0" w:space="0" w:color="auto"/>
            <w:bottom w:val="none" w:sz="0" w:space="0" w:color="auto"/>
            <w:right w:val="none" w:sz="0" w:space="0" w:color="auto"/>
          </w:divBdr>
        </w:div>
        <w:div w:id="698746655">
          <w:marLeft w:val="640"/>
          <w:marRight w:val="0"/>
          <w:marTop w:val="0"/>
          <w:marBottom w:val="0"/>
          <w:divBdr>
            <w:top w:val="none" w:sz="0" w:space="0" w:color="auto"/>
            <w:left w:val="none" w:sz="0" w:space="0" w:color="auto"/>
            <w:bottom w:val="none" w:sz="0" w:space="0" w:color="auto"/>
            <w:right w:val="none" w:sz="0" w:space="0" w:color="auto"/>
          </w:divBdr>
        </w:div>
        <w:div w:id="700133733">
          <w:marLeft w:val="640"/>
          <w:marRight w:val="0"/>
          <w:marTop w:val="0"/>
          <w:marBottom w:val="0"/>
          <w:divBdr>
            <w:top w:val="none" w:sz="0" w:space="0" w:color="auto"/>
            <w:left w:val="none" w:sz="0" w:space="0" w:color="auto"/>
            <w:bottom w:val="none" w:sz="0" w:space="0" w:color="auto"/>
            <w:right w:val="none" w:sz="0" w:space="0" w:color="auto"/>
          </w:divBdr>
        </w:div>
        <w:div w:id="716733983">
          <w:marLeft w:val="640"/>
          <w:marRight w:val="0"/>
          <w:marTop w:val="0"/>
          <w:marBottom w:val="0"/>
          <w:divBdr>
            <w:top w:val="none" w:sz="0" w:space="0" w:color="auto"/>
            <w:left w:val="none" w:sz="0" w:space="0" w:color="auto"/>
            <w:bottom w:val="none" w:sz="0" w:space="0" w:color="auto"/>
            <w:right w:val="none" w:sz="0" w:space="0" w:color="auto"/>
          </w:divBdr>
        </w:div>
        <w:div w:id="717826555">
          <w:marLeft w:val="640"/>
          <w:marRight w:val="0"/>
          <w:marTop w:val="0"/>
          <w:marBottom w:val="0"/>
          <w:divBdr>
            <w:top w:val="none" w:sz="0" w:space="0" w:color="auto"/>
            <w:left w:val="none" w:sz="0" w:space="0" w:color="auto"/>
            <w:bottom w:val="none" w:sz="0" w:space="0" w:color="auto"/>
            <w:right w:val="none" w:sz="0" w:space="0" w:color="auto"/>
          </w:divBdr>
        </w:div>
        <w:div w:id="725377852">
          <w:marLeft w:val="640"/>
          <w:marRight w:val="0"/>
          <w:marTop w:val="0"/>
          <w:marBottom w:val="0"/>
          <w:divBdr>
            <w:top w:val="none" w:sz="0" w:space="0" w:color="auto"/>
            <w:left w:val="none" w:sz="0" w:space="0" w:color="auto"/>
            <w:bottom w:val="none" w:sz="0" w:space="0" w:color="auto"/>
            <w:right w:val="none" w:sz="0" w:space="0" w:color="auto"/>
          </w:divBdr>
        </w:div>
        <w:div w:id="779376788">
          <w:marLeft w:val="640"/>
          <w:marRight w:val="0"/>
          <w:marTop w:val="0"/>
          <w:marBottom w:val="0"/>
          <w:divBdr>
            <w:top w:val="none" w:sz="0" w:space="0" w:color="auto"/>
            <w:left w:val="none" w:sz="0" w:space="0" w:color="auto"/>
            <w:bottom w:val="none" w:sz="0" w:space="0" w:color="auto"/>
            <w:right w:val="none" w:sz="0" w:space="0" w:color="auto"/>
          </w:divBdr>
        </w:div>
        <w:div w:id="786777814">
          <w:marLeft w:val="640"/>
          <w:marRight w:val="0"/>
          <w:marTop w:val="0"/>
          <w:marBottom w:val="0"/>
          <w:divBdr>
            <w:top w:val="none" w:sz="0" w:space="0" w:color="auto"/>
            <w:left w:val="none" w:sz="0" w:space="0" w:color="auto"/>
            <w:bottom w:val="none" w:sz="0" w:space="0" w:color="auto"/>
            <w:right w:val="none" w:sz="0" w:space="0" w:color="auto"/>
          </w:divBdr>
        </w:div>
        <w:div w:id="803962078">
          <w:marLeft w:val="640"/>
          <w:marRight w:val="0"/>
          <w:marTop w:val="0"/>
          <w:marBottom w:val="0"/>
          <w:divBdr>
            <w:top w:val="none" w:sz="0" w:space="0" w:color="auto"/>
            <w:left w:val="none" w:sz="0" w:space="0" w:color="auto"/>
            <w:bottom w:val="none" w:sz="0" w:space="0" w:color="auto"/>
            <w:right w:val="none" w:sz="0" w:space="0" w:color="auto"/>
          </w:divBdr>
        </w:div>
        <w:div w:id="807819405">
          <w:marLeft w:val="640"/>
          <w:marRight w:val="0"/>
          <w:marTop w:val="0"/>
          <w:marBottom w:val="0"/>
          <w:divBdr>
            <w:top w:val="none" w:sz="0" w:space="0" w:color="auto"/>
            <w:left w:val="none" w:sz="0" w:space="0" w:color="auto"/>
            <w:bottom w:val="none" w:sz="0" w:space="0" w:color="auto"/>
            <w:right w:val="none" w:sz="0" w:space="0" w:color="auto"/>
          </w:divBdr>
        </w:div>
        <w:div w:id="816386878">
          <w:marLeft w:val="640"/>
          <w:marRight w:val="0"/>
          <w:marTop w:val="0"/>
          <w:marBottom w:val="0"/>
          <w:divBdr>
            <w:top w:val="none" w:sz="0" w:space="0" w:color="auto"/>
            <w:left w:val="none" w:sz="0" w:space="0" w:color="auto"/>
            <w:bottom w:val="none" w:sz="0" w:space="0" w:color="auto"/>
            <w:right w:val="none" w:sz="0" w:space="0" w:color="auto"/>
          </w:divBdr>
        </w:div>
        <w:div w:id="816725313">
          <w:marLeft w:val="640"/>
          <w:marRight w:val="0"/>
          <w:marTop w:val="0"/>
          <w:marBottom w:val="0"/>
          <w:divBdr>
            <w:top w:val="none" w:sz="0" w:space="0" w:color="auto"/>
            <w:left w:val="none" w:sz="0" w:space="0" w:color="auto"/>
            <w:bottom w:val="none" w:sz="0" w:space="0" w:color="auto"/>
            <w:right w:val="none" w:sz="0" w:space="0" w:color="auto"/>
          </w:divBdr>
        </w:div>
        <w:div w:id="821580050">
          <w:marLeft w:val="640"/>
          <w:marRight w:val="0"/>
          <w:marTop w:val="0"/>
          <w:marBottom w:val="0"/>
          <w:divBdr>
            <w:top w:val="none" w:sz="0" w:space="0" w:color="auto"/>
            <w:left w:val="none" w:sz="0" w:space="0" w:color="auto"/>
            <w:bottom w:val="none" w:sz="0" w:space="0" w:color="auto"/>
            <w:right w:val="none" w:sz="0" w:space="0" w:color="auto"/>
          </w:divBdr>
        </w:div>
        <w:div w:id="825779451">
          <w:marLeft w:val="640"/>
          <w:marRight w:val="0"/>
          <w:marTop w:val="0"/>
          <w:marBottom w:val="0"/>
          <w:divBdr>
            <w:top w:val="none" w:sz="0" w:space="0" w:color="auto"/>
            <w:left w:val="none" w:sz="0" w:space="0" w:color="auto"/>
            <w:bottom w:val="none" w:sz="0" w:space="0" w:color="auto"/>
            <w:right w:val="none" w:sz="0" w:space="0" w:color="auto"/>
          </w:divBdr>
        </w:div>
        <w:div w:id="830295309">
          <w:marLeft w:val="640"/>
          <w:marRight w:val="0"/>
          <w:marTop w:val="0"/>
          <w:marBottom w:val="0"/>
          <w:divBdr>
            <w:top w:val="none" w:sz="0" w:space="0" w:color="auto"/>
            <w:left w:val="none" w:sz="0" w:space="0" w:color="auto"/>
            <w:bottom w:val="none" w:sz="0" w:space="0" w:color="auto"/>
            <w:right w:val="none" w:sz="0" w:space="0" w:color="auto"/>
          </w:divBdr>
        </w:div>
        <w:div w:id="848560961">
          <w:marLeft w:val="640"/>
          <w:marRight w:val="0"/>
          <w:marTop w:val="0"/>
          <w:marBottom w:val="0"/>
          <w:divBdr>
            <w:top w:val="none" w:sz="0" w:space="0" w:color="auto"/>
            <w:left w:val="none" w:sz="0" w:space="0" w:color="auto"/>
            <w:bottom w:val="none" w:sz="0" w:space="0" w:color="auto"/>
            <w:right w:val="none" w:sz="0" w:space="0" w:color="auto"/>
          </w:divBdr>
        </w:div>
        <w:div w:id="864711656">
          <w:marLeft w:val="640"/>
          <w:marRight w:val="0"/>
          <w:marTop w:val="0"/>
          <w:marBottom w:val="0"/>
          <w:divBdr>
            <w:top w:val="none" w:sz="0" w:space="0" w:color="auto"/>
            <w:left w:val="none" w:sz="0" w:space="0" w:color="auto"/>
            <w:bottom w:val="none" w:sz="0" w:space="0" w:color="auto"/>
            <w:right w:val="none" w:sz="0" w:space="0" w:color="auto"/>
          </w:divBdr>
        </w:div>
        <w:div w:id="891385176">
          <w:marLeft w:val="640"/>
          <w:marRight w:val="0"/>
          <w:marTop w:val="0"/>
          <w:marBottom w:val="0"/>
          <w:divBdr>
            <w:top w:val="none" w:sz="0" w:space="0" w:color="auto"/>
            <w:left w:val="none" w:sz="0" w:space="0" w:color="auto"/>
            <w:bottom w:val="none" w:sz="0" w:space="0" w:color="auto"/>
            <w:right w:val="none" w:sz="0" w:space="0" w:color="auto"/>
          </w:divBdr>
        </w:div>
        <w:div w:id="891884055">
          <w:marLeft w:val="640"/>
          <w:marRight w:val="0"/>
          <w:marTop w:val="0"/>
          <w:marBottom w:val="0"/>
          <w:divBdr>
            <w:top w:val="none" w:sz="0" w:space="0" w:color="auto"/>
            <w:left w:val="none" w:sz="0" w:space="0" w:color="auto"/>
            <w:bottom w:val="none" w:sz="0" w:space="0" w:color="auto"/>
            <w:right w:val="none" w:sz="0" w:space="0" w:color="auto"/>
          </w:divBdr>
        </w:div>
        <w:div w:id="891887464">
          <w:marLeft w:val="640"/>
          <w:marRight w:val="0"/>
          <w:marTop w:val="0"/>
          <w:marBottom w:val="0"/>
          <w:divBdr>
            <w:top w:val="none" w:sz="0" w:space="0" w:color="auto"/>
            <w:left w:val="none" w:sz="0" w:space="0" w:color="auto"/>
            <w:bottom w:val="none" w:sz="0" w:space="0" w:color="auto"/>
            <w:right w:val="none" w:sz="0" w:space="0" w:color="auto"/>
          </w:divBdr>
        </w:div>
        <w:div w:id="912931728">
          <w:marLeft w:val="640"/>
          <w:marRight w:val="0"/>
          <w:marTop w:val="0"/>
          <w:marBottom w:val="0"/>
          <w:divBdr>
            <w:top w:val="none" w:sz="0" w:space="0" w:color="auto"/>
            <w:left w:val="none" w:sz="0" w:space="0" w:color="auto"/>
            <w:bottom w:val="none" w:sz="0" w:space="0" w:color="auto"/>
            <w:right w:val="none" w:sz="0" w:space="0" w:color="auto"/>
          </w:divBdr>
        </w:div>
        <w:div w:id="927344319">
          <w:marLeft w:val="640"/>
          <w:marRight w:val="0"/>
          <w:marTop w:val="0"/>
          <w:marBottom w:val="0"/>
          <w:divBdr>
            <w:top w:val="none" w:sz="0" w:space="0" w:color="auto"/>
            <w:left w:val="none" w:sz="0" w:space="0" w:color="auto"/>
            <w:bottom w:val="none" w:sz="0" w:space="0" w:color="auto"/>
            <w:right w:val="none" w:sz="0" w:space="0" w:color="auto"/>
          </w:divBdr>
        </w:div>
        <w:div w:id="934828776">
          <w:marLeft w:val="640"/>
          <w:marRight w:val="0"/>
          <w:marTop w:val="0"/>
          <w:marBottom w:val="0"/>
          <w:divBdr>
            <w:top w:val="none" w:sz="0" w:space="0" w:color="auto"/>
            <w:left w:val="none" w:sz="0" w:space="0" w:color="auto"/>
            <w:bottom w:val="none" w:sz="0" w:space="0" w:color="auto"/>
            <w:right w:val="none" w:sz="0" w:space="0" w:color="auto"/>
          </w:divBdr>
        </w:div>
        <w:div w:id="942417917">
          <w:marLeft w:val="640"/>
          <w:marRight w:val="0"/>
          <w:marTop w:val="0"/>
          <w:marBottom w:val="0"/>
          <w:divBdr>
            <w:top w:val="none" w:sz="0" w:space="0" w:color="auto"/>
            <w:left w:val="none" w:sz="0" w:space="0" w:color="auto"/>
            <w:bottom w:val="none" w:sz="0" w:space="0" w:color="auto"/>
            <w:right w:val="none" w:sz="0" w:space="0" w:color="auto"/>
          </w:divBdr>
        </w:div>
        <w:div w:id="947083175">
          <w:marLeft w:val="640"/>
          <w:marRight w:val="0"/>
          <w:marTop w:val="0"/>
          <w:marBottom w:val="0"/>
          <w:divBdr>
            <w:top w:val="none" w:sz="0" w:space="0" w:color="auto"/>
            <w:left w:val="none" w:sz="0" w:space="0" w:color="auto"/>
            <w:bottom w:val="none" w:sz="0" w:space="0" w:color="auto"/>
            <w:right w:val="none" w:sz="0" w:space="0" w:color="auto"/>
          </w:divBdr>
        </w:div>
        <w:div w:id="950287398">
          <w:marLeft w:val="640"/>
          <w:marRight w:val="0"/>
          <w:marTop w:val="0"/>
          <w:marBottom w:val="0"/>
          <w:divBdr>
            <w:top w:val="none" w:sz="0" w:space="0" w:color="auto"/>
            <w:left w:val="none" w:sz="0" w:space="0" w:color="auto"/>
            <w:bottom w:val="none" w:sz="0" w:space="0" w:color="auto"/>
            <w:right w:val="none" w:sz="0" w:space="0" w:color="auto"/>
          </w:divBdr>
        </w:div>
        <w:div w:id="955722803">
          <w:marLeft w:val="640"/>
          <w:marRight w:val="0"/>
          <w:marTop w:val="0"/>
          <w:marBottom w:val="0"/>
          <w:divBdr>
            <w:top w:val="none" w:sz="0" w:space="0" w:color="auto"/>
            <w:left w:val="none" w:sz="0" w:space="0" w:color="auto"/>
            <w:bottom w:val="none" w:sz="0" w:space="0" w:color="auto"/>
            <w:right w:val="none" w:sz="0" w:space="0" w:color="auto"/>
          </w:divBdr>
        </w:div>
        <w:div w:id="970523891">
          <w:marLeft w:val="640"/>
          <w:marRight w:val="0"/>
          <w:marTop w:val="0"/>
          <w:marBottom w:val="0"/>
          <w:divBdr>
            <w:top w:val="none" w:sz="0" w:space="0" w:color="auto"/>
            <w:left w:val="none" w:sz="0" w:space="0" w:color="auto"/>
            <w:bottom w:val="none" w:sz="0" w:space="0" w:color="auto"/>
            <w:right w:val="none" w:sz="0" w:space="0" w:color="auto"/>
          </w:divBdr>
        </w:div>
        <w:div w:id="995493460">
          <w:marLeft w:val="640"/>
          <w:marRight w:val="0"/>
          <w:marTop w:val="0"/>
          <w:marBottom w:val="0"/>
          <w:divBdr>
            <w:top w:val="none" w:sz="0" w:space="0" w:color="auto"/>
            <w:left w:val="none" w:sz="0" w:space="0" w:color="auto"/>
            <w:bottom w:val="none" w:sz="0" w:space="0" w:color="auto"/>
            <w:right w:val="none" w:sz="0" w:space="0" w:color="auto"/>
          </w:divBdr>
        </w:div>
        <w:div w:id="999115871">
          <w:marLeft w:val="640"/>
          <w:marRight w:val="0"/>
          <w:marTop w:val="0"/>
          <w:marBottom w:val="0"/>
          <w:divBdr>
            <w:top w:val="none" w:sz="0" w:space="0" w:color="auto"/>
            <w:left w:val="none" w:sz="0" w:space="0" w:color="auto"/>
            <w:bottom w:val="none" w:sz="0" w:space="0" w:color="auto"/>
            <w:right w:val="none" w:sz="0" w:space="0" w:color="auto"/>
          </w:divBdr>
        </w:div>
        <w:div w:id="1012296778">
          <w:marLeft w:val="640"/>
          <w:marRight w:val="0"/>
          <w:marTop w:val="0"/>
          <w:marBottom w:val="0"/>
          <w:divBdr>
            <w:top w:val="none" w:sz="0" w:space="0" w:color="auto"/>
            <w:left w:val="none" w:sz="0" w:space="0" w:color="auto"/>
            <w:bottom w:val="none" w:sz="0" w:space="0" w:color="auto"/>
            <w:right w:val="none" w:sz="0" w:space="0" w:color="auto"/>
          </w:divBdr>
        </w:div>
        <w:div w:id="1017852644">
          <w:marLeft w:val="640"/>
          <w:marRight w:val="0"/>
          <w:marTop w:val="0"/>
          <w:marBottom w:val="0"/>
          <w:divBdr>
            <w:top w:val="none" w:sz="0" w:space="0" w:color="auto"/>
            <w:left w:val="none" w:sz="0" w:space="0" w:color="auto"/>
            <w:bottom w:val="none" w:sz="0" w:space="0" w:color="auto"/>
            <w:right w:val="none" w:sz="0" w:space="0" w:color="auto"/>
          </w:divBdr>
        </w:div>
        <w:div w:id="1023824022">
          <w:marLeft w:val="640"/>
          <w:marRight w:val="0"/>
          <w:marTop w:val="0"/>
          <w:marBottom w:val="0"/>
          <w:divBdr>
            <w:top w:val="none" w:sz="0" w:space="0" w:color="auto"/>
            <w:left w:val="none" w:sz="0" w:space="0" w:color="auto"/>
            <w:bottom w:val="none" w:sz="0" w:space="0" w:color="auto"/>
            <w:right w:val="none" w:sz="0" w:space="0" w:color="auto"/>
          </w:divBdr>
        </w:div>
        <w:div w:id="1024021270">
          <w:marLeft w:val="640"/>
          <w:marRight w:val="0"/>
          <w:marTop w:val="0"/>
          <w:marBottom w:val="0"/>
          <w:divBdr>
            <w:top w:val="none" w:sz="0" w:space="0" w:color="auto"/>
            <w:left w:val="none" w:sz="0" w:space="0" w:color="auto"/>
            <w:bottom w:val="none" w:sz="0" w:space="0" w:color="auto"/>
            <w:right w:val="none" w:sz="0" w:space="0" w:color="auto"/>
          </w:divBdr>
        </w:div>
        <w:div w:id="1033194732">
          <w:marLeft w:val="640"/>
          <w:marRight w:val="0"/>
          <w:marTop w:val="0"/>
          <w:marBottom w:val="0"/>
          <w:divBdr>
            <w:top w:val="none" w:sz="0" w:space="0" w:color="auto"/>
            <w:left w:val="none" w:sz="0" w:space="0" w:color="auto"/>
            <w:bottom w:val="none" w:sz="0" w:space="0" w:color="auto"/>
            <w:right w:val="none" w:sz="0" w:space="0" w:color="auto"/>
          </w:divBdr>
        </w:div>
        <w:div w:id="1033532647">
          <w:marLeft w:val="640"/>
          <w:marRight w:val="0"/>
          <w:marTop w:val="0"/>
          <w:marBottom w:val="0"/>
          <w:divBdr>
            <w:top w:val="none" w:sz="0" w:space="0" w:color="auto"/>
            <w:left w:val="none" w:sz="0" w:space="0" w:color="auto"/>
            <w:bottom w:val="none" w:sz="0" w:space="0" w:color="auto"/>
            <w:right w:val="none" w:sz="0" w:space="0" w:color="auto"/>
          </w:divBdr>
        </w:div>
        <w:div w:id="1041713640">
          <w:marLeft w:val="640"/>
          <w:marRight w:val="0"/>
          <w:marTop w:val="0"/>
          <w:marBottom w:val="0"/>
          <w:divBdr>
            <w:top w:val="none" w:sz="0" w:space="0" w:color="auto"/>
            <w:left w:val="none" w:sz="0" w:space="0" w:color="auto"/>
            <w:bottom w:val="none" w:sz="0" w:space="0" w:color="auto"/>
            <w:right w:val="none" w:sz="0" w:space="0" w:color="auto"/>
          </w:divBdr>
        </w:div>
        <w:div w:id="1044600635">
          <w:marLeft w:val="640"/>
          <w:marRight w:val="0"/>
          <w:marTop w:val="0"/>
          <w:marBottom w:val="0"/>
          <w:divBdr>
            <w:top w:val="none" w:sz="0" w:space="0" w:color="auto"/>
            <w:left w:val="none" w:sz="0" w:space="0" w:color="auto"/>
            <w:bottom w:val="none" w:sz="0" w:space="0" w:color="auto"/>
            <w:right w:val="none" w:sz="0" w:space="0" w:color="auto"/>
          </w:divBdr>
        </w:div>
        <w:div w:id="1049837213">
          <w:marLeft w:val="640"/>
          <w:marRight w:val="0"/>
          <w:marTop w:val="0"/>
          <w:marBottom w:val="0"/>
          <w:divBdr>
            <w:top w:val="none" w:sz="0" w:space="0" w:color="auto"/>
            <w:left w:val="none" w:sz="0" w:space="0" w:color="auto"/>
            <w:bottom w:val="none" w:sz="0" w:space="0" w:color="auto"/>
            <w:right w:val="none" w:sz="0" w:space="0" w:color="auto"/>
          </w:divBdr>
        </w:div>
        <w:div w:id="1050038705">
          <w:marLeft w:val="640"/>
          <w:marRight w:val="0"/>
          <w:marTop w:val="0"/>
          <w:marBottom w:val="0"/>
          <w:divBdr>
            <w:top w:val="none" w:sz="0" w:space="0" w:color="auto"/>
            <w:left w:val="none" w:sz="0" w:space="0" w:color="auto"/>
            <w:bottom w:val="none" w:sz="0" w:space="0" w:color="auto"/>
            <w:right w:val="none" w:sz="0" w:space="0" w:color="auto"/>
          </w:divBdr>
        </w:div>
        <w:div w:id="1060328288">
          <w:marLeft w:val="640"/>
          <w:marRight w:val="0"/>
          <w:marTop w:val="0"/>
          <w:marBottom w:val="0"/>
          <w:divBdr>
            <w:top w:val="none" w:sz="0" w:space="0" w:color="auto"/>
            <w:left w:val="none" w:sz="0" w:space="0" w:color="auto"/>
            <w:bottom w:val="none" w:sz="0" w:space="0" w:color="auto"/>
            <w:right w:val="none" w:sz="0" w:space="0" w:color="auto"/>
          </w:divBdr>
        </w:div>
        <w:div w:id="1061366182">
          <w:marLeft w:val="640"/>
          <w:marRight w:val="0"/>
          <w:marTop w:val="0"/>
          <w:marBottom w:val="0"/>
          <w:divBdr>
            <w:top w:val="none" w:sz="0" w:space="0" w:color="auto"/>
            <w:left w:val="none" w:sz="0" w:space="0" w:color="auto"/>
            <w:bottom w:val="none" w:sz="0" w:space="0" w:color="auto"/>
            <w:right w:val="none" w:sz="0" w:space="0" w:color="auto"/>
          </w:divBdr>
        </w:div>
        <w:div w:id="1066224872">
          <w:marLeft w:val="640"/>
          <w:marRight w:val="0"/>
          <w:marTop w:val="0"/>
          <w:marBottom w:val="0"/>
          <w:divBdr>
            <w:top w:val="none" w:sz="0" w:space="0" w:color="auto"/>
            <w:left w:val="none" w:sz="0" w:space="0" w:color="auto"/>
            <w:bottom w:val="none" w:sz="0" w:space="0" w:color="auto"/>
            <w:right w:val="none" w:sz="0" w:space="0" w:color="auto"/>
          </w:divBdr>
        </w:div>
        <w:div w:id="1072197122">
          <w:marLeft w:val="640"/>
          <w:marRight w:val="0"/>
          <w:marTop w:val="0"/>
          <w:marBottom w:val="0"/>
          <w:divBdr>
            <w:top w:val="none" w:sz="0" w:space="0" w:color="auto"/>
            <w:left w:val="none" w:sz="0" w:space="0" w:color="auto"/>
            <w:bottom w:val="none" w:sz="0" w:space="0" w:color="auto"/>
            <w:right w:val="none" w:sz="0" w:space="0" w:color="auto"/>
          </w:divBdr>
        </w:div>
        <w:div w:id="1072198388">
          <w:marLeft w:val="640"/>
          <w:marRight w:val="0"/>
          <w:marTop w:val="0"/>
          <w:marBottom w:val="0"/>
          <w:divBdr>
            <w:top w:val="none" w:sz="0" w:space="0" w:color="auto"/>
            <w:left w:val="none" w:sz="0" w:space="0" w:color="auto"/>
            <w:bottom w:val="none" w:sz="0" w:space="0" w:color="auto"/>
            <w:right w:val="none" w:sz="0" w:space="0" w:color="auto"/>
          </w:divBdr>
        </w:div>
        <w:div w:id="1110509092">
          <w:marLeft w:val="640"/>
          <w:marRight w:val="0"/>
          <w:marTop w:val="0"/>
          <w:marBottom w:val="0"/>
          <w:divBdr>
            <w:top w:val="none" w:sz="0" w:space="0" w:color="auto"/>
            <w:left w:val="none" w:sz="0" w:space="0" w:color="auto"/>
            <w:bottom w:val="none" w:sz="0" w:space="0" w:color="auto"/>
            <w:right w:val="none" w:sz="0" w:space="0" w:color="auto"/>
          </w:divBdr>
        </w:div>
        <w:div w:id="1134253095">
          <w:marLeft w:val="640"/>
          <w:marRight w:val="0"/>
          <w:marTop w:val="0"/>
          <w:marBottom w:val="0"/>
          <w:divBdr>
            <w:top w:val="none" w:sz="0" w:space="0" w:color="auto"/>
            <w:left w:val="none" w:sz="0" w:space="0" w:color="auto"/>
            <w:bottom w:val="none" w:sz="0" w:space="0" w:color="auto"/>
            <w:right w:val="none" w:sz="0" w:space="0" w:color="auto"/>
          </w:divBdr>
        </w:div>
        <w:div w:id="1137795272">
          <w:marLeft w:val="640"/>
          <w:marRight w:val="0"/>
          <w:marTop w:val="0"/>
          <w:marBottom w:val="0"/>
          <w:divBdr>
            <w:top w:val="none" w:sz="0" w:space="0" w:color="auto"/>
            <w:left w:val="none" w:sz="0" w:space="0" w:color="auto"/>
            <w:bottom w:val="none" w:sz="0" w:space="0" w:color="auto"/>
            <w:right w:val="none" w:sz="0" w:space="0" w:color="auto"/>
          </w:divBdr>
        </w:div>
        <w:div w:id="1144811179">
          <w:marLeft w:val="640"/>
          <w:marRight w:val="0"/>
          <w:marTop w:val="0"/>
          <w:marBottom w:val="0"/>
          <w:divBdr>
            <w:top w:val="none" w:sz="0" w:space="0" w:color="auto"/>
            <w:left w:val="none" w:sz="0" w:space="0" w:color="auto"/>
            <w:bottom w:val="none" w:sz="0" w:space="0" w:color="auto"/>
            <w:right w:val="none" w:sz="0" w:space="0" w:color="auto"/>
          </w:divBdr>
        </w:div>
        <w:div w:id="1186597991">
          <w:marLeft w:val="640"/>
          <w:marRight w:val="0"/>
          <w:marTop w:val="0"/>
          <w:marBottom w:val="0"/>
          <w:divBdr>
            <w:top w:val="none" w:sz="0" w:space="0" w:color="auto"/>
            <w:left w:val="none" w:sz="0" w:space="0" w:color="auto"/>
            <w:bottom w:val="none" w:sz="0" w:space="0" w:color="auto"/>
            <w:right w:val="none" w:sz="0" w:space="0" w:color="auto"/>
          </w:divBdr>
        </w:div>
        <w:div w:id="1186672151">
          <w:marLeft w:val="640"/>
          <w:marRight w:val="0"/>
          <w:marTop w:val="0"/>
          <w:marBottom w:val="0"/>
          <w:divBdr>
            <w:top w:val="none" w:sz="0" w:space="0" w:color="auto"/>
            <w:left w:val="none" w:sz="0" w:space="0" w:color="auto"/>
            <w:bottom w:val="none" w:sz="0" w:space="0" w:color="auto"/>
            <w:right w:val="none" w:sz="0" w:space="0" w:color="auto"/>
          </w:divBdr>
        </w:div>
        <w:div w:id="1190726935">
          <w:marLeft w:val="640"/>
          <w:marRight w:val="0"/>
          <w:marTop w:val="0"/>
          <w:marBottom w:val="0"/>
          <w:divBdr>
            <w:top w:val="none" w:sz="0" w:space="0" w:color="auto"/>
            <w:left w:val="none" w:sz="0" w:space="0" w:color="auto"/>
            <w:bottom w:val="none" w:sz="0" w:space="0" w:color="auto"/>
            <w:right w:val="none" w:sz="0" w:space="0" w:color="auto"/>
          </w:divBdr>
        </w:div>
        <w:div w:id="1201044652">
          <w:marLeft w:val="640"/>
          <w:marRight w:val="0"/>
          <w:marTop w:val="0"/>
          <w:marBottom w:val="0"/>
          <w:divBdr>
            <w:top w:val="none" w:sz="0" w:space="0" w:color="auto"/>
            <w:left w:val="none" w:sz="0" w:space="0" w:color="auto"/>
            <w:bottom w:val="none" w:sz="0" w:space="0" w:color="auto"/>
            <w:right w:val="none" w:sz="0" w:space="0" w:color="auto"/>
          </w:divBdr>
        </w:div>
        <w:div w:id="1206331186">
          <w:marLeft w:val="640"/>
          <w:marRight w:val="0"/>
          <w:marTop w:val="0"/>
          <w:marBottom w:val="0"/>
          <w:divBdr>
            <w:top w:val="none" w:sz="0" w:space="0" w:color="auto"/>
            <w:left w:val="none" w:sz="0" w:space="0" w:color="auto"/>
            <w:bottom w:val="none" w:sz="0" w:space="0" w:color="auto"/>
            <w:right w:val="none" w:sz="0" w:space="0" w:color="auto"/>
          </w:divBdr>
        </w:div>
        <w:div w:id="1209951428">
          <w:marLeft w:val="640"/>
          <w:marRight w:val="0"/>
          <w:marTop w:val="0"/>
          <w:marBottom w:val="0"/>
          <w:divBdr>
            <w:top w:val="none" w:sz="0" w:space="0" w:color="auto"/>
            <w:left w:val="none" w:sz="0" w:space="0" w:color="auto"/>
            <w:bottom w:val="none" w:sz="0" w:space="0" w:color="auto"/>
            <w:right w:val="none" w:sz="0" w:space="0" w:color="auto"/>
          </w:divBdr>
        </w:div>
        <w:div w:id="1234701871">
          <w:marLeft w:val="640"/>
          <w:marRight w:val="0"/>
          <w:marTop w:val="0"/>
          <w:marBottom w:val="0"/>
          <w:divBdr>
            <w:top w:val="none" w:sz="0" w:space="0" w:color="auto"/>
            <w:left w:val="none" w:sz="0" w:space="0" w:color="auto"/>
            <w:bottom w:val="none" w:sz="0" w:space="0" w:color="auto"/>
            <w:right w:val="none" w:sz="0" w:space="0" w:color="auto"/>
          </w:divBdr>
        </w:div>
        <w:div w:id="1248153457">
          <w:marLeft w:val="640"/>
          <w:marRight w:val="0"/>
          <w:marTop w:val="0"/>
          <w:marBottom w:val="0"/>
          <w:divBdr>
            <w:top w:val="none" w:sz="0" w:space="0" w:color="auto"/>
            <w:left w:val="none" w:sz="0" w:space="0" w:color="auto"/>
            <w:bottom w:val="none" w:sz="0" w:space="0" w:color="auto"/>
            <w:right w:val="none" w:sz="0" w:space="0" w:color="auto"/>
          </w:divBdr>
        </w:div>
        <w:div w:id="1253708230">
          <w:marLeft w:val="640"/>
          <w:marRight w:val="0"/>
          <w:marTop w:val="0"/>
          <w:marBottom w:val="0"/>
          <w:divBdr>
            <w:top w:val="none" w:sz="0" w:space="0" w:color="auto"/>
            <w:left w:val="none" w:sz="0" w:space="0" w:color="auto"/>
            <w:bottom w:val="none" w:sz="0" w:space="0" w:color="auto"/>
            <w:right w:val="none" w:sz="0" w:space="0" w:color="auto"/>
          </w:divBdr>
        </w:div>
        <w:div w:id="1259479955">
          <w:marLeft w:val="640"/>
          <w:marRight w:val="0"/>
          <w:marTop w:val="0"/>
          <w:marBottom w:val="0"/>
          <w:divBdr>
            <w:top w:val="none" w:sz="0" w:space="0" w:color="auto"/>
            <w:left w:val="none" w:sz="0" w:space="0" w:color="auto"/>
            <w:bottom w:val="none" w:sz="0" w:space="0" w:color="auto"/>
            <w:right w:val="none" w:sz="0" w:space="0" w:color="auto"/>
          </w:divBdr>
        </w:div>
        <w:div w:id="1271662056">
          <w:marLeft w:val="640"/>
          <w:marRight w:val="0"/>
          <w:marTop w:val="0"/>
          <w:marBottom w:val="0"/>
          <w:divBdr>
            <w:top w:val="none" w:sz="0" w:space="0" w:color="auto"/>
            <w:left w:val="none" w:sz="0" w:space="0" w:color="auto"/>
            <w:bottom w:val="none" w:sz="0" w:space="0" w:color="auto"/>
            <w:right w:val="none" w:sz="0" w:space="0" w:color="auto"/>
          </w:divBdr>
        </w:div>
        <w:div w:id="1285499606">
          <w:marLeft w:val="640"/>
          <w:marRight w:val="0"/>
          <w:marTop w:val="0"/>
          <w:marBottom w:val="0"/>
          <w:divBdr>
            <w:top w:val="none" w:sz="0" w:space="0" w:color="auto"/>
            <w:left w:val="none" w:sz="0" w:space="0" w:color="auto"/>
            <w:bottom w:val="none" w:sz="0" w:space="0" w:color="auto"/>
            <w:right w:val="none" w:sz="0" w:space="0" w:color="auto"/>
          </w:divBdr>
        </w:div>
        <w:div w:id="1288856496">
          <w:marLeft w:val="640"/>
          <w:marRight w:val="0"/>
          <w:marTop w:val="0"/>
          <w:marBottom w:val="0"/>
          <w:divBdr>
            <w:top w:val="none" w:sz="0" w:space="0" w:color="auto"/>
            <w:left w:val="none" w:sz="0" w:space="0" w:color="auto"/>
            <w:bottom w:val="none" w:sz="0" w:space="0" w:color="auto"/>
            <w:right w:val="none" w:sz="0" w:space="0" w:color="auto"/>
          </w:divBdr>
        </w:div>
        <w:div w:id="1289822012">
          <w:marLeft w:val="640"/>
          <w:marRight w:val="0"/>
          <w:marTop w:val="0"/>
          <w:marBottom w:val="0"/>
          <w:divBdr>
            <w:top w:val="none" w:sz="0" w:space="0" w:color="auto"/>
            <w:left w:val="none" w:sz="0" w:space="0" w:color="auto"/>
            <w:bottom w:val="none" w:sz="0" w:space="0" w:color="auto"/>
            <w:right w:val="none" w:sz="0" w:space="0" w:color="auto"/>
          </w:divBdr>
        </w:div>
        <w:div w:id="1290670107">
          <w:marLeft w:val="640"/>
          <w:marRight w:val="0"/>
          <w:marTop w:val="0"/>
          <w:marBottom w:val="0"/>
          <w:divBdr>
            <w:top w:val="none" w:sz="0" w:space="0" w:color="auto"/>
            <w:left w:val="none" w:sz="0" w:space="0" w:color="auto"/>
            <w:bottom w:val="none" w:sz="0" w:space="0" w:color="auto"/>
            <w:right w:val="none" w:sz="0" w:space="0" w:color="auto"/>
          </w:divBdr>
        </w:div>
        <w:div w:id="1298612280">
          <w:marLeft w:val="640"/>
          <w:marRight w:val="0"/>
          <w:marTop w:val="0"/>
          <w:marBottom w:val="0"/>
          <w:divBdr>
            <w:top w:val="none" w:sz="0" w:space="0" w:color="auto"/>
            <w:left w:val="none" w:sz="0" w:space="0" w:color="auto"/>
            <w:bottom w:val="none" w:sz="0" w:space="0" w:color="auto"/>
            <w:right w:val="none" w:sz="0" w:space="0" w:color="auto"/>
          </w:divBdr>
        </w:div>
        <w:div w:id="1305697082">
          <w:marLeft w:val="640"/>
          <w:marRight w:val="0"/>
          <w:marTop w:val="0"/>
          <w:marBottom w:val="0"/>
          <w:divBdr>
            <w:top w:val="none" w:sz="0" w:space="0" w:color="auto"/>
            <w:left w:val="none" w:sz="0" w:space="0" w:color="auto"/>
            <w:bottom w:val="none" w:sz="0" w:space="0" w:color="auto"/>
            <w:right w:val="none" w:sz="0" w:space="0" w:color="auto"/>
          </w:divBdr>
        </w:div>
        <w:div w:id="1307399538">
          <w:marLeft w:val="640"/>
          <w:marRight w:val="0"/>
          <w:marTop w:val="0"/>
          <w:marBottom w:val="0"/>
          <w:divBdr>
            <w:top w:val="none" w:sz="0" w:space="0" w:color="auto"/>
            <w:left w:val="none" w:sz="0" w:space="0" w:color="auto"/>
            <w:bottom w:val="none" w:sz="0" w:space="0" w:color="auto"/>
            <w:right w:val="none" w:sz="0" w:space="0" w:color="auto"/>
          </w:divBdr>
        </w:div>
        <w:div w:id="1309287415">
          <w:marLeft w:val="640"/>
          <w:marRight w:val="0"/>
          <w:marTop w:val="0"/>
          <w:marBottom w:val="0"/>
          <w:divBdr>
            <w:top w:val="none" w:sz="0" w:space="0" w:color="auto"/>
            <w:left w:val="none" w:sz="0" w:space="0" w:color="auto"/>
            <w:bottom w:val="none" w:sz="0" w:space="0" w:color="auto"/>
            <w:right w:val="none" w:sz="0" w:space="0" w:color="auto"/>
          </w:divBdr>
        </w:div>
        <w:div w:id="1317877411">
          <w:marLeft w:val="640"/>
          <w:marRight w:val="0"/>
          <w:marTop w:val="0"/>
          <w:marBottom w:val="0"/>
          <w:divBdr>
            <w:top w:val="none" w:sz="0" w:space="0" w:color="auto"/>
            <w:left w:val="none" w:sz="0" w:space="0" w:color="auto"/>
            <w:bottom w:val="none" w:sz="0" w:space="0" w:color="auto"/>
            <w:right w:val="none" w:sz="0" w:space="0" w:color="auto"/>
          </w:divBdr>
        </w:div>
        <w:div w:id="1325818613">
          <w:marLeft w:val="640"/>
          <w:marRight w:val="0"/>
          <w:marTop w:val="0"/>
          <w:marBottom w:val="0"/>
          <w:divBdr>
            <w:top w:val="none" w:sz="0" w:space="0" w:color="auto"/>
            <w:left w:val="none" w:sz="0" w:space="0" w:color="auto"/>
            <w:bottom w:val="none" w:sz="0" w:space="0" w:color="auto"/>
            <w:right w:val="none" w:sz="0" w:space="0" w:color="auto"/>
          </w:divBdr>
        </w:div>
        <w:div w:id="1330985442">
          <w:marLeft w:val="640"/>
          <w:marRight w:val="0"/>
          <w:marTop w:val="0"/>
          <w:marBottom w:val="0"/>
          <w:divBdr>
            <w:top w:val="none" w:sz="0" w:space="0" w:color="auto"/>
            <w:left w:val="none" w:sz="0" w:space="0" w:color="auto"/>
            <w:bottom w:val="none" w:sz="0" w:space="0" w:color="auto"/>
            <w:right w:val="none" w:sz="0" w:space="0" w:color="auto"/>
          </w:divBdr>
        </w:div>
        <w:div w:id="1332374312">
          <w:marLeft w:val="640"/>
          <w:marRight w:val="0"/>
          <w:marTop w:val="0"/>
          <w:marBottom w:val="0"/>
          <w:divBdr>
            <w:top w:val="none" w:sz="0" w:space="0" w:color="auto"/>
            <w:left w:val="none" w:sz="0" w:space="0" w:color="auto"/>
            <w:bottom w:val="none" w:sz="0" w:space="0" w:color="auto"/>
            <w:right w:val="none" w:sz="0" w:space="0" w:color="auto"/>
          </w:divBdr>
        </w:div>
        <w:div w:id="1355502084">
          <w:marLeft w:val="640"/>
          <w:marRight w:val="0"/>
          <w:marTop w:val="0"/>
          <w:marBottom w:val="0"/>
          <w:divBdr>
            <w:top w:val="none" w:sz="0" w:space="0" w:color="auto"/>
            <w:left w:val="none" w:sz="0" w:space="0" w:color="auto"/>
            <w:bottom w:val="none" w:sz="0" w:space="0" w:color="auto"/>
            <w:right w:val="none" w:sz="0" w:space="0" w:color="auto"/>
          </w:divBdr>
        </w:div>
        <w:div w:id="1380086995">
          <w:marLeft w:val="640"/>
          <w:marRight w:val="0"/>
          <w:marTop w:val="0"/>
          <w:marBottom w:val="0"/>
          <w:divBdr>
            <w:top w:val="none" w:sz="0" w:space="0" w:color="auto"/>
            <w:left w:val="none" w:sz="0" w:space="0" w:color="auto"/>
            <w:bottom w:val="none" w:sz="0" w:space="0" w:color="auto"/>
            <w:right w:val="none" w:sz="0" w:space="0" w:color="auto"/>
          </w:divBdr>
        </w:div>
        <w:div w:id="1382941775">
          <w:marLeft w:val="640"/>
          <w:marRight w:val="0"/>
          <w:marTop w:val="0"/>
          <w:marBottom w:val="0"/>
          <w:divBdr>
            <w:top w:val="none" w:sz="0" w:space="0" w:color="auto"/>
            <w:left w:val="none" w:sz="0" w:space="0" w:color="auto"/>
            <w:bottom w:val="none" w:sz="0" w:space="0" w:color="auto"/>
            <w:right w:val="none" w:sz="0" w:space="0" w:color="auto"/>
          </w:divBdr>
        </w:div>
        <w:div w:id="1385981935">
          <w:marLeft w:val="640"/>
          <w:marRight w:val="0"/>
          <w:marTop w:val="0"/>
          <w:marBottom w:val="0"/>
          <w:divBdr>
            <w:top w:val="none" w:sz="0" w:space="0" w:color="auto"/>
            <w:left w:val="none" w:sz="0" w:space="0" w:color="auto"/>
            <w:bottom w:val="none" w:sz="0" w:space="0" w:color="auto"/>
            <w:right w:val="none" w:sz="0" w:space="0" w:color="auto"/>
          </w:divBdr>
        </w:div>
        <w:div w:id="1386446670">
          <w:marLeft w:val="640"/>
          <w:marRight w:val="0"/>
          <w:marTop w:val="0"/>
          <w:marBottom w:val="0"/>
          <w:divBdr>
            <w:top w:val="none" w:sz="0" w:space="0" w:color="auto"/>
            <w:left w:val="none" w:sz="0" w:space="0" w:color="auto"/>
            <w:bottom w:val="none" w:sz="0" w:space="0" w:color="auto"/>
            <w:right w:val="none" w:sz="0" w:space="0" w:color="auto"/>
          </w:divBdr>
        </w:div>
        <w:div w:id="1386832086">
          <w:marLeft w:val="640"/>
          <w:marRight w:val="0"/>
          <w:marTop w:val="0"/>
          <w:marBottom w:val="0"/>
          <w:divBdr>
            <w:top w:val="none" w:sz="0" w:space="0" w:color="auto"/>
            <w:left w:val="none" w:sz="0" w:space="0" w:color="auto"/>
            <w:bottom w:val="none" w:sz="0" w:space="0" w:color="auto"/>
            <w:right w:val="none" w:sz="0" w:space="0" w:color="auto"/>
          </w:divBdr>
        </w:div>
        <w:div w:id="1387098752">
          <w:marLeft w:val="640"/>
          <w:marRight w:val="0"/>
          <w:marTop w:val="0"/>
          <w:marBottom w:val="0"/>
          <w:divBdr>
            <w:top w:val="none" w:sz="0" w:space="0" w:color="auto"/>
            <w:left w:val="none" w:sz="0" w:space="0" w:color="auto"/>
            <w:bottom w:val="none" w:sz="0" w:space="0" w:color="auto"/>
            <w:right w:val="none" w:sz="0" w:space="0" w:color="auto"/>
          </w:divBdr>
        </w:div>
        <w:div w:id="1388341675">
          <w:marLeft w:val="640"/>
          <w:marRight w:val="0"/>
          <w:marTop w:val="0"/>
          <w:marBottom w:val="0"/>
          <w:divBdr>
            <w:top w:val="none" w:sz="0" w:space="0" w:color="auto"/>
            <w:left w:val="none" w:sz="0" w:space="0" w:color="auto"/>
            <w:bottom w:val="none" w:sz="0" w:space="0" w:color="auto"/>
            <w:right w:val="none" w:sz="0" w:space="0" w:color="auto"/>
          </w:divBdr>
        </w:div>
        <w:div w:id="1390884286">
          <w:marLeft w:val="640"/>
          <w:marRight w:val="0"/>
          <w:marTop w:val="0"/>
          <w:marBottom w:val="0"/>
          <w:divBdr>
            <w:top w:val="none" w:sz="0" w:space="0" w:color="auto"/>
            <w:left w:val="none" w:sz="0" w:space="0" w:color="auto"/>
            <w:bottom w:val="none" w:sz="0" w:space="0" w:color="auto"/>
            <w:right w:val="none" w:sz="0" w:space="0" w:color="auto"/>
          </w:divBdr>
        </w:div>
        <w:div w:id="1391230366">
          <w:marLeft w:val="640"/>
          <w:marRight w:val="0"/>
          <w:marTop w:val="0"/>
          <w:marBottom w:val="0"/>
          <w:divBdr>
            <w:top w:val="none" w:sz="0" w:space="0" w:color="auto"/>
            <w:left w:val="none" w:sz="0" w:space="0" w:color="auto"/>
            <w:bottom w:val="none" w:sz="0" w:space="0" w:color="auto"/>
            <w:right w:val="none" w:sz="0" w:space="0" w:color="auto"/>
          </w:divBdr>
        </w:div>
        <w:div w:id="1396120934">
          <w:marLeft w:val="640"/>
          <w:marRight w:val="0"/>
          <w:marTop w:val="0"/>
          <w:marBottom w:val="0"/>
          <w:divBdr>
            <w:top w:val="none" w:sz="0" w:space="0" w:color="auto"/>
            <w:left w:val="none" w:sz="0" w:space="0" w:color="auto"/>
            <w:bottom w:val="none" w:sz="0" w:space="0" w:color="auto"/>
            <w:right w:val="none" w:sz="0" w:space="0" w:color="auto"/>
          </w:divBdr>
        </w:div>
        <w:div w:id="1412851933">
          <w:marLeft w:val="640"/>
          <w:marRight w:val="0"/>
          <w:marTop w:val="0"/>
          <w:marBottom w:val="0"/>
          <w:divBdr>
            <w:top w:val="none" w:sz="0" w:space="0" w:color="auto"/>
            <w:left w:val="none" w:sz="0" w:space="0" w:color="auto"/>
            <w:bottom w:val="none" w:sz="0" w:space="0" w:color="auto"/>
            <w:right w:val="none" w:sz="0" w:space="0" w:color="auto"/>
          </w:divBdr>
        </w:div>
        <w:div w:id="1424179044">
          <w:marLeft w:val="640"/>
          <w:marRight w:val="0"/>
          <w:marTop w:val="0"/>
          <w:marBottom w:val="0"/>
          <w:divBdr>
            <w:top w:val="none" w:sz="0" w:space="0" w:color="auto"/>
            <w:left w:val="none" w:sz="0" w:space="0" w:color="auto"/>
            <w:bottom w:val="none" w:sz="0" w:space="0" w:color="auto"/>
            <w:right w:val="none" w:sz="0" w:space="0" w:color="auto"/>
          </w:divBdr>
        </w:div>
        <w:div w:id="1439253683">
          <w:marLeft w:val="640"/>
          <w:marRight w:val="0"/>
          <w:marTop w:val="0"/>
          <w:marBottom w:val="0"/>
          <w:divBdr>
            <w:top w:val="none" w:sz="0" w:space="0" w:color="auto"/>
            <w:left w:val="none" w:sz="0" w:space="0" w:color="auto"/>
            <w:bottom w:val="none" w:sz="0" w:space="0" w:color="auto"/>
            <w:right w:val="none" w:sz="0" w:space="0" w:color="auto"/>
          </w:divBdr>
        </w:div>
        <w:div w:id="1450857822">
          <w:marLeft w:val="640"/>
          <w:marRight w:val="0"/>
          <w:marTop w:val="0"/>
          <w:marBottom w:val="0"/>
          <w:divBdr>
            <w:top w:val="none" w:sz="0" w:space="0" w:color="auto"/>
            <w:left w:val="none" w:sz="0" w:space="0" w:color="auto"/>
            <w:bottom w:val="none" w:sz="0" w:space="0" w:color="auto"/>
            <w:right w:val="none" w:sz="0" w:space="0" w:color="auto"/>
          </w:divBdr>
        </w:div>
        <w:div w:id="1451778656">
          <w:marLeft w:val="640"/>
          <w:marRight w:val="0"/>
          <w:marTop w:val="0"/>
          <w:marBottom w:val="0"/>
          <w:divBdr>
            <w:top w:val="none" w:sz="0" w:space="0" w:color="auto"/>
            <w:left w:val="none" w:sz="0" w:space="0" w:color="auto"/>
            <w:bottom w:val="none" w:sz="0" w:space="0" w:color="auto"/>
            <w:right w:val="none" w:sz="0" w:space="0" w:color="auto"/>
          </w:divBdr>
        </w:div>
        <w:div w:id="1462577820">
          <w:marLeft w:val="640"/>
          <w:marRight w:val="0"/>
          <w:marTop w:val="0"/>
          <w:marBottom w:val="0"/>
          <w:divBdr>
            <w:top w:val="none" w:sz="0" w:space="0" w:color="auto"/>
            <w:left w:val="none" w:sz="0" w:space="0" w:color="auto"/>
            <w:bottom w:val="none" w:sz="0" w:space="0" w:color="auto"/>
            <w:right w:val="none" w:sz="0" w:space="0" w:color="auto"/>
          </w:divBdr>
        </w:div>
        <w:div w:id="1500584977">
          <w:marLeft w:val="640"/>
          <w:marRight w:val="0"/>
          <w:marTop w:val="0"/>
          <w:marBottom w:val="0"/>
          <w:divBdr>
            <w:top w:val="none" w:sz="0" w:space="0" w:color="auto"/>
            <w:left w:val="none" w:sz="0" w:space="0" w:color="auto"/>
            <w:bottom w:val="none" w:sz="0" w:space="0" w:color="auto"/>
            <w:right w:val="none" w:sz="0" w:space="0" w:color="auto"/>
          </w:divBdr>
        </w:div>
        <w:div w:id="1525047916">
          <w:marLeft w:val="640"/>
          <w:marRight w:val="0"/>
          <w:marTop w:val="0"/>
          <w:marBottom w:val="0"/>
          <w:divBdr>
            <w:top w:val="none" w:sz="0" w:space="0" w:color="auto"/>
            <w:left w:val="none" w:sz="0" w:space="0" w:color="auto"/>
            <w:bottom w:val="none" w:sz="0" w:space="0" w:color="auto"/>
            <w:right w:val="none" w:sz="0" w:space="0" w:color="auto"/>
          </w:divBdr>
        </w:div>
        <w:div w:id="1537229847">
          <w:marLeft w:val="640"/>
          <w:marRight w:val="0"/>
          <w:marTop w:val="0"/>
          <w:marBottom w:val="0"/>
          <w:divBdr>
            <w:top w:val="none" w:sz="0" w:space="0" w:color="auto"/>
            <w:left w:val="none" w:sz="0" w:space="0" w:color="auto"/>
            <w:bottom w:val="none" w:sz="0" w:space="0" w:color="auto"/>
            <w:right w:val="none" w:sz="0" w:space="0" w:color="auto"/>
          </w:divBdr>
        </w:div>
        <w:div w:id="1539513363">
          <w:marLeft w:val="640"/>
          <w:marRight w:val="0"/>
          <w:marTop w:val="0"/>
          <w:marBottom w:val="0"/>
          <w:divBdr>
            <w:top w:val="none" w:sz="0" w:space="0" w:color="auto"/>
            <w:left w:val="none" w:sz="0" w:space="0" w:color="auto"/>
            <w:bottom w:val="none" w:sz="0" w:space="0" w:color="auto"/>
            <w:right w:val="none" w:sz="0" w:space="0" w:color="auto"/>
          </w:divBdr>
        </w:div>
        <w:div w:id="1553080762">
          <w:marLeft w:val="640"/>
          <w:marRight w:val="0"/>
          <w:marTop w:val="0"/>
          <w:marBottom w:val="0"/>
          <w:divBdr>
            <w:top w:val="none" w:sz="0" w:space="0" w:color="auto"/>
            <w:left w:val="none" w:sz="0" w:space="0" w:color="auto"/>
            <w:bottom w:val="none" w:sz="0" w:space="0" w:color="auto"/>
            <w:right w:val="none" w:sz="0" w:space="0" w:color="auto"/>
          </w:divBdr>
        </w:div>
        <w:div w:id="1588541003">
          <w:marLeft w:val="640"/>
          <w:marRight w:val="0"/>
          <w:marTop w:val="0"/>
          <w:marBottom w:val="0"/>
          <w:divBdr>
            <w:top w:val="none" w:sz="0" w:space="0" w:color="auto"/>
            <w:left w:val="none" w:sz="0" w:space="0" w:color="auto"/>
            <w:bottom w:val="none" w:sz="0" w:space="0" w:color="auto"/>
            <w:right w:val="none" w:sz="0" w:space="0" w:color="auto"/>
          </w:divBdr>
        </w:div>
        <w:div w:id="1595896980">
          <w:marLeft w:val="640"/>
          <w:marRight w:val="0"/>
          <w:marTop w:val="0"/>
          <w:marBottom w:val="0"/>
          <w:divBdr>
            <w:top w:val="none" w:sz="0" w:space="0" w:color="auto"/>
            <w:left w:val="none" w:sz="0" w:space="0" w:color="auto"/>
            <w:bottom w:val="none" w:sz="0" w:space="0" w:color="auto"/>
            <w:right w:val="none" w:sz="0" w:space="0" w:color="auto"/>
          </w:divBdr>
        </w:div>
        <w:div w:id="1607425535">
          <w:marLeft w:val="640"/>
          <w:marRight w:val="0"/>
          <w:marTop w:val="0"/>
          <w:marBottom w:val="0"/>
          <w:divBdr>
            <w:top w:val="none" w:sz="0" w:space="0" w:color="auto"/>
            <w:left w:val="none" w:sz="0" w:space="0" w:color="auto"/>
            <w:bottom w:val="none" w:sz="0" w:space="0" w:color="auto"/>
            <w:right w:val="none" w:sz="0" w:space="0" w:color="auto"/>
          </w:divBdr>
        </w:div>
        <w:div w:id="1612472948">
          <w:marLeft w:val="640"/>
          <w:marRight w:val="0"/>
          <w:marTop w:val="0"/>
          <w:marBottom w:val="0"/>
          <w:divBdr>
            <w:top w:val="none" w:sz="0" w:space="0" w:color="auto"/>
            <w:left w:val="none" w:sz="0" w:space="0" w:color="auto"/>
            <w:bottom w:val="none" w:sz="0" w:space="0" w:color="auto"/>
            <w:right w:val="none" w:sz="0" w:space="0" w:color="auto"/>
          </w:divBdr>
        </w:div>
        <w:div w:id="1625311056">
          <w:marLeft w:val="640"/>
          <w:marRight w:val="0"/>
          <w:marTop w:val="0"/>
          <w:marBottom w:val="0"/>
          <w:divBdr>
            <w:top w:val="none" w:sz="0" w:space="0" w:color="auto"/>
            <w:left w:val="none" w:sz="0" w:space="0" w:color="auto"/>
            <w:bottom w:val="none" w:sz="0" w:space="0" w:color="auto"/>
            <w:right w:val="none" w:sz="0" w:space="0" w:color="auto"/>
          </w:divBdr>
        </w:div>
        <w:div w:id="1641228777">
          <w:marLeft w:val="640"/>
          <w:marRight w:val="0"/>
          <w:marTop w:val="0"/>
          <w:marBottom w:val="0"/>
          <w:divBdr>
            <w:top w:val="none" w:sz="0" w:space="0" w:color="auto"/>
            <w:left w:val="none" w:sz="0" w:space="0" w:color="auto"/>
            <w:bottom w:val="none" w:sz="0" w:space="0" w:color="auto"/>
            <w:right w:val="none" w:sz="0" w:space="0" w:color="auto"/>
          </w:divBdr>
        </w:div>
        <w:div w:id="1645700353">
          <w:marLeft w:val="640"/>
          <w:marRight w:val="0"/>
          <w:marTop w:val="0"/>
          <w:marBottom w:val="0"/>
          <w:divBdr>
            <w:top w:val="none" w:sz="0" w:space="0" w:color="auto"/>
            <w:left w:val="none" w:sz="0" w:space="0" w:color="auto"/>
            <w:bottom w:val="none" w:sz="0" w:space="0" w:color="auto"/>
            <w:right w:val="none" w:sz="0" w:space="0" w:color="auto"/>
          </w:divBdr>
        </w:div>
        <w:div w:id="1654408462">
          <w:marLeft w:val="640"/>
          <w:marRight w:val="0"/>
          <w:marTop w:val="0"/>
          <w:marBottom w:val="0"/>
          <w:divBdr>
            <w:top w:val="none" w:sz="0" w:space="0" w:color="auto"/>
            <w:left w:val="none" w:sz="0" w:space="0" w:color="auto"/>
            <w:bottom w:val="none" w:sz="0" w:space="0" w:color="auto"/>
            <w:right w:val="none" w:sz="0" w:space="0" w:color="auto"/>
          </w:divBdr>
        </w:div>
        <w:div w:id="1662392811">
          <w:marLeft w:val="640"/>
          <w:marRight w:val="0"/>
          <w:marTop w:val="0"/>
          <w:marBottom w:val="0"/>
          <w:divBdr>
            <w:top w:val="none" w:sz="0" w:space="0" w:color="auto"/>
            <w:left w:val="none" w:sz="0" w:space="0" w:color="auto"/>
            <w:bottom w:val="none" w:sz="0" w:space="0" w:color="auto"/>
            <w:right w:val="none" w:sz="0" w:space="0" w:color="auto"/>
          </w:divBdr>
        </w:div>
        <w:div w:id="1667171242">
          <w:marLeft w:val="640"/>
          <w:marRight w:val="0"/>
          <w:marTop w:val="0"/>
          <w:marBottom w:val="0"/>
          <w:divBdr>
            <w:top w:val="none" w:sz="0" w:space="0" w:color="auto"/>
            <w:left w:val="none" w:sz="0" w:space="0" w:color="auto"/>
            <w:bottom w:val="none" w:sz="0" w:space="0" w:color="auto"/>
            <w:right w:val="none" w:sz="0" w:space="0" w:color="auto"/>
          </w:divBdr>
        </w:div>
        <w:div w:id="1676609600">
          <w:marLeft w:val="640"/>
          <w:marRight w:val="0"/>
          <w:marTop w:val="0"/>
          <w:marBottom w:val="0"/>
          <w:divBdr>
            <w:top w:val="none" w:sz="0" w:space="0" w:color="auto"/>
            <w:left w:val="none" w:sz="0" w:space="0" w:color="auto"/>
            <w:bottom w:val="none" w:sz="0" w:space="0" w:color="auto"/>
            <w:right w:val="none" w:sz="0" w:space="0" w:color="auto"/>
          </w:divBdr>
        </w:div>
        <w:div w:id="1677265587">
          <w:marLeft w:val="640"/>
          <w:marRight w:val="0"/>
          <w:marTop w:val="0"/>
          <w:marBottom w:val="0"/>
          <w:divBdr>
            <w:top w:val="none" w:sz="0" w:space="0" w:color="auto"/>
            <w:left w:val="none" w:sz="0" w:space="0" w:color="auto"/>
            <w:bottom w:val="none" w:sz="0" w:space="0" w:color="auto"/>
            <w:right w:val="none" w:sz="0" w:space="0" w:color="auto"/>
          </w:divBdr>
        </w:div>
        <w:div w:id="1683437323">
          <w:marLeft w:val="640"/>
          <w:marRight w:val="0"/>
          <w:marTop w:val="0"/>
          <w:marBottom w:val="0"/>
          <w:divBdr>
            <w:top w:val="none" w:sz="0" w:space="0" w:color="auto"/>
            <w:left w:val="none" w:sz="0" w:space="0" w:color="auto"/>
            <w:bottom w:val="none" w:sz="0" w:space="0" w:color="auto"/>
            <w:right w:val="none" w:sz="0" w:space="0" w:color="auto"/>
          </w:divBdr>
        </w:div>
        <w:div w:id="1684043347">
          <w:marLeft w:val="640"/>
          <w:marRight w:val="0"/>
          <w:marTop w:val="0"/>
          <w:marBottom w:val="0"/>
          <w:divBdr>
            <w:top w:val="none" w:sz="0" w:space="0" w:color="auto"/>
            <w:left w:val="none" w:sz="0" w:space="0" w:color="auto"/>
            <w:bottom w:val="none" w:sz="0" w:space="0" w:color="auto"/>
            <w:right w:val="none" w:sz="0" w:space="0" w:color="auto"/>
          </w:divBdr>
        </w:div>
        <w:div w:id="1690176258">
          <w:marLeft w:val="640"/>
          <w:marRight w:val="0"/>
          <w:marTop w:val="0"/>
          <w:marBottom w:val="0"/>
          <w:divBdr>
            <w:top w:val="none" w:sz="0" w:space="0" w:color="auto"/>
            <w:left w:val="none" w:sz="0" w:space="0" w:color="auto"/>
            <w:bottom w:val="none" w:sz="0" w:space="0" w:color="auto"/>
            <w:right w:val="none" w:sz="0" w:space="0" w:color="auto"/>
          </w:divBdr>
        </w:div>
        <w:div w:id="1710832648">
          <w:marLeft w:val="640"/>
          <w:marRight w:val="0"/>
          <w:marTop w:val="0"/>
          <w:marBottom w:val="0"/>
          <w:divBdr>
            <w:top w:val="none" w:sz="0" w:space="0" w:color="auto"/>
            <w:left w:val="none" w:sz="0" w:space="0" w:color="auto"/>
            <w:bottom w:val="none" w:sz="0" w:space="0" w:color="auto"/>
            <w:right w:val="none" w:sz="0" w:space="0" w:color="auto"/>
          </w:divBdr>
        </w:div>
        <w:div w:id="1724669075">
          <w:marLeft w:val="640"/>
          <w:marRight w:val="0"/>
          <w:marTop w:val="0"/>
          <w:marBottom w:val="0"/>
          <w:divBdr>
            <w:top w:val="none" w:sz="0" w:space="0" w:color="auto"/>
            <w:left w:val="none" w:sz="0" w:space="0" w:color="auto"/>
            <w:bottom w:val="none" w:sz="0" w:space="0" w:color="auto"/>
            <w:right w:val="none" w:sz="0" w:space="0" w:color="auto"/>
          </w:divBdr>
        </w:div>
        <w:div w:id="1737312060">
          <w:marLeft w:val="640"/>
          <w:marRight w:val="0"/>
          <w:marTop w:val="0"/>
          <w:marBottom w:val="0"/>
          <w:divBdr>
            <w:top w:val="none" w:sz="0" w:space="0" w:color="auto"/>
            <w:left w:val="none" w:sz="0" w:space="0" w:color="auto"/>
            <w:bottom w:val="none" w:sz="0" w:space="0" w:color="auto"/>
            <w:right w:val="none" w:sz="0" w:space="0" w:color="auto"/>
          </w:divBdr>
        </w:div>
        <w:div w:id="1740244567">
          <w:marLeft w:val="640"/>
          <w:marRight w:val="0"/>
          <w:marTop w:val="0"/>
          <w:marBottom w:val="0"/>
          <w:divBdr>
            <w:top w:val="none" w:sz="0" w:space="0" w:color="auto"/>
            <w:left w:val="none" w:sz="0" w:space="0" w:color="auto"/>
            <w:bottom w:val="none" w:sz="0" w:space="0" w:color="auto"/>
            <w:right w:val="none" w:sz="0" w:space="0" w:color="auto"/>
          </w:divBdr>
        </w:div>
        <w:div w:id="1751349239">
          <w:marLeft w:val="640"/>
          <w:marRight w:val="0"/>
          <w:marTop w:val="0"/>
          <w:marBottom w:val="0"/>
          <w:divBdr>
            <w:top w:val="none" w:sz="0" w:space="0" w:color="auto"/>
            <w:left w:val="none" w:sz="0" w:space="0" w:color="auto"/>
            <w:bottom w:val="none" w:sz="0" w:space="0" w:color="auto"/>
            <w:right w:val="none" w:sz="0" w:space="0" w:color="auto"/>
          </w:divBdr>
        </w:div>
        <w:div w:id="1761639697">
          <w:marLeft w:val="640"/>
          <w:marRight w:val="0"/>
          <w:marTop w:val="0"/>
          <w:marBottom w:val="0"/>
          <w:divBdr>
            <w:top w:val="none" w:sz="0" w:space="0" w:color="auto"/>
            <w:left w:val="none" w:sz="0" w:space="0" w:color="auto"/>
            <w:bottom w:val="none" w:sz="0" w:space="0" w:color="auto"/>
            <w:right w:val="none" w:sz="0" w:space="0" w:color="auto"/>
          </w:divBdr>
        </w:div>
        <w:div w:id="1768496983">
          <w:marLeft w:val="640"/>
          <w:marRight w:val="0"/>
          <w:marTop w:val="0"/>
          <w:marBottom w:val="0"/>
          <w:divBdr>
            <w:top w:val="none" w:sz="0" w:space="0" w:color="auto"/>
            <w:left w:val="none" w:sz="0" w:space="0" w:color="auto"/>
            <w:bottom w:val="none" w:sz="0" w:space="0" w:color="auto"/>
            <w:right w:val="none" w:sz="0" w:space="0" w:color="auto"/>
          </w:divBdr>
        </w:div>
        <w:div w:id="1769538454">
          <w:marLeft w:val="640"/>
          <w:marRight w:val="0"/>
          <w:marTop w:val="0"/>
          <w:marBottom w:val="0"/>
          <w:divBdr>
            <w:top w:val="none" w:sz="0" w:space="0" w:color="auto"/>
            <w:left w:val="none" w:sz="0" w:space="0" w:color="auto"/>
            <w:bottom w:val="none" w:sz="0" w:space="0" w:color="auto"/>
            <w:right w:val="none" w:sz="0" w:space="0" w:color="auto"/>
          </w:divBdr>
        </w:div>
        <w:div w:id="1777823633">
          <w:marLeft w:val="640"/>
          <w:marRight w:val="0"/>
          <w:marTop w:val="0"/>
          <w:marBottom w:val="0"/>
          <w:divBdr>
            <w:top w:val="none" w:sz="0" w:space="0" w:color="auto"/>
            <w:left w:val="none" w:sz="0" w:space="0" w:color="auto"/>
            <w:bottom w:val="none" w:sz="0" w:space="0" w:color="auto"/>
            <w:right w:val="none" w:sz="0" w:space="0" w:color="auto"/>
          </w:divBdr>
        </w:div>
        <w:div w:id="1791506170">
          <w:marLeft w:val="640"/>
          <w:marRight w:val="0"/>
          <w:marTop w:val="0"/>
          <w:marBottom w:val="0"/>
          <w:divBdr>
            <w:top w:val="none" w:sz="0" w:space="0" w:color="auto"/>
            <w:left w:val="none" w:sz="0" w:space="0" w:color="auto"/>
            <w:bottom w:val="none" w:sz="0" w:space="0" w:color="auto"/>
            <w:right w:val="none" w:sz="0" w:space="0" w:color="auto"/>
          </w:divBdr>
        </w:div>
        <w:div w:id="1793353953">
          <w:marLeft w:val="640"/>
          <w:marRight w:val="0"/>
          <w:marTop w:val="0"/>
          <w:marBottom w:val="0"/>
          <w:divBdr>
            <w:top w:val="none" w:sz="0" w:space="0" w:color="auto"/>
            <w:left w:val="none" w:sz="0" w:space="0" w:color="auto"/>
            <w:bottom w:val="none" w:sz="0" w:space="0" w:color="auto"/>
            <w:right w:val="none" w:sz="0" w:space="0" w:color="auto"/>
          </w:divBdr>
        </w:div>
        <w:div w:id="1803234810">
          <w:marLeft w:val="640"/>
          <w:marRight w:val="0"/>
          <w:marTop w:val="0"/>
          <w:marBottom w:val="0"/>
          <w:divBdr>
            <w:top w:val="none" w:sz="0" w:space="0" w:color="auto"/>
            <w:left w:val="none" w:sz="0" w:space="0" w:color="auto"/>
            <w:bottom w:val="none" w:sz="0" w:space="0" w:color="auto"/>
            <w:right w:val="none" w:sz="0" w:space="0" w:color="auto"/>
          </w:divBdr>
        </w:div>
        <w:div w:id="1809978826">
          <w:marLeft w:val="640"/>
          <w:marRight w:val="0"/>
          <w:marTop w:val="0"/>
          <w:marBottom w:val="0"/>
          <w:divBdr>
            <w:top w:val="none" w:sz="0" w:space="0" w:color="auto"/>
            <w:left w:val="none" w:sz="0" w:space="0" w:color="auto"/>
            <w:bottom w:val="none" w:sz="0" w:space="0" w:color="auto"/>
            <w:right w:val="none" w:sz="0" w:space="0" w:color="auto"/>
          </w:divBdr>
        </w:div>
        <w:div w:id="1814717958">
          <w:marLeft w:val="640"/>
          <w:marRight w:val="0"/>
          <w:marTop w:val="0"/>
          <w:marBottom w:val="0"/>
          <w:divBdr>
            <w:top w:val="none" w:sz="0" w:space="0" w:color="auto"/>
            <w:left w:val="none" w:sz="0" w:space="0" w:color="auto"/>
            <w:bottom w:val="none" w:sz="0" w:space="0" w:color="auto"/>
            <w:right w:val="none" w:sz="0" w:space="0" w:color="auto"/>
          </w:divBdr>
        </w:div>
        <w:div w:id="1835026821">
          <w:marLeft w:val="640"/>
          <w:marRight w:val="0"/>
          <w:marTop w:val="0"/>
          <w:marBottom w:val="0"/>
          <w:divBdr>
            <w:top w:val="none" w:sz="0" w:space="0" w:color="auto"/>
            <w:left w:val="none" w:sz="0" w:space="0" w:color="auto"/>
            <w:bottom w:val="none" w:sz="0" w:space="0" w:color="auto"/>
            <w:right w:val="none" w:sz="0" w:space="0" w:color="auto"/>
          </w:divBdr>
        </w:div>
        <w:div w:id="1837842846">
          <w:marLeft w:val="640"/>
          <w:marRight w:val="0"/>
          <w:marTop w:val="0"/>
          <w:marBottom w:val="0"/>
          <w:divBdr>
            <w:top w:val="none" w:sz="0" w:space="0" w:color="auto"/>
            <w:left w:val="none" w:sz="0" w:space="0" w:color="auto"/>
            <w:bottom w:val="none" w:sz="0" w:space="0" w:color="auto"/>
            <w:right w:val="none" w:sz="0" w:space="0" w:color="auto"/>
          </w:divBdr>
        </w:div>
        <w:div w:id="1838879237">
          <w:marLeft w:val="640"/>
          <w:marRight w:val="0"/>
          <w:marTop w:val="0"/>
          <w:marBottom w:val="0"/>
          <w:divBdr>
            <w:top w:val="none" w:sz="0" w:space="0" w:color="auto"/>
            <w:left w:val="none" w:sz="0" w:space="0" w:color="auto"/>
            <w:bottom w:val="none" w:sz="0" w:space="0" w:color="auto"/>
            <w:right w:val="none" w:sz="0" w:space="0" w:color="auto"/>
          </w:divBdr>
        </w:div>
        <w:div w:id="1846747223">
          <w:marLeft w:val="640"/>
          <w:marRight w:val="0"/>
          <w:marTop w:val="0"/>
          <w:marBottom w:val="0"/>
          <w:divBdr>
            <w:top w:val="none" w:sz="0" w:space="0" w:color="auto"/>
            <w:left w:val="none" w:sz="0" w:space="0" w:color="auto"/>
            <w:bottom w:val="none" w:sz="0" w:space="0" w:color="auto"/>
            <w:right w:val="none" w:sz="0" w:space="0" w:color="auto"/>
          </w:divBdr>
        </w:div>
        <w:div w:id="1854950827">
          <w:marLeft w:val="640"/>
          <w:marRight w:val="0"/>
          <w:marTop w:val="0"/>
          <w:marBottom w:val="0"/>
          <w:divBdr>
            <w:top w:val="none" w:sz="0" w:space="0" w:color="auto"/>
            <w:left w:val="none" w:sz="0" w:space="0" w:color="auto"/>
            <w:bottom w:val="none" w:sz="0" w:space="0" w:color="auto"/>
            <w:right w:val="none" w:sz="0" w:space="0" w:color="auto"/>
          </w:divBdr>
        </w:div>
        <w:div w:id="1858538165">
          <w:marLeft w:val="640"/>
          <w:marRight w:val="0"/>
          <w:marTop w:val="0"/>
          <w:marBottom w:val="0"/>
          <w:divBdr>
            <w:top w:val="none" w:sz="0" w:space="0" w:color="auto"/>
            <w:left w:val="none" w:sz="0" w:space="0" w:color="auto"/>
            <w:bottom w:val="none" w:sz="0" w:space="0" w:color="auto"/>
            <w:right w:val="none" w:sz="0" w:space="0" w:color="auto"/>
          </w:divBdr>
        </w:div>
        <w:div w:id="1860392134">
          <w:marLeft w:val="640"/>
          <w:marRight w:val="0"/>
          <w:marTop w:val="0"/>
          <w:marBottom w:val="0"/>
          <w:divBdr>
            <w:top w:val="none" w:sz="0" w:space="0" w:color="auto"/>
            <w:left w:val="none" w:sz="0" w:space="0" w:color="auto"/>
            <w:bottom w:val="none" w:sz="0" w:space="0" w:color="auto"/>
            <w:right w:val="none" w:sz="0" w:space="0" w:color="auto"/>
          </w:divBdr>
        </w:div>
        <w:div w:id="1865750717">
          <w:marLeft w:val="640"/>
          <w:marRight w:val="0"/>
          <w:marTop w:val="0"/>
          <w:marBottom w:val="0"/>
          <w:divBdr>
            <w:top w:val="none" w:sz="0" w:space="0" w:color="auto"/>
            <w:left w:val="none" w:sz="0" w:space="0" w:color="auto"/>
            <w:bottom w:val="none" w:sz="0" w:space="0" w:color="auto"/>
            <w:right w:val="none" w:sz="0" w:space="0" w:color="auto"/>
          </w:divBdr>
        </w:div>
        <w:div w:id="1866745426">
          <w:marLeft w:val="640"/>
          <w:marRight w:val="0"/>
          <w:marTop w:val="0"/>
          <w:marBottom w:val="0"/>
          <w:divBdr>
            <w:top w:val="none" w:sz="0" w:space="0" w:color="auto"/>
            <w:left w:val="none" w:sz="0" w:space="0" w:color="auto"/>
            <w:bottom w:val="none" w:sz="0" w:space="0" w:color="auto"/>
            <w:right w:val="none" w:sz="0" w:space="0" w:color="auto"/>
          </w:divBdr>
        </w:div>
        <w:div w:id="1867132344">
          <w:marLeft w:val="640"/>
          <w:marRight w:val="0"/>
          <w:marTop w:val="0"/>
          <w:marBottom w:val="0"/>
          <w:divBdr>
            <w:top w:val="none" w:sz="0" w:space="0" w:color="auto"/>
            <w:left w:val="none" w:sz="0" w:space="0" w:color="auto"/>
            <w:bottom w:val="none" w:sz="0" w:space="0" w:color="auto"/>
            <w:right w:val="none" w:sz="0" w:space="0" w:color="auto"/>
          </w:divBdr>
        </w:div>
        <w:div w:id="1867328898">
          <w:marLeft w:val="640"/>
          <w:marRight w:val="0"/>
          <w:marTop w:val="0"/>
          <w:marBottom w:val="0"/>
          <w:divBdr>
            <w:top w:val="none" w:sz="0" w:space="0" w:color="auto"/>
            <w:left w:val="none" w:sz="0" w:space="0" w:color="auto"/>
            <w:bottom w:val="none" w:sz="0" w:space="0" w:color="auto"/>
            <w:right w:val="none" w:sz="0" w:space="0" w:color="auto"/>
          </w:divBdr>
        </w:div>
        <w:div w:id="1892689430">
          <w:marLeft w:val="640"/>
          <w:marRight w:val="0"/>
          <w:marTop w:val="0"/>
          <w:marBottom w:val="0"/>
          <w:divBdr>
            <w:top w:val="none" w:sz="0" w:space="0" w:color="auto"/>
            <w:left w:val="none" w:sz="0" w:space="0" w:color="auto"/>
            <w:bottom w:val="none" w:sz="0" w:space="0" w:color="auto"/>
            <w:right w:val="none" w:sz="0" w:space="0" w:color="auto"/>
          </w:divBdr>
        </w:div>
        <w:div w:id="1895000852">
          <w:marLeft w:val="640"/>
          <w:marRight w:val="0"/>
          <w:marTop w:val="0"/>
          <w:marBottom w:val="0"/>
          <w:divBdr>
            <w:top w:val="none" w:sz="0" w:space="0" w:color="auto"/>
            <w:left w:val="none" w:sz="0" w:space="0" w:color="auto"/>
            <w:bottom w:val="none" w:sz="0" w:space="0" w:color="auto"/>
            <w:right w:val="none" w:sz="0" w:space="0" w:color="auto"/>
          </w:divBdr>
        </w:div>
        <w:div w:id="1904901700">
          <w:marLeft w:val="640"/>
          <w:marRight w:val="0"/>
          <w:marTop w:val="0"/>
          <w:marBottom w:val="0"/>
          <w:divBdr>
            <w:top w:val="none" w:sz="0" w:space="0" w:color="auto"/>
            <w:left w:val="none" w:sz="0" w:space="0" w:color="auto"/>
            <w:bottom w:val="none" w:sz="0" w:space="0" w:color="auto"/>
            <w:right w:val="none" w:sz="0" w:space="0" w:color="auto"/>
          </w:divBdr>
        </w:div>
        <w:div w:id="1906912150">
          <w:marLeft w:val="640"/>
          <w:marRight w:val="0"/>
          <w:marTop w:val="0"/>
          <w:marBottom w:val="0"/>
          <w:divBdr>
            <w:top w:val="none" w:sz="0" w:space="0" w:color="auto"/>
            <w:left w:val="none" w:sz="0" w:space="0" w:color="auto"/>
            <w:bottom w:val="none" w:sz="0" w:space="0" w:color="auto"/>
            <w:right w:val="none" w:sz="0" w:space="0" w:color="auto"/>
          </w:divBdr>
        </w:div>
        <w:div w:id="1909726630">
          <w:marLeft w:val="640"/>
          <w:marRight w:val="0"/>
          <w:marTop w:val="0"/>
          <w:marBottom w:val="0"/>
          <w:divBdr>
            <w:top w:val="none" w:sz="0" w:space="0" w:color="auto"/>
            <w:left w:val="none" w:sz="0" w:space="0" w:color="auto"/>
            <w:bottom w:val="none" w:sz="0" w:space="0" w:color="auto"/>
            <w:right w:val="none" w:sz="0" w:space="0" w:color="auto"/>
          </w:divBdr>
        </w:div>
        <w:div w:id="1911572114">
          <w:marLeft w:val="640"/>
          <w:marRight w:val="0"/>
          <w:marTop w:val="0"/>
          <w:marBottom w:val="0"/>
          <w:divBdr>
            <w:top w:val="none" w:sz="0" w:space="0" w:color="auto"/>
            <w:left w:val="none" w:sz="0" w:space="0" w:color="auto"/>
            <w:bottom w:val="none" w:sz="0" w:space="0" w:color="auto"/>
            <w:right w:val="none" w:sz="0" w:space="0" w:color="auto"/>
          </w:divBdr>
        </w:div>
        <w:div w:id="1918399225">
          <w:marLeft w:val="640"/>
          <w:marRight w:val="0"/>
          <w:marTop w:val="0"/>
          <w:marBottom w:val="0"/>
          <w:divBdr>
            <w:top w:val="none" w:sz="0" w:space="0" w:color="auto"/>
            <w:left w:val="none" w:sz="0" w:space="0" w:color="auto"/>
            <w:bottom w:val="none" w:sz="0" w:space="0" w:color="auto"/>
            <w:right w:val="none" w:sz="0" w:space="0" w:color="auto"/>
          </w:divBdr>
        </w:div>
        <w:div w:id="1923641691">
          <w:marLeft w:val="640"/>
          <w:marRight w:val="0"/>
          <w:marTop w:val="0"/>
          <w:marBottom w:val="0"/>
          <w:divBdr>
            <w:top w:val="none" w:sz="0" w:space="0" w:color="auto"/>
            <w:left w:val="none" w:sz="0" w:space="0" w:color="auto"/>
            <w:bottom w:val="none" w:sz="0" w:space="0" w:color="auto"/>
            <w:right w:val="none" w:sz="0" w:space="0" w:color="auto"/>
          </w:divBdr>
        </w:div>
        <w:div w:id="1924946664">
          <w:marLeft w:val="640"/>
          <w:marRight w:val="0"/>
          <w:marTop w:val="0"/>
          <w:marBottom w:val="0"/>
          <w:divBdr>
            <w:top w:val="none" w:sz="0" w:space="0" w:color="auto"/>
            <w:left w:val="none" w:sz="0" w:space="0" w:color="auto"/>
            <w:bottom w:val="none" w:sz="0" w:space="0" w:color="auto"/>
            <w:right w:val="none" w:sz="0" w:space="0" w:color="auto"/>
          </w:divBdr>
        </w:div>
        <w:div w:id="1933004417">
          <w:marLeft w:val="640"/>
          <w:marRight w:val="0"/>
          <w:marTop w:val="0"/>
          <w:marBottom w:val="0"/>
          <w:divBdr>
            <w:top w:val="none" w:sz="0" w:space="0" w:color="auto"/>
            <w:left w:val="none" w:sz="0" w:space="0" w:color="auto"/>
            <w:bottom w:val="none" w:sz="0" w:space="0" w:color="auto"/>
            <w:right w:val="none" w:sz="0" w:space="0" w:color="auto"/>
          </w:divBdr>
        </w:div>
        <w:div w:id="1933007047">
          <w:marLeft w:val="640"/>
          <w:marRight w:val="0"/>
          <w:marTop w:val="0"/>
          <w:marBottom w:val="0"/>
          <w:divBdr>
            <w:top w:val="none" w:sz="0" w:space="0" w:color="auto"/>
            <w:left w:val="none" w:sz="0" w:space="0" w:color="auto"/>
            <w:bottom w:val="none" w:sz="0" w:space="0" w:color="auto"/>
            <w:right w:val="none" w:sz="0" w:space="0" w:color="auto"/>
          </w:divBdr>
        </w:div>
        <w:div w:id="1940020961">
          <w:marLeft w:val="640"/>
          <w:marRight w:val="0"/>
          <w:marTop w:val="0"/>
          <w:marBottom w:val="0"/>
          <w:divBdr>
            <w:top w:val="none" w:sz="0" w:space="0" w:color="auto"/>
            <w:left w:val="none" w:sz="0" w:space="0" w:color="auto"/>
            <w:bottom w:val="none" w:sz="0" w:space="0" w:color="auto"/>
            <w:right w:val="none" w:sz="0" w:space="0" w:color="auto"/>
          </w:divBdr>
        </w:div>
        <w:div w:id="1952854621">
          <w:marLeft w:val="640"/>
          <w:marRight w:val="0"/>
          <w:marTop w:val="0"/>
          <w:marBottom w:val="0"/>
          <w:divBdr>
            <w:top w:val="none" w:sz="0" w:space="0" w:color="auto"/>
            <w:left w:val="none" w:sz="0" w:space="0" w:color="auto"/>
            <w:bottom w:val="none" w:sz="0" w:space="0" w:color="auto"/>
            <w:right w:val="none" w:sz="0" w:space="0" w:color="auto"/>
          </w:divBdr>
        </w:div>
        <w:div w:id="1958024459">
          <w:marLeft w:val="640"/>
          <w:marRight w:val="0"/>
          <w:marTop w:val="0"/>
          <w:marBottom w:val="0"/>
          <w:divBdr>
            <w:top w:val="none" w:sz="0" w:space="0" w:color="auto"/>
            <w:left w:val="none" w:sz="0" w:space="0" w:color="auto"/>
            <w:bottom w:val="none" w:sz="0" w:space="0" w:color="auto"/>
            <w:right w:val="none" w:sz="0" w:space="0" w:color="auto"/>
          </w:divBdr>
        </w:div>
        <w:div w:id="1959025676">
          <w:marLeft w:val="640"/>
          <w:marRight w:val="0"/>
          <w:marTop w:val="0"/>
          <w:marBottom w:val="0"/>
          <w:divBdr>
            <w:top w:val="none" w:sz="0" w:space="0" w:color="auto"/>
            <w:left w:val="none" w:sz="0" w:space="0" w:color="auto"/>
            <w:bottom w:val="none" w:sz="0" w:space="0" w:color="auto"/>
            <w:right w:val="none" w:sz="0" w:space="0" w:color="auto"/>
          </w:divBdr>
        </w:div>
        <w:div w:id="1989020018">
          <w:marLeft w:val="640"/>
          <w:marRight w:val="0"/>
          <w:marTop w:val="0"/>
          <w:marBottom w:val="0"/>
          <w:divBdr>
            <w:top w:val="none" w:sz="0" w:space="0" w:color="auto"/>
            <w:left w:val="none" w:sz="0" w:space="0" w:color="auto"/>
            <w:bottom w:val="none" w:sz="0" w:space="0" w:color="auto"/>
            <w:right w:val="none" w:sz="0" w:space="0" w:color="auto"/>
          </w:divBdr>
        </w:div>
        <w:div w:id="1992060094">
          <w:marLeft w:val="640"/>
          <w:marRight w:val="0"/>
          <w:marTop w:val="0"/>
          <w:marBottom w:val="0"/>
          <w:divBdr>
            <w:top w:val="none" w:sz="0" w:space="0" w:color="auto"/>
            <w:left w:val="none" w:sz="0" w:space="0" w:color="auto"/>
            <w:bottom w:val="none" w:sz="0" w:space="0" w:color="auto"/>
            <w:right w:val="none" w:sz="0" w:space="0" w:color="auto"/>
          </w:divBdr>
        </w:div>
        <w:div w:id="2002584468">
          <w:marLeft w:val="640"/>
          <w:marRight w:val="0"/>
          <w:marTop w:val="0"/>
          <w:marBottom w:val="0"/>
          <w:divBdr>
            <w:top w:val="none" w:sz="0" w:space="0" w:color="auto"/>
            <w:left w:val="none" w:sz="0" w:space="0" w:color="auto"/>
            <w:bottom w:val="none" w:sz="0" w:space="0" w:color="auto"/>
            <w:right w:val="none" w:sz="0" w:space="0" w:color="auto"/>
          </w:divBdr>
        </w:div>
        <w:div w:id="2014068511">
          <w:marLeft w:val="640"/>
          <w:marRight w:val="0"/>
          <w:marTop w:val="0"/>
          <w:marBottom w:val="0"/>
          <w:divBdr>
            <w:top w:val="none" w:sz="0" w:space="0" w:color="auto"/>
            <w:left w:val="none" w:sz="0" w:space="0" w:color="auto"/>
            <w:bottom w:val="none" w:sz="0" w:space="0" w:color="auto"/>
            <w:right w:val="none" w:sz="0" w:space="0" w:color="auto"/>
          </w:divBdr>
        </w:div>
        <w:div w:id="2017491573">
          <w:marLeft w:val="640"/>
          <w:marRight w:val="0"/>
          <w:marTop w:val="0"/>
          <w:marBottom w:val="0"/>
          <w:divBdr>
            <w:top w:val="none" w:sz="0" w:space="0" w:color="auto"/>
            <w:left w:val="none" w:sz="0" w:space="0" w:color="auto"/>
            <w:bottom w:val="none" w:sz="0" w:space="0" w:color="auto"/>
            <w:right w:val="none" w:sz="0" w:space="0" w:color="auto"/>
          </w:divBdr>
        </w:div>
        <w:div w:id="2023892867">
          <w:marLeft w:val="640"/>
          <w:marRight w:val="0"/>
          <w:marTop w:val="0"/>
          <w:marBottom w:val="0"/>
          <w:divBdr>
            <w:top w:val="none" w:sz="0" w:space="0" w:color="auto"/>
            <w:left w:val="none" w:sz="0" w:space="0" w:color="auto"/>
            <w:bottom w:val="none" w:sz="0" w:space="0" w:color="auto"/>
            <w:right w:val="none" w:sz="0" w:space="0" w:color="auto"/>
          </w:divBdr>
        </w:div>
        <w:div w:id="2032564653">
          <w:marLeft w:val="640"/>
          <w:marRight w:val="0"/>
          <w:marTop w:val="0"/>
          <w:marBottom w:val="0"/>
          <w:divBdr>
            <w:top w:val="none" w:sz="0" w:space="0" w:color="auto"/>
            <w:left w:val="none" w:sz="0" w:space="0" w:color="auto"/>
            <w:bottom w:val="none" w:sz="0" w:space="0" w:color="auto"/>
            <w:right w:val="none" w:sz="0" w:space="0" w:color="auto"/>
          </w:divBdr>
        </w:div>
        <w:div w:id="2033652552">
          <w:marLeft w:val="640"/>
          <w:marRight w:val="0"/>
          <w:marTop w:val="0"/>
          <w:marBottom w:val="0"/>
          <w:divBdr>
            <w:top w:val="none" w:sz="0" w:space="0" w:color="auto"/>
            <w:left w:val="none" w:sz="0" w:space="0" w:color="auto"/>
            <w:bottom w:val="none" w:sz="0" w:space="0" w:color="auto"/>
            <w:right w:val="none" w:sz="0" w:space="0" w:color="auto"/>
          </w:divBdr>
        </w:div>
        <w:div w:id="2043482273">
          <w:marLeft w:val="640"/>
          <w:marRight w:val="0"/>
          <w:marTop w:val="0"/>
          <w:marBottom w:val="0"/>
          <w:divBdr>
            <w:top w:val="none" w:sz="0" w:space="0" w:color="auto"/>
            <w:left w:val="none" w:sz="0" w:space="0" w:color="auto"/>
            <w:bottom w:val="none" w:sz="0" w:space="0" w:color="auto"/>
            <w:right w:val="none" w:sz="0" w:space="0" w:color="auto"/>
          </w:divBdr>
        </w:div>
        <w:div w:id="2047171354">
          <w:marLeft w:val="640"/>
          <w:marRight w:val="0"/>
          <w:marTop w:val="0"/>
          <w:marBottom w:val="0"/>
          <w:divBdr>
            <w:top w:val="none" w:sz="0" w:space="0" w:color="auto"/>
            <w:left w:val="none" w:sz="0" w:space="0" w:color="auto"/>
            <w:bottom w:val="none" w:sz="0" w:space="0" w:color="auto"/>
            <w:right w:val="none" w:sz="0" w:space="0" w:color="auto"/>
          </w:divBdr>
        </w:div>
        <w:div w:id="2048334078">
          <w:marLeft w:val="640"/>
          <w:marRight w:val="0"/>
          <w:marTop w:val="0"/>
          <w:marBottom w:val="0"/>
          <w:divBdr>
            <w:top w:val="none" w:sz="0" w:space="0" w:color="auto"/>
            <w:left w:val="none" w:sz="0" w:space="0" w:color="auto"/>
            <w:bottom w:val="none" w:sz="0" w:space="0" w:color="auto"/>
            <w:right w:val="none" w:sz="0" w:space="0" w:color="auto"/>
          </w:divBdr>
        </w:div>
        <w:div w:id="2072774159">
          <w:marLeft w:val="640"/>
          <w:marRight w:val="0"/>
          <w:marTop w:val="0"/>
          <w:marBottom w:val="0"/>
          <w:divBdr>
            <w:top w:val="none" w:sz="0" w:space="0" w:color="auto"/>
            <w:left w:val="none" w:sz="0" w:space="0" w:color="auto"/>
            <w:bottom w:val="none" w:sz="0" w:space="0" w:color="auto"/>
            <w:right w:val="none" w:sz="0" w:space="0" w:color="auto"/>
          </w:divBdr>
        </w:div>
        <w:div w:id="2078743802">
          <w:marLeft w:val="640"/>
          <w:marRight w:val="0"/>
          <w:marTop w:val="0"/>
          <w:marBottom w:val="0"/>
          <w:divBdr>
            <w:top w:val="none" w:sz="0" w:space="0" w:color="auto"/>
            <w:left w:val="none" w:sz="0" w:space="0" w:color="auto"/>
            <w:bottom w:val="none" w:sz="0" w:space="0" w:color="auto"/>
            <w:right w:val="none" w:sz="0" w:space="0" w:color="auto"/>
          </w:divBdr>
        </w:div>
        <w:div w:id="2079085298">
          <w:marLeft w:val="640"/>
          <w:marRight w:val="0"/>
          <w:marTop w:val="0"/>
          <w:marBottom w:val="0"/>
          <w:divBdr>
            <w:top w:val="none" w:sz="0" w:space="0" w:color="auto"/>
            <w:left w:val="none" w:sz="0" w:space="0" w:color="auto"/>
            <w:bottom w:val="none" w:sz="0" w:space="0" w:color="auto"/>
            <w:right w:val="none" w:sz="0" w:space="0" w:color="auto"/>
          </w:divBdr>
        </w:div>
        <w:div w:id="2087677708">
          <w:marLeft w:val="640"/>
          <w:marRight w:val="0"/>
          <w:marTop w:val="0"/>
          <w:marBottom w:val="0"/>
          <w:divBdr>
            <w:top w:val="none" w:sz="0" w:space="0" w:color="auto"/>
            <w:left w:val="none" w:sz="0" w:space="0" w:color="auto"/>
            <w:bottom w:val="none" w:sz="0" w:space="0" w:color="auto"/>
            <w:right w:val="none" w:sz="0" w:space="0" w:color="auto"/>
          </w:divBdr>
        </w:div>
        <w:div w:id="2088795259">
          <w:marLeft w:val="640"/>
          <w:marRight w:val="0"/>
          <w:marTop w:val="0"/>
          <w:marBottom w:val="0"/>
          <w:divBdr>
            <w:top w:val="none" w:sz="0" w:space="0" w:color="auto"/>
            <w:left w:val="none" w:sz="0" w:space="0" w:color="auto"/>
            <w:bottom w:val="none" w:sz="0" w:space="0" w:color="auto"/>
            <w:right w:val="none" w:sz="0" w:space="0" w:color="auto"/>
          </w:divBdr>
        </w:div>
        <w:div w:id="2100521914">
          <w:marLeft w:val="640"/>
          <w:marRight w:val="0"/>
          <w:marTop w:val="0"/>
          <w:marBottom w:val="0"/>
          <w:divBdr>
            <w:top w:val="none" w:sz="0" w:space="0" w:color="auto"/>
            <w:left w:val="none" w:sz="0" w:space="0" w:color="auto"/>
            <w:bottom w:val="none" w:sz="0" w:space="0" w:color="auto"/>
            <w:right w:val="none" w:sz="0" w:space="0" w:color="auto"/>
          </w:divBdr>
        </w:div>
        <w:div w:id="2101020817">
          <w:marLeft w:val="640"/>
          <w:marRight w:val="0"/>
          <w:marTop w:val="0"/>
          <w:marBottom w:val="0"/>
          <w:divBdr>
            <w:top w:val="none" w:sz="0" w:space="0" w:color="auto"/>
            <w:left w:val="none" w:sz="0" w:space="0" w:color="auto"/>
            <w:bottom w:val="none" w:sz="0" w:space="0" w:color="auto"/>
            <w:right w:val="none" w:sz="0" w:space="0" w:color="auto"/>
          </w:divBdr>
        </w:div>
        <w:div w:id="2104059774">
          <w:marLeft w:val="640"/>
          <w:marRight w:val="0"/>
          <w:marTop w:val="0"/>
          <w:marBottom w:val="0"/>
          <w:divBdr>
            <w:top w:val="none" w:sz="0" w:space="0" w:color="auto"/>
            <w:left w:val="none" w:sz="0" w:space="0" w:color="auto"/>
            <w:bottom w:val="none" w:sz="0" w:space="0" w:color="auto"/>
            <w:right w:val="none" w:sz="0" w:space="0" w:color="auto"/>
          </w:divBdr>
        </w:div>
        <w:div w:id="2112508067">
          <w:marLeft w:val="640"/>
          <w:marRight w:val="0"/>
          <w:marTop w:val="0"/>
          <w:marBottom w:val="0"/>
          <w:divBdr>
            <w:top w:val="none" w:sz="0" w:space="0" w:color="auto"/>
            <w:left w:val="none" w:sz="0" w:space="0" w:color="auto"/>
            <w:bottom w:val="none" w:sz="0" w:space="0" w:color="auto"/>
            <w:right w:val="none" w:sz="0" w:space="0" w:color="auto"/>
          </w:divBdr>
        </w:div>
        <w:div w:id="2115637219">
          <w:marLeft w:val="640"/>
          <w:marRight w:val="0"/>
          <w:marTop w:val="0"/>
          <w:marBottom w:val="0"/>
          <w:divBdr>
            <w:top w:val="none" w:sz="0" w:space="0" w:color="auto"/>
            <w:left w:val="none" w:sz="0" w:space="0" w:color="auto"/>
            <w:bottom w:val="none" w:sz="0" w:space="0" w:color="auto"/>
            <w:right w:val="none" w:sz="0" w:space="0" w:color="auto"/>
          </w:divBdr>
        </w:div>
        <w:div w:id="2116365840">
          <w:marLeft w:val="640"/>
          <w:marRight w:val="0"/>
          <w:marTop w:val="0"/>
          <w:marBottom w:val="0"/>
          <w:divBdr>
            <w:top w:val="none" w:sz="0" w:space="0" w:color="auto"/>
            <w:left w:val="none" w:sz="0" w:space="0" w:color="auto"/>
            <w:bottom w:val="none" w:sz="0" w:space="0" w:color="auto"/>
            <w:right w:val="none" w:sz="0" w:space="0" w:color="auto"/>
          </w:divBdr>
        </w:div>
        <w:div w:id="2134905971">
          <w:marLeft w:val="640"/>
          <w:marRight w:val="0"/>
          <w:marTop w:val="0"/>
          <w:marBottom w:val="0"/>
          <w:divBdr>
            <w:top w:val="none" w:sz="0" w:space="0" w:color="auto"/>
            <w:left w:val="none" w:sz="0" w:space="0" w:color="auto"/>
            <w:bottom w:val="none" w:sz="0" w:space="0" w:color="auto"/>
            <w:right w:val="none" w:sz="0" w:space="0" w:color="auto"/>
          </w:divBdr>
        </w:div>
        <w:div w:id="2137603969">
          <w:marLeft w:val="640"/>
          <w:marRight w:val="0"/>
          <w:marTop w:val="0"/>
          <w:marBottom w:val="0"/>
          <w:divBdr>
            <w:top w:val="none" w:sz="0" w:space="0" w:color="auto"/>
            <w:left w:val="none" w:sz="0" w:space="0" w:color="auto"/>
            <w:bottom w:val="none" w:sz="0" w:space="0" w:color="auto"/>
            <w:right w:val="none" w:sz="0" w:space="0" w:color="auto"/>
          </w:divBdr>
        </w:div>
        <w:div w:id="2138334962">
          <w:marLeft w:val="640"/>
          <w:marRight w:val="0"/>
          <w:marTop w:val="0"/>
          <w:marBottom w:val="0"/>
          <w:divBdr>
            <w:top w:val="none" w:sz="0" w:space="0" w:color="auto"/>
            <w:left w:val="none" w:sz="0" w:space="0" w:color="auto"/>
            <w:bottom w:val="none" w:sz="0" w:space="0" w:color="auto"/>
            <w:right w:val="none" w:sz="0" w:space="0" w:color="auto"/>
          </w:divBdr>
        </w:div>
        <w:div w:id="2143496393">
          <w:marLeft w:val="640"/>
          <w:marRight w:val="0"/>
          <w:marTop w:val="0"/>
          <w:marBottom w:val="0"/>
          <w:divBdr>
            <w:top w:val="none" w:sz="0" w:space="0" w:color="auto"/>
            <w:left w:val="none" w:sz="0" w:space="0" w:color="auto"/>
            <w:bottom w:val="none" w:sz="0" w:space="0" w:color="auto"/>
            <w:right w:val="none" w:sz="0" w:space="0" w:color="auto"/>
          </w:divBdr>
        </w:div>
      </w:divsChild>
    </w:div>
    <w:div w:id="983854502">
      <w:marLeft w:val="640"/>
      <w:marRight w:val="0"/>
      <w:marTop w:val="0"/>
      <w:marBottom w:val="0"/>
      <w:divBdr>
        <w:top w:val="none" w:sz="0" w:space="0" w:color="auto"/>
        <w:left w:val="none" w:sz="0" w:space="0" w:color="auto"/>
        <w:bottom w:val="none" w:sz="0" w:space="0" w:color="auto"/>
        <w:right w:val="none" w:sz="0" w:space="0" w:color="auto"/>
      </w:divBdr>
    </w:div>
    <w:div w:id="983967812">
      <w:marLeft w:val="640"/>
      <w:marRight w:val="0"/>
      <w:marTop w:val="0"/>
      <w:marBottom w:val="0"/>
      <w:divBdr>
        <w:top w:val="none" w:sz="0" w:space="0" w:color="auto"/>
        <w:left w:val="none" w:sz="0" w:space="0" w:color="auto"/>
        <w:bottom w:val="none" w:sz="0" w:space="0" w:color="auto"/>
        <w:right w:val="none" w:sz="0" w:space="0" w:color="auto"/>
      </w:divBdr>
    </w:div>
    <w:div w:id="984116314">
      <w:marLeft w:val="640"/>
      <w:marRight w:val="0"/>
      <w:marTop w:val="0"/>
      <w:marBottom w:val="0"/>
      <w:divBdr>
        <w:top w:val="none" w:sz="0" w:space="0" w:color="auto"/>
        <w:left w:val="none" w:sz="0" w:space="0" w:color="auto"/>
        <w:bottom w:val="none" w:sz="0" w:space="0" w:color="auto"/>
        <w:right w:val="none" w:sz="0" w:space="0" w:color="auto"/>
      </w:divBdr>
    </w:div>
    <w:div w:id="984433507">
      <w:marLeft w:val="640"/>
      <w:marRight w:val="0"/>
      <w:marTop w:val="0"/>
      <w:marBottom w:val="0"/>
      <w:divBdr>
        <w:top w:val="none" w:sz="0" w:space="0" w:color="auto"/>
        <w:left w:val="none" w:sz="0" w:space="0" w:color="auto"/>
        <w:bottom w:val="none" w:sz="0" w:space="0" w:color="auto"/>
        <w:right w:val="none" w:sz="0" w:space="0" w:color="auto"/>
      </w:divBdr>
    </w:div>
    <w:div w:id="984623816">
      <w:marLeft w:val="640"/>
      <w:marRight w:val="0"/>
      <w:marTop w:val="0"/>
      <w:marBottom w:val="0"/>
      <w:divBdr>
        <w:top w:val="none" w:sz="0" w:space="0" w:color="auto"/>
        <w:left w:val="none" w:sz="0" w:space="0" w:color="auto"/>
        <w:bottom w:val="none" w:sz="0" w:space="0" w:color="auto"/>
        <w:right w:val="none" w:sz="0" w:space="0" w:color="auto"/>
      </w:divBdr>
    </w:div>
    <w:div w:id="984625735">
      <w:marLeft w:val="640"/>
      <w:marRight w:val="0"/>
      <w:marTop w:val="0"/>
      <w:marBottom w:val="0"/>
      <w:divBdr>
        <w:top w:val="none" w:sz="0" w:space="0" w:color="auto"/>
        <w:left w:val="none" w:sz="0" w:space="0" w:color="auto"/>
        <w:bottom w:val="none" w:sz="0" w:space="0" w:color="auto"/>
        <w:right w:val="none" w:sz="0" w:space="0" w:color="auto"/>
      </w:divBdr>
    </w:div>
    <w:div w:id="985161722">
      <w:marLeft w:val="640"/>
      <w:marRight w:val="0"/>
      <w:marTop w:val="0"/>
      <w:marBottom w:val="0"/>
      <w:divBdr>
        <w:top w:val="none" w:sz="0" w:space="0" w:color="auto"/>
        <w:left w:val="none" w:sz="0" w:space="0" w:color="auto"/>
        <w:bottom w:val="none" w:sz="0" w:space="0" w:color="auto"/>
        <w:right w:val="none" w:sz="0" w:space="0" w:color="auto"/>
      </w:divBdr>
    </w:div>
    <w:div w:id="985469622">
      <w:marLeft w:val="640"/>
      <w:marRight w:val="0"/>
      <w:marTop w:val="0"/>
      <w:marBottom w:val="0"/>
      <w:divBdr>
        <w:top w:val="none" w:sz="0" w:space="0" w:color="auto"/>
        <w:left w:val="none" w:sz="0" w:space="0" w:color="auto"/>
        <w:bottom w:val="none" w:sz="0" w:space="0" w:color="auto"/>
        <w:right w:val="none" w:sz="0" w:space="0" w:color="auto"/>
      </w:divBdr>
    </w:div>
    <w:div w:id="985820058">
      <w:marLeft w:val="640"/>
      <w:marRight w:val="0"/>
      <w:marTop w:val="0"/>
      <w:marBottom w:val="0"/>
      <w:divBdr>
        <w:top w:val="none" w:sz="0" w:space="0" w:color="auto"/>
        <w:left w:val="none" w:sz="0" w:space="0" w:color="auto"/>
        <w:bottom w:val="none" w:sz="0" w:space="0" w:color="auto"/>
        <w:right w:val="none" w:sz="0" w:space="0" w:color="auto"/>
      </w:divBdr>
    </w:div>
    <w:div w:id="986857570">
      <w:marLeft w:val="640"/>
      <w:marRight w:val="0"/>
      <w:marTop w:val="0"/>
      <w:marBottom w:val="0"/>
      <w:divBdr>
        <w:top w:val="none" w:sz="0" w:space="0" w:color="auto"/>
        <w:left w:val="none" w:sz="0" w:space="0" w:color="auto"/>
        <w:bottom w:val="none" w:sz="0" w:space="0" w:color="auto"/>
        <w:right w:val="none" w:sz="0" w:space="0" w:color="auto"/>
      </w:divBdr>
    </w:div>
    <w:div w:id="987854699">
      <w:marLeft w:val="640"/>
      <w:marRight w:val="0"/>
      <w:marTop w:val="0"/>
      <w:marBottom w:val="0"/>
      <w:divBdr>
        <w:top w:val="none" w:sz="0" w:space="0" w:color="auto"/>
        <w:left w:val="none" w:sz="0" w:space="0" w:color="auto"/>
        <w:bottom w:val="none" w:sz="0" w:space="0" w:color="auto"/>
        <w:right w:val="none" w:sz="0" w:space="0" w:color="auto"/>
      </w:divBdr>
    </w:div>
    <w:div w:id="988241549">
      <w:marLeft w:val="640"/>
      <w:marRight w:val="0"/>
      <w:marTop w:val="0"/>
      <w:marBottom w:val="0"/>
      <w:divBdr>
        <w:top w:val="none" w:sz="0" w:space="0" w:color="auto"/>
        <w:left w:val="none" w:sz="0" w:space="0" w:color="auto"/>
        <w:bottom w:val="none" w:sz="0" w:space="0" w:color="auto"/>
        <w:right w:val="none" w:sz="0" w:space="0" w:color="auto"/>
      </w:divBdr>
    </w:div>
    <w:div w:id="988830434">
      <w:marLeft w:val="640"/>
      <w:marRight w:val="0"/>
      <w:marTop w:val="0"/>
      <w:marBottom w:val="0"/>
      <w:divBdr>
        <w:top w:val="none" w:sz="0" w:space="0" w:color="auto"/>
        <w:left w:val="none" w:sz="0" w:space="0" w:color="auto"/>
        <w:bottom w:val="none" w:sz="0" w:space="0" w:color="auto"/>
        <w:right w:val="none" w:sz="0" w:space="0" w:color="auto"/>
      </w:divBdr>
    </w:div>
    <w:div w:id="988944330">
      <w:marLeft w:val="640"/>
      <w:marRight w:val="0"/>
      <w:marTop w:val="0"/>
      <w:marBottom w:val="0"/>
      <w:divBdr>
        <w:top w:val="none" w:sz="0" w:space="0" w:color="auto"/>
        <w:left w:val="none" w:sz="0" w:space="0" w:color="auto"/>
        <w:bottom w:val="none" w:sz="0" w:space="0" w:color="auto"/>
        <w:right w:val="none" w:sz="0" w:space="0" w:color="auto"/>
      </w:divBdr>
    </w:div>
    <w:div w:id="989291587">
      <w:marLeft w:val="640"/>
      <w:marRight w:val="0"/>
      <w:marTop w:val="0"/>
      <w:marBottom w:val="0"/>
      <w:divBdr>
        <w:top w:val="none" w:sz="0" w:space="0" w:color="auto"/>
        <w:left w:val="none" w:sz="0" w:space="0" w:color="auto"/>
        <w:bottom w:val="none" w:sz="0" w:space="0" w:color="auto"/>
        <w:right w:val="none" w:sz="0" w:space="0" w:color="auto"/>
      </w:divBdr>
    </w:div>
    <w:div w:id="990253968">
      <w:marLeft w:val="640"/>
      <w:marRight w:val="0"/>
      <w:marTop w:val="0"/>
      <w:marBottom w:val="0"/>
      <w:divBdr>
        <w:top w:val="none" w:sz="0" w:space="0" w:color="auto"/>
        <w:left w:val="none" w:sz="0" w:space="0" w:color="auto"/>
        <w:bottom w:val="none" w:sz="0" w:space="0" w:color="auto"/>
        <w:right w:val="none" w:sz="0" w:space="0" w:color="auto"/>
      </w:divBdr>
    </w:div>
    <w:div w:id="991176018">
      <w:marLeft w:val="640"/>
      <w:marRight w:val="0"/>
      <w:marTop w:val="0"/>
      <w:marBottom w:val="0"/>
      <w:divBdr>
        <w:top w:val="none" w:sz="0" w:space="0" w:color="auto"/>
        <w:left w:val="none" w:sz="0" w:space="0" w:color="auto"/>
        <w:bottom w:val="none" w:sz="0" w:space="0" w:color="auto"/>
        <w:right w:val="none" w:sz="0" w:space="0" w:color="auto"/>
      </w:divBdr>
    </w:div>
    <w:div w:id="991256521">
      <w:marLeft w:val="640"/>
      <w:marRight w:val="0"/>
      <w:marTop w:val="0"/>
      <w:marBottom w:val="0"/>
      <w:divBdr>
        <w:top w:val="none" w:sz="0" w:space="0" w:color="auto"/>
        <w:left w:val="none" w:sz="0" w:space="0" w:color="auto"/>
        <w:bottom w:val="none" w:sz="0" w:space="0" w:color="auto"/>
        <w:right w:val="none" w:sz="0" w:space="0" w:color="auto"/>
      </w:divBdr>
    </w:div>
    <w:div w:id="991325577">
      <w:marLeft w:val="640"/>
      <w:marRight w:val="0"/>
      <w:marTop w:val="0"/>
      <w:marBottom w:val="0"/>
      <w:divBdr>
        <w:top w:val="none" w:sz="0" w:space="0" w:color="auto"/>
        <w:left w:val="none" w:sz="0" w:space="0" w:color="auto"/>
        <w:bottom w:val="none" w:sz="0" w:space="0" w:color="auto"/>
        <w:right w:val="none" w:sz="0" w:space="0" w:color="auto"/>
      </w:divBdr>
    </w:div>
    <w:div w:id="991519775">
      <w:marLeft w:val="640"/>
      <w:marRight w:val="0"/>
      <w:marTop w:val="0"/>
      <w:marBottom w:val="0"/>
      <w:divBdr>
        <w:top w:val="none" w:sz="0" w:space="0" w:color="auto"/>
        <w:left w:val="none" w:sz="0" w:space="0" w:color="auto"/>
        <w:bottom w:val="none" w:sz="0" w:space="0" w:color="auto"/>
        <w:right w:val="none" w:sz="0" w:space="0" w:color="auto"/>
      </w:divBdr>
    </w:div>
    <w:div w:id="992562815">
      <w:marLeft w:val="640"/>
      <w:marRight w:val="0"/>
      <w:marTop w:val="0"/>
      <w:marBottom w:val="0"/>
      <w:divBdr>
        <w:top w:val="none" w:sz="0" w:space="0" w:color="auto"/>
        <w:left w:val="none" w:sz="0" w:space="0" w:color="auto"/>
        <w:bottom w:val="none" w:sz="0" w:space="0" w:color="auto"/>
        <w:right w:val="none" w:sz="0" w:space="0" w:color="auto"/>
      </w:divBdr>
    </w:div>
    <w:div w:id="992681883">
      <w:marLeft w:val="640"/>
      <w:marRight w:val="0"/>
      <w:marTop w:val="0"/>
      <w:marBottom w:val="0"/>
      <w:divBdr>
        <w:top w:val="none" w:sz="0" w:space="0" w:color="auto"/>
        <w:left w:val="none" w:sz="0" w:space="0" w:color="auto"/>
        <w:bottom w:val="none" w:sz="0" w:space="0" w:color="auto"/>
        <w:right w:val="none" w:sz="0" w:space="0" w:color="auto"/>
      </w:divBdr>
    </w:div>
    <w:div w:id="992950962">
      <w:marLeft w:val="640"/>
      <w:marRight w:val="0"/>
      <w:marTop w:val="0"/>
      <w:marBottom w:val="0"/>
      <w:divBdr>
        <w:top w:val="none" w:sz="0" w:space="0" w:color="auto"/>
        <w:left w:val="none" w:sz="0" w:space="0" w:color="auto"/>
        <w:bottom w:val="none" w:sz="0" w:space="0" w:color="auto"/>
        <w:right w:val="none" w:sz="0" w:space="0" w:color="auto"/>
      </w:divBdr>
    </w:div>
    <w:div w:id="993215882">
      <w:marLeft w:val="640"/>
      <w:marRight w:val="0"/>
      <w:marTop w:val="0"/>
      <w:marBottom w:val="0"/>
      <w:divBdr>
        <w:top w:val="none" w:sz="0" w:space="0" w:color="auto"/>
        <w:left w:val="none" w:sz="0" w:space="0" w:color="auto"/>
        <w:bottom w:val="none" w:sz="0" w:space="0" w:color="auto"/>
        <w:right w:val="none" w:sz="0" w:space="0" w:color="auto"/>
      </w:divBdr>
    </w:div>
    <w:div w:id="993339481">
      <w:marLeft w:val="640"/>
      <w:marRight w:val="0"/>
      <w:marTop w:val="0"/>
      <w:marBottom w:val="0"/>
      <w:divBdr>
        <w:top w:val="none" w:sz="0" w:space="0" w:color="auto"/>
        <w:left w:val="none" w:sz="0" w:space="0" w:color="auto"/>
        <w:bottom w:val="none" w:sz="0" w:space="0" w:color="auto"/>
        <w:right w:val="none" w:sz="0" w:space="0" w:color="auto"/>
      </w:divBdr>
    </w:div>
    <w:div w:id="993414193">
      <w:bodyDiv w:val="1"/>
      <w:marLeft w:val="0"/>
      <w:marRight w:val="0"/>
      <w:marTop w:val="0"/>
      <w:marBottom w:val="0"/>
      <w:divBdr>
        <w:top w:val="none" w:sz="0" w:space="0" w:color="auto"/>
        <w:left w:val="none" w:sz="0" w:space="0" w:color="auto"/>
        <w:bottom w:val="none" w:sz="0" w:space="0" w:color="auto"/>
        <w:right w:val="none" w:sz="0" w:space="0" w:color="auto"/>
      </w:divBdr>
    </w:div>
    <w:div w:id="993797657">
      <w:marLeft w:val="640"/>
      <w:marRight w:val="0"/>
      <w:marTop w:val="0"/>
      <w:marBottom w:val="0"/>
      <w:divBdr>
        <w:top w:val="none" w:sz="0" w:space="0" w:color="auto"/>
        <w:left w:val="none" w:sz="0" w:space="0" w:color="auto"/>
        <w:bottom w:val="none" w:sz="0" w:space="0" w:color="auto"/>
        <w:right w:val="none" w:sz="0" w:space="0" w:color="auto"/>
      </w:divBdr>
    </w:div>
    <w:div w:id="994408374">
      <w:marLeft w:val="640"/>
      <w:marRight w:val="0"/>
      <w:marTop w:val="0"/>
      <w:marBottom w:val="0"/>
      <w:divBdr>
        <w:top w:val="none" w:sz="0" w:space="0" w:color="auto"/>
        <w:left w:val="none" w:sz="0" w:space="0" w:color="auto"/>
        <w:bottom w:val="none" w:sz="0" w:space="0" w:color="auto"/>
        <w:right w:val="none" w:sz="0" w:space="0" w:color="auto"/>
      </w:divBdr>
    </w:div>
    <w:div w:id="995841592">
      <w:marLeft w:val="640"/>
      <w:marRight w:val="0"/>
      <w:marTop w:val="0"/>
      <w:marBottom w:val="0"/>
      <w:divBdr>
        <w:top w:val="none" w:sz="0" w:space="0" w:color="auto"/>
        <w:left w:val="none" w:sz="0" w:space="0" w:color="auto"/>
        <w:bottom w:val="none" w:sz="0" w:space="0" w:color="auto"/>
        <w:right w:val="none" w:sz="0" w:space="0" w:color="auto"/>
      </w:divBdr>
    </w:div>
    <w:div w:id="996223654">
      <w:marLeft w:val="640"/>
      <w:marRight w:val="0"/>
      <w:marTop w:val="0"/>
      <w:marBottom w:val="0"/>
      <w:divBdr>
        <w:top w:val="none" w:sz="0" w:space="0" w:color="auto"/>
        <w:left w:val="none" w:sz="0" w:space="0" w:color="auto"/>
        <w:bottom w:val="none" w:sz="0" w:space="0" w:color="auto"/>
        <w:right w:val="none" w:sz="0" w:space="0" w:color="auto"/>
      </w:divBdr>
    </w:div>
    <w:div w:id="996418443">
      <w:marLeft w:val="640"/>
      <w:marRight w:val="0"/>
      <w:marTop w:val="0"/>
      <w:marBottom w:val="0"/>
      <w:divBdr>
        <w:top w:val="none" w:sz="0" w:space="0" w:color="auto"/>
        <w:left w:val="none" w:sz="0" w:space="0" w:color="auto"/>
        <w:bottom w:val="none" w:sz="0" w:space="0" w:color="auto"/>
        <w:right w:val="none" w:sz="0" w:space="0" w:color="auto"/>
      </w:divBdr>
    </w:div>
    <w:div w:id="997802323">
      <w:marLeft w:val="640"/>
      <w:marRight w:val="0"/>
      <w:marTop w:val="0"/>
      <w:marBottom w:val="0"/>
      <w:divBdr>
        <w:top w:val="none" w:sz="0" w:space="0" w:color="auto"/>
        <w:left w:val="none" w:sz="0" w:space="0" w:color="auto"/>
        <w:bottom w:val="none" w:sz="0" w:space="0" w:color="auto"/>
        <w:right w:val="none" w:sz="0" w:space="0" w:color="auto"/>
      </w:divBdr>
    </w:div>
    <w:div w:id="998847781">
      <w:marLeft w:val="640"/>
      <w:marRight w:val="0"/>
      <w:marTop w:val="0"/>
      <w:marBottom w:val="0"/>
      <w:divBdr>
        <w:top w:val="none" w:sz="0" w:space="0" w:color="auto"/>
        <w:left w:val="none" w:sz="0" w:space="0" w:color="auto"/>
        <w:bottom w:val="none" w:sz="0" w:space="0" w:color="auto"/>
        <w:right w:val="none" w:sz="0" w:space="0" w:color="auto"/>
      </w:divBdr>
    </w:div>
    <w:div w:id="999119901">
      <w:marLeft w:val="640"/>
      <w:marRight w:val="0"/>
      <w:marTop w:val="0"/>
      <w:marBottom w:val="0"/>
      <w:divBdr>
        <w:top w:val="none" w:sz="0" w:space="0" w:color="auto"/>
        <w:left w:val="none" w:sz="0" w:space="0" w:color="auto"/>
        <w:bottom w:val="none" w:sz="0" w:space="0" w:color="auto"/>
        <w:right w:val="none" w:sz="0" w:space="0" w:color="auto"/>
      </w:divBdr>
    </w:div>
    <w:div w:id="999188767">
      <w:marLeft w:val="640"/>
      <w:marRight w:val="0"/>
      <w:marTop w:val="0"/>
      <w:marBottom w:val="0"/>
      <w:divBdr>
        <w:top w:val="none" w:sz="0" w:space="0" w:color="auto"/>
        <w:left w:val="none" w:sz="0" w:space="0" w:color="auto"/>
        <w:bottom w:val="none" w:sz="0" w:space="0" w:color="auto"/>
        <w:right w:val="none" w:sz="0" w:space="0" w:color="auto"/>
      </w:divBdr>
    </w:div>
    <w:div w:id="999966217">
      <w:marLeft w:val="640"/>
      <w:marRight w:val="0"/>
      <w:marTop w:val="0"/>
      <w:marBottom w:val="0"/>
      <w:divBdr>
        <w:top w:val="none" w:sz="0" w:space="0" w:color="auto"/>
        <w:left w:val="none" w:sz="0" w:space="0" w:color="auto"/>
        <w:bottom w:val="none" w:sz="0" w:space="0" w:color="auto"/>
        <w:right w:val="none" w:sz="0" w:space="0" w:color="auto"/>
      </w:divBdr>
    </w:div>
    <w:div w:id="1001272194">
      <w:bodyDiv w:val="1"/>
      <w:marLeft w:val="0"/>
      <w:marRight w:val="0"/>
      <w:marTop w:val="0"/>
      <w:marBottom w:val="0"/>
      <w:divBdr>
        <w:top w:val="none" w:sz="0" w:space="0" w:color="auto"/>
        <w:left w:val="none" w:sz="0" w:space="0" w:color="auto"/>
        <w:bottom w:val="none" w:sz="0" w:space="0" w:color="auto"/>
        <w:right w:val="none" w:sz="0" w:space="0" w:color="auto"/>
      </w:divBdr>
    </w:div>
    <w:div w:id="1001390251">
      <w:marLeft w:val="640"/>
      <w:marRight w:val="0"/>
      <w:marTop w:val="0"/>
      <w:marBottom w:val="0"/>
      <w:divBdr>
        <w:top w:val="none" w:sz="0" w:space="0" w:color="auto"/>
        <w:left w:val="none" w:sz="0" w:space="0" w:color="auto"/>
        <w:bottom w:val="none" w:sz="0" w:space="0" w:color="auto"/>
        <w:right w:val="none" w:sz="0" w:space="0" w:color="auto"/>
      </w:divBdr>
    </w:div>
    <w:div w:id="1001391389">
      <w:marLeft w:val="640"/>
      <w:marRight w:val="0"/>
      <w:marTop w:val="0"/>
      <w:marBottom w:val="0"/>
      <w:divBdr>
        <w:top w:val="none" w:sz="0" w:space="0" w:color="auto"/>
        <w:left w:val="none" w:sz="0" w:space="0" w:color="auto"/>
        <w:bottom w:val="none" w:sz="0" w:space="0" w:color="auto"/>
        <w:right w:val="none" w:sz="0" w:space="0" w:color="auto"/>
      </w:divBdr>
    </w:div>
    <w:div w:id="1002271422">
      <w:marLeft w:val="640"/>
      <w:marRight w:val="0"/>
      <w:marTop w:val="0"/>
      <w:marBottom w:val="0"/>
      <w:divBdr>
        <w:top w:val="none" w:sz="0" w:space="0" w:color="auto"/>
        <w:left w:val="none" w:sz="0" w:space="0" w:color="auto"/>
        <w:bottom w:val="none" w:sz="0" w:space="0" w:color="auto"/>
        <w:right w:val="none" w:sz="0" w:space="0" w:color="auto"/>
      </w:divBdr>
    </w:div>
    <w:div w:id="1004548847">
      <w:marLeft w:val="640"/>
      <w:marRight w:val="0"/>
      <w:marTop w:val="0"/>
      <w:marBottom w:val="0"/>
      <w:divBdr>
        <w:top w:val="none" w:sz="0" w:space="0" w:color="auto"/>
        <w:left w:val="none" w:sz="0" w:space="0" w:color="auto"/>
        <w:bottom w:val="none" w:sz="0" w:space="0" w:color="auto"/>
        <w:right w:val="none" w:sz="0" w:space="0" w:color="auto"/>
      </w:divBdr>
    </w:div>
    <w:div w:id="1004742051">
      <w:marLeft w:val="640"/>
      <w:marRight w:val="0"/>
      <w:marTop w:val="0"/>
      <w:marBottom w:val="0"/>
      <w:divBdr>
        <w:top w:val="none" w:sz="0" w:space="0" w:color="auto"/>
        <w:left w:val="none" w:sz="0" w:space="0" w:color="auto"/>
        <w:bottom w:val="none" w:sz="0" w:space="0" w:color="auto"/>
        <w:right w:val="none" w:sz="0" w:space="0" w:color="auto"/>
      </w:divBdr>
    </w:div>
    <w:div w:id="1005133729">
      <w:marLeft w:val="640"/>
      <w:marRight w:val="0"/>
      <w:marTop w:val="0"/>
      <w:marBottom w:val="0"/>
      <w:divBdr>
        <w:top w:val="none" w:sz="0" w:space="0" w:color="auto"/>
        <w:left w:val="none" w:sz="0" w:space="0" w:color="auto"/>
        <w:bottom w:val="none" w:sz="0" w:space="0" w:color="auto"/>
        <w:right w:val="none" w:sz="0" w:space="0" w:color="auto"/>
      </w:divBdr>
    </w:div>
    <w:div w:id="1005783090">
      <w:marLeft w:val="640"/>
      <w:marRight w:val="0"/>
      <w:marTop w:val="0"/>
      <w:marBottom w:val="0"/>
      <w:divBdr>
        <w:top w:val="none" w:sz="0" w:space="0" w:color="auto"/>
        <w:left w:val="none" w:sz="0" w:space="0" w:color="auto"/>
        <w:bottom w:val="none" w:sz="0" w:space="0" w:color="auto"/>
        <w:right w:val="none" w:sz="0" w:space="0" w:color="auto"/>
      </w:divBdr>
    </w:div>
    <w:div w:id="1006978474">
      <w:marLeft w:val="640"/>
      <w:marRight w:val="0"/>
      <w:marTop w:val="0"/>
      <w:marBottom w:val="0"/>
      <w:divBdr>
        <w:top w:val="none" w:sz="0" w:space="0" w:color="auto"/>
        <w:left w:val="none" w:sz="0" w:space="0" w:color="auto"/>
        <w:bottom w:val="none" w:sz="0" w:space="0" w:color="auto"/>
        <w:right w:val="none" w:sz="0" w:space="0" w:color="auto"/>
      </w:divBdr>
    </w:div>
    <w:div w:id="1007055206">
      <w:marLeft w:val="640"/>
      <w:marRight w:val="0"/>
      <w:marTop w:val="0"/>
      <w:marBottom w:val="0"/>
      <w:divBdr>
        <w:top w:val="none" w:sz="0" w:space="0" w:color="auto"/>
        <w:left w:val="none" w:sz="0" w:space="0" w:color="auto"/>
        <w:bottom w:val="none" w:sz="0" w:space="0" w:color="auto"/>
        <w:right w:val="none" w:sz="0" w:space="0" w:color="auto"/>
      </w:divBdr>
    </w:div>
    <w:div w:id="1007364892">
      <w:marLeft w:val="640"/>
      <w:marRight w:val="0"/>
      <w:marTop w:val="0"/>
      <w:marBottom w:val="0"/>
      <w:divBdr>
        <w:top w:val="none" w:sz="0" w:space="0" w:color="auto"/>
        <w:left w:val="none" w:sz="0" w:space="0" w:color="auto"/>
        <w:bottom w:val="none" w:sz="0" w:space="0" w:color="auto"/>
        <w:right w:val="none" w:sz="0" w:space="0" w:color="auto"/>
      </w:divBdr>
    </w:div>
    <w:div w:id="1007489001">
      <w:marLeft w:val="640"/>
      <w:marRight w:val="0"/>
      <w:marTop w:val="0"/>
      <w:marBottom w:val="0"/>
      <w:divBdr>
        <w:top w:val="none" w:sz="0" w:space="0" w:color="auto"/>
        <w:left w:val="none" w:sz="0" w:space="0" w:color="auto"/>
        <w:bottom w:val="none" w:sz="0" w:space="0" w:color="auto"/>
        <w:right w:val="none" w:sz="0" w:space="0" w:color="auto"/>
      </w:divBdr>
    </w:div>
    <w:div w:id="1007514050">
      <w:marLeft w:val="640"/>
      <w:marRight w:val="0"/>
      <w:marTop w:val="0"/>
      <w:marBottom w:val="0"/>
      <w:divBdr>
        <w:top w:val="none" w:sz="0" w:space="0" w:color="auto"/>
        <w:left w:val="none" w:sz="0" w:space="0" w:color="auto"/>
        <w:bottom w:val="none" w:sz="0" w:space="0" w:color="auto"/>
        <w:right w:val="none" w:sz="0" w:space="0" w:color="auto"/>
      </w:divBdr>
    </w:div>
    <w:div w:id="1007900262">
      <w:marLeft w:val="640"/>
      <w:marRight w:val="0"/>
      <w:marTop w:val="0"/>
      <w:marBottom w:val="0"/>
      <w:divBdr>
        <w:top w:val="none" w:sz="0" w:space="0" w:color="auto"/>
        <w:left w:val="none" w:sz="0" w:space="0" w:color="auto"/>
        <w:bottom w:val="none" w:sz="0" w:space="0" w:color="auto"/>
        <w:right w:val="none" w:sz="0" w:space="0" w:color="auto"/>
      </w:divBdr>
    </w:div>
    <w:div w:id="1008407643">
      <w:marLeft w:val="640"/>
      <w:marRight w:val="0"/>
      <w:marTop w:val="0"/>
      <w:marBottom w:val="0"/>
      <w:divBdr>
        <w:top w:val="none" w:sz="0" w:space="0" w:color="auto"/>
        <w:left w:val="none" w:sz="0" w:space="0" w:color="auto"/>
        <w:bottom w:val="none" w:sz="0" w:space="0" w:color="auto"/>
        <w:right w:val="none" w:sz="0" w:space="0" w:color="auto"/>
      </w:divBdr>
    </w:div>
    <w:div w:id="1008748996">
      <w:marLeft w:val="640"/>
      <w:marRight w:val="0"/>
      <w:marTop w:val="0"/>
      <w:marBottom w:val="0"/>
      <w:divBdr>
        <w:top w:val="none" w:sz="0" w:space="0" w:color="auto"/>
        <w:left w:val="none" w:sz="0" w:space="0" w:color="auto"/>
        <w:bottom w:val="none" w:sz="0" w:space="0" w:color="auto"/>
        <w:right w:val="none" w:sz="0" w:space="0" w:color="auto"/>
      </w:divBdr>
    </w:div>
    <w:div w:id="1008825606">
      <w:marLeft w:val="640"/>
      <w:marRight w:val="0"/>
      <w:marTop w:val="0"/>
      <w:marBottom w:val="0"/>
      <w:divBdr>
        <w:top w:val="none" w:sz="0" w:space="0" w:color="auto"/>
        <w:left w:val="none" w:sz="0" w:space="0" w:color="auto"/>
        <w:bottom w:val="none" w:sz="0" w:space="0" w:color="auto"/>
        <w:right w:val="none" w:sz="0" w:space="0" w:color="auto"/>
      </w:divBdr>
    </w:div>
    <w:div w:id="1009478953">
      <w:marLeft w:val="640"/>
      <w:marRight w:val="0"/>
      <w:marTop w:val="0"/>
      <w:marBottom w:val="0"/>
      <w:divBdr>
        <w:top w:val="none" w:sz="0" w:space="0" w:color="auto"/>
        <w:left w:val="none" w:sz="0" w:space="0" w:color="auto"/>
        <w:bottom w:val="none" w:sz="0" w:space="0" w:color="auto"/>
        <w:right w:val="none" w:sz="0" w:space="0" w:color="auto"/>
      </w:divBdr>
    </w:div>
    <w:div w:id="1010137145">
      <w:marLeft w:val="640"/>
      <w:marRight w:val="0"/>
      <w:marTop w:val="0"/>
      <w:marBottom w:val="0"/>
      <w:divBdr>
        <w:top w:val="none" w:sz="0" w:space="0" w:color="auto"/>
        <w:left w:val="none" w:sz="0" w:space="0" w:color="auto"/>
        <w:bottom w:val="none" w:sz="0" w:space="0" w:color="auto"/>
        <w:right w:val="none" w:sz="0" w:space="0" w:color="auto"/>
      </w:divBdr>
    </w:div>
    <w:div w:id="1010374111">
      <w:marLeft w:val="640"/>
      <w:marRight w:val="0"/>
      <w:marTop w:val="0"/>
      <w:marBottom w:val="0"/>
      <w:divBdr>
        <w:top w:val="none" w:sz="0" w:space="0" w:color="auto"/>
        <w:left w:val="none" w:sz="0" w:space="0" w:color="auto"/>
        <w:bottom w:val="none" w:sz="0" w:space="0" w:color="auto"/>
        <w:right w:val="none" w:sz="0" w:space="0" w:color="auto"/>
      </w:divBdr>
    </w:div>
    <w:div w:id="1010524810">
      <w:marLeft w:val="640"/>
      <w:marRight w:val="0"/>
      <w:marTop w:val="0"/>
      <w:marBottom w:val="0"/>
      <w:divBdr>
        <w:top w:val="none" w:sz="0" w:space="0" w:color="auto"/>
        <w:left w:val="none" w:sz="0" w:space="0" w:color="auto"/>
        <w:bottom w:val="none" w:sz="0" w:space="0" w:color="auto"/>
        <w:right w:val="none" w:sz="0" w:space="0" w:color="auto"/>
      </w:divBdr>
    </w:div>
    <w:div w:id="1010641284">
      <w:marLeft w:val="640"/>
      <w:marRight w:val="0"/>
      <w:marTop w:val="0"/>
      <w:marBottom w:val="0"/>
      <w:divBdr>
        <w:top w:val="none" w:sz="0" w:space="0" w:color="auto"/>
        <w:left w:val="none" w:sz="0" w:space="0" w:color="auto"/>
        <w:bottom w:val="none" w:sz="0" w:space="0" w:color="auto"/>
        <w:right w:val="none" w:sz="0" w:space="0" w:color="auto"/>
      </w:divBdr>
    </w:div>
    <w:div w:id="1011181968">
      <w:bodyDiv w:val="1"/>
      <w:marLeft w:val="0"/>
      <w:marRight w:val="0"/>
      <w:marTop w:val="0"/>
      <w:marBottom w:val="0"/>
      <w:divBdr>
        <w:top w:val="none" w:sz="0" w:space="0" w:color="auto"/>
        <w:left w:val="none" w:sz="0" w:space="0" w:color="auto"/>
        <w:bottom w:val="none" w:sz="0" w:space="0" w:color="auto"/>
        <w:right w:val="none" w:sz="0" w:space="0" w:color="auto"/>
      </w:divBdr>
    </w:div>
    <w:div w:id="1011183504">
      <w:marLeft w:val="640"/>
      <w:marRight w:val="0"/>
      <w:marTop w:val="0"/>
      <w:marBottom w:val="0"/>
      <w:divBdr>
        <w:top w:val="none" w:sz="0" w:space="0" w:color="auto"/>
        <w:left w:val="none" w:sz="0" w:space="0" w:color="auto"/>
        <w:bottom w:val="none" w:sz="0" w:space="0" w:color="auto"/>
        <w:right w:val="none" w:sz="0" w:space="0" w:color="auto"/>
      </w:divBdr>
    </w:div>
    <w:div w:id="1011908309">
      <w:marLeft w:val="640"/>
      <w:marRight w:val="0"/>
      <w:marTop w:val="0"/>
      <w:marBottom w:val="0"/>
      <w:divBdr>
        <w:top w:val="none" w:sz="0" w:space="0" w:color="auto"/>
        <w:left w:val="none" w:sz="0" w:space="0" w:color="auto"/>
        <w:bottom w:val="none" w:sz="0" w:space="0" w:color="auto"/>
        <w:right w:val="none" w:sz="0" w:space="0" w:color="auto"/>
      </w:divBdr>
    </w:div>
    <w:div w:id="1012024834">
      <w:marLeft w:val="640"/>
      <w:marRight w:val="0"/>
      <w:marTop w:val="0"/>
      <w:marBottom w:val="0"/>
      <w:divBdr>
        <w:top w:val="none" w:sz="0" w:space="0" w:color="auto"/>
        <w:left w:val="none" w:sz="0" w:space="0" w:color="auto"/>
        <w:bottom w:val="none" w:sz="0" w:space="0" w:color="auto"/>
        <w:right w:val="none" w:sz="0" w:space="0" w:color="auto"/>
      </w:divBdr>
    </w:div>
    <w:div w:id="1012688598">
      <w:marLeft w:val="640"/>
      <w:marRight w:val="0"/>
      <w:marTop w:val="0"/>
      <w:marBottom w:val="0"/>
      <w:divBdr>
        <w:top w:val="none" w:sz="0" w:space="0" w:color="auto"/>
        <w:left w:val="none" w:sz="0" w:space="0" w:color="auto"/>
        <w:bottom w:val="none" w:sz="0" w:space="0" w:color="auto"/>
        <w:right w:val="none" w:sz="0" w:space="0" w:color="auto"/>
      </w:divBdr>
    </w:div>
    <w:div w:id="1012755962">
      <w:marLeft w:val="640"/>
      <w:marRight w:val="0"/>
      <w:marTop w:val="0"/>
      <w:marBottom w:val="0"/>
      <w:divBdr>
        <w:top w:val="none" w:sz="0" w:space="0" w:color="auto"/>
        <w:left w:val="none" w:sz="0" w:space="0" w:color="auto"/>
        <w:bottom w:val="none" w:sz="0" w:space="0" w:color="auto"/>
        <w:right w:val="none" w:sz="0" w:space="0" w:color="auto"/>
      </w:divBdr>
    </w:div>
    <w:div w:id="1013074853">
      <w:marLeft w:val="640"/>
      <w:marRight w:val="0"/>
      <w:marTop w:val="0"/>
      <w:marBottom w:val="0"/>
      <w:divBdr>
        <w:top w:val="none" w:sz="0" w:space="0" w:color="auto"/>
        <w:left w:val="none" w:sz="0" w:space="0" w:color="auto"/>
        <w:bottom w:val="none" w:sz="0" w:space="0" w:color="auto"/>
        <w:right w:val="none" w:sz="0" w:space="0" w:color="auto"/>
      </w:divBdr>
    </w:div>
    <w:div w:id="1014694311">
      <w:marLeft w:val="640"/>
      <w:marRight w:val="0"/>
      <w:marTop w:val="0"/>
      <w:marBottom w:val="0"/>
      <w:divBdr>
        <w:top w:val="none" w:sz="0" w:space="0" w:color="auto"/>
        <w:left w:val="none" w:sz="0" w:space="0" w:color="auto"/>
        <w:bottom w:val="none" w:sz="0" w:space="0" w:color="auto"/>
        <w:right w:val="none" w:sz="0" w:space="0" w:color="auto"/>
      </w:divBdr>
    </w:div>
    <w:div w:id="1015502773">
      <w:marLeft w:val="640"/>
      <w:marRight w:val="0"/>
      <w:marTop w:val="0"/>
      <w:marBottom w:val="0"/>
      <w:divBdr>
        <w:top w:val="none" w:sz="0" w:space="0" w:color="auto"/>
        <w:left w:val="none" w:sz="0" w:space="0" w:color="auto"/>
        <w:bottom w:val="none" w:sz="0" w:space="0" w:color="auto"/>
        <w:right w:val="none" w:sz="0" w:space="0" w:color="auto"/>
      </w:divBdr>
    </w:div>
    <w:div w:id="1016153343">
      <w:marLeft w:val="640"/>
      <w:marRight w:val="0"/>
      <w:marTop w:val="0"/>
      <w:marBottom w:val="0"/>
      <w:divBdr>
        <w:top w:val="none" w:sz="0" w:space="0" w:color="auto"/>
        <w:left w:val="none" w:sz="0" w:space="0" w:color="auto"/>
        <w:bottom w:val="none" w:sz="0" w:space="0" w:color="auto"/>
        <w:right w:val="none" w:sz="0" w:space="0" w:color="auto"/>
      </w:divBdr>
    </w:div>
    <w:div w:id="1016493879">
      <w:marLeft w:val="640"/>
      <w:marRight w:val="0"/>
      <w:marTop w:val="0"/>
      <w:marBottom w:val="0"/>
      <w:divBdr>
        <w:top w:val="none" w:sz="0" w:space="0" w:color="auto"/>
        <w:left w:val="none" w:sz="0" w:space="0" w:color="auto"/>
        <w:bottom w:val="none" w:sz="0" w:space="0" w:color="auto"/>
        <w:right w:val="none" w:sz="0" w:space="0" w:color="auto"/>
      </w:divBdr>
    </w:div>
    <w:div w:id="1016662093">
      <w:marLeft w:val="640"/>
      <w:marRight w:val="0"/>
      <w:marTop w:val="0"/>
      <w:marBottom w:val="0"/>
      <w:divBdr>
        <w:top w:val="none" w:sz="0" w:space="0" w:color="auto"/>
        <w:left w:val="none" w:sz="0" w:space="0" w:color="auto"/>
        <w:bottom w:val="none" w:sz="0" w:space="0" w:color="auto"/>
        <w:right w:val="none" w:sz="0" w:space="0" w:color="auto"/>
      </w:divBdr>
    </w:div>
    <w:div w:id="1018701664">
      <w:marLeft w:val="640"/>
      <w:marRight w:val="0"/>
      <w:marTop w:val="0"/>
      <w:marBottom w:val="0"/>
      <w:divBdr>
        <w:top w:val="none" w:sz="0" w:space="0" w:color="auto"/>
        <w:left w:val="none" w:sz="0" w:space="0" w:color="auto"/>
        <w:bottom w:val="none" w:sz="0" w:space="0" w:color="auto"/>
        <w:right w:val="none" w:sz="0" w:space="0" w:color="auto"/>
      </w:divBdr>
    </w:div>
    <w:div w:id="1018963759">
      <w:marLeft w:val="640"/>
      <w:marRight w:val="0"/>
      <w:marTop w:val="0"/>
      <w:marBottom w:val="0"/>
      <w:divBdr>
        <w:top w:val="none" w:sz="0" w:space="0" w:color="auto"/>
        <w:left w:val="none" w:sz="0" w:space="0" w:color="auto"/>
        <w:bottom w:val="none" w:sz="0" w:space="0" w:color="auto"/>
        <w:right w:val="none" w:sz="0" w:space="0" w:color="auto"/>
      </w:divBdr>
    </w:div>
    <w:div w:id="1019352872">
      <w:marLeft w:val="640"/>
      <w:marRight w:val="0"/>
      <w:marTop w:val="0"/>
      <w:marBottom w:val="0"/>
      <w:divBdr>
        <w:top w:val="none" w:sz="0" w:space="0" w:color="auto"/>
        <w:left w:val="none" w:sz="0" w:space="0" w:color="auto"/>
        <w:bottom w:val="none" w:sz="0" w:space="0" w:color="auto"/>
        <w:right w:val="none" w:sz="0" w:space="0" w:color="auto"/>
      </w:divBdr>
    </w:div>
    <w:div w:id="1020203553">
      <w:marLeft w:val="640"/>
      <w:marRight w:val="0"/>
      <w:marTop w:val="0"/>
      <w:marBottom w:val="0"/>
      <w:divBdr>
        <w:top w:val="none" w:sz="0" w:space="0" w:color="auto"/>
        <w:left w:val="none" w:sz="0" w:space="0" w:color="auto"/>
        <w:bottom w:val="none" w:sz="0" w:space="0" w:color="auto"/>
        <w:right w:val="none" w:sz="0" w:space="0" w:color="auto"/>
      </w:divBdr>
    </w:div>
    <w:div w:id="1020819193">
      <w:marLeft w:val="640"/>
      <w:marRight w:val="0"/>
      <w:marTop w:val="0"/>
      <w:marBottom w:val="0"/>
      <w:divBdr>
        <w:top w:val="none" w:sz="0" w:space="0" w:color="auto"/>
        <w:left w:val="none" w:sz="0" w:space="0" w:color="auto"/>
        <w:bottom w:val="none" w:sz="0" w:space="0" w:color="auto"/>
        <w:right w:val="none" w:sz="0" w:space="0" w:color="auto"/>
      </w:divBdr>
    </w:div>
    <w:div w:id="1021395712">
      <w:marLeft w:val="640"/>
      <w:marRight w:val="0"/>
      <w:marTop w:val="0"/>
      <w:marBottom w:val="0"/>
      <w:divBdr>
        <w:top w:val="none" w:sz="0" w:space="0" w:color="auto"/>
        <w:left w:val="none" w:sz="0" w:space="0" w:color="auto"/>
        <w:bottom w:val="none" w:sz="0" w:space="0" w:color="auto"/>
        <w:right w:val="none" w:sz="0" w:space="0" w:color="auto"/>
      </w:divBdr>
    </w:div>
    <w:div w:id="1021470234">
      <w:marLeft w:val="640"/>
      <w:marRight w:val="0"/>
      <w:marTop w:val="0"/>
      <w:marBottom w:val="0"/>
      <w:divBdr>
        <w:top w:val="none" w:sz="0" w:space="0" w:color="auto"/>
        <w:left w:val="none" w:sz="0" w:space="0" w:color="auto"/>
        <w:bottom w:val="none" w:sz="0" w:space="0" w:color="auto"/>
        <w:right w:val="none" w:sz="0" w:space="0" w:color="auto"/>
      </w:divBdr>
    </w:div>
    <w:div w:id="1021472842">
      <w:marLeft w:val="640"/>
      <w:marRight w:val="0"/>
      <w:marTop w:val="0"/>
      <w:marBottom w:val="0"/>
      <w:divBdr>
        <w:top w:val="none" w:sz="0" w:space="0" w:color="auto"/>
        <w:left w:val="none" w:sz="0" w:space="0" w:color="auto"/>
        <w:bottom w:val="none" w:sz="0" w:space="0" w:color="auto"/>
        <w:right w:val="none" w:sz="0" w:space="0" w:color="auto"/>
      </w:divBdr>
    </w:div>
    <w:div w:id="1022515500">
      <w:marLeft w:val="640"/>
      <w:marRight w:val="0"/>
      <w:marTop w:val="0"/>
      <w:marBottom w:val="0"/>
      <w:divBdr>
        <w:top w:val="none" w:sz="0" w:space="0" w:color="auto"/>
        <w:left w:val="none" w:sz="0" w:space="0" w:color="auto"/>
        <w:bottom w:val="none" w:sz="0" w:space="0" w:color="auto"/>
        <w:right w:val="none" w:sz="0" w:space="0" w:color="auto"/>
      </w:divBdr>
    </w:div>
    <w:div w:id="1022584456">
      <w:marLeft w:val="640"/>
      <w:marRight w:val="0"/>
      <w:marTop w:val="0"/>
      <w:marBottom w:val="0"/>
      <w:divBdr>
        <w:top w:val="none" w:sz="0" w:space="0" w:color="auto"/>
        <w:left w:val="none" w:sz="0" w:space="0" w:color="auto"/>
        <w:bottom w:val="none" w:sz="0" w:space="0" w:color="auto"/>
        <w:right w:val="none" w:sz="0" w:space="0" w:color="auto"/>
      </w:divBdr>
    </w:div>
    <w:div w:id="1022628251">
      <w:bodyDiv w:val="1"/>
      <w:marLeft w:val="0"/>
      <w:marRight w:val="0"/>
      <w:marTop w:val="0"/>
      <w:marBottom w:val="0"/>
      <w:divBdr>
        <w:top w:val="none" w:sz="0" w:space="0" w:color="auto"/>
        <w:left w:val="none" w:sz="0" w:space="0" w:color="auto"/>
        <w:bottom w:val="none" w:sz="0" w:space="0" w:color="auto"/>
        <w:right w:val="none" w:sz="0" w:space="0" w:color="auto"/>
      </w:divBdr>
    </w:div>
    <w:div w:id="1022704717">
      <w:bodyDiv w:val="1"/>
      <w:marLeft w:val="0"/>
      <w:marRight w:val="0"/>
      <w:marTop w:val="0"/>
      <w:marBottom w:val="0"/>
      <w:divBdr>
        <w:top w:val="none" w:sz="0" w:space="0" w:color="auto"/>
        <w:left w:val="none" w:sz="0" w:space="0" w:color="auto"/>
        <w:bottom w:val="none" w:sz="0" w:space="0" w:color="auto"/>
        <w:right w:val="none" w:sz="0" w:space="0" w:color="auto"/>
      </w:divBdr>
    </w:div>
    <w:div w:id="1023631715">
      <w:marLeft w:val="640"/>
      <w:marRight w:val="0"/>
      <w:marTop w:val="0"/>
      <w:marBottom w:val="0"/>
      <w:divBdr>
        <w:top w:val="none" w:sz="0" w:space="0" w:color="auto"/>
        <w:left w:val="none" w:sz="0" w:space="0" w:color="auto"/>
        <w:bottom w:val="none" w:sz="0" w:space="0" w:color="auto"/>
        <w:right w:val="none" w:sz="0" w:space="0" w:color="auto"/>
      </w:divBdr>
    </w:div>
    <w:div w:id="1024360385">
      <w:marLeft w:val="640"/>
      <w:marRight w:val="0"/>
      <w:marTop w:val="0"/>
      <w:marBottom w:val="0"/>
      <w:divBdr>
        <w:top w:val="none" w:sz="0" w:space="0" w:color="auto"/>
        <w:left w:val="none" w:sz="0" w:space="0" w:color="auto"/>
        <w:bottom w:val="none" w:sz="0" w:space="0" w:color="auto"/>
        <w:right w:val="none" w:sz="0" w:space="0" w:color="auto"/>
      </w:divBdr>
    </w:div>
    <w:div w:id="1024601581">
      <w:marLeft w:val="640"/>
      <w:marRight w:val="0"/>
      <w:marTop w:val="0"/>
      <w:marBottom w:val="0"/>
      <w:divBdr>
        <w:top w:val="none" w:sz="0" w:space="0" w:color="auto"/>
        <w:left w:val="none" w:sz="0" w:space="0" w:color="auto"/>
        <w:bottom w:val="none" w:sz="0" w:space="0" w:color="auto"/>
        <w:right w:val="none" w:sz="0" w:space="0" w:color="auto"/>
      </w:divBdr>
    </w:div>
    <w:div w:id="1024943434">
      <w:marLeft w:val="640"/>
      <w:marRight w:val="0"/>
      <w:marTop w:val="0"/>
      <w:marBottom w:val="0"/>
      <w:divBdr>
        <w:top w:val="none" w:sz="0" w:space="0" w:color="auto"/>
        <w:left w:val="none" w:sz="0" w:space="0" w:color="auto"/>
        <w:bottom w:val="none" w:sz="0" w:space="0" w:color="auto"/>
        <w:right w:val="none" w:sz="0" w:space="0" w:color="auto"/>
      </w:divBdr>
    </w:div>
    <w:div w:id="1025519191">
      <w:marLeft w:val="640"/>
      <w:marRight w:val="0"/>
      <w:marTop w:val="0"/>
      <w:marBottom w:val="0"/>
      <w:divBdr>
        <w:top w:val="none" w:sz="0" w:space="0" w:color="auto"/>
        <w:left w:val="none" w:sz="0" w:space="0" w:color="auto"/>
        <w:bottom w:val="none" w:sz="0" w:space="0" w:color="auto"/>
        <w:right w:val="none" w:sz="0" w:space="0" w:color="auto"/>
      </w:divBdr>
    </w:div>
    <w:div w:id="1025865879">
      <w:marLeft w:val="640"/>
      <w:marRight w:val="0"/>
      <w:marTop w:val="0"/>
      <w:marBottom w:val="0"/>
      <w:divBdr>
        <w:top w:val="none" w:sz="0" w:space="0" w:color="auto"/>
        <w:left w:val="none" w:sz="0" w:space="0" w:color="auto"/>
        <w:bottom w:val="none" w:sz="0" w:space="0" w:color="auto"/>
        <w:right w:val="none" w:sz="0" w:space="0" w:color="auto"/>
      </w:divBdr>
    </w:div>
    <w:div w:id="1026833709">
      <w:marLeft w:val="640"/>
      <w:marRight w:val="0"/>
      <w:marTop w:val="0"/>
      <w:marBottom w:val="0"/>
      <w:divBdr>
        <w:top w:val="none" w:sz="0" w:space="0" w:color="auto"/>
        <w:left w:val="none" w:sz="0" w:space="0" w:color="auto"/>
        <w:bottom w:val="none" w:sz="0" w:space="0" w:color="auto"/>
        <w:right w:val="none" w:sz="0" w:space="0" w:color="auto"/>
      </w:divBdr>
    </w:div>
    <w:div w:id="1027026215">
      <w:marLeft w:val="640"/>
      <w:marRight w:val="0"/>
      <w:marTop w:val="0"/>
      <w:marBottom w:val="0"/>
      <w:divBdr>
        <w:top w:val="none" w:sz="0" w:space="0" w:color="auto"/>
        <w:left w:val="none" w:sz="0" w:space="0" w:color="auto"/>
        <w:bottom w:val="none" w:sz="0" w:space="0" w:color="auto"/>
        <w:right w:val="none" w:sz="0" w:space="0" w:color="auto"/>
      </w:divBdr>
    </w:div>
    <w:div w:id="1028530086">
      <w:marLeft w:val="640"/>
      <w:marRight w:val="0"/>
      <w:marTop w:val="0"/>
      <w:marBottom w:val="0"/>
      <w:divBdr>
        <w:top w:val="none" w:sz="0" w:space="0" w:color="auto"/>
        <w:left w:val="none" w:sz="0" w:space="0" w:color="auto"/>
        <w:bottom w:val="none" w:sz="0" w:space="0" w:color="auto"/>
        <w:right w:val="none" w:sz="0" w:space="0" w:color="auto"/>
      </w:divBdr>
    </w:div>
    <w:div w:id="1029332054">
      <w:marLeft w:val="640"/>
      <w:marRight w:val="0"/>
      <w:marTop w:val="0"/>
      <w:marBottom w:val="0"/>
      <w:divBdr>
        <w:top w:val="none" w:sz="0" w:space="0" w:color="auto"/>
        <w:left w:val="none" w:sz="0" w:space="0" w:color="auto"/>
        <w:bottom w:val="none" w:sz="0" w:space="0" w:color="auto"/>
        <w:right w:val="none" w:sz="0" w:space="0" w:color="auto"/>
      </w:divBdr>
    </w:div>
    <w:div w:id="1030226776">
      <w:marLeft w:val="640"/>
      <w:marRight w:val="0"/>
      <w:marTop w:val="0"/>
      <w:marBottom w:val="0"/>
      <w:divBdr>
        <w:top w:val="none" w:sz="0" w:space="0" w:color="auto"/>
        <w:left w:val="none" w:sz="0" w:space="0" w:color="auto"/>
        <w:bottom w:val="none" w:sz="0" w:space="0" w:color="auto"/>
        <w:right w:val="none" w:sz="0" w:space="0" w:color="auto"/>
      </w:divBdr>
    </w:div>
    <w:div w:id="1030298763">
      <w:marLeft w:val="640"/>
      <w:marRight w:val="0"/>
      <w:marTop w:val="0"/>
      <w:marBottom w:val="0"/>
      <w:divBdr>
        <w:top w:val="none" w:sz="0" w:space="0" w:color="auto"/>
        <w:left w:val="none" w:sz="0" w:space="0" w:color="auto"/>
        <w:bottom w:val="none" w:sz="0" w:space="0" w:color="auto"/>
        <w:right w:val="none" w:sz="0" w:space="0" w:color="auto"/>
      </w:divBdr>
    </w:div>
    <w:div w:id="1030448889">
      <w:marLeft w:val="640"/>
      <w:marRight w:val="0"/>
      <w:marTop w:val="0"/>
      <w:marBottom w:val="0"/>
      <w:divBdr>
        <w:top w:val="none" w:sz="0" w:space="0" w:color="auto"/>
        <w:left w:val="none" w:sz="0" w:space="0" w:color="auto"/>
        <w:bottom w:val="none" w:sz="0" w:space="0" w:color="auto"/>
        <w:right w:val="none" w:sz="0" w:space="0" w:color="auto"/>
      </w:divBdr>
    </w:div>
    <w:div w:id="1030960378">
      <w:marLeft w:val="640"/>
      <w:marRight w:val="0"/>
      <w:marTop w:val="0"/>
      <w:marBottom w:val="0"/>
      <w:divBdr>
        <w:top w:val="none" w:sz="0" w:space="0" w:color="auto"/>
        <w:left w:val="none" w:sz="0" w:space="0" w:color="auto"/>
        <w:bottom w:val="none" w:sz="0" w:space="0" w:color="auto"/>
        <w:right w:val="none" w:sz="0" w:space="0" w:color="auto"/>
      </w:divBdr>
    </w:div>
    <w:div w:id="1031758142">
      <w:marLeft w:val="640"/>
      <w:marRight w:val="0"/>
      <w:marTop w:val="0"/>
      <w:marBottom w:val="0"/>
      <w:divBdr>
        <w:top w:val="none" w:sz="0" w:space="0" w:color="auto"/>
        <w:left w:val="none" w:sz="0" w:space="0" w:color="auto"/>
        <w:bottom w:val="none" w:sz="0" w:space="0" w:color="auto"/>
        <w:right w:val="none" w:sz="0" w:space="0" w:color="auto"/>
      </w:divBdr>
    </w:div>
    <w:div w:id="1031956106">
      <w:marLeft w:val="640"/>
      <w:marRight w:val="0"/>
      <w:marTop w:val="0"/>
      <w:marBottom w:val="0"/>
      <w:divBdr>
        <w:top w:val="none" w:sz="0" w:space="0" w:color="auto"/>
        <w:left w:val="none" w:sz="0" w:space="0" w:color="auto"/>
        <w:bottom w:val="none" w:sz="0" w:space="0" w:color="auto"/>
        <w:right w:val="none" w:sz="0" w:space="0" w:color="auto"/>
      </w:divBdr>
    </w:div>
    <w:div w:id="1032732773">
      <w:marLeft w:val="640"/>
      <w:marRight w:val="0"/>
      <w:marTop w:val="0"/>
      <w:marBottom w:val="0"/>
      <w:divBdr>
        <w:top w:val="none" w:sz="0" w:space="0" w:color="auto"/>
        <w:left w:val="none" w:sz="0" w:space="0" w:color="auto"/>
        <w:bottom w:val="none" w:sz="0" w:space="0" w:color="auto"/>
        <w:right w:val="none" w:sz="0" w:space="0" w:color="auto"/>
      </w:divBdr>
    </w:div>
    <w:div w:id="1033724278">
      <w:marLeft w:val="640"/>
      <w:marRight w:val="0"/>
      <w:marTop w:val="0"/>
      <w:marBottom w:val="0"/>
      <w:divBdr>
        <w:top w:val="none" w:sz="0" w:space="0" w:color="auto"/>
        <w:left w:val="none" w:sz="0" w:space="0" w:color="auto"/>
        <w:bottom w:val="none" w:sz="0" w:space="0" w:color="auto"/>
        <w:right w:val="none" w:sz="0" w:space="0" w:color="auto"/>
      </w:divBdr>
    </w:div>
    <w:div w:id="1033725990">
      <w:marLeft w:val="640"/>
      <w:marRight w:val="0"/>
      <w:marTop w:val="0"/>
      <w:marBottom w:val="0"/>
      <w:divBdr>
        <w:top w:val="none" w:sz="0" w:space="0" w:color="auto"/>
        <w:left w:val="none" w:sz="0" w:space="0" w:color="auto"/>
        <w:bottom w:val="none" w:sz="0" w:space="0" w:color="auto"/>
        <w:right w:val="none" w:sz="0" w:space="0" w:color="auto"/>
      </w:divBdr>
    </w:div>
    <w:div w:id="1034043428">
      <w:marLeft w:val="640"/>
      <w:marRight w:val="0"/>
      <w:marTop w:val="0"/>
      <w:marBottom w:val="0"/>
      <w:divBdr>
        <w:top w:val="none" w:sz="0" w:space="0" w:color="auto"/>
        <w:left w:val="none" w:sz="0" w:space="0" w:color="auto"/>
        <w:bottom w:val="none" w:sz="0" w:space="0" w:color="auto"/>
        <w:right w:val="none" w:sz="0" w:space="0" w:color="auto"/>
      </w:divBdr>
    </w:div>
    <w:div w:id="1035889944">
      <w:marLeft w:val="640"/>
      <w:marRight w:val="0"/>
      <w:marTop w:val="0"/>
      <w:marBottom w:val="0"/>
      <w:divBdr>
        <w:top w:val="none" w:sz="0" w:space="0" w:color="auto"/>
        <w:left w:val="none" w:sz="0" w:space="0" w:color="auto"/>
        <w:bottom w:val="none" w:sz="0" w:space="0" w:color="auto"/>
        <w:right w:val="none" w:sz="0" w:space="0" w:color="auto"/>
      </w:divBdr>
    </w:div>
    <w:div w:id="1035932501">
      <w:marLeft w:val="640"/>
      <w:marRight w:val="0"/>
      <w:marTop w:val="0"/>
      <w:marBottom w:val="0"/>
      <w:divBdr>
        <w:top w:val="none" w:sz="0" w:space="0" w:color="auto"/>
        <w:left w:val="none" w:sz="0" w:space="0" w:color="auto"/>
        <w:bottom w:val="none" w:sz="0" w:space="0" w:color="auto"/>
        <w:right w:val="none" w:sz="0" w:space="0" w:color="auto"/>
      </w:divBdr>
    </w:div>
    <w:div w:id="1035934746">
      <w:marLeft w:val="640"/>
      <w:marRight w:val="0"/>
      <w:marTop w:val="0"/>
      <w:marBottom w:val="0"/>
      <w:divBdr>
        <w:top w:val="none" w:sz="0" w:space="0" w:color="auto"/>
        <w:left w:val="none" w:sz="0" w:space="0" w:color="auto"/>
        <w:bottom w:val="none" w:sz="0" w:space="0" w:color="auto"/>
        <w:right w:val="none" w:sz="0" w:space="0" w:color="auto"/>
      </w:divBdr>
    </w:div>
    <w:div w:id="1036124203">
      <w:marLeft w:val="640"/>
      <w:marRight w:val="0"/>
      <w:marTop w:val="0"/>
      <w:marBottom w:val="0"/>
      <w:divBdr>
        <w:top w:val="none" w:sz="0" w:space="0" w:color="auto"/>
        <w:left w:val="none" w:sz="0" w:space="0" w:color="auto"/>
        <w:bottom w:val="none" w:sz="0" w:space="0" w:color="auto"/>
        <w:right w:val="none" w:sz="0" w:space="0" w:color="auto"/>
      </w:divBdr>
    </w:div>
    <w:div w:id="1036546695">
      <w:marLeft w:val="640"/>
      <w:marRight w:val="0"/>
      <w:marTop w:val="0"/>
      <w:marBottom w:val="0"/>
      <w:divBdr>
        <w:top w:val="none" w:sz="0" w:space="0" w:color="auto"/>
        <w:left w:val="none" w:sz="0" w:space="0" w:color="auto"/>
        <w:bottom w:val="none" w:sz="0" w:space="0" w:color="auto"/>
        <w:right w:val="none" w:sz="0" w:space="0" w:color="auto"/>
      </w:divBdr>
    </w:div>
    <w:div w:id="1037461860">
      <w:marLeft w:val="640"/>
      <w:marRight w:val="0"/>
      <w:marTop w:val="0"/>
      <w:marBottom w:val="0"/>
      <w:divBdr>
        <w:top w:val="none" w:sz="0" w:space="0" w:color="auto"/>
        <w:left w:val="none" w:sz="0" w:space="0" w:color="auto"/>
        <w:bottom w:val="none" w:sz="0" w:space="0" w:color="auto"/>
        <w:right w:val="none" w:sz="0" w:space="0" w:color="auto"/>
      </w:divBdr>
    </w:div>
    <w:div w:id="1037659239">
      <w:marLeft w:val="640"/>
      <w:marRight w:val="0"/>
      <w:marTop w:val="0"/>
      <w:marBottom w:val="0"/>
      <w:divBdr>
        <w:top w:val="none" w:sz="0" w:space="0" w:color="auto"/>
        <w:left w:val="none" w:sz="0" w:space="0" w:color="auto"/>
        <w:bottom w:val="none" w:sz="0" w:space="0" w:color="auto"/>
        <w:right w:val="none" w:sz="0" w:space="0" w:color="auto"/>
      </w:divBdr>
    </w:div>
    <w:div w:id="1037967820">
      <w:marLeft w:val="640"/>
      <w:marRight w:val="0"/>
      <w:marTop w:val="0"/>
      <w:marBottom w:val="0"/>
      <w:divBdr>
        <w:top w:val="none" w:sz="0" w:space="0" w:color="auto"/>
        <w:left w:val="none" w:sz="0" w:space="0" w:color="auto"/>
        <w:bottom w:val="none" w:sz="0" w:space="0" w:color="auto"/>
        <w:right w:val="none" w:sz="0" w:space="0" w:color="auto"/>
      </w:divBdr>
    </w:div>
    <w:div w:id="1038310572">
      <w:marLeft w:val="640"/>
      <w:marRight w:val="0"/>
      <w:marTop w:val="0"/>
      <w:marBottom w:val="0"/>
      <w:divBdr>
        <w:top w:val="none" w:sz="0" w:space="0" w:color="auto"/>
        <w:left w:val="none" w:sz="0" w:space="0" w:color="auto"/>
        <w:bottom w:val="none" w:sz="0" w:space="0" w:color="auto"/>
        <w:right w:val="none" w:sz="0" w:space="0" w:color="auto"/>
      </w:divBdr>
    </w:div>
    <w:div w:id="1038747627">
      <w:marLeft w:val="640"/>
      <w:marRight w:val="0"/>
      <w:marTop w:val="0"/>
      <w:marBottom w:val="0"/>
      <w:divBdr>
        <w:top w:val="none" w:sz="0" w:space="0" w:color="auto"/>
        <w:left w:val="none" w:sz="0" w:space="0" w:color="auto"/>
        <w:bottom w:val="none" w:sz="0" w:space="0" w:color="auto"/>
        <w:right w:val="none" w:sz="0" w:space="0" w:color="auto"/>
      </w:divBdr>
    </w:div>
    <w:div w:id="1039475385">
      <w:marLeft w:val="640"/>
      <w:marRight w:val="0"/>
      <w:marTop w:val="0"/>
      <w:marBottom w:val="0"/>
      <w:divBdr>
        <w:top w:val="none" w:sz="0" w:space="0" w:color="auto"/>
        <w:left w:val="none" w:sz="0" w:space="0" w:color="auto"/>
        <w:bottom w:val="none" w:sz="0" w:space="0" w:color="auto"/>
        <w:right w:val="none" w:sz="0" w:space="0" w:color="auto"/>
      </w:divBdr>
    </w:div>
    <w:div w:id="1039625043">
      <w:marLeft w:val="640"/>
      <w:marRight w:val="0"/>
      <w:marTop w:val="0"/>
      <w:marBottom w:val="0"/>
      <w:divBdr>
        <w:top w:val="none" w:sz="0" w:space="0" w:color="auto"/>
        <w:left w:val="none" w:sz="0" w:space="0" w:color="auto"/>
        <w:bottom w:val="none" w:sz="0" w:space="0" w:color="auto"/>
        <w:right w:val="none" w:sz="0" w:space="0" w:color="auto"/>
      </w:divBdr>
    </w:div>
    <w:div w:id="1039672961">
      <w:marLeft w:val="640"/>
      <w:marRight w:val="0"/>
      <w:marTop w:val="0"/>
      <w:marBottom w:val="0"/>
      <w:divBdr>
        <w:top w:val="none" w:sz="0" w:space="0" w:color="auto"/>
        <w:left w:val="none" w:sz="0" w:space="0" w:color="auto"/>
        <w:bottom w:val="none" w:sz="0" w:space="0" w:color="auto"/>
        <w:right w:val="none" w:sz="0" w:space="0" w:color="auto"/>
      </w:divBdr>
    </w:div>
    <w:div w:id="1039863934">
      <w:marLeft w:val="640"/>
      <w:marRight w:val="0"/>
      <w:marTop w:val="0"/>
      <w:marBottom w:val="0"/>
      <w:divBdr>
        <w:top w:val="none" w:sz="0" w:space="0" w:color="auto"/>
        <w:left w:val="none" w:sz="0" w:space="0" w:color="auto"/>
        <w:bottom w:val="none" w:sz="0" w:space="0" w:color="auto"/>
        <w:right w:val="none" w:sz="0" w:space="0" w:color="auto"/>
      </w:divBdr>
    </w:div>
    <w:div w:id="1039864604">
      <w:marLeft w:val="640"/>
      <w:marRight w:val="0"/>
      <w:marTop w:val="0"/>
      <w:marBottom w:val="0"/>
      <w:divBdr>
        <w:top w:val="none" w:sz="0" w:space="0" w:color="auto"/>
        <w:left w:val="none" w:sz="0" w:space="0" w:color="auto"/>
        <w:bottom w:val="none" w:sz="0" w:space="0" w:color="auto"/>
        <w:right w:val="none" w:sz="0" w:space="0" w:color="auto"/>
      </w:divBdr>
    </w:div>
    <w:div w:id="1040082995">
      <w:marLeft w:val="640"/>
      <w:marRight w:val="0"/>
      <w:marTop w:val="0"/>
      <w:marBottom w:val="0"/>
      <w:divBdr>
        <w:top w:val="none" w:sz="0" w:space="0" w:color="auto"/>
        <w:left w:val="none" w:sz="0" w:space="0" w:color="auto"/>
        <w:bottom w:val="none" w:sz="0" w:space="0" w:color="auto"/>
        <w:right w:val="none" w:sz="0" w:space="0" w:color="auto"/>
      </w:divBdr>
    </w:div>
    <w:div w:id="1041054220">
      <w:marLeft w:val="640"/>
      <w:marRight w:val="0"/>
      <w:marTop w:val="0"/>
      <w:marBottom w:val="0"/>
      <w:divBdr>
        <w:top w:val="none" w:sz="0" w:space="0" w:color="auto"/>
        <w:left w:val="none" w:sz="0" w:space="0" w:color="auto"/>
        <w:bottom w:val="none" w:sz="0" w:space="0" w:color="auto"/>
        <w:right w:val="none" w:sz="0" w:space="0" w:color="auto"/>
      </w:divBdr>
    </w:div>
    <w:div w:id="1042677871">
      <w:marLeft w:val="640"/>
      <w:marRight w:val="0"/>
      <w:marTop w:val="0"/>
      <w:marBottom w:val="0"/>
      <w:divBdr>
        <w:top w:val="none" w:sz="0" w:space="0" w:color="auto"/>
        <w:left w:val="none" w:sz="0" w:space="0" w:color="auto"/>
        <w:bottom w:val="none" w:sz="0" w:space="0" w:color="auto"/>
        <w:right w:val="none" w:sz="0" w:space="0" w:color="auto"/>
      </w:divBdr>
    </w:div>
    <w:div w:id="1043291247">
      <w:marLeft w:val="640"/>
      <w:marRight w:val="0"/>
      <w:marTop w:val="0"/>
      <w:marBottom w:val="0"/>
      <w:divBdr>
        <w:top w:val="none" w:sz="0" w:space="0" w:color="auto"/>
        <w:left w:val="none" w:sz="0" w:space="0" w:color="auto"/>
        <w:bottom w:val="none" w:sz="0" w:space="0" w:color="auto"/>
        <w:right w:val="none" w:sz="0" w:space="0" w:color="auto"/>
      </w:divBdr>
    </w:div>
    <w:div w:id="1044133900">
      <w:marLeft w:val="640"/>
      <w:marRight w:val="0"/>
      <w:marTop w:val="0"/>
      <w:marBottom w:val="0"/>
      <w:divBdr>
        <w:top w:val="none" w:sz="0" w:space="0" w:color="auto"/>
        <w:left w:val="none" w:sz="0" w:space="0" w:color="auto"/>
        <w:bottom w:val="none" w:sz="0" w:space="0" w:color="auto"/>
        <w:right w:val="none" w:sz="0" w:space="0" w:color="auto"/>
      </w:divBdr>
    </w:div>
    <w:div w:id="1045250238">
      <w:marLeft w:val="640"/>
      <w:marRight w:val="0"/>
      <w:marTop w:val="0"/>
      <w:marBottom w:val="0"/>
      <w:divBdr>
        <w:top w:val="none" w:sz="0" w:space="0" w:color="auto"/>
        <w:left w:val="none" w:sz="0" w:space="0" w:color="auto"/>
        <w:bottom w:val="none" w:sz="0" w:space="0" w:color="auto"/>
        <w:right w:val="none" w:sz="0" w:space="0" w:color="auto"/>
      </w:divBdr>
    </w:div>
    <w:div w:id="1045443623">
      <w:marLeft w:val="640"/>
      <w:marRight w:val="0"/>
      <w:marTop w:val="0"/>
      <w:marBottom w:val="0"/>
      <w:divBdr>
        <w:top w:val="none" w:sz="0" w:space="0" w:color="auto"/>
        <w:left w:val="none" w:sz="0" w:space="0" w:color="auto"/>
        <w:bottom w:val="none" w:sz="0" w:space="0" w:color="auto"/>
        <w:right w:val="none" w:sz="0" w:space="0" w:color="auto"/>
      </w:divBdr>
    </w:div>
    <w:div w:id="1046027784">
      <w:marLeft w:val="640"/>
      <w:marRight w:val="0"/>
      <w:marTop w:val="0"/>
      <w:marBottom w:val="0"/>
      <w:divBdr>
        <w:top w:val="none" w:sz="0" w:space="0" w:color="auto"/>
        <w:left w:val="none" w:sz="0" w:space="0" w:color="auto"/>
        <w:bottom w:val="none" w:sz="0" w:space="0" w:color="auto"/>
        <w:right w:val="none" w:sz="0" w:space="0" w:color="auto"/>
      </w:divBdr>
    </w:div>
    <w:div w:id="1046301098">
      <w:marLeft w:val="640"/>
      <w:marRight w:val="0"/>
      <w:marTop w:val="0"/>
      <w:marBottom w:val="0"/>
      <w:divBdr>
        <w:top w:val="none" w:sz="0" w:space="0" w:color="auto"/>
        <w:left w:val="none" w:sz="0" w:space="0" w:color="auto"/>
        <w:bottom w:val="none" w:sz="0" w:space="0" w:color="auto"/>
        <w:right w:val="none" w:sz="0" w:space="0" w:color="auto"/>
      </w:divBdr>
    </w:div>
    <w:div w:id="1046754334">
      <w:marLeft w:val="640"/>
      <w:marRight w:val="0"/>
      <w:marTop w:val="0"/>
      <w:marBottom w:val="0"/>
      <w:divBdr>
        <w:top w:val="none" w:sz="0" w:space="0" w:color="auto"/>
        <w:left w:val="none" w:sz="0" w:space="0" w:color="auto"/>
        <w:bottom w:val="none" w:sz="0" w:space="0" w:color="auto"/>
        <w:right w:val="none" w:sz="0" w:space="0" w:color="auto"/>
      </w:divBdr>
    </w:div>
    <w:div w:id="1047072121">
      <w:marLeft w:val="640"/>
      <w:marRight w:val="0"/>
      <w:marTop w:val="0"/>
      <w:marBottom w:val="0"/>
      <w:divBdr>
        <w:top w:val="none" w:sz="0" w:space="0" w:color="auto"/>
        <w:left w:val="none" w:sz="0" w:space="0" w:color="auto"/>
        <w:bottom w:val="none" w:sz="0" w:space="0" w:color="auto"/>
        <w:right w:val="none" w:sz="0" w:space="0" w:color="auto"/>
      </w:divBdr>
    </w:div>
    <w:div w:id="1047296268">
      <w:marLeft w:val="640"/>
      <w:marRight w:val="0"/>
      <w:marTop w:val="0"/>
      <w:marBottom w:val="0"/>
      <w:divBdr>
        <w:top w:val="none" w:sz="0" w:space="0" w:color="auto"/>
        <w:left w:val="none" w:sz="0" w:space="0" w:color="auto"/>
        <w:bottom w:val="none" w:sz="0" w:space="0" w:color="auto"/>
        <w:right w:val="none" w:sz="0" w:space="0" w:color="auto"/>
      </w:divBdr>
    </w:div>
    <w:div w:id="1047877267">
      <w:marLeft w:val="640"/>
      <w:marRight w:val="0"/>
      <w:marTop w:val="0"/>
      <w:marBottom w:val="0"/>
      <w:divBdr>
        <w:top w:val="none" w:sz="0" w:space="0" w:color="auto"/>
        <w:left w:val="none" w:sz="0" w:space="0" w:color="auto"/>
        <w:bottom w:val="none" w:sz="0" w:space="0" w:color="auto"/>
        <w:right w:val="none" w:sz="0" w:space="0" w:color="auto"/>
      </w:divBdr>
    </w:div>
    <w:div w:id="1048143470">
      <w:marLeft w:val="640"/>
      <w:marRight w:val="0"/>
      <w:marTop w:val="0"/>
      <w:marBottom w:val="0"/>
      <w:divBdr>
        <w:top w:val="none" w:sz="0" w:space="0" w:color="auto"/>
        <w:left w:val="none" w:sz="0" w:space="0" w:color="auto"/>
        <w:bottom w:val="none" w:sz="0" w:space="0" w:color="auto"/>
        <w:right w:val="none" w:sz="0" w:space="0" w:color="auto"/>
      </w:divBdr>
    </w:div>
    <w:div w:id="1048608654">
      <w:marLeft w:val="640"/>
      <w:marRight w:val="0"/>
      <w:marTop w:val="0"/>
      <w:marBottom w:val="0"/>
      <w:divBdr>
        <w:top w:val="none" w:sz="0" w:space="0" w:color="auto"/>
        <w:left w:val="none" w:sz="0" w:space="0" w:color="auto"/>
        <w:bottom w:val="none" w:sz="0" w:space="0" w:color="auto"/>
        <w:right w:val="none" w:sz="0" w:space="0" w:color="auto"/>
      </w:divBdr>
    </w:div>
    <w:div w:id="1049188312">
      <w:marLeft w:val="640"/>
      <w:marRight w:val="0"/>
      <w:marTop w:val="0"/>
      <w:marBottom w:val="0"/>
      <w:divBdr>
        <w:top w:val="none" w:sz="0" w:space="0" w:color="auto"/>
        <w:left w:val="none" w:sz="0" w:space="0" w:color="auto"/>
        <w:bottom w:val="none" w:sz="0" w:space="0" w:color="auto"/>
        <w:right w:val="none" w:sz="0" w:space="0" w:color="auto"/>
      </w:divBdr>
    </w:div>
    <w:div w:id="1050155096">
      <w:marLeft w:val="640"/>
      <w:marRight w:val="0"/>
      <w:marTop w:val="0"/>
      <w:marBottom w:val="0"/>
      <w:divBdr>
        <w:top w:val="none" w:sz="0" w:space="0" w:color="auto"/>
        <w:left w:val="none" w:sz="0" w:space="0" w:color="auto"/>
        <w:bottom w:val="none" w:sz="0" w:space="0" w:color="auto"/>
        <w:right w:val="none" w:sz="0" w:space="0" w:color="auto"/>
      </w:divBdr>
    </w:div>
    <w:div w:id="1050688806">
      <w:marLeft w:val="640"/>
      <w:marRight w:val="0"/>
      <w:marTop w:val="0"/>
      <w:marBottom w:val="0"/>
      <w:divBdr>
        <w:top w:val="none" w:sz="0" w:space="0" w:color="auto"/>
        <w:left w:val="none" w:sz="0" w:space="0" w:color="auto"/>
        <w:bottom w:val="none" w:sz="0" w:space="0" w:color="auto"/>
        <w:right w:val="none" w:sz="0" w:space="0" w:color="auto"/>
      </w:divBdr>
    </w:div>
    <w:div w:id="1051074593">
      <w:marLeft w:val="640"/>
      <w:marRight w:val="0"/>
      <w:marTop w:val="0"/>
      <w:marBottom w:val="0"/>
      <w:divBdr>
        <w:top w:val="none" w:sz="0" w:space="0" w:color="auto"/>
        <w:left w:val="none" w:sz="0" w:space="0" w:color="auto"/>
        <w:bottom w:val="none" w:sz="0" w:space="0" w:color="auto"/>
        <w:right w:val="none" w:sz="0" w:space="0" w:color="auto"/>
      </w:divBdr>
    </w:div>
    <w:div w:id="1051153361">
      <w:marLeft w:val="640"/>
      <w:marRight w:val="0"/>
      <w:marTop w:val="0"/>
      <w:marBottom w:val="0"/>
      <w:divBdr>
        <w:top w:val="none" w:sz="0" w:space="0" w:color="auto"/>
        <w:left w:val="none" w:sz="0" w:space="0" w:color="auto"/>
        <w:bottom w:val="none" w:sz="0" w:space="0" w:color="auto"/>
        <w:right w:val="none" w:sz="0" w:space="0" w:color="auto"/>
      </w:divBdr>
    </w:div>
    <w:div w:id="1051804692">
      <w:marLeft w:val="640"/>
      <w:marRight w:val="0"/>
      <w:marTop w:val="0"/>
      <w:marBottom w:val="0"/>
      <w:divBdr>
        <w:top w:val="none" w:sz="0" w:space="0" w:color="auto"/>
        <w:left w:val="none" w:sz="0" w:space="0" w:color="auto"/>
        <w:bottom w:val="none" w:sz="0" w:space="0" w:color="auto"/>
        <w:right w:val="none" w:sz="0" w:space="0" w:color="auto"/>
      </w:divBdr>
    </w:div>
    <w:div w:id="1051884225">
      <w:marLeft w:val="640"/>
      <w:marRight w:val="0"/>
      <w:marTop w:val="0"/>
      <w:marBottom w:val="0"/>
      <w:divBdr>
        <w:top w:val="none" w:sz="0" w:space="0" w:color="auto"/>
        <w:left w:val="none" w:sz="0" w:space="0" w:color="auto"/>
        <w:bottom w:val="none" w:sz="0" w:space="0" w:color="auto"/>
        <w:right w:val="none" w:sz="0" w:space="0" w:color="auto"/>
      </w:divBdr>
    </w:div>
    <w:div w:id="1052732205">
      <w:marLeft w:val="640"/>
      <w:marRight w:val="0"/>
      <w:marTop w:val="0"/>
      <w:marBottom w:val="0"/>
      <w:divBdr>
        <w:top w:val="none" w:sz="0" w:space="0" w:color="auto"/>
        <w:left w:val="none" w:sz="0" w:space="0" w:color="auto"/>
        <w:bottom w:val="none" w:sz="0" w:space="0" w:color="auto"/>
        <w:right w:val="none" w:sz="0" w:space="0" w:color="auto"/>
      </w:divBdr>
    </w:div>
    <w:div w:id="1052997610">
      <w:marLeft w:val="640"/>
      <w:marRight w:val="0"/>
      <w:marTop w:val="0"/>
      <w:marBottom w:val="0"/>
      <w:divBdr>
        <w:top w:val="none" w:sz="0" w:space="0" w:color="auto"/>
        <w:left w:val="none" w:sz="0" w:space="0" w:color="auto"/>
        <w:bottom w:val="none" w:sz="0" w:space="0" w:color="auto"/>
        <w:right w:val="none" w:sz="0" w:space="0" w:color="auto"/>
      </w:divBdr>
    </w:div>
    <w:div w:id="1053309193">
      <w:marLeft w:val="640"/>
      <w:marRight w:val="0"/>
      <w:marTop w:val="0"/>
      <w:marBottom w:val="0"/>
      <w:divBdr>
        <w:top w:val="none" w:sz="0" w:space="0" w:color="auto"/>
        <w:left w:val="none" w:sz="0" w:space="0" w:color="auto"/>
        <w:bottom w:val="none" w:sz="0" w:space="0" w:color="auto"/>
        <w:right w:val="none" w:sz="0" w:space="0" w:color="auto"/>
      </w:divBdr>
    </w:div>
    <w:div w:id="1053772177">
      <w:marLeft w:val="640"/>
      <w:marRight w:val="0"/>
      <w:marTop w:val="0"/>
      <w:marBottom w:val="0"/>
      <w:divBdr>
        <w:top w:val="none" w:sz="0" w:space="0" w:color="auto"/>
        <w:left w:val="none" w:sz="0" w:space="0" w:color="auto"/>
        <w:bottom w:val="none" w:sz="0" w:space="0" w:color="auto"/>
        <w:right w:val="none" w:sz="0" w:space="0" w:color="auto"/>
      </w:divBdr>
    </w:div>
    <w:div w:id="1054040210">
      <w:marLeft w:val="640"/>
      <w:marRight w:val="0"/>
      <w:marTop w:val="0"/>
      <w:marBottom w:val="0"/>
      <w:divBdr>
        <w:top w:val="none" w:sz="0" w:space="0" w:color="auto"/>
        <w:left w:val="none" w:sz="0" w:space="0" w:color="auto"/>
        <w:bottom w:val="none" w:sz="0" w:space="0" w:color="auto"/>
        <w:right w:val="none" w:sz="0" w:space="0" w:color="auto"/>
      </w:divBdr>
    </w:div>
    <w:div w:id="1054085012">
      <w:marLeft w:val="640"/>
      <w:marRight w:val="0"/>
      <w:marTop w:val="0"/>
      <w:marBottom w:val="0"/>
      <w:divBdr>
        <w:top w:val="none" w:sz="0" w:space="0" w:color="auto"/>
        <w:left w:val="none" w:sz="0" w:space="0" w:color="auto"/>
        <w:bottom w:val="none" w:sz="0" w:space="0" w:color="auto"/>
        <w:right w:val="none" w:sz="0" w:space="0" w:color="auto"/>
      </w:divBdr>
    </w:div>
    <w:div w:id="1054232222">
      <w:marLeft w:val="640"/>
      <w:marRight w:val="0"/>
      <w:marTop w:val="0"/>
      <w:marBottom w:val="0"/>
      <w:divBdr>
        <w:top w:val="none" w:sz="0" w:space="0" w:color="auto"/>
        <w:left w:val="none" w:sz="0" w:space="0" w:color="auto"/>
        <w:bottom w:val="none" w:sz="0" w:space="0" w:color="auto"/>
        <w:right w:val="none" w:sz="0" w:space="0" w:color="auto"/>
      </w:divBdr>
    </w:div>
    <w:div w:id="1056129752">
      <w:marLeft w:val="640"/>
      <w:marRight w:val="0"/>
      <w:marTop w:val="0"/>
      <w:marBottom w:val="0"/>
      <w:divBdr>
        <w:top w:val="none" w:sz="0" w:space="0" w:color="auto"/>
        <w:left w:val="none" w:sz="0" w:space="0" w:color="auto"/>
        <w:bottom w:val="none" w:sz="0" w:space="0" w:color="auto"/>
        <w:right w:val="none" w:sz="0" w:space="0" w:color="auto"/>
      </w:divBdr>
    </w:div>
    <w:div w:id="1056322463">
      <w:marLeft w:val="640"/>
      <w:marRight w:val="0"/>
      <w:marTop w:val="0"/>
      <w:marBottom w:val="0"/>
      <w:divBdr>
        <w:top w:val="none" w:sz="0" w:space="0" w:color="auto"/>
        <w:left w:val="none" w:sz="0" w:space="0" w:color="auto"/>
        <w:bottom w:val="none" w:sz="0" w:space="0" w:color="auto"/>
        <w:right w:val="none" w:sz="0" w:space="0" w:color="auto"/>
      </w:divBdr>
    </w:div>
    <w:div w:id="1056978552">
      <w:marLeft w:val="640"/>
      <w:marRight w:val="0"/>
      <w:marTop w:val="0"/>
      <w:marBottom w:val="0"/>
      <w:divBdr>
        <w:top w:val="none" w:sz="0" w:space="0" w:color="auto"/>
        <w:left w:val="none" w:sz="0" w:space="0" w:color="auto"/>
        <w:bottom w:val="none" w:sz="0" w:space="0" w:color="auto"/>
        <w:right w:val="none" w:sz="0" w:space="0" w:color="auto"/>
      </w:divBdr>
    </w:div>
    <w:div w:id="1058673761">
      <w:marLeft w:val="640"/>
      <w:marRight w:val="0"/>
      <w:marTop w:val="0"/>
      <w:marBottom w:val="0"/>
      <w:divBdr>
        <w:top w:val="none" w:sz="0" w:space="0" w:color="auto"/>
        <w:left w:val="none" w:sz="0" w:space="0" w:color="auto"/>
        <w:bottom w:val="none" w:sz="0" w:space="0" w:color="auto"/>
        <w:right w:val="none" w:sz="0" w:space="0" w:color="auto"/>
      </w:divBdr>
    </w:div>
    <w:div w:id="1059783855">
      <w:marLeft w:val="640"/>
      <w:marRight w:val="0"/>
      <w:marTop w:val="0"/>
      <w:marBottom w:val="0"/>
      <w:divBdr>
        <w:top w:val="none" w:sz="0" w:space="0" w:color="auto"/>
        <w:left w:val="none" w:sz="0" w:space="0" w:color="auto"/>
        <w:bottom w:val="none" w:sz="0" w:space="0" w:color="auto"/>
        <w:right w:val="none" w:sz="0" w:space="0" w:color="auto"/>
      </w:divBdr>
    </w:div>
    <w:div w:id="1060790549">
      <w:marLeft w:val="640"/>
      <w:marRight w:val="0"/>
      <w:marTop w:val="0"/>
      <w:marBottom w:val="0"/>
      <w:divBdr>
        <w:top w:val="none" w:sz="0" w:space="0" w:color="auto"/>
        <w:left w:val="none" w:sz="0" w:space="0" w:color="auto"/>
        <w:bottom w:val="none" w:sz="0" w:space="0" w:color="auto"/>
        <w:right w:val="none" w:sz="0" w:space="0" w:color="auto"/>
      </w:divBdr>
    </w:div>
    <w:div w:id="1061291325">
      <w:marLeft w:val="640"/>
      <w:marRight w:val="0"/>
      <w:marTop w:val="0"/>
      <w:marBottom w:val="0"/>
      <w:divBdr>
        <w:top w:val="none" w:sz="0" w:space="0" w:color="auto"/>
        <w:left w:val="none" w:sz="0" w:space="0" w:color="auto"/>
        <w:bottom w:val="none" w:sz="0" w:space="0" w:color="auto"/>
        <w:right w:val="none" w:sz="0" w:space="0" w:color="auto"/>
      </w:divBdr>
    </w:div>
    <w:div w:id="1062100687">
      <w:marLeft w:val="640"/>
      <w:marRight w:val="0"/>
      <w:marTop w:val="0"/>
      <w:marBottom w:val="0"/>
      <w:divBdr>
        <w:top w:val="none" w:sz="0" w:space="0" w:color="auto"/>
        <w:left w:val="none" w:sz="0" w:space="0" w:color="auto"/>
        <w:bottom w:val="none" w:sz="0" w:space="0" w:color="auto"/>
        <w:right w:val="none" w:sz="0" w:space="0" w:color="auto"/>
      </w:divBdr>
    </w:div>
    <w:div w:id="1062404829">
      <w:marLeft w:val="640"/>
      <w:marRight w:val="0"/>
      <w:marTop w:val="0"/>
      <w:marBottom w:val="0"/>
      <w:divBdr>
        <w:top w:val="none" w:sz="0" w:space="0" w:color="auto"/>
        <w:left w:val="none" w:sz="0" w:space="0" w:color="auto"/>
        <w:bottom w:val="none" w:sz="0" w:space="0" w:color="auto"/>
        <w:right w:val="none" w:sz="0" w:space="0" w:color="auto"/>
      </w:divBdr>
    </w:div>
    <w:div w:id="1062404875">
      <w:marLeft w:val="640"/>
      <w:marRight w:val="0"/>
      <w:marTop w:val="0"/>
      <w:marBottom w:val="0"/>
      <w:divBdr>
        <w:top w:val="none" w:sz="0" w:space="0" w:color="auto"/>
        <w:left w:val="none" w:sz="0" w:space="0" w:color="auto"/>
        <w:bottom w:val="none" w:sz="0" w:space="0" w:color="auto"/>
        <w:right w:val="none" w:sz="0" w:space="0" w:color="auto"/>
      </w:divBdr>
    </w:div>
    <w:div w:id="1062564638">
      <w:marLeft w:val="640"/>
      <w:marRight w:val="0"/>
      <w:marTop w:val="0"/>
      <w:marBottom w:val="0"/>
      <w:divBdr>
        <w:top w:val="none" w:sz="0" w:space="0" w:color="auto"/>
        <w:left w:val="none" w:sz="0" w:space="0" w:color="auto"/>
        <w:bottom w:val="none" w:sz="0" w:space="0" w:color="auto"/>
        <w:right w:val="none" w:sz="0" w:space="0" w:color="auto"/>
      </w:divBdr>
    </w:div>
    <w:div w:id="1062799031">
      <w:marLeft w:val="640"/>
      <w:marRight w:val="0"/>
      <w:marTop w:val="0"/>
      <w:marBottom w:val="0"/>
      <w:divBdr>
        <w:top w:val="none" w:sz="0" w:space="0" w:color="auto"/>
        <w:left w:val="none" w:sz="0" w:space="0" w:color="auto"/>
        <w:bottom w:val="none" w:sz="0" w:space="0" w:color="auto"/>
        <w:right w:val="none" w:sz="0" w:space="0" w:color="auto"/>
      </w:divBdr>
    </w:div>
    <w:div w:id="1063258651">
      <w:marLeft w:val="640"/>
      <w:marRight w:val="0"/>
      <w:marTop w:val="0"/>
      <w:marBottom w:val="0"/>
      <w:divBdr>
        <w:top w:val="none" w:sz="0" w:space="0" w:color="auto"/>
        <w:left w:val="none" w:sz="0" w:space="0" w:color="auto"/>
        <w:bottom w:val="none" w:sz="0" w:space="0" w:color="auto"/>
        <w:right w:val="none" w:sz="0" w:space="0" w:color="auto"/>
      </w:divBdr>
    </w:div>
    <w:div w:id="1063258775">
      <w:marLeft w:val="640"/>
      <w:marRight w:val="0"/>
      <w:marTop w:val="0"/>
      <w:marBottom w:val="0"/>
      <w:divBdr>
        <w:top w:val="none" w:sz="0" w:space="0" w:color="auto"/>
        <w:left w:val="none" w:sz="0" w:space="0" w:color="auto"/>
        <w:bottom w:val="none" w:sz="0" w:space="0" w:color="auto"/>
        <w:right w:val="none" w:sz="0" w:space="0" w:color="auto"/>
      </w:divBdr>
    </w:div>
    <w:div w:id="1063260866">
      <w:marLeft w:val="640"/>
      <w:marRight w:val="0"/>
      <w:marTop w:val="0"/>
      <w:marBottom w:val="0"/>
      <w:divBdr>
        <w:top w:val="none" w:sz="0" w:space="0" w:color="auto"/>
        <w:left w:val="none" w:sz="0" w:space="0" w:color="auto"/>
        <w:bottom w:val="none" w:sz="0" w:space="0" w:color="auto"/>
        <w:right w:val="none" w:sz="0" w:space="0" w:color="auto"/>
      </w:divBdr>
    </w:div>
    <w:div w:id="1064764443">
      <w:marLeft w:val="640"/>
      <w:marRight w:val="0"/>
      <w:marTop w:val="0"/>
      <w:marBottom w:val="0"/>
      <w:divBdr>
        <w:top w:val="none" w:sz="0" w:space="0" w:color="auto"/>
        <w:left w:val="none" w:sz="0" w:space="0" w:color="auto"/>
        <w:bottom w:val="none" w:sz="0" w:space="0" w:color="auto"/>
        <w:right w:val="none" w:sz="0" w:space="0" w:color="auto"/>
      </w:divBdr>
    </w:div>
    <w:div w:id="1064983884">
      <w:marLeft w:val="640"/>
      <w:marRight w:val="0"/>
      <w:marTop w:val="0"/>
      <w:marBottom w:val="0"/>
      <w:divBdr>
        <w:top w:val="none" w:sz="0" w:space="0" w:color="auto"/>
        <w:left w:val="none" w:sz="0" w:space="0" w:color="auto"/>
        <w:bottom w:val="none" w:sz="0" w:space="0" w:color="auto"/>
        <w:right w:val="none" w:sz="0" w:space="0" w:color="auto"/>
      </w:divBdr>
    </w:div>
    <w:div w:id="1065491401">
      <w:marLeft w:val="640"/>
      <w:marRight w:val="0"/>
      <w:marTop w:val="0"/>
      <w:marBottom w:val="0"/>
      <w:divBdr>
        <w:top w:val="none" w:sz="0" w:space="0" w:color="auto"/>
        <w:left w:val="none" w:sz="0" w:space="0" w:color="auto"/>
        <w:bottom w:val="none" w:sz="0" w:space="0" w:color="auto"/>
        <w:right w:val="none" w:sz="0" w:space="0" w:color="auto"/>
      </w:divBdr>
    </w:div>
    <w:div w:id="1065682337">
      <w:marLeft w:val="640"/>
      <w:marRight w:val="0"/>
      <w:marTop w:val="0"/>
      <w:marBottom w:val="0"/>
      <w:divBdr>
        <w:top w:val="none" w:sz="0" w:space="0" w:color="auto"/>
        <w:left w:val="none" w:sz="0" w:space="0" w:color="auto"/>
        <w:bottom w:val="none" w:sz="0" w:space="0" w:color="auto"/>
        <w:right w:val="none" w:sz="0" w:space="0" w:color="auto"/>
      </w:divBdr>
    </w:div>
    <w:div w:id="1066875923">
      <w:marLeft w:val="640"/>
      <w:marRight w:val="0"/>
      <w:marTop w:val="0"/>
      <w:marBottom w:val="0"/>
      <w:divBdr>
        <w:top w:val="none" w:sz="0" w:space="0" w:color="auto"/>
        <w:left w:val="none" w:sz="0" w:space="0" w:color="auto"/>
        <w:bottom w:val="none" w:sz="0" w:space="0" w:color="auto"/>
        <w:right w:val="none" w:sz="0" w:space="0" w:color="auto"/>
      </w:divBdr>
    </w:div>
    <w:div w:id="1067191397">
      <w:marLeft w:val="640"/>
      <w:marRight w:val="0"/>
      <w:marTop w:val="0"/>
      <w:marBottom w:val="0"/>
      <w:divBdr>
        <w:top w:val="none" w:sz="0" w:space="0" w:color="auto"/>
        <w:left w:val="none" w:sz="0" w:space="0" w:color="auto"/>
        <w:bottom w:val="none" w:sz="0" w:space="0" w:color="auto"/>
        <w:right w:val="none" w:sz="0" w:space="0" w:color="auto"/>
      </w:divBdr>
    </w:div>
    <w:div w:id="1069185251">
      <w:marLeft w:val="640"/>
      <w:marRight w:val="0"/>
      <w:marTop w:val="0"/>
      <w:marBottom w:val="0"/>
      <w:divBdr>
        <w:top w:val="none" w:sz="0" w:space="0" w:color="auto"/>
        <w:left w:val="none" w:sz="0" w:space="0" w:color="auto"/>
        <w:bottom w:val="none" w:sz="0" w:space="0" w:color="auto"/>
        <w:right w:val="none" w:sz="0" w:space="0" w:color="auto"/>
      </w:divBdr>
    </w:div>
    <w:div w:id="1069234033">
      <w:marLeft w:val="640"/>
      <w:marRight w:val="0"/>
      <w:marTop w:val="0"/>
      <w:marBottom w:val="0"/>
      <w:divBdr>
        <w:top w:val="none" w:sz="0" w:space="0" w:color="auto"/>
        <w:left w:val="none" w:sz="0" w:space="0" w:color="auto"/>
        <w:bottom w:val="none" w:sz="0" w:space="0" w:color="auto"/>
        <w:right w:val="none" w:sz="0" w:space="0" w:color="auto"/>
      </w:divBdr>
    </w:div>
    <w:div w:id="1069881780">
      <w:marLeft w:val="640"/>
      <w:marRight w:val="0"/>
      <w:marTop w:val="0"/>
      <w:marBottom w:val="0"/>
      <w:divBdr>
        <w:top w:val="none" w:sz="0" w:space="0" w:color="auto"/>
        <w:left w:val="none" w:sz="0" w:space="0" w:color="auto"/>
        <w:bottom w:val="none" w:sz="0" w:space="0" w:color="auto"/>
        <w:right w:val="none" w:sz="0" w:space="0" w:color="auto"/>
      </w:divBdr>
    </w:div>
    <w:div w:id="1069886036">
      <w:marLeft w:val="640"/>
      <w:marRight w:val="0"/>
      <w:marTop w:val="0"/>
      <w:marBottom w:val="0"/>
      <w:divBdr>
        <w:top w:val="none" w:sz="0" w:space="0" w:color="auto"/>
        <w:left w:val="none" w:sz="0" w:space="0" w:color="auto"/>
        <w:bottom w:val="none" w:sz="0" w:space="0" w:color="auto"/>
        <w:right w:val="none" w:sz="0" w:space="0" w:color="auto"/>
      </w:divBdr>
    </w:div>
    <w:div w:id="1070157013">
      <w:marLeft w:val="640"/>
      <w:marRight w:val="0"/>
      <w:marTop w:val="0"/>
      <w:marBottom w:val="0"/>
      <w:divBdr>
        <w:top w:val="none" w:sz="0" w:space="0" w:color="auto"/>
        <w:left w:val="none" w:sz="0" w:space="0" w:color="auto"/>
        <w:bottom w:val="none" w:sz="0" w:space="0" w:color="auto"/>
        <w:right w:val="none" w:sz="0" w:space="0" w:color="auto"/>
      </w:divBdr>
    </w:div>
    <w:div w:id="1070226439">
      <w:marLeft w:val="640"/>
      <w:marRight w:val="0"/>
      <w:marTop w:val="0"/>
      <w:marBottom w:val="0"/>
      <w:divBdr>
        <w:top w:val="none" w:sz="0" w:space="0" w:color="auto"/>
        <w:left w:val="none" w:sz="0" w:space="0" w:color="auto"/>
        <w:bottom w:val="none" w:sz="0" w:space="0" w:color="auto"/>
        <w:right w:val="none" w:sz="0" w:space="0" w:color="auto"/>
      </w:divBdr>
    </w:div>
    <w:div w:id="1070228137">
      <w:marLeft w:val="640"/>
      <w:marRight w:val="0"/>
      <w:marTop w:val="0"/>
      <w:marBottom w:val="0"/>
      <w:divBdr>
        <w:top w:val="none" w:sz="0" w:space="0" w:color="auto"/>
        <w:left w:val="none" w:sz="0" w:space="0" w:color="auto"/>
        <w:bottom w:val="none" w:sz="0" w:space="0" w:color="auto"/>
        <w:right w:val="none" w:sz="0" w:space="0" w:color="auto"/>
      </w:divBdr>
    </w:div>
    <w:div w:id="1070612101">
      <w:marLeft w:val="640"/>
      <w:marRight w:val="0"/>
      <w:marTop w:val="0"/>
      <w:marBottom w:val="0"/>
      <w:divBdr>
        <w:top w:val="none" w:sz="0" w:space="0" w:color="auto"/>
        <w:left w:val="none" w:sz="0" w:space="0" w:color="auto"/>
        <w:bottom w:val="none" w:sz="0" w:space="0" w:color="auto"/>
        <w:right w:val="none" w:sz="0" w:space="0" w:color="auto"/>
      </w:divBdr>
    </w:div>
    <w:div w:id="1070925495">
      <w:marLeft w:val="640"/>
      <w:marRight w:val="0"/>
      <w:marTop w:val="0"/>
      <w:marBottom w:val="0"/>
      <w:divBdr>
        <w:top w:val="none" w:sz="0" w:space="0" w:color="auto"/>
        <w:left w:val="none" w:sz="0" w:space="0" w:color="auto"/>
        <w:bottom w:val="none" w:sz="0" w:space="0" w:color="auto"/>
        <w:right w:val="none" w:sz="0" w:space="0" w:color="auto"/>
      </w:divBdr>
    </w:div>
    <w:div w:id="1071001090">
      <w:marLeft w:val="640"/>
      <w:marRight w:val="0"/>
      <w:marTop w:val="0"/>
      <w:marBottom w:val="0"/>
      <w:divBdr>
        <w:top w:val="none" w:sz="0" w:space="0" w:color="auto"/>
        <w:left w:val="none" w:sz="0" w:space="0" w:color="auto"/>
        <w:bottom w:val="none" w:sz="0" w:space="0" w:color="auto"/>
        <w:right w:val="none" w:sz="0" w:space="0" w:color="auto"/>
      </w:divBdr>
    </w:div>
    <w:div w:id="1071587264">
      <w:marLeft w:val="640"/>
      <w:marRight w:val="0"/>
      <w:marTop w:val="0"/>
      <w:marBottom w:val="0"/>
      <w:divBdr>
        <w:top w:val="none" w:sz="0" w:space="0" w:color="auto"/>
        <w:left w:val="none" w:sz="0" w:space="0" w:color="auto"/>
        <w:bottom w:val="none" w:sz="0" w:space="0" w:color="auto"/>
        <w:right w:val="none" w:sz="0" w:space="0" w:color="auto"/>
      </w:divBdr>
    </w:div>
    <w:div w:id="1072578900">
      <w:marLeft w:val="640"/>
      <w:marRight w:val="0"/>
      <w:marTop w:val="0"/>
      <w:marBottom w:val="0"/>
      <w:divBdr>
        <w:top w:val="none" w:sz="0" w:space="0" w:color="auto"/>
        <w:left w:val="none" w:sz="0" w:space="0" w:color="auto"/>
        <w:bottom w:val="none" w:sz="0" w:space="0" w:color="auto"/>
        <w:right w:val="none" w:sz="0" w:space="0" w:color="auto"/>
      </w:divBdr>
    </w:div>
    <w:div w:id="1076128069">
      <w:marLeft w:val="640"/>
      <w:marRight w:val="0"/>
      <w:marTop w:val="0"/>
      <w:marBottom w:val="0"/>
      <w:divBdr>
        <w:top w:val="none" w:sz="0" w:space="0" w:color="auto"/>
        <w:left w:val="none" w:sz="0" w:space="0" w:color="auto"/>
        <w:bottom w:val="none" w:sz="0" w:space="0" w:color="auto"/>
        <w:right w:val="none" w:sz="0" w:space="0" w:color="auto"/>
      </w:divBdr>
    </w:div>
    <w:div w:id="1076785427">
      <w:bodyDiv w:val="1"/>
      <w:marLeft w:val="0"/>
      <w:marRight w:val="0"/>
      <w:marTop w:val="0"/>
      <w:marBottom w:val="0"/>
      <w:divBdr>
        <w:top w:val="none" w:sz="0" w:space="0" w:color="auto"/>
        <w:left w:val="none" w:sz="0" w:space="0" w:color="auto"/>
        <w:bottom w:val="none" w:sz="0" w:space="0" w:color="auto"/>
        <w:right w:val="none" w:sz="0" w:space="0" w:color="auto"/>
      </w:divBdr>
      <w:divsChild>
        <w:div w:id="81151440">
          <w:marLeft w:val="640"/>
          <w:marRight w:val="0"/>
          <w:marTop w:val="0"/>
          <w:marBottom w:val="0"/>
          <w:divBdr>
            <w:top w:val="none" w:sz="0" w:space="0" w:color="auto"/>
            <w:left w:val="none" w:sz="0" w:space="0" w:color="auto"/>
            <w:bottom w:val="none" w:sz="0" w:space="0" w:color="auto"/>
            <w:right w:val="none" w:sz="0" w:space="0" w:color="auto"/>
          </w:divBdr>
        </w:div>
        <w:div w:id="81684744">
          <w:marLeft w:val="640"/>
          <w:marRight w:val="0"/>
          <w:marTop w:val="0"/>
          <w:marBottom w:val="0"/>
          <w:divBdr>
            <w:top w:val="none" w:sz="0" w:space="0" w:color="auto"/>
            <w:left w:val="none" w:sz="0" w:space="0" w:color="auto"/>
            <w:bottom w:val="none" w:sz="0" w:space="0" w:color="auto"/>
            <w:right w:val="none" w:sz="0" w:space="0" w:color="auto"/>
          </w:divBdr>
        </w:div>
        <w:div w:id="98645484">
          <w:marLeft w:val="640"/>
          <w:marRight w:val="0"/>
          <w:marTop w:val="0"/>
          <w:marBottom w:val="0"/>
          <w:divBdr>
            <w:top w:val="none" w:sz="0" w:space="0" w:color="auto"/>
            <w:left w:val="none" w:sz="0" w:space="0" w:color="auto"/>
            <w:bottom w:val="none" w:sz="0" w:space="0" w:color="auto"/>
            <w:right w:val="none" w:sz="0" w:space="0" w:color="auto"/>
          </w:divBdr>
        </w:div>
        <w:div w:id="116680736">
          <w:marLeft w:val="640"/>
          <w:marRight w:val="0"/>
          <w:marTop w:val="0"/>
          <w:marBottom w:val="0"/>
          <w:divBdr>
            <w:top w:val="none" w:sz="0" w:space="0" w:color="auto"/>
            <w:left w:val="none" w:sz="0" w:space="0" w:color="auto"/>
            <w:bottom w:val="none" w:sz="0" w:space="0" w:color="auto"/>
            <w:right w:val="none" w:sz="0" w:space="0" w:color="auto"/>
          </w:divBdr>
        </w:div>
        <w:div w:id="200092384">
          <w:marLeft w:val="640"/>
          <w:marRight w:val="0"/>
          <w:marTop w:val="0"/>
          <w:marBottom w:val="0"/>
          <w:divBdr>
            <w:top w:val="none" w:sz="0" w:space="0" w:color="auto"/>
            <w:left w:val="none" w:sz="0" w:space="0" w:color="auto"/>
            <w:bottom w:val="none" w:sz="0" w:space="0" w:color="auto"/>
            <w:right w:val="none" w:sz="0" w:space="0" w:color="auto"/>
          </w:divBdr>
        </w:div>
        <w:div w:id="209465879">
          <w:marLeft w:val="640"/>
          <w:marRight w:val="0"/>
          <w:marTop w:val="0"/>
          <w:marBottom w:val="0"/>
          <w:divBdr>
            <w:top w:val="none" w:sz="0" w:space="0" w:color="auto"/>
            <w:left w:val="none" w:sz="0" w:space="0" w:color="auto"/>
            <w:bottom w:val="none" w:sz="0" w:space="0" w:color="auto"/>
            <w:right w:val="none" w:sz="0" w:space="0" w:color="auto"/>
          </w:divBdr>
        </w:div>
        <w:div w:id="214780105">
          <w:marLeft w:val="640"/>
          <w:marRight w:val="0"/>
          <w:marTop w:val="0"/>
          <w:marBottom w:val="0"/>
          <w:divBdr>
            <w:top w:val="none" w:sz="0" w:space="0" w:color="auto"/>
            <w:left w:val="none" w:sz="0" w:space="0" w:color="auto"/>
            <w:bottom w:val="none" w:sz="0" w:space="0" w:color="auto"/>
            <w:right w:val="none" w:sz="0" w:space="0" w:color="auto"/>
          </w:divBdr>
        </w:div>
        <w:div w:id="216015322">
          <w:marLeft w:val="640"/>
          <w:marRight w:val="0"/>
          <w:marTop w:val="0"/>
          <w:marBottom w:val="0"/>
          <w:divBdr>
            <w:top w:val="none" w:sz="0" w:space="0" w:color="auto"/>
            <w:left w:val="none" w:sz="0" w:space="0" w:color="auto"/>
            <w:bottom w:val="none" w:sz="0" w:space="0" w:color="auto"/>
            <w:right w:val="none" w:sz="0" w:space="0" w:color="auto"/>
          </w:divBdr>
        </w:div>
        <w:div w:id="220755107">
          <w:marLeft w:val="640"/>
          <w:marRight w:val="0"/>
          <w:marTop w:val="0"/>
          <w:marBottom w:val="0"/>
          <w:divBdr>
            <w:top w:val="none" w:sz="0" w:space="0" w:color="auto"/>
            <w:left w:val="none" w:sz="0" w:space="0" w:color="auto"/>
            <w:bottom w:val="none" w:sz="0" w:space="0" w:color="auto"/>
            <w:right w:val="none" w:sz="0" w:space="0" w:color="auto"/>
          </w:divBdr>
        </w:div>
        <w:div w:id="232786206">
          <w:marLeft w:val="640"/>
          <w:marRight w:val="0"/>
          <w:marTop w:val="0"/>
          <w:marBottom w:val="0"/>
          <w:divBdr>
            <w:top w:val="none" w:sz="0" w:space="0" w:color="auto"/>
            <w:left w:val="none" w:sz="0" w:space="0" w:color="auto"/>
            <w:bottom w:val="none" w:sz="0" w:space="0" w:color="auto"/>
            <w:right w:val="none" w:sz="0" w:space="0" w:color="auto"/>
          </w:divBdr>
        </w:div>
        <w:div w:id="250702470">
          <w:marLeft w:val="640"/>
          <w:marRight w:val="0"/>
          <w:marTop w:val="0"/>
          <w:marBottom w:val="0"/>
          <w:divBdr>
            <w:top w:val="none" w:sz="0" w:space="0" w:color="auto"/>
            <w:left w:val="none" w:sz="0" w:space="0" w:color="auto"/>
            <w:bottom w:val="none" w:sz="0" w:space="0" w:color="auto"/>
            <w:right w:val="none" w:sz="0" w:space="0" w:color="auto"/>
          </w:divBdr>
        </w:div>
        <w:div w:id="259340305">
          <w:marLeft w:val="640"/>
          <w:marRight w:val="0"/>
          <w:marTop w:val="0"/>
          <w:marBottom w:val="0"/>
          <w:divBdr>
            <w:top w:val="none" w:sz="0" w:space="0" w:color="auto"/>
            <w:left w:val="none" w:sz="0" w:space="0" w:color="auto"/>
            <w:bottom w:val="none" w:sz="0" w:space="0" w:color="auto"/>
            <w:right w:val="none" w:sz="0" w:space="0" w:color="auto"/>
          </w:divBdr>
        </w:div>
        <w:div w:id="300231183">
          <w:marLeft w:val="640"/>
          <w:marRight w:val="0"/>
          <w:marTop w:val="0"/>
          <w:marBottom w:val="0"/>
          <w:divBdr>
            <w:top w:val="none" w:sz="0" w:space="0" w:color="auto"/>
            <w:left w:val="none" w:sz="0" w:space="0" w:color="auto"/>
            <w:bottom w:val="none" w:sz="0" w:space="0" w:color="auto"/>
            <w:right w:val="none" w:sz="0" w:space="0" w:color="auto"/>
          </w:divBdr>
        </w:div>
        <w:div w:id="301738678">
          <w:marLeft w:val="640"/>
          <w:marRight w:val="0"/>
          <w:marTop w:val="0"/>
          <w:marBottom w:val="0"/>
          <w:divBdr>
            <w:top w:val="none" w:sz="0" w:space="0" w:color="auto"/>
            <w:left w:val="none" w:sz="0" w:space="0" w:color="auto"/>
            <w:bottom w:val="none" w:sz="0" w:space="0" w:color="auto"/>
            <w:right w:val="none" w:sz="0" w:space="0" w:color="auto"/>
          </w:divBdr>
        </w:div>
        <w:div w:id="312376679">
          <w:marLeft w:val="640"/>
          <w:marRight w:val="0"/>
          <w:marTop w:val="0"/>
          <w:marBottom w:val="0"/>
          <w:divBdr>
            <w:top w:val="none" w:sz="0" w:space="0" w:color="auto"/>
            <w:left w:val="none" w:sz="0" w:space="0" w:color="auto"/>
            <w:bottom w:val="none" w:sz="0" w:space="0" w:color="auto"/>
            <w:right w:val="none" w:sz="0" w:space="0" w:color="auto"/>
          </w:divBdr>
        </w:div>
        <w:div w:id="319584761">
          <w:marLeft w:val="640"/>
          <w:marRight w:val="0"/>
          <w:marTop w:val="0"/>
          <w:marBottom w:val="0"/>
          <w:divBdr>
            <w:top w:val="none" w:sz="0" w:space="0" w:color="auto"/>
            <w:left w:val="none" w:sz="0" w:space="0" w:color="auto"/>
            <w:bottom w:val="none" w:sz="0" w:space="0" w:color="auto"/>
            <w:right w:val="none" w:sz="0" w:space="0" w:color="auto"/>
          </w:divBdr>
        </w:div>
        <w:div w:id="330567797">
          <w:marLeft w:val="640"/>
          <w:marRight w:val="0"/>
          <w:marTop w:val="0"/>
          <w:marBottom w:val="0"/>
          <w:divBdr>
            <w:top w:val="none" w:sz="0" w:space="0" w:color="auto"/>
            <w:left w:val="none" w:sz="0" w:space="0" w:color="auto"/>
            <w:bottom w:val="none" w:sz="0" w:space="0" w:color="auto"/>
            <w:right w:val="none" w:sz="0" w:space="0" w:color="auto"/>
          </w:divBdr>
        </w:div>
        <w:div w:id="332146294">
          <w:marLeft w:val="640"/>
          <w:marRight w:val="0"/>
          <w:marTop w:val="0"/>
          <w:marBottom w:val="0"/>
          <w:divBdr>
            <w:top w:val="none" w:sz="0" w:space="0" w:color="auto"/>
            <w:left w:val="none" w:sz="0" w:space="0" w:color="auto"/>
            <w:bottom w:val="none" w:sz="0" w:space="0" w:color="auto"/>
            <w:right w:val="none" w:sz="0" w:space="0" w:color="auto"/>
          </w:divBdr>
        </w:div>
        <w:div w:id="332295032">
          <w:marLeft w:val="640"/>
          <w:marRight w:val="0"/>
          <w:marTop w:val="0"/>
          <w:marBottom w:val="0"/>
          <w:divBdr>
            <w:top w:val="none" w:sz="0" w:space="0" w:color="auto"/>
            <w:left w:val="none" w:sz="0" w:space="0" w:color="auto"/>
            <w:bottom w:val="none" w:sz="0" w:space="0" w:color="auto"/>
            <w:right w:val="none" w:sz="0" w:space="0" w:color="auto"/>
          </w:divBdr>
        </w:div>
        <w:div w:id="366490051">
          <w:marLeft w:val="640"/>
          <w:marRight w:val="0"/>
          <w:marTop w:val="0"/>
          <w:marBottom w:val="0"/>
          <w:divBdr>
            <w:top w:val="none" w:sz="0" w:space="0" w:color="auto"/>
            <w:left w:val="none" w:sz="0" w:space="0" w:color="auto"/>
            <w:bottom w:val="none" w:sz="0" w:space="0" w:color="auto"/>
            <w:right w:val="none" w:sz="0" w:space="0" w:color="auto"/>
          </w:divBdr>
        </w:div>
        <w:div w:id="382364005">
          <w:marLeft w:val="640"/>
          <w:marRight w:val="0"/>
          <w:marTop w:val="0"/>
          <w:marBottom w:val="0"/>
          <w:divBdr>
            <w:top w:val="none" w:sz="0" w:space="0" w:color="auto"/>
            <w:left w:val="none" w:sz="0" w:space="0" w:color="auto"/>
            <w:bottom w:val="none" w:sz="0" w:space="0" w:color="auto"/>
            <w:right w:val="none" w:sz="0" w:space="0" w:color="auto"/>
          </w:divBdr>
        </w:div>
        <w:div w:id="453064782">
          <w:marLeft w:val="640"/>
          <w:marRight w:val="0"/>
          <w:marTop w:val="0"/>
          <w:marBottom w:val="0"/>
          <w:divBdr>
            <w:top w:val="none" w:sz="0" w:space="0" w:color="auto"/>
            <w:left w:val="none" w:sz="0" w:space="0" w:color="auto"/>
            <w:bottom w:val="none" w:sz="0" w:space="0" w:color="auto"/>
            <w:right w:val="none" w:sz="0" w:space="0" w:color="auto"/>
          </w:divBdr>
        </w:div>
        <w:div w:id="462114681">
          <w:marLeft w:val="640"/>
          <w:marRight w:val="0"/>
          <w:marTop w:val="0"/>
          <w:marBottom w:val="0"/>
          <w:divBdr>
            <w:top w:val="none" w:sz="0" w:space="0" w:color="auto"/>
            <w:left w:val="none" w:sz="0" w:space="0" w:color="auto"/>
            <w:bottom w:val="none" w:sz="0" w:space="0" w:color="auto"/>
            <w:right w:val="none" w:sz="0" w:space="0" w:color="auto"/>
          </w:divBdr>
        </w:div>
        <w:div w:id="489567830">
          <w:marLeft w:val="640"/>
          <w:marRight w:val="0"/>
          <w:marTop w:val="0"/>
          <w:marBottom w:val="0"/>
          <w:divBdr>
            <w:top w:val="none" w:sz="0" w:space="0" w:color="auto"/>
            <w:left w:val="none" w:sz="0" w:space="0" w:color="auto"/>
            <w:bottom w:val="none" w:sz="0" w:space="0" w:color="auto"/>
            <w:right w:val="none" w:sz="0" w:space="0" w:color="auto"/>
          </w:divBdr>
        </w:div>
        <w:div w:id="516424669">
          <w:marLeft w:val="640"/>
          <w:marRight w:val="0"/>
          <w:marTop w:val="0"/>
          <w:marBottom w:val="0"/>
          <w:divBdr>
            <w:top w:val="none" w:sz="0" w:space="0" w:color="auto"/>
            <w:left w:val="none" w:sz="0" w:space="0" w:color="auto"/>
            <w:bottom w:val="none" w:sz="0" w:space="0" w:color="auto"/>
            <w:right w:val="none" w:sz="0" w:space="0" w:color="auto"/>
          </w:divBdr>
        </w:div>
        <w:div w:id="530604908">
          <w:marLeft w:val="640"/>
          <w:marRight w:val="0"/>
          <w:marTop w:val="0"/>
          <w:marBottom w:val="0"/>
          <w:divBdr>
            <w:top w:val="none" w:sz="0" w:space="0" w:color="auto"/>
            <w:left w:val="none" w:sz="0" w:space="0" w:color="auto"/>
            <w:bottom w:val="none" w:sz="0" w:space="0" w:color="auto"/>
            <w:right w:val="none" w:sz="0" w:space="0" w:color="auto"/>
          </w:divBdr>
        </w:div>
        <w:div w:id="546185156">
          <w:marLeft w:val="640"/>
          <w:marRight w:val="0"/>
          <w:marTop w:val="0"/>
          <w:marBottom w:val="0"/>
          <w:divBdr>
            <w:top w:val="none" w:sz="0" w:space="0" w:color="auto"/>
            <w:left w:val="none" w:sz="0" w:space="0" w:color="auto"/>
            <w:bottom w:val="none" w:sz="0" w:space="0" w:color="auto"/>
            <w:right w:val="none" w:sz="0" w:space="0" w:color="auto"/>
          </w:divBdr>
        </w:div>
        <w:div w:id="553203205">
          <w:marLeft w:val="640"/>
          <w:marRight w:val="0"/>
          <w:marTop w:val="0"/>
          <w:marBottom w:val="0"/>
          <w:divBdr>
            <w:top w:val="none" w:sz="0" w:space="0" w:color="auto"/>
            <w:left w:val="none" w:sz="0" w:space="0" w:color="auto"/>
            <w:bottom w:val="none" w:sz="0" w:space="0" w:color="auto"/>
            <w:right w:val="none" w:sz="0" w:space="0" w:color="auto"/>
          </w:divBdr>
        </w:div>
        <w:div w:id="580456344">
          <w:marLeft w:val="640"/>
          <w:marRight w:val="0"/>
          <w:marTop w:val="0"/>
          <w:marBottom w:val="0"/>
          <w:divBdr>
            <w:top w:val="none" w:sz="0" w:space="0" w:color="auto"/>
            <w:left w:val="none" w:sz="0" w:space="0" w:color="auto"/>
            <w:bottom w:val="none" w:sz="0" w:space="0" w:color="auto"/>
            <w:right w:val="none" w:sz="0" w:space="0" w:color="auto"/>
          </w:divBdr>
        </w:div>
        <w:div w:id="620301991">
          <w:marLeft w:val="640"/>
          <w:marRight w:val="0"/>
          <w:marTop w:val="0"/>
          <w:marBottom w:val="0"/>
          <w:divBdr>
            <w:top w:val="none" w:sz="0" w:space="0" w:color="auto"/>
            <w:left w:val="none" w:sz="0" w:space="0" w:color="auto"/>
            <w:bottom w:val="none" w:sz="0" w:space="0" w:color="auto"/>
            <w:right w:val="none" w:sz="0" w:space="0" w:color="auto"/>
          </w:divBdr>
        </w:div>
        <w:div w:id="697319824">
          <w:marLeft w:val="640"/>
          <w:marRight w:val="0"/>
          <w:marTop w:val="0"/>
          <w:marBottom w:val="0"/>
          <w:divBdr>
            <w:top w:val="none" w:sz="0" w:space="0" w:color="auto"/>
            <w:left w:val="none" w:sz="0" w:space="0" w:color="auto"/>
            <w:bottom w:val="none" w:sz="0" w:space="0" w:color="auto"/>
            <w:right w:val="none" w:sz="0" w:space="0" w:color="auto"/>
          </w:divBdr>
        </w:div>
        <w:div w:id="698513621">
          <w:marLeft w:val="640"/>
          <w:marRight w:val="0"/>
          <w:marTop w:val="0"/>
          <w:marBottom w:val="0"/>
          <w:divBdr>
            <w:top w:val="none" w:sz="0" w:space="0" w:color="auto"/>
            <w:left w:val="none" w:sz="0" w:space="0" w:color="auto"/>
            <w:bottom w:val="none" w:sz="0" w:space="0" w:color="auto"/>
            <w:right w:val="none" w:sz="0" w:space="0" w:color="auto"/>
          </w:divBdr>
        </w:div>
        <w:div w:id="716703802">
          <w:marLeft w:val="640"/>
          <w:marRight w:val="0"/>
          <w:marTop w:val="0"/>
          <w:marBottom w:val="0"/>
          <w:divBdr>
            <w:top w:val="none" w:sz="0" w:space="0" w:color="auto"/>
            <w:left w:val="none" w:sz="0" w:space="0" w:color="auto"/>
            <w:bottom w:val="none" w:sz="0" w:space="0" w:color="auto"/>
            <w:right w:val="none" w:sz="0" w:space="0" w:color="auto"/>
          </w:divBdr>
        </w:div>
        <w:div w:id="718674282">
          <w:marLeft w:val="640"/>
          <w:marRight w:val="0"/>
          <w:marTop w:val="0"/>
          <w:marBottom w:val="0"/>
          <w:divBdr>
            <w:top w:val="none" w:sz="0" w:space="0" w:color="auto"/>
            <w:left w:val="none" w:sz="0" w:space="0" w:color="auto"/>
            <w:bottom w:val="none" w:sz="0" w:space="0" w:color="auto"/>
            <w:right w:val="none" w:sz="0" w:space="0" w:color="auto"/>
          </w:divBdr>
        </w:div>
        <w:div w:id="732236182">
          <w:marLeft w:val="640"/>
          <w:marRight w:val="0"/>
          <w:marTop w:val="0"/>
          <w:marBottom w:val="0"/>
          <w:divBdr>
            <w:top w:val="none" w:sz="0" w:space="0" w:color="auto"/>
            <w:left w:val="none" w:sz="0" w:space="0" w:color="auto"/>
            <w:bottom w:val="none" w:sz="0" w:space="0" w:color="auto"/>
            <w:right w:val="none" w:sz="0" w:space="0" w:color="auto"/>
          </w:divBdr>
        </w:div>
        <w:div w:id="740180088">
          <w:marLeft w:val="640"/>
          <w:marRight w:val="0"/>
          <w:marTop w:val="0"/>
          <w:marBottom w:val="0"/>
          <w:divBdr>
            <w:top w:val="none" w:sz="0" w:space="0" w:color="auto"/>
            <w:left w:val="none" w:sz="0" w:space="0" w:color="auto"/>
            <w:bottom w:val="none" w:sz="0" w:space="0" w:color="auto"/>
            <w:right w:val="none" w:sz="0" w:space="0" w:color="auto"/>
          </w:divBdr>
        </w:div>
        <w:div w:id="784815118">
          <w:marLeft w:val="640"/>
          <w:marRight w:val="0"/>
          <w:marTop w:val="0"/>
          <w:marBottom w:val="0"/>
          <w:divBdr>
            <w:top w:val="none" w:sz="0" w:space="0" w:color="auto"/>
            <w:left w:val="none" w:sz="0" w:space="0" w:color="auto"/>
            <w:bottom w:val="none" w:sz="0" w:space="0" w:color="auto"/>
            <w:right w:val="none" w:sz="0" w:space="0" w:color="auto"/>
          </w:divBdr>
        </w:div>
        <w:div w:id="797265473">
          <w:marLeft w:val="640"/>
          <w:marRight w:val="0"/>
          <w:marTop w:val="0"/>
          <w:marBottom w:val="0"/>
          <w:divBdr>
            <w:top w:val="none" w:sz="0" w:space="0" w:color="auto"/>
            <w:left w:val="none" w:sz="0" w:space="0" w:color="auto"/>
            <w:bottom w:val="none" w:sz="0" w:space="0" w:color="auto"/>
            <w:right w:val="none" w:sz="0" w:space="0" w:color="auto"/>
          </w:divBdr>
        </w:div>
        <w:div w:id="818234039">
          <w:marLeft w:val="640"/>
          <w:marRight w:val="0"/>
          <w:marTop w:val="0"/>
          <w:marBottom w:val="0"/>
          <w:divBdr>
            <w:top w:val="none" w:sz="0" w:space="0" w:color="auto"/>
            <w:left w:val="none" w:sz="0" w:space="0" w:color="auto"/>
            <w:bottom w:val="none" w:sz="0" w:space="0" w:color="auto"/>
            <w:right w:val="none" w:sz="0" w:space="0" w:color="auto"/>
          </w:divBdr>
        </w:div>
        <w:div w:id="825316633">
          <w:marLeft w:val="640"/>
          <w:marRight w:val="0"/>
          <w:marTop w:val="0"/>
          <w:marBottom w:val="0"/>
          <w:divBdr>
            <w:top w:val="none" w:sz="0" w:space="0" w:color="auto"/>
            <w:left w:val="none" w:sz="0" w:space="0" w:color="auto"/>
            <w:bottom w:val="none" w:sz="0" w:space="0" w:color="auto"/>
            <w:right w:val="none" w:sz="0" w:space="0" w:color="auto"/>
          </w:divBdr>
        </w:div>
        <w:div w:id="851796864">
          <w:marLeft w:val="640"/>
          <w:marRight w:val="0"/>
          <w:marTop w:val="0"/>
          <w:marBottom w:val="0"/>
          <w:divBdr>
            <w:top w:val="none" w:sz="0" w:space="0" w:color="auto"/>
            <w:left w:val="none" w:sz="0" w:space="0" w:color="auto"/>
            <w:bottom w:val="none" w:sz="0" w:space="0" w:color="auto"/>
            <w:right w:val="none" w:sz="0" w:space="0" w:color="auto"/>
          </w:divBdr>
        </w:div>
        <w:div w:id="857815814">
          <w:marLeft w:val="640"/>
          <w:marRight w:val="0"/>
          <w:marTop w:val="0"/>
          <w:marBottom w:val="0"/>
          <w:divBdr>
            <w:top w:val="none" w:sz="0" w:space="0" w:color="auto"/>
            <w:left w:val="none" w:sz="0" w:space="0" w:color="auto"/>
            <w:bottom w:val="none" w:sz="0" w:space="0" w:color="auto"/>
            <w:right w:val="none" w:sz="0" w:space="0" w:color="auto"/>
          </w:divBdr>
        </w:div>
        <w:div w:id="863176660">
          <w:marLeft w:val="640"/>
          <w:marRight w:val="0"/>
          <w:marTop w:val="0"/>
          <w:marBottom w:val="0"/>
          <w:divBdr>
            <w:top w:val="none" w:sz="0" w:space="0" w:color="auto"/>
            <w:left w:val="none" w:sz="0" w:space="0" w:color="auto"/>
            <w:bottom w:val="none" w:sz="0" w:space="0" w:color="auto"/>
            <w:right w:val="none" w:sz="0" w:space="0" w:color="auto"/>
          </w:divBdr>
        </w:div>
        <w:div w:id="873426421">
          <w:marLeft w:val="640"/>
          <w:marRight w:val="0"/>
          <w:marTop w:val="0"/>
          <w:marBottom w:val="0"/>
          <w:divBdr>
            <w:top w:val="none" w:sz="0" w:space="0" w:color="auto"/>
            <w:left w:val="none" w:sz="0" w:space="0" w:color="auto"/>
            <w:bottom w:val="none" w:sz="0" w:space="0" w:color="auto"/>
            <w:right w:val="none" w:sz="0" w:space="0" w:color="auto"/>
          </w:divBdr>
        </w:div>
        <w:div w:id="914440714">
          <w:marLeft w:val="640"/>
          <w:marRight w:val="0"/>
          <w:marTop w:val="0"/>
          <w:marBottom w:val="0"/>
          <w:divBdr>
            <w:top w:val="none" w:sz="0" w:space="0" w:color="auto"/>
            <w:left w:val="none" w:sz="0" w:space="0" w:color="auto"/>
            <w:bottom w:val="none" w:sz="0" w:space="0" w:color="auto"/>
            <w:right w:val="none" w:sz="0" w:space="0" w:color="auto"/>
          </w:divBdr>
        </w:div>
        <w:div w:id="922227373">
          <w:marLeft w:val="640"/>
          <w:marRight w:val="0"/>
          <w:marTop w:val="0"/>
          <w:marBottom w:val="0"/>
          <w:divBdr>
            <w:top w:val="none" w:sz="0" w:space="0" w:color="auto"/>
            <w:left w:val="none" w:sz="0" w:space="0" w:color="auto"/>
            <w:bottom w:val="none" w:sz="0" w:space="0" w:color="auto"/>
            <w:right w:val="none" w:sz="0" w:space="0" w:color="auto"/>
          </w:divBdr>
        </w:div>
        <w:div w:id="940340151">
          <w:marLeft w:val="640"/>
          <w:marRight w:val="0"/>
          <w:marTop w:val="0"/>
          <w:marBottom w:val="0"/>
          <w:divBdr>
            <w:top w:val="none" w:sz="0" w:space="0" w:color="auto"/>
            <w:left w:val="none" w:sz="0" w:space="0" w:color="auto"/>
            <w:bottom w:val="none" w:sz="0" w:space="0" w:color="auto"/>
            <w:right w:val="none" w:sz="0" w:space="0" w:color="auto"/>
          </w:divBdr>
        </w:div>
        <w:div w:id="964967063">
          <w:marLeft w:val="640"/>
          <w:marRight w:val="0"/>
          <w:marTop w:val="0"/>
          <w:marBottom w:val="0"/>
          <w:divBdr>
            <w:top w:val="none" w:sz="0" w:space="0" w:color="auto"/>
            <w:left w:val="none" w:sz="0" w:space="0" w:color="auto"/>
            <w:bottom w:val="none" w:sz="0" w:space="0" w:color="auto"/>
            <w:right w:val="none" w:sz="0" w:space="0" w:color="auto"/>
          </w:divBdr>
        </w:div>
        <w:div w:id="965743276">
          <w:marLeft w:val="640"/>
          <w:marRight w:val="0"/>
          <w:marTop w:val="0"/>
          <w:marBottom w:val="0"/>
          <w:divBdr>
            <w:top w:val="none" w:sz="0" w:space="0" w:color="auto"/>
            <w:left w:val="none" w:sz="0" w:space="0" w:color="auto"/>
            <w:bottom w:val="none" w:sz="0" w:space="0" w:color="auto"/>
            <w:right w:val="none" w:sz="0" w:space="0" w:color="auto"/>
          </w:divBdr>
        </w:div>
        <w:div w:id="985819258">
          <w:marLeft w:val="640"/>
          <w:marRight w:val="0"/>
          <w:marTop w:val="0"/>
          <w:marBottom w:val="0"/>
          <w:divBdr>
            <w:top w:val="none" w:sz="0" w:space="0" w:color="auto"/>
            <w:left w:val="none" w:sz="0" w:space="0" w:color="auto"/>
            <w:bottom w:val="none" w:sz="0" w:space="0" w:color="auto"/>
            <w:right w:val="none" w:sz="0" w:space="0" w:color="auto"/>
          </w:divBdr>
        </w:div>
        <w:div w:id="992292781">
          <w:marLeft w:val="640"/>
          <w:marRight w:val="0"/>
          <w:marTop w:val="0"/>
          <w:marBottom w:val="0"/>
          <w:divBdr>
            <w:top w:val="none" w:sz="0" w:space="0" w:color="auto"/>
            <w:left w:val="none" w:sz="0" w:space="0" w:color="auto"/>
            <w:bottom w:val="none" w:sz="0" w:space="0" w:color="auto"/>
            <w:right w:val="none" w:sz="0" w:space="0" w:color="auto"/>
          </w:divBdr>
        </w:div>
        <w:div w:id="1039746208">
          <w:marLeft w:val="640"/>
          <w:marRight w:val="0"/>
          <w:marTop w:val="0"/>
          <w:marBottom w:val="0"/>
          <w:divBdr>
            <w:top w:val="none" w:sz="0" w:space="0" w:color="auto"/>
            <w:left w:val="none" w:sz="0" w:space="0" w:color="auto"/>
            <w:bottom w:val="none" w:sz="0" w:space="0" w:color="auto"/>
            <w:right w:val="none" w:sz="0" w:space="0" w:color="auto"/>
          </w:divBdr>
        </w:div>
        <w:div w:id="1048066402">
          <w:marLeft w:val="640"/>
          <w:marRight w:val="0"/>
          <w:marTop w:val="0"/>
          <w:marBottom w:val="0"/>
          <w:divBdr>
            <w:top w:val="none" w:sz="0" w:space="0" w:color="auto"/>
            <w:left w:val="none" w:sz="0" w:space="0" w:color="auto"/>
            <w:bottom w:val="none" w:sz="0" w:space="0" w:color="auto"/>
            <w:right w:val="none" w:sz="0" w:space="0" w:color="auto"/>
          </w:divBdr>
        </w:div>
        <w:div w:id="1074009153">
          <w:marLeft w:val="640"/>
          <w:marRight w:val="0"/>
          <w:marTop w:val="0"/>
          <w:marBottom w:val="0"/>
          <w:divBdr>
            <w:top w:val="none" w:sz="0" w:space="0" w:color="auto"/>
            <w:left w:val="none" w:sz="0" w:space="0" w:color="auto"/>
            <w:bottom w:val="none" w:sz="0" w:space="0" w:color="auto"/>
            <w:right w:val="none" w:sz="0" w:space="0" w:color="auto"/>
          </w:divBdr>
        </w:div>
        <w:div w:id="1075475879">
          <w:marLeft w:val="640"/>
          <w:marRight w:val="0"/>
          <w:marTop w:val="0"/>
          <w:marBottom w:val="0"/>
          <w:divBdr>
            <w:top w:val="none" w:sz="0" w:space="0" w:color="auto"/>
            <w:left w:val="none" w:sz="0" w:space="0" w:color="auto"/>
            <w:bottom w:val="none" w:sz="0" w:space="0" w:color="auto"/>
            <w:right w:val="none" w:sz="0" w:space="0" w:color="auto"/>
          </w:divBdr>
        </w:div>
        <w:div w:id="1076246356">
          <w:marLeft w:val="640"/>
          <w:marRight w:val="0"/>
          <w:marTop w:val="0"/>
          <w:marBottom w:val="0"/>
          <w:divBdr>
            <w:top w:val="none" w:sz="0" w:space="0" w:color="auto"/>
            <w:left w:val="none" w:sz="0" w:space="0" w:color="auto"/>
            <w:bottom w:val="none" w:sz="0" w:space="0" w:color="auto"/>
            <w:right w:val="none" w:sz="0" w:space="0" w:color="auto"/>
          </w:divBdr>
        </w:div>
        <w:div w:id="1092821177">
          <w:marLeft w:val="640"/>
          <w:marRight w:val="0"/>
          <w:marTop w:val="0"/>
          <w:marBottom w:val="0"/>
          <w:divBdr>
            <w:top w:val="none" w:sz="0" w:space="0" w:color="auto"/>
            <w:left w:val="none" w:sz="0" w:space="0" w:color="auto"/>
            <w:bottom w:val="none" w:sz="0" w:space="0" w:color="auto"/>
            <w:right w:val="none" w:sz="0" w:space="0" w:color="auto"/>
          </w:divBdr>
        </w:div>
        <w:div w:id="1093546603">
          <w:marLeft w:val="640"/>
          <w:marRight w:val="0"/>
          <w:marTop w:val="0"/>
          <w:marBottom w:val="0"/>
          <w:divBdr>
            <w:top w:val="none" w:sz="0" w:space="0" w:color="auto"/>
            <w:left w:val="none" w:sz="0" w:space="0" w:color="auto"/>
            <w:bottom w:val="none" w:sz="0" w:space="0" w:color="auto"/>
            <w:right w:val="none" w:sz="0" w:space="0" w:color="auto"/>
          </w:divBdr>
        </w:div>
        <w:div w:id="1096051026">
          <w:marLeft w:val="640"/>
          <w:marRight w:val="0"/>
          <w:marTop w:val="0"/>
          <w:marBottom w:val="0"/>
          <w:divBdr>
            <w:top w:val="none" w:sz="0" w:space="0" w:color="auto"/>
            <w:left w:val="none" w:sz="0" w:space="0" w:color="auto"/>
            <w:bottom w:val="none" w:sz="0" w:space="0" w:color="auto"/>
            <w:right w:val="none" w:sz="0" w:space="0" w:color="auto"/>
          </w:divBdr>
        </w:div>
        <w:div w:id="1131048617">
          <w:marLeft w:val="640"/>
          <w:marRight w:val="0"/>
          <w:marTop w:val="0"/>
          <w:marBottom w:val="0"/>
          <w:divBdr>
            <w:top w:val="none" w:sz="0" w:space="0" w:color="auto"/>
            <w:left w:val="none" w:sz="0" w:space="0" w:color="auto"/>
            <w:bottom w:val="none" w:sz="0" w:space="0" w:color="auto"/>
            <w:right w:val="none" w:sz="0" w:space="0" w:color="auto"/>
          </w:divBdr>
        </w:div>
        <w:div w:id="1174226008">
          <w:marLeft w:val="640"/>
          <w:marRight w:val="0"/>
          <w:marTop w:val="0"/>
          <w:marBottom w:val="0"/>
          <w:divBdr>
            <w:top w:val="none" w:sz="0" w:space="0" w:color="auto"/>
            <w:left w:val="none" w:sz="0" w:space="0" w:color="auto"/>
            <w:bottom w:val="none" w:sz="0" w:space="0" w:color="auto"/>
            <w:right w:val="none" w:sz="0" w:space="0" w:color="auto"/>
          </w:divBdr>
        </w:div>
        <w:div w:id="1206021231">
          <w:marLeft w:val="640"/>
          <w:marRight w:val="0"/>
          <w:marTop w:val="0"/>
          <w:marBottom w:val="0"/>
          <w:divBdr>
            <w:top w:val="none" w:sz="0" w:space="0" w:color="auto"/>
            <w:left w:val="none" w:sz="0" w:space="0" w:color="auto"/>
            <w:bottom w:val="none" w:sz="0" w:space="0" w:color="auto"/>
            <w:right w:val="none" w:sz="0" w:space="0" w:color="auto"/>
          </w:divBdr>
        </w:div>
        <w:div w:id="1234970840">
          <w:marLeft w:val="640"/>
          <w:marRight w:val="0"/>
          <w:marTop w:val="0"/>
          <w:marBottom w:val="0"/>
          <w:divBdr>
            <w:top w:val="none" w:sz="0" w:space="0" w:color="auto"/>
            <w:left w:val="none" w:sz="0" w:space="0" w:color="auto"/>
            <w:bottom w:val="none" w:sz="0" w:space="0" w:color="auto"/>
            <w:right w:val="none" w:sz="0" w:space="0" w:color="auto"/>
          </w:divBdr>
        </w:div>
        <w:div w:id="1256019128">
          <w:marLeft w:val="640"/>
          <w:marRight w:val="0"/>
          <w:marTop w:val="0"/>
          <w:marBottom w:val="0"/>
          <w:divBdr>
            <w:top w:val="none" w:sz="0" w:space="0" w:color="auto"/>
            <w:left w:val="none" w:sz="0" w:space="0" w:color="auto"/>
            <w:bottom w:val="none" w:sz="0" w:space="0" w:color="auto"/>
            <w:right w:val="none" w:sz="0" w:space="0" w:color="auto"/>
          </w:divBdr>
        </w:div>
        <w:div w:id="1264804576">
          <w:marLeft w:val="640"/>
          <w:marRight w:val="0"/>
          <w:marTop w:val="0"/>
          <w:marBottom w:val="0"/>
          <w:divBdr>
            <w:top w:val="none" w:sz="0" w:space="0" w:color="auto"/>
            <w:left w:val="none" w:sz="0" w:space="0" w:color="auto"/>
            <w:bottom w:val="none" w:sz="0" w:space="0" w:color="auto"/>
            <w:right w:val="none" w:sz="0" w:space="0" w:color="auto"/>
          </w:divBdr>
        </w:div>
        <w:div w:id="1271279304">
          <w:marLeft w:val="640"/>
          <w:marRight w:val="0"/>
          <w:marTop w:val="0"/>
          <w:marBottom w:val="0"/>
          <w:divBdr>
            <w:top w:val="none" w:sz="0" w:space="0" w:color="auto"/>
            <w:left w:val="none" w:sz="0" w:space="0" w:color="auto"/>
            <w:bottom w:val="none" w:sz="0" w:space="0" w:color="auto"/>
            <w:right w:val="none" w:sz="0" w:space="0" w:color="auto"/>
          </w:divBdr>
        </w:div>
        <w:div w:id="1272084978">
          <w:marLeft w:val="640"/>
          <w:marRight w:val="0"/>
          <w:marTop w:val="0"/>
          <w:marBottom w:val="0"/>
          <w:divBdr>
            <w:top w:val="none" w:sz="0" w:space="0" w:color="auto"/>
            <w:left w:val="none" w:sz="0" w:space="0" w:color="auto"/>
            <w:bottom w:val="none" w:sz="0" w:space="0" w:color="auto"/>
            <w:right w:val="none" w:sz="0" w:space="0" w:color="auto"/>
          </w:divBdr>
        </w:div>
        <w:div w:id="1278829838">
          <w:marLeft w:val="640"/>
          <w:marRight w:val="0"/>
          <w:marTop w:val="0"/>
          <w:marBottom w:val="0"/>
          <w:divBdr>
            <w:top w:val="none" w:sz="0" w:space="0" w:color="auto"/>
            <w:left w:val="none" w:sz="0" w:space="0" w:color="auto"/>
            <w:bottom w:val="none" w:sz="0" w:space="0" w:color="auto"/>
            <w:right w:val="none" w:sz="0" w:space="0" w:color="auto"/>
          </w:divBdr>
        </w:div>
        <w:div w:id="1317302941">
          <w:marLeft w:val="640"/>
          <w:marRight w:val="0"/>
          <w:marTop w:val="0"/>
          <w:marBottom w:val="0"/>
          <w:divBdr>
            <w:top w:val="none" w:sz="0" w:space="0" w:color="auto"/>
            <w:left w:val="none" w:sz="0" w:space="0" w:color="auto"/>
            <w:bottom w:val="none" w:sz="0" w:space="0" w:color="auto"/>
            <w:right w:val="none" w:sz="0" w:space="0" w:color="auto"/>
          </w:divBdr>
        </w:div>
        <w:div w:id="1333021431">
          <w:marLeft w:val="640"/>
          <w:marRight w:val="0"/>
          <w:marTop w:val="0"/>
          <w:marBottom w:val="0"/>
          <w:divBdr>
            <w:top w:val="none" w:sz="0" w:space="0" w:color="auto"/>
            <w:left w:val="none" w:sz="0" w:space="0" w:color="auto"/>
            <w:bottom w:val="none" w:sz="0" w:space="0" w:color="auto"/>
            <w:right w:val="none" w:sz="0" w:space="0" w:color="auto"/>
          </w:divBdr>
        </w:div>
        <w:div w:id="1353143585">
          <w:marLeft w:val="640"/>
          <w:marRight w:val="0"/>
          <w:marTop w:val="0"/>
          <w:marBottom w:val="0"/>
          <w:divBdr>
            <w:top w:val="none" w:sz="0" w:space="0" w:color="auto"/>
            <w:left w:val="none" w:sz="0" w:space="0" w:color="auto"/>
            <w:bottom w:val="none" w:sz="0" w:space="0" w:color="auto"/>
            <w:right w:val="none" w:sz="0" w:space="0" w:color="auto"/>
          </w:divBdr>
        </w:div>
        <w:div w:id="1379277498">
          <w:marLeft w:val="640"/>
          <w:marRight w:val="0"/>
          <w:marTop w:val="0"/>
          <w:marBottom w:val="0"/>
          <w:divBdr>
            <w:top w:val="none" w:sz="0" w:space="0" w:color="auto"/>
            <w:left w:val="none" w:sz="0" w:space="0" w:color="auto"/>
            <w:bottom w:val="none" w:sz="0" w:space="0" w:color="auto"/>
            <w:right w:val="none" w:sz="0" w:space="0" w:color="auto"/>
          </w:divBdr>
        </w:div>
        <w:div w:id="1440300619">
          <w:marLeft w:val="640"/>
          <w:marRight w:val="0"/>
          <w:marTop w:val="0"/>
          <w:marBottom w:val="0"/>
          <w:divBdr>
            <w:top w:val="none" w:sz="0" w:space="0" w:color="auto"/>
            <w:left w:val="none" w:sz="0" w:space="0" w:color="auto"/>
            <w:bottom w:val="none" w:sz="0" w:space="0" w:color="auto"/>
            <w:right w:val="none" w:sz="0" w:space="0" w:color="auto"/>
          </w:divBdr>
        </w:div>
        <w:div w:id="1442610375">
          <w:marLeft w:val="640"/>
          <w:marRight w:val="0"/>
          <w:marTop w:val="0"/>
          <w:marBottom w:val="0"/>
          <w:divBdr>
            <w:top w:val="none" w:sz="0" w:space="0" w:color="auto"/>
            <w:left w:val="none" w:sz="0" w:space="0" w:color="auto"/>
            <w:bottom w:val="none" w:sz="0" w:space="0" w:color="auto"/>
            <w:right w:val="none" w:sz="0" w:space="0" w:color="auto"/>
          </w:divBdr>
        </w:div>
        <w:div w:id="1467820171">
          <w:marLeft w:val="640"/>
          <w:marRight w:val="0"/>
          <w:marTop w:val="0"/>
          <w:marBottom w:val="0"/>
          <w:divBdr>
            <w:top w:val="none" w:sz="0" w:space="0" w:color="auto"/>
            <w:left w:val="none" w:sz="0" w:space="0" w:color="auto"/>
            <w:bottom w:val="none" w:sz="0" w:space="0" w:color="auto"/>
            <w:right w:val="none" w:sz="0" w:space="0" w:color="auto"/>
          </w:divBdr>
        </w:div>
        <w:div w:id="1489900584">
          <w:marLeft w:val="640"/>
          <w:marRight w:val="0"/>
          <w:marTop w:val="0"/>
          <w:marBottom w:val="0"/>
          <w:divBdr>
            <w:top w:val="none" w:sz="0" w:space="0" w:color="auto"/>
            <w:left w:val="none" w:sz="0" w:space="0" w:color="auto"/>
            <w:bottom w:val="none" w:sz="0" w:space="0" w:color="auto"/>
            <w:right w:val="none" w:sz="0" w:space="0" w:color="auto"/>
          </w:divBdr>
        </w:div>
        <w:div w:id="1493444406">
          <w:marLeft w:val="640"/>
          <w:marRight w:val="0"/>
          <w:marTop w:val="0"/>
          <w:marBottom w:val="0"/>
          <w:divBdr>
            <w:top w:val="none" w:sz="0" w:space="0" w:color="auto"/>
            <w:left w:val="none" w:sz="0" w:space="0" w:color="auto"/>
            <w:bottom w:val="none" w:sz="0" w:space="0" w:color="auto"/>
            <w:right w:val="none" w:sz="0" w:space="0" w:color="auto"/>
          </w:divBdr>
        </w:div>
        <w:div w:id="1496531601">
          <w:marLeft w:val="640"/>
          <w:marRight w:val="0"/>
          <w:marTop w:val="0"/>
          <w:marBottom w:val="0"/>
          <w:divBdr>
            <w:top w:val="none" w:sz="0" w:space="0" w:color="auto"/>
            <w:left w:val="none" w:sz="0" w:space="0" w:color="auto"/>
            <w:bottom w:val="none" w:sz="0" w:space="0" w:color="auto"/>
            <w:right w:val="none" w:sz="0" w:space="0" w:color="auto"/>
          </w:divBdr>
        </w:div>
        <w:div w:id="1497264792">
          <w:marLeft w:val="640"/>
          <w:marRight w:val="0"/>
          <w:marTop w:val="0"/>
          <w:marBottom w:val="0"/>
          <w:divBdr>
            <w:top w:val="none" w:sz="0" w:space="0" w:color="auto"/>
            <w:left w:val="none" w:sz="0" w:space="0" w:color="auto"/>
            <w:bottom w:val="none" w:sz="0" w:space="0" w:color="auto"/>
            <w:right w:val="none" w:sz="0" w:space="0" w:color="auto"/>
          </w:divBdr>
        </w:div>
        <w:div w:id="1513952932">
          <w:marLeft w:val="640"/>
          <w:marRight w:val="0"/>
          <w:marTop w:val="0"/>
          <w:marBottom w:val="0"/>
          <w:divBdr>
            <w:top w:val="none" w:sz="0" w:space="0" w:color="auto"/>
            <w:left w:val="none" w:sz="0" w:space="0" w:color="auto"/>
            <w:bottom w:val="none" w:sz="0" w:space="0" w:color="auto"/>
            <w:right w:val="none" w:sz="0" w:space="0" w:color="auto"/>
          </w:divBdr>
        </w:div>
        <w:div w:id="1530534061">
          <w:marLeft w:val="640"/>
          <w:marRight w:val="0"/>
          <w:marTop w:val="0"/>
          <w:marBottom w:val="0"/>
          <w:divBdr>
            <w:top w:val="none" w:sz="0" w:space="0" w:color="auto"/>
            <w:left w:val="none" w:sz="0" w:space="0" w:color="auto"/>
            <w:bottom w:val="none" w:sz="0" w:space="0" w:color="auto"/>
            <w:right w:val="none" w:sz="0" w:space="0" w:color="auto"/>
          </w:divBdr>
        </w:div>
        <w:div w:id="1540585044">
          <w:marLeft w:val="640"/>
          <w:marRight w:val="0"/>
          <w:marTop w:val="0"/>
          <w:marBottom w:val="0"/>
          <w:divBdr>
            <w:top w:val="none" w:sz="0" w:space="0" w:color="auto"/>
            <w:left w:val="none" w:sz="0" w:space="0" w:color="auto"/>
            <w:bottom w:val="none" w:sz="0" w:space="0" w:color="auto"/>
            <w:right w:val="none" w:sz="0" w:space="0" w:color="auto"/>
          </w:divBdr>
        </w:div>
        <w:div w:id="1550723010">
          <w:marLeft w:val="640"/>
          <w:marRight w:val="0"/>
          <w:marTop w:val="0"/>
          <w:marBottom w:val="0"/>
          <w:divBdr>
            <w:top w:val="none" w:sz="0" w:space="0" w:color="auto"/>
            <w:left w:val="none" w:sz="0" w:space="0" w:color="auto"/>
            <w:bottom w:val="none" w:sz="0" w:space="0" w:color="auto"/>
            <w:right w:val="none" w:sz="0" w:space="0" w:color="auto"/>
          </w:divBdr>
        </w:div>
        <w:div w:id="1575630391">
          <w:marLeft w:val="640"/>
          <w:marRight w:val="0"/>
          <w:marTop w:val="0"/>
          <w:marBottom w:val="0"/>
          <w:divBdr>
            <w:top w:val="none" w:sz="0" w:space="0" w:color="auto"/>
            <w:left w:val="none" w:sz="0" w:space="0" w:color="auto"/>
            <w:bottom w:val="none" w:sz="0" w:space="0" w:color="auto"/>
            <w:right w:val="none" w:sz="0" w:space="0" w:color="auto"/>
          </w:divBdr>
        </w:div>
        <w:div w:id="1581407895">
          <w:marLeft w:val="640"/>
          <w:marRight w:val="0"/>
          <w:marTop w:val="0"/>
          <w:marBottom w:val="0"/>
          <w:divBdr>
            <w:top w:val="none" w:sz="0" w:space="0" w:color="auto"/>
            <w:left w:val="none" w:sz="0" w:space="0" w:color="auto"/>
            <w:bottom w:val="none" w:sz="0" w:space="0" w:color="auto"/>
            <w:right w:val="none" w:sz="0" w:space="0" w:color="auto"/>
          </w:divBdr>
        </w:div>
        <w:div w:id="1599479509">
          <w:marLeft w:val="640"/>
          <w:marRight w:val="0"/>
          <w:marTop w:val="0"/>
          <w:marBottom w:val="0"/>
          <w:divBdr>
            <w:top w:val="none" w:sz="0" w:space="0" w:color="auto"/>
            <w:left w:val="none" w:sz="0" w:space="0" w:color="auto"/>
            <w:bottom w:val="none" w:sz="0" w:space="0" w:color="auto"/>
            <w:right w:val="none" w:sz="0" w:space="0" w:color="auto"/>
          </w:divBdr>
        </w:div>
        <w:div w:id="1601060374">
          <w:marLeft w:val="640"/>
          <w:marRight w:val="0"/>
          <w:marTop w:val="0"/>
          <w:marBottom w:val="0"/>
          <w:divBdr>
            <w:top w:val="none" w:sz="0" w:space="0" w:color="auto"/>
            <w:left w:val="none" w:sz="0" w:space="0" w:color="auto"/>
            <w:bottom w:val="none" w:sz="0" w:space="0" w:color="auto"/>
            <w:right w:val="none" w:sz="0" w:space="0" w:color="auto"/>
          </w:divBdr>
        </w:div>
        <w:div w:id="1603686376">
          <w:marLeft w:val="640"/>
          <w:marRight w:val="0"/>
          <w:marTop w:val="0"/>
          <w:marBottom w:val="0"/>
          <w:divBdr>
            <w:top w:val="none" w:sz="0" w:space="0" w:color="auto"/>
            <w:left w:val="none" w:sz="0" w:space="0" w:color="auto"/>
            <w:bottom w:val="none" w:sz="0" w:space="0" w:color="auto"/>
            <w:right w:val="none" w:sz="0" w:space="0" w:color="auto"/>
          </w:divBdr>
        </w:div>
        <w:div w:id="1616668869">
          <w:marLeft w:val="640"/>
          <w:marRight w:val="0"/>
          <w:marTop w:val="0"/>
          <w:marBottom w:val="0"/>
          <w:divBdr>
            <w:top w:val="none" w:sz="0" w:space="0" w:color="auto"/>
            <w:left w:val="none" w:sz="0" w:space="0" w:color="auto"/>
            <w:bottom w:val="none" w:sz="0" w:space="0" w:color="auto"/>
            <w:right w:val="none" w:sz="0" w:space="0" w:color="auto"/>
          </w:divBdr>
        </w:div>
        <w:div w:id="1619413108">
          <w:marLeft w:val="640"/>
          <w:marRight w:val="0"/>
          <w:marTop w:val="0"/>
          <w:marBottom w:val="0"/>
          <w:divBdr>
            <w:top w:val="none" w:sz="0" w:space="0" w:color="auto"/>
            <w:left w:val="none" w:sz="0" w:space="0" w:color="auto"/>
            <w:bottom w:val="none" w:sz="0" w:space="0" w:color="auto"/>
            <w:right w:val="none" w:sz="0" w:space="0" w:color="auto"/>
          </w:divBdr>
        </w:div>
        <w:div w:id="1630940692">
          <w:marLeft w:val="640"/>
          <w:marRight w:val="0"/>
          <w:marTop w:val="0"/>
          <w:marBottom w:val="0"/>
          <w:divBdr>
            <w:top w:val="none" w:sz="0" w:space="0" w:color="auto"/>
            <w:left w:val="none" w:sz="0" w:space="0" w:color="auto"/>
            <w:bottom w:val="none" w:sz="0" w:space="0" w:color="auto"/>
            <w:right w:val="none" w:sz="0" w:space="0" w:color="auto"/>
          </w:divBdr>
        </w:div>
        <w:div w:id="1651860512">
          <w:marLeft w:val="640"/>
          <w:marRight w:val="0"/>
          <w:marTop w:val="0"/>
          <w:marBottom w:val="0"/>
          <w:divBdr>
            <w:top w:val="none" w:sz="0" w:space="0" w:color="auto"/>
            <w:left w:val="none" w:sz="0" w:space="0" w:color="auto"/>
            <w:bottom w:val="none" w:sz="0" w:space="0" w:color="auto"/>
            <w:right w:val="none" w:sz="0" w:space="0" w:color="auto"/>
          </w:divBdr>
        </w:div>
        <w:div w:id="1663586723">
          <w:marLeft w:val="640"/>
          <w:marRight w:val="0"/>
          <w:marTop w:val="0"/>
          <w:marBottom w:val="0"/>
          <w:divBdr>
            <w:top w:val="none" w:sz="0" w:space="0" w:color="auto"/>
            <w:left w:val="none" w:sz="0" w:space="0" w:color="auto"/>
            <w:bottom w:val="none" w:sz="0" w:space="0" w:color="auto"/>
            <w:right w:val="none" w:sz="0" w:space="0" w:color="auto"/>
          </w:divBdr>
        </w:div>
        <w:div w:id="1689481903">
          <w:marLeft w:val="640"/>
          <w:marRight w:val="0"/>
          <w:marTop w:val="0"/>
          <w:marBottom w:val="0"/>
          <w:divBdr>
            <w:top w:val="none" w:sz="0" w:space="0" w:color="auto"/>
            <w:left w:val="none" w:sz="0" w:space="0" w:color="auto"/>
            <w:bottom w:val="none" w:sz="0" w:space="0" w:color="auto"/>
            <w:right w:val="none" w:sz="0" w:space="0" w:color="auto"/>
          </w:divBdr>
        </w:div>
        <w:div w:id="1719284899">
          <w:marLeft w:val="640"/>
          <w:marRight w:val="0"/>
          <w:marTop w:val="0"/>
          <w:marBottom w:val="0"/>
          <w:divBdr>
            <w:top w:val="none" w:sz="0" w:space="0" w:color="auto"/>
            <w:left w:val="none" w:sz="0" w:space="0" w:color="auto"/>
            <w:bottom w:val="none" w:sz="0" w:space="0" w:color="auto"/>
            <w:right w:val="none" w:sz="0" w:space="0" w:color="auto"/>
          </w:divBdr>
        </w:div>
        <w:div w:id="1736081216">
          <w:marLeft w:val="640"/>
          <w:marRight w:val="0"/>
          <w:marTop w:val="0"/>
          <w:marBottom w:val="0"/>
          <w:divBdr>
            <w:top w:val="none" w:sz="0" w:space="0" w:color="auto"/>
            <w:left w:val="none" w:sz="0" w:space="0" w:color="auto"/>
            <w:bottom w:val="none" w:sz="0" w:space="0" w:color="auto"/>
            <w:right w:val="none" w:sz="0" w:space="0" w:color="auto"/>
          </w:divBdr>
        </w:div>
        <w:div w:id="1772312064">
          <w:marLeft w:val="640"/>
          <w:marRight w:val="0"/>
          <w:marTop w:val="0"/>
          <w:marBottom w:val="0"/>
          <w:divBdr>
            <w:top w:val="none" w:sz="0" w:space="0" w:color="auto"/>
            <w:left w:val="none" w:sz="0" w:space="0" w:color="auto"/>
            <w:bottom w:val="none" w:sz="0" w:space="0" w:color="auto"/>
            <w:right w:val="none" w:sz="0" w:space="0" w:color="auto"/>
          </w:divBdr>
        </w:div>
        <w:div w:id="1799376551">
          <w:marLeft w:val="640"/>
          <w:marRight w:val="0"/>
          <w:marTop w:val="0"/>
          <w:marBottom w:val="0"/>
          <w:divBdr>
            <w:top w:val="none" w:sz="0" w:space="0" w:color="auto"/>
            <w:left w:val="none" w:sz="0" w:space="0" w:color="auto"/>
            <w:bottom w:val="none" w:sz="0" w:space="0" w:color="auto"/>
            <w:right w:val="none" w:sz="0" w:space="0" w:color="auto"/>
          </w:divBdr>
        </w:div>
        <w:div w:id="1800222448">
          <w:marLeft w:val="640"/>
          <w:marRight w:val="0"/>
          <w:marTop w:val="0"/>
          <w:marBottom w:val="0"/>
          <w:divBdr>
            <w:top w:val="none" w:sz="0" w:space="0" w:color="auto"/>
            <w:left w:val="none" w:sz="0" w:space="0" w:color="auto"/>
            <w:bottom w:val="none" w:sz="0" w:space="0" w:color="auto"/>
            <w:right w:val="none" w:sz="0" w:space="0" w:color="auto"/>
          </w:divBdr>
        </w:div>
        <w:div w:id="1803813694">
          <w:marLeft w:val="640"/>
          <w:marRight w:val="0"/>
          <w:marTop w:val="0"/>
          <w:marBottom w:val="0"/>
          <w:divBdr>
            <w:top w:val="none" w:sz="0" w:space="0" w:color="auto"/>
            <w:left w:val="none" w:sz="0" w:space="0" w:color="auto"/>
            <w:bottom w:val="none" w:sz="0" w:space="0" w:color="auto"/>
            <w:right w:val="none" w:sz="0" w:space="0" w:color="auto"/>
          </w:divBdr>
        </w:div>
        <w:div w:id="1807503352">
          <w:marLeft w:val="640"/>
          <w:marRight w:val="0"/>
          <w:marTop w:val="0"/>
          <w:marBottom w:val="0"/>
          <w:divBdr>
            <w:top w:val="none" w:sz="0" w:space="0" w:color="auto"/>
            <w:left w:val="none" w:sz="0" w:space="0" w:color="auto"/>
            <w:bottom w:val="none" w:sz="0" w:space="0" w:color="auto"/>
            <w:right w:val="none" w:sz="0" w:space="0" w:color="auto"/>
          </w:divBdr>
        </w:div>
        <w:div w:id="1817910149">
          <w:marLeft w:val="640"/>
          <w:marRight w:val="0"/>
          <w:marTop w:val="0"/>
          <w:marBottom w:val="0"/>
          <w:divBdr>
            <w:top w:val="none" w:sz="0" w:space="0" w:color="auto"/>
            <w:left w:val="none" w:sz="0" w:space="0" w:color="auto"/>
            <w:bottom w:val="none" w:sz="0" w:space="0" w:color="auto"/>
            <w:right w:val="none" w:sz="0" w:space="0" w:color="auto"/>
          </w:divBdr>
        </w:div>
        <w:div w:id="1841234921">
          <w:marLeft w:val="640"/>
          <w:marRight w:val="0"/>
          <w:marTop w:val="0"/>
          <w:marBottom w:val="0"/>
          <w:divBdr>
            <w:top w:val="none" w:sz="0" w:space="0" w:color="auto"/>
            <w:left w:val="none" w:sz="0" w:space="0" w:color="auto"/>
            <w:bottom w:val="none" w:sz="0" w:space="0" w:color="auto"/>
            <w:right w:val="none" w:sz="0" w:space="0" w:color="auto"/>
          </w:divBdr>
        </w:div>
        <w:div w:id="1847212494">
          <w:marLeft w:val="640"/>
          <w:marRight w:val="0"/>
          <w:marTop w:val="0"/>
          <w:marBottom w:val="0"/>
          <w:divBdr>
            <w:top w:val="none" w:sz="0" w:space="0" w:color="auto"/>
            <w:left w:val="none" w:sz="0" w:space="0" w:color="auto"/>
            <w:bottom w:val="none" w:sz="0" w:space="0" w:color="auto"/>
            <w:right w:val="none" w:sz="0" w:space="0" w:color="auto"/>
          </w:divBdr>
        </w:div>
        <w:div w:id="1851721343">
          <w:marLeft w:val="640"/>
          <w:marRight w:val="0"/>
          <w:marTop w:val="0"/>
          <w:marBottom w:val="0"/>
          <w:divBdr>
            <w:top w:val="none" w:sz="0" w:space="0" w:color="auto"/>
            <w:left w:val="none" w:sz="0" w:space="0" w:color="auto"/>
            <w:bottom w:val="none" w:sz="0" w:space="0" w:color="auto"/>
            <w:right w:val="none" w:sz="0" w:space="0" w:color="auto"/>
          </w:divBdr>
        </w:div>
        <w:div w:id="1862552080">
          <w:marLeft w:val="640"/>
          <w:marRight w:val="0"/>
          <w:marTop w:val="0"/>
          <w:marBottom w:val="0"/>
          <w:divBdr>
            <w:top w:val="none" w:sz="0" w:space="0" w:color="auto"/>
            <w:left w:val="none" w:sz="0" w:space="0" w:color="auto"/>
            <w:bottom w:val="none" w:sz="0" w:space="0" w:color="auto"/>
            <w:right w:val="none" w:sz="0" w:space="0" w:color="auto"/>
          </w:divBdr>
        </w:div>
        <w:div w:id="1931694027">
          <w:marLeft w:val="640"/>
          <w:marRight w:val="0"/>
          <w:marTop w:val="0"/>
          <w:marBottom w:val="0"/>
          <w:divBdr>
            <w:top w:val="none" w:sz="0" w:space="0" w:color="auto"/>
            <w:left w:val="none" w:sz="0" w:space="0" w:color="auto"/>
            <w:bottom w:val="none" w:sz="0" w:space="0" w:color="auto"/>
            <w:right w:val="none" w:sz="0" w:space="0" w:color="auto"/>
          </w:divBdr>
        </w:div>
        <w:div w:id="1942492106">
          <w:marLeft w:val="640"/>
          <w:marRight w:val="0"/>
          <w:marTop w:val="0"/>
          <w:marBottom w:val="0"/>
          <w:divBdr>
            <w:top w:val="none" w:sz="0" w:space="0" w:color="auto"/>
            <w:left w:val="none" w:sz="0" w:space="0" w:color="auto"/>
            <w:bottom w:val="none" w:sz="0" w:space="0" w:color="auto"/>
            <w:right w:val="none" w:sz="0" w:space="0" w:color="auto"/>
          </w:divBdr>
        </w:div>
        <w:div w:id="1958442271">
          <w:marLeft w:val="640"/>
          <w:marRight w:val="0"/>
          <w:marTop w:val="0"/>
          <w:marBottom w:val="0"/>
          <w:divBdr>
            <w:top w:val="none" w:sz="0" w:space="0" w:color="auto"/>
            <w:left w:val="none" w:sz="0" w:space="0" w:color="auto"/>
            <w:bottom w:val="none" w:sz="0" w:space="0" w:color="auto"/>
            <w:right w:val="none" w:sz="0" w:space="0" w:color="auto"/>
          </w:divBdr>
        </w:div>
        <w:div w:id="2027898402">
          <w:marLeft w:val="640"/>
          <w:marRight w:val="0"/>
          <w:marTop w:val="0"/>
          <w:marBottom w:val="0"/>
          <w:divBdr>
            <w:top w:val="none" w:sz="0" w:space="0" w:color="auto"/>
            <w:left w:val="none" w:sz="0" w:space="0" w:color="auto"/>
            <w:bottom w:val="none" w:sz="0" w:space="0" w:color="auto"/>
            <w:right w:val="none" w:sz="0" w:space="0" w:color="auto"/>
          </w:divBdr>
        </w:div>
        <w:div w:id="2033066992">
          <w:marLeft w:val="640"/>
          <w:marRight w:val="0"/>
          <w:marTop w:val="0"/>
          <w:marBottom w:val="0"/>
          <w:divBdr>
            <w:top w:val="none" w:sz="0" w:space="0" w:color="auto"/>
            <w:left w:val="none" w:sz="0" w:space="0" w:color="auto"/>
            <w:bottom w:val="none" w:sz="0" w:space="0" w:color="auto"/>
            <w:right w:val="none" w:sz="0" w:space="0" w:color="auto"/>
          </w:divBdr>
        </w:div>
        <w:div w:id="2112896249">
          <w:marLeft w:val="640"/>
          <w:marRight w:val="0"/>
          <w:marTop w:val="0"/>
          <w:marBottom w:val="0"/>
          <w:divBdr>
            <w:top w:val="none" w:sz="0" w:space="0" w:color="auto"/>
            <w:left w:val="none" w:sz="0" w:space="0" w:color="auto"/>
            <w:bottom w:val="none" w:sz="0" w:space="0" w:color="auto"/>
            <w:right w:val="none" w:sz="0" w:space="0" w:color="auto"/>
          </w:divBdr>
        </w:div>
      </w:divsChild>
    </w:div>
    <w:div w:id="1076854338">
      <w:marLeft w:val="640"/>
      <w:marRight w:val="0"/>
      <w:marTop w:val="0"/>
      <w:marBottom w:val="0"/>
      <w:divBdr>
        <w:top w:val="none" w:sz="0" w:space="0" w:color="auto"/>
        <w:left w:val="none" w:sz="0" w:space="0" w:color="auto"/>
        <w:bottom w:val="none" w:sz="0" w:space="0" w:color="auto"/>
        <w:right w:val="none" w:sz="0" w:space="0" w:color="auto"/>
      </w:divBdr>
    </w:div>
    <w:div w:id="1077674876">
      <w:marLeft w:val="640"/>
      <w:marRight w:val="0"/>
      <w:marTop w:val="0"/>
      <w:marBottom w:val="0"/>
      <w:divBdr>
        <w:top w:val="none" w:sz="0" w:space="0" w:color="auto"/>
        <w:left w:val="none" w:sz="0" w:space="0" w:color="auto"/>
        <w:bottom w:val="none" w:sz="0" w:space="0" w:color="auto"/>
        <w:right w:val="none" w:sz="0" w:space="0" w:color="auto"/>
      </w:divBdr>
    </w:div>
    <w:div w:id="1077675883">
      <w:marLeft w:val="640"/>
      <w:marRight w:val="0"/>
      <w:marTop w:val="0"/>
      <w:marBottom w:val="0"/>
      <w:divBdr>
        <w:top w:val="none" w:sz="0" w:space="0" w:color="auto"/>
        <w:left w:val="none" w:sz="0" w:space="0" w:color="auto"/>
        <w:bottom w:val="none" w:sz="0" w:space="0" w:color="auto"/>
        <w:right w:val="none" w:sz="0" w:space="0" w:color="auto"/>
      </w:divBdr>
    </w:div>
    <w:div w:id="1078138992">
      <w:marLeft w:val="640"/>
      <w:marRight w:val="0"/>
      <w:marTop w:val="0"/>
      <w:marBottom w:val="0"/>
      <w:divBdr>
        <w:top w:val="none" w:sz="0" w:space="0" w:color="auto"/>
        <w:left w:val="none" w:sz="0" w:space="0" w:color="auto"/>
        <w:bottom w:val="none" w:sz="0" w:space="0" w:color="auto"/>
        <w:right w:val="none" w:sz="0" w:space="0" w:color="auto"/>
      </w:divBdr>
    </w:div>
    <w:div w:id="1078140505">
      <w:marLeft w:val="640"/>
      <w:marRight w:val="0"/>
      <w:marTop w:val="0"/>
      <w:marBottom w:val="0"/>
      <w:divBdr>
        <w:top w:val="none" w:sz="0" w:space="0" w:color="auto"/>
        <w:left w:val="none" w:sz="0" w:space="0" w:color="auto"/>
        <w:bottom w:val="none" w:sz="0" w:space="0" w:color="auto"/>
        <w:right w:val="none" w:sz="0" w:space="0" w:color="auto"/>
      </w:divBdr>
    </w:div>
    <w:div w:id="1078555941">
      <w:marLeft w:val="640"/>
      <w:marRight w:val="0"/>
      <w:marTop w:val="0"/>
      <w:marBottom w:val="0"/>
      <w:divBdr>
        <w:top w:val="none" w:sz="0" w:space="0" w:color="auto"/>
        <w:left w:val="none" w:sz="0" w:space="0" w:color="auto"/>
        <w:bottom w:val="none" w:sz="0" w:space="0" w:color="auto"/>
        <w:right w:val="none" w:sz="0" w:space="0" w:color="auto"/>
      </w:divBdr>
    </w:div>
    <w:div w:id="1079058157">
      <w:marLeft w:val="640"/>
      <w:marRight w:val="0"/>
      <w:marTop w:val="0"/>
      <w:marBottom w:val="0"/>
      <w:divBdr>
        <w:top w:val="none" w:sz="0" w:space="0" w:color="auto"/>
        <w:left w:val="none" w:sz="0" w:space="0" w:color="auto"/>
        <w:bottom w:val="none" w:sz="0" w:space="0" w:color="auto"/>
        <w:right w:val="none" w:sz="0" w:space="0" w:color="auto"/>
      </w:divBdr>
    </w:div>
    <w:div w:id="1080255303">
      <w:marLeft w:val="640"/>
      <w:marRight w:val="0"/>
      <w:marTop w:val="0"/>
      <w:marBottom w:val="0"/>
      <w:divBdr>
        <w:top w:val="none" w:sz="0" w:space="0" w:color="auto"/>
        <w:left w:val="none" w:sz="0" w:space="0" w:color="auto"/>
        <w:bottom w:val="none" w:sz="0" w:space="0" w:color="auto"/>
        <w:right w:val="none" w:sz="0" w:space="0" w:color="auto"/>
      </w:divBdr>
    </w:div>
    <w:div w:id="1080444100">
      <w:marLeft w:val="640"/>
      <w:marRight w:val="0"/>
      <w:marTop w:val="0"/>
      <w:marBottom w:val="0"/>
      <w:divBdr>
        <w:top w:val="none" w:sz="0" w:space="0" w:color="auto"/>
        <w:left w:val="none" w:sz="0" w:space="0" w:color="auto"/>
        <w:bottom w:val="none" w:sz="0" w:space="0" w:color="auto"/>
        <w:right w:val="none" w:sz="0" w:space="0" w:color="auto"/>
      </w:divBdr>
    </w:div>
    <w:div w:id="1080907641">
      <w:marLeft w:val="640"/>
      <w:marRight w:val="0"/>
      <w:marTop w:val="0"/>
      <w:marBottom w:val="0"/>
      <w:divBdr>
        <w:top w:val="none" w:sz="0" w:space="0" w:color="auto"/>
        <w:left w:val="none" w:sz="0" w:space="0" w:color="auto"/>
        <w:bottom w:val="none" w:sz="0" w:space="0" w:color="auto"/>
        <w:right w:val="none" w:sz="0" w:space="0" w:color="auto"/>
      </w:divBdr>
    </w:div>
    <w:div w:id="1081492183">
      <w:marLeft w:val="640"/>
      <w:marRight w:val="0"/>
      <w:marTop w:val="0"/>
      <w:marBottom w:val="0"/>
      <w:divBdr>
        <w:top w:val="none" w:sz="0" w:space="0" w:color="auto"/>
        <w:left w:val="none" w:sz="0" w:space="0" w:color="auto"/>
        <w:bottom w:val="none" w:sz="0" w:space="0" w:color="auto"/>
        <w:right w:val="none" w:sz="0" w:space="0" w:color="auto"/>
      </w:divBdr>
    </w:div>
    <w:div w:id="1081877953">
      <w:marLeft w:val="640"/>
      <w:marRight w:val="0"/>
      <w:marTop w:val="0"/>
      <w:marBottom w:val="0"/>
      <w:divBdr>
        <w:top w:val="none" w:sz="0" w:space="0" w:color="auto"/>
        <w:left w:val="none" w:sz="0" w:space="0" w:color="auto"/>
        <w:bottom w:val="none" w:sz="0" w:space="0" w:color="auto"/>
        <w:right w:val="none" w:sz="0" w:space="0" w:color="auto"/>
      </w:divBdr>
    </w:div>
    <w:div w:id="1082220872">
      <w:marLeft w:val="640"/>
      <w:marRight w:val="0"/>
      <w:marTop w:val="0"/>
      <w:marBottom w:val="0"/>
      <w:divBdr>
        <w:top w:val="none" w:sz="0" w:space="0" w:color="auto"/>
        <w:left w:val="none" w:sz="0" w:space="0" w:color="auto"/>
        <w:bottom w:val="none" w:sz="0" w:space="0" w:color="auto"/>
        <w:right w:val="none" w:sz="0" w:space="0" w:color="auto"/>
      </w:divBdr>
    </w:div>
    <w:div w:id="1083795139">
      <w:marLeft w:val="640"/>
      <w:marRight w:val="0"/>
      <w:marTop w:val="0"/>
      <w:marBottom w:val="0"/>
      <w:divBdr>
        <w:top w:val="none" w:sz="0" w:space="0" w:color="auto"/>
        <w:left w:val="none" w:sz="0" w:space="0" w:color="auto"/>
        <w:bottom w:val="none" w:sz="0" w:space="0" w:color="auto"/>
        <w:right w:val="none" w:sz="0" w:space="0" w:color="auto"/>
      </w:divBdr>
    </w:div>
    <w:div w:id="1083913628">
      <w:marLeft w:val="640"/>
      <w:marRight w:val="0"/>
      <w:marTop w:val="0"/>
      <w:marBottom w:val="0"/>
      <w:divBdr>
        <w:top w:val="none" w:sz="0" w:space="0" w:color="auto"/>
        <w:left w:val="none" w:sz="0" w:space="0" w:color="auto"/>
        <w:bottom w:val="none" w:sz="0" w:space="0" w:color="auto"/>
        <w:right w:val="none" w:sz="0" w:space="0" w:color="auto"/>
      </w:divBdr>
    </w:div>
    <w:div w:id="1085037064">
      <w:marLeft w:val="640"/>
      <w:marRight w:val="0"/>
      <w:marTop w:val="0"/>
      <w:marBottom w:val="0"/>
      <w:divBdr>
        <w:top w:val="none" w:sz="0" w:space="0" w:color="auto"/>
        <w:left w:val="none" w:sz="0" w:space="0" w:color="auto"/>
        <w:bottom w:val="none" w:sz="0" w:space="0" w:color="auto"/>
        <w:right w:val="none" w:sz="0" w:space="0" w:color="auto"/>
      </w:divBdr>
    </w:div>
    <w:div w:id="1087069198">
      <w:marLeft w:val="640"/>
      <w:marRight w:val="0"/>
      <w:marTop w:val="0"/>
      <w:marBottom w:val="0"/>
      <w:divBdr>
        <w:top w:val="none" w:sz="0" w:space="0" w:color="auto"/>
        <w:left w:val="none" w:sz="0" w:space="0" w:color="auto"/>
        <w:bottom w:val="none" w:sz="0" w:space="0" w:color="auto"/>
        <w:right w:val="none" w:sz="0" w:space="0" w:color="auto"/>
      </w:divBdr>
    </w:div>
    <w:div w:id="1087770049">
      <w:marLeft w:val="640"/>
      <w:marRight w:val="0"/>
      <w:marTop w:val="0"/>
      <w:marBottom w:val="0"/>
      <w:divBdr>
        <w:top w:val="none" w:sz="0" w:space="0" w:color="auto"/>
        <w:left w:val="none" w:sz="0" w:space="0" w:color="auto"/>
        <w:bottom w:val="none" w:sz="0" w:space="0" w:color="auto"/>
        <w:right w:val="none" w:sz="0" w:space="0" w:color="auto"/>
      </w:divBdr>
    </w:div>
    <w:div w:id="1088035512">
      <w:marLeft w:val="640"/>
      <w:marRight w:val="0"/>
      <w:marTop w:val="0"/>
      <w:marBottom w:val="0"/>
      <w:divBdr>
        <w:top w:val="none" w:sz="0" w:space="0" w:color="auto"/>
        <w:left w:val="none" w:sz="0" w:space="0" w:color="auto"/>
        <w:bottom w:val="none" w:sz="0" w:space="0" w:color="auto"/>
        <w:right w:val="none" w:sz="0" w:space="0" w:color="auto"/>
      </w:divBdr>
    </w:div>
    <w:div w:id="1088505785">
      <w:marLeft w:val="640"/>
      <w:marRight w:val="0"/>
      <w:marTop w:val="0"/>
      <w:marBottom w:val="0"/>
      <w:divBdr>
        <w:top w:val="none" w:sz="0" w:space="0" w:color="auto"/>
        <w:left w:val="none" w:sz="0" w:space="0" w:color="auto"/>
        <w:bottom w:val="none" w:sz="0" w:space="0" w:color="auto"/>
        <w:right w:val="none" w:sz="0" w:space="0" w:color="auto"/>
      </w:divBdr>
    </w:div>
    <w:div w:id="1088648823">
      <w:marLeft w:val="640"/>
      <w:marRight w:val="0"/>
      <w:marTop w:val="0"/>
      <w:marBottom w:val="0"/>
      <w:divBdr>
        <w:top w:val="none" w:sz="0" w:space="0" w:color="auto"/>
        <w:left w:val="none" w:sz="0" w:space="0" w:color="auto"/>
        <w:bottom w:val="none" w:sz="0" w:space="0" w:color="auto"/>
        <w:right w:val="none" w:sz="0" w:space="0" w:color="auto"/>
      </w:divBdr>
    </w:div>
    <w:div w:id="1088843594">
      <w:marLeft w:val="640"/>
      <w:marRight w:val="0"/>
      <w:marTop w:val="0"/>
      <w:marBottom w:val="0"/>
      <w:divBdr>
        <w:top w:val="none" w:sz="0" w:space="0" w:color="auto"/>
        <w:left w:val="none" w:sz="0" w:space="0" w:color="auto"/>
        <w:bottom w:val="none" w:sz="0" w:space="0" w:color="auto"/>
        <w:right w:val="none" w:sz="0" w:space="0" w:color="auto"/>
      </w:divBdr>
    </w:div>
    <w:div w:id="1089085483">
      <w:marLeft w:val="640"/>
      <w:marRight w:val="0"/>
      <w:marTop w:val="0"/>
      <w:marBottom w:val="0"/>
      <w:divBdr>
        <w:top w:val="none" w:sz="0" w:space="0" w:color="auto"/>
        <w:left w:val="none" w:sz="0" w:space="0" w:color="auto"/>
        <w:bottom w:val="none" w:sz="0" w:space="0" w:color="auto"/>
        <w:right w:val="none" w:sz="0" w:space="0" w:color="auto"/>
      </w:divBdr>
    </w:div>
    <w:div w:id="1090004464">
      <w:marLeft w:val="640"/>
      <w:marRight w:val="0"/>
      <w:marTop w:val="0"/>
      <w:marBottom w:val="0"/>
      <w:divBdr>
        <w:top w:val="none" w:sz="0" w:space="0" w:color="auto"/>
        <w:left w:val="none" w:sz="0" w:space="0" w:color="auto"/>
        <w:bottom w:val="none" w:sz="0" w:space="0" w:color="auto"/>
        <w:right w:val="none" w:sz="0" w:space="0" w:color="auto"/>
      </w:divBdr>
    </w:div>
    <w:div w:id="1090394950">
      <w:marLeft w:val="640"/>
      <w:marRight w:val="0"/>
      <w:marTop w:val="0"/>
      <w:marBottom w:val="0"/>
      <w:divBdr>
        <w:top w:val="none" w:sz="0" w:space="0" w:color="auto"/>
        <w:left w:val="none" w:sz="0" w:space="0" w:color="auto"/>
        <w:bottom w:val="none" w:sz="0" w:space="0" w:color="auto"/>
        <w:right w:val="none" w:sz="0" w:space="0" w:color="auto"/>
      </w:divBdr>
    </w:div>
    <w:div w:id="1090471865">
      <w:marLeft w:val="640"/>
      <w:marRight w:val="0"/>
      <w:marTop w:val="0"/>
      <w:marBottom w:val="0"/>
      <w:divBdr>
        <w:top w:val="none" w:sz="0" w:space="0" w:color="auto"/>
        <w:left w:val="none" w:sz="0" w:space="0" w:color="auto"/>
        <w:bottom w:val="none" w:sz="0" w:space="0" w:color="auto"/>
        <w:right w:val="none" w:sz="0" w:space="0" w:color="auto"/>
      </w:divBdr>
    </w:div>
    <w:div w:id="1090538712">
      <w:marLeft w:val="640"/>
      <w:marRight w:val="0"/>
      <w:marTop w:val="0"/>
      <w:marBottom w:val="0"/>
      <w:divBdr>
        <w:top w:val="none" w:sz="0" w:space="0" w:color="auto"/>
        <w:left w:val="none" w:sz="0" w:space="0" w:color="auto"/>
        <w:bottom w:val="none" w:sz="0" w:space="0" w:color="auto"/>
        <w:right w:val="none" w:sz="0" w:space="0" w:color="auto"/>
      </w:divBdr>
    </w:div>
    <w:div w:id="1091467997">
      <w:marLeft w:val="640"/>
      <w:marRight w:val="0"/>
      <w:marTop w:val="0"/>
      <w:marBottom w:val="0"/>
      <w:divBdr>
        <w:top w:val="none" w:sz="0" w:space="0" w:color="auto"/>
        <w:left w:val="none" w:sz="0" w:space="0" w:color="auto"/>
        <w:bottom w:val="none" w:sz="0" w:space="0" w:color="auto"/>
        <w:right w:val="none" w:sz="0" w:space="0" w:color="auto"/>
      </w:divBdr>
    </w:div>
    <w:div w:id="1091855689">
      <w:marLeft w:val="640"/>
      <w:marRight w:val="0"/>
      <w:marTop w:val="0"/>
      <w:marBottom w:val="0"/>
      <w:divBdr>
        <w:top w:val="none" w:sz="0" w:space="0" w:color="auto"/>
        <w:left w:val="none" w:sz="0" w:space="0" w:color="auto"/>
        <w:bottom w:val="none" w:sz="0" w:space="0" w:color="auto"/>
        <w:right w:val="none" w:sz="0" w:space="0" w:color="auto"/>
      </w:divBdr>
    </w:div>
    <w:div w:id="1092124223">
      <w:marLeft w:val="640"/>
      <w:marRight w:val="0"/>
      <w:marTop w:val="0"/>
      <w:marBottom w:val="0"/>
      <w:divBdr>
        <w:top w:val="none" w:sz="0" w:space="0" w:color="auto"/>
        <w:left w:val="none" w:sz="0" w:space="0" w:color="auto"/>
        <w:bottom w:val="none" w:sz="0" w:space="0" w:color="auto"/>
        <w:right w:val="none" w:sz="0" w:space="0" w:color="auto"/>
      </w:divBdr>
    </w:div>
    <w:div w:id="1092429896">
      <w:marLeft w:val="640"/>
      <w:marRight w:val="0"/>
      <w:marTop w:val="0"/>
      <w:marBottom w:val="0"/>
      <w:divBdr>
        <w:top w:val="none" w:sz="0" w:space="0" w:color="auto"/>
        <w:left w:val="none" w:sz="0" w:space="0" w:color="auto"/>
        <w:bottom w:val="none" w:sz="0" w:space="0" w:color="auto"/>
        <w:right w:val="none" w:sz="0" w:space="0" w:color="auto"/>
      </w:divBdr>
    </w:div>
    <w:div w:id="1092630606">
      <w:marLeft w:val="640"/>
      <w:marRight w:val="0"/>
      <w:marTop w:val="0"/>
      <w:marBottom w:val="0"/>
      <w:divBdr>
        <w:top w:val="none" w:sz="0" w:space="0" w:color="auto"/>
        <w:left w:val="none" w:sz="0" w:space="0" w:color="auto"/>
        <w:bottom w:val="none" w:sz="0" w:space="0" w:color="auto"/>
        <w:right w:val="none" w:sz="0" w:space="0" w:color="auto"/>
      </w:divBdr>
    </w:div>
    <w:div w:id="1092776428">
      <w:marLeft w:val="640"/>
      <w:marRight w:val="0"/>
      <w:marTop w:val="0"/>
      <w:marBottom w:val="0"/>
      <w:divBdr>
        <w:top w:val="none" w:sz="0" w:space="0" w:color="auto"/>
        <w:left w:val="none" w:sz="0" w:space="0" w:color="auto"/>
        <w:bottom w:val="none" w:sz="0" w:space="0" w:color="auto"/>
        <w:right w:val="none" w:sz="0" w:space="0" w:color="auto"/>
      </w:divBdr>
    </w:div>
    <w:div w:id="1093164262">
      <w:marLeft w:val="640"/>
      <w:marRight w:val="0"/>
      <w:marTop w:val="0"/>
      <w:marBottom w:val="0"/>
      <w:divBdr>
        <w:top w:val="none" w:sz="0" w:space="0" w:color="auto"/>
        <w:left w:val="none" w:sz="0" w:space="0" w:color="auto"/>
        <w:bottom w:val="none" w:sz="0" w:space="0" w:color="auto"/>
        <w:right w:val="none" w:sz="0" w:space="0" w:color="auto"/>
      </w:divBdr>
    </w:div>
    <w:div w:id="1093429395">
      <w:marLeft w:val="640"/>
      <w:marRight w:val="0"/>
      <w:marTop w:val="0"/>
      <w:marBottom w:val="0"/>
      <w:divBdr>
        <w:top w:val="none" w:sz="0" w:space="0" w:color="auto"/>
        <w:left w:val="none" w:sz="0" w:space="0" w:color="auto"/>
        <w:bottom w:val="none" w:sz="0" w:space="0" w:color="auto"/>
        <w:right w:val="none" w:sz="0" w:space="0" w:color="auto"/>
      </w:divBdr>
    </w:div>
    <w:div w:id="1093547772">
      <w:marLeft w:val="640"/>
      <w:marRight w:val="0"/>
      <w:marTop w:val="0"/>
      <w:marBottom w:val="0"/>
      <w:divBdr>
        <w:top w:val="none" w:sz="0" w:space="0" w:color="auto"/>
        <w:left w:val="none" w:sz="0" w:space="0" w:color="auto"/>
        <w:bottom w:val="none" w:sz="0" w:space="0" w:color="auto"/>
        <w:right w:val="none" w:sz="0" w:space="0" w:color="auto"/>
      </w:divBdr>
    </w:div>
    <w:div w:id="1094089716">
      <w:marLeft w:val="640"/>
      <w:marRight w:val="0"/>
      <w:marTop w:val="0"/>
      <w:marBottom w:val="0"/>
      <w:divBdr>
        <w:top w:val="none" w:sz="0" w:space="0" w:color="auto"/>
        <w:left w:val="none" w:sz="0" w:space="0" w:color="auto"/>
        <w:bottom w:val="none" w:sz="0" w:space="0" w:color="auto"/>
        <w:right w:val="none" w:sz="0" w:space="0" w:color="auto"/>
      </w:divBdr>
    </w:div>
    <w:div w:id="1095176790">
      <w:marLeft w:val="640"/>
      <w:marRight w:val="0"/>
      <w:marTop w:val="0"/>
      <w:marBottom w:val="0"/>
      <w:divBdr>
        <w:top w:val="none" w:sz="0" w:space="0" w:color="auto"/>
        <w:left w:val="none" w:sz="0" w:space="0" w:color="auto"/>
        <w:bottom w:val="none" w:sz="0" w:space="0" w:color="auto"/>
        <w:right w:val="none" w:sz="0" w:space="0" w:color="auto"/>
      </w:divBdr>
    </w:div>
    <w:div w:id="1095587978">
      <w:marLeft w:val="640"/>
      <w:marRight w:val="0"/>
      <w:marTop w:val="0"/>
      <w:marBottom w:val="0"/>
      <w:divBdr>
        <w:top w:val="none" w:sz="0" w:space="0" w:color="auto"/>
        <w:left w:val="none" w:sz="0" w:space="0" w:color="auto"/>
        <w:bottom w:val="none" w:sz="0" w:space="0" w:color="auto"/>
        <w:right w:val="none" w:sz="0" w:space="0" w:color="auto"/>
      </w:divBdr>
    </w:div>
    <w:div w:id="1095637234">
      <w:marLeft w:val="640"/>
      <w:marRight w:val="0"/>
      <w:marTop w:val="0"/>
      <w:marBottom w:val="0"/>
      <w:divBdr>
        <w:top w:val="none" w:sz="0" w:space="0" w:color="auto"/>
        <w:left w:val="none" w:sz="0" w:space="0" w:color="auto"/>
        <w:bottom w:val="none" w:sz="0" w:space="0" w:color="auto"/>
        <w:right w:val="none" w:sz="0" w:space="0" w:color="auto"/>
      </w:divBdr>
    </w:div>
    <w:div w:id="1095786489">
      <w:marLeft w:val="640"/>
      <w:marRight w:val="0"/>
      <w:marTop w:val="0"/>
      <w:marBottom w:val="0"/>
      <w:divBdr>
        <w:top w:val="none" w:sz="0" w:space="0" w:color="auto"/>
        <w:left w:val="none" w:sz="0" w:space="0" w:color="auto"/>
        <w:bottom w:val="none" w:sz="0" w:space="0" w:color="auto"/>
        <w:right w:val="none" w:sz="0" w:space="0" w:color="auto"/>
      </w:divBdr>
    </w:div>
    <w:div w:id="1096169090">
      <w:marLeft w:val="640"/>
      <w:marRight w:val="0"/>
      <w:marTop w:val="0"/>
      <w:marBottom w:val="0"/>
      <w:divBdr>
        <w:top w:val="none" w:sz="0" w:space="0" w:color="auto"/>
        <w:left w:val="none" w:sz="0" w:space="0" w:color="auto"/>
        <w:bottom w:val="none" w:sz="0" w:space="0" w:color="auto"/>
        <w:right w:val="none" w:sz="0" w:space="0" w:color="auto"/>
      </w:divBdr>
    </w:div>
    <w:div w:id="1096170726">
      <w:marLeft w:val="640"/>
      <w:marRight w:val="0"/>
      <w:marTop w:val="0"/>
      <w:marBottom w:val="0"/>
      <w:divBdr>
        <w:top w:val="none" w:sz="0" w:space="0" w:color="auto"/>
        <w:left w:val="none" w:sz="0" w:space="0" w:color="auto"/>
        <w:bottom w:val="none" w:sz="0" w:space="0" w:color="auto"/>
        <w:right w:val="none" w:sz="0" w:space="0" w:color="auto"/>
      </w:divBdr>
    </w:div>
    <w:div w:id="1097293593">
      <w:marLeft w:val="640"/>
      <w:marRight w:val="0"/>
      <w:marTop w:val="0"/>
      <w:marBottom w:val="0"/>
      <w:divBdr>
        <w:top w:val="none" w:sz="0" w:space="0" w:color="auto"/>
        <w:left w:val="none" w:sz="0" w:space="0" w:color="auto"/>
        <w:bottom w:val="none" w:sz="0" w:space="0" w:color="auto"/>
        <w:right w:val="none" w:sz="0" w:space="0" w:color="auto"/>
      </w:divBdr>
    </w:div>
    <w:div w:id="1097409862">
      <w:marLeft w:val="640"/>
      <w:marRight w:val="0"/>
      <w:marTop w:val="0"/>
      <w:marBottom w:val="0"/>
      <w:divBdr>
        <w:top w:val="none" w:sz="0" w:space="0" w:color="auto"/>
        <w:left w:val="none" w:sz="0" w:space="0" w:color="auto"/>
        <w:bottom w:val="none" w:sz="0" w:space="0" w:color="auto"/>
        <w:right w:val="none" w:sz="0" w:space="0" w:color="auto"/>
      </w:divBdr>
    </w:div>
    <w:div w:id="1097410869">
      <w:marLeft w:val="640"/>
      <w:marRight w:val="0"/>
      <w:marTop w:val="0"/>
      <w:marBottom w:val="0"/>
      <w:divBdr>
        <w:top w:val="none" w:sz="0" w:space="0" w:color="auto"/>
        <w:left w:val="none" w:sz="0" w:space="0" w:color="auto"/>
        <w:bottom w:val="none" w:sz="0" w:space="0" w:color="auto"/>
        <w:right w:val="none" w:sz="0" w:space="0" w:color="auto"/>
      </w:divBdr>
    </w:div>
    <w:div w:id="1097560045">
      <w:marLeft w:val="640"/>
      <w:marRight w:val="0"/>
      <w:marTop w:val="0"/>
      <w:marBottom w:val="0"/>
      <w:divBdr>
        <w:top w:val="none" w:sz="0" w:space="0" w:color="auto"/>
        <w:left w:val="none" w:sz="0" w:space="0" w:color="auto"/>
        <w:bottom w:val="none" w:sz="0" w:space="0" w:color="auto"/>
        <w:right w:val="none" w:sz="0" w:space="0" w:color="auto"/>
      </w:divBdr>
    </w:div>
    <w:div w:id="1098599002">
      <w:marLeft w:val="640"/>
      <w:marRight w:val="0"/>
      <w:marTop w:val="0"/>
      <w:marBottom w:val="0"/>
      <w:divBdr>
        <w:top w:val="none" w:sz="0" w:space="0" w:color="auto"/>
        <w:left w:val="none" w:sz="0" w:space="0" w:color="auto"/>
        <w:bottom w:val="none" w:sz="0" w:space="0" w:color="auto"/>
        <w:right w:val="none" w:sz="0" w:space="0" w:color="auto"/>
      </w:divBdr>
    </w:div>
    <w:div w:id="1098910830">
      <w:marLeft w:val="640"/>
      <w:marRight w:val="0"/>
      <w:marTop w:val="0"/>
      <w:marBottom w:val="0"/>
      <w:divBdr>
        <w:top w:val="none" w:sz="0" w:space="0" w:color="auto"/>
        <w:left w:val="none" w:sz="0" w:space="0" w:color="auto"/>
        <w:bottom w:val="none" w:sz="0" w:space="0" w:color="auto"/>
        <w:right w:val="none" w:sz="0" w:space="0" w:color="auto"/>
      </w:divBdr>
    </w:div>
    <w:div w:id="1099760609">
      <w:marLeft w:val="640"/>
      <w:marRight w:val="0"/>
      <w:marTop w:val="0"/>
      <w:marBottom w:val="0"/>
      <w:divBdr>
        <w:top w:val="none" w:sz="0" w:space="0" w:color="auto"/>
        <w:left w:val="none" w:sz="0" w:space="0" w:color="auto"/>
        <w:bottom w:val="none" w:sz="0" w:space="0" w:color="auto"/>
        <w:right w:val="none" w:sz="0" w:space="0" w:color="auto"/>
      </w:divBdr>
    </w:div>
    <w:div w:id="1100837001">
      <w:marLeft w:val="640"/>
      <w:marRight w:val="0"/>
      <w:marTop w:val="0"/>
      <w:marBottom w:val="0"/>
      <w:divBdr>
        <w:top w:val="none" w:sz="0" w:space="0" w:color="auto"/>
        <w:left w:val="none" w:sz="0" w:space="0" w:color="auto"/>
        <w:bottom w:val="none" w:sz="0" w:space="0" w:color="auto"/>
        <w:right w:val="none" w:sz="0" w:space="0" w:color="auto"/>
      </w:divBdr>
    </w:div>
    <w:div w:id="1101293041">
      <w:marLeft w:val="640"/>
      <w:marRight w:val="0"/>
      <w:marTop w:val="0"/>
      <w:marBottom w:val="0"/>
      <w:divBdr>
        <w:top w:val="none" w:sz="0" w:space="0" w:color="auto"/>
        <w:left w:val="none" w:sz="0" w:space="0" w:color="auto"/>
        <w:bottom w:val="none" w:sz="0" w:space="0" w:color="auto"/>
        <w:right w:val="none" w:sz="0" w:space="0" w:color="auto"/>
      </w:divBdr>
    </w:div>
    <w:div w:id="1101417959">
      <w:marLeft w:val="640"/>
      <w:marRight w:val="0"/>
      <w:marTop w:val="0"/>
      <w:marBottom w:val="0"/>
      <w:divBdr>
        <w:top w:val="none" w:sz="0" w:space="0" w:color="auto"/>
        <w:left w:val="none" w:sz="0" w:space="0" w:color="auto"/>
        <w:bottom w:val="none" w:sz="0" w:space="0" w:color="auto"/>
        <w:right w:val="none" w:sz="0" w:space="0" w:color="auto"/>
      </w:divBdr>
    </w:div>
    <w:div w:id="1101490255">
      <w:bodyDiv w:val="1"/>
      <w:marLeft w:val="0"/>
      <w:marRight w:val="0"/>
      <w:marTop w:val="0"/>
      <w:marBottom w:val="0"/>
      <w:divBdr>
        <w:top w:val="none" w:sz="0" w:space="0" w:color="auto"/>
        <w:left w:val="none" w:sz="0" w:space="0" w:color="auto"/>
        <w:bottom w:val="none" w:sz="0" w:space="0" w:color="auto"/>
        <w:right w:val="none" w:sz="0" w:space="0" w:color="auto"/>
      </w:divBdr>
    </w:div>
    <w:div w:id="1102072067">
      <w:marLeft w:val="640"/>
      <w:marRight w:val="0"/>
      <w:marTop w:val="0"/>
      <w:marBottom w:val="0"/>
      <w:divBdr>
        <w:top w:val="none" w:sz="0" w:space="0" w:color="auto"/>
        <w:left w:val="none" w:sz="0" w:space="0" w:color="auto"/>
        <w:bottom w:val="none" w:sz="0" w:space="0" w:color="auto"/>
        <w:right w:val="none" w:sz="0" w:space="0" w:color="auto"/>
      </w:divBdr>
    </w:div>
    <w:div w:id="1102991561">
      <w:marLeft w:val="640"/>
      <w:marRight w:val="0"/>
      <w:marTop w:val="0"/>
      <w:marBottom w:val="0"/>
      <w:divBdr>
        <w:top w:val="none" w:sz="0" w:space="0" w:color="auto"/>
        <w:left w:val="none" w:sz="0" w:space="0" w:color="auto"/>
        <w:bottom w:val="none" w:sz="0" w:space="0" w:color="auto"/>
        <w:right w:val="none" w:sz="0" w:space="0" w:color="auto"/>
      </w:divBdr>
    </w:div>
    <w:div w:id="1103115201">
      <w:marLeft w:val="640"/>
      <w:marRight w:val="0"/>
      <w:marTop w:val="0"/>
      <w:marBottom w:val="0"/>
      <w:divBdr>
        <w:top w:val="none" w:sz="0" w:space="0" w:color="auto"/>
        <w:left w:val="none" w:sz="0" w:space="0" w:color="auto"/>
        <w:bottom w:val="none" w:sz="0" w:space="0" w:color="auto"/>
        <w:right w:val="none" w:sz="0" w:space="0" w:color="auto"/>
      </w:divBdr>
    </w:div>
    <w:div w:id="1103497077">
      <w:marLeft w:val="640"/>
      <w:marRight w:val="0"/>
      <w:marTop w:val="0"/>
      <w:marBottom w:val="0"/>
      <w:divBdr>
        <w:top w:val="none" w:sz="0" w:space="0" w:color="auto"/>
        <w:left w:val="none" w:sz="0" w:space="0" w:color="auto"/>
        <w:bottom w:val="none" w:sz="0" w:space="0" w:color="auto"/>
        <w:right w:val="none" w:sz="0" w:space="0" w:color="auto"/>
      </w:divBdr>
    </w:div>
    <w:div w:id="1103769701">
      <w:marLeft w:val="640"/>
      <w:marRight w:val="0"/>
      <w:marTop w:val="0"/>
      <w:marBottom w:val="0"/>
      <w:divBdr>
        <w:top w:val="none" w:sz="0" w:space="0" w:color="auto"/>
        <w:left w:val="none" w:sz="0" w:space="0" w:color="auto"/>
        <w:bottom w:val="none" w:sz="0" w:space="0" w:color="auto"/>
        <w:right w:val="none" w:sz="0" w:space="0" w:color="auto"/>
      </w:divBdr>
    </w:div>
    <w:div w:id="1104886664">
      <w:marLeft w:val="640"/>
      <w:marRight w:val="0"/>
      <w:marTop w:val="0"/>
      <w:marBottom w:val="0"/>
      <w:divBdr>
        <w:top w:val="none" w:sz="0" w:space="0" w:color="auto"/>
        <w:left w:val="none" w:sz="0" w:space="0" w:color="auto"/>
        <w:bottom w:val="none" w:sz="0" w:space="0" w:color="auto"/>
        <w:right w:val="none" w:sz="0" w:space="0" w:color="auto"/>
      </w:divBdr>
    </w:div>
    <w:div w:id="1105686557">
      <w:marLeft w:val="640"/>
      <w:marRight w:val="0"/>
      <w:marTop w:val="0"/>
      <w:marBottom w:val="0"/>
      <w:divBdr>
        <w:top w:val="none" w:sz="0" w:space="0" w:color="auto"/>
        <w:left w:val="none" w:sz="0" w:space="0" w:color="auto"/>
        <w:bottom w:val="none" w:sz="0" w:space="0" w:color="auto"/>
        <w:right w:val="none" w:sz="0" w:space="0" w:color="auto"/>
      </w:divBdr>
    </w:div>
    <w:div w:id="1106459006">
      <w:bodyDiv w:val="1"/>
      <w:marLeft w:val="0"/>
      <w:marRight w:val="0"/>
      <w:marTop w:val="0"/>
      <w:marBottom w:val="0"/>
      <w:divBdr>
        <w:top w:val="none" w:sz="0" w:space="0" w:color="auto"/>
        <w:left w:val="none" w:sz="0" w:space="0" w:color="auto"/>
        <w:bottom w:val="none" w:sz="0" w:space="0" w:color="auto"/>
        <w:right w:val="none" w:sz="0" w:space="0" w:color="auto"/>
      </w:divBdr>
    </w:div>
    <w:div w:id="1106536789">
      <w:marLeft w:val="640"/>
      <w:marRight w:val="0"/>
      <w:marTop w:val="0"/>
      <w:marBottom w:val="0"/>
      <w:divBdr>
        <w:top w:val="none" w:sz="0" w:space="0" w:color="auto"/>
        <w:left w:val="none" w:sz="0" w:space="0" w:color="auto"/>
        <w:bottom w:val="none" w:sz="0" w:space="0" w:color="auto"/>
        <w:right w:val="none" w:sz="0" w:space="0" w:color="auto"/>
      </w:divBdr>
    </w:div>
    <w:div w:id="1107234056">
      <w:marLeft w:val="640"/>
      <w:marRight w:val="0"/>
      <w:marTop w:val="0"/>
      <w:marBottom w:val="0"/>
      <w:divBdr>
        <w:top w:val="none" w:sz="0" w:space="0" w:color="auto"/>
        <w:left w:val="none" w:sz="0" w:space="0" w:color="auto"/>
        <w:bottom w:val="none" w:sz="0" w:space="0" w:color="auto"/>
        <w:right w:val="none" w:sz="0" w:space="0" w:color="auto"/>
      </w:divBdr>
    </w:div>
    <w:div w:id="1107430699">
      <w:marLeft w:val="640"/>
      <w:marRight w:val="0"/>
      <w:marTop w:val="0"/>
      <w:marBottom w:val="0"/>
      <w:divBdr>
        <w:top w:val="none" w:sz="0" w:space="0" w:color="auto"/>
        <w:left w:val="none" w:sz="0" w:space="0" w:color="auto"/>
        <w:bottom w:val="none" w:sz="0" w:space="0" w:color="auto"/>
        <w:right w:val="none" w:sz="0" w:space="0" w:color="auto"/>
      </w:divBdr>
    </w:div>
    <w:div w:id="1107458071">
      <w:marLeft w:val="640"/>
      <w:marRight w:val="0"/>
      <w:marTop w:val="0"/>
      <w:marBottom w:val="0"/>
      <w:divBdr>
        <w:top w:val="none" w:sz="0" w:space="0" w:color="auto"/>
        <w:left w:val="none" w:sz="0" w:space="0" w:color="auto"/>
        <w:bottom w:val="none" w:sz="0" w:space="0" w:color="auto"/>
        <w:right w:val="none" w:sz="0" w:space="0" w:color="auto"/>
      </w:divBdr>
    </w:div>
    <w:div w:id="1108426013">
      <w:marLeft w:val="640"/>
      <w:marRight w:val="0"/>
      <w:marTop w:val="0"/>
      <w:marBottom w:val="0"/>
      <w:divBdr>
        <w:top w:val="none" w:sz="0" w:space="0" w:color="auto"/>
        <w:left w:val="none" w:sz="0" w:space="0" w:color="auto"/>
        <w:bottom w:val="none" w:sz="0" w:space="0" w:color="auto"/>
        <w:right w:val="none" w:sz="0" w:space="0" w:color="auto"/>
      </w:divBdr>
    </w:div>
    <w:div w:id="1109088976">
      <w:marLeft w:val="640"/>
      <w:marRight w:val="0"/>
      <w:marTop w:val="0"/>
      <w:marBottom w:val="0"/>
      <w:divBdr>
        <w:top w:val="none" w:sz="0" w:space="0" w:color="auto"/>
        <w:left w:val="none" w:sz="0" w:space="0" w:color="auto"/>
        <w:bottom w:val="none" w:sz="0" w:space="0" w:color="auto"/>
        <w:right w:val="none" w:sz="0" w:space="0" w:color="auto"/>
      </w:divBdr>
    </w:div>
    <w:div w:id="1109274274">
      <w:marLeft w:val="640"/>
      <w:marRight w:val="0"/>
      <w:marTop w:val="0"/>
      <w:marBottom w:val="0"/>
      <w:divBdr>
        <w:top w:val="none" w:sz="0" w:space="0" w:color="auto"/>
        <w:left w:val="none" w:sz="0" w:space="0" w:color="auto"/>
        <w:bottom w:val="none" w:sz="0" w:space="0" w:color="auto"/>
        <w:right w:val="none" w:sz="0" w:space="0" w:color="auto"/>
      </w:divBdr>
    </w:div>
    <w:div w:id="1109355083">
      <w:marLeft w:val="640"/>
      <w:marRight w:val="0"/>
      <w:marTop w:val="0"/>
      <w:marBottom w:val="0"/>
      <w:divBdr>
        <w:top w:val="none" w:sz="0" w:space="0" w:color="auto"/>
        <w:left w:val="none" w:sz="0" w:space="0" w:color="auto"/>
        <w:bottom w:val="none" w:sz="0" w:space="0" w:color="auto"/>
        <w:right w:val="none" w:sz="0" w:space="0" w:color="auto"/>
      </w:divBdr>
    </w:div>
    <w:div w:id="1110469719">
      <w:marLeft w:val="640"/>
      <w:marRight w:val="0"/>
      <w:marTop w:val="0"/>
      <w:marBottom w:val="0"/>
      <w:divBdr>
        <w:top w:val="none" w:sz="0" w:space="0" w:color="auto"/>
        <w:left w:val="none" w:sz="0" w:space="0" w:color="auto"/>
        <w:bottom w:val="none" w:sz="0" w:space="0" w:color="auto"/>
        <w:right w:val="none" w:sz="0" w:space="0" w:color="auto"/>
      </w:divBdr>
    </w:div>
    <w:div w:id="1111515412">
      <w:marLeft w:val="640"/>
      <w:marRight w:val="0"/>
      <w:marTop w:val="0"/>
      <w:marBottom w:val="0"/>
      <w:divBdr>
        <w:top w:val="none" w:sz="0" w:space="0" w:color="auto"/>
        <w:left w:val="none" w:sz="0" w:space="0" w:color="auto"/>
        <w:bottom w:val="none" w:sz="0" w:space="0" w:color="auto"/>
        <w:right w:val="none" w:sz="0" w:space="0" w:color="auto"/>
      </w:divBdr>
    </w:div>
    <w:div w:id="1112280390">
      <w:marLeft w:val="640"/>
      <w:marRight w:val="0"/>
      <w:marTop w:val="0"/>
      <w:marBottom w:val="0"/>
      <w:divBdr>
        <w:top w:val="none" w:sz="0" w:space="0" w:color="auto"/>
        <w:left w:val="none" w:sz="0" w:space="0" w:color="auto"/>
        <w:bottom w:val="none" w:sz="0" w:space="0" w:color="auto"/>
        <w:right w:val="none" w:sz="0" w:space="0" w:color="auto"/>
      </w:divBdr>
    </w:div>
    <w:div w:id="1112440505">
      <w:marLeft w:val="640"/>
      <w:marRight w:val="0"/>
      <w:marTop w:val="0"/>
      <w:marBottom w:val="0"/>
      <w:divBdr>
        <w:top w:val="none" w:sz="0" w:space="0" w:color="auto"/>
        <w:left w:val="none" w:sz="0" w:space="0" w:color="auto"/>
        <w:bottom w:val="none" w:sz="0" w:space="0" w:color="auto"/>
        <w:right w:val="none" w:sz="0" w:space="0" w:color="auto"/>
      </w:divBdr>
    </w:div>
    <w:div w:id="1113744758">
      <w:marLeft w:val="640"/>
      <w:marRight w:val="0"/>
      <w:marTop w:val="0"/>
      <w:marBottom w:val="0"/>
      <w:divBdr>
        <w:top w:val="none" w:sz="0" w:space="0" w:color="auto"/>
        <w:left w:val="none" w:sz="0" w:space="0" w:color="auto"/>
        <w:bottom w:val="none" w:sz="0" w:space="0" w:color="auto"/>
        <w:right w:val="none" w:sz="0" w:space="0" w:color="auto"/>
      </w:divBdr>
    </w:div>
    <w:div w:id="1113749608">
      <w:marLeft w:val="640"/>
      <w:marRight w:val="0"/>
      <w:marTop w:val="0"/>
      <w:marBottom w:val="0"/>
      <w:divBdr>
        <w:top w:val="none" w:sz="0" w:space="0" w:color="auto"/>
        <w:left w:val="none" w:sz="0" w:space="0" w:color="auto"/>
        <w:bottom w:val="none" w:sz="0" w:space="0" w:color="auto"/>
        <w:right w:val="none" w:sz="0" w:space="0" w:color="auto"/>
      </w:divBdr>
    </w:div>
    <w:div w:id="1114204191">
      <w:marLeft w:val="640"/>
      <w:marRight w:val="0"/>
      <w:marTop w:val="0"/>
      <w:marBottom w:val="0"/>
      <w:divBdr>
        <w:top w:val="none" w:sz="0" w:space="0" w:color="auto"/>
        <w:left w:val="none" w:sz="0" w:space="0" w:color="auto"/>
        <w:bottom w:val="none" w:sz="0" w:space="0" w:color="auto"/>
        <w:right w:val="none" w:sz="0" w:space="0" w:color="auto"/>
      </w:divBdr>
    </w:div>
    <w:div w:id="1114401929">
      <w:marLeft w:val="640"/>
      <w:marRight w:val="0"/>
      <w:marTop w:val="0"/>
      <w:marBottom w:val="0"/>
      <w:divBdr>
        <w:top w:val="none" w:sz="0" w:space="0" w:color="auto"/>
        <w:left w:val="none" w:sz="0" w:space="0" w:color="auto"/>
        <w:bottom w:val="none" w:sz="0" w:space="0" w:color="auto"/>
        <w:right w:val="none" w:sz="0" w:space="0" w:color="auto"/>
      </w:divBdr>
    </w:div>
    <w:div w:id="1115754020">
      <w:marLeft w:val="640"/>
      <w:marRight w:val="0"/>
      <w:marTop w:val="0"/>
      <w:marBottom w:val="0"/>
      <w:divBdr>
        <w:top w:val="none" w:sz="0" w:space="0" w:color="auto"/>
        <w:left w:val="none" w:sz="0" w:space="0" w:color="auto"/>
        <w:bottom w:val="none" w:sz="0" w:space="0" w:color="auto"/>
        <w:right w:val="none" w:sz="0" w:space="0" w:color="auto"/>
      </w:divBdr>
    </w:div>
    <w:div w:id="1116145565">
      <w:marLeft w:val="640"/>
      <w:marRight w:val="0"/>
      <w:marTop w:val="0"/>
      <w:marBottom w:val="0"/>
      <w:divBdr>
        <w:top w:val="none" w:sz="0" w:space="0" w:color="auto"/>
        <w:left w:val="none" w:sz="0" w:space="0" w:color="auto"/>
        <w:bottom w:val="none" w:sz="0" w:space="0" w:color="auto"/>
        <w:right w:val="none" w:sz="0" w:space="0" w:color="auto"/>
      </w:divBdr>
    </w:div>
    <w:div w:id="1116289772">
      <w:marLeft w:val="640"/>
      <w:marRight w:val="0"/>
      <w:marTop w:val="0"/>
      <w:marBottom w:val="0"/>
      <w:divBdr>
        <w:top w:val="none" w:sz="0" w:space="0" w:color="auto"/>
        <w:left w:val="none" w:sz="0" w:space="0" w:color="auto"/>
        <w:bottom w:val="none" w:sz="0" w:space="0" w:color="auto"/>
        <w:right w:val="none" w:sz="0" w:space="0" w:color="auto"/>
      </w:divBdr>
    </w:div>
    <w:div w:id="1117337262">
      <w:marLeft w:val="640"/>
      <w:marRight w:val="0"/>
      <w:marTop w:val="0"/>
      <w:marBottom w:val="0"/>
      <w:divBdr>
        <w:top w:val="none" w:sz="0" w:space="0" w:color="auto"/>
        <w:left w:val="none" w:sz="0" w:space="0" w:color="auto"/>
        <w:bottom w:val="none" w:sz="0" w:space="0" w:color="auto"/>
        <w:right w:val="none" w:sz="0" w:space="0" w:color="auto"/>
      </w:divBdr>
    </w:div>
    <w:div w:id="1117412113">
      <w:marLeft w:val="640"/>
      <w:marRight w:val="0"/>
      <w:marTop w:val="0"/>
      <w:marBottom w:val="0"/>
      <w:divBdr>
        <w:top w:val="none" w:sz="0" w:space="0" w:color="auto"/>
        <w:left w:val="none" w:sz="0" w:space="0" w:color="auto"/>
        <w:bottom w:val="none" w:sz="0" w:space="0" w:color="auto"/>
        <w:right w:val="none" w:sz="0" w:space="0" w:color="auto"/>
      </w:divBdr>
    </w:div>
    <w:div w:id="1117680295">
      <w:marLeft w:val="640"/>
      <w:marRight w:val="0"/>
      <w:marTop w:val="0"/>
      <w:marBottom w:val="0"/>
      <w:divBdr>
        <w:top w:val="none" w:sz="0" w:space="0" w:color="auto"/>
        <w:left w:val="none" w:sz="0" w:space="0" w:color="auto"/>
        <w:bottom w:val="none" w:sz="0" w:space="0" w:color="auto"/>
        <w:right w:val="none" w:sz="0" w:space="0" w:color="auto"/>
      </w:divBdr>
    </w:div>
    <w:div w:id="1118060325">
      <w:marLeft w:val="640"/>
      <w:marRight w:val="0"/>
      <w:marTop w:val="0"/>
      <w:marBottom w:val="0"/>
      <w:divBdr>
        <w:top w:val="none" w:sz="0" w:space="0" w:color="auto"/>
        <w:left w:val="none" w:sz="0" w:space="0" w:color="auto"/>
        <w:bottom w:val="none" w:sz="0" w:space="0" w:color="auto"/>
        <w:right w:val="none" w:sz="0" w:space="0" w:color="auto"/>
      </w:divBdr>
    </w:div>
    <w:div w:id="1118254564">
      <w:bodyDiv w:val="1"/>
      <w:marLeft w:val="0"/>
      <w:marRight w:val="0"/>
      <w:marTop w:val="0"/>
      <w:marBottom w:val="0"/>
      <w:divBdr>
        <w:top w:val="none" w:sz="0" w:space="0" w:color="auto"/>
        <w:left w:val="none" w:sz="0" w:space="0" w:color="auto"/>
        <w:bottom w:val="none" w:sz="0" w:space="0" w:color="auto"/>
        <w:right w:val="none" w:sz="0" w:space="0" w:color="auto"/>
      </w:divBdr>
    </w:div>
    <w:div w:id="1119180046">
      <w:marLeft w:val="640"/>
      <w:marRight w:val="0"/>
      <w:marTop w:val="0"/>
      <w:marBottom w:val="0"/>
      <w:divBdr>
        <w:top w:val="none" w:sz="0" w:space="0" w:color="auto"/>
        <w:left w:val="none" w:sz="0" w:space="0" w:color="auto"/>
        <w:bottom w:val="none" w:sz="0" w:space="0" w:color="auto"/>
        <w:right w:val="none" w:sz="0" w:space="0" w:color="auto"/>
      </w:divBdr>
    </w:div>
    <w:div w:id="1119420620">
      <w:marLeft w:val="640"/>
      <w:marRight w:val="0"/>
      <w:marTop w:val="0"/>
      <w:marBottom w:val="0"/>
      <w:divBdr>
        <w:top w:val="none" w:sz="0" w:space="0" w:color="auto"/>
        <w:left w:val="none" w:sz="0" w:space="0" w:color="auto"/>
        <w:bottom w:val="none" w:sz="0" w:space="0" w:color="auto"/>
        <w:right w:val="none" w:sz="0" w:space="0" w:color="auto"/>
      </w:divBdr>
    </w:div>
    <w:div w:id="1119571540">
      <w:marLeft w:val="640"/>
      <w:marRight w:val="0"/>
      <w:marTop w:val="0"/>
      <w:marBottom w:val="0"/>
      <w:divBdr>
        <w:top w:val="none" w:sz="0" w:space="0" w:color="auto"/>
        <w:left w:val="none" w:sz="0" w:space="0" w:color="auto"/>
        <w:bottom w:val="none" w:sz="0" w:space="0" w:color="auto"/>
        <w:right w:val="none" w:sz="0" w:space="0" w:color="auto"/>
      </w:divBdr>
    </w:div>
    <w:div w:id="1120035138">
      <w:marLeft w:val="640"/>
      <w:marRight w:val="0"/>
      <w:marTop w:val="0"/>
      <w:marBottom w:val="0"/>
      <w:divBdr>
        <w:top w:val="none" w:sz="0" w:space="0" w:color="auto"/>
        <w:left w:val="none" w:sz="0" w:space="0" w:color="auto"/>
        <w:bottom w:val="none" w:sz="0" w:space="0" w:color="auto"/>
        <w:right w:val="none" w:sz="0" w:space="0" w:color="auto"/>
      </w:divBdr>
    </w:div>
    <w:div w:id="1120497074">
      <w:bodyDiv w:val="1"/>
      <w:marLeft w:val="0"/>
      <w:marRight w:val="0"/>
      <w:marTop w:val="0"/>
      <w:marBottom w:val="0"/>
      <w:divBdr>
        <w:top w:val="none" w:sz="0" w:space="0" w:color="auto"/>
        <w:left w:val="none" w:sz="0" w:space="0" w:color="auto"/>
        <w:bottom w:val="none" w:sz="0" w:space="0" w:color="auto"/>
        <w:right w:val="none" w:sz="0" w:space="0" w:color="auto"/>
      </w:divBdr>
      <w:divsChild>
        <w:div w:id="15739901">
          <w:marLeft w:val="640"/>
          <w:marRight w:val="0"/>
          <w:marTop w:val="0"/>
          <w:marBottom w:val="0"/>
          <w:divBdr>
            <w:top w:val="none" w:sz="0" w:space="0" w:color="auto"/>
            <w:left w:val="none" w:sz="0" w:space="0" w:color="auto"/>
            <w:bottom w:val="none" w:sz="0" w:space="0" w:color="auto"/>
            <w:right w:val="none" w:sz="0" w:space="0" w:color="auto"/>
          </w:divBdr>
        </w:div>
        <w:div w:id="24445886">
          <w:marLeft w:val="640"/>
          <w:marRight w:val="0"/>
          <w:marTop w:val="0"/>
          <w:marBottom w:val="0"/>
          <w:divBdr>
            <w:top w:val="none" w:sz="0" w:space="0" w:color="auto"/>
            <w:left w:val="none" w:sz="0" w:space="0" w:color="auto"/>
            <w:bottom w:val="none" w:sz="0" w:space="0" w:color="auto"/>
            <w:right w:val="none" w:sz="0" w:space="0" w:color="auto"/>
          </w:divBdr>
        </w:div>
        <w:div w:id="46222739">
          <w:marLeft w:val="640"/>
          <w:marRight w:val="0"/>
          <w:marTop w:val="0"/>
          <w:marBottom w:val="0"/>
          <w:divBdr>
            <w:top w:val="none" w:sz="0" w:space="0" w:color="auto"/>
            <w:left w:val="none" w:sz="0" w:space="0" w:color="auto"/>
            <w:bottom w:val="none" w:sz="0" w:space="0" w:color="auto"/>
            <w:right w:val="none" w:sz="0" w:space="0" w:color="auto"/>
          </w:divBdr>
        </w:div>
        <w:div w:id="47002796">
          <w:marLeft w:val="640"/>
          <w:marRight w:val="0"/>
          <w:marTop w:val="0"/>
          <w:marBottom w:val="0"/>
          <w:divBdr>
            <w:top w:val="none" w:sz="0" w:space="0" w:color="auto"/>
            <w:left w:val="none" w:sz="0" w:space="0" w:color="auto"/>
            <w:bottom w:val="none" w:sz="0" w:space="0" w:color="auto"/>
            <w:right w:val="none" w:sz="0" w:space="0" w:color="auto"/>
          </w:divBdr>
        </w:div>
        <w:div w:id="52121930">
          <w:marLeft w:val="640"/>
          <w:marRight w:val="0"/>
          <w:marTop w:val="0"/>
          <w:marBottom w:val="0"/>
          <w:divBdr>
            <w:top w:val="none" w:sz="0" w:space="0" w:color="auto"/>
            <w:left w:val="none" w:sz="0" w:space="0" w:color="auto"/>
            <w:bottom w:val="none" w:sz="0" w:space="0" w:color="auto"/>
            <w:right w:val="none" w:sz="0" w:space="0" w:color="auto"/>
          </w:divBdr>
        </w:div>
        <w:div w:id="62335232">
          <w:marLeft w:val="640"/>
          <w:marRight w:val="0"/>
          <w:marTop w:val="0"/>
          <w:marBottom w:val="0"/>
          <w:divBdr>
            <w:top w:val="none" w:sz="0" w:space="0" w:color="auto"/>
            <w:left w:val="none" w:sz="0" w:space="0" w:color="auto"/>
            <w:bottom w:val="none" w:sz="0" w:space="0" w:color="auto"/>
            <w:right w:val="none" w:sz="0" w:space="0" w:color="auto"/>
          </w:divBdr>
        </w:div>
        <w:div w:id="81026923">
          <w:marLeft w:val="640"/>
          <w:marRight w:val="0"/>
          <w:marTop w:val="0"/>
          <w:marBottom w:val="0"/>
          <w:divBdr>
            <w:top w:val="none" w:sz="0" w:space="0" w:color="auto"/>
            <w:left w:val="none" w:sz="0" w:space="0" w:color="auto"/>
            <w:bottom w:val="none" w:sz="0" w:space="0" w:color="auto"/>
            <w:right w:val="none" w:sz="0" w:space="0" w:color="auto"/>
          </w:divBdr>
        </w:div>
        <w:div w:id="84964206">
          <w:marLeft w:val="640"/>
          <w:marRight w:val="0"/>
          <w:marTop w:val="0"/>
          <w:marBottom w:val="0"/>
          <w:divBdr>
            <w:top w:val="none" w:sz="0" w:space="0" w:color="auto"/>
            <w:left w:val="none" w:sz="0" w:space="0" w:color="auto"/>
            <w:bottom w:val="none" w:sz="0" w:space="0" w:color="auto"/>
            <w:right w:val="none" w:sz="0" w:space="0" w:color="auto"/>
          </w:divBdr>
        </w:div>
        <w:div w:id="104465882">
          <w:marLeft w:val="640"/>
          <w:marRight w:val="0"/>
          <w:marTop w:val="0"/>
          <w:marBottom w:val="0"/>
          <w:divBdr>
            <w:top w:val="none" w:sz="0" w:space="0" w:color="auto"/>
            <w:left w:val="none" w:sz="0" w:space="0" w:color="auto"/>
            <w:bottom w:val="none" w:sz="0" w:space="0" w:color="auto"/>
            <w:right w:val="none" w:sz="0" w:space="0" w:color="auto"/>
          </w:divBdr>
        </w:div>
        <w:div w:id="112329943">
          <w:marLeft w:val="640"/>
          <w:marRight w:val="0"/>
          <w:marTop w:val="0"/>
          <w:marBottom w:val="0"/>
          <w:divBdr>
            <w:top w:val="none" w:sz="0" w:space="0" w:color="auto"/>
            <w:left w:val="none" w:sz="0" w:space="0" w:color="auto"/>
            <w:bottom w:val="none" w:sz="0" w:space="0" w:color="auto"/>
            <w:right w:val="none" w:sz="0" w:space="0" w:color="auto"/>
          </w:divBdr>
        </w:div>
        <w:div w:id="120197286">
          <w:marLeft w:val="640"/>
          <w:marRight w:val="0"/>
          <w:marTop w:val="0"/>
          <w:marBottom w:val="0"/>
          <w:divBdr>
            <w:top w:val="none" w:sz="0" w:space="0" w:color="auto"/>
            <w:left w:val="none" w:sz="0" w:space="0" w:color="auto"/>
            <w:bottom w:val="none" w:sz="0" w:space="0" w:color="auto"/>
            <w:right w:val="none" w:sz="0" w:space="0" w:color="auto"/>
          </w:divBdr>
        </w:div>
        <w:div w:id="129444950">
          <w:marLeft w:val="640"/>
          <w:marRight w:val="0"/>
          <w:marTop w:val="0"/>
          <w:marBottom w:val="0"/>
          <w:divBdr>
            <w:top w:val="none" w:sz="0" w:space="0" w:color="auto"/>
            <w:left w:val="none" w:sz="0" w:space="0" w:color="auto"/>
            <w:bottom w:val="none" w:sz="0" w:space="0" w:color="auto"/>
            <w:right w:val="none" w:sz="0" w:space="0" w:color="auto"/>
          </w:divBdr>
        </w:div>
        <w:div w:id="165706160">
          <w:marLeft w:val="640"/>
          <w:marRight w:val="0"/>
          <w:marTop w:val="0"/>
          <w:marBottom w:val="0"/>
          <w:divBdr>
            <w:top w:val="none" w:sz="0" w:space="0" w:color="auto"/>
            <w:left w:val="none" w:sz="0" w:space="0" w:color="auto"/>
            <w:bottom w:val="none" w:sz="0" w:space="0" w:color="auto"/>
            <w:right w:val="none" w:sz="0" w:space="0" w:color="auto"/>
          </w:divBdr>
        </w:div>
        <w:div w:id="176237770">
          <w:marLeft w:val="640"/>
          <w:marRight w:val="0"/>
          <w:marTop w:val="0"/>
          <w:marBottom w:val="0"/>
          <w:divBdr>
            <w:top w:val="none" w:sz="0" w:space="0" w:color="auto"/>
            <w:left w:val="none" w:sz="0" w:space="0" w:color="auto"/>
            <w:bottom w:val="none" w:sz="0" w:space="0" w:color="auto"/>
            <w:right w:val="none" w:sz="0" w:space="0" w:color="auto"/>
          </w:divBdr>
        </w:div>
        <w:div w:id="192305880">
          <w:marLeft w:val="640"/>
          <w:marRight w:val="0"/>
          <w:marTop w:val="0"/>
          <w:marBottom w:val="0"/>
          <w:divBdr>
            <w:top w:val="none" w:sz="0" w:space="0" w:color="auto"/>
            <w:left w:val="none" w:sz="0" w:space="0" w:color="auto"/>
            <w:bottom w:val="none" w:sz="0" w:space="0" w:color="auto"/>
            <w:right w:val="none" w:sz="0" w:space="0" w:color="auto"/>
          </w:divBdr>
        </w:div>
        <w:div w:id="194777089">
          <w:marLeft w:val="640"/>
          <w:marRight w:val="0"/>
          <w:marTop w:val="0"/>
          <w:marBottom w:val="0"/>
          <w:divBdr>
            <w:top w:val="none" w:sz="0" w:space="0" w:color="auto"/>
            <w:left w:val="none" w:sz="0" w:space="0" w:color="auto"/>
            <w:bottom w:val="none" w:sz="0" w:space="0" w:color="auto"/>
            <w:right w:val="none" w:sz="0" w:space="0" w:color="auto"/>
          </w:divBdr>
        </w:div>
        <w:div w:id="204100858">
          <w:marLeft w:val="640"/>
          <w:marRight w:val="0"/>
          <w:marTop w:val="0"/>
          <w:marBottom w:val="0"/>
          <w:divBdr>
            <w:top w:val="none" w:sz="0" w:space="0" w:color="auto"/>
            <w:left w:val="none" w:sz="0" w:space="0" w:color="auto"/>
            <w:bottom w:val="none" w:sz="0" w:space="0" w:color="auto"/>
            <w:right w:val="none" w:sz="0" w:space="0" w:color="auto"/>
          </w:divBdr>
        </w:div>
        <w:div w:id="212229977">
          <w:marLeft w:val="640"/>
          <w:marRight w:val="0"/>
          <w:marTop w:val="0"/>
          <w:marBottom w:val="0"/>
          <w:divBdr>
            <w:top w:val="none" w:sz="0" w:space="0" w:color="auto"/>
            <w:left w:val="none" w:sz="0" w:space="0" w:color="auto"/>
            <w:bottom w:val="none" w:sz="0" w:space="0" w:color="auto"/>
            <w:right w:val="none" w:sz="0" w:space="0" w:color="auto"/>
          </w:divBdr>
        </w:div>
        <w:div w:id="213809461">
          <w:marLeft w:val="640"/>
          <w:marRight w:val="0"/>
          <w:marTop w:val="0"/>
          <w:marBottom w:val="0"/>
          <w:divBdr>
            <w:top w:val="none" w:sz="0" w:space="0" w:color="auto"/>
            <w:left w:val="none" w:sz="0" w:space="0" w:color="auto"/>
            <w:bottom w:val="none" w:sz="0" w:space="0" w:color="auto"/>
            <w:right w:val="none" w:sz="0" w:space="0" w:color="auto"/>
          </w:divBdr>
        </w:div>
        <w:div w:id="230772321">
          <w:marLeft w:val="640"/>
          <w:marRight w:val="0"/>
          <w:marTop w:val="0"/>
          <w:marBottom w:val="0"/>
          <w:divBdr>
            <w:top w:val="none" w:sz="0" w:space="0" w:color="auto"/>
            <w:left w:val="none" w:sz="0" w:space="0" w:color="auto"/>
            <w:bottom w:val="none" w:sz="0" w:space="0" w:color="auto"/>
            <w:right w:val="none" w:sz="0" w:space="0" w:color="auto"/>
          </w:divBdr>
        </w:div>
        <w:div w:id="233589071">
          <w:marLeft w:val="640"/>
          <w:marRight w:val="0"/>
          <w:marTop w:val="0"/>
          <w:marBottom w:val="0"/>
          <w:divBdr>
            <w:top w:val="none" w:sz="0" w:space="0" w:color="auto"/>
            <w:left w:val="none" w:sz="0" w:space="0" w:color="auto"/>
            <w:bottom w:val="none" w:sz="0" w:space="0" w:color="auto"/>
            <w:right w:val="none" w:sz="0" w:space="0" w:color="auto"/>
          </w:divBdr>
        </w:div>
        <w:div w:id="234894866">
          <w:marLeft w:val="640"/>
          <w:marRight w:val="0"/>
          <w:marTop w:val="0"/>
          <w:marBottom w:val="0"/>
          <w:divBdr>
            <w:top w:val="none" w:sz="0" w:space="0" w:color="auto"/>
            <w:left w:val="none" w:sz="0" w:space="0" w:color="auto"/>
            <w:bottom w:val="none" w:sz="0" w:space="0" w:color="auto"/>
            <w:right w:val="none" w:sz="0" w:space="0" w:color="auto"/>
          </w:divBdr>
        </w:div>
        <w:div w:id="235825138">
          <w:marLeft w:val="640"/>
          <w:marRight w:val="0"/>
          <w:marTop w:val="0"/>
          <w:marBottom w:val="0"/>
          <w:divBdr>
            <w:top w:val="none" w:sz="0" w:space="0" w:color="auto"/>
            <w:left w:val="none" w:sz="0" w:space="0" w:color="auto"/>
            <w:bottom w:val="none" w:sz="0" w:space="0" w:color="auto"/>
            <w:right w:val="none" w:sz="0" w:space="0" w:color="auto"/>
          </w:divBdr>
        </w:div>
        <w:div w:id="236473981">
          <w:marLeft w:val="640"/>
          <w:marRight w:val="0"/>
          <w:marTop w:val="0"/>
          <w:marBottom w:val="0"/>
          <w:divBdr>
            <w:top w:val="none" w:sz="0" w:space="0" w:color="auto"/>
            <w:left w:val="none" w:sz="0" w:space="0" w:color="auto"/>
            <w:bottom w:val="none" w:sz="0" w:space="0" w:color="auto"/>
            <w:right w:val="none" w:sz="0" w:space="0" w:color="auto"/>
          </w:divBdr>
        </w:div>
        <w:div w:id="244270211">
          <w:marLeft w:val="640"/>
          <w:marRight w:val="0"/>
          <w:marTop w:val="0"/>
          <w:marBottom w:val="0"/>
          <w:divBdr>
            <w:top w:val="none" w:sz="0" w:space="0" w:color="auto"/>
            <w:left w:val="none" w:sz="0" w:space="0" w:color="auto"/>
            <w:bottom w:val="none" w:sz="0" w:space="0" w:color="auto"/>
            <w:right w:val="none" w:sz="0" w:space="0" w:color="auto"/>
          </w:divBdr>
        </w:div>
        <w:div w:id="260381353">
          <w:marLeft w:val="640"/>
          <w:marRight w:val="0"/>
          <w:marTop w:val="0"/>
          <w:marBottom w:val="0"/>
          <w:divBdr>
            <w:top w:val="none" w:sz="0" w:space="0" w:color="auto"/>
            <w:left w:val="none" w:sz="0" w:space="0" w:color="auto"/>
            <w:bottom w:val="none" w:sz="0" w:space="0" w:color="auto"/>
            <w:right w:val="none" w:sz="0" w:space="0" w:color="auto"/>
          </w:divBdr>
        </w:div>
        <w:div w:id="272248760">
          <w:marLeft w:val="640"/>
          <w:marRight w:val="0"/>
          <w:marTop w:val="0"/>
          <w:marBottom w:val="0"/>
          <w:divBdr>
            <w:top w:val="none" w:sz="0" w:space="0" w:color="auto"/>
            <w:left w:val="none" w:sz="0" w:space="0" w:color="auto"/>
            <w:bottom w:val="none" w:sz="0" w:space="0" w:color="auto"/>
            <w:right w:val="none" w:sz="0" w:space="0" w:color="auto"/>
          </w:divBdr>
        </w:div>
        <w:div w:id="274142693">
          <w:marLeft w:val="640"/>
          <w:marRight w:val="0"/>
          <w:marTop w:val="0"/>
          <w:marBottom w:val="0"/>
          <w:divBdr>
            <w:top w:val="none" w:sz="0" w:space="0" w:color="auto"/>
            <w:left w:val="none" w:sz="0" w:space="0" w:color="auto"/>
            <w:bottom w:val="none" w:sz="0" w:space="0" w:color="auto"/>
            <w:right w:val="none" w:sz="0" w:space="0" w:color="auto"/>
          </w:divBdr>
        </w:div>
        <w:div w:id="289363200">
          <w:marLeft w:val="640"/>
          <w:marRight w:val="0"/>
          <w:marTop w:val="0"/>
          <w:marBottom w:val="0"/>
          <w:divBdr>
            <w:top w:val="none" w:sz="0" w:space="0" w:color="auto"/>
            <w:left w:val="none" w:sz="0" w:space="0" w:color="auto"/>
            <w:bottom w:val="none" w:sz="0" w:space="0" w:color="auto"/>
            <w:right w:val="none" w:sz="0" w:space="0" w:color="auto"/>
          </w:divBdr>
        </w:div>
        <w:div w:id="311065894">
          <w:marLeft w:val="640"/>
          <w:marRight w:val="0"/>
          <w:marTop w:val="0"/>
          <w:marBottom w:val="0"/>
          <w:divBdr>
            <w:top w:val="none" w:sz="0" w:space="0" w:color="auto"/>
            <w:left w:val="none" w:sz="0" w:space="0" w:color="auto"/>
            <w:bottom w:val="none" w:sz="0" w:space="0" w:color="auto"/>
            <w:right w:val="none" w:sz="0" w:space="0" w:color="auto"/>
          </w:divBdr>
        </w:div>
        <w:div w:id="319500365">
          <w:marLeft w:val="640"/>
          <w:marRight w:val="0"/>
          <w:marTop w:val="0"/>
          <w:marBottom w:val="0"/>
          <w:divBdr>
            <w:top w:val="none" w:sz="0" w:space="0" w:color="auto"/>
            <w:left w:val="none" w:sz="0" w:space="0" w:color="auto"/>
            <w:bottom w:val="none" w:sz="0" w:space="0" w:color="auto"/>
            <w:right w:val="none" w:sz="0" w:space="0" w:color="auto"/>
          </w:divBdr>
        </w:div>
        <w:div w:id="320088907">
          <w:marLeft w:val="640"/>
          <w:marRight w:val="0"/>
          <w:marTop w:val="0"/>
          <w:marBottom w:val="0"/>
          <w:divBdr>
            <w:top w:val="none" w:sz="0" w:space="0" w:color="auto"/>
            <w:left w:val="none" w:sz="0" w:space="0" w:color="auto"/>
            <w:bottom w:val="none" w:sz="0" w:space="0" w:color="auto"/>
            <w:right w:val="none" w:sz="0" w:space="0" w:color="auto"/>
          </w:divBdr>
        </w:div>
        <w:div w:id="338429679">
          <w:marLeft w:val="640"/>
          <w:marRight w:val="0"/>
          <w:marTop w:val="0"/>
          <w:marBottom w:val="0"/>
          <w:divBdr>
            <w:top w:val="none" w:sz="0" w:space="0" w:color="auto"/>
            <w:left w:val="none" w:sz="0" w:space="0" w:color="auto"/>
            <w:bottom w:val="none" w:sz="0" w:space="0" w:color="auto"/>
            <w:right w:val="none" w:sz="0" w:space="0" w:color="auto"/>
          </w:divBdr>
        </w:div>
        <w:div w:id="339628271">
          <w:marLeft w:val="640"/>
          <w:marRight w:val="0"/>
          <w:marTop w:val="0"/>
          <w:marBottom w:val="0"/>
          <w:divBdr>
            <w:top w:val="none" w:sz="0" w:space="0" w:color="auto"/>
            <w:left w:val="none" w:sz="0" w:space="0" w:color="auto"/>
            <w:bottom w:val="none" w:sz="0" w:space="0" w:color="auto"/>
            <w:right w:val="none" w:sz="0" w:space="0" w:color="auto"/>
          </w:divBdr>
        </w:div>
        <w:div w:id="344670397">
          <w:marLeft w:val="640"/>
          <w:marRight w:val="0"/>
          <w:marTop w:val="0"/>
          <w:marBottom w:val="0"/>
          <w:divBdr>
            <w:top w:val="none" w:sz="0" w:space="0" w:color="auto"/>
            <w:left w:val="none" w:sz="0" w:space="0" w:color="auto"/>
            <w:bottom w:val="none" w:sz="0" w:space="0" w:color="auto"/>
            <w:right w:val="none" w:sz="0" w:space="0" w:color="auto"/>
          </w:divBdr>
        </w:div>
        <w:div w:id="371081539">
          <w:marLeft w:val="640"/>
          <w:marRight w:val="0"/>
          <w:marTop w:val="0"/>
          <w:marBottom w:val="0"/>
          <w:divBdr>
            <w:top w:val="none" w:sz="0" w:space="0" w:color="auto"/>
            <w:left w:val="none" w:sz="0" w:space="0" w:color="auto"/>
            <w:bottom w:val="none" w:sz="0" w:space="0" w:color="auto"/>
            <w:right w:val="none" w:sz="0" w:space="0" w:color="auto"/>
          </w:divBdr>
        </w:div>
        <w:div w:id="376707436">
          <w:marLeft w:val="640"/>
          <w:marRight w:val="0"/>
          <w:marTop w:val="0"/>
          <w:marBottom w:val="0"/>
          <w:divBdr>
            <w:top w:val="none" w:sz="0" w:space="0" w:color="auto"/>
            <w:left w:val="none" w:sz="0" w:space="0" w:color="auto"/>
            <w:bottom w:val="none" w:sz="0" w:space="0" w:color="auto"/>
            <w:right w:val="none" w:sz="0" w:space="0" w:color="auto"/>
          </w:divBdr>
        </w:div>
        <w:div w:id="380446525">
          <w:marLeft w:val="640"/>
          <w:marRight w:val="0"/>
          <w:marTop w:val="0"/>
          <w:marBottom w:val="0"/>
          <w:divBdr>
            <w:top w:val="none" w:sz="0" w:space="0" w:color="auto"/>
            <w:left w:val="none" w:sz="0" w:space="0" w:color="auto"/>
            <w:bottom w:val="none" w:sz="0" w:space="0" w:color="auto"/>
            <w:right w:val="none" w:sz="0" w:space="0" w:color="auto"/>
          </w:divBdr>
        </w:div>
        <w:div w:id="393745213">
          <w:marLeft w:val="640"/>
          <w:marRight w:val="0"/>
          <w:marTop w:val="0"/>
          <w:marBottom w:val="0"/>
          <w:divBdr>
            <w:top w:val="none" w:sz="0" w:space="0" w:color="auto"/>
            <w:left w:val="none" w:sz="0" w:space="0" w:color="auto"/>
            <w:bottom w:val="none" w:sz="0" w:space="0" w:color="auto"/>
            <w:right w:val="none" w:sz="0" w:space="0" w:color="auto"/>
          </w:divBdr>
        </w:div>
        <w:div w:id="394666649">
          <w:marLeft w:val="640"/>
          <w:marRight w:val="0"/>
          <w:marTop w:val="0"/>
          <w:marBottom w:val="0"/>
          <w:divBdr>
            <w:top w:val="none" w:sz="0" w:space="0" w:color="auto"/>
            <w:left w:val="none" w:sz="0" w:space="0" w:color="auto"/>
            <w:bottom w:val="none" w:sz="0" w:space="0" w:color="auto"/>
            <w:right w:val="none" w:sz="0" w:space="0" w:color="auto"/>
          </w:divBdr>
        </w:div>
        <w:div w:id="404499174">
          <w:marLeft w:val="640"/>
          <w:marRight w:val="0"/>
          <w:marTop w:val="0"/>
          <w:marBottom w:val="0"/>
          <w:divBdr>
            <w:top w:val="none" w:sz="0" w:space="0" w:color="auto"/>
            <w:left w:val="none" w:sz="0" w:space="0" w:color="auto"/>
            <w:bottom w:val="none" w:sz="0" w:space="0" w:color="auto"/>
            <w:right w:val="none" w:sz="0" w:space="0" w:color="auto"/>
          </w:divBdr>
        </w:div>
        <w:div w:id="411122995">
          <w:marLeft w:val="640"/>
          <w:marRight w:val="0"/>
          <w:marTop w:val="0"/>
          <w:marBottom w:val="0"/>
          <w:divBdr>
            <w:top w:val="none" w:sz="0" w:space="0" w:color="auto"/>
            <w:left w:val="none" w:sz="0" w:space="0" w:color="auto"/>
            <w:bottom w:val="none" w:sz="0" w:space="0" w:color="auto"/>
            <w:right w:val="none" w:sz="0" w:space="0" w:color="auto"/>
          </w:divBdr>
        </w:div>
        <w:div w:id="411313108">
          <w:marLeft w:val="640"/>
          <w:marRight w:val="0"/>
          <w:marTop w:val="0"/>
          <w:marBottom w:val="0"/>
          <w:divBdr>
            <w:top w:val="none" w:sz="0" w:space="0" w:color="auto"/>
            <w:left w:val="none" w:sz="0" w:space="0" w:color="auto"/>
            <w:bottom w:val="none" w:sz="0" w:space="0" w:color="auto"/>
            <w:right w:val="none" w:sz="0" w:space="0" w:color="auto"/>
          </w:divBdr>
        </w:div>
        <w:div w:id="413479195">
          <w:marLeft w:val="640"/>
          <w:marRight w:val="0"/>
          <w:marTop w:val="0"/>
          <w:marBottom w:val="0"/>
          <w:divBdr>
            <w:top w:val="none" w:sz="0" w:space="0" w:color="auto"/>
            <w:left w:val="none" w:sz="0" w:space="0" w:color="auto"/>
            <w:bottom w:val="none" w:sz="0" w:space="0" w:color="auto"/>
            <w:right w:val="none" w:sz="0" w:space="0" w:color="auto"/>
          </w:divBdr>
        </w:div>
        <w:div w:id="417293396">
          <w:marLeft w:val="640"/>
          <w:marRight w:val="0"/>
          <w:marTop w:val="0"/>
          <w:marBottom w:val="0"/>
          <w:divBdr>
            <w:top w:val="none" w:sz="0" w:space="0" w:color="auto"/>
            <w:left w:val="none" w:sz="0" w:space="0" w:color="auto"/>
            <w:bottom w:val="none" w:sz="0" w:space="0" w:color="auto"/>
            <w:right w:val="none" w:sz="0" w:space="0" w:color="auto"/>
          </w:divBdr>
        </w:div>
        <w:div w:id="424345767">
          <w:marLeft w:val="640"/>
          <w:marRight w:val="0"/>
          <w:marTop w:val="0"/>
          <w:marBottom w:val="0"/>
          <w:divBdr>
            <w:top w:val="none" w:sz="0" w:space="0" w:color="auto"/>
            <w:left w:val="none" w:sz="0" w:space="0" w:color="auto"/>
            <w:bottom w:val="none" w:sz="0" w:space="0" w:color="auto"/>
            <w:right w:val="none" w:sz="0" w:space="0" w:color="auto"/>
          </w:divBdr>
        </w:div>
        <w:div w:id="436675908">
          <w:marLeft w:val="640"/>
          <w:marRight w:val="0"/>
          <w:marTop w:val="0"/>
          <w:marBottom w:val="0"/>
          <w:divBdr>
            <w:top w:val="none" w:sz="0" w:space="0" w:color="auto"/>
            <w:left w:val="none" w:sz="0" w:space="0" w:color="auto"/>
            <w:bottom w:val="none" w:sz="0" w:space="0" w:color="auto"/>
            <w:right w:val="none" w:sz="0" w:space="0" w:color="auto"/>
          </w:divBdr>
        </w:div>
        <w:div w:id="439493809">
          <w:marLeft w:val="640"/>
          <w:marRight w:val="0"/>
          <w:marTop w:val="0"/>
          <w:marBottom w:val="0"/>
          <w:divBdr>
            <w:top w:val="none" w:sz="0" w:space="0" w:color="auto"/>
            <w:left w:val="none" w:sz="0" w:space="0" w:color="auto"/>
            <w:bottom w:val="none" w:sz="0" w:space="0" w:color="auto"/>
            <w:right w:val="none" w:sz="0" w:space="0" w:color="auto"/>
          </w:divBdr>
        </w:div>
        <w:div w:id="442261775">
          <w:marLeft w:val="640"/>
          <w:marRight w:val="0"/>
          <w:marTop w:val="0"/>
          <w:marBottom w:val="0"/>
          <w:divBdr>
            <w:top w:val="none" w:sz="0" w:space="0" w:color="auto"/>
            <w:left w:val="none" w:sz="0" w:space="0" w:color="auto"/>
            <w:bottom w:val="none" w:sz="0" w:space="0" w:color="auto"/>
            <w:right w:val="none" w:sz="0" w:space="0" w:color="auto"/>
          </w:divBdr>
        </w:div>
        <w:div w:id="467551356">
          <w:marLeft w:val="640"/>
          <w:marRight w:val="0"/>
          <w:marTop w:val="0"/>
          <w:marBottom w:val="0"/>
          <w:divBdr>
            <w:top w:val="none" w:sz="0" w:space="0" w:color="auto"/>
            <w:left w:val="none" w:sz="0" w:space="0" w:color="auto"/>
            <w:bottom w:val="none" w:sz="0" w:space="0" w:color="auto"/>
            <w:right w:val="none" w:sz="0" w:space="0" w:color="auto"/>
          </w:divBdr>
        </w:div>
        <w:div w:id="472404093">
          <w:marLeft w:val="640"/>
          <w:marRight w:val="0"/>
          <w:marTop w:val="0"/>
          <w:marBottom w:val="0"/>
          <w:divBdr>
            <w:top w:val="none" w:sz="0" w:space="0" w:color="auto"/>
            <w:left w:val="none" w:sz="0" w:space="0" w:color="auto"/>
            <w:bottom w:val="none" w:sz="0" w:space="0" w:color="auto"/>
            <w:right w:val="none" w:sz="0" w:space="0" w:color="auto"/>
          </w:divBdr>
        </w:div>
        <w:div w:id="474227576">
          <w:marLeft w:val="640"/>
          <w:marRight w:val="0"/>
          <w:marTop w:val="0"/>
          <w:marBottom w:val="0"/>
          <w:divBdr>
            <w:top w:val="none" w:sz="0" w:space="0" w:color="auto"/>
            <w:left w:val="none" w:sz="0" w:space="0" w:color="auto"/>
            <w:bottom w:val="none" w:sz="0" w:space="0" w:color="auto"/>
            <w:right w:val="none" w:sz="0" w:space="0" w:color="auto"/>
          </w:divBdr>
        </w:div>
        <w:div w:id="481001129">
          <w:marLeft w:val="640"/>
          <w:marRight w:val="0"/>
          <w:marTop w:val="0"/>
          <w:marBottom w:val="0"/>
          <w:divBdr>
            <w:top w:val="none" w:sz="0" w:space="0" w:color="auto"/>
            <w:left w:val="none" w:sz="0" w:space="0" w:color="auto"/>
            <w:bottom w:val="none" w:sz="0" w:space="0" w:color="auto"/>
            <w:right w:val="none" w:sz="0" w:space="0" w:color="auto"/>
          </w:divBdr>
        </w:div>
        <w:div w:id="484010673">
          <w:marLeft w:val="640"/>
          <w:marRight w:val="0"/>
          <w:marTop w:val="0"/>
          <w:marBottom w:val="0"/>
          <w:divBdr>
            <w:top w:val="none" w:sz="0" w:space="0" w:color="auto"/>
            <w:left w:val="none" w:sz="0" w:space="0" w:color="auto"/>
            <w:bottom w:val="none" w:sz="0" w:space="0" w:color="auto"/>
            <w:right w:val="none" w:sz="0" w:space="0" w:color="auto"/>
          </w:divBdr>
        </w:div>
        <w:div w:id="487480719">
          <w:marLeft w:val="640"/>
          <w:marRight w:val="0"/>
          <w:marTop w:val="0"/>
          <w:marBottom w:val="0"/>
          <w:divBdr>
            <w:top w:val="none" w:sz="0" w:space="0" w:color="auto"/>
            <w:left w:val="none" w:sz="0" w:space="0" w:color="auto"/>
            <w:bottom w:val="none" w:sz="0" w:space="0" w:color="auto"/>
            <w:right w:val="none" w:sz="0" w:space="0" w:color="auto"/>
          </w:divBdr>
        </w:div>
        <w:div w:id="495996806">
          <w:marLeft w:val="640"/>
          <w:marRight w:val="0"/>
          <w:marTop w:val="0"/>
          <w:marBottom w:val="0"/>
          <w:divBdr>
            <w:top w:val="none" w:sz="0" w:space="0" w:color="auto"/>
            <w:left w:val="none" w:sz="0" w:space="0" w:color="auto"/>
            <w:bottom w:val="none" w:sz="0" w:space="0" w:color="auto"/>
            <w:right w:val="none" w:sz="0" w:space="0" w:color="auto"/>
          </w:divBdr>
        </w:div>
        <w:div w:id="500318021">
          <w:marLeft w:val="640"/>
          <w:marRight w:val="0"/>
          <w:marTop w:val="0"/>
          <w:marBottom w:val="0"/>
          <w:divBdr>
            <w:top w:val="none" w:sz="0" w:space="0" w:color="auto"/>
            <w:left w:val="none" w:sz="0" w:space="0" w:color="auto"/>
            <w:bottom w:val="none" w:sz="0" w:space="0" w:color="auto"/>
            <w:right w:val="none" w:sz="0" w:space="0" w:color="auto"/>
          </w:divBdr>
        </w:div>
        <w:div w:id="503710464">
          <w:marLeft w:val="640"/>
          <w:marRight w:val="0"/>
          <w:marTop w:val="0"/>
          <w:marBottom w:val="0"/>
          <w:divBdr>
            <w:top w:val="none" w:sz="0" w:space="0" w:color="auto"/>
            <w:left w:val="none" w:sz="0" w:space="0" w:color="auto"/>
            <w:bottom w:val="none" w:sz="0" w:space="0" w:color="auto"/>
            <w:right w:val="none" w:sz="0" w:space="0" w:color="auto"/>
          </w:divBdr>
        </w:div>
        <w:div w:id="515510264">
          <w:marLeft w:val="640"/>
          <w:marRight w:val="0"/>
          <w:marTop w:val="0"/>
          <w:marBottom w:val="0"/>
          <w:divBdr>
            <w:top w:val="none" w:sz="0" w:space="0" w:color="auto"/>
            <w:left w:val="none" w:sz="0" w:space="0" w:color="auto"/>
            <w:bottom w:val="none" w:sz="0" w:space="0" w:color="auto"/>
            <w:right w:val="none" w:sz="0" w:space="0" w:color="auto"/>
          </w:divBdr>
        </w:div>
        <w:div w:id="518932335">
          <w:marLeft w:val="640"/>
          <w:marRight w:val="0"/>
          <w:marTop w:val="0"/>
          <w:marBottom w:val="0"/>
          <w:divBdr>
            <w:top w:val="none" w:sz="0" w:space="0" w:color="auto"/>
            <w:left w:val="none" w:sz="0" w:space="0" w:color="auto"/>
            <w:bottom w:val="none" w:sz="0" w:space="0" w:color="auto"/>
            <w:right w:val="none" w:sz="0" w:space="0" w:color="auto"/>
          </w:divBdr>
        </w:div>
        <w:div w:id="519317370">
          <w:marLeft w:val="640"/>
          <w:marRight w:val="0"/>
          <w:marTop w:val="0"/>
          <w:marBottom w:val="0"/>
          <w:divBdr>
            <w:top w:val="none" w:sz="0" w:space="0" w:color="auto"/>
            <w:left w:val="none" w:sz="0" w:space="0" w:color="auto"/>
            <w:bottom w:val="none" w:sz="0" w:space="0" w:color="auto"/>
            <w:right w:val="none" w:sz="0" w:space="0" w:color="auto"/>
          </w:divBdr>
        </w:div>
        <w:div w:id="528034881">
          <w:marLeft w:val="640"/>
          <w:marRight w:val="0"/>
          <w:marTop w:val="0"/>
          <w:marBottom w:val="0"/>
          <w:divBdr>
            <w:top w:val="none" w:sz="0" w:space="0" w:color="auto"/>
            <w:left w:val="none" w:sz="0" w:space="0" w:color="auto"/>
            <w:bottom w:val="none" w:sz="0" w:space="0" w:color="auto"/>
            <w:right w:val="none" w:sz="0" w:space="0" w:color="auto"/>
          </w:divBdr>
        </w:div>
        <w:div w:id="529954829">
          <w:marLeft w:val="640"/>
          <w:marRight w:val="0"/>
          <w:marTop w:val="0"/>
          <w:marBottom w:val="0"/>
          <w:divBdr>
            <w:top w:val="none" w:sz="0" w:space="0" w:color="auto"/>
            <w:left w:val="none" w:sz="0" w:space="0" w:color="auto"/>
            <w:bottom w:val="none" w:sz="0" w:space="0" w:color="auto"/>
            <w:right w:val="none" w:sz="0" w:space="0" w:color="auto"/>
          </w:divBdr>
        </w:div>
        <w:div w:id="533734045">
          <w:marLeft w:val="640"/>
          <w:marRight w:val="0"/>
          <w:marTop w:val="0"/>
          <w:marBottom w:val="0"/>
          <w:divBdr>
            <w:top w:val="none" w:sz="0" w:space="0" w:color="auto"/>
            <w:left w:val="none" w:sz="0" w:space="0" w:color="auto"/>
            <w:bottom w:val="none" w:sz="0" w:space="0" w:color="auto"/>
            <w:right w:val="none" w:sz="0" w:space="0" w:color="auto"/>
          </w:divBdr>
        </w:div>
        <w:div w:id="547952874">
          <w:marLeft w:val="640"/>
          <w:marRight w:val="0"/>
          <w:marTop w:val="0"/>
          <w:marBottom w:val="0"/>
          <w:divBdr>
            <w:top w:val="none" w:sz="0" w:space="0" w:color="auto"/>
            <w:left w:val="none" w:sz="0" w:space="0" w:color="auto"/>
            <w:bottom w:val="none" w:sz="0" w:space="0" w:color="auto"/>
            <w:right w:val="none" w:sz="0" w:space="0" w:color="auto"/>
          </w:divBdr>
        </w:div>
        <w:div w:id="553389270">
          <w:marLeft w:val="640"/>
          <w:marRight w:val="0"/>
          <w:marTop w:val="0"/>
          <w:marBottom w:val="0"/>
          <w:divBdr>
            <w:top w:val="none" w:sz="0" w:space="0" w:color="auto"/>
            <w:left w:val="none" w:sz="0" w:space="0" w:color="auto"/>
            <w:bottom w:val="none" w:sz="0" w:space="0" w:color="auto"/>
            <w:right w:val="none" w:sz="0" w:space="0" w:color="auto"/>
          </w:divBdr>
        </w:div>
        <w:div w:id="562065363">
          <w:marLeft w:val="640"/>
          <w:marRight w:val="0"/>
          <w:marTop w:val="0"/>
          <w:marBottom w:val="0"/>
          <w:divBdr>
            <w:top w:val="none" w:sz="0" w:space="0" w:color="auto"/>
            <w:left w:val="none" w:sz="0" w:space="0" w:color="auto"/>
            <w:bottom w:val="none" w:sz="0" w:space="0" w:color="auto"/>
            <w:right w:val="none" w:sz="0" w:space="0" w:color="auto"/>
          </w:divBdr>
        </w:div>
        <w:div w:id="577861540">
          <w:marLeft w:val="640"/>
          <w:marRight w:val="0"/>
          <w:marTop w:val="0"/>
          <w:marBottom w:val="0"/>
          <w:divBdr>
            <w:top w:val="none" w:sz="0" w:space="0" w:color="auto"/>
            <w:left w:val="none" w:sz="0" w:space="0" w:color="auto"/>
            <w:bottom w:val="none" w:sz="0" w:space="0" w:color="auto"/>
            <w:right w:val="none" w:sz="0" w:space="0" w:color="auto"/>
          </w:divBdr>
        </w:div>
        <w:div w:id="580531225">
          <w:marLeft w:val="640"/>
          <w:marRight w:val="0"/>
          <w:marTop w:val="0"/>
          <w:marBottom w:val="0"/>
          <w:divBdr>
            <w:top w:val="none" w:sz="0" w:space="0" w:color="auto"/>
            <w:left w:val="none" w:sz="0" w:space="0" w:color="auto"/>
            <w:bottom w:val="none" w:sz="0" w:space="0" w:color="auto"/>
            <w:right w:val="none" w:sz="0" w:space="0" w:color="auto"/>
          </w:divBdr>
        </w:div>
        <w:div w:id="580676093">
          <w:marLeft w:val="640"/>
          <w:marRight w:val="0"/>
          <w:marTop w:val="0"/>
          <w:marBottom w:val="0"/>
          <w:divBdr>
            <w:top w:val="none" w:sz="0" w:space="0" w:color="auto"/>
            <w:left w:val="none" w:sz="0" w:space="0" w:color="auto"/>
            <w:bottom w:val="none" w:sz="0" w:space="0" w:color="auto"/>
            <w:right w:val="none" w:sz="0" w:space="0" w:color="auto"/>
          </w:divBdr>
        </w:div>
        <w:div w:id="589898452">
          <w:marLeft w:val="640"/>
          <w:marRight w:val="0"/>
          <w:marTop w:val="0"/>
          <w:marBottom w:val="0"/>
          <w:divBdr>
            <w:top w:val="none" w:sz="0" w:space="0" w:color="auto"/>
            <w:left w:val="none" w:sz="0" w:space="0" w:color="auto"/>
            <w:bottom w:val="none" w:sz="0" w:space="0" w:color="auto"/>
            <w:right w:val="none" w:sz="0" w:space="0" w:color="auto"/>
          </w:divBdr>
        </w:div>
        <w:div w:id="591160291">
          <w:marLeft w:val="640"/>
          <w:marRight w:val="0"/>
          <w:marTop w:val="0"/>
          <w:marBottom w:val="0"/>
          <w:divBdr>
            <w:top w:val="none" w:sz="0" w:space="0" w:color="auto"/>
            <w:left w:val="none" w:sz="0" w:space="0" w:color="auto"/>
            <w:bottom w:val="none" w:sz="0" w:space="0" w:color="auto"/>
            <w:right w:val="none" w:sz="0" w:space="0" w:color="auto"/>
          </w:divBdr>
        </w:div>
        <w:div w:id="604190879">
          <w:marLeft w:val="640"/>
          <w:marRight w:val="0"/>
          <w:marTop w:val="0"/>
          <w:marBottom w:val="0"/>
          <w:divBdr>
            <w:top w:val="none" w:sz="0" w:space="0" w:color="auto"/>
            <w:left w:val="none" w:sz="0" w:space="0" w:color="auto"/>
            <w:bottom w:val="none" w:sz="0" w:space="0" w:color="auto"/>
            <w:right w:val="none" w:sz="0" w:space="0" w:color="auto"/>
          </w:divBdr>
        </w:div>
        <w:div w:id="609168794">
          <w:marLeft w:val="640"/>
          <w:marRight w:val="0"/>
          <w:marTop w:val="0"/>
          <w:marBottom w:val="0"/>
          <w:divBdr>
            <w:top w:val="none" w:sz="0" w:space="0" w:color="auto"/>
            <w:left w:val="none" w:sz="0" w:space="0" w:color="auto"/>
            <w:bottom w:val="none" w:sz="0" w:space="0" w:color="auto"/>
            <w:right w:val="none" w:sz="0" w:space="0" w:color="auto"/>
          </w:divBdr>
        </w:div>
        <w:div w:id="623586855">
          <w:marLeft w:val="640"/>
          <w:marRight w:val="0"/>
          <w:marTop w:val="0"/>
          <w:marBottom w:val="0"/>
          <w:divBdr>
            <w:top w:val="none" w:sz="0" w:space="0" w:color="auto"/>
            <w:left w:val="none" w:sz="0" w:space="0" w:color="auto"/>
            <w:bottom w:val="none" w:sz="0" w:space="0" w:color="auto"/>
            <w:right w:val="none" w:sz="0" w:space="0" w:color="auto"/>
          </w:divBdr>
        </w:div>
        <w:div w:id="624501896">
          <w:marLeft w:val="640"/>
          <w:marRight w:val="0"/>
          <w:marTop w:val="0"/>
          <w:marBottom w:val="0"/>
          <w:divBdr>
            <w:top w:val="none" w:sz="0" w:space="0" w:color="auto"/>
            <w:left w:val="none" w:sz="0" w:space="0" w:color="auto"/>
            <w:bottom w:val="none" w:sz="0" w:space="0" w:color="auto"/>
            <w:right w:val="none" w:sz="0" w:space="0" w:color="auto"/>
          </w:divBdr>
        </w:div>
        <w:div w:id="635455289">
          <w:marLeft w:val="640"/>
          <w:marRight w:val="0"/>
          <w:marTop w:val="0"/>
          <w:marBottom w:val="0"/>
          <w:divBdr>
            <w:top w:val="none" w:sz="0" w:space="0" w:color="auto"/>
            <w:left w:val="none" w:sz="0" w:space="0" w:color="auto"/>
            <w:bottom w:val="none" w:sz="0" w:space="0" w:color="auto"/>
            <w:right w:val="none" w:sz="0" w:space="0" w:color="auto"/>
          </w:divBdr>
        </w:div>
        <w:div w:id="640307891">
          <w:marLeft w:val="640"/>
          <w:marRight w:val="0"/>
          <w:marTop w:val="0"/>
          <w:marBottom w:val="0"/>
          <w:divBdr>
            <w:top w:val="none" w:sz="0" w:space="0" w:color="auto"/>
            <w:left w:val="none" w:sz="0" w:space="0" w:color="auto"/>
            <w:bottom w:val="none" w:sz="0" w:space="0" w:color="auto"/>
            <w:right w:val="none" w:sz="0" w:space="0" w:color="auto"/>
          </w:divBdr>
        </w:div>
        <w:div w:id="663119678">
          <w:marLeft w:val="640"/>
          <w:marRight w:val="0"/>
          <w:marTop w:val="0"/>
          <w:marBottom w:val="0"/>
          <w:divBdr>
            <w:top w:val="none" w:sz="0" w:space="0" w:color="auto"/>
            <w:left w:val="none" w:sz="0" w:space="0" w:color="auto"/>
            <w:bottom w:val="none" w:sz="0" w:space="0" w:color="auto"/>
            <w:right w:val="none" w:sz="0" w:space="0" w:color="auto"/>
          </w:divBdr>
        </w:div>
        <w:div w:id="665937908">
          <w:marLeft w:val="640"/>
          <w:marRight w:val="0"/>
          <w:marTop w:val="0"/>
          <w:marBottom w:val="0"/>
          <w:divBdr>
            <w:top w:val="none" w:sz="0" w:space="0" w:color="auto"/>
            <w:left w:val="none" w:sz="0" w:space="0" w:color="auto"/>
            <w:bottom w:val="none" w:sz="0" w:space="0" w:color="auto"/>
            <w:right w:val="none" w:sz="0" w:space="0" w:color="auto"/>
          </w:divBdr>
        </w:div>
        <w:div w:id="673531762">
          <w:marLeft w:val="640"/>
          <w:marRight w:val="0"/>
          <w:marTop w:val="0"/>
          <w:marBottom w:val="0"/>
          <w:divBdr>
            <w:top w:val="none" w:sz="0" w:space="0" w:color="auto"/>
            <w:left w:val="none" w:sz="0" w:space="0" w:color="auto"/>
            <w:bottom w:val="none" w:sz="0" w:space="0" w:color="auto"/>
            <w:right w:val="none" w:sz="0" w:space="0" w:color="auto"/>
          </w:divBdr>
        </w:div>
        <w:div w:id="681473195">
          <w:marLeft w:val="640"/>
          <w:marRight w:val="0"/>
          <w:marTop w:val="0"/>
          <w:marBottom w:val="0"/>
          <w:divBdr>
            <w:top w:val="none" w:sz="0" w:space="0" w:color="auto"/>
            <w:left w:val="none" w:sz="0" w:space="0" w:color="auto"/>
            <w:bottom w:val="none" w:sz="0" w:space="0" w:color="auto"/>
            <w:right w:val="none" w:sz="0" w:space="0" w:color="auto"/>
          </w:divBdr>
        </w:div>
        <w:div w:id="691077152">
          <w:marLeft w:val="640"/>
          <w:marRight w:val="0"/>
          <w:marTop w:val="0"/>
          <w:marBottom w:val="0"/>
          <w:divBdr>
            <w:top w:val="none" w:sz="0" w:space="0" w:color="auto"/>
            <w:left w:val="none" w:sz="0" w:space="0" w:color="auto"/>
            <w:bottom w:val="none" w:sz="0" w:space="0" w:color="auto"/>
            <w:right w:val="none" w:sz="0" w:space="0" w:color="auto"/>
          </w:divBdr>
        </w:div>
        <w:div w:id="693000047">
          <w:marLeft w:val="640"/>
          <w:marRight w:val="0"/>
          <w:marTop w:val="0"/>
          <w:marBottom w:val="0"/>
          <w:divBdr>
            <w:top w:val="none" w:sz="0" w:space="0" w:color="auto"/>
            <w:left w:val="none" w:sz="0" w:space="0" w:color="auto"/>
            <w:bottom w:val="none" w:sz="0" w:space="0" w:color="auto"/>
            <w:right w:val="none" w:sz="0" w:space="0" w:color="auto"/>
          </w:divBdr>
        </w:div>
        <w:div w:id="715814771">
          <w:marLeft w:val="640"/>
          <w:marRight w:val="0"/>
          <w:marTop w:val="0"/>
          <w:marBottom w:val="0"/>
          <w:divBdr>
            <w:top w:val="none" w:sz="0" w:space="0" w:color="auto"/>
            <w:left w:val="none" w:sz="0" w:space="0" w:color="auto"/>
            <w:bottom w:val="none" w:sz="0" w:space="0" w:color="auto"/>
            <w:right w:val="none" w:sz="0" w:space="0" w:color="auto"/>
          </w:divBdr>
        </w:div>
        <w:div w:id="718093654">
          <w:marLeft w:val="640"/>
          <w:marRight w:val="0"/>
          <w:marTop w:val="0"/>
          <w:marBottom w:val="0"/>
          <w:divBdr>
            <w:top w:val="none" w:sz="0" w:space="0" w:color="auto"/>
            <w:left w:val="none" w:sz="0" w:space="0" w:color="auto"/>
            <w:bottom w:val="none" w:sz="0" w:space="0" w:color="auto"/>
            <w:right w:val="none" w:sz="0" w:space="0" w:color="auto"/>
          </w:divBdr>
        </w:div>
        <w:div w:id="723943375">
          <w:marLeft w:val="640"/>
          <w:marRight w:val="0"/>
          <w:marTop w:val="0"/>
          <w:marBottom w:val="0"/>
          <w:divBdr>
            <w:top w:val="none" w:sz="0" w:space="0" w:color="auto"/>
            <w:left w:val="none" w:sz="0" w:space="0" w:color="auto"/>
            <w:bottom w:val="none" w:sz="0" w:space="0" w:color="auto"/>
            <w:right w:val="none" w:sz="0" w:space="0" w:color="auto"/>
          </w:divBdr>
        </w:div>
        <w:div w:id="743600416">
          <w:marLeft w:val="640"/>
          <w:marRight w:val="0"/>
          <w:marTop w:val="0"/>
          <w:marBottom w:val="0"/>
          <w:divBdr>
            <w:top w:val="none" w:sz="0" w:space="0" w:color="auto"/>
            <w:left w:val="none" w:sz="0" w:space="0" w:color="auto"/>
            <w:bottom w:val="none" w:sz="0" w:space="0" w:color="auto"/>
            <w:right w:val="none" w:sz="0" w:space="0" w:color="auto"/>
          </w:divBdr>
        </w:div>
        <w:div w:id="746879052">
          <w:marLeft w:val="640"/>
          <w:marRight w:val="0"/>
          <w:marTop w:val="0"/>
          <w:marBottom w:val="0"/>
          <w:divBdr>
            <w:top w:val="none" w:sz="0" w:space="0" w:color="auto"/>
            <w:left w:val="none" w:sz="0" w:space="0" w:color="auto"/>
            <w:bottom w:val="none" w:sz="0" w:space="0" w:color="auto"/>
            <w:right w:val="none" w:sz="0" w:space="0" w:color="auto"/>
          </w:divBdr>
        </w:div>
        <w:div w:id="758066318">
          <w:marLeft w:val="640"/>
          <w:marRight w:val="0"/>
          <w:marTop w:val="0"/>
          <w:marBottom w:val="0"/>
          <w:divBdr>
            <w:top w:val="none" w:sz="0" w:space="0" w:color="auto"/>
            <w:left w:val="none" w:sz="0" w:space="0" w:color="auto"/>
            <w:bottom w:val="none" w:sz="0" w:space="0" w:color="auto"/>
            <w:right w:val="none" w:sz="0" w:space="0" w:color="auto"/>
          </w:divBdr>
        </w:div>
        <w:div w:id="760950291">
          <w:marLeft w:val="640"/>
          <w:marRight w:val="0"/>
          <w:marTop w:val="0"/>
          <w:marBottom w:val="0"/>
          <w:divBdr>
            <w:top w:val="none" w:sz="0" w:space="0" w:color="auto"/>
            <w:left w:val="none" w:sz="0" w:space="0" w:color="auto"/>
            <w:bottom w:val="none" w:sz="0" w:space="0" w:color="auto"/>
            <w:right w:val="none" w:sz="0" w:space="0" w:color="auto"/>
          </w:divBdr>
        </w:div>
        <w:div w:id="781613185">
          <w:marLeft w:val="640"/>
          <w:marRight w:val="0"/>
          <w:marTop w:val="0"/>
          <w:marBottom w:val="0"/>
          <w:divBdr>
            <w:top w:val="none" w:sz="0" w:space="0" w:color="auto"/>
            <w:left w:val="none" w:sz="0" w:space="0" w:color="auto"/>
            <w:bottom w:val="none" w:sz="0" w:space="0" w:color="auto"/>
            <w:right w:val="none" w:sz="0" w:space="0" w:color="auto"/>
          </w:divBdr>
        </w:div>
        <w:div w:id="789663053">
          <w:marLeft w:val="640"/>
          <w:marRight w:val="0"/>
          <w:marTop w:val="0"/>
          <w:marBottom w:val="0"/>
          <w:divBdr>
            <w:top w:val="none" w:sz="0" w:space="0" w:color="auto"/>
            <w:left w:val="none" w:sz="0" w:space="0" w:color="auto"/>
            <w:bottom w:val="none" w:sz="0" w:space="0" w:color="auto"/>
            <w:right w:val="none" w:sz="0" w:space="0" w:color="auto"/>
          </w:divBdr>
        </w:div>
        <w:div w:id="797144747">
          <w:marLeft w:val="640"/>
          <w:marRight w:val="0"/>
          <w:marTop w:val="0"/>
          <w:marBottom w:val="0"/>
          <w:divBdr>
            <w:top w:val="none" w:sz="0" w:space="0" w:color="auto"/>
            <w:left w:val="none" w:sz="0" w:space="0" w:color="auto"/>
            <w:bottom w:val="none" w:sz="0" w:space="0" w:color="auto"/>
            <w:right w:val="none" w:sz="0" w:space="0" w:color="auto"/>
          </w:divBdr>
        </w:div>
        <w:div w:id="803424506">
          <w:marLeft w:val="640"/>
          <w:marRight w:val="0"/>
          <w:marTop w:val="0"/>
          <w:marBottom w:val="0"/>
          <w:divBdr>
            <w:top w:val="none" w:sz="0" w:space="0" w:color="auto"/>
            <w:left w:val="none" w:sz="0" w:space="0" w:color="auto"/>
            <w:bottom w:val="none" w:sz="0" w:space="0" w:color="auto"/>
            <w:right w:val="none" w:sz="0" w:space="0" w:color="auto"/>
          </w:divBdr>
        </w:div>
        <w:div w:id="814684959">
          <w:marLeft w:val="640"/>
          <w:marRight w:val="0"/>
          <w:marTop w:val="0"/>
          <w:marBottom w:val="0"/>
          <w:divBdr>
            <w:top w:val="none" w:sz="0" w:space="0" w:color="auto"/>
            <w:left w:val="none" w:sz="0" w:space="0" w:color="auto"/>
            <w:bottom w:val="none" w:sz="0" w:space="0" w:color="auto"/>
            <w:right w:val="none" w:sz="0" w:space="0" w:color="auto"/>
          </w:divBdr>
        </w:div>
        <w:div w:id="814835509">
          <w:marLeft w:val="640"/>
          <w:marRight w:val="0"/>
          <w:marTop w:val="0"/>
          <w:marBottom w:val="0"/>
          <w:divBdr>
            <w:top w:val="none" w:sz="0" w:space="0" w:color="auto"/>
            <w:left w:val="none" w:sz="0" w:space="0" w:color="auto"/>
            <w:bottom w:val="none" w:sz="0" w:space="0" w:color="auto"/>
            <w:right w:val="none" w:sz="0" w:space="0" w:color="auto"/>
          </w:divBdr>
        </w:div>
        <w:div w:id="839546288">
          <w:marLeft w:val="640"/>
          <w:marRight w:val="0"/>
          <w:marTop w:val="0"/>
          <w:marBottom w:val="0"/>
          <w:divBdr>
            <w:top w:val="none" w:sz="0" w:space="0" w:color="auto"/>
            <w:left w:val="none" w:sz="0" w:space="0" w:color="auto"/>
            <w:bottom w:val="none" w:sz="0" w:space="0" w:color="auto"/>
            <w:right w:val="none" w:sz="0" w:space="0" w:color="auto"/>
          </w:divBdr>
        </w:div>
        <w:div w:id="853612926">
          <w:marLeft w:val="640"/>
          <w:marRight w:val="0"/>
          <w:marTop w:val="0"/>
          <w:marBottom w:val="0"/>
          <w:divBdr>
            <w:top w:val="none" w:sz="0" w:space="0" w:color="auto"/>
            <w:left w:val="none" w:sz="0" w:space="0" w:color="auto"/>
            <w:bottom w:val="none" w:sz="0" w:space="0" w:color="auto"/>
            <w:right w:val="none" w:sz="0" w:space="0" w:color="auto"/>
          </w:divBdr>
        </w:div>
        <w:div w:id="854148763">
          <w:marLeft w:val="640"/>
          <w:marRight w:val="0"/>
          <w:marTop w:val="0"/>
          <w:marBottom w:val="0"/>
          <w:divBdr>
            <w:top w:val="none" w:sz="0" w:space="0" w:color="auto"/>
            <w:left w:val="none" w:sz="0" w:space="0" w:color="auto"/>
            <w:bottom w:val="none" w:sz="0" w:space="0" w:color="auto"/>
            <w:right w:val="none" w:sz="0" w:space="0" w:color="auto"/>
          </w:divBdr>
        </w:div>
        <w:div w:id="880168773">
          <w:marLeft w:val="640"/>
          <w:marRight w:val="0"/>
          <w:marTop w:val="0"/>
          <w:marBottom w:val="0"/>
          <w:divBdr>
            <w:top w:val="none" w:sz="0" w:space="0" w:color="auto"/>
            <w:left w:val="none" w:sz="0" w:space="0" w:color="auto"/>
            <w:bottom w:val="none" w:sz="0" w:space="0" w:color="auto"/>
            <w:right w:val="none" w:sz="0" w:space="0" w:color="auto"/>
          </w:divBdr>
        </w:div>
        <w:div w:id="886456383">
          <w:marLeft w:val="640"/>
          <w:marRight w:val="0"/>
          <w:marTop w:val="0"/>
          <w:marBottom w:val="0"/>
          <w:divBdr>
            <w:top w:val="none" w:sz="0" w:space="0" w:color="auto"/>
            <w:left w:val="none" w:sz="0" w:space="0" w:color="auto"/>
            <w:bottom w:val="none" w:sz="0" w:space="0" w:color="auto"/>
            <w:right w:val="none" w:sz="0" w:space="0" w:color="auto"/>
          </w:divBdr>
        </w:div>
        <w:div w:id="939723316">
          <w:marLeft w:val="640"/>
          <w:marRight w:val="0"/>
          <w:marTop w:val="0"/>
          <w:marBottom w:val="0"/>
          <w:divBdr>
            <w:top w:val="none" w:sz="0" w:space="0" w:color="auto"/>
            <w:left w:val="none" w:sz="0" w:space="0" w:color="auto"/>
            <w:bottom w:val="none" w:sz="0" w:space="0" w:color="auto"/>
            <w:right w:val="none" w:sz="0" w:space="0" w:color="auto"/>
          </w:divBdr>
        </w:div>
        <w:div w:id="942806218">
          <w:marLeft w:val="640"/>
          <w:marRight w:val="0"/>
          <w:marTop w:val="0"/>
          <w:marBottom w:val="0"/>
          <w:divBdr>
            <w:top w:val="none" w:sz="0" w:space="0" w:color="auto"/>
            <w:left w:val="none" w:sz="0" w:space="0" w:color="auto"/>
            <w:bottom w:val="none" w:sz="0" w:space="0" w:color="auto"/>
            <w:right w:val="none" w:sz="0" w:space="0" w:color="auto"/>
          </w:divBdr>
        </w:div>
        <w:div w:id="953093474">
          <w:marLeft w:val="640"/>
          <w:marRight w:val="0"/>
          <w:marTop w:val="0"/>
          <w:marBottom w:val="0"/>
          <w:divBdr>
            <w:top w:val="none" w:sz="0" w:space="0" w:color="auto"/>
            <w:left w:val="none" w:sz="0" w:space="0" w:color="auto"/>
            <w:bottom w:val="none" w:sz="0" w:space="0" w:color="auto"/>
            <w:right w:val="none" w:sz="0" w:space="0" w:color="auto"/>
          </w:divBdr>
        </w:div>
        <w:div w:id="953639142">
          <w:marLeft w:val="640"/>
          <w:marRight w:val="0"/>
          <w:marTop w:val="0"/>
          <w:marBottom w:val="0"/>
          <w:divBdr>
            <w:top w:val="none" w:sz="0" w:space="0" w:color="auto"/>
            <w:left w:val="none" w:sz="0" w:space="0" w:color="auto"/>
            <w:bottom w:val="none" w:sz="0" w:space="0" w:color="auto"/>
            <w:right w:val="none" w:sz="0" w:space="0" w:color="auto"/>
          </w:divBdr>
        </w:div>
        <w:div w:id="961304167">
          <w:marLeft w:val="640"/>
          <w:marRight w:val="0"/>
          <w:marTop w:val="0"/>
          <w:marBottom w:val="0"/>
          <w:divBdr>
            <w:top w:val="none" w:sz="0" w:space="0" w:color="auto"/>
            <w:left w:val="none" w:sz="0" w:space="0" w:color="auto"/>
            <w:bottom w:val="none" w:sz="0" w:space="0" w:color="auto"/>
            <w:right w:val="none" w:sz="0" w:space="0" w:color="auto"/>
          </w:divBdr>
        </w:div>
        <w:div w:id="962733642">
          <w:marLeft w:val="640"/>
          <w:marRight w:val="0"/>
          <w:marTop w:val="0"/>
          <w:marBottom w:val="0"/>
          <w:divBdr>
            <w:top w:val="none" w:sz="0" w:space="0" w:color="auto"/>
            <w:left w:val="none" w:sz="0" w:space="0" w:color="auto"/>
            <w:bottom w:val="none" w:sz="0" w:space="0" w:color="auto"/>
            <w:right w:val="none" w:sz="0" w:space="0" w:color="auto"/>
          </w:divBdr>
        </w:div>
        <w:div w:id="981037700">
          <w:marLeft w:val="640"/>
          <w:marRight w:val="0"/>
          <w:marTop w:val="0"/>
          <w:marBottom w:val="0"/>
          <w:divBdr>
            <w:top w:val="none" w:sz="0" w:space="0" w:color="auto"/>
            <w:left w:val="none" w:sz="0" w:space="0" w:color="auto"/>
            <w:bottom w:val="none" w:sz="0" w:space="0" w:color="auto"/>
            <w:right w:val="none" w:sz="0" w:space="0" w:color="auto"/>
          </w:divBdr>
        </w:div>
        <w:div w:id="1000039724">
          <w:marLeft w:val="640"/>
          <w:marRight w:val="0"/>
          <w:marTop w:val="0"/>
          <w:marBottom w:val="0"/>
          <w:divBdr>
            <w:top w:val="none" w:sz="0" w:space="0" w:color="auto"/>
            <w:left w:val="none" w:sz="0" w:space="0" w:color="auto"/>
            <w:bottom w:val="none" w:sz="0" w:space="0" w:color="auto"/>
            <w:right w:val="none" w:sz="0" w:space="0" w:color="auto"/>
          </w:divBdr>
        </w:div>
        <w:div w:id="1012150458">
          <w:marLeft w:val="640"/>
          <w:marRight w:val="0"/>
          <w:marTop w:val="0"/>
          <w:marBottom w:val="0"/>
          <w:divBdr>
            <w:top w:val="none" w:sz="0" w:space="0" w:color="auto"/>
            <w:left w:val="none" w:sz="0" w:space="0" w:color="auto"/>
            <w:bottom w:val="none" w:sz="0" w:space="0" w:color="auto"/>
            <w:right w:val="none" w:sz="0" w:space="0" w:color="auto"/>
          </w:divBdr>
        </w:div>
        <w:div w:id="1012561680">
          <w:marLeft w:val="640"/>
          <w:marRight w:val="0"/>
          <w:marTop w:val="0"/>
          <w:marBottom w:val="0"/>
          <w:divBdr>
            <w:top w:val="none" w:sz="0" w:space="0" w:color="auto"/>
            <w:left w:val="none" w:sz="0" w:space="0" w:color="auto"/>
            <w:bottom w:val="none" w:sz="0" w:space="0" w:color="auto"/>
            <w:right w:val="none" w:sz="0" w:space="0" w:color="auto"/>
          </w:divBdr>
        </w:div>
        <w:div w:id="1047219825">
          <w:marLeft w:val="640"/>
          <w:marRight w:val="0"/>
          <w:marTop w:val="0"/>
          <w:marBottom w:val="0"/>
          <w:divBdr>
            <w:top w:val="none" w:sz="0" w:space="0" w:color="auto"/>
            <w:left w:val="none" w:sz="0" w:space="0" w:color="auto"/>
            <w:bottom w:val="none" w:sz="0" w:space="0" w:color="auto"/>
            <w:right w:val="none" w:sz="0" w:space="0" w:color="auto"/>
          </w:divBdr>
        </w:div>
        <w:div w:id="1049916484">
          <w:marLeft w:val="640"/>
          <w:marRight w:val="0"/>
          <w:marTop w:val="0"/>
          <w:marBottom w:val="0"/>
          <w:divBdr>
            <w:top w:val="none" w:sz="0" w:space="0" w:color="auto"/>
            <w:left w:val="none" w:sz="0" w:space="0" w:color="auto"/>
            <w:bottom w:val="none" w:sz="0" w:space="0" w:color="auto"/>
            <w:right w:val="none" w:sz="0" w:space="0" w:color="auto"/>
          </w:divBdr>
        </w:div>
        <w:div w:id="1053388619">
          <w:marLeft w:val="640"/>
          <w:marRight w:val="0"/>
          <w:marTop w:val="0"/>
          <w:marBottom w:val="0"/>
          <w:divBdr>
            <w:top w:val="none" w:sz="0" w:space="0" w:color="auto"/>
            <w:left w:val="none" w:sz="0" w:space="0" w:color="auto"/>
            <w:bottom w:val="none" w:sz="0" w:space="0" w:color="auto"/>
            <w:right w:val="none" w:sz="0" w:space="0" w:color="auto"/>
          </w:divBdr>
        </w:div>
        <w:div w:id="1057555045">
          <w:marLeft w:val="640"/>
          <w:marRight w:val="0"/>
          <w:marTop w:val="0"/>
          <w:marBottom w:val="0"/>
          <w:divBdr>
            <w:top w:val="none" w:sz="0" w:space="0" w:color="auto"/>
            <w:left w:val="none" w:sz="0" w:space="0" w:color="auto"/>
            <w:bottom w:val="none" w:sz="0" w:space="0" w:color="auto"/>
            <w:right w:val="none" w:sz="0" w:space="0" w:color="auto"/>
          </w:divBdr>
        </w:div>
        <w:div w:id="1062755125">
          <w:marLeft w:val="640"/>
          <w:marRight w:val="0"/>
          <w:marTop w:val="0"/>
          <w:marBottom w:val="0"/>
          <w:divBdr>
            <w:top w:val="none" w:sz="0" w:space="0" w:color="auto"/>
            <w:left w:val="none" w:sz="0" w:space="0" w:color="auto"/>
            <w:bottom w:val="none" w:sz="0" w:space="0" w:color="auto"/>
            <w:right w:val="none" w:sz="0" w:space="0" w:color="auto"/>
          </w:divBdr>
        </w:div>
        <w:div w:id="1068721208">
          <w:marLeft w:val="640"/>
          <w:marRight w:val="0"/>
          <w:marTop w:val="0"/>
          <w:marBottom w:val="0"/>
          <w:divBdr>
            <w:top w:val="none" w:sz="0" w:space="0" w:color="auto"/>
            <w:left w:val="none" w:sz="0" w:space="0" w:color="auto"/>
            <w:bottom w:val="none" w:sz="0" w:space="0" w:color="auto"/>
            <w:right w:val="none" w:sz="0" w:space="0" w:color="auto"/>
          </w:divBdr>
        </w:div>
        <w:div w:id="1075055243">
          <w:marLeft w:val="640"/>
          <w:marRight w:val="0"/>
          <w:marTop w:val="0"/>
          <w:marBottom w:val="0"/>
          <w:divBdr>
            <w:top w:val="none" w:sz="0" w:space="0" w:color="auto"/>
            <w:left w:val="none" w:sz="0" w:space="0" w:color="auto"/>
            <w:bottom w:val="none" w:sz="0" w:space="0" w:color="auto"/>
            <w:right w:val="none" w:sz="0" w:space="0" w:color="auto"/>
          </w:divBdr>
        </w:div>
        <w:div w:id="1087381741">
          <w:marLeft w:val="640"/>
          <w:marRight w:val="0"/>
          <w:marTop w:val="0"/>
          <w:marBottom w:val="0"/>
          <w:divBdr>
            <w:top w:val="none" w:sz="0" w:space="0" w:color="auto"/>
            <w:left w:val="none" w:sz="0" w:space="0" w:color="auto"/>
            <w:bottom w:val="none" w:sz="0" w:space="0" w:color="auto"/>
            <w:right w:val="none" w:sz="0" w:space="0" w:color="auto"/>
          </w:divBdr>
        </w:div>
        <w:div w:id="1096024550">
          <w:marLeft w:val="640"/>
          <w:marRight w:val="0"/>
          <w:marTop w:val="0"/>
          <w:marBottom w:val="0"/>
          <w:divBdr>
            <w:top w:val="none" w:sz="0" w:space="0" w:color="auto"/>
            <w:left w:val="none" w:sz="0" w:space="0" w:color="auto"/>
            <w:bottom w:val="none" w:sz="0" w:space="0" w:color="auto"/>
            <w:right w:val="none" w:sz="0" w:space="0" w:color="auto"/>
          </w:divBdr>
        </w:div>
        <w:div w:id="1101295059">
          <w:marLeft w:val="640"/>
          <w:marRight w:val="0"/>
          <w:marTop w:val="0"/>
          <w:marBottom w:val="0"/>
          <w:divBdr>
            <w:top w:val="none" w:sz="0" w:space="0" w:color="auto"/>
            <w:left w:val="none" w:sz="0" w:space="0" w:color="auto"/>
            <w:bottom w:val="none" w:sz="0" w:space="0" w:color="auto"/>
            <w:right w:val="none" w:sz="0" w:space="0" w:color="auto"/>
          </w:divBdr>
        </w:div>
        <w:div w:id="1108427323">
          <w:marLeft w:val="640"/>
          <w:marRight w:val="0"/>
          <w:marTop w:val="0"/>
          <w:marBottom w:val="0"/>
          <w:divBdr>
            <w:top w:val="none" w:sz="0" w:space="0" w:color="auto"/>
            <w:left w:val="none" w:sz="0" w:space="0" w:color="auto"/>
            <w:bottom w:val="none" w:sz="0" w:space="0" w:color="auto"/>
            <w:right w:val="none" w:sz="0" w:space="0" w:color="auto"/>
          </w:divBdr>
        </w:div>
        <w:div w:id="1117216254">
          <w:marLeft w:val="640"/>
          <w:marRight w:val="0"/>
          <w:marTop w:val="0"/>
          <w:marBottom w:val="0"/>
          <w:divBdr>
            <w:top w:val="none" w:sz="0" w:space="0" w:color="auto"/>
            <w:left w:val="none" w:sz="0" w:space="0" w:color="auto"/>
            <w:bottom w:val="none" w:sz="0" w:space="0" w:color="auto"/>
            <w:right w:val="none" w:sz="0" w:space="0" w:color="auto"/>
          </w:divBdr>
        </w:div>
        <w:div w:id="1122576786">
          <w:marLeft w:val="640"/>
          <w:marRight w:val="0"/>
          <w:marTop w:val="0"/>
          <w:marBottom w:val="0"/>
          <w:divBdr>
            <w:top w:val="none" w:sz="0" w:space="0" w:color="auto"/>
            <w:left w:val="none" w:sz="0" w:space="0" w:color="auto"/>
            <w:bottom w:val="none" w:sz="0" w:space="0" w:color="auto"/>
            <w:right w:val="none" w:sz="0" w:space="0" w:color="auto"/>
          </w:divBdr>
        </w:div>
        <w:div w:id="1130367195">
          <w:marLeft w:val="640"/>
          <w:marRight w:val="0"/>
          <w:marTop w:val="0"/>
          <w:marBottom w:val="0"/>
          <w:divBdr>
            <w:top w:val="none" w:sz="0" w:space="0" w:color="auto"/>
            <w:left w:val="none" w:sz="0" w:space="0" w:color="auto"/>
            <w:bottom w:val="none" w:sz="0" w:space="0" w:color="auto"/>
            <w:right w:val="none" w:sz="0" w:space="0" w:color="auto"/>
          </w:divBdr>
        </w:div>
        <w:div w:id="1131752034">
          <w:marLeft w:val="640"/>
          <w:marRight w:val="0"/>
          <w:marTop w:val="0"/>
          <w:marBottom w:val="0"/>
          <w:divBdr>
            <w:top w:val="none" w:sz="0" w:space="0" w:color="auto"/>
            <w:left w:val="none" w:sz="0" w:space="0" w:color="auto"/>
            <w:bottom w:val="none" w:sz="0" w:space="0" w:color="auto"/>
            <w:right w:val="none" w:sz="0" w:space="0" w:color="auto"/>
          </w:divBdr>
        </w:div>
        <w:div w:id="1154447345">
          <w:marLeft w:val="640"/>
          <w:marRight w:val="0"/>
          <w:marTop w:val="0"/>
          <w:marBottom w:val="0"/>
          <w:divBdr>
            <w:top w:val="none" w:sz="0" w:space="0" w:color="auto"/>
            <w:left w:val="none" w:sz="0" w:space="0" w:color="auto"/>
            <w:bottom w:val="none" w:sz="0" w:space="0" w:color="auto"/>
            <w:right w:val="none" w:sz="0" w:space="0" w:color="auto"/>
          </w:divBdr>
        </w:div>
        <w:div w:id="1156453900">
          <w:marLeft w:val="640"/>
          <w:marRight w:val="0"/>
          <w:marTop w:val="0"/>
          <w:marBottom w:val="0"/>
          <w:divBdr>
            <w:top w:val="none" w:sz="0" w:space="0" w:color="auto"/>
            <w:left w:val="none" w:sz="0" w:space="0" w:color="auto"/>
            <w:bottom w:val="none" w:sz="0" w:space="0" w:color="auto"/>
            <w:right w:val="none" w:sz="0" w:space="0" w:color="auto"/>
          </w:divBdr>
        </w:div>
        <w:div w:id="1159806616">
          <w:marLeft w:val="640"/>
          <w:marRight w:val="0"/>
          <w:marTop w:val="0"/>
          <w:marBottom w:val="0"/>
          <w:divBdr>
            <w:top w:val="none" w:sz="0" w:space="0" w:color="auto"/>
            <w:left w:val="none" w:sz="0" w:space="0" w:color="auto"/>
            <w:bottom w:val="none" w:sz="0" w:space="0" w:color="auto"/>
            <w:right w:val="none" w:sz="0" w:space="0" w:color="auto"/>
          </w:divBdr>
        </w:div>
        <w:div w:id="1177383416">
          <w:marLeft w:val="640"/>
          <w:marRight w:val="0"/>
          <w:marTop w:val="0"/>
          <w:marBottom w:val="0"/>
          <w:divBdr>
            <w:top w:val="none" w:sz="0" w:space="0" w:color="auto"/>
            <w:left w:val="none" w:sz="0" w:space="0" w:color="auto"/>
            <w:bottom w:val="none" w:sz="0" w:space="0" w:color="auto"/>
            <w:right w:val="none" w:sz="0" w:space="0" w:color="auto"/>
          </w:divBdr>
        </w:div>
        <w:div w:id="1199121432">
          <w:marLeft w:val="640"/>
          <w:marRight w:val="0"/>
          <w:marTop w:val="0"/>
          <w:marBottom w:val="0"/>
          <w:divBdr>
            <w:top w:val="none" w:sz="0" w:space="0" w:color="auto"/>
            <w:left w:val="none" w:sz="0" w:space="0" w:color="auto"/>
            <w:bottom w:val="none" w:sz="0" w:space="0" w:color="auto"/>
            <w:right w:val="none" w:sz="0" w:space="0" w:color="auto"/>
          </w:divBdr>
        </w:div>
        <w:div w:id="1201474690">
          <w:marLeft w:val="640"/>
          <w:marRight w:val="0"/>
          <w:marTop w:val="0"/>
          <w:marBottom w:val="0"/>
          <w:divBdr>
            <w:top w:val="none" w:sz="0" w:space="0" w:color="auto"/>
            <w:left w:val="none" w:sz="0" w:space="0" w:color="auto"/>
            <w:bottom w:val="none" w:sz="0" w:space="0" w:color="auto"/>
            <w:right w:val="none" w:sz="0" w:space="0" w:color="auto"/>
          </w:divBdr>
        </w:div>
        <w:div w:id="1205941232">
          <w:marLeft w:val="640"/>
          <w:marRight w:val="0"/>
          <w:marTop w:val="0"/>
          <w:marBottom w:val="0"/>
          <w:divBdr>
            <w:top w:val="none" w:sz="0" w:space="0" w:color="auto"/>
            <w:left w:val="none" w:sz="0" w:space="0" w:color="auto"/>
            <w:bottom w:val="none" w:sz="0" w:space="0" w:color="auto"/>
            <w:right w:val="none" w:sz="0" w:space="0" w:color="auto"/>
          </w:divBdr>
        </w:div>
        <w:div w:id="1209102366">
          <w:marLeft w:val="640"/>
          <w:marRight w:val="0"/>
          <w:marTop w:val="0"/>
          <w:marBottom w:val="0"/>
          <w:divBdr>
            <w:top w:val="none" w:sz="0" w:space="0" w:color="auto"/>
            <w:left w:val="none" w:sz="0" w:space="0" w:color="auto"/>
            <w:bottom w:val="none" w:sz="0" w:space="0" w:color="auto"/>
            <w:right w:val="none" w:sz="0" w:space="0" w:color="auto"/>
          </w:divBdr>
        </w:div>
        <w:div w:id="1234045343">
          <w:marLeft w:val="640"/>
          <w:marRight w:val="0"/>
          <w:marTop w:val="0"/>
          <w:marBottom w:val="0"/>
          <w:divBdr>
            <w:top w:val="none" w:sz="0" w:space="0" w:color="auto"/>
            <w:left w:val="none" w:sz="0" w:space="0" w:color="auto"/>
            <w:bottom w:val="none" w:sz="0" w:space="0" w:color="auto"/>
            <w:right w:val="none" w:sz="0" w:space="0" w:color="auto"/>
          </w:divBdr>
        </w:div>
        <w:div w:id="1234772976">
          <w:marLeft w:val="640"/>
          <w:marRight w:val="0"/>
          <w:marTop w:val="0"/>
          <w:marBottom w:val="0"/>
          <w:divBdr>
            <w:top w:val="none" w:sz="0" w:space="0" w:color="auto"/>
            <w:left w:val="none" w:sz="0" w:space="0" w:color="auto"/>
            <w:bottom w:val="none" w:sz="0" w:space="0" w:color="auto"/>
            <w:right w:val="none" w:sz="0" w:space="0" w:color="auto"/>
          </w:divBdr>
        </w:div>
        <w:div w:id="1236747732">
          <w:marLeft w:val="640"/>
          <w:marRight w:val="0"/>
          <w:marTop w:val="0"/>
          <w:marBottom w:val="0"/>
          <w:divBdr>
            <w:top w:val="none" w:sz="0" w:space="0" w:color="auto"/>
            <w:left w:val="none" w:sz="0" w:space="0" w:color="auto"/>
            <w:bottom w:val="none" w:sz="0" w:space="0" w:color="auto"/>
            <w:right w:val="none" w:sz="0" w:space="0" w:color="auto"/>
          </w:divBdr>
        </w:div>
        <w:div w:id="1245844088">
          <w:marLeft w:val="640"/>
          <w:marRight w:val="0"/>
          <w:marTop w:val="0"/>
          <w:marBottom w:val="0"/>
          <w:divBdr>
            <w:top w:val="none" w:sz="0" w:space="0" w:color="auto"/>
            <w:left w:val="none" w:sz="0" w:space="0" w:color="auto"/>
            <w:bottom w:val="none" w:sz="0" w:space="0" w:color="auto"/>
            <w:right w:val="none" w:sz="0" w:space="0" w:color="auto"/>
          </w:divBdr>
        </w:div>
        <w:div w:id="1252858328">
          <w:marLeft w:val="640"/>
          <w:marRight w:val="0"/>
          <w:marTop w:val="0"/>
          <w:marBottom w:val="0"/>
          <w:divBdr>
            <w:top w:val="none" w:sz="0" w:space="0" w:color="auto"/>
            <w:left w:val="none" w:sz="0" w:space="0" w:color="auto"/>
            <w:bottom w:val="none" w:sz="0" w:space="0" w:color="auto"/>
            <w:right w:val="none" w:sz="0" w:space="0" w:color="auto"/>
          </w:divBdr>
        </w:div>
        <w:div w:id="1263805860">
          <w:marLeft w:val="640"/>
          <w:marRight w:val="0"/>
          <w:marTop w:val="0"/>
          <w:marBottom w:val="0"/>
          <w:divBdr>
            <w:top w:val="none" w:sz="0" w:space="0" w:color="auto"/>
            <w:left w:val="none" w:sz="0" w:space="0" w:color="auto"/>
            <w:bottom w:val="none" w:sz="0" w:space="0" w:color="auto"/>
            <w:right w:val="none" w:sz="0" w:space="0" w:color="auto"/>
          </w:divBdr>
        </w:div>
        <w:div w:id="1279029350">
          <w:marLeft w:val="640"/>
          <w:marRight w:val="0"/>
          <w:marTop w:val="0"/>
          <w:marBottom w:val="0"/>
          <w:divBdr>
            <w:top w:val="none" w:sz="0" w:space="0" w:color="auto"/>
            <w:left w:val="none" w:sz="0" w:space="0" w:color="auto"/>
            <w:bottom w:val="none" w:sz="0" w:space="0" w:color="auto"/>
            <w:right w:val="none" w:sz="0" w:space="0" w:color="auto"/>
          </w:divBdr>
        </w:div>
        <w:div w:id="1284339640">
          <w:marLeft w:val="640"/>
          <w:marRight w:val="0"/>
          <w:marTop w:val="0"/>
          <w:marBottom w:val="0"/>
          <w:divBdr>
            <w:top w:val="none" w:sz="0" w:space="0" w:color="auto"/>
            <w:left w:val="none" w:sz="0" w:space="0" w:color="auto"/>
            <w:bottom w:val="none" w:sz="0" w:space="0" w:color="auto"/>
            <w:right w:val="none" w:sz="0" w:space="0" w:color="auto"/>
          </w:divBdr>
        </w:div>
        <w:div w:id="1298293336">
          <w:marLeft w:val="640"/>
          <w:marRight w:val="0"/>
          <w:marTop w:val="0"/>
          <w:marBottom w:val="0"/>
          <w:divBdr>
            <w:top w:val="none" w:sz="0" w:space="0" w:color="auto"/>
            <w:left w:val="none" w:sz="0" w:space="0" w:color="auto"/>
            <w:bottom w:val="none" w:sz="0" w:space="0" w:color="auto"/>
            <w:right w:val="none" w:sz="0" w:space="0" w:color="auto"/>
          </w:divBdr>
        </w:div>
        <w:div w:id="1308784641">
          <w:marLeft w:val="640"/>
          <w:marRight w:val="0"/>
          <w:marTop w:val="0"/>
          <w:marBottom w:val="0"/>
          <w:divBdr>
            <w:top w:val="none" w:sz="0" w:space="0" w:color="auto"/>
            <w:left w:val="none" w:sz="0" w:space="0" w:color="auto"/>
            <w:bottom w:val="none" w:sz="0" w:space="0" w:color="auto"/>
            <w:right w:val="none" w:sz="0" w:space="0" w:color="auto"/>
          </w:divBdr>
        </w:div>
        <w:div w:id="1329479232">
          <w:marLeft w:val="640"/>
          <w:marRight w:val="0"/>
          <w:marTop w:val="0"/>
          <w:marBottom w:val="0"/>
          <w:divBdr>
            <w:top w:val="none" w:sz="0" w:space="0" w:color="auto"/>
            <w:left w:val="none" w:sz="0" w:space="0" w:color="auto"/>
            <w:bottom w:val="none" w:sz="0" w:space="0" w:color="auto"/>
            <w:right w:val="none" w:sz="0" w:space="0" w:color="auto"/>
          </w:divBdr>
        </w:div>
        <w:div w:id="1348947405">
          <w:marLeft w:val="640"/>
          <w:marRight w:val="0"/>
          <w:marTop w:val="0"/>
          <w:marBottom w:val="0"/>
          <w:divBdr>
            <w:top w:val="none" w:sz="0" w:space="0" w:color="auto"/>
            <w:left w:val="none" w:sz="0" w:space="0" w:color="auto"/>
            <w:bottom w:val="none" w:sz="0" w:space="0" w:color="auto"/>
            <w:right w:val="none" w:sz="0" w:space="0" w:color="auto"/>
          </w:divBdr>
        </w:div>
        <w:div w:id="1350185154">
          <w:marLeft w:val="640"/>
          <w:marRight w:val="0"/>
          <w:marTop w:val="0"/>
          <w:marBottom w:val="0"/>
          <w:divBdr>
            <w:top w:val="none" w:sz="0" w:space="0" w:color="auto"/>
            <w:left w:val="none" w:sz="0" w:space="0" w:color="auto"/>
            <w:bottom w:val="none" w:sz="0" w:space="0" w:color="auto"/>
            <w:right w:val="none" w:sz="0" w:space="0" w:color="auto"/>
          </w:divBdr>
        </w:div>
        <w:div w:id="1350525112">
          <w:marLeft w:val="640"/>
          <w:marRight w:val="0"/>
          <w:marTop w:val="0"/>
          <w:marBottom w:val="0"/>
          <w:divBdr>
            <w:top w:val="none" w:sz="0" w:space="0" w:color="auto"/>
            <w:left w:val="none" w:sz="0" w:space="0" w:color="auto"/>
            <w:bottom w:val="none" w:sz="0" w:space="0" w:color="auto"/>
            <w:right w:val="none" w:sz="0" w:space="0" w:color="auto"/>
          </w:divBdr>
        </w:div>
        <w:div w:id="1352223517">
          <w:marLeft w:val="640"/>
          <w:marRight w:val="0"/>
          <w:marTop w:val="0"/>
          <w:marBottom w:val="0"/>
          <w:divBdr>
            <w:top w:val="none" w:sz="0" w:space="0" w:color="auto"/>
            <w:left w:val="none" w:sz="0" w:space="0" w:color="auto"/>
            <w:bottom w:val="none" w:sz="0" w:space="0" w:color="auto"/>
            <w:right w:val="none" w:sz="0" w:space="0" w:color="auto"/>
          </w:divBdr>
        </w:div>
        <w:div w:id="1353914943">
          <w:marLeft w:val="640"/>
          <w:marRight w:val="0"/>
          <w:marTop w:val="0"/>
          <w:marBottom w:val="0"/>
          <w:divBdr>
            <w:top w:val="none" w:sz="0" w:space="0" w:color="auto"/>
            <w:left w:val="none" w:sz="0" w:space="0" w:color="auto"/>
            <w:bottom w:val="none" w:sz="0" w:space="0" w:color="auto"/>
            <w:right w:val="none" w:sz="0" w:space="0" w:color="auto"/>
          </w:divBdr>
        </w:div>
        <w:div w:id="1358198166">
          <w:marLeft w:val="640"/>
          <w:marRight w:val="0"/>
          <w:marTop w:val="0"/>
          <w:marBottom w:val="0"/>
          <w:divBdr>
            <w:top w:val="none" w:sz="0" w:space="0" w:color="auto"/>
            <w:left w:val="none" w:sz="0" w:space="0" w:color="auto"/>
            <w:bottom w:val="none" w:sz="0" w:space="0" w:color="auto"/>
            <w:right w:val="none" w:sz="0" w:space="0" w:color="auto"/>
          </w:divBdr>
        </w:div>
        <w:div w:id="1366055680">
          <w:marLeft w:val="640"/>
          <w:marRight w:val="0"/>
          <w:marTop w:val="0"/>
          <w:marBottom w:val="0"/>
          <w:divBdr>
            <w:top w:val="none" w:sz="0" w:space="0" w:color="auto"/>
            <w:left w:val="none" w:sz="0" w:space="0" w:color="auto"/>
            <w:bottom w:val="none" w:sz="0" w:space="0" w:color="auto"/>
            <w:right w:val="none" w:sz="0" w:space="0" w:color="auto"/>
          </w:divBdr>
        </w:div>
        <w:div w:id="1377660435">
          <w:marLeft w:val="640"/>
          <w:marRight w:val="0"/>
          <w:marTop w:val="0"/>
          <w:marBottom w:val="0"/>
          <w:divBdr>
            <w:top w:val="none" w:sz="0" w:space="0" w:color="auto"/>
            <w:left w:val="none" w:sz="0" w:space="0" w:color="auto"/>
            <w:bottom w:val="none" w:sz="0" w:space="0" w:color="auto"/>
            <w:right w:val="none" w:sz="0" w:space="0" w:color="auto"/>
          </w:divBdr>
        </w:div>
        <w:div w:id="1383557432">
          <w:marLeft w:val="640"/>
          <w:marRight w:val="0"/>
          <w:marTop w:val="0"/>
          <w:marBottom w:val="0"/>
          <w:divBdr>
            <w:top w:val="none" w:sz="0" w:space="0" w:color="auto"/>
            <w:left w:val="none" w:sz="0" w:space="0" w:color="auto"/>
            <w:bottom w:val="none" w:sz="0" w:space="0" w:color="auto"/>
            <w:right w:val="none" w:sz="0" w:space="0" w:color="auto"/>
          </w:divBdr>
        </w:div>
        <w:div w:id="1400787035">
          <w:marLeft w:val="640"/>
          <w:marRight w:val="0"/>
          <w:marTop w:val="0"/>
          <w:marBottom w:val="0"/>
          <w:divBdr>
            <w:top w:val="none" w:sz="0" w:space="0" w:color="auto"/>
            <w:left w:val="none" w:sz="0" w:space="0" w:color="auto"/>
            <w:bottom w:val="none" w:sz="0" w:space="0" w:color="auto"/>
            <w:right w:val="none" w:sz="0" w:space="0" w:color="auto"/>
          </w:divBdr>
        </w:div>
        <w:div w:id="1405756059">
          <w:marLeft w:val="640"/>
          <w:marRight w:val="0"/>
          <w:marTop w:val="0"/>
          <w:marBottom w:val="0"/>
          <w:divBdr>
            <w:top w:val="none" w:sz="0" w:space="0" w:color="auto"/>
            <w:left w:val="none" w:sz="0" w:space="0" w:color="auto"/>
            <w:bottom w:val="none" w:sz="0" w:space="0" w:color="auto"/>
            <w:right w:val="none" w:sz="0" w:space="0" w:color="auto"/>
          </w:divBdr>
        </w:div>
        <w:div w:id="1412242051">
          <w:marLeft w:val="640"/>
          <w:marRight w:val="0"/>
          <w:marTop w:val="0"/>
          <w:marBottom w:val="0"/>
          <w:divBdr>
            <w:top w:val="none" w:sz="0" w:space="0" w:color="auto"/>
            <w:left w:val="none" w:sz="0" w:space="0" w:color="auto"/>
            <w:bottom w:val="none" w:sz="0" w:space="0" w:color="auto"/>
            <w:right w:val="none" w:sz="0" w:space="0" w:color="auto"/>
          </w:divBdr>
        </w:div>
        <w:div w:id="1415668089">
          <w:marLeft w:val="640"/>
          <w:marRight w:val="0"/>
          <w:marTop w:val="0"/>
          <w:marBottom w:val="0"/>
          <w:divBdr>
            <w:top w:val="none" w:sz="0" w:space="0" w:color="auto"/>
            <w:left w:val="none" w:sz="0" w:space="0" w:color="auto"/>
            <w:bottom w:val="none" w:sz="0" w:space="0" w:color="auto"/>
            <w:right w:val="none" w:sz="0" w:space="0" w:color="auto"/>
          </w:divBdr>
        </w:div>
        <w:div w:id="1439905996">
          <w:marLeft w:val="640"/>
          <w:marRight w:val="0"/>
          <w:marTop w:val="0"/>
          <w:marBottom w:val="0"/>
          <w:divBdr>
            <w:top w:val="none" w:sz="0" w:space="0" w:color="auto"/>
            <w:left w:val="none" w:sz="0" w:space="0" w:color="auto"/>
            <w:bottom w:val="none" w:sz="0" w:space="0" w:color="auto"/>
            <w:right w:val="none" w:sz="0" w:space="0" w:color="auto"/>
          </w:divBdr>
        </w:div>
        <w:div w:id="1455101052">
          <w:marLeft w:val="640"/>
          <w:marRight w:val="0"/>
          <w:marTop w:val="0"/>
          <w:marBottom w:val="0"/>
          <w:divBdr>
            <w:top w:val="none" w:sz="0" w:space="0" w:color="auto"/>
            <w:left w:val="none" w:sz="0" w:space="0" w:color="auto"/>
            <w:bottom w:val="none" w:sz="0" w:space="0" w:color="auto"/>
            <w:right w:val="none" w:sz="0" w:space="0" w:color="auto"/>
          </w:divBdr>
        </w:div>
        <w:div w:id="1482623368">
          <w:marLeft w:val="640"/>
          <w:marRight w:val="0"/>
          <w:marTop w:val="0"/>
          <w:marBottom w:val="0"/>
          <w:divBdr>
            <w:top w:val="none" w:sz="0" w:space="0" w:color="auto"/>
            <w:left w:val="none" w:sz="0" w:space="0" w:color="auto"/>
            <w:bottom w:val="none" w:sz="0" w:space="0" w:color="auto"/>
            <w:right w:val="none" w:sz="0" w:space="0" w:color="auto"/>
          </w:divBdr>
        </w:div>
        <w:div w:id="1496726934">
          <w:marLeft w:val="640"/>
          <w:marRight w:val="0"/>
          <w:marTop w:val="0"/>
          <w:marBottom w:val="0"/>
          <w:divBdr>
            <w:top w:val="none" w:sz="0" w:space="0" w:color="auto"/>
            <w:left w:val="none" w:sz="0" w:space="0" w:color="auto"/>
            <w:bottom w:val="none" w:sz="0" w:space="0" w:color="auto"/>
            <w:right w:val="none" w:sz="0" w:space="0" w:color="auto"/>
          </w:divBdr>
        </w:div>
        <w:div w:id="1498035349">
          <w:marLeft w:val="640"/>
          <w:marRight w:val="0"/>
          <w:marTop w:val="0"/>
          <w:marBottom w:val="0"/>
          <w:divBdr>
            <w:top w:val="none" w:sz="0" w:space="0" w:color="auto"/>
            <w:left w:val="none" w:sz="0" w:space="0" w:color="auto"/>
            <w:bottom w:val="none" w:sz="0" w:space="0" w:color="auto"/>
            <w:right w:val="none" w:sz="0" w:space="0" w:color="auto"/>
          </w:divBdr>
        </w:div>
        <w:div w:id="1501046553">
          <w:marLeft w:val="640"/>
          <w:marRight w:val="0"/>
          <w:marTop w:val="0"/>
          <w:marBottom w:val="0"/>
          <w:divBdr>
            <w:top w:val="none" w:sz="0" w:space="0" w:color="auto"/>
            <w:left w:val="none" w:sz="0" w:space="0" w:color="auto"/>
            <w:bottom w:val="none" w:sz="0" w:space="0" w:color="auto"/>
            <w:right w:val="none" w:sz="0" w:space="0" w:color="auto"/>
          </w:divBdr>
        </w:div>
        <w:div w:id="1516378534">
          <w:marLeft w:val="640"/>
          <w:marRight w:val="0"/>
          <w:marTop w:val="0"/>
          <w:marBottom w:val="0"/>
          <w:divBdr>
            <w:top w:val="none" w:sz="0" w:space="0" w:color="auto"/>
            <w:left w:val="none" w:sz="0" w:space="0" w:color="auto"/>
            <w:bottom w:val="none" w:sz="0" w:space="0" w:color="auto"/>
            <w:right w:val="none" w:sz="0" w:space="0" w:color="auto"/>
          </w:divBdr>
        </w:div>
        <w:div w:id="1516963414">
          <w:marLeft w:val="640"/>
          <w:marRight w:val="0"/>
          <w:marTop w:val="0"/>
          <w:marBottom w:val="0"/>
          <w:divBdr>
            <w:top w:val="none" w:sz="0" w:space="0" w:color="auto"/>
            <w:left w:val="none" w:sz="0" w:space="0" w:color="auto"/>
            <w:bottom w:val="none" w:sz="0" w:space="0" w:color="auto"/>
            <w:right w:val="none" w:sz="0" w:space="0" w:color="auto"/>
          </w:divBdr>
        </w:div>
        <w:div w:id="1517773761">
          <w:marLeft w:val="640"/>
          <w:marRight w:val="0"/>
          <w:marTop w:val="0"/>
          <w:marBottom w:val="0"/>
          <w:divBdr>
            <w:top w:val="none" w:sz="0" w:space="0" w:color="auto"/>
            <w:left w:val="none" w:sz="0" w:space="0" w:color="auto"/>
            <w:bottom w:val="none" w:sz="0" w:space="0" w:color="auto"/>
            <w:right w:val="none" w:sz="0" w:space="0" w:color="auto"/>
          </w:divBdr>
        </w:div>
        <w:div w:id="1518620657">
          <w:marLeft w:val="640"/>
          <w:marRight w:val="0"/>
          <w:marTop w:val="0"/>
          <w:marBottom w:val="0"/>
          <w:divBdr>
            <w:top w:val="none" w:sz="0" w:space="0" w:color="auto"/>
            <w:left w:val="none" w:sz="0" w:space="0" w:color="auto"/>
            <w:bottom w:val="none" w:sz="0" w:space="0" w:color="auto"/>
            <w:right w:val="none" w:sz="0" w:space="0" w:color="auto"/>
          </w:divBdr>
        </w:div>
        <w:div w:id="1532457258">
          <w:marLeft w:val="640"/>
          <w:marRight w:val="0"/>
          <w:marTop w:val="0"/>
          <w:marBottom w:val="0"/>
          <w:divBdr>
            <w:top w:val="none" w:sz="0" w:space="0" w:color="auto"/>
            <w:left w:val="none" w:sz="0" w:space="0" w:color="auto"/>
            <w:bottom w:val="none" w:sz="0" w:space="0" w:color="auto"/>
            <w:right w:val="none" w:sz="0" w:space="0" w:color="auto"/>
          </w:divBdr>
        </w:div>
        <w:div w:id="1543594712">
          <w:marLeft w:val="640"/>
          <w:marRight w:val="0"/>
          <w:marTop w:val="0"/>
          <w:marBottom w:val="0"/>
          <w:divBdr>
            <w:top w:val="none" w:sz="0" w:space="0" w:color="auto"/>
            <w:left w:val="none" w:sz="0" w:space="0" w:color="auto"/>
            <w:bottom w:val="none" w:sz="0" w:space="0" w:color="auto"/>
            <w:right w:val="none" w:sz="0" w:space="0" w:color="auto"/>
          </w:divBdr>
        </w:div>
        <w:div w:id="1569419537">
          <w:marLeft w:val="640"/>
          <w:marRight w:val="0"/>
          <w:marTop w:val="0"/>
          <w:marBottom w:val="0"/>
          <w:divBdr>
            <w:top w:val="none" w:sz="0" w:space="0" w:color="auto"/>
            <w:left w:val="none" w:sz="0" w:space="0" w:color="auto"/>
            <w:bottom w:val="none" w:sz="0" w:space="0" w:color="auto"/>
            <w:right w:val="none" w:sz="0" w:space="0" w:color="auto"/>
          </w:divBdr>
        </w:div>
        <w:div w:id="1570925316">
          <w:marLeft w:val="640"/>
          <w:marRight w:val="0"/>
          <w:marTop w:val="0"/>
          <w:marBottom w:val="0"/>
          <w:divBdr>
            <w:top w:val="none" w:sz="0" w:space="0" w:color="auto"/>
            <w:left w:val="none" w:sz="0" w:space="0" w:color="auto"/>
            <w:bottom w:val="none" w:sz="0" w:space="0" w:color="auto"/>
            <w:right w:val="none" w:sz="0" w:space="0" w:color="auto"/>
          </w:divBdr>
        </w:div>
        <w:div w:id="1572039231">
          <w:marLeft w:val="640"/>
          <w:marRight w:val="0"/>
          <w:marTop w:val="0"/>
          <w:marBottom w:val="0"/>
          <w:divBdr>
            <w:top w:val="none" w:sz="0" w:space="0" w:color="auto"/>
            <w:left w:val="none" w:sz="0" w:space="0" w:color="auto"/>
            <w:bottom w:val="none" w:sz="0" w:space="0" w:color="auto"/>
            <w:right w:val="none" w:sz="0" w:space="0" w:color="auto"/>
          </w:divBdr>
        </w:div>
        <w:div w:id="1572347122">
          <w:marLeft w:val="640"/>
          <w:marRight w:val="0"/>
          <w:marTop w:val="0"/>
          <w:marBottom w:val="0"/>
          <w:divBdr>
            <w:top w:val="none" w:sz="0" w:space="0" w:color="auto"/>
            <w:left w:val="none" w:sz="0" w:space="0" w:color="auto"/>
            <w:bottom w:val="none" w:sz="0" w:space="0" w:color="auto"/>
            <w:right w:val="none" w:sz="0" w:space="0" w:color="auto"/>
          </w:divBdr>
        </w:div>
        <w:div w:id="1577125371">
          <w:marLeft w:val="640"/>
          <w:marRight w:val="0"/>
          <w:marTop w:val="0"/>
          <w:marBottom w:val="0"/>
          <w:divBdr>
            <w:top w:val="none" w:sz="0" w:space="0" w:color="auto"/>
            <w:left w:val="none" w:sz="0" w:space="0" w:color="auto"/>
            <w:bottom w:val="none" w:sz="0" w:space="0" w:color="auto"/>
            <w:right w:val="none" w:sz="0" w:space="0" w:color="auto"/>
          </w:divBdr>
        </w:div>
        <w:div w:id="1584991416">
          <w:marLeft w:val="640"/>
          <w:marRight w:val="0"/>
          <w:marTop w:val="0"/>
          <w:marBottom w:val="0"/>
          <w:divBdr>
            <w:top w:val="none" w:sz="0" w:space="0" w:color="auto"/>
            <w:left w:val="none" w:sz="0" w:space="0" w:color="auto"/>
            <w:bottom w:val="none" w:sz="0" w:space="0" w:color="auto"/>
            <w:right w:val="none" w:sz="0" w:space="0" w:color="auto"/>
          </w:divBdr>
        </w:div>
        <w:div w:id="1598127844">
          <w:marLeft w:val="640"/>
          <w:marRight w:val="0"/>
          <w:marTop w:val="0"/>
          <w:marBottom w:val="0"/>
          <w:divBdr>
            <w:top w:val="none" w:sz="0" w:space="0" w:color="auto"/>
            <w:left w:val="none" w:sz="0" w:space="0" w:color="auto"/>
            <w:bottom w:val="none" w:sz="0" w:space="0" w:color="auto"/>
            <w:right w:val="none" w:sz="0" w:space="0" w:color="auto"/>
          </w:divBdr>
        </w:div>
        <w:div w:id="1602372905">
          <w:marLeft w:val="640"/>
          <w:marRight w:val="0"/>
          <w:marTop w:val="0"/>
          <w:marBottom w:val="0"/>
          <w:divBdr>
            <w:top w:val="none" w:sz="0" w:space="0" w:color="auto"/>
            <w:left w:val="none" w:sz="0" w:space="0" w:color="auto"/>
            <w:bottom w:val="none" w:sz="0" w:space="0" w:color="auto"/>
            <w:right w:val="none" w:sz="0" w:space="0" w:color="auto"/>
          </w:divBdr>
        </w:div>
        <w:div w:id="1617056596">
          <w:marLeft w:val="640"/>
          <w:marRight w:val="0"/>
          <w:marTop w:val="0"/>
          <w:marBottom w:val="0"/>
          <w:divBdr>
            <w:top w:val="none" w:sz="0" w:space="0" w:color="auto"/>
            <w:left w:val="none" w:sz="0" w:space="0" w:color="auto"/>
            <w:bottom w:val="none" w:sz="0" w:space="0" w:color="auto"/>
            <w:right w:val="none" w:sz="0" w:space="0" w:color="auto"/>
          </w:divBdr>
        </w:div>
        <w:div w:id="1617174650">
          <w:marLeft w:val="640"/>
          <w:marRight w:val="0"/>
          <w:marTop w:val="0"/>
          <w:marBottom w:val="0"/>
          <w:divBdr>
            <w:top w:val="none" w:sz="0" w:space="0" w:color="auto"/>
            <w:left w:val="none" w:sz="0" w:space="0" w:color="auto"/>
            <w:bottom w:val="none" w:sz="0" w:space="0" w:color="auto"/>
            <w:right w:val="none" w:sz="0" w:space="0" w:color="auto"/>
          </w:divBdr>
        </w:div>
        <w:div w:id="1647004175">
          <w:marLeft w:val="640"/>
          <w:marRight w:val="0"/>
          <w:marTop w:val="0"/>
          <w:marBottom w:val="0"/>
          <w:divBdr>
            <w:top w:val="none" w:sz="0" w:space="0" w:color="auto"/>
            <w:left w:val="none" w:sz="0" w:space="0" w:color="auto"/>
            <w:bottom w:val="none" w:sz="0" w:space="0" w:color="auto"/>
            <w:right w:val="none" w:sz="0" w:space="0" w:color="auto"/>
          </w:divBdr>
        </w:div>
        <w:div w:id="1647124257">
          <w:marLeft w:val="640"/>
          <w:marRight w:val="0"/>
          <w:marTop w:val="0"/>
          <w:marBottom w:val="0"/>
          <w:divBdr>
            <w:top w:val="none" w:sz="0" w:space="0" w:color="auto"/>
            <w:left w:val="none" w:sz="0" w:space="0" w:color="auto"/>
            <w:bottom w:val="none" w:sz="0" w:space="0" w:color="auto"/>
            <w:right w:val="none" w:sz="0" w:space="0" w:color="auto"/>
          </w:divBdr>
        </w:div>
        <w:div w:id="1653555890">
          <w:marLeft w:val="640"/>
          <w:marRight w:val="0"/>
          <w:marTop w:val="0"/>
          <w:marBottom w:val="0"/>
          <w:divBdr>
            <w:top w:val="none" w:sz="0" w:space="0" w:color="auto"/>
            <w:left w:val="none" w:sz="0" w:space="0" w:color="auto"/>
            <w:bottom w:val="none" w:sz="0" w:space="0" w:color="auto"/>
            <w:right w:val="none" w:sz="0" w:space="0" w:color="auto"/>
          </w:divBdr>
        </w:div>
        <w:div w:id="1656569802">
          <w:marLeft w:val="640"/>
          <w:marRight w:val="0"/>
          <w:marTop w:val="0"/>
          <w:marBottom w:val="0"/>
          <w:divBdr>
            <w:top w:val="none" w:sz="0" w:space="0" w:color="auto"/>
            <w:left w:val="none" w:sz="0" w:space="0" w:color="auto"/>
            <w:bottom w:val="none" w:sz="0" w:space="0" w:color="auto"/>
            <w:right w:val="none" w:sz="0" w:space="0" w:color="auto"/>
          </w:divBdr>
        </w:div>
        <w:div w:id="1667317298">
          <w:marLeft w:val="640"/>
          <w:marRight w:val="0"/>
          <w:marTop w:val="0"/>
          <w:marBottom w:val="0"/>
          <w:divBdr>
            <w:top w:val="none" w:sz="0" w:space="0" w:color="auto"/>
            <w:left w:val="none" w:sz="0" w:space="0" w:color="auto"/>
            <w:bottom w:val="none" w:sz="0" w:space="0" w:color="auto"/>
            <w:right w:val="none" w:sz="0" w:space="0" w:color="auto"/>
          </w:divBdr>
        </w:div>
        <w:div w:id="1683892868">
          <w:marLeft w:val="640"/>
          <w:marRight w:val="0"/>
          <w:marTop w:val="0"/>
          <w:marBottom w:val="0"/>
          <w:divBdr>
            <w:top w:val="none" w:sz="0" w:space="0" w:color="auto"/>
            <w:left w:val="none" w:sz="0" w:space="0" w:color="auto"/>
            <w:bottom w:val="none" w:sz="0" w:space="0" w:color="auto"/>
            <w:right w:val="none" w:sz="0" w:space="0" w:color="auto"/>
          </w:divBdr>
        </w:div>
        <w:div w:id="1695115636">
          <w:marLeft w:val="640"/>
          <w:marRight w:val="0"/>
          <w:marTop w:val="0"/>
          <w:marBottom w:val="0"/>
          <w:divBdr>
            <w:top w:val="none" w:sz="0" w:space="0" w:color="auto"/>
            <w:left w:val="none" w:sz="0" w:space="0" w:color="auto"/>
            <w:bottom w:val="none" w:sz="0" w:space="0" w:color="auto"/>
            <w:right w:val="none" w:sz="0" w:space="0" w:color="auto"/>
          </w:divBdr>
        </w:div>
        <w:div w:id="1701511647">
          <w:marLeft w:val="640"/>
          <w:marRight w:val="0"/>
          <w:marTop w:val="0"/>
          <w:marBottom w:val="0"/>
          <w:divBdr>
            <w:top w:val="none" w:sz="0" w:space="0" w:color="auto"/>
            <w:left w:val="none" w:sz="0" w:space="0" w:color="auto"/>
            <w:bottom w:val="none" w:sz="0" w:space="0" w:color="auto"/>
            <w:right w:val="none" w:sz="0" w:space="0" w:color="auto"/>
          </w:divBdr>
        </w:div>
        <w:div w:id="1708412297">
          <w:marLeft w:val="640"/>
          <w:marRight w:val="0"/>
          <w:marTop w:val="0"/>
          <w:marBottom w:val="0"/>
          <w:divBdr>
            <w:top w:val="none" w:sz="0" w:space="0" w:color="auto"/>
            <w:left w:val="none" w:sz="0" w:space="0" w:color="auto"/>
            <w:bottom w:val="none" w:sz="0" w:space="0" w:color="auto"/>
            <w:right w:val="none" w:sz="0" w:space="0" w:color="auto"/>
          </w:divBdr>
        </w:div>
        <w:div w:id="1715233654">
          <w:marLeft w:val="640"/>
          <w:marRight w:val="0"/>
          <w:marTop w:val="0"/>
          <w:marBottom w:val="0"/>
          <w:divBdr>
            <w:top w:val="none" w:sz="0" w:space="0" w:color="auto"/>
            <w:left w:val="none" w:sz="0" w:space="0" w:color="auto"/>
            <w:bottom w:val="none" w:sz="0" w:space="0" w:color="auto"/>
            <w:right w:val="none" w:sz="0" w:space="0" w:color="auto"/>
          </w:divBdr>
        </w:div>
        <w:div w:id="1717002186">
          <w:marLeft w:val="640"/>
          <w:marRight w:val="0"/>
          <w:marTop w:val="0"/>
          <w:marBottom w:val="0"/>
          <w:divBdr>
            <w:top w:val="none" w:sz="0" w:space="0" w:color="auto"/>
            <w:left w:val="none" w:sz="0" w:space="0" w:color="auto"/>
            <w:bottom w:val="none" w:sz="0" w:space="0" w:color="auto"/>
            <w:right w:val="none" w:sz="0" w:space="0" w:color="auto"/>
          </w:divBdr>
        </w:div>
        <w:div w:id="1719819731">
          <w:marLeft w:val="640"/>
          <w:marRight w:val="0"/>
          <w:marTop w:val="0"/>
          <w:marBottom w:val="0"/>
          <w:divBdr>
            <w:top w:val="none" w:sz="0" w:space="0" w:color="auto"/>
            <w:left w:val="none" w:sz="0" w:space="0" w:color="auto"/>
            <w:bottom w:val="none" w:sz="0" w:space="0" w:color="auto"/>
            <w:right w:val="none" w:sz="0" w:space="0" w:color="auto"/>
          </w:divBdr>
        </w:div>
        <w:div w:id="1726022874">
          <w:marLeft w:val="640"/>
          <w:marRight w:val="0"/>
          <w:marTop w:val="0"/>
          <w:marBottom w:val="0"/>
          <w:divBdr>
            <w:top w:val="none" w:sz="0" w:space="0" w:color="auto"/>
            <w:left w:val="none" w:sz="0" w:space="0" w:color="auto"/>
            <w:bottom w:val="none" w:sz="0" w:space="0" w:color="auto"/>
            <w:right w:val="none" w:sz="0" w:space="0" w:color="auto"/>
          </w:divBdr>
        </w:div>
        <w:div w:id="1727803007">
          <w:marLeft w:val="640"/>
          <w:marRight w:val="0"/>
          <w:marTop w:val="0"/>
          <w:marBottom w:val="0"/>
          <w:divBdr>
            <w:top w:val="none" w:sz="0" w:space="0" w:color="auto"/>
            <w:left w:val="none" w:sz="0" w:space="0" w:color="auto"/>
            <w:bottom w:val="none" w:sz="0" w:space="0" w:color="auto"/>
            <w:right w:val="none" w:sz="0" w:space="0" w:color="auto"/>
          </w:divBdr>
        </w:div>
        <w:div w:id="1749422400">
          <w:marLeft w:val="640"/>
          <w:marRight w:val="0"/>
          <w:marTop w:val="0"/>
          <w:marBottom w:val="0"/>
          <w:divBdr>
            <w:top w:val="none" w:sz="0" w:space="0" w:color="auto"/>
            <w:left w:val="none" w:sz="0" w:space="0" w:color="auto"/>
            <w:bottom w:val="none" w:sz="0" w:space="0" w:color="auto"/>
            <w:right w:val="none" w:sz="0" w:space="0" w:color="auto"/>
          </w:divBdr>
        </w:div>
        <w:div w:id="1756046955">
          <w:marLeft w:val="640"/>
          <w:marRight w:val="0"/>
          <w:marTop w:val="0"/>
          <w:marBottom w:val="0"/>
          <w:divBdr>
            <w:top w:val="none" w:sz="0" w:space="0" w:color="auto"/>
            <w:left w:val="none" w:sz="0" w:space="0" w:color="auto"/>
            <w:bottom w:val="none" w:sz="0" w:space="0" w:color="auto"/>
            <w:right w:val="none" w:sz="0" w:space="0" w:color="auto"/>
          </w:divBdr>
        </w:div>
        <w:div w:id="1756130297">
          <w:marLeft w:val="640"/>
          <w:marRight w:val="0"/>
          <w:marTop w:val="0"/>
          <w:marBottom w:val="0"/>
          <w:divBdr>
            <w:top w:val="none" w:sz="0" w:space="0" w:color="auto"/>
            <w:left w:val="none" w:sz="0" w:space="0" w:color="auto"/>
            <w:bottom w:val="none" w:sz="0" w:space="0" w:color="auto"/>
            <w:right w:val="none" w:sz="0" w:space="0" w:color="auto"/>
          </w:divBdr>
        </w:div>
        <w:div w:id="1786734484">
          <w:marLeft w:val="640"/>
          <w:marRight w:val="0"/>
          <w:marTop w:val="0"/>
          <w:marBottom w:val="0"/>
          <w:divBdr>
            <w:top w:val="none" w:sz="0" w:space="0" w:color="auto"/>
            <w:left w:val="none" w:sz="0" w:space="0" w:color="auto"/>
            <w:bottom w:val="none" w:sz="0" w:space="0" w:color="auto"/>
            <w:right w:val="none" w:sz="0" w:space="0" w:color="auto"/>
          </w:divBdr>
        </w:div>
        <w:div w:id="1788503376">
          <w:marLeft w:val="640"/>
          <w:marRight w:val="0"/>
          <w:marTop w:val="0"/>
          <w:marBottom w:val="0"/>
          <w:divBdr>
            <w:top w:val="none" w:sz="0" w:space="0" w:color="auto"/>
            <w:left w:val="none" w:sz="0" w:space="0" w:color="auto"/>
            <w:bottom w:val="none" w:sz="0" w:space="0" w:color="auto"/>
            <w:right w:val="none" w:sz="0" w:space="0" w:color="auto"/>
          </w:divBdr>
        </w:div>
        <w:div w:id="1789354367">
          <w:marLeft w:val="640"/>
          <w:marRight w:val="0"/>
          <w:marTop w:val="0"/>
          <w:marBottom w:val="0"/>
          <w:divBdr>
            <w:top w:val="none" w:sz="0" w:space="0" w:color="auto"/>
            <w:left w:val="none" w:sz="0" w:space="0" w:color="auto"/>
            <w:bottom w:val="none" w:sz="0" w:space="0" w:color="auto"/>
            <w:right w:val="none" w:sz="0" w:space="0" w:color="auto"/>
          </w:divBdr>
        </w:div>
        <w:div w:id="1793547387">
          <w:marLeft w:val="640"/>
          <w:marRight w:val="0"/>
          <w:marTop w:val="0"/>
          <w:marBottom w:val="0"/>
          <w:divBdr>
            <w:top w:val="none" w:sz="0" w:space="0" w:color="auto"/>
            <w:left w:val="none" w:sz="0" w:space="0" w:color="auto"/>
            <w:bottom w:val="none" w:sz="0" w:space="0" w:color="auto"/>
            <w:right w:val="none" w:sz="0" w:space="0" w:color="auto"/>
          </w:divBdr>
        </w:div>
        <w:div w:id="1802839167">
          <w:marLeft w:val="640"/>
          <w:marRight w:val="0"/>
          <w:marTop w:val="0"/>
          <w:marBottom w:val="0"/>
          <w:divBdr>
            <w:top w:val="none" w:sz="0" w:space="0" w:color="auto"/>
            <w:left w:val="none" w:sz="0" w:space="0" w:color="auto"/>
            <w:bottom w:val="none" w:sz="0" w:space="0" w:color="auto"/>
            <w:right w:val="none" w:sz="0" w:space="0" w:color="auto"/>
          </w:divBdr>
        </w:div>
        <w:div w:id="1803886095">
          <w:marLeft w:val="640"/>
          <w:marRight w:val="0"/>
          <w:marTop w:val="0"/>
          <w:marBottom w:val="0"/>
          <w:divBdr>
            <w:top w:val="none" w:sz="0" w:space="0" w:color="auto"/>
            <w:left w:val="none" w:sz="0" w:space="0" w:color="auto"/>
            <w:bottom w:val="none" w:sz="0" w:space="0" w:color="auto"/>
            <w:right w:val="none" w:sz="0" w:space="0" w:color="auto"/>
          </w:divBdr>
        </w:div>
        <w:div w:id="1807509141">
          <w:marLeft w:val="640"/>
          <w:marRight w:val="0"/>
          <w:marTop w:val="0"/>
          <w:marBottom w:val="0"/>
          <w:divBdr>
            <w:top w:val="none" w:sz="0" w:space="0" w:color="auto"/>
            <w:left w:val="none" w:sz="0" w:space="0" w:color="auto"/>
            <w:bottom w:val="none" w:sz="0" w:space="0" w:color="auto"/>
            <w:right w:val="none" w:sz="0" w:space="0" w:color="auto"/>
          </w:divBdr>
        </w:div>
        <w:div w:id="1809276390">
          <w:marLeft w:val="640"/>
          <w:marRight w:val="0"/>
          <w:marTop w:val="0"/>
          <w:marBottom w:val="0"/>
          <w:divBdr>
            <w:top w:val="none" w:sz="0" w:space="0" w:color="auto"/>
            <w:left w:val="none" w:sz="0" w:space="0" w:color="auto"/>
            <w:bottom w:val="none" w:sz="0" w:space="0" w:color="auto"/>
            <w:right w:val="none" w:sz="0" w:space="0" w:color="auto"/>
          </w:divBdr>
        </w:div>
        <w:div w:id="1825390247">
          <w:marLeft w:val="640"/>
          <w:marRight w:val="0"/>
          <w:marTop w:val="0"/>
          <w:marBottom w:val="0"/>
          <w:divBdr>
            <w:top w:val="none" w:sz="0" w:space="0" w:color="auto"/>
            <w:left w:val="none" w:sz="0" w:space="0" w:color="auto"/>
            <w:bottom w:val="none" w:sz="0" w:space="0" w:color="auto"/>
            <w:right w:val="none" w:sz="0" w:space="0" w:color="auto"/>
          </w:divBdr>
        </w:div>
        <w:div w:id="1826050714">
          <w:marLeft w:val="640"/>
          <w:marRight w:val="0"/>
          <w:marTop w:val="0"/>
          <w:marBottom w:val="0"/>
          <w:divBdr>
            <w:top w:val="none" w:sz="0" w:space="0" w:color="auto"/>
            <w:left w:val="none" w:sz="0" w:space="0" w:color="auto"/>
            <w:bottom w:val="none" w:sz="0" w:space="0" w:color="auto"/>
            <w:right w:val="none" w:sz="0" w:space="0" w:color="auto"/>
          </w:divBdr>
        </w:div>
        <w:div w:id="1834566720">
          <w:marLeft w:val="640"/>
          <w:marRight w:val="0"/>
          <w:marTop w:val="0"/>
          <w:marBottom w:val="0"/>
          <w:divBdr>
            <w:top w:val="none" w:sz="0" w:space="0" w:color="auto"/>
            <w:left w:val="none" w:sz="0" w:space="0" w:color="auto"/>
            <w:bottom w:val="none" w:sz="0" w:space="0" w:color="auto"/>
            <w:right w:val="none" w:sz="0" w:space="0" w:color="auto"/>
          </w:divBdr>
        </w:div>
        <w:div w:id="1858158333">
          <w:marLeft w:val="640"/>
          <w:marRight w:val="0"/>
          <w:marTop w:val="0"/>
          <w:marBottom w:val="0"/>
          <w:divBdr>
            <w:top w:val="none" w:sz="0" w:space="0" w:color="auto"/>
            <w:left w:val="none" w:sz="0" w:space="0" w:color="auto"/>
            <w:bottom w:val="none" w:sz="0" w:space="0" w:color="auto"/>
            <w:right w:val="none" w:sz="0" w:space="0" w:color="auto"/>
          </w:divBdr>
        </w:div>
        <w:div w:id="1880363148">
          <w:marLeft w:val="640"/>
          <w:marRight w:val="0"/>
          <w:marTop w:val="0"/>
          <w:marBottom w:val="0"/>
          <w:divBdr>
            <w:top w:val="none" w:sz="0" w:space="0" w:color="auto"/>
            <w:left w:val="none" w:sz="0" w:space="0" w:color="auto"/>
            <w:bottom w:val="none" w:sz="0" w:space="0" w:color="auto"/>
            <w:right w:val="none" w:sz="0" w:space="0" w:color="auto"/>
          </w:divBdr>
        </w:div>
        <w:div w:id="1881018362">
          <w:marLeft w:val="640"/>
          <w:marRight w:val="0"/>
          <w:marTop w:val="0"/>
          <w:marBottom w:val="0"/>
          <w:divBdr>
            <w:top w:val="none" w:sz="0" w:space="0" w:color="auto"/>
            <w:left w:val="none" w:sz="0" w:space="0" w:color="auto"/>
            <w:bottom w:val="none" w:sz="0" w:space="0" w:color="auto"/>
            <w:right w:val="none" w:sz="0" w:space="0" w:color="auto"/>
          </w:divBdr>
        </w:div>
        <w:div w:id="1890605213">
          <w:marLeft w:val="640"/>
          <w:marRight w:val="0"/>
          <w:marTop w:val="0"/>
          <w:marBottom w:val="0"/>
          <w:divBdr>
            <w:top w:val="none" w:sz="0" w:space="0" w:color="auto"/>
            <w:left w:val="none" w:sz="0" w:space="0" w:color="auto"/>
            <w:bottom w:val="none" w:sz="0" w:space="0" w:color="auto"/>
            <w:right w:val="none" w:sz="0" w:space="0" w:color="auto"/>
          </w:divBdr>
        </w:div>
        <w:div w:id="1906261683">
          <w:marLeft w:val="640"/>
          <w:marRight w:val="0"/>
          <w:marTop w:val="0"/>
          <w:marBottom w:val="0"/>
          <w:divBdr>
            <w:top w:val="none" w:sz="0" w:space="0" w:color="auto"/>
            <w:left w:val="none" w:sz="0" w:space="0" w:color="auto"/>
            <w:bottom w:val="none" w:sz="0" w:space="0" w:color="auto"/>
            <w:right w:val="none" w:sz="0" w:space="0" w:color="auto"/>
          </w:divBdr>
        </w:div>
        <w:div w:id="1912814458">
          <w:marLeft w:val="640"/>
          <w:marRight w:val="0"/>
          <w:marTop w:val="0"/>
          <w:marBottom w:val="0"/>
          <w:divBdr>
            <w:top w:val="none" w:sz="0" w:space="0" w:color="auto"/>
            <w:left w:val="none" w:sz="0" w:space="0" w:color="auto"/>
            <w:bottom w:val="none" w:sz="0" w:space="0" w:color="auto"/>
            <w:right w:val="none" w:sz="0" w:space="0" w:color="auto"/>
          </w:divBdr>
        </w:div>
        <w:div w:id="1913462228">
          <w:marLeft w:val="640"/>
          <w:marRight w:val="0"/>
          <w:marTop w:val="0"/>
          <w:marBottom w:val="0"/>
          <w:divBdr>
            <w:top w:val="none" w:sz="0" w:space="0" w:color="auto"/>
            <w:left w:val="none" w:sz="0" w:space="0" w:color="auto"/>
            <w:bottom w:val="none" w:sz="0" w:space="0" w:color="auto"/>
            <w:right w:val="none" w:sz="0" w:space="0" w:color="auto"/>
          </w:divBdr>
        </w:div>
        <w:div w:id="1918593486">
          <w:marLeft w:val="640"/>
          <w:marRight w:val="0"/>
          <w:marTop w:val="0"/>
          <w:marBottom w:val="0"/>
          <w:divBdr>
            <w:top w:val="none" w:sz="0" w:space="0" w:color="auto"/>
            <w:left w:val="none" w:sz="0" w:space="0" w:color="auto"/>
            <w:bottom w:val="none" w:sz="0" w:space="0" w:color="auto"/>
            <w:right w:val="none" w:sz="0" w:space="0" w:color="auto"/>
          </w:divBdr>
        </w:div>
        <w:div w:id="1948385737">
          <w:marLeft w:val="640"/>
          <w:marRight w:val="0"/>
          <w:marTop w:val="0"/>
          <w:marBottom w:val="0"/>
          <w:divBdr>
            <w:top w:val="none" w:sz="0" w:space="0" w:color="auto"/>
            <w:left w:val="none" w:sz="0" w:space="0" w:color="auto"/>
            <w:bottom w:val="none" w:sz="0" w:space="0" w:color="auto"/>
            <w:right w:val="none" w:sz="0" w:space="0" w:color="auto"/>
          </w:divBdr>
        </w:div>
        <w:div w:id="1952711042">
          <w:marLeft w:val="640"/>
          <w:marRight w:val="0"/>
          <w:marTop w:val="0"/>
          <w:marBottom w:val="0"/>
          <w:divBdr>
            <w:top w:val="none" w:sz="0" w:space="0" w:color="auto"/>
            <w:left w:val="none" w:sz="0" w:space="0" w:color="auto"/>
            <w:bottom w:val="none" w:sz="0" w:space="0" w:color="auto"/>
            <w:right w:val="none" w:sz="0" w:space="0" w:color="auto"/>
          </w:divBdr>
        </w:div>
        <w:div w:id="1971861787">
          <w:marLeft w:val="640"/>
          <w:marRight w:val="0"/>
          <w:marTop w:val="0"/>
          <w:marBottom w:val="0"/>
          <w:divBdr>
            <w:top w:val="none" w:sz="0" w:space="0" w:color="auto"/>
            <w:left w:val="none" w:sz="0" w:space="0" w:color="auto"/>
            <w:bottom w:val="none" w:sz="0" w:space="0" w:color="auto"/>
            <w:right w:val="none" w:sz="0" w:space="0" w:color="auto"/>
          </w:divBdr>
        </w:div>
        <w:div w:id="1972396235">
          <w:marLeft w:val="640"/>
          <w:marRight w:val="0"/>
          <w:marTop w:val="0"/>
          <w:marBottom w:val="0"/>
          <w:divBdr>
            <w:top w:val="none" w:sz="0" w:space="0" w:color="auto"/>
            <w:left w:val="none" w:sz="0" w:space="0" w:color="auto"/>
            <w:bottom w:val="none" w:sz="0" w:space="0" w:color="auto"/>
            <w:right w:val="none" w:sz="0" w:space="0" w:color="auto"/>
          </w:divBdr>
        </w:div>
        <w:div w:id="1976182457">
          <w:marLeft w:val="640"/>
          <w:marRight w:val="0"/>
          <w:marTop w:val="0"/>
          <w:marBottom w:val="0"/>
          <w:divBdr>
            <w:top w:val="none" w:sz="0" w:space="0" w:color="auto"/>
            <w:left w:val="none" w:sz="0" w:space="0" w:color="auto"/>
            <w:bottom w:val="none" w:sz="0" w:space="0" w:color="auto"/>
            <w:right w:val="none" w:sz="0" w:space="0" w:color="auto"/>
          </w:divBdr>
        </w:div>
        <w:div w:id="1979337712">
          <w:marLeft w:val="640"/>
          <w:marRight w:val="0"/>
          <w:marTop w:val="0"/>
          <w:marBottom w:val="0"/>
          <w:divBdr>
            <w:top w:val="none" w:sz="0" w:space="0" w:color="auto"/>
            <w:left w:val="none" w:sz="0" w:space="0" w:color="auto"/>
            <w:bottom w:val="none" w:sz="0" w:space="0" w:color="auto"/>
            <w:right w:val="none" w:sz="0" w:space="0" w:color="auto"/>
          </w:divBdr>
        </w:div>
        <w:div w:id="1983650483">
          <w:marLeft w:val="640"/>
          <w:marRight w:val="0"/>
          <w:marTop w:val="0"/>
          <w:marBottom w:val="0"/>
          <w:divBdr>
            <w:top w:val="none" w:sz="0" w:space="0" w:color="auto"/>
            <w:left w:val="none" w:sz="0" w:space="0" w:color="auto"/>
            <w:bottom w:val="none" w:sz="0" w:space="0" w:color="auto"/>
            <w:right w:val="none" w:sz="0" w:space="0" w:color="auto"/>
          </w:divBdr>
        </w:div>
        <w:div w:id="1985700643">
          <w:marLeft w:val="640"/>
          <w:marRight w:val="0"/>
          <w:marTop w:val="0"/>
          <w:marBottom w:val="0"/>
          <w:divBdr>
            <w:top w:val="none" w:sz="0" w:space="0" w:color="auto"/>
            <w:left w:val="none" w:sz="0" w:space="0" w:color="auto"/>
            <w:bottom w:val="none" w:sz="0" w:space="0" w:color="auto"/>
            <w:right w:val="none" w:sz="0" w:space="0" w:color="auto"/>
          </w:divBdr>
        </w:div>
        <w:div w:id="1989897519">
          <w:marLeft w:val="640"/>
          <w:marRight w:val="0"/>
          <w:marTop w:val="0"/>
          <w:marBottom w:val="0"/>
          <w:divBdr>
            <w:top w:val="none" w:sz="0" w:space="0" w:color="auto"/>
            <w:left w:val="none" w:sz="0" w:space="0" w:color="auto"/>
            <w:bottom w:val="none" w:sz="0" w:space="0" w:color="auto"/>
            <w:right w:val="none" w:sz="0" w:space="0" w:color="auto"/>
          </w:divBdr>
        </w:div>
        <w:div w:id="1989939449">
          <w:marLeft w:val="640"/>
          <w:marRight w:val="0"/>
          <w:marTop w:val="0"/>
          <w:marBottom w:val="0"/>
          <w:divBdr>
            <w:top w:val="none" w:sz="0" w:space="0" w:color="auto"/>
            <w:left w:val="none" w:sz="0" w:space="0" w:color="auto"/>
            <w:bottom w:val="none" w:sz="0" w:space="0" w:color="auto"/>
            <w:right w:val="none" w:sz="0" w:space="0" w:color="auto"/>
          </w:divBdr>
        </w:div>
        <w:div w:id="1993025274">
          <w:marLeft w:val="640"/>
          <w:marRight w:val="0"/>
          <w:marTop w:val="0"/>
          <w:marBottom w:val="0"/>
          <w:divBdr>
            <w:top w:val="none" w:sz="0" w:space="0" w:color="auto"/>
            <w:left w:val="none" w:sz="0" w:space="0" w:color="auto"/>
            <w:bottom w:val="none" w:sz="0" w:space="0" w:color="auto"/>
            <w:right w:val="none" w:sz="0" w:space="0" w:color="auto"/>
          </w:divBdr>
        </w:div>
        <w:div w:id="1993101932">
          <w:marLeft w:val="640"/>
          <w:marRight w:val="0"/>
          <w:marTop w:val="0"/>
          <w:marBottom w:val="0"/>
          <w:divBdr>
            <w:top w:val="none" w:sz="0" w:space="0" w:color="auto"/>
            <w:left w:val="none" w:sz="0" w:space="0" w:color="auto"/>
            <w:bottom w:val="none" w:sz="0" w:space="0" w:color="auto"/>
            <w:right w:val="none" w:sz="0" w:space="0" w:color="auto"/>
          </w:divBdr>
        </w:div>
        <w:div w:id="1994986305">
          <w:marLeft w:val="640"/>
          <w:marRight w:val="0"/>
          <w:marTop w:val="0"/>
          <w:marBottom w:val="0"/>
          <w:divBdr>
            <w:top w:val="none" w:sz="0" w:space="0" w:color="auto"/>
            <w:left w:val="none" w:sz="0" w:space="0" w:color="auto"/>
            <w:bottom w:val="none" w:sz="0" w:space="0" w:color="auto"/>
            <w:right w:val="none" w:sz="0" w:space="0" w:color="auto"/>
          </w:divBdr>
        </w:div>
        <w:div w:id="2025864195">
          <w:marLeft w:val="640"/>
          <w:marRight w:val="0"/>
          <w:marTop w:val="0"/>
          <w:marBottom w:val="0"/>
          <w:divBdr>
            <w:top w:val="none" w:sz="0" w:space="0" w:color="auto"/>
            <w:left w:val="none" w:sz="0" w:space="0" w:color="auto"/>
            <w:bottom w:val="none" w:sz="0" w:space="0" w:color="auto"/>
            <w:right w:val="none" w:sz="0" w:space="0" w:color="auto"/>
          </w:divBdr>
        </w:div>
        <w:div w:id="2041127099">
          <w:marLeft w:val="640"/>
          <w:marRight w:val="0"/>
          <w:marTop w:val="0"/>
          <w:marBottom w:val="0"/>
          <w:divBdr>
            <w:top w:val="none" w:sz="0" w:space="0" w:color="auto"/>
            <w:left w:val="none" w:sz="0" w:space="0" w:color="auto"/>
            <w:bottom w:val="none" w:sz="0" w:space="0" w:color="auto"/>
            <w:right w:val="none" w:sz="0" w:space="0" w:color="auto"/>
          </w:divBdr>
        </w:div>
        <w:div w:id="2061509756">
          <w:marLeft w:val="640"/>
          <w:marRight w:val="0"/>
          <w:marTop w:val="0"/>
          <w:marBottom w:val="0"/>
          <w:divBdr>
            <w:top w:val="none" w:sz="0" w:space="0" w:color="auto"/>
            <w:left w:val="none" w:sz="0" w:space="0" w:color="auto"/>
            <w:bottom w:val="none" w:sz="0" w:space="0" w:color="auto"/>
            <w:right w:val="none" w:sz="0" w:space="0" w:color="auto"/>
          </w:divBdr>
        </w:div>
        <w:div w:id="2065566634">
          <w:marLeft w:val="640"/>
          <w:marRight w:val="0"/>
          <w:marTop w:val="0"/>
          <w:marBottom w:val="0"/>
          <w:divBdr>
            <w:top w:val="none" w:sz="0" w:space="0" w:color="auto"/>
            <w:left w:val="none" w:sz="0" w:space="0" w:color="auto"/>
            <w:bottom w:val="none" w:sz="0" w:space="0" w:color="auto"/>
            <w:right w:val="none" w:sz="0" w:space="0" w:color="auto"/>
          </w:divBdr>
        </w:div>
        <w:div w:id="2070808785">
          <w:marLeft w:val="640"/>
          <w:marRight w:val="0"/>
          <w:marTop w:val="0"/>
          <w:marBottom w:val="0"/>
          <w:divBdr>
            <w:top w:val="none" w:sz="0" w:space="0" w:color="auto"/>
            <w:left w:val="none" w:sz="0" w:space="0" w:color="auto"/>
            <w:bottom w:val="none" w:sz="0" w:space="0" w:color="auto"/>
            <w:right w:val="none" w:sz="0" w:space="0" w:color="auto"/>
          </w:divBdr>
        </w:div>
        <w:div w:id="2080639312">
          <w:marLeft w:val="640"/>
          <w:marRight w:val="0"/>
          <w:marTop w:val="0"/>
          <w:marBottom w:val="0"/>
          <w:divBdr>
            <w:top w:val="none" w:sz="0" w:space="0" w:color="auto"/>
            <w:left w:val="none" w:sz="0" w:space="0" w:color="auto"/>
            <w:bottom w:val="none" w:sz="0" w:space="0" w:color="auto"/>
            <w:right w:val="none" w:sz="0" w:space="0" w:color="auto"/>
          </w:divBdr>
        </w:div>
        <w:div w:id="2093431847">
          <w:marLeft w:val="640"/>
          <w:marRight w:val="0"/>
          <w:marTop w:val="0"/>
          <w:marBottom w:val="0"/>
          <w:divBdr>
            <w:top w:val="none" w:sz="0" w:space="0" w:color="auto"/>
            <w:left w:val="none" w:sz="0" w:space="0" w:color="auto"/>
            <w:bottom w:val="none" w:sz="0" w:space="0" w:color="auto"/>
            <w:right w:val="none" w:sz="0" w:space="0" w:color="auto"/>
          </w:divBdr>
        </w:div>
        <w:div w:id="2106923940">
          <w:marLeft w:val="640"/>
          <w:marRight w:val="0"/>
          <w:marTop w:val="0"/>
          <w:marBottom w:val="0"/>
          <w:divBdr>
            <w:top w:val="none" w:sz="0" w:space="0" w:color="auto"/>
            <w:left w:val="none" w:sz="0" w:space="0" w:color="auto"/>
            <w:bottom w:val="none" w:sz="0" w:space="0" w:color="auto"/>
            <w:right w:val="none" w:sz="0" w:space="0" w:color="auto"/>
          </w:divBdr>
        </w:div>
        <w:div w:id="2117828295">
          <w:marLeft w:val="640"/>
          <w:marRight w:val="0"/>
          <w:marTop w:val="0"/>
          <w:marBottom w:val="0"/>
          <w:divBdr>
            <w:top w:val="none" w:sz="0" w:space="0" w:color="auto"/>
            <w:left w:val="none" w:sz="0" w:space="0" w:color="auto"/>
            <w:bottom w:val="none" w:sz="0" w:space="0" w:color="auto"/>
            <w:right w:val="none" w:sz="0" w:space="0" w:color="auto"/>
          </w:divBdr>
        </w:div>
        <w:div w:id="2127500065">
          <w:marLeft w:val="640"/>
          <w:marRight w:val="0"/>
          <w:marTop w:val="0"/>
          <w:marBottom w:val="0"/>
          <w:divBdr>
            <w:top w:val="none" w:sz="0" w:space="0" w:color="auto"/>
            <w:left w:val="none" w:sz="0" w:space="0" w:color="auto"/>
            <w:bottom w:val="none" w:sz="0" w:space="0" w:color="auto"/>
            <w:right w:val="none" w:sz="0" w:space="0" w:color="auto"/>
          </w:divBdr>
        </w:div>
        <w:div w:id="2127581410">
          <w:marLeft w:val="640"/>
          <w:marRight w:val="0"/>
          <w:marTop w:val="0"/>
          <w:marBottom w:val="0"/>
          <w:divBdr>
            <w:top w:val="none" w:sz="0" w:space="0" w:color="auto"/>
            <w:left w:val="none" w:sz="0" w:space="0" w:color="auto"/>
            <w:bottom w:val="none" w:sz="0" w:space="0" w:color="auto"/>
            <w:right w:val="none" w:sz="0" w:space="0" w:color="auto"/>
          </w:divBdr>
        </w:div>
        <w:div w:id="2136678435">
          <w:marLeft w:val="640"/>
          <w:marRight w:val="0"/>
          <w:marTop w:val="0"/>
          <w:marBottom w:val="0"/>
          <w:divBdr>
            <w:top w:val="none" w:sz="0" w:space="0" w:color="auto"/>
            <w:left w:val="none" w:sz="0" w:space="0" w:color="auto"/>
            <w:bottom w:val="none" w:sz="0" w:space="0" w:color="auto"/>
            <w:right w:val="none" w:sz="0" w:space="0" w:color="auto"/>
          </w:divBdr>
        </w:div>
        <w:div w:id="2146897312">
          <w:marLeft w:val="640"/>
          <w:marRight w:val="0"/>
          <w:marTop w:val="0"/>
          <w:marBottom w:val="0"/>
          <w:divBdr>
            <w:top w:val="none" w:sz="0" w:space="0" w:color="auto"/>
            <w:left w:val="none" w:sz="0" w:space="0" w:color="auto"/>
            <w:bottom w:val="none" w:sz="0" w:space="0" w:color="auto"/>
            <w:right w:val="none" w:sz="0" w:space="0" w:color="auto"/>
          </w:divBdr>
        </w:div>
      </w:divsChild>
    </w:div>
    <w:div w:id="1120605575">
      <w:marLeft w:val="640"/>
      <w:marRight w:val="0"/>
      <w:marTop w:val="0"/>
      <w:marBottom w:val="0"/>
      <w:divBdr>
        <w:top w:val="none" w:sz="0" w:space="0" w:color="auto"/>
        <w:left w:val="none" w:sz="0" w:space="0" w:color="auto"/>
        <w:bottom w:val="none" w:sz="0" w:space="0" w:color="auto"/>
        <w:right w:val="none" w:sz="0" w:space="0" w:color="auto"/>
      </w:divBdr>
    </w:div>
    <w:div w:id="1120611446">
      <w:marLeft w:val="640"/>
      <w:marRight w:val="0"/>
      <w:marTop w:val="0"/>
      <w:marBottom w:val="0"/>
      <w:divBdr>
        <w:top w:val="none" w:sz="0" w:space="0" w:color="auto"/>
        <w:left w:val="none" w:sz="0" w:space="0" w:color="auto"/>
        <w:bottom w:val="none" w:sz="0" w:space="0" w:color="auto"/>
        <w:right w:val="none" w:sz="0" w:space="0" w:color="auto"/>
      </w:divBdr>
    </w:div>
    <w:div w:id="1121336393">
      <w:marLeft w:val="640"/>
      <w:marRight w:val="0"/>
      <w:marTop w:val="0"/>
      <w:marBottom w:val="0"/>
      <w:divBdr>
        <w:top w:val="none" w:sz="0" w:space="0" w:color="auto"/>
        <w:left w:val="none" w:sz="0" w:space="0" w:color="auto"/>
        <w:bottom w:val="none" w:sz="0" w:space="0" w:color="auto"/>
        <w:right w:val="none" w:sz="0" w:space="0" w:color="auto"/>
      </w:divBdr>
    </w:div>
    <w:div w:id="1121418288">
      <w:marLeft w:val="640"/>
      <w:marRight w:val="0"/>
      <w:marTop w:val="0"/>
      <w:marBottom w:val="0"/>
      <w:divBdr>
        <w:top w:val="none" w:sz="0" w:space="0" w:color="auto"/>
        <w:left w:val="none" w:sz="0" w:space="0" w:color="auto"/>
        <w:bottom w:val="none" w:sz="0" w:space="0" w:color="auto"/>
        <w:right w:val="none" w:sz="0" w:space="0" w:color="auto"/>
      </w:divBdr>
    </w:div>
    <w:div w:id="1121461875">
      <w:marLeft w:val="640"/>
      <w:marRight w:val="0"/>
      <w:marTop w:val="0"/>
      <w:marBottom w:val="0"/>
      <w:divBdr>
        <w:top w:val="none" w:sz="0" w:space="0" w:color="auto"/>
        <w:left w:val="none" w:sz="0" w:space="0" w:color="auto"/>
        <w:bottom w:val="none" w:sz="0" w:space="0" w:color="auto"/>
        <w:right w:val="none" w:sz="0" w:space="0" w:color="auto"/>
      </w:divBdr>
    </w:div>
    <w:div w:id="1121655995">
      <w:marLeft w:val="640"/>
      <w:marRight w:val="0"/>
      <w:marTop w:val="0"/>
      <w:marBottom w:val="0"/>
      <w:divBdr>
        <w:top w:val="none" w:sz="0" w:space="0" w:color="auto"/>
        <w:left w:val="none" w:sz="0" w:space="0" w:color="auto"/>
        <w:bottom w:val="none" w:sz="0" w:space="0" w:color="auto"/>
        <w:right w:val="none" w:sz="0" w:space="0" w:color="auto"/>
      </w:divBdr>
    </w:div>
    <w:div w:id="1122310580">
      <w:marLeft w:val="640"/>
      <w:marRight w:val="0"/>
      <w:marTop w:val="0"/>
      <w:marBottom w:val="0"/>
      <w:divBdr>
        <w:top w:val="none" w:sz="0" w:space="0" w:color="auto"/>
        <w:left w:val="none" w:sz="0" w:space="0" w:color="auto"/>
        <w:bottom w:val="none" w:sz="0" w:space="0" w:color="auto"/>
        <w:right w:val="none" w:sz="0" w:space="0" w:color="auto"/>
      </w:divBdr>
    </w:div>
    <w:div w:id="1122459041">
      <w:marLeft w:val="640"/>
      <w:marRight w:val="0"/>
      <w:marTop w:val="0"/>
      <w:marBottom w:val="0"/>
      <w:divBdr>
        <w:top w:val="none" w:sz="0" w:space="0" w:color="auto"/>
        <w:left w:val="none" w:sz="0" w:space="0" w:color="auto"/>
        <w:bottom w:val="none" w:sz="0" w:space="0" w:color="auto"/>
        <w:right w:val="none" w:sz="0" w:space="0" w:color="auto"/>
      </w:divBdr>
    </w:div>
    <w:div w:id="1122461441">
      <w:marLeft w:val="640"/>
      <w:marRight w:val="0"/>
      <w:marTop w:val="0"/>
      <w:marBottom w:val="0"/>
      <w:divBdr>
        <w:top w:val="none" w:sz="0" w:space="0" w:color="auto"/>
        <w:left w:val="none" w:sz="0" w:space="0" w:color="auto"/>
        <w:bottom w:val="none" w:sz="0" w:space="0" w:color="auto"/>
        <w:right w:val="none" w:sz="0" w:space="0" w:color="auto"/>
      </w:divBdr>
    </w:div>
    <w:div w:id="1122462122">
      <w:marLeft w:val="640"/>
      <w:marRight w:val="0"/>
      <w:marTop w:val="0"/>
      <w:marBottom w:val="0"/>
      <w:divBdr>
        <w:top w:val="none" w:sz="0" w:space="0" w:color="auto"/>
        <w:left w:val="none" w:sz="0" w:space="0" w:color="auto"/>
        <w:bottom w:val="none" w:sz="0" w:space="0" w:color="auto"/>
        <w:right w:val="none" w:sz="0" w:space="0" w:color="auto"/>
      </w:divBdr>
    </w:div>
    <w:div w:id="1122651025">
      <w:marLeft w:val="640"/>
      <w:marRight w:val="0"/>
      <w:marTop w:val="0"/>
      <w:marBottom w:val="0"/>
      <w:divBdr>
        <w:top w:val="none" w:sz="0" w:space="0" w:color="auto"/>
        <w:left w:val="none" w:sz="0" w:space="0" w:color="auto"/>
        <w:bottom w:val="none" w:sz="0" w:space="0" w:color="auto"/>
        <w:right w:val="none" w:sz="0" w:space="0" w:color="auto"/>
      </w:divBdr>
    </w:div>
    <w:div w:id="1123379950">
      <w:marLeft w:val="640"/>
      <w:marRight w:val="0"/>
      <w:marTop w:val="0"/>
      <w:marBottom w:val="0"/>
      <w:divBdr>
        <w:top w:val="none" w:sz="0" w:space="0" w:color="auto"/>
        <w:left w:val="none" w:sz="0" w:space="0" w:color="auto"/>
        <w:bottom w:val="none" w:sz="0" w:space="0" w:color="auto"/>
        <w:right w:val="none" w:sz="0" w:space="0" w:color="auto"/>
      </w:divBdr>
    </w:div>
    <w:div w:id="1124537611">
      <w:marLeft w:val="640"/>
      <w:marRight w:val="0"/>
      <w:marTop w:val="0"/>
      <w:marBottom w:val="0"/>
      <w:divBdr>
        <w:top w:val="none" w:sz="0" w:space="0" w:color="auto"/>
        <w:left w:val="none" w:sz="0" w:space="0" w:color="auto"/>
        <w:bottom w:val="none" w:sz="0" w:space="0" w:color="auto"/>
        <w:right w:val="none" w:sz="0" w:space="0" w:color="auto"/>
      </w:divBdr>
    </w:div>
    <w:div w:id="1124733628">
      <w:marLeft w:val="640"/>
      <w:marRight w:val="0"/>
      <w:marTop w:val="0"/>
      <w:marBottom w:val="0"/>
      <w:divBdr>
        <w:top w:val="none" w:sz="0" w:space="0" w:color="auto"/>
        <w:left w:val="none" w:sz="0" w:space="0" w:color="auto"/>
        <w:bottom w:val="none" w:sz="0" w:space="0" w:color="auto"/>
        <w:right w:val="none" w:sz="0" w:space="0" w:color="auto"/>
      </w:divBdr>
    </w:div>
    <w:div w:id="1124931558">
      <w:marLeft w:val="640"/>
      <w:marRight w:val="0"/>
      <w:marTop w:val="0"/>
      <w:marBottom w:val="0"/>
      <w:divBdr>
        <w:top w:val="none" w:sz="0" w:space="0" w:color="auto"/>
        <w:left w:val="none" w:sz="0" w:space="0" w:color="auto"/>
        <w:bottom w:val="none" w:sz="0" w:space="0" w:color="auto"/>
        <w:right w:val="none" w:sz="0" w:space="0" w:color="auto"/>
      </w:divBdr>
    </w:div>
    <w:div w:id="1125153424">
      <w:marLeft w:val="640"/>
      <w:marRight w:val="0"/>
      <w:marTop w:val="0"/>
      <w:marBottom w:val="0"/>
      <w:divBdr>
        <w:top w:val="none" w:sz="0" w:space="0" w:color="auto"/>
        <w:left w:val="none" w:sz="0" w:space="0" w:color="auto"/>
        <w:bottom w:val="none" w:sz="0" w:space="0" w:color="auto"/>
        <w:right w:val="none" w:sz="0" w:space="0" w:color="auto"/>
      </w:divBdr>
    </w:div>
    <w:div w:id="1125661342">
      <w:marLeft w:val="640"/>
      <w:marRight w:val="0"/>
      <w:marTop w:val="0"/>
      <w:marBottom w:val="0"/>
      <w:divBdr>
        <w:top w:val="none" w:sz="0" w:space="0" w:color="auto"/>
        <w:left w:val="none" w:sz="0" w:space="0" w:color="auto"/>
        <w:bottom w:val="none" w:sz="0" w:space="0" w:color="auto"/>
        <w:right w:val="none" w:sz="0" w:space="0" w:color="auto"/>
      </w:divBdr>
    </w:div>
    <w:div w:id="1126123286">
      <w:marLeft w:val="640"/>
      <w:marRight w:val="0"/>
      <w:marTop w:val="0"/>
      <w:marBottom w:val="0"/>
      <w:divBdr>
        <w:top w:val="none" w:sz="0" w:space="0" w:color="auto"/>
        <w:left w:val="none" w:sz="0" w:space="0" w:color="auto"/>
        <w:bottom w:val="none" w:sz="0" w:space="0" w:color="auto"/>
        <w:right w:val="none" w:sz="0" w:space="0" w:color="auto"/>
      </w:divBdr>
    </w:div>
    <w:div w:id="1126661196">
      <w:marLeft w:val="640"/>
      <w:marRight w:val="0"/>
      <w:marTop w:val="0"/>
      <w:marBottom w:val="0"/>
      <w:divBdr>
        <w:top w:val="none" w:sz="0" w:space="0" w:color="auto"/>
        <w:left w:val="none" w:sz="0" w:space="0" w:color="auto"/>
        <w:bottom w:val="none" w:sz="0" w:space="0" w:color="auto"/>
        <w:right w:val="none" w:sz="0" w:space="0" w:color="auto"/>
      </w:divBdr>
    </w:div>
    <w:div w:id="1126697722">
      <w:marLeft w:val="640"/>
      <w:marRight w:val="0"/>
      <w:marTop w:val="0"/>
      <w:marBottom w:val="0"/>
      <w:divBdr>
        <w:top w:val="none" w:sz="0" w:space="0" w:color="auto"/>
        <w:left w:val="none" w:sz="0" w:space="0" w:color="auto"/>
        <w:bottom w:val="none" w:sz="0" w:space="0" w:color="auto"/>
        <w:right w:val="none" w:sz="0" w:space="0" w:color="auto"/>
      </w:divBdr>
    </w:div>
    <w:div w:id="1127042418">
      <w:marLeft w:val="640"/>
      <w:marRight w:val="0"/>
      <w:marTop w:val="0"/>
      <w:marBottom w:val="0"/>
      <w:divBdr>
        <w:top w:val="none" w:sz="0" w:space="0" w:color="auto"/>
        <w:left w:val="none" w:sz="0" w:space="0" w:color="auto"/>
        <w:bottom w:val="none" w:sz="0" w:space="0" w:color="auto"/>
        <w:right w:val="none" w:sz="0" w:space="0" w:color="auto"/>
      </w:divBdr>
    </w:div>
    <w:div w:id="1127504510">
      <w:marLeft w:val="640"/>
      <w:marRight w:val="0"/>
      <w:marTop w:val="0"/>
      <w:marBottom w:val="0"/>
      <w:divBdr>
        <w:top w:val="none" w:sz="0" w:space="0" w:color="auto"/>
        <w:left w:val="none" w:sz="0" w:space="0" w:color="auto"/>
        <w:bottom w:val="none" w:sz="0" w:space="0" w:color="auto"/>
        <w:right w:val="none" w:sz="0" w:space="0" w:color="auto"/>
      </w:divBdr>
    </w:div>
    <w:div w:id="1127775836">
      <w:marLeft w:val="640"/>
      <w:marRight w:val="0"/>
      <w:marTop w:val="0"/>
      <w:marBottom w:val="0"/>
      <w:divBdr>
        <w:top w:val="none" w:sz="0" w:space="0" w:color="auto"/>
        <w:left w:val="none" w:sz="0" w:space="0" w:color="auto"/>
        <w:bottom w:val="none" w:sz="0" w:space="0" w:color="auto"/>
        <w:right w:val="none" w:sz="0" w:space="0" w:color="auto"/>
      </w:divBdr>
    </w:div>
    <w:div w:id="1128468815">
      <w:marLeft w:val="640"/>
      <w:marRight w:val="0"/>
      <w:marTop w:val="0"/>
      <w:marBottom w:val="0"/>
      <w:divBdr>
        <w:top w:val="none" w:sz="0" w:space="0" w:color="auto"/>
        <w:left w:val="none" w:sz="0" w:space="0" w:color="auto"/>
        <w:bottom w:val="none" w:sz="0" w:space="0" w:color="auto"/>
        <w:right w:val="none" w:sz="0" w:space="0" w:color="auto"/>
      </w:divBdr>
    </w:div>
    <w:div w:id="1129935027">
      <w:marLeft w:val="640"/>
      <w:marRight w:val="0"/>
      <w:marTop w:val="0"/>
      <w:marBottom w:val="0"/>
      <w:divBdr>
        <w:top w:val="none" w:sz="0" w:space="0" w:color="auto"/>
        <w:left w:val="none" w:sz="0" w:space="0" w:color="auto"/>
        <w:bottom w:val="none" w:sz="0" w:space="0" w:color="auto"/>
        <w:right w:val="none" w:sz="0" w:space="0" w:color="auto"/>
      </w:divBdr>
    </w:div>
    <w:div w:id="1130318943">
      <w:marLeft w:val="640"/>
      <w:marRight w:val="0"/>
      <w:marTop w:val="0"/>
      <w:marBottom w:val="0"/>
      <w:divBdr>
        <w:top w:val="none" w:sz="0" w:space="0" w:color="auto"/>
        <w:left w:val="none" w:sz="0" w:space="0" w:color="auto"/>
        <w:bottom w:val="none" w:sz="0" w:space="0" w:color="auto"/>
        <w:right w:val="none" w:sz="0" w:space="0" w:color="auto"/>
      </w:divBdr>
    </w:div>
    <w:div w:id="1130394105">
      <w:marLeft w:val="640"/>
      <w:marRight w:val="0"/>
      <w:marTop w:val="0"/>
      <w:marBottom w:val="0"/>
      <w:divBdr>
        <w:top w:val="none" w:sz="0" w:space="0" w:color="auto"/>
        <w:left w:val="none" w:sz="0" w:space="0" w:color="auto"/>
        <w:bottom w:val="none" w:sz="0" w:space="0" w:color="auto"/>
        <w:right w:val="none" w:sz="0" w:space="0" w:color="auto"/>
      </w:divBdr>
    </w:div>
    <w:div w:id="1130397502">
      <w:marLeft w:val="640"/>
      <w:marRight w:val="0"/>
      <w:marTop w:val="0"/>
      <w:marBottom w:val="0"/>
      <w:divBdr>
        <w:top w:val="none" w:sz="0" w:space="0" w:color="auto"/>
        <w:left w:val="none" w:sz="0" w:space="0" w:color="auto"/>
        <w:bottom w:val="none" w:sz="0" w:space="0" w:color="auto"/>
        <w:right w:val="none" w:sz="0" w:space="0" w:color="auto"/>
      </w:divBdr>
    </w:div>
    <w:div w:id="1130635286">
      <w:marLeft w:val="640"/>
      <w:marRight w:val="0"/>
      <w:marTop w:val="0"/>
      <w:marBottom w:val="0"/>
      <w:divBdr>
        <w:top w:val="none" w:sz="0" w:space="0" w:color="auto"/>
        <w:left w:val="none" w:sz="0" w:space="0" w:color="auto"/>
        <w:bottom w:val="none" w:sz="0" w:space="0" w:color="auto"/>
        <w:right w:val="none" w:sz="0" w:space="0" w:color="auto"/>
      </w:divBdr>
    </w:div>
    <w:div w:id="1131438020">
      <w:marLeft w:val="640"/>
      <w:marRight w:val="0"/>
      <w:marTop w:val="0"/>
      <w:marBottom w:val="0"/>
      <w:divBdr>
        <w:top w:val="none" w:sz="0" w:space="0" w:color="auto"/>
        <w:left w:val="none" w:sz="0" w:space="0" w:color="auto"/>
        <w:bottom w:val="none" w:sz="0" w:space="0" w:color="auto"/>
        <w:right w:val="none" w:sz="0" w:space="0" w:color="auto"/>
      </w:divBdr>
    </w:div>
    <w:div w:id="1131551869">
      <w:marLeft w:val="640"/>
      <w:marRight w:val="0"/>
      <w:marTop w:val="0"/>
      <w:marBottom w:val="0"/>
      <w:divBdr>
        <w:top w:val="none" w:sz="0" w:space="0" w:color="auto"/>
        <w:left w:val="none" w:sz="0" w:space="0" w:color="auto"/>
        <w:bottom w:val="none" w:sz="0" w:space="0" w:color="auto"/>
        <w:right w:val="none" w:sz="0" w:space="0" w:color="auto"/>
      </w:divBdr>
    </w:div>
    <w:div w:id="1131942079">
      <w:marLeft w:val="640"/>
      <w:marRight w:val="0"/>
      <w:marTop w:val="0"/>
      <w:marBottom w:val="0"/>
      <w:divBdr>
        <w:top w:val="none" w:sz="0" w:space="0" w:color="auto"/>
        <w:left w:val="none" w:sz="0" w:space="0" w:color="auto"/>
        <w:bottom w:val="none" w:sz="0" w:space="0" w:color="auto"/>
        <w:right w:val="none" w:sz="0" w:space="0" w:color="auto"/>
      </w:divBdr>
    </w:div>
    <w:div w:id="1132020390">
      <w:marLeft w:val="640"/>
      <w:marRight w:val="0"/>
      <w:marTop w:val="0"/>
      <w:marBottom w:val="0"/>
      <w:divBdr>
        <w:top w:val="none" w:sz="0" w:space="0" w:color="auto"/>
        <w:left w:val="none" w:sz="0" w:space="0" w:color="auto"/>
        <w:bottom w:val="none" w:sz="0" w:space="0" w:color="auto"/>
        <w:right w:val="none" w:sz="0" w:space="0" w:color="auto"/>
      </w:divBdr>
    </w:div>
    <w:div w:id="1132333222">
      <w:marLeft w:val="640"/>
      <w:marRight w:val="0"/>
      <w:marTop w:val="0"/>
      <w:marBottom w:val="0"/>
      <w:divBdr>
        <w:top w:val="none" w:sz="0" w:space="0" w:color="auto"/>
        <w:left w:val="none" w:sz="0" w:space="0" w:color="auto"/>
        <w:bottom w:val="none" w:sz="0" w:space="0" w:color="auto"/>
        <w:right w:val="none" w:sz="0" w:space="0" w:color="auto"/>
      </w:divBdr>
    </w:div>
    <w:div w:id="1133013323">
      <w:marLeft w:val="640"/>
      <w:marRight w:val="0"/>
      <w:marTop w:val="0"/>
      <w:marBottom w:val="0"/>
      <w:divBdr>
        <w:top w:val="none" w:sz="0" w:space="0" w:color="auto"/>
        <w:left w:val="none" w:sz="0" w:space="0" w:color="auto"/>
        <w:bottom w:val="none" w:sz="0" w:space="0" w:color="auto"/>
        <w:right w:val="none" w:sz="0" w:space="0" w:color="auto"/>
      </w:divBdr>
    </w:div>
    <w:div w:id="1133601933">
      <w:marLeft w:val="640"/>
      <w:marRight w:val="0"/>
      <w:marTop w:val="0"/>
      <w:marBottom w:val="0"/>
      <w:divBdr>
        <w:top w:val="none" w:sz="0" w:space="0" w:color="auto"/>
        <w:left w:val="none" w:sz="0" w:space="0" w:color="auto"/>
        <w:bottom w:val="none" w:sz="0" w:space="0" w:color="auto"/>
        <w:right w:val="none" w:sz="0" w:space="0" w:color="auto"/>
      </w:divBdr>
    </w:div>
    <w:div w:id="1133794120">
      <w:marLeft w:val="640"/>
      <w:marRight w:val="0"/>
      <w:marTop w:val="0"/>
      <w:marBottom w:val="0"/>
      <w:divBdr>
        <w:top w:val="none" w:sz="0" w:space="0" w:color="auto"/>
        <w:left w:val="none" w:sz="0" w:space="0" w:color="auto"/>
        <w:bottom w:val="none" w:sz="0" w:space="0" w:color="auto"/>
        <w:right w:val="none" w:sz="0" w:space="0" w:color="auto"/>
      </w:divBdr>
    </w:div>
    <w:div w:id="1134640865">
      <w:marLeft w:val="640"/>
      <w:marRight w:val="0"/>
      <w:marTop w:val="0"/>
      <w:marBottom w:val="0"/>
      <w:divBdr>
        <w:top w:val="none" w:sz="0" w:space="0" w:color="auto"/>
        <w:left w:val="none" w:sz="0" w:space="0" w:color="auto"/>
        <w:bottom w:val="none" w:sz="0" w:space="0" w:color="auto"/>
        <w:right w:val="none" w:sz="0" w:space="0" w:color="auto"/>
      </w:divBdr>
    </w:div>
    <w:div w:id="1135634015">
      <w:marLeft w:val="640"/>
      <w:marRight w:val="0"/>
      <w:marTop w:val="0"/>
      <w:marBottom w:val="0"/>
      <w:divBdr>
        <w:top w:val="none" w:sz="0" w:space="0" w:color="auto"/>
        <w:left w:val="none" w:sz="0" w:space="0" w:color="auto"/>
        <w:bottom w:val="none" w:sz="0" w:space="0" w:color="auto"/>
        <w:right w:val="none" w:sz="0" w:space="0" w:color="auto"/>
      </w:divBdr>
    </w:div>
    <w:div w:id="1136488126">
      <w:marLeft w:val="640"/>
      <w:marRight w:val="0"/>
      <w:marTop w:val="0"/>
      <w:marBottom w:val="0"/>
      <w:divBdr>
        <w:top w:val="none" w:sz="0" w:space="0" w:color="auto"/>
        <w:left w:val="none" w:sz="0" w:space="0" w:color="auto"/>
        <w:bottom w:val="none" w:sz="0" w:space="0" w:color="auto"/>
        <w:right w:val="none" w:sz="0" w:space="0" w:color="auto"/>
      </w:divBdr>
    </w:div>
    <w:div w:id="1136685562">
      <w:marLeft w:val="640"/>
      <w:marRight w:val="0"/>
      <w:marTop w:val="0"/>
      <w:marBottom w:val="0"/>
      <w:divBdr>
        <w:top w:val="none" w:sz="0" w:space="0" w:color="auto"/>
        <w:left w:val="none" w:sz="0" w:space="0" w:color="auto"/>
        <w:bottom w:val="none" w:sz="0" w:space="0" w:color="auto"/>
        <w:right w:val="none" w:sz="0" w:space="0" w:color="auto"/>
      </w:divBdr>
    </w:div>
    <w:div w:id="1137071874">
      <w:marLeft w:val="640"/>
      <w:marRight w:val="0"/>
      <w:marTop w:val="0"/>
      <w:marBottom w:val="0"/>
      <w:divBdr>
        <w:top w:val="none" w:sz="0" w:space="0" w:color="auto"/>
        <w:left w:val="none" w:sz="0" w:space="0" w:color="auto"/>
        <w:bottom w:val="none" w:sz="0" w:space="0" w:color="auto"/>
        <w:right w:val="none" w:sz="0" w:space="0" w:color="auto"/>
      </w:divBdr>
    </w:div>
    <w:div w:id="1137264286">
      <w:marLeft w:val="640"/>
      <w:marRight w:val="0"/>
      <w:marTop w:val="0"/>
      <w:marBottom w:val="0"/>
      <w:divBdr>
        <w:top w:val="none" w:sz="0" w:space="0" w:color="auto"/>
        <w:left w:val="none" w:sz="0" w:space="0" w:color="auto"/>
        <w:bottom w:val="none" w:sz="0" w:space="0" w:color="auto"/>
        <w:right w:val="none" w:sz="0" w:space="0" w:color="auto"/>
      </w:divBdr>
    </w:div>
    <w:div w:id="1137646736">
      <w:marLeft w:val="640"/>
      <w:marRight w:val="0"/>
      <w:marTop w:val="0"/>
      <w:marBottom w:val="0"/>
      <w:divBdr>
        <w:top w:val="none" w:sz="0" w:space="0" w:color="auto"/>
        <w:left w:val="none" w:sz="0" w:space="0" w:color="auto"/>
        <w:bottom w:val="none" w:sz="0" w:space="0" w:color="auto"/>
        <w:right w:val="none" w:sz="0" w:space="0" w:color="auto"/>
      </w:divBdr>
    </w:div>
    <w:div w:id="1138301626">
      <w:marLeft w:val="640"/>
      <w:marRight w:val="0"/>
      <w:marTop w:val="0"/>
      <w:marBottom w:val="0"/>
      <w:divBdr>
        <w:top w:val="none" w:sz="0" w:space="0" w:color="auto"/>
        <w:left w:val="none" w:sz="0" w:space="0" w:color="auto"/>
        <w:bottom w:val="none" w:sz="0" w:space="0" w:color="auto"/>
        <w:right w:val="none" w:sz="0" w:space="0" w:color="auto"/>
      </w:divBdr>
    </w:div>
    <w:div w:id="1138306264">
      <w:marLeft w:val="640"/>
      <w:marRight w:val="0"/>
      <w:marTop w:val="0"/>
      <w:marBottom w:val="0"/>
      <w:divBdr>
        <w:top w:val="none" w:sz="0" w:space="0" w:color="auto"/>
        <w:left w:val="none" w:sz="0" w:space="0" w:color="auto"/>
        <w:bottom w:val="none" w:sz="0" w:space="0" w:color="auto"/>
        <w:right w:val="none" w:sz="0" w:space="0" w:color="auto"/>
      </w:divBdr>
    </w:div>
    <w:div w:id="1138456748">
      <w:marLeft w:val="640"/>
      <w:marRight w:val="0"/>
      <w:marTop w:val="0"/>
      <w:marBottom w:val="0"/>
      <w:divBdr>
        <w:top w:val="none" w:sz="0" w:space="0" w:color="auto"/>
        <w:left w:val="none" w:sz="0" w:space="0" w:color="auto"/>
        <w:bottom w:val="none" w:sz="0" w:space="0" w:color="auto"/>
        <w:right w:val="none" w:sz="0" w:space="0" w:color="auto"/>
      </w:divBdr>
    </w:div>
    <w:div w:id="1139150288">
      <w:marLeft w:val="640"/>
      <w:marRight w:val="0"/>
      <w:marTop w:val="0"/>
      <w:marBottom w:val="0"/>
      <w:divBdr>
        <w:top w:val="none" w:sz="0" w:space="0" w:color="auto"/>
        <w:left w:val="none" w:sz="0" w:space="0" w:color="auto"/>
        <w:bottom w:val="none" w:sz="0" w:space="0" w:color="auto"/>
        <w:right w:val="none" w:sz="0" w:space="0" w:color="auto"/>
      </w:divBdr>
    </w:div>
    <w:div w:id="1139299874">
      <w:marLeft w:val="640"/>
      <w:marRight w:val="0"/>
      <w:marTop w:val="0"/>
      <w:marBottom w:val="0"/>
      <w:divBdr>
        <w:top w:val="none" w:sz="0" w:space="0" w:color="auto"/>
        <w:left w:val="none" w:sz="0" w:space="0" w:color="auto"/>
        <w:bottom w:val="none" w:sz="0" w:space="0" w:color="auto"/>
        <w:right w:val="none" w:sz="0" w:space="0" w:color="auto"/>
      </w:divBdr>
    </w:div>
    <w:div w:id="1140150038">
      <w:marLeft w:val="640"/>
      <w:marRight w:val="0"/>
      <w:marTop w:val="0"/>
      <w:marBottom w:val="0"/>
      <w:divBdr>
        <w:top w:val="none" w:sz="0" w:space="0" w:color="auto"/>
        <w:left w:val="none" w:sz="0" w:space="0" w:color="auto"/>
        <w:bottom w:val="none" w:sz="0" w:space="0" w:color="auto"/>
        <w:right w:val="none" w:sz="0" w:space="0" w:color="auto"/>
      </w:divBdr>
    </w:div>
    <w:div w:id="1140806317">
      <w:marLeft w:val="640"/>
      <w:marRight w:val="0"/>
      <w:marTop w:val="0"/>
      <w:marBottom w:val="0"/>
      <w:divBdr>
        <w:top w:val="none" w:sz="0" w:space="0" w:color="auto"/>
        <w:left w:val="none" w:sz="0" w:space="0" w:color="auto"/>
        <w:bottom w:val="none" w:sz="0" w:space="0" w:color="auto"/>
        <w:right w:val="none" w:sz="0" w:space="0" w:color="auto"/>
      </w:divBdr>
    </w:div>
    <w:div w:id="1140927262">
      <w:marLeft w:val="640"/>
      <w:marRight w:val="0"/>
      <w:marTop w:val="0"/>
      <w:marBottom w:val="0"/>
      <w:divBdr>
        <w:top w:val="none" w:sz="0" w:space="0" w:color="auto"/>
        <w:left w:val="none" w:sz="0" w:space="0" w:color="auto"/>
        <w:bottom w:val="none" w:sz="0" w:space="0" w:color="auto"/>
        <w:right w:val="none" w:sz="0" w:space="0" w:color="auto"/>
      </w:divBdr>
    </w:div>
    <w:div w:id="1141457036">
      <w:bodyDiv w:val="1"/>
      <w:marLeft w:val="0"/>
      <w:marRight w:val="0"/>
      <w:marTop w:val="0"/>
      <w:marBottom w:val="0"/>
      <w:divBdr>
        <w:top w:val="none" w:sz="0" w:space="0" w:color="auto"/>
        <w:left w:val="none" w:sz="0" w:space="0" w:color="auto"/>
        <w:bottom w:val="none" w:sz="0" w:space="0" w:color="auto"/>
        <w:right w:val="none" w:sz="0" w:space="0" w:color="auto"/>
      </w:divBdr>
    </w:div>
    <w:div w:id="1142574647">
      <w:marLeft w:val="640"/>
      <w:marRight w:val="0"/>
      <w:marTop w:val="0"/>
      <w:marBottom w:val="0"/>
      <w:divBdr>
        <w:top w:val="none" w:sz="0" w:space="0" w:color="auto"/>
        <w:left w:val="none" w:sz="0" w:space="0" w:color="auto"/>
        <w:bottom w:val="none" w:sz="0" w:space="0" w:color="auto"/>
        <w:right w:val="none" w:sz="0" w:space="0" w:color="auto"/>
      </w:divBdr>
    </w:div>
    <w:div w:id="1142846869">
      <w:marLeft w:val="640"/>
      <w:marRight w:val="0"/>
      <w:marTop w:val="0"/>
      <w:marBottom w:val="0"/>
      <w:divBdr>
        <w:top w:val="none" w:sz="0" w:space="0" w:color="auto"/>
        <w:left w:val="none" w:sz="0" w:space="0" w:color="auto"/>
        <w:bottom w:val="none" w:sz="0" w:space="0" w:color="auto"/>
        <w:right w:val="none" w:sz="0" w:space="0" w:color="auto"/>
      </w:divBdr>
    </w:div>
    <w:div w:id="1142885556">
      <w:marLeft w:val="640"/>
      <w:marRight w:val="0"/>
      <w:marTop w:val="0"/>
      <w:marBottom w:val="0"/>
      <w:divBdr>
        <w:top w:val="none" w:sz="0" w:space="0" w:color="auto"/>
        <w:left w:val="none" w:sz="0" w:space="0" w:color="auto"/>
        <w:bottom w:val="none" w:sz="0" w:space="0" w:color="auto"/>
        <w:right w:val="none" w:sz="0" w:space="0" w:color="auto"/>
      </w:divBdr>
    </w:div>
    <w:div w:id="1143111121">
      <w:marLeft w:val="640"/>
      <w:marRight w:val="0"/>
      <w:marTop w:val="0"/>
      <w:marBottom w:val="0"/>
      <w:divBdr>
        <w:top w:val="none" w:sz="0" w:space="0" w:color="auto"/>
        <w:left w:val="none" w:sz="0" w:space="0" w:color="auto"/>
        <w:bottom w:val="none" w:sz="0" w:space="0" w:color="auto"/>
        <w:right w:val="none" w:sz="0" w:space="0" w:color="auto"/>
      </w:divBdr>
    </w:div>
    <w:div w:id="1143545315">
      <w:marLeft w:val="640"/>
      <w:marRight w:val="0"/>
      <w:marTop w:val="0"/>
      <w:marBottom w:val="0"/>
      <w:divBdr>
        <w:top w:val="none" w:sz="0" w:space="0" w:color="auto"/>
        <w:left w:val="none" w:sz="0" w:space="0" w:color="auto"/>
        <w:bottom w:val="none" w:sz="0" w:space="0" w:color="auto"/>
        <w:right w:val="none" w:sz="0" w:space="0" w:color="auto"/>
      </w:divBdr>
    </w:div>
    <w:div w:id="1144588385">
      <w:marLeft w:val="640"/>
      <w:marRight w:val="0"/>
      <w:marTop w:val="0"/>
      <w:marBottom w:val="0"/>
      <w:divBdr>
        <w:top w:val="none" w:sz="0" w:space="0" w:color="auto"/>
        <w:left w:val="none" w:sz="0" w:space="0" w:color="auto"/>
        <w:bottom w:val="none" w:sz="0" w:space="0" w:color="auto"/>
        <w:right w:val="none" w:sz="0" w:space="0" w:color="auto"/>
      </w:divBdr>
    </w:div>
    <w:div w:id="1144813482">
      <w:marLeft w:val="640"/>
      <w:marRight w:val="0"/>
      <w:marTop w:val="0"/>
      <w:marBottom w:val="0"/>
      <w:divBdr>
        <w:top w:val="none" w:sz="0" w:space="0" w:color="auto"/>
        <w:left w:val="none" w:sz="0" w:space="0" w:color="auto"/>
        <w:bottom w:val="none" w:sz="0" w:space="0" w:color="auto"/>
        <w:right w:val="none" w:sz="0" w:space="0" w:color="auto"/>
      </w:divBdr>
    </w:div>
    <w:div w:id="1144929902">
      <w:marLeft w:val="640"/>
      <w:marRight w:val="0"/>
      <w:marTop w:val="0"/>
      <w:marBottom w:val="0"/>
      <w:divBdr>
        <w:top w:val="none" w:sz="0" w:space="0" w:color="auto"/>
        <w:left w:val="none" w:sz="0" w:space="0" w:color="auto"/>
        <w:bottom w:val="none" w:sz="0" w:space="0" w:color="auto"/>
        <w:right w:val="none" w:sz="0" w:space="0" w:color="auto"/>
      </w:divBdr>
    </w:div>
    <w:div w:id="1145705960">
      <w:marLeft w:val="640"/>
      <w:marRight w:val="0"/>
      <w:marTop w:val="0"/>
      <w:marBottom w:val="0"/>
      <w:divBdr>
        <w:top w:val="none" w:sz="0" w:space="0" w:color="auto"/>
        <w:left w:val="none" w:sz="0" w:space="0" w:color="auto"/>
        <w:bottom w:val="none" w:sz="0" w:space="0" w:color="auto"/>
        <w:right w:val="none" w:sz="0" w:space="0" w:color="auto"/>
      </w:divBdr>
    </w:div>
    <w:div w:id="1146240272">
      <w:marLeft w:val="640"/>
      <w:marRight w:val="0"/>
      <w:marTop w:val="0"/>
      <w:marBottom w:val="0"/>
      <w:divBdr>
        <w:top w:val="none" w:sz="0" w:space="0" w:color="auto"/>
        <w:left w:val="none" w:sz="0" w:space="0" w:color="auto"/>
        <w:bottom w:val="none" w:sz="0" w:space="0" w:color="auto"/>
        <w:right w:val="none" w:sz="0" w:space="0" w:color="auto"/>
      </w:divBdr>
    </w:div>
    <w:div w:id="1146315837">
      <w:marLeft w:val="640"/>
      <w:marRight w:val="0"/>
      <w:marTop w:val="0"/>
      <w:marBottom w:val="0"/>
      <w:divBdr>
        <w:top w:val="none" w:sz="0" w:space="0" w:color="auto"/>
        <w:left w:val="none" w:sz="0" w:space="0" w:color="auto"/>
        <w:bottom w:val="none" w:sz="0" w:space="0" w:color="auto"/>
        <w:right w:val="none" w:sz="0" w:space="0" w:color="auto"/>
      </w:divBdr>
    </w:div>
    <w:div w:id="1146513366">
      <w:marLeft w:val="640"/>
      <w:marRight w:val="0"/>
      <w:marTop w:val="0"/>
      <w:marBottom w:val="0"/>
      <w:divBdr>
        <w:top w:val="none" w:sz="0" w:space="0" w:color="auto"/>
        <w:left w:val="none" w:sz="0" w:space="0" w:color="auto"/>
        <w:bottom w:val="none" w:sz="0" w:space="0" w:color="auto"/>
        <w:right w:val="none" w:sz="0" w:space="0" w:color="auto"/>
      </w:divBdr>
    </w:div>
    <w:div w:id="1146773566">
      <w:marLeft w:val="640"/>
      <w:marRight w:val="0"/>
      <w:marTop w:val="0"/>
      <w:marBottom w:val="0"/>
      <w:divBdr>
        <w:top w:val="none" w:sz="0" w:space="0" w:color="auto"/>
        <w:left w:val="none" w:sz="0" w:space="0" w:color="auto"/>
        <w:bottom w:val="none" w:sz="0" w:space="0" w:color="auto"/>
        <w:right w:val="none" w:sz="0" w:space="0" w:color="auto"/>
      </w:divBdr>
    </w:div>
    <w:div w:id="1146775868">
      <w:marLeft w:val="640"/>
      <w:marRight w:val="0"/>
      <w:marTop w:val="0"/>
      <w:marBottom w:val="0"/>
      <w:divBdr>
        <w:top w:val="none" w:sz="0" w:space="0" w:color="auto"/>
        <w:left w:val="none" w:sz="0" w:space="0" w:color="auto"/>
        <w:bottom w:val="none" w:sz="0" w:space="0" w:color="auto"/>
        <w:right w:val="none" w:sz="0" w:space="0" w:color="auto"/>
      </w:divBdr>
    </w:div>
    <w:div w:id="1147207832">
      <w:marLeft w:val="640"/>
      <w:marRight w:val="0"/>
      <w:marTop w:val="0"/>
      <w:marBottom w:val="0"/>
      <w:divBdr>
        <w:top w:val="none" w:sz="0" w:space="0" w:color="auto"/>
        <w:left w:val="none" w:sz="0" w:space="0" w:color="auto"/>
        <w:bottom w:val="none" w:sz="0" w:space="0" w:color="auto"/>
        <w:right w:val="none" w:sz="0" w:space="0" w:color="auto"/>
      </w:divBdr>
    </w:div>
    <w:div w:id="1147210798">
      <w:marLeft w:val="640"/>
      <w:marRight w:val="0"/>
      <w:marTop w:val="0"/>
      <w:marBottom w:val="0"/>
      <w:divBdr>
        <w:top w:val="none" w:sz="0" w:space="0" w:color="auto"/>
        <w:left w:val="none" w:sz="0" w:space="0" w:color="auto"/>
        <w:bottom w:val="none" w:sz="0" w:space="0" w:color="auto"/>
        <w:right w:val="none" w:sz="0" w:space="0" w:color="auto"/>
      </w:divBdr>
    </w:div>
    <w:div w:id="1147825206">
      <w:marLeft w:val="640"/>
      <w:marRight w:val="0"/>
      <w:marTop w:val="0"/>
      <w:marBottom w:val="0"/>
      <w:divBdr>
        <w:top w:val="none" w:sz="0" w:space="0" w:color="auto"/>
        <w:left w:val="none" w:sz="0" w:space="0" w:color="auto"/>
        <w:bottom w:val="none" w:sz="0" w:space="0" w:color="auto"/>
        <w:right w:val="none" w:sz="0" w:space="0" w:color="auto"/>
      </w:divBdr>
    </w:div>
    <w:div w:id="1147939060">
      <w:marLeft w:val="640"/>
      <w:marRight w:val="0"/>
      <w:marTop w:val="0"/>
      <w:marBottom w:val="0"/>
      <w:divBdr>
        <w:top w:val="none" w:sz="0" w:space="0" w:color="auto"/>
        <w:left w:val="none" w:sz="0" w:space="0" w:color="auto"/>
        <w:bottom w:val="none" w:sz="0" w:space="0" w:color="auto"/>
        <w:right w:val="none" w:sz="0" w:space="0" w:color="auto"/>
      </w:divBdr>
    </w:div>
    <w:div w:id="1148402477">
      <w:marLeft w:val="640"/>
      <w:marRight w:val="0"/>
      <w:marTop w:val="0"/>
      <w:marBottom w:val="0"/>
      <w:divBdr>
        <w:top w:val="none" w:sz="0" w:space="0" w:color="auto"/>
        <w:left w:val="none" w:sz="0" w:space="0" w:color="auto"/>
        <w:bottom w:val="none" w:sz="0" w:space="0" w:color="auto"/>
        <w:right w:val="none" w:sz="0" w:space="0" w:color="auto"/>
      </w:divBdr>
    </w:div>
    <w:div w:id="1149248732">
      <w:marLeft w:val="640"/>
      <w:marRight w:val="0"/>
      <w:marTop w:val="0"/>
      <w:marBottom w:val="0"/>
      <w:divBdr>
        <w:top w:val="none" w:sz="0" w:space="0" w:color="auto"/>
        <w:left w:val="none" w:sz="0" w:space="0" w:color="auto"/>
        <w:bottom w:val="none" w:sz="0" w:space="0" w:color="auto"/>
        <w:right w:val="none" w:sz="0" w:space="0" w:color="auto"/>
      </w:divBdr>
    </w:div>
    <w:div w:id="1149326727">
      <w:marLeft w:val="640"/>
      <w:marRight w:val="0"/>
      <w:marTop w:val="0"/>
      <w:marBottom w:val="0"/>
      <w:divBdr>
        <w:top w:val="none" w:sz="0" w:space="0" w:color="auto"/>
        <w:left w:val="none" w:sz="0" w:space="0" w:color="auto"/>
        <w:bottom w:val="none" w:sz="0" w:space="0" w:color="auto"/>
        <w:right w:val="none" w:sz="0" w:space="0" w:color="auto"/>
      </w:divBdr>
    </w:div>
    <w:div w:id="1149399788">
      <w:marLeft w:val="640"/>
      <w:marRight w:val="0"/>
      <w:marTop w:val="0"/>
      <w:marBottom w:val="0"/>
      <w:divBdr>
        <w:top w:val="none" w:sz="0" w:space="0" w:color="auto"/>
        <w:left w:val="none" w:sz="0" w:space="0" w:color="auto"/>
        <w:bottom w:val="none" w:sz="0" w:space="0" w:color="auto"/>
        <w:right w:val="none" w:sz="0" w:space="0" w:color="auto"/>
      </w:divBdr>
    </w:div>
    <w:div w:id="1149711220">
      <w:marLeft w:val="640"/>
      <w:marRight w:val="0"/>
      <w:marTop w:val="0"/>
      <w:marBottom w:val="0"/>
      <w:divBdr>
        <w:top w:val="none" w:sz="0" w:space="0" w:color="auto"/>
        <w:left w:val="none" w:sz="0" w:space="0" w:color="auto"/>
        <w:bottom w:val="none" w:sz="0" w:space="0" w:color="auto"/>
        <w:right w:val="none" w:sz="0" w:space="0" w:color="auto"/>
      </w:divBdr>
    </w:div>
    <w:div w:id="1150053891">
      <w:marLeft w:val="640"/>
      <w:marRight w:val="0"/>
      <w:marTop w:val="0"/>
      <w:marBottom w:val="0"/>
      <w:divBdr>
        <w:top w:val="none" w:sz="0" w:space="0" w:color="auto"/>
        <w:left w:val="none" w:sz="0" w:space="0" w:color="auto"/>
        <w:bottom w:val="none" w:sz="0" w:space="0" w:color="auto"/>
        <w:right w:val="none" w:sz="0" w:space="0" w:color="auto"/>
      </w:divBdr>
    </w:div>
    <w:div w:id="1150094305">
      <w:marLeft w:val="640"/>
      <w:marRight w:val="0"/>
      <w:marTop w:val="0"/>
      <w:marBottom w:val="0"/>
      <w:divBdr>
        <w:top w:val="none" w:sz="0" w:space="0" w:color="auto"/>
        <w:left w:val="none" w:sz="0" w:space="0" w:color="auto"/>
        <w:bottom w:val="none" w:sz="0" w:space="0" w:color="auto"/>
        <w:right w:val="none" w:sz="0" w:space="0" w:color="auto"/>
      </w:divBdr>
    </w:div>
    <w:div w:id="1150292269">
      <w:marLeft w:val="640"/>
      <w:marRight w:val="0"/>
      <w:marTop w:val="0"/>
      <w:marBottom w:val="0"/>
      <w:divBdr>
        <w:top w:val="none" w:sz="0" w:space="0" w:color="auto"/>
        <w:left w:val="none" w:sz="0" w:space="0" w:color="auto"/>
        <w:bottom w:val="none" w:sz="0" w:space="0" w:color="auto"/>
        <w:right w:val="none" w:sz="0" w:space="0" w:color="auto"/>
      </w:divBdr>
    </w:div>
    <w:div w:id="1150436928">
      <w:marLeft w:val="640"/>
      <w:marRight w:val="0"/>
      <w:marTop w:val="0"/>
      <w:marBottom w:val="0"/>
      <w:divBdr>
        <w:top w:val="none" w:sz="0" w:space="0" w:color="auto"/>
        <w:left w:val="none" w:sz="0" w:space="0" w:color="auto"/>
        <w:bottom w:val="none" w:sz="0" w:space="0" w:color="auto"/>
        <w:right w:val="none" w:sz="0" w:space="0" w:color="auto"/>
      </w:divBdr>
    </w:div>
    <w:div w:id="1150633223">
      <w:marLeft w:val="640"/>
      <w:marRight w:val="0"/>
      <w:marTop w:val="0"/>
      <w:marBottom w:val="0"/>
      <w:divBdr>
        <w:top w:val="none" w:sz="0" w:space="0" w:color="auto"/>
        <w:left w:val="none" w:sz="0" w:space="0" w:color="auto"/>
        <w:bottom w:val="none" w:sz="0" w:space="0" w:color="auto"/>
        <w:right w:val="none" w:sz="0" w:space="0" w:color="auto"/>
      </w:divBdr>
    </w:div>
    <w:div w:id="1150749338">
      <w:marLeft w:val="640"/>
      <w:marRight w:val="0"/>
      <w:marTop w:val="0"/>
      <w:marBottom w:val="0"/>
      <w:divBdr>
        <w:top w:val="none" w:sz="0" w:space="0" w:color="auto"/>
        <w:left w:val="none" w:sz="0" w:space="0" w:color="auto"/>
        <w:bottom w:val="none" w:sz="0" w:space="0" w:color="auto"/>
        <w:right w:val="none" w:sz="0" w:space="0" w:color="auto"/>
      </w:divBdr>
    </w:div>
    <w:div w:id="1151285381">
      <w:marLeft w:val="640"/>
      <w:marRight w:val="0"/>
      <w:marTop w:val="0"/>
      <w:marBottom w:val="0"/>
      <w:divBdr>
        <w:top w:val="none" w:sz="0" w:space="0" w:color="auto"/>
        <w:left w:val="none" w:sz="0" w:space="0" w:color="auto"/>
        <w:bottom w:val="none" w:sz="0" w:space="0" w:color="auto"/>
        <w:right w:val="none" w:sz="0" w:space="0" w:color="auto"/>
      </w:divBdr>
    </w:div>
    <w:div w:id="1153060457">
      <w:marLeft w:val="640"/>
      <w:marRight w:val="0"/>
      <w:marTop w:val="0"/>
      <w:marBottom w:val="0"/>
      <w:divBdr>
        <w:top w:val="none" w:sz="0" w:space="0" w:color="auto"/>
        <w:left w:val="none" w:sz="0" w:space="0" w:color="auto"/>
        <w:bottom w:val="none" w:sz="0" w:space="0" w:color="auto"/>
        <w:right w:val="none" w:sz="0" w:space="0" w:color="auto"/>
      </w:divBdr>
    </w:div>
    <w:div w:id="1153136280">
      <w:marLeft w:val="640"/>
      <w:marRight w:val="0"/>
      <w:marTop w:val="0"/>
      <w:marBottom w:val="0"/>
      <w:divBdr>
        <w:top w:val="none" w:sz="0" w:space="0" w:color="auto"/>
        <w:left w:val="none" w:sz="0" w:space="0" w:color="auto"/>
        <w:bottom w:val="none" w:sz="0" w:space="0" w:color="auto"/>
        <w:right w:val="none" w:sz="0" w:space="0" w:color="auto"/>
      </w:divBdr>
    </w:div>
    <w:div w:id="1153183195">
      <w:marLeft w:val="640"/>
      <w:marRight w:val="0"/>
      <w:marTop w:val="0"/>
      <w:marBottom w:val="0"/>
      <w:divBdr>
        <w:top w:val="none" w:sz="0" w:space="0" w:color="auto"/>
        <w:left w:val="none" w:sz="0" w:space="0" w:color="auto"/>
        <w:bottom w:val="none" w:sz="0" w:space="0" w:color="auto"/>
        <w:right w:val="none" w:sz="0" w:space="0" w:color="auto"/>
      </w:divBdr>
    </w:div>
    <w:div w:id="1153447313">
      <w:marLeft w:val="640"/>
      <w:marRight w:val="0"/>
      <w:marTop w:val="0"/>
      <w:marBottom w:val="0"/>
      <w:divBdr>
        <w:top w:val="none" w:sz="0" w:space="0" w:color="auto"/>
        <w:left w:val="none" w:sz="0" w:space="0" w:color="auto"/>
        <w:bottom w:val="none" w:sz="0" w:space="0" w:color="auto"/>
        <w:right w:val="none" w:sz="0" w:space="0" w:color="auto"/>
      </w:divBdr>
    </w:div>
    <w:div w:id="1158182976">
      <w:marLeft w:val="640"/>
      <w:marRight w:val="0"/>
      <w:marTop w:val="0"/>
      <w:marBottom w:val="0"/>
      <w:divBdr>
        <w:top w:val="none" w:sz="0" w:space="0" w:color="auto"/>
        <w:left w:val="none" w:sz="0" w:space="0" w:color="auto"/>
        <w:bottom w:val="none" w:sz="0" w:space="0" w:color="auto"/>
        <w:right w:val="none" w:sz="0" w:space="0" w:color="auto"/>
      </w:divBdr>
    </w:div>
    <w:div w:id="1158305628">
      <w:marLeft w:val="640"/>
      <w:marRight w:val="0"/>
      <w:marTop w:val="0"/>
      <w:marBottom w:val="0"/>
      <w:divBdr>
        <w:top w:val="none" w:sz="0" w:space="0" w:color="auto"/>
        <w:left w:val="none" w:sz="0" w:space="0" w:color="auto"/>
        <w:bottom w:val="none" w:sz="0" w:space="0" w:color="auto"/>
        <w:right w:val="none" w:sz="0" w:space="0" w:color="auto"/>
      </w:divBdr>
    </w:div>
    <w:div w:id="1158379911">
      <w:marLeft w:val="640"/>
      <w:marRight w:val="0"/>
      <w:marTop w:val="0"/>
      <w:marBottom w:val="0"/>
      <w:divBdr>
        <w:top w:val="none" w:sz="0" w:space="0" w:color="auto"/>
        <w:left w:val="none" w:sz="0" w:space="0" w:color="auto"/>
        <w:bottom w:val="none" w:sz="0" w:space="0" w:color="auto"/>
        <w:right w:val="none" w:sz="0" w:space="0" w:color="auto"/>
      </w:divBdr>
    </w:div>
    <w:div w:id="1158617607">
      <w:marLeft w:val="640"/>
      <w:marRight w:val="0"/>
      <w:marTop w:val="0"/>
      <w:marBottom w:val="0"/>
      <w:divBdr>
        <w:top w:val="none" w:sz="0" w:space="0" w:color="auto"/>
        <w:left w:val="none" w:sz="0" w:space="0" w:color="auto"/>
        <w:bottom w:val="none" w:sz="0" w:space="0" w:color="auto"/>
        <w:right w:val="none" w:sz="0" w:space="0" w:color="auto"/>
      </w:divBdr>
    </w:div>
    <w:div w:id="1159232730">
      <w:marLeft w:val="640"/>
      <w:marRight w:val="0"/>
      <w:marTop w:val="0"/>
      <w:marBottom w:val="0"/>
      <w:divBdr>
        <w:top w:val="none" w:sz="0" w:space="0" w:color="auto"/>
        <w:left w:val="none" w:sz="0" w:space="0" w:color="auto"/>
        <w:bottom w:val="none" w:sz="0" w:space="0" w:color="auto"/>
        <w:right w:val="none" w:sz="0" w:space="0" w:color="auto"/>
      </w:divBdr>
    </w:div>
    <w:div w:id="1159931066">
      <w:marLeft w:val="640"/>
      <w:marRight w:val="0"/>
      <w:marTop w:val="0"/>
      <w:marBottom w:val="0"/>
      <w:divBdr>
        <w:top w:val="none" w:sz="0" w:space="0" w:color="auto"/>
        <w:left w:val="none" w:sz="0" w:space="0" w:color="auto"/>
        <w:bottom w:val="none" w:sz="0" w:space="0" w:color="auto"/>
        <w:right w:val="none" w:sz="0" w:space="0" w:color="auto"/>
      </w:divBdr>
    </w:div>
    <w:div w:id="1160468296">
      <w:marLeft w:val="640"/>
      <w:marRight w:val="0"/>
      <w:marTop w:val="0"/>
      <w:marBottom w:val="0"/>
      <w:divBdr>
        <w:top w:val="none" w:sz="0" w:space="0" w:color="auto"/>
        <w:left w:val="none" w:sz="0" w:space="0" w:color="auto"/>
        <w:bottom w:val="none" w:sz="0" w:space="0" w:color="auto"/>
        <w:right w:val="none" w:sz="0" w:space="0" w:color="auto"/>
      </w:divBdr>
    </w:div>
    <w:div w:id="1162043979">
      <w:marLeft w:val="640"/>
      <w:marRight w:val="0"/>
      <w:marTop w:val="0"/>
      <w:marBottom w:val="0"/>
      <w:divBdr>
        <w:top w:val="none" w:sz="0" w:space="0" w:color="auto"/>
        <w:left w:val="none" w:sz="0" w:space="0" w:color="auto"/>
        <w:bottom w:val="none" w:sz="0" w:space="0" w:color="auto"/>
        <w:right w:val="none" w:sz="0" w:space="0" w:color="auto"/>
      </w:divBdr>
    </w:div>
    <w:div w:id="1163164678">
      <w:marLeft w:val="640"/>
      <w:marRight w:val="0"/>
      <w:marTop w:val="0"/>
      <w:marBottom w:val="0"/>
      <w:divBdr>
        <w:top w:val="none" w:sz="0" w:space="0" w:color="auto"/>
        <w:left w:val="none" w:sz="0" w:space="0" w:color="auto"/>
        <w:bottom w:val="none" w:sz="0" w:space="0" w:color="auto"/>
        <w:right w:val="none" w:sz="0" w:space="0" w:color="auto"/>
      </w:divBdr>
    </w:div>
    <w:div w:id="1163472537">
      <w:marLeft w:val="640"/>
      <w:marRight w:val="0"/>
      <w:marTop w:val="0"/>
      <w:marBottom w:val="0"/>
      <w:divBdr>
        <w:top w:val="none" w:sz="0" w:space="0" w:color="auto"/>
        <w:left w:val="none" w:sz="0" w:space="0" w:color="auto"/>
        <w:bottom w:val="none" w:sz="0" w:space="0" w:color="auto"/>
        <w:right w:val="none" w:sz="0" w:space="0" w:color="auto"/>
      </w:divBdr>
    </w:div>
    <w:div w:id="1164399777">
      <w:marLeft w:val="640"/>
      <w:marRight w:val="0"/>
      <w:marTop w:val="0"/>
      <w:marBottom w:val="0"/>
      <w:divBdr>
        <w:top w:val="none" w:sz="0" w:space="0" w:color="auto"/>
        <w:left w:val="none" w:sz="0" w:space="0" w:color="auto"/>
        <w:bottom w:val="none" w:sz="0" w:space="0" w:color="auto"/>
        <w:right w:val="none" w:sz="0" w:space="0" w:color="auto"/>
      </w:divBdr>
    </w:div>
    <w:div w:id="1164511301">
      <w:marLeft w:val="640"/>
      <w:marRight w:val="0"/>
      <w:marTop w:val="0"/>
      <w:marBottom w:val="0"/>
      <w:divBdr>
        <w:top w:val="none" w:sz="0" w:space="0" w:color="auto"/>
        <w:left w:val="none" w:sz="0" w:space="0" w:color="auto"/>
        <w:bottom w:val="none" w:sz="0" w:space="0" w:color="auto"/>
        <w:right w:val="none" w:sz="0" w:space="0" w:color="auto"/>
      </w:divBdr>
    </w:div>
    <w:div w:id="1165512334">
      <w:marLeft w:val="640"/>
      <w:marRight w:val="0"/>
      <w:marTop w:val="0"/>
      <w:marBottom w:val="0"/>
      <w:divBdr>
        <w:top w:val="none" w:sz="0" w:space="0" w:color="auto"/>
        <w:left w:val="none" w:sz="0" w:space="0" w:color="auto"/>
        <w:bottom w:val="none" w:sz="0" w:space="0" w:color="auto"/>
        <w:right w:val="none" w:sz="0" w:space="0" w:color="auto"/>
      </w:divBdr>
    </w:div>
    <w:div w:id="1165710206">
      <w:marLeft w:val="640"/>
      <w:marRight w:val="0"/>
      <w:marTop w:val="0"/>
      <w:marBottom w:val="0"/>
      <w:divBdr>
        <w:top w:val="none" w:sz="0" w:space="0" w:color="auto"/>
        <w:left w:val="none" w:sz="0" w:space="0" w:color="auto"/>
        <w:bottom w:val="none" w:sz="0" w:space="0" w:color="auto"/>
        <w:right w:val="none" w:sz="0" w:space="0" w:color="auto"/>
      </w:divBdr>
    </w:div>
    <w:div w:id="1165900596">
      <w:marLeft w:val="640"/>
      <w:marRight w:val="0"/>
      <w:marTop w:val="0"/>
      <w:marBottom w:val="0"/>
      <w:divBdr>
        <w:top w:val="none" w:sz="0" w:space="0" w:color="auto"/>
        <w:left w:val="none" w:sz="0" w:space="0" w:color="auto"/>
        <w:bottom w:val="none" w:sz="0" w:space="0" w:color="auto"/>
        <w:right w:val="none" w:sz="0" w:space="0" w:color="auto"/>
      </w:divBdr>
    </w:div>
    <w:div w:id="1166555889">
      <w:marLeft w:val="640"/>
      <w:marRight w:val="0"/>
      <w:marTop w:val="0"/>
      <w:marBottom w:val="0"/>
      <w:divBdr>
        <w:top w:val="none" w:sz="0" w:space="0" w:color="auto"/>
        <w:left w:val="none" w:sz="0" w:space="0" w:color="auto"/>
        <w:bottom w:val="none" w:sz="0" w:space="0" w:color="auto"/>
        <w:right w:val="none" w:sz="0" w:space="0" w:color="auto"/>
      </w:divBdr>
    </w:div>
    <w:div w:id="1167137973">
      <w:marLeft w:val="640"/>
      <w:marRight w:val="0"/>
      <w:marTop w:val="0"/>
      <w:marBottom w:val="0"/>
      <w:divBdr>
        <w:top w:val="none" w:sz="0" w:space="0" w:color="auto"/>
        <w:left w:val="none" w:sz="0" w:space="0" w:color="auto"/>
        <w:bottom w:val="none" w:sz="0" w:space="0" w:color="auto"/>
        <w:right w:val="none" w:sz="0" w:space="0" w:color="auto"/>
      </w:divBdr>
    </w:div>
    <w:div w:id="1167473525">
      <w:marLeft w:val="640"/>
      <w:marRight w:val="0"/>
      <w:marTop w:val="0"/>
      <w:marBottom w:val="0"/>
      <w:divBdr>
        <w:top w:val="none" w:sz="0" w:space="0" w:color="auto"/>
        <w:left w:val="none" w:sz="0" w:space="0" w:color="auto"/>
        <w:bottom w:val="none" w:sz="0" w:space="0" w:color="auto"/>
        <w:right w:val="none" w:sz="0" w:space="0" w:color="auto"/>
      </w:divBdr>
    </w:div>
    <w:div w:id="1169098308">
      <w:marLeft w:val="640"/>
      <w:marRight w:val="0"/>
      <w:marTop w:val="0"/>
      <w:marBottom w:val="0"/>
      <w:divBdr>
        <w:top w:val="none" w:sz="0" w:space="0" w:color="auto"/>
        <w:left w:val="none" w:sz="0" w:space="0" w:color="auto"/>
        <w:bottom w:val="none" w:sz="0" w:space="0" w:color="auto"/>
        <w:right w:val="none" w:sz="0" w:space="0" w:color="auto"/>
      </w:divBdr>
    </w:div>
    <w:div w:id="1170219721">
      <w:marLeft w:val="640"/>
      <w:marRight w:val="0"/>
      <w:marTop w:val="0"/>
      <w:marBottom w:val="0"/>
      <w:divBdr>
        <w:top w:val="none" w:sz="0" w:space="0" w:color="auto"/>
        <w:left w:val="none" w:sz="0" w:space="0" w:color="auto"/>
        <w:bottom w:val="none" w:sz="0" w:space="0" w:color="auto"/>
        <w:right w:val="none" w:sz="0" w:space="0" w:color="auto"/>
      </w:divBdr>
    </w:div>
    <w:div w:id="1171332847">
      <w:marLeft w:val="640"/>
      <w:marRight w:val="0"/>
      <w:marTop w:val="0"/>
      <w:marBottom w:val="0"/>
      <w:divBdr>
        <w:top w:val="none" w:sz="0" w:space="0" w:color="auto"/>
        <w:left w:val="none" w:sz="0" w:space="0" w:color="auto"/>
        <w:bottom w:val="none" w:sz="0" w:space="0" w:color="auto"/>
        <w:right w:val="none" w:sz="0" w:space="0" w:color="auto"/>
      </w:divBdr>
    </w:div>
    <w:div w:id="1171413403">
      <w:marLeft w:val="640"/>
      <w:marRight w:val="0"/>
      <w:marTop w:val="0"/>
      <w:marBottom w:val="0"/>
      <w:divBdr>
        <w:top w:val="none" w:sz="0" w:space="0" w:color="auto"/>
        <w:left w:val="none" w:sz="0" w:space="0" w:color="auto"/>
        <w:bottom w:val="none" w:sz="0" w:space="0" w:color="auto"/>
        <w:right w:val="none" w:sz="0" w:space="0" w:color="auto"/>
      </w:divBdr>
    </w:div>
    <w:div w:id="1171679206">
      <w:marLeft w:val="640"/>
      <w:marRight w:val="0"/>
      <w:marTop w:val="0"/>
      <w:marBottom w:val="0"/>
      <w:divBdr>
        <w:top w:val="none" w:sz="0" w:space="0" w:color="auto"/>
        <w:left w:val="none" w:sz="0" w:space="0" w:color="auto"/>
        <w:bottom w:val="none" w:sz="0" w:space="0" w:color="auto"/>
        <w:right w:val="none" w:sz="0" w:space="0" w:color="auto"/>
      </w:divBdr>
    </w:div>
    <w:div w:id="1171680328">
      <w:marLeft w:val="640"/>
      <w:marRight w:val="0"/>
      <w:marTop w:val="0"/>
      <w:marBottom w:val="0"/>
      <w:divBdr>
        <w:top w:val="none" w:sz="0" w:space="0" w:color="auto"/>
        <w:left w:val="none" w:sz="0" w:space="0" w:color="auto"/>
        <w:bottom w:val="none" w:sz="0" w:space="0" w:color="auto"/>
        <w:right w:val="none" w:sz="0" w:space="0" w:color="auto"/>
      </w:divBdr>
    </w:div>
    <w:div w:id="1172381150">
      <w:marLeft w:val="640"/>
      <w:marRight w:val="0"/>
      <w:marTop w:val="0"/>
      <w:marBottom w:val="0"/>
      <w:divBdr>
        <w:top w:val="none" w:sz="0" w:space="0" w:color="auto"/>
        <w:left w:val="none" w:sz="0" w:space="0" w:color="auto"/>
        <w:bottom w:val="none" w:sz="0" w:space="0" w:color="auto"/>
        <w:right w:val="none" w:sz="0" w:space="0" w:color="auto"/>
      </w:divBdr>
    </w:div>
    <w:div w:id="1172453754">
      <w:marLeft w:val="640"/>
      <w:marRight w:val="0"/>
      <w:marTop w:val="0"/>
      <w:marBottom w:val="0"/>
      <w:divBdr>
        <w:top w:val="none" w:sz="0" w:space="0" w:color="auto"/>
        <w:left w:val="none" w:sz="0" w:space="0" w:color="auto"/>
        <w:bottom w:val="none" w:sz="0" w:space="0" w:color="auto"/>
        <w:right w:val="none" w:sz="0" w:space="0" w:color="auto"/>
      </w:divBdr>
    </w:div>
    <w:div w:id="1172645942">
      <w:marLeft w:val="640"/>
      <w:marRight w:val="0"/>
      <w:marTop w:val="0"/>
      <w:marBottom w:val="0"/>
      <w:divBdr>
        <w:top w:val="none" w:sz="0" w:space="0" w:color="auto"/>
        <w:left w:val="none" w:sz="0" w:space="0" w:color="auto"/>
        <w:bottom w:val="none" w:sz="0" w:space="0" w:color="auto"/>
        <w:right w:val="none" w:sz="0" w:space="0" w:color="auto"/>
      </w:divBdr>
    </w:div>
    <w:div w:id="1172911585">
      <w:marLeft w:val="640"/>
      <w:marRight w:val="0"/>
      <w:marTop w:val="0"/>
      <w:marBottom w:val="0"/>
      <w:divBdr>
        <w:top w:val="none" w:sz="0" w:space="0" w:color="auto"/>
        <w:left w:val="none" w:sz="0" w:space="0" w:color="auto"/>
        <w:bottom w:val="none" w:sz="0" w:space="0" w:color="auto"/>
        <w:right w:val="none" w:sz="0" w:space="0" w:color="auto"/>
      </w:divBdr>
    </w:div>
    <w:div w:id="1172987057">
      <w:marLeft w:val="640"/>
      <w:marRight w:val="0"/>
      <w:marTop w:val="0"/>
      <w:marBottom w:val="0"/>
      <w:divBdr>
        <w:top w:val="none" w:sz="0" w:space="0" w:color="auto"/>
        <w:left w:val="none" w:sz="0" w:space="0" w:color="auto"/>
        <w:bottom w:val="none" w:sz="0" w:space="0" w:color="auto"/>
        <w:right w:val="none" w:sz="0" w:space="0" w:color="auto"/>
      </w:divBdr>
    </w:div>
    <w:div w:id="1173765219">
      <w:marLeft w:val="640"/>
      <w:marRight w:val="0"/>
      <w:marTop w:val="0"/>
      <w:marBottom w:val="0"/>
      <w:divBdr>
        <w:top w:val="none" w:sz="0" w:space="0" w:color="auto"/>
        <w:left w:val="none" w:sz="0" w:space="0" w:color="auto"/>
        <w:bottom w:val="none" w:sz="0" w:space="0" w:color="auto"/>
        <w:right w:val="none" w:sz="0" w:space="0" w:color="auto"/>
      </w:divBdr>
    </w:div>
    <w:div w:id="1174879853">
      <w:marLeft w:val="640"/>
      <w:marRight w:val="0"/>
      <w:marTop w:val="0"/>
      <w:marBottom w:val="0"/>
      <w:divBdr>
        <w:top w:val="none" w:sz="0" w:space="0" w:color="auto"/>
        <w:left w:val="none" w:sz="0" w:space="0" w:color="auto"/>
        <w:bottom w:val="none" w:sz="0" w:space="0" w:color="auto"/>
        <w:right w:val="none" w:sz="0" w:space="0" w:color="auto"/>
      </w:divBdr>
    </w:div>
    <w:div w:id="1175223861">
      <w:marLeft w:val="640"/>
      <w:marRight w:val="0"/>
      <w:marTop w:val="0"/>
      <w:marBottom w:val="0"/>
      <w:divBdr>
        <w:top w:val="none" w:sz="0" w:space="0" w:color="auto"/>
        <w:left w:val="none" w:sz="0" w:space="0" w:color="auto"/>
        <w:bottom w:val="none" w:sz="0" w:space="0" w:color="auto"/>
        <w:right w:val="none" w:sz="0" w:space="0" w:color="auto"/>
      </w:divBdr>
    </w:div>
    <w:div w:id="1175611463">
      <w:marLeft w:val="640"/>
      <w:marRight w:val="0"/>
      <w:marTop w:val="0"/>
      <w:marBottom w:val="0"/>
      <w:divBdr>
        <w:top w:val="none" w:sz="0" w:space="0" w:color="auto"/>
        <w:left w:val="none" w:sz="0" w:space="0" w:color="auto"/>
        <w:bottom w:val="none" w:sz="0" w:space="0" w:color="auto"/>
        <w:right w:val="none" w:sz="0" w:space="0" w:color="auto"/>
      </w:divBdr>
    </w:div>
    <w:div w:id="1176378844">
      <w:marLeft w:val="640"/>
      <w:marRight w:val="0"/>
      <w:marTop w:val="0"/>
      <w:marBottom w:val="0"/>
      <w:divBdr>
        <w:top w:val="none" w:sz="0" w:space="0" w:color="auto"/>
        <w:left w:val="none" w:sz="0" w:space="0" w:color="auto"/>
        <w:bottom w:val="none" w:sz="0" w:space="0" w:color="auto"/>
        <w:right w:val="none" w:sz="0" w:space="0" w:color="auto"/>
      </w:divBdr>
    </w:div>
    <w:div w:id="1176923231">
      <w:marLeft w:val="640"/>
      <w:marRight w:val="0"/>
      <w:marTop w:val="0"/>
      <w:marBottom w:val="0"/>
      <w:divBdr>
        <w:top w:val="none" w:sz="0" w:space="0" w:color="auto"/>
        <w:left w:val="none" w:sz="0" w:space="0" w:color="auto"/>
        <w:bottom w:val="none" w:sz="0" w:space="0" w:color="auto"/>
        <w:right w:val="none" w:sz="0" w:space="0" w:color="auto"/>
      </w:divBdr>
    </w:div>
    <w:div w:id="1176964870">
      <w:marLeft w:val="640"/>
      <w:marRight w:val="0"/>
      <w:marTop w:val="0"/>
      <w:marBottom w:val="0"/>
      <w:divBdr>
        <w:top w:val="none" w:sz="0" w:space="0" w:color="auto"/>
        <w:left w:val="none" w:sz="0" w:space="0" w:color="auto"/>
        <w:bottom w:val="none" w:sz="0" w:space="0" w:color="auto"/>
        <w:right w:val="none" w:sz="0" w:space="0" w:color="auto"/>
      </w:divBdr>
    </w:div>
    <w:div w:id="1178499696">
      <w:marLeft w:val="640"/>
      <w:marRight w:val="0"/>
      <w:marTop w:val="0"/>
      <w:marBottom w:val="0"/>
      <w:divBdr>
        <w:top w:val="none" w:sz="0" w:space="0" w:color="auto"/>
        <w:left w:val="none" w:sz="0" w:space="0" w:color="auto"/>
        <w:bottom w:val="none" w:sz="0" w:space="0" w:color="auto"/>
        <w:right w:val="none" w:sz="0" w:space="0" w:color="auto"/>
      </w:divBdr>
    </w:div>
    <w:div w:id="1178539964">
      <w:marLeft w:val="640"/>
      <w:marRight w:val="0"/>
      <w:marTop w:val="0"/>
      <w:marBottom w:val="0"/>
      <w:divBdr>
        <w:top w:val="none" w:sz="0" w:space="0" w:color="auto"/>
        <w:left w:val="none" w:sz="0" w:space="0" w:color="auto"/>
        <w:bottom w:val="none" w:sz="0" w:space="0" w:color="auto"/>
        <w:right w:val="none" w:sz="0" w:space="0" w:color="auto"/>
      </w:divBdr>
    </w:div>
    <w:div w:id="1178809605">
      <w:marLeft w:val="640"/>
      <w:marRight w:val="0"/>
      <w:marTop w:val="0"/>
      <w:marBottom w:val="0"/>
      <w:divBdr>
        <w:top w:val="none" w:sz="0" w:space="0" w:color="auto"/>
        <w:left w:val="none" w:sz="0" w:space="0" w:color="auto"/>
        <w:bottom w:val="none" w:sz="0" w:space="0" w:color="auto"/>
        <w:right w:val="none" w:sz="0" w:space="0" w:color="auto"/>
      </w:divBdr>
    </w:div>
    <w:div w:id="1178928219">
      <w:marLeft w:val="640"/>
      <w:marRight w:val="0"/>
      <w:marTop w:val="0"/>
      <w:marBottom w:val="0"/>
      <w:divBdr>
        <w:top w:val="none" w:sz="0" w:space="0" w:color="auto"/>
        <w:left w:val="none" w:sz="0" w:space="0" w:color="auto"/>
        <w:bottom w:val="none" w:sz="0" w:space="0" w:color="auto"/>
        <w:right w:val="none" w:sz="0" w:space="0" w:color="auto"/>
      </w:divBdr>
    </w:div>
    <w:div w:id="1178930357">
      <w:marLeft w:val="640"/>
      <w:marRight w:val="0"/>
      <w:marTop w:val="0"/>
      <w:marBottom w:val="0"/>
      <w:divBdr>
        <w:top w:val="none" w:sz="0" w:space="0" w:color="auto"/>
        <w:left w:val="none" w:sz="0" w:space="0" w:color="auto"/>
        <w:bottom w:val="none" w:sz="0" w:space="0" w:color="auto"/>
        <w:right w:val="none" w:sz="0" w:space="0" w:color="auto"/>
      </w:divBdr>
    </w:div>
    <w:div w:id="1179006465">
      <w:marLeft w:val="640"/>
      <w:marRight w:val="0"/>
      <w:marTop w:val="0"/>
      <w:marBottom w:val="0"/>
      <w:divBdr>
        <w:top w:val="none" w:sz="0" w:space="0" w:color="auto"/>
        <w:left w:val="none" w:sz="0" w:space="0" w:color="auto"/>
        <w:bottom w:val="none" w:sz="0" w:space="0" w:color="auto"/>
        <w:right w:val="none" w:sz="0" w:space="0" w:color="auto"/>
      </w:divBdr>
    </w:div>
    <w:div w:id="1179155313">
      <w:marLeft w:val="640"/>
      <w:marRight w:val="0"/>
      <w:marTop w:val="0"/>
      <w:marBottom w:val="0"/>
      <w:divBdr>
        <w:top w:val="none" w:sz="0" w:space="0" w:color="auto"/>
        <w:left w:val="none" w:sz="0" w:space="0" w:color="auto"/>
        <w:bottom w:val="none" w:sz="0" w:space="0" w:color="auto"/>
        <w:right w:val="none" w:sz="0" w:space="0" w:color="auto"/>
      </w:divBdr>
    </w:div>
    <w:div w:id="1179546030">
      <w:marLeft w:val="640"/>
      <w:marRight w:val="0"/>
      <w:marTop w:val="0"/>
      <w:marBottom w:val="0"/>
      <w:divBdr>
        <w:top w:val="none" w:sz="0" w:space="0" w:color="auto"/>
        <w:left w:val="none" w:sz="0" w:space="0" w:color="auto"/>
        <w:bottom w:val="none" w:sz="0" w:space="0" w:color="auto"/>
        <w:right w:val="none" w:sz="0" w:space="0" w:color="auto"/>
      </w:divBdr>
    </w:div>
    <w:div w:id="1179656927">
      <w:marLeft w:val="640"/>
      <w:marRight w:val="0"/>
      <w:marTop w:val="0"/>
      <w:marBottom w:val="0"/>
      <w:divBdr>
        <w:top w:val="none" w:sz="0" w:space="0" w:color="auto"/>
        <w:left w:val="none" w:sz="0" w:space="0" w:color="auto"/>
        <w:bottom w:val="none" w:sz="0" w:space="0" w:color="auto"/>
        <w:right w:val="none" w:sz="0" w:space="0" w:color="auto"/>
      </w:divBdr>
    </w:div>
    <w:div w:id="1180656332">
      <w:marLeft w:val="640"/>
      <w:marRight w:val="0"/>
      <w:marTop w:val="0"/>
      <w:marBottom w:val="0"/>
      <w:divBdr>
        <w:top w:val="none" w:sz="0" w:space="0" w:color="auto"/>
        <w:left w:val="none" w:sz="0" w:space="0" w:color="auto"/>
        <w:bottom w:val="none" w:sz="0" w:space="0" w:color="auto"/>
        <w:right w:val="none" w:sz="0" w:space="0" w:color="auto"/>
      </w:divBdr>
    </w:div>
    <w:div w:id="1181512486">
      <w:marLeft w:val="640"/>
      <w:marRight w:val="0"/>
      <w:marTop w:val="0"/>
      <w:marBottom w:val="0"/>
      <w:divBdr>
        <w:top w:val="none" w:sz="0" w:space="0" w:color="auto"/>
        <w:left w:val="none" w:sz="0" w:space="0" w:color="auto"/>
        <w:bottom w:val="none" w:sz="0" w:space="0" w:color="auto"/>
        <w:right w:val="none" w:sz="0" w:space="0" w:color="auto"/>
      </w:divBdr>
    </w:div>
    <w:div w:id="1181776053">
      <w:marLeft w:val="640"/>
      <w:marRight w:val="0"/>
      <w:marTop w:val="0"/>
      <w:marBottom w:val="0"/>
      <w:divBdr>
        <w:top w:val="none" w:sz="0" w:space="0" w:color="auto"/>
        <w:left w:val="none" w:sz="0" w:space="0" w:color="auto"/>
        <w:bottom w:val="none" w:sz="0" w:space="0" w:color="auto"/>
        <w:right w:val="none" w:sz="0" w:space="0" w:color="auto"/>
      </w:divBdr>
    </w:div>
    <w:div w:id="1182014989">
      <w:marLeft w:val="640"/>
      <w:marRight w:val="0"/>
      <w:marTop w:val="0"/>
      <w:marBottom w:val="0"/>
      <w:divBdr>
        <w:top w:val="none" w:sz="0" w:space="0" w:color="auto"/>
        <w:left w:val="none" w:sz="0" w:space="0" w:color="auto"/>
        <w:bottom w:val="none" w:sz="0" w:space="0" w:color="auto"/>
        <w:right w:val="none" w:sz="0" w:space="0" w:color="auto"/>
      </w:divBdr>
    </w:div>
    <w:div w:id="1182162814">
      <w:marLeft w:val="640"/>
      <w:marRight w:val="0"/>
      <w:marTop w:val="0"/>
      <w:marBottom w:val="0"/>
      <w:divBdr>
        <w:top w:val="none" w:sz="0" w:space="0" w:color="auto"/>
        <w:left w:val="none" w:sz="0" w:space="0" w:color="auto"/>
        <w:bottom w:val="none" w:sz="0" w:space="0" w:color="auto"/>
        <w:right w:val="none" w:sz="0" w:space="0" w:color="auto"/>
      </w:divBdr>
    </w:div>
    <w:div w:id="1182865183">
      <w:marLeft w:val="640"/>
      <w:marRight w:val="0"/>
      <w:marTop w:val="0"/>
      <w:marBottom w:val="0"/>
      <w:divBdr>
        <w:top w:val="none" w:sz="0" w:space="0" w:color="auto"/>
        <w:left w:val="none" w:sz="0" w:space="0" w:color="auto"/>
        <w:bottom w:val="none" w:sz="0" w:space="0" w:color="auto"/>
        <w:right w:val="none" w:sz="0" w:space="0" w:color="auto"/>
      </w:divBdr>
    </w:div>
    <w:div w:id="1182889160">
      <w:marLeft w:val="640"/>
      <w:marRight w:val="0"/>
      <w:marTop w:val="0"/>
      <w:marBottom w:val="0"/>
      <w:divBdr>
        <w:top w:val="none" w:sz="0" w:space="0" w:color="auto"/>
        <w:left w:val="none" w:sz="0" w:space="0" w:color="auto"/>
        <w:bottom w:val="none" w:sz="0" w:space="0" w:color="auto"/>
        <w:right w:val="none" w:sz="0" w:space="0" w:color="auto"/>
      </w:divBdr>
    </w:div>
    <w:div w:id="1183125773">
      <w:marLeft w:val="640"/>
      <w:marRight w:val="0"/>
      <w:marTop w:val="0"/>
      <w:marBottom w:val="0"/>
      <w:divBdr>
        <w:top w:val="none" w:sz="0" w:space="0" w:color="auto"/>
        <w:left w:val="none" w:sz="0" w:space="0" w:color="auto"/>
        <w:bottom w:val="none" w:sz="0" w:space="0" w:color="auto"/>
        <w:right w:val="none" w:sz="0" w:space="0" w:color="auto"/>
      </w:divBdr>
    </w:div>
    <w:div w:id="1183278891">
      <w:marLeft w:val="640"/>
      <w:marRight w:val="0"/>
      <w:marTop w:val="0"/>
      <w:marBottom w:val="0"/>
      <w:divBdr>
        <w:top w:val="none" w:sz="0" w:space="0" w:color="auto"/>
        <w:left w:val="none" w:sz="0" w:space="0" w:color="auto"/>
        <w:bottom w:val="none" w:sz="0" w:space="0" w:color="auto"/>
        <w:right w:val="none" w:sz="0" w:space="0" w:color="auto"/>
      </w:divBdr>
    </w:div>
    <w:div w:id="1183280148">
      <w:bodyDiv w:val="1"/>
      <w:marLeft w:val="0"/>
      <w:marRight w:val="0"/>
      <w:marTop w:val="0"/>
      <w:marBottom w:val="0"/>
      <w:divBdr>
        <w:top w:val="none" w:sz="0" w:space="0" w:color="auto"/>
        <w:left w:val="none" w:sz="0" w:space="0" w:color="auto"/>
        <w:bottom w:val="none" w:sz="0" w:space="0" w:color="auto"/>
        <w:right w:val="none" w:sz="0" w:space="0" w:color="auto"/>
      </w:divBdr>
      <w:divsChild>
        <w:div w:id="1133966">
          <w:marLeft w:val="640"/>
          <w:marRight w:val="0"/>
          <w:marTop w:val="0"/>
          <w:marBottom w:val="0"/>
          <w:divBdr>
            <w:top w:val="none" w:sz="0" w:space="0" w:color="auto"/>
            <w:left w:val="none" w:sz="0" w:space="0" w:color="auto"/>
            <w:bottom w:val="none" w:sz="0" w:space="0" w:color="auto"/>
            <w:right w:val="none" w:sz="0" w:space="0" w:color="auto"/>
          </w:divBdr>
        </w:div>
        <w:div w:id="1707918">
          <w:marLeft w:val="640"/>
          <w:marRight w:val="0"/>
          <w:marTop w:val="0"/>
          <w:marBottom w:val="0"/>
          <w:divBdr>
            <w:top w:val="none" w:sz="0" w:space="0" w:color="auto"/>
            <w:left w:val="none" w:sz="0" w:space="0" w:color="auto"/>
            <w:bottom w:val="none" w:sz="0" w:space="0" w:color="auto"/>
            <w:right w:val="none" w:sz="0" w:space="0" w:color="auto"/>
          </w:divBdr>
        </w:div>
        <w:div w:id="4523194">
          <w:marLeft w:val="640"/>
          <w:marRight w:val="0"/>
          <w:marTop w:val="0"/>
          <w:marBottom w:val="0"/>
          <w:divBdr>
            <w:top w:val="none" w:sz="0" w:space="0" w:color="auto"/>
            <w:left w:val="none" w:sz="0" w:space="0" w:color="auto"/>
            <w:bottom w:val="none" w:sz="0" w:space="0" w:color="auto"/>
            <w:right w:val="none" w:sz="0" w:space="0" w:color="auto"/>
          </w:divBdr>
        </w:div>
        <w:div w:id="21370936">
          <w:marLeft w:val="640"/>
          <w:marRight w:val="0"/>
          <w:marTop w:val="0"/>
          <w:marBottom w:val="0"/>
          <w:divBdr>
            <w:top w:val="none" w:sz="0" w:space="0" w:color="auto"/>
            <w:left w:val="none" w:sz="0" w:space="0" w:color="auto"/>
            <w:bottom w:val="none" w:sz="0" w:space="0" w:color="auto"/>
            <w:right w:val="none" w:sz="0" w:space="0" w:color="auto"/>
          </w:divBdr>
        </w:div>
        <w:div w:id="40254248">
          <w:marLeft w:val="640"/>
          <w:marRight w:val="0"/>
          <w:marTop w:val="0"/>
          <w:marBottom w:val="0"/>
          <w:divBdr>
            <w:top w:val="none" w:sz="0" w:space="0" w:color="auto"/>
            <w:left w:val="none" w:sz="0" w:space="0" w:color="auto"/>
            <w:bottom w:val="none" w:sz="0" w:space="0" w:color="auto"/>
            <w:right w:val="none" w:sz="0" w:space="0" w:color="auto"/>
          </w:divBdr>
        </w:div>
        <w:div w:id="121731069">
          <w:marLeft w:val="640"/>
          <w:marRight w:val="0"/>
          <w:marTop w:val="0"/>
          <w:marBottom w:val="0"/>
          <w:divBdr>
            <w:top w:val="none" w:sz="0" w:space="0" w:color="auto"/>
            <w:left w:val="none" w:sz="0" w:space="0" w:color="auto"/>
            <w:bottom w:val="none" w:sz="0" w:space="0" w:color="auto"/>
            <w:right w:val="none" w:sz="0" w:space="0" w:color="auto"/>
          </w:divBdr>
        </w:div>
        <w:div w:id="147329831">
          <w:marLeft w:val="640"/>
          <w:marRight w:val="0"/>
          <w:marTop w:val="0"/>
          <w:marBottom w:val="0"/>
          <w:divBdr>
            <w:top w:val="none" w:sz="0" w:space="0" w:color="auto"/>
            <w:left w:val="none" w:sz="0" w:space="0" w:color="auto"/>
            <w:bottom w:val="none" w:sz="0" w:space="0" w:color="auto"/>
            <w:right w:val="none" w:sz="0" w:space="0" w:color="auto"/>
          </w:divBdr>
        </w:div>
        <w:div w:id="162595847">
          <w:marLeft w:val="640"/>
          <w:marRight w:val="0"/>
          <w:marTop w:val="0"/>
          <w:marBottom w:val="0"/>
          <w:divBdr>
            <w:top w:val="none" w:sz="0" w:space="0" w:color="auto"/>
            <w:left w:val="none" w:sz="0" w:space="0" w:color="auto"/>
            <w:bottom w:val="none" w:sz="0" w:space="0" w:color="auto"/>
            <w:right w:val="none" w:sz="0" w:space="0" w:color="auto"/>
          </w:divBdr>
        </w:div>
        <w:div w:id="164637622">
          <w:marLeft w:val="640"/>
          <w:marRight w:val="0"/>
          <w:marTop w:val="0"/>
          <w:marBottom w:val="0"/>
          <w:divBdr>
            <w:top w:val="none" w:sz="0" w:space="0" w:color="auto"/>
            <w:left w:val="none" w:sz="0" w:space="0" w:color="auto"/>
            <w:bottom w:val="none" w:sz="0" w:space="0" w:color="auto"/>
            <w:right w:val="none" w:sz="0" w:space="0" w:color="auto"/>
          </w:divBdr>
        </w:div>
        <w:div w:id="192885610">
          <w:marLeft w:val="640"/>
          <w:marRight w:val="0"/>
          <w:marTop w:val="0"/>
          <w:marBottom w:val="0"/>
          <w:divBdr>
            <w:top w:val="none" w:sz="0" w:space="0" w:color="auto"/>
            <w:left w:val="none" w:sz="0" w:space="0" w:color="auto"/>
            <w:bottom w:val="none" w:sz="0" w:space="0" w:color="auto"/>
            <w:right w:val="none" w:sz="0" w:space="0" w:color="auto"/>
          </w:divBdr>
        </w:div>
        <w:div w:id="209073142">
          <w:marLeft w:val="640"/>
          <w:marRight w:val="0"/>
          <w:marTop w:val="0"/>
          <w:marBottom w:val="0"/>
          <w:divBdr>
            <w:top w:val="none" w:sz="0" w:space="0" w:color="auto"/>
            <w:left w:val="none" w:sz="0" w:space="0" w:color="auto"/>
            <w:bottom w:val="none" w:sz="0" w:space="0" w:color="auto"/>
            <w:right w:val="none" w:sz="0" w:space="0" w:color="auto"/>
          </w:divBdr>
        </w:div>
        <w:div w:id="209076685">
          <w:marLeft w:val="640"/>
          <w:marRight w:val="0"/>
          <w:marTop w:val="0"/>
          <w:marBottom w:val="0"/>
          <w:divBdr>
            <w:top w:val="none" w:sz="0" w:space="0" w:color="auto"/>
            <w:left w:val="none" w:sz="0" w:space="0" w:color="auto"/>
            <w:bottom w:val="none" w:sz="0" w:space="0" w:color="auto"/>
            <w:right w:val="none" w:sz="0" w:space="0" w:color="auto"/>
          </w:divBdr>
        </w:div>
        <w:div w:id="238291656">
          <w:marLeft w:val="640"/>
          <w:marRight w:val="0"/>
          <w:marTop w:val="0"/>
          <w:marBottom w:val="0"/>
          <w:divBdr>
            <w:top w:val="none" w:sz="0" w:space="0" w:color="auto"/>
            <w:left w:val="none" w:sz="0" w:space="0" w:color="auto"/>
            <w:bottom w:val="none" w:sz="0" w:space="0" w:color="auto"/>
            <w:right w:val="none" w:sz="0" w:space="0" w:color="auto"/>
          </w:divBdr>
        </w:div>
        <w:div w:id="238830053">
          <w:marLeft w:val="640"/>
          <w:marRight w:val="0"/>
          <w:marTop w:val="0"/>
          <w:marBottom w:val="0"/>
          <w:divBdr>
            <w:top w:val="none" w:sz="0" w:space="0" w:color="auto"/>
            <w:left w:val="none" w:sz="0" w:space="0" w:color="auto"/>
            <w:bottom w:val="none" w:sz="0" w:space="0" w:color="auto"/>
            <w:right w:val="none" w:sz="0" w:space="0" w:color="auto"/>
          </w:divBdr>
        </w:div>
        <w:div w:id="310598009">
          <w:marLeft w:val="640"/>
          <w:marRight w:val="0"/>
          <w:marTop w:val="0"/>
          <w:marBottom w:val="0"/>
          <w:divBdr>
            <w:top w:val="none" w:sz="0" w:space="0" w:color="auto"/>
            <w:left w:val="none" w:sz="0" w:space="0" w:color="auto"/>
            <w:bottom w:val="none" w:sz="0" w:space="0" w:color="auto"/>
            <w:right w:val="none" w:sz="0" w:space="0" w:color="auto"/>
          </w:divBdr>
        </w:div>
        <w:div w:id="311180322">
          <w:marLeft w:val="640"/>
          <w:marRight w:val="0"/>
          <w:marTop w:val="0"/>
          <w:marBottom w:val="0"/>
          <w:divBdr>
            <w:top w:val="none" w:sz="0" w:space="0" w:color="auto"/>
            <w:left w:val="none" w:sz="0" w:space="0" w:color="auto"/>
            <w:bottom w:val="none" w:sz="0" w:space="0" w:color="auto"/>
            <w:right w:val="none" w:sz="0" w:space="0" w:color="auto"/>
          </w:divBdr>
        </w:div>
        <w:div w:id="318120483">
          <w:marLeft w:val="640"/>
          <w:marRight w:val="0"/>
          <w:marTop w:val="0"/>
          <w:marBottom w:val="0"/>
          <w:divBdr>
            <w:top w:val="none" w:sz="0" w:space="0" w:color="auto"/>
            <w:left w:val="none" w:sz="0" w:space="0" w:color="auto"/>
            <w:bottom w:val="none" w:sz="0" w:space="0" w:color="auto"/>
            <w:right w:val="none" w:sz="0" w:space="0" w:color="auto"/>
          </w:divBdr>
        </w:div>
        <w:div w:id="320278940">
          <w:marLeft w:val="640"/>
          <w:marRight w:val="0"/>
          <w:marTop w:val="0"/>
          <w:marBottom w:val="0"/>
          <w:divBdr>
            <w:top w:val="none" w:sz="0" w:space="0" w:color="auto"/>
            <w:left w:val="none" w:sz="0" w:space="0" w:color="auto"/>
            <w:bottom w:val="none" w:sz="0" w:space="0" w:color="auto"/>
            <w:right w:val="none" w:sz="0" w:space="0" w:color="auto"/>
          </w:divBdr>
        </w:div>
        <w:div w:id="344092150">
          <w:marLeft w:val="640"/>
          <w:marRight w:val="0"/>
          <w:marTop w:val="0"/>
          <w:marBottom w:val="0"/>
          <w:divBdr>
            <w:top w:val="none" w:sz="0" w:space="0" w:color="auto"/>
            <w:left w:val="none" w:sz="0" w:space="0" w:color="auto"/>
            <w:bottom w:val="none" w:sz="0" w:space="0" w:color="auto"/>
            <w:right w:val="none" w:sz="0" w:space="0" w:color="auto"/>
          </w:divBdr>
        </w:div>
        <w:div w:id="358510587">
          <w:marLeft w:val="640"/>
          <w:marRight w:val="0"/>
          <w:marTop w:val="0"/>
          <w:marBottom w:val="0"/>
          <w:divBdr>
            <w:top w:val="none" w:sz="0" w:space="0" w:color="auto"/>
            <w:left w:val="none" w:sz="0" w:space="0" w:color="auto"/>
            <w:bottom w:val="none" w:sz="0" w:space="0" w:color="auto"/>
            <w:right w:val="none" w:sz="0" w:space="0" w:color="auto"/>
          </w:divBdr>
        </w:div>
        <w:div w:id="375089015">
          <w:marLeft w:val="640"/>
          <w:marRight w:val="0"/>
          <w:marTop w:val="0"/>
          <w:marBottom w:val="0"/>
          <w:divBdr>
            <w:top w:val="none" w:sz="0" w:space="0" w:color="auto"/>
            <w:left w:val="none" w:sz="0" w:space="0" w:color="auto"/>
            <w:bottom w:val="none" w:sz="0" w:space="0" w:color="auto"/>
            <w:right w:val="none" w:sz="0" w:space="0" w:color="auto"/>
          </w:divBdr>
        </w:div>
        <w:div w:id="376053593">
          <w:marLeft w:val="640"/>
          <w:marRight w:val="0"/>
          <w:marTop w:val="0"/>
          <w:marBottom w:val="0"/>
          <w:divBdr>
            <w:top w:val="none" w:sz="0" w:space="0" w:color="auto"/>
            <w:left w:val="none" w:sz="0" w:space="0" w:color="auto"/>
            <w:bottom w:val="none" w:sz="0" w:space="0" w:color="auto"/>
            <w:right w:val="none" w:sz="0" w:space="0" w:color="auto"/>
          </w:divBdr>
        </w:div>
        <w:div w:id="395275075">
          <w:marLeft w:val="640"/>
          <w:marRight w:val="0"/>
          <w:marTop w:val="0"/>
          <w:marBottom w:val="0"/>
          <w:divBdr>
            <w:top w:val="none" w:sz="0" w:space="0" w:color="auto"/>
            <w:left w:val="none" w:sz="0" w:space="0" w:color="auto"/>
            <w:bottom w:val="none" w:sz="0" w:space="0" w:color="auto"/>
            <w:right w:val="none" w:sz="0" w:space="0" w:color="auto"/>
          </w:divBdr>
        </w:div>
        <w:div w:id="418450526">
          <w:marLeft w:val="640"/>
          <w:marRight w:val="0"/>
          <w:marTop w:val="0"/>
          <w:marBottom w:val="0"/>
          <w:divBdr>
            <w:top w:val="none" w:sz="0" w:space="0" w:color="auto"/>
            <w:left w:val="none" w:sz="0" w:space="0" w:color="auto"/>
            <w:bottom w:val="none" w:sz="0" w:space="0" w:color="auto"/>
            <w:right w:val="none" w:sz="0" w:space="0" w:color="auto"/>
          </w:divBdr>
        </w:div>
        <w:div w:id="439032135">
          <w:marLeft w:val="640"/>
          <w:marRight w:val="0"/>
          <w:marTop w:val="0"/>
          <w:marBottom w:val="0"/>
          <w:divBdr>
            <w:top w:val="none" w:sz="0" w:space="0" w:color="auto"/>
            <w:left w:val="none" w:sz="0" w:space="0" w:color="auto"/>
            <w:bottom w:val="none" w:sz="0" w:space="0" w:color="auto"/>
            <w:right w:val="none" w:sz="0" w:space="0" w:color="auto"/>
          </w:divBdr>
        </w:div>
        <w:div w:id="441733025">
          <w:marLeft w:val="640"/>
          <w:marRight w:val="0"/>
          <w:marTop w:val="0"/>
          <w:marBottom w:val="0"/>
          <w:divBdr>
            <w:top w:val="none" w:sz="0" w:space="0" w:color="auto"/>
            <w:left w:val="none" w:sz="0" w:space="0" w:color="auto"/>
            <w:bottom w:val="none" w:sz="0" w:space="0" w:color="auto"/>
            <w:right w:val="none" w:sz="0" w:space="0" w:color="auto"/>
          </w:divBdr>
        </w:div>
        <w:div w:id="446630964">
          <w:marLeft w:val="640"/>
          <w:marRight w:val="0"/>
          <w:marTop w:val="0"/>
          <w:marBottom w:val="0"/>
          <w:divBdr>
            <w:top w:val="none" w:sz="0" w:space="0" w:color="auto"/>
            <w:left w:val="none" w:sz="0" w:space="0" w:color="auto"/>
            <w:bottom w:val="none" w:sz="0" w:space="0" w:color="auto"/>
            <w:right w:val="none" w:sz="0" w:space="0" w:color="auto"/>
          </w:divBdr>
        </w:div>
        <w:div w:id="448861555">
          <w:marLeft w:val="640"/>
          <w:marRight w:val="0"/>
          <w:marTop w:val="0"/>
          <w:marBottom w:val="0"/>
          <w:divBdr>
            <w:top w:val="none" w:sz="0" w:space="0" w:color="auto"/>
            <w:left w:val="none" w:sz="0" w:space="0" w:color="auto"/>
            <w:bottom w:val="none" w:sz="0" w:space="0" w:color="auto"/>
            <w:right w:val="none" w:sz="0" w:space="0" w:color="auto"/>
          </w:divBdr>
        </w:div>
        <w:div w:id="464860418">
          <w:marLeft w:val="640"/>
          <w:marRight w:val="0"/>
          <w:marTop w:val="0"/>
          <w:marBottom w:val="0"/>
          <w:divBdr>
            <w:top w:val="none" w:sz="0" w:space="0" w:color="auto"/>
            <w:left w:val="none" w:sz="0" w:space="0" w:color="auto"/>
            <w:bottom w:val="none" w:sz="0" w:space="0" w:color="auto"/>
            <w:right w:val="none" w:sz="0" w:space="0" w:color="auto"/>
          </w:divBdr>
        </w:div>
        <w:div w:id="469791263">
          <w:marLeft w:val="640"/>
          <w:marRight w:val="0"/>
          <w:marTop w:val="0"/>
          <w:marBottom w:val="0"/>
          <w:divBdr>
            <w:top w:val="none" w:sz="0" w:space="0" w:color="auto"/>
            <w:left w:val="none" w:sz="0" w:space="0" w:color="auto"/>
            <w:bottom w:val="none" w:sz="0" w:space="0" w:color="auto"/>
            <w:right w:val="none" w:sz="0" w:space="0" w:color="auto"/>
          </w:divBdr>
        </w:div>
        <w:div w:id="493305477">
          <w:marLeft w:val="640"/>
          <w:marRight w:val="0"/>
          <w:marTop w:val="0"/>
          <w:marBottom w:val="0"/>
          <w:divBdr>
            <w:top w:val="none" w:sz="0" w:space="0" w:color="auto"/>
            <w:left w:val="none" w:sz="0" w:space="0" w:color="auto"/>
            <w:bottom w:val="none" w:sz="0" w:space="0" w:color="auto"/>
            <w:right w:val="none" w:sz="0" w:space="0" w:color="auto"/>
          </w:divBdr>
        </w:div>
        <w:div w:id="509100418">
          <w:marLeft w:val="640"/>
          <w:marRight w:val="0"/>
          <w:marTop w:val="0"/>
          <w:marBottom w:val="0"/>
          <w:divBdr>
            <w:top w:val="none" w:sz="0" w:space="0" w:color="auto"/>
            <w:left w:val="none" w:sz="0" w:space="0" w:color="auto"/>
            <w:bottom w:val="none" w:sz="0" w:space="0" w:color="auto"/>
            <w:right w:val="none" w:sz="0" w:space="0" w:color="auto"/>
          </w:divBdr>
        </w:div>
        <w:div w:id="529875088">
          <w:marLeft w:val="640"/>
          <w:marRight w:val="0"/>
          <w:marTop w:val="0"/>
          <w:marBottom w:val="0"/>
          <w:divBdr>
            <w:top w:val="none" w:sz="0" w:space="0" w:color="auto"/>
            <w:left w:val="none" w:sz="0" w:space="0" w:color="auto"/>
            <w:bottom w:val="none" w:sz="0" w:space="0" w:color="auto"/>
            <w:right w:val="none" w:sz="0" w:space="0" w:color="auto"/>
          </w:divBdr>
        </w:div>
        <w:div w:id="532422255">
          <w:marLeft w:val="640"/>
          <w:marRight w:val="0"/>
          <w:marTop w:val="0"/>
          <w:marBottom w:val="0"/>
          <w:divBdr>
            <w:top w:val="none" w:sz="0" w:space="0" w:color="auto"/>
            <w:left w:val="none" w:sz="0" w:space="0" w:color="auto"/>
            <w:bottom w:val="none" w:sz="0" w:space="0" w:color="auto"/>
            <w:right w:val="none" w:sz="0" w:space="0" w:color="auto"/>
          </w:divBdr>
        </w:div>
        <w:div w:id="555051741">
          <w:marLeft w:val="640"/>
          <w:marRight w:val="0"/>
          <w:marTop w:val="0"/>
          <w:marBottom w:val="0"/>
          <w:divBdr>
            <w:top w:val="none" w:sz="0" w:space="0" w:color="auto"/>
            <w:left w:val="none" w:sz="0" w:space="0" w:color="auto"/>
            <w:bottom w:val="none" w:sz="0" w:space="0" w:color="auto"/>
            <w:right w:val="none" w:sz="0" w:space="0" w:color="auto"/>
          </w:divBdr>
        </w:div>
        <w:div w:id="562912056">
          <w:marLeft w:val="640"/>
          <w:marRight w:val="0"/>
          <w:marTop w:val="0"/>
          <w:marBottom w:val="0"/>
          <w:divBdr>
            <w:top w:val="none" w:sz="0" w:space="0" w:color="auto"/>
            <w:left w:val="none" w:sz="0" w:space="0" w:color="auto"/>
            <w:bottom w:val="none" w:sz="0" w:space="0" w:color="auto"/>
            <w:right w:val="none" w:sz="0" w:space="0" w:color="auto"/>
          </w:divBdr>
        </w:div>
        <w:div w:id="563492342">
          <w:marLeft w:val="640"/>
          <w:marRight w:val="0"/>
          <w:marTop w:val="0"/>
          <w:marBottom w:val="0"/>
          <w:divBdr>
            <w:top w:val="none" w:sz="0" w:space="0" w:color="auto"/>
            <w:left w:val="none" w:sz="0" w:space="0" w:color="auto"/>
            <w:bottom w:val="none" w:sz="0" w:space="0" w:color="auto"/>
            <w:right w:val="none" w:sz="0" w:space="0" w:color="auto"/>
          </w:divBdr>
        </w:div>
        <w:div w:id="581061069">
          <w:marLeft w:val="640"/>
          <w:marRight w:val="0"/>
          <w:marTop w:val="0"/>
          <w:marBottom w:val="0"/>
          <w:divBdr>
            <w:top w:val="none" w:sz="0" w:space="0" w:color="auto"/>
            <w:left w:val="none" w:sz="0" w:space="0" w:color="auto"/>
            <w:bottom w:val="none" w:sz="0" w:space="0" w:color="auto"/>
            <w:right w:val="none" w:sz="0" w:space="0" w:color="auto"/>
          </w:divBdr>
        </w:div>
        <w:div w:id="581717054">
          <w:marLeft w:val="640"/>
          <w:marRight w:val="0"/>
          <w:marTop w:val="0"/>
          <w:marBottom w:val="0"/>
          <w:divBdr>
            <w:top w:val="none" w:sz="0" w:space="0" w:color="auto"/>
            <w:left w:val="none" w:sz="0" w:space="0" w:color="auto"/>
            <w:bottom w:val="none" w:sz="0" w:space="0" w:color="auto"/>
            <w:right w:val="none" w:sz="0" w:space="0" w:color="auto"/>
          </w:divBdr>
        </w:div>
        <w:div w:id="585965215">
          <w:marLeft w:val="640"/>
          <w:marRight w:val="0"/>
          <w:marTop w:val="0"/>
          <w:marBottom w:val="0"/>
          <w:divBdr>
            <w:top w:val="none" w:sz="0" w:space="0" w:color="auto"/>
            <w:left w:val="none" w:sz="0" w:space="0" w:color="auto"/>
            <w:bottom w:val="none" w:sz="0" w:space="0" w:color="auto"/>
            <w:right w:val="none" w:sz="0" w:space="0" w:color="auto"/>
          </w:divBdr>
        </w:div>
        <w:div w:id="590311162">
          <w:marLeft w:val="640"/>
          <w:marRight w:val="0"/>
          <w:marTop w:val="0"/>
          <w:marBottom w:val="0"/>
          <w:divBdr>
            <w:top w:val="none" w:sz="0" w:space="0" w:color="auto"/>
            <w:left w:val="none" w:sz="0" w:space="0" w:color="auto"/>
            <w:bottom w:val="none" w:sz="0" w:space="0" w:color="auto"/>
            <w:right w:val="none" w:sz="0" w:space="0" w:color="auto"/>
          </w:divBdr>
        </w:div>
        <w:div w:id="596716496">
          <w:marLeft w:val="640"/>
          <w:marRight w:val="0"/>
          <w:marTop w:val="0"/>
          <w:marBottom w:val="0"/>
          <w:divBdr>
            <w:top w:val="none" w:sz="0" w:space="0" w:color="auto"/>
            <w:left w:val="none" w:sz="0" w:space="0" w:color="auto"/>
            <w:bottom w:val="none" w:sz="0" w:space="0" w:color="auto"/>
            <w:right w:val="none" w:sz="0" w:space="0" w:color="auto"/>
          </w:divBdr>
        </w:div>
        <w:div w:id="600181166">
          <w:marLeft w:val="640"/>
          <w:marRight w:val="0"/>
          <w:marTop w:val="0"/>
          <w:marBottom w:val="0"/>
          <w:divBdr>
            <w:top w:val="none" w:sz="0" w:space="0" w:color="auto"/>
            <w:left w:val="none" w:sz="0" w:space="0" w:color="auto"/>
            <w:bottom w:val="none" w:sz="0" w:space="0" w:color="auto"/>
            <w:right w:val="none" w:sz="0" w:space="0" w:color="auto"/>
          </w:divBdr>
        </w:div>
        <w:div w:id="602344048">
          <w:marLeft w:val="640"/>
          <w:marRight w:val="0"/>
          <w:marTop w:val="0"/>
          <w:marBottom w:val="0"/>
          <w:divBdr>
            <w:top w:val="none" w:sz="0" w:space="0" w:color="auto"/>
            <w:left w:val="none" w:sz="0" w:space="0" w:color="auto"/>
            <w:bottom w:val="none" w:sz="0" w:space="0" w:color="auto"/>
            <w:right w:val="none" w:sz="0" w:space="0" w:color="auto"/>
          </w:divBdr>
        </w:div>
        <w:div w:id="612319849">
          <w:marLeft w:val="640"/>
          <w:marRight w:val="0"/>
          <w:marTop w:val="0"/>
          <w:marBottom w:val="0"/>
          <w:divBdr>
            <w:top w:val="none" w:sz="0" w:space="0" w:color="auto"/>
            <w:left w:val="none" w:sz="0" w:space="0" w:color="auto"/>
            <w:bottom w:val="none" w:sz="0" w:space="0" w:color="auto"/>
            <w:right w:val="none" w:sz="0" w:space="0" w:color="auto"/>
          </w:divBdr>
        </w:div>
        <w:div w:id="618141881">
          <w:marLeft w:val="640"/>
          <w:marRight w:val="0"/>
          <w:marTop w:val="0"/>
          <w:marBottom w:val="0"/>
          <w:divBdr>
            <w:top w:val="none" w:sz="0" w:space="0" w:color="auto"/>
            <w:left w:val="none" w:sz="0" w:space="0" w:color="auto"/>
            <w:bottom w:val="none" w:sz="0" w:space="0" w:color="auto"/>
            <w:right w:val="none" w:sz="0" w:space="0" w:color="auto"/>
          </w:divBdr>
        </w:div>
        <w:div w:id="639267990">
          <w:marLeft w:val="640"/>
          <w:marRight w:val="0"/>
          <w:marTop w:val="0"/>
          <w:marBottom w:val="0"/>
          <w:divBdr>
            <w:top w:val="none" w:sz="0" w:space="0" w:color="auto"/>
            <w:left w:val="none" w:sz="0" w:space="0" w:color="auto"/>
            <w:bottom w:val="none" w:sz="0" w:space="0" w:color="auto"/>
            <w:right w:val="none" w:sz="0" w:space="0" w:color="auto"/>
          </w:divBdr>
        </w:div>
        <w:div w:id="643048420">
          <w:marLeft w:val="640"/>
          <w:marRight w:val="0"/>
          <w:marTop w:val="0"/>
          <w:marBottom w:val="0"/>
          <w:divBdr>
            <w:top w:val="none" w:sz="0" w:space="0" w:color="auto"/>
            <w:left w:val="none" w:sz="0" w:space="0" w:color="auto"/>
            <w:bottom w:val="none" w:sz="0" w:space="0" w:color="auto"/>
            <w:right w:val="none" w:sz="0" w:space="0" w:color="auto"/>
          </w:divBdr>
        </w:div>
        <w:div w:id="658733015">
          <w:marLeft w:val="640"/>
          <w:marRight w:val="0"/>
          <w:marTop w:val="0"/>
          <w:marBottom w:val="0"/>
          <w:divBdr>
            <w:top w:val="none" w:sz="0" w:space="0" w:color="auto"/>
            <w:left w:val="none" w:sz="0" w:space="0" w:color="auto"/>
            <w:bottom w:val="none" w:sz="0" w:space="0" w:color="auto"/>
            <w:right w:val="none" w:sz="0" w:space="0" w:color="auto"/>
          </w:divBdr>
        </w:div>
        <w:div w:id="688289745">
          <w:marLeft w:val="640"/>
          <w:marRight w:val="0"/>
          <w:marTop w:val="0"/>
          <w:marBottom w:val="0"/>
          <w:divBdr>
            <w:top w:val="none" w:sz="0" w:space="0" w:color="auto"/>
            <w:left w:val="none" w:sz="0" w:space="0" w:color="auto"/>
            <w:bottom w:val="none" w:sz="0" w:space="0" w:color="auto"/>
            <w:right w:val="none" w:sz="0" w:space="0" w:color="auto"/>
          </w:divBdr>
        </w:div>
        <w:div w:id="696008336">
          <w:marLeft w:val="640"/>
          <w:marRight w:val="0"/>
          <w:marTop w:val="0"/>
          <w:marBottom w:val="0"/>
          <w:divBdr>
            <w:top w:val="none" w:sz="0" w:space="0" w:color="auto"/>
            <w:left w:val="none" w:sz="0" w:space="0" w:color="auto"/>
            <w:bottom w:val="none" w:sz="0" w:space="0" w:color="auto"/>
            <w:right w:val="none" w:sz="0" w:space="0" w:color="auto"/>
          </w:divBdr>
        </w:div>
        <w:div w:id="704134126">
          <w:marLeft w:val="640"/>
          <w:marRight w:val="0"/>
          <w:marTop w:val="0"/>
          <w:marBottom w:val="0"/>
          <w:divBdr>
            <w:top w:val="none" w:sz="0" w:space="0" w:color="auto"/>
            <w:left w:val="none" w:sz="0" w:space="0" w:color="auto"/>
            <w:bottom w:val="none" w:sz="0" w:space="0" w:color="auto"/>
            <w:right w:val="none" w:sz="0" w:space="0" w:color="auto"/>
          </w:divBdr>
        </w:div>
        <w:div w:id="714738813">
          <w:marLeft w:val="640"/>
          <w:marRight w:val="0"/>
          <w:marTop w:val="0"/>
          <w:marBottom w:val="0"/>
          <w:divBdr>
            <w:top w:val="none" w:sz="0" w:space="0" w:color="auto"/>
            <w:left w:val="none" w:sz="0" w:space="0" w:color="auto"/>
            <w:bottom w:val="none" w:sz="0" w:space="0" w:color="auto"/>
            <w:right w:val="none" w:sz="0" w:space="0" w:color="auto"/>
          </w:divBdr>
        </w:div>
        <w:div w:id="718433674">
          <w:marLeft w:val="640"/>
          <w:marRight w:val="0"/>
          <w:marTop w:val="0"/>
          <w:marBottom w:val="0"/>
          <w:divBdr>
            <w:top w:val="none" w:sz="0" w:space="0" w:color="auto"/>
            <w:left w:val="none" w:sz="0" w:space="0" w:color="auto"/>
            <w:bottom w:val="none" w:sz="0" w:space="0" w:color="auto"/>
            <w:right w:val="none" w:sz="0" w:space="0" w:color="auto"/>
          </w:divBdr>
        </w:div>
        <w:div w:id="721901928">
          <w:marLeft w:val="640"/>
          <w:marRight w:val="0"/>
          <w:marTop w:val="0"/>
          <w:marBottom w:val="0"/>
          <w:divBdr>
            <w:top w:val="none" w:sz="0" w:space="0" w:color="auto"/>
            <w:left w:val="none" w:sz="0" w:space="0" w:color="auto"/>
            <w:bottom w:val="none" w:sz="0" w:space="0" w:color="auto"/>
            <w:right w:val="none" w:sz="0" w:space="0" w:color="auto"/>
          </w:divBdr>
        </w:div>
        <w:div w:id="750546471">
          <w:marLeft w:val="640"/>
          <w:marRight w:val="0"/>
          <w:marTop w:val="0"/>
          <w:marBottom w:val="0"/>
          <w:divBdr>
            <w:top w:val="none" w:sz="0" w:space="0" w:color="auto"/>
            <w:left w:val="none" w:sz="0" w:space="0" w:color="auto"/>
            <w:bottom w:val="none" w:sz="0" w:space="0" w:color="auto"/>
            <w:right w:val="none" w:sz="0" w:space="0" w:color="auto"/>
          </w:divBdr>
        </w:div>
        <w:div w:id="762410718">
          <w:marLeft w:val="640"/>
          <w:marRight w:val="0"/>
          <w:marTop w:val="0"/>
          <w:marBottom w:val="0"/>
          <w:divBdr>
            <w:top w:val="none" w:sz="0" w:space="0" w:color="auto"/>
            <w:left w:val="none" w:sz="0" w:space="0" w:color="auto"/>
            <w:bottom w:val="none" w:sz="0" w:space="0" w:color="auto"/>
            <w:right w:val="none" w:sz="0" w:space="0" w:color="auto"/>
          </w:divBdr>
        </w:div>
        <w:div w:id="773473469">
          <w:marLeft w:val="640"/>
          <w:marRight w:val="0"/>
          <w:marTop w:val="0"/>
          <w:marBottom w:val="0"/>
          <w:divBdr>
            <w:top w:val="none" w:sz="0" w:space="0" w:color="auto"/>
            <w:left w:val="none" w:sz="0" w:space="0" w:color="auto"/>
            <w:bottom w:val="none" w:sz="0" w:space="0" w:color="auto"/>
            <w:right w:val="none" w:sz="0" w:space="0" w:color="auto"/>
          </w:divBdr>
        </w:div>
        <w:div w:id="799957642">
          <w:marLeft w:val="640"/>
          <w:marRight w:val="0"/>
          <w:marTop w:val="0"/>
          <w:marBottom w:val="0"/>
          <w:divBdr>
            <w:top w:val="none" w:sz="0" w:space="0" w:color="auto"/>
            <w:left w:val="none" w:sz="0" w:space="0" w:color="auto"/>
            <w:bottom w:val="none" w:sz="0" w:space="0" w:color="auto"/>
            <w:right w:val="none" w:sz="0" w:space="0" w:color="auto"/>
          </w:divBdr>
        </w:div>
        <w:div w:id="801464043">
          <w:marLeft w:val="640"/>
          <w:marRight w:val="0"/>
          <w:marTop w:val="0"/>
          <w:marBottom w:val="0"/>
          <w:divBdr>
            <w:top w:val="none" w:sz="0" w:space="0" w:color="auto"/>
            <w:left w:val="none" w:sz="0" w:space="0" w:color="auto"/>
            <w:bottom w:val="none" w:sz="0" w:space="0" w:color="auto"/>
            <w:right w:val="none" w:sz="0" w:space="0" w:color="auto"/>
          </w:divBdr>
        </w:div>
        <w:div w:id="805197416">
          <w:marLeft w:val="640"/>
          <w:marRight w:val="0"/>
          <w:marTop w:val="0"/>
          <w:marBottom w:val="0"/>
          <w:divBdr>
            <w:top w:val="none" w:sz="0" w:space="0" w:color="auto"/>
            <w:left w:val="none" w:sz="0" w:space="0" w:color="auto"/>
            <w:bottom w:val="none" w:sz="0" w:space="0" w:color="auto"/>
            <w:right w:val="none" w:sz="0" w:space="0" w:color="auto"/>
          </w:divBdr>
        </w:div>
        <w:div w:id="842361563">
          <w:marLeft w:val="640"/>
          <w:marRight w:val="0"/>
          <w:marTop w:val="0"/>
          <w:marBottom w:val="0"/>
          <w:divBdr>
            <w:top w:val="none" w:sz="0" w:space="0" w:color="auto"/>
            <w:left w:val="none" w:sz="0" w:space="0" w:color="auto"/>
            <w:bottom w:val="none" w:sz="0" w:space="0" w:color="auto"/>
            <w:right w:val="none" w:sz="0" w:space="0" w:color="auto"/>
          </w:divBdr>
        </w:div>
        <w:div w:id="855265399">
          <w:marLeft w:val="640"/>
          <w:marRight w:val="0"/>
          <w:marTop w:val="0"/>
          <w:marBottom w:val="0"/>
          <w:divBdr>
            <w:top w:val="none" w:sz="0" w:space="0" w:color="auto"/>
            <w:left w:val="none" w:sz="0" w:space="0" w:color="auto"/>
            <w:bottom w:val="none" w:sz="0" w:space="0" w:color="auto"/>
            <w:right w:val="none" w:sz="0" w:space="0" w:color="auto"/>
          </w:divBdr>
        </w:div>
        <w:div w:id="860165040">
          <w:marLeft w:val="640"/>
          <w:marRight w:val="0"/>
          <w:marTop w:val="0"/>
          <w:marBottom w:val="0"/>
          <w:divBdr>
            <w:top w:val="none" w:sz="0" w:space="0" w:color="auto"/>
            <w:left w:val="none" w:sz="0" w:space="0" w:color="auto"/>
            <w:bottom w:val="none" w:sz="0" w:space="0" w:color="auto"/>
            <w:right w:val="none" w:sz="0" w:space="0" w:color="auto"/>
          </w:divBdr>
        </w:div>
        <w:div w:id="928733939">
          <w:marLeft w:val="640"/>
          <w:marRight w:val="0"/>
          <w:marTop w:val="0"/>
          <w:marBottom w:val="0"/>
          <w:divBdr>
            <w:top w:val="none" w:sz="0" w:space="0" w:color="auto"/>
            <w:left w:val="none" w:sz="0" w:space="0" w:color="auto"/>
            <w:bottom w:val="none" w:sz="0" w:space="0" w:color="auto"/>
            <w:right w:val="none" w:sz="0" w:space="0" w:color="auto"/>
          </w:divBdr>
        </w:div>
        <w:div w:id="936405984">
          <w:marLeft w:val="640"/>
          <w:marRight w:val="0"/>
          <w:marTop w:val="0"/>
          <w:marBottom w:val="0"/>
          <w:divBdr>
            <w:top w:val="none" w:sz="0" w:space="0" w:color="auto"/>
            <w:left w:val="none" w:sz="0" w:space="0" w:color="auto"/>
            <w:bottom w:val="none" w:sz="0" w:space="0" w:color="auto"/>
            <w:right w:val="none" w:sz="0" w:space="0" w:color="auto"/>
          </w:divBdr>
        </w:div>
        <w:div w:id="938759183">
          <w:marLeft w:val="640"/>
          <w:marRight w:val="0"/>
          <w:marTop w:val="0"/>
          <w:marBottom w:val="0"/>
          <w:divBdr>
            <w:top w:val="none" w:sz="0" w:space="0" w:color="auto"/>
            <w:left w:val="none" w:sz="0" w:space="0" w:color="auto"/>
            <w:bottom w:val="none" w:sz="0" w:space="0" w:color="auto"/>
            <w:right w:val="none" w:sz="0" w:space="0" w:color="auto"/>
          </w:divBdr>
        </w:div>
        <w:div w:id="947660554">
          <w:marLeft w:val="640"/>
          <w:marRight w:val="0"/>
          <w:marTop w:val="0"/>
          <w:marBottom w:val="0"/>
          <w:divBdr>
            <w:top w:val="none" w:sz="0" w:space="0" w:color="auto"/>
            <w:left w:val="none" w:sz="0" w:space="0" w:color="auto"/>
            <w:bottom w:val="none" w:sz="0" w:space="0" w:color="auto"/>
            <w:right w:val="none" w:sz="0" w:space="0" w:color="auto"/>
          </w:divBdr>
        </w:div>
        <w:div w:id="959723927">
          <w:marLeft w:val="640"/>
          <w:marRight w:val="0"/>
          <w:marTop w:val="0"/>
          <w:marBottom w:val="0"/>
          <w:divBdr>
            <w:top w:val="none" w:sz="0" w:space="0" w:color="auto"/>
            <w:left w:val="none" w:sz="0" w:space="0" w:color="auto"/>
            <w:bottom w:val="none" w:sz="0" w:space="0" w:color="auto"/>
            <w:right w:val="none" w:sz="0" w:space="0" w:color="auto"/>
          </w:divBdr>
        </w:div>
        <w:div w:id="980574391">
          <w:marLeft w:val="640"/>
          <w:marRight w:val="0"/>
          <w:marTop w:val="0"/>
          <w:marBottom w:val="0"/>
          <w:divBdr>
            <w:top w:val="none" w:sz="0" w:space="0" w:color="auto"/>
            <w:left w:val="none" w:sz="0" w:space="0" w:color="auto"/>
            <w:bottom w:val="none" w:sz="0" w:space="0" w:color="auto"/>
            <w:right w:val="none" w:sz="0" w:space="0" w:color="auto"/>
          </w:divBdr>
        </w:div>
        <w:div w:id="989364102">
          <w:marLeft w:val="640"/>
          <w:marRight w:val="0"/>
          <w:marTop w:val="0"/>
          <w:marBottom w:val="0"/>
          <w:divBdr>
            <w:top w:val="none" w:sz="0" w:space="0" w:color="auto"/>
            <w:left w:val="none" w:sz="0" w:space="0" w:color="auto"/>
            <w:bottom w:val="none" w:sz="0" w:space="0" w:color="auto"/>
            <w:right w:val="none" w:sz="0" w:space="0" w:color="auto"/>
          </w:divBdr>
        </w:div>
        <w:div w:id="997925496">
          <w:marLeft w:val="640"/>
          <w:marRight w:val="0"/>
          <w:marTop w:val="0"/>
          <w:marBottom w:val="0"/>
          <w:divBdr>
            <w:top w:val="none" w:sz="0" w:space="0" w:color="auto"/>
            <w:left w:val="none" w:sz="0" w:space="0" w:color="auto"/>
            <w:bottom w:val="none" w:sz="0" w:space="0" w:color="auto"/>
            <w:right w:val="none" w:sz="0" w:space="0" w:color="auto"/>
          </w:divBdr>
        </w:div>
        <w:div w:id="1007948664">
          <w:marLeft w:val="640"/>
          <w:marRight w:val="0"/>
          <w:marTop w:val="0"/>
          <w:marBottom w:val="0"/>
          <w:divBdr>
            <w:top w:val="none" w:sz="0" w:space="0" w:color="auto"/>
            <w:left w:val="none" w:sz="0" w:space="0" w:color="auto"/>
            <w:bottom w:val="none" w:sz="0" w:space="0" w:color="auto"/>
            <w:right w:val="none" w:sz="0" w:space="0" w:color="auto"/>
          </w:divBdr>
        </w:div>
        <w:div w:id="1021980655">
          <w:marLeft w:val="640"/>
          <w:marRight w:val="0"/>
          <w:marTop w:val="0"/>
          <w:marBottom w:val="0"/>
          <w:divBdr>
            <w:top w:val="none" w:sz="0" w:space="0" w:color="auto"/>
            <w:left w:val="none" w:sz="0" w:space="0" w:color="auto"/>
            <w:bottom w:val="none" w:sz="0" w:space="0" w:color="auto"/>
            <w:right w:val="none" w:sz="0" w:space="0" w:color="auto"/>
          </w:divBdr>
        </w:div>
        <w:div w:id="1028986365">
          <w:marLeft w:val="640"/>
          <w:marRight w:val="0"/>
          <w:marTop w:val="0"/>
          <w:marBottom w:val="0"/>
          <w:divBdr>
            <w:top w:val="none" w:sz="0" w:space="0" w:color="auto"/>
            <w:left w:val="none" w:sz="0" w:space="0" w:color="auto"/>
            <w:bottom w:val="none" w:sz="0" w:space="0" w:color="auto"/>
            <w:right w:val="none" w:sz="0" w:space="0" w:color="auto"/>
          </w:divBdr>
        </w:div>
        <w:div w:id="1029113115">
          <w:marLeft w:val="640"/>
          <w:marRight w:val="0"/>
          <w:marTop w:val="0"/>
          <w:marBottom w:val="0"/>
          <w:divBdr>
            <w:top w:val="none" w:sz="0" w:space="0" w:color="auto"/>
            <w:left w:val="none" w:sz="0" w:space="0" w:color="auto"/>
            <w:bottom w:val="none" w:sz="0" w:space="0" w:color="auto"/>
            <w:right w:val="none" w:sz="0" w:space="0" w:color="auto"/>
          </w:divBdr>
        </w:div>
        <w:div w:id="1055934868">
          <w:marLeft w:val="640"/>
          <w:marRight w:val="0"/>
          <w:marTop w:val="0"/>
          <w:marBottom w:val="0"/>
          <w:divBdr>
            <w:top w:val="none" w:sz="0" w:space="0" w:color="auto"/>
            <w:left w:val="none" w:sz="0" w:space="0" w:color="auto"/>
            <w:bottom w:val="none" w:sz="0" w:space="0" w:color="auto"/>
            <w:right w:val="none" w:sz="0" w:space="0" w:color="auto"/>
          </w:divBdr>
        </w:div>
        <w:div w:id="1056585474">
          <w:marLeft w:val="640"/>
          <w:marRight w:val="0"/>
          <w:marTop w:val="0"/>
          <w:marBottom w:val="0"/>
          <w:divBdr>
            <w:top w:val="none" w:sz="0" w:space="0" w:color="auto"/>
            <w:left w:val="none" w:sz="0" w:space="0" w:color="auto"/>
            <w:bottom w:val="none" w:sz="0" w:space="0" w:color="auto"/>
            <w:right w:val="none" w:sz="0" w:space="0" w:color="auto"/>
          </w:divBdr>
        </w:div>
        <w:div w:id="1063990563">
          <w:marLeft w:val="640"/>
          <w:marRight w:val="0"/>
          <w:marTop w:val="0"/>
          <w:marBottom w:val="0"/>
          <w:divBdr>
            <w:top w:val="none" w:sz="0" w:space="0" w:color="auto"/>
            <w:left w:val="none" w:sz="0" w:space="0" w:color="auto"/>
            <w:bottom w:val="none" w:sz="0" w:space="0" w:color="auto"/>
            <w:right w:val="none" w:sz="0" w:space="0" w:color="auto"/>
          </w:divBdr>
        </w:div>
        <w:div w:id="1069108390">
          <w:marLeft w:val="640"/>
          <w:marRight w:val="0"/>
          <w:marTop w:val="0"/>
          <w:marBottom w:val="0"/>
          <w:divBdr>
            <w:top w:val="none" w:sz="0" w:space="0" w:color="auto"/>
            <w:left w:val="none" w:sz="0" w:space="0" w:color="auto"/>
            <w:bottom w:val="none" w:sz="0" w:space="0" w:color="auto"/>
            <w:right w:val="none" w:sz="0" w:space="0" w:color="auto"/>
          </w:divBdr>
        </w:div>
        <w:div w:id="1071193713">
          <w:marLeft w:val="640"/>
          <w:marRight w:val="0"/>
          <w:marTop w:val="0"/>
          <w:marBottom w:val="0"/>
          <w:divBdr>
            <w:top w:val="none" w:sz="0" w:space="0" w:color="auto"/>
            <w:left w:val="none" w:sz="0" w:space="0" w:color="auto"/>
            <w:bottom w:val="none" w:sz="0" w:space="0" w:color="auto"/>
            <w:right w:val="none" w:sz="0" w:space="0" w:color="auto"/>
          </w:divBdr>
        </w:div>
        <w:div w:id="1088160113">
          <w:marLeft w:val="640"/>
          <w:marRight w:val="0"/>
          <w:marTop w:val="0"/>
          <w:marBottom w:val="0"/>
          <w:divBdr>
            <w:top w:val="none" w:sz="0" w:space="0" w:color="auto"/>
            <w:left w:val="none" w:sz="0" w:space="0" w:color="auto"/>
            <w:bottom w:val="none" w:sz="0" w:space="0" w:color="auto"/>
            <w:right w:val="none" w:sz="0" w:space="0" w:color="auto"/>
          </w:divBdr>
        </w:div>
        <w:div w:id="1095130160">
          <w:marLeft w:val="640"/>
          <w:marRight w:val="0"/>
          <w:marTop w:val="0"/>
          <w:marBottom w:val="0"/>
          <w:divBdr>
            <w:top w:val="none" w:sz="0" w:space="0" w:color="auto"/>
            <w:left w:val="none" w:sz="0" w:space="0" w:color="auto"/>
            <w:bottom w:val="none" w:sz="0" w:space="0" w:color="auto"/>
            <w:right w:val="none" w:sz="0" w:space="0" w:color="auto"/>
          </w:divBdr>
        </w:div>
        <w:div w:id="1111633618">
          <w:marLeft w:val="640"/>
          <w:marRight w:val="0"/>
          <w:marTop w:val="0"/>
          <w:marBottom w:val="0"/>
          <w:divBdr>
            <w:top w:val="none" w:sz="0" w:space="0" w:color="auto"/>
            <w:left w:val="none" w:sz="0" w:space="0" w:color="auto"/>
            <w:bottom w:val="none" w:sz="0" w:space="0" w:color="auto"/>
            <w:right w:val="none" w:sz="0" w:space="0" w:color="auto"/>
          </w:divBdr>
        </w:div>
        <w:div w:id="1114599107">
          <w:marLeft w:val="640"/>
          <w:marRight w:val="0"/>
          <w:marTop w:val="0"/>
          <w:marBottom w:val="0"/>
          <w:divBdr>
            <w:top w:val="none" w:sz="0" w:space="0" w:color="auto"/>
            <w:left w:val="none" w:sz="0" w:space="0" w:color="auto"/>
            <w:bottom w:val="none" w:sz="0" w:space="0" w:color="auto"/>
            <w:right w:val="none" w:sz="0" w:space="0" w:color="auto"/>
          </w:divBdr>
        </w:div>
        <w:div w:id="1122463035">
          <w:marLeft w:val="640"/>
          <w:marRight w:val="0"/>
          <w:marTop w:val="0"/>
          <w:marBottom w:val="0"/>
          <w:divBdr>
            <w:top w:val="none" w:sz="0" w:space="0" w:color="auto"/>
            <w:left w:val="none" w:sz="0" w:space="0" w:color="auto"/>
            <w:bottom w:val="none" w:sz="0" w:space="0" w:color="auto"/>
            <w:right w:val="none" w:sz="0" w:space="0" w:color="auto"/>
          </w:divBdr>
        </w:div>
        <w:div w:id="1163469275">
          <w:marLeft w:val="640"/>
          <w:marRight w:val="0"/>
          <w:marTop w:val="0"/>
          <w:marBottom w:val="0"/>
          <w:divBdr>
            <w:top w:val="none" w:sz="0" w:space="0" w:color="auto"/>
            <w:left w:val="none" w:sz="0" w:space="0" w:color="auto"/>
            <w:bottom w:val="none" w:sz="0" w:space="0" w:color="auto"/>
            <w:right w:val="none" w:sz="0" w:space="0" w:color="auto"/>
          </w:divBdr>
        </w:div>
        <w:div w:id="1167093466">
          <w:marLeft w:val="640"/>
          <w:marRight w:val="0"/>
          <w:marTop w:val="0"/>
          <w:marBottom w:val="0"/>
          <w:divBdr>
            <w:top w:val="none" w:sz="0" w:space="0" w:color="auto"/>
            <w:left w:val="none" w:sz="0" w:space="0" w:color="auto"/>
            <w:bottom w:val="none" w:sz="0" w:space="0" w:color="auto"/>
            <w:right w:val="none" w:sz="0" w:space="0" w:color="auto"/>
          </w:divBdr>
        </w:div>
        <w:div w:id="1173374429">
          <w:marLeft w:val="640"/>
          <w:marRight w:val="0"/>
          <w:marTop w:val="0"/>
          <w:marBottom w:val="0"/>
          <w:divBdr>
            <w:top w:val="none" w:sz="0" w:space="0" w:color="auto"/>
            <w:left w:val="none" w:sz="0" w:space="0" w:color="auto"/>
            <w:bottom w:val="none" w:sz="0" w:space="0" w:color="auto"/>
            <w:right w:val="none" w:sz="0" w:space="0" w:color="auto"/>
          </w:divBdr>
        </w:div>
        <w:div w:id="1197815430">
          <w:marLeft w:val="640"/>
          <w:marRight w:val="0"/>
          <w:marTop w:val="0"/>
          <w:marBottom w:val="0"/>
          <w:divBdr>
            <w:top w:val="none" w:sz="0" w:space="0" w:color="auto"/>
            <w:left w:val="none" w:sz="0" w:space="0" w:color="auto"/>
            <w:bottom w:val="none" w:sz="0" w:space="0" w:color="auto"/>
            <w:right w:val="none" w:sz="0" w:space="0" w:color="auto"/>
          </w:divBdr>
        </w:div>
        <w:div w:id="1214463518">
          <w:marLeft w:val="640"/>
          <w:marRight w:val="0"/>
          <w:marTop w:val="0"/>
          <w:marBottom w:val="0"/>
          <w:divBdr>
            <w:top w:val="none" w:sz="0" w:space="0" w:color="auto"/>
            <w:left w:val="none" w:sz="0" w:space="0" w:color="auto"/>
            <w:bottom w:val="none" w:sz="0" w:space="0" w:color="auto"/>
            <w:right w:val="none" w:sz="0" w:space="0" w:color="auto"/>
          </w:divBdr>
        </w:div>
        <w:div w:id="1230071983">
          <w:marLeft w:val="640"/>
          <w:marRight w:val="0"/>
          <w:marTop w:val="0"/>
          <w:marBottom w:val="0"/>
          <w:divBdr>
            <w:top w:val="none" w:sz="0" w:space="0" w:color="auto"/>
            <w:left w:val="none" w:sz="0" w:space="0" w:color="auto"/>
            <w:bottom w:val="none" w:sz="0" w:space="0" w:color="auto"/>
            <w:right w:val="none" w:sz="0" w:space="0" w:color="auto"/>
          </w:divBdr>
        </w:div>
        <w:div w:id="1236280982">
          <w:marLeft w:val="640"/>
          <w:marRight w:val="0"/>
          <w:marTop w:val="0"/>
          <w:marBottom w:val="0"/>
          <w:divBdr>
            <w:top w:val="none" w:sz="0" w:space="0" w:color="auto"/>
            <w:left w:val="none" w:sz="0" w:space="0" w:color="auto"/>
            <w:bottom w:val="none" w:sz="0" w:space="0" w:color="auto"/>
            <w:right w:val="none" w:sz="0" w:space="0" w:color="auto"/>
          </w:divBdr>
        </w:div>
        <w:div w:id="1248225841">
          <w:marLeft w:val="640"/>
          <w:marRight w:val="0"/>
          <w:marTop w:val="0"/>
          <w:marBottom w:val="0"/>
          <w:divBdr>
            <w:top w:val="none" w:sz="0" w:space="0" w:color="auto"/>
            <w:left w:val="none" w:sz="0" w:space="0" w:color="auto"/>
            <w:bottom w:val="none" w:sz="0" w:space="0" w:color="auto"/>
            <w:right w:val="none" w:sz="0" w:space="0" w:color="auto"/>
          </w:divBdr>
        </w:div>
        <w:div w:id="1249580236">
          <w:marLeft w:val="640"/>
          <w:marRight w:val="0"/>
          <w:marTop w:val="0"/>
          <w:marBottom w:val="0"/>
          <w:divBdr>
            <w:top w:val="none" w:sz="0" w:space="0" w:color="auto"/>
            <w:left w:val="none" w:sz="0" w:space="0" w:color="auto"/>
            <w:bottom w:val="none" w:sz="0" w:space="0" w:color="auto"/>
            <w:right w:val="none" w:sz="0" w:space="0" w:color="auto"/>
          </w:divBdr>
        </w:div>
        <w:div w:id="1267275050">
          <w:marLeft w:val="640"/>
          <w:marRight w:val="0"/>
          <w:marTop w:val="0"/>
          <w:marBottom w:val="0"/>
          <w:divBdr>
            <w:top w:val="none" w:sz="0" w:space="0" w:color="auto"/>
            <w:left w:val="none" w:sz="0" w:space="0" w:color="auto"/>
            <w:bottom w:val="none" w:sz="0" w:space="0" w:color="auto"/>
            <w:right w:val="none" w:sz="0" w:space="0" w:color="auto"/>
          </w:divBdr>
        </w:div>
        <w:div w:id="1273442093">
          <w:marLeft w:val="640"/>
          <w:marRight w:val="0"/>
          <w:marTop w:val="0"/>
          <w:marBottom w:val="0"/>
          <w:divBdr>
            <w:top w:val="none" w:sz="0" w:space="0" w:color="auto"/>
            <w:left w:val="none" w:sz="0" w:space="0" w:color="auto"/>
            <w:bottom w:val="none" w:sz="0" w:space="0" w:color="auto"/>
            <w:right w:val="none" w:sz="0" w:space="0" w:color="auto"/>
          </w:divBdr>
        </w:div>
        <w:div w:id="1275134844">
          <w:marLeft w:val="640"/>
          <w:marRight w:val="0"/>
          <w:marTop w:val="0"/>
          <w:marBottom w:val="0"/>
          <w:divBdr>
            <w:top w:val="none" w:sz="0" w:space="0" w:color="auto"/>
            <w:left w:val="none" w:sz="0" w:space="0" w:color="auto"/>
            <w:bottom w:val="none" w:sz="0" w:space="0" w:color="auto"/>
            <w:right w:val="none" w:sz="0" w:space="0" w:color="auto"/>
          </w:divBdr>
        </w:div>
        <w:div w:id="1323586151">
          <w:marLeft w:val="640"/>
          <w:marRight w:val="0"/>
          <w:marTop w:val="0"/>
          <w:marBottom w:val="0"/>
          <w:divBdr>
            <w:top w:val="none" w:sz="0" w:space="0" w:color="auto"/>
            <w:left w:val="none" w:sz="0" w:space="0" w:color="auto"/>
            <w:bottom w:val="none" w:sz="0" w:space="0" w:color="auto"/>
            <w:right w:val="none" w:sz="0" w:space="0" w:color="auto"/>
          </w:divBdr>
        </w:div>
        <w:div w:id="1331954449">
          <w:marLeft w:val="640"/>
          <w:marRight w:val="0"/>
          <w:marTop w:val="0"/>
          <w:marBottom w:val="0"/>
          <w:divBdr>
            <w:top w:val="none" w:sz="0" w:space="0" w:color="auto"/>
            <w:left w:val="none" w:sz="0" w:space="0" w:color="auto"/>
            <w:bottom w:val="none" w:sz="0" w:space="0" w:color="auto"/>
            <w:right w:val="none" w:sz="0" w:space="0" w:color="auto"/>
          </w:divBdr>
        </w:div>
        <w:div w:id="1347825353">
          <w:marLeft w:val="640"/>
          <w:marRight w:val="0"/>
          <w:marTop w:val="0"/>
          <w:marBottom w:val="0"/>
          <w:divBdr>
            <w:top w:val="none" w:sz="0" w:space="0" w:color="auto"/>
            <w:left w:val="none" w:sz="0" w:space="0" w:color="auto"/>
            <w:bottom w:val="none" w:sz="0" w:space="0" w:color="auto"/>
            <w:right w:val="none" w:sz="0" w:space="0" w:color="auto"/>
          </w:divBdr>
        </w:div>
        <w:div w:id="1348874420">
          <w:marLeft w:val="640"/>
          <w:marRight w:val="0"/>
          <w:marTop w:val="0"/>
          <w:marBottom w:val="0"/>
          <w:divBdr>
            <w:top w:val="none" w:sz="0" w:space="0" w:color="auto"/>
            <w:left w:val="none" w:sz="0" w:space="0" w:color="auto"/>
            <w:bottom w:val="none" w:sz="0" w:space="0" w:color="auto"/>
            <w:right w:val="none" w:sz="0" w:space="0" w:color="auto"/>
          </w:divBdr>
        </w:div>
        <w:div w:id="1374379989">
          <w:marLeft w:val="640"/>
          <w:marRight w:val="0"/>
          <w:marTop w:val="0"/>
          <w:marBottom w:val="0"/>
          <w:divBdr>
            <w:top w:val="none" w:sz="0" w:space="0" w:color="auto"/>
            <w:left w:val="none" w:sz="0" w:space="0" w:color="auto"/>
            <w:bottom w:val="none" w:sz="0" w:space="0" w:color="auto"/>
            <w:right w:val="none" w:sz="0" w:space="0" w:color="auto"/>
          </w:divBdr>
        </w:div>
        <w:div w:id="1377200924">
          <w:marLeft w:val="640"/>
          <w:marRight w:val="0"/>
          <w:marTop w:val="0"/>
          <w:marBottom w:val="0"/>
          <w:divBdr>
            <w:top w:val="none" w:sz="0" w:space="0" w:color="auto"/>
            <w:left w:val="none" w:sz="0" w:space="0" w:color="auto"/>
            <w:bottom w:val="none" w:sz="0" w:space="0" w:color="auto"/>
            <w:right w:val="none" w:sz="0" w:space="0" w:color="auto"/>
          </w:divBdr>
        </w:div>
        <w:div w:id="1401252829">
          <w:marLeft w:val="640"/>
          <w:marRight w:val="0"/>
          <w:marTop w:val="0"/>
          <w:marBottom w:val="0"/>
          <w:divBdr>
            <w:top w:val="none" w:sz="0" w:space="0" w:color="auto"/>
            <w:left w:val="none" w:sz="0" w:space="0" w:color="auto"/>
            <w:bottom w:val="none" w:sz="0" w:space="0" w:color="auto"/>
            <w:right w:val="none" w:sz="0" w:space="0" w:color="auto"/>
          </w:divBdr>
        </w:div>
        <w:div w:id="1406956126">
          <w:marLeft w:val="640"/>
          <w:marRight w:val="0"/>
          <w:marTop w:val="0"/>
          <w:marBottom w:val="0"/>
          <w:divBdr>
            <w:top w:val="none" w:sz="0" w:space="0" w:color="auto"/>
            <w:left w:val="none" w:sz="0" w:space="0" w:color="auto"/>
            <w:bottom w:val="none" w:sz="0" w:space="0" w:color="auto"/>
            <w:right w:val="none" w:sz="0" w:space="0" w:color="auto"/>
          </w:divBdr>
        </w:div>
        <w:div w:id="1413892234">
          <w:marLeft w:val="640"/>
          <w:marRight w:val="0"/>
          <w:marTop w:val="0"/>
          <w:marBottom w:val="0"/>
          <w:divBdr>
            <w:top w:val="none" w:sz="0" w:space="0" w:color="auto"/>
            <w:left w:val="none" w:sz="0" w:space="0" w:color="auto"/>
            <w:bottom w:val="none" w:sz="0" w:space="0" w:color="auto"/>
            <w:right w:val="none" w:sz="0" w:space="0" w:color="auto"/>
          </w:divBdr>
        </w:div>
        <w:div w:id="1427074293">
          <w:marLeft w:val="640"/>
          <w:marRight w:val="0"/>
          <w:marTop w:val="0"/>
          <w:marBottom w:val="0"/>
          <w:divBdr>
            <w:top w:val="none" w:sz="0" w:space="0" w:color="auto"/>
            <w:left w:val="none" w:sz="0" w:space="0" w:color="auto"/>
            <w:bottom w:val="none" w:sz="0" w:space="0" w:color="auto"/>
            <w:right w:val="none" w:sz="0" w:space="0" w:color="auto"/>
          </w:divBdr>
        </w:div>
        <w:div w:id="1436053866">
          <w:marLeft w:val="640"/>
          <w:marRight w:val="0"/>
          <w:marTop w:val="0"/>
          <w:marBottom w:val="0"/>
          <w:divBdr>
            <w:top w:val="none" w:sz="0" w:space="0" w:color="auto"/>
            <w:left w:val="none" w:sz="0" w:space="0" w:color="auto"/>
            <w:bottom w:val="none" w:sz="0" w:space="0" w:color="auto"/>
            <w:right w:val="none" w:sz="0" w:space="0" w:color="auto"/>
          </w:divBdr>
        </w:div>
        <w:div w:id="1451389295">
          <w:marLeft w:val="640"/>
          <w:marRight w:val="0"/>
          <w:marTop w:val="0"/>
          <w:marBottom w:val="0"/>
          <w:divBdr>
            <w:top w:val="none" w:sz="0" w:space="0" w:color="auto"/>
            <w:left w:val="none" w:sz="0" w:space="0" w:color="auto"/>
            <w:bottom w:val="none" w:sz="0" w:space="0" w:color="auto"/>
            <w:right w:val="none" w:sz="0" w:space="0" w:color="auto"/>
          </w:divBdr>
        </w:div>
        <w:div w:id="1457328787">
          <w:marLeft w:val="640"/>
          <w:marRight w:val="0"/>
          <w:marTop w:val="0"/>
          <w:marBottom w:val="0"/>
          <w:divBdr>
            <w:top w:val="none" w:sz="0" w:space="0" w:color="auto"/>
            <w:left w:val="none" w:sz="0" w:space="0" w:color="auto"/>
            <w:bottom w:val="none" w:sz="0" w:space="0" w:color="auto"/>
            <w:right w:val="none" w:sz="0" w:space="0" w:color="auto"/>
          </w:divBdr>
        </w:div>
        <w:div w:id="1460029505">
          <w:marLeft w:val="640"/>
          <w:marRight w:val="0"/>
          <w:marTop w:val="0"/>
          <w:marBottom w:val="0"/>
          <w:divBdr>
            <w:top w:val="none" w:sz="0" w:space="0" w:color="auto"/>
            <w:left w:val="none" w:sz="0" w:space="0" w:color="auto"/>
            <w:bottom w:val="none" w:sz="0" w:space="0" w:color="auto"/>
            <w:right w:val="none" w:sz="0" w:space="0" w:color="auto"/>
          </w:divBdr>
        </w:div>
        <w:div w:id="1474758407">
          <w:marLeft w:val="640"/>
          <w:marRight w:val="0"/>
          <w:marTop w:val="0"/>
          <w:marBottom w:val="0"/>
          <w:divBdr>
            <w:top w:val="none" w:sz="0" w:space="0" w:color="auto"/>
            <w:left w:val="none" w:sz="0" w:space="0" w:color="auto"/>
            <w:bottom w:val="none" w:sz="0" w:space="0" w:color="auto"/>
            <w:right w:val="none" w:sz="0" w:space="0" w:color="auto"/>
          </w:divBdr>
        </w:div>
        <w:div w:id="1487016598">
          <w:marLeft w:val="640"/>
          <w:marRight w:val="0"/>
          <w:marTop w:val="0"/>
          <w:marBottom w:val="0"/>
          <w:divBdr>
            <w:top w:val="none" w:sz="0" w:space="0" w:color="auto"/>
            <w:left w:val="none" w:sz="0" w:space="0" w:color="auto"/>
            <w:bottom w:val="none" w:sz="0" w:space="0" w:color="auto"/>
            <w:right w:val="none" w:sz="0" w:space="0" w:color="auto"/>
          </w:divBdr>
        </w:div>
        <w:div w:id="1494566602">
          <w:marLeft w:val="640"/>
          <w:marRight w:val="0"/>
          <w:marTop w:val="0"/>
          <w:marBottom w:val="0"/>
          <w:divBdr>
            <w:top w:val="none" w:sz="0" w:space="0" w:color="auto"/>
            <w:left w:val="none" w:sz="0" w:space="0" w:color="auto"/>
            <w:bottom w:val="none" w:sz="0" w:space="0" w:color="auto"/>
            <w:right w:val="none" w:sz="0" w:space="0" w:color="auto"/>
          </w:divBdr>
        </w:div>
        <w:div w:id="1497960112">
          <w:marLeft w:val="640"/>
          <w:marRight w:val="0"/>
          <w:marTop w:val="0"/>
          <w:marBottom w:val="0"/>
          <w:divBdr>
            <w:top w:val="none" w:sz="0" w:space="0" w:color="auto"/>
            <w:left w:val="none" w:sz="0" w:space="0" w:color="auto"/>
            <w:bottom w:val="none" w:sz="0" w:space="0" w:color="auto"/>
            <w:right w:val="none" w:sz="0" w:space="0" w:color="auto"/>
          </w:divBdr>
        </w:div>
        <w:div w:id="1532374426">
          <w:marLeft w:val="640"/>
          <w:marRight w:val="0"/>
          <w:marTop w:val="0"/>
          <w:marBottom w:val="0"/>
          <w:divBdr>
            <w:top w:val="none" w:sz="0" w:space="0" w:color="auto"/>
            <w:left w:val="none" w:sz="0" w:space="0" w:color="auto"/>
            <w:bottom w:val="none" w:sz="0" w:space="0" w:color="auto"/>
            <w:right w:val="none" w:sz="0" w:space="0" w:color="auto"/>
          </w:divBdr>
        </w:div>
        <w:div w:id="1538153857">
          <w:marLeft w:val="640"/>
          <w:marRight w:val="0"/>
          <w:marTop w:val="0"/>
          <w:marBottom w:val="0"/>
          <w:divBdr>
            <w:top w:val="none" w:sz="0" w:space="0" w:color="auto"/>
            <w:left w:val="none" w:sz="0" w:space="0" w:color="auto"/>
            <w:bottom w:val="none" w:sz="0" w:space="0" w:color="auto"/>
            <w:right w:val="none" w:sz="0" w:space="0" w:color="auto"/>
          </w:divBdr>
        </w:div>
        <w:div w:id="1540824219">
          <w:marLeft w:val="640"/>
          <w:marRight w:val="0"/>
          <w:marTop w:val="0"/>
          <w:marBottom w:val="0"/>
          <w:divBdr>
            <w:top w:val="none" w:sz="0" w:space="0" w:color="auto"/>
            <w:left w:val="none" w:sz="0" w:space="0" w:color="auto"/>
            <w:bottom w:val="none" w:sz="0" w:space="0" w:color="auto"/>
            <w:right w:val="none" w:sz="0" w:space="0" w:color="auto"/>
          </w:divBdr>
        </w:div>
        <w:div w:id="1555972430">
          <w:marLeft w:val="640"/>
          <w:marRight w:val="0"/>
          <w:marTop w:val="0"/>
          <w:marBottom w:val="0"/>
          <w:divBdr>
            <w:top w:val="none" w:sz="0" w:space="0" w:color="auto"/>
            <w:left w:val="none" w:sz="0" w:space="0" w:color="auto"/>
            <w:bottom w:val="none" w:sz="0" w:space="0" w:color="auto"/>
            <w:right w:val="none" w:sz="0" w:space="0" w:color="auto"/>
          </w:divBdr>
        </w:div>
        <w:div w:id="1567376368">
          <w:marLeft w:val="640"/>
          <w:marRight w:val="0"/>
          <w:marTop w:val="0"/>
          <w:marBottom w:val="0"/>
          <w:divBdr>
            <w:top w:val="none" w:sz="0" w:space="0" w:color="auto"/>
            <w:left w:val="none" w:sz="0" w:space="0" w:color="auto"/>
            <w:bottom w:val="none" w:sz="0" w:space="0" w:color="auto"/>
            <w:right w:val="none" w:sz="0" w:space="0" w:color="auto"/>
          </w:divBdr>
        </w:div>
        <w:div w:id="1593397380">
          <w:marLeft w:val="640"/>
          <w:marRight w:val="0"/>
          <w:marTop w:val="0"/>
          <w:marBottom w:val="0"/>
          <w:divBdr>
            <w:top w:val="none" w:sz="0" w:space="0" w:color="auto"/>
            <w:left w:val="none" w:sz="0" w:space="0" w:color="auto"/>
            <w:bottom w:val="none" w:sz="0" w:space="0" w:color="auto"/>
            <w:right w:val="none" w:sz="0" w:space="0" w:color="auto"/>
          </w:divBdr>
        </w:div>
        <w:div w:id="1649286743">
          <w:marLeft w:val="640"/>
          <w:marRight w:val="0"/>
          <w:marTop w:val="0"/>
          <w:marBottom w:val="0"/>
          <w:divBdr>
            <w:top w:val="none" w:sz="0" w:space="0" w:color="auto"/>
            <w:left w:val="none" w:sz="0" w:space="0" w:color="auto"/>
            <w:bottom w:val="none" w:sz="0" w:space="0" w:color="auto"/>
            <w:right w:val="none" w:sz="0" w:space="0" w:color="auto"/>
          </w:divBdr>
        </w:div>
        <w:div w:id="1652829719">
          <w:marLeft w:val="640"/>
          <w:marRight w:val="0"/>
          <w:marTop w:val="0"/>
          <w:marBottom w:val="0"/>
          <w:divBdr>
            <w:top w:val="none" w:sz="0" w:space="0" w:color="auto"/>
            <w:left w:val="none" w:sz="0" w:space="0" w:color="auto"/>
            <w:bottom w:val="none" w:sz="0" w:space="0" w:color="auto"/>
            <w:right w:val="none" w:sz="0" w:space="0" w:color="auto"/>
          </w:divBdr>
        </w:div>
        <w:div w:id="1684669842">
          <w:marLeft w:val="640"/>
          <w:marRight w:val="0"/>
          <w:marTop w:val="0"/>
          <w:marBottom w:val="0"/>
          <w:divBdr>
            <w:top w:val="none" w:sz="0" w:space="0" w:color="auto"/>
            <w:left w:val="none" w:sz="0" w:space="0" w:color="auto"/>
            <w:bottom w:val="none" w:sz="0" w:space="0" w:color="auto"/>
            <w:right w:val="none" w:sz="0" w:space="0" w:color="auto"/>
          </w:divBdr>
        </w:div>
        <w:div w:id="1691759212">
          <w:marLeft w:val="640"/>
          <w:marRight w:val="0"/>
          <w:marTop w:val="0"/>
          <w:marBottom w:val="0"/>
          <w:divBdr>
            <w:top w:val="none" w:sz="0" w:space="0" w:color="auto"/>
            <w:left w:val="none" w:sz="0" w:space="0" w:color="auto"/>
            <w:bottom w:val="none" w:sz="0" w:space="0" w:color="auto"/>
            <w:right w:val="none" w:sz="0" w:space="0" w:color="auto"/>
          </w:divBdr>
        </w:div>
        <w:div w:id="1694333957">
          <w:marLeft w:val="640"/>
          <w:marRight w:val="0"/>
          <w:marTop w:val="0"/>
          <w:marBottom w:val="0"/>
          <w:divBdr>
            <w:top w:val="none" w:sz="0" w:space="0" w:color="auto"/>
            <w:left w:val="none" w:sz="0" w:space="0" w:color="auto"/>
            <w:bottom w:val="none" w:sz="0" w:space="0" w:color="auto"/>
            <w:right w:val="none" w:sz="0" w:space="0" w:color="auto"/>
          </w:divBdr>
        </w:div>
        <w:div w:id="1694498818">
          <w:marLeft w:val="640"/>
          <w:marRight w:val="0"/>
          <w:marTop w:val="0"/>
          <w:marBottom w:val="0"/>
          <w:divBdr>
            <w:top w:val="none" w:sz="0" w:space="0" w:color="auto"/>
            <w:left w:val="none" w:sz="0" w:space="0" w:color="auto"/>
            <w:bottom w:val="none" w:sz="0" w:space="0" w:color="auto"/>
            <w:right w:val="none" w:sz="0" w:space="0" w:color="auto"/>
          </w:divBdr>
        </w:div>
        <w:div w:id="1698047393">
          <w:marLeft w:val="640"/>
          <w:marRight w:val="0"/>
          <w:marTop w:val="0"/>
          <w:marBottom w:val="0"/>
          <w:divBdr>
            <w:top w:val="none" w:sz="0" w:space="0" w:color="auto"/>
            <w:left w:val="none" w:sz="0" w:space="0" w:color="auto"/>
            <w:bottom w:val="none" w:sz="0" w:space="0" w:color="auto"/>
            <w:right w:val="none" w:sz="0" w:space="0" w:color="auto"/>
          </w:divBdr>
        </w:div>
        <w:div w:id="1721246020">
          <w:marLeft w:val="640"/>
          <w:marRight w:val="0"/>
          <w:marTop w:val="0"/>
          <w:marBottom w:val="0"/>
          <w:divBdr>
            <w:top w:val="none" w:sz="0" w:space="0" w:color="auto"/>
            <w:left w:val="none" w:sz="0" w:space="0" w:color="auto"/>
            <w:bottom w:val="none" w:sz="0" w:space="0" w:color="auto"/>
            <w:right w:val="none" w:sz="0" w:space="0" w:color="auto"/>
          </w:divBdr>
        </w:div>
        <w:div w:id="1745250805">
          <w:marLeft w:val="640"/>
          <w:marRight w:val="0"/>
          <w:marTop w:val="0"/>
          <w:marBottom w:val="0"/>
          <w:divBdr>
            <w:top w:val="none" w:sz="0" w:space="0" w:color="auto"/>
            <w:left w:val="none" w:sz="0" w:space="0" w:color="auto"/>
            <w:bottom w:val="none" w:sz="0" w:space="0" w:color="auto"/>
            <w:right w:val="none" w:sz="0" w:space="0" w:color="auto"/>
          </w:divBdr>
        </w:div>
        <w:div w:id="1769616433">
          <w:marLeft w:val="640"/>
          <w:marRight w:val="0"/>
          <w:marTop w:val="0"/>
          <w:marBottom w:val="0"/>
          <w:divBdr>
            <w:top w:val="none" w:sz="0" w:space="0" w:color="auto"/>
            <w:left w:val="none" w:sz="0" w:space="0" w:color="auto"/>
            <w:bottom w:val="none" w:sz="0" w:space="0" w:color="auto"/>
            <w:right w:val="none" w:sz="0" w:space="0" w:color="auto"/>
          </w:divBdr>
        </w:div>
        <w:div w:id="1776362610">
          <w:marLeft w:val="640"/>
          <w:marRight w:val="0"/>
          <w:marTop w:val="0"/>
          <w:marBottom w:val="0"/>
          <w:divBdr>
            <w:top w:val="none" w:sz="0" w:space="0" w:color="auto"/>
            <w:left w:val="none" w:sz="0" w:space="0" w:color="auto"/>
            <w:bottom w:val="none" w:sz="0" w:space="0" w:color="auto"/>
            <w:right w:val="none" w:sz="0" w:space="0" w:color="auto"/>
          </w:divBdr>
        </w:div>
        <w:div w:id="1790588430">
          <w:marLeft w:val="640"/>
          <w:marRight w:val="0"/>
          <w:marTop w:val="0"/>
          <w:marBottom w:val="0"/>
          <w:divBdr>
            <w:top w:val="none" w:sz="0" w:space="0" w:color="auto"/>
            <w:left w:val="none" w:sz="0" w:space="0" w:color="auto"/>
            <w:bottom w:val="none" w:sz="0" w:space="0" w:color="auto"/>
            <w:right w:val="none" w:sz="0" w:space="0" w:color="auto"/>
          </w:divBdr>
        </w:div>
        <w:div w:id="1802454179">
          <w:marLeft w:val="640"/>
          <w:marRight w:val="0"/>
          <w:marTop w:val="0"/>
          <w:marBottom w:val="0"/>
          <w:divBdr>
            <w:top w:val="none" w:sz="0" w:space="0" w:color="auto"/>
            <w:left w:val="none" w:sz="0" w:space="0" w:color="auto"/>
            <w:bottom w:val="none" w:sz="0" w:space="0" w:color="auto"/>
            <w:right w:val="none" w:sz="0" w:space="0" w:color="auto"/>
          </w:divBdr>
        </w:div>
        <w:div w:id="1813908100">
          <w:marLeft w:val="640"/>
          <w:marRight w:val="0"/>
          <w:marTop w:val="0"/>
          <w:marBottom w:val="0"/>
          <w:divBdr>
            <w:top w:val="none" w:sz="0" w:space="0" w:color="auto"/>
            <w:left w:val="none" w:sz="0" w:space="0" w:color="auto"/>
            <w:bottom w:val="none" w:sz="0" w:space="0" w:color="auto"/>
            <w:right w:val="none" w:sz="0" w:space="0" w:color="auto"/>
          </w:divBdr>
        </w:div>
        <w:div w:id="1818841481">
          <w:marLeft w:val="640"/>
          <w:marRight w:val="0"/>
          <w:marTop w:val="0"/>
          <w:marBottom w:val="0"/>
          <w:divBdr>
            <w:top w:val="none" w:sz="0" w:space="0" w:color="auto"/>
            <w:left w:val="none" w:sz="0" w:space="0" w:color="auto"/>
            <w:bottom w:val="none" w:sz="0" w:space="0" w:color="auto"/>
            <w:right w:val="none" w:sz="0" w:space="0" w:color="auto"/>
          </w:divBdr>
        </w:div>
        <w:div w:id="1833831189">
          <w:marLeft w:val="640"/>
          <w:marRight w:val="0"/>
          <w:marTop w:val="0"/>
          <w:marBottom w:val="0"/>
          <w:divBdr>
            <w:top w:val="none" w:sz="0" w:space="0" w:color="auto"/>
            <w:left w:val="none" w:sz="0" w:space="0" w:color="auto"/>
            <w:bottom w:val="none" w:sz="0" w:space="0" w:color="auto"/>
            <w:right w:val="none" w:sz="0" w:space="0" w:color="auto"/>
          </w:divBdr>
        </w:div>
        <w:div w:id="1870530861">
          <w:marLeft w:val="640"/>
          <w:marRight w:val="0"/>
          <w:marTop w:val="0"/>
          <w:marBottom w:val="0"/>
          <w:divBdr>
            <w:top w:val="none" w:sz="0" w:space="0" w:color="auto"/>
            <w:left w:val="none" w:sz="0" w:space="0" w:color="auto"/>
            <w:bottom w:val="none" w:sz="0" w:space="0" w:color="auto"/>
            <w:right w:val="none" w:sz="0" w:space="0" w:color="auto"/>
          </w:divBdr>
        </w:div>
        <w:div w:id="1876313658">
          <w:marLeft w:val="640"/>
          <w:marRight w:val="0"/>
          <w:marTop w:val="0"/>
          <w:marBottom w:val="0"/>
          <w:divBdr>
            <w:top w:val="none" w:sz="0" w:space="0" w:color="auto"/>
            <w:left w:val="none" w:sz="0" w:space="0" w:color="auto"/>
            <w:bottom w:val="none" w:sz="0" w:space="0" w:color="auto"/>
            <w:right w:val="none" w:sz="0" w:space="0" w:color="auto"/>
          </w:divBdr>
        </w:div>
        <w:div w:id="1878618365">
          <w:marLeft w:val="640"/>
          <w:marRight w:val="0"/>
          <w:marTop w:val="0"/>
          <w:marBottom w:val="0"/>
          <w:divBdr>
            <w:top w:val="none" w:sz="0" w:space="0" w:color="auto"/>
            <w:left w:val="none" w:sz="0" w:space="0" w:color="auto"/>
            <w:bottom w:val="none" w:sz="0" w:space="0" w:color="auto"/>
            <w:right w:val="none" w:sz="0" w:space="0" w:color="auto"/>
          </w:divBdr>
        </w:div>
        <w:div w:id="1886796742">
          <w:marLeft w:val="640"/>
          <w:marRight w:val="0"/>
          <w:marTop w:val="0"/>
          <w:marBottom w:val="0"/>
          <w:divBdr>
            <w:top w:val="none" w:sz="0" w:space="0" w:color="auto"/>
            <w:left w:val="none" w:sz="0" w:space="0" w:color="auto"/>
            <w:bottom w:val="none" w:sz="0" w:space="0" w:color="auto"/>
            <w:right w:val="none" w:sz="0" w:space="0" w:color="auto"/>
          </w:divBdr>
        </w:div>
        <w:div w:id="1890266327">
          <w:marLeft w:val="640"/>
          <w:marRight w:val="0"/>
          <w:marTop w:val="0"/>
          <w:marBottom w:val="0"/>
          <w:divBdr>
            <w:top w:val="none" w:sz="0" w:space="0" w:color="auto"/>
            <w:left w:val="none" w:sz="0" w:space="0" w:color="auto"/>
            <w:bottom w:val="none" w:sz="0" w:space="0" w:color="auto"/>
            <w:right w:val="none" w:sz="0" w:space="0" w:color="auto"/>
          </w:divBdr>
        </w:div>
        <w:div w:id="1896893695">
          <w:marLeft w:val="640"/>
          <w:marRight w:val="0"/>
          <w:marTop w:val="0"/>
          <w:marBottom w:val="0"/>
          <w:divBdr>
            <w:top w:val="none" w:sz="0" w:space="0" w:color="auto"/>
            <w:left w:val="none" w:sz="0" w:space="0" w:color="auto"/>
            <w:bottom w:val="none" w:sz="0" w:space="0" w:color="auto"/>
            <w:right w:val="none" w:sz="0" w:space="0" w:color="auto"/>
          </w:divBdr>
        </w:div>
        <w:div w:id="1910382626">
          <w:marLeft w:val="640"/>
          <w:marRight w:val="0"/>
          <w:marTop w:val="0"/>
          <w:marBottom w:val="0"/>
          <w:divBdr>
            <w:top w:val="none" w:sz="0" w:space="0" w:color="auto"/>
            <w:left w:val="none" w:sz="0" w:space="0" w:color="auto"/>
            <w:bottom w:val="none" w:sz="0" w:space="0" w:color="auto"/>
            <w:right w:val="none" w:sz="0" w:space="0" w:color="auto"/>
          </w:divBdr>
        </w:div>
        <w:div w:id="1915429738">
          <w:marLeft w:val="640"/>
          <w:marRight w:val="0"/>
          <w:marTop w:val="0"/>
          <w:marBottom w:val="0"/>
          <w:divBdr>
            <w:top w:val="none" w:sz="0" w:space="0" w:color="auto"/>
            <w:left w:val="none" w:sz="0" w:space="0" w:color="auto"/>
            <w:bottom w:val="none" w:sz="0" w:space="0" w:color="auto"/>
            <w:right w:val="none" w:sz="0" w:space="0" w:color="auto"/>
          </w:divBdr>
        </w:div>
        <w:div w:id="1920282686">
          <w:marLeft w:val="640"/>
          <w:marRight w:val="0"/>
          <w:marTop w:val="0"/>
          <w:marBottom w:val="0"/>
          <w:divBdr>
            <w:top w:val="none" w:sz="0" w:space="0" w:color="auto"/>
            <w:left w:val="none" w:sz="0" w:space="0" w:color="auto"/>
            <w:bottom w:val="none" w:sz="0" w:space="0" w:color="auto"/>
            <w:right w:val="none" w:sz="0" w:space="0" w:color="auto"/>
          </w:divBdr>
        </w:div>
        <w:div w:id="1951934490">
          <w:marLeft w:val="640"/>
          <w:marRight w:val="0"/>
          <w:marTop w:val="0"/>
          <w:marBottom w:val="0"/>
          <w:divBdr>
            <w:top w:val="none" w:sz="0" w:space="0" w:color="auto"/>
            <w:left w:val="none" w:sz="0" w:space="0" w:color="auto"/>
            <w:bottom w:val="none" w:sz="0" w:space="0" w:color="auto"/>
            <w:right w:val="none" w:sz="0" w:space="0" w:color="auto"/>
          </w:divBdr>
        </w:div>
        <w:div w:id="1960256752">
          <w:marLeft w:val="640"/>
          <w:marRight w:val="0"/>
          <w:marTop w:val="0"/>
          <w:marBottom w:val="0"/>
          <w:divBdr>
            <w:top w:val="none" w:sz="0" w:space="0" w:color="auto"/>
            <w:left w:val="none" w:sz="0" w:space="0" w:color="auto"/>
            <w:bottom w:val="none" w:sz="0" w:space="0" w:color="auto"/>
            <w:right w:val="none" w:sz="0" w:space="0" w:color="auto"/>
          </w:divBdr>
        </w:div>
        <w:div w:id="1997411817">
          <w:marLeft w:val="640"/>
          <w:marRight w:val="0"/>
          <w:marTop w:val="0"/>
          <w:marBottom w:val="0"/>
          <w:divBdr>
            <w:top w:val="none" w:sz="0" w:space="0" w:color="auto"/>
            <w:left w:val="none" w:sz="0" w:space="0" w:color="auto"/>
            <w:bottom w:val="none" w:sz="0" w:space="0" w:color="auto"/>
            <w:right w:val="none" w:sz="0" w:space="0" w:color="auto"/>
          </w:divBdr>
        </w:div>
        <w:div w:id="1998339022">
          <w:marLeft w:val="640"/>
          <w:marRight w:val="0"/>
          <w:marTop w:val="0"/>
          <w:marBottom w:val="0"/>
          <w:divBdr>
            <w:top w:val="none" w:sz="0" w:space="0" w:color="auto"/>
            <w:left w:val="none" w:sz="0" w:space="0" w:color="auto"/>
            <w:bottom w:val="none" w:sz="0" w:space="0" w:color="auto"/>
            <w:right w:val="none" w:sz="0" w:space="0" w:color="auto"/>
          </w:divBdr>
        </w:div>
        <w:div w:id="2007202137">
          <w:marLeft w:val="640"/>
          <w:marRight w:val="0"/>
          <w:marTop w:val="0"/>
          <w:marBottom w:val="0"/>
          <w:divBdr>
            <w:top w:val="none" w:sz="0" w:space="0" w:color="auto"/>
            <w:left w:val="none" w:sz="0" w:space="0" w:color="auto"/>
            <w:bottom w:val="none" w:sz="0" w:space="0" w:color="auto"/>
            <w:right w:val="none" w:sz="0" w:space="0" w:color="auto"/>
          </w:divBdr>
        </w:div>
        <w:div w:id="2012561116">
          <w:marLeft w:val="640"/>
          <w:marRight w:val="0"/>
          <w:marTop w:val="0"/>
          <w:marBottom w:val="0"/>
          <w:divBdr>
            <w:top w:val="none" w:sz="0" w:space="0" w:color="auto"/>
            <w:left w:val="none" w:sz="0" w:space="0" w:color="auto"/>
            <w:bottom w:val="none" w:sz="0" w:space="0" w:color="auto"/>
            <w:right w:val="none" w:sz="0" w:space="0" w:color="auto"/>
          </w:divBdr>
        </w:div>
        <w:div w:id="2015455612">
          <w:marLeft w:val="640"/>
          <w:marRight w:val="0"/>
          <w:marTop w:val="0"/>
          <w:marBottom w:val="0"/>
          <w:divBdr>
            <w:top w:val="none" w:sz="0" w:space="0" w:color="auto"/>
            <w:left w:val="none" w:sz="0" w:space="0" w:color="auto"/>
            <w:bottom w:val="none" w:sz="0" w:space="0" w:color="auto"/>
            <w:right w:val="none" w:sz="0" w:space="0" w:color="auto"/>
          </w:divBdr>
        </w:div>
        <w:div w:id="2029482913">
          <w:marLeft w:val="640"/>
          <w:marRight w:val="0"/>
          <w:marTop w:val="0"/>
          <w:marBottom w:val="0"/>
          <w:divBdr>
            <w:top w:val="none" w:sz="0" w:space="0" w:color="auto"/>
            <w:left w:val="none" w:sz="0" w:space="0" w:color="auto"/>
            <w:bottom w:val="none" w:sz="0" w:space="0" w:color="auto"/>
            <w:right w:val="none" w:sz="0" w:space="0" w:color="auto"/>
          </w:divBdr>
        </w:div>
        <w:div w:id="2035034574">
          <w:marLeft w:val="640"/>
          <w:marRight w:val="0"/>
          <w:marTop w:val="0"/>
          <w:marBottom w:val="0"/>
          <w:divBdr>
            <w:top w:val="none" w:sz="0" w:space="0" w:color="auto"/>
            <w:left w:val="none" w:sz="0" w:space="0" w:color="auto"/>
            <w:bottom w:val="none" w:sz="0" w:space="0" w:color="auto"/>
            <w:right w:val="none" w:sz="0" w:space="0" w:color="auto"/>
          </w:divBdr>
        </w:div>
        <w:div w:id="2053460881">
          <w:marLeft w:val="640"/>
          <w:marRight w:val="0"/>
          <w:marTop w:val="0"/>
          <w:marBottom w:val="0"/>
          <w:divBdr>
            <w:top w:val="none" w:sz="0" w:space="0" w:color="auto"/>
            <w:left w:val="none" w:sz="0" w:space="0" w:color="auto"/>
            <w:bottom w:val="none" w:sz="0" w:space="0" w:color="auto"/>
            <w:right w:val="none" w:sz="0" w:space="0" w:color="auto"/>
          </w:divBdr>
        </w:div>
        <w:div w:id="2055225572">
          <w:marLeft w:val="640"/>
          <w:marRight w:val="0"/>
          <w:marTop w:val="0"/>
          <w:marBottom w:val="0"/>
          <w:divBdr>
            <w:top w:val="none" w:sz="0" w:space="0" w:color="auto"/>
            <w:left w:val="none" w:sz="0" w:space="0" w:color="auto"/>
            <w:bottom w:val="none" w:sz="0" w:space="0" w:color="auto"/>
            <w:right w:val="none" w:sz="0" w:space="0" w:color="auto"/>
          </w:divBdr>
        </w:div>
        <w:div w:id="2061662042">
          <w:marLeft w:val="640"/>
          <w:marRight w:val="0"/>
          <w:marTop w:val="0"/>
          <w:marBottom w:val="0"/>
          <w:divBdr>
            <w:top w:val="none" w:sz="0" w:space="0" w:color="auto"/>
            <w:left w:val="none" w:sz="0" w:space="0" w:color="auto"/>
            <w:bottom w:val="none" w:sz="0" w:space="0" w:color="auto"/>
            <w:right w:val="none" w:sz="0" w:space="0" w:color="auto"/>
          </w:divBdr>
        </w:div>
        <w:div w:id="2064016685">
          <w:marLeft w:val="640"/>
          <w:marRight w:val="0"/>
          <w:marTop w:val="0"/>
          <w:marBottom w:val="0"/>
          <w:divBdr>
            <w:top w:val="none" w:sz="0" w:space="0" w:color="auto"/>
            <w:left w:val="none" w:sz="0" w:space="0" w:color="auto"/>
            <w:bottom w:val="none" w:sz="0" w:space="0" w:color="auto"/>
            <w:right w:val="none" w:sz="0" w:space="0" w:color="auto"/>
          </w:divBdr>
        </w:div>
        <w:div w:id="2117434487">
          <w:marLeft w:val="640"/>
          <w:marRight w:val="0"/>
          <w:marTop w:val="0"/>
          <w:marBottom w:val="0"/>
          <w:divBdr>
            <w:top w:val="none" w:sz="0" w:space="0" w:color="auto"/>
            <w:left w:val="none" w:sz="0" w:space="0" w:color="auto"/>
            <w:bottom w:val="none" w:sz="0" w:space="0" w:color="auto"/>
            <w:right w:val="none" w:sz="0" w:space="0" w:color="auto"/>
          </w:divBdr>
        </w:div>
      </w:divsChild>
    </w:div>
    <w:div w:id="1183473102">
      <w:marLeft w:val="640"/>
      <w:marRight w:val="0"/>
      <w:marTop w:val="0"/>
      <w:marBottom w:val="0"/>
      <w:divBdr>
        <w:top w:val="none" w:sz="0" w:space="0" w:color="auto"/>
        <w:left w:val="none" w:sz="0" w:space="0" w:color="auto"/>
        <w:bottom w:val="none" w:sz="0" w:space="0" w:color="auto"/>
        <w:right w:val="none" w:sz="0" w:space="0" w:color="auto"/>
      </w:divBdr>
    </w:div>
    <w:div w:id="1184133003">
      <w:marLeft w:val="640"/>
      <w:marRight w:val="0"/>
      <w:marTop w:val="0"/>
      <w:marBottom w:val="0"/>
      <w:divBdr>
        <w:top w:val="none" w:sz="0" w:space="0" w:color="auto"/>
        <w:left w:val="none" w:sz="0" w:space="0" w:color="auto"/>
        <w:bottom w:val="none" w:sz="0" w:space="0" w:color="auto"/>
        <w:right w:val="none" w:sz="0" w:space="0" w:color="auto"/>
      </w:divBdr>
    </w:div>
    <w:div w:id="1184589061">
      <w:marLeft w:val="640"/>
      <w:marRight w:val="0"/>
      <w:marTop w:val="0"/>
      <w:marBottom w:val="0"/>
      <w:divBdr>
        <w:top w:val="none" w:sz="0" w:space="0" w:color="auto"/>
        <w:left w:val="none" w:sz="0" w:space="0" w:color="auto"/>
        <w:bottom w:val="none" w:sz="0" w:space="0" w:color="auto"/>
        <w:right w:val="none" w:sz="0" w:space="0" w:color="auto"/>
      </w:divBdr>
    </w:div>
    <w:div w:id="1184594803">
      <w:marLeft w:val="640"/>
      <w:marRight w:val="0"/>
      <w:marTop w:val="0"/>
      <w:marBottom w:val="0"/>
      <w:divBdr>
        <w:top w:val="none" w:sz="0" w:space="0" w:color="auto"/>
        <w:left w:val="none" w:sz="0" w:space="0" w:color="auto"/>
        <w:bottom w:val="none" w:sz="0" w:space="0" w:color="auto"/>
        <w:right w:val="none" w:sz="0" w:space="0" w:color="auto"/>
      </w:divBdr>
    </w:div>
    <w:div w:id="1185510696">
      <w:marLeft w:val="640"/>
      <w:marRight w:val="0"/>
      <w:marTop w:val="0"/>
      <w:marBottom w:val="0"/>
      <w:divBdr>
        <w:top w:val="none" w:sz="0" w:space="0" w:color="auto"/>
        <w:left w:val="none" w:sz="0" w:space="0" w:color="auto"/>
        <w:bottom w:val="none" w:sz="0" w:space="0" w:color="auto"/>
        <w:right w:val="none" w:sz="0" w:space="0" w:color="auto"/>
      </w:divBdr>
    </w:div>
    <w:div w:id="1185904093">
      <w:marLeft w:val="640"/>
      <w:marRight w:val="0"/>
      <w:marTop w:val="0"/>
      <w:marBottom w:val="0"/>
      <w:divBdr>
        <w:top w:val="none" w:sz="0" w:space="0" w:color="auto"/>
        <w:left w:val="none" w:sz="0" w:space="0" w:color="auto"/>
        <w:bottom w:val="none" w:sz="0" w:space="0" w:color="auto"/>
        <w:right w:val="none" w:sz="0" w:space="0" w:color="auto"/>
      </w:divBdr>
    </w:div>
    <w:div w:id="1186602145">
      <w:marLeft w:val="640"/>
      <w:marRight w:val="0"/>
      <w:marTop w:val="0"/>
      <w:marBottom w:val="0"/>
      <w:divBdr>
        <w:top w:val="none" w:sz="0" w:space="0" w:color="auto"/>
        <w:left w:val="none" w:sz="0" w:space="0" w:color="auto"/>
        <w:bottom w:val="none" w:sz="0" w:space="0" w:color="auto"/>
        <w:right w:val="none" w:sz="0" w:space="0" w:color="auto"/>
      </w:divBdr>
    </w:div>
    <w:div w:id="1186872412">
      <w:marLeft w:val="640"/>
      <w:marRight w:val="0"/>
      <w:marTop w:val="0"/>
      <w:marBottom w:val="0"/>
      <w:divBdr>
        <w:top w:val="none" w:sz="0" w:space="0" w:color="auto"/>
        <w:left w:val="none" w:sz="0" w:space="0" w:color="auto"/>
        <w:bottom w:val="none" w:sz="0" w:space="0" w:color="auto"/>
        <w:right w:val="none" w:sz="0" w:space="0" w:color="auto"/>
      </w:divBdr>
    </w:div>
    <w:div w:id="1187060757">
      <w:marLeft w:val="640"/>
      <w:marRight w:val="0"/>
      <w:marTop w:val="0"/>
      <w:marBottom w:val="0"/>
      <w:divBdr>
        <w:top w:val="none" w:sz="0" w:space="0" w:color="auto"/>
        <w:left w:val="none" w:sz="0" w:space="0" w:color="auto"/>
        <w:bottom w:val="none" w:sz="0" w:space="0" w:color="auto"/>
        <w:right w:val="none" w:sz="0" w:space="0" w:color="auto"/>
      </w:divBdr>
    </w:div>
    <w:div w:id="1188251593">
      <w:marLeft w:val="640"/>
      <w:marRight w:val="0"/>
      <w:marTop w:val="0"/>
      <w:marBottom w:val="0"/>
      <w:divBdr>
        <w:top w:val="none" w:sz="0" w:space="0" w:color="auto"/>
        <w:left w:val="none" w:sz="0" w:space="0" w:color="auto"/>
        <w:bottom w:val="none" w:sz="0" w:space="0" w:color="auto"/>
        <w:right w:val="none" w:sz="0" w:space="0" w:color="auto"/>
      </w:divBdr>
    </w:div>
    <w:div w:id="1189029564">
      <w:marLeft w:val="640"/>
      <w:marRight w:val="0"/>
      <w:marTop w:val="0"/>
      <w:marBottom w:val="0"/>
      <w:divBdr>
        <w:top w:val="none" w:sz="0" w:space="0" w:color="auto"/>
        <w:left w:val="none" w:sz="0" w:space="0" w:color="auto"/>
        <w:bottom w:val="none" w:sz="0" w:space="0" w:color="auto"/>
        <w:right w:val="none" w:sz="0" w:space="0" w:color="auto"/>
      </w:divBdr>
    </w:div>
    <w:div w:id="1189178190">
      <w:marLeft w:val="640"/>
      <w:marRight w:val="0"/>
      <w:marTop w:val="0"/>
      <w:marBottom w:val="0"/>
      <w:divBdr>
        <w:top w:val="none" w:sz="0" w:space="0" w:color="auto"/>
        <w:left w:val="none" w:sz="0" w:space="0" w:color="auto"/>
        <w:bottom w:val="none" w:sz="0" w:space="0" w:color="auto"/>
        <w:right w:val="none" w:sz="0" w:space="0" w:color="auto"/>
      </w:divBdr>
    </w:div>
    <w:div w:id="1189415040">
      <w:marLeft w:val="640"/>
      <w:marRight w:val="0"/>
      <w:marTop w:val="0"/>
      <w:marBottom w:val="0"/>
      <w:divBdr>
        <w:top w:val="none" w:sz="0" w:space="0" w:color="auto"/>
        <w:left w:val="none" w:sz="0" w:space="0" w:color="auto"/>
        <w:bottom w:val="none" w:sz="0" w:space="0" w:color="auto"/>
        <w:right w:val="none" w:sz="0" w:space="0" w:color="auto"/>
      </w:divBdr>
    </w:div>
    <w:div w:id="1189752986">
      <w:marLeft w:val="640"/>
      <w:marRight w:val="0"/>
      <w:marTop w:val="0"/>
      <w:marBottom w:val="0"/>
      <w:divBdr>
        <w:top w:val="none" w:sz="0" w:space="0" w:color="auto"/>
        <w:left w:val="none" w:sz="0" w:space="0" w:color="auto"/>
        <w:bottom w:val="none" w:sz="0" w:space="0" w:color="auto"/>
        <w:right w:val="none" w:sz="0" w:space="0" w:color="auto"/>
      </w:divBdr>
    </w:div>
    <w:div w:id="1190413982">
      <w:marLeft w:val="640"/>
      <w:marRight w:val="0"/>
      <w:marTop w:val="0"/>
      <w:marBottom w:val="0"/>
      <w:divBdr>
        <w:top w:val="none" w:sz="0" w:space="0" w:color="auto"/>
        <w:left w:val="none" w:sz="0" w:space="0" w:color="auto"/>
        <w:bottom w:val="none" w:sz="0" w:space="0" w:color="auto"/>
        <w:right w:val="none" w:sz="0" w:space="0" w:color="auto"/>
      </w:divBdr>
    </w:div>
    <w:div w:id="1190603466">
      <w:marLeft w:val="640"/>
      <w:marRight w:val="0"/>
      <w:marTop w:val="0"/>
      <w:marBottom w:val="0"/>
      <w:divBdr>
        <w:top w:val="none" w:sz="0" w:space="0" w:color="auto"/>
        <w:left w:val="none" w:sz="0" w:space="0" w:color="auto"/>
        <w:bottom w:val="none" w:sz="0" w:space="0" w:color="auto"/>
        <w:right w:val="none" w:sz="0" w:space="0" w:color="auto"/>
      </w:divBdr>
    </w:div>
    <w:div w:id="1190603951">
      <w:marLeft w:val="640"/>
      <w:marRight w:val="0"/>
      <w:marTop w:val="0"/>
      <w:marBottom w:val="0"/>
      <w:divBdr>
        <w:top w:val="none" w:sz="0" w:space="0" w:color="auto"/>
        <w:left w:val="none" w:sz="0" w:space="0" w:color="auto"/>
        <w:bottom w:val="none" w:sz="0" w:space="0" w:color="auto"/>
        <w:right w:val="none" w:sz="0" w:space="0" w:color="auto"/>
      </w:divBdr>
    </w:div>
    <w:div w:id="1190610101">
      <w:marLeft w:val="640"/>
      <w:marRight w:val="0"/>
      <w:marTop w:val="0"/>
      <w:marBottom w:val="0"/>
      <w:divBdr>
        <w:top w:val="none" w:sz="0" w:space="0" w:color="auto"/>
        <w:left w:val="none" w:sz="0" w:space="0" w:color="auto"/>
        <w:bottom w:val="none" w:sz="0" w:space="0" w:color="auto"/>
        <w:right w:val="none" w:sz="0" w:space="0" w:color="auto"/>
      </w:divBdr>
    </w:div>
    <w:div w:id="1190877766">
      <w:marLeft w:val="640"/>
      <w:marRight w:val="0"/>
      <w:marTop w:val="0"/>
      <w:marBottom w:val="0"/>
      <w:divBdr>
        <w:top w:val="none" w:sz="0" w:space="0" w:color="auto"/>
        <w:left w:val="none" w:sz="0" w:space="0" w:color="auto"/>
        <w:bottom w:val="none" w:sz="0" w:space="0" w:color="auto"/>
        <w:right w:val="none" w:sz="0" w:space="0" w:color="auto"/>
      </w:divBdr>
    </w:div>
    <w:div w:id="1190988140">
      <w:marLeft w:val="640"/>
      <w:marRight w:val="0"/>
      <w:marTop w:val="0"/>
      <w:marBottom w:val="0"/>
      <w:divBdr>
        <w:top w:val="none" w:sz="0" w:space="0" w:color="auto"/>
        <w:left w:val="none" w:sz="0" w:space="0" w:color="auto"/>
        <w:bottom w:val="none" w:sz="0" w:space="0" w:color="auto"/>
        <w:right w:val="none" w:sz="0" w:space="0" w:color="auto"/>
      </w:divBdr>
    </w:div>
    <w:div w:id="1191601109">
      <w:marLeft w:val="640"/>
      <w:marRight w:val="0"/>
      <w:marTop w:val="0"/>
      <w:marBottom w:val="0"/>
      <w:divBdr>
        <w:top w:val="none" w:sz="0" w:space="0" w:color="auto"/>
        <w:left w:val="none" w:sz="0" w:space="0" w:color="auto"/>
        <w:bottom w:val="none" w:sz="0" w:space="0" w:color="auto"/>
        <w:right w:val="none" w:sz="0" w:space="0" w:color="auto"/>
      </w:divBdr>
    </w:div>
    <w:div w:id="1192379458">
      <w:marLeft w:val="640"/>
      <w:marRight w:val="0"/>
      <w:marTop w:val="0"/>
      <w:marBottom w:val="0"/>
      <w:divBdr>
        <w:top w:val="none" w:sz="0" w:space="0" w:color="auto"/>
        <w:left w:val="none" w:sz="0" w:space="0" w:color="auto"/>
        <w:bottom w:val="none" w:sz="0" w:space="0" w:color="auto"/>
        <w:right w:val="none" w:sz="0" w:space="0" w:color="auto"/>
      </w:divBdr>
    </w:div>
    <w:div w:id="1193954069">
      <w:marLeft w:val="640"/>
      <w:marRight w:val="0"/>
      <w:marTop w:val="0"/>
      <w:marBottom w:val="0"/>
      <w:divBdr>
        <w:top w:val="none" w:sz="0" w:space="0" w:color="auto"/>
        <w:left w:val="none" w:sz="0" w:space="0" w:color="auto"/>
        <w:bottom w:val="none" w:sz="0" w:space="0" w:color="auto"/>
        <w:right w:val="none" w:sz="0" w:space="0" w:color="auto"/>
      </w:divBdr>
    </w:div>
    <w:div w:id="1194228667">
      <w:marLeft w:val="640"/>
      <w:marRight w:val="0"/>
      <w:marTop w:val="0"/>
      <w:marBottom w:val="0"/>
      <w:divBdr>
        <w:top w:val="none" w:sz="0" w:space="0" w:color="auto"/>
        <w:left w:val="none" w:sz="0" w:space="0" w:color="auto"/>
        <w:bottom w:val="none" w:sz="0" w:space="0" w:color="auto"/>
        <w:right w:val="none" w:sz="0" w:space="0" w:color="auto"/>
      </w:divBdr>
    </w:div>
    <w:div w:id="1194273927">
      <w:marLeft w:val="640"/>
      <w:marRight w:val="0"/>
      <w:marTop w:val="0"/>
      <w:marBottom w:val="0"/>
      <w:divBdr>
        <w:top w:val="none" w:sz="0" w:space="0" w:color="auto"/>
        <w:left w:val="none" w:sz="0" w:space="0" w:color="auto"/>
        <w:bottom w:val="none" w:sz="0" w:space="0" w:color="auto"/>
        <w:right w:val="none" w:sz="0" w:space="0" w:color="auto"/>
      </w:divBdr>
    </w:div>
    <w:div w:id="1194811073">
      <w:marLeft w:val="640"/>
      <w:marRight w:val="0"/>
      <w:marTop w:val="0"/>
      <w:marBottom w:val="0"/>
      <w:divBdr>
        <w:top w:val="none" w:sz="0" w:space="0" w:color="auto"/>
        <w:left w:val="none" w:sz="0" w:space="0" w:color="auto"/>
        <w:bottom w:val="none" w:sz="0" w:space="0" w:color="auto"/>
        <w:right w:val="none" w:sz="0" w:space="0" w:color="auto"/>
      </w:divBdr>
    </w:div>
    <w:div w:id="1195072589">
      <w:marLeft w:val="640"/>
      <w:marRight w:val="0"/>
      <w:marTop w:val="0"/>
      <w:marBottom w:val="0"/>
      <w:divBdr>
        <w:top w:val="none" w:sz="0" w:space="0" w:color="auto"/>
        <w:left w:val="none" w:sz="0" w:space="0" w:color="auto"/>
        <w:bottom w:val="none" w:sz="0" w:space="0" w:color="auto"/>
        <w:right w:val="none" w:sz="0" w:space="0" w:color="auto"/>
      </w:divBdr>
    </w:div>
    <w:div w:id="1195315753">
      <w:marLeft w:val="640"/>
      <w:marRight w:val="0"/>
      <w:marTop w:val="0"/>
      <w:marBottom w:val="0"/>
      <w:divBdr>
        <w:top w:val="none" w:sz="0" w:space="0" w:color="auto"/>
        <w:left w:val="none" w:sz="0" w:space="0" w:color="auto"/>
        <w:bottom w:val="none" w:sz="0" w:space="0" w:color="auto"/>
        <w:right w:val="none" w:sz="0" w:space="0" w:color="auto"/>
      </w:divBdr>
    </w:div>
    <w:div w:id="1195382072">
      <w:marLeft w:val="640"/>
      <w:marRight w:val="0"/>
      <w:marTop w:val="0"/>
      <w:marBottom w:val="0"/>
      <w:divBdr>
        <w:top w:val="none" w:sz="0" w:space="0" w:color="auto"/>
        <w:left w:val="none" w:sz="0" w:space="0" w:color="auto"/>
        <w:bottom w:val="none" w:sz="0" w:space="0" w:color="auto"/>
        <w:right w:val="none" w:sz="0" w:space="0" w:color="auto"/>
      </w:divBdr>
    </w:div>
    <w:div w:id="1195580138">
      <w:marLeft w:val="640"/>
      <w:marRight w:val="0"/>
      <w:marTop w:val="0"/>
      <w:marBottom w:val="0"/>
      <w:divBdr>
        <w:top w:val="none" w:sz="0" w:space="0" w:color="auto"/>
        <w:left w:val="none" w:sz="0" w:space="0" w:color="auto"/>
        <w:bottom w:val="none" w:sz="0" w:space="0" w:color="auto"/>
        <w:right w:val="none" w:sz="0" w:space="0" w:color="auto"/>
      </w:divBdr>
    </w:div>
    <w:div w:id="1197309842">
      <w:marLeft w:val="640"/>
      <w:marRight w:val="0"/>
      <w:marTop w:val="0"/>
      <w:marBottom w:val="0"/>
      <w:divBdr>
        <w:top w:val="none" w:sz="0" w:space="0" w:color="auto"/>
        <w:left w:val="none" w:sz="0" w:space="0" w:color="auto"/>
        <w:bottom w:val="none" w:sz="0" w:space="0" w:color="auto"/>
        <w:right w:val="none" w:sz="0" w:space="0" w:color="auto"/>
      </w:divBdr>
    </w:div>
    <w:div w:id="1197693676">
      <w:marLeft w:val="640"/>
      <w:marRight w:val="0"/>
      <w:marTop w:val="0"/>
      <w:marBottom w:val="0"/>
      <w:divBdr>
        <w:top w:val="none" w:sz="0" w:space="0" w:color="auto"/>
        <w:left w:val="none" w:sz="0" w:space="0" w:color="auto"/>
        <w:bottom w:val="none" w:sz="0" w:space="0" w:color="auto"/>
        <w:right w:val="none" w:sz="0" w:space="0" w:color="auto"/>
      </w:divBdr>
    </w:div>
    <w:div w:id="1199204687">
      <w:marLeft w:val="640"/>
      <w:marRight w:val="0"/>
      <w:marTop w:val="0"/>
      <w:marBottom w:val="0"/>
      <w:divBdr>
        <w:top w:val="none" w:sz="0" w:space="0" w:color="auto"/>
        <w:left w:val="none" w:sz="0" w:space="0" w:color="auto"/>
        <w:bottom w:val="none" w:sz="0" w:space="0" w:color="auto"/>
        <w:right w:val="none" w:sz="0" w:space="0" w:color="auto"/>
      </w:divBdr>
    </w:div>
    <w:div w:id="1199275410">
      <w:marLeft w:val="640"/>
      <w:marRight w:val="0"/>
      <w:marTop w:val="0"/>
      <w:marBottom w:val="0"/>
      <w:divBdr>
        <w:top w:val="none" w:sz="0" w:space="0" w:color="auto"/>
        <w:left w:val="none" w:sz="0" w:space="0" w:color="auto"/>
        <w:bottom w:val="none" w:sz="0" w:space="0" w:color="auto"/>
        <w:right w:val="none" w:sz="0" w:space="0" w:color="auto"/>
      </w:divBdr>
    </w:div>
    <w:div w:id="1199899435">
      <w:marLeft w:val="640"/>
      <w:marRight w:val="0"/>
      <w:marTop w:val="0"/>
      <w:marBottom w:val="0"/>
      <w:divBdr>
        <w:top w:val="none" w:sz="0" w:space="0" w:color="auto"/>
        <w:left w:val="none" w:sz="0" w:space="0" w:color="auto"/>
        <w:bottom w:val="none" w:sz="0" w:space="0" w:color="auto"/>
        <w:right w:val="none" w:sz="0" w:space="0" w:color="auto"/>
      </w:divBdr>
    </w:div>
    <w:div w:id="1199974690">
      <w:bodyDiv w:val="1"/>
      <w:marLeft w:val="0"/>
      <w:marRight w:val="0"/>
      <w:marTop w:val="0"/>
      <w:marBottom w:val="0"/>
      <w:divBdr>
        <w:top w:val="none" w:sz="0" w:space="0" w:color="auto"/>
        <w:left w:val="none" w:sz="0" w:space="0" w:color="auto"/>
        <w:bottom w:val="none" w:sz="0" w:space="0" w:color="auto"/>
        <w:right w:val="none" w:sz="0" w:space="0" w:color="auto"/>
      </w:divBdr>
    </w:div>
    <w:div w:id="1200053298">
      <w:marLeft w:val="640"/>
      <w:marRight w:val="0"/>
      <w:marTop w:val="0"/>
      <w:marBottom w:val="0"/>
      <w:divBdr>
        <w:top w:val="none" w:sz="0" w:space="0" w:color="auto"/>
        <w:left w:val="none" w:sz="0" w:space="0" w:color="auto"/>
        <w:bottom w:val="none" w:sz="0" w:space="0" w:color="auto"/>
        <w:right w:val="none" w:sz="0" w:space="0" w:color="auto"/>
      </w:divBdr>
    </w:div>
    <w:div w:id="1200627296">
      <w:marLeft w:val="640"/>
      <w:marRight w:val="0"/>
      <w:marTop w:val="0"/>
      <w:marBottom w:val="0"/>
      <w:divBdr>
        <w:top w:val="none" w:sz="0" w:space="0" w:color="auto"/>
        <w:left w:val="none" w:sz="0" w:space="0" w:color="auto"/>
        <w:bottom w:val="none" w:sz="0" w:space="0" w:color="auto"/>
        <w:right w:val="none" w:sz="0" w:space="0" w:color="auto"/>
      </w:divBdr>
    </w:div>
    <w:div w:id="1201013494">
      <w:marLeft w:val="640"/>
      <w:marRight w:val="0"/>
      <w:marTop w:val="0"/>
      <w:marBottom w:val="0"/>
      <w:divBdr>
        <w:top w:val="none" w:sz="0" w:space="0" w:color="auto"/>
        <w:left w:val="none" w:sz="0" w:space="0" w:color="auto"/>
        <w:bottom w:val="none" w:sz="0" w:space="0" w:color="auto"/>
        <w:right w:val="none" w:sz="0" w:space="0" w:color="auto"/>
      </w:divBdr>
    </w:div>
    <w:div w:id="1202132215">
      <w:marLeft w:val="640"/>
      <w:marRight w:val="0"/>
      <w:marTop w:val="0"/>
      <w:marBottom w:val="0"/>
      <w:divBdr>
        <w:top w:val="none" w:sz="0" w:space="0" w:color="auto"/>
        <w:left w:val="none" w:sz="0" w:space="0" w:color="auto"/>
        <w:bottom w:val="none" w:sz="0" w:space="0" w:color="auto"/>
        <w:right w:val="none" w:sz="0" w:space="0" w:color="auto"/>
      </w:divBdr>
    </w:div>
    <w:div w:id="1202286481">
      <w:marLeft w:val="640"/>
      <w:marRight w:val="0"/>
      <w:marTop w:val="0"/>
      <w:marBottom w:val="0"/>
      <w:divBdr>
        <w:top w:val="none" w:sz="0" w:space="0" w:color="auto"/>
        <w:left w:val="none" w:sz="0" w:space="0" w:color="auto"/>
        <w:bottom w:val="none" w:sz="0" w:space="0" w:color="auto"/>
        <w:right w:val="none" w:sz="0" w:space="0" w:color="auto"/>
      </w:divBdr>
    </w:div>
    <w:div w:id="1202480372">
      <w:marLeft w:val="640"/>
      <w:marRight w:val="0"/>
      <w:marTop w:val="0"/>
      <w:marBottom w:val="0"/>
      <w:divBdr>
        <w:top w:val="none" w:sz="0" w:space="0" w:color="auto"/>
        <w:left w:val="none" w:sz="0" w:space="0" w:color="auto"/>
        <w:bottom w:val="none" w:sz="0" w:space="0" w:color="auto"/>
        <w:right w:val="none" w:sz="0" w:space="0" w:color="auto"/>
      </w:divBdr>
    </w:div>
    <w:div w:id="1203132107">
      <w:marLeft w:val="640"/>
      <w:marRight w:val="0"/>
      <w:marTop w:val="0"/>
      <w:marBottom w:val="0"/>
      <w:divBdr>
        <w:top w:val="none" w:sz="0" w:space="0" w:color="auto"/>
        <w:left w:val="none" w:sz="0" w:space="0" w:color="auto"/>
        <w:bottom w:val="none" w:sz="0" w:space="0" w:color="auto"/>
        <w:right w:val="none" w:sz="0" w:space="0" w:color="auto"/>
      </w:divBdr>
    </w:div>
    <w:div w:id="1204559606">
      <w:marLeft w:val="640"/>
      <w:marRight w:val="0"/>
      <w:marTop w:val="0"/>
      <w:marBottom w:val="0"/>
      <w:divBdr>
        <w:top w:val="none" w:sz="0" w:space="0" w:color="auto"/>
        <w:left w:val="none" w:sz="0" w:space="0" w:color="auto"/>
        <w:bottom w:val="none" w:sz="0" w:space="0" w:color="auto"/>
        <w:right w:val="none" w:sz="0" w:space="0" w:color="auto"/>
      </w:divBdr>
    </w:div>
    <w:div w:id="1204561934">
      <w:marLeft w:val="640"/>
      <w:marRight w:val="0"/>
      <w:marTop w:val="0"/>
      <w:marBottom w:val="0"/>
      <w:divBdr>
        <w:top w:val="none" w:sz="0" w:space="0" w:color="auto"/>
        <w:left w:val="none" w:sz="0" w:space="0" w:color="auto"/>
        <w:bottom w:val="none" w:sz="0" w:space="0" w:color="auto"/>
        <w:right w:val="none" w:sz="0" w:space="0" w:color="auto"/>
      </w:divBdr>
    </w:div>
    <w:div w:id="1205095183">
      <w:marLeft w:val="640"/>
      <w:marRight w:val="0"/>
      <w:marTop w:val="0"/>
      <w:marBottom w:val="0"/>
      <w:divBdr>
        <w:top w:val="none" w:sz="0" w:space="0" w:color="auto"/>
        <w:left w:val="none" w:sz="0" w:space="0" w:color="auto"/>
        <w:bottom w:val="none" w:sz="0" w:space="0" w:color="auto"/>
        <w:right w:val="none" w:sz="0" w:space="0" w:color="auto"/>
      </w:divBdr>
    </w:div>
    <w:div w:id="1205409673">
      <w:marLeft w:val="640"/>
      <w:marRight w:val="0"/>
      <w:marTop w:val="0"/>
      <w:marBottom w:val="0"/>
      <w:divBdr>
        <w:top w:val="none" w:sz="0" w:space="0" w:color="auto"/>
        <w:left w:val="none" w:sz="0" w:space="0" w:color="auto"/>
        <w:bottom w:val="none" w:sz="0" w:space="0" w:color="auto"/>
        <w:right w:val="none" w:sz="0" w:space="0" w:color="auto"/>
      </w:divBdr>
    </w:div>
    <w:div w:id="1206605760">
      <w:marLeft w:val="640"/>
      <w:marRight w:val="0"/>
      <w:marTop w:val="0"/>
      <w:marBottom w:val="0"/>
      <w:divBdr>
        <w:top w:val="none" w:sz="0" w:space="0" w:color="auto"/>
        <w:left w:val="none" w:sz="0" w:space="0" w:color="auto"/>
        <w:bottom w:val="none" w:sz="0" w:space="0" w:color="auto"/>
        <w:right w:val="none" w:sz="0" w:space="0" w:color="auto"/>
      </w:divBdr>
    </w:div>
    <w:div w:id="1206866643">
      <w:marLeft w:val="640"/>
      <w:marRight w:val="0"/>
      <w:marTop w:val="0"/>
      <w:marBottom w:val="0"/>
      <w:divBdr>
        <w:top w:val="none" w:sz="0" w:space="0" w:color="auto"/>
        <w:left w:val="none" w:sz="0" w:space="0" w:color="auto"/>
        <w:bottom w:val="none" w:sz="0" w:space="0" w:color="auto"/>
        <w:right w:val="none" w:sz="0" w:space="0" w:color="auto"/>
      </w:divBdr>
    </w:div>
    <w:div w:id="1206984466">
      <w:marLeft w:val="640"/>
      <w:marRight w:val="0"/>
      <w:marTop w:val="0"/>
      <w:marBottom w:val="0"/>
      <w:divBdr>
        <w:top w:val="none" w:sz="0" w:space="0" w:color="auto"/>
        <w:left w:val="none" w:sz="0" w:space="0" w:color="auto"/>
        <w:bottom w:val="none" w:sz="0" w:space="0" w:color="auto"/>
        <w:right w:val="none" w:sz="0" w:space="0" w:color="auto"/>
      </w:divBdr>
    </w:div>
    <w:div w:id="1207183755">
      <w:marLeft w:val="640"/>
      <w:marRight w:val="0"/>
      <w:marTop w:val="0"/>
      <w:marBottom w:val="0"/>
      <w:divBdr>
        <w:top w:val="none" w:sz="0" w:space="0" w:color="auto"/>
        <w:left w:val="none" w:sz="0" w:space="0" w:color="auto"/>
        <w:bottom w:val="none" w:sz="0" w:space="0" w:color="auto"/>
        <w:right w:val="none" w:sz="0" w:space="0" w:color="auto"/>
      </w:divBdr>
    </w:div>
    <w:div w:id="1208839311">
      <w:marLeft w:val="640"/>
      <w:marRight w:val="0"/>
      <w:marTop w:val="0"/>
      <w:marBottom w:val="0"/>
      <w:divBdr>
        <w:top w:val="none" w:sz="0" w:space="0" w:color="auto"/>
        <w:left w:val="none" w:sz="0" w:space="0" w:color="auto"/>
        <w:bottom w:val="none" w:sz="0" w:space="0" w:color="auto"/>
        <w:right w:val="none" w:sz="0" w:space="0" w:color="auto"/>
      </w:divBdr>
    </w:div>
    <w:div w:id="1210344027">
      <w:marLeft w:val="640"/>
      <w:marRight w:val="0"/>
      <w:marTop w:val="0"/>
      <w:marBottom w:val="0"/>
      <w:divBdr>
        <w:top w:val="none" w:sz="0" w:space="0" w:color="auto"/>
        <w:left w:val="none" w:sz="0" w:space="0" w:color="auto"/>
        <w:bottom w:val="none" w:sz="0" w:space="0" w:color="auto"/>
        <w:right w:val="none" w:sz="0" w:space="0" w:color="auto"/>
      </w:divBdr>
    </w:div>
    <w:div w:id="1210412309">
      <w:marLeft w:val="640"/>
      <w:marRight w:val="0"/>
      <w:marTop w:val="0"/>
      <w:marBottom w:val="0"/>
      <w:divBdr>
        <w:top w:val="none" w:sz="0" w:space="0" w:color="auto"/>
        <w:left w:val="none" w:sz="0" w:space="0" w:color="auto"/>
        <w:bottom w:val="none" w:sz="0" w:space="0" w:color="auto"/>
        <w:right w:val="none" w:sz="0" w:space="0" w:color="auto"/>
      </w:divBdr>
    </w:div>
    <w:div w:id="1210800708">
      <w:marLeft w:val="640"/>
      <w:marRight w:val="0"/>
      <w:marTop w:val="0"/>
      <w:marBottom w:val="0"/>
      <w:divBdr>
        <w:top w:val="none" w:sz="0" w:space="0" w:color="auto"/>
        <w:left w:val="none" w:sz="0" w:space="0" w:color="auto"/>
        <w:bottom w:val="none" w:sz="0" w:space="0" w:color="auto"/>
        <w:right w:val="none" w:sz="0" w:space="0" w:color="auto"/>
      </w:divBdr>
    </w:div>
    <w:div w:id="1211115978">
      <w:marLeft w:val="640"/>
      <w:marRight w:val="0"/>
      <w:marTop w:val="0"/>
      <w:marBottom w:val="0"/>
      <w:divBdr>
        <w:top w:val="none" w:sz="0" w:space="0" w:color="auto"/>
        <w:left w:val="none" w:sz="0" w:space="0" w:color="auto"/>
        <w:bottom w:val="none" w:sz="0" w:space="0" w:color="auto"/>
        <w:right w:val="none" w:sz="0" w:space="0" w:color="auto"/>
      </w:divBdr>
    </w:div>
    <w:div w:id="1211265642">
      <w:marLeft w:val="640"/>
      <w:marRight w:val="0"/>
      <w:marTop w:val="0"/>
      <w:marBottom w:val="0"/>
      <w:divBdr>
        <w:top w:val="none" w:sz="0" w:space="0" w:color="auto"/>
        <w:left w:val="none" w:sz="0" w:space="0" w:color="auto"/>
        <w:bottom w:val="none" w:sz="0" w:space="0" w:color="auto"/>
        <w:right w:val="none" w:sz="0" w:space="0" w:color="auto"/>
      </w:divBdr>
    </w:div>
    <w:div w:id="1211503880">
      <w:marLeft w:val="640"/>
      <w:marRight w:val="0"/>
      <w:marTop w:val="0"/>
      <w:marBottom w:val="0"/>
      <w:divBdr>
        <w:top w:val="none" w:sz="0" w:space="0" w:color="auto"/>
        <w:left w:val="none" w:sz="0" w:space="0" w:color="auto"/>
        <w:bottom w:val="none" w:sz="0" w:space="0" w:color="auto"/>
        <w:right w:val="none" w:sz="0" w:space="0" w:color="auto"/>
      </w:divBdr>
    </w:div>
    <w:div w:id="1211645596">
      <w:marLeft w:val="640"/>
      <w:marRight w:val="0"/>
      <w:marTop w:val="0"/>
      <w:marBottom w:val="0"/>
      <w:divBdr>
        <w:top w:val="none" w:sz="0" w:space="0" w:color="auto"/>
        <w:left w:val="none" w:sz="0" w:space="0" w:color="auto"/>
        <w:bottom w:val="none" w:sz="0" w:space="0" w:color="auto"/>
        <w:right w:val="none" w:sz="0" w:space="0" w:color="auto"/>
      </w:divBdr>
    </w:div>
    <w:div w:id="1211764666">
      <w:marLeft w:val="640"/>
      <w:marRight w:val="0"/>
      <w:marTop w:val="0"/>
      <w:marBottom w:val="0"/>
      <w:divBdr>
        <w:top w:val="none" w:sz="0" w:space="0" w:color="auto"/>
        <w:left w:val="none" w:sz="0" w:space="0" w:color="auto"/>
        <w:bottom w:val="none" w:sz="0" w:space="0" w:color="auto"/>
        <w:right w:val="none" w:sz="0" w:space="0" w:color="auto"/>
      </w:divBdr>
    </w:div>
    <w:div w:id="1212107893">
      <w:marLeft w:val="640"/>
      <w:marRight w:val="0"/>
      <w:marTop w:val="0"/>
      <w:marBottom w:val="0"/>
      <w:divBdr>
        <w:top w:val="none" w:sz="0" w:space="0" w:color="auto"/>
        <w:left w:val="none" w:sz="0" w:space="0" w:color="auto"/>
        <w:bottom w:val="none" w:sz="0" w:space="0" w:color="auto"/>
        <w:right w:val="none" w:sz="0" w:space="0" w:color="auto"/>
      </w:divBdr>
    </w:div>
    <w:div w:id="1212764148">
      <w:marLeft w:val="640"/>
      <w:marRight w:val="0"/>
      <w:marTop w:val="0"/>
      <w:marBottom w:val="0"/>
      <w:divBdr>
        <w:top w:val="none" w:sz="0" w:space="0" w:color="auto"/>
        <w:left w:val="none" w:sz="0" w:space="0" w:color="auto"/>
        <w:bottom w:val="none" w:sz="0" w:space="0" w:color="auto"/>
        <w:right w:val="none" w:sz="0" w:space="0" w:color="auto"/>
      </w:divBdr>
    </w:div>
    <w:div w:id="1213270499">
      <w:marLeft w:val="640"/>
      <w:marRight w:val="0"/>
      <w:marTop w:val="0"/>
      <w:marBottom w:val="0"/>
      <w:divBdr>
        <w:top w:val="none" w:sz="0" w:space="0" w:color="auto"/>
        <w:left w:val="none" w:sz="0" w:space="0" w:color="auto"/>
        <w:bottom w:val="none" w:sz="0" w:space="0" w:color="auto"/>
        <w:right w:val="none" w:sz="0" w:space="0" w:color="auto"/>
      </w:divBdr>
    </w:div>
    <w:div w:id="1213274435">
      <w:marLeft w:val="640"/>
      <w:marRight w:val="0"/>
      <w:marTop w:val="0"/>
      <w:marBottom w:val="0"/>
      <w:divBdr>
        <w:top w:val="none" w:sz="0" w:space="0" w:color="auto"/>
        <w:left w:val="none" w:sz="0" w:space="0" w:color="auto"/>
        <w:bottom w:val="none" w:sz="0" w:space="0" w:color="auto"/>
        <w:right w:val="none" w:sz="0" w:space="0" w:color="auto"/>
      </w:divBdr>
    </w:div>
    <w:div w:id="1213496782">
      <w:marLeft w:val="640"/>
      <w:marRight w:val="0"/>
      <w:marTop w:val="0"/>
      <w:marBottom w:val="0"/>
      <w:divBdr>
        <w:top w:val="none" w:sz="0" w:space="0" w:color="auto"/>
        <w:left w:val="none" w:sz="0" w:space="0" w:color="auto"/>
        <w:bottom w:val="none" w:sz="0" w:space="0" w:color="auto"/>
        <w:right w:val="none" w:sz="0" w:space="0" w:color="auto"/>
      </w:divBdr>
    </w:div>
    <w:div w:id="1214193569">
      <w:marLeft w:val="640"/>
      <w:marRight w:val="0"/>
      <w:marTop w:val="0"/>
      <w:marBottom w:val="0"/>
      <w:divBdr>
        <w:top w:val="none" w:sz="0" w:space="0" w:color="auto"/>
        <w:left w:val="none" w:sz="0" w:space="0" w:color="auto"/>
        <w:bottom w:val="none" w:sz="0" w:space="0" w:color="auto"/>
        <w:right w:val="none" w:sz="0" w:space="0" w:color="auto"/>
      </w:divBdr>
    </w:div>
    <w:div w:id="1215190846">
      <w:marLeft w:val="640"/>
      <w:marRight w:val="0"/>
      <w:marTop w:val="0"/>
      <w:marBottom w:val="0"/>
      <w:divBdr>
        <w:top w:val="none" w:sz="0" w:space="0" w:color="auto"/>
        <w:left w:val="none" w:sz="0" w:space="0" w:color="auto"/>
        <w:bottom w:val="none" w:sz="0" w:space="0" w:color="auto"/>
        <w:right w:val="none" w:sz="0" w:space="0" w:color="auto"/>
      </w:divBdr>
    </w:div>
    <w:div w:id="1215653305">
      <w:marLeft w:val="640"/>
      <w:marRight w:val="0"/>
      <w:marTop w:val="0"/>
      <w:marBottom w:val="0"/>
      <w:divBdr>
        <w:top w:val="none" w:sz="0" w:space="0" w:color="auto"/>
        <w:left w:val="none" w:sz="0" w:space="0" w:color="auto"/>
        <w:bottom w:val="none" w:sz="0" w:space="0" w:color="auto"/>
        <w:right w:val="none" w:sz="0" w:space="0" w:color="auto"/>
      </w:divBdr>
    </w:div>
    <w:div w:id="1216238257">
      <w:marLeft w:val="640"/>
      <w:marRight w:val="0"/>
      <w:marTop w:val="0"/>
      <w:marBottom w:val="0"/>
      <w:divBdr>
        <w:top w:val="none" w:sz="0" w:space="0" w:color="auto"/>
        <w:left w:val="none" w:sz="0" w:space="0" w:color="auto"/>
        <w:bottom w:val="none" w:sz="0" w:space="0" w:color="auto"/>
        <w:right w:val="none" w:sz="0" w:space="0" w:color="auto"/>
      </w:divBdr>
    </w:div>
    <w:div w:id="1216355735">
      <w:marLeft w:val="640"/>
      <w:marRight w:val="0"/>
      <w:marTop w:val="0"/>
      <w:marBottom w:val="0"/>
      <w:divBdr>
        <w:top w:val="none" w:sz="0" w:space="0" w:color="auto"/>
        <w:left w:val="none" w:sz="0" w:space="0" w:color="auto"/>
        <w:bottom w:val="none" w:sz="0" w:space="0" w:color="auto"/>
        <w:right w:val="none" w:sz="0" w:space="0" w:color="auto"/>
      </w:divBdr>
    </w:div>
    <w:div w:id="1216501902">
      <w:marLeft w:val="640"/>
      <w:marRight w:val="0"/>
      <w:marTop w:val="0"/>
      <w:marBottom w:val="0"/>
      <w:divBdr>
        <w:top w:val="none" w:sz="0" w:space="0" w:color="auto"/>
        <w:left w:val="none" w:sz="0" w:space="0" w:color="auto"/>
        <w:bottom w:val="none" w:sz="0" w:space="0" w:color="auto"/>
        <w:right w:val="none" w:sz="0" w:space="0" w:color="auto"/>
      </w:divBdr>
    </w:div>
    <w:div w:id="1217232858">
      <w:marLeft w:val="640"/>
      <w:marRight w:val="0"/>
      <w:marTop w:val="0"/>
      <w:marBottom w:val="0"/>
      <w:divBdr>
        <w:top w:val="none" w:sz="0" w:space="0" w:color="auto"/>
        <w:left w:val="none" w:sz="0" w:space="0" w:color="auto"/>
        <w:bottom w:val="none" w:sz="0" w:space="0" w:color="auto"/>
        <w:right w:val="none" w:sz="0" w:space="0" w:color="auto"/>
      </w:divBdr>
    </w:div>
    <w:div w:id="1218053626">
      <w:marLeft w:val="640"/>
      <w:marRight w:val="0"/>
      <w:marTop w:val="0"/>
      <w:marBottom w:val="0"/>
      <w:divBdr>
        <w:top w:val="none" w:sz="0" w:space="0" w:color="auto"/>
        <w:left w:val="none" w:sz="0" w:space="0" w:color="auto"/>
        <w:bottom w:val="none" w:sz="0" w:space="0" w:color="auto"/>
        <w:right w:val="none" w:sz="0" w:space="0" w:color="auto"/>
      </w:divBdr>
    </w:div>
    <w:div w:id="1218467179">
      <w:marLeft w:val="640"/>
      <w:marRight w:val="0"/>
      <w:marTop w:val="0"/>
      <w:marBottom w:val="0"/>
      <w:divBdr>
        <w:top w:val="none" w:sz="0" w:space="0" w:color="auto"/>
        <w:left w:val="none" w:sz="0" w:space="0" w:color="auto"/>
        <w:bottom w:val="none" w:sz="0" w:space="0" w:color="auto"/>
        <w:right w:val="none" w:sz="0" w:space="0" w:color="auto"/>
      </w:divBdr>
    </w:div>
    <w:div w:id="1219129610">
      <w:marLeft w:val="640"/>
      <w:marRight w:val="0"/>
      <w:marTop w:val="0"/>
      <w:marBottom w:val="0"/>
      <w:divBdr>
        <w:top w:val="none" w:sz="0" w:space="0" w:color="auto"/>
        <w:left w:val="none" w:sz="0" w:space="0" w:color="auto"/>
        <w:bottom w:val="none" w:sz="0" w:space="0" w:color="auto"/>
        <w:right w:val="none" w:sz="0" w:space="0" w:color="auto"/>
      </w:divBdr>
    </w:div>
    <w:div w:id="1219315565">
      <w:marLeft w:val="640"/>
      <w:marRight w:val="0"/>
      <w:marTop w:val="0"/>
      <w:marBottom w:val="0"/>
      <w:divBdr>
        <w:top w:val="none" w:sz="0" w:space="0" w:color="auto"/>
        <w:left w:val="none" w:sz="0" w:space="0" w:color="auto"/>
        <w:bottom w:val="none" w:sz="0" w:space="0" w:color="auto"/>
        <w:right w:val="none" w:sz="0" w:space="0" w:color="auto"/>
      </w:divBdr>
    </w:div>
    <w:div w:id="1219516492">
      <w:marLeft w:val="640"/>
      <w:marRight w:val="0"/>
      <w:marTop w:val="0"/>
      <w:marBottom w:val="0"/>
      <w:divBdr>
        <w:top w:val="none" w:sz="0" w:space="0" w:color="auto"/>
        <w:left w:val="none" w:sz="0" w:space="0" w:color="auto"/>
        <w:bottom w:val="none" w:sz="0" w:space="0" w:color="auto"/>
        <w:right w:val="none" w:sz="0" w:space="0" w:color="auto"/>
      </w:divBdr>
    </w:div>
    <w:div w:id="1219827766">
      <w:marLeft w:val="640"/>
      <w:marRight w:val="0"/>
      <w:marTop w:val="0"/>
      <w:marBottom w:val="0"/>
      <w:divBdr>
        <w:top w:val="none" w:sz="0" w:space="0" w:color="auto"/>
        <w:left w:val="none" w:sz="0" w:space="0" w:color="auto"/>
        <w:bottom w:val="none" w:sz="0" w:space="0" w:color="auto"/>
        <w:right w:val="none" w:sz="0" w:space="0" w:color="auto"/>
      </w:divBdr>
    </w:div>
    <w:div w:id="1220091890">
      <w:marLeft w:val="640"/>
      <w:marRight w:val="0"/>
      <w:marTop w:val="0"/>
      <w:marBottom w:val="0"/>
      <w:divBdr>
        <w:top w:val="none" w:sz="0" w:space="0" w:color="auto"/>
        <w:left w:val="none" w:sz="0" w:space="0" w:color="auto"/>
        <w:bottom w:val="none" w:sz="0" w:space="0" w:color="auto"/>
        <w:right w:val="none" w:sz="0" w:space="0" w:color="auto"/>
      </w:divBdr>
    </w:div>
    <w:div w:id="1220361846">
      <w:marLeft w:val="640"/>
      <w:marRight w:val="0"/>
      <w:marTop w:val="0"/>
      <w:marBottom w:val="0"/>
      <w:divBdr>
        <w:top w:val="none" w:sz="0" w:space="0" w:color="auto"/>
        <w:left w:val="none" w:sz="0" w:space="0" w:color="auto"/>
        <w:bottom w:val="none" w:sz="0" w:space="0" w:color="auto"/>
        <w:right w:val="none" w:sz="0" w:space="0" w:color="auto"/>
      </w:divBdr>
    </w:div>
    <w:div w:id="1220938703">
      <w:marLeft w:val="640"/>
      <w:marRight w:val="0"/>
      <w:marTop w:val="0"/>
      <w:marBottom w:val="0"/>
      <w:divBdr>
        <w:top w:val="none" w:sz="0" w:space="0" w:color="auto"/>
        <w:left w:val="none" w:sz="0" w:space="0" w:color="auto"/>
        <w:bottom w:val="none" w:sz="0" w:space="0" w:color="auto"/>
        <w:right w:val="none" w:sz="0" w:space="0" w:color="auto"/>
      </w:divBdr>
    </w:div>
    <w:div w:id="1221020283">
      <w:marLeft w:val="640"/>
      <w:marRight w:val="0"/>
      <w:marTop w:val="0"/>
      <w:marBottom w:val="0"/>
      <w:divBdr>
        <w:top w:val="none" w:sz="0" w:space="0" w:color="auto"/>
        <w:left w:val="none" w:sz="0" w:space="0" w:color="auto"/>
        <w:bottom w:val="none" w:sz="0" w:space="0" w:color="auto"/>
        <w:right w:val="none" w:sz="0" w:space="0" w:color="auto"/>
      </w:divBdr>
    </w:div>
    <w:div w:id="1221361227">
      <w:marLeft w:val="640"/>
      <w:marRight w:val="0"/>
      <w:marTop w:val="0"/>
      <w:marBottom w:val="0"/>
      <w:divBdr>
        <w:top w:val="none" w:sz="0" w:space="0" w:color="auto"/>
        <w:left w:val="none" w:sz="0" w:space="0" w:color="auto"/>
        <w:bottom w:val="none" w:sz="0" w:space="0" w:color="auto"/>
        <w:right w:val="none" w:sz="0" w:space="0" w:color="auto"/>
      </w:divBdr>
    </w:div>
    <w:div w:id="1222981871">
      <w:marLeft w:val="640"/>
      <w:marRight w:val="0"/>
      <w:marTop w:val="0"/>
      <w:marBottom w:val="0"/>
      <w:divBdr>
        <w:top w:val="none" w:sz="0" w:space="0" w:color="auto"/>
        <w:left w:val="none" w:sz="0" w:space="0" w:color="auto"/>
        <w:bottom w:val="none" w:sz="0" w:space="0" w:color="auto"/>
        <w:right w:val="none" w:sz="0" w:space="0" w:color="auto"/>
      </w:divBdr>
    </w:div>
    <w:div w:id="1223174365">
      <w:marLeft w:val="640"/>
      <w:marRight w:val="0"/>
      <w:marTop w:val="0"/>
      <w:marBottom w:val="0"/>
      <w:divBdr>
        <w:top w:val="none" w:sz="0" w:space="0" w:color="auto"/>
        <w:left w:val="none" w:sz="0" w:space="0" w:color="auto"/>
        <w:bottom w:val="none" w:sz="0" w:space="0" w:color="auto"/>
        <w:right w:val="none" w:sz="0" w:space="0" w:color="auto"/>
      </w:divBdr>
    </w:div>
    <w:div w:id="1223246880">
      <w:marLeft w:val="640"/>
      <w:marRight w:val="0"/>
      <w:marTop w:val="0"/>
      <w:marBottom w:val="0"/>
      <w:divBdr>
        <w:top w:val="none" w:sz="0" w:space="0" w:color="auto"/>
        <w:left w:val="none" w:sz="0" w:space="0" w:color="auto"/>
        <w:bottom w:val="none" w:sz="0" w:space="0" w:color="auto"/>
        <w:right w:val="none" w:sz="0" w:space="0" w:color="auto"/>
      </w:divBdr>
    </w:div>
    <w:div w:id="1223255465">
      <w:marLeft w:val="640"/>
      <w:marRight w:val="0"/>
      <w:marTop w:val="0"/>
      <w:marBottom w:val="0"/>
      <w:divBdr>
        <w:top w:val="none" w:sz="0" w:space="0" w:color="auto"/>
        <w:left w:val="none" w:sz="0" w:space="0" w:color="auto"/>
        <w:bottom w:val="none" w:sz="0" w:space="0" w:color="auto"/>
        <w:right w:val="none" w:sz="0" w:space="0" w:color="auto"/>
      </w:divBdr>
    </w:div>
    <w:div w:id="1223559703">
      <w:marLeft w:val="640"/>
      <w:marRight w:val="0"/>
      <w:marTop w:val="0"/>
      <w:marBottom w:val="0"/>
      <w:divBdr>
        <w:top w:val="none" w:sz="0" w:space="0" w:color="auto"/>
        <w:left w:val="none" w:sz="0" w:space="0" w:color="auto"/>
        <w:bottom w:val="none" w:sz="0" w:space="0" w:color="auto"/>
        <w:right w:val="none" w:sz="0" w:space="0" w:color="auto"/>
      </w:divBdr>
    </w:div>
    <w:div w:id="1224024987">
      <w:marLeft w:val="640"/>
      <w:marRight w:val="0"/>
      <w:marTop w:val="0"/>
      <w:marBottom w:val="0"/>
      <w:divBdr>
        <w:top w:val="none" w:sz="0" w:space="0" w:color="auto"/>
        <w:left w:val="none" w:sz="0" w:space="0" w:color="auto"/>
        <w:bottom w:val="none" w:sz="0" w:space="0" w:color="auto"/>
        <w:right w:val="none" w:sz="0" w:space="0" w:color="auto"/>
      </w:divBdr>
    </w:div>
    <w:div w:id="1224219214">
      <w:bodyDiv w:val="1"/>
      <w:marLeft w:val="0"/>
      <w:marRight w:val="0"/>
      <w:marTop w:val="0"/>
      <w:marBottom w:val="0"/>
      <w:divBdr>
        <w:top w:val="none" w:sz="0" w:space="0" w:color="auto"/>
        <w:left w:val="none" w:sz="0" w:space="0" w:color="auto"/>
        <w:bottom w:val="none" w:sz="0" w:space="0" w:color="auto"/>
        <w:right w:val="none" w:sz="0" w:space="0" w:color="auto"/>
      </w:divBdr>
      <w:divsChild>
        <w:div w:id="6248988">
          <w:marLeft w:val="640"/>
          <w:marRight w:val="0"/>
          <w:marTop w:val="0"/>
          <w:marBottom w:val="0"/>
          <w:divBdr>
            <w:top w:val="none" w:sz="0" w:space="0" w:color="auto"/>
            <w:left w:val="none" w:sz="0" w:space="0" w:color="auto"/>
            <w:bottom w:val="none" w:sz="0" w:space="0" w:color="auto"/>
            <w:right w:val="none" w:sz="0" w:space="0" w:color="auto"/>
          </w:divBdr>
        </w:div>
        <w:div w:id="8529433">
          <w:marLeft w:val="640"/>
          <w:marRight w:val="0"/>
          <w:marTop w:val="0"/>
          <w:marBottom w:val="0"/>
          <w:divBdr>
            <w:top w:val="none" w:sz="0" w:space="0" w:color="auto"/>
            <w:left w:val="none" w:sz="0" w:space="0" w:color="auto"/>
            <w:bottom w:val="none" w:sz="0" w:space="0" w:color="auto"/>
            <w:right w:val="none" w:sz="0" w:space="0" w:color="auto"/>
          </w:divBdr>
        </w:div>
        <w:div w:id="12846264">
          <w:marLeft w:val="640"/>
          <w:marRight w:val="0"/>
          <w:marTop w:val="0"/>
          <w:marBottom w:val="0"/>
          <w:divBdr>
            <w:top w:val="none" w:sz="0" w:space="0" w:color="auto"/>
            <w:left w:val="none" w:sz="0" w:space="0" w:color="auto"/>
            <w:bottom w:val="none" w:sz="0" w:space="0" w:color="auto"/>
            <w:right w:val="none" w:sz="0" w:space="0" w:color="auto"/>
          </w:divBdr>
        </w:div>
        <w:div w:id="15080182">
          <w:marLeft w:val="640"/>
          <w:marRight w:val="0"/>
          <w:marTop w:val="0"/>
          <w:marBottom w:val="0"/>
          <w:divBdr>
            <w:top w:val="none" w:sz="0" w:space="0" w:color="auto"/>
            <w:left w:val="none" w:sz="0" w:space="0" w:color="auto"/>
            <w:bottom w:val="none" w:sz="0" w:space="0" w:color="auto"/>
            <w:right w:val="none" w:sz="0" w:space="0" w:color="auto"/>
          </w:divBdr>
        </w:div>
        <w:div w:id="19556333">
          <w:marLeft w:val="640"/>
          <w:marRight w:val="0"/>
          <w:marTop w:val="0"/>
          <w:marBottom w:val="0"/>
          <w:divBdr>
            <w:top w:val="none" w:sz="0" w:space="0" w:color="auto"/>
            <w:left w:val="none" w:sz="0" w:space="0" w:color="auto"/>
            <w:bottom w:val="none" w:sz="0" w:space="0" w:color="auto"/>
            <w:right w:val="none" w:sz="0" w:space="0" w:color="auto"/>
          </w:divBdr>
        </w:div>
        <w:div w:id="30958425">
          <w:marLeft w:val="640"/>
          <w:marRight w:val="0"/>
          <w:marTop w:val="0"/>
          <w:marBottom w:val="0"/>
          <w:divBdr>
            <w:top w:val="none" w:sz="0" w:space="0" w:color="auto"/>
            <w:left w:val="none" w:sz="0" w:space="0" w:color="auto"/>
            <w:bottom w:val="none" w:sz="0" w:space="0" w:color="auto"/>
            <w:right w:val="none" w:sz="0" w:space="0" w:color="auto"/>
          </w:divBdr>
        </w:div>
        <w:div w:id="35324150">
          <w:marLeft w:val="640"/>
          <w:marRight w:val="0"/>
          <w:marTop w:val="0"/>
          <w:marBottom w:val="0"/>
          <w:divBdr>
            <w:top w:val="none" w:sz="0" w:space="0" w:color="auto"/>
            <w:left w:val="none" w:sz="0" w:space="0" w:color="auto"/>
            <w:bottom w:val="none" w:sz="0" w:space="0" w:color="auto"/>
            <w:right w:val="none" w:sz="0" w:space="0" w:color="auto"/>
          </w:divBdr>
        </w:div>
        <w:div w:id="42752530">
          <w:marLeft w:val="640"/>
          <w:marRight w:val="0"/>
          <w:marTop w:val="0"/>
          <w:marBottom w:val="0"/>
          <w:divBdr>
            <w:top w:val="none" w:sz="0" w:space="0" w:color="auto"/>
            <w:left w:val="none" w:sz="0" w:space="0" w:color="auto"/>
            <w:bottom w:val="none" w:sz="0" w:space="0" w:color="auto"/>
            <w:right w:val="none" w:sz="0" w:space="0" w:color="auto"/>
          </w:divBdr>
        </w:div>
        <w:div w:id="43331520">
          <w:marLeft w:val="640"/>
          <w:marRight w:val="0"/>
          <w:marTop w:val="0"/>
          <w:marBottom w:val="0"/>
          <w:divBdr>
            <w:top w:val="none" w:sz="0" w:space="0" w:color="auto"/>
            <w:left w:val="none" w:sz="0" w:space="0" w:color="auto"/>
            <w:bottom w:val="none" w:sz="0" w:space="0" w:color="auto"/>
            <w:right w:val="none" w:sz="0" w:space="0" w:color="auto"/>
          </w:divBdr>
        </w:div>
        <w:div w:id="61568323">
          <w:marLeft w:val="640"/>
          <w:marRight w:val="0"/>
          <w:marTop w:val="0"/>
          <w:marBottom w:val="0"/>
          <w:divBdr>
            <w:top w:val="none" w:sz="0" w:space="0" w:color="auto"/>
            <w:left w:val="none" w:sz="0" w:space="0" w:color="auto"/>
            <w:bottom w:val="none" w:sz="0" w:space="0" w:color="auto"/>
            <w:right w:val="none" w:sz="0" w:space="0" w:color="auto"/>
          </w:divBdr>
        </w:div>
        <w:div w:id="62534963">
          <w:marLeft w:val="640"/>
          <w:marRight w:val="0"/>
          <w:marTop w:val="0"/>
          <w:marBottom w:val="0"/>
          <w:divBdr>
            <w:top w:val="none" w:sz="0" w:space="0" w:color="auto"/>
            <w:left w:val="none" w:sz="0" w:space="0" w:color="auto"/>
            <w:bottom w:val="none" w:sz="0" w:space="0" w:color="auto"/>
            <w:right w:val="none" w:sz="0" w:space="0" w:color="auto"/>
          </w:divBdr>
        </w:div>
        <w:div w:id="106780106">
          <w:marLeft w:val="640"/>
          <w:marRight w:val="0"/>
          <w:marTop w:val="0"/>
          <w:marBottom w:val="0"/>
          <w:divBdr>
            <w:top w:val="none" w:sz="0" w:space="0" w:color="auto"/>
            <w:left w:val="none" w:sz="0" w:space="0" w:color="auto"/>
            <w:bottom w:val="none" w:sz="0" w:space="0" w:color="auto"/>
            <w:right w:val="none" w:sz="0" w:space="0" w:color="auto"/>
          </w:divBdr>
        </w:div>
        <w:div w:id="119225927">
          <w:marLeft w:val="640"/>
          <w:marRight w:val="0"/>
          <w:marTop w:val="0"/>
          <w:marBottom w:val="0"/>
          <w:divBdr>
            <w:top w:val="none" w:sz="0" w:space="0" w:color="auto"/>
            <w:left w:val="none" w:sz="0" w:space="0" w:color="auto"/>
            <w:bottom w:val="none" w:sz="0" w:space="0" w:color="auto"/>
            <w:right w:val="none" w:sz="0" w:space="0" w:color="auto"/>
          </w:divBdr>
        </w:div>
        <w:div w:id="120803944">
          <w:marLeft w:val="640"/>
          <w:marRight w:val="0"/>
          <w:marTop w:val="0"/>
          <w:marBottom w:val="0"/>
          <w:divBdr>
            <w:top w:val="none" w:sz="0" w:space="0" w:color="auto"/>
            <w:left w:val="none" w:sz="0" w:space="0" w:color="auto"/>
            <w:bottom w:val="none" w:sz="0" w:space="0" w:color="auto"/>
            <w:right w:val="none" w:sz="0" w:space="0" w:color="auto"/>
          </w:divBdr>
        </w:div>
        <w:div w:id="131294231">
          <w:marLeft w:val="640"/>
          <w:marRight w:val="0"/>
          <w:marTop w:val="0"/>
          <w:marBottom w:val="0"/>
          <w:divBdr>
            <w:top w:val="none" w:sz="0" w:space="0" w:color="auto"/>
            <w:left w:val="none" w:sz="0" w:space="0" w:color="auto"/>
            <w:bottom w:val="none" w:sz="0" w:space="0" w:color="auto"/>
            <w:right w:val="none" w:sz="0" w:space="0" w:color="auto"/>
          </w:divBdr>
        </w:div>
        <w:div w:id="133446270">
          <w:marLeft w:val="640"/>
          <w:marRight w:val="0"/>
          <w:marTop w:val="0"/>
          <w:marBottom w:val="0"/>
          <w:divBdr>
            <w:top w:val="none" w:sz="0" w:space="0" w:color="auto"/>
            <w:left w:val="none" w:sz="0" w:space="0" w:color="auto"/>
            <w:bottom w:val="none" w:sz="0" w:space="0" w:color="auto"/>
            <w:right w:val="none" w:sz="0" w:space="0" w:color="auto"/>
          </w:divBdr>
        </w:div>
        <w:div w:id="163054722">
          <w:marLeft w:val="640"/>
          <w:marRight w:val="0"/>
          <w:marTop w:val="0"/>
          <w:marBottom w:val="0"/>
          <w:divBdr>
            <w:top w:val="none" w:sz="0" w:space="0" w:color="auto"/>
            <w:left w:val="none" w:sz="0" w:space="0" w:color="auto"/>
            <w:bottom w:val="none" w:sz="0" w:space="0" w:color="auto"/>
            <w:right w:val="none" w:sz="0" w:space="0" w:color="auto"/>
          </w:divBdr>
        </w:div>
        <w:div w:id="168448456">
          <w:marLeft w:val="640"/>
          <w:marRight w:val="0"/>
          <w:marTop w:val="0"/>
          <w:marBottom w:val="0"/>
          <w:divBdr>
            <w:top w:val="none" w:sz="0" w:space="0" w:color="auto"/>
            <w:left w:val="none" w:sz="0" w:space="0" w:color="auto"/>
            <w:bottom w:val="none" w:sz="0" w:space="0" w:color="auto"/>
            <w:right w:val="none" w:sz="0" w:space="0" w:color="auto"/>
          </w:divBdr>
        </w:div>
        <w:div w:id="172569983">
          <w:marLeft w:val="640"/>
          <w:marRight w:val="0"/>
          <w:marTop w:val="0"/>
          <w:marBottom w:val="0"/>
          <w:divBdr>
            <w:top w:val="none" w:sz="0" w:space="0" w:color="auto"/>
            <w:left w:val="none" w:sz="0" w:space="0" w:color="auto"/>
            <w:bottom w:val="none" w:sz="0" w:space="0" w:color="auto"/>
            <w:right w:val="none" w:sz="0" w:space="0" w:color="auto"/>
          </w:divBdr>
        </w:div>
        <w:div w:id="176509780">
          <w:marLeft w:val="640"/>
          <w:marRight w:val="0"/>
          <w:marTop w:val="0"/>
          <w:marBottom w:val="0"/>
          <w:divBdr>
            <w:top w:val="none" w:sz="0" w:space="0" w:color="auto"/>
            <w:left w:val="none" w:sz="0" w:space="0" w:color="auto"/>
            <w:bottom w:val="none" w:sz="0" w:space="0" w:color="auto"/>
            <w:right w:val="none" w:sz="0" w:space="0" w:color="auto"/>
          </w:divBdr>
        </w:div>
        <w:div w:id="179054288">
          <w:marLeft w:val="640"/>
          <w:marRight w:val="0"/>
          <w:marTop w:val="0"/>
          <w:marBottom w:val="0"/>
          <w:divBdr>
            <w:top w:val="none" w:sz="0" w:space="0" w:color="auto"/>
            <w:left w:val="none" w:sz="0" w:space="0" w:color="auto"/>
            <w:bottom w:val="none" w:sz="0" w:space="0" w:color="auto"/>
            <w:right w:val="none" w:sz="0" w:space="0" w:color="auto"/>
          </w:divBdr>
        </w:div>
        <w:div w:id="183642311">
          <w:marLeft w:val="640"/>
          <w:marRight w:val="0"/>
          <w:marTop w:val="0"/>
          <w:marBottom w:val="0"/>
          <w:divBdr>
            <w:top w:val="none" w:sz="0" w:space="0" w:color="auto"/>
            <w:left w:val="none" w:sz="0" w:space="0" w:color="auto"/>
            <w:bottom w:val="none" w:sz="0" w:space="0" w:color="auto"/>
            <w:right w:val="none" w:sz="0" w:space="0" w:color="auto"/>
          </w:divBdr>
        </w:div>
        <w:div w:id="213931025">
          <w:marLeft w:val="640"/>
          <w:marRight w:val="0"/>
          <w:marTop w:val="0"/>
          <w:marBottom w:val="0"/>
          <w:divBdr>
            <w:top w:val="none" w:sz="0" w:space="0" w:color="auto"/>
            <w:left w:val="none" w:sz="0" w:space="0" w:color="auto"/>
            <w:bottom w:val="none" w:sz="0" w:space="0" w:color="auto"/>
            <w:right w:val="none" w:sz="0" w:space="0" w:color="auto"/>
          </w:divBdr>
        </w:div>
        <w:div w:id="241374305">
          <w:marLeft w:val="640"/>
          <w:marRight w:val="0"/>
          <w:marTop w:val="0"/>
          <w:marBottom w:val="0"/>
          <w:divBdr>
            <w:top w:val="none" w:sz="0" w:space="0" w:color="auto"/>
            <w:left w:val="none" w:sz="0" w:space="0" w:color="auto"/>
            <w:bottom w:val="none" w:sz="0" w:space="0" w:color="auto"/>
            <w:right w:val="none" w:sz="0" w:space="0" w:color="auto"/>
          </w:divBdr>
        </w:div>
        <w:div w:id="245965080">
          <w:marLeft w:val="640"/>
          <w:marRight w:val="0"/>
          <w:marTop w:val="0"/>
          <w:marBottom w:val="0"/>
          <w:divBdr>
            <w:top w:val="none" w:sz="0" w:space="0" w:color="auto"/>
            <w:left w:val="none" w:sz="0" w:space="0" w:color="auto"/>
            <w:bottom w:val="none" w:sz="0" w:space="0" w:color="auto"/>
            <w:right w:val="none" w:sz="0" w:space="0" w:color="auto"/>
          </w:divBdr>
        </w:div>
        <w:div w:id="249240568">
          <w:marLeft w:val="640"/>
          <w:marRight w:val="0"/>
          <w:marTop w:val="0"/>
          <w:marBottom w:val="0"/>
          <w:divBdr>
            <w:top w:val="none" w:sz="0" w:space="0" w:color="auto"/>
            <w:left w:val="none" w:sz="0" w:space="0" w:color="auto"/>
            <w:bottom w:val="none" w:sz="0" w:space="0" w:color="auto"/>
            <w:right w:val="none" w:sz="0" w:space="0" w:color="auto"/>
          </w:divBdr>
        </w:div>
        <w:div w:id="254172833">
          <w:marLeft w:val="640"/>
          <w:marRight w:val="0"/>
          <w:marTop w:val="0"/>
          <w:marBottom w:val="0"/>
          <w:divBdr>
            <w:top w:val="none" w:sz="0" w:space="0" w:color="auto"/>
            <w:left w:val="none" w:sz="0" w:space="0" w:color="auto"/>
            <w:bottom w:val="none" w:sz="0" w:space="0" w:color="auto"/>
            <w:right w:val="none" w:sz="0" w:space="0" w:color="auto"/>
          </w:divBdr>
        </w:div>
        <w:div w:id="259728177">
          <w:marLeft w:val="640"/>
          <w:marRight w:val="0"/>
          <w:marTop w:val="0"/>
          <w:marBottom w:val="0"/>
          <w:divBdr>
            <w:top w:val="none" w:sz="0" w:space="0" w:color="auto"/>
            <w:left w:val="none" w:sz="0" w:space="0" w:color="auto"/>
            <w:bottom w:val="none" w:sz="0" w:space="0" w:color="auto"/>
            <w:right w:val="none" w:sz="0" w:space="0" w:color="auto"/>
          </w:divBdr>
        </w:div>
        <w:div w:id="263804564">
          <w:marLeft w:val="640"/>
          <w:marRight w:val="0"/>
          <w:marTop w:val="0"/>
          <w:marBottom w:val="0"/>
          <w:divBdr>
            <w:top w:val="none" w:sz="0" w:space="0" w:color="auto"/>
            <w:left w:val="none" w:sz="0" w:space="0" w:color="auto"/>
            <w:bottom w:val="none" w:sz="0" w:space="0" w:color="auto"/>
            <w:right w:val="none" w:sz="0" w:space="0" w:color="auto"/>
          </w:divBdr>
        </w:div>
        <w:div w:id="271011925">
          <w:marLeft w:val="640"/>
          <w:marRight w:val="0"/>
          <w:marTop w:val="0"/>
          <w:marBottom w:val="0"/>
          <w:divBdr>
            <w:top w:val="none" w:sz="0" w:space="0" w:color="auto"/>
            <w:left w:val="none" w:sz="0" w:space="0" w:color="auto"/>
            <w:bottom w:val="none" w:sz="0" w:space="0" w:color="auto"/>
            <w:right w:val="none" w:sz="0" w:space="0" w:color="auto"/>
          </w:divBdr>
        </w:div>
        <w:div w:id="284509396">
          <w:marLeft w:val="640"/>
          <w:marRight w:val="0"/>
          <w:marTop w:val="0"/>
          <w:marBottom w:val="0"/>
          <w:divBdr>
            <w:top w:val="none" w:sz="0" w:space="0" w:color="auto"/>
            <w:left w:val="none" w:sz="0" w:space="0" w:color="auto"/>
            <w:bottom w:val="none" w:sz="0" w:space="0" w:color="auto"/>
            <w:right w:val="none" w:sz="0" w:space="0" w:color="auto"/>
          </w:divBdr>
        </w:div>
        <w:div w:id="290288331">
          <w:marLeft w:val="640"/>
          <w:marRight w:val="0"/>
          <w:marTop w:val="0"/>
          <w:marBottom w:val="0"/>
          <w:divBdr>
            <w:top w:val="none" w:sz="0" w:space="0" w:color="auto"/>
            <w:left w:val="none" w:sz="0" w:space="0" w:color="auto"/>
            <w:bottom w:val="none" w:sz="0" w:space="0" w:color="auto"/>
            <w:right w:val="none" w:sz="0" w:space="0" w:color="auto"/>
          </w:divBdr>
        </w:div>
        <w:div w:id="307444625">
          <w:marLeft w:val="640"/>
          <w:marRight w:val="0"/>
          <w:marTop w:val="0"/>
          <w:marBottom w:val="0"/>
          <w:divBdr>
            <w:top w:val="none" w:sz="0" w:space="0" w:color="auto"/>
            <w:left w:val="none" w:sz="0" w:space="0" w:color="auto"/>
            <w:bottom w:val="none" w:sz="0" w:space="0" w:color="auto"/>
            <w:right w:val="none" w:sz="0" w:space="0" w:color="auto"/>
          </w:divBdr>
        </w:div>
        <w:div w:id="308556406">
          <w:marLeft w:val="640"/>
          <w:marRight w:val="0"/>
          <w:marTop w:val="0"/>
          <w:marBottom w:val="0"/>
          <w:divBdr>
            <w:top w:val="none" w:sz="0" w:space="0" w:color="auto"/>
            <w:left w:val="none" w:sz="0" w:space="0" w:color="auto"/>
            <w:bottom w:val="none" w:sz="0" w:space="0" w:color="auto"/>
            <w:right w:val="none" w:sz="0" w:space="0" w:color="auto"/>
          </w:divBdr>
        </w:div>
        <w:div w:id="330182301">
          <w:marLeft w:val="640"/>
          <w:marRight w:val="0"/>
          <w:marTop w:val="0"/>
          <w:marBottom w:val="0"/>
          <w:divBdr>
            <w:top w:val="none" w:sz="0" w:space="0" w:color="auto"/>
            <w:left w:val="none" w:sz="0" w:space="0" w:color="auto"/>
            <w:bottom w:val="none" w:sz="0" w:space="0" w:color="auto"/>
            <w:right w:val="none" w:sz="0" w:space="0" w:color="auto"/>
          </w:divBdr>
        </w:div>
        <w:div w:id="333805733">
          <w:marLeft w:val="640"/>
          <w:marRight w:val="0"/>
          <w:marTop w:val="0"/>
          <w:marBottom w:val="0"/>
          <w:divBdr>
            <w:top w:val="none" w:sz="0" w:space="0" w:color="auto"/>
            <w:left w:val="none" w:sz="0" w:space="0" w:color="auto"/>
            <w:bottom w:val="none" w:sz="0" w:space="0" w:color="auto"/>
            <w:right w:val="none" w:sz="0" w:space="0" w:color="auto"/>
          </w:divBdr>
        </w:div>
        <w:div w:id="339894870">
          <w:marLeft w:val="640"/>
          <w:marRight w:val="0"/>
          <w:marTop w:val="0"/>
          <w:marBottom w:val="0"/>
          <w:divBdr>
            <w:top w:val="none" w:sz="0" w:space="0" w:color="auto"/>
            <w:left w:val="none" w:sz="0" w:space="0" w:color="auto"/>
            <w:bottom w:val="none" w:sz="0" w:space="0" w:color="auto"/>
            <w:right w:val="none" w:sz="0" w:space="0" w:color="auto"/>
          </w:divBdr>
        </w:div>
        <w:div w:id="342896169">
          <w:marLeft w:val="640"/>
          <w:marRight w:val="0"/>
          <w:marTop w:val="0"/>
          <w:marBottom w:val="0"/>
          <w:divBdr>
            <w:top w:val="none" w:sz="0" w:space="0" w:color="auto"/>
            <w:left w:val="none" w:sz="0" w:space="0" w:color="auto"/>
            <w:bottom w:val="none" w:sz="0" w:space="0" w:color="auto"/>
            <w:right w:val="none" w:sz="0" w:space="0" w:color="auto"/>
          </w:divBdr>
        </w:div>
        <w:div w:id="348340612">
          <w:marLeft w:val="640"/>
          <w:marRight w:val="0"/>
          <w:marTop w:val="0"/>
          <w:marBottom w:val="0"/>
          <w:divBdr>
            <w:top w:val="none" w:sz="0" w:space="0" w:color="auto"/>
            <w:left w:val="none" w:sz="0" w:space="0" w:color="auto"/>
            <w:bottom w:val="none" w:sz="0" w:space="0" w:color="auto"/>
            <w:right w:val="none" w:sz="0" w:space="0" w:color="auto"/>
          </w:divBdr>
        </w:div>
        <w:div w:id="356809449">
          <w:marLeft w:val="640"/>
          <w:marRight w:val="0"/>
          <w:marTop w:val="0"/>
          <w:marBottom w:val="0"/>
          <w:divBdr>
            <w:top w:val="none" w:sz="0" w:space="0" w:color="auto"/>
            <w:left w:val="none" w:sz="0" w:space="0" w:color="auto"/>
            <w:bottom w:val="none" w:sz="0" w:space="0" w:color="auto"/>
            <w:right w:val="none" w:sz="0" w:space="0" w:color="auto"/>
          </w:divBdr>
        </w:div>
        <w:div w:id="367265679">
          <w:marLeft w:val="640"/>
          <w:marRight w:val="0"/>
          <w:marTop w:val="0"/>
          <w:marBottom w:val="0"/>
          <w:divBdr>
            <w:top w:val="none" w:sz="0" w:space="0" w:color="auto"/>
            <w:left w:val="none" w:sz="0" w:space="0" w:color="auto"/>
            <w:bottom w:val="none" w:sz="0" w:space="0" w:color="auto"/>
            <w:right w:val="none" w:sz="0" w:space="0" w:color="auto"/>
          </w:divBdr>
        </w:div>
        <w:div w:id="374499944">
          <w:marLeft w:val="640"/>
          <w:marRight w:val="0"/>
          <w:marTop w:val="0"/>
          <w:marBottom w:val="0"/>
          <w:divBdr>
            <w:top w:val="none" w:sz="0" w:space="0" w:color="auto"/>
            <w:left w:val="none" w:sz="0" w:space="0" w:color="auto"/>
            <w:bottom w:val="none" w:sz="0" w:space="0" w:color="auto"/>
            <w:right w:val="none" w:sz="0" w:space="0" w:color="auto"/>
          </w:divBdr>
        </w:div>
        <w:div w:id="393313137">
          <w:marLeft w:val="640"/>
          <w:marRight w:val="0"/>
          <w:marTop w:val="0"/>
          <w:marBottom w:val="0"/>
          <w:divBdr>
            <w:top w:val="none" w:sz="0" w:space="0" w:color="auto"/>
            <w:left w:val="none" w:sz="0" w:space="0" w:color="auto"/>
            <w:bottom w:val="none" w:sz="0" w:space="0" w:color="auto"/>
            <w:right w:val="none" w:sz="0" w:space="0" w:color="auto"/>
          </w:divBdr>
        </w:div>
        <w:div w:id="398065854">
          <w:marLeft w:val="640"/>
          <w:marRight w:val="0"/>
          <w:marTop w:val="0"/>
          <w:marBottom w:val="0"/>
          <w:divBdr>
            <w:top w:val="none" w:sz="0" w:space="0" w:color="auto"/>
            <w:left w:val="none" w:sz="0" w:space="0" w:color="auto"/>
            <w:bottom w:val="none" w:sz="0" w:space="0" w:color="auto"/>
            <w:right w:val="none" w:sz="0" w:space="0" w:color="auto"/>
          </w:divBdr>
        </w:div>
        <w:div w:id="413363545">
          <w:marLeft w:val="640"/>
          <w:marRight w:val="0"/>
          <w:marTop w:val="0"/>
          <w:marBottom w:val="0"/>
          <w:divBdr>
            <w:top w:val="none" w:sz="0" w:space="0" w:color="auto"/>
            <w:left w:val="none" w:sz="0" w:space="0" w:color="auto"/>
            <w:bottom w:val="none" w:sz="0" w:space="0" w:color="auto"/>
            <w:right w:val="none" w:sz="0" w:space="0" w:color="auto"/>
          </w:divBdr>
        </w:div>
        <w:div w:id="440684367">
          <w:marLeft w:val="640"/>
          <w:marRight w:val="0"/>
          <w:marTop w:val="0"/>
          <w:marBottom w:val="0"/>
          <w:divBdr>
            <w:top w:val="none" w:sz="0" w:space="0" w:color="auto"/>
            <w:left w:val="none" w:sz="0" w:space="0" w:color="auto"/>
            <w:bottom w:val="none" w:sz="0" w:space="0" w:color="auto"/>
            <w:right w:val="none" w:sz="0" w:space="0" w:color="auto"/>
          </w:divBdr>
        </w:div>
        <w:div w:id="476143348">
          <w:marLeft w:val="640"/>
          <w:marRight w:val="0"/>
          <w:marTop w:val="0"/>
          <w:marBottom w:val="0"/>
          <w:divBdr>
            <w:top w:val="none" w:sz="0" w:space="0" w:color="auto"/>
            <w:left w:val="none" w:sz="0" w:space="0" w:color="auto"/>
            <w:bottom w:val="none" w:sz="0" w:space="0" w:color="auto"/>
            <w:right w:val="none" w:sz="0" w:space="0" w:color="auto"/>
          </w:divBdr>
        </w:div>
        <w:div w:id="487064535">
          <w:marLeft w:val="640"/>
          <w:marRight w:val="0"/>
          <w:marTop w:val="0"/>
          <w:marBottom w:val="0"/>
          <w:divBdr>
            <w:top w:val="none" w:sz="0" w:space="0" w:color="auto"/>
            <w:left w:val="none" w:sz="0" w:space="0" w:color="auto"/>
            <w:bottom w:val="none" w:sz="0" w:space="0" w:color="auto"/>
            <w:right w:val="none" w:sz="0" w:space="0" w:color="auto"/>
          </w:divBdr>
        </w:div>
        <w:div w:id="490869419">
          <w:marLeft w:val="640"/>
          <w:marRight w:val="0"/>
          <w:marTop w:val="0"/>
          <w:marBottom w:val="0"/>
          <w:divBdr>
            <w:top w:val="none" w:sz="0" w:space="0" w:color="auto"/>
            <w:left w:val="none" w:sz="0" w:space="0" w:color="auto"/>
            <w:bottom w:val="none" w:sz="0" w:space="0" w:color="auto"/>
            <w:right w:val="none" w:sz="0" w:space="0" w:color="auto"/>
          </w:divBdr>
        </w:div>
        <w:div w:id="491140539">
          <w:marLeft w:val="640"/>
          <w:marRight w:val="0"/>
          <w:marTop w:val="0"/>
          <w:marBottom w:val="0"/>
          <w:divBdr>
            <w:top w:val="none" w:sz="0" w:space="0" w:color="auto"/>
            <w:left w:val="none" w:sz="0" w:space="0" w:color="auto"/>
            <w:bottom w:val="none" w:sz="0" w:space="0" w:color="auto"/>
            <w:right w:val="none" w:sz="0" w:space="0" w:color="auto"/>
          </w:divBdr>
        </w:div>
        <w:div w:id="500630570">
          <w:marLeft w:val="640"/>
          <w:marRight w:val="0"/>
          <w:marTop w:val="0"/>
          <w:marBottom w:val="0"/>
          <w:divBdr>
            <w:top w:val="none" w:sz="0" w:space="0" w:color="auto"/>
            <w:left w:val="none" w:sz="0" w:space="0" w:color="auto"/>
            <w:bottom w:val="none" w:sz="0" w:space="0" w:color="auto"/>
            <w:right w:val="none" w:sz="0" w:space="0" w:color="auto"/>
          </w:divBdr>
        </w:div>
        <w:div w:id="504514889">
          <w:marLeft w:val="640"/>
          <w:marRight w:val="0"/>
          <w:marTop w:val="0"/>
          <w:marBottom w:val="0"/>
          <w:divBdr>
            <w:top w:val="none" w:sz="0" w:space="0" w:color="auto"/>
            <w:left w:val="none" w:sz="0" w:space="0" w:color="auto"/>
            <w:bottom w:val="none" w:sz="0" w:space="0" w:color="auto"/>
            <w:right w:val="none" w:sz="0" w:space="0" w:color="auto"/>
          </w:divBdr>
        </w:div>
        <w:div w:id="509687912">
          <w:marLeft w:val="640"/>
          <w:marRight w:val="0"/>
          <w:marTop w:val="0"/>
          <w:marBottom w:val="0"/>
          <w:divBdr>
            <w:top w:val="none" w:sz="0" w:space="0" w:color="auto"/>
            <w:left w:val="none" w:sz="0" w:space="0" w:color="auto"/>
            <w:bottom w:val="none" w:sz="0" w:space="0" w:color="auto"/>
            <w:right w:val="none" w:sz="0" w:space="0" w:color="auto"/>
          </w:divBdr>
        </w:div>
        <w:div w:id="518200486">
          <w:marLeft w:val="640"/>
          <w:marRight w:val="0"/>
          <w:marTop w:val="0"/>
          <w:marBottom w:val="0"/>
          <w:divBdr>
            <w:top w:val="none" w:sz="0" w:space="0" w:color="auto"/>
            <w:left w:val="none" w:sz="0" w:space="0" w:color="auto"/>
            <w:bottom w:val="none" w:sz="0" w:space="0" w:color="auto"/>
            <w:right w:val="none" w:sz="0" w:space="0" w:color="auto"/>
          </w:divBdr>
        </w:div>
        <w:div w:id="522746022">
          <w:marLeft w:val="640"/>
          <w:marRight w:val="0"/>
          <w:marTop w:val="0"/>
          <w:marBottom w:val="0"/>
          <w:divBdr>
            <w:top w:val="none" w:sz="0" w:space="0" w:color="auto"/>
            <w:left w:val="none" w:sz="0" w:space="0" w:color="auto"/>
            <w:bottom w:val="none" w:sz="0" w:space="0" w:color="auto"/>
            <w:right w:val="none" w:sz="0" w:space="0" w:color="auto"/>
          </w:divBdr>
        </w:div>
        <w:div w:id="528765050">
          <w:marLeft w:val="640"/>
          <w:marRight w:val="0"/>
          <w:marTop w:val="0"/>
          <w:marBottom w:val="0"/>
          <w:divBdr>
            <w:top w:val="none" w:sz="0" w:space="0" w:color="auto"/>
            <w:left w:val="none" w:sz="0" w:space="0" w:color="auto"/>
            <w:bottom w:val="none" w:sz="0" w:space="0" w:color="auto"/>
            <w:right w:val="none" w:sz="0" w:space="0" w:color="auto"/>
          </w:divBdr>
        </w:div>
        <w:div w:id="536698417">
          <w:marLeft w:val="640"/>
          <w:marRight w:val="0"/>
          <w:marTop w:val="0"/>
          <w:marBottom w:val="0"/>
          <w:divBdr>
            <w:top w:val="none" w:sz="0" w:space="0" w:color="auto"/>
            <w:left w:val="none" w:sz="0" w:space="0" w:color="auto"/>
            <w:bottom w:val="none" w:sz="0" w:space="0" w:color="auto"/>
            <w:right w:val="none" w:sz="0" w:space="0" w:color="auto"/>
          </w:divBdr>
        </w:div>
        <w:div w:id="542640690">
          <w:marLeft w:val="640"/>
          <w:marRight w:val="0"/>
          <w:marTop w:val="0"/>
          <w:marBottom w:val="0"/>
          <w:divBdr>
            <w:top w:val="none" w:sz="0" w:space="0" w:color="auto"/>
            <w:left w:val="none" w:sz="0" w:space="0" w:color="auto"/>
            <w:bottom w:val="none" w:sz="0" w:space="0" w:color="auto"/>
            <w:right w:val="none" w:sz="0" w:space="0" w:color="auto"/>
          </w:divBdr>
        </w:div>
        <w:div w:id="545607296">
          <w:marLeft w:val="640"/>
          <w:marRight w:val="0"/>
          <w:marTop w:val="0"/>
          <w:marBottom w:val="0"/>
          <w:divBdr>
            <w:top w:val="none" w:sz="0" w:space="0" w:color="auto"/>
            <w:left w:val="none" w:sz="0" w:space="0" w:color="auto"/>
            <w:bottom w:val="none" w:sz="0" w:space="0" w:color="auto"/>
            <w:right w:val="none" w:sz="0" w:space="0" w:color="auto"/>
          </w:divBdr>
        </w:div>
        <w:div w:id="549610449">
          <w:marLeft w:val="640"/>
          <w:marRight w:val="0"/>
          <w:marTop w:val="0"/>
          <w:marBottom w:val="0"/>
          <w:divBdr>
            <w:top w:val="none" w:sz="0" w:space="0" w:color="auto"/>
            <w:left w:val="none" w:sz="0" w:space="0" w:color="auto"/>
            <w:bottom w:val="none" w:sz="0" w:space="0" w:color="auto"/>
            <w:right w:val="none" w:sz="0" w:space="0" w:color="auto"/>
          </w:divBdr>
        </w:div>
        <w:div w:id="550842465">
          <w:marLeft w:val="640"/>
          <w:marRight w:val="0"/>
          <w:marTop w:val="0"/>
          <w:marBottom w:val="0"/>
          <w:divBdr>
            <w:top w:val="none" w:sz="0" w:space="0" w:color="auto"/>
            <w:left w:val="none" w:sz="0" w:space="0" w:color="auto"/>
            <w:bottom w:val="none" w:sz="0" w:space="0" w:color="auto"/>
            <w:right w:val="none" w:sz="0" w:space="0" w:color="auto"/>
          </w:divBdr>
        </w:div>
        <w:div w:id="551042693">
          <w:marLeft w:val="640"/>
          <w:marRight w:val="0"/>
          <w:marTop w:val="0"/>
          <w:marBottom w:val="0"/>
          <w:divBdr>
            <w:top w:val="none" w:sz="0" w:space="0" w:color="auto"/>
            <w:left w:val="none" w:sz="0" w:space="0" w:color="auto"/>
            <w:bottom w:val="none" w:sz="0" w:space="0" w:color="auto"/>
            <w:right w:val="none" w:sz="0" w:space="0" w:color="auto"/>
          </w:divBdr>
        </w:div>
        <w:div w:id="551383806">
          <w:marLeft w:val="640"/>
          <w:marRight w:val="0"/>
          <w:marTop w:val="0"/>
          <w:marBottom w:val="0"/>
          <w:divBdr>
            <w:top w:val="none" w:sz="0" w:space="0" w:color="auto"/>
            <w:left w:val="none" w:sz="0" w:space="0" w:color="auto"/>
            <w:bottom w:val="none" w:sz="0" w:space="0" w:color="auto"/>
            <w:right w:val="none" w:sz="0" w:space="0" w:color="auto"/>
          </w:divBdr>
        </w:div>
        <w:div w:id="553203377">
          <w:marLeft w:val="640"/>
          <w:marRight w:val="0"/>
          <w:marTop w:val="0"/>
          <w:marBottom w:val="0"/>
          <w:divBdr>
            <w:top w:val="none" w:sz="0" w:space="0" w:color="auto"/>
            <w:left w:val="none" w:sz="0" w:space="0" w:color="auto"/>
            <w:bottom w:val="none" w:sz="0" w:space="0" w:color="auto"/>
            <w:right w:val="none" w:sz="0" w:space="0" w:color="auto"/>
          </w:divBdr>
        </w:div>
        <w:div w:id="563295817">
          <w:marLeft w:val="640"/>
          <w:marRight w:val="0"/>
          <w:marTop w:val="0"/>
          <w:marBottom w:val="0"/>
          <w:divBdr>
            <w:top w:val="none" w:sz="0" w:space="0" w:color="auto"/>
            <w:left w:val="none" w:sz="0" w:space="0" w:color="auto"/>
            <w:bottom w:val="none" w:sz="0" w:space="0" w:color="auto"/>
            <w:right w:val="none" w:sz="0" w:space="0" w:color="auto"/>
          </w:divBdr>
        </w:div>
        <w:div w:id="570116158">
          <w:marLeft w:val="640"/>
          <w:marRight w:val="0"/>
          <w:marTop w:val="0"/>
          <w:marBottom w:val="0"/>
          <w:divBdr>
            <w:top w:val="none" w:sz="0" w:space="0" w:color="auto"/>
            <w:left w:val="none" w:sz="0" w:space="0" w:color="auto"/>
            <w:bottom w:val="none" w:sz="0" w:space="0" w:color="auto"/>
            <w:right w:val="none" w:sz="0" w:space="0" w:color="auto"/>
          </w:divBdr>
        </w:div>
        <w:div w:id="573129408">
          <w:marLeft w:val="640"/>
          <w:marRight w:val="0"/>
          <w:marTop w:val="0"/>
          <w:marBottom w:val="0"/>
          <w:divBdr>
            <w:top w:val="none" w:sz="0" w:space="0" w:color="auto"/>
            <w:left w:val="none" w:sz="0" w:space="0" w:color="auto"/>
            <w:bottom w:val="none" w:sz="0" w:space="0" w:color="auto"/>
            <w:right w:val="none" w:sz="0" w:space="0" w:color="auto"/>
          </w:divBdr>
        </w:div>
        <w:div w:id="575868489">
          <w:marLeft w:val="640"/>
          <w:marRight w:val="0"/>
          <w:marTop w:val="0"/>
          <w:marBottom w:val="0"/>
          <w:divBdr>
            <w:top w:val="none" w:sz="0" w:space="0" w:color="auto"/>
            <w:left w:val="none" w:sz="0" w:space="0" w:color="auto"/>
            <w:bottom w:val="none" w:sz="0" w:space="0" w:color="auto"/>
            <w:right w:val="none" w:sz="0" w:space="0" w:color="auto"/>
          </w:divBdr>
        </w:div>
        <w:div w:id="593712822">
          <w:marLeft w:val="640"/>
          <w:marRight w:val="0"/>
          <w:marTop w:val="0"/>
          <w:marBottom w:val="0"/>
          <w:divBdr>
            <w:top w:val="none" w:sz="0" w:space="0" w:color="auto"/>
            <w:left w:val="none" w:sz="0" w:space="0" w:color="auto"/>
            <w:bottom w:val="none" w:sz="0" w:space="0" w:color="auto"/>
            <w:right w:val="none" w:sz="0" w:space="0" w:color="auto"/>
          </w:divBdr>
        </w:div>
        <w:div w:id="604269448">
          <w:marLeft w:val="640"/>
          <w:marRight w:val="0"/>
          <w:marTop w:val="0"/>
          <w:marBottom w:val="0"/>
          <w:divBdr>
            <w:top w:val="none" w:sz="0" w:space="0" w:color="auto"/>
            <w:left w:val="none" w:sz="0" w:space="0" w:color="auto"/>
            <w:bottom w:val="none" w:sz="0" w:space="0" w:color="auto"/>
            <w:right w:val="none" w:sz="0" w:space="0" w:color="auto"/>
          </w:divBdr>
        </w:div>
        <w:div w:id="614098470">
          <w:marLeft w:val="640"/>
          <w:marRight w:val="0"/>
          <w:marTop w:val="0"/>
          <w:marBottom w:val="0"/>
          <w:divBdr>
            <w:top w:val="none" w:sz="0" w:space="0" w:color="auto"/>
            <w:left w:val="none" w:sz="0" w:space="0" w:color="auto"/>
            <w:bottom w:val="none" w:sz="0" w:space="0" w:color="auto"/>
            <w:right w:val="none" w:sz="0" w:space="0" w:color="auto"/>
          </w:divBdr>
        </w:div>
        <w:div w:id="623119239">
          <w:marLeft w:val="640"/>
          <w:marRight w:val="0"/>
          <w:marTop w:val="0"/>
          <w:marBottom w:val="0"/>
          <w:divBdr>
            <w:top w:val="none" w:sz="0" w:space="0" w:color="auto"/>
            <w:left w:val="none" w:sz="0" w:space="0" w:color="auto"/>
            <w:bottom w:val="none" w:sz="0" w:space="0" w:color="auto"/>
            <w:right w:val="none" w:sz="0" w:space="0" w:color="auto"/>
          </w:divBdr>
        </w:div>
        <w:div w:id="631636618">
          <w:marLeft w:val="640"/>
          <w:marRight w:val="0"/>
          <w:marTop w:val="0"/>
          <w:marBottom w:val="0"/>
          <w:divBdr>
            <w:top w:val="none" w:sz="0" w:space="0" w:color="auto"/>
            <w:left w:val="none" w:sz="0" w:space="0" w:color="auto"/>
            <w:bottom w:val="none" w:sz="0" w:space="0" w:color="auto"/>
            <w:right w:val="none" w:sz="0" w:space="0" w:color="auto"/>
          </w:divBdr>
        </w:div>
        <w:div w:id="635069366">
          <w:marLeft w:val="640"/>
          <w:marRight w:val="0"/>
          <w:marTop w:val="0"/>
          <w:marBottom w:val="0"/>
          <w:divBdr>
            <w:top w:val="none" w:sz="0" w:space="0" w:color="auto"/>
            <w:left w:val="none" w:sz="0" w:space="0" w:color="auto"/>
            <w:bottom w:val="none" w:sz="0" w:space="0" w:color="auto"/>
            <w:right w:val="none" w:sz="0" w:space="0" w:color="auto"/>
          </w:divBdr>
        </w:div>
        <w:div w:id="642732111">
          <w:marLeft w:val="640"/>
          <w:marRight w:val="0"/>
          <w:marTop w:val="0"/>
          <w:marBottom w:val="0"/>
          <w:divBdr>
            <w:top w:val="none" w:sz="0" w:space="0" w:color="auto"/>
            <w:left w:val="none" w:sz="0" w:space="0" w:color="auto"/>
            <w:bottom w:val="none" w:sz="0" w:space="0" w:color="auto"/>
            <w:right w:val="none" w:sz="0" w:space="0" w:color="auto"/>
          </w:divBdr>
        </w:div>
        <w:div w:id="654067564">
          <w:marLeft w:val="640"/>
          <w:marRight w:val="0"/>
          <w:marTop w:val="0"/>
          <w:marBottom w:val="0"/>
          <w:divBdr>
            <w:top w:val="none" w:sz="0" w:space="0" w:color="auto"/>
            <w:left w:val="none" w:sz="0" w:space="0" w:color="auto"/>
            <w:bottom w:val="none" w:sz="0" w:space="0" w:color="auto"/>
            <w:right w:val="none" w:sz="0" w:space="0" w:color="auto"/>
          </w:divBdr>
        </w:div>
        <w:div w:id="656299558">
          <w:marLeft w:val="640"/>
          <w:marRight w:val="0"/>
          <w:marTop w:val="0"/>
          <w:marBottom w:val="0"/>
          <w:divBdr>
            <w:top w:val="none" w:sz="0" w:space="0" w:color="auto"/>
            <w:left w:val="none" w:sz="0" w:space="0" w:color="auto"/>
            <w:bottom w:val="none" w:sz="0" w:space="0" w:color="auto"/>
            <w:right w:val="none" w:sz="0" w:space="0" w:color="auto"/>
          </w:divBdr>
        </w:div>
        <w:div w:id="658769093">
          <w:marLeft w:val="640"/>
          <w:marRight w:val="0"/>
          <w:marTop w:val="0"/>
          <w:marBottom w:val="0"/>
          <w:divBdr>
            <w:top w:val="none" w:sz="0" w:space="0" w:color="auto"/>
            <w:left w:val="none" w:sz="0" w:space="0" w:color="auto"/>
            <w:bottom w:val="none" w:sz="0" w:space="0" w:color="auto"/>
            <w:right w:val="none" w:sz="0" w:space="0" w:color="auto"/>
          </w:divBdr>
        </w:div>
        <w:div w:id="659385085">
          <w:marLeft w:val="640"/>
          <w:marRight w:val="0"/>
          <w:marTop w:val="0"/>
          <w:marBottom w:val="0"/>
          <w:divBdr>
            <w:top w:val="none" w:sz="0" w:space="0" w:color="auto"/>
            <w:left w:val="none" w:sz="0" w:space="0" w:color="auto"/>
            <w:bottom w:val="none" w:sz="0" w:space="0" w:color="auto"/>
            <w:right w:val="none" w:sz="0" w:space="0" w:color="auto"/>
          </w:divBdr>
        </w:div>
        <w:div w:id="681470005">
          <w:marLeft w:val="640"/>
          <w:marRight w:val="0"/>
          <w:marTop w:val="0"/>
          <w:marBottom w:val="0"/>
          <w:divBdr>
            <w:top w:val="none" w:sz="0" w:space="0" w:color="auto"/>
            <w:left w:val="none" w:sz="0" w:space="0" w:color="auto"/>
            <w:bottom w:val="none" w:sz="0" w:space="0" w:color="auto"/>
            <w:right w:val="none" w:sz="0" w:space="0" w:color="auto"/>
          </w:divBdr>
        </w:div>
        <w:div w:id="683212839">
          <w:marLeft w:val="640"/>
          <w:marRight w:val="0"/>
          <w:marTop w:val="0"/>
          <w:marBottom w:val="0"/>
          <w:divBdr>
            <w:top w:val="none" w:sz="0" w:space="0" w:color="auto"/>
            <w:left w:val="none" w:sz="0" w:space="0" w:color="auto"/>
            <w:bottom w:val="none" w:sz="0" w:space="0" w:color="auto"/>
            <w:right w:val="none" w:sz="0" w:space="0" w:color="auto"/>
          </w:divBdr>
        </w:div>
        <w:div w:id="693118835">
          <w:marLeft w:val="640"/>
          <w:marRight w:val="0"/>
          <w:marTop w:val="0"/>
          <w:marBottom w:val="0"/>
          <w:divBdr>
            <w:top w:val="none" w:sz="0" w:space="0" w:color="auto"/>
            <w:left w:val="none" w:sz="0" w:space="0" w:color="auto"/>
            <w:bottom w:val="none" w:sz="0" w:space="0" w:color="auto"/>
            <w:right w:val="none" w:sz="0" w:space="0" w:color="auto"/>
          </w:divBdr>
        </w:div>
        <w:div w:id="693119646">
          <w:marLeft w:val="640"/>
          <w:marRight w:val="0"/>
          <w:marTop w:val="0"/>
          <w:marBottom w:val="0"/>
          <w:divBdr>
            <w:top w:val="none" w:sz="0" w:space="0" w:color="auto"/>
            <w:left w:val="none" w:sz="0" w:space="0" w:color="auto"/>
            <w:bottom w:val="none" w:sz="0" w:space="0" w:color="auto"/>
            <w:right w:val="none" w:sz="0" w:space="0" w:color="auto"/>
          </w:divBdr>
        </w:div>
        <w:div w:id="703558202">
          <w:marLeft w:val="640"/>
          <w:marRight w:val="0"/>
          <w:marTop w:val="0"/>
          <w:marBottom w:val="0"/>
          <w:divBdr>
            <w:top w:val="none" w:sz="0" w:space="0" w:color="auto"/>
            <w:left w:val="none" w:sz="0" w:space="0" w:color="auto"/>
            <w:bottom w:val="none" w:sz="0" w:space="0" w:color="auto"/>
            <w:right w:val="none" w:sz="0" w:space="0" w:color="auto"/>
          </w:divBdr>
        </w:div>
        <w:div w:id="716507666">
          <w:marLeft w:val="640"/>
          <w:marRight w:val="0"/>
          <w:marTop w:val="0"/>
          <w:marBottom w:val="0"/>
          <w:divBdr>
            <w:top w:val="none" w:sz="0" w:space="0" w:color="auto"/>
            <w:left w:val="none" w:sz="0" w:space="0" w:color="auto"/>
            <w:bottom w:val="none" w:sz="0" w:space="0" w:color="auto"/>
            <w:right w:val="none" w:sz="0" w:space="0" w:color="auto"/>
          </w:divBdr>
        </w:div>
        <w:div w:id="716709271">
          <w:marLeft w:val="640"/>
          <w:marRight w:val="0"/>
          <w:marTop w:val="0"/>
          <w:marBottom w:val="0"/>
          <w:divBdr>
            <w:top w:val="none" w:sz="0" w:space="0" w:color="auto"/>
            <w:left w:val="none" w:sz="0" w:space="0" w:color="auto"/>
            <w:bottom w:val="none" w:sz="0" w:space="0" w:color="auto"/>
            <w:right w:val="none" w:sz="0" w:space="0" w:color="auto"/>
          </w:divBdr>
        </w:div>
        <w:div w:id="734010129">
          <w:marLeft w:val="640"/>
          <w:marRight w:val="0"/>
          <w:marTop w:val="0"/>
          <w:marBottom w:val="0"/>
          <w:divBdr>
            <w:top w:val="none" w:sz="0" w:space="0" w:color="auto"/>
            <w:left w:val="none" w:sz="0" w:space="0" w:color="auto"/>
            <w:bottom w:val="none" w:sz="0" w:space="0" w:color="auto"/>
            <w:right w:val="none" w:sz="0" w:space="0" w:color="auto"/>
          </w:divBdr>
        </w:div>
        <w:div w:id="758646967">
          <w:marLeft w:val="640"/>
          <w:marRight w:val="0"/>
          <w:marTop w:val="0"/>
          <w:marBottom w:val="0"/>
          <w:divBdr>
            <w:top w:val="none" w:sz="0" w:space="0" w:color="auto"/>
            <w:left w:val="none" w:sz="0" w:space="0" w:color="auto"/>
            <w:bottom w:val="none" w:sz="0" w:space="0" w:color="auto"/>
            <w:right w:val="none" w:sz="0" w:space="0" w:color="auto"/>
          </w:divBdr>
        </w:div>
        <w:div w:id="758671410">
          <w:marLeft w:val="640"/>
          <w:marRight w:val="0"/>
          <w:marTop w:val="0"/>
          <w:marBottom w:val="0"/>
          <w:divBdr>
            <w:top w:val="none" w:sz="0" w:space="0" w:color="auto"/>
            <w:left w:val="none" w:sz="0" w:space="0" w:color="auto"/>
            <w:bottom w:val="none" w:sz="0" w:space="0" w:color="auto"/>
            <w:right w:val="none" w:sz="0" w:space="0" w:color="auto"/>
          </w:divBdr>
        </w:div>
        <w:div w:id="770776933">
          <w:marLeft w:val="640"/>
          <w:marRight w:val="0"/>
          <w:marTop w:val="0"/>
          <w:marBottom w:val="0"/>
          <w:divBdr>
            <w:top w:val="none" w:sz="0" w:space="0" w:color="auto"/>
            <w:left w:val="none" w:sz="0" w:space="0" w:color="auto"/>
            <w:bottom w:val="none" w:sz="0" w:space="0" w:color="auto"/>
            <w:right w:val="none" w:sz="0" w:space="0" w:color="auto"/>
          </w:divBdr>
        </w:div>
        <w:div w:id="776873846">
          <w:marLeft w:val="640"/>
          <w:marRight w:val="0"/>
          <w:marTop w:val="0"/>
          <w:marBottom w:val="0"/>
          <w:divBdr>
            <w:top w:val="none" w:sz="0" w:space="0" w:color="auto"/>
            <w:left w:val="none" w:sz="0" w:space="0" w:color="auto"/>
            <w:bottom w:val="none" w:sz="0" w:space="0" w:color="auto"/>
            <w:right w:val="none" w:sz="0" w:space="0" w:color="auto"/>
          </w:divBdr>
        </w:div>
        <w:div w:id="785850892">
          <w:marLeft w:val="640"/>
          <w:marRight w:val="0"/>
          <w:marTop w:val="0"/>
          <w:marBottom w:val="0"/>
          <w:divBdr>
            <w:top w:val="none" w:sz="0" w:space="0" w:color="auto"/>
            <w:left w:val="none" w:sz="0" w:space="0" w:color="auto"/>
            <w:bottom w:val="none" w:sz="0" w:space="0" w:color="auto"/>
            <w:right w:val="none" w:sz="0" w:space="0" w:color="auto"/>
          </w:divBdr>
        </w:div>
        <w:div w:id="792671016">
          <w:marLeft w:val="640"/>
          <w:marRight w:val="0"/>
          <w:marTop w:val="0"/>
          <w:marBottom w:val="0"/>
          <w:divBdr>
            <w:top w:val="none" w:sz="0" w:space="0" w:color="auto"/>
            <w:left w:val="none" w:sz="0" w:space="0" w:color="auto"/>
            <w:bottom w:val="none" w:sz="0" w:space="0" w:color="auto"/>
            <w:right w:val="none" w:sz="0" w:space="0" w:color="auto"/>
          </w:divBdr>
        </w:div>
        <w:div w:id="801263574">
          <w:marLeft w:val="640"/>
          <w:marRight w:val="0"/>
          <w:marTop w:val="0"/>
          <w:marBottom w:val="0"/>
          <w:divBdr>
            <w:top w:val="none" w:sz="0" w:space="0" w:color="auto"/>
            <w:left w:val="none" w:sz="0" w:space="0" w:color="auto"/>
            <w:bottom w:val="none" w:sz="0" w:space="0" w:color="auto"/>
            <w:right w:val="none" w:sz="0" w:space="0" w:color="auto"/>
          </w:divBdr>
        </w:div>
        <w:div w:id="807435825">
          <w:marLeft w:val="640"/>
          <w:marRight w:val="0"/>
          <w:marTop w:val="0"/>
          <w:marBottom w:val="0"/>
          <w:divBdr>
            <w:top w:val="none" w:sz="0" w:space="0" w:color="auto"/>
            <w:left w:val="none" w:sz="0" w:space="0" w:color="auto"/>
            <w:bottom w:val="none" w:sz="0" w:space="0" w:color="auto"/>
            <w:right w:val="none" w:sz="0" w:space="0" w:color="auto"/>
          </w:divBdr>
        </w:div>
        <w:div w:id="830408032">
          <w:marLeft w:val="640"/>
          <w:marRight w:val="0"/>
          <w:marTop w:val="0"/>
          <w:marBottom w:val="0"/>
          <w:divBdr>
            <w:top w:val="none" w:sz="0" w:space="0" w:color="auto"/>
            <w:left w:val="none" w:sz="0" w:space="0" w:color="auto"/>
            <w:bottom w:val="none" w:sz="0" w:space="0" w:color="auto"/>
            <w:right w:val="none" w:sz="0" w:space="0" w:color="auto"/>
          </w:divBdr>
        </w:div>
        <w:div w:id="846555470">
          <w:marLeft w:val="640"/>
          <w:marRight w:val="0"/>
          <w:marTop w:val="0"/>
          <w:marBottom w:val="0"/>
          <w:divBdr>
            <w:top w:val="none" w:sz="0" w:space="0" w:color="auto"/>
            <w:left w:val="none" w:sz="0" w:space="0" w:color="auto"/>
            <w:bottom w:val="none" w:sz="0" w:space="0" w:color="auto"/>
            <w:right w:val="none" w:sz="0" w:space="0" w:color="auto"/>
          </w:divBdr>
        </w:div>
        <w:div w:id="848712177">
          <w:marLeft w:val="640"/>
          <w:marRight w:val="0"/>
          <w:marTop w:val="0"/>
          <w:marBottom w:val="0"/>
          <w:divBdr>
            <w:top w:val="none" w:sz="0" w:space="0" w:color="auto"/>
            <w:left w:val="none" w:sz="0" w:space="0" w:color="auto"/>
            <w:bottom w:val="none" w:sz="0" w:space="0" w:color="auto"/>
            <w:right w:val="none" w:sz="0" w:space="0" w:color="auto"/>
          </w:divBdr>
        </w:div>
        <w:div w:id="869075511">
          <w:marLeft w:val="640"/>
          <w:marRight w:val="0"/>
          <w:marTop w:val="0"/>
          <w:marBottom w:val="0"/>
          <w:divBdr>
            <w:top w:val="none" w:sz="0" w:space="0" w:color="auto"/>
            <w:left w:val="none" w:sz="0" w:space="0" w:color="auto"/>
            <w:bottom w:val="none" w:sz="0" w:space="0" w:color="auto"/>
            <w:right w:val="none" w:sz="0" w:space="0" w:color="auto"/>
          </w:divBdr>
        </w:div>
        <w:div w:id="888885162">
          <w:marLeft w:val="640"/>
          <w:marRight w:val="0"/>
          <w:marTop w:val="0"/>
          <w:marBottom w:val="0"/>
          <w:divBdr>
            <w:top w:val="none" w:sz="0" w:space="0" w:color="auto"/>
            <w:left w:val="none" w:sz="0" w:space="0" w:color="auto"/>
            <w:bottom w:val="none" w:sz="0" w:space="0" w:color="auto"/>
            <w:right w:val="none" w:sz="0" w:space="0" w:color="auto"/>
          </w:divBdr>
        </w:div>
        <w:div w:id="888952026">
          <w:marLeft w:val="640"/>
          <w:marRight w:val="0"/>
          <w:marTop w:val="0"/>
          <w:marBottom w:val="0"/>
          <w:divBdr>
            <w:top w:val="none" w:sz="0" w:space="0" w:color="auto"/>
            <w:left w:val="none" w:sz="0" w:space="0" w:color="auto"/>
            <w:bottom w:val="none" w:sz="0" w:space="0" w:color="auto"/>
            <w:right w:val="none" w:sz="0" w:space="0" w:color="auto"/>
          </w:divBdr>
        </w:div>
        <w:div w:id="892036435">
          <w:marLeft w:val="640"/>
          <w:marRight w:val="0"/>
          <w:marTop w:val="0"/>
          <w:marBottom w:val="0"/>
          <w:divBdr>
            <w:top w:val="none" w:sz="0" w:space="0" w:color="auto"/>
            <w:left w:val="none" w:sz="0" w:space="0" w:color="auto"/>
            <w:bottom w:val="none" w:sz="0" w:space="0" w:color="auto"/>
            <w:right w:val="none" w:sz="0" w:space="0" w:color="auto"/>
          </w:divBdr>
        </w:div>
        <w:div w:id="892229416">
          <w:marLeft w:val="640"/>
          <w:marRight w:val="0"/>
          <w:marTop w:val="0"/>
          <w:marBottom w:val="0"/>
          <w:divBdr>
            <w:top w:val="none" w:sz="0" w:space="0" w:color="auto"/>
            <w:left w:val="none" w:sz="0" w:space="0" w:color="auto"/>
            <w:bottom w:val="none" w:sz="0" w:space="0" w:color="auto"/>
            <w:right w:val="none" w:sz="0" w:space="0" w:color="auto"/>
          </w:divBdr>
        </w:div>
        <w:div w:id="900405203">
          <w:marLeft w:val="640"/>
          <w:marRight w:val="0"/>
          <w:marTop w:val="0"/>
          <w:marBottom w:val="0"/>
          <w:divBdr>
            <w:top w:val="none" w:sz="0" w:space="0" w:color="auto"/>
            <w:left w:val="none" w:sz="0" w:space="0" w:color="auto"/>
            <w:bottom w:val="none" w:sz="0" w:space="0" w:color="auto"/>
            <w:right w:val="none" w:sz="0" w:space="0" w:color="auto"/>
          </w:divBdr>
        </w:div>
        <w:div w:id="903834107">
          <w:marLeft w:val="640"/>
          <w:marRight w:val="0"/>
          <w:marTop w:val="0"/>
          <w:marBottom w:val="0"/>
          <w:divBdr>
            <w:top w:val="none" w:sz="0" w:space="0" w:color="auto"/>
            <w:left w:val="none" w:sz="0" w:space="0" w:color="auto"/>
            <w:bottom w:val="none" w:sz="0" w:space="0" w:color="auto"/>
            <w:right w:val="none" w:sz="0" w:space="0" w:color="auto"/>
          </w:divBdr>
        </w:div>
        <w:div w:id="910846514">
          <w:marLeft w:val="640"/>
          <w:marRight w:val="0"/>
          <w:marTop w:val="0"/>
          <w:marBottom w:val="0"/>
          <w:divBdr>
            <w:top w:val="none" w:sz="0" w:space="0" w:color="auto"/>
            <w:left w:val="none" w:sz="0" w:space="0" w:color="auto"/>
            <w:bottom w:val="none" w:sz="0" w:space="0" w:color="auto"/>
            <w:right w:val="none" w:sz="0" w:space="0" w:color="auto"/>
          </w:divBdr>
        </w:div>
        <w:div w:id="914045013">
          <w:marLeft w:val="640"/>
          <w:marRight w:val="0"/>
          <w:marTop w:val="0"/>
          <w:marBottom w:val="0"/>
          <w:divBdr>
            <w:top w:val="none" w:sz="0" w:space="0" w:color="auto"/>
            <w:left w:val="none" w:sz="0" w:space="0" w:color="auto"/>
            <w:bottom w:val="none" w:sz="0" w:space="0" w:color="auto"/>
            <w:right w:val="none" w:sz="0" w:space="0" w:color="auto"/>
          </w:divBdr>
        </w:div>
        <w:div w:id="930743666">
          <w:marLeft w:val="640"/>
          <w:marRight w:val="0"/>
          <w:marTop w:val="0"/>
          <w:marBottom w:val="0"/>
          <w:divBdr>
            <w:top w:val="none" w:sz="0" w:space="0" w:color="auto"/>
            <w:left w:val="none" w:sz="0" w:space="0" w:color="auto"/>
            <w:bottom w:val="none" w:sz="0" w:space="0" w:color="auto"/>
            <w:right w:val="none" w:sz="0" w:space="0" w:color="auto"/>
          </w:divBdr>
        </w:div>
        <w:div w:id="935482032">
          <w:marLeft w:val="640"/>
          <w:marRight w:val="0"/>
          <w:marTop w:val="0"/>
          <w:marBottom w:val="0"/>
          <w:divBdr>
            <w:top w:val="none" w:sz="0" w:space="0" w:color="auto"/>
            <w:left w:val="none" w:sz="0" w:space="0" w:color="auto"/>
            <w:bottom w:val="none" w:sz="0" w:space="0" w:color="auto"/>
            <w:right w:val="none" w:sz="0" w:space="0" w:color="auto"/>
          </w:divBdr>
        </w:div>
        <w:div w:id="936401747">
          <w:marLeft w:val="640"/>
          <w:marRight w:val="0"/>
          <w:marTop w:val="0"/>
          <w:marBottom w:val="0"/>
          <w:divBdr>
            <w:top w:val="none" w:sz="0" w:space="0" w:color="auto"/>
            <w:left w:val="none" w:sz="0" w:space="0" w:color="auto"/>
            <w:bottom w:val="none" w:sz="0" w:space="0" w:color="auto"/>
            <w:right w:val="none" w:sz="0" w:space="0" w:color="auto"/>
          </w:divBdr>
        </w:div>
        <w:div w:id="953560591">
          <w:marLeft w:val="640"/>
          <w:marRight w:val="0"/>
          <w:marTop w:val="0"/>
          <w:marBottom w:val="0"/>
          <w:divBdr>
            <w:top w:val="none" w:sz="0" w:space="0" w:color="auto"/>
            <w:left w:val="none" w:sz="0" w:space="0" w:color="auto"/>
            <w:bottom w:val="none" w:sz="0" w:space="0" w:color="auto"/>
            <w:right w:val="none" w:sz="0" w:space="0" w:color="auto"/>
          </w:divBdr>
        </w:div>
        <w:div w:id="958268100">
          <w:marLeft w:val="640"/>
          <w:marRight w:val="0"/>
          <w:marTop w:val="0"/>
          <w:marBottom w:val="0"/>
          <w:divBdr>
            <w:top w:val="none" w:sz="0" w:space="0" w:color="auto"/>
            <w:left w:val="none" w:sz="0" w:space="0" w:color="auto"/>
            <w:bottom w:val="none" w:sz="0" w:space="0" w:color="auto"/>
            <w:right w:val="none" w:sz="0" w:space="0" w:color="auto"/>
          </w:divBdr>
        </w:div>
        <w:div w:id="973144340">
          <w:marLeft w:val="640"/>
          <w:marRight w:val="0"/>
          <w:marTop w:val="0"/>
          <w:marBottom w:val="0"/>
          <w:divBdr>
            <w:top w:val="none" w:sz="0" w:space="0" w:color="auto"/>
            <w:left w:val="none" w:sz="0" w:space="0" w:color="auto"/>
            <w:bottom w:val="none" w:sz="0" w:space="0" w:color="auto"/>
            <w:right w:val="none" w:sz="0" w:space="0" w:color="auto"/>
          </w:divBdr>
        </w:div>
        <w:div w:id="975061300">
          <w:marLeft w:val="640"/>
          <w:marRight w:val="0"/>
          <w:marTop w:val="0"/>
          <w:marBottom w:val="0"/>
          <w:divBdr>
            <w:top w:val="none" w:sz="0" w:space="0" w:color="auto"/>
            <w:left w:val="none" w:sz="0" w:space="0" w:color="auto"/>
            <w:bottom w:val="none" w:sz="0" w:space="0" w:color="auto"/>
            <w:right w:val="none" w:sz="0" w:space="0" w:color="auto"/>
          </w:divBdr>
        </w:div>
        <w:div w:id="989595870">
          <w:marLeft w:val="640"/>
          <w:marRight w:val="0"/>
          <w:marTop w:val="0"/>
          <w:marBottom w:val="0"/>
          <w:divBdr>
            <w:top w:val="none" w:sz="0" w:space="0" w:color="auto"/>
            <w:left w:val="none" w:sz="0" w:space="0" w:color="auto"/>
            <w:bottom w:val="none" w:sz="0" w:space="0" w:color="auto"/>
            <w:right w:val="none" w:sz="0" w:space="0" w:color="auto"/>
          </w:divBdr>
        </w:div>
        <w:div w:id="1009255666">
          <w:marLeft w:val="640"/>
          <w:marRight w:val="0"/>
          <w:marTop w:val="0"/>
          <w:marBottom w:val="0"/>
          <w:divBdr>
            <w:top w:val="none" w:sz="0" w:space="0" w:color="auto"/>
            <w:left w:val="none" w:sz="0" w:space="0" w:color="auto"/>
            <w:bottom w:val="none" w:sz="0" w:space="0" w:color="auto"/>
            <w:right w:val="none" w:sz="0" w:space="0" w:color="auto"/>
          </w:divBdr>
        </w:div>
        <w:div w:id="1028607930">
          <w:marLeft w:val="640"/>
          <w:marRight w:val="0"/>
          <w:marTop w:val="0"/>
          <w:marBottom w:val="0"/>
          <w:divBdr>
            <w:top w:val="none" w:sz="0" w:space="0" w:color="auto"/>
            <w:left w:val="none" w:sz="0" w:space="0" w:color="auto"/>
            <w:bottom w:val="none" w:sz="0" w:space="0" w:color="auto"/>
            <w:right w:val="none" w:sz="0" w:space="0" w:color="auto"/>
          </w:divBdr>
        </w:div>
        <w:div w:id="1034037773">
          <w:marLeft w:val="640"/>
          <w:marRight w:val="0"/>
          <w:marTop w:val="0"/>
          <w:marBottom w:val="0"/>
          <w:divBdr>
            <w:top w:val="none" w:sz="0" w:space="0" w:color="auto"/>
            <w:left w:val="none" w:sz="0" w:space="0" w:color="auto"/>
            <w:bottom w:val="none" w:sz="0" w:space="0" w:color="auto"/>
            <w:right w:val="none" w:sz="0" w:space="0" w:color="auto"/>
          </w:divBdr>
        </w:div>
        <w:div w:id="1050885301">
          <w:marLeft w:val="640"/>
          <w:marRight w:val="0"/>
          <w:marTop w:val="0"/>
          <w:marBottom w:val="0"/>
          <w:divBdr>
            <w:top w:val="none" w:sz="0" w:space="0" w:color="auto"/>
            <w:left w:val="none" w:sz="0" w:space="0" w:color="auto"/>
            <w:bottom w:val="none" w:sz="0" w:space="0" w:color="auto"/>
            <w:right w:val="none" w:sz="0" w:space="0" w:color="auto"/>
          </w:divBdr>
        </w:div>
        <w:div w:id="1069040801">
          <w:marLeft w:val="640"/>
          <w:marRight w:val="0"/>
          <w:marTop w:val="0"/>
          <w:marBottom w:val="0"/>
          <w:divBdr>
            <w:top w:val="none" w:sz="0" w:space="0" w:color="auto"/>
            <w:left w:val="none" w:sz="0" w:space="0" w:color="auto"/>
            <w:bottom w:val="none" w:sz="0" w:space="0" w:color="auto"/>
            <w:right w:val="none" w:sz="0" w:space="0" w:color="auto"/>
          </w:divBdr>
        </w:div>
        <w:div w:id="1070152604">
          <w:marLeft w:val="640"/>
          <w:marRight w:val="0"/>
          <w:marTop w:val="0"/>
          <w:marBottom w:val="0"/>
          <w:divBdr>
            <w:top w:val="none" w:sz="0" w:space="0" w:color="auto"/>
            <w:left w:val="none" w:sz="0" w:space="0" w:color="auto"/>
            <w:bottom w:val="none" w:sz="0" w:space="0" w:color="auto"/>
            <w:right w:val="none" w:sz="0" w:space="0" w:color="auto"/>
          </w:divBdr>
        </w:div>
        <w:div w:id="1070618873">
          <w:marLeft w:val="640"/>
          <w:marRight w:val="0"/>
          <w:marTop w:val="0"/>
          <w:marBottom w:val="0"/>
          <w:divBdr>
            <w:top w:val="none" w:sz="0" w:space="0" w:color="auto"/>
            <w:left w:val="none" w:sz="0" w:space="0" w:color="auto"/>
            <w:bottom w:val="none" w:sz="0" w:space="0" w:color="auto"/>
            <w:right w:val="none" w:sz="0" w:space="0" w:color="auto"/>
          </w:divBdr>
        </w:div>
        <w:div w:id="1081488956">
          <w:marLeft w:val="640"/>
          <w:marRight w:val="0"/>
          <w:marTop w:val="0"/>
          <w:marBottom w:val="0"/>
          <w:divBdr>
            <w:top w:val="none" w:sz="0" w:space="0" w:color="auto"/>
            <w:left w:val="none" w:sz="0" w:space="0" w:color="auto"/>
            <w:bottom w:val="none" w:sz="0" w:space="0" w:color="auto"/>
            <w:right w:val="none" w:sz="0" w:space="0" w:color="auto"/>
          </w:divBdr>
        </w:div>
        <w:div w:id="1090470324">
          <w:marLeft w:val="640"/>
          <w:marRight w:val="0"/>
          <w:marTop w:val="0"/>
          <w:marBottom w:val="0"/>
          <w:divBdr>
            <w:top w:val="none" w:sz="0" w:space="0" w:color="auto"/>
            <w:left w:val="none" w:sz="0" w:space="0" w:color="auto"/>
            <w:bottom w:val="none" w:sz="0" w:space="0" w:color="auto"/>
            <w:right w:val="none" w:sz="0" w:space="0" w:color="auto"/>
          </w:divBdr>
        </w:div>
        <w:div w:id="1099376672">
          <w:marLeft w:val="640"/>
          <w:marRight w:val="0"/>
          <w:marTop w:val="0"/>
          <w:marBottom w:val="0"/>
          <w:divBdr>
            <w:top w:val="none" w:sz="0" w:space="0" w:color="auto"/>
            <w:left w:val="none" w:sz="0" w:space="0" w:color="auto"/>
            <w:bottom w:val="none" w:sz="0" w:space="0" w:color="auto"/>
            <w:right w:val="none" w:sz="0" w:space="0" w:color="auto"/>
          </w:divBdr>
        </w:div>
        <w:div w:id="1110004705">
          <w:marLeft w:val="640"/>
          <w:marRight w:val="0"/>
          <w:marTop w:val="0"/>
          <w:marBottom w:val="0"/>
          <w:divBdr>
            <w:top w:val="none" w:sz="0" w:space="0" w:color="auto"/>
            <w:left w:val="none" w:sz="0" w:space="0" w:color="auto"/>
            <w:bottom w:val="none" w:sz="0" w:space="0" w:color="auto"/>
            <w:right w:val="none" w:sz="0" w:space="0" w:color="auto"/>
          </w:divBdr>
        </w:div>
        <w:div w:id="1118060442">
          <w:marLeft w:val="640"/>
          <w:marRight w:val="0"/>
          <w:marTop w:val="0"/>
          <w:marBottom w:val="0"/>
          <w:divBdr>
            <w:top w:val="none" w:sz="0" w:space="0" w:color="auto"/>
            <w:left w:val="none" w:sz="0" w:space="0" w:color="auto"/>
            <w:bottom w:val="none" w:sz="0" w:space="0" w:color="auto"/>
            <w:right w:val="none" w:sz="0" w:space="0" w:color="auto"/>
          </w:divBdr>
        </w:div>
        <w:div w:id="1123965058">
          <w:marLeft w:val="640"/>
          <w:marRight w:val="0"/>
          <w:marTop w:val="0"/>
          <w:marBottom w:val="0"/>
          <w:divBdr>
            <w:top w:val="none" w:sz="0" w:space="0" w:color="auto"/>
            <w:left w:val="none" w:sz="0" w:space="0" w:color="auto"/>
            <w:bottom w:val="none" w:sz="0" w:space="0" w:color="auto"/>
            <w:right w:val="none" w:sz="0" w:space="0" w:color="auto"/>
          </w:divBdr>
        </w:div>
        <w:div w:id="1127510411">
          <w:marLeft w:val="640"/>
          <w:marRight w:val="0"/>
          <w:marTop w:val="0"/>
          <w:marBottom w:val="0"/>
          <w:divBdr>
            <w:top w:val="none" w:sz="0" w:space="0" w:color="auto"/>
            <w:left w:val="none" w:sz="0" w:space="0" w:color="auto"/>
            <w:bottom w:val="none" w:sz="0" w:space="0" w:color="auto"/>
            <w:right w:val="none" w:sz="0" w:space="0" w:color="auto"/>
          </w:divBdr>
        </w:div>
        <w:div w:id="1132793359">
          <w:marLeft w:val="640"/>
          <w:marRight w:val="0"/>
          <w:marTop w:val="0"/>
          <w:marBottom w:val="0"/>
          <w:divBdr>
            <w:top w:val="none" w:sz="0" w:space="0" w:color="auto"/>
            <w:left w:val="none" w:sz="0" w:space="0" w:color="auto"/>
            <w:bottom w:val="none" w:sz="0" w:space="0" w:color="auto"/>
            <w:right w:val="none" w:sz="0" w:space="0" w:color="auto"/>
          </w:divBdr>
        </w:div>
        <w:div w:id="1140616639">
          <w:marLeft w:val="640"/>
          <w:marRight w:val="0"/>
          <w:marTop w:val="0"/>
          <w:marBottom w:val="0"/>
          <w:divBdr>
            <w:top w:val="none" w:sz="0" w:space="0" w:color="auto"/>
            <w:left w:val="none" w:sz="0" w:space="0" w:color="auto"/>
            <w:bottom w:val="none" w:sz="0" w:space="0" w:color="auto"/>
            <w:right w:val="none" w:sz="0" w:space="0" w:color="auto"/>
          </w:divBdr>
        </w:div>
        <w:div w:id="1149663431">
          <w:marLeft w:val="640"/>
          <w:marRight w:val="0"/>
          <w:marTop w:val="0"/>
          <w:marBottom w:val="0"/>
          <w:divBdr>
            <w:top w:val="none" w:sz="0" w:space="0" w:color="auto"/>
            <w:left w:val="none" w:sz="0" w:space="0" w:color="auto"/>
            <w:bottom w:val="none" w:sz="0" w:space="0" w:color="auto"/>
            <w:right w:val="none" w:sz="0" w:space="0" w:color="auto"/>
          </w:divBdr>
        </w:div>
        <w:div w:id="1157722601">
          <w:marLeft w:val="640"/>
          <w:marRight w:val="0"/>
          <w:marTop w:val="0"/>
          <w:marBottom w:val="0"/>
          <w:divBdr>
            <w:top w:val="none" w:sz="0" w:space="0" w:color="auto"/>
            <w:left w:val="none" w:sz="0" w:space="0" w:color="auto"/>
            <w:bottom w:val="none" w:sz="0" w:space="0" w:color="auto"/>
            <w:right w:val="none" w:sz="0" w:space="0" w:color="auto"/>
          </w:divBdr>
        </w:div>
        <w:div w:id="1170218539">
          <w:marLeft w:val="640"/>
          <w:marRight w:val="0"/>
          <w:marTop w:val="0"/>
          <w:marBottom w:val="0"/>
          <w:divBdr>
            <w:top w:val="none" w:sz="0" w:space="0" w:color="auto"/>
            <w:left w:val="none" w:sz="0" w:space="0" w:color="auto"/>
            <w:bottom w:val="none" w:sz="0" w:space="0" w:color="auto"/>
            <w:right w:val="none" w:sz="0" w:space="0" w:color="auto"/>
          </w:divBdr>
        </w:div>
        <w:div w:id="1173034660">
          <w:marLeft w:val="640"/>
          <w:marRight w:val="0"/>
          <w:marTop w:val="0"/>
          <w:marBottom w:val="0"/>
          <w:divBdr>
            <w:top w:val="none" w:sz="0" w:space="0" w:color="auto"/>
            <w:left w:val="none" w:sz="0" w:space="0" w:color="auto"/>
            <w:bottom w:val="none" w:sz="0" w:space="0" w:color="auto"/>
            <w:right w:val="none" w:sz="0" w:space="0" w:color="auto"/>
          </w:divBdr>
        </w:div>
        <w:div w:id="1175027314">
          <w:marLeft w:val="640"/>
          <w:marRight w:val="0"/>
          <w:marTop w:val="0"/>
          <w:marBottom w:val="0"/>
          <w:divBdr>
            <w:top w:val="none" w:sz="0" w:space="0" w:color="auto"/>
            <w:left w:val="none" w:sz="0" w:space="0" w:color="auto"/>
            <w:bottom w:val="none" w:sz="0" w:space="0" w:color="auto"/>
            <w:right w:val="none" w:sz="0" w:space="0" w:color="auto"/>
          </w:divBdr>
        </w:div>
        <w:div w:id="1176965718">
          <w:marLeft w:val="640"/>
          <w:marRight w:val="0"/>
          <w:marTop w:val="0"/>
          <w:marBottom w:val="0"/>
          <w:divBdr>
            <w:top w:val="none" w:sz="0" w:space="0" w:color="auto"/>
            <w:left w:val="none" w:sz="0" w:space="0" w:color="auto"/>
            <w:bottom w:val="none" w:sz="0" w:space="0" w:color="auto"/>
            <w:right w:val="none" w:sz="0" w:space="0" w:color="auto"/>
          </w:divBdr>
        </w:div>
        <w:div w:id="1184005960">
          <w:marLeft w:val="640"/>
          <w:marRight w:val="0"/>
          <w:marTop w:val="0"/>
          <w:marBottom w:val="0"/>
          <w:divBdr>
            <w:top w:val="none" w:sz="0" w:space="0" w:color="auto"/>
            <w:left w:val="none" w:sz="0" w:space="0" w:color="auto"/>
            <w:bottom w:val="none" w:sz="0" w:space="0" w:color="auto"/>
            <w:right w:val="none" w:sz="0" w:space="0" w:color="auto"/>
          </w:divBdr>
        </w:div>
        <w:div w:id="1190264988">
          <w:marLeft w:val="640"/>
          <w:marRight w:val="0"/>
          <w:marTop w:val="0"/>
          <w:marBottom w:val="0"/>
          <w:divBdr>
            <w:top w:val="none" w:sz="0" w:space="0" w:color="auto"/>
            <w:left w:val="none" w:sz="0" w:space="0" w:color="auto"/>
            <w:bottom w:val="none" w:sz="0" w:space="0" w:color="auto"/>
            <w:right w:val="none" w:sz="0" w:space="0" w:color="auto"/>
          </w:divBdr>
        </w:div>
        <w:div w:id="1198588093">
          <w:marLeft w:val="640"/>
          <w:marRight w:val="0"/>
          <w:marTop w:val="0"/>
          <w:marBottom w:val="0"/>
          <w:divBdr>
            <w:top w:val="none" w:sz="0" w:space="0" w:color="auto"/>
            <w:left w:val="none" w:sz="0" w:space="0" w:color="auto"/>
            <w:bottom w:val="none" w:sz="0" w:space="0" w:color="auto"/>
            <w:right w:val="none" w:sz="0" w:space="0" w:color="auto"/>
          </w:divBdr>
        </w:div>
        <w:div w:id="1210070482">
          <w:marLeft w:val="640"/>
          <w:marRight w:val="0"/>
          <w:marTop w:val="0"/>
          <w:marBottom w:val="0"/>
          <w:divBdr>
            <w:top w:val="none" w:sz="0" w:space="0" w:color="auto"/>
            <w:left w:val="none" w:sz="0" w:space="0" w:color="auto"/>
            <w:bottom w:val="none" w:sz="0" w:space="0" w:color="auto"/>
            <w:right w:val="none" w:sz="0" w:space="0" w:color="auto"/>
          </w:divBdr>
        </w:div>
        <w:div w:id="1224684982">
          <w:marLeft w:val="640"/>
          <w:marRight w:val="0"/>
          <w:marTop w:val="0"/>
          <w:marBottom w:val="0"/>
          <w:divBdr>
            <w:top w:val="none" w:sz="0" w:space="0" w:color="auto"/>
            <w:left w:val="none" w:sz="0" w:space="0" w:color="auto"/>
            <w:bottom w:val="none" w:sz="0" w:space="0" w:color="auto"/>
            <w:right w:val="none" w:sz="0" w:space="0" w:color="auto"/>
          </w:divBdr>
        </w:div>
        <w:div w:id="1224753212">
          <w:marLeft w:val="640"/>
          <w:marRight w:val="0"/>
          <w:marTop w:val="0"/>
          <w:marBottom w:val="0"/>
          <w:divBdr>
            <w:top w:val="none" w:sz="0" w:space="0" w:color="auto"/>
            <w:left w:val="none" w:sz="0" w:space="0" w:color="auto"/>
            <w:bottom w:val="none" w:sz="0" w:space="0" w:color="auto"/>
            <w:right w:val="none" w:sz="0" w:space="0" w:color="auto"/>
          </w:divBdr>
        </w:div>
        <w:div w:id="1236088501">
          <w:marLeft w:val="640"/>
          <w:marRight w:val="0"/>
          <w:marTop w:val="0"/>
          <w:marBottom w:val="0"/>
          <w:divBdr>
            <w:top w:val="none" w:sz="0" w:space="0" w:color="auto"/>
            <w:left w:val="none" w:sz="0" w:space="0" w:color="auto"/>
            <w:bottom w:val="none" w:sz="0" w:space="0" w:color="auto"/>
            <w:right w:val="none" w:sz="0" w:space="0" w:color="auto"/>
          </w:divBdr>
        </w:div>
        <w:div w:id="1246963449">
          <w:marLeft w:val="640"/>
          <w:marRight w:val="0"/>
          <w:marTop w:val="0"/>
          <w:marBottom w:val="0"/>
          <w:divBdr>
            <w:top w:val="none" w:sz="0" w:space="0" w:color="auto"/>
            <w:left w:val="none" w:sz="0" w:space="0" w:color="auto"/>
            <w:bottom w:val="none" w:sz="0" w:space="0" w:color="auto"/>
            <w:right w:val="none" w:sz="0" w:space="0" w:color="auto"/>
          </w:divBdr>
        </w:div>
        <w:div w:id="1260988798">
          <w:marLeft w:val="640"/>
          <w:marRight w:val="0"/>
          <w:marTop w:val="0"/>
          <w:marBottom w:val="0"/>
          <w:divBdr>
            <w:top w:val="none" w:sz="0" w:space="0" w:color="auto"/>
            <w:left w:val="none" w:sz="0" w:space="0" w:color="auto"/>
            <w:bottom w:val="none" w:sz="0" w:space="0" w:color="auto"/>
            <w:right w:val="none" w:sz="0" w:space="0" w:color="auto"/>
          </w:divBdr>
        </w:div>
        <w:div w:id="1264800118">
          <w:marLeft w:val="640"/>
          <w:marRight w:val="0"/>
          <w:marTop w:val="0"/>
          <w:marBottom w:val="0"/>
          <w:divBdr>
            <w:top w:val="none" w:sz="0" w:space="0" w:color="auto"/>
            <w:left w:val="none" w:sz="0" w:space="0" w:color="auto"/>
            <w:bottom w:val="none" w:sz="0" w:space="0" w:color="auto"/>
            <w:right w:val="none" w:sz="0" w:space="0" w:color="auto"/>
          </w:divBdr>
        </w:div>
        <w:div w:id="1266188146">
          <w:marLeft w:val="640"/>
          <w:marRight w:val="0"/>
          <w:marTop w:val="0"/>
          <w:marBottom w:val="0"/>
          <w:divBdr>
            <w:top w:val="none" w:sz="0" w:space="0" w:color="auto"/>
            <w:left w:val="none" w:sz="0" w:space="0" w:color="auto"/>
            <w:bottom w:val="none" w:sz="0" w:space="0" w:color="auto"/>
            <w:right w:val="none" w:sz="0" w:space="0" w:color="auto"/>
          </w:divBdr>
        </w:div>
        <w:div w:id="1275331098">
          <w:marLeft w:val="640"/>
          <w:marRight w:val="0"/>
          <w:marTop w:val="0"/>
          <w:marBottom w:val="0"/>
          <w:divBdr>
            <w:top w:val="none" w:sz="0" w:space="0" w:color="auto"/>
            <w:left w:val="none" w:sz="0" w:space="0" w:color="auto"/>
            <w:bottom w:val="none" w:sz="0" w:space="0" w:color="auto"/>
            <w:right w:val="none" w:sz="0" w:space="0" w:color="auto"/>
          </w:divBdr>
        </w:div>
        <w:div w:id="1280262637">
          <w:marLeft w:val="640"/>
          <w:marRight w:val="0"/>
          <w:marTop w:val="0"/>
          <w:marBottom w:val="0"/>
          <w:divBdr>
            <w:top w:val="none" w:sz="0" w:space="0" w:color="auto"/>
            <w:left w:val="none" w:sz="0" w:space="0" w:color="auto"/>
            <w:bottom w:val="none" w:sz="0" w:space="0" w:color="auto"/>
            <w:right w:val="none" w:sz="0" w:space="0" w:color="auto"/>
          </w:divBdr>
        </w:div>
        <w:div w:id="1285380007">
          <w:marLeft w:val="640"/>
          <w:marRight w:val="0"/>
          <w:marTop w:val="0"/>
          <w:marBottom w:val="0"/>
          <w:divBdr>
            <w:top w:val="none" w:sz="0" w:space="0" w:color="auto"/>
            <w:left w:val="none" w:sz="0" w:space="0" w:color="auto"/>
            <w:bottom w:val="none" w:sz="0" w:space="0" w:color="auto"/>
            <w:right w:val="none" w:sz="0" w:space="0" w:color="auto"/>
          </w:divBdr>
        </w:div>
        <w:div w:id="1287154658">
          <w:marLeft w:val="640"/>
          <w:marRight w:val="0"/>
          <w:marTop w:val="0"/>
          <w:marBottom w:val="0"/>
          <w:divBdr>
            <w:top w:val="none" w:sz="0" w:space="0" w:color="auto"/>
            <w:left w:val="none" w:sz="0" w:space="0" w:color="auto"/>
            <w:bottom w:val="none" w:sz="0" w:space="0" w:color="auto"/>
            <w:right w:val="none" w:sz="0" w:space="0" w:color="auto"/>
          </w:divBdr>
        </w:div>
        <w:div w:id="1288581028">
          <w:marLeft w:val="640"/>
          <w:marRight w:val="0"/>
          <w:marTop w:val="0"/>
          <w:marBottom w:val="0"/>
          <w:divBdr>
            <w:top w:val="none" w:sz="0" w:space="0" w:color="auto"/>
            <w:left w:val="none" w:sz="0" w:space="0" w:color="auto"/>
            <w:bottom w:val="none" w:sz="0" w:space="0" w:color="auto"/>
            <w:right w:val="none" w:sz="0" w:space="0" w:color="auto"/>
          </w:divBdr>
        </w:div>
        <w:div w:id="1295866158">
          <w:marLeft w:val="640"/>
          <w:marRight w:val="0"/>
          <w:marTop w:val="0"/>
          <w:marBottom w:val="0"/>
          <w:divBdr>
            <w:top w:val="none" w:sz="0" w:space="0" w:color="auto"/>
            <w:left w:val="none" w:sz="0" w:space="0" w:color="auto"/>
            <w:bottom w:val="none" w:sz="0" w:space="0" w:color="auto"/>
            <w:right w:val="none" w:sz="0" w:space="0" w:color="auto"/>
          </w:divBdr>
        </w:div>
        <w:div w:id="1297486946">
          <w:marLeft w:val="640"/>
          <w:marRight w:val="0"/>
          <w:marTop w:val="0"/>
          <w:marBottom w:val="0"/>
          <w:divBdr>
            <w:top w:val="none" w:sz="0" w:space="0" w:color="auto"/>
            <w:left w:val="none" w:sz="0" w:space="0" w:color="auto"/>
            <w:bottom w:val="none" w:sz="0" w:space="0" w:color="auto"/>
            <w:right w:val="none" w:sz="0" w:space="0" w:color="auto"/>
          </w:divBdr>
        </w:div>
        <w:div w:id="1301572088">
          <w:marLeft w:val="640"/>
          <w:marRight w:val="0"/>
          <w:marTop w:val="0"/>
          <w:marBottom w:val="0"/>
          <w:divBdr>
            <w:top w:val="none" w:sz="0" w:space="0" w:color="auto"/>
            <w:left w:val="none" w:sz="0" w:space="0" w:color="auto"/>
            <w:bottom w:val="none" w:sz="0" w:space="0" w:color="auto"/>
            <w:right w:val="none" w:sz="0" w:space="0" w:color="auto"/>
          </w:divBdr>
        </w:div>
        <w:div w:id="1321696908">
          <w:marLeft w:val="640"/>
          <w:marRight w:val="0"/>
          <w:marTop w:val="0"/>
          <w:marBottom w:val="0"/>
          <w:divBdr>
            <w:top w:val="none" w:sz="0" w:space="0" w:color="auto"/>
            <w:left w:val="none" w:sz="0" w:space="0" w:color="auto"/>
            <w:bottom w:val="none" w:sz="0" w:space="0" w:color="auto"/>
            <w:right w:val="none" w:sz="0" w:space="0" w:color="auto"/>
          </w:divBdr>
        </w:div>
        <w:div w:id="1321927275">
          <w:marLeft w:val="640"/>
          <w:marRight w:val="0"/>
          <w:marTop w:val="0"/>
          <w:marBottom w:val="0"/>
          <w:divBdr>
            <w:top w:val="none" w:sz="0" w:space="0" w:color="auto"/>
            <w:left w:val="none" w:sz="0" w:space="0" w:color="auto"/>
            <w:bottom w:val="none" w:sz="0" w:space="0" w:color="auto"/>
            <w:right w:val="none" w:sz="0" w:space="0" w:color="auto"/>
          </w:divBdr>
        </w:div>
        <w:div w:id="1332025292">
          <w:marLeft w:val="640"/>
          <w:marRight w:val="0"/>
          <w:marTop w:val="0"/>
          <w:marBottom w:val="0"/>
          <w:divBdr>
            <w:top w:val="none" w:sz="0" w:space="0" w:color="auto"/>
            <w:left w:val="none" w:sz="0" w:space="0" w:color="auto"/>
            <w:bottom w:val="none" w:sz="0" w:space="0" w:color="auto"/>
            <w:right w:val="none" w:sz="0" w:space="0" w:color="auto"/>
          </w:divBdr>
        </w:div>
        <w:div w:id="1343166070">
          <w:marLeft w:val="640"/>
          <w:marRight w:val="0"/>
          <w:marTop w:val="0"/>
          <w:marBottom w:val="0"/>
          <w:divBdr>
            <w:top w:val="none" w:sz="0" w:space="0" w:color="auto"/>
            <w:left w:val="none" w:sz="0" w:space="0" w:color="auto"/>
            <w:bottom w:val="none" w:sz="0" w:space="0" w:color="auto"/>
            <w:right w:val="none" w:sz="0" w:space="0" w:color="auto"/>
          </w:divBdr>
        </w:div>
        <w:div w:id="1371032596">
          <w:marLeft w:val="640"/>
          <w:marRight w:val="0"/>
          <w:marTop w:val="0"/>
          <w:marBottom w:val="0"/>
          <w:divBdr>
            <w:top w:val="none" w:sz="0" w:space="0" w:color="auto"/>
            <w:left w:val="none" w:sz="0" w:space="0" w:color="auto"/>
            <w:bottom w:val="none" w:sz="0" w:space="0" w:color="auto"/>
            <w:right w:val="none" w:sz="0" w:space="0" w:color="auto"/>
          </w:divBdr>
        </w:div>
        <w:div w:id="1371607279">
          <w:marLeft w:val="640"/>
          <w:marRight w:val="0"/>
          <w:marTop w:val="0"/>
          <w:marBottom w:val="0"/>
          <w:divBdr>
            <w:top w:val="none" w:sz="0" w:space="0" w:color="auto"/>
            <w:left w:val="none" w:sz="0" w:space="0" w:color="auto"/>
            <w:bottom w:val="none" w:sz="0" w:space="0" w:color="auto"/>
            <w:right w:val="none" w:sz="0" w:space="0" w:color="auto"/>
          </w:divBdr>
        </w:div>
        <w:div w:id="1372457467">
          <w:marLeft w:val="640"/>
          <w:marRight w:val="0"/>
          <w:marTop w:val="0"/>
          <w:marBottom w:val="0"/>
          <w:divBdr>
            <w:top w:val="none" w:sz="0" w:space="0" w:color="auto"/>
            <w:left w:val="none" w:sz="0" w:space="0" w:color="auto"/>
            <w:bottom w:val="none" w:sz="0" w:space="0" w:color="auto"/>
            <w:right w:val="none" w:sz="0" w:space="0" w:color="auto"/>
          </w:divBdr>
        </w:div>
        <w:div w:id="1389837276">
          <w:marLeft w:val="640"/>
          <w:marRight w:val="0"/>
          <w:marTop w:val="0"/>
          <w:marBottom w:val="0"/>
          <w:divBdr>
            <w:top w:val="none" w:sz="0" w:space="0" w:color="auto"/>
            <w:left w:val="none" w:sz="0" w:space="0" w:color="auto"/>
            <w:bottom w:val="none" w:sz="0" w:space="0" w:color="auto"/>
            <w:right w:val="none" w:sz="0" w:space="0" w:color="auto"/>
          </w:divBdr>
        </w:div>
        <w:div w:id="1395464601">
          <w:marLeft w:val="640"/>
          <w:marRight w:val="0"/>
          <w:marTop w:val="0"/>
          <w:marBottom w:val="0"/>
          <w:divBdr>
            <w:top w:val="none" w:sz="0" w:space="0" w:color="auto"/>
            <w:left w:val="none" w:sz="0" w:space="0" w:color="auto"/>
            <w:bottom w:val="none" w:sz="0" w:space="0" w:color="auto"/>
            <w:right w:val="none" w:sz="0" w:space="0" w:color="auto"/>
          </w:divBdr>
        </w:div>
        <w:div w:id="1422141621">
          <w:marLeft w:val="640"/>
          <w:marRight w:val="0"/>
          <w:marTop w:val="0"/>
          <w:marBottom w:val="0"/>
          <w:divBdr>
            <w:top w:val="none" w:sz="0" w:space="0" w:color="auto"/>
            <w:left w:val="none" w:sz="0" w:space="0" w:color="auto"/>
            <w:bottom w:val="none" w:sz="0" w:space="0" w:color="auto"/>
            <w:right w:val="none" w:sz="0" w:space="0" w:color="auto"/>
          </w:divBdr>
        </w:div>
        <w:div w:id="1425371393">
          <w:marLeft w:val="640"/>
          <w:marRight w:val="0"/>
          <w:marTop w:val="0"/>
          <w:marBottom w:val="0"/>
          <w:divBdr>
            <w:top w:val="none" w:sz="0" w:space="0" w:color="auto"/>
            <w:left w:val="none" w:sz="0" w:space="0" w:color="auto"/>
            <w:bottom w:val="none" w:sz="0" w:space="0" w:color="auto"/>
            <w:right w:val="none" w:sz="0" w:space="0" w:color="auto"/>
          </w:divBdr>
        </w:div>
        <w:div w:id="1443766580">
          <w:marLeft w:val="640"/>
          <w:marRight w:val="0"/>
          <w:marTop w:val="0"/>
          <w:marBottom w:val="0"/>
          <w:divBdr>
            <w:top w:val="none" w:sz="0" w:space="0" w:color="auto"/>
            <w:left w:val="none" w:sz="0" w:space="0" w:color="auto"/>
            <w:bottom w:val="none" w:sz="0" w:space="0" w:color="auto"/>
            <w:right w:val="none" w:sz="0" w:space="0" w:color="auto"/>
          </w:divBdr>
        </w:div>
        <w:div w:id="1477378313">
          <w:marLeft w:val="640"/>
          <w:marRight w:val="0"/>
          <w:marTop w:val="0"/>
          <w:marBottom w:val="0"/>
          <w:divBdr>
            <w:top w:val="none" w:sz="0" w:space="0" w:color="auto"/>
            <w:left w:val="none" w:sz="0" w:space="0" w:color="auto"/>
            <w:bottom w:val="none" w:sz="0" w:space="0" w:color="auto"/>
            <w:right w:val="none" w:sz="0" w:space="0" w:color="auto"/>
          </w:divBdr>
        </w:div>
        <w:div w:id="1479492369">
          <w:marLeft w:val="640"/>
          <w:marRight w:val="0"/>
          <w:marTop w:val="0"/>
          <w:marBottom w:val="0"/>
          <w:divBdr>
            <w:top w:val="none" w:sz="0" w:space="0" w:color="auto"/>
            <w:left w:val="none" w:sz="0" w:space="0" w:color="auto"/>
            <w:bottom w:val="none" w:sz="0" w:space="0" w:color="auto"/>
            <w:right w:val="none" w:sz="0" w:space="0" w:color="auto"/>
          </w:divBdr>
        </w:div>
        <w:div w:id="1481339170">
          <w:marLeft w:val="640"/>
          <w:marRight w:val="0"/>
          <w:marTop w:val="0"/>
          <w:marBottom w:val="0"/>
          <w:divBdr>
            <w:top w:val="none" w:sz="0" w:space="0" w:color="auto"/>
            <w:left w:val="none" w:sz="0" w:space="0" w:color="auto"/>
            <w:bottom w:val="none" w:sz="0" w:space="0" w:color="auto"/>
            <w:right w:val="none" w:sz="0" w:space="0" w:color="auto"/>
          </w:divBdr>
        </w:div>
        <w:div w:id="1481458558">
          <w:marLeft w:val="640"/>
          <w:marRight w:val="0"/>
          <w:marTop w:val="0"/>
          <w:marBottom w:val="0"/>
          <w:divBdr>
            <w:top w:val="none" w:sz="0" w:space="0" w:color="auto"/>
            <w:left w:val="none" w:sz="0" w:space="0" w:color="auto"/>
            <w:bottom w:val="none" w:sz="0" w:space="0" w:color="auto"/>
            <w:right w:val="none" w:sz="0" w:space="0" w:color="auto"/>
          </w:divBdr>
        </w:div>
        <w:div w:id="1502619672">
          <w:marLeft w:val="640"/>
          <w:marRight w:val="0"/>
          <w:marTop w:val="0"/>
          <w:marBottom w:val="0"/>
          <w:divBdr>
            <w:top w:val="none" w:sz="0" w:space="0" w:color="auto"/>
            <w:left w:val="none" w:sz="0" w:space="0" w:color="auto"/>
            <w:bottom w:val="none" w:sz="0" w:space="0" w:color="auto"/>
            <w:right w:val="none" w:sz="0" w:space="0" w:color="auto"/>
          </w:divBdr>
        </w:div>
        <w:div w:id="1512835299">
          <w:marLeft w:val="640"/>
          <w:marRight w:val="0"/>
          <w:marTop w:val="0"/>
          <w:marBottom w:val="0"/>
          <w:divBdr>
            <w:top w:val="none" w:sz="0" w:space="0" w:color="auto"/>
            <w:left w:val="none" w:sz="0" w:space="0" w:color="auto"/>
            <w:bottom w:val="none" w:sz="0" w:space="0" w:color="auto"/>
            <w:right w:val="none" w:sz="0" w:space="0" w:color="auto"/>
          </w:divBdr>
        </w:div>
        <w:div w:id="1528526190">
          <w:marLeft w:val="640"/>
          <w:marRight w:val="0"/>
          <w:marTop w:val="0"/>
          <w:marBottom w:val="0"/>
          <w:divBdr>
            <w:top w:val="none" w:sz="0" w:space="0" w:color="auto"/>
            <w:left w:val="none" w:sz="0" w:space="0" w:color="auto"/>
            <w:bottom w:val="none" w:sz="0" w:space="0" w:color="auto"/>
            <w:right w:val="none" w:sz="0" w:space="0" w:color="auto"/>
          </w:divBdr>
        </w:div>
        <w:div w:id="1529221917">
          <w:marLeft w:val="640"/>
          <w:marRight w:val="0"/>
          <w:marTop w:val="0"/>
          <w:marBottom w:val="0"/>
          <w:divBdr>
            <w:top w:val="none" w:sz="0" w:space="0" w:color="auto"/>
            <w:left w:val="none" w:sz="0" w:space="0" w:color="auto"/>
            <w:bottom w:val="none" w:sz="0" w:space="0" w:color="auto"/>
            <w:right w:val="none" w:sz="0" w:space="0" w:color="auto"/>
          </w:divBdr>
        </w:div>
        <w:div w:id="1533687341">
          <w:marLeft w:val="640"/>
          <w:marRight w:val="0"/>
          <w:marTop w:val="0"/>
          <w:marBottom w:val="0"/>
          <w:divBdr>
            <w:top w:val="none" w:sz="0" w:space="0" w:color="auto"/>
            <w:left w:val="none" w:sz="0" w:space="0" w:color="auto"/>
            <w:bottom w:val="none" w:sz="0" w:space="0" w:color="auto"/>
            <w:right w:val="none" w:sz="0" w:space="0" w:color="auto"/>
          </w:divBdr>
        </w:div>
        <w:div w:id="1540047541">
          <w:marLeft w:val="640"/>
          <w:marRight w:val="0"/>
          <w:marTop w:val="0"/>
          <w:marBottom w:val="0"/>
          <w:divBdr>
            <w:top w:val="none" w:sz="0" w:space="0" w:color="auto"/>
            <w:left w:val="none" w:sz="0" w:space="0" w:color="auto"/>
            <w:bottom w:val="none" w:sz="0" w:space="0" w:color="auto"/>
            <w:right w:val="none" w:sz="0" w:space="0" w:color="auto"/>
          </w:divBdr>
        </w:div>
        <w:div w:id="1542786033">
          <w:marLeft w:val="640"/>
          <w:marRight w:val="0"/>
          <w:marTop w:val="0"/>
          <w:marBottom w:val="0"/>
          <w:divBdr>
            <w:top w:val="none" w:sz="0" w:space="0" w:color="auto"/>
            <w:left w:val="none" w:sz="0" w:space="0" w:color="auto"/>
            <w:bottom w:val="none" w:sz="0" w:space="0" w:color="auto"/>
            <w:right w:val="none" w:sz="0" w:space="0" w:color="auto"/>
          </w:divBdr>
        </w:div>
        <w:div w:id="1545601304">
          <w:marLeft w:val="640"/>
          <w:marRight w:val="0"/>
          <w:marTop w:val="0"/>
          <w:marBottom w:val="0"/>
          <w:divBdr>
            <w:top w:val="none" w:sz="0" w:space="0" w:color="auto"/>
            <w:left w:val="none" w:sz="0" w:space="0" w:color="auto"/>
            <w:bottom w:val="none" w:sz="0" w:space="0" w:color="auto"/>
            <w:right w:val="none" w:sz="0" w:space="0" w:color="auto"/>
          </w:divBdr>
        </w:div>
        <w:div w:id="1555385228">
          <w:marLeft w:val="640"/>
          <w:marRight w:val="0"/>
          <w:marTop w:val="0"/>
          <w:marBottom w:val="0"/>
          <w:divBdr>
            <w:top w:val="none" w:sz="0" w:space="0" w:color="auto"/>
            <w:left w:val="none" w:sz="0" w:space="0" w:color="auto"/>
            <w:bottom w:val="none" w:sz="0" w:space="0" w:color="auto"/>
            <w:right w:val="none" w:sz="0" w:space="0" w:color="auto"/>
          </w:divBdr>
        </w:div>
        <w:div w:id="1572034153">
          <w:marLeft w:val="640"/>
          <w:marRight w:val="0"/>
          <w:marTop w:val="0"/>
          <w:marBottom w:val="0"/>
          <w:divBdr>
            <w:top w:val="none" w:sz="0" w:space="0" w:color="auto"/>
            <w:left w:val="none" w:sz="0" w:space="0" w:color="auto"/>
            <w:bottom w:val="none" w:sz="0" w:space="0" w:color="auto"/>
            <w:right w:val="none" w:sz="0" w:space="0" w:color="auto"/>
          </w:divBdr>
        </w:div>
        <w:div w:id="1584334215">
          <w:marLeft w:val="640"/>
          <w:marRight w:val="0"/>
          <w:marTop w:val="0"/>
          <w:marBottom w:val="0"/>
          <w:divBdr>
            <w:top w:val="none" w:sz="0" w:space="0" w:color="auto"/>
            <w:left w:val="none" w:sz="0" w:space="0" w:color="auto"/>
            <w:bottom w:val="none" w:sz="0" w:space="0" w:color="auto"/>
            <w:right w:val="none" w:sz="0" w:space="0" w:color="auto"/>
          </w:divBdr>
        </w:div>
        <w:div w:id="1585333036">
          <w:marLeft w:val="640"/>
          <w:marRight w:val="0"/>
          <w:marTop w:val="0"/>
          <w:marBottom w:val="0"/>
          <w:divBdr>
            <w:top w:val="none" w:sz="0" w:space="0" w:color="auto"/>
            <w:left w:val="none" w:sz="0" w:space="0" w:color="auto"/>
            <w:bottom w:val="none" w:sz="0" w:space="0" w:color="auto"/>
            <w:right w:val="none" w:sz="0" w:space="0" w:color="auto"/>
          </w:divBdr>
        </w:div>
        <w:div w:id="1592155757">
          <w:marLeft w:val="640"/>
          <w:marRight w:val="0"/>
          <w:marTop w:val="0"/>
          <w:marBottom w:val="0"/>
          <w:divBdr>
            <w:top w:val="none" w:sz="0" w:space="0" w:color="auto"/>
            <w:left w:val="none" w:sz="0" w:space="0" w:color="auto"/>
            <w:bottom w:val="none" w:sz="0" w:space="0" w:color="auto"/>
            <w:right w:val="none" w:sz="0" w:space="0" w:color="auto"/>
          </w:divBdr>
        </w:div>
        <w:div w:id="1592203168">
          <w:marLeft w:val="640"/>
          <w:marRight w:val="0"/>
          <w:marTop w:val="0"/>
          <w:marBottom w:val="0"/>
          <w:divBdr>
            <w:top w:val="none" w:sz="0" w:space="0" w:color="auto"/>
            <w:left w:val="none" w:sz="0" w:space="0" w:color="auto"/>
            <w:bottom w:val="none" w:sz="0" w:space="0" w:color="auto"/>
            <w:right w:val="none" w:sz="0" w:space="0" w:color="auto"/>
          </w:divBdr>
        </w:div>
        <w:div w:id="1595698941">
          <w:marLeft w:val="640"/>
          <w:marRight w:val="0"/>
          <w:marTop w:val="0"/>
          <w:marBottom w:val="0"/>
          <w:divBdr>
            <w:top w:val="none" w:sz="0" w:space="0" w:color="auto"/>
            <w:left w:val="none" w:sz="0" w:space="0" w:color="auto"/>
            <w:bottom w:val="none" w:sz="0" w:space="0" w:color="auto"/>
            <w:right w:val="none" w:sz="0" w:space="0" w:color="auto"/>
          </w:divBdr>
        </w:div>
        <w:div w:id="1606958313">
          <w:marLeft w:val="640"/>
          <w:marRight w:val="0"/>
          <w:marTop w:val="0"/>
          <w:marBottom w:val="0"/>
          <w:divBdr>
            <w:top w:val="none" w:sz="0" w:space="0" w:color="auto"/>
            <w:left w:val="none" w:sz="0" w:space="0" w:color="auto"/>
            <w:bottom w:val="none" w:sz="0" w:space="0" w:color="auto"/>
            <w:right w:val="none" w:sz="0" w:space="0" w:color="auto"/>
          </w:divBdr>
        </w:div>
        <w:div w:id="1610429803">
          <w:marLeft w:val="640"/>
          <w:marRight w:val="0"/>
          <w:marTop w:val="0"/>
          <w:marBottom w:val="0"/>
          <w:divBdr>
            <w:top w:val="none" w:sz="0" w:space="0" w:color="auto"/>
            <w:left w:val="none" w:sz="0" w:space="0" w:color="auto"/>
            <w:bottom w:val="none" w:sz="0" w:space="0" w:color="auto"/>
            <w:right w:val="none" w:sz="0" w:space="0" w:color="auto"/>
          </w:divBdr>
        </w:div>
        <w:div w:id="1613365343">
          <w:marLeft w:val="640"/>
          <w:marRight w:val="0"/>
          <w:marTop w:val="0"/>
          <w:marBottom w:val="0"/>
          <w:divBdr>
            <w:top w:val="none" w:sz="0" w:space="0" w:color="auto"/>
            <w:left w:val="none" w:sz="0" w:space="0" w:color="auto"/>
            <w:bottom w:val="none" w:sz="0" w:space="0" w:color="auto"/>
            <w:right w:val="none" w:sz="0" w:space="0" w:color="auto"/>
          </w:divBdr>
        </w:div>
        <w:div w:id="1626500648">
          <w:marLeft w:val="640"/>
          <w:marRight w:val="0"/>
          <w:marTop w:val="0"/>
          <w:marBottom w:val="0"/>
          <w:divBdr>
            <w:top w:val="none" w:sz="0" w:space="0" w:color="auto"/>
            <w:left w:val="none" w:sz="0" w:space="0" w:color="auto"/>
            <w:bottom w:val="none" w:sz="0" w:space="0" w:color="auto"/>
            <w:right w:val="none" w:sz="0" w:space="0" w:color="auto"/>
          </w:divBdr>
        </w:div>
        <w:div w:id="1636256938">
          <w:marLeft w:val="640"/>
          <w:marRight w:val="0"/>
          <w:marTop w:val="0"/>
          <w:marBottom w:val="0"/>
          <w:divBdr>
            <w:top w:val="none" w:sz="0" w:space="0" w:color="auto"/>
            <w:left w:val="none" w:sz="0" w:space="0" w:color="auto"/>
            <w:bottom w:val="none" w:sz="0" w:space="0" w:color="auto"/>
            <w:right w:val="none" w:sz="0" w:space="0" w:color="auto"/>
          </w:divBdr>
        </w:div>
        <w:div w:id="1641615116">
          <w:marLeft w:val="640"/>
          <w:marRight w:val="0"/>
          <w:marTop w:val="0"/>
          <w:marBottom w:val="0"/>
          <w:divBdr>
            <w:top w:val="none" w:sz="0" w:space="0" w:color="auto"/>
            <w:left w:val="none" w:sz="0" w:space="0" w:color="auto"/>
            <w:bottom w:val="none" w:sz="0" w:space="0" w:color="auto"/>
            <w:right w:val="none" w:sz="0" w:space="0" w:color="auto"/>
          </w:divBdr>
        </w:div>
        <w:div w:id="1644652256">
          <w:marLeft w:val="640"/>
          <w:marRight w:val="0"/>
          <w:marTop w:val="0"/>
          <w:marBottom w:val="0"/>
          <w:divBdr>
            <w:top w:val="none" w:sz="0" w:space="0" w:color="auto"/>
            <w:left w:val="none" w:sz="0" w:space="0" w:color="auto"/>
            <w:bottom w:val="none" w:sz="0" w:space="0" w:color="auto"/>
            <w:right w:val="none" w:sz="0" w:space="0" w:color="auto"/>
          </w:divBdr>
        </w:div>
        <w:div w:id="1702052019">
          <w:marLeft w:val="640"/>
          <w:marRight w:val="0"/>
          <w:marTop w:val="0"/>
          <w:marBottom w:val="0"/>
          <w:divBdr>
            <w:top w:val="none" w:sz="0" w:space="0" w:color="auto"/>
            <w:left w:val="none" w:sz="0" w:space="0" w:color="auto"/>
            <w:bottom w:val="none" w:sz="0" w:space="0" w:color="auto"/>
            <w:right w:val="none" w:sz="0" w:space="0" w:color="auto"/>
          </w:divBdr>
        </w:div>
        <w:div w:id="1713843525">
          <w:marLeft w:val="640"/>
          <w:marRight w:val="0"/>
          <w:marTop w:val="0"/>
          <w:marBottom w:val="0"/>
          <w:divBdr>
            <w:top w:val="none" w:sz="0" w:space="0" w:color="auto"/>
            <w:left w:val="none" w:sz="0" w:space="0" w:color="auto"/>
            <w:bottom w:val="none" w:sz="0" w:space="0" w:color="auto"/>
            <w:right w:val="none" w:sz="0" w:space="0" w:color="auto"/>
          </w:divBdr>
        </w:div>
        <w:div w:id="1714773041">
          <w:marLeft w:val="640"/>
          <w:marRight w:val="0"/>
          <w:marTop w:val="0"/>
          <w:marBottom w:val="0"/>
          <w:divBdr>
            <w:top w:val="none" w:sz="0" w:space="0" w:color="auto"/>
            <w:left w:val="none" w:sz="0" w:space="0" w:color="auto"/>
            <w:bottom w:val="none" w:sz="0" w:space="0" w:color="auto"/>
            <w:right w:val="none" w:sz="0" w:space="0" w:color="auto"/>
          </w:divBdr>
        </w:div>
        <w:div w:id="1715033648">
          <w:marLeft w:val="640"/>
          <w:marRight w:val="0"/>
          <w:marTop w:val="0"/>
          <w:marBottom w:val="0"/>
          <w:divBdr>
            <w:top w:val="none" w:sz="0" w:space="0" w:color="auto"/>
            <w:left w:val="none" w:sz="0" w:space="0" w:color="auto"/>
            <w:bottom w:val="none" w:sz="0" w:space="0" w:color="auto"/>
            <w:right w:val="none" w:sz="0" w:space="0" w:color="auto"/>
          </w:divBdr>
        </w:div>
        <w:div w:id="1717468607">
          <w:marLeft w:val="640"/>
          <w:marRight w:val="0"/>
          <w:marTop w:val="0"/>
          <w:marBottom w:val="0"/>
          <w:divBdr>
            <w:top w:val="none" w:sz="0" w:space="0" w:color="auto"/>
            <w:left w:val="none" w:sz="0" w:space="0" w:color="auto"/>
            <w:bottom w:val="none" w:sz="0" w:space="0" w:color="auto"/>
            <w:right w:val="none" w:sz="0" w:space="0" w:color="auto"/>
          </w:divBdr>
        </w:div>
        <w:div w:id="1734742416">
          <w:marLeft w:val="640"/>
          <w:marRight w:val="0"/>
          <w:marTop w:val="0"/>
          <w:marBottom w:val="0"/>
          <w:divBdr>
            <w:top w:val="none" w:sz="0" w:space="0" w:color="auto"/>
            <w:left w:val="none" w:sz="0" w:space="0" w:color="auto"/>
            <w:bottom w:val="none" w:sz="0" w:space="0" w:color="auto"/>
            <w:right w:val="none" w:sz="0" w:space="0" w:color="auto"/>
          </w:divBdr>
        </w:div>
        <w:div w:id="1785222423">
          <w:marLeft w:val="640"/>
          <w:marRight w:val="0"/>
          <w:marTop w:val="0"/>
          <w:marBottom w:val="0"/>
          <w:divBdr>
            <w:top w:val="none" w:sz="0" w:space="0" w:color="auto"/>
            <w:left w:val="none" w:sz="0" w:space="0" w:color="auto"/>
            <w:bottom w:val="none" w:sz="0" w:space="0" w:color="auto"/>
            <w:right w:val="none" w:sz="0" w:space="0" w:color="auto"/>
          </w:divBdr>
        </w:div>
        <w:div w:id="1827015282">
          <w:marLeft w:val="640"/>
          <w:marRight w:val="0"/>
          <w:marTop w:val="0"/>
          <w:marBottom w:val="0"/>
          <w:divBdr>
            <w:top w:val="none" w:sz="0" w:space="0" w:color="auto"/>
            <w:left w:val="none" w:sz="0" w:space="0" w:color="auto"/>
            <w:bottom w:val="none" w:sz="0" w:space="0" w:color="auto"/>
            <w:right w:val="none" w:sz="0" w:space="0" w:color="auto"/>
          </w:divBdr>
        </w:div>
        <w:div w:id="1832671322">
          <w:marLeft w:val="640"/>
          <w:marRight w:val="0"/>
          <w:marTop w:val="0"/>
          <w:marBottom w:val="0"/>
          <w:divBdr>
            <w:top w:val="none" w:sz="0" w:space="0" w:color="auto"/>
            <w:left w:val="none" w:sz="0" w:space="0" w:color="auto"/>
            <w:bottom w:val="none" w:sz="0" w:space="0" w:color="auto"/>
            <w:right w:val="none" w:sz="0" w:space="0" w:color="auto"/>
          </w:divBdr>
        </w:div>
        <w:div w:id="1858691637">
          <w:marLeft w:val="640"/>
          <w:marRight w:val="0"/>
          <w:marTop w:val="0"/>
          <w:marBottom w:val="0"/>
          <w:divBdr>
            <w:top w:val="none" w:sz="0" w:space="0" w:color="auto"/>
            <w:left w:val="none" w:sz="0" w:space="0" w:color="auto"/>
            <w:bottom w:val="none" w:sz="0" w:space="0" w:color="auto"/>
            <w:right w:val="none" w:sz="0" w:space="0" w:color="auto"/>
          </w:divBdr>
        </w:div>
        <w:div w:id="1863517805">
          <w:marLeft w:val="640"/>
          <w:marRight w:val="0"/>
          <w:marTop w:val="0"/>
          <w:marBottom w:val="0"/>
          <w:divBdr>
            <w:top w:val="none" w:sz="0" w:space="0" w:color="auto"/>
            <w:left w:val="none" w:sz="0" w:space="0" w:color="auto"/>
            <w:bottom w:val="none" w:sz="0" w:space="0" w:color="auto"/>
            <w:right w:val="none" w:sz="0" w:space="0" w:color="auto"/>
          </w:divBdr>
        </w:div>
        <w:div w:id="1866822778">
          <w:marLeft w:val="640"/>
          <w:marRight w:val="0"/>
          <w:marTop w:val="0"/>
          <w:marBottom w:val="0"/>
          <w:divBdr>
            <w:top w:val="none" w:sz="0" w:space="0" w:color="auto"/>
            <w:left w:val="none" w:sz="0" w:space="0" w:color="auto"/>
            <w:bottom w:val="none" w:sz="0" w:space="0" w:color="auto"/>
            <w:right w:val="none" w:sz="0" w:space="0" w:color="auto"/>
          </w:divBdr>
        </w:div>
        <w:div w:id="1868329058">
          <w:marLeft w:val="640"/>
          <w:marRight w:val="0"/>
          <w:marTop w:val="0"/>
          <w:marBottom w:val="0"/>
          <w:divBdr>
            <w:top w:val="none" w:sz="0" w:space="0" w:color="auto"/>
            <w:left w:val="none" w:sz="0" w:space="0" w:color="auto"/>
            <w:bottom w:val="none" w:sz="0" w:space="0" w:color="auto"/>
            <w:right w:val="none" w:sz="0" w:space="0" w:color="auto"/>
          </w:divBdr>
        </w:div>
        <w:div w:id="1874491665">
          <w:marLeft w:val="640"/>
          <w:marRight w:val="0"/>
          <w:marTop w:val="0"/>
          <w:marBottom w:val="0"/>
          <w:divBdr>
            <w:top w:val="none" w:sz="0" w:space="0" w:color="auto"/>
            <w:left w:val="none" w:sz="0" w:space="0" w:color="auto"/>
            <w:bottom w:val="none" w:sz="0" w:space="0" w:color="auto"/>
            <w:right w:val="none" w:sz="0" w:space="0" w:color="auto"/>
          </w:divBdr>
        </w:div>
        <w:div w:id="1874924380">
          <w:marLeft w:val="640"/>
          <w:marRight w:val="0"/>
          <w:marTop w:val="0"/>
          <w:marBottom w:val="0"/>
          <w:divBdr>
            <w:top w:val="none" w:sz="0" w:space="0" w:color="auto"/>
            <w:left w:val="none" w:sz="0" w:space="0" w:color="auto"/>
            <w:bottom w:val="none" w:sz="0" w:space="0" w:color="auto"/>
            <w:right w:val="none" w:sz="0" w:space="0" w:color="auto"/>
          </w:divBdr>
        </w:div>
        <w:div w:id="1877885781">
          <w:marLeft w:val="640"/>
          <w:marRight w:val="0"/>
          <w:marTop w:val="0"/>
          <w:marBottom w:val="0"/>
          <w:divBdr>
            <w:top w:val="none" w:sz="0" w:space="0" w:color="auto"/>
            <w:left w:val="none" w:sz="0" w:space="0" w:color="auto"/>
            <w:bottom w:val="none" w:sz="0" w:space="0" w:color="auto"/>
            <w:right w:val="none" w:sz="0" w:space="0" w:color="auto"/>
          </w:divBdr>
        </w:div>
        <w:div w:id="1885212056">
          <w:marLeft w:val="640"/>
          <w:marRight w:val="0"/>
          <w:marTop w:val="0"/>
          <w:marBottom w:val="0"/>
          <w:divBdr>
            <w:top w:val="none" w:sz="0" w:space="0" w:color="auto"/>
            <w:left w:val="none" w:sz="0" w:space="0" w:color="auto"/>
            <w:bottom w:val="none" w:sz="0" w:space="0" w:color="auto"/>
            <w:right w:val="none" w:sz="0" w:space="0" w:color="auto"/>
          </w:divBdr>
        </w:div>
        <w:div w:id="1886944559">
          <w:marLeft w:val="640"/>
          <w:marRight w:val="0"/>
          <w:marTop w:val="0"/>
          <w:marBottom w:val="0"/>
          <w:divBdr>
            <w:top w:val="none" w:sz="0" w:space="0" w:color="auto"/>
            <w:left w:val="none" w:sz="0" w:space="0" w:color="auto"/>
            <w:bottom w:val="none" w:sz="0" w:space="0" w:color="auto"/>
            <w:right w:val="none" w:sz="0" w:space="0" w:color="auto"/>
          </w:divBdr>
        </w:div>
        <w:div w:id="1893493089">
          <w:marLeft w:val="640"/>
          <w:marRight w:val="0"/>
          <w:marTop w:val="0"/>
          <w:marBottom w:val="0"/>
          <w:divBdr>
            <w:top w:val="none" w:sz="0" w:space="0" w:color="auto"/>
            <w:left w:val="none" w:sz="0" w:space="0" w:color="auto"/>
            <w:bottom w:val="none" w:sz="0" w:space="0" w:color="auto"/>
            <w:right w:val="none" w:sz="0" w:space="0" w:color="auto"/>
          </w:divBdr>
        </w:div>
        <w:div w:id="1894348730">
          <w:marLeft w:val="640"/>
          <w:marRight w:val="0"/>
          <w:marTop w:val="0"/>
          <w:marBottom w:val="0"/>
          <w:divBdr>
            <w:top w:val="none" w:sz="0" w:space="0" w:color="auto"/>
            <w:left w:val="none" w:sz="0" w:space="0" w:color="auto"/>
            <w:bottom w:val="none" w:sz="0" w:space="0" w:color="auto"/>
            <w:right w:val="none" w:sz="0" w:space="0" w:color="auto"/>
          </w:divBdr>
        </w:div>
        <w:div w:id="1894735089">
          <w:marLeft w:val="640"/>
          <w:marRight w:val="0"/>
          <w:marTop w:val="0"/>
          <w:marBottom w:val="0"/>
          <w:divBdr>
            <w:top w:val="none" w:sz="0" w:space="0" w:color="auto"/>
            <w:left w:val="none" w:sz="0" w:space="0" w:color="auto"/>
            <w:bottom w:val="none" w:sz="0" w:space="0" w:color="auto"/>
            <w:right w:val="none" w:sz="0" w:space="0" w:color="auto"/>
          </w:divBdr>
        </w:div>
        <w:div w:id="1910264719">
          <w:marLeft w:val="640"/>
          <w:marRight w:val="0"/>
          <w:marTop w:val="0"/>
          <w:marBottom w:val="0"/>
          <w:divBdr>
            <w:top w:val="none" w:sz="0" w:space="0" w:color="auto"/>
            <w:left w:val="none" w:sz="0" w:space="0" w:color="auto"/>
            <w:bottom w:val="none" w:sz="0" w:space="0" w:color="auto"/>
            <w:right w:val="none" w:sz="0" w:space="0" w:color="auto"/>
          </w:divBdr>
        </w:div>
        <w:div w:id="1917739310">
          <w:marLeft w:val="640"/>
          <w:marRight w:val="0"/>
          <w:marTop w:val="0"/>
          <w:marBottom w:val="0"/>
          <w:divBdr>
            <w:top w:val="none" w:sz="0" w:space="0" w:color="auto"/>
            <w:left w:val="none" w:sz="0" w:space="0" w:color="auto"/>
            <w:bottom w:val="none" w:sz="0" w:space="0" w:color="auto"/>
            <w:right w:val="none" w:sz="0" w:space="0" w:color="auto"/>
          </w:divBdr>
        </w:div>
        <w:div w:id="1918590454">
          <w:marLeft w:val="640"/>
          <w:marRight w:val="0"/>
          <w:marTop w:val="0"/>
          <w:marBottom w:val="0"/>
          <w:divBdr>
            <w:top w:val="none" w:sz="0" w:space="0" w:color="auto"/>
            <w:left w:val="none" w:sz="0" w:space="0" w:color="auto"/>
            <w:bottom w:val="none" w:sz="0" w:space="0" w:color="auto"/>
            <w:right w:val="none" w:sz="0" w:space="0" w:color="auto"/>
          </w:divBdr>
        </w:div>
        <w:div w:id="1922132013">
          <w:marLeft w:val="640"/>
          <w:marRight w:val="0"/>
          <w:marTop w:val="0"/>
          <w:marBottom w:val="0"/>
          <w:divBdr>
            <w:top w:val="none" w:sz="0" w:space="0" w:color="auto"/>
            <w:left w:val="none" w:sz="0" w:space="0" w:color="auto"/>
            <w:bottom w:val="none" w:sz="0" w:space="0" w:color="auto"/>
            <w:right w:val="none" w:sz="0" w:space="0" w:color="auto"/>
          </w:divBdr>
        </w:div>
        <w:div w:id="1926912430">
          <w:marLeft w:val="640"/>
          <w:marRight w:val="0"/>
          <w:marTop w:val="0"/>
          <w:marBottom w:val="0"/>
          <w:divBdr>
            <w:top w:val="none" w:sz="0" w:space="0" w:color="auto"/>
            <w:left w:val="none" w:sz="0" w:space="0" w:color="auto"/>
            <w:bottom w:val="none" w:sz="0" w:space="0" w:color="auto"/>
            <w:right w:val="none" w:sz="0" w:space="0" w:color="auto"/>
          </w:divBdr>
        </w:div>
        <w:div w:id="1931891874">
          <w:marLeft w:val="640"/>
          <w:marRight w:val="0"/>
          <w:marTop w:val="0"/>
          <w:marBottom w:val="0"/>
          <w:divBdr>
            <w:top w:val="none" w:sz="0" w:space="0" w:color="auto"/>
            <w:left w:val="none" w:sz="0" w:space="0" w:color="auto"/>
            <w:bottom w:val="none" w:sz="0" w:space="0" w:color="auto"/>
            <w:right w:val="none" w:sz="0" w:space="0" w:color="auto"/>
          </w:divBdr>
        </w:div>
        <w:div w:id="1937320227">
          <w:marLeft w:val="640"/>
          <w:marRight w:val="0"/>
          <w:marTop w:val="0"/>
          <w:marBottom w:val="0"/>
          <w:divBdr>
            <w:top w:val="none" w:sz="0" w:space="0" w:color="auto"/>
            <w:left w:val="none" w:sz="0" w:space="0" w:color="auto"/>
            <w:bottom w:val="none" w:sz="0" w:space="0" w:color="auto"/>
            <w:right w:val="none" w:sz="0" w:space="0" w:color="auto"/>
          </w:divBdr>
        </w:div>
        <w:div w:id="1964312359">
          <w:marLeft w:val="640"/>
          <w:marRight w:val="0"/>
          <w:marTop w:val="0"/>
          <w:marBottom w:val="0"/>
          <w:divBdr>
            <w:top w:val="none" w:sz="0" w:space="0" w:color="auto"/>
            <w:left w:val="none" w:sz="0" w:space="0" w:color="auto"/>
            <w:bottom w:val="none" w:sz="0" w:space="0" w:color="auto"/>
            <w:right w:val="none" w:sz="0" w:space="0" w:color="auto"/>
          </w:divBdr>
        </w:div>
        <w:div w:id="1969702756">
          <w:marLeft w:val="640"/>
          <w:marRight w:val="0"/>
          <w:marTop w:val="0"/>
          <w:marBottom w:val="0"/>
          <w:divBdr>
            <w:top w:val="none" w:sz="0" w:space="0" w:color="auto"/>
            <w:left w:val="none" w:sz="0" w:space="0" w:color="auto"/>
            <w:bottom w:val="none" w:sz="0" w:space="0" w:color="auto"/>
            <w:right w:val="none" w:sz="0" w:space="0" w:color="auto"/>
          </w:divBdr>
        </w:div>
        <w:div w:id="1976569003">
          <w:marLeft w:val="640"/>
          <w:marRight w:val="0"/>
          <w:marTop w:val="0"/>
          <w:marBottom w:val="0"/>
          <w:divBdr>
            <w:top w:val="none" w:sz="0" w:space="0" w:color="auto"/>
            <w:left w:val="none" w:sz="0" w:space="0" w:color="auto"/>
            <w:bottom w:val="none" w:sz="0" w:space="0" w:color="auto"/>
            <w:right w:val="none" w:sz="0" w:space="0" w:color="auto"/>
          </w:divBdr>
        </w:div>
        <w:div w:id="1979992117">
          <w:marLeft w:val="640"/>
          <w:marRight w:val="0"/>
          <w:marTop w:val="0"/>
          <w:marBottom w:val="0"/>
          <w:divBdr>
            <w:top w:val="none" w:sz="0" w:space="0" w:color="auto"/>
            <w:left w:val="none" w:sz="0" w:space="0" w:color="auto"/>
            <w:bottom w:val="none" w:sz="0" w:space="0" w:color="auto"/>
            <w:right w:val="none" w:sz="0" w:space="0" w:color="auto"/>
          </w:divBdr>
        </w:div>
        <w:div w:id="1996108624">
          <w:marLeft w:val="640"/>
          <w:marRight w:val="0"/>
          <w:marTop w:val="0"/>
          <w:marBottom w:val="0"/>
          <w:divBdr>
            <w:top w:val="none" w:sz="0" w:space="0" w:color="auto"/>
            <w:left w:val="none" w:sz="0" w:space="0" w:color="auto"/>
            <w:bottom w:val="none" w:sz="0" w:space="0" w:color="auto"/>
            <w:right w:val="none" w:sz="0" w:space="0" w:color="auto"/>
          </w:divBdr>
        </w:div>
        <w:div w:id="2030792604">
          <w:marLeft w:val="640"/>
          <w:marRight w:val="0"/>
          <w:marTop w:val="0"/>
          <w:marBottom w:val="0"/>
          <w:divBdr>
            <w:top w:val="none" w:sz="0" w:space="0" w:color="auto"/>
            <w:left w:val="none" w:sz="0" w:space="0" w:color="auto"/>
            <w:bottom w:val="none" w:sz="0" w:space="0" w:color="auto"/>
            <w:right w:val="none" w:sz="0" w:space="0" w:color="auto"/>
          </w:divBdr>
        </w:div>
        <w:div w:id="2036156528">
          <w:marLeft w:val="640"/>
          <w:marRight w:val="0"/>
          <w:marTop w:val="0"/>
          <w:marBottom w:val="0"/>
          <w:divBdr>
            <w:top w:val="none" w:sz="0" w:space="0" w:color="auto"/>
            <w:left w:val="none" w:sz="0" w:space="0" w:color="auto"/>
            <w:bottom w:val="none" w:sz="0" w:space="0" w:color="auto"/>
            <w:right w:val="none" w:sz="0" w:space="0" w:color="auto"/>
          </w:divBdr>
        </w:div>
        <w:div w:id="2036881694">
          <w:marLeft w:val="640"/>
          <w:marRight w:val="0"/>
          <w:marTop w:val="0"/>
          <w:marBottom w:val="0"/>
          <w:divBdr>
            <w:top w:val="none" w:sz="0" w:space="0" w:color="auto"/>
            <w:left w:val="none" w:sz="0" w:space="0" w:color="auto"/>
            <w:bottom w:val="none" w:sz="0" w:space="0" w:color="auto"/>
            <w:right w:val="none" w:sz="0" w:space="0" w:color="auto"/>
          </w:divBdr>
        </w:div>
        <w:div w:id="2038506266">
          <w:marLeft w:val="640"/>
          <w:marRight w:val="0"/>
          <w:marTop w:val="0"/>
          <w:marBottom w:val="0"/>
          <w:divBdr>
            <w:top w:val="none" w:sz="0" w:space="0" w:color="auto"/>
            <w:left w:val="none" w:sz="0" w:space="0" w:color="auto"/>
            <w:bottom w:val="none" w:sz="0" w:space="0" w:color="auto"/>
            <w:right w:val="none" w:sz="0" w:space="0" w:color="auto"/>
          </w:divBdr>
        </w:div>
        <w:div w:id="2049791412">
          <w:marLeft w:val="640"/>
          <w:marRight w:val="0"/>
          <w:marTop w:val="0"/>
          <w:marBottom w:val="0"/>
          <w:divBdr>
            <w:top w:val="none" w:sz="0" w:space="0" w:color="auto"/>
            <w:left w:val="none" w:sz="0" w:space="0" w:color="auto"/>
            <w:bottom w:val="none" w:sz="0" w:space="0" w:color="auto"/>
            <w:right w:val="none" w:sz="0" w:space="0" w:color="auto"/>
          </w:divBdr>
        </w:div>
        <w:div w:id="2050103242">
          <w:marLeft w:val="640"/>
          <w:marRight w:val="0"/>
          <w:marTop w:val="0"/>
          <w:marBottom w:val="0"/>
          <w:divBdr>
            <w:top w:val="none" w:sz="0" w:space="0" w:color="auto"/>
            <w:left w:val="none" w:sz="0" w:space="0" w:color="auto"/>
            <w:bottom w:val="none" w:sz="0" w:space="0" w:color="auto"/>
            <w:right w:val="none" w:sz="0" w:space="0" w:color="auto"/>
          </w:divBdr>
        </w:div>
        <w:div w:id="2058316722">
          <w:marLeft w:val="640"/>
          <w:marRight w:val="0"/>
          <w:marTop w:val="0"/>
          <w:marBottom w:val="0"/>
          <w:divBdr>
            <w:top w:val="none" w:sz="0" w:space="0" w:color="auto"/>
            <w:left w:val="none" w:sz="0" w:space="0" w:color="auto"/>
            <w:bottom w:val="none" w:sz="0" w:space="0" w:color="auto"/>
            <w:right w:val="none" w:sz="0" w:space="0" w:color="auto"/>
          </w:divBdr>
        </w:div>
        <w:div w:id="2058621654">
          <w:marLeft w:val="640"/>
          <w:marRight w:val="0"/>
          <w:marTop w:val="0"/>
          <w:marBottom w:val="0"/>
          <w:divBdr>
            <w:top w:val="none" w:sz="0" w:space="0" w:color="auto"/>
            <w:left w:val="none" w:sz="0" w:space="0" w:color="auto"/>
            <w:bottom w:val="none" w:sz="0" w:space="0" w:color="auto"/>
            <w:right w:val="none" w:sz="0" w:space="0" w:color="auto"/>
          </w:divBdr>
        </w:div>
        <w:div w:id="2060786753">
          <w:marLeft w:val="640"/>
          <w:marRight w:val="0"/>
          <w:marTop w:val="0"/>
          <w:marBottom w:val="0"/>
          <w:divBdr>
            <w:top w:val="none" w:sz="0" w:space="0" w:color="auto"/>
            <w:left w:val="none" w:sz="0" w:space="0" w:color="auto"/>
            <w:bottom w:val="none" w:sz="0" w:space="0" w:color="auto"/>
            <w:right w:val="none" w:sz="0" w:space="0" w:color="auto"/>
          </w:divBdr>
        </w:div>
        <w:div w:id="2062170745">
          <w:marLeft w:val="640"/>
          <w:marRight w:val="0"/>
          <w:marTop w:val="0"/>
          <w:marBottom w:val="0"/>
          <w:divBdr>
            <w:top w:val="none" w:sz="0" w:space="0" w:color="auto"/>
            <w:left w:val="none" w:sz="0" w:space="0" w:color="auto"/>
            <w:bottom w:val="none" w:sz="0" w:space="0" w:color="auto"/>
            <w:right w:val="none" w:sz="0" w:space="0" w:color="auto"/>
          </w:divBdr>
        </w:div>
        <w:div w:id="2066250619">
          <w:marLeft w:val="640"/>
          <w:marRight w:val="0"/>
          <w:marTop w:val="0"/>
          <w:marBottom w:val="0"/>
          <w:divBdr>
            <w:top w:val="none" w:sz="0" w:space="0" w:color="auto"/>
            <w:left w:val="none" w:sz="0" w:space="0" w:color="auto"/>
            <w:bottom w:val="none" w:sz="0" w:space="0" w:color="auto"/>
            <w:right w:val="none" w:sz="0" w:space="0" w:color="auto"/>
          </w:divBdr>
        </w:div>
        <w:div w:id="2066833804">
          <w:marLeft w:val="640"/>
          <w:marRight w:val="0"/>
          <w:marTop w:val="0"/>
          <w:marBottom w:val="0"/>
          <w:divBdr>
            <w:top w:val="none" w:sz="0" w:space="0" w:color="auto"/>
            <w:left w:val="none" w:sz="0" w:space="0" w:color="auto"/>
            <w:bottom w:val="none" w:sz="0" w:space="0" w:color="auto"/>
            <w:right w:val="none" w:sz="0" w:space="0" w:color="auto"/>
          </w:divBdr>
        </w:div>
        <w:div w:id="2069378788">
          <w:marLeft w:val="640"/>
          <w:marRight w:val="0"/>
          <w:marTop w:val="0"/>
          <w:marBottom w:val="0"/>
          <w:divBdr>
            <w:top w:val="none" w:sz="0" w:space="0" w:color="auto"/>
            <w:left w:val="none" w:sz="0" w:space="0" w:color="auto"/>
            <w:bottom w:val="none" w:sz="0" w:space="0" w:color="auto"/>
            <w:right w:val="none" w:sz="0" w:space="0" w:color="auto"/>
          </w:divBdr>
        </w:div>
        <w:div w:id="2070641902">
          <w:marLeft w:val="640"/>
          <w:marRight w:val="0"/>
          <w:marTop w:val="0"/>
          <w:marBottom w:val="0"/>
          <w:divBdr>
            <w:top w:val="none" w:sz="0" w:space="0" w:color="auto"/>
            <w:left w:val="none" w:sz="0" w:space="0" w:color="auto"/>
            <w:bottom w:val="none" w:sz="0" w:space="0" w:color="auto"/>
            <w:right w:val="none" w:sz="0" w:space="0" w:color="auto"/>
          </w:divBdr>
        </w:div>
        <w:div w:id="2080208667">
          <w:marLeft w:val="640"/>
          <w:marRight w:val="0"/>
          <w:marTop w:val="0"/>
          <w:marBottom w:val="0"/>
          <w:divBdr>
            <w:top w:val="none" w:sz="0" w:space="0" w:color="auto"/>
            <w:left w:val="none" w:sz="0" w:space="0" w:color="auto"/>
            <w:bottom w:val="none" w:sz="0" w:space="0" w:color="auto"/>
            <w:right w:val="none" w:sz="0" w:space="0" w:color="auto"/>
          </w:divBdr>
        </w:div>
        <w:div w:id="2088263095">
          <w:marLeft w:val="640"/>
          <w:marRight w:val="0"/>
          <w:marTop w:val="0"/>
          <w:marBottom w:val="0"/>
          <w:divBdr>
            <w:top w:val="none" w:sz="0" w:space="0" w:color="auto"/>
            <w:left w:val="none" w:sz="0" w:space="0" w:color="auto"/>
            <w:bottom w:val="none" w:sz="0" w:space="0" w:color="auto"/>
            <w:right w:val="none" w:sz="0" w:space="0" w:color="auto"/>
          </w:divBdr>
        </w:div>
        <w:div w:id="2100442181">
          <w:marLeft w:val="640"/>
          <w:marRight w:val="0"/>
          <w:marTop w:val="0"/>
          <w:marBottom w:val="0"/>
          <w:divBdr>
            <w:top w:val="none" w:sz="0" w:space="0" w:color="auto"/>
            <w:left w:val="none" w:sz="0" w:space="0" w:color="auto"/>
            <w:bottom w:val="none" w:sz="0" w:space="0" w:color="auto"/>
            <w:right w:val="none" w:sz="0" w:space="0" w:color="auto"/>
          </w:divBdr>
        </w:div>
        <w:div w:id="2105177767">
          <w:marLeft w:val="640"/>
          <w:marRight w:val="0"/>
          <w:marTop w:val="0"/>
          <w:marBottom w:val="0"/>
          <w:divBdr>
            <w:top w:val="none" w:sz="0" w:space="0" w:color="auto"/>
            <w:left w:val="none" w:sz="0" w:space="0" w:color="auto"/>
            <w:bottom w:val="none" w:sz="0" w:space="0" w:color="auto"/>
            <w:right w:val="none" w:sz="0" w:space="0" w:color="auto"/>
          </w:divBdr>
        </w:div>
        <w:div w:id="2106001347">
          <w:marLeft w:val="640"/>
          <w:marRight w:val="0"/>
          <w:marTop w:val="0"/>
          <w:marBottom w:val="0"/>
          <w:divBdr>
            <w:top w:val="none" w:sz="0" w:space="0" w:color="auto"/>
            <w:left w:val="none" w:sz="0" w:space="0" w:color="auto"/>
            <w:bottom w:val="none" w:sz="0" w:space="0" w:color="auto"/>
            <w:right w:val="none" w:sz="0" w:space="0" w:color="auto"/>
          </w:divBdr>
        </w:div>
        <w:div w:id="2110999443">
          <w:marLeft w:val="640"/>
          <w:marRight w:val="0"/>
          <w:marTop w:val="0"/>
          <w:marBottom w:val="0"/>
          <w:divBdr>
            <w:top w:val="none" w:sz="0" w:space="0" w:color="auto"/>
            <w:left w:val="none" w:sz="0" w:space="0" w:color="auto"/>
            <w:bottom w:val="none" w:sz="0" w:space="0" w:color="auto"/>
            <w:right w:val="none" w:sz="0" w:space="0" w:color="auto"/>
          </w:divBdr>
        </w:div>
        <w:div w:id="2116094731">
          <w:marLeft w:val="640"/>
          <w:marRight w:val="0"/>
          <w:marTop w:val="0"/>
          <w:marBottom w:val="0"/>
          <w:divBdr>
            <w:top w:val="none" w:sz="0" w:space="0" w:color="auto"/>
            <w:left w:val="none" w:sz="0" w:space="0" w:color="auto"/>
            <w:bottom w:val="none" w:sz="0" w:space="0" w:color="auto"/>
            <w:right w:val="none" w:sz="0" w:space="0" w:color="auto"/>
          </w:divBdr>
        </w:div>
        <w:div w:id="2146775434">
          <w:marLeft w:val="640"/>
          <w:marRight w:val="0"/>
          <w:marTop w:val="0"/>
          <w:marBottom w:val="0"/>
          <w:divBdr>
            <w:top w:val="none" w:sz="0" w:space="0" w:color="auto"/>
            <w:left w:val="none" w:sz="0" w:space="0" w:color="auto"/>
            <w:bottom w:val="none" w:sz="0" w:space="0" w:color="auto"/>
            <w:right w:val="none" w:sz="0" w:space="0" w:color="auto"/>
          </w:divBdr>
        </w:div>
      </w:divsChild>
    </w:div>
    <w:div w:id="1224828182">
      <w:marLeft w:val="640"/>
      <w:marRight w:val="0"/>
      <w:marTop w:val="0"/>
      <w:marBottom w:val="0"/>
      <w:divBdr>
        <w:top w:val="none" w:sz="0" w:space="0" w:color="auto"/>
        <w:left w:val="none" w:sz="0" w:space="0" w:color="auto"/>
        <w:bottom w:val="none" w:sz="0" w:space="0" w:color="auto"/>
        <w:right w:val="none" w:sz="0" w:space="0" w:color="auto"/>
      </w:divBdr>
    </w:div>
    <w:div w:id="1225332306">
      <w:marLeft w:val="640"/>
      <w:marRight w:val="0"/>
      <w:marTop w:val="0"/>
      <w:marBottom w:val="0"/>
      <w:divBdr>
        <w:top w:val="none" w:sz="0" w:space="0" w:color="auto"/>
        <w:left w:val="none" w:sz="0" w:space="0" w:color="auto"/>
        <w:bottom w:val="none" w:sz="0" w:space="0" w:color="auto"/>
        <w:right w:val="none" w:sz="0" w:space="0" w:color="auto"/>
      </w:divBdr>
    </w:div>
    <w:div w:id="1226913670">
      <w:marLeft w:val="640"/>
      <w:marRight w:val="0"/>
      <w:marTop w:val="0"/>
      <w:marBottom w:val="0"/>
      <w:divBdr>
        <w:top w:val="none" w:sz="0" w:space="0" w:color="auto"/>
        <w:left w:val="none" w:sz="0" w:space="0" w:color="auto"/>
        <w:bottom w:val="none" w:sz="0" w:space="0" w:color="auto"/>
        <w:right w:val="none" w:sz="0" w:space="0" w:color="auto"/>
      </w:divBdr>
    </w:div>
    <w:div w:id="1226918563">
      <w:marLeft w:val="640"/>
      <w:marRight w:val="0"/>
      <w:marTop w:val="0"/>
      <w:marBottom w:val="0"/>
      <w:divBdr>
        <w:top w:val="none" w:sz="0" w:space="0" w:color="auto"/>
        <w:left w:val="none" w:sz="0" w:space="0" w:color="auto"/>
        <w:bottom w:val="none" w:sz="0" w:space="0" w:color="auto"/>
        <w:right w:val="none" w:sz="0" w:space="0" w:color="auto"/>
      </w:divBdr>
    </w:div>
    <w:div w:id="1227061316">
      <w:marLeft w:val="640"/>
      <w:marRight w:val="0"/>
      <w:marTop w:val="0"/>
      <w:marBottom w:val="0"/>
      <w:divBdr>
        <w:top w:val="none" w:sz="0" w:space="0" w:color="auto"/>
        <w:left w:val="none" w:sz="0" w:space="0" w:color="auto"/>
        <w:bottom w:val="none" w:sz="0" w:space="0" w:color="auto"/>
        <w:right w:val="none" w:sz="0" w:space="0" w:color="auto"/>
      </w:divBdr>
    </w:div>
    <w:div w:id="1227717630">
      <w:marLeft w:val="640"/>
      <w:marRight w:val="0"/>
      <w:marTop w:val="0"/>
      <w:marBottom w:val="0"/>
      <w:divBdr>
        <w:top w:val="none" w:sz="0" w:space="0" w:color="auto"/>
        <w:left w:val="none" w:sz="0" w:space="0" w:color="auto"/>
        <w:bottom w:val="none" w:sz="0" w:space="0" w:color="auto"/>
        <w:right w:val="none" w:sz="0" w:space="0" w:color="auto"/>
      </w:divBdr>
    </w:div>
    <w:div w:id="1227960693">
      <w:marLeft w:val="640"/>
      <w:marRight w:val="0"/>
      <w:marTop w:val="0"/>
      <w:marBottom w:val="0"/>
      <w:divBdr>
        <w:top w:val="none" w:sz="0" w:space="0" w:color="auto"/>
        <w:left w:val="none" w:sz="0" w:space="0" w:color="auto"/>
        <w:bottom w:val="none" w:sz="0" w:space="0" w:color="auto"/>
        <w:right w:val="none" w:sz="0" w:space="0" w:color="auto"/>
      </w:divBdr>
    </w:div>
    <w:div w:id="1228221232">
      <w:marLeft w:val="640"/>
      <w:marRight w:val="0"/>
      <w:marTop w:val="0"/>
      <w:marBottom w:val="0"/>
      <w:divBdr>
        <w:top w:val="none" w:sz="0" w:space="0" w:color="auto"/>
        <w:left w:val="none" w:sz="0" w:space="0" w:color="auto"/>
        <w:bottom w:val="none" w:sz="0" w:space="0" w:color="auto"/>
        <w:right w:val="none" w:sz="0" w:space="0" w:color="auto"/>
      </w:divBdr>
    </w:div>
    <w:div w:id="1228684638">
      <w:marLeft w:val="640"/>
      <w:marRight w:val="0"/>
      <w:marTop w:val="0"/>
      <w:marBottom w:val="0"/>
      <w:divBdr>
        <w:top w:val="none" w:sz="0" w:space="0" w:color="auto"/>
        <w:left w:val="none" w:sz="0" w:space="0" w:color="auto"/>
        <w:bottom w:val="none" w:sz="0" w:space="0" w:color="auto"/>
        <w:right w:val="none" w:sz="0" w:space="0" w:color="auto"/>
      </w:divBdr>
    </w:div>
    <w:div w:id="1228685802">
      <w:marLeft w:val="640"/>
      <w:marRight w:val="0"/>
      <w:marTop w:val="0"/>
      <w:marBottom w:val="0"/>
      <w:divBdr>
        <w:top w:val="none" w:sz="0" w:space="0" w:color="auto"/>
        <w:left w:val="none" w:sz="0" w:space="0" w:color="auto"/>
        <w:bottom w:val="none" w:sz="0" w:space="0" w:color="auto"/>
        <w:right w:val="none" w:sz="0" w:space="0" w:color="auto"/>
      </w:divBdr>
    </w:div>
    <w:div w:id="1229421236">
      <w:marLeft w:val="640"/>
      <w:marRight w:val="0"/>
      <w:marTop w:val="0"/>
      <w:marBottom w:val="0"/>
      <w:divBdr>
        <w:top w:val="none" w:sz="0" w:space="0" w:color="auto"/>
        <w:left w:val="none" w:sz="0" w:space="0" w:color="auto"/>
        <w:bottom w:val="none" w:sz="0" w:space="0" w:color="auto"/>
        <w:right w:val="none" w:sz="0" w:space="0" w:color="auto"/>
      </w:divBdr>
    </w:div>
    <w:div w:id="1230648933">
      <w:marLeft w:val="640"/>
      <w:marRight w:val="0"/>
      <w:marTop w:val="0"/>
      <w:marBottom w:val="0"/>
      <w:divBdr>
        <w:top w:val="none" w:sz="0" w:space="0" w:color="auto"/>
        <w:left w:val="none" w:sz="0" w:space="0" w:color="auto"/>
        <w:bottom w:val="none" w:sz="0" w:space="0" w:color="auto"/>
        <w:right w:val="none" w:sz="0" w:space="0" w:color="auto"/>
      </w:divBdr>
    </w:div>
    <w:div w:id="1230966088">
      <w:marLeft w:val="640"/>
      <w:marRight w:val="0"/>
      <w:marTop w:val="0"/>
      <w:marBottom w:val="0"/>
      <w:divBdr>
        <w:top w:val="none" w:sz="0" w:space="0" w:color="auto"/>
        <w:left w:val="none" w:sz="0" w:space="0" w:color="auto"/>
        <w:bottom w:val="none" w:sz="0" w:space="0" w:color="auto"/>
        <w:right w:val="none" w:sz="0" w:space="0" w:color="auto"/>
      </w:divBdr>
    </w:div>
    <w:div w:id="1231385269">
      <w:marLeft w:val="640"/>
      <w:marRight w:val="0"/>
      <w:marTop w:val="0"/>
      <w:marBottom w:val="0"/>
      <w:divBdr>
        <w:top w:val="none" w:sz="0" w:space="0" w:color="auto"/>
        <w:left w:val="none" w:sz="0" w:space="0" w:color="auto"/>
        <w:bottom w:val="none" w:sz="0" w:space="0" w:color="auto"/>
        <w:right w:val="none" w:sz="0" w:space="0" w:color="auto"/>
      </w:divBdr>
    </w:div>
    <w:div w:id="1231498060">
      <w:marLeft w:val="640"/>
      <w:marRight w:val="0"/>
      <w:marTop w:val="0"/>
      <w:marBottom w:val="0"/>
      <w:divBdr>
        <w:top w:val="none" w:sz="0" w:space="0" w:color="auto"/>
        <w:left w:val="none" w:sz="0" w:space="0" w:color="auto"/>
        <w:bottom w:val="none" w:sz="0" w:space="0" w:color="auto"/>
        <w:right w:val="none" w:sz="0" w:space="0" w:color="auto"/>
      </w:divBdr>
    </w:div>
    <w:div w:id="1231775013">
      <w:marLeft w:val="640"/>
      <w:marRight w:val="0"/>
      <w:marTop w:val="0"/>
      <w:marBottom w:val="0"/>
      <w:divBdr>
        <w:top w:val="none" w:sz="0" w:space="0" w:color="auto"/>
        <w:left w:val="none" w:sz="0" w:space="0" w:color="auto"/>
        <w:bottom w:val="none" w:sz="0" w:space="0" w:color="auto"/>
        <w:right w:val="none" w:sz="0" w:space="0" w:color="auto"/>
      </w:divBdr>
    </w:div>
    <w:div w:id="1233081749">
      <w:marLeft w:val="640"/>
      <w:marRight w:val="0"/>
      <w:marTop w:val="0"/>
      <w:marBottom w:val="0"/>
      <w:divBdr>
        <w:top w:val="none" w:sz="0" w:space="0" w:color="auto"/>
        <w:left w:val="none" w:sz="0" w:space="0" w:color="auto"/>
        <w:bottom w:val="none" w:sz="0" w:space="0" w:color="auto"/>
        <w:right w:val="none" w:sz="0" w:space="0" w:color="auto"/>
      </w:divBdr>
    </w:div>
    <w:div w:id="1233585376">
      <w:marLeft w:val="640"/>
      <w:marRight w:val="0"/>
      <w:marTop w:val="0"/>
      <w:marBottom w:val="0"/>
      <w:divBdr>
        <w:top w:val="none" w:sz="0" w:space="0" w:color="auto"/>
        <w:left w:val="none" w:sz="0" w:space="0" w:color="auto"/>
        <w:bottom w:val="none" w:sz="0" w:space="0" w:color="auto"/>
        <w:right w:val="none" w:sz="0" w:space="0" w:color="auto"/>
      </w:divBdr>
    </w:div>
    <w:div w:id="1233812044">
      <w:marLeft w:val="640"/>
      <w:marRight w:val="0"/>
      <w:marTop w:val="0"/>
      <w:marBottom w:val="0"/>
      <w:divBdr>
        <w:top w:val="none" w:sz="0" w:space="0" w:color="auto"/>
        <w:left w:val="none" w:sz="0" w:space="0" w:color="auto"/>
        <w:bottom w:val="none" w:sz="0" w:space="0" w:color="auto"/>
        <w:right w:val="none" w:sz="0" w:space="0" w:color="auto"/>
      </w:divBdr>
    </w:div>
    <w:div w:id="1234706454">
      <w:marLeft w:val="640"/>
      <w:marRight w:val="0"/>
      <w:marTop w:val="0"/>
      <w:marBottom w:val="0"/>
      <w:divBdr>
        <w:top w:val="none" w:sz="0" w:space="0" w:color="auto"/>
        <w:left w:val="none" w:sz="0" w:space="0" w:color="auto"/>
        <w:bottom w:val="none" w:sz="0" w:space="0" w:color="auto"/>
        <w:right w:val="none" w:sz="0" w:space="0" w:color="auto"/>
      </w:divBdr>
    </w:div>
    <w:div w:id="1235122207">
      <w:marLeft w:val="640"/>
      <w:marRight w:val="0"/>
      <w:marTop w:val="0"/>
      <w:marBottom w:val="0"/>
      <w:divBdr>
        <w:top w:val="none" w:sz="0" w:space="0" w:color="auto"/>
        <w:left w:val="none" w:sz="0" w:space="0" w:color="auto"/>
        <w:bottom w:val="none" w:sz="0" w:space="0" w:color="auto"/>
        <w:right w:val="none" w:sz="0" w:space="0" w:color="auto"/>
      </w:divBdr>
    </w:div>
    <w:div w:id="1235353696">
      <w:marLeft w:val="640"/>
      <w:marRight w:val="0"/>
      <w:marTop w:val="0"/>
      <w:marBottom w:val="0"/>
      <w:divBdr>
        <w:top w:val="none" w:sz="0" w:space="0" w:color="auto"/>
        <w:left w:val="none" w:sz="0" w:space="0" w:color="auto"/>
        <w:bottom w:val="none" w:sz="0" w:space="0" w:color="auto"/>
        <w:right w:val="none" w:sz="0" w:space="0" w:color="auto"/>
      </w:divBdr>
    </w:div>
    <w:div w:id="1236085409">
      <w:marLeft w:val="640"/>
      <w:marRight w:val="0"/>
      <w:marTop w:val="0"/>
      <w:marBottom w:val="0"/>
      <w:divBdr>
        <w:top w:val="none" w:sz="0" w:space="0" w:color="auto"/>
        <w:left w:val="none" w:sz="0" w:space="0" w:color="auto"/>
        <w:bottom w:val="none" w:sz="0" w:space="0" w:color="auto"/>
        <w:right w:val="none" w:sz="0" w:space="0" w:color="auto"/>
      </w:divBdr>
    </w:div>
    <w:div w:id="1236283457">
      <w:marLeft w:val="640"/>
      <w:marRight w:val="0"/>
      <w:marTop w:val="0"/>
      <w:marBottom w:val="0"/>
      <w:divBdr>
        <w:top w:val="none" w:sz="0" w:space="0" w:color="auto"/>
        <w:left w:val="none" w:sz="0" w:space="0" w:color="auto"/>
        <w:bottom w:val="none" w:sz="0" w:space="0" w:color="auto"/>
        <w:right w:val="none" w:sz="0" w:space="0" w:color="auto"/>
      </w:divBdr>
    </w:div>
    <w:div w:id="1236816808">
      <w:marLeft w:val="640"/>
      <w:marRight w:val="0"/>
      <w:marTop w:val="0"/>
      <w:marBottom w:val="0"/>
      <w:divBdr>
        <w:top w:val="none" w:sz="0" w:space="0" w:color="auto"/>
        <w:left w:val="none" w:sz="0" w:space="0" w:color="auto"/>
        <w:bottom w:val="none" w:sz="0" w:space="0" w:color="auto"/>
        <w:right w:val="none" w:sz="0" w:space="0" w:color="auto"/>
      </w:divBdr>
    </w:div>
    <w:div w:id="1237205399">
      <w:marLeft w:val="640"/>
      <w:marRight w:val="0"/>
      <w:marTop w:val="0"/>
      <w:marBottom w:val="0"/>
      <w:divBdr>
        <w:top w:val="none" w:sz="0" w:space="0" w:color="auto"/>
        <w:left w:val="none" w:sz="0" w:space="0" w:color="auto"/>
        <w:bottom w:val="none" w:sz="0" w:space="0" w:color="auto"/>
        <w:right w:val="none" w:sz="0" w:space="0" w:color="auto"/>
      </w:divBdr>
    </w:div>
    <w:div w:id="1237519326">
      <w:marLeft w:val="640"/>
      <w:marRight w:val="0"/>
      <w:marTop w:val="0"/>
      <w:marBottom w:val="0"/>
      <w:divBdr>
        <w:top w:val="none" w:sz="0" w:space="0" w:color="auto"/>
        <w:left w:val="none" w:sz="0" w:space="0" w:color="auto"/>
        <w:bottom w:val="none" w:sz="0" w:space="0" w:color="auto"/>
        <w:right w:val="none" w:sz="0" w:space="0" w:color="auto"/>
      </w:divBdr>
    </w:div>
    <w:div w:id="1237783943">
      <w:marLeft w:val="640"/>
      <w:marRight w:val="0"/>
      <w:marTop w:val="0"/>
      <w:marBottom w:val="0"/>
      <w:divBdr>
        <w:top w:val="none" w:sz="0" w:space="0" w:color="auto"/>
        <w:left w:val="none" w:sz="0" w:space="0" w:color="auto"/>
        <w:bottom w:val="none" w:sz="0" w:space="0" w:color="auto"/>
        <w:right w:val="none" w:sz="0" w:space="0" w:color="auto"/>
      </w:divBdr>
    </w:div>
    <w:div w:id="1238249985">
      <w:marLeft w:val="640"/>
      <w:marRight w:val="0"/>
      <w:marTop w:val="0"/>
      <w:marBottom w:val="0"/>
      <w:divBdr>
        <w:top w:val="none" w:sz="0" w:space="0" w:color="auto"/>
        <w:left w:val="none" w:sz="0" w:space="0" w:color="auto"/>
        <w:bottom w:val="none" w:sz="0" w:space="0" w:color="auto"/>
        <w:right w:val="none" w:sz="0" w:space="0" w:color="auto"/>
      </w:divBdr>
    </w:div>
    <w:div w:id="1239175061">
      <w:marLeft w:val="640"/>
      <w:marRight w:val="0"/>
      <w:marTop w:val="0"/>
      <w:marBottom w:val="0"/>
      <w:divBdr>
        <w:top w:val="none" w:sz="0" w:space="0" w:color="auto"/>
        <w:left w:val="none" w:sz="0" w:space="0" w:color="auto"/>
        <w:bottom w:val="none" w:sz="0" w:space="0" w:color="auto"/>
        <w:right w:val="none" w:sz="0" w:space="0" w:color="auto"/>
      </w:divBdr>
    </w:div>
    <w:div w:id="1240016478">
      <w:marLeft w:val="640"/>
      <w:marRight w:val="0"/>
      <w:marTop w:val="0"/>
      <w:marBottom w:val="0"/>
      <w:divBdr>
        <w:top w:val="none" w:sz="0" w:space="0" w:color="auto"/>
        <w:left w:val="none" w:sz="0" w:space="0" w:color="auto"/>
        <w:bottom w:val="none" w:sz="0" w:space="0" w:color="auto"/>
        <w:right w:val="none" w:sz="0" w:space="0" w:color="auto"/>
      </w:divBdr>
    </w:div>
    <w:div w:id="1240292824">
      <w:marLeft w:val="640"/>
      <w:marRight w:val="0"/>
      <w:marTop w:val="0"/>
      <w:marBottom w:val="0"/>
      <w:divBdr>
        <w:top w:val="none" w:sz="0" w:space="0" w:color="auto"/>
        <w:left w:val="none" w:sz="0" w:space="0" w:color="auto"/>
        <w:bottom w:val="none" w:sz="0" w:space="0" w:color="auto"/>
        <w:right w:val="none" w:sz="0" w:space="0" w:color="auto"/>
      </w:divBdr>
    </w:div>
    <w:div w:id="1240601416">
      <w:marLeft w:val="640"/>
      <w:marRight w:val="0"/>
      <w:marTop w:val="0"/>
      <w:marBottom w:val="0"/>
      <w:divBdr>
        <w:top w:val="none" w:sz="0" w:space="0" w:color="auto"/>
        <w:left w:val="none" w:sz="0" w:space="0" w:color="auto"/>
        <w:bottom w:val="none" w:sz="0" w:space="0" w:color="auto"/>
        <w:right w:val="none" w:sz="0" w:space="0" w:color="auto"/>
      </w:divBdr>
    </w:div>
    <w:div w:id="1241326510">
      <w:marLeft w:val="640"/>
      <w:marRight w:val="0"/>
      <w:marTop w:val="0"/>
      <w:marBottom w:val="0"/>
      <w:divBdr>
        <w:top w:val="none" w:sz="0" w:space="0" w:color="auto"/>
        <w:left w:val="none" w:sz="0" w:space="0" w:color="auto"/>
        <w:bottom w:val="none" w:sz="0" w:space="0" w:color="auto"/>
        <w:right w:val="none" w:sz="0" w:space="0" w:color="auto"/>
      </w:divBdr>
    </w:div>
    <w:div w:id="1241334425">
      <w:marLeft w:val="640"/>
      <w:marRight w:val="0"/>
      <w:marTop w:val="0"/>
      <w:marBottom w:val="0"/>
      <w:divBdr>
        <w:top w:val="none" w:sz="0" w:space="0" w:color="auto"/>
        <w:left w:val="none" w:sz="0" w:space="0" w:color="auto"/>
        <w:bottom w:val="none" w:sz="0" w:space="0" w:color="auto"/>
        <w:right w:val="none" w:sz="0" w:space="0" w:color="auto"/>
      </w:divBdr>
    </w:div>
    <w:div w:id="1241404502">
      <w:marLeft w:val="640"/>
      <w:marRight w:val="0"/>
      <w:marTop w:val="0"/>
      <w:marBottom w:val="0"/>
      <w:divBdr>
        <w:top w:val="none" w:sz="0" w:space="0" w:color="auto"/>
        <w:left w:val="none" w:sz="0" w:space="0" w:color="auto"/>
        <w:bottom w:val="none" w:sz="0" w:space="0" w:color="auto"/>
        <w:right w:val="none" w:sz="0" w:space="0" w:color="auto"/>
      </w:divBdr>
    </w:div>
    <w:div w:id="1241673838">
      <w:marLeft w:val="640"/>
      <w:marRight w:val="0"/>
      <w:marTop w:val="0"/>
      <w:marBottom w:val="0"/>
      <w:divBdr>
        <w:top w:val="none" w:sz="0" w:space="0" w:color="auto"/>
        <w:left w:val="none" w:sz="0" w:space="0" w:color="auto"/>
        <w:bottom w:val="none" w:sz="0" w:space="0" w:color="auto"/>
        <w:right w:val="none" w:sz="0" w:space="0" w:color="auto"/>
      </w:divBdr>
    </w:div>
    <w:div w:id="1242257887">
      <w:marLeft w:val="640"/>
      <w:marRight w:val="0"/>
      <w:marTop w:val="0"/>
      <w:marBottom w:val="0"/>
      <w:divBdr>
        <w:top w:val="none" w:sz="0" w:space="0" w:color="auto"/>
        <w:left w:val="none" w:sz="0" w:space="0" w:color="auto"/>
        <w:bottom w:val="none" w:sz="0" w:space="0" w:color="auto"/>
        <w:right w:val="none" w:sz="0" w:space="0" w:color="auto"/>
      </w:divBdr>
    </w:div>
    <w:div w:id="1242527567">
      <w:marLeft w:val="640"/>
      <w:marRight w:val="0"/>
      <w:marTop w:val="0"/>
      <w:marBottom w:val="0"/>
      <w:divBdr>
        <w:top w:val="none" w:sz="0" w:space="0" w:color="auto"/>
        <w:left w:val="none" w:sz="0" w:space="0" w:color="auto"/>
        <w:bottom w:val="none" w:sz="0" w:space="0" w:color="auto"/>
        <w:right w:val="none" w:sz="0" w:space="0" w:color="auto"/>
      </w:divBdr>
    </w:div>
    <w:div w:id="1243755024">
      <w:marLeft w:val="640"/>
      <w:marRight w:val="0"/>
      <w:marTop w:val="0"/>
      <w:marBottom w:val="0"/>
      <w:divBdr>
        <w:top w:val="none" w:sz="0" w:space="0" w:color="auto"/>
        <w:left w:val="none" w:sz="0" w:space="0" w:color="auto"/>
        <w:bottom w:val="none" w:sz="0" w:space="0" w:color="auto"/>
        <w:right w:val="none" w:sz="0" w:space="0" w:color="auto"/>
      </w:divBdr>
    </w:div>
    <w:div w:id="1244074174">
      <w:marLeft w:val="640"/>
      <w:marRight w:val="0"/>
      <w:marTop w:val="0"/>
      <w:marBottom w:val="0"/>
      <w:divBdr>
        <w:top w:val="none" w:sz="0" w:space="0" w:color="auto"/>
        <w:left w:val="none" w:sz="0" w:space="0" w:color="auto"/>
        <w:bottom w:val="none" w:sz="0" w:space="0" w:color="auto"/>
        <w:right w:val="none" w:sz="0" w:space="0" w:color="auto"/>
      </w:divBdr>
    </w:div>
    <w:div w:id="1245845748">
      <w:marLeft w:val="640"/>
      <w:marRight w:val="0"/>
      <w:marTop w:val="0"/>
      <w:marBottom w:val="0"/>
      <w:divBdr>
        <w:top w:val="none" w:sz="0" w:space="0" w:color="auto"/>
        <w:left w:val="none" w:sz="0" w:space="0" w:color="auto"/>
        <w:bottom w:val="none" w:sz="0" w:space="0" w:color="auto"/>
        <w:right w:val="none" w:sz="0" w:space="0" w:color="auto"/>
      </w:divBdr>
    </w:div>
    <w:div w:id="1246106198">
      <w:marLeft w:val="640"/>
      <w:marRight w:val="0"/>
      <w:marTop w:val="0"/>
      <w:marBottom w:val="0"/>
      <w:divBdr>
        <w:top w:val="none" w:sz="0" w:space="0" w:color="auto"/>
        <w:left w:val="none" w:sz="0" w:space="0" w:color="auto"/>
        <w:bottom w:val="none" w:sz="0" w:space="0" w:color="auto"/>
        <w:right w:val="none" w:sz="0" w:space="0" w:color="auto"/>
      </w:divBdr>
    </w:div>
    <w:div w:id="1246300920">
      <w:marLeft w:val="640"/>
      <w:marRight w:val="0"/>
      <w:marTop w:val="0"/>
      <w:marBottom w:val="0"/>
      <w:divBdr>
        <w:top w:val="none" w:sz="0" w:space="0" w:color="auto"/>
        <w:left w:val="none" w:sz="0" w:space="0" w:color="auto"/>
        <w:bottom w:val="none" w:sz="0" w:space="0" w:color="auto"/>
        <w:right w:val="none" w:sz="0" w:space="0" w:color="auto"/>
      </w:divBdr>
    </w:div>
    <w:div w:id="1246920220">
      <w:marLeft w:val="640"/>
      <w:marRight w:val="0"/>
      <w:marTop w:val="0"/>
      <w:marBottom w:val="0"/>
      <w:divBdr>
        <w:top w:val="none" w:sz="0" w:space="0" w:color="auto"/>
        <w:left w:val="none" w:sz="0" w:space="0" w:color="auto"/>
        <w:bottom w:val="none" w:sz="0" w:space="0" w:color="auto"/>
        <w:right w:val="none" w:sz="0" w:space="0" w:color="auto"/>
      </w:divBdr>
    </w:div>
    <w:div w:id="1247422826">
      <w:marLeft w:val="640"/>
      <w:marRight w:val="0"/>
      <w:marTop w:val="0"/>
      <w:marBottom w:val="0"/>
      <w:divBdr>
        <w:top w:val="none" w:sz="0" w:space="0" w:color="auto"/>
        <w:left w:val="none" w:sz="0" w:space="0" w:color="auto"/>
        <w:bottom w:val="none" w:sz="0" w:space="0" w:color="auto"/>
        <w:right w:val="none" w:sz="0" w:space="0" w:color="auto"/>
      </w:divBdr>
    </w:div>
    <w:div w:id="1247499405">
      <w:marLeft w:val="640"/>
      <w:marRight w:val="0"/>
      <w:marTop w:val="0"/>
      <w:marBottom w:val="0"/>
      <w:divBdr>
        <w:top w:val="none" w:sz="0" w:space="0" w:color="auto"/>
        <w:left w:val="none" w:sz="0" w:space="0" w:color="auto"/>
        <w:bottom w:val="none" w:sz="0" w:space="0" w:color="auto"/>
        <w:right w:val="none" w:sz="0" w:space="0" w:color="auto"/>
      </w:divBdr>
    </w:div>
    <w:div w:id="1248003339">
      <w:marLeft w:val="640"/>
      <w:marRight w:val="0"/>
      <w:marTop w:val="0"/>
      <w:marBottom w:val="0"/>
      <w:divBdr>
        <w:top w:val="none" w:sz="0" w:space="0" w:color="auto"/>
        <w:left w:val="none" w:sz="0" w:space="0" w:color="auto"/>
        <w:bottom w:val="none" w:sz="0" w:space="0" w:color="auto"/>
        <w:right w:val="none" w:sz="0" w:space="0" w:color="auto"/>
      </w:divBdr>
    </w:div>
    <w:div w:id="1248149256">
      <w:marLeft w:val="640"/>
      <w:marRight w:val="0"/>
      <w:marTop w:val="0"/>
      <w:marBottom w:val="0"/>
      <w:divBdr>
        <w:top w:val="none" w:sz="0" w:space="0" w:color="auto"/>
        <w:left w:val="none" w:sz="0" w:space="0" w:color="auto"/>
        <w:bottom w:val="none" w:sz="0" w:space="0" w:color="auto"/>
        <w:right w:val="none" w:sz="0" w:space="0" w:color="auto"/>
      </w:divBdr>
    </w:div>
    <w:div w:id="1248462406">
      <w:marLeft w:val="640"/>
      <w:marRight w:val="0"/>
      <w:marTop w:val="0"/>
      <w:marBottom w:val="0"/>
      <w:divBdr>
        <w:top w:val="none" w:sz="0" w:space="0" w:color="auto"/>
        <w:left w:val="none" w:sz="0" w:space="0" w:color="auto"/>
        <w:bottom w:val="none" w:sz="0" w:space="0" w:color="auto"/>
        <w:right w:val="none" w:sz="0" w:space="0" w:color="auto"/>
      </w:divBdr>
    </w:div>
    <w:div w:id="1248609465">
      <w:marLeft w:val="640"/>
      <w:marRight w:val="0"/>
      <w:marTop w:val="0"/>
      <w:marBottom w:val="0"/>
      <w:divBdr>
        <w:top w:val="none" w:sz="0" w:space="0" w:color="auto"/>
        <w:left w:val="none" w:sz="0" w:space="0" w:color="auto"/>
        <w:bottom w:val="none" w:sz="0" w:space="0" w:color="auto"/>
        <w:right w:val="none" w:sz="0" w:space="0" w:color="auto"/>
      </w:divBdr>
    </w:div>
    <w:div w:id="1249778353">
      <w:bodyDiv w:val="1"/>
      <w:marLeft w:val="0"/>
      <w:marRight w:val="0"/>
      <w:marTop w:val="0"/>
      <w:marBottom w:val="0"/>
      <w:divBdr>
        <w:top w:val="none" w:sz="0" w:space="0" w:color="auto"/>
        <w:left w:val="none" w:sz="0" w:space="0" w:color="auto"/>
        <w:bottom w:val="none" w:sz="0" w:space="0" w:color="auto"/>
        <w:right w:val="none" w:sz="0" w:space="0" w:color="auto"/>
      </w:divBdr>
    </w:div>
    <w:div w:id="1249922695">
      <w:marLeft w:val="640"/>
      <w:marRight w:val="0"/>
      <w:marTop w:val="0"/>
      <w:marBottom w:val="0"/>
      <w:divBdr>
        <w:top w:val="none" w:sz="0" w:space="0" w:color="auto"/>
        <w:left w:val="none" w:sz="0" w:space="0" w:color="auto"/>
        <w:bottom w:val="none" w:sz="0" w:space="0" w:color="auto"/>
        <w:right w:val="none" w:sz="0" w:space="0" w:color="auto"/>
      </w:divBdr>
    </w:div>
    <w:div w:id="1250963751">
      <w:marLeft w:val="640"/>
      <w:marRight w:val="0"/>
      <w:marTop w:val="0"/>
      <w:marBottom w:val="0"/>
      <w:divBdr>
        <w:top w:val="none" w:sz="0" w:space="0" w:color="auto"/>
        <w:left w:val="none" w:sz="0" w:space="0" w:color="auto"/>
        <w:bottom w:val="none" w:sz="0" w:space="0" w:color="auto"/>
        <w:right w:val="none" w:sz="0" w:space="0" w:color="auto"/>
      </w:divBdr>
    </w:div>
    <w:div w:id="1251085442">
      <w:marLeft w:val="640"/>
      <w:marRight w:val="0"/>
      <w:marTop w:val="0"/>
      <w:marBottom w:val="0"/>
      <w:divBdr>
        <w:top w:val="none" w:sz="0" w:space="0" w:color="auto"/>
        <w:left w:val="none" w:sz="0" w:space="0" w:color="auto"/>
        <w:bottom w:val="none" w:sz="0" w:space="0" w:color="auto"/>
        <w:right w:val="none" w:sz="0" w:space="0" w:color="auto"/>
      </w:divBdr>
    </w:div>
    <w:div w:id="1251352956">
      <w:marLeft w:val="640"/>
      <w:marRight w:val="0"/>
      <w:marTop w:val="0"/>
      <w:marBottom w:val="0"/>
      <w:divBdr>
        <w:top w:val="none" w:sz="0" w:space="0" w:color="auto"/>
        <w:left w:val="none" w:sz="0" w:space="0" w:color="auto"/>
        <w:bottom w:val="none" w:sz="0" w:space="0" w:color="auto"/>
        <w:right w:val="none" w:sz="0" w:space="0" w:color="auto"/>
      </w:divBdr>
    </w:div>
    <w:div w:id="1251548737">
      <w:marLeft w:val="640"/>
      <w:marRight w:val="0"/>
      <w:marTop w:val="0"/>
      <w:marBottom w:val="0"/>
      <w:divBdr>
        <w:top w:val="none" w:sz="0" w:space="0" w:color="auto"/>
        <w:left w:val="none" w:sz="0" w:space="0" w:color="auto"/>
        <w:bottom w:val="none" w:sz="0" w:space="0" w:color="auto"/>
        <w:right w:val="none" w:sz="0" w:space="0" w:color="auto"/>
      </w:divBdr>
    </w:div>
    <w:div w:id="1251617041">
      <w:marLeft w:val="640"/>
      <w:marRight w:val="0"/>
      <w:marTop w:val="0"/>
      <w:marBottom w:val="0"/>
      <w:divBdr>
        <w:top w:val="none" w:sz="0" w:space="0" w:color="auto"/>
        <w:left w:val="none" w:sz="0" w:space="0" w:color="auto"/>
        <w:bottom w:val="none" w:sz="0" w:space="0" w:color="auto"/>
        <w:right w:val="none" w:sz="0" w:space="0" w:color="auto"/>
      </w:divBdr>
    </w:div>
    <w:div w:id="1252010694">
      <w:marLeft w:val="640"/>
      <w:marRight w:val="0"/>
      <w:marTop w:val="0"/>
      <w:marBottom w:val="0"/>
      <w:divBdr>
        <w:top w:val="none" w:sz="0" w:space="0" w:color="auto"/>
        <w:left w:val="none" w:sz="0" w:space="0" w:color="auto"/>
        <w:bottom w:val="none" w:sz="0" w:space="0" w:color="auto"/>
        <w:right w:val="none" w:sz="0" w:space="0" w:color="auto"/>
      </w:divBdr>
    </w:div>
    <w:div w:id="1253122988">
      <w:marLeft w:val="640"/>
      <w:marRight w:val="0"/>
      <w:marTop w:val="0"/>
      <w:marBottom w:val="0"/>
      <w:divBdr>
        <w:top w:val="none" w:sz="0" w:space="0" w:color="auto"/>
        <w:left w:val="none" w:sz="0" w:space="0" w:color="auto"/>
        <w:bottom w:val="none" w:sz="0" w:space="0" w:color="auto"/>
        <w:right w:val="none" w:sz="0" w:space="0" w:color="auto"/>
      </w:divBdr>
    </w:div>
    <w:div w:id="1254506761">
      <w:marLeft w:val="640"/>
      <w:marRight w:val="0"/>
      <w:marTop w:val="0"/>
      <w:marBottom w:val="0"/>
      <w:divBdr>
        <w:top w:val="none" w:sz="0" w:space="0" w:color="auto"/>
        <w:left w:val="none" w:sz="0" w:space="0" w:color="auto"/>
        <w:bottom w:val="none" w:sz="0" w:space="0" w:color="auto"/>
        <w:right w:val="none" w:sz="0" w:space="0" w:color="auto"/>
      </w:divBdr>
    </w:div>
    <w:div w:id="1254699744">
      <w:marLeft w:val="640"/>
      <w:marRight w:val="0"/>
      <w:marTop w:val="0"/>
      <w:marBottom w:val="0"/>
      <w:divBdr>
        <w:top w:val="none" w:sz="0" w:space="0" w:color="auto"/>
        <w:left w:val="none" w:sz="0" w:space="0" w:color="auto"/>
        <w:bottom w:val="none" w:sz="0" w:space="0" w:color="auto"/>
        <w:right w:val="none" w:sz="0" w:space="0" w:color="auto"/>
      </w:divBdr>
    </w:div>
    <w:div w:id="1254968330">
      <w:marLeft w:val="640"/>
      <w:marRight w:val="0"/>
      <w:marTop w:val="0"/>
      <w:marBottom w:val="0"/>
      <w:divBdr>
        <w:top w:val="none" w:sz="0" w:space="0" w:color="auto"/>
        <w:left w:val="none" w:sz="0" w:space="0" w:color="auto"/>
        <w:bottom w:val="none" w:sz="0" w:space="0" w:color="auto"/>
        <w:right w:val="none" w:sz="0" w:space="0" w:color="auto"/>
      </w:divBdr>
    </w:div>
    <w:div w:id="1255044769">
      <w:marLeft w:val="640"/>
      <w:marRight w:val="0"/>
      <w:marTop w:val="0"/>
      <w:marBottom w:val="0"/>
      <w:divBdr>
        <w:top w:val="none" w:sz="0" w:space="0" w:color="auto"/>
        <w:left w:val="none" w:sz="0" w:space="0" w:color="auto"/>
        <w:bottom w:val="none" w:sz="0" w:space="0" w:color="auto"/>
        <w:right w:val="none" w:sz="0" w:space="0" w:color="auto"/>
      </w:divBdr>
    </w:div>
    <w:div w:id="1256283491">
      <w:marLeft w:val="640"/>
      <w:marRight w:val="0"/>
      <w:marTop w:val="0"/>
      <w:marBottom w:val="0"/>
      <w:divBdr>
        <w:top w:val="none" w:sz="0" w:space="0" w:color="auto"/>
        <w:left w:val="none" w:sz="0" w:space="0" w:color="auto"/>
        <w:bottom w:val="none" w:sz="0" w:space="0" w:color="auto"/>
        <w:right w:val="none" w:sz="0" w:space="0" w:color="auto"/>
      </w:divBdr>
    </w:div>
    <w:div w:id="1256398140">
      <w:marLeft w:val="640"/>
      <w:marRight w:val="0"/>
      <w:marTop w:val="0"/>
      <w:marBottom w:val="0"/>
      <w:divBdr>
        <w:top w:val="none" w:sz="0" w:space="0" w:color="auto"/>
        <w:left w:val="none" w:sz="0" w:space="0" w:color="auto"/>
        <w:bottom w:val="none" w:sz="0" w:space="0" w:color="auto"/>
        <w:right w:val="none" w:sz="0" w:space="0" w:color="auto"/>
      </w:divBdr>
    </w:div>
    <w:div w:id="1256786168">
      <w:marLeft w:val="640"/>
      <w:marRight w:val="0"/>
      <w:marTop w:val="0"/>
      <w:marBottom w:val="0"/>
      <w:divBdr>
        <w:top w:val="none" w:sz="0" w:space="0" w:color="auto"/>
        <w:left w:val="none" w:sz="0" w:space="0" w:color="auto"/>
        <w:bottom w:val="none" w:sz="0" w:space="0" w:color="auto"/>
        <w:right w:val="none" w:sz="0" w:space="0" w:color="auto"/>
      </w:divBdr>
    </w:div>
    <w:div w:id="1257405524">
      <w:marLeft w:val="640"/>
      <w:marRight w:val="0"/>
      <w:marTop w:val="0"/>
      <w:marBottom w:val="0"/>
      <w:divBdr>
        <w:top w:val="none" w:sz="0" w:space="0" w:color="auto"/>
        <w:left w:val="none" w:sz="0" w:space="0" w:color="auto"/>
        <w:bottom w:val="none" w:sz="0" w:space="0" w:color="auto"/>
        <w:right w:val="none" w:sz="0" w:space="0" w:color="auto"/>
      </w:divBdr>
    </w:div>
    <w:div w:id="1257594281">
      <w:marLeft w:val="640"/>
      <w:marRight w:val="0"/>
      <w:marTop w:val="0"/>
      <w:marBottom w:val="0"/>
      <w:divBdr>
        <w:top w:val="none" w:sz="0" w:space="0" w:color="auto"/>
        <w:left w:val="none" w:sz="0" w:space="0" w:color="auto"/>
        <w:bottom w:val="none" w:sz="0" w:space="0" w:color="auto"/>
        <w:right w:val="none" w:sz="0" w:space="0" w:color="auto"/>
      </w:divBdr>
    </w:div>
    <w:div w:id="1259412483">
      <w:marLeft w:val="640"/>
      <w:marRight w:val="0"/>
      <w:marTop w:val="0"/>
      <w:marBottom w:val="0"/>
      <w:divBdr>
        <w:top w:val="none" w:sz="0" w:space="0" w:color="auto"/>
        <w:left w:val="none" w:sz="0" w:space="0" w:color="auto"/>
        <w:bottom w:val="none" w:sz="0" w:space="0" w:color="auto"/>
        <w:right w:val="none" w:sz="0" w:space="0" w:color="auto"/>
      </w:divBdr>
    </w:div>
    <w:div w:id="1260917576">
      <w:marLeft w:val="640"/>
      <w:marRight w:val="0"/>
      <w:marTop w:val="0"/>
      <w:marBottom w:val="0"/>
      <w:divBdr>
        <w:top w:val="none" w:sz="0" w:space="0" w:color="auto"/>
        <w:left w:val="none" w:sz="0" w:space="0" w:color="auto"/>
        <w:bottom w:val="none" w:sz="0" w:space="0" w:color="auto"/>
        <w:right w:val="none" w:sz="0" w:space="0" w:color="auto"/>
      </w:divBdr>
    </w:div>
    <w:div w:id="1261335429">
      <w:marLeft w:val="640"/>
      <w:marRight w:val="0"/>
      <w:marTop w:val="0"/>
      <w:marBottom w:val="0"/>
      <w:divBdr>
        <w:top w:val="none" w:sz="0" w:space="0" w:color="auto"/>
        <w:left w:val="none" w:sz="0" w:space="0" w:color="auto"/>
        <w:bottom w:val="none" w:sz="0" w:space="0" w:color="auto"/>
        <w:right w:val="none" w:sz="0" w:space="0" w:color="auto"/>
      </w:divBdr>
    </w:div>
    <w:div w:id="1262253400">
      <w:marLeft w:val="640"/>
      <w:marRight w:val="0"/>
      <w:marTop w:val="0"/>
      <w:marBottom w:val="0"/>
      <w:divBdr>
        <w:top w:val="none" w:sz="0" w:space="0" w:color="auto"/>
        <w:left w:val="none" w:sz="0" w:space="0" w:color="auto"/>
        <w:bottom w:val="none" w:sz="0" w:space="0" w:color="auto"/>
        <w:right w:val="none" w:sz="0" w:space="0" w:color="auto"/>
      </w:divBdr>
    </w:div>
    <w:div w:id="1262369710">
      <w:marLeft w:val="640"/>
      <w:marRight w:val="0"/>
      <w:marTop w:val="0"/>
      <w:marBottom w:val="0"/>
      <w:divBdr>
        <w:top w:val="none" w:sz="0" w:space="0" w:color="auto"/>
        <w:left w:val="none" w:sz="0" w:space="0" w:color="auto"/>
        <w:bottom w:val="none" w:sz="0" w:space="0" w:color="auto"/>
        <w:right w:val="none" w:sz="0" w:space="0" w:color="auto"/>
      </w:divBdr>
    </w:div>
    <w:div w:id="1262567459">
      <w:marLeft w:val="640"/>
      <w:marRight w:val="0"/>
      <w:marTop w:val="0"/>
      <w:marBottom w:val="0"/>
      <w:divBdr>
        <w:top w:val="none" w:sz="0" w:space="0" w:color="auto"/>
        <w:left w:val="none" w:sz="0" w:space="0" w:color="auto"/>
        <w:bottom w:val="none" w:sz="0" w:space="0" w:color="auto"/>
        <w:right w:val="none" w:sz="0" w:space="0" w:color="auto"/>
      </w:divBdr>
    </w:div>
    <w:div w:id="1264338086">
      <w:marLeft w:val="640"/>
      <w:marRight w:val="0"/>
      <w:marTop w:val="0"/>
      <w:marBottom w:val="0"/>
      <w:divBdr>
        <w:top w:val="none" w:sz="0" w:space="0" w:color="auto"/>
        <w:left w:val="none" w:sz="0" w:space="0" w:color="auto"/>
        <w:bottom w:val="none" w:sz="0" w:space="0" w:color="auto"/>
        <w:right w:val="none" w:sz="0" w:space="0" w:color="auto"/>
      </w:divBdr>
    </w:div>
    <w:div w:id="1265113918">
      <w:bodyDiv w:val="1"/>
      <w:marLeft w:val="0"/>
      <w:marRight w:val="0"/>
      <w:marTop w:val="0"/>
      <w:marBottom w:val="0"/>
      <w:divBdr>
        <w:top w:val="none" w:sz="0" w:space="0" w:color="auto"/>
        <w:left w:val="none" w:sz="0" w:space="0" w:color="auto"/>
        <w:bottom w:val="none" w:sz="0" w:space="0" w:color="auto"/>
        <w:right w:val="none" w:sz="0" w:space="0" w:color="auto"/>
      </w:divBdr>
    </w:div>
    <w:div w:id="1265116947">
      <w:marLeft w:val="640"/>
      <w:marRight w:val="0"/>
      <w:marTop w:val="0"/>
      <w:marBottom w:val="0"/>
      <w:divBdr>
        <w:top w:val="none" w:sz="0" w:space="0" w:color="auto"/>
        <w:left w:val="none" w:sz="0" w:space="0" w:color="auto"/>
        <w:bottom w:val="none" w:sz="0" w:space="0" w:color="auto"/>
        <w:right w:val="none" w:sz="0" w:space="0" w:color="auto"/>
      </w:divBdr>
    </w:div>
    <w:div w:id="1265845525">
      <w:marLeft w:val="640"/>
      <w:marRight w:val="0"/>
      <w:marTop w:val="0"/>
      <w:marBottom w:val="0"/>
      <w:divBdr>
        <w:top w:val="none" w:sz="0" w:space="0" w:color="auto"/>
        <w:left w:val="none" w:sz="0" w:space="0" w:color="auto"/>
        <w:bottom w:val="none" w:sz="0" w:space="0" w:color="auto"/>
        <w:right w:val="none" w:sz="0" w:space="0" w:color="auto"/>
      </w:divBdr>
    </w:div>
    <w:div w:id="1266111827">
      <w:marLeft w:val="640"/>
      <w:marRight w:val="0"/>
      <w:marTop w:val="0"/>
      <w:marBottom w:val="0"/>
      <w:divBdr>
        <w:top w:val="none" w:sz="0" w:space="0" w:color="auto"/>
        <w:left w:val="none" w:sz="0" w:space="0" w:color="auto"/>
        <w:bottom w:val="none" w:sz="0" w:space="0" w:color="auto"/>
        <w:right w:val="none" w:sz="0" w:space="0" w:color="auto"/>
      </w:divBdr>
    </w:div>
    <w:div w:id="1266621668">
      <w:marLeft w:val="640"/>
      <w:marRight w:val="0"/>
      <w:marTop w:val="0"/>
      <w:marBottom w:val="0"/>
      <w:divBdr>
        <w:top w:val="none" w:sz="0" w:space="0" w:color="auto"/>
        <w:left w:val="none" w:sz="0" w:space="0" w:color="auto"/>
        <w:bottom w:val="none" w:sz="0" w:space="0" w:color="auto"/>
        <w:right w:val="none" w:sz="0" w:space="0" w:color="auto"/>
      </w:divBdr>
    </w:div>
    <w:div w:id="1266645908">
      <w:marLeft w:val="640"/>
      <w:marRight w:val="0"/>
      <w:marTop w:val="0"/>
      <w:marBottom w:val="0"/>
      <w:divBdr>
        <w:top w:val="none" w:sz="0" w:space="0" w:color="auto"/>
        <w:left w:val="none" w:sz="0" w:space="0" w:color="auto"/>
        <w:bottom w:val="none" w:sz="0" w:space="0" w:color="auto"/>
        <w:right w:val="none" w:sz="0" w:space="0" w:color="auto"/>
      </w:divBdr>
    </w:div>
    <w:div w:id="1267155568">
      <w:marLeft w:val="640"/>
      <w:marRight w:val="0"/>
      <w:marTop w:val="0"/>
      <w:marBottom w:val="0"/>
      <w:divBdr>
        <w:top w:val="none" w:sz="0" w:space="0" w:color="auto"/>
        <w:left w:val="none" w:sz="0" w:space="0" w:color="auto"/>
        <w:bottom w:val="none" w:sz="0" w:space="0" w:color="auto"/>
        <w:right w:val="none" w:sz="0" w:space="0" w:color="auto"/>
      </w:divBdr>
    </w:div>
    <w:div w:id="1267225665">
      <w:marLeft w:val="640"/>
      <w:marRight w:val="0"/>
      <w:marTop w:val="0"/>
      <w:marBottom w:val="0"/>
      <w:divBdr>
        <w:top w:val="none" w:sz="0" w:space="0" w:color="auto"/>
        <w:left w:val="none" w:sz="0" w:space="0" w:color="auto"/>
        <w:bottom w:val="none" w:sz="0" w:space="0" w:color="auto"/>
        <w:right w:val="none" w:sz="0" w:space="0" w:color="auto"/>
      </w:divBdr>
    </w:div>
    <w:div w:id="1267812441">
      <w:marLeft w:val="640"/>
      <w:marRight w:val="0"/>
      <w:marTop w:val="0"/>
      <w:marBottom w:val="0"/>
      <w:divBdr>
        <w:top w:val="none" w:sz="0" w:space="0" w:color="auto"/>
        <w:left w:val="none" w:sz="0" w:space="0" w:color="auto"/>
        <w:bottom w:val="none" w:sz="0" w:space="0" w:color="auto"/>
        <w:right w:val="none" w:sz="0" w:space="0" w:color="auto"/>
      </w:divBdr>
    </w:div>
    <w:div w:id="1269122207">
      <w:marLeft w:val="640"/>
      <w:marRight w:val="0"/>
      <w:marTop w:val="0"/>
      <w:marBottom w:val="0"/>
      <w:divBdr>
        <w:top w:val="none" w:sz="0" w:space="0" w:color="auto"/>
        <w:left w:val="none" w:sz="0" w:space="0" w:color="auto"/>
        <w:bottom w:val="none" w:sz="0" w:space="0" w:color="auto"/>
        <w:right w:val="none" w:sz="0" w:space="0" w:color="auto"/>
      </w:divBdr>
    </w:div>
    <w:div w:id="1269968550">
      <w:marLeft w:val="640"/>
      <w:marRight w:val="0"/>
      <w:marTop w:val="0"/>
      <w:marBottom w:val="0"/>
      <w:divBdr>
        <w:top w:val="none" w:sz="0" w:space="0" w:color="auto"/>
        <w:left w:val="none" w:sz="0" w:space="0" w:color="auto"/>
        <w:bottom w:val="none" w:sz="0" w:space="0" w:color="auto"/>
        <w:right w:val="none" w:sz="0" w:space="0" w:color="auto"/>
      </w:divBdr>
    </w:div>
    <w:div w:id="1271470239">
      <w:marLeft w:val="640"/>
      <w:marRight w:val="0"/>
      <w:marTop w:val="0"/>
      <w:marBottom w:val="0"/>
      <w:divBdr>
        <w:top w:val="none" w:sz="0" w:space="0" w:color="auto"/>
        <w:left w:val="none" w:sz="0" w:space="0" w:color="auto"/>
        <w:bottom w:val="none" w:sz="0" w:space="0" w:color="auto"/>
        <w:right w:val="none" w:sz="0" w:space="0" w:color="auto"/>
      </w:divBdr>
    </w:div>
    <w:div w:id="1271549956">
      <w:marLeft w:val="640"/>
      <w:marRight w:val="0"/>
      <w:marTop w:val="0"/>
      <w:marBottom w:val="0"/>
      <w:divBdr>
        <w:top w:val="none" w:sz="0" w:space="0" w:color="auto"/>
        <w:left w:val="none" w:sz="0" w:space="0" w:color="auto"/>
        <w:bottom w:val="none" w:sz="0" w:space="0" w:color="auto"/>
        <w:right w:val="none" w:sz="0" w:space="0" w:color="auto"/>
      </w:divBdr>
    </w:div>
    <w:div w:id="1272081133">
      <w:marLeft w:val="640"/>
      <w:marRight w:val="0"/>
      <w:marTop w:val="0"/>
      <w:marBottom w:val="0"/>
      <w:divBdr>
        <w:top w:val="none" w:sz="0" w:space="0" w:color="auto"/>
        <w:left w:val="none" w:sz="0" w:space="0" w:color="auto"/>
        <w:bottom w:val="none" w:sz="0" w:space="0" w:color="auto"/>
        <w:right w:val="none" w:sz="0" w:space="0" w:color="auto"/>
      </w:divBdr>
    </w:div>
    <w:div w:id="1272399916">
      <w:marLeft w:val="640"/>
      <w:marRight w:val="0"/>
      <w:marTop w:val="0"/>
      <w:marBottom w:val="0"/>
      <w:divBdr>
        <w:top w:val="none" w:sz="0" w:space="0" w:color="auto"/>
        <w:left w:val="none" w:sz="0" w:space="0" w:color="auto"/>
        <w:bottom w:val="none" w:sz="0" w:space="0" w:color="auto"/>
        <w:right w:val="none" w:sz="0" w:space="0" w:color="auto"/>
      </w:divBdr>
    </w:div>
    <w:div w:id="1272542745">
      <w:marLeft w:val="640"/>
      <w:marRight w:val="0"/>
      <w:marTop w:val="0"/>
      <w:marBottom w:val="0"/>
      <w:divBdr>
        <w:top w:val="none" w:sz="0" w:space="0" w:color="auto"/>
        <w:left w:val="none" w:sz="0" w:space="0" w:color="auto"/>
        <w:bottom w:val="none" w:sz="0" w:space="0" w:color="auto"/>
        <w:right w:val="none" w:sz="0" w:space="0" w:color="auto"/>
      </w:divBdr>
    </w:div>
    <w:div w:id="1272853996">
      <w:marLeft w:val="640"/>
      <w:marRight w:val="0"/>
      <w:marTop w:val="0"/>
      <w:marBottom w:val="0"/>
      <w:divBdr>
        <w:top w:val="none" w:sz="0" w:space="0" w:color="auto"/>
        <w:left w:val="none" w:sz="0" w:space="0" w:color="auto"/>
        <w:bottom w:val="none" w:sz="0" w:space="0" w:color="auto"/>
        <w:right w:val="none" w:sz="0" w:space="0" w:color="auto"/>
      </w:divBdr>
    </w:div>
    <w:div w:id="1273199590">
      <w:marLeft w:val="640"/>
      <w:marRight w:val="0"/>
      <w:marTop w:val="0"/>
      <w:marBottom w:val="0"/>
      <w:divBdr>
        <w:top w:val="none" w:sz="0" w:space="0" w:color="auto"/>
        <w:left w:val="none" w:sz="0" w:space="0" w:color="auto"/>
        <w:bottom w:val="none" w:sz="0" w:space="0" w:color="auto"/>
        <w:right w:val="none" w:sz="0" w:space="0" w:color="auto"/>
      </w:divBdr>
    </w:div>
    <w:div w:id="1273320593">
      <w:marLeft w:val="640"/>
      <w:marRight w:val="0"/>
      <w:marTop w:val="0"/>
      <w:marBottom w:val="0"/>
      <w:divBdr>
        <w:top w:val="none" w:sz="0" w:space="0" w:color="auto"/>
        <w:left w:val="none" w:sz="0" w:space="0" w:color="auto"/>
        <w:bottom w:val="none" w:sz="0" w:space="0" w:color="auto"/>
        <w:right w:val="none" w:sz="0" w:space="0" w:color="auto"/>
      </w:divBdr>
    </w:div>
    <w:div w:id="1273396851">
      <w:marLeft w:val="640"/>
      <w:marRight w:val="0"/>
      <w:marTop w:val="0"/>
      <w:marBottom w:val="0"/>
      <w:divBdr>
        <w:top w:val="none" w:sz="0" w:space="0" w:color="auto"/>
        <w:left w:val="none" w:sz="0" w:space="0" w:color="auto"/>
        <w:bottom w:val="none" w:sz="0" w:space="0" w:color="auto"/>
        <w:right w:val="none" w:sz="0" w:space="0" w:color="auto"/>
      </w:divBdr>
    </w:div>
    <w:div w:id="1273514394">
      <w:marLeft w:val="640"/>
      <w:marRight w:val="0"/>
      <w:marTop w:val="0"/>
      <w:marBottom w:val="0"/>
      <w:divBdr>
        <w:top w:val="none" w:sz="0" w:space="0" w:color="auto"/>
        <w:left w:val="none" w:sz="0" w:space="0" w:color="auto"/>
        <w:bottom w:val="none" w:sz="0" w:space="0" w:color="auto"/>
        <w:right w:val="none" w:sz="0" w:space="0" w:color="auto"/>
      </w:divBdr>
    </w:div>
    <w:div w:id="1273514754">
      <w:marLeft w:val="640"/>
      <w:marRight w:val="0"/>
      <w:marTop w:val="0"/>
      <w:marBottom w:val="0"/>
      <w:divBdr>
        <w:top w:val="none" w:sz="0" w:space="0" w:color="auto"/>
        <w:left w:val="none" w:sz="0" w:space="0" w:color="auto"/>
        <w:bottom w:val="none" w:sz="0" w:space="0" w:color="auto"/>
        <w:right w:val="none" w:sz="0" w:space="0" w:color="auto"/>
      </w:divBdr>
    </w:div>
    <w:div w:id="1273561294">
      <w:marLeft w:val="640"/>
      <w:marRight w:val="0"/>
      <w:marTop w:val="0"/>
      <w:marBottom w:val="0"/>
      <w:divBdr>
        <w:top w:val="none" w:sz="0" w:space="0" w:color="auto"/>
        <w:left w:val="none" w:sz="0" w:space="0" w:color="auto"/>
        <w:bottom w:val="none" w:sz="0" w:space="0" w:color="auto"/>
        <w:right w:val="none" w:sz="0" w:space="0" w:color="auto"/>
      </w:divBdr>
    </w:div>
    <w:div w:id="1273826207">
      <w:marLeft w:val="640"/>
      <w:marRight w:val="0"/>
      <w:marTop w:val="0"/>
      <w:marBottom w:val="0"/>
      <w:divBdr>
        <w:top w:val="none" w:sz="0" w:space="0" w:color="auto"/>
        <w:left w:val="none" w:sz="0" w:space="0" w:color="auto"/>
        <w:bottom w:val="none" w:sz="0" w:space="0" w:color="auto"/>
        <w:right w:val="none" w:sz="0" w:space="0" w:color="auto"/>
      </w:divBdr>
    </w:div>
    <w:div w:id="1273901753">
      <w:marLeft w:val="640"/>
      <w:marRight w:val="0"/>
      <w:marTop w:val="0"/>
      <w:marBottom w:val="0"/>
      <w:divBdr>
        <w:top w:val="none" w:sz="0" w:space="0" w:color="auto"/>
        <w:left w:val="none" w:sz="0" w:space="0" w:color="auto"/>
        <w:bottom w:val="none" w:sz="0" w:space="0" w:color="auto"/>
        <w:right w:val="none" w:sz="0" w:space="0" w:color="auto"/>
      </w:divBdr>
    </w:div>
    <w:div w:id="1273903703">
      <w:marLeft w:val="640"/>
      <w:marRight w:val="0"/>
      <w:marTop w:val="0"/>
      <w:marBottom w:val="0"/>
      <w:divBdr>
        <w:top w:val="none" w:sz="0" w:space="0" w:color="auto"/>
        <w:left w:val="none" w:sz="0" w:space="0" w:color="auto"/>
        <w:bottom w:val="none" w:sz="0" w:space="0" w:color="auto"/>
        <w:right w:val="none" w:sz="0" w:space="0" w:color="auto"/>
      </w:divBdr>
    </w:div>
    <w:div w:id="1274481315">
      <w:marLeft w:val="640"/>
      <w:marRight w:val="0"/>
      <w:marTop w:val="0"/>
      <w:marBottom w:val="0"/>
      <w:divBdr>
        <w:top w:val="none" w:sz="0" w:space="0" w:color="auto"/>
        <w:left w:val="none" w:sz="0" w:space="0" w:color="auto"/>
        <w:bottom w:val="none" w:sz="0" w:space="0" w:color="auto"/>
        <w:right w:val="none" w:sz="0" w:space="0" w:color="auto"/>
      </w:divBdr>
    </w:div>
    <w:div w:id="1275138758">
      <w:marLeft w:val="640"/>
      <w:marRight w:val="0"/>
      <w:marTop w:val="0"/>
      <w:marBottom w:val="0"/>
      <w:divBdr>
        <w:top w:val="none" w:sz="0" w:space="0" w:color="auto"/>
        <w:left w:val="none" w:sz="0" w:space="0" w:color="auto"/>
        <w:bottom w:val="none" w:sz="0" w:space="0" w:color="auto"/>
        <w:right w:val="none" w:sz="0" w:space="0" w:color="auto"/>
      </w:divBdr>
    </w:div>
    <w:div w:id="1275677371">
      <w:marLeft w:val="640"/>
      <w:marRight w:val="0"/>
      <w:marTop w:val="0"/>
      <w:marBottom w:val="0"/>
      <w:divBdr>
        <w:top w:val="none" w:sz="0" w:space="0" w:color="auto"/>
        <w:left w:val="none" w:sz="0" w:space="0" w:color="auto"/>
        <w:bottom w:val="none" w:sz="0" w:space="0" w:color="auto"/>
        <w:right w:val="none" w:sz="0" w:space="0" w:color="auto"/>
      </w:divBdr>
    </w:div>
    <w:div w:id="1276250453">
      <w:marLeft w:val="640"/>
      <w:marRight w:val="0"/>
      <w:marTop w:val="0"/>
      <w:marBottom w:val="0"/>
      <w:divBdr>
        <w:top w:val="none" w:sz="0" w:space="0" w:color="auto"/>
        <w:left w:val="none" w:sz="0" w:space="0" w:color="auto"/>
        <w:bottom w:val="none" w:sz="0" w:space="0" w:color="auto"/>
        <w:right w:val="none" w:sz="0" w:space="0" w:color="auto"/>
      </w:divBdr>
    </w:div>
    <w:div w:id="1277374766">
      <w:marLeft w:val="640"/>
      <w:marRight w:val="0"/>
      <w:marTop w:val="0"/>
      <w:marBottom w:val="0"/>
      <w:divBdr>
        <w:top w:val="none" w:sz="0" w:space="0" w:color="auto"/>
        <w:left w:val="none" w:sz="0" w:space="0" w:color="auto"/>
        <w:bottom w:val="none" w:sz="0" w:space="0" w:color="auto"/>
        <w:right w:val="none" w:sz="0" w:space="0" w:color="auto"/>
      </w:divBdr>
    </w:div>
    <w:div w:id="1278754259">
      <w:marLeft w:val="640"/>
      <w:marRight w:val="0"/>
      <w:marTop w:val="0"/>
      <w:marBottom w:val="0"/>
      <w:divBdr>
        <w:top w:val="none" w:sz="0" w:space="0" w:color="auto"/>
        <w:left w:val="none" w:sz="0" w:space="0" w:color="auto"/>
        <w:bottom w:val="none" w:sz="0" w:space="0" w:color="auto"/>
        <w:right w:val="none" w:sz="0" w:space="0" w:color="auto"/>
      </w:divBdr>
    </w:div>
    <w:div w:id="1278875089">
      <w:marLeft w:val="640"/>
      <w:marRight w:val="0"/>
      <w:marTop w:val="0"/>
      <w:marBottom w:val="0"/>
      <w:divBdr>
        <w:top w:val="none" w:sz="0" w:space="0" w:color="auto"/>
        <w:left w:val="none" w:sz="0" w:space="0" w:color="auto"/>
        <w:bottom w:val="none" w:sz="0" w:space="0" w:color="auto"/>
        <w:right w:val="none" w:sz="0" w:space="0" w:color="auto"/>
      </w:divBdr>
    </w:div>
    <w:div w:id="1278947553">
      <w:marLeft w:val="640"/>
      <w:marRight w:val="0"/>
      <w:marTop w:val="0"/>
      <w:marBottom w:val="0"/>
      <w:divBdr>
        <w:top w:val="none" w:sz="0" w:space="0" w:color="auto"/>
        <w:left w:val="none" w:sz="0" w:space="0" w:color="auto"/>
        <w:bottom w:val="none" w:sz="0" w:space="0" w:color="auto"/>
        <w:right w:val="none" w:sz="0" w:space="0" w:color="auto"/>
      </w:divBdr>
    </w:div>
    <w:div w:id="1279020581">
      <w:marLeft w:val="640"/>
      <w:marRight w:val="0"/>
      <w:marTop w:val="0"/>
      <w:marBottom w:val="0"/>
      <w:divBdr>
        <w:top w:val="none" w:sz="0" w:space="0" w:color="auto"/>
        <w:left w:val="none" w:sz="0" w:space="0" w:color="auto"/>
        <w:bottom w:val="none" w:sz="0" w:space="0" w:color="auto"/>
        <w:right w:val="none" w:sz="0" w:space="0" w:color="auto"/>
      </w:divBdr>
    </w:div>
    <w:div w:id="1279333242">
      <w:marLeft w:val="640"/>
      <w:marRight w:val="0"/>
      <w:marTop w:val="0"/>
      <w:marBottom w:val="0"/>
      <w:divBdr>
        <w:top w:val="none" w:sz="0" w:space="0" w:color="auto"/>
        <w:left w:val="none" w:sz="0" w:space="0" w:color="auto"/>
        <w:bottom w:val="none" w:sz="0" w:space="0" w:color="auto"/>
        <w:right w:val="none" w:sz="0" w:space="0" w:color="auto"/>
      </w:divBdr>
    </w:div>
    <w:div w:id="1279487736">
      <w:marLeft w:val="640"/>
      <w:marRight w:val="0"/>
      <w:marTop w:val="0"/>
      <w:marBottom w:val="0"/>
      <w:divBdr>
        <w:top w:val="none" w:sz="0" w:space="0" w:color="auto"/>
        <w:left w:val="none" w:sz="0" w:space="0" w:color="auto"/>
        <w:bottom w:val="none" w:sz="0" w:space="0" w:color="auto"/>
        <w:right w:val="none" w:sz="0" w:space="0" w:color="auto"/>
      </w:divBdr>
    </w:div>
    <w:div w:id="1279604266">
      <w:marLeft w:val="640"/>
      <w:marRight w:val="0"/>
      <w:marTop w:val="0"/>
      <w:marBottom w:val="0"/>
      <w:divBdr>
        <w:top w:val="none" w:sz="0" w:space="0" w:color="auto"/>
        <w:left w:val="none" w:sz="0" w:space="0" w:color="auto"/>
        <w:bottom w:val="none" w:sz="0" w:space="0" w:color="auto"/>
        <w:right w:val="none" w:sz="0" w:space="0" w:color="auto"/>
      </w:divBdr>
    </w:div>
    <w:div w:id="1280263159">
      <w:marLeft w:val="640"/>
      <w:marRight w:val="0"/>
      <w:marTop w:val="0"/>
      <w:marBottom w:val="0"/>
      <w:divBdr>
        <w:top w:val="none" w:sz="0" w:space="0" w:color="auto"/>
        <w:left w:val="none" w:sz="0" w:space="0" w:color="auto"/>
        <w:bottom w:val="none" w:sz="0" w:space="0" w:color="auto"/>
        <w:right w:val="none" w:sz="0" w:space="0" w:color="auto"/>
      </w:divBdr>
    </w:div>
    <w:div w:id="1280406666">
      <w:marLeft w:val="640"/>
      <w:marRight w:val="0"/>
      <w:marTop w:val="0"/>
      <w:marBottom w:val="0"/>
      <w:divBdr>
        <w:top w:val="none" w:sz="0" w:space="0" w:color="auto"/>
        <w:left w:val="none" w:sz="0" w:space="0" w:color="auto"/>
        <w:bottom w:val="none" w:sz="0" w:space="0" w:color="auto"/>
        <w:right w:val="none" w:sz="0" w:space="0" w:color="auto"/>
      </w:divBdr>
    </w:div>
    <w:div w:id="1280408058">
      <w:marLeft w:val="640"/>
      <w:marRight w:val="0"/>
      <w:marTop w:val="0"/>
      <w:marBottom w:val="0"/>
      <w:divBdr>
        <w:top w:val="none" w:sz="0" w:space="0" w:color="auto"/>
        <w:left w:val="none" w:sz="0" w:space="0" w:color="auto"/>
        <w:bottom w:val="none" w:sz="0" w:space="0" w:color="auto"/>
        <w:right w:val="none" w:sz="0" w:space="0" w:color="auto"/>
      </w:divBdr>
    </w:div>
    <w:div w:id="1280601274">
      <w:marLeft w:val="640"/>
      <w:marRight w:val="0"/>
      <w:marTop w:val="0"/>
      <w:marBottom w:val="0"/>
      <w:divBdr>
        <w:top w:val="none" w:sz="0" w:space="0" w:color="auto"/>
        <w:left w:val="none" w:sz="0" w:space="0" w:color="auto"/>
        <w:bottom w:val="none" w:sz="0" w:space="0" w:color="auto"/>
        <w:right w:val="none" w:sz="0" w:space="0" w:color="auto"/>
      </w:divBdr>
    </w:div>
    <w:div w:id="1281491800">
      <w:marLeft w:val="640"/>
      <w:marRight w:val="0"/>
      <w:marTop w:val="0"/>
      <w:marBottom w:val="0"/>
      <w:divBdr>
        <w:top w:val="none" w:sz="0" w:space="0" w:color="auto"/>
        <w:left w:val="none" w:sz="0" w:space="0" w:color="auto"/>
        <w:bottom w:val="none" w:sz="0" w:space="0" w:color="auto"/>
        <w:right w:val="none" w:sz="0" w:space="0" w:color="auto"/>
      </w:divBdr>
    </w:div>
    <w:div w:id="1281953489">
      <w:marLeft w:val="640"/>
      <w:marRight w:val="0"/>
      <w:marTop w:val="0"/>
      <w:marBottom w:val="0"/>
      <w:divBdr>
        <w:top w:val="none" w:sz="0" w:space="0" w:color="auto"/>
        <w:left w:val="none" w:sz="0" w:space="0" w:color="auto"/>
        <w:bottom w:val="none" w:sz="0" w:space="0" w:color="auto"/>
        <w:right w:val="none" w:sz="0" w:space="0" w:color="auto"/>
      </w:divBdr>
    </w:div>
    <w:div w:id="1282688877">
      <w:marLeft w:val="640"/>
      <w:marRight w:val="0"/>
      <w:marTop w:val="0"/>
      <w:marBottom w:val="0"/>
      <w:divBdr>
        <w:top w:val="none" w:sz="0" w:space="0" w:color="auto"/>
        <w:left w:val="none" w:sz="0" w:space="0" w:color="auto"/>
        <w:bottom w:val="none" w:sz="0" w:space="0" w:color="auto"/>
        <w:right w:val="none" w:sz="0" w:space="0" w:color="auto"/>
      </w:divBdr>
    </w:div>
    <w:div w:id="1282885840">
      <w:marLeft w:val="640"/>
      <w:marRight w:val="0"/>
      <w:marTop w:val="0"/>
      <w:marBottom w:val="0"/>
      <w:divBdr>
        <w:top w:val="none" w:sz="0" w:space="0" w:color="auto"/>
        <w:left w:val="none" w:sz="0" w:space="0" w:color="auto"/>
        <w:bottom w:val="none" w:sz="0" w:space="0" w:color="auto"/>
        <w:right w:val="none" w:sz="0" w:space="0" w:color="auto"/>
      </w:divBdr>
    </w:div>
    <w:div w:id="1282952461">
      <w:marLeft w:val="640"/>
      <w:marRight w:val="0"/>
      <w:marTop w:val="0"/>
      <w:marBottom w:val="0"/>
      <w:divBdr>
        <w:top w:val="none" w:sz="0" w:space="0" w:color="auto"/>
        <w:left w:val="none" w:sz="0" w:space="0" w:color="auto"/>
        <w:bottom w:val="none" w:sz="0" w:space="0" w:color="auto"/>
        <w:right w:val="none" w:sz="0" w:space="0" w:color="auto"/>
      </w:divBdr>
    </w:div>
    <w:div w:id="1282960557">
      <w:marLeft w:val="640"/>
      <w:marRight w:val="0"/>
      <w:marTop w:val="0"/>
      <w:marBottom w:val="0"/>
      <w:divBdr>
        <w:top w:val="none" w:sz="0" w:space="0" w:color="auto"/>
        <w:left w:val="none" w:sz="0" w:space="0" w:color="auto"/>
        <w:bottom w:val="none" w:sz="0" w:space="0" w:color="auto"/>
        <w:right w:val="none" w:sz="0" w:space="0" w:color="auto"/>
      </w:divBdr>
    </w:div>
    <w:div w:id="1283462856">
      <w:marLeft w:val="640"/>
      <w:marRight w:val="0"/>
      <w:marTop w:val="0"/>
      <w:marBottom w:val="0"/>
      <w:divBdr>
        <w:top w:val="none" w:sz="0" w:space="0" w:color="auto"/>
        <w:left w:val="none" w:sz="0" w:space="0" w:color="auto"/>
        <w:bottom w:val="none" w:sz="0" w:space="0" w:color="auto"/>
        <w:right w:val="none" w:sz="0" w:space="0" w:color="auto"/>
      </w:divBdr>
    </w:div>
    <w:div w:id="1285039131">
      <w:marLeft w:val="640"/>
      <w:marRight w:val="0"/>
      <w:marTop w:val="0"/>
      <w:marBottom w:val="0"/>
      <w:divBdr>
        <w:top w:val="none" w:sz="0" w:space="0" w:color="auto"/>
        <w:left w:val="none" w:sz="0" w:space="0" w:color="auto"/>
        <w:bottom w:val="none" w:sz="0" w:space="0" w:color="auto"/>
        <w:right w:val="none" w:sz="0" w:space="0" w:color="auto"/>
      </w:divBdr>
    </w:div>
    <w:div w:id="1285043348">
      <w:marLeft w:val="640"/>
      <w:marRight w:val="0"/>
      <w:marTop w:val="0"/>
      <w:marBottom w:val="0"/>
      <w:divBdr>
        <w:top w:val="none" w:sz="0" w:space="0" w:color="auto"/>
        <w:left w:val="none" w:sz="0" w:space="0" w:color="auto"/>
        <w:bottom w:val="none" w:sz="0" w:space="0" w:color="auto"/>
        <w:right w:val="none" w:sz="0" w:space="0" w:color="auto"/>
      </w:divBdr>
    </w:div>
    <w:div w:id="1285313652">
      <w:marLeft w:val="640"/>
      <w:marRight w:val="0"/>
      <w:marTop w:val="0"/>
      <w:marBottom w:val="0"/>
      <w:divBdr>
        <w:top w:val="none" w:sz="0" w:space="0" w:color="auto"/>
        <w:left w:val="none" w:sz="0" w:space="0" w:color="auto"/>
        <w:bottom w:val="none" w:sz="0" w:space="0" w:color="auto"/>
        <w:right w:val="none" w:sz="0" w:space="0" w:color="auto"/>
      </w:divBdr>
    </w:div>
    <w:div w:id="1285960550">
      <w:marLeft w:val="640"/>
      <w:marRight w:val="0"/>
      <w:marTop w:val="0"/>
      <w:marBottom w:val="0"/>
      <w:divBdr>
        <w:top w:val="none" w:sz="0" w:space="0" w:color="auto"/>
        <w:left w:val="none" w:sz="0" w:space="0" w:color="auto"/>
        <w:bottom w:val="none" w:sz="0" w:space="0" w:color="auto"/>
        <w:right w:val="none" w:sz="0" w:space="0" w:color="auto"/>
      </w:divBdr>
    </w:div>
    <w:div w:id="1286616647">
      <w:marLeft w:val="640"/>
      <w:marRight w:val="0"/>
      <w:marTop w:val="0"/>
      <w:marBottom w:val="0"/>
      <w:divBdr>
        <w:top w:val="none" w:sz="0" w:space="0" w:color="auto"/>
        <w:left w:val="none" w:sz="0" w:space="0" w:color="auto"/>
        <w:bottom w:val="none" w:sz="0" w:space="0" w:color="auto"/>
        <w:right w:val="none" w:sz="0" w:space="0" w:color="auto"/>
      </w:divBdr>
    </w:div>
    <w:div w:id="1287272065">
      <w:marLeft w:val="640"/>
      <w:marRight w:val="0"/>
      <w:marTop w:val="0"/>
      <w:marBottom w:val="0"/>
      <w:divBdr>
        <w:top w:val="none" w:sz="0" w:space="0" w:color="auto"/>
        <w:left w:val="none" w:sz="0" w:space="0" w:color="auto"/>
        <w:bottom w:val="none" w:sz="0" w:space="0" w:color="auto"/>
        <w:right w:val="none" w:sz="0" w:space="0" w:color="auto"/>
      </w:divBdr>
    </w:div>
    <w:div w:id="1288856036">
      <w:marLeft w:val="640"/>
      <w:marRight w:val="0"/>
      <w:marTop w:val="0"/>
      <w:marBottom w:val="0"/>
      <w:divBdr>
        <w:top w:val="none" w:sz="0" w:space="0" w:color="auto"/>
        <w:left w:val="none" w:sz="0" w:space="0" w:color="auto"/>
        <w:bottom w:val="none" w:sz="0" w:space="0" w:color="auto"/>
        <w:right w:val="none" w:sz="0" w:space="0" w:color="auto"/>
      </w:divBdr>
    </w:div>
    <w:div w:id="1288857381">
      <w:marLeft w:val="640"/>
      <w:marRight w:val="0"/>
      <w:marTop w:val="0"/>
      <w:marBottom w:val="0"/>
      <w:divBdr>
        <w:top w:val="none" w:sz="0" w:space="0" w:color="auto"/>
        <w:left w:val="none" w:sz="0" w:space="0" w:color="auto"/>
        <w:bottom w:val="none" w:sz="0" w:space="0" w:color="auto"/>
        <w:right w:val="none" w:sz="0" w:space="0" w:color="auto"/>
      </w:divBdr>
    </w:div>
    <w:div w:id="1288899082">
      <w:marLeft w:val="640"/>
      <w:marRight w:val="0"/>
      <w:marTop w:val="0"/>
      <w:marBottom w:val="0"/>
      <w:divBdr>
        <w:top w:val="none" w:sz="0" w:space="0" w:color="auto"/>
        <w:left w:val="none" w:sz="0" w:space="0" w:color="auto"/>
        <w:bottom w:val="none" w:sz="0" w:space="0" w:color="auto"/>
        <w:right w:val="none" w:sz="0" w:space="0" w:color="auto"/>
      </w:divBdr>
    </w:div>
    <w:div w:id="1289432961">
      <w:marLeft w:val="640"/>
      <w:marRight w:val="0"/>
      <w:marTop w:val="0"/>
      <w:marBottom w:val="0"/>
      <w:divBdr>
        <w:top w:val="none" w:sz="0" w:space="0" w:color="auto"/>
        <w:left w:val="none" w:sz="0" w:space="0" w:color="auto"/>
        <w:bottom w:val="none" w:sz="0" w:space="0" w:color="auto"/>
        <w:right w:val="none" w:sz="0" w:space="0" w:color="auto"/>
      </w:divBdr>
    </w:div>
    <w:div w:id="1290167669">
      <w:marLeft w:val="640"/>
      <w:marRight w:val="0"/>
      <w:marTop w:val="0"/>
      <w:marBottom w:val="0"/>
      <w:divBdr>
        <w:top w:val="none" w:sz="0" w:space="0" w:color="auto"/>
        <w:left w:val="none" w:sz="0" w:space="0" w:color="auto"/>
        <w:bottom w:val="none" w:sz="0" w:space="0" w:color="auto"/>
        <w:right w:val="none" w:sz="0" w:space="0" w:color="auto"/>
      </w:divBdr>
    </w:div>
    <w:div w:id="1290933864">
      <w:marLeft w:val="640"/>
      <w:marRight w:val="0"/>
      <w:marTop w:val="0"/>
      <w:marBottom w:val="0"/>
      <w:divBdr>
        <w:top w:val="none" w:sz="0" w:space="0" w:color="auto"/>
        <w:left w:val="none" w:sz="0" w:space="0" w:color="auto"/>
        <w:bottom w:val="none" w:sz="0" w:space="0" w:color="auto"/>
        <w:right w:val="none" w:sz="0" w:space="0" w:color="auto"/>
      </w:divBdr>
    </w:div>
    <w:div w:id="1291276950">
      <w:marLeft w:val="640"/>
      <w:marRight w:val="0"/>
      <w:marTop w:val="0"/>
      <w:marBottom w:val="0"/>
      <w:divBdr>
        <w:top w:val="none" w:sz="0" w:space="0" w:color="auto"/>
        <w:left w:val="none" w:sz="0" w:space="0" w:color="auto"/>
        <w:bottom w:val="none" w:sz="0" w:space="0" w:color="auto"/>
        <w:right w:val="none" w:sz="0" w:space="0" w:color="auto"/>
      </w:divBdr>
    </w:div>
    <w:div w:id="1291787442">
      <w:marLeft w:val="640"/>
      <w:marRight w:val="0"/>
      <w:marTop w:val="0"/>
      <w:marBottom w:val="0"/>
      <w:divBdr>
        <w:top w:val="none" w:sz="0" w:space="0" w:color="auto"/>
        <w:left w:val="none" w:sz="0" w:space="0" w:color="auto"/>
        <w:bottom w:val="none" w:sz="0" w:space="0" w:color="auto"/>
        <w:right w:val="none" w:sz="0" w:space="0" w:color="auto"/>
      </w:divBdr>
    </w:div>
    <w:div w:id="1292901548">
      <w:marLeft w:val="640"/>
      <w:marRight w:val="0"/>
      <w:marTop w:val="0"/>
      <w:marBottom w:val="0"/>
      <w:divBdr>
        <w:top w:val="none" w:sz="0" w:space="0" w:color="auto"/>
        <w:left w:val="none" w:sz="0" w:space="0" w:color="auto"/>
        <w:bottom w:val="none" w:sz="0" w:space="0" w:color="auto"/>
        <w:right w:val="none" w:sz="0" w:space="0" w:color="auto"/>
      </w:divBdr>
    </w:div>
    <w:div w:id="1293438109">
      <w:marLeft w:val="640"/>
      <w:marRight w:val="0"/>
      <w:marTop w:val="0"/>
      <w:marBottom w:val="0"/>
      <w:divBdr>
        <w:top w:val="none" w:sz="0" w:space="0" w:color="auto"/>
        <w:left w:val="none" w:sz="0" w:space="0" w:color="auto"/>
        <w:bottom w:val="none" w:sz="0" w:space="0" w:color="auto"/>
        <w:right w:val="none" w:sz="0" w:space="0" w:color="auto"/>
      </w:divBdr>
    </w:div>
    <w:div w:id="1293708808">
      <w:marLeft w:val="640"/>
      <w:marRight w:val="0"/>
      <w:marTop w:val="0"/>
      <w:marBottom w:val="0"/>
      <w:divBdr>
        <w:top w:val="none" w:sz="0" w:space="0" w:color="auto"/>
        <w:left w:val="none" w:sz="0" w:space="0" w:color="auto"/>
        <w:bottom w:val="none" w:sz="0" w:space="0" w:color="auto"/>
        <w:right w:val="none" w:sz="0" w:space="0" w:color="auto"/>
      </w:divBdr>
    </w:div>
    <w:div w:id="1294020604">
      <w:bodyDiv w:val="1"/>
      <w:marLeft w:val="0"/>
      <w:marRight w:val="0"/>
      <w:marTop w:val="0"/>
      <w:marBottom w:val="0"/>
      <w:divBdr>
        <w:top w:val="none" w:sz="0" w:space="0" w:color="auto"/>
        <w:left w:val="none" w:sz="0" w:space="0" w:color="auto"/>
        <w:bottom w:val="none" w:sz="0" w:space="0" w:color="auto"/>
        <w:right w:val="none" w:sz="0" w:space="0" w:color="auto"/>
      </w:divBdr>
      <w:divsChild>
        <w:div w:id="8023848">
          <w:marLeft w:val="640"/>
          <w:marRight w:val="0"/>
          <w:marTop w:val="0"/>
          <w:marBottom w:val="0"/>
          <w:divBdr>
            <w:top w:val="none" w:sz="0" w:space="0" w:color="auto"/>
            <w:left w:val="none" w:sz="0" w:space="0" w:color="auto"/>
            <w:bottom w:val="none" w:sz="0" w:space="0" w:color="auto"/>
            <w:right w:val="none" w:sz="0" w:space="0" w:color="auto"/>
          </w:divBdr>
        </w:div>
        <w:div w:id="14233836">
          <w:marLeft w:val="640"/>
          <w:marRight w:val="0"/>
          <w:marTop w:val="0"/>
          <w:marBottom w:val="0"/>
          <w:divBdr>
            <w:top w:val="none" w:sz="0" w:space="0" w:color="auto"/>
            <w:left w:val="none" w:sz="0" w:space="0" w:color="auto"/>
            <w:bottom w:val="none" w:sz="0" w:space="0" w:color="auto"/>
            <w:right w:val="none" w:sz="0" w:space="0" w:color="auto"/>
          </w:divBdr>
        </w:div>
        <w:div w:id="30348425">
          <w:marLeft w:val="640"/>
          <w:marRight w:val="0"/>
          <w:marTop w:val="0"/>
          <w:marBottom w:val="0"/>
          <w:divBdr>
            <w:top w:val="none" w:sz="0" w:space="0" w:color="auto"/>
            <w:left w:val="none" w:sz="0" w:space="0" w:color="auto"/>
            <w:bottom w:val="none" w:sz="0" w:space="0" w:color="auto"/>
            <w:right w:val="none" w:sz="0" w:space="0" w:color="auto"/>
          </w:divBdr>
        </w:div>
        <w:div w:id="34935607">
          <w:marLeft w:val="640"/>
          <w:marRight w:val="0"/>
          <w:marTop w:val="0"/>
          <w:marBottom w:val="0"/>
          <w:divBdr>
            <w:top w:val="none" w:sz="0" w:space="0" w:color="auto"/>
            <w:left w:val="none" w:sz="0" w:space="0" w:color="auto"/>
            <w:bottom w:val="none" w:sz="0" w:space="0" w:color="auto"/>
            <w:right w:val="none" w:sz="0" w:space="0" w:color="auto"/>
          </w:divBdr>
        </w:div>
        <w:div w:id="42216431">
          <w:marLeft w:val="640"/>
          <w:marRight w:val="0"/>
          <w:marTop w:val="0"/>
          <w:marBottom w:val="0"/>
          <w:divBdr>
            <w:top w:val="none" w:sz="0" w:space="0" w:color="auto"/>
            <w:left w:val="none" w:sz="0" w:space="0" w:color="auto"/>
            <w:bottom w:val="none" w:sz="0" w:space="0" w:color="auto"/>
            <w:right w:val="none" w:sz="0" w:space="0" w:color="auto"/>
          </w:divBdr>
        </w:div>
        <w:div w:id="45032042">
          <w:marLeft w:val="640"/>
          <w:marRight w:val="0"/>
          <w:marTop w:val="0"/>
          <w:marBottom w:val="0"/>
          <w:divBdr>
            <w:top w:val="none" w:sz="0" w:space="0" w:color="auto"/>
            <w:left w:val="none" w:sz="0" w:space="0" w:color="auto"/>
            <w:bottom w:val="none" w:sz="0" w:space="0" w:color="auto"/>
            <w:right w:val="none" w:sz="0" w:space="0" w:color="auto"/>
          </w:divBdr>
        </w:div>
        <w:div w:id="54134435">
          <w:marLeft w:val="640"/>
          <w:marRight w:val="0"/>
          <w:marTop w:val="0"/>
          <w:marBottom w:val="0"/>
          <w:divBdr>
            <w:top w:val="none" w:sz="0" w:space="0" w:color="auto"/>
            <w:left w:val="none" w:sz="0" w:space="0" w:color="auto"/>
            <w:bottom w:val="none" w:sz="0" w:space="0" w:color="auto"/>
            <w:right w:val="none" w:sz="0" w:space="0" w:color="auto"/>
          </w:divBdr>
        </w:div>
        <w:div w:id="56974181">
          <w:marLeft w:val="640"/>
          <w:marRight w:val="0"/>
          <w:marTop w:val="0"/>
          <w:marBottom w:val="0"/>
          <w:divBdr>
            <w:top w:val="none" w:sz="0" w:space="0" w:color="auto"/>
            <w:left w:val="none" w:sz="0" w:space="0" w:color="auto"/>
            <w:bottom w:val="none" w:sz="0" w:space="0" w:color="auto"/>
            <w:right w:val="none" w:sz="0" w:space="0" w:color="auto"/>
          </w:divBdr>
        </w:div>
        <w:div w:id="60296335">
          <w:marLeft w:val="640"/>
          <w:marRight w:val="0"/>
          <w:marTop w:val="0"/>
          <w:marBottom w:val="0"/>
          <w:divBdr>
            <w:top w:val="none" w:sz="0" w:space="0" w:color="auto"/>
            <w:left w:val="none" w:sz="0" w:space="0" w:color="auto"/>
            <w:bottom w:val="none" w:sz="0" w:space="0" w:color="auto"/>
            <w:right w:val="none" w:sz="0" w:space="0" w:color="auto"/>
          </w:divBdr>
        </w:div>
        <w:div w:id="92822961">
          <w:marLeft w:val="640"/>
          <w:marRight w:val="0"/>
          <w:marTop w:val="0"/>
          <w:marBottom w:val="0"/>
          <w:divBdr>
            <w:top w:val="none" w:sz="0" w:space="0" w:color="auto"/>
            <w:left w:val="none" w:sz="0" w:space="0" w:color="auto"/>
            <w:bottom w:val="none" w:sz="0" w:space="0" w:color="auto"/>
            <w:right w:val="none" w:sz="0" w:space="0" w:color="auto"/>
          </w:divBdr>
        </w:div>
        <w:div w:id="105658374">
          <w:marLeft w:val="640"/>
          <w:marRight w:val="0"/>
          <w:marTop w:val="0"/>
          <w:marBottom w:val="0"/>
          <w:divBdr>
            <w:top w:val="none" w:sz="0" w:space="0" w:color="auto"/>
            <w:left w:val="none" w:sz="0" w:space="0" w:color="auto"/>
            <w:bottom w:val="none" w:sz="0" w:space="0" w:color="auto"/>
            <w:right w:val="none" w:sz="0" w:space="0" w:color="auto"/>
          </w:divBdr>
        </w:div>
        <w:div w:id="118571280">
          <w:marLeft w:val="640"/>
          <w:marRight w:val="0"/>
          <w:marTop w:val="0"/>
          <w:marBottom w:val="0"/>
          <w:divBdr>
            <w:top w:val="none" w:sz="0" w:space="0" w:color="auto"/>
            <w:left w:val="none" w:sz="0" w:space="0" w:color="auto"/>
            <w:bottom w:val="none" w:sz="0" w:space="0" w:color="auto"/>
            <w:right w:val="none" w:sz="0" w:space="0" w:color="auto"/>
          </w:divBdr>
        </w:div>
        <w:div w:id="122500795">
          <w:marLeft w:val="640"/>
          <w:marRight w:val="0"/>
          <w:marTop w:val="0"/>
          <w:marBottom w:val="0"/>
          <w:divBdr>
            <w:top w:val="none" w:sz="0" w:space="0" w:color="auto"/>
            <w:left w:val="none" w:sz="0" w:space="0" w:color="auto"/>
            <w:bottom w:val="none" w:sz="0" w:space="0" w:color="auto"/>
            <w:right w:val="none" w:sz="0" w:space="0" w:color="auto"/>
          </w:divBdr>
        </w:div>
        <w:div w:id="123157241">
          <w:marLeft w:val="640"/>
          <w:marRight w:val="0"/>
          <w:marTop w:val="0"/>
          <w:marBottom w:val="0"/>
          <w:divBdr>
            <w:top w:val="none" w:sz="0" w:space="0" w:color="auto"/>
            <w:left w:val="none" w:sz="0" w:space="0" w:color="auto"/>
            <w:bottom w:val="none" w:sz="0" w:space="0" w:color="auto"/>
            <w:right w:val="none" w:sz="0" w:space="0" w:color="auto"/>
          </w:divBdr>
        </w:div>
        <w:div w:id="124589240">
          <w:marLeft w:val="640"/>
          <w:marRight w:val="0"/>
          <w:marTop w:val="0"/>
          <w:marBottom w:val="0"/>
          <w:divBdr>
            <w:top w:val="none" w:sz="0" w:space="0" w:color="auto"/>
            <w:left w:val="none" w:sz="0" w:space="0" w:color="auto"/>
            <w:bottom w:val="none" w:sz="0" w:space="0" w:color="auto"/>
            <w:right w:val="none" w:sz="0" w:space="0" w:color="auto"/>
          </w:divBdr>
        </w:div>
        <w:div w:id="125510871">
          <w:marLeft w:val="640"/>
          <w:marRight w:val="0"/>
          <w:marTop w:val="0"/>
          <w:marBottom w:val="0"/>
          <w:divBdr>
            <w:top w:val="none" w:sz="0" w:space="0" w:color="auto"/>
            <w:left w:val="none" w:sz="0" w:space="0" w:color="auto"/>
            <w:bottom w:val="none" w:sz="0" w:space="0" w:color="auto"/>
            <w:right w:val="none" w:sz="0" w:space="0" w:color="auto"/>
          </w:divBdr>
        </w:div>
        <w:div w:id="129834165">
          <w:marLeft w:val="640"/>
          <w:marRight w:val="0"/>
          <w:marTop w:val="0"/>
          <w:marBottom w:val="0"/>
          <w:divBdr>
            <w:top w:val="none" w:sz="0" w:space="0" w:color="auto"/>
            <w:left w:val="none" w:sz="0" w:space="0" w:color="auto"/>
            <w:bottom w:val="none" w:sz="0" w:space="0" w:color="auto"/>
            <w:right w:val="none" w:sz="0" w:space="0" w:color="auto"/>
          </w:divBdr>
        </w:div>
        <w:div w:id="143666150">
          <w:marLeft w:val="640"/>
          <w:marRight w:val="0"/>
          <w:marTop w:val="0"/>
          <w:marBottom w:val="0"/>
          <w:divBdr>
            <w:top w:val="none" w:sz="0" w:space="0" w:color="auto"/>
            <w:left w:val="none" w:sz="0" w:space="0" w:color="auto"/>
            <w:bottom w:val="none" w:sz="0" w:space="0" w:color="auto"/>
            <w:right w:val="none" w:sz="0" w:space="0" w:color="auto"/>
          </w:divBdr>
        </w:div>
        <w:div w:id="153884419">
          <w:marLeft w:val="640"/>
          <w:marRight w:val="0"/>
          <w:marTop w:val="0"/>
          <w:marBottom w:val="0"/>
          <w:divBdr>
            <w:top w:val="none" w:sz="0" w:space="0" w:color="auto"/>
            <w:left w:val="none" w:sz="0" w:space="0" w:color="auto"/>
            <w:bottom w:val="none" w:sz="0" w:space="0" w:color="auto"/>
            <w:right w:val="none" w:sz="0" w:space="0" w:color="auto"/>
          </w:divBdr>
        </w:div>
        <w:div w:id="178004204">
          <w:marLeft w:val="640"/>
          <w:marRight w:val="0"/>
          <w:marTop w:val="0"/>
          <w:marBottom w:val="0"/>
          <w:divBdr>
            <w:top w:val="none" w:sz="0" w:space="0" w:color="auto"/>
            <w:left w:val="none" w:sz="0" w:space="0" w:color="auto"/>
            <w:bottom w:val="none" w:sz="0" w:space="0" w:color="auto"/>
            <w:right w:val="none" w:sz="0" w:space="0" w:color="auto"/>
          </w:divBdr>
        </w:div>
        <w:div w:id="187914318">
          <w:marLeft w:val="640"/>
          <w:marRight w:val="0"/>
          <w:marTop w:val="0"/>
          <w:marBottom w:val="0"/>
          <w:divBdr>
            <w:top w:val="none" w:sz="0" w:space="0" w:color="auto"/>
            <w:left w:val="none" w:sz="0" w:space="0" w:color="auto"/>
            <w:bottom w:val="none" w:sz="0" w:space="0" w:color="auto"/>
            <w:right w:val="none" w:sz="0" w:space="0" w:color="auto"/>
          </w:divBdr>
        </w:div>
        <w:div w:id="189806636">
          <w:marLeft w:val="640"/>
          <w:marRight w:val="0"/>
          <w:marTop w:val="0"/>
          <w:marBottom w:val="0"/>
          <w:divBdr>
            <w:top w:val="none" w:sz="0" w:space="0" w:color="auto"/>
            <w:left w:val="none" w:sz="0" w:space="0" w:color="auto"/>
            <w:bottom w:val="none" w:sz="0" w:space="0" w:color="auto"/>
            <w:right w:val="none" w:sz="0" w:space="0" w:color="auto"/>
          </w:divBdr>
        </w:div>
        <w:div w:id="194778846">
          <w:marLeft w:val="640"/>
          <w:marRight w:val="0"/>
          <w:marTop w:val="0"/>
          <w:marBottom w:val="0"/>
          <w:divBdr>
            <w:top w:val="none" w:sz="0" w:space="0" w:color="auto"/>
            <w:left w:val="none" w:sz="0" w:space="0" w:color="auto"/>
            <w:bottom w:val="none" w:sz="0" w:space="0" w:color="auto"/>
            <w:right w:val="none" w:sz="0" w:space="0" w:color="auto"/>
          </w:divBdr>
        </w:div>
        <w:div w:id="195504661">
          <w:marLeft w:val="640"/>
          <w:marRight w:val="0"/>
          <w:marTop w:val="0"/>
          <w:marBottom w:val="0"/>
          <w:divBdr>
            <w:top w:val="none" w:sz="0" w:space="0" w:color="auto"/>
            <w:left w:val="none" w:sz="0" w:space="0" w:color="auto"/>
            <w:bottom w:val="none" w:sz="0" w:space="0" w:color="auto"/>
            <w:right w:val="none" w:sz="0" w:space="0" w:color="auto"/>
          </w:divBdr>
        </w:div>
        <w:div w:id="207038564">
          <w:marLeft w:val="640"/>
          <w:marRight w:val="0"/>
          <w:marTop w:val="0"/>
          <w:marBottom w:val="0"/>
          <w:divBdr>
            <w:top w:val="none" w:sz="0" w:space="0" w:color="auto"/>
            <w:left w:val="none" w:sz="0" w:space="0" w:color="auto"/>
            <w:bottom w:val="none" w:sz="0" w:space="0" w:color="auto"/>
            <w:right w:val="none" w:sz="0" w:space="0" w:color="auto"/>
          </w:divBdr>
        </w:div>
        <w:div w:id="217131312">
          <w:marLeft w:val="640"/>
          <w:marRight w:val="0"/>
          <w:marTop w:val="0"/>
          <w:marBottom w:val="0"/>
          <w:divBdr>
            <w:top w:val="none" w:sz="0" w:space="0" w:color="auto"/>
            <w:left w:val="none" w:sz="0" w:space="0" w:color="auto"/>
            <w:bottom w:val="none" w:sz="0" w:space="0" w:color="auto"/>
            <w:right w:val="none" w:sz="0" w:space="0" w:color="auto"/>
          </w:divBdr>
        </w:div>
        <w:div w:id="222107062">
          <w:marLeft w:val="640"/>
          <w:marRight w:val="0"/>
          <w:marTop w:val="0"/>
          <w:marBottom w:val="0"/>
          <w:divBdr>
            <w:top w:val="none" w:sz="0" w:space="0" w:color="auto"/>
            <w:left w:val="none" w:sz="0" w:space="0" w:color="auto"/>
            <w:bottom w:val="none" w:sz="0" w:space="0" w:color="auto"/>
            <w:right w:val="none" w:sz="0" w:space="0" w:color="auto"/>
          </w:divBdr>
        </w:div>
        <w:div w:id="241909405">
          <w:marLeft w:val="640"/>
          <w:marRight w:val="0"/>
          <w:marTop w:val="0"/>
          <w:marBottom w:val="0"/>
          <w:divBdr>
            <w:top w:val="none" w:sz="0" w:space="0" w:color="auto"/>
            <w:left w:val="none" w:sz="0" w:space="0" w:color="auto"/>
            <w:bottom w:val="none" w:sz="0" w:space="0" w:color="auto"/>
            <w:right w:val="none" w:sz="0" w:space="0" w:color="auto"/>
          </w:divBdr>
        </w:div>
        <w:div w:id="249778258">
          <w:marLeft w:val="640"/>
          <w:marRight w:val="0"/>
          <w:marTop w:val="0"/>
          <w:marBottom w:val="0"/>
          <w:divBdr>
            <w:top w:val="none" w:sz="0" w:space="0" w:color="auto"/>
            <w:left w:val="none" w:sz="0" w:space="0" w:color="auto"/>
            <w:bottom w:val="none" w:sz="0" w:space="0" w:color="auto"/>
            <w:right w:val="none" w:sz="0" w:space="0" w:color="auto"/>
          </w:divBdr>
        </w:div>
        <w:div w:id="252205175">
          <w:marLeft w:val="640"/>
          <w:marRight w:val="0"/>
          <w:marTop w:val="0"/>
          <w:marBottom w:val="0"/>
          <w:divBdr>
            <w:top w:val="none" w:sz="0" w:space="0" w:color="auto"/>
            <w:left w:val="none" w:sz="0" w:space="0" w:color="auto"/>
            <w:bottom w:val="none" w:sz="0" w:space="0" w:color="auto"/>
            <w:right w:val="none" w:sz="0" w:space="0" w:color="auto"/>
          </w:divBdr>
        </w:div>
        <w:div w:id="263420832">
          <w:marLeft w:val="640"/>
          <w:marRight w:val="0"/>
          <w:marTop w:val="0"/>
          <w:marBottom w:val="0"/>
          <w:divBdr>
            <w:top w:val="none" w:sz="0" w:space="0" w:color="auto"/>
            <w:left w:val="none" w:sz="0" w:space="0" w:color="auto"/>
            <w:bottom w:val="none" w:sz="0" w:space="0" w:color="auto"/>
            <w:right w:val="none" w:sz="0" w:space="0" w:color="auto"/>
          </w:divBdr>
        </w:div>
        <w:div w:id="264004607">
          <w:marLeft w:val="640"/>
          <w:marRight w:val="0"/>
          <w:marTop w:val="0"/>
          <w:marBottom w:val="0"/>
          <w:divBdr>
            <w:top w:val="none" w:sz="0" w:space="0" w:color="auto"/>
            <w:left w:val="none" w:sz="0" w:space="0" w:color="auto"/>
            <w:bottom w:val="none" w:sz="0" w:space="0" w:color="auto"/>
            <w:right w:val="none" w:sz="0" w:space="0" w:color="auto"/>
          </w:divBdr>
        </w:div>
        <w:div w:id="264461054">
          <w:marLeft w:val="640"/>
          <w:marRight w:val="0"/>
          <w:marTop w:val="0"/>
          <w:marBottom w:val="0"/>
          <w:divBdr>
            <w:top w:val="none" w:sz="0" w:space="0" w:color="auto"/>
            <w:left w:val="none" w:sz="0" w:space="0" w:color="auto"/>
            <w:bottom w:val="none" w:sz="0" w:space="0" w:color="auto"/>
            <w:right w:val="none" w:sz="0" w:space="0" w:color="auto"/>
          </w:divBdr>
        </w:div>
        <w:div w:id="271128006">
          <w:marLeft w:val="640"/>
          <w:marRight w:val="0"/>
          <w:marTop w:val="0"/>
          <w:marBottom w:val="0"/>
          <w:divBdr>
            <w:top w:val="none" w:sz="0" w:space="0" w:color="auto"/>
            <w:left w:val="none" w:sz="0" w:space="0" w:color="auto"/>
            <w:bottom w:val="none" w:sz="0" w:space="0" w:color="auto"/>
            <w:right w:val="none" w:sz="0" w:space="0" w:color="auto"/>
          </w:divBdr>
        </w:div>
        <w:div w:id="274100945">
          <w:marLeft w:val="640"/>
          <w:marRight w:val="0"/>
          <w:marTop w:val="0"/>
          <w:marBottom w:val="0"/>
          <w:divBdr>
            <w:top w:val="none" w:sz="0" w:space="0" w:color="auto"/>
            <w:left w:val="none" w:sz="0" w:space="0" w:color="auto"/>
            <w:bottom w:val="none" w:sz="0" w:space="0" w:color="auto"/>
            <w:right w:val="none" w:sz="0" w:space="0" w:color="auto"/>
          </w:divBdr>
        </w:div>
        <w:div w:id="286014238">
          <w:marLeft w:val="640"/>
          <w:marRight w:val="0"/>
          <w:marTop w:val="0"/>
          <w:marBottom w:val="0"/>
          <w:divBdr>
            <w:top w:val="none" w:sz="0" w:space="0" w:color="auto"/>
            <w:left w:val="none" w:sz="0" w:space="0" w:color="auto"/>
            <w:bottom w:val="none" w:sz="0" w:space="0" w:color="auto"/>
            <w:right w:val="none" w:sz="0" w:space="0" w:color="auto"/>
          </w:divBdr>
        </w:div>
        <w:div w:id="293100334">
          <w:marLeft w:val="640"/>
          <w:marRight w:val="0"/>
          <w:marTop w:val="0"/>
          <w:marBottom w:val="0"/>
          <w:divBdr>
            <w:top w:val="none" w:sz="0" w:space="0" w:color="auto"/>
            <w:left w:val="none" w:sz="0" w:space="0" w:color="auto"/>
            <w:bottom w:val="none" w:sz="0" w:space="0" w:color="auto"/>
            <w:right w:val="none" w:sz="0" w:space="0" w:color="auto"/>
          </w:divBdr>
        </w:div>
        <w:div w:id="311254307">
          <w:marLeft w:val="640"/>
          <w:marRight w:val="0"/>
          <w:marTop w:val="0"/>
          <w:marBottom w:val="0"/>
          <w:divBdr>
            <w:top w:val="none" w:sz="0" w:space="0" w:color="auto"/>
            <w:left w:val="none" w:sz="0" w:space="0" w:color="auto"/>
            <w:bottom w:val="none" w:sz="0" w:space="0" w:color="auto"/>
            <w:right w:val="none" w:sz="0" w:space="0" w:color="auto"/>
          </w:divBdr>
        </w:div>
        <w:div w:id="311832412">
          <w:marLeft w:val="640"/>
          <w:marRight w:val="0"/>
          <w:marTop w:val="0"/>
          <w:marBottom w:val="0"/>
          <w:divBdr>
            <w:top w:val="none" w:sz="0" w:space="0" w:color="auto"/>
            <w:left w:val="none" w:sz="0" w:space="0" w:color="auto"/>
            <w:bottom w:val="none" w:sz="0" w:space="0" w:color="auto"/>
            <w:right w:val="none" w:sz="0" w:space="0" w:color="auto"/>
          </w:divBdr>
        </w:div>
        <w:div w:id="335036954">
          <w:marLeft w:val="640"/>
          <w:marRight w:val="0"/>
          <w:marTop w:val="0"/>
          <w:marBottom w:val="0"/>
          <w:divBdr>
            <w:top w:val="none" w:sz="0" w:space="0" w:color="auto"/>
            <w:left w:val="none" w:sz="0" w:space="0" w:color="auto"/>
            <w:bottom w:val="none" w:sz="0" w:space="0" w:color="auto"/>
            <w:right w:val="none" w:sz="0" w:space="0" w:color="auto"/>
          </w:divBdr>
        </w:div>
        <w:div w:id="338194859">
          <w:marLeft w:val="640"/>
          <w:marRight w:val="0"/>
          <w:marTop w:val="0"/>
          <w:marBottom w:val="0"/>
          <w:divBdr>
            <w:top w:val="none" w:sz="0" w:space="0" w:color="auto"/>
            <w:left w:val="none" w:sz="0" w:space="0" w:color="auto"/>
            <w:bottom w:val="none" w:sz="0" w:space="0" w:color="auto"/>
            <w:right w:val="none" w:sz="0" w:space="0" w:color="auto"/>
          </w:divBdr>
        </w:div>
        <w:div w:id="343941178">
          <w:marLeft w:val="640"/>
          <w:marRight w:val="0"/>
          <w:marTop w:val="0"/>
          <w:marBottom w:val="0"/>
          <w:divBdr>
            <w:top w:val="none" w:sz="0" w:space="0" w:color="auto"/>
            <w:left w:val="none" w:sz="0" w:space="0" w:color="auto"/>
            <w:bottom w:val="none" w:sz="0" w:space="0" w:color="auto"/>
            <w:right w:val="none" w:sz="0" w:space="0" w:color="auto"/>
          </w:divBdr>
        </w:div>
        <w:div w:id="344982820">
          <w:marLeft w:val="640"/>
          <w:marRight w:val="0"/>
          <w:marTop w:val="0"/>
          <w:marBottom w:val="0"/>
          <w:divBdr>
            <w:top w:val="none" w:sz="0" w:space="0" w:color="auto"/>
            <w:left w:val="none" w:sz="0" w:space="0" w:color="auto"/>
            <w:bottom w:val="none" w:sz="0" w:space="0" w:color="auto"/>
            <w:right w:val="none" w:sz="0" w:space="0" w:color="auto"/>
          </w:divBdr>
        </w:div>
        <w:div w:id="350645865">
          <w:marLeft w:val="640"/>
          <w:marRight w:val="0"/>
          <w:marTop w:val="0"/>
          <w:marBottom w:val="0"/>
          <w:divBdr>
            <w:top w:val="none" w:sz="0" w:space="0" w:color="auto"/>
            <w:left w:val="none" w:sz="0" w:space="0" w:color="auto"/>
            <w:bottom w:val="none" w:sz="0" w:space="0" w:color="auto"/>
            <w:right w:val="none" w:sz="0" w:space="0" w:color="auto"/>
          </w:divBdr>
        </w:div>
        <w:div w:id="395397435">
          <w:marLeft w:val="640"/>
          <w:marRight w:val="0"/>
          <w:marTop w:val="0"/>
          <w:marBottom w:val="0"/>
          <w:divBdr>
            <w:top w:val="none" w:sz="0" w:space="0" w:color="auto"/>
            <w:left w:val="none" w:sz="0" w:space="0" w:color="auto"/>
            <w:bottom w:val="none" w:sz="0" w:space="0" w:color="auto"/>
            <w:right w:val="none" w:sz="0" w:space="0" w:color="auto"/>
          </w:divBdr>
        </w:div>
        <w:div w:id="397942387">
          <w:marLeft w:val="640"/>
          <w:marRight w:val="0"/>
          <w:marTop w:val="0"/>
          <w:marBottom w:val="0"/>
          <w:divBdr>
            <w:top w:val="none" w:sz="0" w:space="0" w:color="auto"/>
            <w:left w:val="none" w:sz="0" w:space="0" w:color="auto"/>
            <w:bottom w:val="none" w:sz="0" w:space="0" w:color="auto"/>
            <w:right w:val="none" w:sz="0" w:space="0" w:color="auto"/>
          </w:divBdr>
        </w:div>
        <w:div w:id="401027659">
          <w:marLeft w:val="640"/>
          <w:marRight w:val="0"/>
          <w:marTop w:val="0"/>
          <w:marBottom w:val="0"/>
          <w:divBdr>
            <w:top w:val="none" w:sz="0" w:space="0" w:color="auto"/>
            <w:left w:val="none" w:sz="0" w:space="0" w:color="auto"/>
            <w:bottom w:val="none" w:sz="0" w:space="0" w:color="auto"/>
            <w:right w:val="none" w:sz="0" w:space="0" w:color="auto"/>
          </w:divBdr>
        </w:div>
        <w:div w:id="415788158">
          <w:marLeft w:val="640"/>
          <w:marRight w:val="0"/>
          <w:marTop w:val="0"/>
          <w:marBottom w:val="0"/>
          <w:divBdr>
            <w:top w:val="none" w:sz="0" w:space="0" w:color="auto"/>
            <w:left w:val="none" w:sz="0" w:space="0" w:color="auto"/>
            <w:bottom w:val="none" w:sz="0" w:space="0" w:color="auto"/>
            <w:right w:val="none" w:sz="0" w:space="0" w:color="auto"/>
          </w:divBdr>
        </w:div>
        <w:div w:id="416751591">
          <w:marLeft w:val="640"/>
          <w:marRight w:val="0"/>
          <w:marTop w:val="0"/>
          <w:marBottom w:val="0"/>
          <w:divBdr>
            <w:top w:val="none" w:sz="0" w:space="0" w:color="auto"/>
            <w:left w:val="none" w:sz="0" w:space="0" w:color="auto"/>
            <w:bottom w:val="none" w:sz="0" w:space="0" w:color="auto"/>
            <w:right w:val="none" w:sz="0" w:space="0" w:color="auto"/>
          </w:divBdr>
        </w:div>
        <w:div w:id="423192389">
          <w:marLeft w:val="640"/>
          <w:marRight w:val="0"/>
          <w:marTop w:val="0"/>
          <w:marBottom w:val="0"/>
          <w:divBdr>
            <w:top w:val="none" w:sz="0" w:space="0" w:color="auto"/>
            <w:left w:val="none" w:sz="0" w:space="0" w:color="auto"/>
            <w:bottom w:val="none" w:sz="0" w:space="0" w:color="auto"/>
            <w:right w:val="none" w:sz="0" w:space="0" w:color="auto"/>
          </w:divBdr>
        </w:div>
        <w:div w:id="426967316">
          <w:marLeft w:val="640"/>
          <w:marRight w:val="0"/>
          <w:marTop w:val="0"/>
          <w:marBottom w:val="0"/>
          <w:divBdr>
            <w:top w:val="none" w:sz="0" w:space="0" w:color="auto"/>
            <w:left w:val="none" w:sz="0" w:space="0" w:color="auto"/>
            <w:bottom w:val="none" w:sz="0" w:space="0" w:color="auto"/>
            <w:right w:val="none" w:sz="0" w:space="0" w:color="auto"/>
          </w:divBdr>
        </w:div>
        <w:div w:id="430702636">
          <w:marLeft w:val="640"/>
          <w:marRight w:val="0"/>
          <w:marTop w:val="0"/>
          <w:marBottom w:val="0"/>
          <w:divBdr>
            <w:top w:val="none" w:sz="0" w:space="0" w:color="auto"/>
            <w:left w:val="none" w:sz="0" w:space="0" w:color="auto"/>
            <w:bottom w:val="none" w:sz="0" w:space="0" w:color="auto"/>
            <w:right w:val="none" w:sz="0" w:space="0" w:color="auto"/>
          </w:divBdr>
        </w:div>
        <w:div w:id="440077832">
          <w:marLeft w:val="640"/>
          <w:marRight w:val="0"/>
          <w:marTop w:val="0"/>
          <w:marBottom w:val="0"/>
          <w:divBdr>
            <w:top w:val="none" w:sz="0" w:space="0" w:color="auto"/>
            <w:left w:val="none" w:sz="0" w:space="0" w:color="auto"/>
            <w:bottom w:val="none" w:sz="0" w:space="0" w:color="auto"/>
            <w:right w:val="none" w:sz="0" w:space="0" w:color="auto"/>
          </w:divBdr>
        </w:div>
        <w:div w:id="444233342">
          <w:marLeft w:val="640"/>
          <w:marRight w:val="0"/>
          <w:marTop w:val="0"/>
          <w:marBottom w:val="0"/>
          <w:divBdr>
            <w:top w:val="none" w:sz="0" w:space="0" w:color="auto"/>
            <w:left w:val="none" w:sz="0" w:space="0" w:color="auto"/>
            <w:bottom w:val="none" w:sz="0" w:space="0" w:color="auto"/>
            <w:right w:val="none" w:sz="0" w:space="0" w:color="auto"/>
          </w:divBdr>
        </w:div>
        <w:div w:id="450707383">
          <w:marLeft w:val="640"/>
          <w:marRight w:val="0"/>
          <w:marTop w:val="0"/>
          <w:marBottom w:val="0"/>
          <w:divBdr>
            <w:top w:val="none" w:sz="0" w:space="0" w:color="auto"/>
            <w:left w:val="none" w:sz="0" w:space="0" w:color="auto"/>
            <w:bottom w:val="none" w:sz="0" w:space="0" w:color="auto"/>
            <w:right w:val="none" w:sz="0" w:space="0" w:color="auto"/>
          </w:divBdr>
        </w:div>
        <w:div w:id="453409391">
          <w:marLeft w:val="640"/>
          <w:marRight w:val="0"/>
          <w:marTop w:val="0"/>
          <w:marBottom w:val="0"/>
          <w:divBdr>
            <w:top w:val="none" w:sz="0" w:space="0" w:color="auto"/>
            <w:left w:val="none" w:sz="0" w:space="0" w:color="auto"/>
            <w:bottom w:val="none" w:sz="0" w:space="0" w:color="auto"/>
            <w:right w:val="none" w:sz="0" w:space="0" w:color="auto"/>
          </w:divBdr>
        </w:div>
        <w:div w:id="463472667">
          <w:marLeft w:val="640"/>
          <w:marRight w:val="0"/>
          <w:marTop w:val="0"/>
          <w:marBottom w:val="0"/>
          <w:divBdr>
            <w:top w:val="none" w:sz="0" w:space="0" w:color="auto"/>
            <w:left w:val="none" w:sz="0" w:space="0" w:color="auto"/>
            <w:bottom w:val="none" w:sz="0" w:space="0" w:color="auto"/>
            <w:right w:val="none" w:sz="0" w:space="0" w:color="auto"/>
          </w:divBdr>
        </w:div>
        <w:div w:id="471024762">
          <w:marLeft w:val="640"/>
          <w:marRight w:val="0"/>
          <w:marTop w:val="0"/>
          <w:marBottom w:val="0"/>
          <w:divBdr>
            <w:top w:val="none" w:sz="0" w:space="0" w:color="auto"/>
            <w:left w:val="none" w:sz="0" w:space="0" w:color="auto"/>
            <w:bottom w:val="none" w:sz="0" w:space="0" w:color="auto"/>
            <w:right w:val="none" w:sz="0" w:space="0" w:color="auto"/>
          </w:divBdr>
        </w:div>
        <w:div w:id="475993436">
          <w:marLeft w:val="640"/>
          <w:marRight w:val="0"/>
          <w:marTop w:val="0"/>
          <w:marBottom w:val="0"/>
          <w:divBdr>
            <w:top w:val="none" w:sz="0" w:space="0" w:color="auto"/>
            <w:left w:val="none" w:sz="0" w:space="0" w:color="auto"/>
            <w:bottom w:val="none" w:sz="0" w:space="0" w:color="auto"/>
            <w:right w:val="none" w:sz="0" w:space="0" w:color="auto"/>
          </w:divBdr>
        </w:div>
        <w:div w:id="481892005">
          <w:marLeft w:val="640"/>
          <w:marRight w:val="0"/>
          <w:marTop w:val="0"/>
          <w:marBottom w:val="0"/>
          <w:divBdr>
            <w:top w:val="none" w:sz="0" w:space="0" w:color="auto"/>
            <w:left w:val="none" w:sz="0" w:space="0" w:color="auto"/>
            <w:bottom w:val="none" w:sz="0" w:space="0" w:color="auto"/>
            <w:right w:val="none" w:sz="0" w:space="0" w:color="auto"/>
          </w:divBdr>
        </w:div>
        <w:div w:id="484977288">
          <w:marLeft w:val="640"/>
          <w:marRight w:val="0"/>
          <w:marTop w:val="0"/>
          <w:marBottom w:val="0"/>
          <w:divBdr>
            <w:top w:val="none" w:sz="0" w:space="0" w:color="auto"/>
            <w:left w:val="none" w:sz="0" w:space="0" w:color="auto"/>
            <w:bottom w:val="none" w:sz="0" w:space="0" w:color="auto"/>
            <w:right w:val="none" w:sz="0" w:space="0" w:color="auto"/>
          </w:divBdr>
        </w:div>
        <w:div w:id="532578119">
          <w:marLeft w:val="640"/>
          <w:marRight w:val="0"/>
          <w:marTop w:val="0"/>
          <w:marBottom w:val="0"/>
          <w:divBdr>
            <w:top w:val="none" w:sz="0" w:space="0" w:color="auto"/>
            <w:left w:val="none" w:sz="0" w:space="0" w:color="auto"/>
            <w:bottom w:val="none" w:sz="0" w:space="0" w:color="auto"/>
            <w:right w:val="none" w:sz="0" w:space="0" w:color="auto"/>
          </w:divBdr>
        </w:div>
        <w:div w:id="548733389">
          <w:marLeft w:val="640"/>
          <w:marRight w:val="0"/>
          <w:marTop w:val="0"/>
          <w:marBottom w:val="0"/>
          <w:divBdr>
            <w:top w:val="none" w:sz="0" w:space="0" w:color="auto"/>
            <w:left w:val="none" w:sz="0" w:space="0" w:color="auto"/>
            <w:bottom w:val="none" w:sz="0" w:space="0" w:color="auto"/>
            <w:right w:val="none" w:sz="0" w:space="0" w:color="auto"/>
          </w:divBdr>
        </w:div>
        <w:div w:id="553003957">
          <w:marLeft w:val="640"/>
          <w:marRight w:val="0"/>
          <w:marTop w:val="0"/>
          <w:marBottom w:val="0"/>
          <w:divBdr>
            <w:top w:val="none" w:sz="0" w:space="0" w:color="auto"/>
            <w:left w:val="none" w:sz="0" w:space="0" w:color="auto"/>
            <w:bottom w:val="none" w:sz="0" w:space="0" w:color="auto"/>
            <w:right w:val="none" w:sz="0" w:space="0" w:color="auto"/>
          </w:divBdr>
        </w:div>
        <w:div w:id="553585086">
          <w:marLeft w:val="640"/>
          <w:marRight w:val="0"/>
          <w:marTop w:val="0"/>
          <w:marBottom w:val="0"/>
          <w:divBdr>
            <w:top w:val="none" w:sz="0" w:space="0" w:color="auto"/>
            <w:left w:val="none" w:sz="0" w:space="0" w:color="auto"/>
            <w:bottom w:val="none" w:sz="0" w:space="0" w:color="auto"/>
            <w:right w:val="none" w:sz="0" w:space="0" w:color="auto"/>
          </w:divBdr>
        </w:div>
        <w:div w:id="554850003">
          <w:marLeft w:val="640"/>
          <w:marRight w:val="0"/>
          <w:marTop w:val="0"/>
          <w:marBottom w:val="0"/>
          <w:divBdr>
            <w:top w:val="none" w:sz="0" w:space="0" w:color="auto"/>
            <w:left w:val="none" w:sz="0" w:space="0" w:color="auto"/>
            <w:bottom w:val="none" w:sz="0" w:space="0" w:color="auto"/>
            <w:right w:val="none" w:sz="0" w:space="0" w:color="auto"/>
          </w:divBdr>
        </w:div>
        <w:div w:id="559369734">
          <w:marLeft w:val="640"/>
          <w:marRight w:val="0"/>
          <w:marTop w:val="0"/>
          <w:marBottom w:val="0"/>
          <w:divBdr>
            <w:top w:val="none" w:sz="0" w:space="0" w:color="auto"/>
            <w:left w:val="none" w:sz="0" w:space="0" w:color="auto"/>
            <w:bottom w:val="none" w:sz="0" w:space="0" w:color="auto"/>
            <w:right w:val="none" w:sz="0" w:space="0" w:color="auto"/>
          </w:divBdr>
        </w:div>
        <w:div w:id="559946526">
          <w:marLeft w:val="640"/>
          <w:marRight w:val="0"/>
          <w:marTop w:val="0"/>
          <w:marBottom w:val="0"/>
          <w:divBdr>
            <w:top w:val="none" w:sz="0" w:space="0" w:color="auto"/>
            <w:left w:val="none" w:sz="0" w:space="0" w:color="auto"/>
            <w:bottom w:val="none" w:sz="0" w:space="0" w:color="auto"/>
            <w:right w:val="none" w:sz="0" w:space="0" w:color="auto"/>
          </w:divBdr>
        </w:div>
        <w:div w:id="576400675">
          <w:marLeft w:val="640"/>
          <w:marRight w:val="0"/>
          <w:marTop w:val="0"/>
          <w:marBottom w:val="0"/>
          <w:divBdr>
            <w:top w:val="none" w:sz="0" w:space="0" w:color="auto"/>
            <w:left w:val="none" w:sz="0" w:space="0" w:color="auto"/>
            <w:bottom w:val="none" w:sz="0" w:space="0" w:color="auto"/>
            <w:right w:val="none" w:sz="0" w:space="0" w:color="auto"/>
          </w:divBdr>
        </w:div>
        <w:div w:id="581989483">
          <w:marLeft w:val="640"/>
          <w:marRight w:val="0"/>
          <w:marTop w:val="0"/>
          <w:marBottom w:val="0"/>
          <w:divBdr>
            <w:top w:val="none" w:sz="0" w:space="0" w:color="auto"/>
            <w:left w:val="none" w:sz="0" w:space="0" w:color="auto"/>
            <w:bottom w:val="none" w:sz="0" w:space="0" w:color="auto"/>
            <w:right w:val="none" w:sz="0" w:space="0" w:color="auto"/>
          </w:divBdr>
        </w:div>
        <w:div w:id="609507335">
          <w:marLeft w:val="640"/>
          <w:marRight w:val="0"/>
          <w:marTop w:val="0"/>
          <w:marBottom w:val="0"/>
          <w:divBdr>
            <w:top w:val="none" w:sz="0" w:space="0" w:color="auto"/>
            <w:left w:val="none" w:sz="0" w:space="0" w:color="auto"/>
            <w:bottom w:val="none" w:sz="0" w:space="0" w:color="auto"/>
            <w:right w:val="none" w:sz="0" w:space="0" w:color="auto"/>
          </w:divBdr>
        </w:div>
        <w:div w:id="619537068">
          <w:marLeft w:val="640"/>
          <w:marRight w:val="0"/>
          <w:marTop w:val="0"/>
          <w:marBottom w:val="0"/>
          <w:divBdr>
            <w:top w:val="none" w:sz="0" w:space="0" w:color="auto"/>
            <w:left w:val="none" w:sz="0" w:space="0" w:color="auto"/>
            <w:bottom w:val="none" w:sz="0" w:space="0" w:color="auto"/>
            <w:right w:val="none" w:sz="0" w:space="0" w:color="auto"/>
          </w:divBdr>
        </w:div>
        <w:div w:id="627784191">
          <w:marLeft w:val="640"/>
          <w:marRight w:val="0"/>
          <w:marTop w:val="0"/>
          <w:marBottom w:val="0"/>
          <w:divBdr>
            <w:top w:val="none" w:sz="0" w:space="0" w:color="auto"/>
            <w:left w:val="none" w:sz="0" w:space="0" w:color="auto"/>
            <w:bottom w:val="none" w:sz="0" w:space="0" w:color="auto"/>
            <w:right w:val="none" w:sz="0" w:space="0" w:color="auto"/>
          </w:divBdr>
        </w:div>
        <w:div w:id="636682806">
          <w:marLeft w:val="640"/>
          <w:marRight w:val="0"/>
          <w:marTop w:val="0"/>
          <w:marBottom w:val="0"/>
          <w:divBdr>
            <w:top w:val="none" w:sz="0" w:space="0" w:color="auto"/>
            <w:left w:val="none" w:sz="0" w:space="0" w:color="auto"/>
            <w:bottom w:val="none" w:sz="0" w:space="0" w:color="auto"/>
            <w:right w:val="none" w:sz="0" w:space="0" w:color="auto"/>
          </w:divBdr>
        </w:div>
        <w:div w:id="638532472">
          <w:marLeft w:val="640"/>
          <w:marRight w:val="0"/>
          <w:marTop w:val="0"/>
          <w:marBottom w:val="0"/>
          <w:divBdr>
            <w:top w:val="none" w:sz="0" w:space="0" w:color="auto"/>
            <w:left w:val="none" w:sz="0" w:space="0" w:color="auto"/>
            <w:bottom w:val="none" w:sz="0" w:space="0" w:color="auto"/>
            <w:right w:val="none" w:sz="0" w:space="0" w:color="auto"/>
          </w:divBdr>
        </w:div>
        <w:div w:id="642735045">
          <w:marLeft w:val="640"/>
          <w:marRight w:val="0"/>
          <w:marTop w:val="0"/>
          <w:marBottom w:val="0"/>
          <w:divBdr>
            <w:top w:val="none" w:sz="0" w:space="0" w:color="auto"/>
            <w:left w:val="none" w:sz="0" w:space="0" w:color="auto"/>
            <w:bottom w:val="none" w:sz="0" w:space="0" w:color="auto"/>
            <w:right w:val="none" w:sz="0" w:space="0" w:color="auto"/>
          </w:divBdr>
        </w:div>
        <w:div w:id="666203994">
          <w:marLeft w:val="640"/>
          <w:marRight w:val="0"/>
          <w:marTop w:val="0"/>
          <w:marBottom w:val="0"/>
          <w:divBdr>
            <w:top w:val="none" w:sz="0" w:space="0" w:color="auto"/>
            <w:left w:val="none" w:sz="0" w:space="0" w:color="auto"/>
            <w:bottom w:val="none" w:sz="0" w:space="0" w:color="auto"/>
            <w:right w:val="none" w:sz="0" w:space="0" w:color="auto"/>
          </w:divBdr>
        </w:div>
        <w:div w:id="695084741">
          <w:marLeft w:val="640"/>
          <w:marRight w:val="0"/>
          <w:marTop w:val="0"/>
          <w:marBottom w:val="0"/>
          <w:divBdr>
            <w:top w:val="none" w:sz="0" w:space="0" w:color="auto"/>
            <w:left w:val="none" w:sz="0" w:space="0" w:color="auto"/>
            <w:bottom w:val="none" w:sz="0" w:space="0" w:color="auto"/>
            <w:right w:val="none" w:sz="0" w:space="0" w:color="auto"/>
          </w:divBdr>
        </w:div>
        <w:div w:id="699476294">
          <w:marLeft w:val="640"/>
          <w:marRight w:val="0"/>
          <w:marTop w:val="0"/>
          <w:marBottom w:val="0"/>
          <w:divBdr>
            <w:top w:val="none" w:sz="0" w:space="0" w:color="auto"/>
            <w:left w:val="none" w:sz="0" w:space="0" w:color="auto"/>
            <w:bottom w:val="none" w:sz="0" w:space="0" w:color="auto"/>
            <w:right w:val="none" w:sz="0" w:space="0" w:color="auto"/>
          </w:divBdr>
        </w:div>
        <w:div w:id="703796296">
          <w:marLeft w:val="640"/>
          <w:marRight w:val="0"/>
          <w:marTop w:val="0"/>
          <w:marBottom w:val="0"/>
          <w:divBdr>
            <w:top w:val="none" w:sz="0" w:space="0" w:color="auto"/>
            <w:left w:val="none" w:sz="0" w:space="0" w:color="auto"/>
            <w:bottom w:val="none" w:sz="0" w:space="0" w:color="auto"/>
            <w:right w:val="none" w:sz="0" w:space="0" w:color="auto"/>
          </w:divBdr>
        </w:div>
        <w:div w:id="721827312">
          <w:marLeft w:val="640"/>
          <w:marRight w:val="0"/>
          <w:marTop w:val="0"/>
          <w:marBottom w:val="0"/>
          <w:divBdr>
            <w:top w:val="none" w:sz="0" w:space="0" w:color="auto"/>
            <w:left w:val="none" w:sz="0" w:space="0" w:color="auto"/>
            <w:bottom w:val="none" w:sz="0" w:space="0" w:color="auto"/>
            <w:right w:val="none" w:sz="0" w:space="0" w:color="auto"/>
          </w:divBdr>
        </w:div>
        <w:div w:id="728187634">
          <w:marLeft w:val="640"/>
          <w:marRight w:val="0"/>
          <w:marTop w:val="0"/>
          <w:marBottom w:val="0"/>
          <w:divBdr>
            <w:top w:val="none" w:sz="0" w:space="0" w:color="auto"/>
            <w:left w:val="none" w:sz="0" w:space="0" w:color="auto"/>
            <w:bottom w:val="none" w:sz="0" w:space="0" w:color="auto"/>
            <w:right w:val="none" w:sz="0" w:space="0" w:color="auto"/>
          </w:divBdr>
        </w:div>
        <w:div w:id="728647533">
          <w:marLeft w:val="640"/>
          <w:marRight w:val="0"/>
          <w:marTop w:val="0"/>
          <w:marBottom w:val="0"/>
          <w:divBdr>
            <w:top w:val="none" w:sz="0" w:space="0" w:color="auto"/>
            <w:left w:val="none" w:sz="0" w:space="0" w:color="auto"/>
            <w:bottom w:val="none" w:sz="0" w:space="0" w:color="auto"/>
            <w:right w:val="none" w:sz="0" w:space="0" w:color="auto"/>
          </w:divBdr>
        </w:div>
        <w:div w:id="730351500">
          <w:marLeft w:val="640"/>
          <w:marRight w:val="0"/>
          <w:marTop w:val="0"/>
          <w:marBottom w:val="0"/>
          <w:divBdr>
            <w:top w:val="none" w:sz="0" w:space="0" w:color="auto"/>
            <w:left w:val="none" w:sz="0" w:space="0" w:color="auto"/>
            <w:bottom w:val="none" w:sz="0" w:space="0" w:color="auto"/>
            <w:right w:val="none" w:sz="0" w:space="0" w:color="auto"/>
          </w:divBdr>
        </w:div>
        <w:div w:id="733698993">
          <w:marLeft w:val="640"/>
          <w:marRight w:val="0"/>
          <w:marTop w:val="0"/>
          <w:marBottom w:val="0"/>
          <w:divBdr>
            <w:top w:val="none" w:sz="0" w:space="0" w:color="auto"/>
            <w:left w:val="none" w:sz="0" w:space="0" w:color="auto"/>
            <w:bottom w:val="none" w:sz="0" w:space="0" w:color="auto"/>
            <w:right w:val="none" w:sz="0" w:space="0" w:color="auto"/>
          </w:divBdr>
        </w:div>
        <w:div w:id="739836253">
          <w:marLeft w:val="640"/>
          <w:marRight w:val="0"/>
          <w:marTop w:val="0"/>
          <w:marBottom w:val="0"/>
          <w:divBdr>
            <w:top w:val="none" w:sz="0" w:space="0" w:color="auto"/>
            <w:left w:val="none" w:sz="0" w:space="0" w:color="auto"/>
            <w:bottom w:val="none" w:sz="0" w:space="0" w:color="auto"/>
            <w:right w:val="none" w:sz="0" w:space="0" w:color="auto"/>
          </w:divBdr>
        </w:div>
        <w:div w:id="753667712">
          <w:marLeft w:val="640"/>
          <w:marRight w:val="0"/>
          <w:marTop w:val="0"/>
          <w:marBottom w:val="0"/>
          <w:divBdr>
            <w:top w:val="none" w:sz="0" w:space="0" w:color="auto"/>
            <w:left w:val="none" w:sz="0" w:space="0" w:color="auto"/>
            <w:bottom w:val="none" w:sz="0" w:space="0" w:color="auto"/>
            <w:right w:val="none" w:sz="0" w:space="0" w:color="auto"/>
          </w:divBdr>
        </w:div>
        <w:div w:id="755131983">
          <w:marLeft w:val="640"/>
          <w:marRight w:val="0"/>
          <w:marTop w:val="0"/>
          <w:marBottom w:val="0"/>
          <w:divBdr>
            <w:top w:val="none" w:sz="0" w:space="0" w:color="auto"/>
            <w:left w:val="none" w:sz="0" w:space="0" w:color="auto"/>
            <w:bottom w:val="none" w:sz="0" w:space="0" w:color="auto"/>
            <w:right w:val="none" w:sz="0" w:space="0" w:color="auto"/>
          </w:divBdr>
        </w:div>
        <w:div w:id="799804898">
          <w:marLeft w:val="640"/>
          <w:marRight w:val="0"/>
          <w:marTop w:val="0"/>
          <w:marBottom w:val="0"/>
          <w:divBdr>
            <w:top w:val="none" w:sz="0" w:space="0" w:color="auto"/>
            <w:left w:val="none" w:sz="0" w:space="0" w:color="auto"/>
            <w:bottom w:val="none" w:sz="0" w:space="0" w:color="auto"/>
            <w:right w:val="none" w:sz="0" w:space="0" w:color="auto"/>
          </w:divBdr>
        </w:div>
        <w:div w:id="800810864">
          <w:marLeft w:val="640"/>
          <w:marRight w:val="0"/>
          <w:marTop w:val="0"/>
          <w:marBottom w:val="0"/>
          <w:divBdr>
            <w:top w:val="none" w:sz="0" w:space="0" w:color="auto"/>
            <w:left w:val="none" w:sz="0" w:space="0" w:color="auto"/>
            <w:bottom w:val="none" w:sz="0" w:space="0" w:color="auto"/>
            <w:right w:val="none" w:sz="0" w:space="0" w:color="auto"/>
          </w:divBdr>
        </w:div>
        <w:div w:id="812063222">
          <w:marLeft w:val="640"/>
          <w:marRight w:val="0"/>
          <w:marTop w:val="0"/>
          <w:marBottom w:val="0"/>
          <w:divBdr>
            <w:top w:val="none" w:sz="0" w:space="0" w:color="auto"/>
            <w:left w:val="none" w:sz="0" w:space="0" w:color="auto"/>
            <w:bottom w:val="none" w:sz="0" w:space="0" w:color="auto"/>
            <w:right w:val="none" w:sz="0" w:space="0" w:color="auto"/>
          </w:divBdr>
        </w:div>
        <w:div w:id="826436855">
          <w:marLeft w:val="640"/>
          <w:marRight w:val="0"/>
          <w:marTop w:val="0"/>
          <w:marBottom w:val="0"/>
          <w:divBdr>
            <w:top w:val="none" w:sz="0" w:space="0" w:color="auto"/>
            <w:left w:val="none" w:sz="0" w:space="0" w:color="auto"/>
            <w:bottom w:val="none" w:sz="0" w:space="0" w:color="auto"/>
            <w:right w:val="none" w:sz="0" w:space="0" w:color="auto"/>
          </w:divBdr>
        </w:div>
        <w:div w:id="827524085">
          <w:marLeft w:val="640"/>
          <w:marRight w:val="0"/>
          <w:marTop w:val="0"/>
          <w:marBottom w:val="0"/>
          <w:divBdr>
            <w:top w:val="none" w:sz="0" w:space="0" w:color="auto"/>
            <w:left w:val="none" w:sz="0" w:space="0" w:color="auto"/>
            <w:bottom w:val="none" w:sz="0" w:space="0" w:color="auto"/>
            <w:right w:val="none" w:sz="0" w:space="0" w:color="auto"/>
          </w:divBdr>
        </w:div>
        <w:div w:id="828717813">
          <w:marLeft w:val="640"/>
          <w:marRight w:val="0"/>
          <w:marTop w:val="0"/>
          <w:marBottom w:val="0"/>
          <w:divBdr>
            <w:top w:val="none" w:sz="0" w:space="0" w:color="auto"/>
            <w:left w:val="none" w:sz="0" w:space="0" w:color="auto"/>
            <w:bottom w:val="none" w:sz="0" w:space="0" w:color="auto"/>
            <w:right w:val="none" w:sz="0" w:space="0" w:color="auto"/>
          </w:divBdr>
        </w:div>
        <w:div w:id="829717109">
          <w:marLeft w:val="640"/>
          <w:marRight w:val="0"/>
          <w:marTop w:val="0"/>
          <w:marBottom w:val="0"/>
          <w:divBdr>
            <w:top w:val="none" w:sz="0" w:space="0" w:color="auto"/>
            <w:left w:val="none" w:sz="0" w:space="0" w:color="auto"/>
            <w:bottom w:val="none" w:sz="0" w:space="0" w:color="auto"/>
            <w:right w:val="none" w:sz="0" w:space="0" w:color="auto"/>
          </w:divBdr>
        </w:div>
        <w:div w:id="831481126">
          <w:marLeft w:val="640"/>
          <w:marRight w:val="0"/>
          <w:marTop w:val="0"/>
          <w:marBottom w:val="0"/>
          <w:divBdr>
            <w:top w:val="none" w:sz="0" w:space="0" w:color="auto"/>
            <w:left w:val="none" w:sz="0" w:space="0" w:color="auto"/>
            <w:bottom w:val="none" w:sz="0" w:space="0" w:color="auto"/>
            <w:right w:val="none" w:sz="0" w:space="0" w:color="auto"/>
          </w:divBdr>
        </w:div>
        <w:div w:id="833110753">
          <w:marLeft w:val="640"/>
          <w:marRight w:val="0"/>
          <w:marTop w:val="0"/>
          <w:marBottom w:val="0"/>
          <w:divBdr>
            <w:top w:val="none" w:sz="0" w:space="0" w:color="auto"/>
            <w:left w:val="none" w:sz="0" w:space="0" w:color="auto"/>
            <w:bottom w:val="none" w:sz="0" w:space="0" w:color="auto"/>
            <w:right w:val="none" w:sz="0" w:space="0" w:color="auto"/>
          </w:divBdr>
        </w:div>
        <w:div w:id="833303012">
          <w:marLeft w:val="640"/>
          <w:marRight w:val="0"/>
          <w:marTop w:val="0"/>
          <w:marBottom w:val="0"/>
          <w:divBdr>
            <w:top w:val="none" w:sz="0" w:space="0" w:color="auto"/>
            <w:left w:val="none" w:sz="0" w:space="0" w:color="auto"/>
            <w:bottom w:val="none" w:sz="0" w:space="0" w:color="auto"/>
            <w:right w:val="none" w:sz="0" w:space="0" w:color="auto"/>
          </w:divBdr>
        </w:div>
        <w:div w:id="838622131">
          <w:marLeft w:val="640"/>
          <w:marRight w:val="0"/>
          <w:marTop w:val="0"/>
          <w:marBottom w:val="0"/>
          <w:divBdr>
            <w:top w:val="none" w:sz="0" w:space="0" w:color="auto"/>
            <w:left w:val="none" w:sz="0" w:space="0" w:color="auto"/>
            <w:bottom w:val="none" w:sz="0" w:space="0" w:color="auto"/>
            <w:right w:val="none" w:sz="0" w:space="0" w:color="auto"/>
          </w:divBdr>
        </w:div>
        <w:div w:id="841705208">
          <w:marLeft w:val="640"/>
          <w:marRight w:val="0"/>
          <w:marTop w:val="0"/>
          <w:marBottom w:val="0"/>
          <w:divBdr>
            <w:top w:val="none" w:sz="0" w:space="0" w:color="auto"/>
            <w:left w:val="none" w:sz="0" w:space="0" w:color="auto"/>
            <w:bottom w:val="none" w:sz="0" w:space="0" w:color="auto"/>
            <w:right w:val="none" w:sz="0" w:space="0" w:color="auto"/>
          </w:divBdr>
        </w:div>
        <w:div w:id="852498999">
          <w:marLeft w:val="640"/>
          <w:marRight w:val="0"/>
          <w:marTop w:val="0"/>
          <w:marBottom w:val="0"/>
          <w:divBdr>
            <w:top w:val="none" w:sz="0" w:space="0" w:color="auto"/>
            <w:left w:val="none" w:sz="0" w:space="0" w:color="auto"/>
            <w:bottom w:val="none" w:sz="0" w:space="0" w:color="auto"/>
            <w:right w:val="none" w:sz="0" w:space="0" w:color="auto"/>
          </w:divBdr>
        </w:div>
        <w:div w:id="863983262">
          <w:marLeft w:val="640"/>
          <w:marRight w:val="0"/>
          <w:marTop w:val="0"/>
          <w:marBottom w:val="0"/>
          <w:divBdr>
            <w:top w:val="none" w:sz="0" w:space="0" w:color="auto"/>
            <w:left w:val="none" w:sz="0" w:space="0" w:color="auto"/>
            <w:bottom w:val="none" w:sz="0" w:space="0" w:color="auto"/>
            <w:right w:val="none" w:sz="0" w:space="0" w:color="auto"/>
          </w:divBdr>
        </w:div>
        <w:div w:id="866598499">
          <w:marLeft w:val="640"/>
          <w:marRight w:val="0"/>
          <w:marTop w:val="0"/>
          <w:marBottom w:val="0"/>
          <w:divBdr>
            <w:top w:val="none" w:sz="0" w:space="0" w:color="auto"/>
            <w:left w:val="none" w:sz="0" w:space="0" w:color="auto"/>
            <w:bottom w:val="none" w:sz="0" w:space="0" w:color="auto"/>
            <w:right w:val="none" w:sz="0" w:space="0" w:color="auto"/>
          </w:divBdr>
        </w:div>
        <w:div w:id="870073206">
          <w:marLeft w:val="640"/>
          <w:marRight w:val="0"/>
          <w:marTop w:val="0"/>
          <w:marBottom w:val="0"/>
          <w:divBdr>
            <w:top w:val="none" w:sz="0" w:space="0" w:color="auto"/>
            <w:left w:val="none" w:sz="0" w:space="0" w:color="auto"/>
            <w:bottom w:val="none" w:sz="0" w:space="0" w:color="auto"/>
            <w:right w:val="none" w:sz="0" w:space="0" w:color="auto"/>
          </w:divBdr>
        </w:div>
        <w:div w:id="871109116">
          <w:marLeft w:val="640"/>
          <w:marRight w:val="0"/>
          <w:marTop w:val="0"/>
          <w:marBottom w:val="0"/>
          <w:divBdr>
            <w:top w:val="none" w:sz="0" w:space="0" w:color="auto"/>
            <w:left w:val="none" w:sz="0" w:space="0" w:color="auto"/>
            <w:bottom w:val="none" w:sz="0" w:space="0" w:color="auto"/>
            <w:right w:val="none" w:sz="0" w:space="0" w:color="auto"/>
          </w:divBdr>
        </w:div>
        <w:div w:id="888029071">
          <w:marLeft w:val="640"/>
          <w:marRight w:val="0"/>
          <w:marTop w:val="0"/>
          <w:marBottom w:val="0"/>
          <w:divBdr>
            <w:top w:val="none" w:sz="0" w:space="0" w:color="auto"/>
            <w:left w:val="none" w:sz="0" w:space="0" w:color="auto"/>
            <w:bottom w:val="none" w:sz="0" w:space="0" w:color="auto"/>
            <w:right w:val="none" w:sz="0" w:space="0" w:color="auto"/>
          </w:divBdr>
        </w:div>
        <w:div w:id="892666298">
          <w:marLeft w:val="640"/>
          <w:marRight w:val="0"/>
          <w:marTop w:val="0"/>
          <w:marBottom w:val="0"/>
          <w:divBdr>
            <w:top w:val="none" w:sz="0" w:space="0" w:color="auto"/>
            <w:left w:val="none" w:sz="0" w:space="0" w:color="auto"/>
            <w:bottom w:val="none" w:sz="0" w:space="0" w:color="auto"/>
            <w:right w:val="none" w:sz="0" w:space="0" w:color="auto"/>
          </w:divBdr>
        </w:div>
        <w:div w:id="900869098">
          <w:marLeft w:val="640"/>
          <w:marRight w:val="0"/>
          <w:marTop w:val="0"/>
          <w:marBottom w:val="0"/>
          <w:divBdr>
            <w:top w:val="none" w:sz="0" w:space="0" w:color="auto"/>
            <w:left w:val="none" w:sz="0" w:space="0" w:color="auto"/>
            <w:bottom w:val="none" w:sz="0" w:space="0" w:color="auto"/>
            <w:right w:val="none" w:sz="0" w:space="0" w:color="auto"/>
          </w:divBdr>
        </w:div>
        <w:div w:id="905191913">
          <w:marLeft w:val="640"/>
          <w:marRight w:val="0"/>
          <w:marTop w:val="0"/>
          <w:marBottom w:val="0"/>
          <w:divBdr>
            <w:top w:val="none" w:sz="0" w:space="0" w:color="auto"/>
            <w:left w:val="none" w:sz="0" w:space="0" w:color="auto"/>
            <w:bottom w:val="none" w:sz="0" w:space="0" w:color="auto"/>
            <w:right w:val="none" w:sz="0" w:space="0" w:color="auto"/>
          </w:divBdr>
        </w:div>
        <w:div w:id="911232526">
          <w:marLeft w:val="640"/>
          <w:marRight w:val="0"/>
          <w:marTop w:val="0"/>
          <w:marBottom w:val="0"/>
          <w:divBdr>
            <w:top w:val="none" w:sz="0" w:space="0" w:color="auto"/>
            <w:left w:val="none" w:sz="0" w:space="0" w:color="auto"/>
            <w:bottom w:val="none" w:sz="0" w:space="0" w:color="auto"/>
            <w:right w:val="none" w:sz="0" w:space="0" w:color="auto"/>
          </w:divBdr>
        </w:div>
        <w:div w:id="914120420">
          <w:marLeft w:val="640"/>
          <w:marRight w:val="0"/>
          <w:marTop w:val="0"/>
          <w:marBottom w:val="0"/>
          <w:divBdr>
            <w:top w:val="none" w:sz="0" w:space="0" w:color="auto"/>
            <w:left w:val="none" w:sz="0" w:space="0" w:color="auto"/>
            <w:bottom w:val="none" w:sz="0" w:space="0" w:color="auto"/>
            <w:right w:val="none" w:sz="0" w:space="0" w:color="auto"/>
          </w:divBdr>
        </w:div>
        <w:div w:id="933167713">
          <w:marLeft w:val="640"/>
          <w:marRight w:val="0"/>
          <w:marTop w:val="0"/>
          <w:marBottom w:val="0"/>
          <w:divBdr>
            <w:top w:val="none" w:sz="0" w:space="0" w:color="auto"/>
            <w:left w:val="none" w:sz="0" w:space="0" w:color="auto"/>
            <w:bottom w:val="none" w:sz="0" w:space="0" w:color="auto"/>
            <w:right w:val="none" w:sz="0" w:space="0" w:color="auto"/>
          </w:divBdr>
        </w:div>
        <w:div w:id="947276299">
          <w:marLeft w:val="640"/>
          <w:marRight w:val="0"/>
          <w:marTop w:val="0"/>
          <w:marBottom w:val="0"/>
          <w:divBdr>
            <w:top w:val="none" w:sz="0" w:space="0" w:color="auto"/>
            <w:left w:val="none" w:sz="0" w:space="0" w:color="auto"/>
            <w:bottom w:val="none" w:sz="0" w:space="0" w:color="auto"/>
            <w:right w:val="none" w:sz="0" w:space="0" w:color="auto"/>
          </w:divBdr>
        </w:div>
        <w:div w:id="954143412">
          <w:marLeft w:val="640"/>
          <w:marRight w:val="0"/>
          <w:marTop w:val="0"/>
          <w:marBottom w:val="0"/>
          <w:divBdr>
            <w:top w:val="none" w:sz="0" w:space="0" w:color="auto"/>
            <w:left w:val="none" w:sz="0" w:space="0" w:color="auto"/>
            <w:bottom w:val="none" w:sz="0" w:space="0" w:color="auto"/>
            <w:right w:val="none" w:sz="0" w:space="0" w:color="auto"/>
          </w:divBdr>
        </w:div>
        <w:div w:id="970402392">
          <w:marLeft w:val="640"/>
          <w:marRight w:val="0"/>
          <w:marTop w:val="0"/>
          <w:marBottom w:val="0"/>
          <w:divBdr>
            <w:top w:val="none" w:sz="0" w:space="0" w:color="auto"/>
            <w:left w:val="none" w:sz="0" w:space="0" w:color="auto"/>
            <w:bottom w:val="none" w:sz="0" w:space="0" w:color="auto"/>
            <w:right w:val="none" w:sz="0" w:space="0" w:color="auto"/>
          </w:divBdr>
        </w:div>
        <w:div w:id="980646924">
          <w:marLeft w:val="640"/>
          <w:marRight w:val="0"/>
          <w:marTop w:val="0"/>
          <w:marBottom w:val="0"/>
          <w:divBdr>
            <w:top w:val="none" w:sz="0" w:space="0" w:color="auto"/>
            <w:left w:val="none" w:sz="0" w:space="0" w:color="auto"/>
            <w:bottom w:val="none" w:sz="0" w:space="0" w:color="auto"/>
            <w:right w:val="none" w:sz="0" w:space="0" w:color="auto"/>
          </w:divBdr>
        </w:div>
        <w:div w:id="1010371529">
          <w:marLeft w:val="640"/>
          <w:marRight w:val="0"/>
          <w:marTop w:val="0"/>
          <w:marBottom w:val="0"/>
          <w:divBdr>
            <w:top w:val="none" w:sz="0" w:space="0" w:color="auto"/>
            <w:left w:val="none" w:sz="0" w:space="0" w:color="auto"/>
            <w:bottom w:val="none" w:sz="0" w:space="0" w:color="auto"/>
            <w:right w:val="none" w:sz="0" w:space="0" w:color="auto"/>
          </w:divBdr>
        </w:div>
        <w:div w:id="1016349536">
          <w:marLeft w:val="640"/>
          <w:marRight w:val="0"/>
          <w:marTop w:val="0"/>
          <w:marBottom w:val="0"/>
          <w:divBdr>
            <w:top w:val="none" w:sz="0" w:space="0" w:color="auto"/>
            <w:left w:val="none" w:sz="0" w:space="0" w:color="auto"/>
            <w:bottom w:val="none" w:sz="0" w:space="0" w:color="auto"/>
            <w:right w:val="none" w:sz="0" w:space="0" w:color="auto"/>
          </w:divBdr>
        </w:div>
        <w:div w:id="1025056999">
          <w:marLeft w:val="640"/>
          <w:marRight w:val="0"/>
          <w:marTop w:val="0"/>
          <w:marBottom w:val="0"/>
          <w:divBdr>
            <w:top w:val="none" w:sz="0" w:space="0" w:color="auto"/>
            <w:left w:val="none" w:sz="0" w:space="0" w:color="auto"/>
            <w:bottom w:val="none" w:sz="0" w:space="0" w:color="auto"/>
            <w:right w:val="none" w:sz="0" w:space="0" w:color="auto"/>
          </w:divBdr>
        </w:div>
        <w:div w:id="1056392519">
          <w:marLeft w:val="640"/>
          <w:marRight w:val="0"/>
          <w:marTop w:val="0"/>
          <w:marBottom w:val="0"/>
          <w:divBdr>
            <w:top w:val="none" w:sz="0" w:space="0" w:color="auto"/>
            <w:left w:val="none" w:sz="0" w:space="0" w:color="auto"/>
            <w:bottom w:val="none" w:sz="0" w:space="0" w:color="auto"/>
            <w:right w:val="none" w:sz="0" w:space="0" w:color="auto"/>
          </w:divBdr>
        </w:div>
        <w:div w:id="1057825496">
          <w:marLeft w:val="640"/>
          <w:marRight w:val="0"/>
          <w:marTop w:val="0"/>
          <w:marBottom w:val="0"/>
          <w:divBdr>
            <w:top w:val="none" w:sz="0" w:space="0" w:color="auto"/>
            <w:left w:val="none" w:sz="0" w:space="0" w:color="auto"/>
            <w:bottom w:val="none" w:sz="0" w:space="0" w:color="auto"/>
            <w:right w:val="none" w:sz="0" w:space="0" w:color="auto"/>
          </w:divBdr>
        </w:div>
        <w:div w:id="1060910076">
          <w:marLeft w:val="640"/>
          <w:marRight w:val="0"/>
          <w:marTop w:val="0"/>
          <w:marBottom w:val="0"/>
          <w:divBdr>
            <w:top w:val="none" w:sz="0" w:space="0" w:color="auto"/>
            <w:left w:val="none" w:sz="0" w:space="0" w:color="auto"/>
            <w:bottom w:val="none" w:sz="0" w:space="0" w:color="auto"/>
            <w:right w:val="none" w:sz="0" w:space="0" w:color="auto"/>
          </w:divBdr>
        </w:div>
        <w:div w:id="1070738223">
          <w:marLeft w:val="640"/>
          <w:marRight w:val="0"/>
          <w:marTop w:val="0"/>
          <w:marBottom w:val="0"/>
          <w:divBdr>
            <w:top w:val="none" w:sz="0" w:space="0" w:color="auto"/>
            <w:left w:val="none" w:sz="0" w:space="0" w:color="auto"/>
            <w:bottom w:val="none" w:sz="0" w:space="0" w:color="auto"/>
            <w:right w:val="none" w:sz="0" w:space="0" w:color="auto"/>
          </w:divBdr>
        </w:div>
        <w:div w:id="1071541059">
          <w:marLeft w:val="640"/>
          <w:marRight w:val="0"/>
          <w:marTop w:val="0"/>
          <w:marBottom w:val="0"/>
          <w:divBdr>
            <w:top w:val="none" w:sz="0" w:space="0" w:color="auto"/>
            <w:left w:val="none" w:sz="0" w:space="0" w:color="auto"/>
            <w:bottom w:val="none" w:sz="0" w:space="0" w:color="auto"/>
            <w:right w:val="none" w:sz="0" w:space="0" w:color="auto"/>
          </w:divBdr>
        </w:div>
        <w:div w:id="1096360898">
          <w:marLeft w:val="640"/>
          <w:marRight w:val="0"/>
          <w:marTop w:val="0"/>
          <w:marBottom w:val="0"/>
          <w:divBdr>
            <w:top w:val="none" w:sz="0" w:space="0" w:color="auto"/>
            <w:left w:val="none" w:sz="0" w:space="0" w:color="auto"/>
            <w:bottom w:val="none" w:sz="0" w:space="0" w:color="auto"/>
            <w:right w:val="none" w:sz="0" w:space="0" w:color="auto"/>
          </w:divBdr>
        </w:div>
        <w:div w:id="1108770384">
          <w:marLeft w:val="640"/>
          <w:marRight w:val="0"/>
          <w:marTop w:val="0"/>
          <w:marBottom w:val="0"/>
          <w:divBdr>
            <w:top w:val="none" w:sz="0" w:space="0" w:color="auto"/>
            <w:left w:val="none" w:sz="0" w:space="0" w:color="auto"/>
            <w:bottom w:val="none" w:sz="0" w:space="0" w:color="auto"/>
            <w:right w:val="none" w:sz="0" w:space="0" w:color="auto"/>
          </w:divBdr>
        </w:div>
        <w:div w:id="1109738618">
          <w:marLeft w:val="640"/>
          <w:marRight w:val="0"/>
          <w:marTop w:val="0"/>
          <w:marBottom w:val="0"/>
          <w:divBdr>
            <w:top w:val="none" w:sz="0" w:space="0" w:color="auto"/>
            <w:left w:val="none" w:sz="0" w:space="0" w:color="auto"/>
            <w:bottom w:val="none" w:sz="0" w:space="0" w:color="auto"/>
            <w:right w:val="none" w:sz="0" w:space="0" w:color="auto"/>
          </w:divBdr>
        </w:div>
        <w:div w:id="1114208111">
          <w:marLeft w:val="640"/>
          <w:marRight w:val="0"/>
          <w:marTop w:val="0"/>
          <w:marBottom w:val="0"/>
          <w:divBdr>
            <w:top w:val="none" w:sz="0" w:space="0" w:color="auto"/>
            <w:left w:val="none" w:sz="0" w:space="0" w:color="auto"/>
            <w:bottom w:val="none" w:sz="0" w:space="0" w:color="auto"/>
            <w:right w:val="none" w:sz="0" w:space="0" w:color="auto"/>
          </w:divBdr>
        </w:div>
        <w:div w:id="1114983848">
          <w:marLeft w:val="640"/>
          <w:marRight w:val="0"/>
          <w:marTop w:val="0"/>
          <w:marBottom w:val="0"/>
          <w:divBdr>
            <w:top w:val="none" w:sz="0" w:space="0" w:color="auto"/>
            <w:left w:val="none" w:sz="0" w:space="0" w:color="auto"/>
            <w:bottom w:val="none" w:sz="0" w:space="0" w:color="auto"/>
            <w:right w:val="none" w:sz="0" w:space="0" w:color="auto"/>
          </w:divBdr>
        </w:div>
        <w:div w:id="1134523952">
          <w:marLeft w:val="640"/>
          <w:marRight w:val="0"/>
          <w:marTop w:val="0"/>
          <w:marBottom w:val="0"/>
          <w:divBdr>
            <w:top w:val="none" w:sz="0" w:space="0" w:color="auto"/>
            <w:left w:val="none" w:sz="0" w:space="0" w:color="auto"/>
            <w:bottom w:val="none" w:sz="0" w:space="0" w:color="auto"/>
            <w:right w:val="none" w:sz="0" w:space="0" w:color="auto"/>
          </w:divBdr>
        </w:div>
        <w:div w:id="1167480087">
          <w:marLeft w:val="640"/>
          <w:marRight w:val="0"/>
          <w:marTop w:val="0"/>
          <w:marBottom w:val="0"/>
          <w:divBdr>
            <w:top w:val="none" w:sz="0" w:space="0" w:color="auto"/>
            <w:left w:val="none" w:sz="0" w:space="0" w:color="auto"/>
            <w:bottom w:val="none" w:sz="0" w:space="0" w:color="auto"/>
            <w:right w:val="none" w:sz="0" w:space="0" w:color="auto"/>
          </w:divBdr>
        </w:div>
        <w:div w:id="1196115429">
          <w:marLeft w:val="640"/>
          <w:marRight w:val="0"/>
          <w:marTop w:val="0"/>
          <w:marBottom w:val="0"/>
          <w:divBdr>
            <w:top w:val="none" w:sz="0" w:space="0" w:color="auto"/>
            <w:left w:val="none" w:sz="0" w:space="0" w:color="auto"/>
            <w:bottom w:val="none" w:sz="0" w:space="0" w:color="auto"/>
            <w:right w:val="none" w:sz="0" w:space="0" w:color="auto"/>
          </w:divBdr>
        </w:div>
        <w:div w:id="1200624495">
          <w:marLeft w:val="640"/>
          <w:marRight w:val="0"/>
          <w:marTop w:val="0"/>
          <w:marBottom w:val="0"/>
          <w:divBdr>
            <w:top w:val="none" w:sz="0" w:space="0" w:color="auto"/>
            <w:left w:val="none" w:sz="0" w:space="0" w:color="auto"/>
            <w:bottom w:val="none" w:sz="0" w:space="0" w:color="auto"/>
            <w:right w:val="none" w:sz="0" w:space="0" w:color="auto"/>
          </w:divBdr>
        </w:div>
        <w:div w:id="1216963855">
          <w:marLeft w:val="640"/>
          <w:marRight w:val="0"/>
          <w:marTop w:val="0"/>
          <w:marBottom w:val="0"/>
          <w:divBdr>
            <w:top w:val="none" w:sz="0" w:space="0" w:color="auto"/>
            <w:left w:val="none" w:sz="0" w:space="0" w:color="auto"/>
            <w:bottom w:val="none" w:sz="0" w:space="0" w:color="auto"/>
            <w:right w:val="none" w:sz="0" w:space="0" w:color="auto"/>
          </w:divBdr>
        </w:div>
        <w:div w:id="1219367429">
          <w:marLeft w:val="640"/>
          <w:marRight w:val="0"/>
          <w:marTop w:val="0"/>
          <w:marBottom w:val="0"/>
          <w:divBdr>
            <w:top w:val="none" w:sz="0" w:space="0" w:color="auto"/>
            <w:left w:val="none" w:sz="0" w:space="0" w:color="auto"/>
            <w:bottom w:val="none" w:sz="0" w:space="0" w:color="auto"/>
            <w:right w:val="none" w:sz="0" w:space="0" w:color="auto"/>
          </w:divBdr>
        </w:div>
        <w:div w:id="1220171814">
          <w:marLeft w:val="640"/>
          <w:marRight w:val="0"/>
          <w:marTop w:val="0"/>
          <w:marBottom w:val="0"/>
          <w:divBdr>
            <w:top w:val="none" w:sz="0" w:space="0" w:color="auto"/>
            <w:left w:val="none" w:sz="0" w:space="0" w:color="auto"/>
            <w:bottom w:val="none" w:sz="0" w:space="0" w:color="auto"/>
            <w:right w:val="none" w:sz="0" w:space="0" w:color="auto"/>
          </w:divBdr>
        </w:div>
        <w:div w:id="1230964878">
          <w:marLeft w:val="640"/>
          <w:marRight w:val="0"/>
          <w:marTop w:val="0"/>
          <w:marBottom w:val="0"/>
          <w:divBdr>
            <w:top w:val="none" w:sz="0" w:space="0" w:color="auto"/>
            <w:left w:val="none" w:sz="0" w:space="0" w:color="auto"/>
            <w:bottom w:val="none" w:sz="0" w:space="0" w:color="auto"/>
            <w:right w:val="none" w:sz="0" w:space="0" w:color="auto"/>
          </w:divBdr>
        </w:div>
        <w:div w:id="1231500961">
          <w:marLeft w:val="640"/>
          <w:marRight w:val="0"/>
          <w:marTop w:val="0"/>
          <w:marBottom w:val="0"/>
          <w:divBdr>
            <w:top w:val="none" w:sz="0" w:space="0" w:color="auto"/>
            <w:left w:val="none" w:sz="0" w:space="0" w:color="auto"/>
            <w:bottom w:val="none" w:sz="0" w:space="0" w:color="auto"/>
            <w:right w:val="none" w:sz="0" w:space="0" w:color="auto"/>
          </w:divBdr>
        </w:div>
        <w:div w:id="1241211576">
          <w:marLeft w:val="640"/>
          <w:marRight w:val="0"/>
          <w:marTop w:val="0"/>
          <w:marBottom w:val="0"/>
          <w:divBdr>
            <w:top w:val="none" w:sz="0" w:space="0" w:color="auto"/>
            <w:left w:val="none" w:sz="0" w:space="0" w:color="auto"/>
            <w:bottom w:val="none" w:sz="0" w:space="0" w:color="auto"/>
            <w:right w:val="none" w:sz="0" w:space="0" w:color="auto"/>
          </w:divBdr>
        </w:div>
        <w:div w:id="1242761216">
          <w:marLeft w:val="640"/>
          <w:marRight w:val="0"/>
          <w:marTop w:val="0"/>
          <w:marBottom w:val="0"/>
          <w:divBdr>
            <w:top w:val="none" w:sz="0" w:space="0" w:color="auto"/>
            <w:left w:val="none" w:sz="0" w:space="0" w:color="auto"/>
            <w:bottom w:val="none" w:sz="0" w:space="0" w:color="auto"/>
            <w:right w:val="none" w:sz="0" w:space="0" w:color="auto"/>
          </w:divBdr>
        </w:div>
        <w:div w:id="1253078061">
          <w:marLeft w:val="640"/>
          <w:marRight w:val="0"/>
          <w:marTop w:val="0"/>
          <w:marBottom w:val="0"/>
          <w:divBdr>
            <w:top w:val="none" w:sz="0" w:space="0" w:color="auto"/>
            <w:left w:val="none" w:sz="0" w:space="0" w:color="auto"/>
            <w:bottom w:val="none" w:sz="0" w:space="0" w:color="auto"/>
            <w:right w:val="none" w:sz="0" w:space="0" w:color="auto"/>
          </w:divBdr>
        </w:div>
        <w:div w:id="1264266820">
          <w:marLeft w:val="640"/>
          <w:marRight w:val="0"/>
          <w:marTop w:val="0"/>
          <w:marBottom w:val="0"/>
          <w:divBdr>
            <w:top w:val="none" w:sz="0" w:space="0" w:color="auto"/>
            <w:left w:val="none" w:sz="0" w:space="0" w:color="auto"/>
            <w:bottom w:val="none" w:sz="0" w:space="0" w:color="auto"/>
            <w:right w:val="none" w:sz="0" w:space="0" w:color="auto"/>
          </w:divBdr>
        </w:div>
        <w:div w:id="1272055708">
          <w:marLeft w:val="640"/>
          <w:marRight w:val="0"/>
          <w:marTop w:val="0"/>
          <w:marBottom w:val="0"/>
          <w:divBdr>
            <w:top w:val="none" w:sz="0" w:space="0" w:color="auto"/>
            <w:left w:val="none" w:sz="0" w:space="0" w:color="auto"/>
            <w:bottom w:val="none" w:sz="0" w:space="0" w:color="auto"/>
            <w:right w:val="none" w:sz="0" w:space="0" w:color="auto"/>
          </w:divBdr>
        </w:div>
        <w:div w:id="1290820043">
          <w:marLeft w:val="640"/>
          <w:marRight w:val="0"/>
          <w:marTop w:val="0"/>
          <w:marBottom w:val="0"/>
          <w:divBdr>
            <w:top w:val="none" w:sz="0" w:space="0" w:color="auto"/>
            <w:left w:val="none" w:sz="0" w:space="0" w:color="auto"/>
            <w:bottom w:val="none" w:sz="0" w:space="0" w:color="auto"/>
            <w:right w:val="none" w:sz="0" w:space="0" w:color="auto"/>
          </w:divBdr>
        </w:div>
        <w:div w:id="1295678276">
          <w:marLeft w:val="640"/>
          <w:marRight w:val="0"/>
          <w:marTop w:val="0"/>
          <w:marBottom w:val="0"/>
          <w:divBdr>
            <w:top w:val="none" w:sz="0" w:space="0" w:color="auto"/>
            <w:left w:val="none" w:sz="0" w:space="0" w:color="auto"/>
            <w:bottom w:val="none" w:sz="0" w:space="0" w:color="auto"/>
            <w:right w:val="none" w:sz="0" w:space="0" w:color="auto"/>
          </w:divBdr>
        </w:div>
        <w:div w:id="1303003362">
          <w:marLeft w:val="640"/>
          <w:marRight w:val="0"/>
          <w:marTop w:val="0"/>
          <w:marBottom w:val="0"/>
          <w:divBdr>
            <w:top w:val="none" w:sz="0" w:space="0" w:color="auto"/>
            <w:left w:val="none" w:sz="0" w:space="0" w:color="auto"/>
            <w:bottom w:val="none" w:sz="0" w:space="0" w:color="auto"/>
            <w:right w:val="none" w:sz="0" w:space="0" w:color="auto"/>
          </w:divBdr>
        </w:div>
        <w:div w:id="1306202984">
          <w:marLeft w:val="640"/>
          <w:marRight w:val="0"/>
          <w:marTop w:val="0"/>
          <w:marBottom w:val="0"/>
          <w:divBdr>
            <w:top w:val="none" w:sz="0" w:space="0" w:color="auto"/>
            <w:left w:val="none" w:sz="0" w:space="0" w:color="auto"/>
            <w:bottom w:val="none" w:sz="0" w:space="0" w:color="auto"/>
            <w:right w:val="none" w:sz="0" w:space="0" w:color="auto"/>
          </w:divBdr>
        </w:div>
        <w:div w:id="1317803431">
          <w:marLeft w:val="640"/>
          <w:marRight w:val="0"/>
          <w:marTop w:val="0"/>
          <w:marBottom w:val="0"/>
          <w:divBdr>
            <w:top w:val="none" w:sz="0" w:space="0" w:color="auto"/>
            <w:left w:val="none" w:sz="0" w:space="0" w:color="auto"/>
            <w:bottom w:val="none" w:sz="0" w:space="0" w:color="auto"/>
            <w:right w:val="none" w:sz="0" w:space="0" w:color="auto"/>
          </w:divBdr>
        </w:div>
        <w:div w:id="1320159216">
          <w:marLeft w:val="640"/>
          <w:marRight w:val="0"/>
          <w:marTop w:val="0"/>
          <w:marBottom w:val="0"/>
          <w:divBdr>
            <w:top w:val="none" w:sz="0" w:space="0" w:color="auto"/>
            <w:left w:val="none" w:sz="0" w:space="0" w:color="auto"/>
            <w:bottom w:val="none" w:sz="0" w:space="0" w:color="auto"/>
            <w:right w:val="none" w:sz="0" w:space="0" w:color="auto"/>
          </w:divBdr>
        </w:div>
        <w:div w:id="1339649643">
          <w:marLeft w:val="640"/>
          <w:marRight w:val="0"/>
          <w:marTop w:val="0"/>
          <w:marBottom w:val="0"/>
          <w:divBdr>
            <w:top w:val="none" w:sz="0" w:space="0" w:color="auto"/>
            <w:left w:val="none" w:sz="0" w:space="0" w:color="auto"/>
            <w:bottom w:val="none" w:sz="0" w:space="0" w:color="auto"/>
            <w:right w:val="none" w:sz="0" w:space="0" w:color="auto"/>
          </w:divBdr>
        </w:div>
        <w:div w:id="1342779262">
          <w:marLeft w:val="640"/>
          <w:marRight w:val="0"/>
          <w:marTop w:val="0"/>
          <w:marBottom w:val="0"/>
          <w:divBdr>
            <w:top w:val="none" w:sz="0" w:space="0" w:color="auto"/>
            <w:left w:val="none" w:sz="0" w:space="0" w:color="auto"/>
            <w:bottom w:val="none" w:sz="0" w:space="0" w:color="auto"/>
            <w:right w:val="none" w:sz="0" w:space="0" w:color="auto"/>
          </w:divBdr>
        </w:div>
        <w:div w:id="1348602941">
          <w:marLeft w:val="640"/>
          <w:marRight w:val="0"/>
          <w:marTop w:val="0"/>
          <w:marBottom w:val="0"/>
          <w:divBdr>
            <w:top w:val="none" w:sz="0" w:space="0" w:color="auto"/>
            <w:left w:val="none" w:sz="0" w:space="0" w:color="auto"/>
            <w:bottom w:val="none" w:sz="0" w:space="0" w:color="auto"/>
            <w:right w:val="none" w:sz="0" w:space="0" w:color="auto"/>
          </w:divBdr>
        </w:div>
        <w:div w:id="1364594154">
          <w:marLeft w:val="640"/>
          <w:marRight w:val="0"/>
          <w:marTop w:val="0"/>
          <w:marBottom w:val="0"/>
          <w:divBdr>
            <w:top w:val="none" w:sz="0" w:space="0" w:color="auto"/>
            <w:left w:val="none" w:sz="0" w:space="0" w:color="auto"/>
            <w:bottom w:val="none" w:sz="0" w:space="0" w:color="auto"/>
            <w:right w:val="none" w:sz="0" w:space="0" w:color="auto"/>
          </w:divBdr>
        </w:div>
        <w:div w:id="1364868803">
          <w:marLeft w:val="640"/>
          <w:marRight w:val="0"/>
          <w:marTop w:val="0"/>
          <w:marBottom w:val="0"/>
          <w:divBdr>
            <w:top w:val="none" w:sz="0" w:space="0" w:color="auto"/>
            <w:left w:val="none" w:sz="0" w:space="0" w:color="auto"/>
            <w:bottom w:val="none" w:sz="0" w:space="0" w:color="auto"/>
            <w:right w:val="none" w:sz="0" w:space="0" w:color="auto"/>
          </w:divBdr>
        </w:div>
        <w:div w:id="1380394964">
          <w:marLeft w:val="640"/>
          <w:marRight w:val="0"/>
          <w:marTop w:val="0"/>
          <w:marBottom w:val="0"/>
          <w:divBdr>
            <w:top w:val="none" w:sz="0" w:space="0" w:color="auto"/>
            <w:left w:val="none" w:sz="0" w:space="0" w:color="auto"/>
            <w:bottom w:val="none" w:sz="0" w:space="0" w:color="auto"/>
            <w:right w:val="none" w:sz="0" w:space="0" w:color="auto"/>
          </w:divBdr>
        </w:div>
        <w:div w:id="1382245490">
          <w:marLeft w:val="640"/>
          <w:marRight w:val="0"/>
          <w:marTop w:val="0"/>
          <w:marBottom w:val="0"/>
          <w:divBdr>
            <w:top w:val="none" w:sz="0" w:space="0" w:color="auto"/>
            <w:left w:val="none" w:sz="0" w:space="0" w:color="auto"/>
            <w:bottom w:val="none" w:sz="0" w:space="0" w:color="auto"/>
            <w:right w:val="none" w:sz="0" w:space="0" w:color="auto"/>
          </w:divBdr>
        </w:div>
        <w:div w:id="1384793529">
          <w:marLeft w:val="640"/>
          <w:marRight w:val="0"/>
          <w:marTop w:val="0"/>
          <w:marBottom w:val="0"/>
          <w:divBdr>
            <w:top w:val="none" w:sz="0" w:space="0" w:color="auto"/>
            <w:left w:val="none" w:sz="0" w:space="0" w:color="auto"/>
            <w:bottom w:val="none" w:sz="0" w:space="0" w:color="auto"/>
            <w:right w:val="none" w:sz="0" w:space="0" w:color="auto"/>
          </w:divBdr>
        </w:div>
        <w:div w:id="1395469794">
          <w:marLeft w:val="640"/>
          <w:marRight w:val="0"/>
          <w:marTop w:val="0"/>
          <w:marBottom w:val="0"/>
          <w:divBdr>
            <w:top w:val="none" w:sz="0" w:space="0" w:color="auto"/>
            <w:left w:val="none" w:sz="0" w:space="0" w:color="auto"/>
            <w:bottom w:val="none" w:sz="0" w:space="0" w:color="auto"/>
            <w:right w:val="none" w:sz="0" w:space="0" w:color="auto"/>
          </w:divBdr>
        </w:div>
        <w:div w:id="1398556120">
          <w:marLeft w:val="640"/>
          <w:marRight w:val="0"/>
          <w:marTop w:val="0"/>
          <w:marBottom w:val="0"/>
          <w:divBdr>
            <w:top w:val="none" w:sz="0" w:space="0" w:color="auto"/>
            <w:left w:val="none" w:sz="0" w:space="0" w:color="auto"/>
            <w:bottom w:val="none" w:sz="0" w:space="0" w:color="auto"/>
            <w:right w:val="none" w:sz="0" w:space="0" w:color="auto"/>
          </w:divBdr>
        </w:div>
        <w:div w:id="1410931517">
          <w:marLeft w:val="640"/>
          <w:marRight w:val="0"/>
          <w:marTop w:val="0"/>
          <w:marBottom w:val="0"/>
          <w:divBdr>
            <w:top w:val="none" w:sz="0" w:space="0" w:color="auto"/>
            <w:left w:val="none" w:sz="0" w:space="0" w:color="auto"/>
            <w:bottom w:val="none" w:sz="0" w:space="0" w:color="auto"/>
            <w:right w:val="none" w:sz="0" w:space="0" w:color="auto"/>
          </w:divBdr>
        </w:div>
        <w:div w:id="1414621454">
          <w:marLeft w:val="640"/>
          <w:marRight w:val="0"/>
          <w:marTop w:val="0"/>
          <w:marBottom w:val="0"/>
          <w:divBdr>
            <w:top w:val="none" w:sz="0" w:space="0" w:color="auto"/>
            <w:left w:val="none" w:sz="0" w:space="0" w:color="auto"/>
            <w:bottom w:val="none" w:sz="0" w:space="0" w:color="auto"/>
            <w:right w:val="none" w:sz="0" w:space="0" w:color="auto"/>
          </w:divBdr>
        </w:div>
        <w:div w:id="1419594510">
          <w:marLeft w:val="640"/>
          <w:marRight w:val="0"/>
          <w:marTop w:val="0"/>
          <w:marBottom w:val="0"/>
          <w:divBdr>
            <w:top w:val="none" w:sz="0" w:space="0" w:color="auto"/>
            <w:left w:val="none" w:sz="0" w:space="0" w:color="auto"/>
            <w:bottom w:val="none" w:sz="0" w:space="0" w:color="auto"/>
            <w:right w:val="none" w:sz="0" w:space="0" w:color="auto"/>
          </w:divBdr>
        </w:div>
        <w:div w:id="1425881225">
          <w:marLeft w:val="640"/>
          <w:marRight w:val="0"/>
          <w:marTop w:val="0"/>
          <w:marBottom w:val="0"/>
          <w:divBdr>
            <w:top w:val="none" w:sz="0" w:space="0" w:color="auto"/>
            <w:left w:val="none" w:sz="0" w:space="0" w:color="auto"/>
            <w:bottom w:val="none" w:sz="0" w:space="0" w:color="auto"/>
            <w:right w:val="none" w:sz="0" w:space="0" w:color="auto"/>
          </w:divBdr>
        </w:div>
        <w:div w:id="1427582215">
          <w:marLeft w:val="640"/>
          <w:marRight w:val="0"/>
          <w:marTop w:val="0"/>
          <w:marBottom w:val="0"/>
          <w:divBdr>
            <w:top w:val="none" w:sz="0" w:space="0" w:color="auto"/>
            <w:left w:val="none" w:sz="0" w:space="0" w:color="auto"/>
            <w:bottom w:val="none" w:sz="0" w:space="0" w:color="auto"/>
            <w:right w:val="none" w:sz="0" w:space="0" w:color="auto"/>
          </w:divBdr>
        </w:div>
        <w:div w:id="1451819454">
          <w:marLeft w:val="640"/>
          <w:marRight w:val="0"/>
          <w:marTop w:val="0"/>
          <w:marBottom w:val="0"/>
          <w:divBdr>
            <w:top w:val="none" w:sz="0" w:space="0" w:color="auto"/>
            <w:left w:val="none" w:sz="0" w:space="0" w:color="auto"/>
            <w:bottom w:val="none" w:sz="0" w:space="0" w:color="auto"/>
            <w:right w:val="none" w:sz="0" w:space="0" w:color="auto"/>
          </w:divBdr>
        </w:div>
        <w:div w:id="1457093789">
          <w:marLeft w:val="640"/>
          <w:marRight w:val="0"/>
          <w:marTop w:val="0"/>
          <w:marBottom w:val="0"/>
          <w:divBdr>
            <w:top w:val="none" w:sz="0" w:space="0" w:color="auto"/>
            <w:left w:val="none" w:sz="0" w:space="0" w:color="auto"/>
            <w:bottom w:val="none" w:sz="0" w:space="0" w:color="auto"/>
            <w:right w:val="none" w:sz="0" w:space="0" w:color="auto"/>
          </w:divBdr>
        </w:div>
        <w:div w:id="1457721713">
          <w:marLeft w:val="640"/>
          <w:marRight w:val="0"/>
          <w:marTop w:val="0"/>
          <w:marBottom w:val="0"/>
          <w:divBdr>
            <w:top w:val="none" w:sz="0" w:space="0" w:color="auto"/>
            <w:left w:val="none" w:sz="0" w:space="0" w:color="auto"/>
            <w:bottom w:val="none" w:sz="0" w:space="0" w:color="auto"/>
            <w:right w:val="none" w:sz="0" w:space="0" w:color="auto"/>
          </w:divBdr>
        </w:div>
        <w:div w:id="1460227841">
          <w:marLeft w:val="640"/>
          <w:marRight w:val="0"/>
          <w:marTop w:val="0"/>
          <w:marBottom w:val="0"/>
          <w:divBdr>
            <w:top w:val="none" w:sz="0" w:space="0" w:color="auto"/>
            <w:left w:val="none" w:sz="0" w:space="0" w:color="auto"/>
            <w:bottom w:val="none" w:sz="0" w:space="0" w:color="auto"/>
            <w:right w:val="none" w:sz="0" w:space="0" w:color="auto"/>
          </w:divBdr>
        </w:div>
        <w:div w:id="1492409525">
          <w:marLeft w:val="640"/>
          <w:marRight w:val="0"/>
          <w:marTop w:val="0"/>
          <w:marBottom w:val="0"/>
          <w:divBdr>
            <w:top w:val="none" w:sz="0" w:space="0" w:color="auto"/>
            <w:left w:val="none" w:sz="0" w:space="0" w:color="auto"/>
            <w:bottom w:val="none" w:sz="0" w:space="0" w:color="auto"/>
            <w:right w:val="none" w:sz="0" w:space="0" w:color="auto"/>
          </w:divBdr>
        </w:div>
        <w:div w:id="1505319578">
          <w:marLeft w:val="640"/>
          <w:marRight w:val="0"/>
          <w:marTop w:val="0"/>
          <w:marBottom w:val="0"/>
          <w:divBdr>
            <w:top w:val="none" w:sz="0" w:space="0" w:color="auto"/>
            <w:left w:val="none" w:sz="0" w:space="0" w:color="auto"/>
            <w:bottom w:val="none" w:sz="0" w:space="0" w:color="auto"/>
            <w:right w:val="none" w:sz="0" w:space="0" w:color="auto"/>
          </w:divBdr>
        </w:div>
        <w:div w:id="1519654507">
          <w:marLeft w:val="640"/>
          <w:marRight w:val="0"/>
          <w:marTop w:val="0"/>
          <w:marBottom w:val="0"/>
          <w:divBdr>
            <w:top w:val="none" w:sz="0" w:space="0" w:color="auto"/>
            <w:left w:val="none" w:sz="0" w:space="0" w:color="auto"/>
            <w:bottom w:val="none" w:sz="0" w:space="0" w:color="auto"/>
            <w:right w:val="none" w:sz="0" w:space="0" w:color="auto"/>
          </w:divBdr>
        </w:div>
        <w:div w:id="1521235070">
          <w:marLeft w:val="640"/>
          <w:marRight w:val="0"/>
          <w:marTop w:val="0"/>
          <w:marBottom w:val="0"/>
          <w:divBdr>
            <w:top w:val="none" w:sz="0" w:space="0" w:color="auto"/>
            <w:left w:val="none" w:sz="0" w:space="0" w:color="auto"/>
            <w:bottom w:val="none" w:sz="0" w:space="0" w:color="auto"/>
            <w:right w:val="none" w:sz="0" w:space="0" w:color="auto"/>
          </w:divBdr>
        </w:div>
        <w:div w:id="1530138971">
          <w:marLeft w:val="640"/>
          <w:marRight w:val="0"/>
          <w:marTop w:val="0"/>
          <w:marBottom w:val="0"/>
          <w:divBdr>
            <w:top w:val="none" w:sz="0" w:space="0" w:color="auto"/>
            <w:left w:val="none" w:sz="0" w:space="0" w:color="auto"/>
            <w:bottom w:val="none" w:sz="0" w:space="0" w:color="auto"/>
            <w:right w:val="none" w:sz="0" w:space="0" w:color="auto"/>
          </w:divBdr>
        </w:div>
        <w:div w:id="1530223850">
          <w:marLeft w:val="640"/>
          <w:marRight w:val="0"/>
          <w:marTop w:val="0"/>
          <w:marBottom w:val="0"/>
          <w:divBdr>
            <w:top w:val="none" w:sz="0" w:space="0" w:color="auto"/>
            <w:left w:val="none" w:sz="0" w:space="0" w:color="auto"/>
            <w:bottom w:val="none" w:sz="0" w:space="0" w:color="auto"/>
            <w:right w:val="none" w:sz="0" w:space="0" w:color="auto"/>
          </w:divBdr>
        </w:div>
        <w:div w:id="1551303380">
          <w:marLeft w:val="640"/>
          <w:marRight w:val="0"/>
          <w:marTop w:val="0"/>
          <w:marBottom w:val="0"/>
          <w:divBdr>
            <w:top w:val="none" w:sz="0" w:space="0" w:color="auto"/>
            <w:left w:val="none" w:sz="0" w:space="0" w:color="auto"/>
            <w:bottom w:val="none" w:sz="0" w:space="0" w:color="auto"/>
            <w:right w:val="none" w:sz="0" w:space="0" w:color="auto"/>
          </w:divBdr>
        </w:div>
        <w:div w:id="1551648095">
          <w:marLeft w:val="640"/>
          <w:marRight w:val="0"/>
          <w:marTop w:val="0"/>
          <w:marBottom w:val="0"/>
          <w:divBdr>
            <w:top w:val="none" w:sz="0" w:space="0" w:color="auto"/>
            <w:left w:val="none" w:sz="0" w:space="0" w:color="auto"/>
            <w:bottom w:val="none" w:sz="0" w:space="0" w:color="auto"/>
            <w:right w:val="none" w:sz="0" w:space="0" w:color="auto"/>
          </w:divBdr>
        </w:div>
        <w:div w:id="1553736775">
          <w:marLeft w:val="640"/>
          <w:marRight w:val="0"/>
          <w:marTop w:val="0"/>
          <w:marBottom w:val="0"/>
          <w:divBdr>
            <w:top w:val="none" w:sz="0" w:space="0" w:color="auto"/>
            <w:left w:val="none" w:sz="0" w:space="0" w:color="auto"/>
            <w:bottom w:val="none" w:sz="0" w:space="0" w:color="auto"/>
            <w:right w:val="none" w:sz="0" w:space="0" w:color="auto"/>
          </w:divBdr>
        </w:div>
        <w:div w:id="1608270115">
          <w:marLeft w:val="640"/>
          <w:marRight w:val="0"/>
          <w:marTop w:val="0"/>
          <w:marBottom w:val="0"/>
          <w:divBdr>
            <w:top w:val="none" w:sz="0" w:space="0" w:color="auto"/>
            <w:left w:val="none" w:sz="0" w:space="0" w:color="auto"/>
            <w:bottom w:val="none" w:sz="0" w:space="0" w:color="auto"/>
            <w:right w:val="none" w:sz="0" w:space="0" w:color="auto"/>
          </w:divBdr>
        </w:div>
        <w:div w:id="1609895531">
          <w:marLeft w:val="640"/>
          <w:marRight w:val="0"/>
          <w:marTop w:val="0"/>
          <w:marBottom w:val="0"/>
          <w:divBdr>
            <w:top w:val="none" w:sz="0" w:space="0" w:color="auto"/>
            <w:left w:val="none" w:sz="0" w:space="0" w:color="auto"/>
            <w:bottom w:val="none" w:sz="0" w:space="0" w:color="auto"/>
            <w:right w:val="none" w:sz="0" w:space="0" w:color="auto"/>
          </w:divBdr>
        </w:div>
        <w:div w:id="1614635003">
          <w:marLeft w:val="640"/>
          <w:marRight w:val="0"/>
          <w:marTop w:val="0"/>
          <w:marBottom w:val="0"/>
          <w:divBdr>
            <w:top w:val="none" w:sz="0" w:space="0" w:color="auto"/>
            <w:left w:val="none" w:sz="0" w:space="0" w:color="auto"/>
            <w:bottom w:val="none" w:sz="0" w:space="0" w:color="auto"/>
            <w:right w:val="none" w:sz="0" w:space="0" w:color="auto"/>
          </w:divBdr>
        </w:div>
        <w:div w:id="1616519163">
          <w:marLeft w:val="640"/>
          <w:marRight w:val="0"/>
          <w:marTop w:val="0"/>
          <w:marBottom w:val="0"/>
          <w:divBdr>
            <w:top w:val="none" w:sz="0" w:space="0" w:color="auto"/>
            <w:left w:val="none" w:sz="0" w:space="0" w:color="auto"/>
            <w:bottom w:val="none" w:sz="0" w:space="0" w:color="auto"/>
            <w:right w:val="none" w:sz="0" w:space="0" w:color="auto"/>
          </w:divBdr>
        </w:div>
        <w:div w:id="1624848862">
          <w:marLeft w:val="640"/>
          <w:marRight w:val="0"/>
          <w:marTop w:val="0"/>
          <w:marBottom w:val="0"/>
          <w:divBdr>
            <w:top w:val="none" w:sz="0" w:space="0" w:color="auto"/>
            <w:left w:val="none" w:sz="0" w:space="0" w:color="auto"/>
            <w:bottom w:val="none" w:sz="0" w:space="0" w:color="auto"/>
            <w:right w:val="none" w:sz="0" w:space="0" w:color="auto"/>
          </w:divBdr>
        </w:div>
        <w:div w:id="1632517062">
          <w:marLeft w:val="640"/>
          <w:marRight w:val="0"/>
          <w:marTop w:val="0"/>
          <w:marBottom w:val="0"/>
          <w:divBdr>
            <w:top w:val="none" w:sz="0" w:space="0" w:color="auto"/>
            <w:left w:val="none" w:sz="0" w:space="0" w:color="auto"/>
            <w:bottom w:val="none" w:sz="0" w:space="0" w:color="auto"/>
            <w:right w:val="none" w:sz="0" w:space="0" w:color="auto"/>
          </w:divBdr>
        </w:div>
        <w:div w:id="1667712095">
          <w:marLeft w:val="640"/>
          <w:marRight w:val="0"/>
          <w:marTop w:val="0"/>
          <w:marBottom w:val="0"/>
          <w:divBdr>
            <w:top w:val="none" w:sz="0" w:space="0" w:color="auto"/>
            <w:left w:val="none" w:sz="0" w:space="0" w:color="auto"/>
            <w:bottom w:val="none" w:sz="0" w:space="0" w:color="auto"/>
            <w:right w:val="none" w:sz="0" w:space="0" w:color="auto"/>
          </w:divBdr>
        </w:div>
        <w:div w:id="1668747282">
          <w:marLeft w:val="640"/>
          <w:marRight w:val="0"/>
          <w:marTop w:val="0"/>
          <w:marBottom w:val="0"/>
          <w:divBdr>
            <w:top w:val="none" w:sz="0" w:space="0" w:color="auto"/>
            <w:left w:val="none" w:sz="0" w:space="0" w:color="auto"/>
            <w:bottom w:val="none" w:sz="0" w:space="0" w:color="auto"/>
            <w:right w:val="none" w:sz="0" w:space="0" w:color="auto"/>
          </w:divBdr>
        </w:div>
        <w:div w:id="1670523438">
          <w:marLeft w:val="640"/>
          <w:marRight w:val="0"/>
          <w:marTop w:val="0"/>
          <w:marBottom w:val="0"/>
          <w:divBdr>
            <w:top w:val="none" w:sz="0" w:space="0" w:color="auto"/>
            <w:left w:val="none" w:sz="0" w:space="0" w:color="auto"/>
            <w:bottom w:val="none" w:sz="0" w:space="0" w:color="auto"/>
            <w:right w:val="none" w:sz="0" w:space="0" w:color="auto"/>
          </w:divBdr>
        </w:div>
        <w:div w:id="1673684551">
          <w:marLeft w:val="640"/>
          <w:marRight w:val="0"/>
          <w:marTop w:val="0"/>
          <w:marBottom w:val="0"/>
          <w:divBdr>
            <w:top w:val="none" w:sz="0" w:space="0" w:color="auto"/>
            <w:left w:val="none" w:sz="0" w:space="0" w:color="auto"/>
            <w:bottom w:val="none" w:sz="0" w:space="0" w:color="auto"/>
            <w:right w:val="none" w:sz="0" w:space="0" w:color="auto"/>
          </w:divBdr>
        </w:div>
        <w:div w:id="1680036639">
          <w:marLeft w:val="640"/>
          <w:marRight w:val="0"/>
          <w:marTop w:val="0"/>
          <w:marBottom w:val="0"/>
          <w:divBdr>
            <w:top w:val="none" w:sz="0" w:space="0" w:color="auto"/>
            <w:left w:val="none" w:sz="0" w:space="0" w:color="auto"/>
            <w:bottom w:val="none" w:sz="0" w:space="0" w:color="auto"/>
            <w:right w:val="none" w:sz="0" w:space="0" w:color="auto"/>
          </w:divBdr>
        </w:div>
        <w:div w:id="1682706954">
          <w:marLeft w:val="640"/>
          <w:marRight w:val="0"/>
          <w:marTop w:val="0"/>
          <w:marBottom w:val="0"/>
          <w:divBdr>
            <w:top w:val="none" w:sz="0" w:space="0" w:color="auto"/>
            <w:left w:val="none" w:sz="0" w:space="0" w:color="auto"/>
            <w:bottom w:val="none" w:sz="0" w:space="0" w:color="auto"/>
            <w:right w:val="none" w:sz="0" w:space="0" w:color="auto"/>
          </w:divBdr>
        </w:div>
        <w:div w:id="1688943499">
          <w:marLeft w:val="640"/>
          <w:marRight w:val="0"/>
          <w:marTop w:val="0"/>
          <w:marBottom w:val="0"/>
          <w:divBdr>
            <w:top w:val="none" w:sz="0" w:space="0" w:color="auto"/>
            <w:left w:val="none" w:sz="0" w:space="0" w:color="auto"/>
            <w:bottom w:val="none" w:sz="0" w:space="0" w:color="auto"/>
            <w:right w:val="none" w:sz="0" w:space="0" w:color="auto"/>
          </w:divBdr>
        </w:div>
        <w:div w:id="1695225679">
          <w:marLeft w:val="640"/>
          <w:marRight w:val="0"/>
          <w:marTop w:val="0"/>
          <w:marBottom w:val="0"/>
          <w:divBdr>
            <w:top w:val="none" w:sz="0" w:space="0" w:color="auto"/>
            <w:left w:val="none" w:sz="0" w:space="0" w:color="auto"/>
            <w:bottom w:val="none" w:sz="0" w:space="0" w:color="auto"/>
            <w:right w:val="none" w:sz="0" w:space="0" w:color="auto"/>
          </w:divBdr>
        </w:div>
        <w:div w:id="1713457969">
          <w:marLeft w:val="640"/>
          <w:marRight w:val="0"/>
          <w:marTop w:val="0"/>
          <w:marBottom w:val="0"/>
          <w:divBdr>
            <w:top w:val="none" w:sz="0" w:space="0" w:color="auto"/>
            <w:left w:val="none" w:sz="0" w:space="0" w:color="auto"/>
            <w:bottom w:val="none" w:sz="0" w:space="0" w:color="auto"/>
            <w:right w:val="none" w:sz="0" w:space="0" w:color="auto"/>
          </w:divBdr>
        </w:div>
        <w:div w:id="1716345252">
          <w:marLeft w:val="640"/>
          <w:marRight w:val="0"/>
          <w:marTop w:val="0"/>
          <w:marBottom w:val="0"/>
          <w:divBdr>
            <w:top w:val="none" w:sz="0" w:space="0" w:color="auto"/>
            <w:left w:val="none" w:sz="0" w:space="0" w:color="auto"/>
            <w:bottom w:val="none" w:sz="0" w:space="0" w:color="auto"/>
            <w:right w:val="none" w:sz="0" w:space="0" w:color="auto"/>
          </w:divBdr>
        </w:div>
        <w:div w:id="1725642064">
          <w:marLeft w:val="640"/>
          <w:marRight w:val="0"/>
          <w:marTop w:val="0"/>
          <w:marBottom w:val="0"/>
          <w:divBdr>
            <w:top w:val="none" w:sz="0" w:space="0" w:color="auto"/>
            <w:left w:val="none" w:sz="0" w:space="0" w:color="auto"/>
            <w:bottom w:val="none" w:sz="0" w:space="0" w:color="auto"/>
            <w:right w:val="none" w:sz="0" w:space="0" w:color="auto"/>
          </w:divBdr>
        </w:div>
        <w:div w:id="1728138462">
          <w:marLeft w:val="640"/>
          <w:marRight w:val="0"/>
          <w:marTop w:val="0"/>
          <w:marBottom w:val="0"/>
          <w:divBdr>
            <w:top w:val="none" w:sz="0" w:space="0" w:color="auto"/>
            <w:left w:val="none" w:sz="0" w:space="0" w:color="auto"/>
            <w:bottom w:val="none" w:sz="0" w:space="0" w:color="auto"/>
            <w:right w:val="none" w:sz="0" w:space="0" w:color="auto"/>
          </w:divBdr>
        </w:div>
        <w:div w:id="1735810902">
          <w:marLeft w:val="640"/>
          <w:marRight w:val="0"/>
          <w:marTop w:val="0"/>
          <w:marBottom w:val="0"/>
          <w:divBdr>
            <w:top w:val="none" w:sz="0" w:space="0" w:color="auto"/>
            <w:left w:val="none" w:sz="0" w:space="0" w:color="auto"/>
            <w:bottom w:val="none" w:sz="0" w:space="0" w:color="auto"/>
            <w:right w:val="none" w:sz="0" w:space="0" w:color="auto"/>
          </w:divBdr>
        </w:div>
        <w:div w:id="1757821695">
          <w:marLeft w:val="640"/>
          <w:marRight w:val="0"/>
          <w:marTop w:val="0"/>
          <w:marBottom w:val="0"/>
          <w:divBdr>
            <w:top w:val="none" w:sz="0" w:space="0" w:color="auto"/>
            <w:left w:val="none" w:sz="0" w:space="0" w:color="auto"/>
            <w:bottom w:val="none" w:sz="0" w:space="0" w:color="auto"/>
            <w:right w:val="none" w:sz="0" w:space="0" w:color="auto"/>
          </w:divBdr>
        </w:div>
        <w:div w:id="1762213647">
          <w:marLeft w:val="640"/>
          <w:marRight w:val="0"/>
          <w:marTop w:val="0"/>
          <w:marBottom w:val="0"/>
          <w:divBdr>
            <w:top w:val="none" w:sz="0" w:space="0" w:color="auto"/>
            <w:left w:val="none" w:sz="0" w:space="0" w:color="auto"/>
            <w:bottom w:val="none" w:sz="0" w:space="0" w:color="auto"/>
            <w:right w:val="none" w:sz="0" w:space="0" w:color="auto"/>
          </w:divBdr>
        </w:div>
        <w:div w:id="1767534198">
          <w:marLeft w:val="640"/>
          <w:marRight w:val="0"/>
          <w:marTop w:val="0"/>
          <w:marBottom w:val="0"/>
          <w:divBdr>
            <w:top w:val="none" w:sz="0" w:space="0" w:color="auto"/>
            <w:left w:val="none" w:sz="0" w:space="0" w:color="auto"/>
            <w:bottom w:val="none" w:sz="0" w:space="0" w:color="auto"/>
            <w:right w:val="none" w:sz="0" w:space="0" w:color="auto"/>
          </w:divBdr>
        </w:div>
        <w:div w:id="1772699622">
          <w:marLeft w:val="640"/>
          <w:marRight w:val="0"/>
          <w:marTop w:val="0"/>
          <w:marBottom w:val="0"/>
          <w:divBdr>
            <w:top w:val="none" w:sz="0" w:space="0" w:color="auto"/>
            <w:left w:val="none" w:sz="0" w:space="0" w:color="auto"/>
            <w:bottom w:val="none" w:sz="0" w:space="0" w:color="auto"/>
            <w:right w:val="none" w:sz="0" w:space="0" w:color="auto"/>
          </w:divBdr>
        </w:div>
        <w:div w:id="1784227127">
          <w:marLeft w:val="640"/>
          <w:marRight w:val="0"/>
          <w:marTop w:val="0"/>
          <w:marBottom w:val="0"/>
          <w:divBdr>
            <w:top w:val="none" w:sz="0" w:space="0" w:color="auto"/>
            <w:left w:val="none" w:sz="0" w:space="0" w:color="auto"/>
            <w:bottom w:val="none" w:sz="0" w:space="0" w:color="auto"/>
            <w:right w:val="none" w:sz="0" w:space="0" w:color="auto"/>
          </w:divBdr>
        </w:div>
        <w:div w:id="1787773295">
          <w:marLeft w:val="640"/>
          <w:marRight w:val="0"/>
          <w:marTop w:val="0"/>
          <w:marBottom w:val="0"/>
          <w:divBdr>
            <w:top w:val="none" w:sz="0" w:space="0" w:color="auto"/>
            <w:left w:val="none" w:sz="0" w:space="0" w:color="auto"/>
            <w:bottom w:val="none" w:sz="0" w:space="0" w:color="auto"/>
            <w:right w:val="none" w:sz="0" w:space="0" w:color="auto"/>
          </w:divBdr>
        </w:div>
        <w:div w:id="1791127074">
          <w:marLeft w:val="640"/>
          <w:marRight w:val="0"/>
          <w:marTop w:val="0"/>
          <w:marBottom w:val="0"/>
          <w:divBdr>
            <w:top w:val="none" w:sz="0" w:space="0" w:color="auto"/>
            <w:left w:val="none" w:sz="0" w:space="0" w:color="auto"/>
            <w:bottom w:val="none" w:sz="0" w:space="0" w:color="auto"/>
            <w:right w:val="none" w:sz="0" w:space="0" w:color="auto"/>
          </w:divBdr>
        </w:div>
        <w:div w:id="1798063784">
          <w:marLeft w:val="640"/>
          <w:marRight w:val="0"/>
          <w:marTop w:val="0"/>
          <w:marBottom w:val="0"/>
          <w:divBdr>
            <w:top w:val="none" w:sz="0" w:space="0" w:color="auto"/>
            <w:left w:val="none" w:sz="0" w:space="0" w:color="auto"/>
            <w:bottom w:val="none" w:sz="0" w:space="0" w:color="auto"/>
            <w:right w:val="none" w:sz="0" w:space="0" w:color="auto"/>
          </w:divBdr>
        </w:div>
        <w:div w:id="1803428328">
          <w:marLeft w:val="640"/>
          <w:marRight w:val="0"/>
          <w:marTop w:val="0"/>
          <w:marBottom w:val="0"/>
          <w:divBdr>
            <w:top w:val="none" w:sz="0" w:space="0" w:color="auto"/>
            <w:left w:val="none" w:sz="0" w:space="0" w:color="auto"/>
            <w:bottom w:val="none" w:sz="0" w:space="0" w:color="auto"/>
            <w:right w:val="none" w:sz="0" w:space="0" w:color="auto"/>
          </w:divBdr>
        </w:div>
        <w:div w:id="1805540197">
          <w:marLeft w:val="640"/>
          <w:marRight w:val="0"/>
          <w:marTop w:val="0"/>
          <w:marBottom w:val="0"/>
          <w:divBdr>
            <w:top w:val="none" w:sz="0" w:space="0" w:color="auto"/>
            <w:left w:val="none" w:sz="0" w:space="0" w:color="auto"/>
            <w:bottom w:val="none" w:sz="0" w:space="0" w:color="auto"/>
            <w:right w:val="none" w:sz="0" w:space="0" w:color="auto"/>
          </w:divBdr>
        </w:div>
        <w:div w:id="1806308473">
          <w:marLeft w:val="640"/>
          <w:marRight w:val="0"/>
          <w:marTop w:val="0"/>
          <w:marBottom w:val="0"/>
          <w:divBdr>
            <w:top w:val="none" w:sz="0" w:space="0" w:color="auto"/>
            <w:left w:val="none" w:sz="0" w:space="0" w:color="auto"/>
            <w:bottom w:val="none" w:sz="0" w:space="0" w:color="auto"/>
            <w:right w:val="none" w:sz="0" w:space="0" w:color="auto"/>
          </w:divBdr>
        </w:div>
        <w:div w:id="1846749950">
          <w:marLeft w:val="640"/>
          <w:marRight w:val="0"/>
          <w:marTop w:val="0"/>
          <w:marBottom w:val="0"/>
          <w:divBdr>
            <w:top w:val="none" w:sz="0" w:space="0" w:color="auto"/>
            <w:left w:val="none" w:sz="0" w:space="0" w:color="auto"/>
            <w:bottom w:val="none" w:sz="0" w:space="0" w:color="auto"/>
            <w:right w:val="none" w:sz="0" w:space="0" w:color="auto"/>
          </w:divBdr>
        </w:div>
        <w:div w:id="1847211893">
          <w:marLeft w:val="640"/>
          <w:marRight w:val="0"/>
          <w:marTop w:val="0"/>
          <w:marBottom w:val="0"/>
          <w:divBdr>
            <w:top w:val="none" w:sz="0" w:space="0" w:color="auto"/>
            <w:left w:val="none" w:sz="0" w:space="0" w:color="auto"/>
            <w:bottom w:val="none" w:sz="0" w:space="0" w:color="auto"/>
            <w:right w:val="none" w:sz="0" w:space="0" w:color="auto"/>
          </w:divBdr>
        </w:div>
        <w:div w:id="1849327363">
          <w:marLeft w:val="640"/>
          <w:marRight w:val="0"/>
          <w:marTop w:val="0"/>
          <w:marBottom w:val="0"/>
          <w:divBdr>
            <w:top w:val="none" w:sz="0" w:space="0" w:color="auto"/>
            <w:left w:val="none" w:sz="0" w:space="0" w:color="auto"/>
            <w:bottom w:val="none" w:sz="0" w:space="0" w:color="auto"/>
            <w:right w:val="none" w:sz="0" w:space="0" w:color="auto"/>
          </w:divBdr>
        </w:div>
        <w:div w:id="1867020950">
          <w:marLeft w:val="640"/>
          <w:marRight w:val="0"/>
          <w:marTop w:val="0"/>
          <w:marBottom w:val="0"/>
          <w:divBdr>
            <w:top w:val="none" w:sz="0" w:space="0" w:color="auto"/>
            <w:left w:val="none" w:sz="0" w:space="0" w:color="auto"/>
            <w:bottom w:val="none" w:sz="0" w:space="0" w:color="auto"/>
            <w:right w:val="none" w:sz="0" w:space="0" w:color="auto"/>
          </w:divBdr>
        </w:div>
        <w:div w:id="1878200065">
          <w:marLeft w:val="640"/>
          <w:marRight w:val="0"/>
          <w:marTop w:val="0"/>
          <w:marBottom w:val="0"/>
          <w:divBdr>
            <w:top w:val="none" w:sz="0" w:space="0" w:color="auto"/>
            <w:left w:val="none" w:sz="0" w:space="0" w:color="auto"/>
            <w:bottom w:val="none" w:sz="0" w:space="0" w:color="auto"/>
            <w:right w:val="none" w:sz="0" w:space="0" w:color="auto"/>
          </w:divBdr>
        </w:div>
        <w:div w:id="1880821589">
          <w:marLeft w:val="640"/>
          <w:marRight w:val="0"/>
          <w:marTop w:val="0"/>
          <w:marBottom w:val="0"/>
          <w:divBdr>
            <w:top w:val="none" w:sz="0" w:space="0" w:color="auto"/>
            <w:left w:val="none" w:sz="0" w:space="0" w:color="auto"/>
            <w:bottom w:val="none" w:sz="0" w:space="0" w:color="auto"/>
            <w:right w:val="none" w:sz="0" w:space="0" w:color="auto"/>
          </w:divBdr>
        </w:div>
        <w:div w:id="1893692957">
          <w:marLeft w:val="640"/>
          <w:marRight w:val="0"/>
          <w:marTop w:val="0"/>
          <w:marBottom w:val="0"/>
          <w:divBdr>
            <w:top w:val="none" w:sz="0" w:space="0" w:color="auto"/>
            <w:left w:val="none" w:sz="0" w:space="0" w:color="auto"/>
            <w:bottom w:val="none" w:sz="0" w:space="0" w:color="auto"/>
            <w:right w:val="none" w:sz="0" w:space="0" w:color="auto"/>
          </w:divBdr>
        </w:div>
        <w:div w:id="1894076126">
          <w:marLeft w:val="640"/>
          <w:marRight w:val="0"/>
          <w:marTop w:val="0"/>
          <w:marBottom w:val="0"/>
          <w:divBdr>
            <w:top w:val="none" w:sz="0" w:space="0" w:color="auto"/>
            <w:left w:val="none" w:sz="0" w:space="0" w:color="auto"/>
            <w:bottom w:val="none" w:sz="0" w:space="0" w:color="auto"/>
            <w:right w:val="none" w:sz="0" w:space="0" w:color="auto"/>
          </w:divBdr>
        </w:div>
        <w:div w:id="1906840859">
          <w:marLeft w:val="640"/>
          <w:marRight w:val="0"/>
          <w:marTop w:val="0"/>
          <w:marBottom w:val="0"/>
          <w:divBdr>
            <w:top w:val="none" w:sz="0" w:space="0" w:color="auto"/>
            <w:left w:val="none" w:sz="0" w:space="0" w:color="auto"/>
            <w:bottom w:val="none" w:sz="0" w:space="0" w:color="auto"/>
            <w:right w:val="none" w:sz="0" w:space="0" w:color="auto"/>
          </w:divBdr>
        </w:div>
        <w:div w:id="1909075059">
          <w:marLeft w:val="640"/>
          <w:marRight w:val="0"/>
          <w:marTop w:val="0"/>
          <w:marBottom w:val="0"/>
          <w:divBdr>
            <w:top w:val="none" w:sz="0" w:space="0" w:color="auto"/>
            <w:left w:val="none" w:sz="0" w:space="0" w:color="auto"/>
            <w:bottom w:val="none" w:sz="0" w:space="0" w:color="auto"/>
            <w:right w:val="none" w:sz="0" w:space="0" w:color="auto"/>
          </w:divBdr>
        </w:div>
        <w:div w:id="1917008331">
          <w:marLeft w:val="640"/>
          <w:marRight w:val="0"/>
          <w:marTop w:val="0"/>
          <w:marBottom w:val="0"/>
          <w:divBdr>
            <w:top w:val="none" w:sz="0" w:space="0" w:color="auto"/>
            <w:left w:val="none" w:sz="0" w:space="0" w:color="auto"/>
            <w:bottom w:val="none" w:sz="0" w:space="0" w:color="auto"/>
            <w:right w:val="none" w:sz="0" w:space="0" w:color="auto"/>
          </w:divBdr>
        </w:div>
        <w:div w:id="1917519248">
          <w:marLeft w:val="640"/>
          <w:marRight w:val="0"/>
          <w:marTop w:val="0"/>
          <w:marBottom w:val="0"/>
          <w:divBdr>
            <w:top w:val="none" w:sz="0" w:space="0" w:color="auto"/>
            <w:left w:val="none" w:sz="0" w:space="0" w:color="auto"/>
            <w:bottom w:val="none" w:sz="0" w:space="0" w:color="auto"/>
            <w:right w:val="none" w:sz="0" w:space="0" w:color="auto"/>
          </w:divBdr>
        </w:div>
        <w:div w:id="1918128877">
          <w:marLeft w:val="640"/>
          <w:marRight w:val="0"/>
          <w:marTop w:val="0"/>
          <w:marBottom w:val="0"/>
          <w:divBdr>
            <w:top w:val="none" w:sz="0" w:space="0" w:color="auto"/>
            <w:left w:val="none" w:sz="0" w:space="0" w:color="auto"/>
            <w:bottom w:val="none" w:sz="0" w:space="0" w:color="auto"/>
            <w:right w:val="none" w:sz="0" w:space="0" w:color="auto"/>
          </w:divBdr>
        </w:div>
        <w:div w:id="1921795075">
          <w:marLeft w:val="640"/>
          <w:marRight w:val="0"/>
          <w:marTop w:val="0"/>
          <w:marBottom w:val="0"/>
          <w:divBdr>
            <w:top w:val="none" w:sz="0" w:space="0" w:color="auto"/>
            <w:left w:val="none" w:sz="0" w:space="0" w:color="auto"/>
            <w:bottom w:val="none" w:sz="0" w:space="0" w:color="auto"/>
            <w:right w:val="none" w:sz="0" w:space="0" w:color="auto"/>
          </w:divBdr>
        </w:div>
        <w:div w:id="1929196784">
          <w:marLeft w:val="640"/>
          <w:marRight w:val="0"/>
          <w:marTop w:val="0"/>
          <w:marBottom w:val="0"/>
          <w:divBdr>
            <w:top w:val="none" w:sz="0" w:space="0" w:color="auto"/>
            <w:left w:val="none" w:sz="0" w:space="0" w:color="auto"/>
            <w:bottom w:val="none" w:sz="0" w:space="0" w:color="auto"/>
            <w:right w:val="none" w:sz="0" w:space="0" w:color="auto"/>
          </w:divBdr>
        </w:div>
        <w:div w:id="1931236786">
          <w:marLeft w:val="640"/>
          <w:marRight w:val="0"/>
          <w:marTop w:val="0"/>
          <w:marBottom w:val="0"/>
          <w:divBdr>
            <w:top w:val="none" w:sz="0" w:space="0" w:color="auto"/>
            <w:left w:val="none" w:sz="0" w:space="0" w:color="auto"/>
            <w:bottom w:val="none" w:sz="0" w:space="0" w:color="auto"/>
            <w:right w:val="none" w:sz="0" w:space="0" w:color="auto"/>
          </w:divBdr>
        </w:div>
        <w:div w:id="1934628483">
          <w:marLeft w:val="640"/>
          <w:marRight w:val="0"/>
          <w:marTop w:val="0"/>
          <w:marBottom w:val="0"/>
          <w:divBdr>
            <w:top w:val="none" w:sz="0" w:space="0" w:color="auto"/>
            <w:left w:val="none" w:sz="0" w:space="0" w:color="auto"/>
            <w:bottom w:val="none" w:sz="0" w:space="0" w:color="auto"/>
            <w:right w:val="none" w:sz="0" w:space="0" w:color="auto"/>
          </w:divBdr>
        </w:div>
        <w:div w:id="1935896513">
          <w:marLeft w:val="640"/>
          <w:marRight w:val="0"/>
          <w:marTop w:val="0"/>
          <w:marBottom w:val="0"/>
          <w:divBdr>
            <w:top w:val="none" w:sz="0" w:space="0" w:color="auto"/>
            <w:left w:val="none" w:sz="0" w:space="0" w:color="auto"/>
            <w:bottom w:val="none" w:sz="0" w:space="0" w:color="auto"/>
            <w:right w:val="none" w:sz="0" w:space="0" w:color="auto"/>
          </w:divBdr>
        </w:div>
        <w:div w:id="1940675413">
          <w:marLeft w:val="640"/>
          <w:marRight w:val="0"/>
          <w:marTop w:val="0"/>
          <w:marBottom w:val="0"/>
          <w:divBdr>
            <w:top w:val="none" w:sz="0" w:space="0" w:color="auto"/>
            <w:left w:val="none" w:sz="0" w:space="0" w:color="auto"/>
            <w:bottom w:val="none" w:sz="0" w:space="0" w:color="auto"/>
            <w:right w:val="none" w:sz="0" w:space="0" w:color="auto"/>
          </w:divBdr>
        </w:div>
        <w:div w:id="1948002163">
          <w:marLeft w:val="640"/>
          <w:marRight w:val="0"/>
          <w:marTop w:val="0"/>
          <w:marBottom w:val="0"/>
          <w:divBdr>
            <w:top w:val="none" w:sz="0" w:space="0" w:color="auto"/>
            <w:left w:val="none" w:sz="0" w:space="0" w:color="auto"/>
            <w:bottom w:val="none" w:sz="0" w:space="0" w:color="auto"/>
            <w:right w:val="none" w:sz="0" w:space="0" w:color="auto"/>
          </w:divBdr>
        </w:div>
        <w:div w:id="1958020017">
          <w:marLeft w:val="640"/>
          <w:marRight w:val="0"/>
          <w:marTop w:val="0"/>
          <w:marBottom w:val="0"/>
          <w:divBdr>
            <w:top w:val="none" w:sz="0" w:space="0" w:color="auto"/>
            <w:left w:val="none" w:sz="0" w:space="0" w:color="auto"/>
            <w:bottom w:val="none" w:sz="0" w:space="0" w:color="auto"/>
            <w:right w:val="none" w:sz="0" w:space="0" w:color="auto"/>
          </w:divBdr>
        </w:div>
        <w:div w:id="1963724454">
          <w:marLeft w:val="640"/>
          <w:marRight w:val="0"/>
          <w:marTop w:val="0"/>
          <w:marBottom w:val="0"/>
          <w:divBdr>
            <w:top w:val="none" w:sz="0" w:space="0" w:color="auto"/>
            <w:left w:val="none" w:sz="0" w:space="0" w:color="auto"/>
            <w:bottom w:val="none" w:sz="0" w:space="0" w:color="auto"/>
            <w:right w:val="none" w:sz="0" w:space="0" w:color="auto"/>
          </w:divBdr>
        </w:div>
        <w:div w:id="1964841503">
          <w:marLeft w:val="640"/>
          <w:marRight w:val="0"/>
          <w:marTop w:val="0"/>
          <w:marBottom w:val="0"/>
          <w:divBdr>
            <w:top w:val="none" w:sz="0" w:space="0" w:color="auto"/>
            <w:left w:val="none" w:sz="0" w:space="0" w:color="auto"/>
            <w:bottom w:val="none" w:sz="0" w:space="0" w:color="auto"/>
            <w:right w:val="none" w:sz="0" w:space="0" w:color="auto"/>
          </w:divBdr>
        </w:div>
        <w:div w:id="1964917266">
          <w:marLeft w:val="640"/>
          <w:marRight w:val="0"/>
          <w:marTop w:val="0"/>
          <w:marBottom w:val="0"/>
          <w:divBdr>
            <w:top w:val="none" w:sz="0" w:space="0" w:color="auto"/>
            <w:left w:val="none" w:sz="0" w:space="0" w:color="auto"/>
            <w:bottom w:val="none" w:sz="0" w:space="0" w:color="auto"/>
            <w:right w:val="none" w:sz="0" w:space="0" w:color="auto"/>
          </w:divBdr>
        </w:div>
        <w:div w:id="1966231016">
          <w:marLeft w:val="640"/>
          <w:marRight w:val="0"/>
          <w:marTop w:val="0"/>
          <w:marBottom w:val="0"/>
          <w:divBdr>
            <w:top w:val="none" w:sz="0" w:space="0" w:color="auto"/>
            <w:left w:val="none" w:sz="0" w:space="0" w:color="auto"/>
            <w:bottom w:val="none" w:sz="0" w:space="0" w:color="auto"/>
            <w:right w:val="none" w:sz="0" w:space="0" w:color="auto"/>
          </w:divBdr>
        </w:div>
        <w:div w:id="1970865421">
          <w:marLeft w:val="640"/>
          <w:marRight w:val="0"/>
          <w:marTop w:val="0"/>
          <w:marBottom w:val="0"/>
          <w:divBdr>
            <w:top w:val="none" w:sz="0" w:space="0" w:color="auto"/>
            <w:left w:val="none" w:sz="0" w:space="0" w:color="auto"/>
            <w:bottom w:val="none" w:sz="0" w:space="0" w:color="auto"/>
            <w:right w:val="none" w:sz="0" w:space="0" w:color="auto"/>
          </w:divBdr>
        </w:div>
        <w:div w:id="1974173688">
          <w:marLeft w:val="640"/>
          <w:marRight w:val="0"/>
          <w:marTop w:val="0"/>
          <w:marBottom w:val="0"/>
          <w:divBdr>
            <w:top w:val="none" w:sz="0" w:space="0" w:color="auto"/>
            <w:left w:val="none" w:sz="0" w:space="0" w:color="auto"/>
            <w:bottom w:val="none" w:sz="0" w:space="0" w:color="auto"/>
            <w:right w:val="none" w:sz="0" w:space="0" w:color="auto"/>
          </w:divBdr>
        </w:div>
        <w:div w:id="1996644791">
          <w:marLeft w:val="640"/>
          <w:marRight w:val="0"/>
          <w:marTop w:val="0"/>
          <w:marBottom w:val="0"/>
          <w:divBdr>
            <w:top w:val="none" w:sz="0" w:space="0" w:color="auto"/>
            <w:left w:val="none" w:sz="0" w:space="0" w:color="auto"/>
            <w:bottom w:val="none" w:sz="0" w:space="0" w:color="auto"/>
            <w:right w:val="none" w:sz="0" w:space="0" w:color="auto"/>
          </w:divBdr>
        </w:div>
        <w:div w:id="1997106381">
          <w:marLeft w:val="640"/>
          <w:marRight w:val="0"/>
          <w:marTop w:val="0"/>
          <w:marBottom w:val="0"/>
          <w:divBdr>
            <w:top w:val="none" w:sz="0" w:space="0" w:color="auto"/>
            <w:left w:val="none" w:sz="0" w:space="0" w:color="auto"/>
            <w:bottom w:val="none" w:sz="0" w:space="0" w:color="auto"/>
            <w:right w:val="none" w:sz="0" w:space="0" w:color="auto"/>
          </w:divBdr>
        </w:div>
        <w:div w:id="1999457472">
          <w:marLeft w:val="640"/>
          <w:marRight w:val="0"/>
          <w:marTop w:val="0"/>
          <w:marBottom w:val="0"/>
          <w:divBdr>
            <w:top w:val="none" w:sz="0" w:space="0" w:color="auto"/>
            <w:left w:val="none" w:sz="0" w:space="0" w:color="auto"/>
            <w:bottom w:val="none" w:sz="0" w:space="0" w:color="auto"/>
            <w:right w:val="none" w:sz="0" w:space="0" w:color="auto"/>
          </w:divBdr>
        </w:div>
        <w:div w:id="2011980573">
          <w:marLeft w:val="640"/>
          <w:marRight w:val="0"/>
          <w:marTop w:val="0"/>
          <w:marBottom w:val="0"/>
          <w:divBdr>
            <w:top w:val="none" w:sz="0" w:space="0" w:color="auto"/>
            <w:left w:val="none" w:sz="0" w:space="0" w:color="auto"/>
            <w:bottom w:val="none" w:sz="0" w:space="0" w:color="auto"/>
            <w:right w:val="none" w:sz="0" w:space="0" w:color="auto"/>
          </w:divBdr>
        </w:div>
        <w:div w:id="2022395603">
          <w:marLeft w:val="640"/>
          <w:marRight w:val="0"/>
          <w:marTop w:val="0"/>
          <w:marBottom w:val="0"/>
          <w:divBdr>
            <w:top w:val="none" w:sz="0" w:space="0" w:color="auto"/>
            <w:left w:val="none" w:sz="0" w:space="0" w:color="auto"/>
            <w:bottom w:val="none" w:sz="0" w:space="0" w:color="auto"/>
            <w:right w:val="none" w:sz="0" w:space="0" w:color="auto"/>
          </w:divBdr>
        </w:div>
        <w:div w:id="2030449933">
          <w:marLeft w:val="640"/>
          <w:marRight w:val="0"/>
          <w:marTop w:val="0"/>
          <w:marBottom w:val="0"/>
          <w:divBdr>
            <w:top w:val="none" w:sz="0" w:space="0" w:color="auto"/>
            <w:left w:val="none" w:sz="0" w:space="0" w:color="auto"/>
            <w:bottom w:val="none" w:sz="0" w:space="0" w:color="auto"/>
            <w:right w:val="none" w:sz="0" w:space="0" w:color="auto"/>
          </w:divBdr>
        </w:div>
        <w:div w:id="2035574328">
          <w:marLeft w:val="640"/>
          <w:marRight w:val="0"/>
          <w:marTop w:val="0"/>
          <w:marBottom w:val="0"/>
          <w:divBdr>
            <w:top w:val="none" w:sz="0" w:space="0" w:color="auto"/>
            <w:left w:val="none" w:sz="0" w:space="0" w:color="auto"/>
            <w:bottom w:val="none" w:sz="0" w:space="0" w:color="auto"/>
            <w:right w:val="none" w:sz="0" w:space="0" w:color="auto"/>
          </w:divBdr>
        </w:div>
        <w:div w:id="2046515181">
          <w:marLeft w:val="640"/>
          <w:marRight w:val="0"/>
          <w:marTop w:val="0"/>
          <w:marBottom w:val="0"/>
          <w:divBdr>
            <w:top w:val="none" w:sz="0" w:space="0" w:color="auto"/>
            <w:left w:val="none" w:sz="0" w:space="0" w:color="auto"/>
            <w:bottom w:val="none" w:sz="0" w:space="0" w:color="auto"/>
            <w:right w:val="none" w:sz="0" w:space="0" w:color="auto"/>
          </w:divBdr>
        </w:div>
        <w:div w:id="2061055897">
          <w:marLeft w:val="640"/>
          <w:marRight w:val="0"/>
          <w:marTop w:val="0"/>
          <w:marBottom w:val="0"/>
          <w:divBdr>
            <w:top w:val="none" w:sz="0" w:space="0" w:color="auto"/>
            <w:left w:val="none" w:sz="0" w:space="0" w:color="auto"/>
            <w:bottom w:val="none" w:sz="0" w:space="0" w:color="auto"/>
            <w:right w:val="none" w:sz="0" w:space="0" w:color="auto"/>
          </w:divBdr>
        </w:div>
        <w:div w:id="2063018462">
          <w:marLeft w:val="640"/>
          <w:marRight w:val="0"/>
          <w:marTop w:val="0"/>
          <w:marBottom w:val="0"/>
          <w:divBdr>
            <w:top w:val="none" w:sz="0" w:space="0" w:color="auto"/>
            <w:left w:val="none" w:sz="0" w:space="0" w:color="auto"/>
            <w:bottom w:val="none" w:sz="0" w:space="0" w:color="auto"/>
            <w:right w:val="none" w:sz="0" w:space="0" w:color="auto"/>
          </w:divBdr>
        </w:div>
        <w:div w:id="2063361300">
          <w:marLeft w:val="640"/>
          <w:marRight w:val="0"/>
          <w:marTop w:val="0"/>
          <w:marBottom w:val="0"/>
          <w:divBdr>
            <w:top w:val="none" w:sz="0" w:space="0" w:color="auto"/>
            <w:left w:val="none" w:sz="0" w:space="0" w:color="auto"/>
            <w:bottom w:val="none" w:sz="0" w:space="0" w:color="auto"/>
            <w:right w:val="none" w:sz="0" w:space="0" w:color="auto"/>
          </w:divBdr>
        </w:div>
        <w:div w:id="2067872649">
          <w:marLeft w:val="640"/>
          <w:marRight w:val="0"/>
          <w:marTop w:val="0"/>
          <w:marBottom w:val="0"/>
          <w:divBdr>
            <w:top w:val="none" w:sz="0" w:space="0" w:color="auto"/>
            <w:left w:val="none" w:sz="0" w:space="0" w:color="auto"/>
            <w:bottom w:val="none" w:sz="0" w:space="0" w:color="auto"/>
            <w:right w:val="none" w:sz="0" w:space="0" w:color="auto"/>
          </w:divBdr>
        </w:div>
        <w:div w:id="2072346337">
          <w:marLeft w:val="640"/>
          <w:marRight w:val="0"/>
          <w:marTop w:val="0"/>
          <w:marBottom w:val="0"/>
          <w:divBdr>
            <w:top w:val="none" w:sz="0" w:space="0" w:color="auto"/>
            <w:left w:val="none" w:sz="0" w:space="0" w:color="auto"/>
            <w:bottom w:val="none" w:sz="0" w:space="0" w:color="auto"/>
            <w:right w:val="none" w:sz="0" w:space="0" w:color="auto"/>
          </w:divBdr>
        </w:div>
        <w:div w:id="2074425565">
          <w:marLeft w:val="640"/>
          <w:marRight w:val="0"/>
          <w:marTop w:val="0"/>
          <w:marBottom w:val="0"/>
          <w:divBdr>
            <w:top w:val="none" w:sz="0" w:space="0" w:color="auto"/>
            <w:left w:val="none" w:sz="0" w:space="0" w:color="auto"/>
            <w:bottom w:val="none" w:sz="0" w:space="0" w:color="auto"/>
            <w:right w:val="none" w:sz="0" w:space="0" w:color="auto"/>
          </w:divBdr>
        </w:div>
        <w:div w:id="2112696647">
          <w:marLeft w:val="640"/>
          <w:marRight w:val="0"/>
          <w:marTop w:val="0"/>
          <w:marBottom w:val="0"/>
          <w:divBdr>
            <w:top w:val="none" w:sz="0" w:space="0" w:color="auto"/>
            <w:left w:val="none" w:sz="0" w:space="0" w:color="auto"/>
            <w:bottom w:val="none" w:sz="0" w:space="0" w:color="auto"/>
            <w:right w:val="none" w:sz="0" w:space="0" w:color="auto"/>
          </w:divBdr>
        </w:div>
      </w:divsChild>
    </w:div>
    <w:div w:id="1294866008">
      <w:marLeft w:val="640"/>
      <w:marRight w:val="0"/>
      <w:marTop w:val="0"/>
      <w:marBottom w:val="0"/>
      <w:divBdr>
        <w:top w:val="none" w:sz="0" w:space="0" w:color="auto"/>
        <w:left w:val="none" w:sz="0" w:space="0" w:color="auto"/>
        <w:bottom w:val="none" w:sz="0" w:space="0" w:color="auto"/>
        <w:right w:val="none" w:sz="0" w:space="0" w:color="auto"/>
      </w:divBdr>
    </w:div>
    <w:div w:id="1295453469">
      <w:marLeft w:val="640"/>
      <w:marRight w:val="0"/>
      <w:marTop w:val="0"/>
      <w:marBottom w:val="0"/>
      <w:divBdr>
        <w:top w:val="none" w:sz="0" w:space="0" w:color="auto"/>
        <w:left w:val="none" w:sz="0" w:space="0" w:color="auto"/>
        <w:bottom w:val="none" w:sz="0" w:space="0" w:color="auto"/>
        <w:right w:val="none" w:sz="0" w:space="0" w:color="auto"/>
      </w:divBdr>
    </w:div>
    <w:div w:id="1295478963">
      <w:marLeft w:val="640"/>
      <w:marRight w:val="0"/>
      <w:marTop w:val="0"/>
      <w:marBottom w:val="0"/>
      <w:divBdr>
        <w:top w:val="none" w:sz="0" w:space="0" w:color="auto"/>
        <w:left w:val="none" w:sz="0" w:space="0" w:color="auto"/>
        <w:bottom w:val="none" w:sz="0" w:space="0" w:color="auto"/>
        <w:right w:val="none" w:sz="0" w:space="0" w:color="auto"/>
      </w:divBdr>
    </w:div>
    <w:div w:id="1295715681">
      <w:marLeft w:val="640"/>
      <w:marRight w:val="0"/>
      <w:marTop w:val="0"/>
      <w:marBottom w:val="0"/>
      <w:divBdr>
        <w:top w:val="none" w:sz="0" w:space="0" w:color="auto"/>
        <w:left w:val="none" w:sz="0" w:space="0" w:color="auto"/>
        <w:bottom w:val="none" w:sz="0" w:space="0" w:color="auto"/>
        <w:right w:val="none" w:sz="0" w:space="0" w:color="auto"/>
      </w:divBdr>
    </w:div>
    <w:div w:id="1295796049">
      <w:marLeft w:val="640"/>
      <w:marRight w:val="0"/>
      <w:marTop w:val="0"/>
      <w:marBottom w:val="0"/>
      <w:divBdr>
        <w:top w:val="none" w:sz="0" w:space="0" w:color="auto"/>
        <w:left w:val="none" w:sz="0" w:space="0" w:color="auto"/>
        <w:bottom w:val="none" w:sz="0" w:space="0" w:color="auto"/>
        <w:right w:val="none" w:sz="0" w:space="0" w:color="auto"/>
      </w:divBdr>
    </w:div>
    <w:div w:id="1295797366">
      <w:marLeft w:val="640"/>
      <w:marRight w:val="0"/>
      <w:marTop w:val="0"/>
      <w:marBottom w:val="0"/>
      <w:divBdr>
        <w:top w:val="none" w:sz="0" w:space="0" w:color="auto"/>
        <w:left w:val="none" w:sz="0" w:space="0" w:color="auto"/>
        <w:bottom w:val="none" w:sz="0" w:space="0" w:color="auto"/>
        <w:right w:val="none" w:sz="0" w:space="0" w:color="auto"/>
      </w:divBdr>
    </w:div>
    <w:div w:id="1297250474">
      <w:marLeft w:val="640"/>
      <w:marRight w:val="0"/>
      <w:marTop w:val="0"/>
      <w:marBottom w:val="0"/>
      <w:divBdr>
        <w:top w:val="none" w:sz="0" w:space="0" w:color="auto"/>
        <w:left w:val="none" w:sz="0" w:space="0" w:color="auto"/>
        <w:bottom w:val="none" w:sz="0" w:space="0" w:color="auto"/>
        <w:right w:val="none" w:sz="0" w:space="0" w:color="auto"/>
      </w:divBdr>
    </w:div>
    <w:div w:id="1298486492">
      <w:marLeft w:val="640"/>
      <w:marRight w:val="0"/>
      <w:marTop w:val="0"/>
      <w:marBottom w:val="0"/>
      <w:divBdr>
        <w:top w:val="none" w:sz="0" w:space="0" w:color="auto"/>
        <w:left w:val="none" w:sz="0" w:space="0" w:color="auto"/>
        <w:bottom w:val="none" w:sz="0" w:space="0" w:color="auto"/>
        <w:right w:val="none" w:sz="0" w:space="0" w:color="auto"/>
      </w:divBdr>
    </w:div>
    <w:div w:id="1298993066">
      <w:marLeft w:val="640"/>
      <w:marRight w:val="0"/>
      <w:marTop w:val="0"/>
      <w:marBottom w:val="0"/>
      <w:divBdr>
        <w:top w:val="none" w:sz="0" w:space="0" w:color="auto"/>
        <w:left w:val="none" w:sz="0" w:space="0" w:color="auto"/>
        <w:bottom w:val="none" w:sz="0" w:space="0" w:color="auto"/>
        <w:right w:val="none" w:sz="0" w:space="0" w:color="auto"/>
      </w:divBdr>
    </w:div>
    <w:div w:id="1299264161">
      <w:marLeft w:val="640"/>
      <w:marRight w:val="0"/>
      <w:marTop w:val="0"/>
      <w:marBottom w:val="0"/>
      <w:divBdr>
        <w:top w:val="none" w:sz="0" w:space="0" w:color="auto"/>
        <w:left w:val="none" w:sz="0" w:space="0" w:color="auto"/>
        <w:bottom w:val="none" w:sz="0" w:space="0" w:color="auto"/>
        <w:right w:val="none" w:sz="0" w:space="0" w:color="auto"/>
      </w:divBdr>
    </w:div>
    <w:div w:id="1299335583">
      <w:marLeft w:val="640"/>
      <w:marRight w:val="0"/>
      <w:marTop w:val="0"/>
      <w:marBottom w:val="0"/>
      <w:divBdr>
        <w:top w:val="none" w:sz="0" w:space="0" w:color="auto"/>
        <w:left w:val="none" w:sz="0" w:space="0" w:color="auto"/>
        <w:bottom w:val="none" w:sz="0" w:space="0" w:color="auto"/>
        <w:right w:val="none" w:sz="0" w:space="0" w:color="auto"/>
      </w:divBdr>
    </w:div>
    <w:div w:id="1299534591">
      <w:marLeft w:val="640"/>
      <w:marRight w:val="0"/>
      <w:marTop w:val="0"/>
      <w:marBottom w:val="0"/>
      <w:divBdr>
        <w:top w:val="none" w:sz="0" w:space="0" w:color="auto"/>
        <w:left w:val="none" w:sz="0" w:space="0" w:color="auto"/>
        <w:bottom w:val="none" w:sz="0" w:space="0" w:color="auto"/>
        <w:right w:val="none" w:sz="0" w:space="0" w:color="auto"/>
      </w:divBdr>
    </w:div>
    <w:div w:id="1300383211">
      <w:marLeft w:val="640"/>
      <w:marRight w:val="0"/>
      <w:marTop w:val="0"/>
      <w:marBottom w:val="0"/>
      <w:divBdr>
        <w:top w:val="none" w:sz="0" w:space="0" w:color="auto"/>
        <w:left w:val="none" w:sz="0" w:space="0" w:color="auto"/>
        <w:bottom w:val="none" w:sz="0" w:space="0" w:color="auto"/>
        <w:right w:val="none" w:sz="0" w:space="0" w:color="auto"/>
      </w:divBdr>
    </w:div>
    <w:div w:id="1301224510">
      <w:marLeft w:val="640"/>
      <w:marRight w:val="0"/>
      <w:marTop w:val="0"/>
      <w:marBottom w:val="0"/>
      <w:divBdr>
        <w:top w:val="none" w:sz="0" w:space="0" w:color="auto"/>
        <w:left w:val="none" w:sz="0" w:space="0" w:color="auto"/>
        <w:bottom w:val="none" w:sz="0" w:space="0" w:color="auto"/>
        <w:right w:val="none" w:sz="0" w:space="0" w:color="auto"/>
      </w:divBdr>
    </w:div>
    <w:div w:id="1301350405">
      <w:marLeft w:val="640"/>
      <w:marRight w:val="0"/>
      <w:marTop w:val="0"/>
      <w:marBottom w:val="0"/>
      <w:divBdr>
        <w:top w:val="none" w:sz="0" w:space="0" w:color="auto"/>
        <w:left w:val="none" w:sz="0" w:space="0" w:color="auto"/>
        <w:bottom w:val="none" w:sz="0" w:space="0" w:color="auto"/>
        <w:right w:val="none" w:sz="0" w:space="0" w:color="auto"/>
      </w:divBdr>
    </w:div>
    <w:div w:id="1301765249">
      <w:marLeft w:val="640"/>
      <w:marRight w:val="0"/>
      <w:marTop w:val="0"/>
      <w:marBottom w:val="0"/>
      <w:divBdr>
        <w:top w:val="none" w:sz="0" w:space="0" w:color="auto"/>
        <w:left w:val="none" w:sz="0" w:space="0" w:color="auto"/>
        <w:bottom w:val="none" w:sz="0" w:space="0" w:color="auto"/>
        <w:right w:val="none" w:sz="0" w:space="0" w:color="auto"/>
      </w:divBdr>
    </w:div>
    <w:div w:id="1302930376">
      <w:marLeft w:val="640"/>
      <w:marRight w:val="0"/>
      <w:marTop w:val="0"/>
      <w:marBottom w:val="0"/>
      <w:divBdr>
        <w:top w:val="none" w:sz="0" w:space="0" w:color="auto"/>
        <w:left w:val="none" w:sz="0" w:space="0" w:color="auto"/>
        <w:bottom w:val="none" w:sz="0" w:space="0" w:color="auto"/>
        <w:right w:val="none" w:sz="0" w:space="0" w:color="auto"/>
      </w:divBdr>
    </w:div>
    <w:div w:id="1303265020">
      <w:marLeft w:val="640"/>
      <w:marRight w:val="0"/>
      <w:marTop w:val="0"/>
      <w:marBottom w:val="0"/>
      <w:divBdr>
        <w:top w:val="none" w:sz="0" w:space="0" w:color="auto"/>
        <w:left w:val="none" w:sz="0" w:space="0" w:color="auto"/>
        <w:bottom w:val="none" w:sz="0" w:space="0" w:color="auto"/>
        <w:right w:val="none" w:sz="0" w:space="0" w:color="auto"/>
      </w:divBdr>
    </w:div>
    <w:div w:id="1303542952">
      <w:marLeft w:val="640"/>
      <w:marRight w:val="0"/>
      <w:marTop w:val="0"/>
      <w:marBottom w:val="0"/>
      <w:divBdr>
        <w:top w:val="none" w:sz="0" w:space="0" w:color="auto"/>
        <w:left w:val="none" w:sz="0" w:space="0" w:color="auto"/>
        <w:bottom w:val="none" w:sz="0" w:space="0" w:color="auto"/>
        <w:right w:val="none" w:sz="0" w:space="0" w:color="auto"/>
      </w:divBdr>
    </w:div>
    <w:div w:id="1303731755">
      <w:marLeft w:val="640"/>
      <w:marRight w:val="0"/>
      <w:marTop w:val="0"/>
      <w:marBottom w:val="0"/>
      <w:divBdr>
        <w:top w:val="none" w:sz="0" w:space="0" w:color="auto"/>
        <w:left w:val="none" w:sz="0" w:space="0" w:color="auto"/>
        <w:bottom w:val="none" w:sz="0" w:space="0" w:color="auto"/>
        <w:right w:val="none" w:sz="0" w:space="0" w:color="auto"/>
      </w:divBdr>
    </w:div>
    <w:div w:id="1304458921">
      <w:marLeft w:val="640"/>
      <w:marRight w:val="0"/>
      <w:marTop w:val="0"/>
      <w:marBottom w:val="0"/>
      <w:divBdr>
        <w:top w:val="none" w:sz="0" w:space="0" w:color="auto"/>
        <w:left w:val="none" w:sz="0" w:space="0" w:color="auto"/>
        <w:bottom w:val="none" w:sz="0" w:space="0" w:color="auto"/>
        <w:right w:val="none" w:sz="0" w:space="0" w:color="auto"/>
      </w:divBdr>
    </w:div>
    <w:div w:id="1304583952">
      <w:marLeft w:val="640"/>
      <w:marRight w:val="0"/>
      <w:marTop w:val="0"/>
      <w:marBottom w:val="0"/>
      <w:divBdr>
        <w:top w:val="none" w:sz="0" w:space="0" w:color="auto"/>
        <w:left w:val="none" w:sz="0" w:space="0" w:color="auto"/>
        <w:bottom w:val="none" w:sz="0" w:space="0" w:color="auto"/>
        <w:right w:val="none" w:sz="0" w:space="0" w:color="auto"/>
      </w:divBdr>
    </w:div>
    <w:div w:id="1304887479">
      <w:marLeft w:val="640"/>
      <w:marRight w:val="0"/>
      <w:marTop w:val="0"/>
      <w:marBottom w:val="0"/>
      <w:divBdr>
        <w:top w:val="none" w:sz="0" w:space="0" w:color="auto"/>
        <w:left w:val="none" w:sz="0" w:space="0" w:color="auto"/>
        <w:bottom w:val="none" w:sz="0" w:space="0" w:color="auto"/>
        <w:right w:val="none" w:sz="0" w:space="0" w:color="auto"/>
      </w:divBdr>
    </w:div>
    <w:div w:id="1304962599">
      <w:marLeft w:val="640"/>
      <w:marRight w:val="0"/>
      <w:marTop w:val="0"/>
      <w:marBottom w:val="0"/>
      <w:divBdr>
        <w:top w:val="none" w:sz="0" w:space="0" w:color="auto"/>
        <w:left w:val="none" w:sz="0" w:space="0" w:color="auto"/>
        <w:bottom w:val="none" w:sz="0" w:space="0" w:color="auto"/>
        <w:right w:val="none" w:sz="0" w:space="0" w:color="auto"/>
      </w:divBdr>
    </w:div>
    <w:div w:id="1305039669">
      <w:marLeft w:val="640"/>
      <w:marRight w:val="0"/>
      <w:marTop w:val="0"/>
      <w:marBottom w:val="0"/>
      <w:divBdr>
        <w:top w:val="none" w:sz="0" w:space="0" w:color="auto"/>
        <w:left w:val="none" w:sz="0" w:space="0" w:color="auto"/>
        <w:bottom w:val="none" w:sz="0" w:space="0" w:color="auto"/>
        <w:right w:val="none" w:sz="0" w:space="0" w:color="auto"/>
      </w:divBdr>
    </w:div>
    <w:div w:id="1305544387">
      <w:marLeft w:val="640"/>
      <w:marRight w:val="0"/>
      <w:marTop w:val="0"/>
      <w:marBottom w:val="0"/>
      <w:divBdr>
        <w:top w:val="none" w:sz="0" w:space="0" w:color="auto"/>
        <w:left w:val="none" w:sz="0" w:space="0" w:color="auto"/>
        <w:bottom w:val="none" w:sz="0" w:space="0" w:color="auto"/>
        <w:right w:val="none" w:sz="0" w:space="0" w:color="auto"/>
      </w:divBdr>
    </w:div>
    <w:div w:id="1307079466">
      <w:marLeft w:val="640"/>
      <w:marRight w:val="0"/>
      <w:marTop w:val="0"/>
      <w:marBottom w:val="0"/>
      <w:divBdr>
        <w:top w:val="none" w:sz="0" w:space="0" w:color="auto"/>
        <w:left w:val="none" w:sz="0" w:space="0" w:color="auto"/>
        <w:bottom w:val="none" w:sz="0" w:space="0" w:color="auto"/>
        <w:right w:val="none" w:sz="0" w:space="0" w:color="auto"/>
      </w:divBdr>
    </w:div>
    <w:div w:id="1307473383">
      <w:marLeft w:val="640"/>
      <w:marRight w:val="0"/>
      <w:marTop w:val="0"/>
      <w:marBottom w:val="0"/>
      <w:divBdr>
        <w:top w:val="none" w:sz="0" w:space="0" w:color="auto"/>
        <w:left w:val="none" w:sz="0" w:space="0" w:color="auto"/>
        <w:bottom w:val="none" w:sz="0" w:space="0" w:color="auto"/>
        <w:right w:val="none" w:sz="0" w:space="0" w:color="auto"/>
      </w:divBdr>
    </w:div>
    <w:div w:id="1307662636">
      <w:marLeft w:val="640"/>
      <w:marRight w:val="0"/>
      <w:marTop w:val="0"/>
      <w:marBottom w:val="0"/>
      <w:divBdr>
        <w:top w:val="none" w:sz="0" w:space="0" w:color="auto"/>
        <w:left w:val="none" w:sz="0" w:space="0" w:color="auto"/>
        <w:bottom w:val="none" w:sz="0" w:space="0" w:color="auto"/>
        <w:right w:val="none" w:sz="0" w:space="0" w:color="auto"/>
      </w:divBdr>
    </w:div>
    <w:div w:id="1307667882">
      <w:marLeft w:val="640"/>
      <w:marRight w:val="0"/>
      <w:marTop w:val="0"/>
      <w:marBottom w:val="0"/>
      <w:divBdr>
        <w:top w:val="none" w:sz="0" w:space="0" w:color="auto"/>
        <w:left w:val="none" w:sz="0" w:space="0" w:color="auto"/>
        <w:bottom w:val="none" w:sz="0" w:space="0" w:color="auto"/>
        <w:right w:val="none" w:sz="0" w:space="0" w:color="auto"/>
      </w:divBdr>
    </w:div>
    <w:div w:id="1307974335">
      <w:marLeft w:val="640"/>
      <w:marRight w:val="0"/>
      <w:marTop w:val="0"/>
      <w:marBottom w:val="0"/>
      <w:divBdr>
        <w:top w:val="none" w:sz="0" w:space="0" w:color="auto"/>
        <w:left w:val="none" w:sz="0" w:space="0" w:color="auto"/>
        <w:bottom w:val="none" w:sz="0" w:space="0" w:color="auto"/>
        <w:right w:val="none" w:sz="0" w:space="0" w:color="auto"/>
      </w:divBdr>
    </w:div>
    <w:div w:id="1308585748">
      <w:marLeft w:val="640"/>
      <w:marRight w:val="0"/>
      <w:marTop w:val="0"/>
      <w:marBottom w:val="0"/>
      <w:divBdr>
        <w:top w:val="none" w:sz="0" w:space="0" w:color="auto"/>
        <w:left w:val="none" w:sz="0" w:space="0" w:color="auto"/>
        <w:bottom w:val="none" w:sz="0" w:space="0" w:color="auto"/>
        <w:right w:val="none" w:sz="0" w:space="0" w:color="auto"/>
      </w:divBdr>
    </w:div>
    <w:div w:id="1309088885">
      <w:bodyDiv w:val="1"/>
      <w:marLeft w:val="0"/>
      <w:marRight w:val="0"/>
      <w:marTop w:val="0"/>
      <w:marBottom w:val="0"/>
      <w:divBdr>
        <w:top w:val="none" w:sz="0" w:space="0" w:color="auto"/>
        <w:left w:val="none" w:sz="0" w:space="0" w:color="auto"/>
        <w:bottom w:val="none" w:sz="0" w:space="0" w:color="auto"/>
        <w:right w:val="none" w:sz="0" w:space="0" w:color="auto"/>
      </w:divBdr>
    </w:div>
    <w:div w:id="1309170627">
      <w:marLeft w:val="640"/>
      <w:marRight w:val="0"/>
      <w:marTop w:val="0"/>
      <w:marBottom w:val="0"/>
      <w:divBdr>
        <w:top w:val="none" w:sz="0" w:space="0" w:color="auto"/>
        <w:left w:val="none" w:sz="0" w:space="0" w:color="auto"/>
        <w:bottom w:val="none" w:sz="0" w:space="0" w:color="auto"/>
        <w:right w:val="none" w:sz="0" w:space="0" w:color="auto"/>
      </w:divBdr>
    </w:div>
    <w:div w:id="1309239165">
      <w:marLeft w:val="640"/>
      <w:marRight w:val="0"/>
      <w:marTop w:val="0"/>
      <w:marBottom w:val="0"/>
      <w:divBdr>
        <w:top w:val="none" w:sz="0" w:space="0" w:color="auto"/>
        <w:left w:val="none" w:sz="0" w:space="0" w:color="auto"/>
        <w:bottom w:val="none" w:sz="0" w:space="0" w:color="auto"/>
        <w:right w:val="none" w:sz="0" w:space="0" w:color="auto"/>
      </w:divBdr>
    </w:div>
    <w:div w:id="1309701665">
      <w:marLeft w:val="640"/>
      <w:marRight w:val="0"/>
      <w:marTop w:val="0"/>
      <w:marBottom w:val="0"/>
      <w:divBdr>
        <w:top w:val="none" w:sz="0" w:space="0" w:color="auto"/>
        <w:left w:val="none" w:sz="0" w:space="0" w:color="auto"/>
        <w:bottom w:val="none" w:sz="0" w:space="0" w:color="auto"/>
        <w:right w:val="none" w:sz="0" w:space="0" w:color="auto"/>
      </w:divBdr>
    </w:div>
    <w:div w:id="1310359171">
      <w:marLeft w:val="640"/>
      <w:marRight w:val="0"/>
      <w:marTop w:val="0"/>
      <w:marBottom w:val="0"/>
      <w:divBdr>
        <w:top w:val="none" w:sz="0" w:space="0" w:color="auto"/>
        <w:left w:val="none" w:sz="0" w:space="0" w:color="auto"/>
        <w:bottom w:val="none" w:sz="0" w:space="0" w:color="auto"/>
        <w:right w:val="none" w:sz="0" w:space="0" w:color="auto"/>
      </w:divBdr>
    </w:div>
    <w:div w:id="1310790228">
      <w:marLeft w:val="640"/>
      <w:marRight w:val="0"/>
      <w:marTop w:val="0"/>
      <w:marBottom w:val="0"/>
      <w:divBdr>
        <w:top w:val="none" w:sz="0" w:space="0" w:color="auto"/>
        <w:left w:val="none" w:sz="0" w:space="0" w:color="auto"/>
        <w:bottom w:val="none" w:sz="0" w:space="0" w:color="auto"/>
        <w:right w:val="none" w:sz="0" w:space="0" w:color="auto"/>
      </w:divBdr>
    </w:div>
    <w:div w:id="1311329059">
      <w:marLeft w:val="640"/>
      <w:marRight w:val="0"/>
      <w:marTop w:val="0"/>
      <w:marBottom w:val="0"/>
      <w:divBdr>
        <w:top w:val="none" w:sz="0" w:space="0" w:color="auto"/>
        <w:left w:val="none" w:sz="0" w:space="0" w:color="auto"/>
        <w:bottom w:val="none" w:sz="0" w:space="0" w:color="auto"/>
        <w:right w:val="none" w:sz="0" w:space="0" w:color="auto"/>
      </w:divBdr>
    </w:div>
    <w:div w:id="1311519714">
      <w:marLeft w:val="640"/>
      <w:marRight w:val="0"/>
      <w:marTop w:val="0"/>
      <w:marBottom w:val="0"/>
      <w:divBdr>
        <w:top w:val="none" w:sz="0" w:space="0" w:color="auto"/>
        <w:left w:val="none" w:sz="0" w:space="0" w:color="auto"/>
        <w:bottom w:val="none" w:sz="0" w:space="0" w:color="auto"/>
        <w:right w:val="none" w:sz="0" w:space="0" w:color="auto"/>
      </w:divBdr>
    </w:div>
    <w:div w:id="1311523389">
      <w:marLeft w:val="640"/>
      <w:marRight w:val="0"/>
      <w:marTop w:val="0"/>
      <w:marBottom w:val="0"/>
      <w:divBdr>
        <w:top w:val="none" w:sz="0" w:space="0" w:color="auto"/>
        <w:left w:val="none" w:sz="0" w:space="0" w:color="auto"/>
        <w:bottom w:val="none" w:sz="0" w:space="0" w:color="auto"/>
        <w:right w:val="none" w:sz="0" w:space="0" w:color="auto"/>
      </w:divBdr>
    </w:div>
    <w:div w:id="1312901042">
      <w:marLeft w:val="640"/>
      <w:marRight w:val="0"/>
      <w:marTop w:val="0"/>
      <w:marBottom w:val="0"/>
      <w:divBdr>
        <w:top w:val="none" w:sz="0" w:space="0" w:color="auto"/>
        <w:left w:val="none" w:sz="0" w:space="0" w:color="auto"/>
        <w:bottom w:val="none" w:sz="0" w:space="0" w:color="auto"/>
        <w:right w:val="none" w:sz="0" w:space="0" w:color="auto"/>
      </w:divBdr>
    </w:div>
    <w:div w:id="1313144992">
      <w:marLeft w:val="640"/>
      <w:marRight w:val="0"/>
      <w:marTop w:val="0"/>
      <w:marBottom w:val="0"/>
      <w:divBdr>
        <w:top w:val="none" w:sz="0" w:space="0" w:color="auto"/>
        <w:left w:val="none" w:sz="0" w:space="0" w:color="auto"/>
        <w:bottom w:val="none" w:sz="0" w:space="0" w:color="auto"/>
        <w:right w:val="none" w:sz="0" w:space="0" w:color="auto"/>
      </w:divBdr>
    </w:div>
    <w:div w:id="1313219104">
      <w:marLeft w:val="640"/>
      <w:marRight w:val="0"/>
      <w:marTop w:val="0"/>
      <w:marBottom w:val="0"/>
      <w:divBdr>
        <w:top w:val="none" w:sz="0" w:space="0" w:color="auto"/>
        <w:left w:val="none" w:sz="0" w:space="0" w:color="auto"/>
        <w:bottom w:val="none" w:sz="0" w:space="0" w:color="auto"/>
        <w:right w:val="none" w:sz="0" w:space="0" w:color="auto"/>
      </w:divBdr>
    </w:div>
    <w:div w:id="1313410777">
      <w:marLeft w:val="640"/>
      <w:marRight w:val="0"/>
      <w:marTop w:val="0"/>
      <w:marBottom w:val="0"/>
      <w:divBdr>
        <w:top w:val="none" w:sz="0" w:space="0" w:color="auto"/>
        <w:left w:val="none" w:sz="0" w:space="0" w:color="auto"/>
        <w:bottom w:val="none" w:sz="0" w:space="0" w:color="auto"/>
        <w:right w:val="none" w:sz="0" w:space="0" w:color="auto"/>
      </w:divBdr>
    </w:div>
    <w:div w:id="1313557752">
      <w:marLeft w:val="640"/>
      <w:marRight w:val="0"/>
      <w:marTop w:val="0"/>
      <w:marBottom w:val="0"/>
      <w:divBdr>
        <w:top w:val="none" w:sz="0" w:space="0" w:color="auto"/>
        <w:left w:val="none" w:sz="0" w:space="0" w:color="auto"/>
        <w:bottom w:val="none" w:sz="0" w:space="0" w:color="auto"/>
        <w:right w:val="none" w:sz="0" w:space="0" w:color="auto"/>
      </w:divBdr>
    </w:div>
    <w:div w:id="1313605414">
      <w:marLeft w:val="640"/>
      <w:marRight w:val="0"/>
      <w:marTop w:val="0"/>
      <w:marBottom w:val="0"/>
      <w:divBdr>
        <w:top w:val="none" w:sz="0" w:space="0" w:color="auto"/>
        <w:left w:val="none" w:sz="0" w:space="0" w:color="auto"/>
        <w:bottom w:val="none" w:sz="0" w:space="0" w:color="auto"/>
        <w:right w:val="none" w:sz="0" w:space="0" w:color="auto"/>
      </w:divBdr>
    </w:div>
    <w:div w:id="1314480698">
      <w:marLeft w:val="640"/>
      <w:marRight w:val="0"/>
      <w:marTop w:val="0"/>
      <w:marBottom w:val="0"/>
      <w:divBdr>
        <w:top w:val="none" w:sz="0" w:space="0" w:color="auto"/>
        <w:left w:val="none" w:sz="0" w:space="0" w:color="auto"/>
        <w:bottom w:val="none" w:sz="0" w:space="0" w:color="auto"/>
        <w:right w:val="none" w:sz="0" w:space="0" w:color="auto"/>
      </w:divBdr>
    </w:div>
    <w:div w:id="1314484917">
      <w:marLeft w:val="640"/>
      <w:marRight w:val="0"/>
      <w:marTop w:val="0"/>
      <w:marBottom w:val="0"/>
      <w:divBdr>
        <w:top w:val="none" w:sz="0" w:space="0" w:color="auto"/>
        <w:left w:val="none" w:sz="0" w:space="0" w:color="auto"/>
        <w:bottom w:val="none" w:sz="0" w:space="0" w:color="auto"/>
        <w:right w:val="none" w:sz="0" w:space="0" w:color="auto"/>
      </w:divBdr>
    </w:div>
    <w:div w:id="1314602445">
      <w:marLeft w:val="640"/>
      <w:marRight w:val="0"/>
      <w:marTop w:val="0"/>
      <w:marBottom w:val="0"/>
      <w:divBdr>
        <w:top w:val="none" w:sz="0" w:space="0" w:color="auto"/>
        <w:left w:val="none" w:sz="0" w:space="0" w:color="auto"/>
        <w:bottom w:val="none" w:sz="0" w:space="0" w:color="auto"/>
        <w:right w:val="none" w:sz="0" w:space="0" w:color="auto"/>
      </w:divBdr>
    </w:div>
    <w:div w:id="1314675741">
      <w:marLeft w:val="640"/>
      <w:marRight w:val="0"/>
      <w:marTop w:val="0"/>
      <w:marBottom w:val="0"/>
      <w:divBdr>
        <w:top w:val="none" w:sz="0" w:space="0" w:color="auto"/>
        <w:left w:val="none" w:sz="0" w:space="0" w:color="auto"/>
        <w:bottom w:val="none" w:sz="0" w:space="0" w:color="auto"/>
        <w:right w:val="none" w:sz="0" w:space="0" w:color="auto"/>
      </w:divBdr>
    </w:div>
    <w:div w:id="1314944579">
      <w:marLeft w:val="640"/>
      <w:marRight w:val="0"/>
      <w:marTop w:val="0"/>
      <w:marBottom w:val="0"/>
      <w:divBdr>
        <w:top w:val="none" w:sz="0" w:space="0" w:color="auto"/>
        <w:left w:val="none" w:sz="0" w:space="0" w:color="auto"/>
        <w:bottom w:val="none" w:sz="0" w:space="0" w:color="auto"/>
        <w:right w:val="none" w:sz="0" w:space="0" w:color="auto"/>
      </w:divBdr>
    </w:div>
    <w:div w:id="1315140199">
      <w:marLeft w:val="640"/>
      <w:marRight w:val="0"/>
      <w:marTop w:val="0"/>
      <w:marBottom w:val="0"/>
      <w:divBdr>
        <w:top w:val="none" w:sz="0" w:space="0" w:color="auto"/>
        <w:left w:val="none" w:sz="0" w:space="0" w:color="auto"/>
        <w:bottom w:val="none" w:sz="0" w:space="0" w:color="auto"/>
        <w:right w:val="none" w:sz="0" w:space="0" w:color="auto"/>
      </w:divBdr>
    </w:div>
    <w:div w:id="1315187351">
      <w:marLeft w:val="640"/>
      <w:marRight w:val="0"/>
      <w:marTop w:val="0"/>
      <w:marBottom w:val="0"/>
      <w:divBdr>
        <w:top w:val="none" w:sz="0" w:space="0" w:color="auto"/>
        <w:left w:val="none" w:sz="0" w:space="0" w:color="auto"/>
        <w:bottom w:val="none" w:sz="0" w:space="0" w:color="auto"/>
        <w:right w:val="none" w:sz="0" w:space="0" w:color="auto"/>
      </w:divBdr>
    </w:div>
    <w:div w:id="1315331988">
      <w:marLeft w:val="640"/>
      <w:marRight w:val="0"/>
      <w:marTop w:val="0"/>
      <w:marBottom w:val="0"/>
      <w:divBdr>
        <w:top w:val="none" w:sz="0" w:space="0" w:color="auto"/>
        <w:left w:val="none" w:sz="0" w:space="0" w:color="auto"/>
        <w:bottom w:val="none" w:sz="0" w:space="0" w:color="auto"/>
        <w:right w:val="none" w:sz="0" w:space="0" w:color="auto"/>
      </w:divBdr>
    </w:div>
    <w:div w:id="1315452513">
      <w:marLeft w:val="640"/>
      <w:marRight w:val="0"/>
      <w:marTop w:val="0"/>
      <w:marBottom w:val="0"/>
      <w:divBdr>
        <w:top w:val="none" w:sz="0" w:space="0" w:color="auto"/>
        <w:left w:val="none" w:sz="0" w:space="0" w:color="auto"/>
        <w:bottom w:val="none" w:sz="0" w:space="0" w:color="auto"/>
        <w:right w:val="none" w:sz="0" w:space="0" w:color="auto"/>
      </w:divBdr>
    </w:div>
    <w:div w:id="1315455386">
      <w:marLeft w:val="640"/>
      <w:marRight w:val="0"/>
      <w:marTop w:val="0"/>
      <w:marBottom w:val="0"/>
      <w:divBdr>
        <w:top w:val="none" w:sz="0" w:space="0" w:color="auto"/>
        <w:left w:val="none" w:sz="0" w:space="0" w:color="auto"/>
        <w:bottom w:val="none" w:sz="0" w:space="0" w:color="auto"/>
        <w:right w:val="none" w:sz="0" w:space="0" w:color="auto"/>
      </w:divBdr>
    </w:div>
    <w:div w:id="1315524839">
      <w:marLeft w:val="640"/>
      <w:marRight w:val="0"/>
      <w:marTop w:val="0"/>
      <w:marBottom w:val="0"/>
      <w:divBdr>
        <w:top w:val="none" w:sz="0" w:space="0" w:color="auto"/>
        <w:left w:val="none" w:sz="0" w:space="0" w:color="auto"/>
        <w:bottom w:val="none" w:sz="0" w:space="0" w:color="auto"/>
        <w:right w:val="none" w:sz="0" w:space="0" w:color="auto"/>
      </w:divBdr>
    </w:div>
    <w:div w:id="1315527597">
      <w:marLeft w:val="640"/>
      <w:marRight w:val="0"/>
      <w:marTop w:val="0"/>
      <w:marBottom w:val="0"/>
      <w:divBdr>
        <w:top w:val="none" w:sz="0" w:space="0" w:color="auto"/>
        <w:left w:val="none" w:sz="0" w:space="0" w:color="auto"/>
        <w:bottom w:val="none" w:sz="0" w:space="0" w:color="auto"/>
        <w:right w:val="none" w:sz="0" w:space="0" w:color="auto"/>
      </w:divBdr>
    </w:div>
    <w:div w:id="1315797077">
      <w:marLeft w:val="640"/>
      <w:marRight w:val="0"/>
      <w:marTop w:val="0"/>
      <w:marBottom w:val="0"/>
      <w:divBdr>
        <w:top w:val="none" w:sz="0" w:space="0" w:color="auto"/>
        <w:left w:val="none" w:sz="0" w:space="0" w:color="auto"/>
        <w:bottom w:val="none" w:sz="0" w:space="0" w:color="auto"/>
        <w:right w:val="none" w:sz="0" w:space="0" w:color="auto"/>
      </w:divBdr>
    </w:div>
    <w:div w:id="1316648421">
      <w:marLeft w:val="640"/>
      <w:marRight w:val="0"/>
      <w:marTop w:val="0"/>
      <w:marBottom w:val="0"/>
      <w:divBdr>
        <w:top w:val="none" w:sz="0" w:space="0" w:color="auto"/>
        <w:left w:val="none" w:sz="0" w:space="0" w:color="auto"/>
        <w:bottom w:val="none" w:sz="0" w:space="0" w:color="auto"/>
        <w:right w:val="none" w:sz="0" w:space="0" w:color="auto"/>
      </w:divBdr>
    </w:div>
    <w:div w:id="1317801936">
      <w:marLeft w:val="640"/>
      <w:marRight w:val="0"/>
      <w:marTop w:val="0"/>
      <w:marBottom w:val="0"/>
      <w:divBdr>
        <w:top w:val="none" w:sz="0" w:space="0" w:color="auto"/>
        <w:left w:val="none" w:sz="0" w:space="0" w:color="auto"/>
        <w:bottom w:val="none" w:sz="0" w:space="0" w:color="auto"/>
        <w:right w:val="none" w:sz="0" w:space="0" w:color="auto"/>
      </w:divBdr>
    </w:div>
    <w:div w:id="1318411607">
      <w:marLeft w:val="640"/>
      <w:marRight w:val="0"/>
      <w:marTop w:val="0"/>
      <w:marBottom w:val="0"/>
      <w:divBdr>
        <w:top w:val="none" w:sz="0" w:space="0" w:color="auto"/>
        <w:left w:val="none" w:sz="0" w:space="0" w:color="auto"/>
        <w:bottom w:val="none" w:sz="0" w:space="0" w:color="auto"/>
        <w:right w:val="none" w:sz="0" w:space="0" w:color="auto"/>
      </w:divBdr>
    </w:div>
    <w:div w:id="1319730980">
      <w:marLeft w:val="640"/>
      <w:marRight w:val="0"/>
      <w:marTop w:val="0"/>
      <w:marBottom w:val="0"/>
      <w:divBdr>
        <w:top w:val="none" w:sz="0" w:space="0" w:color="auto"/>
        <w:left w:val="none" w:sz="0" w:space="0" w:color="auto"/>
        <w:bottom w:val="none" w:sz="0" w:space="0" w:color="auto"/>
        <w:right w:val="none" w:sz="0" w:space="0" w:color="auto"/>
      </w:divBdr>
    </w:div>
    <w:div w:id="1319768653">
      <w:marLeft w:val="640"/>
      <w:marRight w:val="0"/>
      <w:marTop w:val="0"/>
      <w:marBottom w:val="0"/>
      <w:divBdr>
        <w:top w:val="none" w:sz="0" w:space="0" w:color="auto"/>
        <w:left w:val="none" w:sz="0" w:space="0" w:color="auto"/>
        <w:bottom w:val="none" w:sz="0" w:space="0" w:color="auto"/>
        <w:right w:val="none" w:sz="0" w:space="0" w:color="auto"/>
      </w:divBdr>
    </w:div>
    <w:div w:id="1321688860">
      <w:marLeft w:val="640"/>
      <w:marRight w:val="0"/>
      <w:marTop w:val="0"/>
      <w:marBottom w:val="0"/>
      <w:divBdr>
        <w:top w:val="none" w:sz="0" w:space="0" w:color="auto"/>
        <w:left w:val="none" w:sz="0" w:space="0" w:color="auto"/>
        <w:bottom w:val="none" w:sz="0" w:space="0" w:color="auto"/>
        <w:right w:val="none" w:sz="0" w:space="0" w:color="auto"/>
      </w:divBdr>
    </w:div>
    <w:div w:id="1321807572">
      <w:marLeft w:val="640"/>
      <w:marRight w:val="0"/>
      <w:marTop w:val="0"/>
      <w:marBottom w:val="0"/>
      <w:divBdr>
        <w:top w:val="none" w:sz="0" w:space="0" w:color="auto"/>
        <w:left w:val="none" w:sz="0" w:space="0" w:color="auto"/>
        <w:bottom w:val="none" w:sz="0" w:space="0" w:color="auto"/>
        <w:right w:val="none" w:sz="0" w:space="0" w:color="auto"/>
      </w:divBdr>
    </w:div>
    <w:div w:id="1322389490">
      <w:marLeft w:val="640"/>
      <w:marRight w:val="0"/>
      <w:marTop w:val="0"/>
      <w:marBottom w:val="0"/>
      <w:divBdr>
        <w:top w:val="none" w:sz="0" w:space="0" w:color="auto"/>
        <w:left w:val="none" w:sz="0" w:space="0" w:color="auto"/>
        <w:bottom w:val="none" w:sz="0" w:space="0" w:color="auto"/>
        <w:right w:val="none" w:sz="0" w:space="0" w:color="auto"/>
      </w:divBdr>
    </w:div>
    <w:div w:id="1322663517">
      <w:marLeft w:val="640"/>
      <w:marRight w:val="0"/>
      <w:marTop w:val="0"/>
      <w:marBottom w:val="0"/>
      <w:divBdr>
        <w:top w:val="none" w:sz="0" w:space="0" w:color="auto"/>
        <w:left w:val="none" w:sz="0" w:space="0" w:color="auto"/>
        <w:bottom w:val="none" w:sz="0" w:space="0" w:color="auto"/>
        <w:right w:val="none" w:sz="0" w:space="0" w:color="auto"/>
      </w:divBdr>
    </w:div>
    <w:div w:id="1322733808">
      <w:marLeft w:val="640"/>
      <w:marRight w:val="0"/>
      <w:marTop w:val="0"/>
      <w:marBottom w:val="0"/>
      <w:divBdr>
        <w:top w:val="none" w:sz="0" w:space="0" w:color="auto"/>
        <w:left w:val="none" w:sz="0" w:space="0" w:color="auto"/>
        <w:bottom w:val="none" w:sz="0" w:space="0" w:color="auto"/>
        <w:right w:val="none" w:sz="0" w:space="0" w:color="auto"/>
      </w:divBdr>
    </w:div>
    <w:div w:id="1324043138">
      <w:marLeft w:val="640"/>
      <w:marRight w:val="0"/>
      <w:marTop w:val="0"/>
      <w:marBottom w:val="0"/>
      <w:divBdr>
        <w:top w:val="none" w:sz="0" w:space="0" w:color="auto"/>
        <w:left w:val="none" w:sz="0" w:space="0" w:color="auto"/>
        <w:bottom w:val="none" w:sz="0" w:space="0" w:color="auto"/>
        <w:right w:val="none" w:sz="0" w:space="0" w:color="auto"/>
      </w:divBdr>
    </w:div>
    <w:div w:id="1324554554">
      <w:marLeft w:val="640"/>
      <w:marRight w:val="0"/>
      <w:marTop w:val="0"/>
      <w:marBottom w:val="0"/>
      <w:divBdr>
        <w:top w:val="none" w:sz="0" w:space="0" w:color="auto"/>
        <w:left w:val="none" w:sz="0" w:space="0" w:color="auto"/>
        <w:bottom w:val="none" w:sz="0" w:space="0" w:color="auto"/>
        <w:right w:val="none" w:sz="0" w:space="0" w:color="auto"/>
      </w:divBdr>
    </w:div>
    <w:div w:id="1325160064">
      <w:marLeft w:val="640"/>
      <w:marRight w:val="0"/>
      <w:marTop w:val="0"/>
      <w:marBottom w:val="0"/>
      <w:divBdr>
        <w:top w:val="none" w:sz="0" w:space="0" w:color="auto"/>
        <w:left w:val="none" w:sz="0" w:space="0" w:color="auto"/>
        <w:bottom w:val="none" w:sz="0" w:space="0" w:color="auto"/>
        <w:right w:val="none" w:sz="0" w:space="0" w:color="auto"/>
      </w:divBdr>
    </w:div>
    <w:div w:id="1326055689">
      <w:marLeft w:val="640"/>
      <w:marRight w:val="0"/>
      <w:marTop w:val="0"/>
      <w:marBottom w:val="0"/>
      <w:divBdr>
        <w:top w:val="none" w:sz="0" w:space="0" w:color="auto"/>
        <w:left w:val="none" w:sz="0" w:space="0" w:color="auto"/>
        <w:bottom w:val="none" w:sz="0" w:space="0" w:color="auto"/>
        <w:right w:val="none" w:sz="0" w:space="0" w:color="auto"/>
      </w:divBdr>
    </w:div>
    <w:div w:id="1326591077">
      <w:marLeft w:val="640"/>
      <w:marRight w:val="0"/>
      <w:marTop w:val="0"/>
      <w:marBottom w:val="0"/>
      <w:divBdr>
        <w:top w:val="none" w:sz="0" w:space="0" w:color="auto"/>
        <w:left w:val="none" w:sz="0" w:space="0" w:color="auto"/>
        <w:bottom w:val="none" w:sz="0" w:space="0" w:color="auto"/>
        <w:right w:val="none" w:sz="0" w:space="0" w:color="auto"/>
      </w:divBdr>
    </w:div>
    <w:div w:id="1326737852">
      <w:marLeft w:val="640"/>
      <w:marRight w:val="0"/>
      <w:marTop w:val="0"/>
      <w:marBottom w:val="0"/>
      <w:divBdr>
        <w:top w:val="none" w:sz="0" w:space="0" w:color="auto"/>
        <w:left w:val="none" w:sz="0" w:space="0" w:color="auto"/>
        <w:bottom w:val="none" w:sz="0" w:space="0" w:color="auto"/>
        <w:right w:val="none" w:sz="0" w:space="0" w:color="auto"/>
      </w:divBdr>
    </w:div>
    <w:div w:id="1330056540">
      <w:marLeft w:val="640"/>
      <w:marRight w:val="0"/>
      <w:marTop w:val="0"/>
      <w:marBottom w:val="0"/>
      <w:divBdr>
        <w:top w:val="none" w:sz="0" w:space="0" w:color="auto"/>
        <w:left w:val="none" w:sz="0" w:space="0" w:color="auto"/>
        <w:bottom w:val="none" w:sz="0" w:space="0" w:color="auto"/>
        <w:right w:val="none" w:sz="0" w:space="0" w:color="auto"/>
      </w:divBdr>
    </w:div>
    <w:div w:id="1330064302">
      <w:marLeft w:val="640"/>
      <w:marRight w:val="0"/>
      <w:marTop w:val="0"/>
      <w:marBottom w:val="0"/>
      <w:divBdr>
        <w:top w:val="none" w:sz="0" w:space="0" w:color="auto"/>
        <w:left w:val="none" w:sz="0" w:space="0" w:color="auto"/>
        <w:bottom w:val="none" w:sz="0" w:space="0" w:color="auto"/>
        <w:right w:val="none" w:sz="0" w:space="0" w:color="auto"/>
      </w:divBdr>
    </w:div>
    <w:div w:id="1332219747">
      <w:marLeft w:val="640"/>
      <w:marRight w:val="0"/>
      <w:marTop w:val="0"/>
      <w:marBottom w:val="0"/>
      <w:divBdr>
        <w:top w:val="none" w:sz="0" w:space="0" w:color="auto"/>
        <w:left w:val="none" w:sz="0" w:space="0" w:color="auto"/>
        <w:bottom w:val="none" w:sz="0" w:space="0" w:color="auto"/>
        <w:right w:val="none" w:sz="0" w:space="0" w:color="auto"/>
      </w:divBdr>
    </w:div>
    <w:div w:id="1333215696">
      <w:marLeft w:val="640"/>
      <w:marRight w:val="0"/>
      <w:marTop w:val="0"/>
      <w:marBottom w:val="0"/>
      <w:divBdr>
        <w:top w:val="none" w:sz="0" w:space="0" w:color="auto"/>
        <w:left w:val="none" w:sz="0" w:space="0" w:color="auto"/>
        <w:bottom w:val="none" w:sz="0" w:space="0" w:color="auto"/>
        <w:right w:val="none" w:sz="0" w:space="0" w:color="auto"/>
      </w:divBdr>
    </w:div>
    <w:div w:id="1333725570">
      <w:marLeft w:val="640"/>
      <w:marRight w:val="0"/>
      <w:marTop w:val="0"/>
      <w:marBottom w:val="0"/>
      <w:divBdr>
        <w:top w:val="none" w:sz="0" w:space="0" w:color="auto"/>
        <w:left w:val="none" w:sz="0" w:space="0" w:color="auto"/>
        <w:bottom w:val="none" w:sz="0" w:space="0" w:color="auto"/>
        <w:right w:val="none" w:sz="0" w:space="0" w:color="auto"/>
      </w:divBdr>
    </w:div>
    <w:div w:id="1334260263">
      <w:marLeft w:val="640"/>
      <w:marRight w:val="0"/>
      <w:marTop w:val="0"/>
      <w:marBottom w:val="0"/>
      <w:divBdr>
        <w:top w:val="none" w:sz="0" w:space="0" w:color="auto"/>
        <w:left w:val="none" w:sz="0" w:space="0" w:color="auto"/>
        <w:bottom w:val="none" w:sz="0" w:space="0" w:color="auto"/>
        <w:right w:val="none" w:sz="0" w:space="0" w:color="auto"/>
      </w:divBdr>
    </w:div>
    <w:div w:id="1335305786">
      <w:marLeft w:val="640"/>
      <w:marRight w:val="0"/>
      <w:marTop w:val="0"/>
      <w:marBottom w:val="0"/>
      <w:divBdr>
        <w:top w:val="none" w:sz="0" w:space="0" w:color="auto"/>
        <w:left w:val="none" w:sz="0" w:space="0" w:color="auto"/>
        <w:bottom w:val="none" w:sz="0" w:space="0" w:color="auto"/>
        <w:right w:val="none" w:sz="0" w:space="0" w:color="auto"/>
      </w:divBdr>
    </w:div>
    <w:div w:id="1335956592">
      <w:marLeft w:val="640"/>
      <w:marRight w:val="0"/>
      <w:marTop w:val="0"/>
      <w:marBottom w:val="0"/>
      <w:divBdr>
        <w:top w:val="none" w:sz="0" w:space="0" w:color="auto"/>
        <w:left w:val="none" w:sz="0" w:space="0" w:color="auto"/>
        <w:bottom w:val="none" w:sz="0" w:space="0" w:color="auto"/>
        <w:right w:val="none" w:sz="0" w:space="0" w:color="auto"/>
      </w:divBdr>
    </w:div>
    <w:div w:id="1336030037">
      <w:marLeft w:val="640"/>
      <w:marRight w:val="0"/>
      <w:marTop w:val="0"/>
      <w:marBottom w:val="0"/>
      <w:divBdr>
        <w:top w:val="none" w:sz="0" w:space="0" w:color="auto"/>
        <w:left w:val="none" w:sz="0" w:space="0" w:color="auto"/>
        <w:bottom w:val="none" w:sz="0" w:space="0" w:color="auto"/>
        <w:right w:val="none" w:sz="0" w:space="0" w:color="auto"/>
      </w:divBdr>
    </w:div>
    <w:div w:id="1336227508">
      <w:marLeft w:val="640"/>
      <w:marRight w:val="0"/>
      <w:marTop w:val="0"/>
      <w:marBottom w:val="0"/>
      <w:divBdr>
        <w:top w:val="none" w:sz="0" w:space="0" w:color="auto"/>
        <w:left w:val="none" w:sz="0" w:space="0" w:color="auto"/>
        <w:bottom w:val="none" w:sz="0" w:space="0" w:color="auto"/>
        <w:right w:val="none" w:sz="0" w:space="0" w:color="auto"/>
      </w:divBdr>
    </w:div>
    <w:div w:id="1336686474">
      <w:marLeft w:val="640"/>
      <w:marRight w:val="0"/>
      <w:marTop w:val="0"/>
      <w:marBottom w:val="0"/>
      <w:divBdr>
        <w:top w:val="none" w:sz="0" w:space="0" w:color="auto"/>
        <w:left w:val="none" w:sz="0" w:space="0" w:color="auto"/>
        <w:bottom w:val="none" w:sz="0" w:space="0" w:color="auto"/>
        <w:right w:val="none" w:sz="0" w:space="0" w:color="auto"/>
      </w:divBdr>
    </w:div>
    <w:div w:id="1336764471">
      <w:marLeft w:val="640"/>
      <w:marRight w:val="0"/>
      <w:marTop w:val="0"/>
      <w:marBottom w:val="0"/>
      <w:divBdr>
        <w:top w:val="none" w:sz="0" w:space="0" w:color="auto"/>
        <w:left w:val="none" w:sz="0" w:space="0" w:color="auto"/>
        <w:bottom w:val="none" w:sz="0" w:space="0" w:color="auto"/>
        <w:right w:val="none" w:sz="0" w:space="0" w:color="auto"/>
      </w:divBdr>
    </w:div>
    <w:div w:id="1337686121">
      <w:marLeft w:val="640"/>
      <w:marRight w:val="0"/>
      <w:marTop w:val="0"/>
      <w:marBottom w:val="0"/>
      <w:divBdr>
        <w:top w:val="none" w:sz="0" w:space="0" w:color="auto"/>
        <w:left w:val="none" w:sz="0" w:space="0" w:color="auto"/>
        <w:bottom w:val="none" w:sz="0" w:space="0" w:color="auto"/>
        <w:right w:val="none" w:sz="0" w:space="0" w:color="auto"/>
      </w:divBdr>
    </w:div>
    <w:div w:id="1337995168">
      <w:marLeft w:val="640"/>
      <w:marRight w:val="0"/>
      <w:marTop w:val="0"/>
      <w:marBottom w:val="0"/>
      <w:divBdr>
        <w:top w:val="none" w:sz="0" w:space="0" w:color="auto"/>
        <w:left w:val="none" w:sz="0" w:space="0" w:color="auto"/>
        <w:bottom w:val="none" w:sz="0" w:space="0" w:color="auto"/>
        <w:right w:val="none" w:sz="0" w:space="0" w:color="auto"/>
      </w:divBdr>
    </w:div>
    <w:div w:id="1338196222">
      <w:marLeft w:val="640"/>
      <w:marRight w:val="0"/>
      <w:marTop w:val="0"/>
      <w:marBottom w:val="0"/>
      <w:divBdr>
        <w:top w:val="none" w:sz="0" w:space="0" w:color="auto"/>
        <w:left w:val="none" w:sz="0" w:space="0" w:color="auto"/>
        <w:bottom w:val="none" w:sz="0" w:space="0" w:color="auto"/>
        <w:right w:val="none" w:sz="0" w:space="0" w:color="auto"/>
      </w:divBdr>
    </w:div>
    <w:div w:id="1338849328">
      <w:bodyDiv w:val="1"/>
      <w:marLeft w:val="0"/>
      <w:marRight w:val="0"/>
      <w:marTop w:val="0"/>
      <w:marBottom w:val="0"/>
      <w:divBdr>
        <w:top w:val="none" w:sz="0" w:space="0" w:color="auto"/>
        <w:left w:val="none" w:sz="0" w:space="0" w:color="auto"/>
        <w:bottom w:val="none" w:sz="0" w:space="0" w:color="auto"/>
        <w:right w:val="none" w:sz="0" w:space="0" w:color="auto"/>
      </w:divBdr>
      <w:divsChild>
        <w:div w:id="7803171">
          <w:marLeft w:val="640"/>
          <w:marRight w:val="0"/>
          <w:marTop w:val="0"/>
          <w:marBottom w:val="0"/>
          <w:divBdr>
            <w:top w:val="none" w:sz="0" w:space="0" w:color="auto"/>
            <w:left w:val="none" w:sz="0" w:space="0" w:color="auto"/>
            <w:bottom w:val="none" w:sz="0" w:space="0" w:color="auto"/>
            <w:right w:val="none" w:sz="0" w:space="0" w:color="auto"/>
          </w:divBdr>
        </w:div>
        <w:div w:id="31150430">
          <w:marLeft w:val="640"/>
          <w:marRight w:val="0"/>
          <w:marTop w:val="0"/>
          <w:marBottom w:val="0"/>
          <w:divBdr>
            <w:top w:val="none" w:sz="0" w:space="0" w:color="auto"/>
            <w:left w:val="none" w:sz="0" w:space="0" w:color="auto"/>
            <w:bottom w:val="none" w:sz="0" w:space="0" w:color="auto"/>
            <w:right w:val="none" w:sz="0" w:space="0" w:color="auto"/>
          </w:divBdr>
        </w:div>
        <w:div w:id="36896790">
          <w:marLeft w:val="640"/>
          <w:marRight w:val="0"/>
          <w:marTop w:val="0"/>
          <w:marBottom w:val="0"/>
          <w:divBdr>
            <w:top w:val="none" w:sz="0" w:space="0" w:color="auto"/>
            <w:left w:val="none" w:sz="0" w:space="0" w:color="auto"/>
            <w:bottom w:val="none" w:sz="0" w:space="0" w:color="auto"/>
            <w:right w:val="none" w:sz="0" w:space="0" w:color="auto"/>
          </w:divBdr>
        </w:div>
        <w:div w:id="64840503">
          <w:marLeft w:val="640"/>
          <w:marRight w:val="0"/>
          <w:marTop w:val="0"/>
          <w:marBottom w:val="0"/>
          <w:divBdr>
            <w:top w:val="none" w:sz="0" w:space="0" w:color="auto"/>
            <w:left w:val="none" w:sz="0" w:space="0" w:color="auto"/>
            <w:bottom w:val="none" w:sz="0" w:space="0" w:color="auto"/>
            <w:right w:val="none" w:sz="0" w:space="0" w:color="auto"/>
          </w:divBdr>
        </w:div>
        <w:div w:id="94790101">
          <w:marLeft w:val="640"/>
          <w:marRight w:val="0"/>
          <w:marTop w:val="0"/>
          <w:marBottom w:val="0"/>
          <w:divBdr>
            <w:top w:val="none" w:sz="0" w:space="0" w:color="auto"/>
            <w:left w:val="none" w:sz="0" w:space="0" w:color="auto"/>
            <w:bottom w:val="none" w:sz="0" w:space="0" w:color="auto"/>
            <w:right w:val="none" w:sz="0" w:space="0" w:color="auto"/>
          </w:divBdr>
        </w:div>
        <w:div w:id="102186537">
          <w:marLeft w:val="640"/>
          <w:marRight w:val="0"/>
          <w:marTop w:val="0"/>
          <w:marBottom w:val="0"/>
          <w:divBdr>
            <w:top w:val="none" w:sz="0" w:space="0" w:color="auto"/>
            <w:left w:val="none" w:sz="0" w:space="0" w:color="auto"/>
            <w:bottom w:val="none" w:sz="0" w:space="0" w:color="auto"/>
            <w:right w:val="none" w:sz="0" w:space="0" w:color="auto"/>
          </w:divBdr>
        </w:div>
        <w:div w:id="108820455">
          <w:marLeft w:val="640"/>
          <w:marRight w:val="0"/>
          <w:marTop w:val="0"/>
          <w:marBottom w:val="0"/>
          <w:divBdr>
            <w:top w:val="none" w:sz="0" w:space="0" w:color="auto"/>
            <w:left w:val="none" w:sz="0" w:space="0" w:color="auto"/>
            <w:bottom w:val="none" w:sz="0" w:space="0" w:color="auto"/>
            <w:right w:val="none" w:sz="0" w:space="0" w:color="auto"/>
          </w:divBdr>
        </w:div>
        <w:div w:id="114521700">
          <w:marLeft w:val="640"/>
          <w:marRight w:val="0"/>
          <w:marTop w:val="0"/>
          <w:marBottom w:val="0"/>
          <w:divBdr>
            <w:top w:val="none" w:sz="0" w:space="0" w:color="auto"/>
            <w:left w:val="none" w:sz="0" w:space="0" w:color="auto"/>
            <w:bottom w:val="none" w:sz="0" w:space="0" w:color="auto"/>
            <w:right w:val="none" w:sz="0" w:space="0" w:color="auto"/>
          </w:divBdr>
        </w:div>
        <w:div w:id="119690389">
          <w:marLeft w:val="640"/>
          <w:marRight w:val="0"/>
          <w:marTop w:val="0"/>
          <w:marBottom w:val="0"/>
          <w:divBdr>
            <w:top w:val="none" w:sz="0" w:space="0" w:color="auto"/>
            <w:left w:val="none" w:sz="0" w:space="0" w:color="auto"/>
            <w:bottom w:val="none" w:sz="0" w:space="0" w:color="auto"/>
            <w:right w:val="none" w:sz="0" w:space="0" w:color="auto"/>
          </w:divBdr>
        </w:div>
        <w:div w:id="122041842">
          <w:marLeft w:val="640"/>
          <w:marRight w:val="0"/>
          <w:marTop w:val="0"/>
          <w:marBottom w:val="0"/>
          <w:divBdr>
            <w:top w:val="none" w:sz="0" w:space="0" w:color="auto"/>
            <w:left w:val="none" w:sz="0" w:space="0" w:color="auto"/>
            <w:bottom w:val="none" w:sz="0" w:space="0" w:color="auto"/>
            <w:right w:val="none" w:sz="0" w:space="0" w:color="auto"/>
          </w:divBdr>
        </w:div>
        <w:div w:id="122700660">
          <w:marLeft w:val="640"/>
          <w:marRight w:val="0"/>
          <w:marTop w:val="0"/>
          <w:marBottom w:val="0"/>
          <w:divBdr>
            <w:top w:val="none" w:sz="0" w:space="0" w:color="auto"/>
            <w:left w:val="none" w:sz="0" w:space="0" w:color="auto"/>
            <w:bottom w:val="none" w:sz="0" w:space="0" w:color="auto"/>
            <w:right w:val="none" w:sz="0" w:space="0" w:color="auto"/>
          </w:divBdr>
        </w:div>
        <w:div w:id="127478422">
          <w:marLeft w:val="640"/>
          <w:marRight w:val="0"/>
          <w:marTop w:val="0"/>
          <w:marBottom w:val="0"/>
          <w:divBdr>
            <w:top w:val="none" w:sz="0" w:space="0" w:color="auto"/>
            <w:left w:val="none" w:sz="0" w:space="0" w:color="auto"/>
            <w:bottom w:val="none" w:sz="0" w:space="0" w:color="auto"/>
            <w:right w:val="none" w:sz="0" w:space="0" w:color="auto"/>
          </w:divBdr>
        </w:div>
        <w:div w:id="128865310">
          <w:marLeft w:val="640"/>
          <w:marRight w:val="0"/>
          <w:marTop w:val="0"/>
          <w:marBottom w:val="0"/>
          <w:divBdr>
            <w:top w:val="none" w:sz="0" w:space="0" w:color="auto"/>
            <w:left w:val="none" w:sz="0" w:space="0" w:color="auto"/>
            <w:bottom w:val="none" w:sz="0" w:space="0" w:color="auto"/>
            <w:right w:val="none" w:sz="0" w:space="0" w:color="auto"/>
          </w:divBdr>
        </w:div>
        <w:div w:id="129712626">
          <w:marLeft w:val="640"/>
          <w:marRight w:val="0"/>
          <w:marTop w:val="0"/>
          <w:marBottom w:val="0"/>
          <w:divBdr>
            <w:top w:val="none" w:sz="0" w:space="0" w:color="auto"/>
            <w:left w:val="none" w:sz="0" w:space="0" w:color="auto"/>
            <w:bottom w:val="none" w:sz="0" w:space="0" w:color="auto"/>
            <w:right w:val="none" w:sz="0" w:space="0" w:color="auto"/>
          </w:divBdr>
        </w:div>
        <w:div w:id="131020171">
          <w:marLeft w:val="640"/>
          <w:marRight w:val="0"/>
          <w:marTop w:val="0"/>
          <w:marBottom w:val="0"/>
          <w:divBdr>
            <w:top w:val="none" w:sz="0" w:space="0" w:color="auto"/>
            <w:left w:val="none" w:sz="0" w:space="0" w:color="auto"/>
            <w:bottom w:val="none" w:sz="0" w:space="0" w:color="auto"/>
            <w:right w:val="none" w:sz="0" w:space="0" w:color="auto"/>
          </w:divBdr>
        </w:div>
        <w:div w:id="138350433">
          <w:marLeft w:val="640"/>
          <w:marRight w:val="0"/>
          <w:marTop w:val="0"/>
          <w:marBottom w:val="0"/>
          <w:divBdr>
            <w:top w:val="none" w:sz="0" w:space="0" w:color="auto"/>
            <w:left w:val="none" w:sz="0" w:space="0" w:color="auto"/>
            <w:bottom w:val="none" w:sz="0" w:space="0" w:color="auto"/>
            <w:right w:val="none" w:sz="0" w:space="0" w:color="auto"/>
          </w:divBdr>
        </w:div>
        <w:div w:id="143014783">
          <w:marLeft w:val="640"/>
          <w:marRight w:val="0"/>
          <w:marTop w:val="0"/>
          <w:marBottom w:val="0"/>
          <w:divBdr>
            <w:top w:val="none" w:sz="0" w:space="0" w:color="auto"/>
            <w:left w:val="none" w:sz="0" w:space="0" w:color="auto"/>
            <w:bottom w:val="none" w:sz="0" w:space="0" w:color="auto"/>
            <w:right w:val="none" w:sz="0" w:space="0" w:color="auto"/>
          </w:divBdr>
        </w:div>
        <w:div w:id="145899043">
          <w:marLeft w:val="640"/>
          <w:marRight w:val="0"/>
          <w:marTop w:val="0"/>
          <w:marBottom w:val="0"/>
          <w:divBdr>
            <w:top w:val="none" w:sz="0" w:space="0" w:color="auto"/>
            <w:left w:val="none" w:sz="0" w:space="0" w:color="auto"/>
            <w:bottom w:val="none" w:sz="0" w:space="0" w:color="auto"/>
            <w:right w:val="none" w:sz="0" w:space="0" w:color="auto"/>
          </w:divBdr>
        </w:div>
        <w:div w:id="152840346">
          <w:marLeft w:val="640"/>
          <w:marRight w:val="0"/>
          <w:marTop w:val="0"/>
          <w:marBottom w:val="0"/>
          <w:divBdr>
            <w:top w:val="none" w:sz="0" w:space="0" w:color="auto"/>
            <w:left w:val="none" w:sz="0" w:space="0" w:color="auto"/>
            <w:bottom w:val="none" w:sz="0" w:space="0" w:color="auto"/>
            <w:right w:val="none" w:sz="0" w:space="0" w:color="auto"/>
          </w:divBdr>
        </w:div>
        <w:div w:id="153954066">
          <w:marLeft w:val="640"/>
          <w:marRight w:val="0"/>
          <w:marTop w:val="0"/>
          <w:marBottom w:val="0"/>
          <w:divBdr>
            <w:top w:val="none" w:sz="0" w:space="0" w:color="auto"/>
            <w:left w:val="none" w:sz="0" w:space="0" w:color="auto"/>
            <w:bottom w:val="none" w:sz="0" w:space="0" w:color="auto"/>
            <w:right w:val="none" w:sz="0" w:space="0" w:color="auto"/>
          </w:divBdr>
        </w:div>
        <w:div w:id="159546196">
          <w:marLeft w:val="640"/>
          <w:marRight w:val="0"/>
          <w:marTop w:val="0"/>
          <w:marBottom w:val="0"/>
          <w:divBdr>
            <w:top w:val="none" w:sz="0" w:space="0" w:color="auto"/>
            <w:left w:val="none" w:sz="0" w:space="0" w:color="auto"/>
            <w:bottom w:val="none" w:sz="0" w:space="0" w:color="auto"/>
            <w:right w:val="none" w:sz="0" w:space="0" w:color="auto"/>
          </w:divBdr>
        </w:div>
        <w:div w:id="164904833">
          <w:marLeft w:val="640"/>
          <w:marRight w:val="0"/>
          <w:marTop w:val="0"/>
          <w:marBottom w:val="0"/>
          <w:divBdr>
            <w:top w:val="none" w:sz="0" w:space="0" w:color="auto"/>
            <w:left w:val="none" w:sz="0" w:space="0" w:color="auto"/>
            <w:bottom w:val="none" w:sz="0" w:space="0" w:color="auto"/>
            <w:right w:val="none" w:sz="0" w:space="0" w:color="auto"/>
          </w:divBdr>
        </w:div>
        <w:div w:id="166017937">
          <w:marLeft w:val="640"/>
          <w:marRight w:val="0"/>
          <w:marTop w:val="0"/>
          <w:marBottom w:val="0"/>
          <w:divBdr>
            <w:top w:val="none" w:sz="0" w:space="0" w:color="auto"/>
            <w:left w:val="none" w:sz="0" w:space="0" w:color="auto"/>
            <w:bottom w:val="none" w:sz="0" w:space="0" w:color="auto"/>
            <w:right w:val="none" w:sz="0" w:space="0" w:color="auto"/>
          </w:divBdr>
        </w:div>
        <w:div w:id="183397607">
          <w:marLeft w:val="640"/>
          <w:marRight w:val="0"/>
          <w:marTop w:val="0"/>
          <w:marBottom w:val="0"/>
          <w:divBdr>
            <w:top w:val="none" w:sz="0" w:space="0" w:color="auto"/>
            <w:left w:val="none" w:sz="0" w:space="0" w:color="auto"/>
            <w:bottom w:val="none" w:sz="0" w:space="0" w:color="auto"/>
            <w:right w:val="none" w:sz="0" w:space="0" w:color="auto"/>
          </w:divBdr>
        </w:div>
        <w:div w:id="207955938">
          <w:marLeft w:val="640"/>
          <w:marRight w:val="0"/>
          <w:marTop w:val="0"/>
          <w:marBottom w:val="0"/>
          <w:divBdr>
            <w:top w:val="none" w:sz="0" w:space="0" w:color="auto"/>
            <w:left w:val="none" w:sz="0" w:space="0" w:color="auto"/>
            <w:bottom w:val="none" w:sz="0" w:space="0" w:color="auto"/>
            <w:right w:val="none" w:sz="0" w:space="0" w:color="auto"/>
          </w:divBdr>
        </w:div>
        <w:div w:id="215240656">
          <w:marLeft w:val="640"/>
          <w:marRight w:val="0"/>
          <w:marTop w:val="0"/>
          <w:marBottom w:val="0"/>
          <w:divBdr>
            <w:top w:val="none" w:sz="0" w:space="0" w:color="auto"/>
            <w:left w:val="none" w:sz="0" w:space="0" w:color="auto"/>
            <w:bottom w:val="none" w:sz="0" w:space="0" w:color="auto"/>
            <w:right w:val="none" w:sz="0" w:space="0" w:color="auto"/>
          </w:divBdr>
        </w:div>
        <w:div w:id="215357059">
          <w:marLeft w:val="640"/>
          <w:marRight w:val="0"/>
          <w:marTop w:val="0"/>
          <w:marBottom w:val="0"/>
          <w:divBdr>
            <w:top w:val="none" w:sz="0" w:space="0" w:color="auto"/>
            <w:left w:val="none" w:sz="0" w:space="0" w:color="auto"/>
            <w:bottom w:val="none" w:sz="0" w:space="0" w:color="auto"/>
            <w:right w:val="none" w:sz="0" w:space="0" w:color="auto"/>
          </w:divBdr>
        </w:div>
        <w:div w:id="218517649">
          <w:marLeft w:val="640"/>
          <w:marRight w:val="0"/>
          <w:marTop w:val="0"/>
          <w:marBottom w:val="0"/>
          <w:divBdr>
            <w:top w:val="none" w:sz="0" w:space="0" w:color="auto"/>
            <w:left w:val="none" w:sz="0" w:space="0" w:color="auto"/>
            <w:bottom w:val="none" w:sz="0" w:space="0" w:color="auto"/>
            <w:right w:val="none" w:sz="0" w:space="0" w:color="auto"/>
          </w:divBdr>
        </w:div>
        <w:div w:id="221403092">
          <w:marLeft w:val="640"/>
          <w:marRight w:val="0"/>
          <w:marTop w:val="0"/>
          <w:marBottom w:val="0"/>
          <w:divBdr>
            <w:top w:val="none" w:sz="0" w:space="0" w:color="auto"/>
            <w:left w:val="none" w:sz="0" w:space="0" w:color="auto"/>
            <w:bottom w:val="none" w:sz="0" w:space="0" w:color="auto"/>
            <w:right w:val="none" w:sz="0" w:space="0" w:color="auto"/>
          </w:divBdr>
        </w:div>
        <w:div w:id="249699113">
          <w:marLeft w:val="640"/>
          <w:marRight w:val="0"/>
          <w:marTop w:val="0"/>
          <w:marBottom w:val="0"/>
          <w:divBdr>
            <w:top w:val="none" w:sz="0" w:space="0" w:color="auto"/>
            <w:left w:val="none" w:sz="0" w:space="0" w:color="auto"/>
            <w:bottom w:val="none" w:sz="0" w:space="0" w:color="auto"/>
            <w:right w:val="none" w:sz="0" w:space="0" w:color="auto"/>
          </w:divBdr>
        </w:div>
        <w:div w:id="264071891">
          <w:marLeft w:val="640"/>
          <w:marRight w:val="0"/>
          <w:marTop w:val="0"/>
          <w:marBottom w:val="0"/>
          <w:divBdr>
            <w:top w:val="none" w:sz="0" w:space="0" w:color="auto"/>
            <w:left w:val="none" w:sz="0" w:space="0" w:color="auto"/>
            <w:bottom w:val="none" w:sz="0" w:space="0" w:color="auto"/>
            <w:right w:val="none" w:sz="0" w:space="0" w:color="auto"/>
          </w:divBdr>
        </w:div>
        <w:div w:id="269091519">
          <w:marLeft w:val="640"/>
          <w:marRight w:val="0"/>
          <w:marTop w:val="0"/>
          <w:marBottom w:val="0"/>
          <w:divBdr>
            <w:top w:val="none" w:sz="0" w:space="0" w:color="auto"/>
            <w:left w:val="none" w:sz="0" w:space="0" w:color="auto"/>
            <w:bottom w:val="none" w:sz="0" w:space="0" w:color="auto"/>
            <w:right w:val="none" w:sz="0" w:space="0" w:color="auto"/>
          </w:divBdr>
        </w:div>
        <w:div w:id="275412162">
          <w:marLeft w:val="640"/>
          <w:marRight w:val="0"/>
          <w:marTop w:val="0"/>
          <w:marBottom w:val="0"/>
          <w:divBdr>
            <w:top w:val="none" w:sz="0" w:space="0" w:color="auto"/>
            <w:left w:val="none" w:sz="0" w:space="0" w:color="auto"/>
            <w:bottom w:val="none" w:sz="0" w:space="0" w:color="auto"/>
            <w:right w:val="none" w:sz="0" w:space="0" w:color="auto"/>
          </w:divBdr>
        </w:div>
        <w:div w:id="280264690">
          <w:marLeft w:val="640"/>
          <w:marRight w:val="0"/>
          <w:marTop w:val="0"/>
          <w:marBottom w:val="0"/>
          <w:divBdr>
            <w:top w:val="none" w:sz="0" w:space="0" w:color="auto"/>
            <w:left w:val="none" w:sz="0" w:space="0" w:color="auto"/>
            <w:bottom w:val="none" w:sz="0" w:space="0" w:color="auto"/>
            <w:right w:val="none" w:sz="0" w:space="0" w:color="auto"/>
          </w:divBdr>
        </w:div>
        <w:div w:id="280961618">
          <w:marLeft w:val="640"/>
          <w:marRight w:val="0"/>
          <w:marTop w:val="0"/>
          <w:marBottom w:val="0"/>
          <w:divBdr>
            <w:top w:val="none" w:sz="0" w:space="0" w:color="auto"/>
            <w:left w:val="none" w:sz="0" w:space="0" w:color="auto"/>
            <w:bottom w:val="none" w:sz="0" w:space="0" w:color="auto"/>
            <w:right w:val="none" w:sz="0" w:space="0" w:color="auto"/>
          </w:divBdr>
        </w:div>
        <w:div w:id="297301752">
          <w:marLeft w:val="640"/>
          <w:marRight w:val="0"/>
          <w:marTop w:val="0"/>
          <w:marBottom w:val="0"/>
          <w:divBdr>
            <w:top w:val="none" w:sz="0" w:space="0" w:color="auto"/>
            <w:left w:val="none" w:sz="0" w:space="0" w:color="auto"/>
            <w:bottom w:val="none" w:sz="0" w:space="0" w:color="auto"/>
            <w:right w:val="none" w:sz="0" w:space="0" w:color="auto"/>
          </w:divBdr>
        </w:div>
        <w:div w:id="300573106">
          <w:marLeft w:val="640"/>
          <w:marRight w:val="0"/>
          <w:marTop w:val="0"/>
          <w:marBottom w:val="0"/>
          <w:divBdr>
            <w:top w:val="none" w:sz="0" w:space="0" w:color="auto"/>
            <w:left w:val="none" w:sz="0" w:space="0" w:color="auto"/>
            <w:bottom w:val="none" w:sz="0" w:space="0" w:color="auto"/>
            <w:right w:val="none" w:sz="0" w:space="0" w:color="auto"/>
          </w:divBdr>
        </w:div>
        <w:div w:id="308021723">
          <w:marLeft w:val="640"/>
          <w:marRight w:val="0"/>
          <w:marTop w:val="0"/>
          <w:marBottom w:val="0"/>
          <w:divBdr>
            <w:top w:val="none" w:sz="0" w:space="0" w:color="auto"/>
            <w:left w:val="none" w:sz="0" w:space="0" w:color="auto"/>
            <w:bottom w:val="none" w:sz="0" w:space="0" w:color="auto"/>
            <w:right w:val="none" w:sz="0" w:space="0" w:color="auto"/>
          </w:divBdr>
        </w:div>
        <w:div w:id="309940352">
          <w:marLeft w:val="640"/>
          <w:marRight w:val="0"/>
          <w:marTop w:val="0"/>
          <w:marBottom w:val="0"/>
          <w:divBdr>
            <w:top w:val="none" w:sz="0" w:space="0" w:color="auto"/>
            <w:left w:val="none" w:sz="0" w:space="0" w:color="auto"/>
            <w:bottom w:val="none" w:sz="0" w:space="0" w:color="auto"/>
            <w:right w:val="none" w:sz="0" w:space="0" w:color="auto"/>
          </w:divBdr>
        </w:div>
        <w:div w:id="326447807">
          <w:marLeft w:val="640"/>
          <w:marRight w:val="0"/>
          <w:marTop w:val="0"/>
          <w:marBottom w:val="0"/>
          <w:divBdr>
            <w:top w:val="none" w:sz="0" w:space="0" w:color="auto"/>
            <w:left w:val="none" w:sz="0" w:space="0" w:color="auto"/>
            <w:bottom w:val="none" w:sz="0" w:space="0" w:color="auto"/>
            <w:right w:val="none" w:sz="0" w:space="0" w:color="auto"/>
          </w:divBdr>
        </w:div>
        <w:div w:id="329138915">
          <w:marLeft w:val="640"/>
          <w:marRight w:val="0"/>
          <w:marTop w:val="0"/>
          <w:marBottom w:val="0"/>
          <w:divBdr>
            <w:top w:val="none" w:sz="0" w:space="0" w:color="auto"/>
            <w:left w:val="none" w:sz="0" w:space="0" w:color="auto"/>
            <w:bottom w:val="none" w:sz="0" w:space="0" w:color="auto"/>
            <w:right w:val="none" w:sz="0" w:space="0" w:color="auto"/>
          </w:divBdr>
        </w:div>
        <w:div w:id="333264706">
          <w:marLeft w:val="640"/>
          <w:marRight w:val="0"/>
          <w:marTop w:val="0"/>
          <w:marBottom w:val="0"/>
          <w:divBdr>
            <w:top w:val="none" w:sz="0" w:space="0" w:color="auto"/>
            <w:left w:val="none" w:sz="0" w:space="0" w:color="auto"/>
            <w:bottom w:val="none" w:sz="0" w:space="0" w:color="auto"/>
            <w:right w:val="none" w:sz="0" w:space="0" w:color="auto"/>
          </w:divBdr>
        </w:div>
        <w:div w:id="333457403">
          <w:marLeft w:val="640"/>
          <w:marRight w:val="0"/>
          <w:marTop w:val="0"/>
          <w:marBottom w:val="0"/>
          <w:divBdr>
            <w:top w:val="none" w:sz="0" w:space="0" w:color="auto"/>
            <w:left w:val="none" w:sz="0" w:space="0" w:color="auto"/>
            <w:bottom w:val="none" w:sz="0" w:space="0" w:color="auto"/>
            <w:right w:val="none" w:sz="0" w:space="0" w:color="auto"/>
          </w:divBdr>
        </w:div>
        <w:div w:id="345904387">
          <w:marLeft w:val="640"/>
          <w:marRight w:val="0"/>
          <w:marTop w:val="0"/>
          <w:marBottom w:val="0"/>
          <w:divBdr>
            <w:top w:val="none" w:sz="0" w:space="0" w:color="auto"/>
            <w:left w:val="none" w:sz="0" w:space="0" w:color="auto"/>
            <w:bottom w:val="none" w:sz="0" w:space="0" w:color="auto"/>
            <w:right w:val="none" w:sz="0" w:space="0" w:color="auto"/>
          </w:divBdr>
        </w:div>
        <w:div w:id="354767672">
          <w:marLeft w:val="640"/>
          <w:marRight w:val="0"/>
          <w:marTop w:val="0"/>
          <w:marBottom w:val="0"/>
          <w:divBdr>
            <w:top w:val="none" w:sz="0" w:space="0" w:color="auto"/>
            <w:left w:val="none" w:sz="0" w:space="0" w:color="auto"/>
            <w:bottom w:val="none" w:sz="0" w:space="0" w:color="auto"/>
            <w:right w:val="none" w:sz="0" w:space="0" w:color="auto"/>
          </w:divBdr>
        </w:div>
        <w:div w:id="356582353">
          <w:marLeft w:val="640"/>
          <w:marRight w:val="0"/>
          <w:marTop w:val="0"/>
          <w:marBottom w:val="0"/>
          <w:divBdr>
            <w:top w:val="none" w:sz="0" w:space="0" w:color="auto"/>
            <w:left w:val="none" w:sz="0" w:space="0" w:color="auto"/>
            <w:bottom w:val="none" w:sz="0" w:space="0" w:color="auto"/>
            <w:right w:val="none" w:sz="0" w:space="0" w:color="auto"/>
          </w:divBdr>
        </w:div>
        <w:div w:id="371196134">
          <w:marLeft w:val="640"/>
          <w:marRight w:val="0"/>
          <w:marTop w:val="0"/>
          <w:marBottom w:val="0"/>
          <w:divBdr>
            <w:top w:val="none" w:sz="0" w:space="0" w:color="auto"/>
            <w:left w:val="none" w:sz="0" w:space="0" w:color="auto"/>
            <w:bottom w:val="none" w:sz="0" w:space="0" w:color="auto"/>
            <w:right w:val="none" w:sz="0" w:space="0" w:color="auto"/>
          </w:divBdr>
        </w:div>
        <w:div w:id="372660981">
          <w:marLeft w:val="640"/>
          <w:marRight w:val="0"/>
          <w:marTop w:val="0"/>
          <w:marBottom w:val="0"/>
          <w:divBdr>
            <w:top w:val="none" w:sz="0" w:space="0" w:color="auto"/>
            <w:left w:val="none" w:sz="0" w:space="0" w:color="auto"/>
            <w:bottom w:val="none" w:sz="0" w:space="0" w:color="auto"/>
            <w:right w:val="none" w:sz="0" w:space="0" w:color="auto"/>
          </w:divBdr>
        </w:div>
        <w:div w:id="377315646">
          <w:marLeft w:val="640"/>
          <w:marRight w:val="0"/>
          <w:marTop w:val="0"/>
          <w:marBottom w:val="0"/>
          <w:divBdr>
            <w:top w:val="none" w:sz="0" w:space="0" w:color="auto"/>
            <w:left w:val="none" w:sz="0" w:space="0" w:color="auto"/>
            <w:bottom w:val="none" w:sz="0" w:space="0" w:color="auto"/>
            <w:right w:val="none" w:sz="0" w:space="0" w:color="auto"/>
          </w:divBdr>
        </w:div>
        <w:div w:id="393508462">
          <w:marLeft w:val="640"/>
          <w:marRight w:val="0"/>
          <w:marTop w:val="0"/>
          <w:marBottom w:val="0"/>
          <w:divBdr>
            <w:top w:val="none" w:sz="0" w:space="0" w:color="auto"/>
            <w:left w:val="none" w:sz="0" w:space="0" w:color="auto"/>
            <w:bottom w:val="none" w:sz="0" w:space="0" w:color="auto"/>
            <w:right w:val="none" w:sz="0" w:space="0" w:color="auto"/>
          </w:divBdr>
        </w:div>
        <w:div w:id="398526536">
          <w:marLeft w:val="640"/>
          <w:marRight w:val="0"/>
          <w:marTop w:val="0"/>
          <w:marBottom w:val="0"/>
          <w:divBdr>
            <w:top w:val="none" w:sz="0" w:space="0" w:color="auto"/>
            <w:left w:val="none" w:sz="0" w:space="0" w:color="auto"/>
            <w:bottom w:val="none" w:sz="0" w:space="0" w:color="auto"/>
            <w:right w:val="none" w:sz="0" w:space="0" w:color="auto"/>
          </w:divBdr>
        </w:div>
        <w:div w:id="414284662">
          <w:marLeft w:val="640"/>
          <w:marRight w:val="0"/>
          <w:marTop w:val="0"/>
          <w:marBottom w:val="0"/>
          <w:divBdr>
            <w:top w:val="none" w:sz="0" w:space="0" w:color="auto"/>
            <w:left w:val="none" w:sz="0" w:space="0" w:color="auto"/>
            <w:bottom w:val="none" w:sz="0" w:space="0" w:color="auto"/>
            <w:right w:val="none" w:sz="0" w:space="0" w:color="auto"/>
          </w:divBdr>
        </w:div>
        <w:div w:id="418527021">
          <w:marLeft w:val="640"/>
          <w:marRight w:val="0"/>
          <w:marTop w:val="0"/>
          <w:marBottom w:val="0"/>
          <w:divBdr>
            <w:top w:val="none" w:sz="0" w:space="0" w:color="auto"/>
            <w:left w:val="none" w:sz="0" w:space="0" w:color="auto"/>
            <w:bottom w:val="none" w:sz="0" w:space="0" w:color="auto"/>
            <w:right w:val="none" w:sz="0" w:space="0" w:color="auto"/>
          </w:divBdr>
        </w:div>
        <w:div w:id="419303011">
          <w:marLeft w:val="640"/>
          <w:marRight w:val="0"/>
          <w:marTop w:val="0"/>
          <w:marBottom w:val="0"/>
          <w:divBdr>
            <w:top w:val="none" w:sz="0" w:space="0" w:color="auto"/>
            <w:left w:val="none" w:sz="0" w:space="0" w:color="auto"/>
            <w:bottom w:val="none" w:sz="0" w:space="0" w:color="auto"/>
            <w:right w:val="none" w:sz="0" w:space="0" w:color="auto"/>
          </w:divBdr>
        </w:div>
        <w:div w:id="419641383">
          <w:marLeft w:val="640"/>
          <w:marRight w:val="0"/>
          <w:marTop w:val="0"/>
          <w:marBottom w:val="0"/>
          <w:divBdr>
            <w:top w:val="none" w:sz="0" w:space="0" w:color="auto"/>
            <w:left w:val="none" w:sz="0" w:space="0" w:color="auto"/>
            <w:bottom w:val="none" w:sz="0" w:space="0" w:color="auto"/>
            <w:right w:val="none" w:sz="0" w:space="0" w:color="auto"/>
          </w:divBdr>
        </w:div>
        <w:div w:id="423767748">
          <w:marLeft w:val="640"/>
          <w:marRight w:val="0"/>
          <w:marTop w:val="0"/>
          <w:marBottom w:val="0"/>
          <w:divBdr>
            <w:top w:val="none" w:sz="0" w:space="0" w:color="auto"/>
            <w:left w:val="none" w:sz="0" w:space="0" w:color="auto"/>
            <w:bottom w:val="none" w:sz="0" w:space="0" w:color="auto"/>
            <w:right w:val="none" w:sz="0" w:space="0" w:color="auto"/>
          </w:divBdr>
        </w:div>
        <w:div w:id="436338873">
          <w:marLeft w:val="640"/>
          <w:marRight w:val="0"/>
          <w:marTop w:val="0"/>
          <w:marBottom w:val="0"/>
          <w:divBdr>
            <w:top w:val="none" w:sz="0" w:space="0" w:color="auto"/>
            <w:left w:val="none" w:sz="0" w:space="0" w:color="auto"/>
            <w:bottom w:val="none" w:sz="0" w:space="0" w:color="auto"/>
            <w:right w:val="none" w:sz="0" w:space="0" w:color="auto"/>
          </w:divBdr>
        </w:div>
        <w:div w:id="439378522">
          <w:marLeft w:val="640"/>
          <w:marRight w:val="0"/>
          <w:marTop w:val="0"/>
          <w:marBottom w:val="0"/>
          <w:divBdr>
            <w:top w:val="none" w:sz="0" w:space="0" w:color="auto"/>
            <w:left w:val="none" w:sz="0" w:space="0" w:color="auto"/>
            <w:bottom w:val="none" w:sz="0" w:space="0" w:color="auto"/>
            <w:right w:val="none" w:sz="0" w:space="0" w:color="auto"/>
          </w:divBdr>
        </w:div>
        <w:div w:id="446043519">
          <w:marLeft w:val="640"/>
          <w:marRight w:val="0"/>
          <w:marTop w:val="0"/>
          <w:marBottom w:val="0"/>
          <w:divBdr>
            <w:top w:val="none" w:sz="0" w:space="0" w:color="auto"/>
            <w:left w:val="none" w:sz="0" w:space="0" w:color="auto"/>
            <w:bottom w:val="none" w:sz="0" w:space="0" w:color="auto"/>
            <w:right w:val="none" w:sz="0" w:space="0" w:color="auto"/>
          </w:divBdr>
        </w:div>
        <w:div w:id="457988801">
          <w:marLeft w:val="640"/>
          <w:marRight w:val="0"/>
          <w:marTop w:val="0"/>
          <w:marBottom w:val="0"/>
          <w:divBdr>
            <w:top w:val="none" w:sz="0" w:space="0" w:color="auto"/>
            <w:left w:val="none" w:sz="0" w:space="0" w:color="auto"/>
            <w:bottom w:val="none" w:sz="0" w:space="0" w:color="auto"/>
            <w:right w:val="none" w:sz="0" w:space="0" w:color="auto"/>
          </w:divBdr>
        </w:div>
        <w:div w:id="470833986">
          <w:marLeft w:val="640"/>
          <w:marRight w:val="0"/>
          <w:marTop w:val="0"/>
          <w:marBottom w:val="0"/>
          <w:divBdr>
            <w:top w:val="none" w:sz="0" w:space="0" w:color="auto"/>
            <w:left w:val="none" w:sz="0" w:space="0" w:color="auto"/>
            <w:bottom w:val="none" w:sz="0" w:space="0" w:color="auto"/>
            <w:right w:val="none" w:sz="0" w:space="0" w:color="auto"/>
          </w:divBdr>
        </w:div>
        <w:div w:id="471094814">
          <w:marLeft w:val="640"/>
          <w:marRight w:val="0"/>
          <w:marTop w:val="0"/>
          <w:marBottom w:val="0"/>
          <w:divBdr>
            <w:top w:val="none" w:sz="0" w:space="0" w:color="auto"/>
            <w:left w:val="none" w:sz="0" w:space="0" w:color="auto"/>
            <w:bottom w:val="none" w:sz="0" w:space="0" w:color="auto"/>
            <w:right w:val="none" w:sz="0" w:space="0" w:color="auto"/>
          </w:divBdr>
        </w:div>
        <w:div w:id="472790217">
          <w:marLeft w:val="640"/>
          <w:marRight w:val="0"/>
          <w:marTop w:val="0"/>
          <w:marBottom w:val="0"/>
          <w:divBdr>
            <w:top w:val="none" w:sz="0" w:space="0" w:color="auto"/>
            <w:left w:val="none" w:sz="0" w:space="0" w:color="auto"/>
            <w:bottom w:val="none" w:sz="0" w:space="0" w:color="auto"/>
            <w:right w:val="none" w:sz="0" w:space="0" w:color="auto"/>
          </w:divBdr>
        </w:div>
        <w:div w:id="477500600">
          <w:marLeft w:val="640"/>
          <w:marRight w:val="0"/>
          <w:marTop w:val="0"/>
          <w:marBottom w:val="0"/>
          <w:divBdr>
            <w:top w:val="none" w:sz="0" w:space="0" w:color="auto"/>
            <w:left w:val="none" w:sz="0" w:space="0" w:color="auto"/>
            <w:bottom w:val="none" w:sz="0" w:space="0" w:color="auto"/>
            <w:right w:val="none" w:sz="0" w:space="0" w:color="auto"/>
          </w:divBdr>
        </w:div>
        <w:div w:id="481586999">
          <w:marLeft w:val="640"/>
          <w:marRight w:val="0"/>
          <w:marTop w:val="0"/>
          <w:marBottom w:val="0"/>
          <w:divBdr>
            <w:top w:val="none" w:sz="0" w:space="0" w:color="auto"/>
            <w:left w:val="none" w:sz="0" w:space="0" w:color="auto"/>
            <w:bottom w:val="none" w:sz="0" w:space="0" w:color="auto"/>
            <w:right w:val="none" w:sz="0" w:space="0" w:color="auto"/>
          </w:divBdr>
        </w:div>
        <w:div w:id="486097261">
          <w:marLeft w:val="640"/>
          <w:marRight w:val="0"/>
          <w:marTop w:val="0"/>
          <w:marBottom w:val="0"/>
          <w:divBdr>
            <w:top w:val="none" w:sz="0" w:space="0" w:color="auto"/>
            <w:left w:val="none" w:sz="0" w:space="0" w:color="auto"/>
            <w:bottom w:val="none" w:sz="0" w:space="0" w:color="auto"/>
            <w:right w:val="none" w:sz="0" w:space="0" w:color="auto"/>
          </w:divBdr>
        </w:div>
        <w:div w:id="496070746">
          <w:marLeft w:val="640"/>
          <w:marRight w:val="0"/>
          <w:marTop w:val="0"/>
          <w:marBottom w:val="0"/>
          <w:divBdr>
            <w:top w:val="none" w:sz="0" w:space="0" w:color="auto"/>
            <w:left w:val="none" w:sz="0" w:space="0" w:color="auto"/>
            <w:bottom w:val="none" w:sz="0" w:space="0" w:color="auto"/>
            <w:right w:val="none" w:sz="0" w:space="0" w:color="auto"/>
          </w:divBdr>
        </w:div>
        <w:div w:id="504511774">
          <w:marLeft w:val="640"/>
          <w:marRight w:val="0"/>
          <w:marTop w:val="0"/>
          <w:marBottom w:val="0"/>
          <w:divBdr>
            <w:top w:val="none" w:sz="0" w:space="0" w:color="auto"/>
            <w:left w:val="none" w:sz="0" w:space="0" w:color="auto"/>
            <w:bottom w:val="none" w:sz="0" w:space="0" w:color="auto"/>
            <w:right w:val="none" w:sz="0" w:space="0" w:color="auto"/>
          </w:divBdr>
        </w:div>
        <w:div w:id="508523602">
          <w:marLeft w:val="640"/>
          <w:marRight w:val="0"/>
          <w:marTop w:val="0"/>
          <w:marBottom w:val="0"/>
          <w:divBdr>
            <w:top w:val="none" w:sz="0" w:space="0" w:color="auto"/>
            <w:left w:val="none" w:sz="0" w:space="0" w:color="auto"/>
            <w:bottom w:val="none" w:sz="0" w:space="0" w:color="auto"/>
            <w:right w:val="none" w:sz="0" w:space="0" w:color="auto"/>
          </w:divBdr>
        </w:div>
        <w:div w:id="512913390">
          <w:marLeft w:val="640"/>
          <w:marRight w:val="0"/>
          <w:marTop w:val="0"/>
          <w:marBottom w:val="0"/>
          <w:divBdr>
            <w:top w:val="none" w:sz="0" w:space="0" w:color="auto"/>
            <w:left w:val="none" w:sz="0" w:space="0" w:color="auto"/>
            <w:bottom w:val="none" w:sz="0" w:space="0" w:color="auto"/>
            <w:right w:val="none" w:sz="0" w:space="0" w:color="auto"/>
          </w:divBdr>
        </w:div>
        <w:div w:id="513107280">
          <w:marLeft w:val="640"/>
          <w:marRight w:val="0"/>
          <w:marTop w:val="0"/>
          <w:marBottom w:val="0"/>
          <w:divBdr>
            <w:top w:val="none" w:sz="0" w:space="0" w:color="auto"/>
            <w:left w:val="none" w:sz="0" w:space="0" w:color="auto"/>
            <w:bottom w:val="none" w:sz="0" w:space="0" w:color="auto"/>
            <w:right w:val="none" w:sz="0" w:space="0" w:color="auto"/>
          </w:divBdr>
        </w:div>
        <w:div w:id="541871465">
          <w:marLeft w:val="640"/>
          <w:marRight w:val="0"/>
          <w:marTop w:val="0"/>
          <w:marBottom w:val="0"/>
          <w:divBdr>
            <w:top w:val="none" w:sz="0" w:space="0" w:color="auto"/>
            <w:left w:val="none" w:sz="0" w:space="0" w:color="auto"/>
            <w:bottom w:val="none" w:sz="0" w:space="0" w:color="auto"/>
            <w:right w:val="none" w:sz="0" w:space="0" w:color="auto"/>
          </w:divBdr>
        </w:div>
        <w:div w:id="550580236">
          <w:marLeft w:val="640"/>
          <w:marRight w:val="0"/>
          <w:marTop w:val="0"/>
          <w:marBottom w:val="0"/>
          <w:divBdr>
            <w:top w:val="none" w:sz="0" w:space="0" w:color="auto"/>
            <w:left w:val="none" w:sz="0" w:space="0" w:color="auto"/>
            <w:bottom w:val="none" w:sz="0" w:space="0" w:color="auto"/>
            <w:right w:val="none" w:sz="0" w:space="0" w:color="auto"/>
          </w:divBdr>
        </w:div>
        <w:div w:id="553543469">
          <w:marLeft w:val="640"/>
          <w:marRight w:val="0"/>
          <w:marTop w:val="0"/>
          <w:marBottom w:val="0"/>
          <w:divBdr>
            <w:top w:val="none" w:sz="0" w:space="0" w:color="auto"/>
            <w:left w:val="none" w:sz="0" w:space="0" w:color="auto"/>
            <w:bottom w:val="none" w:sz="0" w:space="0" w:color="auto"/>
            <w:right w:val="none" w:sz="0" w:space="0" w:color="auto"/>
          </w:divBdr>
        </w:div>
        <w:div w:id="554893733">
          <w:marLeft w:val="640"/>
          <w:marRight w:val="0"/>
          <w:marTop w:val="0"/>
          <w:marBottom w:val="0"/>
          <w:divBdr>
            <w:top w:val="none" w:sz="0" w:space="0" w:color="auto"/>
            <w:left w:val="none" w:sz="0" w:space="0" w:color="auto"/>
            <w:bottom w:val="none" w:sz="0" w:space="0" w:color="auto"/>
            <w:right w:val="none" w:sz="0" w:space="0" w:color="auto"/>
          </w:divBdr>
        </w:div>
        <w:div w:id="567300888">
          <w:marLeft w:val="640"/>
          <w:marRight w:val="0"/>
          <w:marTop w:val="0"/>
          <w:marBottom w:val="0"/>
          <w:divBdr>
            <w:top w:val="none" w:sz="0" w:space="0" w:color="auto"/>
            <w:left w:val="none" w:sz="0" w:space="0" w:color="auto"/>
            <w:bottom w:val="none" w:sz="0" w:space="0" w:color="auto"/>
            <w:right w:val="none" w:sz="0" w:space="0" w:color="auto"/>
          </w:divBdr>
        </w:div>
        <w:div w:id="567963469">
          <w:marLeft w:val="640"/>
          <w:marRight w:val="0"/>
          <w:marTop w:val="0"/>
          <w:marBottom w:val="0"/>
          <w:divBdr>
            <w:top w:val="none" w:sz="0" w:space="0" w:color="auto"/>
            <w:left w:val="none" w:sz="0" w:space="0" w:color="auto"/>
            <w:bottom w:val="none" w:sz="0" w:space="0" w:color="auto"/>
            <w:right w:val="none" w:sz="0" w:space="0" w:color="auto"/>
          </w:divBdr>
        </w:div>
        <w:div w:id="588468998">
          <w:marLeft w:val="640"/>
          <w:marRight w:val="0"/>
          <w:marTop w:val="0"/>
          <w:marBottom w:val="0"/>
          <w:divBdr>
            <w:top w:val="none" w:sz="0" w:space="0" w:color="auto"/>
            <w:left w:val="none" w:sz="0" w:space="0" w:color="auto"/>
            <w:bottom w:val="none" w:sz="0" w:space="0" w:color="auto"/>
            <w:right w:val="none" w:sz="0" w:space="0" w:color="auto"/>
          </w:divBdr>
        </w:div>
        <w:div w:id="594165765">
          <w:marLeft w:val="640"/>
          <w:marRight w:val="0"/>
          <w:marTop w:val="0"/>
          <w:marBottom w:val="0"/>
          <w:divBdr>
            <w:top w:val="none" w:sz="0" w:space="0" w:color="auto"/>
            <w:left w:val="none" w:sz="0" w:space="0" w:color="auto"/>
            <w:bottom w:val="none" w:sz="0" w:space="0" w:color="auto"/>
            <w:right w:val="none" w:sz="0" w:space="0" w:color="auto"/>
          </w:divBdr>
        </w:div>
        <w:div w:id="604995530">
          <w:marLeft w:val="640"/>
          <w:marRight w:val="0"/>
          <w:marTop w:val="0"/>
          <w:marBottom w:val="0"/>
          <w:divBdr>
            <w:top w:val="none" w:sz="0" w:space="0" w:color="auto"/>
            <w:left w:val="none" w:sz="0" w:space="0" w:color="auto"/>
            <w:bottom w:val="none" w:sz="0" w:space="0" w:color="auto"/>
            <w:right w:val="none" w:sz="0" w:space="0" w:color="auto"/>
          </w:divBdr>
        </w:div>
        <w:div w:id="607083436">
          <w:marLeft w:val="640"/>
          <w:marRight w:val="0"/>
          <w:marTop w:val="0"/>
          <w:marBottom w:val="0"/>
          <w:divBdr>
            <w:top w:val="none" w:sz="0" w:space="0" w:color="auto"/>
            <w:left w:val="none" w:sz="0" w:space="0" w:color="auto"/>
            <w:bottom w:val="none" w:sz="0" w:space="0" w:color="auto"/>
            <w:right w:val="none" w:sz="0" w:space="0" w:color="auto"/>
          </w:divBdr>
        </w:div>
        <w:div w:id="682124417">
          <w:marLeft w:val="640"/>
          <w:marRight w:val="0"/>
          <w:marTop w:val="0"/>
          <w:marBottom w:val="0"/>
          <w:divBdr>
            <w:top w:val="none" w:sz="0" w:space="0" w:color="auto"/>
            <w:left w:val="none" w:sz="0" w:space="0" w:color="auto"/>
            <w:bottom w:val="none" w:sz="0" w:space="0" w:color="auto"/>
            <w:right w:val="none" w:sz="0" w:space="0" w:color="auto"/>
          </w:divBdr>
        </w:div>
        <w:div w:id="695545879">
          <w:marLeft w:val="640"/>
          <w:marRight w:val="0"/>
          <w:marTop w:val="0"/>
          <w:marBottom w:val="0"/>
          <w:divBdr>
            <w:top w:val="none" w:sz="0" w:space="0" w:color="auto"/>
            <w:left w:val="none" w:sz="0" w:space="0" w:color="auto"/>
            <w:bottom w:val="none" w:sz="0" w:space="0" w:color="auto"/>
            <w:right w:val="none" w:sz="0" w:space="0" w:color="auto"/>
          </w:divBdr>
        </w:div>
        <w:div w:id="700283404">
          <w:marLeft w:val="640"/>
          <w:marRight w:val="0"/>
          <w:marTop w:val="0"/>
          <w:marBottom w:val="0"/>
          <w:divBdr>
            <w:top w:val="none" w:sz="0" w:space="0" w:color="auto"/>
            <w:left w:val="none" w:sz="0" w:space="0" w:color="auto"/>
            <w:bottom w:val="none" w:sz="0" w:space="0" w:color="auto"/>
            <w:right w:val="none" w:sz="0" w:space="0" w:color="auto"/>
          </w:divBdr>
        </w:div>
        <w:div w:id="701977959">
          <w:marLeft w:val="640"/>
          <w:marRight w:val="0"/>
          <w:marTop w:val="0"/>
          <w:marBottom w:val="0"/>
          <w:divBdr>
            <w:top w:val="none" w:sz="0" w:space="0" w:color="auto"/>
            <w:left w:val="none" w:sz="0" w:space="0" w:color="auto"/>
            <w:bottom w:val="none" w:sz="0" w:space="0" w:color="auto"/>
            <w:right w:val="none" w:sz="0" w:space="0" w:color="auto"/>
          </w:divBdr>
        </w:div>
        <w:div w:id="702444220">
          <w:marLeft w:val="640"/>
          <w:marRight w:val="0"/>
          <w:marTop w:val="0"/>
          <w:marBottom w:val="0"/>
          <w:divBdr>
            <w:top w:val="none" w:sz="0" w:space="0" w:color="auto"/>
            <w:left w:val="none" w:sz="0" w:space="0" w:color="auto"/>
            <w:bottom w:val="none" w:sz="0" w:space="0" w:color="auto"/>
            <w:right w:val="none" w:sz="0" w:space="0" w:color="auto"/>
          </w:divBdr>
        </w:div>
        <w:div w:id="706680768">
          <w:marLeft w:val="640"/>
          <w:marRight w:val="0"/>
          <w:marTop w:val="0"/>
          <w:marBottom w:val="0"/>
          <w:divBdr>
            <w:top w:val="none" w:sz="0" w:space="0" w:color="auto"/>
            <w:left w:val="none" w:sz="0" w:space="0" w:color="auto"/>
            <w:bottom w:val="none" w:sz="0" w:space="0" w:color="auto"/>
            <w:right w:val="none" w:sz="0" w:space="0" w:color="auto"/>
          </w:divBdr>
        </w:div>
        <w:div w:id="712584234">
          <w:marLeft w:val="640"/>
          <w:marRight w:val="0"/>
          <w:marTop w:val="0"/>
          <w:marBottom w:val="0"/>
          <w:divBdr>
            <w:top w:val="none" w:sz="0" w:space="0" w:color="auto"/>
            <w:left w:val="none" w:sz="0" w:space="0" w:color="auto"/>
            <w:bottom w:val="none" w:sz="0" w:space="0" w:color="auto"/>
            <w:right w:val="none" w:sz="0" w:space="0" w:color="auto"/>
          </w:divBdr>
        </w:div>
        <w:div w:id="717901395">
          <w:marLeft w:val="640"/>
          <w:marRight w:val="0"/>
          <w:marTop w:val="0"/>
          <w:marBottom w:val="0"/>
          <w:divBdr>
            <w:top w:val="none" w:sz="0" w:space="0" w:color="auto"/>
            <w:left w:val="none" w:sz="0" w:space="0" w:color="auto"/>
            <w:bottom w:val="none" w:sz="0" w:space="0" w:color="auto"/>
            <w:right w:val="none" w:sz="0" w:space="0" w:color="auto"/>
          </w:divBdr>
        </w:div>
        <w:div w:id="721439000">
          <w:marLeft w:val="640"/>
          <w:marRight w:val="0"/>
          <w:marTop w:val="0"/>
          <w:marBottom w:val="0"/>
          <w:divBdr>
            <w:top w:val="none" w:sz="0" w:space="0" w:color="auto"/>
            <w:left w:val="none" w:sz="0" w:space="0" w:color="auto"/>
            <w:bottom w:val="none" w:sz="0" w:space="0" w:color="auto"/>
            <w:right w:val="none" w:sz="0" w:space="0" w:color="auto"/>
          </w:divBdr>
        </w:div>
        <w:div w:id="723675405">
          <w:marLeft w:val="640"/>
          <w:marRight w:val="0"/>
          <w:marTop w:val="0"/>
          <w:marBottom w:val="0"/>
          <w:divBdr>
            <w:top w:val="none" w:sz="0" w:space="0" w:color="auto"/>
            <w:left w:val="none" w:sz="0" w:space="0" w:color="auto"/>
            <w:bottom w:val="none" w:sz="0" w:space="0" w:color="auto"/>
            <w:right w:val="none" w:sz="0" w:space="0" w:color="auto"/>
          </w:divBdr>
        </w:div>
        <w:div w:id="735009674">
          <w:marLeft w:val="640"/>
          <w:marRight w:val="0"/>
          <w:marTop w:val="0"/>
          <w:marBottom w:val="0"/>
          <w:divBdr>
            <w:top w:val="none" w:sz="0" w:space="0" w:color="auto"/>
            <w:left w:val="none" w:sz="0" w:space="0" w:color="auto"/>
            <w:bottom w:val="none" w:sz="0" w:space="0" w:color="auto"/>
            <w:right w:val="none" w:sz="0" w:space="0" w:color="auto"/>
          </w:divBdr>
        </w:div>
        <w:div w:id="736588856">
          <w:marLeft w:val="640"/>
          <w:marRight w:val="0"/>
          <w:marTop w:val="0"/>
          <w:marBottom w:val="0"/>
          <w:divBdr>
            <w:top w:val="none" w:sz="0" w:space="0" w:color="auto"/>
            <w:left w:val="none" w:sz="0" w:space="0" w:color="auto"/>
            <w:bottom w:val="none" w:sz="0" w:space="0" w:color="auto"/>
            <w:right w:val="none" w:sz="0" w:space="0" w:color="auto"/>
          </w:divBdr>
        </w:div>
        <w:div w:id="748578169">
          <w:marLeft w:val="640"/>
          <w:marRight w:val="0"/>
          <w:marTop w:val="0"/>
          <w:marBottom w:val="0"/>
          <w:divBdr>
            <w:top w:val="none" w:sz="0" w:space="0" w:color="auto"/>
            <w:left w:val="none" w:sz="0" w:space="0" w:color="auto"/>
            <w:bottom w:val="none" w:sz="0" w:space="0" w:color="auto"/>
            <w:right w:val="none" w:sz="0" w:space="0" w:color="auto"/>
          </w:divBdr>
        </w:div>
        <w:div w:id="773285559">
          <w:marLeft w:val="640"/>
          <w:marRight w:val="0"/>
          <w:marTop w:val="0"/>
          <w:marBottom w:val="0"/>
          <w:divBdr>
            <w:top w:val="none" w:sz="0" w:space="0" w:color="auto"/>
            <w:left w:val="none" w:sz="0" w:space="0" w:color="auto"/>
            <w:bottom w:val="none" w:sz="0" w:space="0" w:color="auto"/>
            <w:right w:val="none" w:sz="0" w:space="0" w:color="auto"/>
          </w:divBdr>
        </w:div>
        <w:div w:id="773548861">
          <w:marLeft w:val="640"/>
          <w:marRight w:val="0"/>
          <w:marTop w:val="0"/>
          <w:marBottom w:val="0"/>
          <w:divBdr>
            <w:top w:val="none" w:sz="0" w:space="0" w:color="auto"/>
            <w:left w:val="none" w:sz="0" w:space="0" w:color="auto"/>
            <w:bottom w:val="none" w:sz="0" w:space="0" w:color="auto"/>
            <w:right w:val="none" w:sz="0" w:space="0" w:color="auto"/>
          </w:divBdr>
        </w:div>
        <w:div w:id="777875930">
          <w:marLeft w:val="640"/>
          <w:marRight w:val="0"/>
          <w:marTop w:val="0"/>
          <w:marBottom w:val="0"/>
          <w:divBdr>
            <w:top w:val="none" w:sz="0" w:space="0" w:color="auto"/>
            <w:left w:val="none" w:sz="0" w:space="0" w:color="auto"/>
            <w:bottom w:val="none" w:sz="0" w:space="0" w:color="auto"/>
            <w:right w:val="none" w:sz="0" w:space="0" w:color="auto"/>
          </w:divBdr>
        </w:div>
        <w:div w:id="785076188">
          <w:marLeft w:val="640"/>
          <w:marRight w:val="0"/>
          <w:marTop w:val="0"/>
          <w:marBottom w:val="0"/>
          <w:divBdr>
            <w:top w:val="none" w:sz="0" w:space="0" w:color="auto"/>
            <w:left w:val="none" w:sz="0" w:space="0" w:color="auto"/>
            <w:bottom w:val="none" w:sz="0" w:space="0" w:color="auto"/>
            <w:right w:val="none" w:sz="0" w:space="0" w:color="auto"/>
          </w:divBdr>
        </w:div>
        <w:div w:id="809981753">
          <w:marLeft w:val="640"/>
          <w:marRight w:val="0"/>
          <w:marTop w:val="0"/>
          <w:marBottom w:val="0"/>
          <w:divBdr>
            <w:top w:val="none" w:sz="0" w:space="0" w:color="auto"/>
            <w:left w:val="none" w:sz="0" w:space="0" w:color="auto"/>
            <w:bottom w:val="none" w:sz="0" w:space="0" w:color="auto"/>
            <w:right w:val="none" w:sz="0" w:space="0" w:color="auto"/>
          </w:divBdr>
        </w:div>
        <w:div w:id="816649552">
          <w:marLeft w:val="640"/>
          <w:marRight w:val="0"/>
          <w:marTop w:val="0"/>
          <w:marBottom w:val="0"/>
          <w:divBdr>
            <w:top w:val="none" w:sz="0" w:space="0" w:color="auto"/>
            <w:left w:val="none" w:sz="0" w:space="0" w:color="auto"/>
            <w:bottom w:val="none" w:sz="0" w:space="0" w:color="auto"/>
            <w:right w:val="none" w:sz="0" w:space="0" w:color="auto"/>
          </w:divBdr>
        </w:div>
        <w:div w:id="816997982">
          <w:marLeft w:val="640"/>
          <w:marRight w:val="0"/>
          <w:marTop w:val="0"/>
          <w:marBottom w:val="0"/>
          <w:divBdr>
            <w:top w:val="none" w:sz="0" w:space="0" w:color="auto"/>
            <w:left w:val="none" w:sz="0" w:space="0" w:color="auto"/>
            <w:bottom w:val="none" w:sz="0" w:space="0" w:color="auto"/>
            <w:right w:val="none" w:sz="0" w:space="0" w:color="auto"/>
          </w:divBdr>
        </w:div>
        <w:div w:id="837577015">
          <w:marLeft w:val="640"/>
          <w:marRight w:val="0"/>
          <w:marTop w:val="0"/>
          <w:marBottom w:val="0"/>
          <w:divBdr>
            <w:top w:val="none" w:sz="0" w:space="0" w:color="auto"/>
            <w:left w:val="none" w:sz="0" w:space="0" w:color="auto"/>
            <w:bottom w:val="none" w:sz="0" w:space="0" w:color="auto"/>
            <w:right w:val="none" w:sz="0" w:space="0" w:color="auto"/>
          </w:divBdr>
        </w:div>
        <w:div w:id="846864483">
          <w:marLeft w:val="640"/>
          <w:marRight w:val="0"/>
          <w:marTop w:val="0"/>
          <w:marBottom w:val="0"/>
          <w:divBdr>
            <w:top w:val="none" w:sz="0" w:space="0" w:color="auto"/>
            <w:left w:val="none" w:sz="0" w:space="0" w:color="auto"/>
            <w:bottom w:val="none" w:sz="0" w:space="0" w:color="auto"/>
            <w:right w:val="none" w:sz="0" w:space="0" w:color="auto"/>
          </w:divBdr>
        </w:div>
        <w:div w:id="847596758">
          <w:marLeft w:val="640"/>
          <w:marRight w:val="0"/>
          <w:marTop w:val="0"/>
          <w:marBottom w:val="0"/>
          <w:divBdr>
            <w:top w:val="none" w:sz="0" w:space="0" w:color="auto"/>
            <w:left w:val="none" w:sz="0" w:space="0" w:color="auto"/>
            <w:bottom w:val="none" w:sz="0" w:space="0" w:color="auto"/>
            <w:right w:val="none" w:sz="0" w:space="0" w:color="auto"/>
          </w:divBdr>
        </w:div>
        <w:div w:id="861555200">
          <w:marLeft w:val="640"/>
          <w:marRight w:val="0"/>
          <w:marTop w:val="0"/>
          <w:marBottom w:val="0"/>
          <w:divBdr>
            <w:top w:val="none" w:sz="0" w:space="0" w:color="auto"/>
            <w:left w:val="none" w:sz="0" w:space="0" w:color="auto"/>
            <w:bottom w:val="none" w:sz="0" w:space="0" w:color="auto"/>
            <w:right w:val="none" w:sz="0" w:space="0" w:color="auto"/>
          </w:divBdr>
        </w:div>
        <w:div w:id="873346378">
          <w:marLeft w:val="640"/>
          <w:marRight w:val="0"/>
          <w:marTop w:val="0"/>
          <w:marBottom w:val="0"/>
          <w:divBdr>
            <w:top w:val="none" w:sz="0" w:space="0" w:color="auto"/>
            <w:left w:val="none" w:sz="0" w:space="0" w:color="auto"/>
            <w:bottom w:val="none" w:sz="0" w:space="0" w:color="auto"/>
            <w:right w:val="none" w:sz="0" w:space="0" w:color="auto"/>
          </w:divBdr>
        </w:div>
        <w:div w:id="874660417">
          <w:marLeft w:val="640"/>
          <w:marRight w:val="0"/>
          <w:marTop w:val="0"/>
          <w:marBottom w:val="0"/>
          <w:divBdr>
            <w:top w:val="none" w:sz="0" w:space="0" w:color="auto"/>
            <w:left w:val="none" w:sz="0" w:space="0" w:color="auto"/>
            <w:bottom w:val="none" w:sz="0" w:space="0" w:color="auto"/>
            <w:right w:val="none" w:sz="0" w:space="0" w:color="auto"/>
          </w:divBdr>
        </w:div>
        <w:div w:id="877164848">
          <w:marLeft w:val="640"/>
          <w:marRight w:val="0"/>
          <w:marTop w:val="0"/>
          <w:marBottom w:val="0"/>
          <w:divBdr>
            <w:top w:val="none" w:sz="0" w:space="0" w:color="auto"/>
            <w:left w:val="none" w:sz="0" w:space="0" w:color="auto"/>
            <w:bottom w:val="none" w:sz="0" w:space="0" w:color="auto"/>
            <w:right w:val="none" w:sz="0" w:space="0" w:color="auto"/>
          </w:divBdr>
        </w:div>
        <w:div w:id="881213615">
          <w:marLeft w:val="640"/>
          <w:marRight w:val="0"/>
          <w:marTop w:val="0"/>
          <w:marBottom w:val="0"/>
          <w:divBdr>
            <w:top w:val="none" w:sz="0" w:space="0" w:color="auto"/>
            <w:left w:val="none" w:sz="0" w:space="0" w:color="auto"/>
            <w:bottom w:val="none" w:sz="0" w:space="0" w:color="auto"/>
            <w:right w:val="none" w:sz="0" w:space="0" w:color="auto"/>
          </w:divBdr>
        </w:div>
        <w:div w:id="882056141">
          <w:marLeft w:val="640"/>
          <w:marRight w:val="0"/>
          <w:marTop w:val="0"/>
          <w:marBottom w:val="0"/>
          <w:divBdr>
            <w:top w:val="none" w:sz="0" w:space="0" w:color="auto"/>
            <w:left w:val="none" w:sz="0" w:space="0" w:color="auto"/>
            <w:bottom w:val="none" w:sz="0" w:space="0" w:color="auto"/>
            <w:right w:val="none" w:sz="0" w:space="0" w:color="auto"/>
          </w:divBdr>
        </w:div>
        <w:div w:id="883059391">
          <w:marLeft w:val="640"/>
          <w:marRight w:val="0"/>
          <w:marTop w:val="0"/>
          <w:marBottom w:val="0"/>
          <w:divBdr>
            <w:top w:val="none" w:sz="0" w:space="0" w:color="auto"/>
            <w:left w:val="none" w:sz="0" w:space="0" w:color="auto"/>
            <w:bottom w:val="none" w:sz="0" w:space="0" w:color="auto"/>
            <w:right w:val="none" w:sz="0" w:space="0" w:color="auto"/>
          </w:divBdr>
        </w:div>
        <w:div w:id="904990143">
          <w:marLeft w:val="640"/>
          <w:marRight w:val="0"/>
          <w:marTop w:val="0"/>
          <w:marBottom w:val="0"/>
          <w:divBdr>
            <w:top w:val="none" w:sz="0" w:space="0" w:color="auto"/>
            <w:left w:val="none" w:sz="0" w:space="0" w:color="auto"/>
            <w:bottom w:val="none" w:sz="0" w:space="0" w:color="auto"/>
            <w:right w:val="none" w:sz="0" w:space="0" w:color="auto"/>
          </w:divBdr>
        </w:div>
        <w:div w:id="913586449">
          <w:marLeft w:val="640"/>
          <w:marRight w:val="0"/>
          <w:marTop w:val="0"/>
          <w:marBottom w:val="0"/>
          <w:divBdr>
            <w:top w:val="none" w:sz="0" w:space="0" w:color="auto"/>
            <w:left w:val="none" w:sz="0" w:space="0" w:color="auto"/>
            <w:bottom w:val="none" w:sz="0" w:space="0" w:color="auto"/>
            <w:right w:val="none" w:sz="0" w:space="0" w:color="auto"/>
          </w:divBdr>
        </w:div>
        <w:div w:id="914781067">
          <w:marLeft w:val="640"/>
          <w:marRight w:val="0"/>
          <w:marTop w:val="0"/>
          <w:marBottom w:val="0"/>
          <w:divBdr>
            <w:top w:val="none" w:sz="0" w:space="0" w:color="auto"/>
            <w:left w:val="none" w:sz="0" w:space="0" w:color="auto"/>
            <w:bottom w:val="none" w:sz="0" w:space="0" w:color="auto"/>
            <w:right w:val="none" w:sz="0" w:space="0" w:color="auto"/>
          </w:divBdr>
        </w:div>
        <w:div w:id="914899508">
          <w:marLeft w:val="640"/>
          <w:marRight w:val="0"/>
          <w:marTop w:val="0"/>
          <w:marBottom w:val="0"/>
          <w:divBdr>
            <w:top w:val="none" w:sz="0" w:space="0" w:color="auto"/>
            <w:left w:val="none" w:sz="0" w:space="0" w:color="auto"/>
            <w:bottom w:val="none" w:sz="0" w:space="0" w:color="auto"/>
            <w:right w:val="none" w:sz="0" w:space="0" w:color="auto"/>
          </w:divBdr>
        </w:div>
        <w:div w:id="922833510">
          <w:marLeft w:val="640"/>
          <w:marRight w:val="0"/>
          <w:marTop w:val="0"/>
          <w:marBottom w:val="0"/>
          <w:divBdr>
            <w:top w:val="none" w:sz="0" w:space="0" w:color="auto"/>
            <w:left w:val="none" w:sz="0" w:space="0" w:color="auto"/>
            <w:bottom w:val="none" w:sz="0" w:space="0" w:color="auto"/>
            <w:right w:val="none" w:sz="0" w:space="0" w:color="auto"/>
          </w:divBdr>
        </w:div>
        <w:div w:id="940717997">
          <w:marLeft w:val="640"/>
          <w:marRight w:val="0"/>
          <w:marTop w:val="0"/>
          <w:marBottom w:val="0"/>
          <w:divBdr>
            <w:top w:val="none" w:sz="0" w:space="0" w:color="auto"/>
            <w:left w:val="none" w:sz="0" w:space="0" w:color="auto"/>
            <w:bottom w:val="none" w:sz="0" w:space="0" w:color="auto"/>
            <w:right w:val="none" w:sz="0" w:space="0" w:color="auto"/>
          </w:divBdr>
        </w:div>
        <w:div w:id="942810888">
          <w:marLeft w:val="640"/>
          <w:marRight w:val="0"/>
          <w:marTop w:val="0"/>
          <w:marBottom w:val="0"/>
          <w:divBdr>
            <w:top w:val="none" w:sz="0" w:space="0" w:color="auto"/>
            <w:left w:val="none" w:sz="0" w:space="0" w:color="auto"/>
            <w:bottom w:val="none" w:sz="0" w:space="0" w:color="auto"/>
            <w:right w:val="none" w:sz="0" w:space="0" w:color="auto"/>
          </w:divBdr>
        </w:div>
        <w:div w:id="947666616">
          <w:marLeft w:val="640"/>
          <w:marRight w:val="0"/>
          <w:marTop w:val="0"/>
          <w:marBottom w:val="0"/>
          <w:divBdr>
            <w:top w:val="none" w:sz="0" w:space="0" w:color="auto"/>
            <w:left w:val="none" w:sz="0" w:space="0" w:color="auto"/>
            <w:bottom w:val="none" w:sz="0" w:space="0" w:color="auto"/>
            <w:right w:val="none" w:sz="0" w:space="0" w:color="auto"/>
          </w:divBdr>
        </w:div>
        <w:div w:id="979068159">
          <w:marLeft w:val="640"/>
          <w:marRight w:val="0"/>
          <w:marTop w:val="0"/>
          <w:marBottom w:val="0"/>
          <w:divBdr>
            <w:top w:val="none" w:sz="0" w:space="0" w:color="auto"/>
            <w:left w:val="none" w:sz="0" w:space="0" w:color="auto"/>
            <w:bottom w:val="none" w:sz="0" w:space="0" w:color="auto"/>
            <w:right w:val="none" w:sz="0" w:space="0" w:color="auto"/>
          </w:divBdr>
        </w:div>
        <w:div w:id="984821558">
          <w:marLeft w:val="640"/>
          <w:marRight w:val="0"/>
          <w:marTop w:val="0"/>
          <w:marBottom w:val="0"/>
          <w:divBdr>
            <w:top w:val="none" w:sz="0" w:space="0" w:color="auto"/>
            <w:left w:val="none" w:sz="0" w:space="0" w:color="auto"/>
            <w:bottom w:val="none" w:sz="0" w:space="0" w:color="auto"/>
            <w:right w:val="none" w:sz="0" w:space="0" w:color="auto"/>
          </w:divBdr>
        </w:div>
        <w:div w:id="990912781">
          <w:marLeft w:val="640"/>
          <w:marRight w:val="0"/>
          <w:marTop w:val="0"/>
          <w:marBottom w:val="0"/>
          <w:divBdr>
            <w:top w:val="none" w:sz="0" w:space="0" w:color="auto"/>
            <w:left w:val="none" w:sz="0" w:space="0" w:color="auto"/>
            <w:bottom w:val="none" w:sz="0" w:space="0" w:color="auto"/>
            <w:right w:val="none" w:sz="0" w:space="0" w:color="auto"/>
          </w:divBdr>
        </w:div>
        <w:div w:id="1008751170">
          <w:marLeft w:val="640"/>
          <w:marRight w:val="0"/>
          <w:marTop w:val="0"/>
          <w:marBottom w:val="0"/>
          <w:divBdr>
            <w:top w:val="none" w:sz="0" w:space="0" w:color="auto"/>
            <w:left w:val="none" w:sz="0" w:space="0" w:color="auto"/>
            <w:bottom w:val="none" w:sz="0" w:space="0" w:color="auto"/>
            <w:right w:val="none" w:sz="0" w:space="0" w:color="auto"/>
          </w:divBdr>
        </w:div>
        <w:div w:id="1018048005">
          <w:marLeft w:val="640"/>
          <w:marRight w:val="0"/>
          <w:marTop w:val="0"/>
          <w:marBottom w:val="0"/>
          <w:divBdr>
            <w:top w:val="none" w:sz="0" w:space="0" w:color="auto"/>
            <w:left w:val="none" w:sz="0" w:space="0" w:color="auto"/>
            <w:bottom w:val="none" w:sz="0" w:space="0" w:color="auto"/>
            <w:right w:val="none" w:sz="0" w:space="0" w:color="auto"/>
          </w:divBdr>
        </w:div>
        <w:div w:id="1020931105">
          <w:marLeft w:val="640"/>
          <w:marRight w:val="0"/>
          <w:marTop w:val="0"/>
          <w:marBottom w:val="0"/>
          <w:divBdr>
            <w:top w:val="none" w:sz="0" w:space="0" w:color="auto"/>
            <w:left w:val="none" w:sz="0" w:space="0" w:color="auto"/>
            <w:bottom w:val="none" w:sz="0" w:space="0" w:color="auto"/>
            <w:right w:val="none" w:sz="0" w:space="0" w:color="auto"/>
          </w:divBdr>
        </w:div>
        <w:div w:id="1026445371">
          <w:marLeft w:val="640"/>
          <w:marRight w:val="0"/>
          <w:marTop w:val="0"/>
          <w:marBottom w:val="0"/>
          <w:divBdr>
            <w:top w:val="none" w:sz="0" w:space="0" w:color="auto"/>
            <w:left w:val="none" w:sz="0" w:space="0" w:color="auto"/>
            <w:bottom w:val="none" w:sz="0" w:space="0" w:color="auto"/>
            <w:right w:val="none" w:sz="0" w:space="0" w:color="auto"/>
          </w:divBdr>
        </w:div>
        <w:div w:id="1031734030">
          <w:marLeft w:val="640"/>
          <w:marRight w:val="0"/>
          <w:marTop w:val="0"/>
          <w:marBottom w:val="0"/>
          <w:divBdr>
            <w:top w:val="none" w:sz="0" w:space="0" w:color="auto"/>
            <w:left w:val="none" w:sz="0" w:space="0" w:color="auto"/>
            <w:bottom w:val="none" w:sz="0" w:space="0" w:color="auto"/>
            <w:right w:val="none" w:sz="0" w:space="0" w:color="auto"/>
          </w:divBdr>
        </w:div>
        <w:div w:id="1031996208">
          <w:marLeft w:val="640"/>
          <w:marRight w:val="0"/>
          <w:marTop w:val="0"/>
          <w:marBottom w:val="0"/>
          <w:divBdr>
            <w:top w:val="none" w:sz="0" w:space="0" w:color="auto"/>
            <w:left w:val="none" w:sz="0" w:space="0" w:color="auto"/>
            <w:bottom w:val="none" w:sz="0" w:space="0" w:color="auto"/>
            <w:right w:val="none" w:sz="0" w:space="0" w:color="auto"/>
          </w:divBdr>
        </w:div>
        <w:div w:id="1032729940">
          <w:marLeft w:val="640"/>
          <w:marRight w:val="0"/>
          <w:marTop w:val="0"/>
          <w:marBottom w:val="0"/>
          <w:divBdr>
            <w:top w:val="none" w:sz="0" w:space="0" w:color="auto"/>
            <w:left w:val="none" w:sz="0" w:space="0" w:color="auto"/>
            <w:bottom w:val="none" w:sz="0" w:space="0" w:color="auto"/>
            <w:right w:val="none" w:sz="0" w:space="0" w:color="auto"/>
          </w:divBdr>
        </w:div>
        <w:div w:id="1044598707">
          <w:marLeft w:val="640"/>
          <w:marRight w:val="0"/>
          <w:marTop w:val="0"/>
          <w:marBottom w:val="0"/>
          <w:divBdr>
            <w:top w:val="none" w:sz="0" w:space="0" w:color="auto"/>
            <w:left w:val="none" w:sz="0" w:space="0" w:color="auto"/>
            <w:bottom w:val="none" w:sz="0" w:space="0" w:color="auto"/>
            <w:right w:val="none" w:sz="0" w:space="0" w:color="auto"/>
          </w:divBdr>
        </w:div>
        <w:div w:id="1061445439">
          <w:marLeft w:val="640"/>
          <w:marRight w:val="0"/>
          <w:marTop w:val="0"/>
          <w:marBottom w:val="0"/>
          <w:divBdr>
            <w:top w:val="none" w:sz="0" w:space="0" w:color="auto"/>
            <w:left w:val="none" w:sz="0" w:space="0" w:color="auto"/>
            <w:bottom w:val="none" w:sz="0" w:space="0" w:color="auto"/>
            <w:right w:val="none" w:sz="0" w:space="0" w:color="auto"/>
          </w:divBdr>
        </w:div>
        <w:div w:id="1063991490">
          <w:marLeft w:val="640"/>
          <w:marRight w:val="0"/>
          <w:marTop w:val="0"/>
          <w:marBottom w:val="0"/>
          <w:divBdr>
            <w:top w:val="none" w:sz="0" w:space="0" w:color="auto"/>
            <w:left w:val="none" w:sz="0" w:space="0" w:color="auto"/>
            <w:bottom w:val="none" w:sz="0" w:space="0" w:color="auto"/>
            <w:right w:val="none" w:sz="0" w:space="0" w:color="auto"/>
          </w:divBdr>
        </w:div>
        <w:div w:id="1083835649">
          <w:marLeft w:val="640"/>
          <w:marRight w:val="0"/>
          <w:marTop w:val="0"/>
          <w:marBottom w:val="0"/>
          <w:divBdr>
            <w:top w:val="none" w:sz="0" w:space="0" w:color="auto"/>
            <w:left w:val="none" w:sz="0" w:space="0" w:color="auto"/>
            <w:bottom w:val="none" w:sz="0" w:space="0" w:color="auto"/>
            <w:right w:val="none" w:sz="0" w:space="0" w:color="auto"/>
          </w:divBdr>
        </w:div>
        <w:div w:id="1085151560">
          <w:marLeft w:val="640"/>
          <w:marRight w:val="0"/>
          <w:marTop w:val="0"/>
          <w:marBottom w:val="0"/>
          <w:divBdr>
            <w:top w:val="none" w:sz="0" w:space="0" w:color="auto"/>
            <w:left w:val="none" w:sz="0" w:space="0" w:color="auto"/>
            <w:bottom w:val="none" w:sz="0" w:space="0" w:color="auto"/>
            <w:right w:val="none" w:sz="0" w:space="0" w:color="auto"/>
          </w:divBdr>
        </w:div>
        <w:div w:id="1085883834">
          <w:marLeft w:val="640"/>
          <w:marRight w:val="0"/>
          <w:marTop w:val="0"/>
          <w:marBottom w:val="0"/>
          <w:divBdr>
            <w:top w:val="none" w:sz="0" w:space="0" w:color="auto"/>
            <w:left w:val="none" w:sz="0" w:space="0" w:color="auto"/>
            <w:bottom w:val="none" w:sz="0" w:space="0" w:color="auto"/>
            <w:right w:val="none" w:sz="0" w:space="0" w:color="auto"/>
          </w:divBdr>
        </w:div>
        <w:div w:id="1092506924">
          <w:marLeft w:val="640"/>
          <w:marRight w:val="0"/>
          <w:marTop w:val="0"/>
          <w:marBottom w:val="0"/>
          <w:divBdr>
            <w:top w:val="none" w:sz="0" w:space="0" w:color="auto"/>
            <w:left w:val="none" w:sz="0" w:space="0" w:color="auto"/>
            <w:bottom w:val="none" w:sz="0" w:space="0" w:color="auto"/>
            <w:right w:val="none" w:sz="0" w:space="0" w:color="auto"/>
          </w:divBdr>
        </w:div>
        <w:div w:id="1093817711">
          <w:marLeft w:val="640"/>
          <w:marRight w:val="0"/>
          <w:marTop w:val="0"/>
          <w:marBottom w:val="0"/>
          <w:divBdr>
            <w:top w:val="none" w:sz="0" w:space="0" w:color="auto"/>
            <w:left w:val="none" w:sz="0" w:space="0" w:color="auto"/>
            <w:bottom w:val="none" w:sz="0" w:space="0" w:color="auto"/>
            <w:right w:val="none" w:sz="0" w:space="0" w:color="auto"/>
          </w:divBdr>
        </w:div>
        <w:div w:id="1130322045">
          <w:marLeft w:val="640"/>
          <w:marRight w:val="0"/>
          <w:marTop w:val="0"/>
          <w:marBottom w:val="0"/>
          <w:divBdr>
            <w:top w:val="none" w:sz="0" w:space="0" w:color="auto"/>
            <w:left w:val="none" w:sz="0" w:space="0" w:color="auto"/>
            <w:bottom w:val="none" w:sz="0" w:space="0" w:color="auto"/>
            <w:right w:val="none" w:sz="0" w:space="0" w:color="auto"/>
          </w:divBdr>
        </w:div>
        <w:div w:id="1135290007">
          <w:marLeft w:val="640"/>
          <w:marRight w:val="0"/>
          <w:marTop w:val="0"/>
          <w:marBottom w:val="0"/>
          <w:divBdr>
            <w:top w:val="none" w:sz="0" w:space="0" w:color="auto"/>
            <w:left w:val="none" w:sz="0" w:space="0" w:color="auto"/>
            <w:bottom w:val="none" w:sz="0" w:space="0" w:color="auto"/>
            <w:right w:val="none" w:sz="0" w:space="0" w:color="auto"/>
          </w:divBdr>
        </w:div>
        <w:div w:id="1138037533">
          <w:marLeft w:val="640"/>
          <w:marRight w:val="0"/>
          <w:marTop w:val="0"/>
          <w:marBottom w:val="0"/>
          <w:divBdr>
            <w:top w:val="none" w:sz="0" w:space="0" w:color="auto"/>
            <w:left w:val="none" w:sz="0" w:space="0" w:color="auto"/>
            <w:bottom w:val="none" w:sz="0" w:space="0" w:color="auto"/>
            <w:right w:val="none" w:sz="0" w:space="0" w:color="auto"/>
          </w:divBdr>
        </w:div>
        <w:div w:id="1138689572">
          <w:marLeft w:val="640"/>
          <w:marRight w:val="0"/>
          <w:marTop w:val="0"/>
          <w:marBottom w:val="0"/>
          <w:divBdr>
            <w:top w:val="none" w:sz="0" w:space="0" w:color="auto"/>
            <w:left w:val="none" w:sz="0" w:space="0" w:color="auto"/>
            <w:bottom w:val="none" w:sz="0" w:space="0" w:color="auto"/>
            <w:right w:val="none" w:sz="0" w:space="0" w:color="auto"/>
          </w:divBdr>
        </w:div>
        <w:div w:id="1152601023">
          <w:marLeft w:val="640"/>
          <w:marRight w:val="0"/>
          <w:marTop w:val="0"/>
          <w:marBottom w:val="0"/>
          <w:divBdr>
            <w:top w:val="none" w:sz="0" w:space="0" w:color="auto"/>
            <w:left w:val="none" w:sz="0" w:space="0" w:color="auto"/>
            <w:bottom w:val="none" w:sz="0" w:space="0" w:color="auto"/>
            <w:right w:val="none" w:sz="0" w:space="0" w:color="auto"/>
          </w:divBdr>
        </w:div>
        <w:div w:id="1163930061">
          <w:marLeft w:val="640"/>
          <w:marRight w:val="0"/>
          <w:marTop w:val="0"/>
          <w:marBottom w:val="0"/>
          <w:divBdr>
            <w:top w:val="none" w:sz="0" w:space="0" w:color="auto"/>
            <w:left w:val="none" w:sz="0" w:space="0" w:color="auto"/>
            <w:bottom w:val="none" w:sz="0" w:space="0" w:color="auto"/>
            <w:right w:val="none" w:sz="0" w:space="0" w:color="auto"/>
          </w:divBdr>
        </w:div>
        <w:div w:id="1183476236">
          <w:marLeft w:val="640"/>
          <w:marRight w:val="0"/>
          <w:marTop w:val="0"/>
          <w:marBottom w:val="0"/>
          <w:divBdr>
            <w:top w:val="none" w:sz="0" w:space="0" w:color="auto"/>
            <w:left w:val="none" w:sz="0" w:space="0" w:color="auto"/>
            <w:bottom w:val="none" w:sz="0" w:space="0" w:color="auto"/>
            <w:right w:val="none" w:sz="0" w:space="0" w:color="auto"/>
          </w:divBdr>
        </w:div>
        <w:div w:id="1183545457">
          <w:marLeft w:val="640"/>
          <w:marRight w:val="0"/>
          <w:marTop w:val="0"/>
          <w:marBottom w:val="0"/>
          <w:divBdr>
            <w:top w:val="none" w:sz="0" w:space="0" w:color="auto"/>
            <w:left w:val="none" w:sz="0" w:space="0" w:color="auto"/>
            <w:bottom w:val="none" w:sz="0" w:space="0" w:color="auto"/>
            <w:right w:val="none" w:sz="0" w:space="0" w:color="auto"/>
          </w:divBdr>
        </w:div>
        <w:div w:id="1183738843">
          <w:marLeft w:val="640"/>
          <w:marRight w:val="0"/>
          <w:marTop w:val="0"/>
          <w:marBottom w:val="0"/>
          <w:divBdr>
            <w:top w:val="none" w:sz="0" w:space="0" w:color="auto"/>
            <w:left w:val="none" w:sz="0" w:space="0" w:color="auto"/>
            <w:bottom w:val="none" w:sz="0" w:space="0" w:color="auto"/>
            <w:right w:val="none" w:sz="0" w:space="0" w:color="auto"/>
          </w:divBdr>
        </w:div>
        <w:div w:id="1193418415">
          <w:marLeft w:val="640"/>
          <w:marRight w:val="0"/>
          <w:marTop w:val="0"/>
          <w:marBottom w:val="0"/>
          <w:divBdr>
            <w:top w:val="none" w:sz="0" w:space="0" w:color="auto"/>
            <w:left w:val="none" w:sz="0" w:space="0" w:color="auto"/>
            <w:bottom w:val="none" w:sz="0" w:space="0" w:color="auto"/>
            <w:right w:val="none" w:sz="0" w:space="0" w:color="auto"/>
          </w:divBdr>
        </w:div>
        <w:div w:id="1194465028">
          <w:marLeft w:val="640"/>
          <w:marRight w:val="0"/>
          <w:marTop w:val="0"/>
          <w:marBottom w:val="0"/>
          <w:divBdr>
            <w:top w:val="none" w:sz="0" w:space="0" w:color="auto"/>
            <w:left w:val="none" w:sz="0" w:space="0" w:color="auto"/>
            <w:bottom w:val="none" w:sz="0" w:space="0" w:color="auto"/>
            <w:right w:val="none" w:sz="0" w:space="0" w:color="auto"/>
          </w:divBdr>
        </w:div>
        <w:div w:id="1203857350">
          <w:marLeft w:val="640"/>
          <w:marRight w:val="0"/>
          <w:marTop w:val="0"/>
          <w:marBottom w:val="0"/>
          <w:divBdr>
            <w:top w:val="none" w:sz="0" w:space="0" w:color="auto"/>
            <w:left w:val="none" w:sz="0" w:space="0" w:color="auto"/>
            <w:bottom w:val="none" w:sz="0" w:space="0" w:color="auto"/>
            <w:right w:val="none" w:sz="0" w:space="0" w:color="auto"/>
          </w:divBdr>
        </w:div>
        <w:div w:id="1213541064">
          <w:marLeft w:val="640"/>
          <w:marRight w:val="0"/>
          <w:marTop w:val="0"/>
          <w:marBottom w:val="0"/>
          <w:divBdr>
            <w:top w:val="none" w:sz="0" w:space="0" w:color="auto"/>
            <w:left w:val="none" w:sz="0" w:space="0" w:color="auto"/>
            <w:bottom w:val="none" w:sz="0" w:space="0" w:color="auto"/>
            <w:right w:val="none" w:sz="0" w:space="0" w:color="auto"/>
          </w:divBdr>
        </w:div>
        <w:div w:id="1214393750">
          <w:marLeft w:val="640"/>
          <w:marRight w:val="0"/>
          <w:marTop w:val="0"/>
          <w:marBottom w:val="0"/>
          <w:divBdr>
            <w:top w:val="none" w:sz="0" w:space="0" w:color="auto"/>
            <w:left w:val="none" w:sz="0" w:space="0" w:color="auto"/>
            <w:bottom w:val="none" w:sz="0" w:space="0" w:color="auto"/>
            <w:right w:val="none" w:sz="0" w:space="0" w:color="auto"/>
          </w:divBdr>
        </w:div>
        <w:div w:id="1214924254">
          <w:marLeft w:val="640"/>
          <w:marRight w:val="0"/>
          <w:marTop w:val="0"/>
          <w:marBottom w:val="0"/>
          <w:divBdr>
            <w:top w:val="none" w:sz="0" w:space="0" w:color="auto"/>
            <w:left w:val="none" w:sz="0" w:space="0" w:color="auto"/>
            <w:bottom w:val="none" w:sz="0" w:space="0" w:color="auto"/>
            <w:right w:val="none" w:sz="0" w:space="0" w:color="auto"/>
          </w:divBdr>
        </w:div>
        <w:div w:id="1235821006">
          <w:marLeft w:val="640"/>
          <w:marRight w:val="0"/>
          <w:marTop w:val="0"/>
          <w:marBottom w:val="0"/>
          <w:divBdr>
            <w:top w:val="none" w:sz="0" w:space="0" w:color="auto"/>
            <w:left w:val="none" w:sz="0" w:space="0" w:color="auto"/>
            <w:bottom w:val="none" w:sz="0" w:space="0" w:color="auto"/>
            <w:right w:val="none" w:sz="0" w:space="0" w:color="auto"/>
          </w:divBdr>
        </w:div>
        <w:div w:id="1240015316">
          <w:marLeft w:val="640"/>
          <w:marRight w:val="0"/>
          <w:marTop w:val="0"/>
          <w:marBottom w:val="0"/>
          <w:divBdr>
            <w:top w:val="none" w:sz="0" w:space="0" w:color="auto"/>
            <w:left w:val="none" w:sz="0" w:space="0" w:color="auto"/>
            <w:bottom w:val="none" w:sz="0" w:space="0" w:color="auto"/>
            <w:right w:val="none" w:sz="0" w:space="0" w:color="auto"/>
          </w:divBdr>
        </w:div>
        <w:div w:id="1243180136">
          <w:marLeft w:val="640"/>
          <w:marRight w:val="0"/>
          <w:marTop w:val="0"/>
          <w:marBottom w:val="0"/>
          <w:divBdr>
            <w:top w:val="none" w:sz="0" w:space="0" w:color="auto"/>
            <w:left w:val="none" w:sz="0" w:space="0" w:color="auto"/>
            <w:bottom w:val="none" w:sz="0" w:space="0" w:color="auto"/>
            <w:right w:val="none" w:sz="0" w:space="0" w:color="auto"/>
          </w:divBdr>
        </w:div>
        <w:div w:id="1252010883">
          <w:marLeft w:val="640"/>
          <w:marRight w:val="0"/>
          <w:marTop w:val="0"/>
          <w:marBottom w:val="0"/>
          <w:divBdr>
            <w:top w:val="none" w:sz="0" w:space="0" w:color="auto"/>
            <w:left w:val="none" w:sz="0" w:space="0" w:color="auto"/>
            <w:bottom w:val="none" w:sz="0" w:space="0" w:color="auto"/>
            <w:right w:val="none" w:sz="0" w:space="0" w:color="auto"/>
          </w:divBdr>
        </w:div>
        <w:div w:id="1265385250">
          <w:marLeft w:val="640"/>
          <w:marRight w:val="0"/>
          <w:marTop w:val="0"/>
          <w:marBottom w:val="0"/>
          <w:divBdr>
            <w:top w:val="none" w:sz="0" w:space="0" w:color="auto"/>
            <w:left w:val="none" w:sz="0" w:space="0" w:color="auto"/>
            <w:bottom w:val="none" w:sz="0" w:space="0" w:color="auto"/>
            <w:right w:val="none" w:sz="0" w:space="0" w:color="auto"/>
          </w:divBdr>
        </w:div>
        <w:div w:id="1280723148">
          <w:marLeft w:val="640"/>
          <w:marRight w:val="0"/>
          <w:marTop w:val="0"/>
          <w:marBottom w:val="0"/>
          <w:divBdr>
            <w:top w:val="none" w:sz="0" w:space="0" w:color="auto"/>
            <w:left w:val="none" w:sz="0" w:space="0" w:color="auto"/>
            <w:bottom w:val="none" w:sz="0" w:space="0" w:color="auto"/>
            <w:right w:val="none" w:sz="0" w:space="0" w:color="auto"/>
          </w:divBdr>
        </w:div>
        <w:div w:id="1297175742">
          <w:marLeft w:val="640"/>
          <w:marRight w:val="0"/>
          <w:marTop w:val="0"/>
          <w:marBottom w:val="0"/>
          <w:divBdr>
            <w:top w:val="none" w:sz="0" w:space="0" w:color="auto"/>
            <w:left w:val="none" w:sz="0" w:space="0" w:color="auto"/>
            <w:bottom w:val="none" w:sz="0" w:space="0" w:color="auto"/>
            <w:right w:val="none" w:sz="0" w:space="0" w:color="auto"/>
          </w:divBdr>
        </w:div>
        <w:div w:id="1301033666">
          <w:marLeft w:val="640"/>
          <w:marRight w:val="0"/>
          <w:marTop w:val="0"/>
          <w:marBottom w:val="0"/>
          <w:divBdr>
            <w:top w:val="none" w:sz="0" w:space="0" w:color="auto"/>
            <w:left w:val="none" w:sz="0" w:space="0" w:color="auto"/>
            <w:bottom w:val="none" w:sz="0" w:space="0" w:color="auto"/>
            <w:right w:val="none" w:sz="0" w:space="0" w:color="auto"/>
          </w:divBdr>
        </w:div>
        <w:div w:id="1305694137">
          <w:marLeft w:val="640"/>
          <w:marRight w:val="0"/>
          <w:marTop w:val="0"/>
          <w:marBottom w:val="0"/>
          <w:divBdr>
            <w:top w:val="none" w:sz="0" w:space="0" w:color="auto"/>
            <w:left w:val="none" w:sz="0" w:space="0" w:color="auto"/>
            <w:bottom w:val="none" w:sz="0" w:space="0" w:color="auto"/>
            <w:right w:val="none" w:sz="0" w:space="0" w:color="auto"/>
          </w:divBdr>
        </w:div>
        <w:div w:id="1306349338">
          <w:marLeft w:val="640"/>
          <w:marRight w:val="0"/>
          <w:marTop w:val="0"/>
          <w:marBottom w:val="0"/>
          <w:divBdr>
            <w:top w:val="none" w:sz="0" w:space="0" w:color="auto"/>
            <w:left w:val="none" w:sz="0" w:space="0" w:color="auto"/>
            <w:bottom w:val="none" w:sz="0" w:space="0" w:color="auto"/>
            <w:right w:val="none" w:sz="0" w:space="0" w:color="auto"/>
          </w:divBdr>
        </w:div>
        <w:div w:id="1315447511">
          <w:marLeft w:val="640"/>
          <w:marRight w:val="0"/>
          <w:marTop w:val="0"/>
          <w:marBottom w:val="0"/>
          <w:divBdr>
            <w:top w:val="none" w:sz="0" w:space="0" w:color="auto"/>
            <w:left w:val="none" w:sz="0" w:space="0" w:color="auto"/>
            <w:bottom w:val="none" w:sz="0" w:space="0" w:color="auto"/>
            <w:right w:val="none" w:sz="0" w:space="0" w:color="auto"/>
          </w:divBdr>
        </w:div>
        <w:div w:id="1327249489">
          <w:marLeft w:val="640"/>
          <w:marRight w:val="0"/>
          <w:marTop w:val="0"/>
          <w:marBottom w:val="0"/>
          <w:divBdr>
            <w:top w:val="none" w:sz="0" w:space="0" w:color="auto"/>
            <w:left w:val="none" w:sz="0" w:space="0" w:color="auto"/>
            <w:bottom w:val="none" w:sz="0" w:space="0" w:color="auto"/>
            <w:right w:val="none" w:sz="0" w:space="0" w:color="auto"/>
          </w:divBdr>
        </w:div>
        <w:div w:id="1340960431">
          <w:marLeft w:val="640"/>
          <w:marRight w:val="0"/>
          <w:marTop w:val="0"/>
          <w:marBottom w:val="0"/>
          <w:divBdr>
            <w:top w:val="none" w:sz="0" w:space="0" w:color="auto"/>
            <w:left w:val="none" w:sz="0" w:space="0" w:color="auto"/>
            <w:bottom w:val="none" w:sz="0" w:space="0" w:color="auto"/>
            <w:right w:val="none" w:sz="0" w:space="0" w:color="auto"/>
          </w:divBdr>
        </w:div>
        <w:div w:id="1344935639">
          <w:marLeft w:val="640"/>
          <w:marRight w:val="0"/>
          <w:marTop w:val="0"/>
          <w:marBottom w:val="0"/>
          <w:divBdr>
            <w:top w:val="none" w:sz="0" w:space="0" w:color="auto"/>
            <w:left w:val="none" w:sz="0" w:space="0" w:color="auto"/>
            <w:bottom w:val="none" w:sz="0" w:space="0" w:color="auto"/>
            <w:right w:val="none" w:sz="0" w:space="0" w:color="auto"/>
          </w:divBdr>
        </w:div>
        <w:div w:id="1365475143">
          <w:marLeft w:val="640"/>
          <w:marRight w:val="0"/>
          <w:marTop w:val="0"/>
          <w:marBottom w:val="0"/>
          <w:divBdr>
            <w:top w:val="none" w:sz="0" w:space="0" w:color="auto"/>
            <w:left w:val="none" w:sz="0" w:space="0" w:color="auto"/>
            <w:bottom w:val="none" w:sz="0" w:space="0" w:color="auto"/>
            <w:right w:val="none" w:sz="0" w:space="0" w:color="auto"/>
          </w:divBdr>
        </w:div>
        <w:div w:id="1367483045">
          <w:marLeft w:val="640"/>
          <w:marRight w:val="0"/>
          <w:marTop w:val="0"/>
          <w:marBottom w:val="0"/>
          <w:divBdr>
            <w:top w:val="none" w:sz="0" w:space="0" w:color="auto"/>
            <w:left w:val="none" w:sz="0" w:space="0" w:color="auto"/>
            <w:bottom w:val="none" w:sz="0" w:space="0" w:color="auto"/>
            <w:right w:val="none" w:sz="0" w:space="0" w:color="auto"/>
          </w:divBdr>
        </w:div>
        <w:div w:id="1378353521">
          <w:marLeft w:val="640"/>
          <w:marRight w:val="0"/>
          <w:marTop w:val="0"/>
          <w:marBottom w:val="0"/>
          <w:divBdr>
            <w:top w:val="none" w:sz="0" w:space="0" w:color="auto"/>
            <w:left w:val="none" w:sz="0" w:space="0" w:color="auto"/>
            <w:bottom w:val="none" w:sz="0" w:space="0" w:color="auto"/>
            <w:right w:val="none" w:sz="0" w:space="0" w:color="auto"/>
          </w:divBdr>
        </w:div>
        <w:div w:id="1414815212">
          <w:marLeft w:val="640"/>
          <w:marRight w:val="0"/>
          <w:marTop w:val="0"/>
          <w:marBottom w:val="0"/>
          <w:divBdr>
            <w:top w:val="none" w:sz="0" w:space="0" w:color="auto"/>
            <w:left w:val="none" w:sz="0" w:space="0" w:color="auto"/>
            <w:bottom w:val="none" w:sz="0" w:space="0" w:color="auto"/>
            <w:right w:val="none" w:sz="0" w:space="0" w:color="auto"/>
          </w:divBdr>
        </w:div>
        <w:div w:id="1423187797">
          <w:marLeft w:val="640"/>
          <w:marRight w:val="0"/>
          <w:marTop w:val="0"/>
          <w:marBottom w:val="0"/>
          <w:divBdr>
            <w:top w:val="none" w:sz="0" w:space="0" w:color="auto"/>
            <w:left w:val="none" w:sz="0" w:space="0" w:color="auto"/>
            <w:bottom w:val="none" w:sz="0" w:space="0" w:color="auto"/>
            <w:right w:val="none" w:sz="0" w:space="0" w:color="auto"/>
          </w:divBdr>
        </w:div>
        <w:div w:id="1423525873">
          <w:marLeft w:val="640"/>
          <w:marRight w:val="0"/>
          <w:marTop w:val="0"/>
          <w:marBottom w:val="0"/>
          <w:divBdr>
            <w:top w:val="none" w:sz="0" w:space="0" w:color="auto"/>
            <w:left w:val="none" w:sz="0" w:space="0" w:color="auto"/>
            <w:bottom w:val="none" w:sz="0" w:space="0" w:color="auto"/>
            <w:right w:val="none" w:sz="0" w:space="0" w:color="auto"/>
          </w:divBdr>
        </w:div>
        <w:div w:id="1426152216">
          <w:marLeft w:val="640"/>
          <w:marRight w:val="0"/>
          <w:marTop w:val="0"/>
          <w:marBottom w:val="0"/>
          <w:divBdr>
            <w:top w:val="none" w:sz="0" w:space="0" w:color="auto"/>
            <w:left w:val="none" w:sz="0" w:space="0" w:color="auto"/>
            <w:bottom w:val="none" w:sz="0" w:space="0" w:color="auto"/>
            <w:right w:val="none" w:sz="0" w:space="0" w:color="auto"/>
          </w:divBdr>
        </w:div>
        <w:div w:id="1472014446">
          <w:marLeft w:val="640"/>
          <w:marRight w:val="0"/>
          <w:marTop w:val="0"/>
          <w:marBottom w:val="0"/>
          <w:divBdr>
            <w:top w:val="none" w:sz="0" w:space="0" w:color="auto"/>
            <w:left w:val="none" w:sz="0" w:space="0" w:color="auto"/>
            <w:bottom w:val="none" w:sz="0" w:space="0" w:color="auto"/>
            <w:right w:val="none" w:sz="0" w:space="0" w:color="auto"/>
          </w:divBdr>
        </w:div>
        <w:div w:id="1476296596">
          <w:marLeft w:val="640"/>
          <w:marRight w:val="0"/>
          <w:marTop w:val="0"/>
          <w:marBottom w:val="0"/>
          <w:divBdr>
            <w:top w:val="none" w:sz="0" w:space="0" w:color="auto"/>
            <w:left w:val="none" w:sz="0" w:space="0" w:color="auto"/>
            <w:bottom w:val="none" w:sz="0" w:space="0" w:color="auto"/>
            <w:right w:val="none" w:sz="0" w:space="0" w:color="auto"/>
          </w:divBdr>
        </w:div>
        <w:div w:id="1477189476">
          <w:marLeft w:val="640"/>
          <w:marRight w:val="0"/>
          <w:marTop w:val="0"/>
          <w:marBottom w:val="0"/>
          <w:divBdr>
            <w:top w:val="none" w:sz="0" w:space="0" w:color="auto"/>
            <w:left w:val="none" w:sz="0" w:space="0" w:color="auto"/>
            <w:bottom w:val="none" w:sz="0" w:space="0" w:color="auto"/>
            <w:right w:val="none" w:sz="0" w:space="0" w:color="auto"/>
          </w:divBdr>
        </w:div>
        <w:div w:id="1485588067">
          <w:marLeft w:val="640"/>
          <w:marRight w:val="0"/>
          <w:marTop w:val="0"/>
          <w:marBottom w:val="0"/>
          <w:divBdr>
            <w:top w:val="none" w:sz="0" w:space="0" w:color="auto"/>
            <w:left w:val="none" w:sz="0" w:space="0" w:color="auto"/>
            <w:bottom w:val="none" w:sz="0" w:space="0" w:color="auto"/>
            <w:right w:val="none" w:sz="0" w:space="0" w:color="auto"/>
          </w:divBdr>
        </w:div>
        <w:div w:id="1491478417">
          <w:marLeft w:val="640"/>
          <w:marRight w:val="0"/>
          <w:marTop w:val="0"/>
          <w:marBottom w:val="0"/>
          <w:divBdr>
            <w:top w:val="none" w:sz="0" w:space="0" w:color="auto"/>
            <w:left w:val="none" w:sz="0" w:space="0" w:color="auto"/>
            <w:bottom w:val="none" w:sz="0" w:space="0" w:color="auto"/>
            <w:right w:val="none" w:sz="0" w:space="0" w:color="auto"/>
          </w:divBdr>
        </w:div>
        <w:div w:id="1511682235">
          <w:marLeft w:val="640"/>
          <w:marRight w:val="0"/>
          <w:marTop w:val="0"/>
          <w:marBottom w:val="0"/>
          <w:divBdr>
            <w:top w:val="none" w:sz="0" w:space="0" w:color="auto"/>
            <w:left w:val="none" w:sz="0" w:space="0" w:color="auto"/>
            <w:bottom w:val="none" w:sz="0" w:space="0" w:color="auto"/>
            <w:right w:val="none" w:sz="0" w:space="0" w:color="auto"/>
          </w:divBdr>
        </w:div>
        <w:div w:id="1519583460">
          <w:marLeft w:val="640"/>
          <w:marRight w:val="0"/>
          <w:marTop w:val="0"/>
          <w:marBottom w:val="0"/>
          <w:divBdr>
            <w:top w:val="none" w:sz="0" w:space="0" w:color="auto"/>
            <w:left w:val="none" w:sz="0" w:space="0" w:color="auto"/>
            <w:bottom w:val="none" w:sz="0" w:space="0" w:color="auto"/>
            <w:right w:val="none" w:sz="0" w:space="0" w:color="auto"/>
          </w:divBdr>
        </w:div>
        <w:div w:id="1533881222">
          <w:marLeft w:val="640"/>
          <w:marRight w:val="0"/>
          <w:marTop w:val="0"/>
          <w:marBottom w:val="0"/>
          <w:divBdr>
            <w:top w:val="none" w:sz="0" w:space="0" w:color="auto"/>
            <w:left w:val="none" w:sz="0" w:space="0" w:color="auto"/>
            <w:bottom w:val="none" w:sz="0" w:space="0" w:color="auto"/>
            <w:right w:val="none" w:sz="0" w:space="0" w:color="auto"/>
          </w:divBdr>
        </w:div>
        <w:div w:id="1543706686">
          <w:marLeft w:val="640"/>
          <w:marRight w:val="0"/>
          <w:marTop w:val="0"/>
          <w:marBottom w:val="0"/>
          <w:divBdr>
            <w:top w:val="none" w:sz="0" w:space="0" w:color="auto"/>
            <w:left w:val="none" w:sz="0" w:space="0" w:color="auto"/>
            <w:bottom w:val="none" w:sz="0" w:space="0" w:color="auto"/>
            <w:right w:val="none" w:sz="0" w:space="0" w:color="auto"/>
          </w:divBdr>
        </w:div>
        <w:div w:id="1567767078">
          <w:marLeft w:val="640"/>
          <w:marRight w:val="0"/>
          <w:marTop w:val="0"/>
          <w:marBottom w:val="0"/>
          <w:divBdr>
            <w:top w:val="none" w:sz="0" w:space="0" w:color="auto"/>
            <w:left w:val="none" w:sz="0" w:space="0" w:color="auto"/>
            <w:bottom w:val="none" w:sz="0" w:space="0" w:color="auto"/>
            <w:right w:val="none" w:sz="0" w:space="0" w:color="auto"/>
          </w:divBdr>
        </w:div>
        <w:div w:id="1570191124">
          <w:marLeft w:val="640"/>
          <w:marRight w:val="0"/>
          <w:marTop w:val="0"/>
          <w:marBottom w:val="0"/>
          <w:divBdr>
            <w:top w:val="none" w:sz="0" w:space="0" w:color="auto"/>
            <w:left w:val="none" w:sz="0" w:space="0" w:color="auto"/>
            <w:bottom w:val="none" w:sz="0" w:space="0" w:color="auto"/>
            <w:right w:val="none" w:sz="0" w:space="0" w:color="auto"/>
          </w:divBdr>
        </w:div>
        <w:div w:id="1579749856">
          <w:marLeft w:val="640"/>
          <w:marRight w:val="0"/>
          <w:marTop w:val="0"/>
          <w:marBottom w:val="0"/>
          <w:divBdr>
            <w:top w:val="none" w:sz="0" w:space="0" w:color="auto"/>
            <w:left w:val="none" w:sz="0" w:space="0" w:color="auto"/>
            <w:bottom w:val="none" w:sz="0" w:space="0" w:color="auto"/>
            <w:right w:val="none" w:sz="0" w:space="0" w:color="auto"/>
          </w:divBdr>
        </w:div>
        <w:div w:id="1581527920">
          <w:marLeft w:val="640"/>
          <w:marRight w:val="0"/>
          <w:marTop w:val="0"/>
          <w:marBottom w:val="0"/>
          <w:divBdr>
            <w:top w:val="none" w:sz="0" w:space="0" w:color="auto"/>
            <w:left w:val="none" w:sz="0" w:space="0" w:color="auto"/>
            <w:bottom w:val="none" w:sz="0" w:space="0" w:color="auto"/>
            <w:right w:val="none" w:sz="0" w:space="0" w:color="auto"/>
          </w:divBdr>
        </w:div>
        <w:div w:id="1582060854">
          <w:marLeft w:val="640"/>
          <w:marRight w:val="0"/>
          <w:marTop w:val="0"/>
          <w:marBottom w:val="0"/>
          <w:divBdr>
            <w:top w:val="none" w:sz="0" w:space="0" w:color="auto"/>
            <w:left w:val="none" w:sz="0" w:space="0" w:color="auto"/>
            <w:bottom w:val="none" w:sz="0" w:space="0" w:color="auto"/>
            <w:right w:val="none" w:sz="0" w:space="0" w:color="auto"/>
          </w:divBdr>
        </w:div>
        <w:div w:id="1610821433">
          <w:marLeft w:val="640"/>
          <w:marRight w:val="0"/>
          <w:marTop w:val="0"/>
          <w:marBottom w:val="0"/>
          <w:divBdr>
            <w:top w:val="none" w:sz="0" w:space="0" w:color="auto"/>
            <w:left w:val="none" w:sz="0" w:space="0" w:color="auto"/>
            <w:bottom w:val="none" w:sz="0" w:space="0" w:color="auto"/>
            <w:right w:val="none" w:sz="0" w:space="0" w:color="auto"/>
          </w:divBdr>
        </w:div>
        <w:div w:id="1641571620">
          <w:marLeft w:val="640"/>
          <w:marRight w:val="0"/>
          <w:marTop w:val="0"/>
          <w:marBottom w:val="0"/>
          <w:divBdr>
            <w:top w:val="none" w:sz="0" w:space="0" w:color="auto"/>
            <w:left w:val="none" w:sz="0" w:space="0" w:color="auto"/>
            <w:bottom w:val="none" w:sz="0" w:space="0" w:color="auto"/>
            <w:right w:val="none" w:sz="0" w:space="0" w:color="auto"/>
          </w:divBdr>
        </w:div>
        <w:div w:id="1653440500">
          <w:marLeft w:val="640"/>
          <w:marRight w:val="0"/>
          <w:marTop w:val="0"/>
          <w:marBottom w:val="0"/>
          <w:divBdr>
            <w:top w:val="none" w:sz="0" w:space="0" w:color="auto"/>
            <w:left w:val="none" w:sz="0" w:space="0" w:color="auto"/>
            <w:bottom w:val="none" w:sz="0" w:space="0" w:color="auto"/>
            <w:right w:val="none" w:sz="0" w:space="0" w:color="auto"/>
          </w:divBdr>
        </w:div>
        <w:div w:id="1655138826">
          <w:marLeft w:val="640"/>
          <w:marRight w:val="0"/>
          <w:marTop w:val="0"/>
          <w:marBottom w:val="0"/>
          <w:divBdr>
            <w:top w:val="none" w:sz="0" w:space="0" w:color="auto"/>
            <w:left w:val="none" w:sz="0" w:space="0" w:color="auto"/>
            <w:bottom w:val="none" w:sz="0" w:space="0" w:color="auto"/>
            <w:right w:val="none" w:sz="0" w:space="0" w:color="auto"/>
          </w:divBdr>
        </w:div>
        <w:div w:id="1695765773">
          <w:marLeft w:val="640"/>
          <w:marRight w:val="0"/>
          <w:marTop w:val="0"/>
          <w:marBottom w:val="0"/>
          <w:divBdr>
            <w:top w:val="none" w:sz="0" w:space="0" w:color="auto"/>
            <w:left w:val="none" w:sz="0" w:space="0" w:color="auto"/>
            <w:bottom w:val="none" w:sz="0" w:space="0" w:color="auto"/>
            <w:right w:val="none" w:sz="0" w:space="0" w:color="auto"/>
          </w:divBdr>
        </w:div>
        <w:div w:id="1708526614">
          <w:marLeft w:val="640"/>
          <w:marRight w:val="0"/>
          <w:marTop w:val="0"/>
          <w:marBottom w:val="0"/>
          <w:divBdr>
            <w:top w:val="none" w:sz="0" w:space="0" w:color="auto"/>
            <w:left w:val="none" w:sz="0" w:space="0" w:color="auto"/>
            <w:bottom w:val="none" w:sz="0" w:space="0" w:color="auto"/>
            <w:right w:val="none" w:sz="0" w:space="0" w:color="auto"/>
          </w:divBdr>
        </w:div>
        <w:div w:id="1715423638">
          <w:marLeft w:val="640"/>
          <w:marRight w:val="0"/>
          <w:marTop w:val="0"/>
          <w:marBottom w:val="0"/>
          <w:divBdr>
            <w:top w:val="none" w:sz="0" w:space="0" w:color="auto"/>
            <w:left w:val="none" w:sz="0" w:space="0" w:color="auto"/>
            <w:bottom w:val="none" w:sz="0" w:space="0" w:color="auto"/>
            <w:right w:val="none" w:sz="0" w:space="0" w:color="auto"/>
          </w:divBdr>
        </w:div>
        <w:div w:id="1720545636">
          <w:marLeft w:val="640"/>
          <w:marRight w:val="0"/>
          <w:marTop w:val="0"/>
          <w:marBottom w:val="0"/>
          <w:divBdr>
            <w:top w:val="none" w:sz="0" w:space="0" w:color="auto"/>
            <w:left w:val="none" w:sz="0" w:space="0" w:color="auto"/>
            <w:bottom w:val="none" w:sz="0" w:space="0" w:color="auto"/>
            <w:right w:val="none" w:sz="0" w:space="0" w:color="auto"/>
          </w:divBdr>
        </w:div>
        <w:div w:id="1722366273">
          <w:marLeft w:val="640"/>
          <w:marRight w:val="0"/>
          <w:marTop w:val="0"/>
          <w:marBottom w:val="0"/>
          <w:divBdr>
            <w:top w:val="none" w:sz="0" w:space="0" w:color="auto"/>
            <w:left w:val="none" w:sz="0" w:space="0" w:color="auto"/>
            <w:bottom w:val="none" w:sz="0" w:space="0" w:color="auto"/>
            <w:right w:val="none" w:sz="0" w:space="0" w:color="auto"/>
          </w:divBdr>
        </w:div>
        <w:div w:id="1723823125">
          <w:marLeft w:val="640"/>
          <w:marRight w:val="0"/>
          <w:marTop w:val="0"/>
          <w:marBottom w:val="0"/>
          <w:divBdr>
            <w:top w:val="none" w:sz="0" w:space="0" w:color="auto"/>
            <w:left w:val="none" w:sz="0" w:space="0" w:color="auto"/>
            <w:bottom w:val="none" w:sz="0" w:space="0" w:color="auto"/>
            <w:right w:val="none" w:sz="0" w:space="0" w:color="auto"/>
          </w:divBdr>
        </w:div>
        <w:div w:id="1729302546">
          <w:marLeft w:val="640"/>
          <w:marRight w:val="0"/>
          <w:marTop w:val="0"/>
          <w:marBottom w:val="0"/>
          <w:divBdr>
            <w:top w:val="none" w:sz="0" w:space="0" w:color="auto"/>
            <w:left w:val="none" w:sz="0" w:space="0" w:color="auto"/>
            <w:bottom w:val="none" w:sz="0" w:space="0" w:color="auto"/>
            <w:right w:val="none" w:sz="0" w:space="0" w:color="auto"/>
          </w:divBdr>
        </w:div>
        <w:div w:id="1741322442">
          <w:marLeft w:val="640"/>
          <w:marRight w:val="0"/>
          <w:marTop w:val="0"/>
          <w:marBottom w:val="0"/>
          <w:divBdr>
            <w:top w:val="none" w:sz="0" w:space="0" w:color="auto"/>
            <w:left w:val="none" w:sz="0" w:space="0" w:color="auto"/>
            <w:bottom w:val="none" w:sz="0" w:space="0" w:color="auto"/>
            <w:right w:val="none" w:sz="0" w:space="0" w:color="auto"/>
          </w:divBdr>
        </w:div>
        <w:div w:id="1743022299">
          <w:marLeft w:val="640"/>
          <w:marRight w:val="0"/>
          <w:marTop w:val="0"/>
          <w:marBottom w:val="0"/>
          <w:divBdr>
            <w:top w:val="none" w:sz="0" w:space="0" w:color="auto"/>
            <w:left w:val="none" w:sz="0" w:space="0" w:color="auto"/>
            <w:bottom w:val="none" w:sz="0" w:space="0" w:color="auto"/>
            <w:right w:val="none" w:sz="0" w:space="0" w:color="auto"/>
          </w:divBdr>
        </w:div>
        <w:div w:id="1743992052">
          <w:marLeft w:val="640"/>
          <w:marRight w:val="0"/>
          <w:marTop w:val="0"/>
          <w:marBottom w:val="0"/>
          <w:divBdr>
            <w:top w:val="none" w:sz="0" w:space="0" w:color="auto"/>
            <w:left w:val="none" w:sz="0" w:space="0" w:color="auto"/>
            <w:bottom w:val="none" w:sz="0" w:space="0" w:color="auto"/>
            <w:right w:val="none" w:sz="0" w:space="0" w:color="auto"/>
          </w:divBdr>
        </w:div>
        <w:div w:id="1773478627">
          <w:marLeft w:val="640"/>
          <w:marRight w:val="0"/>
          <w:marTop w:val="0"/>
          <w:marBottom w:val="0"/>
          <w:divBdr>
            <w:top w:val="none" w:sz="0" w:space="0" w:color="auto"/>
            <w:left w:val="none" w:sz="0" w:space="0" w:color="auto"/>
            <w:bottom w:val="none" w:sz="0" w:space="0" w:color="auto"/>
            <w:right w:val="none" w:sz="0" w:space="0" w:color="auto"/>
          </w:divBdr>
        </w:div>
        <w:div w:id="1790589209">
          <w:marLeft w:val="640"/>
          <w:marRight w:val="0"/>
          <w:marTop w:val="0"/>
          <w:marBottom w:val="0"/>
          <w:divBdr>
            <w:top w:val="none" w:sz="0" w:space="0" w:color="auto"/>
            <w:left w:val="none" w:sz="0" w:space="0" w:color="auto"/>
            <w:bottom w:val="none" w:sz="0" w:space="0" w:color="auto"/>
            <w:right w:val="none" w:sz="0" w:space="0" w:color="auto"/>
          </w:divBdr>
        </w:div>
        <w:div w:id="1793280158">
          <w:marLeft w:val="640"/>
          <w:marRight w:val="0"/>
          <w:marTop w:val="0"/>
          <w:marBottom w:val="0"/>
          <w:divBdr>
            <w:top w:val="none" w:sz="0" w:space="0" w:color="auto"/>
            <w:left w:val="none" w:sz="0" w:space="0" w:color="auto"/>
            <w:bottom w:val="none" w:sz="0" w:space="0" w:color="auto"/>
            <w:right w:val="none" w:sz="0" w:space="0" w:color="auto"/>
          </w:divBdr>
        </w:div>
        <w:div w:id="1795753764">
          <w:marLeft w:val="640"/>
          <w:marRight w:val="0"/>
          <w:marTop w:val="0"/>
          <w:marBottom w:val="0"/>
          <w:divBdr>
            <w:top w:val="none" w:sz="0" w:space="0" w:color="auto"/>
            <w:left w:val="none" w:sz="0" w:space="0" w:color="auto"/>
            <w:bottom w:val="none" w:sz="0" w:space="0" w:color="auto"/>
            <w:right w:val="none" w:sz="0" w:space="0" w:color="auto"/>
          </w:divBdr>
        </w:div>
        <w:div w:id="1796215157">
          <w:marLeft w:val="640"/>
          <w:marRight w:val="0"/>
          <w:marTop w:val="0"/>
          <w:marBottom w:val="0"/>
          <w:divBdr>
            <w:top w:val="none" w:sz="0" w:space="0" w:color="auto"/>
            <w:left w:val="none" w:sz="0" w:space="0" w:color="auto"/>
            <w:bottom w:val="none" w:sz="0" w:space="0" w:color="auto"/>
            <w:right w:val="none" w:sz="0" w:space="0" w:color="auto"/>
          </w:divBdr>
        </w:div>
        <w:div w:id="1796485432">
          <w:marLeft w:val="640"/>
          <w:marRight w:val="0"/>
          <w:marTop w:val="0"/>
          <w:marBottom w:val="0"/>
          <w:divBdr>
            <w:top w:val="none" w:sz="0" w:space="0" w:color="auto"/>
            <w:left w:val="none" w:sz="0" w:space="0" w:color="auto"/>
            <w:bottom w:val="none" w:sz="0" w:space="0" w:color="auto"/>
            <w:right w:val="none" w:sz="0" w:space="0" w:color="auto"/>
          </w:divBdr>
        </w:div>
        <w:div w:id="1803961950">
          <w:marLeft w:val="640"/>
          <w:marRight w:val="0"/>
          <w:marTop w:val="0"/>
          <w:marBottom w:val="0"/>
          <w:divBdr>
            <w:top w:val="none" w:sz="0" w:space="0" w:color="auto"/>
            <w:left w:val="none" w:sz="0" w:space="0" w:color="auto"/>
            <w:bottom w:val="none" w:sz="0" w:space="0" w:color="auto"/>
            <w:right w:val="none" w:sz="0" w:space="0" w:color="auto"/>
          </w:divBdr>
        </w:div>
        <w:div w:id="1820657644">
          <w:marLeft w:val="640"/>
          <w:marRight w:val="0"/>
          <w:marTop w:val="0"/>
          <w:marBottom w:val="0"/>
          <w:divBdr>
            <w:top w:val="none" w:sz="0" w:space="0" w:color="auto"/>
            <w:left w:val="none" w:sz="0" w:space="0" w:color="auto"/>
            <w:bottom w:val="none" w:sz="0" w:space="0" w:color="auto"/>
            <w:right w:val="none" w:sz="0" w:space="0" w:color="auto"/>
          </w:divBdr>
        </w:div>
        <w:div w:id="1849782261">
          <w:marLeft w:val="640"/>
          <w:marRight w:val="0"/>
          <w:marTop w:val="0"/>
          <w:marBottom w:val="0"/>
          <w:divBdr>
            <w:top w:val="none" w:sz="0" w:space="0" w:color="auto"/>
            <w:left w:val="none" w:sz="0" w:space="0" w:color="auto"/>
            <w:bottom w:val="none" w:sz="0" w:space="0" w:color="auto"/>
            <w:right w:val="none" w:sz="0" w:space="0" w:color="auto"/>
          </w:divBdr>
        </w:div>
        <w:div w:id="1861120136">
          <w:marLeft w:val="640"/>
          <w:marRight w:val="0"/>
          <w:marTop w:val="0"/>
          <w:marBottom w:val="0"/>
          <w:divBdr>
            <w:top w:val="none" w:sz="0" w:space="0" w:color="auto"/>
            <w:left w:val="none" w:sz="0" w:space="0" w:color="auto"/>
            <w:bottom w:val="none" w:sz="0" w:space="0" w:color="auto"/>
            <w:right w:val="none" w:sz="0" w:space="0" w:color="auto"/>
          </w:divBdr>
        </w:div>
        <w:div w:id="1861819866">
          <w:marLeft w:val="640"/>
          <w:marRight w:val="0"/>
          <w:marTop w:val="0"/>
          <w:marBottom w:val="0"/>
          <w:divBdr>
            <w:top w:val="none" w:sz="0" w:space="0" w:color="auto"/>
            <w:left w:val="none" w:sz="0" w:space="0" w:color="auto"/>
            <w:bottom w:val="none" w:sz="0" w:space="0" w:color="auto"/>
            <w:right w:val="none" w:sz="0" w:space="0" w:color="auto"/>
          </w:divBdr>
        </w:div>
        <w:div w:id="1878004022">
          <w:marLeft w:val="640"/>
          <w:marRight w:val="0"/>
          <w:marTop w:val="0"/>
          <w:marBottom w:val="0"/>
          <w:divBdr>
            <w:top w:val="none" w:sz="0" w:space="0" w:color="auto"/>
            <w:left w:val="none" w:sz="0" w:space="0" w:color="auto"/>
            <w:bottom w:val="none" w:sz="0" w:space="0" w:color="auto"/>
            <w:right w:val="none" w:sz="0" w:space="0" w:color="auto"/>
          </w:divBdr>
        </w:div>
        <w:div w:id="1882594285">
          <w:marLeft w:val="640"/>
          <w:marRight w:val="0"/>
          <w:marTop w:val="0"/>
          <w:marBottom w:val="0"/>
          <w:divBdr>
            <w:top w:val="none" w:sz="0" w:space="0" w:color="auto"/>
            <w:left w:val="none" w:sz="0" w:space="0" w:color="auto"/>
            <w:bottom w:val="none" w:sz="0" w:space="0" w:color="auto"/>
            <w:right w:val="none" w:sz="0" w:space="0" w:color="auto"/>
          </w:divBdr>
        </w:div>
        <w:div w:id="1883518004">
          <w:marLeft w:val="640"/>
          <w:marRight w:val="0"/>
          <w:marTop w:val="0"/>
          <w:marBottom w:val="0"/>
          <w:divBdr>
            <w:top w:val="none" w:sz="0" w:space="0" w:color="auto"/>
            <w:left w:val="none" w:sz="0" w:space="0" w:color="auto"/>
            <w:bottom w:val="none" w:sz="0" w:space="0" w:color="auto"/>
            <w:right w:val="none" w:sz="0" w:space="0" w:color="auto"/>
          </w:divBdr>
        </w:div>
        <w:div w:id="1883594930">
          <w:marLeft w:val="640"/>
          <w:marRight w:val="0"/>
          <w:marTop w:val="0"/>
          <w:marBottom w:val="0"/>
          <w:divBdr>
            <w:top w:val="none" w:sz="0" w:space="0" w:color="auto"/>
            <w:left w:val="none" w:sz="0" w:space="0" w:color="auto"/>
            <w:bottom w:val="none" w:sz="0" w:space="0" w:color="auto"/>
            <w:right w:val="none" w:sz="0" w:space="0" w:color="auto"/>
          </w:divBdr>
        </w:div>
        <w:div w:id="1888295076">
          <w:marLeft w:val="640"/>
          <w:marRight w:val="0"/>
          <w:marTop w:val="0"/>
          <w:marBottom w:val="0"/>
          <w:divBdr>
            <w:top w:val="none" w:sz="0" w:space="0" w:color="auto"/>
            <w:left w:val="none" w:sz="0" w:space="0" w:color="auto"/>
            <w:bottom w:val="none" w:sz="0" w:space="0" w:color="auto"/>
            <w:right w:val="none" w:sz="0" w:space="0" w:color="auto"/>
          </w:divBdr>
        </w:div>
        <w:div w:id="1888644289">
          <w:marLeft w:val="640"/>
          <w:marRight w:val="0"/>
          <w:marTop w:val="0"/>
          <w:marBottom w:val="0"/>
          <w:divBdr>
            <w:top w:val="none" w:sz="0" w:space="0" w:color="auto"/>
            <w:left w:val="none" w:sz="0" w:space="0" w:color="auto"/>
            <w:bottom w:val="none" w:sz="0" w:space="0" w:color="auto"/>
            <w:right w:val="none" w:sz="0" w:space="0" w:color="auto"/>
          </w:divBdr>
        </w:div>
        <w:div w:id="1890654457">
          <w:marLeft w:val="640"/>
          <w:marRight w:val="0"/>
          <w:marTop w:val="0"/>
          <w:marBottom w:val="0"/>
          <w:divBdr>
            <w:top w:val="none" w:sz="0" w:space="0" w:color="auto"/>
            <w:left w:val="none" w:sz="0" w:space="0" w:color="auto"/>
            <w:bottom w:val="none" w:sz="0" w:space="0" w:color="auto"/>
            <w:right w:val="none" w:sz="0" w:space="0" w:color="auto"/>
          </w:divBdr>
        </w:div>
        <w:div w:id="1900435154">
          <w:marLeft w:val="640"/>
          <w:marRight w:val="0"/>
          <w:marTop w:val="0"/>
          <w:marBottom w:val="0"/>
          <w:divBdr>
            <w:top w:val="none" w:sz="0" w:space="0" w:color="auto"/>
            <w:left w:val="none" w:sz="0" w:space="0" w:color="auto"/>
            <w:bottom w:val="none" w:sz="0" w:space="0" w:color="auto"/>
            <w:right w:val="none" w:sz="0" w:space="0" w:color="auto"/>
          </w:divBdr>
        </w:div>
        <w:div w:id="1911189299">
          <w:marLeft w:val="640"/>
          <w:marRight w:val="0"/>
          <w:marTop w:val="0"/>
          <w:marBottom w:val="0"/>
          <w:divBdr>
            <w:top w:val="none" w:sz="0" w:space="0" w:color="auto"/>
            <w:left w:val="none" w:sz="0" w:space="0" w:color="auto"/>
            <w:bottom w:val="none" w:sz="0" w:space="0" w:color="auto"/>
            <w:right w:val="none" w:sz="0" w:space="0" w:color="auto"/>
          </w:divBdr>
        </w:div>
        <w:div w:id="1912620403">
          <w:marLeft w:val="640"/>
          <w:marRight w:val="0"/>
          <w:marTop w:val="0"/>
          <w:marBottom w:val="0"/>
          <w:divBdr>
            <w:top w:val="none" w:sz="0" w:space="0" w:color="auto"/>
            <w:left w:val="none" w:sz="0" w:space="0" w:color="auto"/>
            <w:bottom w:val="none" w:sz="0" w:space="0" w:color="auto"/>
            <w:right w:val="none" w:sz="0" w:space="0" w:color="auto"/>
          </w:divBdr>
        </w:div>
        <w:div w:id="1913201359">
          <w:marLeft w:val="640"/>
          <w:marRight w:val="0"/>
          <w:marTop w:val="0"/>
          <w:marBottom w:val="0"/>
          <w:divBdr>
            <w:top w:val="none" w:sz="0" w:space="0" w:color="auto"/>
            <w:left w:val="none" w:sz="0" w:space="0" w:color="auto"/>
            <w:bottom w:val="none" w:sz="0" w:space="0" w:color="auto"/>
            <w:right w:val="none" w:sz="0" w:space="0" w:color="auto"/>
          </w:divBdr>
        </w:div>
        <w:div w:id="1917787240">
          <w:marLeft w:val="640"/>
          <w:marRight w:val="0"/>
          <w:marTop w:val="0"/>
          <w:marBottom w:val="0"/>
          <w:divBdr>
            <w:top w:val="none" w:sz="0" w:space="0" w:color="auto"/>
            <w:left w:val="none" w:sz="0" w:space="0" w:color="auto"/>
            <w:bottom w:val="none" w:sz="0" w:space="0" w:color="auto"/>
            <w:right w:val="none" w:sz="0" w:space="0" w:color="auto"/>
          </w:divBdr>
        </w:div>
        <w:div w:id="1922256470">
          <w:marLeft w:val="640"/>
          <w:marRight w:val="0"/>
          <w:marTop w:val="0"/>
          <w:marBottom w:val="0"/>
          <w:divBdr>
            <w:top w:val="none" w:sz="0" w:space="0" w:color="auto"/>
            <w:left w:val="none" w:sz="0" w:space="0" w:color="auto"/>
            <w:bottom w:val="none" w:sz="0" w:space="0" w:color="auto"/>
            <w:right w:val="none" w:sz="0" w:space="0" w:color="auto"/>
          </w:divBdr>
        </w:div>
        <w:div w:id="1935279091">
          <w:marLeft w:val="640"/>
          <w:marRight w:val="0"/>
          <w:marTop w:val="0"/>
          <w:marBottom w:val="0"/>
          <w:divBdr>
            <w:top w:val="none" w:sz="0" w:space="0" w:color="auto"/>
            <w:left w:val="none" w:sz="0" w:space="0" w:color="auto"/>
            <w:bottom w:val="none" w:sz="0" w:space="0" w:color="auto"/>
            <w:right w:val="none" w:sz="0" w:space="0" w:color="auto"/>
          </w:divBdr>
        </w:div>
        <w:div w:id="1939171263">
          <w:marLeft w:val="640"/>
          <w:marRight w:val="0"/>
          <w:marTop w:val="0"/>
          <w:marBottom w:val="0"/>
          <w:divBdr>
            <w:top w:val="none" w:sz="0" w:space="0" w:color="auto"/>
            <w:left w:val="none" w:sz="0" w:space="0" w:color="auto"/>
            <w:bottom w:val="none" w:sz="0" w:space="0" w:color="auto"/>
            <w:right w:val="none" w:sz="0" w:space="0" w:color="auto"/>
          </w:divBdr>
        </w:div>
        <w:div w:id="1946381906">
          <w:marLeft w:val="640"/>
          <w:marRight w:val="0"/>
          <w:marTop w:val="0"/>
          <w:marBottom w:val="0"/>
          <w:divBdr>
            <w:top w:val="none" w:sz="0" w:space="0" w:color="auto"/>
            <w:left w:val="none" w:sz="0" w:space="0" w:color="auto"/>
            <w:bottom w:val="none" w:sz="0" w:space="0" w:color="auto"/>
            <w:right w:val="none" w:sz="0" w:space="0" w:color="auto"/>
          </w:divBdr>
        </w:div>
        <w:div w:id="1946496654">
          <w:marLeft w:val="640"/>
          <w:marRight w:val="0"/>
          <w:marTop w:val="0"/>
          <w:marBottom w:val="0"/>
          <w:divBdr>
            <w:top w:val="none" w:sz="0" w:space="0" w:color="auto"/>
            <w:left w:val="none" w:sz="0" w:space="0" w:color="auto"/>
            <w:bottom w:val="none" w:sz="0" w:space="0" w:color="auto"/>
            <w:right w:val="none" w:sz="0" w:space="0" w:color="auto"/>
          </w:divBdr>
        </w:div>
        <w:div w:id="1952205832">
          <w:marLeft w:val="640"/>
          <w:marRight w:val="0"/>
          <w:marTop w:val="0"/>
          <w:marBottom w:val="0"/>
          <w:divBdr>
            <w:top w:val="none" w:sz="0" w:space="0" w:color="auto"/>
            <w:left w:val="none" w:sz="0" w:space="0" w:color="auto"/>
            <w:bottom w:val="none" w:sz="0" w:space="0" w:color="auto"/>
            <w:right w:val="none" w:sz="0" w:space="0" w:color="auto"/>
          </w:divBdr>
        </w:div>
        <w:div w:id="1952741125">
          <w:marLeft w:val="640"/>
          <w:marRight w:val="0"/>
          <w:marTop w:val="0"/>
          <w:marBottom w:val="0"/>
          <w:divBdr>
            <w:top w:val="none" w:sz="0" w:space="0" w:color="auto"/>
            <w:left w:val="none" w:sz="0" w:space="0" w:color="auto"/>
            <w:bottom w:val="none" w:sz="0" w:space="0" w:color="auto"/>
            <w:right w:val="none" w:sz="0" w:space="0" w:color="auto"/>
          </w:divBdr>
        </w:div>
        <w:div w:id="1960138368">
          <w:marLeft w:val="640"/>
          <w:marRight w:val="0"/>
          <w:marTop w:val="0"/>
          <w:marBottom w:val="0"/>
          <w:divBdr>
            <w:top w:val="none" w:sz="0" w:space="0" w:color="auto"/>
            <w:left w:val="none" w:sz="0" w:space="0" w:color="auto"/>
            <w:bottom w:val="none" w:sz="0" w:space="0" w:color="auto"/>
            <w:right w:val="none" w:sz="0" w:space="0" w:color="auto"/>
          </w:divBdr>
        </w:div>
        <w:div w:id="1969553932">
          <w:marLeft w:val="640"/>
          <w:marRight w:val="0"/>
          <w:marTop w:val="0"/>
          <w:marBottom w:val="0"/>
          <w:divBdr>
            <w:top w:val="none" w:sz="0" w:space="0" w:color="auto"/>
            <w:left w:val="none" w:sz="0" w:space="0" w:color="auto"/>
            <w:bottom w:val="none" w:sz="0" w:space="0" w:color="auto"/>
            <w:right w:val="none" w:sz="0" w:space="0" w:color="auto"/>
          </w:divBdr>
        </w:div>
        <w:div w:id="2011830167">
          <w:marLeft w:val="640"/>
          <w:marRight w:val="0"/>
          <w:marTop w:val="0"/>
          <w:marBottom w:val="0"/>
          <w:divBdr>
            <w:top w:val="none" w:sz="0" w:space="0" w:color="auto"/>
            <w:left w:val="none" w:sz="0" w:space="0" w:color="auto"/>
            <w:bottom w:val="none" w:sz="0" w:space="0" w:color="auto"/>
            <w:right w:val="none" w:sz="0" w:space="0" w:color="auto"/>
          </w:divBdr>
        </w:div>
        <w:div w:id="2024553458">
          <w:marLeft w:val="640"/>
          <w:marRight w:val="0"/>
          <w:marTop w:val="0"/>
          <w:marBottom w:val="0"/>
          <w:divBdr>
            <w:top w:val="none" w:sz="0" w:space="0" w:color="auto"/>
            <w:left w:val="none" w:sz="0" w:space="0" w:color="auto"/>
            <w:bottom w:val="none" w:sz="0" w:space="0" w:color="auto"/>
            <w:right w:val="none" w:sz="0" w:space="0" w:color="auto"/>
          </w:divBdr>
        </w:div>
        <w:div w:id="2028171307">
          <w:marLeft w:val="640"/>
          <w:marRight w:val="0"/>
          <w:marTop w:val="0"/>
          <w:marBottom w:val="0"/>
          <w:divBdr>
            <w:top w:val="none" w:sz="0" w:space="0" w:color="auto"/>
            <w:left w:val="none" w:sz="0" w:space="0" w:color="auto"/>
            <w:bottom w:val="none" w:sz="0" w:space="0" w:color="auto"/>
            <w:right w:val="none" w:sz="0" w:space="0" w:color="auto"/>
          </w:divBdr>
        </w:div>
        <w:div w:id="2052532441">
          <w:marLeft w:val="640"/>
          <w:marRight w:val="0"/>
          <w:marTop w:val="0"/>
          <w:marBottom w:val="0"/>
          <w:divBdr>
            <w:top w:val="none" w:sz="0" w:space="0" w:color="auto"/>
            <w:left w:val="none" w:sz="0" w:space="0" w:color="auto"/>
            <w:bottom w:val="none" w:sz="0" w:space="0" w:color="auto"/>
            <w:right w:val="none" w:sz="0" w:space="0" w:color="auto"/>
          </w:divBdr>
        </w:div>
        <w:div w:id="2054188131">
          <w:marLeft w:val="640"/>
          <w:marRight w:val="0"/>
          <w:marTop w:val="0"/>
          <w:marBottom w:val="0"/>
          <w:divBdr>
            <w:top w:val="none" w:sz="0" w:space="0" w:color="auto"/>
            <w:left w:val="none" w:sz="0" w:space="0" w:color="auto"/>
            <w:bottom w:val="none" w:sz="0" w:space="0" w:color="auto"/>
            <w:right w:val="none" w:sz="0" w:space="0" w:color="auto"/>
          </w:divBdr>
        </w:div>
        <w:div w:id="2055811925">
          <w:marLeft w:val="640"/>
          <w:marRight w:val="0"/>
          <w:marTop w:val="0"/>
          <w:marBottom w:val="0"/>
          <w:divBdr>
            <w:top w:val="none" w:sz="0" w:space="0" w:color="auto"/>
            <w:left w:val="none" w:sz="0" w:space="0" w:color="auto"/>
            <w:bottom w:val="none" w:sz="0" w:space="0" w:color="auto"/>
            <w:right w:val="none" w:sz="0" w:space="0" w:color="auto"/>
          </w:divBdr>
        </w:div>
        <w:div w:id="2060737959">
          <w:marLeft w:val="640"/>
          <w:marRight w:val="0"/>
          <w:marTop w:val="0"/>
          <w:marBottom w:val="0"/>
          <w:divBdr>
            <w:top w:val="none" w:sz="0" w:space="0" w:color="auto"/>
            <w:left w:val="none" w:sz="0" w:space="0" w:color="auto"/>
            <w:bottom w:val="none" w:sz="0" w:space="0" w:color="auto"/>
            <w:right w:val="none" w:sz="0" w:space="0" w:color="auto"/>
          </w:divBdr>
        </w:div>
        <w:div w:id="2082016520">
          <w:marLeft w:val="640"/>
          <w:marRight w:val="0"/>
          <w:marTop w:val="0"/>
          <w:marBottom w:val="0"/>
          <w:divBdr>
            <w:top w:val="none" w:sz="0" w:space="0" w:color="auto"/>
            <w:left w:val="none" w:sz="0" w:space="0" w:color="auto"/>
            <w:bottom w:val="none" w:sz="0" w:space="0" w:color="auto"/>
            <w:right w:val="none" w:sz="0" w:space="0" w:color="auto"/>
          </w:divBdr>
        </w:div>
        <w:div w:id="2083286371">
          <w:marLeft w:val="640"/>
          <w:marRight w:val="0"/>
          <w:marTop w:val="0"/>
          <w:marBottom w:val="0"/>
          <w:divBdr>
            <w:top w:val="none" w:sz="0" w:space="0" w:color="auto"/>
            <w:left w:val="none" w:sz="0" w:space="0" w:color="auto"/>
            <w:bottom w:val="none" w:sz="0" w:space="0" w:color="auto"/>
            <w:right w:val="none" w:sz="0" w:space="0" w:color="auto"/>
          </w:divBdr>
        </w:div>
        <w:div w:id="2085570689">
          <w:marLeft w:val="640"/>
          <w:marRight w:val="0"/>
          <w:marTop w:val="0"/>
          <w:marBottom w:val="0"/>
          <w:divBdr>
            <w:top w:val="none" w:sz="0" w:space="0" w:color="auto"/>
            <w:left w:val="none" w:sz="0" w:space="0" w:color="auto"/>
            <w:bottom w:val="none" w:sz="0" w:space="0" w:color="auto"/>
            <w:right w:val="none" w:sz="0" w:space="0" w:color="auto"/>
          </w:divBdr>
        </w:div>
        <w:div w:id="2086953260">
          <w:marLeft w:val="640"/>
          <w:marRight w:val="0"/>
          <w:marTop w:val="0"/>
          <w:marBottom w:val="0"/>
          <w:divBdr>
            <w:top w:val="none" w:sz="0" w:space="0" w:color="auto"/>
            <w:left w:val="none" w:sz="0" w:space="0" w:color="auto"/>
            <w:bottom w:val="none" w:sz="0" w:space="0" w:color="auto"/>
            <w:right w:val="none" w:sz="0" w:space="0" w:color="auto"/>
          </w:divBdr>
        </w:div>
        <w:div w:id="2101489902">
          <w:marLeft w:val="640"/>
          <w:marRight w:val="0"/>
          <w:marTop w:val="0"/>
          <w:marBottom w:val="0"/>
          <w:divBdr>
            <w:top w:val="none" w:sz="0" w:space="0" w:color="auto"/>
            <w:left w:val="none" w:sz="0" w:space="0" w:color="auto"/>
            <w:bottom w:val="none" w:sz="0" w:space="0" w:color="auto"/>
            <w:right w:val="none" w:sz="0" w:space="0" w:color="auto"/>
          </w:divBdr>
        </w:div>
        <w:div w:id="2109814921">
          <w:marLeft w:val="640"/>
          <w:marRight w:val="0"/>
          <w:marTop w:val="0"/>
          <w:marBottom w:val="0"/>
          <w:divBdr>
            <w:top w:val="none" w:sz="0" w:space="0" w:color="auto"/>
            <w:left w:val="none" w:sz="0" w:space="0" w:color="auto"/>
            <w:bottom w:val="none" w:sz="0" w:space="0" w:color="auto"/>
            <w:right w:val="none" w:sz="0" w:space="0" w:color="auto"/>
          </w:divBdr>
        </w:div>
        <w:div w:id="2110615122">
          <w:marLeft w:val="640"/>
          <w:marRight w:val="0"/>
          <w:marTop w:val="0"/>
          <w:marBottom w:val="0"/>
          <w:divBdr>
            <w:top w:val="none" w:sz="0" w:space="0" w:color="auto"/>
            <w:left w:val="none" w:sz="0" w:space="0" w:color="auto"/>
            <w:bottom w:val="none" w:sz="0" w:space="0" w:color="auto"/>
            <w:right w:val="none" w:sz="0" w:space="0" w:color="auto"/>
          </w:divBdr>
        </w:div>
        <w:div w:id="2115323598">
          <w:marLeft w:val="640"/>
          <w:marRight w:val="0"/>
          <w:marTop w:val="0"/>
          <w:marBottom w:val="0"/>
          <w:divBdr>
            <w:top w:val="none" w:sz="0" w:space="0" w:color="auto"/>
            <w:left w:val="none" w:sz="0" w:space="0" w:color="auto"/>
            <w:bottom w:val="none" w:sz="0" w:space="0" w:color="auto"/>
            <w:right w:val="none" w:sz="0" w:space="0" w:color="auto"/>
          </w:divBdr>
        </w:div>
        <w:div w:id="2116439584">
          <w:marLeft w:val="640"/>
          <w:marRight w:val="0"/>
          <w:marTop w:val="0"/>
          <w:marBottom w:val="0"/>
          <w:divBdr>
            <w:top w:val="none" w:sz="0" w:space="0" w:color="auto"/>
            <w:left w:val="none" w:sz="0" w:space="0" w:color="auto"/>
            <w:bottom w:val="none" w:sz="0" w:space="0" w:color="auto"/>
            <w:right w:val="none" w:sz="0" w:space="0" w:color="auto"/>
          </w:divBdr>
        </w:div>
      </w:divsChild>
    </w:div>
    <w:div w:id="1339457500">
      <w:marLeft w:val="640"/>
      <w:marRight w:val="0"/>
      <w:marTop w:val="0"/>
      <w:marBottom w:val="0"/>
      <w:divBdr>
        <w:top w:val="none" w:sz="0" w:space="0" w:color="auto"/>
        <w:left w:val="none" w:sz="0" w:space="0" w:color="auto"/>
        <w:bottom w:val="none" w:sz="0" w:space="0" w:color="auto"/>
        <w:right w:val="none" w:sz="0" w:space="0" w:color="auto"/>
      </w:divBdr>
    </w:div>
    <w:div w:id="1339891794">
      <w:marLeft w:val="640"/>
      <w:marRight w:val="0"/>
      <w:marTop w:val="0"/>
      <w:marBottom w:val="0"/>
      <w:divBdr>
        <w:top w:val="none" w:sz="0" w:space="0" w:color="auto"/>
        <w:left w:val="none" w:sz="0" w:space="0" w:color="auto"/>
        <w:bottom w:val="none" w:sz="0" w:space="0" w:color="auto"/>
        <w:right w:val="none" w:sz="0" w:space="0" w:color="auto"/>
      </w:divBdr>
    </w:div>
    <w:div w:id="1340232067">
      <w:marLeft w:val="640"/>
      <w:marRight w:val="0"/>
      <w:marTop w:val="0"/>
      <w:marBottom w:val="0"/>
      <w:divBdr>
        <w:top w:val="none" w:sz="0" w:space="0" w:color="auto"/>
        <w:left w:val="none" w:sz="0" w:space="0" w:color="auto"/>
        <w:bottom w:val="none" w:sz="0" w:space="0" w:color="auto"/>
        <w:right w:val="none" w:sz="0" w:space="0" w:color="auto"/>
      </w:divBdr>
    </w:div>
    <w:div w:id="1340766938">
      <w:marLeft w:val="640"/>
      <w:marRight w:val="0"/>
      <w:marTop w:val="0"/>
      <w:marBottom w:val="0"/>
      <w:divBdr>
        <w:top w:val="none" w:sz="0" w:space="0" w:color="auto"/>
        <w:left w:val="none" w:sz="0" w:space="0" w:color="auto"/>
        <w:bottom w:val="none" w:sz="0" w:space="0" w:color="auto"/>
        <w:right w:val="none" w:sz="0" w:space="0" w:color="auto"/>
      </w:divBdr>
    </w:div>
    <w:div w:id="1340959906">
      <w:marLeft w:val="640"/>
      <w:marRight w:val="0"/>
      <w:marTop w:val="0"/>
      <w:marBottom w:val="0"/>
      <w:divBdr>
        <w:top w:val="none" w:sz="0" w:space="0" w:color="auto"/>
        <w:left w:val="none" w:sz="0" w:space="0" w:color="auto"/>
        <w:bottom w:val="none" w:sz="0" w:space="0" w:color="auto"/>
        <w:right w:val="none" w:sz="0" w:space="0" w:color="auto"/>
      </w:divBdr>
    </w:div>
    <w:div w:id="1342245387">
      <w:marLeft w:val="640"/>
      <w:marRight w:val="0"/>
      <w:marTop w:val="0"/>
      <w:marBottom w:val="0"/>
      <w:divBdr>
        <w:top w:val="none" w:sz="0" w:space="0" w:color="auto"/>
        <w:left w:val="none" w:sz="0" w:space="0" w:color="auto"/>
        <w:bottom w:val="none" w:sz="0" w:space="0" w:color="auto"/>
        <w:right w:val="none" w:sz="0" w:space="0" w:color="auto"/>
      </w:divBdr>
    </w:div>
    <w:div w:id="1344354006">
      <w:marLeft w:val="640"/>
      <w:marRight w:val="0"/>
      <w:marTop w:val="0"/>
      <w:marBottom w:val="0"/>
      <w:divBdr>
        <w:top w:val="none" w:sz="0" w:space="0" w:color="auto"/>
        <w:left w:val="none" w:sz="0" w:space="0" w:color="auto"/>
        <w:bottom w:val="none" w:sz="0" w:space="0" w:color="auto"/>
        <w:right w:val="none" w:sz="0" w:space="0" w:color="auto"/>
      </w:divBdr>
    </w:div>
    <w:div w:id="1344480898">
      <w:marLeft w:val="640"/>
      <w:marRight w:val="0"/>
      <w:marTop w:val="0"/>
      <w:marBottom w:val="0"/>
      <w:divBdr>
        <w:top w:val="none" w:sz="0" w:space="0" w:color="auto"/>
        <w:left w:val="none" w:sz="0" w:space="0" w:color="auto"/>
        <w:bottom w:val="none" w:sz="0" w:space="0" w:color="auto"/>
        <w:right w:val="none" w:sz="0" w:space="0" w:color="auto"/>
      </w:divBdr>
    </w:div>
    <w:div w:id="1345470904">
      <w:marLeft w:val="640"/>
      <w:marRight w:val="0"/>
      <w:marTop w:val="0"/>
      <w:marBottom w:val="0"/>
      <w:divBdr>
        <w:top w:val="none" w:sz="0" w:space="0" w:color="auto"/>
        <w:left w:val="none" w:sz="0" w:space="0" w:color="auto"/>
        <w:bottom w:val="none" w:sz="0" w:space="0" w:color="auto"/>
        <w:right w:val="none" w:sz="0" w:space="0" w:color="auto"/>
      </w:divBdr>
    </w:div>
    <w:div w:id="1345471978">
      <w:marLeft w:val="640"/>
      <w:marRight w:val="0"/>
      <w:marTop w:val="0"/>
      <w:marBottom w:val="0"/>
      <w:divBdr>
        <w:top w:val="none" w:sz="0" w:space="0" w:color="auto"/>
        <w:left w:val="none" w:sz="0" w:space="0" w:color="auto"/>
        <w:bottom w:val="none" w:sz="0" w:space="0" w:color="auto"/>
        <w:right w:val="none" w:sz="0" w:space="0" w:color="auto"/>
      </w:divBdr>
    </w:div>
    <w:div w:id="1347055702">
      <w:marLeft w:val="640"/>
      <w:marRight w:val="0"/>
      <w:marTop w:val="0"/>
      <w:marBottom w:val="0"/>
      <w:divBdr>
        <w:top w:val="none" w:sz="0" w:space="0" w:color="auto"/>
        <w:left w:val="none" w:sz="0" w:space="0" w:color="auto"/>
        <w:bottom w:val="none" w:sz="0" w:space="0" w:color="auto"/>
        <w:right w:val="none" w:sz="0" w:space="0" w:color="auto"/>
      </w:divBdr>
    </w:div>
    <w:div w:id="1348217187">
      <w:bodyDiv w:val="1"/>
      <w:marLeft w:val="0"/>
      <w:marRight w:val="0"/>
      <w:marTop w:val="0"/>
      <w:marBottom w:val="0"/>
      <w:divBdr>
        <w:top w:val="none" w:sz="0" w:space="0" w:color="auto"/>
        <w:left w:val="none" w:sz="0" w:space="0" w:color="auto"/>
        <w:bottom w:val="none" w:sz="0" w:space="0" w:color="auto"/>
        <w:right w:val="none" w:sz="0" w:space="0" w:color="auto"/>
      </w:divBdr>
      <w:divsChild>
        <w:div w:id="10836284">
          <w:marLeft w:val="640"/>
          <w:marRight w:val="0"/>
          <w:marTop w:val="0"/>
          <w:marBottom w:val="0"/>
          <w:divBdr>
            <w:top w:val="none" w:sz="0" w:space="0" w:color="auto"/>
            <w:left w:val="none" w:sz="0" w:space="0" w:color="auto"/>
            <w:bottom w:val="none" w:sz="0" w:space="0" w:color="auto"/>
            <w:right w:val="none" w:sz="0" w:space="0" w:color="auto"/>
          </w:divBdr>
        </w:div>
        <w:div w:id="12801432">
          <w:marLeft w:val="640"/>
          <w:marRight w:val="0"/>
          <w:marTop w:val="0"/>
          <w:marBottom w:val="0"/>
          <w:divBdr>
            <w:top w:val="none" w:sz="0" w:space="0" w:color="auto"/>
            <w:left w:val="none" w:sz="0" w:space="0" w:color="auto"/>
            <w:bottom w:val="none" w:sz="0" w:space="0" w:color="auto"/>
            <w:right w:val="none" w:sz="0" w:space="0" w:color="auto"/>
          </w:divBdr>
        </w:div>
        <w:div w:id="25643530">
          <w:marLeft w:val="640"/>
          <w:marRight w:val="0"/>
          <w:marTop w:val="0"/>
          <w:marBottom w:val="0"/>
          <w:divBdr>
            <w:top w:val="none" w:sz="0" w:space="0" w:color="auto"/>
            <w:left w:val="none" w:sz="0" w:space="0" w:color="auto"/>
            <w:bottom w:val="none" w:sz="0" w:space="0" w:color="auto"/>
            <w:right w:val="none" w:sz="0" w:space="0" w:color="auto"/>
          </w:divBdr>
        </w:div>
        <w:div w:id="32773251">
          <w:marLeft w:val="640"/>
          <w:marRight w:val="0"/>
          <w:marTop w:val="0"/>
          <w:marBottom w:val="0"/>
          <w:divBdr>
            <w:top w:val="none" w:sz="0" w:space="0" w:color="auto"/>
            <w:left w:val="none" w:sz="0" w:space="0" w:color="auto"/>
            <w:bottom w:val="none" w:sz="0" w:space="0" w:color="auto"/>
            <w:right w:val="none" w:sz="0" w:space="0" w:color="auto"/>
          </w:divBdr>
        </w:div>
        <w:div w:id="33430632">
          <w:marLeft w:val="640"/>
          <w:marRight w:val="0"/>
          <w:marTop w:val="0"/>
          <w:marBottom w:val="0"/>
          <w:divBdr>
            <w:top w:val="none" w:sz="0" w:space="0" w:color="auto"/>
            <w:left w:val="none" w:sz="0" w:space="0" w:color="auto"/>
            <w:bottom w:val="none" w:sz="0" w:space="0" w:color="auto"/>
            <w:right w:val="none" w:sz="0" w:space="0" w:color="auto"/>
          </w:divBdr>
        </w:div>
        <w:div w:id="38939075">
          <w:marLeft w:val="640"/>
          <w:marRight w:val="0"/>
          <w:marTop w:val="0"/>
          <w:marBottom w:val="0"/>
          <w:divBdr>
            <w:top w:val="none" w:sz="0" w:space="0" w:color="auto"/>
            <w:left w:val="none" w:sz="0" w:space="0" w:color="auto"/>
            <w:bottom w:val="none" w:sz="0" w:space="0" w:color="auto"/>
            <w:right w:val="none" w:sz="0" w:space="0" w:color="auto"/>
          </w:divBdr>
        </w:div>
        <w:div w:id="41176365">
          <w:marLeft w:val="640"/>
          <w:marRight w:val="0"/>
          <w:marTop w:val="0"/>
          <w:marBottom w:val="0"/>
          <w:divBdr>
            <w:top w:val="none" w:sz="0" w:space="0" w:color="auto"/>
            <w:left w:val="none" w:sz="0" w:space="0" w:color="auto"/>
            <w:bottom w:val="none" w:sz="0" w:space="0" w:color="auto"/>
            <w:right w:val="none" w:sz="0" w:space="0" w:color="auto"/>
          </w:divBdr>
        </w:div>
        <w:div w:id="61802414">
          <w:marLeft w:val="640"/>
          <w:marRight w:val="0"/>
          <w:marTop w:val="0"/>
          <w:marBottom w:val="0"/>
          <w:divBdr>
            <w:top w:val="none" w:sz="0" w:space="0" w:color="auto"/>
            <w:left w:val="none" w:sz="0" w:space="0" w:color="auto"/>
            <w:bottom w:val="none" w:sz="0" w:space="0" w:color="auto"/>
            <w:right w:val="none" w:sz="0" w:space="0" w:color="auto"/>
          </w:divBdr>
        </w:div>
        <w:div w:id="92210159">
          <w:marLeft w:val="640"/>
          <w:marRight w:val="0"/>
          <w:marTop w:val="0"/>
          <w:marBottom w:val="0"/>
          <w:divBdr>
            <w:top w:val="none" w:sz="0" w:space="0" w:color="auto"/>
            <w:left w:val="none" w:sz="0" w:space="0" w:color="auto"/>
            <w:bottom w:val="none" w:sz="0" w:space="0" w:color="auto"/>
            <w:right w:val="none" w:sz="0" w:space="0" w:color="auto"/>
          </w:divBdr>
        </w:div>
        <w:div w:id="92365773">
          <w:marLeft w:val="640"/>
          <w:marRight w:val="0"/>
          <w:marTop w:val="0"/>
          <w:marBottom w:val="0"/>
          <w:divBdr>
            <w:top w:val="none" w:sz="0" w:space="0" w:color="auto"/>
            <w:left w:val="none" w:sz="0" w:space="0" w:color="auto"/>
            <w:bottom w:val="none" w:sz="0" w:space="0" w:color="auto"/>
            <w:right w:val="none" w:sz="0" w:space="0" w:color="auto"/>
          </w:divBdr>
        </w:div>
        <w:div w:id="94323115">
          <w:marLeft w:val="640"/>
          <w:marRight w:val="0"/>
          <w:marTop w:val="0"/>
          <w:marBottom w:val="0"/>
          <w:divBdr>
            <w:top w:val="none" w:sz="0" w:space="0" w:color="auto"/>
            <w:left w:val="none" w:sz="0" w:space="0" w:color="auto"/>
            <w:bottom w:val="none" w:sz="0" w:space="0" w:color="auto"/>
            <w:right w:val="none" w:sz="0" w:space="0" w:color="auto"/>
          </w:divBdr>
        </w:div>
        <w:div w:id="94834940">
          <w:marLeft w:val="640"/>
          <w:marRight w:val="0"/>
          <w:marTop w:val="0"/>
          <w:marBottom w:val="0"/>
          <w:divBdr>
            <w:top w:val="none" w:sz="0" w:space="0" w:color="auto"/>
            <w:left w:val="none" w:sz="0" w:space="0" w:color="auto"/>
            <w:bottom w:val="none" w:sz="0" w:space="0" w:color="auto"/>
            <w:right w:val="none" w:sz="0" w:space="0" w:color="auto"/>
          </w:divBdr>
        </w:div>
        <w:div w:id="96295112">
          <w:marLeft w:val="640"/>
          <w:marRight w:val="0"/>
          <w:marTop w:val="0"/>
          <w:marBottom w:val="0"/>
          <w:divBdr>
            <w:top w:val="none" w:sz="0" w:space="0" w:color="auto"/>
            <w:left w:val="none" w:sz="0" w:space="0" w:color="auto"/>
            <w:bottom w:val="none" w:sz="0" w:space="0" w:color="auto"/>
            <w:right w:val="none" w:sz="0" w:space="0" w:color="auto"/>
          </w:divBdr>
        </w:div>
        <w:div w:id="99646253">
          <w:marLeft w:val="640"/>
          <w:marRight w:val="0"/>
          <w:marTop w:val="0"/>
          <w:marBottom w:val="0"/>
          <w:divBdr>
            <w:top w:val="none" w:sz="0" w:space="0" w:color="auto"/>
            <w:left w:val="none" w:sz="0" w:space="0" w:color="auto"/>
            <w:bottom w:val="none" w:sz="0" w:space="0" w:color="auto"/>
            <w:right w:val="none" w:sz="0" w:space="0" w:color="auto"/>
          </w:divBdr>
        </w:div>
        <w:div w:id="104620290">
          <w:marLeft w:val="640"/>
          <w:marRight w:val="0"/>
          <w:marTop w:val="0"/>
          <w:marBottom w:val="0"/>
          <w:divBdr>
            <w:top w:val="none" w:sz="0" w:space="0" w:color="auto"/>
            <w:left w:val="none" w:sz="0" w:space="0" w:color="auto"/>
            <w:bottom w:val="none" w:sz="0" w:space="0" w:color="auto"/>
            <w:right w:val="none" w:sz="0" w:space="0" w:color="auto"/>
          </w:divBdr>
        </w:div>
        <w:div w:id="104929498">
          <w:marLeft w:val="640"/>
          <w:marRight w:val="0"/>
          <w:marTop w:val="0"/>
          <w:marBottom w:val="0"/>
          <w:divBdr>
            <w:top w:val="none" w:sz="0" w:space="0" w:color="auto"/>
            <w:left w:val="none" w:sz="0" w:space="0" w:color="auto"/>
            <w:bottom w:val="none" w:sz="0" w:space="0" w:color="auto"/>
            <w:right w:val="none" w:sz="0" w:space="0" w:color="auto"/>
          </w:divBdr>
        </w:div>
        <w:div w:id="134372317">
          <w:marLeft w:val="640"/>
          <w:marRight w:val="0"/>
          <w:marTop w:val="0"/>
          <w:marBottom w:val="0"/>
          <w:divBdr>
            <w:top w:val="none" w:sz="0" w:space="0" w:color="auto"/>
            <w:left w:val="none" w:sz="0" w:space="0" w:color="auto"/>
            <w:bottom w:val="none" w:sz="0" w:space="0" w:color="auto"/>
            <w:right w:val="none" w:sz="0" w:space="0" w:color="auto"/>
          </w:divBdr>
        </w:div>
        <w:div w:id="137887974">
          <w:marLeft w:val="640"/>
          <w:marRight w:val="0"/>
          <w:marTop w:val="0"/>
          <w:marBottom w:val="0"/>
          <w:divBdr>
            <w:top w:val="none" w:sz="0" w:space="0" w:color="auto"/>
            <w:left w:val="none" w:sz="0" w:space="0" w:color="auto"/>
            <w:bottom w:val="none" w:sz="0" w:space="0" w:color="auto"/>
            <w:right w:val="none" w:sz="0" w:space="0" w:color="auto"/>
          </w:divBdr>
        </w:div>
        <w:div w:id="138306258">
          <w:marLeft w:val="640"/>
          <w:marRight w:val="0"/>
          <w:marTop w:val="0"/>
          <w:marBottom w:val="0"/>
          <w:divBdr>
            <w:top w:val="none" w:sz="0" w:space="0" w:color="auto"/>
            <w:left w:val="none" w:sz="0" w:space="0" w:color="auto"/>
            <w:bottom w:val="none" w:sz="0" w:space="0" w:color="auto"/>
            <w:right w:val="none" w:sz="0" w:space="0" w:color="auto"/>
          </w:divBdr>
        </w:div>
        <w:div w:id="138498086">
          <w:marLeft w:val="640"/>
          <w:marRight w:val="0"/>
          <w:marTop w:val="0"/>
          <w:marBottom w:val="0"/>
          <w:divBdr>
            <w:top w:val="none" w:sz="0" w:space="0" w:color="auto"/>
            <w:left w:val="none" w:sz="0" w:space="0" w:color="auto"/>
            <w:bottom w:val="none" w:sz="0" w:space="0" w:color="auto"/>
            <w:right w:val="none" w:sz="0" w:space="0" w:color="auto"/>
          </w:divBdr>
        </w:div>
        <w:div w:id="144667812">
          <w:marLeft w:val="640"/>
          <w:marRight w:val="0"/>
          <w:marTop w:val="0"/>
          <w:marBottom w:val="0"/>
          <w:divBdr>
            <w:top w:val="none" w:sz="0" w:space="0" w:color="auto"/>
            <w:left w:val="none" w:sz="0" w:space="0" w:color="auto"/>
            <w:bottom w:val="none" w:sz="0" w:space="0" w:color="auto"/>
            <w:right w:val="none" w:sz="0" w:space="0" w:color="auto"/>
          </w:divBdr>
        </w:div>
        <w:div w:id="170221573">
          <w:marLeft w:val="640"/>
          <w:marRight w:val="0"/>
          <w:marTop w:val="0"/>
          <w:marBottom w:val="0"/>
          <w:divBdr>
            <w:top w:val="none" w:sz="0" w:space="0" w:color="auto"/>
            <w:left w:val="none" w:sz="0" w:space="0" w:color="auto"/>
            <w:bottom w:val="none" w:sz="0" w:space="0" w:color="auto"/>
            <w:right w:val="none" w:sz="0" w:space="0" w:color="auto"/>
          </w:divBdr>
        </w:div>
        <w:div w:id="193883104">
          <w:marLeft w:val="640"/>
          <w:marRight w:val="0"/>
          <w:marTop w:val="0"/>
          <w:marBottom w:val="0"/>
          <w:divBdr>
            <w:top w:val="none" w:sz="0" w:space="0" w:color="auto"/>
            <w:left w:val="none" w:sz="0" w:space="0" w:color="auto"/>
            <w:bottom w:val="none" w:sz="0" w:space="0" w:color="auto"/>
            <w:right w:val="none" w:sz="0" w:space="0" w:color="auto"/>
          </w:divBdr>
        </w:div>
        <w:div w:id="194124417">
          <w:marLeft w:val="640"/>
          <w:marRight w:val="0"/>
          <w:marTop w:val="0"/>
          <w:marBottom w:val="0"/>
          <w:divBdr>
            <w:top w:val="none" w:sz="0" w:space="0" w:color="auto"/>
            <w:left w:val="none" w:sz="0" w:space="0" w:color="auto"/>
            <w:bottom w:val="none" w:sz="0" w:space="0" w:color="auto"/>
            <w:right w:val="none" w:sz="0" w:space="0" w:color="auto"/>
          </w:divBdr>
        </w:div>
        <w:div w:id="201022549">
          <w:marLeft w:val="640"/>
          <w:marRight w:val="0"/>
          <w:marTop w:val="0"/>
          <w:marBottom w:val="0"/>
          <w:divBdr>
            <w:top w:val="none" w:sz="0" w:space="0" w:color="auto"/>
            <w:left w:val="none" w:sz="0" w:space="0" w:color="auto"/>
            <w:bottom w:val="none" w:sz="0" w:space="0" w:color="auto"/>
            <w:right w:val="none" w:sz="0" w:space="0" w:color="auto"/>
          </w:divBdr>
        </w:div>
        <w:div w:id="201478786">
          <w:marLeft w:val="640"/>
          <w:marRight w:val="0"/>
          <w:marTop w:val="0"/>
          <w:marBottom w:val="0"/>
          <w:divBdr>
            <w:top w:val="none" w:sz="0" w:space="0" w:color="auto"/>
            <w:left w:val="none" w:sz="0" w:space="0" w:color="auto"/>
            <w:bottom w:val="none" w:sz="0" w:space="0" w:color="auto"/>
            <w:right w:val="none" w:sz="0" w:space="0" w:color="auto"/>
          </w:divBdr>
        </w:div>
        <w:div w:id="228854929">
          <w:marLeft w:val="640"/>
          <w:marRight w:val="0"/>
          <w:marTop w:val="0"/>
          <w:marBottom w:val="0"/>
          <w:divBdr>
            <w:top w:val="none" w:sz="0" w:space="0" w:color="auto"/>
            <w:left w:val="none" w:sz="0" w:space="0" w:color="auto"/>
            <w:bottom w:val="none" w:sz="0" w:space="0" w:color="auto"/>
            <w:right w:val="none" w:sz="0" w:space="0" w:color="auto"/>
          </w:divBdr>
        </w:div>
        <w:div w:id="232547832">
          <w:marLeft w:val="640"/>
          <w:marRight w:val="0"/>
          <w:marTop w:val="0"/>
          <w:marBottom w:val="0"/>
          <w:divBdr>
            <w:top w:val="none" w:sz="0" w:space="0" w:color="auto"/>
            <w:left w:val="none" w:sz="0" w:space="0" w:color="auto"/>
            <w:bottom w:val="none" w:sz="0" w:space="0" w:color="auto"/>
            <w:right w:val="none" w:sz="0" w:space="0" w:color="auto"/>
          </w:divBdr>
        </w:div>
        <w:div w:id="233666841">
          <w:marLeft w:val="640"/>
          <w:marRight w:val="0"/>
          <w:marTop w:val="0"/>
          <w:marBottom w:val="0"/>
          <w:divBdr>
            <w:top w:val="none" w:sz="0" w:space="0" w:color="auto"/>
            <w:left w:val="none" w:sz="0" w:space="0" w:color="auto"/>
            <w:bottom w:val="none" w:sz="0" w:space="0" w:color="auto"/>
            <w:right w:val="none" w:sz="0" w:space="0" w:color="auto"/>
          </w:divBdr>
        </w:div>
        <w:div w:id="235866923">
          <w:marLeft w:val="640"/>
          <w:marRight w:val="0"/>
          <w:marTop w:val="0"/>
          <w:marBottom w:val="0"/>
          <w:divBdr>
            <w:top w:val="none" w:sz="0" w:space="0" w:color="auto"/>
            <w:left w:val="none" w:sz="0" w:space="0" w:color="auto"/>
            <w:bottom w:val="none" w:sz="0" w:space="0" w:color="auto"/>
            <w:right w:val="none" w:sz="0" w:space="0" w:color="auto"/>
          </w:divBdr>
        </w:div>
        <w:div w:id="265583346">
          <w:marLeft w:val="640"/>
          <w:marRight w:val="0"/>
          <w:marTop w:val="0"/>
          <w:marBottom w:val="0"/>
          <w:divBdr>
            <w:top w:val="none" w:sz="0" w:space="0" w:color="auto"/>
            <w:left w:val="none" w:sz="0" w:space="0" w:color="auto"/>
            <w:bottom w:val="none" w:sz="0" w:space="0" w:color="auto"/>
            <w:right w:val="none" w:sz="0" w:space="0" w:color="auto"/>
          </w:divBdr>
        </w:div>
        <w:div w:id="268894575">
          <w:marLeft w:val="640"/>
          <w:marRight w:val="0"/>
          <w:marTop w:val="0"/>
          <w:marBottom w:val="0"/>
          <w:divBdr>
            <w:top w:val="none" w:sz="0" w:space="0" w:color="auto"/>
            <w:left w:val="none" w:sz="0" w:space="0" w:color="auto"/>
            <w:bottom w:val="none" w:sz="0" w:space="0" w:color="auto"/>
            <w:right w:val="none" w:sz="0" w:space="0" w:color="auto"/>
          </w:divBdr>
        </w:div>
        <w:div w:id="276373793">
          <w:marLeft w:val="640"/>
          <w:marRight w:val="0"/>
          <w:marTop w:val="0"/>
          <w:marBottom w:val="0"/>
          <w:divBdr>
            <w:top w:val="none" w:sz="0" w:space="0" w:color="auto"/>
            <w:left w:val="none" w:sz="0" w:space="0" w:color="auto"/>
            <w:bottom w:val="none" w:sz="0" w:space="0" w:color="auto"/>
            <w:right w:val="none" w:sz="0" w:space="0" w:color="auto"/>
          </w:divBdr>
        </w:div>
        <w:div w:id="290674065">
          <w:marLeft w:val="640"/>
          <w:marRight w:val="0"/>
          <w:marTop w:val="0"/>
          <w:marBottom w:val="0"/>
          <w:divBdr>
            <w:top w:val="none" w:sz="0" w:space="0" w:color="auto"/>
            <w:left w:val="none" w:sz="0" w:space="0" w:color="auto"/>
            <w:bottom w:val="none" w:sz="0" w:space="0" w:color="auto"/>
            <w:right w:val="none" w:sz="0" w:space="0" w:color="auto"/>
          </w:divBdr>
        </w:div>
        <w:div w:id="293339317">
          <w:marLeft w:val="640"/>
          <w:marRight w:val="0"/>
          <w:marTop w:val="0"/>
          <w:marBottom w:val="0"/>
          <w:divBdr>
            <w:top w:val="none" w:sz="0" w:space="0" w:color="auto"/>
            <w:left w:val="none" w:sz="0" w:space="0" w:color="auto"/>
            <w:bottom w:val="none" w:sz="0" w:space="0" w:color="auto"/>
            <w:right w:val="none" w:sz="0" w:space="0" w:color="auto"/>
          </w:divBdr>
        </w:div>
        <w:div w:id="309603058">
          <w:marLeft w:val="640"/>
          <w:marRight w:val="0"/>
          <w:marTop w:val="0"/>
          <w:marBottom w:val="0"/>
          <w:divBdr>
            <w:top w:val="none" w:sz="0" w:space="0" w:color="auto"/>
            <w:left w:val="none" w:sz="0" w:space="0" w:color="auto"/>
            <w:bottom w:val="none" w:sz="0" w:space="0" w:color="auto"/>
            <w:right w:val="none" w:sz="0" w:space="0" w:color="auto"/>
          </w:divBdr>
        </w:div>
        <w:div w:id="313686242">
          <w:marLeft w:val="640"/>
          <w:marRight w:val="0"/>
          <w:marTop w:val="0"/>
          <w:marBottom w:val="0"/>
          <w:divBdr>
            <w:top w:val="none" w:sz="0" w:space="0" w:color="auto"/>
            <w:left w:val="none" w:sz="0" w:space="0" w:color="auto"/>
            <w:bottom w:val="none" w:sz="0" w:space="0" w:color="auto"/>
            <w:right w:val="none" w:sz="0" w:space="0" w:color="auto"/>
          </w:divBdr>
        </w:div>
        <w:div w:id="318271413">
          <w:marLeft w:val="640"/>
          <w:marRight w:val="0"/>
          <w:marTop w:val="0"/>
          <w:marBottom w:val="0"/>
          <w:divBdr>
            <w:top w:val="none" w:sz="0" w:space="0" w:color="auto"/>
            <w:left w:val="none" w:sz="0" w:space="0" w:color="auto"/>
            <w:bottom w:val="none" w:sz="0" w:space="0" w:color="auto"/>
            <w:right w:val="none" w:sz="0" w:space="0" w:color="auto"/>
          </w:divBdr>
        </w:div>
        <w:div w:id="319701036">
          <w:marLeft w:val="640"/>
          <w:marRight w:val="0"/>
          <w:marTop w:val="0"/>
          <w:marBottom w:val="0"/>
          <w:divBdr>
            <w:top w:val="none" w:sz="0" w:space="0" w:color="auto"/>
            <w:left w:val="none" w:sz="0" w:space="0" w:color="auto"/>
            <w:bottom w:val="none" w:sz="0" w:space="0" w:color="auto"/>
            <w:right w:val="none" w:sz="0" w:space="0" w:color="auto"/>
          </w:divBdr>
        </w:div>
        <w:div w:id="324552441">
          <w:marLeft w:val="640"/>
          <w:marRight w:val="0"/>
          <w:marTop w:val="0"/>
          <w:marBottom w:val="0"/>
          <w:divBdr>
            <w:top w:val="none" w:sz="0" w:space="0" w:color="auto"/>
            <w:left w:val="none" w:sz="0" w:space="0" w:color="auto"/>
            <w:bottom w:val="none" w:sz="0" w:space="0" w:color="auto"/>
            <w:right w:val="none" w:sz="0" w:space="0" w:color="auto"/>
          </w:divBdr>
        </w:div>
        <w:div w:id="326246943">
          <w:marLeft w:val="640"/>
          <w:marRight w:val="0"/>
          <w:marTop w:val="0"/>
          <w:marBottom w:val="0"/>
          <w:divBdr>
            <w:top w:val="none" w:sz="0" w:space="0" w:color="auto"/>
            <w:left w:val="none" w:sz="0" w:space="0" w:color="auto"/>
            <w:bottom w:val="none" w:sz="0" w:space="0" w:color="auto"/>
            <w:right w:val="none" w:sz="0" w:space="0" w:color="auto"/>
          </w:divBdr>
        </w:div>
        <w:div w:id="335882631">
          <w:marLeft w:val="640"/>
          <w:marRight w:val="0"/>
          <w:marTop w:val="0"/>
          <w:marBottom w:val="0"/>
          <w:divBdr>
            <w:top w:val="none" w:sz="0" w:space="0" w:color="auto"/>
            <w:left w:val="none" w:sz="0" w:space="0" w:color="auto"/>
            <w:bottom w:val="none" w:sz="0" w:space="0" w:color="auto"/>
            <w:right w:val="none" w:sz="0" w:space="0" w:color="auto"/>
          </w:divBdr>
        </w:div>
        <w:div w:id="346836534">
          <w:marLeft w:val="640"/>
          <w:marRight w:val="0"/>
          <w:marTop w:val="0"/>
          <w:marBottom w:val="0"/>
          <w:divBdr>
            <w:top w:val="none" w:sz="0" w:space="0" w:color="auto"/>
            <w:left w:val="none" w:sz="0" w:space="0" w:color="auto"/>
            <w:bottom w:val="none" w:sz="0" w:space="0" w:color="auto"/>
            <w:right w:val="none" w:sz="0" w:space="0" w:color="auto"/>
          </w:divBdr>
        </w:div>
        <w:div w:id="360014722">
          <w:marLeft w:val="640"/>
          <w:marRight w:val="0"/>
          <w:marTop w:val="0"/>
          <w:marBottom w:val="0"/>
          <w:divBdr>
            <w:top w:val="none" w:sz="0" w:space="0" w:color="auto"/>
            <w:left w:val="none" w:sz="0" w:space="0" w:color="auto"/>
            <w:bottom w:val="none" w:sz="0" w:space="0" w:color="auto"/>
            <w:right w:val="none" w:sz="0" w:space="0" w:color="auto"/>
          </w:divBdr>
        </w:div>
        <w:div w:id="360325616">
          <w:marLeft w:val="640"/>
          <w:marRight w:val="0"/>
          <w:marTop w:val="0"/>
          <w:marBottom w:val="0"/>
          <w:divBdr>
            <w:top w:val="none" w:sz="0" w:space="0" w:color="auto"/>
            <w:left w:val="none" w:sz="0" w:space="0" w:color="auto"/>
            <w:bottom w:val="none" w:sz="0" w:space="0" w:color="auto"/>
            <w:right w:val="none" w:sz="0" w:space="0" w:color="auto"/>
          </w:divBdr>
        </w:div>
        <w:div w:id="363292445">
          <w:marLeft w:val="640"/>
          <w:marRight w:val="0"/>
          <w:marTop w:val="0"/>
          <w:marBottom w:val="0"/>
          <w:divBdr>
            <w:top w:val="none" w:sz="0" w:space="0" w:color="auto"/>
            <w:left w:val="none" w:sz="0" w:space="0" w:color="auto"/>
            <w:bottom w:val="none" w:sz="0" w:space="0" w:color="auto"/>
            <w:right w:val="none" w:sz="0" w:space="0" w:color="auto"/>
          </w:divBdr>
        </w:div>
        <w:div w:id="367071489">
          <w:marLeft w:val="640"/>
          <w:marRight w:val="0"/>
          <w:marTop w:val="0"/>
          <w:marBottom w:val="0"/>
          <w:divBdr>
            <w:top w:val="none" w:sz="0" w:space="0" w:color="auto"/>
            <w:left w:val="none" w:sz="0" w:space="0" w:color="auto"/>
            <w:bottom w:val="none" w:sz="0" w:space="0" w:color="auto"/>
            <w:right w:val="none" w:sz="0" w:space="0" w:color="auto"/>
          </w:divBdr>
        </w:div>
        <w:div w:id="368845326">
          <w:marLeft w:val="640"/>
          <w:marRight w:val="0"/>
          <w:marTop w:val="0"/>
          <w:marBottom w:val="0"/>
          <w:divBdr>
            <w:top w:val="none" w:sz="0" w:space="0" w:color="auto"/>
            <w:left w:val="none" w:sz="0" w:space="0" w:color="auto"/>
            <w:bottom w:val="none" w:sz="0" w:space="0" w:color="auto"/>
            <w:right w:val="none" w:sz="0" w:space="0" w:color="auto"/>
          </w:divBdr>
        </w:div>
        <w:div w:id="377361166">
          <w:marLeft w:val="640"/>
          <w:marRight w:val="0"/>
          <w:marTop w:val="0"/>
          <w:marBottom w:val="0"/>
          <w:divBdr>
            <w:top w:val="none" w:sz="0" w:space="0" w:color="auto"/>
            <w:left w:val="none" w:sz="0" w:space="0" w:color="auto"/>
            <w:bottom w:val="none" w:sz="0" w:space="0" w:color="auto"/>
            <w:right w:val="none" w:sz="0" w:space="0" w:color="auto"/>
          </w:divBdr>
        </w:div>
        <w:div w:id="402216300">
          <w:marLeft w:val="640"/>
          <w:marRight w:val="0"/>
          <w:marTop w:val="0"/>
          <w:marBottom w:val="0"/>
          <w:divBdr>
            <w:top w:val="none" w:sz="0" w:space="0" w:color="auto"/>
            <w:left w:val="none" w:sz="0" w:space="0" w:color="auto"/>
            <w:bottom w:val="none" w:sz="0" w:space="0" w:color="auto"/>
            <w:right w:val="none" w:sz="0" w:space="0" w:color="auto"/>
          </w:divBdr>
        </w:div>
        <w:div w:id="411782553">
          <w:marLeft w:val="640"/>
          <w:marRight w:val="0"/>
          <w:marTop w:val="0"/>
          <w:marBottom w:val="0"/>
          <w:divBdr>
            <w:top w:val="none" w:sz="0" w:space="0" w:color="auto"/>
            <w:left w:val="none" w:sz="0" w:space="0" w:color="auto"/>
            <w:bottom w:val="none" w:sz="0" w:space="0" w:color="auto"/>
            <w:right w:val="none" w:sz="0" w:space="0" w:color="auto"/>
          </w:divBdr>
        </w:div>
        <w:div w:id="414282677">
          <w:marLeft w:val="640"/>
          <w:marRight w:val="0"/>
          <w:marTop w:val="0"/>
          <w:marBottom w:val="0"/>
          <w:divBdr>
            <w:top w:val="none" w:sz="0" w:space="0" w:color="auto"/>
            <w:left w:val="none" w:sz="0" w:space="0" w:color="auto"/>
            <w:bottom w:val="none" w:sz="0" w:space="0" w:color="auto"/>
            <w:right w:val="none" w:sz="0" w:space="0" w:color="auto"/>
          </w:divBdr>
        </w:div>
        <w:div w:id="414939144">
          <w:marLeft w:val="640"/>
          <w:marRight w:val="0"/>
          <w:marTop w:val="0"/>
          <w:marBottom w:val="0"/>
          <w:divBdr>
            <w:top w:val="none" w:sz="0" w:space="0" w:color="auto"/>
            <w:left w:val="none" w:sz="0" w:space="0" w:color="auto"/>
            <w:bottom w:val="none" w:sz="0" w:space="0" w:color="auto"/>
            <w:right w:val="none" w:sz="0" w:space="0" w:color="auto"/>
          </w:divBdr>
        </w:div>
        <w:div w:id="437681702">
          <w:marLeft w:val="640"/>
          <w:marRight w:val="0"/>
          <w:marTop w:val="0"/>
          <w:marBottom w:val="0"/>
          <w:divBdr>
            <w:top w:val="none" w:sz="0" w:space="0" w:color="auto"/>
            <w:left w:val="none" w:sz="0" w:space="0" w:color="auto"/>
            <w:bottom w:val="none" w:sz="0" w:space="0" w:color="auto"/>
            <w:right w:val="none" w:sz="0" w:space="0" w:color="auto"/>
          </w:divBdr>
        </w:div>
        <w:div w:id="443421995">
          <w:marLeft w:val="640"/>
          <w:marRight w:val="0"/>
          <w:marTop w:val="0"/>
          <w:marBottom w:val="0"/>
          <w:divBdr>
            <w:top w:val="none" w:sz="0" w:space="0" w:color="auto"/>
            <w:left w:val="none" w:sz="0" w:space="0" w:color="auto"/>
            <w:bottom w:val="none" w:sz="0" w:space="0" w:color="auto"/>
            <w:right w:val="none" w:sz="0" w:space="0" w:color="auto"/>
          </w:divBdr>
        </w:div>
        <w:div w:id="460810410">
          <w:marLeft w:val="640"/>
          <w:marRight w:val="0"/>
          <w:marTop w:val="0"/>
          <w:marBottom w:val="0"/>
          <w:divBdr>
            <w:top w:val="none" w:sz="0" w:space="0" w:color="auto"/>
            <w:left w:val="none" w:sz="0" w:space="0" w:color="auto"/>
            <w:bottom w:val="none" w:sz="0" w:space="0" w:color="auto"/>
            <w:right w:val="none" w:sz="0" w:space="0" w:color="auto"/>
          </w:divBdr>
        </w:div>
        <w:div w:id="476610242">
          <w:marLeft w:val="640"/>
          <w:marRight w:val="0"/>
          <w:marTop w:val="0"/>
          <w:marBottom w:val="0"/>
          <w:divBdr>
            <w:top w:val="none" w:sz="0" w:space="0" w:color="auto"/>
            <w:left w:val="none" w:sz="0" w:space="0" w:color="auto"/>
            <w:bottom w:val="none" w:sz="0" w:space="0" w:color="auto"/>
            <w:right w:val="none" w:sz="0" w:space="0" w:color="auto"/>
          </w:divBdr>
        </w:div>
        <w:div w:id="480318185">
          <w:marLeft w:val="640"/>
          <w:marRight w:val="0"/>
          <w:marTop w:val="0"/>
          <w:marBottom w:val="0"/>
          <w:divBdr>
            <w:top w:val="none" w:sz="0" w:space="0" w:color="auto"/>
            <w:left w:val="none" w:sz="0" w:space="0" w:color="auto"/>
            <w:bottom w:val="none" w:sz="0" w:space="0" w:color="auto"/>
            <w:right w:val="none" w:sz="0" w:space="0" w:color="auto"/>
          </w:divBdr>
        </w:div>
        <w:div w:id="512380048">
          <w:marLeft w:val="640"/>
          <w:marRight w:val="0"/>
          <w:marTop w:val="0"/>
          <w:marBottom w:val="0"/>
          <w:divBdr>
            <w:top w:val="none" w:sz="0" w:space="0" w:color="auto"/>
            <w:left w:val="none" w:sz="0" w:space="0" w:color="auto"/>
            <w:bottom w:val="none" w:sz="0" w:space="0" w:color="auto"/>
            <w:right w:val="none" w:sz="0" w:space="0" w:color="auto"/>
          </w:divBdr>
        </w:div>
        <w:div w:id="527453687">
          <w:marLeft w:val="640"/>
          <w:marRight w:val="0"/>
          <w:marTop w:val="0"/>
          <w:marBottom w:val="0"/>
          <w:divBdr>
            <w:top w:val="none" w:sz="0" w:space="0" w:color="auto"/>
            <w:left w:val="none" w:sz="0" w:space="0" w:color="auto"/>
            <w:bottom w:val="none" w:sz="0" w:space="0" w:color="auto"/>
            <w:right w:val="none" w:sz="0" w:space="0" w:color="auto"/>
          </w:divBdr>
        </w:div>
        <w:div w:id="528834911">
          <w:marLeft w:val="640"/>
          <w:marRight w:val="0"/>
          <w:marTop w:val="0"/>
          <w:marBottom w:val="0"/>
          <w:divBdr>
            <w:top w:val="none" w:sz="0" w:space="0" w:color="auto"/>
            <w:left w:val="none" w:sz="0" w:space="0" w:color="auto"/>
            <w:bottom w:val="none" w:sz="0" w:space="0" w:color="auto"/>
            <w:right w:val="none" w:sz="0" w:space="0" w:color="auto"/>
          </w:divBdr>
        </w:div>
        <w:div w:id="529951051">
          <w:marLeft w:val="640"/>
          <w:marRight w:val="0"/>
          <w:marTop w:val="0"/>
          <w:marBottom w:val="0"/>
          <w:divBdr>
            <w:top w:val="none" w:sz="0" w:space="0" w:color="auto"/>
            <w:left w:val="none" w:sz="0" w:space="0" w:color="auto"/>
            <w:bottom w:val="none" w:sz="0" w:space="0" w:color="auto"/>
            <w:right w:val="none" w:sz="0" w:space="0" w:color="auto"/>
          </w:divBdr>
        </w:div>
        <w:div w:id="539559070">
          <w:marLeft w:val="640"/>
          <w:marRight w:val="0"/>
          <w:marTop w:val="0"/>
          <w:marBottom w:val="0"/>
          <w:divBdr>
            <w:top w:val="none" w:sz="0" w:space="0" w:color="auto"/>
            <w:left w:val="none" w:sz="0" w:space="0" w:color="auto"/>
            <w:bottom w:val="none" w:sz="0" w:space="0" w:color="auto"/>
            <w:right w:val="none" w:sz="0" w:space="0" w:color="auto"/>
          </w:divBdr>
        </w:div>
        <w:div w:id="556475011">
          <w:marLeft w:val="640"/>
          <w:marRight w:val="0"/>
          <w:marTop w:val="0"/>
          <w:marBottom w:val="0"/>
          <w:divBdr>
            <w:top w:val="none" w:sz="0" w:space="0" w:color="auto"/>
            <w:left w:val="none" w:sz="0" w:space="0" w:color="auto"/>
            <w:bottom w:val="none" w:sz="0" w:space="0" w:color="auto"/>
            <w:right w:val="none" w:sz="0" w:space="0" w:color="auto"/>
          </w:divBdr>
        </w:div>
        <w:div w:id="573977901">
          <w:marLeft w:val="640"/>
          <w:marRight w:val="0"/>
          <w:marTop w:val="0"/>
          <w:marBottom w:val="0"/>
          <w:divBdr>
            <w:top w:val="none" w:sz="0" w:space="0" w:color="auto"/>
            <w:left w:val="none" w:sz="0" w:space="0" w:color="auto"/>
            <w:bottom w:val="none" w:sz="0" w:space="0" w:color="auto"/>
            <w:right w:val="none" w:sz="0" w:space="0" w:color="auto"/>
          </w:divBdr>
        </w:div>
        <w:div w:id="584607137">
          <w:marLeft w:val="640"/>
          <w:marRight w:val="0"/>
          <w:marTop w:val="0"/>
          <w:marBottom w:val="0"/>
          <w:divBdr>
            <w:top w:val="none" w:sz="0" w:space="0" w:color="auto"/>
            <w:left w:val="none" w:sz="0" w:space="0" w:color="auto"/>
            <w:bottom w:val="none" w:sz="0" w:space="0" w:color="auto"/>
            <w:right w:val="none" w:sz="0" w:space="0" w:color="auto"/>
          </w:divBdr>
        </w:div>
        <w:div w:id="586547777">
          <w:marLeft w:val="640"/>
          <w:marRight w:val="0"/>
          <w:marTop w:val="0"/>
          <w:marBottom w:val="0"/>
          <w:divBdr>
            <w:top w:val="none" w:sz="0" w:space="0" w:color="auto"/>
            <w:left w:val="none" w:sz="0" w:space="0" w:color="auto"/>
            <w:bottom w:val="none" w:sz="0" w:space="0" w:color="auto"/>
            <w:right w:val="none" w:sz="0" w:space="0" w:color="auto"/>
          </w:divBdr>
        </w:div>
        <w:div w:id="592281316">
          <w:marLeft w:val="640"/>
          <w:marRight w:val="0"/>
          <w:marTop w:val="0"/>
          <w:marBottom w:val="0"/>
          <w:divBdr>
            <w:top w:val="none" w:sz="0" w:space="0" w:color="auto"/>
            <w:left w:val="none" w:sz="0" w:space="0" w:color="auto"/>
            <w:bottom w:val="none" w:sz="0" w:space="0" w:color="auto"/>
            <w:right w:val="none" w:sz="0" w:space="0" w:color="auto"/>
          </w:divBdr>
        </w:div>
        <w:div w:id="602037707">
          <w:marLeft w:val="640"/>
          <w:marRight w:val="0"/>
          <w:marTop w:val="0"/>
          <w:marBottom w:val="0"/>
          <w:divBdr>
            <w:top w:val="none" w:sz="0" w:space="0" w:color="auto"/>
            <w:left w:val="none" w:sz="0" w:space="0" w:color="auto"/>
            <w:bottom w:val="none" w:sz="0" w:space="0" w:color="auto"/>
            <w:right w:val="none" w:sz="0" w:space="0" w:color="auto"/>
          </w:divBdr>
        </w:div>
        <w:div w:id="618611600">
          <w:marLeft w:val="640"/>
          <w:marRight w:val="0"/>
          <w:marTop w:val="0"/>
          <w:marBottom w:val="0"/>
          <w:divBdr>
            <w:top w:val="none" w:sz="0" w:space="0" w:color="auto"/>
            <w:left w:val="none" w:sz="0" w:space="0" w:color="auto"/>
            <w:bottom w:val="none" w:sz="0" w:space="0" w:color="auto"/>
            <w:right w:val="none" w:sz="0" w:space="0" w:color="auto"/>
          </w:divBdr>
        </w:div>
        <w:div w:id="622154274">
          <w:marLeft w:val="640"/>
          <w:marRight w:val="0"/>
          <w:marTop w:val="0"/>
          <w:marBottom w:val="0"/>
          <w:divBdr>
            <w:top w:val="none" w:sz="0" w:space="0" w:color="auto"/>
            <w:left w:val="none" w:sz="0" w:space="0" w:color="auto"/>
            <w:bottom w:val="none" w:sz="0" w:space="0" w:color="auto"/>
            <w:right w:val="none" w:sz="0" w:space="0" w:color="auto"/>
          </w:divBdr>
        </w:div>
        <w:div w:id="623268129">
          <w:marLeft w:val="640"/>
          <w:marRight w:val="0"/>
          <w:marTop w:val="0"/>
          <w:marBottom w:val="0"/>
          <w:divBdr>
            <w:top w:val="none" w:sz="0" w:space="0" w:color="auto"/>
            <w:left w:val="none" w:sz="0" w:space="0" w:color="auto"/>
            <w:bottom w:val="none" w:sz="0" w:space="0" w:color="auto"/>
            <w:right w:val="none" w:sz="0" w:space="0" w:color="auto"/>
          </w:divBdr>
        </w:div>
        <w:div w:id="638340509">
          <w:marLeft w:val="640"/>
          <w:marRight w:val="0"/>
          <w:marTop w:val="0"/>
          <w:marBottom w:val="0"/>
          <w:divBdr>
            <w:top w:val="none" w:sz="0" w:space="0" w:color="auto"/>
            <w:left w:val="none" w:sz="0" w:space="0" w:color="auto"/>
            <w:bottom w:val="none" w:sz="0" w:space="0" w:color="auto"/>
            <w:right w:val="none" w:sz="0" w:space="0" w:color="auto"/>
          </w:divBdr>
        </w:div>
        <w:div w:id="641957871">
          <w:marLeft w:val="640"/>
          <w:marRight w:val="0"/>
          <w:marTop w:val="0"/>
          <w:marBottom w:val="0"/>
          <w:divBdr>
            <w:top w:val="none" w:sz="0" w:space="0" w:color="auto"/>
            <w:left w:val="none" w:sz="0" w:space="0" w:color="auto"/>
            <w:bottom w:val="none" w:sz="0" w:space="0" w:color="auto"/>
            <w:right w:val="none" w:sz="0" w:space="0" w:color="auto"/>
          </w:divBdr>
        </w:div>
        <w:div w:id="646130456">
          <w:marLeft w:val="640"/>
          <w:marRight w:val="0"/>
          <w:marTop w:val="0"/>
          <w:marBottom w:val="0"/>
          <w:divBdr>
            <w:top w:val="none" w:sz="0" w:space="0" w:color="auto"/>
            <w:left w:val="none" w:sz="0" w:space="0" w:color="auto"/>
            <w:bottom w:val="none" w:sz="0" w:space="0" w:color="auto"/>
            <w:right w:val="none" w:sz="0" w:space="0" w:color="auto"/>
          </w:divBdr>
        </w:div>
        <w:div w:id="660275959">
          <w:marLeft w:val="640"/>
          <w:marRight w:val="0"/>
          <w:marTop w:val="0"/>
          <w:marBottom w:val="0"/>
          <w:divBdr>
            <w:top w:val="none" w:sz="0" w:space="0" w:color="auto"/>
            <w:left w:val="none" w:sz="0" w:space="0" w:color="auto"/>
            <w:bottom w:val="none" w:sz="0" w:space="0" w:color="auto"/>
            <w:right w:val="none" w:sz="0" w:space="0" w:color="auto"/>
          </w:divBdr>
        </w:div>
        <w:div w:id="667827760">
          <w:marLeft w:val="640"/>
          <w:marRight w:val="0"/>
          <w:marTop w:val="0"/>
          <w:marBottom w:val="0"/>
          <w:divBdr>
            <w:top w:val="none" w:sz="0" w:space="0" w:color="auto"/>
            <w:left w:val="none" w:sz="0" w:space="0" w:color="auto"/>
            <w:bottom w:val="none" w:sz="0" w:space="0" w:color="auto"/>
            <w:right w:val="none" w:sz="0" w:space="0" w:color="auto"/>
          </w:divBdr>
        </w:div>
        <w:div w:id="676807151">
          <w:marLeft w:val="640"/>
          <w:marRight w:val="0"/>
          <w:marTop w:val="0"/>
          <w:marBottom w:val="0"/>
          <w:divBdr>
            <w:top w:val="none" w:sz="0" w:space="0" w:color="auto"/>
            <w:left w:val="none" w:sz="0" w:space="0" w:color="auto"/>
            <w:bottom w:val="none" w:sz="0" w:space="0" w:color="auto"/>
            <w:right w:val="none" w:sz="0" w:space="0" w:color="auto"/>
          </w:divBdr>
        </w:div>
        <w:div w:id="700933454">
          <w:marLeft w:val="640"/>
          <w:marRight w:val="0"/>
          <w:marTop w:val="0"/>
          <w:marBottom w:val="0"/>
          <w:divBdr>
            <w:top w:val="none" w:sz="0" w:space="0" w:color="auto"/>
            <w:left w:val="none" w:sz="0" w:space="0" w:color="auto"/>
            <w:bottom w:val="none" w:sz="0" w:space="0" w:color="auto"/>
            <w:right w:val="none" w:sz="0" w:space="0" w:color="auto"/>
          </w:divBdr>
        </w:div>
        <w:div w:id="758984915">
          <w:marLeft w:val="640"/>
          <w:marRight w:val="0"/>
          <w:marTop w:val="0"/>
          <w:marBottom w:val="0"/>
          <w:divBdr>
            <w:top w:val="none" w:sz="0" w:space="0" w:color="auto"/>
            <w:left w:val="none" w:sz="0" w:space="0" w:color="auto"/>
            <w:bottom w:val="none" w:sz="0" w:space="0" w:color="auto"/>
            <w:right w:val="none" w:sz="0" w:space="0" w:color="auto"/>
          </w:divBdr>
        </w:div>
        <w:div w:id="763183204">
          <w:marLeft w:val="640"/>
          <w:marRight w:val="0"/>
          <w:marTop w:val="0"/>
          <w:marBottom w:val="0"/>
          <w:divBdr>
            <w:top w:val="none" w:sz="0" w:space="0" w:color="auto"/>
            <w:left w:val="none" w:sz="0" w:space="0" w:color="auto"/>
            <w:bottom w:val="none" w:sz="0" w:space="0" w:color="auto"/>
            <w:right w:val="none" w:sz="0" w:space="0" w:color="auto"/>
          </w:divBdr>
        </w:div>
        <w:div w:id="765266711">
          <w:marLeft w:val="640"/>
          <w:marRight w:val="0"/>
          <w:marTop w:val="0"/>
          <w:marBottom w:val="0"/>
          <w:divBdr>
            <w:top w:val="none" w:sz="0" w:space="0" w:color="auto"/>
            <w:left w:val="none" w:sz="0" w:space="0" w:color="auto"/>
            <w:bottom w:val="none" w:sz="0" w:space="0" w:color="auto"/>
            <w:right w:val="none" w:sz="0" w:space="0" w:color="auto"/>
          </w:divBdr>
        </w:div>
        <w:div w:id="771432769">
          <w:marLeft w:val="640"/>
          <w:marRight w:val="0"/>
          <w:marTop w:val="0"/>
          <w:marBottom w:val="0"/>
          <w:divBdr>
            <w:top w:val="none" w:sz="0" w:space="0" w:color="auto"/>
            <w:left w:val="none" w:sz="0" w:space="0" w:color="auto"/>
            <w:bottom w:val="none" w:sz="0" w:space="0" w:color="auto"/>
            <w:right w:val="none" w:sz="0" w:space="0" w:color="auto"/>
          </w:divBdr>
        </w:div>
        <w:div w:id="781532737">
          <w:marLeft w:val="640"/>
          <w:marRight w:val="0"/>
          <w:marTop w:val="0"/>
          <w:marBottom w:val="0"/>
          <w:divBdr>
            <w:top w:val="none" w:sz="0" w:space="0" w:color="auto"/>
            <w:left w:val="none" w:sz="0" w:space="0" w:color="auto"/>
            <w:bottom w:val="none" w:sz="0" w:space="0" w:color="auto"/>
            <w:right w:val="none" w:sz="0" w:space="0" w:color="auto"/>
          </w:divBdr>
        </w:div>
        <w:div w:id="797530729">
          <w:marLeft w:val="640"/>
          <w:marRight w:val="0"/>
          <w:marTop w:val="0"/>
          <w:marBottom w:val="0"/>
          <w:divBdr>
            <w:top w:val="none" w:sz="0" w:space="0" w:color="auto"/>
            <w:left w:val="none" w:sz="0" w:space="0" w:color="auto"/>
            <w:bottom w:val="none" w:sz="0" w:space="0" w:color="auto"/>
            <w:right w:val="none" w:sz="0" w:space="0" w:color="auto"/>
          </w:divBdr>
        </w:div>
        <w:div w:id="805858415">
          <w:marLeft w:val="640"/>
          <w:marRight w:val="0"/>
          <w:marTop w:val="0"/>
          <w:marBottom w:val="0"/>
          <w:divBdr>
            <w:top w:val="none" w:sz="0" w:space="0" w:color="auto"/>
            <w:left w:val="none" w:sz="0" w:space="0" w:color="auto"/>
            <w:bottom w:val="none" w:sz="0" w:space="0" w:color="auto"/>
            <w:right w:val="none" w:sz="0" w:space="0" w:color="auto"/>
          </w:divBdr>
        </w:div>
        <w:div w:id="806320917">
          <w:marLeft w:val="640"/>
          <w:marRight w:val="0"/>
          <w:marTop w:val="0"/>
          <w:marBottom w:val="0"/>
          <w:divBdr>
            <w:top w:val="none" w:sz="0" w:space="0" w:color="auto"/>
            <w:left w:val="none" w:sz="0" w:space="0" w:color="auto"/>
            <w:bottom w:val="none" w:sz="0" w:space="0" w:color="auto"/>
            <w:right w:val="none" w:sz="0" w:space="0" w:color="auto"/>
          </w:divBdr>
        </w:div>
        <w:div w:id="810101064">
          <w:marLeft w:val="640"/>
          <w:marRight w:val="0"/>
          <w:marTop w:val="0"/>
          <w:marBottom w:val="0"/>
          <w:divBdr>
            <w:top w:val="none" w:sz="0" w:space="0" w:color="auto"/>
            <w:left w:val="none" w:sz="0" w:space="0" w:color="auto"/>
            <w:bottom w:val="none" w:sz="0" w:space="0" w:color="auto"/>
            <w:right w:val="none" w:sz="0" w:space="0" w:color="auto"/>
          </w:divBdr>
        </w:div>
        <w:div w:id="812022167">
          <w:marLeft w:val="640"/>
          <w:marRight w:val="0"/>
          <w:marTop w:val="0"/>
          <w:marBottom w:val="0"/>
          <w:divBdr>
            <w:top w:val="none" w:sz="0" w:space="0" w:color="auto"/>
            <w:left w:val="none" w:sz="0" w:space="0" w:color="auto"/>
            <w:bottom w:val="none" w:sz="0" w:space="0" w:color="auto"/>
            <w:right w:val="none" w:sz="0" w:space="0" w:color="auto"/>
          </w:divBdr>
        </w:div>
        <w:div w:id="812987563">
          <w:marLeft w:val="640"/>
          <w:marRight w:val="0"/>
          <w:marTop w:val="0"/>
          <w:marBottom w:val="0"/>
          <w:divBdr>
            <w:top w:val="none" w:sz="0" w:space="0" w:color="auto"/>
            <w:left w:val="none" w:sz="0" w:space="0" w:color="auto"/>
            <w:bottom w:val="none" w:sz="0" w:space="0" w:color="auto"/>
            <w:right w:val="none" w:sz="0" w:space="0" w:color="auto"/>
          </w:divBdr>
        </w:div>
        <w:div w:id="828905162">
          <w:marLeft w:val="640"/>
          <w:marRight w:val="0"/>
          <w:marTop w:val="0"/>
          <w:marBottom w:val="0"/>
          <w:divBdr>
            <w:top w:val="none" w:sz="0" w:space="0" w:color="auto"/>
            <w:left w:val="none" w:sz="0" w:space="0" w:color="auto"/>
            <w:bottom w:val="none" w:sz="0" w:space="0" w:color="auto"/>
            <w:right w:val="none" w:sz="0" w:space="0" w:color="auto"/>
          </w:divBdr>
        </w:div>
        <w:div w:id="830603862">
          <w:marLeft w:val="640"/>
          <w:marRight w:val="0"/>
          <w:marTop w:val="0"/>
          <w:marBottom w:val="0"/>
          <w:divBdr>
            <w:top w:val="none" w:sz="0" w:space="0" w:color="auto"/>
            <w:left w:val="none" w:sz="0" w:space="0" w:color="auto"/>
            <w:bottom w:val="none" w:sz="0" w:space="0" w:color="auto"/>
            <w:right w:val="none" w:sz="0" w:space="0" w:color="auto"/>
          </w:divBdr>
        </w:div>
        <w:div w:id="842206228">
          <w:marLeft w:val="640"/>
          <w:marRight w:val="0"/>
          <w:marTop w:val="0"/>
          <w:marBottom w:val="0"/>
          <w:divBdr>
            <w:top w:val="none" w:sz="0" w:space="0" w:color="auto"/>
            <w:left w:val="none" w:sz="0" w:space="0" w:color="auto"/>
            <w:bottom w:val="none" w:sz="0" w:space="0" w:color="auto"/>
            <w:right w:val="none" w:sz="0" w:space="0" w:color="auto"/>
          </w:divBdr>
        </w:div>
        <w:div w:id="849177869">
          <w:marLeft w:val="640"/>
          <w:marRight w:val="0"/>
          <w:marTop w:val="0"/>
          <w:marBottom w:val="0"/>
          <w:divBdr>
            <w:top w:val="none" w:sz="0" w:space="0" w:color="auto"/>
            <w:left w:val="none" w:sz="0" w:space="0" w:color="auto"/>
            <w:bottom w:val="none" w:sz="0" w:space="0" w:color="auto"/>
            <w:right w:val="none" w:sz="0" w:space="0" w:color="auto"/>
          </w:divBdr>
        </w:div>
        <w:div w:id="854924962">
          <w:marLeft w:val="640"/>
          <w:marRight w:val="0"/>
          <w:marTop w:val="0"/>
          <w:marBottom w:val="0"/>
          <w:divBdr>
            <w:top w:val="none" w:sz="0" w:space="0" w:color="auto"/>
            <w:left w:val="none" w:sz="0" w:space="0" w:color="auto"/>
            <w:bottom w:val="none" w:sz="0" w:space="0" w:color="auto"/>
            <w:right w:val="none" w:sz="0" w:space="0" w:color="auto"/>
          </w:divBdr>
        </w:div>
        <w:div w:id="857886453">
          <w:marLeft w:val="640"/>
          <w:marRight w:val="0"/>
          <w:marTop w:val="0"/>
          <w:marBottom w:val="0"/>
          <w:divBdr>
            <w:top w:val="none" w:sz="0" w:space="0" w:color="auto"/>
            <w:left w:val="none" w:sz="0" w:space="0" w:color="auto"/>
            <w:bottom w:val="none" w:sz="0" w:space="0" w:color="auto"/>
            <w:right w:val="none" w:sz="0" w:space="0" w:color="auto"/>
          </w:divBdr>
        </w:div>
        <w:div w:id="866799525">
          <w:marLeft w:val="640"/>
          <w:marRight w:val="0"/>
          <w:marTop w:val="0"/>
          <w:marBottom w:val="0"/>
          <w:divBdr>
            <w:top w:val="none" w:sz="0" w:space="0" w:color="auto"/>
            <w:left w:val="none" w:sz="0" w:space="0" w:color="auto"/>
            <w:bottom w:val="none" w:sz="0" w:space="0" w:color="auto"/>
            <w:right w:val="none" w:sz="0" w:space="0" w:color="auto"/>
          </w:divBdr>
        </w:div>
        <w:div w:id="879900378">
          <w:marLeft w:val="640"/>
          <w:marRight w:val="0"/>
          <w:marTop w:val="0"/>
          <w:marBottom w:val="0"/>
          <w:divBdr>
            <w:top w:val="none" w:sz="0" w:space="0" w:color="auto"/>
            <w:left w:val="none" w:sz="0" w:space="0" w:color="auto"/>
            <w:bottom w:val="none" w:sz="0" w:space="0" w:color="auto"/>
            <w:right w:val="none" w:sz="0" w:space="0" w:color="auto"/>
          </w:divBdr>
        </w:div>
        <w:div w:id="882326588">
          <w:marLeft w:val="640"/>
          <w:marRight w:val="0"/>
          <w:marTop w:val="0"/>
          <w:marBottom w:val="0"/>
          <w:divBdr>
            <w:top w:val="none" w:sz="0" w:space="0" w:color="auto"/>
            <w:left w:val="none" w:sz="0" w:space="0" w:color="auto"/>
            <w:bottom w:val="none" w:sz="0" w:space="0" w:color="auto"/>
            <w:right w:val="none" w:sz="0" w:space="0" w:color="auto"/>
          </w:divBdr>
        </w:div>
        <w:div w:id="887763287">
          <w:marLeft w:val="640"/>
          <w:marRight w:val="0"/>
          <w:marTop w:val="0"/>
          <w:marBottom w:val="0"/>
          <w:divBdr>
            <w:top w:val="none" w:sz="0" w:space="0" w:color="auto"/>
            <w:left w:val="none" w:sz="0" w:space="0" w:color="auto"/>
            <w:bottom w:val="none" w:sz="0" w:space="0" w:color="auto"/>
            <w:right w:val="none" w:sz="0" w:space="0" w:color="auto"/>
          </w:divBdr>
        </w:div>
        <w:div w:id="888607956">
          <w:marLeft w:val="640"/>
          <w:marRight w:val="0"/>
          <w:marTop w:val="0"/>
          <w:marBottom w:val="0"/>
          <w:divBdr>
            <w:top w:val="none" w:sz="0" w:space="0" w:color="auto"/>
            <w:left w:val="none" w:sz="0" w:space="0" w:color="auto"/>
            <w:bottom w:val="none" w:sz="0" w:space="0" w:color="auto"/>
            <w:right w:val="none" w:sz="0" w:space="0" w:color="auto"/>
          </w:divBdr>
        </w:div>
        <w:div w:id="898058993">
          <w:marLeft w:val="640"/>
          <w:marRight w:val="0"/>
          <w:marTop w:val="0"/>
          <w:marBottom w:val="0"/>
          <w:divBdr>
            <w:top w:val="none" w:sz="0" w:space="0" w:color="auto"/>
            <w:left w:val="none" w:sz="0" w:space="0" w:color="auto"/>
            <w:bottom w:val="none" w:sz="0" w:space="0" w:color="auto"/>
            <w:right w:val="none" w:sz="0" w:space="0" w:color="auto"/>
          </w:divBdr>
        </w:div>
        <w:div w:id="909312935">
          <w:marLeft w:val="640"/>
          <w:marRight w:val="0"/>
          <w:marTop w:val="0"/>
          <w:marBottom w:val="0"/>
          <w:divBdr>
            <w:top w:val="none" w:sz="0" w:space="0" w:color="auto"/>
            <w:left w:val="none" w:sz="0" w:space="0" w:color="auto"/>
            <w:bottom w:val="none" w:sz="0" w:space="0" w:color="auto"/>
            <w:right w:val="none" w:sz="0" w:space="0" w:color="auto"/>
          </w:divBdr>
        </w:div>
        <w:div w:id="931470491">
          <w:marLeft w:val="640"/>
          <w:marRight w:val="0"/>
          <w:marTop w:val="0"/>
          <w:marBottom w:val="0"/>
          <w:divBdr>
            <w:top w:val="none" w:sz="0" w:space="0" w:color="auto"/>
            <w:left w:val="none" w:sz="0" w:space="0" w:color="auto"/>
            <w:bottom w:val="none" w:sz="0" w:space="0" w:color="auto"/>
            <w:right w:val="none" w:sz="0" w:space="0" w:color="auto"/>
          </w:divBdr>
        </w:div>
        <w:div w:id="932664828">
          <w:marLeft w:val="640"/>
          <w:marRight w:val="0"/>
          <w:marTop w:val="0"/>
          <w:marBottom w:val="0"/>
          <w:divBdr>
            <w:top w:val="none" w:sz="0" w:space="0" w:color="auto"/>
            <w:left w:val="none" w:sz="0" w:space="0" w:color="auto"/>
            <w:bottom w:val="none" w:sz="0" w:space="0" w:color="auto"/>
            <w:right w:val="none" w:sz="0" w:space="0" w:color="auto"/>
          </w:divBdr>
        </w:div>
        <w:div w:id="942148266">
          <w:marLeft w:val="640"/>
          <w:marRight w:val="0"/>
          <w:marTop w:val="0"/>
          <w:marBottom w:val="0"/>
          <w:divBdr>
            <w:top w:val="none" w:sz="0" w:space="0" w:color="auto"/>
            <w:left w:val="none" w:sz="0" w:space="0" w:color="auto"/>
            <w:bottom w:val="none" w:sz="0" w:space="0" w:color="auto"/>
            <w:right w:val="none" w:sz="0" w:space="0" w:color="auto"/>
          </w:divBdr>
        </w:div>
        <w:div w:id="948321952">
          <w:marLeft w:val="640"/>
          <w:marRight w:val="0"/>
          <w:marTop w:val="0"/>
          <w:marBottom w:val="0"/>
          <w:divBdr>
            <w:top w:val="none" w:sz="0" w:space="0" w:color="auto"/>
            <w:left w:val="none" w:sz="0" w:space="0" w:color="auto"/>
            <w:bottom w:val="none" w:sz="0" w:space="0" w:color="auto"/>
            <w:right w:val="none" w:sz="0" w:space="0" w:color="auto"/>
          </w:divBdr>
        </w:div>
        <w:div w:id="955991439">
          <w:marLeft w:val="640"/>
          <w:marRight w:val="0"/>
          <w:marTop w:val="0"/>
          <w:marBottom w:val="0"/>
          <w:divBdr>
            <w:top w:val="none" w:sz="0" w:space="0" w:color="auto"/>
            <w:left w:val="none" w:sz="0" w:space="0" w:color="auto"/>
            <w:bottom w:val="none" w:sz="0" w:space="0" w:color="auto"/>
            <w:right w:val="none" w:sz="0" w:space="0" w:color="auto"/>
          </w:divBdr>
        </w:div>
        <w:div w:id="965503439">
          <w:marLeft w:val="640"/>
          <w:marRight w:val="0"/>
          <w:marTop w:val="0"/>
          <w:marBottom w:val="0"/>
          <w:divBdr>
            <w:top w:val="none" w:sz="0" w:space="0" w:color="auto"/>
            <w:left w:val="none" w:sz="0" w:space="0" w:color="auto"/>
            <w:bottom w:val="none" w:sz="0" w:space="0" w:color="auto"/>
            <w:right w:val="none" w:sz="0" w:space="0" w:color="auto"/>
          </w:divBdr>
        </w:div>
        <w:div w:id="965887351">
          <w:marLeft w:val="640"/>
          <w:marRight w:val="0"/>
          <w:marTop w:val="0"/>
          <w:marBottom w:val="0"/>
          <w:divBdr>
            <w:top w:val="none" w:sz="0" w:space="0" w:color="auto"/>
            <w:left w:val="none" w:sz="0" w:space="0" w:color="auto"/>
            <w:bottom w:val="none" w:sz="0" w:space="0" w:color="auto"/>
            <w:right w:val="none" w:sz="0" w:space="0" w:color="auto"/>
          </w:divBdr>
        </w:div>
        <w:div w:id="980421188">
          <w:marLeft w:val="640"/>
          <w:marRight w:val="0"/>
          <w:marTop w:val="0"/>
          <w:marBottom w:val="0"/>
          <w:divBdr>
            <w:top w:val="none" w:sz="0" w:space="0" w:color="auto"/>
            <w:left w:val="none" w:sz="0" w:space="0" w:color="auto"/>
            <w:bottom w:val="none" w:sz="0" w:space="0" w:color="auto"/>
            <w:right w:val="none" w:sz="0" w:space="0" w:color="auto"/>
          </w:divBdr>
        </w:div>
        <w:div w:id="980622466">
          <w:marLeft w:val="640"/>
          <w:marRight w:val="0"/>
          <w:marTop w:val="0"/>
          <w:marBottom w:val="0"/>
          <w:divBdr>
            <w:top w:val="none" w:sz="0" w:space="0" w:color="auto"/>
            <w:left w:val="none" w:sz="0" w:space="0" w:color="auto"/>
            <w:bottom w:val="none" w:sz="0" w:space="0" w:color="auto"/>
            <w:right w:val="none" w:sz="0" w:space="0" w:color="auto"/>
          </w:divBdr>
        </w:div>
        <w:div w:id="989751939">
          <w:marLeft w:val="640"/>
          <w:marRight w:val="0"/>
          <w:marTop w:val="0"/>
          <w:marBottom w:val="0"/>
          <w:divBdr>
            <w:top w:val="none" w:sz="0" w:space="0" w:color="auto"/>
            <w:left w:val="none" w:sz="0" w:space="0" w:color="auto"/>
            <w:bottom w:val="none" w:sz="0" w:space="0" w:color="auto"/>
            <w:right w:val="none" w:sz="0" w:space="0" w:color="auto"/>
          </w:divBdr>
        </w:div>
        <w:div w:id="993682307">
          <w:marLeft w:val="640"/>
          <w:marRight w:val="0"/>
          <w:marTop w:val="0"/>
          <w:marBottom w:val="0"/>
          <w:divBdr>
            <w:top w:val="none" w:sz="0" w:space="0" w:color="auto"/>
            <w:left w:val="none" w:sz="0" w:space="0" w:color="auto"/>
            <w:bottom w:val="none" w:sz="0" w:space="0" w:color="auto"/>
            <w:right w:val="none" w:sz="0" w:space="0" w:color="auto"/>
          </w:divBdr>
        </w:div>
        <w:div w:id="1005672052">
          <w:marLeft w:val="640"/>
          <w:marRight w:val="0"/>
          <w:marTop w:val="0"/>
          <w:marBottom w:val="0"/>
          <w:divBdr>
            <w:top w:val="none" w:sz="0" w:space="0" w:color="auto"/>
            <w:left w:val="none" w:sz="0" w:space="0" w:color="auto"/>
            <w:bottom w:val="none" w:sz="0" w:space="0" w:color="auto"/>
            <w:right w:val="none" w:sz="0" w:space="0" w:color="auto"/>
          </w:divBdr>
        </w:div>
        <w:div w:id="1005741554">
          <w:marLeft w:val="640"/>
          <w:marRight w:val="0"/>
          <w:marTop w:val="0"/>
          <w:marBottom w:val="0"/>
          <w:divBdr>
            <w:top w:val="none" w:sz="0" w:space="0" w:color="auto"/>
            <w:left w:val="none" w:sz="0" w:space="0" w:color="auto"/>
            <w:bottom w:val="none" w:sz="0" w:space="0" w:color="auto"/>
            <w:right w:val="none" w:sz="0" w:space="0" w:color="auto"/>
          </w:divBdr>
        </w:div>
        <w:div w:id="1006203375">
          <w:marLeft w:val="640"/>
          <w:marRight w:val="0"/>
          <w:marTop w:val="0"/>
          <w:marBottom w:val="0"/>
          <w:divBdr>
            <w:top w:val="none" w:sz="0" w:space="0" w:color="auto"/>
            <w:left w:val="none" w:sz="0" w:space="0" w:color="auto"/>
            <w:bottom w:val="none" w:sz="0" w:space="0" w:color="auto"/>
            <w:right w:val="none" w:sz="0" w:space="0" w:color="auto"/>
          </w:divBdr>
        </w:div>
        <w:div w:id="1009988998">
          <w:marLeft w:val="640"/>
          <w:marRight w:val="0"/>
          <w:marTop w:val="0"/>
          <w:marBottom w:val="0"/>
          <w:divBdr>
            <w:top w:val="none" w:sz="0" w:space="0" w:color="auto"/>
            <w:left w:val="none" w:sz="0" w:space="0" w:color="auto"/>
            <w:bottom w:val="none" w:sz="0" w:space="0" w:color="auto"/>
            <w:right w:val="none" w:sz="0" w:space="0" w:color="auto"/>
          </w:divBdr>
        </w:div>
        <w:div w:id="1016882994">
          <w:marLeft w:val="640"/>
          <w:marRight w:val="0"/>
          <w:marTop w:val="0"/>
          <w:marBottom w:val="0"/>
          <w:divBdr>
            <w:top w:val="none" w:sz="0" w:space="0" w:color="auto"/>
            <w:left w:val="none" w:sz="0" w:space="0" w:color="auto"/>
            <w:bottom w:val="none" w:sz="0" w:space="0" w:color="auto"/>
            <w:right w:val="none" w:sz="0" w:space="0" w:color="auto"/>
          </w:divBdr>
        </w:div>
        <w:div w:id="1025521271">
          <w:marLeft w:val="640"/>
          <w:marRight w:val="0"/>
          <w:marTop w:val="0"/>
          <w:marBottom w:val="0"/>
          <w:divBdr>
            <w:top w:val="none" w:sz="0" w:space="0" w:color="auto"/>
            <w:left w:val="none" w:sz="0" w:space="0" w:color="auto"/>
            <w:bottom w:val="none" w:sz="0" w:space="0" w:color="auto"/>
            <w:right w:val="none" w:sz="0" w:space="0" w:color="auto"/>
          </w:divBdr>
        </w:div>
        <w:div w:id="1025860121">
          <w:marLeft w:val="640"/>
          <w:marRight w:val="0"/>
          <w:marTop w:val="0"/>
          <w:marBottom w:val="0"/>
          <w:divBdr>
            <w:top w:val="none" w:sz="0" w:space="0" w:color="auto"/>
            <w:left w:val="none" w:sz="0" w:space="0" w:color="auto"/>
            <w:bottom w:val="none" w:sz="0" w:space="0" w:color="auto"/>
            <w:right w:val="none" w:sz="0" w:space="0" w:color="auto"/>
          </w:divBdr>
        </w:div>
        <w:div w:id="1031146901">
          <w:marLeft w:val="640"/>
          <w:marRight w:val="0"/>
          <w:marTop w:val="0"/>
          <w:marBottom w:val="0"/>
          <w:divBdr>
            <w:top w:val="none" w:sz="0" w:space="0" w:color="auto"/>
            <w:left w:val="none" w:sz="0" w:space="0" w:color="auto"/>
            <w:bottom w:val="none" w:sz="0" w:space="0" w:color="auto"/>
            <w:right w:val="none" w:sz="0" w:space="0" w:color="auto"/>
          </w:divBdr>
        </w:div>
        <w:div w:id="1035619744">
          <w:marLeft w:val="640"/>
          <w:marRight w:val="0"/>
          <w:marTop w:val="0"/>
          <w:marBottom w:val="0"/>
          <w:divBdr>
            <w:top w:val="none" w:sz="0" w:space="0" w:color="auto"/>
            <w:left w:val="none" w:sz="0" w:space="0" w:color="auto"/>
            <w:bottom w:val="none" w:sz="0" w:space="0" w:color="auto"/>
            <w:right w:val="none" w:sz="0" w:space="0" w:color="auto"/>
          </w:divBdr>
        </w:div>
        <w:div w:id="1040007519">
          <w:marLeft w:val="640"/>
          <w:marRight w:val="0"/>
          <w:marTop w:val="0"/>
          <w:marBottom w:val="0"/>
          <w:divBdr>
            <w:top w:val="none" w:sz="0" w:space="0" w:color="auto"/>
            <w:left w:val="none" w:sz="0" w:space="0" w:color="auto"/>
            <w:bottom w:val="none" w:sz="0" w:space="0" w:color="auto"/>
            <w:right w:val="none" w:sz="0" w:space="0" w:color="auto"/>
          </w:divBdr>
        </w:div>
        <w:div w:id="1083529434">
          <w:marLeft w:val="640"/>
          <w:marRight w:val="0"/>
          <w:marTop w:val="0"/>
          <w:marBottom w:val="0"/>
          <w:divBdr>
            <w:top w:val="none" w:sz="0" w:space="0" w:color="auto"/>
            <w:left w:val="none" w:sz="0" w:space="0" w:color="auto"/>
            <w:bottom w:val="none" w:sz="0" w:space="0" w:color="auto"/>
            <w:right w:val="none" w:sz="0" w:space="0" w:color="auto"/>
          </w:divBdr>
        </w:div>
        <w:div w:id="1107313783">
          <w:marLeft w:val="640"/>
          <w:marRight w:val="0"/>
          <w:marTop w:val="0"/>
          <w:marBottom w:val="0"/>
          <w:divBdr>
            <w:top w:val="none" w:sz="0" w:space="0" w:color="auto"/>
            <w:left w:val="none" w:sz="0" w:space="0" w:color="auto"/>
            <w:bottom w:val="none" w:sz="0" w:space="0" w:color="auto"/>
            <w:right w:val="none" w:sz="0" w:space="0" w:color="auto"/>
          </w:divBdr>
        </w:div>
        <w:div w:id="1112474448">
          <w:marLeft w:val="640"/>
          <w:marRight w:val="0"/>
          <w:marTop w:val="0"/>
          <w:marBottom w:val="0"/>
          <w:divBdr>
            <w:top w:val="none" w:sz="0" w:space="0" w:color="auto"/>
            <w:left w:val="none" w:sz="0" w:space="0" w:color="auto"/>
            <w:bottom w:val="none" w:sz="0" w:space="0" w:color="auto"/>
            <w:right w:val="none" w:sz="0" w:space="0" w:color="auto"/>
          </w:divBdr>
        </w:div>
        <w:div w:id="1117682603">
          <w:marLeft w:val="640"/>
          <w:marRight w:val="0"/>
          <w:marTop w:val="0"/>
          <w:marBottom w:val="0"/>
          <w:divBdr>
            <w:top w:val="none" w:sz="0" w:space="0" w:color="auto"/>
            <w:left w:val="none" w:sz="0" w:space="0" w:color="auto"/>
            <w:bottom w:val="none" w:sz="0" w:space="0" w:color="auto"/>
            <w:right w:val="none" w:sz="0" w:space="0" w:color="auto"/>
          </w:divBdr>
        </w:div>
        <w:div w:id="1120606879">
          <w:marLeft w:val="640"/>
          <w:marRight w:val="0"/>
          <w:marTop w:val="0"/>
          <w:marBottom w:val="0"/>
          <w:divBdr>
            <w:top w:val="none" w:sz="0" w:space="0" w:color="auto"/>
            <w:left w:val="none" w:sz="0" w:space="0" w:color="auto"/>
            <w:bottom w:val="none" w:sz="0" w:space="0" w:color="auto"/>
            <w:right w:val="none" w:sz="0" w:space="0" w:color="auto"/>
          </w:divBdr>
        </w:div>
        <w:div w:id="1138299897">
          <w:marLeft w:val="640"/>
          <w:marRight w:val="0"/>
          <w:marTop w:val="0"/>
          <w:marBottom w:val="0"/>
          <w:divBdr>
            <w:top w:val="none" w:sz="0" w:space="0" w:color="auto"/>
            <w:left w:val="none" w:sz="0" w:space="0" w:color="auto"/>
            <w:bottom w:val="none" w:sz="0" w:space="0" w:color="auto"/>
            <w:right w:val="none" w:sz="0" w:space="0" w:color="auto"/>
          </w:divBdr>
        </w:div>
        <w:div w:id="1139305919">
          <w:marLeft w:val="640"/>
          <w:marRight w:val="0"/>
          <w:marTop w:val="0"/>
          <w:marBottom w:val="0"/>
          <w:divBdr>
            <w:top w:val="none" w:sz="0" w:space="0" w:color="auto"/>
            <w:left w:val="none" w:sz="0" w:space="0" w:color="auto"/>
            <w:bottom w:val="none" w:sz="0" w:space="0" w:color="auto"/>
            <w:right w:val="none" w:sz="0" w:space="0" w:color="auto"/>
          </w:divBdr>
        </w:div>
        <w:div w:id="1140004172">
          <w:marLeft w:val="640"/>
          <w:marRight w:val="0"/>
          <w:marTop w:val="0"/>
          <w:marBottom w:val="0"/>
          <w:divBdr>
            <w:top w:val="none" w:sz="0" w:space="0" w:color="auto"/>
            <w:left w:val="none" w:sz="0" w:space="0" w:color="auto"/>
            <w:bottom w:val="none" w:sz="0" w:space="0" w:color="auto"/>
            <w:right w:val="none" w:sz="0" w:space="0" w:color="auto"/>
          </w:divBdr>
        </w:div>
        <w:div w:id="1142039933">
          <w:marLeft w:val="640"/>
          <w:marRight w:val="0"/>
          <w:marTop w:val="0"/>
          <w:marBottom w:val="0"/>
          <w:divBdr>
            <w:top w:val="none" w:sz="0" w:space="0" w:color="auto"/>
            <w:left w:val="none" w:sz="0" w:space="0" w:color="auto"/>
            <w:bottom w:val="none" w:sz="0" w:space="0" w:color="auto"/>
            <w:right w:val="none" w:sz="0" w:space="0" w:color="auto"/>
          </w:divBdr>
        </w:div>
        <w:div w:id="1151023051">
          <w:marLeft w:val="640"/>
          <w:marRight w:val="0"/>
          <w:marTop w:val="0"/>
          <w:marBottom w:val="0"/>
          <w:divBdr>
            <w:top w:val="none" w:sz="0" w:space="0" w:color="auto"/>
            <w:left w:val="none" w:sz="0" w:space="0" w:color="auto"/>
            <w:bottom w:val="none" w:sz="0" w:space="0" w:color="auto"/>
            <w:right w:val="none" w:sz="0" w:space="0" w:color="auto"/>
          </w:divBdr>
        </w:div>
        <w:div w:id="1155798802">
          <w:marLeft w:val="640"/>
          <w:marRight w:val="0"/>
          <w:marTop w:val="0"/>
          <w:marBottom w:val="0"/>
          <w:divBdr>
            <w:top w:val="none" w:sz="0" w:space="0" w:color="auto"/>
            <w:left w:val="none" w:sz="0" w:space="0" w:color="auto"/>
            <w:bottom w:val="none" w:sz="0" w:space="0" w:color="auto"/>
            <w:right w:val="none" w:sz="0" w:space="0" w:color="auto"/>
          </w:divBdr>
        </w:div>
        <w:div w:id="1158304083">
          <w:marLeft w:val="640"/>
          <w:marRight w:val="0"/>
          <w:marTop w:val="0"/>
          <w:marBottom w:val="0"/>
          <w:divBdr>
            <w:top w:val="none" w:sz="0" w:space="0" w:color="auto"/>
            <w:left w:val="none" w:sz="0" w:space="0" w:color="auto"/>
            <w:bottom w:val="none" w:sz="0" w:space="0" w:color="auto"/>
            <w:right w:val="none" w:sz="0" w:space="0" w:color="auto"/>
          </w:divBdr>
        </w:div>
        <w:div w:id="1158612798">
          <w:marLeft w:val="640"/>
          <w:marRight w:val="0"/>
          <w:marTop w:val="0"/>
          <w:marBottom w:val="0"/>
          <w:divBdr>
            <w:top w:val="none" w:sz="0" w:space="0" w:color="auto"/>
            <w:left w:val="none" w:sz="0" w:space="0" w:color="auto"/>
            <w:bottom w:val="none" w:sz="0" w:space="0" w:color="auto"/>
            <w:right w:val="none" w:sz="0" w:space="0" w:color="auto"/>
          </w:divBdr>
        </w:div>
        <w:div w:id="1164779651">
          <w:marLeft w:val="640"/>
          <w:marRight w:val="0"/>
          <w:marTop w:val="0"/>
          <w:marBottom w:val="0"/>
          <w:divBdr>
            <w:top w:val="none" w:sz="0" w:space="0" w:color="auto"/>
            <w:left w:val="none" w:sz="0" w:space="0" w:color="auto"/>
            <w:bottom w:val="none" w:sz="0" w:space="0" w:color="auto"/>
            <w:right w:val="none" w:sz="0" w:space="0" w:color="auto"/>
          </w:divBdr>
        </w:div>
        <w:div w:id="1169903859">
          <w:marLeft w:val="640"/>
          <w:marRight w:val="0"/>
          <w:marTop w:val="0"/>
          <w:marBottom w:val="0"/>
          <w:divBdr>
            <w:top w:val="none" w:sz="0" w:space="0" w:color="auto"/>
            <w:left w:val="none" w:sz="0" w:space="0" w:color="auto"/>
            <w:bottom w:val="none" w:sz="0" w:space="0" w:color="auto"/>
            <w:right w:val="none" w:sz="0" w:space="0" w:color="auto"/>
          </w:divBdr>
        </w:div>
        <w:div w:id="1184053100">
          <w:marLeft w:val="640"/>
          <w:marRight w:val="0"/>
          <w:marTop w:val="0"/>
          <w:marBottom w:val="0"/>
          <w:divBdr>
            <w:top w:val="none" w:sz="0" w:space="0" w:color="auto"/>
            <w:left w:val="none" w:sz="0" w:space="0" w:color="auto"/>
            <w:bottom w:val="none" w:sz="0" w:space="0" w:color="auto"/>
            <w:right w:val="none" w:sz="0" w:space="0" w:color="auto"/>
          </w:divBdr>
        </w:div>
        <w:div w:id="1195851856">
          <w:marLeft w:val="640"/>
          <w:marRight w:val="0"/>
          <w:marTop w:val="0"/>
          <w:marBottom w:val="0"/>
          <w:divBdr>
            <w:top w:val="none" w:sz="0" w:space="0" w:color="auto"/>
            <w:left w:val="none" w:sz="0" w:space="0" w:color="auto"/>
            <w:bottom w:val="none" w:sz="0" w:space="0" w:color="auto"/>
            <w:right w:val="none" w:sz="0" w:space="0" w:color="auto"/>
          </w:divBdr>
        </w:div>
        <w:div w:id="1201747181">
          <w:marLeft w:val="640"/>
          <w:marRight w:val="0"/>
          <w:marTop w:val="0"/>
          <w:marBottom w:val="0"/>
          <w:divBdr>
            <w:top w:val="none" w:sz="0" w:space="0" w:color="auto"/>
            <w:left w:val="none" w:sz="0" w:space="0" w:color="auto"/>
            <w:bottom w:val="none" w:sz="0" w:space="0" w:color="auto"/>
            <w:right w:val="none" w:sz="0" w:space="0" w:color="auto"/>
          </w:divBdr>
        </w:div>
        <w:div w:id="1208647088">
          <w:marLeft w:val="640"/>
          <w:marRight w:val="0"/>
          <w:marTop w:val="0"/>
          <w:marBottom w:val="0"/>
          <w:divBdr>
            <w:top w:val="none" w:sz="0" w:space="0" w:color="auto"/>
            <w:left w:val="none" w:sz="0" w:space="0" w:color="auto"/>
            <w:bottom w:val="none" w:sz="0" w:space="0" w:color="auto"/>
            <w:right w:val="none" w:sz="0" w:space="0" w:color="auto"/>
          </w:divBdr>
        </w:div>
        <w:div w:id="1214386236">
          <w:marLeft w:val="640"/>
          <w:marRight w:val="0"/>
          <w:marTop w:val="0"/>
          <w:marBottom w:val="0"/>
          <w:divBdr>
            <w:top w:val="none" w:sz="0" w:space="0" w:color="auto"/>
            <w:left w:val="none" w:sz="0" w:space="0" w:color="auto"/>
            <w:bottom w:val="none" w:sz="0" w:space="0" w:color="auto"/>
            <w:right w:val="none" w:sz="0" w:space="0" w:color="auto"/>
          </w:divBdr>
        </w:div>
        <w:div w:id="1218862842">
          <w:marLeft w:val="640"/>
          <w:marRight w:val="0"/>
          <w:marTop w:val="0"/>
          <w:marBottom w:val="0"/>
          <w:divBdr>
            <w:top w:val="none" w:sz="0" w:space="0" w:color="auto"/>
            <w:left w:val="none" w:sz="0" w:space="0" w:color="auto"/>
            <w:bottom w:val="none" w:sz="0" w:space="0" w:color="auto"/>
            <w:right w:val="none" w:sz="0" w:space="0" w:color="auto"/>
          </w:divBdr>
        </w:div>
        <w:div w:id="1234512793">
          <w:marLeft w:val="640"/>
          <w:marRight w:val="0"/>
          <w:marTop w:val="0"/>
          <w:marBottom w:val="0"/>
          <w:divBdr>
            <w:top w:val="none" w:sz="0" w:space="0" w:color="auto"/>
            <w:left w:val="none" w:sz="0" w:space="0" w:color="auto"/>
            <w:bottom w:val="none" w:sz="0" w:space="0" w:color="auto"/>
            <w:right w:val="none" w:sz="0" w:space="0" w:color="auto"/>
          </w:divBdr>
        </w:div>
        <w:div w:id="1235578899">
          <w:marLeft w:val="640"/>
          <w:marRight w:val="0"/>
          <w:marTop w:val="0"/>
          <w:marBottom w:val="0"/>
          <w:divBdr>
            <w:top w:val="none" w:sz="0" w:space="0" w:color="auto"/>
            <w:left w:val="none" w:sz="0" w:space="0" w:color="auto"/>
            <w:bottom w:val="none" w:sz="0" w:space="0" w:color="auto"/>
            <w:right w:val="none" w:sz="0" w:space="0" w:color="auto"/>
          </w:divBdr>
        </w:div>
        <w:div w:id="1236471144">
          <w:marLeft w:val="640"/>
          <w:marRight w:val="0"/>
          <w:marTop w:val="0"/>
          <w:marBottom w:val="0"/>
          <w:divBdr>
            <w:top w:val="none" w:sz="0" w:space="0" w:color="auto"/>
            <w:left w:val="none" w:sz="0" w:space="0" w:color="auto"/>
            <w:bottom w:val="none" w:sz="0" w:space="0" w:color="auto"/>
            <w:right w:val="none" w:sz="0" w:space="0" w:color="auto"/>
          </w:divBdr>
        </w:div>
        <w:div w:id="1242370104">
          <w:marLeft w:val="640"/>
          <w:marRight w:val="0"/>
          <w:marTop w:val="0"/>
          <w:marBottom w:val="0"/>
          <w:divBdr>
            <w:top w:val="none" w:sz="0" w:space="0" w:color="auto"/>
            <w:left w:val="none" w:sz="0" w:space="0" w:color="auto"/>
            <w:bottom w:val="none" w:sz="0" w:space="0" w:color="auto"/>
            <w:right w:val="none" w:sz="0" w:space="0" w:color="auto"/>
          </w:divBdr>
        </w:div>
        <w:div w:id="1245263937">
          <w:marLeft w:val="640"/>
          <w:marRight w:val="0"/>
          <w:marTop w:val="0"/>
          <w:marBottom w:val="0"/>
          <w:divBdr>
            <w:top w:val="none" w:sz="0" w:space="0" w:color="auto"/>
            <w:left w:val="none" w:sz="0" w:space="0" w:color="auto"/>
            <w:bottom w:val="none" w:sz="0" w:space="0" w:color="auto"/>
            <w:right w:val="none" w:sz="0" w:space="0" w:color="auto"/>
          </w:divBdr>
        </w:div>
        <w:div w:id="1245528947">
          <w:marLeft w:val="640"/>
          <w:marRight w:val="0"/>
          <w:marTop w:val="0"/>
          <w:marBottom w:val="0"/>
          <w:divBdr>
            <w:top w:val="none" w:sz="0" w:space="0" w:color="auto"/>
            <w:left w:val="none" w:sz="0" w:space="0" w:color="auto"/>
            <w:bottom w:val="none" w:sz="0" w:space="0" w:color="auto"/>
            <w:right w:val="none" w:sz="0" w:space="0" w:color="auto"/>
          </w:divBdr>
        </w:div>
        <w:div w:id="1260018776">
          <w:marLeft w:val="640"/>
          <w:marRight w:val="0"/>
          <w:marTop w:val="0"/>
          <w:marBottom w:val="0"/>
          <w:divBdr>
            <w:top w:val="none" w:sz="0" w:space="0" w:color="auto"/>
            <w:left w:val="none" w:sz="0" w:space="0" w:color="auto"/>
            <w:bottom w:val="none" w:sz="0" w:space="0" w:color="auto"/>
            <w:right w:val="none" w:sz="0" w:space="0" w:color="auto"/>
          </w:divBdr>
        </w:div>
        <w:div w:id="1262564544">
          <w:marLeft w:val="640"/>
          <w:marRight w:val="0"/>
          <w:marTop w:val="0"/>
          <w:marBottom w:val="0"/>
          <w:divBdr>
            <w:top w:val="none" w:sz="0" w:space="0" w:color="auto"/>
            <w:left w:val="none" w:sz="0" w:space="0" w:color="auto"/>
            <w:bottom w:val="none" w:sz="0" w:space="0" w:color="auto"/>
            <w:right w:val="none" w:sz="0" w:space="0" w:color="auto"/>
          </w:divBdr>
        </w:div>
        <w:div w:id="1267541810">
          <w:marLeft w:val="640"/>
          <w:marRight w:val="0"/>
          <w:marTop w:val="0"/>
          <w:marBottom w:val="0"/>
          <w:divBdr>
            <w:top w:val="none" w:sz="0" w:space="0" w:color="auto"/>
            <w:left w:val="none" w:sz="0" w:space="0" w:color="auto"/>
            <w:bottom w:val="none" w:sz="0" w:space="0" w:color="auto"/>
            <w:right w:val="none" w:sz="0" w:space="0" w:color="auto"/>
          </w:divBdr>
        </w:div>
        <w:div w:id="1325402624">
          <w:marLeft w:val="640"/>
          <w:marRight w:val="0"/>
          <w:marTop w:val="0"/>
          <w:marBottom w:val="0"/>
          <w:divBdr>
            <w:top w:val="none" w:sz="0" w:space="0" w:color="auto"/>
            <w:left w:val="none" w:sz="0" w:space="0" w:color="auto"/>
            <w:bottom w:val="none" w:sz="0" w:space="0" w:color="auto"/>
            <w:right w:val="none" w:sz="0" w:space="0" w:color="auto"/>
          </w:divBdr>
        </w:div>
        <w:div w:id="1336691536">
          <w:marLeft w:val="640"/>
          <w:marRight w:val="0"/>
          <w:marTop w:val="0"/>
          <w:marBottom w:val="0"/>
          <w:divBdr>
            <w:top w:val="none" w:sz="0" w:space="0" w:color="auto"/>
            <w:left w:val="none" w:sz="0" w:space="0" w:color="auto"/>
            <w:bottom w:val="none" w:sz="0" w:space="0" w:color="auto"/>
            <w:right w:val="none" w:sz="0" w:space="0" w:color="auto"/>
          </w:divBdr>
        </w:div>
        <w:div w:id="1342128240">
          <w:marLeft w:val="640"/>
          <w:marRight w:val="0"/>
          <w:marTop w:val="0"/>
          <w:marBottom w:val="0"/>
          <w:divBdr>
            <w:top w:val="none" w:sz="0" w:space="0" w:color="auto"/>
            <w:left w:val="none" w:sz="0" w:space="0" w:color="auto"/>
            <w:bottom w:val="none" w:sz="0" w:space="0" w:color="auto"/>
            <w:right w:val="none" w:sz="0" w:space="0" w:color="auto"/>
          </w:divBdr>
        </w:div>
        <w:div w:id="1342658278">
          <w:marLeft w:val="640"/>
          <w:marRight w:val="0"/>
          <w:marTop w:val="0"/>
          <w:marBottom w:val="0"/>
          <w:divBdr>
            <w:top w:val="none" w:sz="0" w:space="0" w:color="auto"/>
            <w:left w:val="none" w:sz="0" w:space="0" w:color="auto"/>
            <w:bottom w:val="none" w:sz="0" w:space="0" w:color="auto"/>
            <w:right w:val="none" w:sz="0" w:space="0" w:color="auto"/>
          </w:divBdr>
        </w:div>
        <w:div w:id="1358627336">
          <w:marLeft w:val="640"/>
          <w:marRight w:val="0"/>
          <w:marTop w:val="0"/>
          <w:marBottom w:val="0"/>
          <w:divBdr>
            <w:top w:val="none" w:sz="0" w:space="0" w:color="auto"/>
            <w:left w:val="none" w:sz="0" w:space="0" w:color="auto"/>
            <w:bottom w:val="none" w:sz="0" w:space="0" w:color="auto"/>
            <w:right w:val="none" w:sz="0" w:space="0" w:color="auto"/>
          </w:divBdr>
        </w:div>
        <w:div w:id="1375351604">
          <w:marLeft w:val="640"/>
          <w:marRight w:val="0"/>
          <w:marTop w:val="0"/>
          <w:marBottom w:val="0"/>
          <w:divBdr>
            <w:top w:val="none" w:sz="0" w:space="0" w:color="auto"/>
            <w:left w:val="none" w:sz="0" w:space="0" w:color="auto"/>
            <w:bottom w:val="none" w:sz="0" w:space="0" w:color="auto"/>
            <w:right w:val="none" w:sz="0" w:space="0" w:color="auto"/>
          </w:divBdr>
        </w:div>
        <w:div w:id="1377387139">
          <w:marLeft w:val="640"/>
          <w:marRight w:val="0"/>
          <w:marTop w:val="0"/>
          <w:marBottom w:val="0"/>
          <w:divBdr>
            <w:top w:val="none" w:sz="0" w:space="0" w:color="auto"/>
            <w:left w:val="none" w:sz="0" w:space="0" w:color="auto"/>
            <w:bottom w:val="none" w:sz="0" w:space="0" w:color="auto"/>
            <w:right w:val="none" w:sz="0" w:space="0" w:color="auto"/>
          </w:divBdr>
        </w:div>
        <w:div w:id="1382249301">
          <w:marLeft w:val="640"/>
          <w:marRight w:val="0"/>
          <w:marTop w:val="0"/>
          <w:marBottom w:val="0"/>
          <w:divBdr>
            <w:top w:val="none" w:sz="0" w:space="0" w:color="auto"/>
            <w:left w:val="none" w:sz="0" w:space="0" w:color="auto"/>
            <w:bottom w:val="none" w:sz="0" w:space="0" w:color="auto"/>
            <w:right w:val="none" w:sz="0" w:space="0" w:color="auto"/>
          </w:divBdr>
        </w:div>
        <w:div w:id="1385133436">
          <w:marLeft w:val="640"/>
          <w:marRight w:val="0"/>
          <w:marTop w:val="0"/>
          <w:marBottom w:val="0"/>
          <w:divBdr>
            <w:top w:val="none" w:sz="0" w:space="0" w:color="auto"/>
            <w:left w:val="none" w:sz="0" w:space="0" w:color="auto"/>
            <w:bottom w:val="none" w:sz="0" w:space="0" w:color="auto"/>
            <w:right w:val="none" w:sz="0" w:space="0" w:color="auto"/>
          </w:divBdr>
        </w:div>
        <w:div w:id="1385980382">
          <w:marLeft w:val="640"/>
          <w:marRight w:val="0"/>
          <w:marTop w:val="0"/>
          <w:marBottom w:val="0"/>
          <w:divBdr>
            <w:top w:val="none" w:sz="0" w:space="0" w:color="auto"/>
            <w:left w:val="none" w:sz="0" w:space="0" w:color="auto"/>
            <w:bottom w:val="none" w:sz="0" w:space="0" w:color="auto"/>
            <w:right w:val="none" w:sz="0" w:space="0" w:color="auto"/>
          </w:divBdr>
        </w:div>
        <w:div w:id="1387412494">
          <w:marLeft w:val="640"/>
          <w:marRight w:val="0"/>
          <w:marTop w:val="0"/>
          <w:marBottom w:val="0"/>
          <w:divBdr>
            <w:top w:val="none" w:sz="0" w:space="0" w:color="auto"/>
            <w:left w:val="none" w:sz="0" w:space="0" w:color="auto"/>
            <w:bottom w:val="none" w:sz="0" w:space="0" w:color="auto"/>
            <w:right w:val="none" w:sz="0" w:space="0" w:color="auto"/>
          </w:divBdr>
        </w:div>
        <w:div w:id="1392920756">
          <w:marLeft w:val="640"/>
          <w:marRight w:val="0"/>
          <w:marTop w:val="0"/>
          <w:marBottom w:val="0"/>
          <w:divBdr>
            <w:top w:val="none" w:sz="0" w:space="0" w:color="auto"/>
            <w:left w:val="none" w:sz="0" w:space="0" w:color="auto"/>
            <w:bottom w:val="none" w:sz="0" w:space="0" w:color="auto"/>
            <w:right w:val="none" w:sz="0" w:space="0" w:color="auto"/>
          </w:divBdr>
        </w:div>
        <w:div w:id="1415735312">
          <w:marLeft w:val="640"/>
          <w:marRight w:val="0"/>
          <w:marTop w:val="0"/>
          <w:marBottom w:val="0"/>
          <w:divBdr>
            <w:top w:val="none" w:sz="0" w:space="0" w:color="auto"/>
            <w:left w:val="none" w:sz="0" w:space="0" w:color="auto"/>
            <w:bottom w:val="none" w:sz="0" w:space="0" w:color="auto"/>
            <w:right w:val="none" w:sz="0" w:space="0" w:color="auto"/>
          </w:divBdr>
        </w:div>
        <w:div w:id="1420757382">
          <w:marLeft w:val="640"/>
          <w:marRight w:val="0"/>
          <w:marTop w:val="0"/>
          <w:marBottom w:val="0"/>
          <w:divBdr>
            <w:top w:val="none" w:sz="0" w:space="0" w:color="auto"/>
            <w:left w:val="none" w:sz="0" w:space="0" w:color="auto"/>
            <w:bottom w:val="none" w:sz="0" w:space="0" w:color="auto"/>
            <w:right w:val="none" w:sz="0" w:space="0" w:color="auto"/>
          </w:divBdr>
        </w:div>
        <w:div w:id="1421366661">
          <w:marLeft w:val="640"/>
          <w:marRight w:val="0"/>
          <w:marTop w:val="0"/>
          <w:marBottom w:val="0"/>
          <w:divBdr>
            <w:top w:val="none" w:sz="0" w:space="0" w:color="auto"/>
            <w:left w:val="none" w:sz="0" w:space="0" w:color="auto"/>
            <w:bottom w:val="none" w:sz="0" w:space="0" w:color="auto"/>
            <w:right w:val="none" w:sz="0" w:space="0" w:color="auto"/>
          </w:divBdr>
        </w:div>
        <w:div w:id="1424914390">
          <w:marLeft w:val="640"/>
          <w:marRight w:val="0"/>
          <w:marTop w:val="0"/>
          <w:marBottom w:val="0"/>
          <w:divBdr>
            <w:top w:val="none" w:sz="0" w:space="0" w:color="auto"/>
            <w:left w:val="none" w:sz="0" w:space="0" w:color="auto"/>
            <w:bottom w:val="none" w:sz="0" w:space="0" w:color="auto"/>
            <w:right w:val="none" w:sz="0" w:space="0" w:color="auto"/>
          </w:divBdr>
        </w:div>
        <w:div w:id="1426850118">
          <w:marLeft w:val="640"/>
          <w:marRight w:val="0"/>
          <w:marTop w:val="0"/>
          <w:marBottom w:val="0"/>
          <w:divBdr>
            <w:top w:val="none" w:sz="0" w:space="0" w:color="auto"/>
            <w:left w:val="none" w:sz="0" w:space="0" w:color="auto"/>
            <w:bottom w:val="none" w:sz="0" w:space="0" w:color="auto"/>
            <w:right w:val="none" w:sz="0" w:space="0" w:color="auto"/>
          </w:divBdr>
        </w:div>
        <w:div w:id="1428312360">
          <w:marLeft w:val="640"/>
          <w:marRight w:val="0"/>
          <w:marTop w:val="0"/>
          <w:marBottom w:val="0"/>
          <w:divBdr>
            <w:top w:val="none" w:sz="0" w:space="0" w:color="auto"/>
            <w:left w:val="none" w:sz="0" w:space="0" w:color="auto"/>
            <w:bottom w:val="none" w:sz="0" w:space="0" w:color="auto"/>
            <w:right w:val="none" w:sz="0" w:space="0" w:color="auto"/>
          </w:divBdr>
        </w:div>
        <w:div w:id="1432122828">
          <w:marLeft w:val="640"/>
          <w:marRight w:val="0"/>
          <w:marTop w:val="0"/>
          <w:marBottom w:val="0"/>
          <w:divBdr>
            <w:top w:val="none" w:sz="0" w:space="0" w:color="auto"/>
            <w:left w:val="none" w:sz="0" w:space="0" w:color="auto"/>
            <w:bottom w:val="none" w:sz="0" w:space="0" w:color="auto"/>
            <w:right w:val="none" w:sz="0" w:space="0" w:color="auto"/>
          </w:divBdr>
        </w:div>
        <w:div w:id="1454056025">
          <w:marLeft w:val="640"/>
          <w:marRight w:val="0"/>
          <w:marTop w:val="0"/>
          <w:marBottom w:val="0"/>
          <w:divBdr>
            <w:top w:val="none" w:sz="0" w:space="0" w:color="auto"/>
            <w:left w:val="none" w:sz="0" w:space="0" w:color="auto"/>
            <w:bottom w:val="none" w:sz="0" w:space="0" w:color="auto"/>
            <w:right w:val="none" w:sz="0" w:space="0" w:color="auto"/>
          </w:divBdr>
        </w:div>
        <w:div w:id="1460950385">
          <w:marLeft w:val="640"/>
          <w:marRight w:val="0"/>
          <w:marTop w:val="0"/>
          <w:marBottom w:val="0"/>
          <w:divBdr>
            <w:top w:val="none" w:sz="0" w:space="0" w:color="auto"/>
            <w:left w:val="none" w:sz="0" w:space="0" w:color="auto"/>
            <w:bottom w:val="none" w:sz="0" w:space="0" w:color="auto"/>
            <w:right w:val="none" w:sz="0" w:space="0" w:color="auto"/>
          </w:divBdr>
        </w:div>
        <w:div w:id="1473332735">
          <w:marLeft w:val="640"/>
          <w:marRight w:val="0"/>
          <w:marTop w:val="0"/>
          <w:marBottom w:val="0"/>
          <w:divBdr>
            <w:top w:val="none" w:sz="0" w:space="0" w:color="auto"/>
            <w:left w:val="none" w:sz="0" w:space="0" w:color="auto"/>
            <w:bottom w:val="none" w:sz="0" w:space="0" w:color="auto"/>
            <w:right w:val="none" w:sz="0" w:space="0" w:color="auto"/>
          </w:divBdr>
        </w:div>
        <w:div w:id="1481843423">
          <w:marLeft w:val="640"/>
          <w:marRight w:val="0"/>
          <w:marTop w:val="0"/>
          <w:marBottom w:val="0"/>
          <w:divBdr>
            <w:top w:val="none" w:sz="0" w:space="0" w:color="auto"/>
            <w:left w:val="none" w:sz="0" w:space="0" w:color="auto"/>
            <w:bottom w:val="none" w:sz="0" w:space="0" w:color="auto"/>
            <w:right w:val="none" w:sz="0" w:space="0" w:color="auto"/>
          </w:divBdr>
        </w:div>
        <w:div w:id="1488354663">
          <w:marLeft w:val="640"/>
          <w:marRight w:val="0"/>
          <w:marTop w:val="0"/>
          <w:marBottom w:val="0"/>
          <w:divBdr>
            <w:top w:val="none" w:sz="0" w:space="0" w:color="auto"/>
            <w:left w:val="none" w:sz="0" w:space="0" w:color="auto"/>
            <w:bottom w:val="none" w:sz="0" w:space="0" w:color="auto"/>
            <w:right w:val="none" w:sz="0" w:space="0" w:color="auto"/>
          </w:divBdr>
        </w:div>
        <w:div w:id="1492255766">
          <w:marLeft w:val="640"/>
          <w:marRight w:val="0"/>
          <w:marTop w:val="0"/>
          <w:marBottom w:val="0"/>
          <w:divBdr>
            <w:top w:val="none" w:sz="0" w:space="0" w:color="auto"/>
            <w:left w:val="none" w:sz="0" w:space="0" w:color="auto"/>
            <w:bottom w:val="none" w:sz="0" w:space="0" w:color="auto"/>
            <w:right w:val="none" w:sz="0" w:space="0" w:color="auto"/>
          </w:divBdr>
        </w:div>
        <w:div w:id="1496610140">
          <w:marLeft w:val="640"/>
          <w:marRight w:val="0"/>
          <w:marTop w:val="0"/>
          <w:marBottom w:val="0"/>
          <w:divBdr>
            <w:top w:val="none" w:sz="0" w:space="0" w:color="auto"/>
            <w:left w:val="none" w:sz="0" w:space="0" w:color="auto"/>
            <w:bottom w:val="none" w:sz="0" w:space="0" w:color="auto"/>
            <w:right w:val="none" w:sz="0" w:space="0" w:color="auto"/>
          </w:divBdr>
        </w:div>
        <w:div w:id="1499078110">
          <w:marLeft w:val="640"/>
          <w:marRight w:val="0"/>
          <w:marTop w:val="0"/>
          <w:marBottom w:val="0"/>
          <w:divBdr>
            <w:top w:val="none" w:sz="0" w:space="0" w:color="auto"/>
            <w:left w:val="none" w:sz="0" w:space="0" w:color="auto"/>
            <w:bottom w:val="none" w:sz="0" w:space="0" w:color="auto"/>
            <w:right w:val="none" w:sz="0" w:space="0" w:color="auto"/>
          </w:divBdr>
        </w:div>
        <w:div w:id="1504509985">
          <w:marLeft w:val="640"/>
          <w:marRight w:val="0"/>
          <w:marTop w:val="0"/>
          <w:marBottom w:val="0"/>
          <w:divBdr>
            <w:top w:val="none" w:sz="0" w:space="0" w:color="auto"/>
            <w:left w:val="none" w:sz="0" w:space="0" w:color="auto"/>
            <w:bottom w:val="none" w:sz="0" w:space="0" w:color="auto"/>
            <w:right w:val="none" w:sz="0" w:space="0" w:color="auto"/>
          </w:divBdr>
        </w:div>
        <w:div w:id="1508905984">
          <w:marLeft w:val="640"/>
          <w:marRight w:val="0"/>
          <w:marTop w:val="0"/>
          <w:marBottom w:val="0"/>
          <w:divBdr>
            <w:top w:val="none" w:sz="0" w:space="0" w:color="auto"/>
            <w:left w:val="none" w:sz="0" w:space="0" w:color="auto"/>
            <w:bottom w:val="none" w:sz="0" w:space="0" w:color="auto"/>
            <w:right w:val="none" w:sz="0" w:space="0" w:color="auto"/>
          </w:divBdr>
        </w:div>
        <w:div w:id="1514685437">
          <w:marLeft w:val="640"/>
          <w:marRight w:val="0"/>
          <w:marTop w:val="0"/>
          <w:marBottom w:val="0"/>
          <w:divBdr>
            <w:top w:val="none" w:sz="0" w:space="0" w:color="auto"/>
            <w:left w:val="none" w:sz="0" w:space="0" w:color="auto"/>
            <w:bottom w:val="none" w:sz="0" w:space="0" w:color="auto"/>
            <w:right w:val="none" w:sz="0" w:space="0" w:color="auto"/>
          </w:divBdr>
        </w:div>
        <w:div w:id="1523519032">
          <w:marLeft w:val="640"/>
          <w:marRight w:val="0"/>
          <w:marTop w:val="0"/>
          <w:marBottom w:val="0"/>
          <w:divBdr>
            <w:top w:val="none" w:sz="0" w:space="0" w:color="auto"/>
            <w:left w:val="none" w:sz="0" w:space="0" w:color="auto"/>
            <w:bottom w:val="none" w:sz="0" w:space="0" w:color="auto"/>
            <w:right w:val="none" w:sz="0" w:space="0" w:color="auto"/>
          </w:divBdr>
        </w:div>
        <w:div w:id="1524785201">
          <w:marLeft w:val="640"/>
          <w:marRight w:val="0"/>
          <w:marTop w:val="0"/>
          <w:marBottom w:val="0"/>
          <w:divBdr>
            <w:top w:val="none" w:sz="0" w:space="0" w:color="auto"/>
            <w:left w:val="none" w:sz="0" w:space="0" w:color="auto"/>
            <w:bottom w:val="none" w:sz="0" w:space="0" w:color="auto"/>
            <w:right w:val="none" w:sz="0" w:space="0" w:color="auto"/>
          </w:divBdr>
        </w:div>
        <w:div w:id="1567304877">
          <w:marLeft w:val="640"/>
          <w:marRight w:val="0"/>
          <w:marTop w:val="0"/>
          <w:marBottom w:val="0"/>
          <w:divBdr>
            <w:top w:val="none" w:sz="0" w:space="0" w:color="auto"/>
            <w:left w:val="none" w:sz="0" w:space="0" w:color="auto"/>
            <w:bottom w:val="none" w:sz="0" w:space="0" w:color="auto"/>
            <w:right w:val="none" w:sz="0" w:space="0" w:color="auto"/>
          </w:divBdr>
        </w:div>
        <w:div w:id="1569875811">
          <w:marLeft w:val="640"/>
          <w:marRight w:val="0"/>
          <w:marTop w:val="0"/>
          <w:marBottom w:val="0"/>
          <w:divBdr>
            <w:top w:val="none" w:sz="0" w:space="0" w:color="auto"/>
            <w:left w:val="none" w:sz="0" w:space="0" w:color="auto"/>
            <w:bottom w:val="none" w:sz="0" w:space="0" w:color="auto"/>
            <w:right w:val="none" w:sz="0" w:space="0" w:color="auto"/>
          </w:divBdr>
        </w:div>
        <w:div w:id="1602301029">
          <w:marLeft w:val="640"/>
          <w:marRight w:val="0"/>
          <w:marTop w:val="0"/>
          <w:marBottom w:val="0"/>
          <w:divBdr>
            <w:top w:val="none" w:sz="0" w:space="0" w:color="auto"/>
            <w:left w:val="none" w:sz="0" w:space="0" w:color="auto"/>
            <w:bottom w:val="none" w:sz="0" w:space="0" w:color="auto"/>
            <w:right w:val="none" w:sz="0" w:space="0" w:color="auto"/>
          </w:divBdr>
        </w:div>
        <w:div w:id="1618098950">
          <w:marLeft w:val="640"/>
          <w:marRight w:val="0"/>
          <w:marTop w:val="0"/>
          <w:marBottom w:val="0"/>
          <w:divBdr>
            <w:top w:val="none" w:sz="0" w:space="0" w:color="auto"/>
            <w:left w:val="none" w:sz="0" w:space="0" w:color="auto"/>
            <w:bottom w:val="none" w:sz="0" w:space="0" w:color="auto"/>
            <w:right w:val="none" w:sz="0" w:space="0" w:color="auto"/>
          </w:divBdr>
        </w:div>
        <w:div w:id="1626736477">
          <w:marLeft w:val="640"/>
          <w:marRight w:val="0"/>
          <w:marTop w:val="0"/>
          <w:marBottom w:val="0"/>
          <w:divBdr>
            <w:top w:val="none" w:sz="0" w:space="0" w:color="auto"/>
            <w:left w:val="none" w:sz="0" w:space="0" w:color="auto"/>
            <w:bottom w:val="none" w:sz="0" w:space="0" w:color="auto"/>
            <w:right w:val="none" w:sz="0" w:space="0" w:color="auto"/>
          </w:divBdr>
        </w:div>
        <w:div w:id="1646659896">
          <w:marLeft w:val="640"/>
          <w:marRight w:val="0"/>
          <w:marTop w:val="0"/>
          <w:marBottom w:val="0"/>
          <w:divBdr>
            <w:top w:val="none" w:sz="0" w:space="0" w:color="auto"/>
            <w:left w:val="none" w:sz="0" w:space="0" w:color="auto"/>
            <w:bottom w:val="none" w:sz="0" w:space="0" w:color="auto"/>
            <w:right w:val="none" w:sz="0" w:space="0" w:color="auto"/>
          </w:divBdr>
        </w:div>
        <w:div w:id="1656179951">
          <w:marLeft w:val="640"/>
          <w:marRight w:val="0"/>
          <w:marTop w:val="0"/>
          <w:marBottom w:val="0"/>
          <w:divBdr>
            <w:top w:val="none" w:sz="0" w:space="0" w:color="auto"/>
            <w:left w:val="none" w:sz="0" w:space="0" w:color="auto"/>
            <w:bottom w:val="none" w:sz="0" w:space="0" w:color="auto"/>
            <w:right w:val="none" w:sz="0" w:space="0" w:color="auto"/>
          </w:divBdr>
        </w:div>
        <w:div w:id="1673138177">
          <w:marLeft w:val="640"/>
          <w:marRight w:val="0"/>
          <w:marTop w:val="0"/>
          <w:marBottom w:val="0"/>
          <w:divBdr>
            <w:top w:val="none" w:sz="0" w:space="0" w:color="auto"/>
            <w:left w:val="none" w:sz="0" w:space="0" w:color="auto"/>
            <w:bottom w:val="none" w:sz="0" w:space="0" w:color="auto"/>
            <w:right w:val="none" w:sz="0" w:space="0" w:color="auto"/>
          </w:divBdr>
        </w:div>
        <w:div w:id="1674526011">
          <w:marLeft w:val="640"/>
          <w:marRight w:val="0"/>
          <w:marTop w:val="0"/>
          <w:marBottom w:val="0"/>
          <w:divBdr>
            <w:top w:val="none" w:sz="0" w:space="0" w:color="auto"/>
            <w:left w:val="none" w:sz="0" w:space="0" w:color="auto"/>
            <w:bottom w:val="none" w:sz="0" w:space="0" w:color="auto"/>
            <w:right w:val="none" w:sz="0" w:space="0" w:color="auto"/>
          </w:divBdr>
        </w:div>
        <w:div w:id="1685402324">
          <w:marLeft w:val="640"/>
          <w:marRight w:val="0"/>
          <w:marTop w:val="0"/>
          <w:marBottom w:val="0"/>
          <w:divBdr>
            <w:top w:val="none" w:sz="0" w:space="0" w:color="auto"/>
            <w:left w:val="none" w:sz="0" w:space="0" w:color="auto"/>
            <w:bottom w:val="none" w:sz="0" w:space="0" w:color="auto"/>
            <w:right w:val="none" w:sz="0" w:space="0" w:color="auto"/>
          </w:divBdr>
        </w:div>
        <w:div w:id="1712924356">
          <w:marLeft w:val="640"/>
          <w:marRight w:val="0"/>
          <w:marTop w:val="0"/>
          <w:marBottom w:val="0"/>
          <w:divBdr>
            <w:top w:val="none" w:sz="0" w:space="0" w:color="auto"/>
            <w:left w:val="none" w:sz="0" w:space="0" w:color="auto"/>
            <w:bottom w:val="none" w:sz="0" w:space="0" w:color="auto"/>
            <w:right w:val="none" w:sz="0" w:space="0" w:color="auto"/>
          </w:divBdr>
        </w:div>
        <w:div w:id="1717117127">
          <w:marLeft w:val="640"/>
          <w:marRight w:val="0"/>
          <w:marTop w:val="0"/>
          <w:marBottom w:val="0"/>
          <w:divBdr>
            <w:top w:val="none" w:sz="0" w:space="0" w:color="auto"/>
            <w:left w:val="none" w:sz="0" w:space="0" w:color="auto"/>
            <w:bottom w:val="none" w:sz="0" w:space="0" w:color="auto"/>
            <w:right w:val="none" w:sz="0" w:space="0" w:color="auto"/>
          </w:divBdr>
        </w:div>
        <w:div w:id="1721053173">
          <w:marLeft w:val="640"/>
          <w:marRight w:val="0"/>
          <w:marTop w:val="0"/>
          <w:marBottom w:val="0"/>
          <w:divBdr>
            <w:top w:val="none" w:sz="0" w:space="0" w:color="auto"/>
            <w:left w:val="none" w:sz="0" w:space="0" w:color="auto"/>
            <w:bottom w:val="none" w:sz="0" w:space="0" w:color="auto"/>
            <w:right w:val="none" w:sz="0" w:space="0" w:color="auto"/>
          </w:divBdr>
        </w:div>
        <w:div w:id="1723090809">
          <w:marLeft w:val="640"/>
          <w:marRight w:val="0"/>
          <w:marTop w:val="0"/>
          <w:marBottom w:val="0"/>
          <w:divBdr>
            <w:top w:val="none" w:sz="0" w:space="0" w:color="auto"/>
            <w:left w:val="none" w:sz="0" w:space="0" w:color="auto"/>
            <w:bottom w:val="none" w:sz="0" w:space="0" w:color="auto"/>
            <w:right w:val="none" w:sz="0" w:space="0" w:color="auto"/>
          </w:divBdr>
        </w:div>
        <w:div w:id="1730223493">
          <w:marLeft w:val="640"/>
          <w:marRight w:val="0"/>
          <w:marTop w:val="0"/>
          <w:marBottom w:val="0"/>
          <w:divBdr>
            <w:top w:val="none" w:sz="0" w:space="0" w:color="auto"/>
            <w:left w:val="none" w:sz="0" w:space="0" w:color="auto"/>
            <w:bottom w:val="none" w:sz="0" w:space="0" w:color="auto"/>
            <w:right w:val="none" w:sz="0" w:space="0" w:color="auto"/>
          </w:divBdr>
        </w:div>
        <w:div w:id="1732924780">
          <w:marLeft w:val="640"/>
          <w:marRight w:val="0"/>
          <w:marTop w:val="0"/>
          <w:marBottom w:val="0"/>
          <w:divBdr>
            <w:top w:val="none" w:sz="0" w:space="0" w:color="auto"/>
            <w:left w:val="none" w:sz="0" w:space="0" w:color="auto"/>
            <w:bottom w:val="none" w:sz="0" w:space="0" w:color="auto"/>
            <w:right w:val="none" w:sz="0" w:space="0" w:color="auto"/>
          </w:divBdr>
        </w:div>
        <w:div w:id="1747221011">
          <w:marLeft w:val="640"/>
          <w:marRight w:val="0"/>
          <w:marTop w:val="0"/>
          <w:marBottom w:val="0"/>
          <w:divBdr>
            <w:top w:val="none" w:sz="0" w:space="0" w:color="auto"/>
            <w:left w:val="none" w:sz="0" w:space="0" w:color="auto"/>
            <w:bottom w:val="none" w:sz="0" w:space="0" w:color="auto"/>
            <w:right w:val="none" w:sz="0" w:space="0" w:color="auto"/>
          </w:divBdr>
        </w:div>
        <w:div w:id="1750346676">
          <w:marLeft w:val="640"/>
          <w:marRight w:val="0"/>
          <w:marTop w:val="0"/>
          <w:marBottom w:val="0"/>
          <w:divBdr>
            <w:top w:val="none" w:sz="0" w:space="0" w:color="auto"/>
            <w:left w:val="none" w:sz="0" w:space="0" w:color="auto"/>
            <w:bottom w:val="none" w:sz="0" w:space="0" w:color="auto"/>
            <w:right w:val="none" w:sz="0" w:space="0" w:color="auto"/>
          </w:divBdr>
        </w:div>
        <w:div w:id="1750351584">
          <w:marLeft w:val="640"/>
          <w:marRight w:val="0"/>
          <w:marTop w:val="0"/>
          <w:marBottom w:val="0"/>
          <w:divBdr>
            <w:top w:val="none" w:sz="0" w:space="0" w:color="auto"/>
            <w:left w:val="none" w:sz="0" w:space="0" w:color="auto"/>
            <w:bottom w:val="none" w:sz="0" w:space="0" w:color="auto"/>
            <w:right w:val="none" w:sz="0" w:space="0" w:color="auto"/>
          </w:divBdr>
        </w:div>
        <w:div w:id="1776824403">
          <w:marLeft w:val="640"/>
          <w:marRight w:val="0"/>
          <w:marTop w:val="0"/>
          <w:marBottom w:val="0"/>
          <w:divBdr>
            <w:top w:val="none" w:sz="0" w:space="0" w:color="auto"/>
            <w:left w:val="none" w:sz="0" w:space="0" w:color="auto"/>
            <w:bottom w:val="none" w:sz="0" w:space="0" w:color="auto"/>
            <w:right w:val="none" w:sz="0" w:space="0" w:color="auto"/>
          </w:divBdr>
        </w:div>
        <w:div w:id="1778330775">
          <w:marLeft w:val="640"/>
          <w:marRight w:val="0"/>
          <w:marTop w:val="0"/>
          <w:marBottom w:val="0"/>
          <w:divBdr>
            <w:top w:val="none" w:sz="0" w:space="0" w:color="auto"/>
            <w:left w:val="none" w:sz="0" w:space="0" w:color="auto"/>
            <w:bottom w:val="none" w:sz="0" w:space="0" w:color="auto"/>
            <w:right w:val="none" w:sz="0" w:space="0" w:color="auto"/>
          </w:divBdr>
        </w:div>
        <w:div w:id="1791513090">
          <w:marLeft w:val="640"/>
          <w:marRight w:val="0"/>
          <w:marTop w:val="0"/>
          <w:marBottom w:val="0"/>
          <w:divBdr>
            <w:top w:val="none" w:sz="0" w:space="0" w:color="auto"/>
            <w:left w:val="none" w:sz="0" w:space="0" w:color="auto"/>
            <w:bottom w:val="none" w:sz="0" w:space="0" w:color="auto"/>
            <w:right w:val="none" w:sz="0" w:space="0" w:color="auto"/>
          </w:divBdr>
        </w:div>
        <w:div w:id="1793741201">
          <w:marLeft w:val="640"/>
          <w:marRight w:val="0"/>
          <w:marTop w:val="0"/>
          <w:marBottom w:val="0"/>
          <w:divBdr>
            <w:top w:val="none" w:sz="0" w:space="0" w:color="auto"/>
            <w:left w:val="none" w:sz="0" w:space="0" w:color="auto"/>
            <w:bottom w:val="none" w:sz="0" w:space="0" w:color="auto"/>
            <w:right w:val="none" w:sz="0" w:space="0" w:color="auto"/>
          </w:divBdr>
        </w:div>
        <w:div w:id="1809276606">
          <w:marLeft w:val="640"/>
          <w:marRight w:val="0"/>
          <w:marTop w:val="0"/>
          <w:marBottom w:val="0"/>
          <w:divBdr>
            <w:top w:val="none" w:sz="0" w:space="0" w:color="auto"/>
            <w:left w:val="none" w:sz="0" w:space="0" w:color="auto"/>
            <w:bottom w:val="none" w:sz="0" w:space="0" w:color="auto"/>
            <w:right w:val="none" w:sz="0" w:space="0" w:color="auto"/>
          </w:divBdr>
        </w:div>
        <w:div w:id="1828008036">
          <w:marLeft w:val="640"/>
          <w:marRight w:val="0"/>
          <w:marTop w:val="0"/>
          <w:marBottom w:val="0"/>
          <w:divBdr>
            <w:top w:val="none" w:sz="0" w:space="0" w:color="auto"/>
            <w:left w:val="none" w:sz="0" w:space="0" w:color="auto"/>
            <w:bottom w:val="none" w:sz="0" w:space="0" w:color="auto"/>
            <w:right w:val="none" w:sz="0" w:space="0" w:color="auto"/>
          </w:divBdr>
        </w:div>
        <w:div w:id="1832676030">
          <w:marLeft w:val="640"/>
          <w:marRight w:val="0"/>
          <w:marTop w:val="0"/>
          <w:marBottom w:val="0"/>
          <w:divBdr>
            <w:top w:val="none" w:sz="0" w:space="0" w:color="auto"/>
            <w:left w:val="none" w:sz="0" w:space="0" w:color="auto"/>
            <w:bottom w:val="none" w:sz="0" w:space="0" w:color="auto"/>
            <w:right w:val="none" w:sz="0" w:space="0" w:color="auto"/>
          </w:divBdr>
        </w:div>
        <w:div w:id="1882671559">
          <w:marLeft w:val="640"/>
          <w:marRight w:val="0"/>
          <w:marTop w:val="0"/>
          <w:marBottom w:val="0"/>
          <w:divBdr>
            <w:top w:val="none" w:sz="0" w:space="0" w:color="auto"/>
            <w:left w:val="none" w:sz="0" w:space="0" w:color="auto"/>
            <w:bottom w:val="none" w:sz="0" w:space="0" w:color="auto"/>
            <w:right w:val="none" w:sz="0" w:space="0" w:color="auto"/>
          </w:divBdr>
        </w:div>
        <w:div w:id="1889610676">
          <w:marLeft w:val="640"/>
          <w:marRight w:val="0"/>
          <w:marTop w:val="0"/>
          <w:marBottom w:val="0"/>
          <w:divBdr>
            <w:top w:val="none" w:sz="0" w:space="0" w:color="auto"/>
            <w:left w:val="none" w:sz="0" w:space="0" w:color="auto"/>
            <w:bottom w:val="none" w:sz="0" w:space="0" w:color="auto"/>
            <w:right w:val="none" w:sz="0" w:space="0" w:color="auto"/>
          </w:divBdr>
        </w:div>
        <w:div w:id="1899975947">
          <w:marLeft w:val="640"/>
          <w:marRight w:val="0"/>
          <w:marTop w:val="0"/>
          <w:marBottom w:val="0"/>
          <w:divBdr>
            <w:top w:val="none" w:sz="0" w:space="0" w:color="auto"/>
            <w:left w:val="none" w:sz="0" w:space="0" w:color="auto"/>
            <w:bottom w:val="none" w:sz="0" w:space="0" w:color="auto"/>
            <w:right w:val="none" w:sz="0" w:space="0" w:color="auto"/>
          </w:divBdr>
        </w:div>
        <w:div w:id="1904831612">
          <w:marLeft w:val="640"/>
          <w:marRight w:val="0"/>
          <w:marTop w:val="0"/>
          <w:marBottom w:val="0"/>
          <w:divBdr>
            <w:top w:val="none" w:sz="0" w:space="0" w:color="auto"/>
            <w:left w:val="none" w:sz="0" w:space="0" w:color="auto"/>
            <w:bottom w:val="none" w:sz="0" w:space="0" w:color="auto"/>
            <w:right w:val="none" w:sz="0" w:space="0" w:color="auto"/>
          </w:divBdr>
        </w:div>
        <w:div w:id="1908690225">
          <w:marLeft w:val="640"/>
          <w:marRight w:val="0"/>
          <w:marTop w:val="0"/>
          <w:marBottom w:val="0"/>
          <w:divBdr>
            <w:top w:val="none" w:sz="0" w:space="0" w:color="auto"/>
            <w:left w:val="none" w:sz="0" w:space="0" w:color="auto"/>
            <w:bottom w:val="none" w:sz="0" w:space="0" w:color="auto"/>
            <w:right w:val="none" w:sz="0" w:space="0" w:color="auto"/>
          </w:divBdr>
        </w:div>
        <w:div w:id="1915166309">
          <w:marLeft w:val="640"/>
          <w:marRight w:val="0"/>
          <w:marTop w:val="0"/>
          <w:marBottom w:val="0"/>
          <w:divBdr>
            <w:top w:val="none" w:sz="0" w:space="0" w:color="auto"/>
            <w:left w:val="none" w:sz="0" w:space="0" w:color="auto"/>
            <w:bottom w:val="none" w:sz="0" w:space="0" w:color="auto"/>
            <w:right w:val="none" w:sz="0" w:space="0" w:color="auto"/>
          </w:divBdr>
        </w:div>
        <w:div w:id="1921792953">
          <w:marLeft w:val="640"/>
          <w:marRight w:val="0"/>
          <w:marTop w:val="0"/>
          <w:marBottom w:val="0"/>
          <w:divBdr>
            <w:top w:val="none" w:sz="0" w:space="0" w:color="auto"/>
            <w:left w:val="none" w:sz="0" w:space="0" w:color="auto"/>
            <w:bottom w:val="none" w:sz="0" w:space="0" w:color="auto"/>
            <w:right w:val="none" w:sz="0" w:space="0" w:color="auto"/>
          </w:divBdr>
        </w:div>
        <w:div w:id="1930457376">
          <w:marLeft w:val="640"/>
          <w:marRight w:val="0"/>
          <w:marTop w:val="0"/>
          <w:marBottom w:val="0"/>
          <w:divBdr>
            <w:top w:val="none" w:sz="0" w:space="0" w:color="auto"/>
            <w:left w:val="none" w:sz="0" w:space="0" w:color="auto"/>
            <w:bottom w:val="none" w:sz="0" w:space="0" w:color="auto"/>
            <w:right w:val="none" w:sz="0" w:space="0" w:color="auto"/>
          </w:divBdr>
        </w:div>
        <w:div w:id="1939823607">
          <w:marLeft w:val="640"/>
          <w:marRight w:val="0"/>
          <w:marTop w:val="0"/>
          <w:marBottom w:val="0"/>
          <w:divBdr>
            <w:top w:val="none" w:sz="0" w:space="0" w:color="auto"/>
            <w:left w:val="none" w:sz="0" w:space="0" w:color="auto"/>
            <w:bottom w:val="none" w:sz="0" w:space="0" w:color="auto"/>
            <w:right w:val="none" w:sz="0" w:space="0" w:color="auto"/>
          </w:divBdr>
        </w:div>
        <w:div w:id="1941253355">
          <w:marLeft w:val="640"/>
          <w:marRight w:val="0"/>
          <w:marTop w:val="0"/>
          <w:marBottom w:val="0"/>
          <w:divBdr>
            <w:top w:val="none" w:sz="0" w:space="0" w:color="auto"/>
            <w:left w:val="none" w:sz="0" w:space="0" w:color="auto"/>
            <w:bottom w:val="none" w:sz="0" w:space="0" w:color="auto"/>
            <w:right w:val="none" w:sz="0" w:space="0" w:color="auto"/>
          </w:divBdr>
        </w:div>
        <w:div w:id="1945453875">
          <w:marLeft w:val="640"/>
          <w:marRight w:val="0"/>
          <w:marTop w:val="0"/>
          <w:marBottom w:val="0"/>
          <w:divBdr>
            <w:top w:val="none" w:sz="0" w:space="0" w:color="auto"/>
            <w:left w:val="none" w:sz="0" w:space="0" w:color="auto"/>
            <w:bottom w:val="none" w:sz="0" w:space="0" w:color="auto"/>
            <w:right w:val="none" w:sz="0" w:space="0" w:color="auto"/>
          </w:divBdr>
        </w:div>
        <w:div w:id="1955013083">
          <w:marLeft w:val="640"/>
          <w:marRight w:val="0"/>
          <w:marTop w:val="0"/>
          <w:marBottom w:val="0"/>
          <w:divBdr>
            <w:top w:val="none" w:sz="0" w:space="0" w:color="auto"/>
            <w:left w:val="none" w:sz="0" w:space="0" w:color="auto"/>
            <w:bottom w:val="none" w:sz="0" w:space="0" w:color="auto"/>
            <w:right w:val="none" w:sz="0" w:space="0" w:color="auto"/>
          </w:divBdr>
        </w:div>
        <w:div w:id="1964073162">
          <w:marLeft w:val="640"/>
          <w:marRight w:val="0"/>
          <w:marTop w:val="0"/>
          <w:marBottom w:val="0"/>
          <w:divBdr>
            <w:top w:val="none" w:sz="0" w:space="0" w:color="auto"/>
            <w:left w:val="none" w:sz="0" w:space="0" w:color="auto"/>
            <w:bottom w:val="none" w:sz="0" w:space="0" w:color="auto"/>
            <w:right w:val="none" w:sz="0" w:space="0" w:color="auto"/>
          </w:divBdr>
        </w:div>
        <w:div w:id="1968507524">
          <w:marLeft w:val="640"/>
          <w:marRight w:val="0"/>
          <w:marTop w:val="0"/>
          <w:marBottom w:val="0"/>
          <w:divBdr>
            <w:top w:val="none" w:sz="0" w:space="0" w:color="auto"/>
            <w:left w:val="none" w:sz="0" w:space="0" w:color="auto"/>
            <w:bottom w:val="none" w:sz="0" w:space="0" w:color="auto"/>
            <w:right w:val="none" w:sz="0" w:space="0" w:color="auto"/>
          </w:divBdr>
        </w:div>
        <w:div w:id="1972704246">
          <w:marLeft w:val="640"/>
          <w:marRight w:val="0"/>
          <w:marTop w:val="0"/>
          <w:marBottom w:val="0"/>
          <w:divBdr>
            <w:top w:val="none" w:sz="0" w:space="0" w:color="auto"/>
            <w:left w:val="none" w:sz="0" w:space="0" w:color="auto"/>
            <w:bottom w:val="none" w:sz="0" w:space="0" w:color="auto"/>
            <w:right w:val="none" w:sz="0" w:space="0" w:color="auto"/>
          </w:divBdr>
        </w:div>
        <w:div w:id="1982421188">
          <w:marLeft w:val="640"/>
          <w:marRight w:val="0"/>
          <w:marTop w:val="0"/>
          <w:marBottom w:val="0"/>
          <w:divBdr>
            <w:top w:val="none" w:sz="0" w:space="0" w:color="auto"/>
            <w:left w:val="none" w:sz="0" w:space="0" w:color="auto"/>
            <w:bottom w:val="none" w:sz="0" w:space="0" w:color="auto"/>
            <w:right w:val="none" w:sz="0" w:space="0" w:color="auto"/>
          </w:divBdr>
        </w:div>
        <w:div w:id="1998144296">
          <w:marLeft w:val="640"/>
          <w:marRight w:val="0"/>
          <w:marTop w:val="0"/>
          <w:marBottom w:val="0"/>
          <w:divBdr>
            <w:top w:val="none" w:sz="0" w:space="0" w:color="auto"/>
            <w:left w:val="none" w:sz="0" w:space="0" w:color="auto"/>
            <w:bottom w:val="none" w:sz="0" w:space="0" w:color="auto"/>
            <w:right w:val="none" w:sz="0" w:space="0" w:color="auto"/>
          </w:divBdr>
        </w:div>
        <w:div w:id="2014262874">
          <w:marLeft w:val="640"/>
          <w:marRight w:val="0"/>
          <w:marTop w:val="0"/>
          <w:marBottom w:val="0"/>
          <w:divBdr>
            <w:top w:val="none" w:sz="0" w:space="0" w:color="auto"/>
            <w:left w:val="none" w:sz="0" w:space="0" w:color="auto"/>
            <w:bottom w:val="none" w:sz="0" w:space="0" w:color="auto"/>
            <w:right w:val="none" w:sz="0" w:space="0" w:color="auto"/>
          </w:divBdr>
        </w:div>
        <w:div w:id="2018001323">
          <w:marLeft w:val="640"/>
          <w:marRight w:val="0"/>
          <w:marTop w:val="0"/>
          <w:marBottom w:val="0"/>
          <w:divBdr>
            <w:top w:val="none" w:sz="0" w:space="0" w:color="auto"/>
            <w:left w:val="none" w:sz="0" w:space="0" w:color="auto"/>
            <w:bottom w:val="none" w:sz="0" w:space="0" w:color="auto"/>
            <w:right w:val="none" w:sz="0" w:space="0" w:color="auto"/>
          </w:divBdr>
        </w:div>
        <w:div w:id="2023702876">
          <w:marLeft w:val="640"/>
          <w:marRight w:val="0"/>
          <w:marTop w:val="0"/>
          <w:marBottom w:val="0"/>
          <w:divBdr>
            <w:top w:val="none" w:sz="0" w:space="0" w:color="auto"/>
            <w:left w:val="none" w:sz="0" w:space="0" w:color="auto"/>
            <w:bottom w:val="none" w:sz="0" w:space="0" w:color="auto"/>
            <w:right w:val="none" w:sz="0" w:space="0" w:color="auto"/>
          </w:divBdr>
        </w:div>
        <w:div w:id="2025013785">
          <w:marLeft w:val="640"/>
          <w:marRight w:val="0"/>
          <w:marTop w:val="0"/>
          <w:marBottom w:val="0"/>
          <w:divBdr>
            <w:top w:val="none" w:sz="0" w:space="0" w:color="auto"/>
            <w:left w:val="none" w:sz="0" w:space="0" w:color="auto"/>
            <w:bottom w:val="none" w:sz="0" w:space="0" w:color="auto"/>
            <w:right w:val="none" w:sz="0" w:space="0" w:color="auto"/>
          </w:divBdr>
        </w:div>
        <w:div w:id="2025865942">
          <w:marLeft w:val="640"/>
          <w:marRight w:val="0"/>
          <w:marTop w:val="0"/>
          <w:marBottom w:val="0"/>
          <w:divBdr>
            <w:top w:val="none" w:sz="0" w:space="0" w:color="auto"/>
            <w:left w:val="none" w:sz="0" w:space="0" w:color="auto"/>
            <w:bottom w:val="none" w:sz="0" w:space="0" w:color="auto"/>
            <w:right w:val="none" w:sz="0" w:space="0" w:color="auto"/>
          </w:divBdr>
        </w:div>
        <w:div w:id="2027713134">
          <w:marLeft w:val="640"/>
          <w:marRight w:val="0"/>
          <w:marTop w:val="0"/>
          <w:marBottom w:val="0"/>
          <w:divBdr>
            <w:top w:val="none" w:sz="0" w:space="0" w:color="auto"/>
            <w:left w:val="none" w:sz="0" w:space="0" w:color="auto"/>
            <w:bottom w:val="none" w:sz="0" w:space="0" w:color="auto"/>
            <w:right w:val="none" w:sz="0" w:space="0" w:color="auto"/>
          </w:divBdr>
        </w:div>
        <w:div w:id="2029528269">
          <w:marLeft w:val="640"/>
          <w:marRight w:val="0"/>
          <w:marTop w:val="0"/>
          <w:marBottom w:val="0"/>
          <w:divBdr>
            <w:top w:val="none" w:sz="0" w:space="0" w:color="auto"/>
            <w:left w:val="none" w:sz="0" w:space="0" w:color="auto"/>
            <w:bottom w:val="none" w:sz="0" w:space="0" w:color="auto"/>
            <w:right w:val="none" w:sz="0" w:space="0" w:color="auto"/>
          </w:divBdr>
        </w:div>
        <w:div w:id="2034110044">
          <w:marLeft w:val="640"/>
          <w:marRight w:val="0"/>
          <w:marTop w:val="0"/>
          <w:marBottom w:val="0"/>
          <w:divBdr>
            <w:top w:val="none" w:sz="0" w:space="0" w:color="auto"/>
            <w:left w:val="none" w:sz="0" w:space="0" w:color="auto"/>
            <w:bottom w:val="none" w:sz="0" w:space="0" w:color="auto"/>
            <w:right w:val="none" w:sz="0" w:space="0" w:color="auto"/>
          </w:divBdr>
        </w:div>
        <w:div w:id="2057192525">
          <w:marLeft w:val="640"/>
          <w:marRight w:val="0"/>
          <w:marTop w:val="0"/>
          <w:marBottom w:val="0"/>
          <w:divBdr>
            <w:top w:val="none" w:sz="0" w:space="0" w:color="auto"/>
            <w:left w:val="none" w:sz="0" w:space="0" w:color="auto"/>
            <w:bottom w:val="none" w:sz="0" w:space="0" w:color="auto"/>
            <w:right w:val="none" w:sz="0" w:space="0" w:color="auto"/>
          </w:divBdr>
        </w:div>
        <w:div w:id="2061242023">
          <w:marLeft w:val="640"/>
          <w:marRight w:val="0"/>
          <w:marTop w:val="0"/>
          <w:marBottom w:val="0"/>
          <w:divBdr>
            <w:top w:val="none" w:sz="0" w:space="0" w:color="auto"/>
            <w:left w:val="none" w:sz="0" w:space="0" w:color="auto"/>
            <w:bottom w:val="none" w:sz="0" w:space="0" w:color="auto"/>
            <w:right w:val="none" w:sz="0" w:space="0" w:color="auto"/>
          </w:divBdr>
        </w:div>
        <w:div w:id="2067726354">
          <w:marLeft w:val="640"/>
          <w:marRight w:val="0"/>
          <w:marTop w:val="0"/>
          <w:marBottom w:val="0"/>
          <w:divBdr>
            <w:top w:val="none" w:sz="0" w:space="0" w:color="auto"/>
            <w:left w:val="none" w:sz="0" w:space="0" w:color="auto"/>
            <w:bottom w:val="none" w:sz="0" w:space="0" w:color="auto"/>
            <w:right w:val="none" w:sz="0" w:space="0" w:color="auto"/>
          </w:divBdr>
        </w:div>
        <w:div w:id="2075424657">
          <w:marLeft w:val="640"/>
          <w:marRight w:val="0"/>
          <w:marTop w:val="0"/>
          <w:marBottom w:val="0"/>
          <w:divBdr>
            <w:top w:val="none" w:sz="0" w:space="0" w:color="auto"/>
            <w:left w:val="none" w:sz="0" w:space="0" w:color="auto"/>
            <w:bottom w:val="none" w:sz="0" w:space="0" w:color="auto"/>
            <w:right w:val="none" w:sz="0" w:space="0" w:color="auto"/>
          </w:divBdr>
        </w:div>
        <w:div w:id="2077239891">
          <w:marLeft w:val="640"/>
          <w:marRight w:val="0"/>
          <w:marTop w:val="0"/>
          <w:marBottom w:val="0"/>
          <w:divBdr>
            <w:top w:val="none" w:sz="0" w:space="0" w:color="auto"/>
            <w:left w:val="none" w:sz="0" w:space="0" w:color="auto"/>
            <w:bottom w:val="none" w:sz="0" w:space="0" w:color="auto"/>
            <w:right w:val="none" w:sz="0" w:space="0" w:color="auto"/>
          </w:divBdr>
        </w:div>
        <w:div w:id="2078629504">
          <w:marLeft w:val="640"/>
          <w:marRight w:val="0"/>
          <w:marTop w:val="0"/>
          <w:marBottom w:val="0"/>
          <w:divBdr>
            <w:top w:val="none" w:sz="0" w:space="0" w:color="auto"/>
            <w:left w:val="none" w:sz="0" w:space="0" w:color="auto"/>
            <w:bottom w:val="none" w:sz="0" w:space="0" w:color="auto"/>
            <w:right w:val="none" w:sz="0" w:space="0" w:color="auto"/>
          </w:divBdr>
        </w:div>
        <w:div w:id="2096200472">
          <w:marLeft w:val="640"/>
          <w:marRight w:val="0"/>
          <w:marTop w:val="0"/>
          <w:marBottom w:val="0"/>
          <w:divBdr>
            <w:top w:val="none" w:sz="0" w:space="0" w:color="auto"/>
            <w:left w:val="none" w:sz="0" w:space="0" w:color="auto"/>
            <w:bottom w:val="none" w:sz="0" w:space="0" w:color="auto"/>
            <w:right w:val="none" w:sz="0" w:space="0" w:color="auto"/>
          </w:divBdr>
        </w:div>
        <w:div w:id="2099405997">
          <w:marLeft w:val="640"/>
          <w:marRight w:val="0"/>
          <w:marTop w:val="0"/>
          <w:marBottom w:val="0"/>
          <w:divBdr>
            <w:top w:val="none" w:sz="0" w:space="0" w:color="auto"/>
            <w:left w:val="none" w:sz="0" w:space="0" w:color="auto"/>
            <w:bottom w:val="none" w:sz="0" w:space="0" w:color="auto"/>
            <w:right w:val="none" w:sz="0" w:space="0" w:color="auto"/>
          </w:divBdr>
        </w:div>
        <w:div w:id="2121609390">
          <w:marLeft w:val="640"/>
          <w:marRight w:val="0"/>
          <w:marTop w:val="0"/>
          <w:marBottom w:val="0"/>
          <w:divBdr>
            <w:top w:val="none" w:sz="0" w:space="0" w:color="auto"/>
            <w:left w:val="none" w:sz="0" w:space="0" w:color="auto"/>
            <w:bottom w:val="none" w:sz="0" w:space="0" w:color="auto"/>
            <w:right w:val="none" w:sz="0" w:space="0" w:color="auto"/>
          </w:divBdr>
        </w:div>
        <w:div w:id="2137483405">
          <w:marLeft w:val="640"/>
          <w:marRight w:val="0"/>
          <w:marTop w:val="0"/>
          <w:marBottom w:val="0"/>
          <w:divBdr>
            <w:top w:val="none" w:sz="0" w:space="0" w:color="auto"/>
            <w:left w:val="none" w:sz="0" w:space="0" w:color="auto"/>
            <w:bottom w:val="none" w:sz="0" w:space="0" w:color="auto"/>
            <w:right w:val="none" w:sz="0" w:space="0" w:color="auto"/>
          </w:divBdr>
        </w:div>
        <w:div w:id="2141678853">
          <w:marLeft w:val="640"/>
          <w:marRight w:val="0"/>
          <w:marTop w:val="0"/>
          <w:marBottom w:val="0"/>
          <w:divBdr>
            <w:top w:val="none" w:sz="0" w:space="0" w:color="auto"/>
            <w:left w:val="none" w:sz="0" w:space="0" w:color="auto"/>
            <w:bottom w:val="none" w:sz="0" w:space="0" w:color="auto"/>
            <w:right w:val="none" w:sz="0" w:space="0" w:color="auto"/>
          </w:divBdr>
        </w:div>
        <w:div w:id="2142916049">
          <w:marLeft w:val="640"/>
          <w:marRight w:val="0"/>
          <w:marTop w:val="0"/>
          <w:marBottom w:val="0"/>
          <w:divBdr>
            <w:top w:val="none" w:sz="0" w:space="0" w:color="auto"/>
            <w:left w:val="none" w:sz="0" w:space="0" w:color="auto"/>
            <w:bottom w:val="none" w:sz="0" w:space="0" w:color="auto"/>
            <w:right w:val="none" w:sz="0" w:space="0" w:color="auto"/>
          </w:divBdr>
        </w:div>
      </w:divsChild>
    </w:div>
    <w:div w:id="1348293154">
      <w:marLeft w:val="640"/>
      <w:marRight w:val="0"/>
      <w:marTop w:val="0"/>
      <w:marBottom w:val="0"/>
      <w:divBdr>
        <w:top w:val="none" w:sz="0" w:space="0" w:color="auto"/>
        <w:left w:val="none" w:sz="0" w:space="0" w:color="auto"/>
        <w:bottom w:val="none" w:sz="0" w:space="0" w:color="auto"/>
        <w:right w:val="none" w:sz="0" w:space="0" w:color="auto"/>
      </w:divBdr>
    </w:div>
    <w:div w:id="1348405802">
      <w:marLeft w:val="640"/>
      <w:marRight w:val="0"/>
      <w:marTop w:val="0"/>
      <w:marBottom w:val="0"/>
      <w:divBdr>
        <w:top w:val="none" w:sz="0" w:space="0" w:color="auto"/>
        <w:left w:val="none" w:sz="0" w:space="0" w:color="auto"/>
        <w:bottom w:val="none" w:sz="0" w:space="0" w:color="auto"/>
        <w:right w:val="none" w:sz="0" w:space="0" w:color="auto"/>
      </w:divBdr>
    </w:div>
    <w:div w:id="1348407557">
      <w:marLeft w:val="640"/>
      <w:marRight w:val="0"/>
      <w:marTop w:val="0"/>
      <w:marBottom w:val="0"/>
      <w:divBdr>
        <w:top w:val="none" w:sz="0" w:space="0" w:color="auto"/>
        <w:left w:val="none" w:sz="0" w:space="0" w:color="auto"/>
        <w:bottom w:val="none" w:sz="0" w:space="0" w:color="auto"/>
        <w:right w:val="none" w:sz="0" w:space="0" w:color="auto"/>
      </w:divBdr>
    </w:div>
    <w:div w:id="1349718614">
      <w:marLeft w:val="640"/>
      <w:marRight w:val="0"/>
      <w:marTop w:val="0"/>
      <w:marBottom w:val="0"/>
      <w:divBdr>
        <w:top w:val="none" w:sz="0" w:space="0" w:color="auto"/>
        <w:left w:val="none" w:sz="0" w:space="0" w:color="auto"/>
        <w:bottom w:val="none" w:sz="0" w:space="0" w:color="auto"/>
        <w:right w:val="none" w:sz="0" w:space="0" w:color="auto"/>
      </w:divBdr>
    </w:div>
    <w:div w:id="1349865662">
      <w:marLeft w:val="640"/>
      <w:marRight w:val="0"/>
      <w:marTop w:val="0"/>
      <w:marBottom w:val="0"/>
      <w:divBdr>
        <w:top w:val="none" w:sz="0" w:space="0" w:color="auto"/>
        <w:left w:val="none" w:sz="0" w:space="0" w:color="auto"/>
        <w:bottom w:val="none" w:sz="0" w:space="0" w:color="auto"/>
        <w:right w:val="none" w:sz="0" w:space="0" w:color="auto"/>
      </w:divBdr>
    </w:div>
    <w:div w:id="1350377121">
      <w:marLeft w:val="640"/>
      <w:marRight w:val="0"/>
      <w:marTop w:val="0"/>
      <w:marBottom w:val="0"/>
      <w:divBdr>
        <w:top w:val="none" w:sz="0" w:space="0" w:color="auto"/>
        <w:left w:val="none" w:sz="0" w:space="0" w:color="auto"/>
        <w:bottom w:val="none" w:sz="0" w:space="0" w:color="auto"/>
        <w:right w:val="none" w:sz="0" w:space="0" w:color="auto"/>
      </w:divBdr>
    </w:div>
    <w:div w:id="1350453055">
      <w:marLeft w:val="640"/>
      <w:marRight w:val="0"/>
      <w:marTop w:val="0"/>
      <w:marBottom w:val="0"/>
      <w:divBdr>
        <w:top w:val="none" w:sz="0" w:space="0" w:color="auto"/>
        <w:left w:val="none" w:sz="0" w:space="0" w:color="auto"/>
        <w:bottom w:val="none" w:sz="0" w:space="0" w:color="auto"/>
        <w:right w:val="none" w:sz="0" w:space="0" w:color="auto"/>
      </w:divBdr>
    </w:div>
    <w:div w:id="1350566378">
      <w:marLeft w:val="640"/>
      <w:marRight w:val="0"/>
      <w:marTop w:val="0"/>
      <w:marBottom w:val="0"/>
      <w:divBdr>
        <w:top w:val="none" w:sz="0" w:space="0" w:color="auto"/>
        <w:left w:val="none" w:sz="0" w:space="0" w:color="auto"/>
        <w:bottom w:val="none" w:sz="0" w:space="0" w:color="auto"/>
        <w:right w:val="none" w:sz="0" w:space="0" w:color="auto"/>
      </w:divBdr>
    </w:div>
    <w:div w:id="1352298742">
      <w:marLeft w:val="640"/>
      <w:marRight w:val="0"/>
      <w:marTop w:val="0"/>
      <w:marBottom w:val="0"/>
      <w:divBdr>
        <w:top w:val="none" w:sz="0" w:space="0" w:color="auto"/>
        <w:left w:val="none" w:sz="0" w:space="0" w:color="auto"/>
        <w:bottom w:val="none" w:sz="0" w:space="0" w:color="auto"/>
        <w:right w:val="none" w:sz="0" w:space="0" w:color="auto"/>
      </w:divBdr>
    </w:div>
    <w:div w:id="1352339103">
      <w:marLeft w:val="640"/>
      <w:marRight w:val="0"/>
      <w:marTop w:val="0"/>
      <w:marBottom w:val="0"/>
      <w:divBdr>
        <w:top w:val="none" w:sz="0" w:space="0" w:color="auto"/>
        <w:left w:val="none" w:sz="0" w:space="0" w:color="auto"/>
        <w:bottom w:val="none" w:sz="0" w:space="0" w:color="auto"/>
        <w:right w:val="none" w:sz="0" w:space="0" w:color="auto"/>
      </w:divBdr>
    </w:div>
    <w:div w:id="1352340150">
      <w:marLeft w:val="640"/>
      <w:marRight w:val="0"/>
      <w:marTop w:val="0"/>
      <w:marBottom w:val="0"/>
      <w:divBdr>
        <w:top w:val="none" w:sz="0" w:space="0" w:color="auto"/>
        <w:left w:val="none" w:sz="0" w:space="0" w:color="auto"/>
        <w:bottom w:val="none" w:sz="0" w:space="0" w:color="auto"/>
        <w:right w:val="none" w:sz="0" w:space="0" w:color="auto"/>
      </w:divBdr>
    </w:div>
    <w:div w:id="1353145325">
      <w:marLeft w:val="640"/>
      <w:marRight w:val="0"/>
      <w:marTop w:val="0"/>
      <w:marBottom w:val="0"/>
      <w:divBdr>
        <w:top w:val="none" w:sz="0" w:space="0" w:color="auto"/>
        <w:left w:val="none" w:sz="0" w:space="0" w:color="auto"/>
        <w:bottom w:val="none" w:sz="0" w:space="0" w:color="auto"/>
        <w:right w:val="none" w:sz="0" w:space="0" w:color="auto"/>
      </w:divBdr>
    </w:div>
    <w:div w:id="1353341944">
      <w:marLeft w:val="640"/>
      <w:marRight w:val="0"/>
      <w:marTop w:val="0"/>
      <w:marBottom w:val="0"/>
      <w:divBdr>
        <w:top w:val="none" w:sz="0" w:space="0" w:color="auto"/>
        <w:left w:val="none" w:sz="0" w:space="0" w:color="auto"/>
        <w:bottom w:val="none" w:sz="0" w:space="0" w:color="auto"/>
        <w:right w:val="none" w:sz="0" w:space="0" w:color="auto"/>
      </w:divBdr>
    </w:div>
    <w:div w:id="1353843083">
      <w:marLeft w:val="640"/>
      <w:marRight w:val="0"/>
      <w:marTop w:val="0"/>
      <w:marBottom w:val="0"/>
      <w:divBdr>
        <w:top w:val="none" w:sz="0" w:space="0" w:color="auto"/>
        <w:left w:val="none" w:sz="0" w:space="0" w:color="auto"/>
        <w:bottom w:val="none" w:sz="0" w:space="0" w:color="auto"/>
        <w:right w:val="none" w:sz="0" w:space="0" w:color="auto"/>
      </w:divBdr>
    </w:div>
    <w:div w:id="1353922716">
      <w:marLeft w:val="640"/>
      <w:marRight w:val="0"/>
      <w:marTop w:val="0"/>
      <w:marBottom w:val="0"/>
      <w:divBdr>
        <w:top w:val="none" w:sz="0" w:space="0" w:color="auto"/>
        <w:left w:val="none" w:sz="0" w:space="0" w:color="auto"/>
        <w:bottom w:val="none" w:sz="0" w:space="0" w:color="auto"/>
        <w:right w:val="none" w:sz="0" w:space="0" w:color="auto"/>
      </w:divBdr>
    </w:div>
    <w:div w:id="1353990472">
      <w:marLeft w:val="640"/>
      <w:marRight w:val="0"/>
      <w:marTop w:val="0"/>
      <w:marBottom w:val="0"/>
      <w:divBdr>
        <w:top w:val="none" w:sz="0" w:space="0" w:color="auto"/>
        <w:left w:val="none" w:sz="0" w:space="0" w:color="auto"/>
        <w:bottom w:val="none" w:sz="0" w:space="0" w:color="auto"/>
        <w:right w:val="none" w:sz="0" w:space="0" w:color="auto"/>
      </w:divBdr>
    </w:div>
    <w:div w:id="1354186673">
      <w:marLeft w:val="640"/>
      <w:marRight w:val="0"/>
      <w:marTop w:val="0"/>
      <w:marBottom w:val="0"/>
      <w:divBdr>
        <w:top w:val="none" w:sz="0" w:space="0" w:color="auto"/>
        <w:left w:val="none" w:sz="0" w:space="0" w:color="auto"/>
        <w:bottom w:val="none" w:sz="0" w:space="0" w:color="auto"/>
        <w:right w:val="none" w:sz="0" w:space="0" w:color="auto"/>
      </w:divBdr>
    </w:div>
    <w:div w:id="1355108584">
      <w:bodyDiv w:val="1"/>
      <w:marLeft w:val="0"/>
      <w:marRight w:val="0"/>
      <w:marTop w:val="0"/>
      <w:marBottom w:val="0"/>
      <w:divBdr>
        <w:top w:val="none" w:sz="0" w:space="0" w:color="auto"/>
        <w:left w:val="none" w:sz="0" w:space="0" w:color="auto"/>
        <w:bottom w:val="none" w:sz="0" w:space="0" w:color="auto"/>
        <w:right w:val="none" w:sz="0" w:space="0" w:color="auto"/>
      </w:divBdr>
      <w:divsChild>
        <w:div w:id="16857456">
          <w:marLeft w:val="640"/>
          <w:marRight w:val="0"/>
          <w:marTop w:val="0"/>
          <w:marBottom w:val="0"/>
          <w:divBdr>
            <w:top w:val="none" w:sz="0" w:space="0" w:color="auto"/>
            <w:left w:val="none" w:sz="0" w:space="0" w:color="auto"/>
            <w:bottom w:val="none" w:sz="0" w:space="0" w:color="auto"/>
            <w:right w:val="none" w:sz="0" w:space="0" w:color="auto"/>
          </w:divBdr>
        </w:div>
        <w:div w:id="63451804">
          <w:marLeft w:val="640"/>
          <w:marRight w:val="0"/>
          <w:marTop w:val="0"/>
          <w:marBottom w:val="0"/>
          <w:divBdr>
            <w:top w:val="none" w:sz="0" w:space="0" w:color="auto"/>
            <w:left w:val="none" w:sz="0" w:space="0" w:color="auto"/>
            <w:bottom w:val="none" w:sz="0" w:space="0" w:color="auto"/>
            <w:right w:val="none" w:sz="0" w:space="0" w:color="auto"/>
          </w:divBdr>
        </w:div>
        <w:div w:id="89130551">
          <w:marLeft w:val="640"/>
          <w:marRight w:val="0"/>
          <w:marTop w:val="0"/>
          <w:marBottom w:val="0"/>
          <w:divBdr>
            <w:top w:val="none" w:sz="0" w:space="0" w:color="auto"/>
            <w:left w:val="none" w:sz="0" w:space="0" w:color="auto"/>
            <w:bottom w:val="none" w:sz="0" w:space="0" w:color="auto"/>
            <w:right w:val="none" w:sz="0" w:space="0" w:color="auto"/>
          </w:divBdr>
        </w:div>
        <w:div w:id="95028871">
          <w:marLeft w:val="640"/>
          <w:marRight w:val="0"/>
          <w:marTop w:val="0"/>
          <w:marBottom w:val="0"/>
          <w:divBdr>
            <w:top w:val="none" w:sz="0" w:space="0" w:color="auto"/>
            <w:left w:val="none" w:sz="0" w:space="0" w:color="auto"/>
            <w:bottom w:val="none" w:sz="0" w:space="0" w:color="auto"/>
            <w:right w:val="none" w:sz="0" w:space="0" w:color="auto"/>
          </w:divBdr>
        </w:div>
        <w:div w:id="110369475">
          <w:marLeft w:val="640"/>
          <w:marRight w:val="0"/>
          <w:marTop w:val="0"/>
          <w:marBottom w:val="0"/>
          <w:divBdr>
            <w:top w:val="none" w:sz="0" w:space="0" w:color="auto"/>
            <w:left w:val="none" w:sz="0" w:space="0" w:color="auto"/>
            <w:bottom w:val="none" w:sz="0" w:space="0" w:color="auto"/>
            <w:right w:val="none" w:sz="0" w:space="0" w:color="auto"/>
          </w:divBdr>
        </w:div>
        <w:div w:id="111170535">
          <w:marLeft w:val="640"/>
          <w:marRight w:val="0"/>
          <w:marTop w:val="0"/>
          <w:marBottom w:val="0"/>
          <w:divBdr>
            <w:top w:val="none" w:sz="0" w:space="0" w:color="auto"/>
            <w:left w:val="none" w:sz="0" w:space="0" w:color="auto"/>
            <w:bottom w:val="none" w:sz="0" w:space="0" w:color="auto"/>
            <w:right w:val="none" w:sz="0" w:space="0" w:color="auto"/>
          </w:divBdr>
        </w:div>
        <w:div w:id="141119762">
          <w:marLeft w:val="640"/>
          <w:marRight w:val="0"/>
          <w:marTop w:val="0"/>
          <w:marBottom w:val="0"/>
          <w:divBdr>
            <w:top w:val="none" w:sz="0" w:space="0" w:color="auto"/>
            <w:left w:val="none" w:sz="0" w:space="0" w:color="auto"/>
            <w:bottom w:val="none" w:sz="0" w:space="0" w:color="auto"/>
            <w:right w:val="none" w:sz="0" w:space="0" w:color="auto"/>
          </w:divBdr>
        </w:div>
        <w:div w:id="169105490">
          <w:marLeft w:val="640"/>
          <w:marRight w:val="0"/>
          <w:marTop w:val="0"/>
          <w:marBottom w:val="0"/>
          <w:divBdr>
            <w:top w:val="none" w:sz="0" w:space="0" w:color="auto"/>
            <w:left w:val="none" w:sz="0" w:space="0" w:color="auto"/>
            <w:bottom w:val="none" w:sz="0" w:space="0" w:color="auto"/>
            <w:right w:val="none" w:sz="0" w:space="0" w:color="auto"/>
          </w:divBdr>
        </w:div>
        <w:div w:id="186263448">
          <w:marLeft w:val="640"/>
          <w:marRight w:val="0"/>
          <w:marTop w:val="0"/>
          <w:marBottom w:val="0"/>
          <w:divBdr>
            <w:top w:val="none" w:sz="0" w:space="0" w:color="auto"/>
            <w:left w:val="none" w:sz="0" w:space="0" w:color="auto"/>
            <w:bottom w:val="none" w:sz="0" w:space="0" w:color="auto"/>
            <w:right w:val="none" w:sz="0" w:space="0" w:color="auto"/>
          </w:divBdr>
        </w:div>
        <w:div w:id="187137235">
          <w:marLeft w:val="640"/>
          <w:marRight w:val="0"/>
          <w:marTop w:val="0"/>
          <w:marBottom w:val="0"/>
          <w:divBdr>
            <w:top w:val="none" w:sz="0" w:space="0" w:color="auto"/>
            <w:left w:val="none" w:sz="0" w:space="0" w:color="auto"/>
            <w:bottom w:val="none" w:sz="0" w:space="0" w:color="auto"/>
            <w:right w:val="none" w:sz="0" w:space="0" w:color="auto"/>
          </w:divBdr>
        </w:div>
        <w:div w:id="190149858">
          <w:marLeft w:val="640"/>
          <w:marRight w:val="0"/>
          <w:marTop w:val="0"/>
          <w:marBottom w:val="0"/>
          <w:divBdr>
            <w:top w:val="none" w:sz="0" w:space="0" w:color="auto"/>
            <w:left w:val="none" w:sz="0" w:space="0" w:color="auto"/>
            <w:bottom w:val="none" w:sz="0" w:space="0" w:color="auto"/>
            <w:right w:val="none" w:sz="0" w:space="0" w:color="auto"/>
          </w:divBdr>
        </w:div>
        <w:div w:id="192426764">
          <w:marLeft w:val="640"/>
          <w:marRight w:val="0"/>
          <w:marTop w:val="0"/>
          <w:marBottom w:val="0"/>
          <w:divBdr>
            <w:top w:val="none" w:sz="0" w:space="0" w:color="auto"/>
            <w:left w:val="none" w:sz="0" w:space="0" w:color="auto"/>
            <w:bottom w:val="none" w:sz="0" w:space="0" w:color="auto"/>
            <w:right w:val="none" w:sz="0" w:space="0" w:color="auto"/>
          </w:divBdr>
        </w:div>
        <w:div w:id="199053131">
          <w:marLeft w:val="640"/>
          <w:marRight w:val="0"/>
          <w:marTop w:val="0"/>
          <w:marBottom w:val="0"/>
          <w:divBdr>
            <w:top w:val="none" w:sz="0" w:space="0" w:color="auto"/>
            <w:left w:val="none" w:sz="0" w:space="0" w:color="auto"/>
            <w:bottom w:val="none" w:sz="0" w:space="0" w:color="auto"/>
            <w:right w:val="none" w:sz="0" w:space="0" w:color="auto"/>
          </w:divBdr>
        </w:div>
        <w:div w:id="199513361">
          <w:marLeft w:val="640"/>
          <w:marRight w:val="0"/>
          <w:marTop w:val="0"/>
          <w:marBottom w:val="0"/>
          <w:divBdr>
            <w:top w:val="none" w:sz="0" w:space="0" w:color="auto"/>
            <w:left w:val="none" w:sz="0" w:space="0" w:color="auto"/>
            <w:bottom w:val="none" w:sz="0" w:space="0" w:color="auto"/>
            <w:right w:val="none" w:sz="0" w:space="0" w:color="auto"/>
          </w:divBdr>
        </w:div>
        <w:div w:id="207225849">
          <w:marLeft w:val="640"/>
          <w:marRight w:val="0"/>
          <w:marTop w:val="0"/>
          <w:marBottom w:val="0"/>
          <w:divBdr>
            <w:top w:val="none" w:sz="0" w:space="0" w:color="auto"/>
            <w:left w:val="none" w:sz="0" w:space="0" w:color="auto"/>
            <w:bottom w:val="none" w:sz="0" w:space="0" w:color="auto"/>
            <w:right w:val="none" w:sz="0" w:space="0" w:color="auto"/>
          </w:divBdr>
        </w:div>
        <w:div w:id="217598138">
          <w:marLeft w:val="640"/>
          <w:marRight w:val="0"/>
          <w:marTop w:val="0"/>
          <w:marBottom w:val="0"/>
          <w:divBdr>
            <w:top w:val="none" w:sz="0" w:space="0" w:color="auto"/>
            <w:left w:val="none" w:sz="0" w:space="0" w:color="auto"/>
            <w:bottom w:val="none" w:sz="0" w:space="0" w:color="auto"/>
            <w:right w:val="none" w:sz="0" w:space="0" w:color="auto"/>
          </w:divBdr>
        </w:div>
        <w:div w:id="233861622">
          <w:marLeft w:val="640"/>
          <w:marRight w:val="0"/>
          <w:marTop w:val="0"/>
          <w:marBottom w:val="0"/>
          <w:divBdr>
            <w:top w:val="none" w:sz="0" w:space="0" w:color="auto"/>
            <w:left w:val="none" w:sz="0" w:space="0" w:color="auto"/>
            <w:bottom w:val="none" w:sz="0" w:space="0" w:color="auto"/>
            <w:right w:val="none" w:sz="0" w:space="0" w:color="auto"/>
          </w:divBdr>
        </w:div>
        <w:div w:id="269626488">
          <w:marLeft w:val="640"/>
          <w:marRight w:val="0"/>
          <w:marTop w:val="0"/>
          <w:marBottom w:val="0"/>
          <w:divBdr>
            <w:top w:val="none" w:sz="0" w:space="0" w:color="auto"/>
            <w:left w:val="none" w:sz="0" w:space="0" w:color="auto"/>
            <w:bottom w:val="none" w:sz="0" w:space="0" w:color="auto"/>
            <w:right w:val="none" w:sz="0" w:space="0" w:color="auto"/>
          </w:divBdr>
        </w:div>
        <w:div w:id="279799474">
          <w:marLeft w:val="640"/>
          <w:marRight w:val="0"/>
          <w:marTop w:val="0"/>
          <w:marBottom w:val="0"/>
          <w:divBdr>
            <w:top w:val="none" w:sz="0" w:space="0" w:color="auto"/>
            <w:left w:val="none" w:sz="0" w:space="0" w:color="auto"/>
            <w:bottom w:val="none" w:sz="0" w:space="0" w:color="auto"/>
            <w:right w:val="none" w:sz="0" w:space="0" w:color="auto"/>
          </w:divBdr>
        </w:div>
        <w:div w:id="287274176">
          <w:marLeft w:val="640"/>
          <w:marRight w:val="0"/>
          <w:marTop w:val="0"/>
          <w:marBottom w:val="0"/>
          <w:divBdr>
            <w:top w:val="none" w:sz="0" w:space="0" w:color="auto"/>
            <w:left w:val="none" w:sz="0" w:space="0" w:color="auto"/>
            <w:bottom w:val="none" w:sz="0" w:space="0" w:color="auto"/>
            <w:right w:val="none" w:sz="0" w:space="0" w:color="auto"/>
          </w:divBdr>
        </w:div>
        <w:div w:id="308364596">
          <w:marLeft w:val="640"/>
          <w:marRight w:val="0"/>
          <w:marTop w:val="0"/>
          <w:marBottom w:val="0"/>
          <w:divBdr>
            <w:top w:val="none" w:sz="0" w:space="0" w:color="auto"/>
            <w:left w:val="none" w:sz="0" w:space="0" w:color="auto"/>
            <w:bottom w:val="none" w:sz="0" w:space="0" w:color="auto"/>
            <w:right w:val="none" w:sz="0" w:space="0" w:color="auto"/>
          </w:divBdr>
        </w:div>
        <w:div w:id="319890637">
          <w:marLeft w:val="640"/>
          <w:marRight w:val="0"/>
          <w:marTop w:val="0"/>
          <w:marBottom w:val="0"/>
          <w:divBdr>
            <w:top w:val="none" w:sz="0" w:space="0" w:color="auto"/>
            <w:left w:val="none" w:sz="0" w:space="0" w:color="auto"/>
            <w:bottom w:val="none" w:sz="0" w:space="0" w:color="auto"/>
            <w:right w:val="none" w:sz="0" w:space="0" w:color="auto"/>
          </w:divBdr>
        </w:div>
        <w:div w:id="387844823">
          <w:marLeft w:val="640"/>
          <w:marRight w:val="0"/>
          <w:marTop w:val="0"/>
          <w:marBottom w:val="0"/>
          <w:divBdr>
            <w:top w:val="none" w:sz="0" w:space="0" w:color="auto"/>
            <w:left w:val="none" w:sz="0" w:space="0" w:color="auto"/>
            <w:bottom w:val="none" w:sz="0" w:space="0" w:color="auto"/>
            <w:right w:val="none" w:sz="0" w:space="0" w:color="auto"/>
          </w:divBdr>
        </w:div>
        <w:div w:id="416443346">
          <w:marLeft w:val="640"/>
          <w:marRight w:val="0"/>
          <w:marTop w:val="0"/>
          <w:marBottom w:val="0"/>
          <w:divBdr>
            <w:top w:val="none" w:sz="0" w:space="0" w:color="auto"/>
            <w:left w:val="none" w:sz="0" w:space="0" w:color="auto"/>
            <w:bottom w:val="none" w:sz="0" w:space="0" w:color="auto"/>
            <w:right w:val="none" w:sz="0" w:space="0" w:color="auto"/>
          </w:divBdr>
        </w:div>
        <w:div w:id="449400534">
          <w:marLeft w:val="640"/>
          <w:marRight w:val="0"/>
          <w:marTop w:val="0"/>
          <w:marBottom w:val="0"/>
          <w:divBdr>
            <w:top w:val="none" w:sz="0" w:space="0" w:color="auto"/>
            <w:left w:val="none" w:sz="0" w:space="0" w:color="auto"/>
            <w:bottom w:val="none" w:sz="0" w:space="0" w:color="auto"/>
            <w:right w:val="none" w:sz="0" w:space="0" w:color="auto"/>
          </w:divBdr>
        </w:div>
        <w:div w:id="483744639">
          <w:marLeft w:val="640"/>
          <w:marRight w:val="0"/>
          <w:marTop w:val="0"/>
          <w:marBottom w:val="0"/>
          <w:divBdr>
            <w:top w:val="none" w:sz="0" w:space="0" w:color="auto"/>
            <w:left w:val="none" w:sz="0" w:space="0" w:color="auto"/>
            <w:bottom w:val="none" w:sz="0" w:space="0" w:color="auto"/>
            <w:right w:val="none" w:sz="0" w:space="0" w:color="auto"/>
          </w:divBdr>
        </w:div>
        <w:div w:id="493111719">
          <w:marLeft w:val="640"/>
          <w:marRight w:val="0"/>
          <w:marTop w:val="0"/>
          <w:marBottom w:val="0"/>
          <w:divBdr>
            <w:top w:val="none" w:sz="0" w:space="0" w:color="auto"/>
            <w:left w:val="none" w:sz="0" w:space="0" w:color="auto"/>
            <w:bottom w:val="none" w:sz="0" w:space="0" w:color="auto"/>
            <w:right w:val="none" w:sz="0" w:space="0" w:color="auto"/>
          </w:divBdr>
        </w:div>
        <w:div w:id="506210961">
          <w:marLeft w:val="640"/>
          <w:marRight w:val="0"/>
          <w:marTop w:val="0"/>
          <w:marBottom w:val="0"/>
          <w:divBdr>
            <w:top w:val="none" w:sz="0" w:space="0" w:color="auto"/>
            <w:left w:val="none" w:sz="0" w:space="0" w:color="auto"/>
            <w:bottom w:val="none" w:sz="0" w:space="0" w:color="auto"/>
            <w:right w:val="none" w:sz="0" w:space="0" w:color="auto"/>
          </w:divBdr>
        </w:div>
        <w:div w:id="509832503">
          <w:marLeft w:val="640"/>
          <w:marRight w:val="0"/>
          <w:marTop w:val="0"/>
          <w:marBottom w:val="0"/>
          <w:divBdr>
            <w:top w:val="none" w:sz="0" w:space="0" w:color="auto"/>
            <w:left w:val="none" w:sz="0" w:space="0" w:color="auto"/>
            <w:bottom w:val="none" w:sz="0" w:space="0" w:color="auto"/>
            <w:right w:val="none" w:sz="0" w:space="0" w:color="auto"/>
          </w:divBdr>
        </w:div>
        <w:div w:id="547491177">
          <w:marLeft w:val="640"/>
          <w:marRight w:val="0"/>
          <w:marTop w:val="0"/>
          <w:marBottom w:val="0"/>
          <w:divBdr>
            <w:top w:val="none" w:sz="0" w:space="0" w:color="auto"/>
            <w:left w:val="none" w:sz="0" w:space="0" w:color="auto"/>
            <w:bottom w:val="none" w:sz="0" w:space="0" w:color="auto"/>
            <w:right w:val="none" w:sz="0" w:space="0" w:color="auto"/>
          </w:divBdr>
        </w:div>
        <w:div w:id="562913365">
          <w:marLeft w:val="640"/>
          <w:marRight w:val="0"/>
          <w:marTop w:val="0"/>
          <w:marBottom w:val="0"/>
          <w:divBdr>
            <w:top w:val="none" w:sz="0" w:space="0" w:color="auto"/>
            <w:left w:val="none" w:sz="0" w:space="0" w:color="auto"/>
            <w:bottom w:val="none" w:sz="0" w:space="0" w:color="auto"/>
            <w:right w:val="none" w:sz="0" w:space="0" w:color="auto"/>
          </w:divBdr>
        </w:div>
        <w:div w:id="673727074">
          <w:marLeft w:val="640"/>
          <w:marRight w:val="0"/>
          <w:marTop w:val="0"/>
          <w:marBottom w:val="0"/>
          <w:divBdr>
            <w:top w:val="none" w:sz="0" w:space="0" w:color="auto"/>
            <w:left w:val="none" w:sz="0" w:space="0" w:color="auto"/>
            <w:bottom w:val="none" w:sz="0" w:space="0" w:color="auto"/>
            <w:right w:val="none" w:sz="0" w:space="0" w:color="auto"/>
          </w:divBdr>
        </w:div>
        <w:div w:id="687291257">
          <w:marLeft w:val="640"/>
          <w:marRight w:val="0"/>
          <w:marTop w:val="0"/>
          <w:marBottom w:val="0"/>
          <w:divBdr>
            <w:top w:val="none" w:sz="0" w:space="0" w:color="auto"/>
            <w:left w:val="none" w:sz="0" w:space="0" w:color="auto"/>
            <w:bottom w:val="none" w:sz="0" w:space="0" w:color="auto"/>
            <w:right w:val="none" w:sz="0" w:space="0" w:color="auto"/>
          </w:divBdr>
        </w:div>
        <w:div w:id="709380981">
          <w:marLeft w:val="640"/>
          <w:marRight w:val="0"/>
          <w:marTop w:val="0"/>
          <w:marBottom w:val="0"/>
          <w:divBdr>
            <w:top w:val="none" w:sz="0" w:space="0" w:color="auto"/>
            <w:left w:val="none" w:sz="0" w:space="0" w:color="auto"/>
            <w:bottom w:val="none" w:sz="0" w:space="0" w:color="auto"/>
            <w:right w:val="none" w:sz="0" w:space="0" w:color="auto"/>
          </w:divBdr>
        </w:div>
        <w:div w:id="710037181">
          <w:marLeft w:val="640"/>
          <w:marRight w:val="0"/>
          <w:marTop w:val="0"/>
          <w:marBottom w:val="0"/>
          <w:divBdr>
            <w:top w:val="none" w:sz="0" w:space="0" w:color="auto"/>
            <w:left w:val="none" w:sz="0" w:space="0" w:color="auto"/>
            <w:bottom w:val="none" w:sz="0" w:space="0" w:color="auto"/>
            <w:right w:val="none" w:sz="0" w:space="0" w:color="auto"/>
          </w:divBdr>
        </w:div>
        <w:div w:id="713391491">
          <w:marLeft w:val="640"/>
          <w:marRight w:val="0"/>
          <w:marTop w:val="0"/>
          <w:marBottom w:val="0"/>
          <w:divBdr>
            <w:top w:val="none" w:sz="0" w:space="0" w:color="auto"/>
            <w:left w:val="none" w:sz="0" w:space="0" w:color="auto"/>
            <w:bottom w:val="none" w:sz="0" w:space="0" w:color="auto"/>
            <w:right w:val="none" w:sz="0" w:space="0" w:color="auto"/>
          </w:divBdr>
        </w:div>
        <w:div w:id="774056320">
          <w:marLeft w:val="640"/>
          <w:marRight w:val="0"/>
          <w:marTop w:val="0"/>
          <w:marBottom w:val="0"/>
          <w:divBdr>
            <w:top w:val="none" w:sz="0" w:space="0" w:color="auto"/>
            <w:left w:val="none" w:sz="0" w:space="0" w:color="auto"/>
            <w:bottom w:val="none" w:sz="0" w:space="0" w:color="auto"/>
            <w:right w:val="none" w:sz="0" w:space="0" w:color="auto"/>
          </w:divBdr>
        </w:div>
        <w:div w:id="791941109">
          <w:marLeft w:val="640"/>
          <w:marRight w:val="0"/>
          <w:marTop w:val="0"/>
          <w:marBottom w:val="0"/>
          <w:divBdr>
            <w:top w:val="none" w:sz="0" w:space="0" w:color="auto"/>
            <w:left w:val="none" w:sz="0" w:space="0" w:color="auto"/>
            <w:bottom w:val="none" w:sz="0" w:space="0" w:color="auto"/>
            <w:right w:val="none" w:sz="0" w:space="0" w:color="auto"/>
          </w:divBdr>
        </w:div>
        <w:div w:id="804469041">
          <w:marLeft w:val="640"/>
          <w:marRight w:val="0"/>
          <w:marTop w:val="0"/>
          <w:marBottom w:val="0"/>
          <w:divBdr>
            <w:top w:val="none" w:sz="0" w:space="0" w:color="auto"/>
            <w:left w:val="none" w:sz="0" w:space="0" w:color="auto"/>
            <w:bottom w:val="none" w:sz="0" w:space="0" w:color="auto"/>
            <w:right w:val="none" w:sz="0" w:space="0" w:color="auto"/>
          </w:divBdr>
        </w:div>
        <w:div w:id="815880300">
          <w:marLeft w:val="640"/>
          <w:marRight w:val="0"/>
          <w:marTop w:val="0"/>
          <w:marBottom w:val="0"/>
          <w:divBdr>
            <w:top w:val="none" w:sz="0" w:space="0" w:color="auto"/>
            <w:left w:val="none" w:sz="0" w:space="0" w:color="auto"/>
            <w:bottom w:val="none" w:sz="0" w:space="0" w:color="auto"/>
            <w:right w:val="none" w:sz="0" w:space="0" w:color="auto"/>
          </w:divBdr>
        </w:div>
        <w:div w:id="861936588">
          <w:marLeft w:val="640"/>
          <w:marRight w:val="0"/>
          <w:marTop w:val="0"/>
          <w:marBottom w:val="0"/>
          <w:divBdr>
            <w:top w:val="none" w:sz="0" w:space="0" w:color="auto"/>
            <w:left w:val="none" w:sz="0" w:space="0" w:color="auto"/>
            <w:bottom w:val="none" w:sz="0" w:space="0" w:color="auto"/>
            <w:right w:val="none" w:sz="0" w:space="0" w:color="auto"/>
          </w:divBdr>
        </w:div>
        <w:div w:id="888300339">
          <w:marLeft w:val="640"/>
          <w:marRight w:val="0"/>
          <w:marTop w:val="0"/>
          <w:marBottom w:val="0"/>
          <w:divBdr>
            <w:top w:val="none" w:sz="0" w:space="0" w:color="auto"/>
            <w:left w:val="none" w:sz="0" w:space="0" w:color="auto"/>
            <w:bottom w:val="none" w:sz="0" w:space="0" w:color="auto"/>
            <w:right w:val="none" w:sz="0" w:space="0" w:color="auto"/>
          </w:divBdr>
        </w:div>
        <w:div w:id="895354602">
          <w:marLeft w:val="640"/>
          <w:marRight w:val="0"/>
          <w:marTop w:val="0"/>
          <w:marBottom w:val="0"/>
          <w:divBdr>
            <w:top w:val="none" w:sz="0" w:space="0" w:color="auto"/>
            <w:left w:val="none" w:sz="0" w:space="0" w:color="auto"/>
            <w:bottom w:val="none" w:sz="0" w:space="0" w:color="auto"/>
            <w:right w:val="none" w:sz="0" w:space="0" w:color="auto"/>
          </w:divBdr>
        </w:div>
        <w:div w:id="895967653">
          <w:marLeft w:val="640"/>
          <w:marRight w:val="0"/>
          <w:marTop w:val="0"/>
          <w:marBottom w:val="0"/>
          <w:divBdr>
            <w:top w:val="none" w:sz="0" w:space="0" w:color="auto"/>
            <w:left w:val="none" w:sz="0" w:space="0" w:color="auto"/>
            <w:bottom w:val="none" w:sz="0" w:space="0" w:color="auto"/>
            <w:right w:val="none" w:sz="0" w:space="0" w:color="auto"/>
          </w:divBdr>
        </w:div>
        <w:div w:id="927733391">
          <w:marLeft w:val="640"/>
          <w:marRight w:val="0"/>
          <w:marTop w:val="0"/>
          <w:marBottom w:val="0"/>
          <w:divBdr>
            <w:top w:val="none" w:sz="0" w:space="0" w:color="auto"/>
            <w:left w:val="none" w:sz="0" w:space="0" w:color="auto"/>
            <w:bottom w:val="none" w:sz="0" w:space="0" w:color="auto"/>
            <w:right w:val="none" w:sz="0" w:space="0" w:color="auto"/>
          </w:divBdr>
        </w:div>
        <w:div w:id="929196429">
          <w:marLeft w:val="640"/>
          <w:marRight w:val="0"/>
          <w:marTop w:val="0"/>
          <w:marBottom w:val="0"/>
          <w:divBdr>
            <w:top w:val="none" w:sz="0" w:space="0" w:color="auto"/>
            <w:left w:val="none" w:sz="0" w:space="0" w:color="auto"/>
            <w:bottom w:val="none" w:sz="0" w:space="0" w:color="auto"/>
            <w:right w:val="none" w:sz="0" w:space="0" w:color="auto"/>
          </w:divBdr>
        </w:div>
        <w:div w:id="957376607">
          <w:marLeft w:val="640"/>
          <w:marRight w:val="0"/>
          <w:marTop w:val="0"/>
          <w:marBottom w:val="0"/>
          <w:divBdr>
            <w:top w:val="none" w:sz="0" w:space="0" w:color="auto"/>
            <w:left w:val="none" w:sz="0" w:space="0" w:color="auto"/>
            <w:bottom w:val="none" w:sz="0" w:space="0" w:color="auto"/>
            <w:right w:val="none" w:sz="0" w:space="0" w:color="auto"/>
          </w:divBdr>
        </w:div>
        <w:div w:id="975187379">
          <w:marLeft w:val="640"/>
          <w:marRight w:val="0"/>
          <w:marTop w:val="0"/>
          <w:marBottom w:val="0"/>
          <w:divBdr>
            <w:top w:val="none" w:sz="0" w:space="0" w:color="auto"/>
            <w:left w:val="none" w:sz="0" w:space="0" w:color="auto"/>
            <w:bottom w:val="none" w:sz="0" w:space="0" w:color="auto"/>
            <w:right w:val="none" w:sz="0" w:space="0" w:color="auto"/>
          </w:divBdr>
        </w:div>
        <w:div w:id="975600544">
          <w:marLeft w:val="640"/>
          <w:marRight w:val="0"/>
          <w:marTop w:val="0"/>
          <w:marBottom w:val="0"/>
          <w:divBdr>
            <w:top w:val="none" w:sz="0" w:space="0" w:color="auto"/>
            <w:left w:val="none" w:sz="0" w:space="0" w:color="auto"/>
            <w:bottom w:val="none" w:sz="0" w:space="0" w:color="auto"/>
            <w:right w:val="none" w:sz="0" w:space="0" w:color="auto"/>
          </w:divBdr>
        </w:div>
        <w:div w:id="1031371359">
          <w:marLeft w:val="640"/>
          <w:marRight w:val="0"/>
          <w:marTop w:val="0"/>
          <w:marBottom w:val="0"/>
          <w:divBdr>
            <w:top w:val="none" w:sz="0" w:space="0" w:color="auto"/>
            <w:left w:val="none" w:sz="0" w:space="0" w:color="auto"/>
            <w:bottom w:val="none" w:sz="0" w:space="0" w:color="auto"/>
            <w:right w:val="none" w:sz="0" w:space="0" w:color="auto"/>
          </w:divBdr>
        </w:div>
        <w:div w:id="1106971854">
          <w:marLeft w:val="640"/>
          <w:marRight w:val="0"/>
          <w:marTop w:val="0"/>
          <w:marBottom w:val="0"/>
          <w:divBdr>
            <w:top w:val="none" w:sz="0" w:space="0" w:color="auto"/>
            <w:left w:val="none" w:sz="0" w:space="0" w:color="auto"/>
            <w:bottom w:val="none" w:sz="0" w:space="0" w:color="auto"/>
            <w:right w:val="none" w:sz="0" w:space="0" w:color="auto"/>
          </w:divBdr>
        </w:div>
        <w:div w:id="1109086683">
          <w:marLeft w:val="640"/>
          <w:marRight w:val="0"/>
          <w:marTop w:val="0"/>
          <w:marBottom w:val="0"/>
          <w:divBdr>
            <w:top w:val="none" w:sz="0" w:space="0" w:color="auto"/>
            <w:left w:val="none" w:sz="0" w:space="0" w:color="auto"/>
            <w:bottom w:val="none" w:sz="0" w:space="0" w:color="auto"/>
            <w:right w:val="none" w:sz="0" w:space="0" w:color="auto"/>
          </w:divBdr>
        </w:div>
        <w:div w:id="1125081435">
          <w:marLeft w:val="640"/>
          <w:marRight w:val="0"/>
          <w:marTop w:val="0"/>
          <w:marBottom w:val="0"/>
          <w:divBdr>
            <w:top w:val="none" w:sz="0" w:space="0" w:color="auto"/>
            <w:left w:val="none" w:sz="0" w:space="0" w:color="auto"/>
            <w:bottom w:val="none" w:sz="0" w:space="0" w:color="auto"/>
            <w:right w:val="none" w:sz="0" w:space="0" w:color="auto"/>
          </w:divBdr>
        </w:div>
        <w:div w:id="1130588410">
          <w:marLeft w:val="640"/>
          <w:marRight w:val="0"/>
          <w:marTop w:val="0"/>
          <w:marBottom w:val="0"/>
          <w:divBdr>
            <w:top w:val="none" w:sz="0" w:space="0" w:color="auto"/>
            <w:left w:val="none" w:sz="0" w:space="0" w:color="auto"/>
            <w:bottom w:val="none" w:sz="0" w:space="0" w:color="auto"/>
            <w:right w:val="none" w:sz="0" w:space="0" w:color="auto"/>
          </w:divBdr>
        </w:div>
        <w:div w:id="1134566791">
          <w:marLeft w:val="640"/>
          <w:marRight w:val="0"/>
          <w:marTop w:val="0"/>
          <w:marBottom w:val="0"/>
          <w:divBdr>
            <w:top w:val="none" w:sz="0" w:space="0" w:color="auto"/>
            <w:left w:val="none" w:sz="0" w:space="0" w:color="auto"/>
            <w:bottom w:val="none" w:sz="0" w:space="0" w:color="auto"/>
            <w:right w:val="none" w:sz="0" w:space="0" w:color="auto"/>
          </w:divBdr>
        </w:div>
        <w:div w:id="1157380799">
          <w:marLeft w:val="640"/>
          <w:marRight w:val="0"/>
          <w:marTop w:val="0"/>
          <w:marBottom w:val="0"/>
          <w:divBdr>
            <w:top w:val="none" w:sz="0" w:space="0" w:color="auto"/>
            <w:left w:val="none" w:sz="0" w:space="0" w:color="auto"/>
            <w:bottom w:val="none" w:sz="0" w:space="0" w:color="auto"/>
            <w:right w:val="none" w:sz="0" w:space="0" w:color="auto"/>
          </w:divBdr>
        </w:div>
        <w:div w:id="1162621936">
          <w:marLeft w:val="640"/>
          <w:marRight w:val="0"/>
          <w:marTop w:val="0"/>
          <w:marBottom w:val="0"/>
          <w:divBdr>
            <w:top w:val="none" w:sz="0" w:space="0" w:color="auto"/>
            <w:left w:val="none" w:sz="0" w:space="0" w:color="auto"/>
            <w:bottom w:val="none" w:sz="0" w:space="0" w:color="auto"/>
            <w:right w:val="none" w:sz="0" w:space="0" w:color="auto"/>
          </w:divBdr>
        </w:div>
        <w:div w:id="1182672146">
          <w:marLeft w:val="640"/>
          <w:marRight w:val="0"/>
          <w:marTop w:val="0"/>
          <w:marBottom w:val="0"/>
          <w:divBdr>
            <w:top w:val="none" w:sz="0" w:space="0" w:color="auto"/>
            <w:left w:val="none" w:sz="0" w:space="0" w:color="auto"/>
            <w:bottom w:val="none" w:sz="0" w:space="0" w:color="auto"/>
            <w:right w:val="none" w:sz="0" w:space="0" w:color="auto"/>
          </w:divBdr>
        </w:div>
        <w:div w:id="1240021043">
          <w:marLeft w:val="640"/>
          <w:marRight w:val="0"/>
          <w:marTop w:val="0"/>
          <w:marBottom w:val="0"/>
          <w:divBdr>
            <w:top w:val="none" w:sz="0" w:space="0" w:color="auto"/>
            <w:left w:val="none" w:sz="0" w:space="0" w:color="auto"/>
            <w:bottom w:val="none" w:sz="0" w:space="0" w:color="auto"/>
            <w:right w:val="none" w:sz="0" w:space="0" w:color="auto"/>
          </w:divBdr>
        </w:div>
        <w:div w:id="1242981290">
          <w:marLeft w:val="640"/>
          <w:marRight w:val="0"/>
          <w:marTop w:val="0"/>
          <w:marBottom w:val="0"/>
          <w:divBdr>
            <w:top w:val="none" w:sz="0" w:space="0" w:color="auto"/>
            <w:left w:val="none" w:sz="0" w:space="0" w:color="auto"/>
            <w:bottom w:val="none" w:sz="0" w:space="0" w:color="auto"/>
            <w:right w:val="none" w:sz="0" w:space="0" w:color="auto"/>
          </w:divBdr>
        </w:div>
        <w:div w:id="1254163152">
          <w:marLeft w:val="640"/>
          <w:marRight w:val="0"/>
          <w:marTop w:val="0"/>
          <w:marBottom w:val="0"/>
          <w:divBdr>
            <w:top w:val="none" w:sz="0" w:space="0" w:color="auto"/>
            <w:left w:val="none" w:sz="0" w:space="0" w:color="auto"/>
            <w:bottom w:val="none" w:sz="0" w:space="0" w:color="auto"/>
            <w:right w:val="none" w:sz="0" w:space="0" w:color="auto"/>
          </w:divBdr>
        </w:div>
        <w:div w:id="1259171607">
          <w:marLeft w:val="640"/>
          <w:marRight w:val="0"/>
          <w:marTop w:val="0"/>
          <w:marBottom w:val="0"/>
          <w:divBdr>
            <w:top w:val="none" w:sz="0" w:space="0" w:color="auto"/>
            <w:left w:val="none" w:sz="0" w:space="0" w:color="auto"/>
            <w:bottom w:val="none" w:sz="0" w:space="0" w:color="auto"/>
            <w:right w:val="none" w:sz="0" w:space="0" w:color="auto"/>
          </w:divBdr>
        </w:div>
        <w:div w:id="1295407051">
          <w:marLeft w:val="640"/>
          <w:marRight w:val="0"/>
          <w:marTop w:val="0"/>
          <w:marBottom w:val="0"/>
          <w:divBdr>
            <w:top w:val="none" w:sz="0" w:space="0" w:color="auto"/>
            <w:left w:val="none" w:sz="0" w:space="0" w:color="auto"/>
            <w:bottom w:val="none" w:sz="0" w:space="0" w:color="auto"/>
            <w:right w:val="none" w:sz="0" w:space="0" w:color="auto"/>
          </w:divBdr>
        </w:div>
        <w:div w:id="1310404864">
          <w:marLeft w:val="640"/>
          <w:marRight w:val="0"/>
          <w:marTop w:val="0"/>
          <w:marBottom w:val="0"/>
          <w:divBdr>
            <w:top w:val="none" w:sz="0" w:space="0" w:color="auto"/>
            <w:left w:val="none" w:sz="0" w:space="0" w:color="auto"/>
            <w:bottom w:val="none" w:sz="0" w:space="0" w:color="auto"/>
            <w:right w:val="none" w:sz="0" w:space="0" w:color="auto"/>
          </w:divBdr>
        </w:div>
        <w:div w:id="1340160699">
          <w:marLeft w:val="640"/>
          <w:marRight w:val="0"/>
          <w:marTop w:val="0"/>
          <w:marBottom w:val="0"/>
          <w:divBdr>
            <w:top w:val="none" w:sz="0" w:space="0" w:color="auto"/>
            <w:left w:val="none" w:sz="0" w:space="0" w:color="auto"/>
            <w:bottom w:val="none" w:sz="0" w:space="0" w:color="auto"/>
            <w:right w:val="none" w:sz="0" w:space="0" w:color="auto"/>
          </w:divBdr>
        </w:div>
        <w:div w:id="1369069433">
          <w:marLeft w:val="640"/>
          <w:marRight w:val="0"/>
          <w:marTop w:val="0"/>
          <w:marBottom w:val="0"/>
          <w:divBdr>
            <w:top w:val="none" w:sz="0" w:space="0" w:color="auto"/>
            <w:left w:val="none" w:sz="0" w:space="0" w:color="auto"/>
            <w:bottom w:val="none" w:sz="0" w:space="0" w:color="auto"/>
            <w:right w:val="none" w:sz="0" w:space="0" w:color="auto"/>
          </w:divBdr>
        </w:div>
        <w:div w:id="1406881834">
          <w:marLeft w:val="640"/>
          <w:marRight w:val="0"/>
          <w:marTop w:val="0"/>
          <w:marBottom w:val="0"/>
          <w:divBdr>
            <w:top w:val="none" w:sz="0" w:space="0" w:color="auto"/>
            <w:left w:val="none" w:sz="0" w:space="0" w:color="auto"/>
            <w:bottom w:val="none" w:sz="0" w:space="0" w:color="auto"/>
            <w:right w:val="none" w:sz="0" w:space="0" w:color="auto"/>
          </w:divBdr>
        </w:div>
        <w:div w:id="1420100888">
          <w:marLeft w:val="640"/>
          <w:marRight w:val="0"/>
          <w:marTop w:val="0"/>
          <w:marBottom w:val="0"/>
          <w:divBdr>
            <w:top w:val="none" w:sz="0" w:space="0" w:color="auto"/>
            <w:left w:val="none" w:sz="0" w:space="0" w:color="auto"/>
            <w:bottom w:val="none" w:sz="0" w:space="0" w:color="auto"/>
            <w:right w:val="none" w:sz="0" w:space="0" w:color="auto"/>
          </w:divBdr>
        </w:div>
        <w:div w:id="1455905931">
          <w:marLeft w:val="640"/>
          <w:marRight w:val="0"/>
          <w:marTop w:val="0"/>
          <w:marBottom w:val="0"/>
          <w:divBdr>
            <w:top w:val="none" w:sz="0" w:space="0" w:color="auto"/>
            <w:left w:val="none" w:sz="0" w:space="0" w:color="auto"/>
            <w:bottom w:val="none" w:sz="0" w:space="0" w:color="auto"/>
            <w:right w:val="none" w:sz="0" w:space="0" w:color="auto"/>
          </w:divBdr>
        </w:div>
        <w:div w:id="1476755235">
          <w:marLeft w:val="640"/>
          <w:marRight w:val="0"/>
          <w:marTop w:val="0"/>
          <w:marBottom w:val="0"/>
          <w:divBdr>
            <w:top w:val="none" w:sz="0" w:space="0" w:color="auto"/>
            <w:left w:val="none" w:sz="0" w:space="0" w:color="auto"/>
            <w:bottom w:val="none" w:sz="0" w:space="0" w:color="auto"/>
            <w:right w:val="none" w:sz="0" w:space="0" w:color="auto"/>
          </w:divBdr>
        </w:div>
        <w:div w:id="1495993081">
          <w:marLeft w:val="640"/>
          <w:marRight w:val="0"/>
          <w:marTop w:val="0"/>
          <w:marBottom w:val="0"/>
          <w:divBdr>
            <w:top w:val="none" w:sz="0" w:space="0" w:color="auto"/>
            <w:left w:val="none" w:sz="0" w:space="0" w:color="auto"/>
            <w:bottom w:val="none" w:sz="0" w:space="0" w:color="auto"/>
            <w:right w:val="none" w:sz="0" w:space="0" w:color="auto"/>
          </w:divBdr>
        </w:div>
        <w:div w:id="1512571027">
          <w:marLeft w:val="640"/>
          <w:marRight w:val="0"/>
          <w:marTop w:val="0"/>
          <w:marBottom w:val="0"/>
          <w:divBdr>
            <w:top w:val="none" w:sz="0" w:space="0" w:color="auto"/>
            <w:left w:val="none" w:sz="0" w:space="0" w:color="auto"/>
            <w:bottom w:val="none" w:sz="0" w:space="0" w:color="auto"/>
            <w:right w:val="none" w:sz="0" w:space="0" w:color="auto"/>
          </w:divBdr>
        </w:div>
        <w:div w:id="1521357119">
          <w:marLeft w:val="640"/>
          <w:marRight w:val="0"/>
          <w:marTop w:val="0"/>
          <w:marBottom w:val="0"/>
          <w:divBdr>
            <w:top w:val="none" w:sz="0" w:space="0" w:color="auto"/>
            <w:left w:val="none" w:sz="0" w:space="0" w:color="auto"/>
            <w:bottom w:val="none" w:sz="0" w:space="0" w:color="auto"/>
            <w:right w:val="none" w:sz="0" w:space="0" w:color="auto"/>
          </w:divBdr>
        </w:div>
        <w:div w:id="1583758346">
          <w:marLeft w:val="640"/>
          <w:marRight w:val="0"/>
          <w:marTop w:val="0"/>
          <w:marBottom w:val="0"/>
          <w:divBdr>
            <w:top w:val="none" w:sz="0" w:space="0" w:color="auto"/>
            <w:left w:val="none" w:sz="0" w:space="0" w:color="auto"/>
            <w:bottom w:val="none" w:sz="0" w:space="0" w:color="auto"/>
            <w:right w:val="none" w:sz="0" w:space="0" w:color="auto"/>
          </w:divBdr>
        </w:div>
        <w:div w:id="1588924240">
          <w:marLeft w:val="640"/>
          <w:marRight w:val="0"/>
          <w:marTop w:val="0"/>
          <w:marBottom w:val="0"/>
          <w:divBdr>
            <w:top w:val="none" w:sz="0" w:space="0" w:color="auto"/>
            <w:left w:val="none" w:sz="0" w:space="0" w:color="auto"/>
            <w:bottom w:val="none" w:sz="0" w:space="0" w:color="auto"/>
            <w:right w:val="none" w:sz="0" w:space="0" w:color="auto"/>
          </w:divBdr>
        </w:div>
        <w:div w:id="1601181357">
          <w:marLeft w:val="640"/>
          <w:marRight w:val="0"/>
          <w:marTop w:val="0"/>
          <w:marBottom w:val="0"/>
          <w:divBdr>
            <w:top w:val="none" w:sz="0" w:space="0" w:color="auto"/>
            <w:left w:val="none" w:sz="0" w:space="0" w:color="auto"/>
            <w:bottom w:val="none" w:sz="0" w:space="0" w:color="auto"/>
            <w:right w:val="none" w:sz="0" w:space="0" w:color="auto"/>
          </w:divBdr>
        </w:div>
        <w:div w:id="1612593083">
          <w:marLeft w:val="640"/>
          <w:marRight w:val="0"/>
          <w:marTop w:val="0"/>
          <w:marBottom w:val="0"/>
          <w:divBdr>
            <w:top w:val="none" w:sz="0" w:space="0" w:color="auto"/>
            <w:left w:val="none" w:sz="0" w:space="0" w:color="auto"/>
            <w:bottom w:val="none" w:sz="0" w:space="0" w:color="auto"/>
            <w:right w:val="none" w:sz="0" w:space="0" w:color="auto"/>
          </w:divBdr>
        </w:div>
        <w:div w:id="1623995458">
          <w:marLeft w:val="640"/>
          <w:marRight w:val="0"/>
          <w:marTop w:val="0"/>
          <w:marBottom w:val="0"/>
          <w:divBdr>
            <w:top w:val="none" w:sz="0" w:space="0" w:color="auto"/>
            <w:left w:val="none" w:sz="0" w:space="0" w:color="auto"/>
            <w:bottom w:val="none" w:sz="0" w:space="0" w:color="auto"/>
            <w:right w:val="none" w:sz="0" w:space="0" w:color="auto"/>
          </w:divBdr>
        </w:div>
        <w:div w:id="1628202087">
          <w:marLeft w:val="640"/>
          <w:marRight w:val="0"/>
          <w:marTop w:val="0"/>
          <w:marBottom w:val="0"/>
          <w:divBdr>
            <w:top w:val="none" w:sz="0" w:space="0" w:color="auto"/>
            <w:left w:val="none" w:sz="0" w:space="0" w:color="auto"/>
            <w:bottom w:val="none" w:sz="0" w:space="0" w:color="auto"/>
            <w:right w:val="none" w:sz="0" w:space="0" w:color="auto"/>
          </w:divBdr>
        </w:div>
        <w:div w:id="1628733433">
          <w:marLeft w:val="640"/>
          <w:marRight w:val="0"/>
          <w:marTop w:val="0"/>
          <w:marBottom w:val="0"/>
          <w:divBdr>
            <w:top w:val="none" w:sz="0" w:space="0" w:color="auto"/>
            <w:left w:val="none" w:sz="0" w:space="0" w:color="auto"/>
            <w:bottom w:val="none" w:sz="0" w:space="0" w:color="auto"/>
            <w:right w:val="none" w:sz="0" w:space="0" w:color="auto"/>
          </w:divBdr>
        </w:div>
        <w:div w:id="1655142842">
          <w:marLeft w:val="640"/>
          <w:marRight w:val="0"/>
          <w:marTop w:val="0"/>
          <w:marBottom w:val="0"/>
          <w:divBdr>
            <w:top w:val="none" w:sz="0" w:space="0" w:color="auto"/>
            <w:left w:val="none" w:sz="0" w:space="0" w:color="auto"/>
            <w:bottom w:val="none" w:sz="0" w:space="0" w:color="auto"/>
            <w:right w:val="none" w:sz="0" w:space="0" w:color="auto"/>
          </w:divBdr>
        </w:div>
        <w:div w:id="1666739389">
          <w:marLeft w:val="640"/>
          <w:marRight w:val="0"/>
          <w:marTop w:val="0"/>
          <w:marBottom w:val="0"/>
          <w:divBdr>
            <w:top w:val="none" w:sz="0" w:space="0" w:color="auto"/>
            <w:left w:val="none" w:sz="0" w:space="0" w:color="auto"/>
            <w:bottom w:val="none" w:sz="0" w:space="0" w:color="auto"/>
            <w:right w:val="none" w:sz="0" w:space="0" w:color="auto"/>
          </w:divBdr>
        </w:div>
        <w:div w:id="1676955533">
          <w:marLeft w:val="640"/>
          <w:marRight w:val="0"/>
          <w:marTop w:val="0"/>
          <w:marBottom w:val="0"/>
          <w:divBdr>
            <w:top w:val="none" w:sz="0" w:space="0" w:color="auto"/>
            <w:left w:val="none" w:sz="0" w:space="0" w:color="auto"/>
            <w:bottom w:val="none" w:sz="0" w:space="0" w:color="auto"/>
            <w:right w:val="none" w:sz="0" w:space="0" w:color="auto"/>
          </w:divBdr>
        </w:div>
        <w:div w:id="1678120873">
          <w:marLeft w:val="640"/>
          <w:marRight w:val="0"/>
          <w:marTop w:val="0"/>
          <w:marBottom w:val="0"/>
          <w:divBdr>
            <w:top w:val="none" w:sz="0" w:space="0" w:color="auto"/>
            <w:left w:val="none" w:sz="0" w:space="0" w:color="auto"/>
            <w:bottom w:val="none" w:sz="0" w:space="0" w:color="auto"/>
            <w:right w:val="none" w:sz="0" w:space="0" w:color="auto"/>
          </w:divBdr>
        </w:div>
        <w:div w:id="1689599661">
          <w:marLeft w:val="640"/>
          <w:marRight w:val="0"/>
          <w:marTop w:val="0"/>
          <w:marBottom w:val="0"/>
          <w:divBdr>
            <w:top w:val="none" w:sz="0" w:space="0" w:color="auto"/>
            <w:left w:val="none" w:sz="0" w:space="0" w:color="auto"/>
            <w:bottom w:val="none" w:sz="0" w:space="0" w:color="auto"/>
            <w:right w:val="none" w:sz="0" w:space="0" w:color="auto"/>
          </w:divBdr>
        </w:div>
        <w:div w:id="1695115640">
          <w:marLeft w:val="640"/>
          <w:marRight w:val="0"/>
          <w:marTop w:val="0"/>
          <w:marBottom w:val="0"/>
          <w:divBdr>
            <w:top w:val="none" w:sz="0" w:space="0" w:color="auto"/>
            <w:left w:val="none" w:sz="0" w:space="0" w:color="auto"/>
            <w:bottom w:val="none" w:sz="0" w:space="0" w:color="auto"/>
            <w:right w:val="none" w:sz="0" w:space="0" w:color="auto"/>
          </w:divBdr>
        </w:div>
        <w:div w:id="1703674226">
          <w:marLeft w:val="640"/>
          <w:marRight w:val="0"/>
          <w:marTop w:val="0"/>
          <w:marBottom w:val="0"/>
          <w:divBdr>
            <w:top w:val="none" w:sz="0" w:space="0" w:color="auto"/>
            <w:left w:val="none" w:sz="0" w:space="0" w:color="auto"/>
            <w:bottom w:val="none" w:sz="0" w:space="0" w:color="auto"/>
            <w:right w:val="none" w:sz="0" w:space="0" w:color="auto"/>
          </w:divBdr>
        </w:div>
        <w:div w:id="1714619338">
          <w:marLeft w:val="640"/>
          <w:marRight w:val="0"/>
          <w:marTop w:val="0"/>
          <w:marBottom w:val="0"/>
          <w:divBdr>
            <w:top w:val="none" w:sz="0" w:space="0" w:color="auto"/>
            <w:left w:val="none" w:sz="0" w:space="0" w:color="auto"/>
            <w:bottom w:val="none" w:sz="0" w:space="0" w:color="auto"/>
            <w:right w:val="none" w:sz="0" w:space="0" w:color="auto"/>
          </w:divBdr>
        </w:div>
        <w:div w:id="1764687954">
          <w:marLeft w:val="640"/>
          <w:marRight w:val="0"/>
          <w:marTop w:val="0"/>
          <w:marBottom w:val="0"/>
          <w:divBdr>
            <w:top w:val="none" w:sz="0" w:space="0" w:color="auto"/>
            <w:left w:val="none" w:sz="0" w:space="0" w:color="auto"/>
            <w:bottom w:val="none" w:sz="0" w:space="0" w:color="auto"/>
            <w:right w:val="none" w:sz="0" w:space="0" w:color="auto"/>
          </w:divBdr>
        </w:div>
        <w:div w:id="1770730921">
          <w:marLeft w:val="640"/>
          <w:marRight w:val="0"/>
          <w:marTop w:val="0"/>
          <w:marBottom w:val="0"/>
          <w:divBdr>
            <w:top w:val="none" w:sz="0" w:space="0" w:color="auto"/>
            <w:left w:val="none" w:sz="0" w:space="0" w:color="auto"/>
            <w:bottom w:val="none" w:sz="0" w:space="0" w:color="auto"/>
            <w:right w:val="none" w:sz="0" w:space="0" w:color="auto"/>
          </w:divBdr>
        </w:div>
        <w:div w:id="1820613877">
          <w:marLeft w:val="640"/>
          <w:marRight w:val="0"/>
          <w:marTop w:val="0"/>
          <w:marBottom w:val="0"/>
          <w:divBdr>
            <w:top w:val="none" w:sz="0" w:space="0" w:color="auto"/>
            <w:left w:val="none" w:sz="0" w:space="0" w:color="auto"/>
            <w:bottom w:val="none" w:sz="0" w:space="0" w:color="auto"/>
            <w:right w:val="none" w:sz="0" w:space="0" w:color="auto"/>
          </w:divBdr>
        </w:div>
        <w:div w:id="1851413194">
          <w:marLeft w:val="640"/>
          <w:marRight w:val="0"/>
          <w:marTop w:val="0"/>
          <w:marBottom w:val="0"/>
          <w:divBdr>
            <w:top w:val="none" w:sz="0" w:space="0" w:color="auto"/>
            <w:left w:val="none" w:sz="0" w:space="0" w:color="auto"/>
            <w:bottom w:val="none" w:sz="0" w:space="0" w:color="auto"/>
            <w:right w:val="none" w:sz="0" w:space="0" w:color="auto"/>
          </w:divBdr>
        </w:div>
        <w:div w:id="1865441597">
          <w:marLeft w:val="640"/>
          <w:marRight w:val="0"/>
          <w:marTop w:val="0"/>
          <w:marBottom w:val="0"/>
          <w:divBdr>
            <w:top w:val="none" w:sz="0" w:space="0" w:color="auto"/>
            <w:left w:val="none" w:sz="0" w:space="0" w:color="auto"/>
            <w:bottom w:val="none" w:sz="0" w:space="0" w:color="auto"/>
            <w:right w:val="none" w:sz="0" w:space="0" w:color="auto"/>
          </w:divBdr>
        </w:div>
        <w:div w:id="1909415221">
          <w:marLeft w:val="640"/>
          <w:marRight w:val="0"/>
          <w:marTop w:val="0"/>
          <w:marBottom w:val="0"/>
          <w:divBdr>
            <w:top w:val="none" w:sz="0" w:space="0" w:color="auto"/>
            <w:left w:val="none" w:sz="0" w:space="0" w:color="auto"/>
            <w:bottom w:val="none" w:sz="0" w:space="0" w:color="auto"/>
            <w:right w:val="none" w:sz="0" w:space="0" w:color="auto"/>
          </w:divBdr>
        </w:div>
        <w:div w:id="1917323586">
          <w:marLeft w:val="640"/>
          <w:marRight w:val="0"/>
          <w:marTop w:val="0"/>
          <w:marBottom w:val="0"/>
          <w:divBdr>
            <w:top w:val="none" w:sz="0" w:space="0" w:color="auto"/>
            <w:left w:val="none" w:sz="0" w:space="0" w:color="auto"/>
            <w:bottom w:val="none" w:sz="0" w:space="0" w:color="auto"/>
            <w:right w:val="none" w:sz="0" w:space="0" w:color="auto"/>
          </w:divBdr>
        </w:div>
        <w:div w:id="1934891964">
          <w:marLeft w:val="640"/>
          <w:marRight w:val="0"/>
          <w:marTop w:val="0"/>
          <w:marBottom w:val="0"/>
          <w:divBdr>
            <w:top w:val="none" w:sz="0" w:space="0" w:color="auto"/>
            <w:left w:val="none" w:sz="0" w:space="0" w:color="auto"/>
            <w:bottom w:val="none" w:sz="0" w:space="0" w:color="auto"/>
            <w:right w:val="none" w:sz="0" w:space="0" w:color="auto"/>
          </w:divBdr>
        </w:div>
        <w:div w:id="1948810225">
          <w:marLeft w:val="640"/>
          <w:marRight w:val="0"/>
          <w:marTop w:val="0"/>
          <w:marBottom w:val="0"/>
          <w:divBdr>
            <w:top w:val="none" w:sz="0" w:space="0" w:color="auto"/>
            <w:left w:val="none" w:sz="0" w:space="0" w:color="auto"/>
            <w:bottom w:val="none" w:sz="0" w:space="0" w:color="auto"/>
            <w:right w:val="none" w:sz="0" w:space="0" w:color="auto"/>
          </w:divBdr>
        </w:div>
        <w:div w:id="1949658016">
          <w:marLeft w:val="640"/>
          <w:marRight w:val="0"/>
          <w:marTop w:val="0"/>
          <w:marBottom w:val="0"/>
          <w:divBdr>
            <w:top w:val="none" w:sz="0" w:space="0" w:color="auto"/>
            <w:left w:val="none" w:sz="0" w:space="0" w:color="auto"/>
            <w:bottom w:val="none" w:sz="0" w:space="0" w:color="auto"/>
            <w:right w:val="none" w:sz="0" w:space="0" w:color="auto"/>
          </w:divBdr>
        </w:div>
        <w:div w:id="1979458932">
          <w:marLeft w:val="640"/>
          <w:marRight w:val="0"/>
          <w:marTop w:val="0"/>
          <w:marBottom w:val="0"/>
          <w:divBdr>
            <w:top w:val="none" w:sz="0" w:space="0" w:color="auto"/>
            <w:left w:val="none" w:sz="0" w:space="0" w:color="auto"/>
            <w:bottom w:val="none" w:sz="0" w:space="0" w:color="auto"/>
            <w:right w:val="none" w:sz="0" w:space="0" w:color="auto"/>
          </w:divBdr>
        </w:div>
        <w:div w:id="1984579144">
          <w:marLeft w:val="640"/>
          <w:marRight w:val="0"/>
          <w:marTop w:val="0"/>
          <w:marBottom w:val="0"/>
          <w:divBdr>
            <w:top w:val="none" w:sz="0" w:space="0" w:color="auto"/>
            <w:left w:val="none" w:sz="0" w:space="0" w:color="auto"/>
            <w:bottom w:val="none" w:sz="0" w:space="0" w:color="auto"/>
            <w:right w:val="none" w:sz="0" w:space="0" w:color="auto"/>
          </w:divBdr>
        </w:div>
        <w:div w:id="1993294719">
          <w:marLeft w:val="640"/>
          <w:marRight w:val="0"/>
          <w:marTop w:val="0"/>
          <w:marBottom w:val="0"/>
          <w:divBdr>
            <w:top w:val="none" w:sz="0" w:space="0" w:color="auto"/>
            <w:left w:val="none" w:sz="0" w:space="0" w:color="auto"/>
            <w:bottom w:val="none" w:sz="0" w:space="0" w:color="auto"/>
            <w:right w:val="none" w:sz="0" w:space="0" w:color="auto"/>
          </w:divBdr>
        </w:div>
        <w:div w:id="2013944587">
          <w:marLeft w:val="640"/>
          <w:marRight w:val="0"/>
          <w:marTop w:val="0"/>
          <w:marBottom w:val="0"/>
          <w:divBdr>
            <w:top w:val="none" w:sz="0" w:space="0" w:color="auto"/>
            <w:left w:val="none" w:sz="0" w:space="0" w:color="auto"/>
            <w:bottom w:val="none" w:sz="0" w:space="0" w:color="auto"/>
            <w:right w:val="none" w:sz="0" w:space="0" w:color="auto"/>
          </w:divBdr>
        </w:div>
        <w:div w:id="2032952361">
          <w:marLeft w:val="640"/>
          <w:marRight w:val="0"/>
          <w:marTop w:val="0"/>
          <w:marBottom w:val="0"/>
          <w:divBdr>
            <w:top w:val="none" w:sz="0" w:space="0" w:color="auto"/>
            <w:left w:val="none" w:sz="0" w:space="0" w:color="auto"/>
            <w:bottom w:val="none" w:sz="0" w:space="0" w:color="auto"/>
            <w:right w:val="none" w:sz="0" w:space="0" w:color="auto"/>
          </w:divBdr>
        </w:div>
        <w:div w:id="2043240096">
          <w:marLeft w:val="640"/>
          <w:marRight w:val="0"/>
          <w:marTop w:val="0"/>
          <w:marBottom w:val="0"/>
          <w:divBdr>
            <w:top w:val="none" w:sz="0" w:space="0" w:color="auto"/>
            <w:left w:val="none" w:sz="0" w:space="0" w:color="auto"/>
            <w:bottom w:val="none" w:sz="0" w:space="0" w:color="auto"/>
            <w:right w:val="none" w:sz="0" w:space="0" w:color="auto"/>
          </w:divBdr>
        </w:div>
        <w:div w:id="2052723465">
          <w:marLeft w:val="640"/>
          <w:marRight w:val="0"/>
          <w:marTop w:val="0"/>
          <w:marBottom w:val="0"/>
          <w:divBdr>
            <w:top w:val="none" w:sz="0" w:space="0" w:color="auto"/>
            <w:left w:val="none" w:sz="0" w:space="0" w:color="auto"/>
            <w:bottom w:val="none" w:sz="0" w:space="0" w:color="auto"/>
            <w:right w:val="none" w:sz="0" w:space="0" w:color="auto"/>
          </w:divBdr>
        </w:div>
        <w:div w:id="2085758298">
          <w:marLeft w:val="640"/>
          <w:marRight w:val="0"/>
          <w:marTop w:val="0"/>
          <w:marBottom w:val="0"/>
          <w:divBdr>
            <w:top w:val="none" w:sz="0" w:space="0" w:color="auto"/>
            <w:left w:val="none" w:sz="0" w:space="0" w:color="auto"/>
            <w:bottom w:val="none" w:sz="0" w:space="0" w:color="auto"/>
            <w:right w:val="none" w:sz="0" w:space="0" w:color="auto"/>
          </w:divBdr>
        </w:div>
        <w:div w:id="2101371259">
          <w:marLeft w:val="640"/>
          <w:marRight w:val="0"/>
          <w:marTop w:val="0"/>
          <w:marBottom w:val="0"/>
          <w:divBdr>
            <w:top w:val="none" w:sz="0" w:space="0" w:color="auto"/>
            <w:left w:val="none" w:sz="0" w:space="0" w:color="auto"/>
            <w:bottom w:val="none" w:sz="0" w:space="0" w:color="auto"/>
            <w:right w:val="none" w:sz="0" w:space="0" w:color="auto"/>
          </w:divBdr>
        </w:div>
        <w:div w:id="2106657444">
          <w:marLeft w:val="640"/>
          <w:marRight w:val="0"/>
          <w:marTop w:val="0"/>
          <w:marBottom w:val="0"/>
          <w:divBdr>
            <w:top w:val="none" w:sz="0" w:space="0" w:color="auto"/>
            <w:left w:val="none" w:sz="0" w:space="0" w:color="auto"/>
            <w:bottom w:val="none" w:sz="0" w:space="0" w:color="auto"/>
            <w:right w:val="none" w:sz="0" w:space="0" w:color="auto"/>
          </w:divBdr>
        </w:div>
        <w:div w:id="2116054128">
          <w:marLeft w:val="640"/>
          <w:marRight w:val="0"/>
          <w:marTop w:val="0"/>
          <w:marBottom w:val="0"/>
          <w:divBdr>
            <w:top w:val="none" w:sz="0" w:space="0" w:color="auto"/>
            <w:left w:val="none" w:sz="0" w:space="0" w:color="auto"/>
            <w:bottom w:val="none" w:sz="0" w:space="0" w:color="auto"/>
            <w:right w:val="none" w:sz="0" w:space="0" w:color="auto"/>
          </w:divBdr>
        </w:div>
        <w:div w:id="2117093783">
          <w:marLeft w:val="640"/>
          <w:marRight w:val="0"/>
          <w:marTop w:val="0"/>
          <w:marBottom w:val="0"/>
          <w:divBdr>
            <w:top w:val="none" w:sz="0" w:space="0" w:color="auto"/>
            <w:left w:val="none" w:sz="0" w:space="0" w:color="auto"/>
            <w:bottom w:val="none" w:sz="0" w:space="0" w:color="auto"/>
            <w:right w:val="none" w:sz="0" w:space="0" w:color="auto"/>
          </w:divBdr>
        </w:div>
        <w:div w:id="2130933920">
          <w:marLeft w:val="640"/>
          <w:marRight w:val="0"/>
          <w:marTop w:val="0"/>
          <w:marBottom w:val="0"/>
          <w:divBdr>
            <w:top w:val="none" w:sz="0" w:space="0" w:color="auto"/>
            <w:left w:val="none" w:sz="0" w:space="0" w:color="auto"/>
            <w:bottom w:val="none" w:sz="0" w:space="0" w:color="auto"/>
            <w:right w:val="none" w:sz="0" w:space="0" w:color="auto"/>
          </w:divBdr>
        </w:div>
        <w:div w:id="2131241143">
          <w:marLeft w:val="640"/>
          <w:marRight w:val="0"/>
          <w:marTop w:val="0"/>
          <w:marBottom w:val="0"/>
          <w:divBdr>
            <w:top w:val="none" w:sz="0" w:space="0" w:color="auto"/>
            <w:left w:val="none" w:sz="0" w:space="0" w:color="auto"/>
            <w:bottom w:val="none" w:sz="0" w:space="0" w:color="auto"/>
            <w:right w:val="none" w:sz="0" w:space="0" w:color="auto"/>
          </w:divBdr>
        </w:div>
      </w:divsChild>
    </w:div>
    <w:div w:id="1355377132">
      <w:marLeft w:val="640"/>
      <w:marRight w:val="0"/>
      <w:marTop w:val="0"/>
      <w:marBottom w:val="0"/>
      <w:divBdr>
        <w:top w:val="none" w:sz="0" w:space="0" w:color="auto"/>
        <w:left w:val="none" w:sz="0" w:space="0" w:color="auto"/>
        <w:bottom w:val="none" w:sz="0" w:space="0" w:color="auto"/>
        <w:right w:val="none" w:sz="0" w:space="0" w:color="auto"/>
      </w:divBdr>
    </w:div>
    <w:div w:id="1355497227">
      <w:marLeft w:val="640"/>
      <w:marRight w:val="0"/>
      <w:marTop w:val="0"/>
      <w:marBottom w:val="0"/>
      <w:divBdr>
        <w:top w:val="none" w:sz="0" w:space="0" w:color="auto"/>
        <w:left w:val="none" w:sz="0" w:space="0" w:color="auto"/>
        <w:bottom w:val="none" w:sz="0" w:space="0" w:color="auto"/>
        <w:right w:val="none" w:sz="0" w:space="0" w:color="auto"/>
      </w:divBdr>
    </w:div>
    <w:div w:id="1355692324">
      <w:marLeft w:val="640"/>
      <w:marRight w:val="0"/>
      <w:marTop w:val="0"/>
      <w:marBottom w:val="0"/>
      <w:divBdr>
        <w:top w:val="none" w:sz="0" w:space="0" w:color="auto"/>
        <w:left w:val="none" w:sz="0" w:space="0" w:color="auto"/>
        <w:bottom w:val="none" w:sz="0" w:space="0" w:color="auto"/>
        <w:right w:val="none" w:sz="0" w:space="0" w:color="auto"/>
      </w:divBdr>
    </w:div>
    <w:div w:id="1355694709">
      <w:marLeft w:val="640"/>
      <w:marRight w:val="0"/>
      <w:marTop w:val="0"/>
      <w:marBottom w:val="0"/>
      <w:divBdr>
        <w:top w:val="none" w:sz="0" w:space="0" w:color="auto"/>
        <w:left w:val="none" w:sz="0" w:space="0" w:color="auto"/>
        <w:bottom w:val="none" w:sz="0" w:space="0" w:color="auto"/>
        <w:right w:val="none" w:sz="0" w:space="0" w:color="auto"/>
      </w:divBdr>
    </w:div>
    <w:div w:id="1356687283">
      <w:marLeft w:val="640"/>
      <w:marRight w:val="0"/>
      <w:marTop w:val="0"/>
      <w:marBottom w:val="0"/>
      <w:divBdr>
        <w:top w:val="none" w:sz="0" w:space="0" w:color="auto"/>
        <w:left w:val="none" w:sz="0" w:space="0" w:color="auto"/>
        <w:bottom w:val="none" w:sz="0" w:space="0" w:color="auto"/>
        <w:right w:val="none" w:sz="0" w:space="0" w:color="auto"/>
      </w:divBdr>
    </w:div>
    <w:div w:id="1356805866">
      <w:marLeft w:val="640"/>
      <w:marRight w:val="0"/>
      <w:marTop w:val="0"/>
      <w:marBottom w:val="0"/>
      <w:divBdr>
        <w:top w:val="none" w:sz="0" w:space="0" w:color="auto"/>
        <w:left w:val="none" w:sz="0" w:space="0" w:color="auto"/>
        <w:bottom w:val="none" w:sz="0" w:space="0" w:color="auto"/>
        <w:right w:val="none" w:sz="0" w:space="0" w:color="auto"/>
      </w:divBdr>
    </w:div>
    <w:div w:id="1357192479">
      <w:marLeft w:val="640"/>
      <w:marRight w:val="0"/>
      <w:marTop w:val="0"/>
      <w:marBottom w:val="0"/>
      <w:divBdr>
        <w:top w:val="none" w:sz="0" w:space="0" w:color="auto"/>
        <w:left w:val="none" w:sz="0" w:space="0" w:color="auto"/>
        <w:bottom w:val="none" w:sz="0" w:space="0" w:color="auto"/>
        <w:right w:val="none" w:sz="0" w:space="0" w:color="auto"/>
      </w:divBdr>
    </w:div>
    <w:div w:id="1359313630">
      <w:marLeft w:val="640"/>
      <w:marRight w:val="0"/>
      <w:marTop w:val="0"/>
      <w:marBottom w:val="0"/>
      <w:divBdr>
        <w:top w:val="none" w:sz="0" w:space="0" w:color="auto"/>
        <w:left w:val="none" w:sz="0" w:space="0" w:color="auto"/>
        <w:bottom w:val="none" w:sz="0" w:space="0" w:color="auto"/>
        <w:right w:val="none" w:sz="0" w:space="0" w:color="auto"/>
      </w:divBdr>
    </w:div>
    <w:div w:id="1359350249">
      <w:marLeft w:val="640"/>
      <w:marRight w:val="0"/>
      <w:marTop w:val="0"/>
      <w:marBottom w:val="0"/>
      <w:divBdr>
        <w:top w:val="none" w:sz="0" w:space="0" w:color="auto"/>
        <w:left w:val="none" w:sz="0" w:space="0" w:color="auto"/>
        <w:bottom w:val="none" w:sz="0" w:space="0" w:color="auto"/>
        <w:right w:val="none" w:sz="0" w:space="0" w:color="auto"/>
      </w:divBdr>
    </w:div>
    <w:div w:id="1359544375">
      <w:marLeft w:val="640"/>
      <w:marRight w:val="0"/>
      <w:marTop w:val="0"/>
      <w:marBottom w:val="0"/>
      <w:divBdr>
        <w:top w:val="none" w:sz="0" w:space="0" w:color="auto"/>
        <w:left w:val="none" w:sz="0" w:space="0" w:color="auto"/>
        <w:bottom w:val="none" w:sz="0" w:space="0" w:color="auto"/>
        <w:right w:val="none" w:sz="0" w:space="0" w:color="auto"/>
      </w:divBdr>
    </w:div>
    <w:div w:id="1359621909">
      <w:marLeft w:val="640"/>
      <w:marRight w:val="0"/>
      <w:marTop w:val="0"/>
      <w:marBottom w:val="0"/>
      <w:divBdr>
        <w:top w:val="none" w:sz="0" w:space="0" w:color="auto"/>
        <w:left w:val="none" w:sz="0" w:space="0" w:color="auto"/>
        <w:bottom w:val="none" w:sz="0" w:space="0" w:color="auto"/>
        <w:right w:val="none" w:sz="0" w:space="0" w:color="auto"/>
      </w:divBdr>
    </w:div>
    <w:div w:id="1360159307">
      <w:marLeft w:val="640"/>
      <w:marRight w:val="0"/>
      <w:marTop w:val="0"/>
      <w:marBottom w:val="0"/>
      <w:divBdr>
        <w:top w:val="none" w:sz="0" w:space="0" w:color="auto"/>
        <w:left w:val="none" w:sz="0" w:space="0" w:color="auto"/>
        <w:bottom w:val="none" w:sz="0" w:space="0" w:color="auto"/>
        <w:right w:val="none" w:sz="0" w:space="0" w:color="auto"/>
      </w:divBdr>
    </w:div>
    <w:div w:id="1360352816">
      <w:marLeft w:val="640"/>
      <w:marRight w:val="0"/>
      <w:marTop w:val="0"/>
      <w:marBottom w:val="0"/>
      <w:divBdr>
        <w:top w:val="none" w:sz="0" w:space="0" w:color="auto"/>
        <w:left w:val="none" w:sz="0" w:space="0" w:color="auto"/>
        <w:bottom w:val="none" w:sz="0" w:space="0" w:color="auto"/>
        <w:right w:val="none" w:sz="0" w:space="0" w:color="auto"/>
      </w:divBdr>
    </w:div>
    <w:div w:id="1361127349">
      <w:marLeft w:val="640"/>
      <w:marRight w:val="0"/>
      <w:marTop w:val="0"/>
      <w:marBottom w:val="0"/>
      <w:divBdr>
        <w:top w:val="none" w:sz="0" w:space="0" w:color="auto"/>
        <w:left w:val="none" w:sz="0" w:space="0" w:color="auto"/>
        <w:bottom w:val="none" w:sz="0" w:space="0" w:color="auto"/>
        <w:right w:val="none" w:sz="0" w:space="0" w:color="auto"/>
      </w:divBdr>
    </w:div>
    <w:div w:id="1361279293">
      <w:marLeft w:val="640"/>
      <w:marRight w:val="0"/>
      <w:marTop w:val="0"/>
      <w:marBottom w:val="0"/>
      <w:divBdr>
        <w:top w:val="none" w:sz="0" w:space="0" w:color="auto"/>
        <w:left w:val="none" w:sz="0" w:space="0" w:color="auto"/>
        <w:bottom w:val="none" w:sz="0" w:space="0" w:color="auto"/>
        <w:right w:val="none" w:sz="0" w:space="0" w:color="auto"/>
      </w:divBdr>
    </w:div>
    <w:div w:id="1361971943">
      <w:marLeft w:val="640"/>
      <w:marRight w:val="0"/>
      <w:marTop w:val="0"/>
      <w:marBottom w:val="0"/>
      <w:divBdr>
        <w:top w:val="none" w:sz="0" w:space="0" w:color="auto"/>
        <w:left w:val="none" w:sz="0" w:space="0" w:color="auto"/>
        <w:bottom w:val="none" w:sz="0" w:space="0" w:color="auto"/>
        <w:right w:val="none" w:sz="0" w:space="0" w:color="auto"/>
      </w:divBdr>
    </w:div>
    <w:div w:id="1362316572">
      <w:marLeft w:val="640"/>
      <w:marRight w:val="0"/>
      <w:marTop w:val="0"/>
      <w:marBottom w:val="0"/>
      <w:divBdr>
        <w:top w:val="none" w:sz="0" w:space="0" w:color="auto"/>
        <w:left w:val="none" w:sz="0" w:space="0" w:color="auto"/>
        <w:bottom w:val="none" w:sz="0" w:space="0" w:color="auto"/>
        <w:right w:val="none" w:sz="0" w:space="0" w:color="auto"/>
      </w:divBdr>
    </w:div>
    <w:div w:id="1362509590">
      <w:marLeft w:val="640"/>
      <w:marRight w:val="0"/>
      <w:marTop w:val="0"/>
      <w:marBottom w:val="0"/>
      <w:divBdr>
        <w:top w:val="none" w:sz="0" w:space="0" w:color="auto"/>
        <w:left w:val="none" w:sz="0" w:space="0" w:color="auto"/>
        <w:bottom w:val="none" w:sz="0" w:space="0" w:color="auto"/>
        <w:right w:val="none" w:sz="0" w:space="0" w:color="auto"/>
      </w:divBdr>
    </w:div>
    <w:div w:id="1362776469">
      <w:marLeft w:val="640"/>
      <w:marRight w:val="0"/>
      <w:marTop w:val="0"/>
      <w:marBottom w:val="0"/>
      <w:divBdr>
        <w:top w:val="none" w:sz="0" w:space="0" w:color="auto"/>
        <w:left w:val="none" w:sz="0" w:space="0" w:color="auto"/>
        <w:bottom w:val="none" w:sz="0" w:space="0" w:color="auto"/>
        <w:right w:val="none" w:sz="0" w:space="0" w:color="auto"/>
      </w:divBdr>
    </w:div>
    <w:div w:id="1362903924">
      <w:marLeft w:val="640"/>
      <w:marRight w:val="0"/>
      <w:marTop w:val="0"/>
      <w:marBottom w:val="0"/>
      <w:divBdr>
        <w:top w:val="none" w:sz="0" w:space="0" w:color="auto"/>
        <w:left w:val="none" w:sz="0" w:space="0" w:color="auto"/>
        <w:bottom w:val="none" w:sz="0" w:space="0" w:color="auto"/>
        <w:right w:val="none" w:sz="0" w:space="0" w:color="auto"/>
      </w:divBdr>
    </w:div>
    <w:div w:id="1363246927">
      <w:marLeft w:val="640"/>
      <w:marRight w:val="0"/>
      <w:marTop w:val="0"/>
      <w:marBottom w:val="0"/>
      <w:divBdr>
        <w:top w:val="none" w:sz="0" w:space="0" w:color="auto"/>
        <w:left w:val="none" w:sz="0" w:space="0" w:color="auto"/>
        <w:bottom w:val="none" w:sz="0" w:space="0" w:color="auto"/>
        <w:right w:val="none" w:sz="0" w:space="0" w:color="auto"/>
      </w:divBdr>
    </w:div>
    <w:div w:id="1363507619">
      <w:marLeft w:val="640"/>
      <w:marRight w:val="0"/>
      <w:marTop w:val="0"/>
      <w:marBottom w:val="0"/>
      <w:divBdr>
        <w:top w:val="none" w:sz="0" w:space="0" w:color="auto"/>
        <w:left w:val="none" w:sz="0" w:space="0" w:color="auto"/>
        <w:bottom w:val="none" w:sz="0" w:space="0" w:color="auto"/>
        <w:right w:val="none" w:sz="0" w:space="0" w:color="auto"/>
      </w:divBdr>
    </w:div>
    <w:div w:id="1363555296">
      <w:marLeft w:val="640"/>
      <w:marRight w:val="0"/>
      <w:marTop w:val="0"/>
      <w:marBottom w:val="0"/>
      <w:divBdr>
        <w:top w:val="none" w:sz="0" w:space="0" w:color="auto"/>
        <w:left w:val="none" w:sz="0" w:space="0" w:color="auto"/>
        <w:bottom w:val="none" w:sz="0" w:space="0" w:color="auto"/>
        <w:right w:val="none" w:sz="0" w:space="0" w:color="auto"/>
      </w:divBdr>
    </w:div>
    <w:div w:id="1363939206">
      <w:marLeft w:val="640"/>
      <w:marRight w:val="0"/>
      <w:marTop w:val="0"/>
      <w:marBottom w:val="0"/>
      <w:divBdr>
        <w:top w:val="none" w:sz="0" w:space="0" w:color="auto"/>
        <w:left w:val="none" w:sz="0" w:space="0" w:color="auto"/>
        <w:bottom w:val="none" w:sz="0" w:space="0" w:color="auto"/>
        <w:right w:val="none" w:sz="0" w:space="0" w:color="auto"/>
      </w:divBdr>
    </w:div>
    <w:div w:id="1364818895">
      <w:marLeft w:val="640"/>
      <w:marRight w:val="0"/>
      <w:marTop w:val="0"/>
      <w:marBottom w:val="0"/>
      <w:divBdr>
        <w:top w:val="none" w:sz="0" w:space="0" w:color="auto"/>
        <w:left w:val="none" w:sz="0" w:space="0" w:color="auto"/>
        <w:bottom w:val="none" w:sz="0" w:space="0" w:color="auto"/>
        <w:right w:val="none" w:sz="0" w:space="0" w:color="auto"/>
      </w:divBdr>
    </w:div>
    <w:div w:id="1365473344">
      <w:marLeft w:val="640"/>
      <w:marRight w:val="0"/>
      <w:marTop w:val="0"/>
      <w:marBottom w:val="0"/>
      <w:divBdr>
        <w:top w:val="none" w:sz="0" w:space="0" w:color="auto"/>
        <w:left w:val="none" w:sz="0" w:space="0" w:color="auto"/>
        <w:bottom w:val="none" w:sz="0" w:space="0" w:color="auto"/>
        <w:right w:val="none" w:sz="0" w:space="0" w:color="auto"/>
      </w:divBdr>
    </w:div>
    <w:div w:id="1366248352">
      <w:marLeft w:val="640"/>
      <w:marRight w:val="0"/>
      <w:marTop w:val="0"/>
      <w:marBottom w:val="0"/>
      <w:divBdr>
        <w:top w:val="none" w:sz="0" w:space="0" w:color="auto"/>
        <w:left w:val="none" w:sz="0" w:space="0" w:color="auto"/>
        <w:bottom w:val="none" w:sz="0" w:space="0" w:color="auto"/>
        <w:right w:val="none" w:sz="0" w:space="0" w:color="auto"/>
      </w:divBdr>
    </w:div>
    <w:div w:id="1366712203">
      <w:marLeft w:val="640"/>
      <w:marRight w:val="0"/>
      <w:marTop w:val="0"/>
      <w:marBottom w:val="0"/>
      <w:divBdr>
        <w:top w:val="none" w:sz="0" w:space="0" w:color="auto"/>
        <w:left w:val="none" w:sz="0" w:space="0" w:color="auto"/>
        <w:bottom w:val="none" w:sz="0" w:space="0" w:color="auto"/>
        <w:right w:val="none" w:sz="0" w:space="0" w:color="auto"/>
      </w:divBdr>
    </w:div>
    <w:div w:id="1367290394">
      <w:marLeft w:val="640"/>
      <w:marRight w:val="0"/>
      <w:marTop w:val="0"/>
      <w:marBottom w:val="0"/>
      <w:divBdr>
        <w:top w:val="none" w:sz="0" w:space="0" w:color="auto"/>
        <w:left w:val="none" w:sz="0" w:space="0" w:color="auto"/>
        <w:bottom w:val="none" w:sz="0" w:space="0" w:color="auto"/>
        <w:right w:val="none" w:sz="0" w:space="0" w:color="auto"/>
      </w:divBdr>
    </w:div>
    <w:div w:id="1368989280">
      <w:marLeft w:val="640"/>
      <w:marRight w:val="0"/>
      <w:marTop w:val="0"/>
      <w:marBottom w:val="0"/>
      <w:divBdr>
        <w:top w:val="none" w:sz="0" w:space="0" w:color="auto"/>
        <w:left w:val="none" w:sz="0" w:space="0" w:color="auto"/>
        <w:bottom w:val="none" w:sz="0" w:space="0" w:color="auto"/>
        <w:right w:val="none" w:sz="0" w:space="0" w:color="auto"/>
      </w:divBdr>
    </w:div>
    <w:div w:id="1369064163">
      <w:marLeft w:val="640"/>
      <w:marRight w:val="0"/>
      <w:marTop w:val="0"/>
      <w:marBottom w:val="0"/>
      <w:divBdr>
        <w:top w:val="none" w:sz="0" w:space="0" w:color="auto"/>
        <w:left w:val="none" w:sz="0" w:space="0" w:color="auto"/>
        <w:bottom w:val="none" w:sz="0" w:space="0" w:color="auto"/>
        <w:right w:val="none" w:sz="0" w:space="0" w:color="auto"/>
      </w:divBdr>
    </w:div>
    <w:div w:id="1369645309">
      <w:marLeft w:val="640"/>
      <w:marRight w:val="0"/>
      <w:marTop w:val="0"/>
      <w:marBottom w:val="0"/>
      <w:divBdr>
        <w:top w:val="none" w:sz="0" w:space="0" w:color="auto"/>
        <w:left w:val="none" w:sz="0" w:space="0" w:color="auto"/>
        <w:bottom w:val="none" w:sz="0" w:space="0" w:color="auto"/>
        <w:right w:val="none" w:sz="0" w:space="0" w:color="auto"/>
      </w:divBdr>
    </w:div>
    <w:div w:id="1370177722">
      <w:marLeft w:val="640"/>
      <w:marRight w:val="0"/>
      <w:marTop w:val="0"/>
      <w:marBottom w:val="0"/>
      <w:divBdr>
        <w:top w:val="none" w:sz="0" w:space="0" w:color="auto"/>
        <w:left w:val="none" w:sz="0" w:space="0" w:color="auto"/>
        <w:bottom w:val="none" w:sz="0" w:space="0" w:color="auto"/>
        <w:right w:val="none" w:sz="0" w:space="0" w:color="auto"/>
      </w:divBdr>
    </w:div>
    <w:div w:id="1370642706">
      <w:marLeft w:val="640"/>
      <w:marRight w:val="0"/>
      <w:marTop w:val="0"/>
      <w:marBottom w:val="0"/>
      <w:divBdr>
        <w:top w:val="none" w:sz="0" w:space="0" w:color="auto"/>
        <w:left w:val="none" w:sz="0" w:space="0" w:color="auto"/>
        <w:bottom w:val="none" w:sz="0" w:space="0" w:color="auto"/>
        <w:right w:val="none" w:sz="0" w:space="0" w:color="auto"/>
      </w:divBdr>
    </w:div>
    <w:div w:id="1372025916">
      <w:marLeft w:val="640"/>
      <w:marRight w:val="0"/>
      <w:marTop w:val="0"/>
      <w:marBottom w:val="0"/>
      <w:divBdr>
        <w:top w:val="none" w:sz="0" w:space="0" w:color="auto"/>
        <w:left w:val="none" w:sz="0" w:space="0" w:color="auto"/>
        <w:bottom w:val="none" w:sz="0" w:space="0" w:color="auto"/>
        <w:right w:val="none" w:sz="0" w:space="0" w:color="auto"/>
      </w:divBdr>
    </w:div>
    <w:div w:id="1372151443">
      <w:marLeft w:val="640"/>
      <w:marRight w:val="0"/>
      <w:marTop w:val="0"/>
      <w:marBottom w:val="0"/>
      <w:divBdr>
        <w:top w:val="none" w:sz="0" w:space="0" w:color="auto"/>
        <w:left w:val="none" w:sz="0" w:space="0" w:color="auto"/>
        <w:bottom w:val="none" w:sz="0" w:space="0" w:color="auto"/>
        <w:right w:val="none" w:sz="0" w:space="0" w:color="auto"/>
      </w:divBdr>
    </w:div>
    <w:div w:id="1372339032">
      <w:marLeft w:val="640"/>
      <w:marRight w:val="0"/>
      <w:marTop w:val="0"/>
      <w:marBottom w:val="0"/>
      <w:divBdr>
        <w:top w:val="none" w:sz="0" w:space="0" w:color="auto"/>
        <w:left w:val="none" w:sz="0" w:space="0" w:color="auto"/>
        <w:bottom w:val="none" w:sz="0" w:space="0" w:color="auto"/>
        <w:right w:val="none" w:sz="0" w:space="0" w:color="auto"/>
      </w:divBdr>
    </w:div>
    <w:div w:id="1372725299">
      <w:marLeft w:val="640"/>
      <w:marRight w:val="0"/>
      <w:marTop w:val="0"/>
      <w:marBottom w:val="0"/>
      <w:divBdr>
        <w:top w:val="none" w:sz="0" w:space="0" w:color="auto"/>
        <w:left w:val="none" w:sz="0" w:space="0" w:color="auto"/>
        <w:bottom w:val="none" w:sz="0" w:space="0" w:color="auto"/>
        <w:right w:val="none" w:sz="0" w:space="0" w:color="auto"/>
      </w:divBdr>
    </w:div>
    <w:div w:id="1373115759">
      <w:marLeft w:val="640"/>
      <w:marRight w:val="0"/>
      <w:marTop w:val="0"/>
      <w:marBottom w:val="0"/>
      <w:divBdr>
        <w:top w:val="none" w:sz="0" w:space="0" w:color="auto"/>
        <w:left w:val="none" w:sz="0" w:space="0" w:color="auto"/>
        <w:bottom w:val="none" w:sz="0" w:space="0" w:color="auto"/>
        <w:right w:val="none" w:sz="0" w:space="0" w:color="auto"/>
      </w:divBdr>
    </w:div>
    <w:div w:id="1373193468">
      <w:marLeft w:val="640"/>
      <w:marRight w:val="0"/>
      <w:marTop w:val="0"/>
      <w:marBottom w:val="0"/>
      <w:divBdr>
        <w:top w:val="none" w:sz="0" w:space="0" w:color="auto"/>
        <w:left w:val="none" w:sz="0" w:space="0" w:color="auto"/>
        <w:bottom w:val="none" w:sz="0" w:space="0" w:color="auto"/>
        <w:right w:val="none" w:sz="0" w:space="0" w:color="auto"/>
      </w:divBdr>
    </w:div>
    <w:div w:id="1373312590">
      <w:marLeft w:val="640"/>
      <w:marRight w:val="0"/>
      <w:marTop w:val="0"/>
      <w:marBottom w:val="0"/>
      <w:divBdr>
        <w:top w:val="none" w:sz="0" w:space="0" w:color="auto"/>
        <w:left w:val="none" w:sz="0" w:space="0" w:color="auto"/>
        <w:bottom w:val="none" w:sz="0" w:space="0" w:color="auto"/>
        <w:right w:val="none" w:sz="0" w:space="0" w:color="auto"/>
      </w:divBdr>
    </w:div>
    <w:div w:id="1373577943">
      <w:marLeft w:val="640"/>
      <w:marRight w:val="0"/>
      <w:marTop w:val="0"/>
      <w:marBottom w:val="0"/>
      <w:divBdr>
        <w:top w:val="none" w:sz="0" w:space="0" w:color="auto"/>
        <w:left w:val="none" w:sz="0" w:space="0" w:color="auto"/>
        <w:bottom w:val="none" w:sz="0" w:space="0" w:color="auto"/>
        <w:right w:val="none" w:sz="0" w:space="0" w:color="auto"/>
      </w:divBdr>
    </w:div>
    <w:div w:id="1375151589">
      <w:marLeft w:val="640"/>
      <w:marRight w:val="0"/>
      <w:marTop w:val="0"/>
      <w:marBottom w:val="0"/>
      <w:divBdr>
        <w:top w:val="none" w:sz="0" w:space="0" w:color="auto"/>
        <w:left w:val="none" w:sz="0" w:space="0" w:color="auto"/>
        <w:bottom w:val="none" w:sz="0" w:space="0" w:color="auto"/>
        <w:right w:val="none" w:sz="0" w:space="0" w:color="auto"/>
      </w:divBdr>
    </w:div>
    <w:div w:id="1375733837">
      <w:marLeft w:val="640"/>
      <w:marRight w:val="0"/>
      <w:marTop w:val="0"/>
      <w:marBottom w:val="0"/>
      <w:divBdr>
        <w:top w:val="none" w:sz="0" w:space="0" w:color="auto"/>
        <w:left w:val="none" w:sz="0" w:space="0" w:color="auto"/>
        <w:bottom w:val="none" w:sz="0" w:space="0" w:color="auto"/>
        <w:right w:val="none" w:sz="0" w:space="0" w:color="auto"/>
      </w:divBdr>
    </w:div>
    <w:div w:id="1375958468">
      <w:marLeft w:val="640"/>
      <w:marRight w:val="0"/>
      <w:marTop w:val="0"/>
      <w:marBottom w:val="0"/>
      <w:divBdr>
        <w:top w:val="none" w:sz="0" w:space="0" w:color="auto"/>
        <w:left w:val="none" w:sz="0" w:space="0" w:color="auto"/>
        <w:bottom w:val="none" w:sz="0" w:space="0" w:color="auto"/>
        <w:right w:val="none" w:sz="0" w:space="0" w:color="auto"/>
      </w:divBdr>
    </w:div>
    <w:div w:id="1376007288">
      <w:marLeft w:val="640"/>
      <w:marRight w:val="0"/>
      <w:marTop w:val="0"/>
      <w:marBottom w:val="0"/>
      <w:divBdr>
        <w:top w:val="none" w:sz="0" w:space="0" w:color="auto"/>
        <w:left w:val="none" w:sz="0" w:space="0" w:color="auto"/>
        <w:bottom w:val="none" w:sz="0" w:space="0" w:color="auto"/>
        <w:right w:val="none" w:sz="0" w:space="0" w:color="auto"/>
      </w:divBdr>
    </w:div>
    <w:div w:id="1376078759">
      <w:marLeft w:val="640"/>
      <w:marRight w:val="0"/>
      <w:marTop w:val="0"/>
      <w:marBottom w:val="0"/>
      <w:divBdr>
        <w:top w:val="none" w:sz="0" w:space="0" w:color="auto"/>
        <w:left w:val="none" w:sz="0" w:space="0" w:color="auto"/>
        <w:bottom w:val="none" w:sz="0" w:space="0" w:color="auto"/>
        <w:right w:val="none" w:sz="0" w:space="0" w:color="auto"/>
      </w:divBdr>
    </w:div>
    <w:div w:id="1377239429">
      <w:marLeft w:val="640"/>
      <w:marRight w:val="0"/>
      <w:marTop w:val="0"/>
      <w:marBottom w:val="0"/>
      <w:divBdr>
        <w:top w:val="none" w:sz="0" w:space="0" w:color="auto"/>
        <w:left w:val="none" w:sz="0" w:space="0" w:color="auto"/>
        <w:bottom w:val="none" w:sz="0" w:space="0" w:color="auto"/>
        <w:right w:val="none" w:sz="0" w:space="0" w:color="auto"/>
      </w:divBdr>
    </w:div>
    <w:div w:id="1377580267">
      <w:marLeft w:val="640"/>
      <w:marRight w:val="0"/>
      <w:marTop w:val="0"/>
      <w:marBottom w:val="0"/>
      <w:divBdr>
        <w:top w:val="none" w:sz="0" w:space="0" w:color="auto"/>
        <w:left w:val="none" w:sz="0" w:space="0" w:color="auto"/>
        <w:bottom w:val="none" w:sz="0" w:space="0" w:color="auto"/>
        <w:right w:val="none" w:sz="0" w:space="0" w:color="auto"/>
      </w:divBdr>
    </w:div>
    <w:div w:id="1378357446">
      <w:marLeft w:val="640"/>
      <w:marRight w:val="0"/>
      <w:marTop w:val="0"/>
      <w:marBottom w:val="0"/>
      <w:divBdr>
        <w:top w:val="none" w:sz="0" w:space="0" w:color="auto"/>
        <w:left w:val="none" w:sz="0" w:space="0" w:color="auto"/>
        <w:bottom w:val="none" w:sz="0" w:space="0" w:color="auto"/>
        <w:right w:val="none" w:sz="0" w:space="0" w:color="auto"/>
      </w:divBdr>
    </w:div>
    <w:div w:id="1379354914">
      <w:marLeft w:val="640"/>
      <w:marRight w:val="0"/>
      <w:marTop w:val="0"/>
      <w:marBottom w:val="0"/>
      <w:divBdr>
        <w:top w:val="none" w:sz="0" w:space="0" w:color="auto"/>
        <w:left w:val="none" w:sz="0" w:space="0" w:color="auto"/>
        <w:bottom w:val="none" w:sz="0" w:space="0" w:color="auto"/>
        <w:right w:val="none" w:sz="0" w:space="0" w:color="auto"/>
      </w:divBdr>
    </w:div>
    <w:div w:id="1381900499">
      <w:marLeft w:val="640"/>
      <w:marRight w:val="0"/>
      <w:marTop w:val="0"/>
      <w:marBottom w:val="0"/>
      <w:divBdr>
        <w:top w:val="none" w:sz="0" w:space="0" w:color="auto"/>
        <w:left w:val="none" w:sz="0" w:space="0" w:color="auto"/>
        <w:bottom w:val="none" w:sz="0" w:space="0" w:color="auto"/>
        <w:right w:val="none" w:sz="0" w:space="0" w:color="auto"/>
      </w:divBdr>
    </w:div>
    <w:div w:id="1382558033">
      <w:marLeft w:val="640"/>
      <w:marRight w:val="0"/>
      <w:marTop w:val="0"/>
      <w:marBottom w:val="0"/>
      <w:divBdr>
        <w:top w:val="none" w:sz="0" w:space="0" w:color="auto"/>
        <w:left w:val="none" w:sz="0" w:space="0" w:color="auto"/>
        <w:bottom w:val="none" w:sz="0" w:space="0" w:color="auto"/>
        <w:right w:val="none" w:sz="0" w:space="0" w:color="auto"/>
      </w:divBdr>
    </w:div>
    <w:div w:id="1383557402">
      <w:marLeft w:val="640"/>
      <w:marRight w:val="0"/>
      <w:marTop w:val="0"/>
      <w:marBottom w:val="0"/>
      <w:divBdr>
        <w:top w:val="none" w:sz="0" w:space="0" w:color="auto"/>
        <w:left w:val="none" w:sz="0" w:space="0" w:color="auto"/>
        <w:bottom w:val="none" w:sz="0" w:space="0" w:color="auto"/>
        <w:right w:val="none" w:sz="0" w:space="0" w:color="auto"/>
      </w:divBdr>
    </w:div>
    <w:div w:id="1383678227">
      <w:marLeft w:val="640"/>
      <w:marRight w:val="0"/>
      <w:marTop w:val="0"/>
      <w:marBottom w:val="0"/>
      <w:divBdr>
        <w:top w:val="none" w:sz="0" w:space="0" w:color="auto"/>
        <w:left w:val="none" w:sz="0" w:space="0" w:color="auto"/>
        <w:bottom w:val="none" w:sz="0" w:space="0" w:color="auto"/>
        <w:right w:val="none" w:sz="0" w:space="0" w:color="auto"/>
      </w:divBdr>
    </w:div>
    <w:div w:id="1383863888">
      <w:marLeft w:val="640"/>
      <w:marRight w:val="0"/>
      <w:marTop w:val="0"/>
      <w:marBottom w:val="0"/>
      <w:divBdr>
        <w:top w:val="none" w:sz="0" w:space="0" w:color="auto"/>
        <w:left w:val="none" w:sz="0" w:space="0" w:color="auto"/>
        <w:bottom w:val="none" w:sz="0" w:space="0" w:color="auto"/>
        <w:right w:val="none" w:sz="0" w:space="0" w:color="auto"/>
      </w:divBdr>
    </w:div>
    <w:div w:id="1384325406">
      <w:marLeft w:val="640"/>
      <w:marRight w:val="0"/>
      <w:marTop w:val="0"/>
      <w:marBottom w:val="0"/>
      <w:divBdr>
        <w:top w:val="none" w:sz="0" w:space="0" w:color="auto"/>
        <w:left w:val="none" w:sz="0" w:space="0" w:color="auto"/>
        <w:bottom w:val="none" w:sz="0" w:space="0" w:color="auto"/>
        <w:right w:val="none" w:sz="0" w:space="0" w:color="auto"/>
      </w:divBdr>
    </w:div>
    <w:div w:id="1384908554">
      <w:marLeft w:val="640"/>
      <w:marRight w:val="0"/>
      <w:marTop w:val="0"/>
      <w:marBottom w:val="0"/>
      <w:divBdr>
        <w:top w:val="none" w:sz="0" w:space="0" w:color="auto"/>
        <w:left w:val="none" w:sz="0" w:space="0" w:color="auto"/>
        <w:bottom w:val="none" w:sz="0" w:space="0" w:color="auto"/>
        <w:right w:val="none" w:sz="0" w:space="0" w:color="auto"/>
      </w:divBdr>
    </w:div>
    <w:div w:id="1386099378">
      <w:marLeft w:val="640"/>
      <w:marRight w:val="0"/>
      <w:marTop w:val="0"/>
      <w:marBottom w:val="0"/>
      <w:divBdr>
        <w:top w:val="none" w:sz="0" w:space="0" w:color="auto"/>
        <w:left w:val="none" w:sz="0" w:space="0" w:color="auto"/>
        <w:bottom w:val="none" w:sz="0" w:space="0" w:color="auto"/>
        <w:right w:val="none" w:sz="0" w:space="0" w:color="auto"/>
      </w:divBdr>
    </w:div>
    <w:div w:id="1386295940">
      <w:marLeft w:val="640"/>
      <w:marRight w:val="0"/>
      <w:marTop w:val="0"/>
      <w:marBottom w:val="0"/>
      <w:divBdr>
        <w:top w:val="none" w:sz="0" w:space="0" w:color="auto"/>
        <w:left w:val="none" w:sz="0" w:space="0" w:color="auto"/>
        <w:bottom w:val="none" w:sz="0" w:space="0" w:color="auto"/>
        <w:right w:val="none" w:sz="0" w:space="0" w:color="auto"/>
      </w:divBdr>
    </w:div>
    <w:div w:id="1386366356">
      <w:marLeft w:val="640"/>
      <w:marRight w:val="0"/>
      <w:marTop w:val="0"/>
      <w:marBottom w:val="0"/>
      <w:divBdr>
        <w:top w:val="none" w:sz="0" w:space="0" w:color="auto"/>
        <w:left w:val="none" w:sz="0" w:space="0" w:color="auto"/>
        <w:bottom w:val="none" w:sz="0" w:space="0" w:color="auto"/>
        <w:right w:val="none" w:sz="0" w:space="0" w:color="auto"/>
      </w:divBdr>
    </w:div>
    <w:div w:id="1387993031">
      <w:marLeft w:val="640"/>
      <w:marRight w:val="0"/>
      <w:marTop w:val="0"/>
      <w:marBottom w:val="0"/>
      <w:divBdr>
        <w:top w:val="none" w:sz="0" w:space="0" w:color="auto"/>
        <w:left w:val="none" w:sz="0" w:space="0" w:color="auto"/>
        <w:bottom w:val="none" w:sz="0" w:space="0" w:color="auto"/>
        <w:right w:val="none" w:sz="0" w:space="0" w:color="auto"/>
      </w:divBdr>
    </w:div>
    <w:div w:id="1388068839">
      <w:marLeft w:val="640"/>
      <w:marRight w:val="0"/>
      <w:marTop w:val="0"/>
      <w:marBottom w:val="0"/>
      <w:divBdr>
        <w:top w:val="none" w:sz="0" w:space="0" w:color="auto"/>
        <w:left w:val="none" w:sz="0" w:space="0" w:color="auto"/>
        <w:bottom w:val="none" w:sz="0" w:space="0" w:color="auto"/>
        <w:right w:val="none" w:sz="0" w:space="0" w:color="auto"/>
      </w:divBdr>
    </w:div>
    <w:div w:id="1388452525">
      <w:marLeft w:val="640"/>
      <w:marRight w:val="0"/>
      <w:marTop w:val="0"/>
      <w:marBottom w:val="0"/>
      <w:divBdr>
        <w:top w:val="none" w:sz="0" w:space="0" w:color="auto"/>
        <w:left w:val="none" w:sz="0" w:space="0" w:color="auto"/>
        <w:bottom w:val="none" w:sz="0" w:space="0" w:color="auto"/>
        <w:right w:val="none" w:sz="0" w:space="0" w:color="auto"/>
      </w:divBdr>
    </w:div>
    <w:div w:id="1388990008">
      <w:marLeft w:val="640"/>
      <w:marRight w:val="0"/>
      <w:marTop w:val="0"/>
      <w:marBottom w:val="0"/>
      <w:divBdr>
        <w:top w:val="none" w:sz="0" w:space="0" w:color="auto"/>
        <w:left w:val="none" w:sz="0" w:space="0" w:color="auto"/>
        <w:bottom w:val="none" w:sz="0" w:space="0" w:color="auto"/>
        <w:right w:val="none" w:sz="0" w:space="0" w:color="auto"/>
      </w:divBdr>
    </w:div>
    <w:div w:id="1389187262">
      <w:marLeft w:val="640"/>
      <w:marRight w:val="0"/>
      <w:marTop w:val="0"/>
      <w:marBottom w:val="0"/>
      <w:divBdr>
        <w:top w:val="none" w:sz="0" w:space="0" w:color="auto"/>
        <w:left w:val="none" w:sz="0" w:space="0" w:color="auto"/>
        <w:bottom w:val="none" w:sz="0" w:space="0" w:color="auto"/>
        <w:right w:val="none" w:sz="0" w:space="0" w:color="auto"/>
      </w:divBdr>
    </w:div>
    <w:div w:id="1389263689">
      <w:marLeft w:val="640"/>
      <w:marRight w:val="0"/>
      <w:marTop w:val="0"/>
      <w:marBottom w:val="0"/>
      <w:divBdr>
        <w:top w:val="none" w:sz="0" w:space="0" w:color="auto"/>
        <w:left w:val="none" w:sz="0" w:space="0" w:color="auto"/>
        <w:bottom w:val="none" w:sz="0" w:space="0" w:color="auto"/>
        <w:right w:val="none" w:sz="0" w:space="0" w:color="auto"/>
      </w:divBdr>
    </w:div>
    <w:div w:id="1389763543">
      <w:bodyDiv w:val="1"/>
      <w:marLeft w:val="0"/>
      <w:marRight w:val="0"/>
      <w:marTop w:val="0"/>
      <w:marBottom w:val="0"/>
      <w:divBdr>
        <w:top w:val="none" w:sz="0" w:space="0" w:color="auto"/>
        <w:left w:val="none" w:sz="0" w:space="0" w:color="auto"/>
        <w:bottom w:val="none" w:sz="0" w:space="0" w:color="auto"/>
        <w:right w:val="none" w:sz="0" w:space="0" w:color="auto"/>
      </w:divBdr>
    </w:div>
    <w:div w:id="1390808093">
      <w:marLeft w:val="640"/>
      <w:marRight w:val="0"/>
      <w:marTop w:val="0"/>
      <w:marBottom w:val="0"/>
      <w:divBdr>
        <w:top w:val="none" w:sz="0" w:space="0" w:color="auto"/>
        <w:left w:val="none" w:sz="0" w:space="0" w:color="auto"/>
        <w:bottom w:val="none" w:sz="0" w:space="0" w:color="auto"/>
        <w:right w:val="none" w:sz="0" w:space="0" w:color="auto"/>
      </w:divBdr>
    </w:div>
    <w:div w:id="1390885299">
      <w:marLeft w:val="640"/>
      <w:marRight w:val="0"/>
      <w:marTop w:val="0"/>
      <w:marBottom w:val="0"/>
      <w:divBdr>
        <w:top w:val="none" w:sz="0" w:space="0" w:color="auto"/>
        <w:left w:val="none" w:sz="0" w:space="0" w:color="auto"/>
        <w:bottom w:val="none" w:sz="0" w:space="0" w:color="auto"/>
        <w:right w:val="none" w:sz="0" w:space="0" w:color="auto"/>
      </w:divBdr>
    </w:div>
    <w:div w:id="1390959786">
      <w:marLeft w:val="640"/>
      <w:marRight w:val="0"/>
      <w:marTop w:val="0"/>
      <w:marBottom w:val="0"/>
      <w:divBdr>
        <w:top w:val="none" w:sz="0" w:space="0" w:color="auto"/>
        <w:left w:val="none" w:sz="0" w:space="0" w:color="auto"/>
        <w:bottom w:val="none" w:sz="0" w:space="0" w:color="auto"/>
        <w:right w:val="none" w:sz="0" w:space="0" w:color="auto"/>
      </w:divBdr>
    </w:div>
    <w:div w:id="1391728268">
      <w:marLeft w:val="640"/>
      <w:marRight w:val="0"/>
      <w:marTop w:val="0"/>
      <w:marBottom w:val="0"/>
      <w:divBdr>
        <w:top w:val="none" w:sz="0" w:space="0" w:color="auto"/>
        <w:left w:val="none" w:sz="0" w:space="0" w:color="auto"/>
        <w:bottom w:val="none" w:sz="0" w:space="0" w:color="auto"/>
        <w:right w:val="none" w:sz="0" w:space="0" w:color="auto"/>
      </w:divBdr>
    </w:div>
    <w:div w:id="1391729279">
      <w:marLeft w:val="640"/>
      <w:marRight w:val="0"/>
      <w:marTop w:val="0"/>
      <w:marBottom w:val="0"/>
      <w:divBdr>
        <w:top w:val="none" w:sz="0" w:space="0" w:color="auto"/>
        <w:left w:val="none" w:sz="0" w:space="0" w:color="auto"/>
        <w:bottom w:val="none" w:sz="0" w:space="0" w:color="auto"/>
        <w:right w:val="none" w:sz="0" w:space="0" w:color="auto"/>
      </w:divBdr>
    </w:div>
    <w:div w:id="1392073241">
      <w:marLeft w:val="640"/>
      <w:marRight w:val="0"/>
      <w:marTop w:val="0"/>
      <w:marBottom w:val="0"/>
      <w:divBdr>
        <w:top w:val="none" w:sz="0" w:space="0" w:color="auto"/>
        <w:left w:val="none" w:sz="0" w:space="0" w:color="auto"/>
        <w:bottom w:val="none" w:sz="0" w:space="0" w:color="auto"/>
        <w:right w:val="none" w:sz="0" w:space="0" w:color="auto"/>
      </w:divBdr>
    </w:div>
    <w:div w:id="1392264813">
      <w:marLeft w:val="640"/>
      <w:marRight w:val="0"/>
      <w:marTop w:val="0"/>
      <w:marBottom w:val="0"/>
      <w:divBdr>
        <w:top w:val="none" w:sz="0" w:space="0" w:color="auto"/>
        <w:left w:val="none" w:sz="0" w:space="0" w:color="auto"/>
        <w:bottom w:val="none" w:sz="0" w:space="0" w:color="auto"/>
        <w:right w:val="none" w:sz="0" w:space="0" w:color="auto"/>
      </w:divBdr>
    </w:div>
    <w:div w:id="1392920172">
      <w:marLeft w:val="640"/>
      <w:marRight w:val="0"/>
      <w:marTop w:val="0"/>
      <w:marBottom w:val="0"/>
      <w:divBdr>
        <w:top w:val="none" w:sz="0" w:space="0" w:color="auto"/>
        <w:left w:val="none" w:sz="0" w:space="0" w:color="auto"/>
        <w:bottom w:val="none" w:sz="0" w:space="0" w:color="auto"/>
        <w:right w:val="none" w:sz="0" w:space="0" w:color="auto"/>
      </w:divBdr>
    </w:div>
    <w:div w:id="1392997590">
      <w:marLeft w:val="640"/>
      <w:marRight w:val="0"/>
      <w:marTop w:val="0"/>
      <w:marBottom w:val="0"/>
      <w:divBdr>
        <w:top w:val="none" w:sz="0" w:space="0" w:color="auto"/>
        <w:left w:val="none" w:sz="0" w:space="0" w:color="auto"/>
        <w:bottom w:val="none" w:sz="0" w:space="0" w:color="auto"/>
        <w:right w:val="none" w:sz="0" w:space="0" w:color="auto"/>
      </w:divBdr>
    </w:div>
    <w:div w:id="1393233416">
      <w:marLeft w:val="640"/>
      <w:marRight w:val="0"/>
      <w:marTop w:val="0"/>
      <w:marBottom w:val="0"/>
      <w:divBdr>
        <w:top w:val="none" w:sz="0" w:space="0" w:color="auto"/>
        <w:left w:val="none" w:sz="0" w:space="0" w:color="auto"/>
        <w:bottom w:val="none" w:sz="0" w:space="0" w:color="auto"/>
        <w:right w:val="none" w:sz="0" w:space="0" w:color="auto"/>
      </w:divBdr>
    </w:div>
    <w:div w:id="1393237634">
      <w:marLeft w:val="640"/>
      <w:marRight w:val="0"/>
      <w:marTop w:val="0"/>
      <w:marBottom w:val="0"/>
      <w:divBdr>
        <w:top w:val="none" w:sz="0" w:space="0" w:color="auto"/>
        <w:left w:val="none" w:sz="0" w:space="0" w:color="auto"/>
        <w:bottom w:val="none" w:sz="0" w:space="0" w:color="auto"/>
        <w:right w:val="none" w:sz="0" w:space="0" w:color="auto"/>
      </w:divBdr>
    </w:div>
    <w:div w:id="1393653882">
      <w:marLeft w:val="640"/>
      <w:marRight w:val="0"/>
      <w:marTop w:val="0"/>
      <w:marBottom w:val="0"/>
      <w:divBdr>
        <w:top w:val="none" w:sz="0" w:space="0" w:color="auto"/>
        <w:left w:val="none" w:sz="0" w:space="0" w:color="auto"/>
        <w:bottom w:val="none" w:sz="0" w:space="0" w:color="auto"/>
        <w:right w:val="none" w:sz="0" w:space="0" w:color="auto"/>
      </w:divBdr>
    </w:div>
    <w:div w:id="1393695515">
      <w:marLeft w:val="640"/>
      <w:marRight w:val="0"/>
      <w:marTop w:val="0"/>
      <w:marBottom w:val="0"/>
      <w:divBdr>
        <w:top w:val="none" w:sz="0" w:space="0" w:color="auto"/>
        <w:left w:val="none" w:sz="0" w:space="0" w:color="auto"/>
        <w:bottom w:val="none" w:sz="0" w:space="0" w:color="auto"/>
        <w:right w:val="none" w:sz="0" w:space="0" w:color="auto"/>
      </w:divBdr>
    </w:div>
    <w:div w:id="1393699462">
      <w:marLeft w:val="640"/>
      <w:marRight w:val="0"/>
      <w:marTop w:val="0"/>
      <w:marBottom w:val="0"/>
      <w:divBdr>
        <w:top w:val="none" w:sz="0" w:space="0" w:color="auto"/>
        <w:left w:val="none" w:sz="0" w:space="0" w:color="auto"/>
        <w:bottom w:val="none" w:sz="0" w:space="0" w:color="auto"/>
        <w:right w:val="none" w:sz="0" w:space="0" w:color="auto"/>
      </w:divBdr>
    </w:div>
    <w:div w:id="1393843177">
      <w:marLeft w:val="640"/>
      <w:marRight w:val="0"/>
      <w:marTop w:val="0"/>
      <w:marBottom w:val="0"/>
      <w:divBdr>
        <w:top w:val="none" w:sz="0" w:space="0" w:color="auto"/>
        <w:left w:val="none" w:sz="0" w:space="0" w:color="auto"/>
        <w:bottom w:val="none" w:sz="0" w:space="0" w:color="auto"/>
        <w:right w:val="none" w:sz="0" w:space="0" w:color="auto"/>
      </w:divBdr>
    </w:div>
    <w:div w:id="1394040723">
      <w:marLeft w:val="640"/>
      <w:marRight w:val="0"/>
      <w:marTop w:val="0"/>
      <w:marBottom w:val="0"/>
      <w:divBdr>
        <w:top w:val="none" w:sz="0" w:space="0" w:color="auto"/>
        <w:left w:val="none" w:sz="0" w:space="0" w:color="auto"/>
        <w:bottom w:val="none" w:sz="0" w:space="0" w:color="auto"/>
        <w:right w:val="none" w:sz="0" w:space="0" w:color="auto"/>
      </w:divBdr>
    </w:div>
    <w:div w:id="1394502514">
      <w:marLeft w:val="640"/>
      <w:marRight w:val="0"/>
      <w:marTop w:val="0"/>
      <w:marBottom w:val="0"/>
      <w:divBdr>
        <w:top w:val="none" w:sz="0" w:space="0" w:color="auto"/>
        <w:left w:val="none" w:sz="0" w:space="0" w:color="auto"/>
        <w:bottom w:val="none" w:sz="0" w:space="0" w:color="auto"/>
        <w:right w:val="none" w:sz="0" w:space="0" w:color="auto"/>
      </w:divBdr>
    </w:div>
    <w:div w:id="1395196459">
      <w:marLeft w:val="640"/>
      <w:marRight w:val="0"/>
      <w:marTop w:val="0"/>
      <w:marBottom w:val="0"/>
      <w:divBdr>
        <w:top w:val="none" w:sz="0" w:space="0" w:color="auto"/>
        <w:left w:val="none" w:sz="0" w:space="0" w:color="auto"/>
        <w:bottom w:val="none" w:sz="0" w:space="0" w:color="auto"/>
        <w:right w:val="none" w:sz="0" w:space="0" w:color="auto"/>
      </w:divBdr>
    </w:div>
    <w:div w:id="1395470511">
      <w:marLeft w:val="640"/>
      <w:marRight w:val="0"/>
      <w:marTop w:val="0"/>
      <w:marBottom w:val="0"/>
      <w:divBdr>
        <w:top w:val="none" w:sz="0" w:space="0" w:color="auto"/>
        <w:left w:val="none" w:sz="0" w:space="0" w:color="auto"/>
        <w:bottom w:val="none" w:sz="0" w:space="0" w:color="auto"/>
        <w:right w:val="none" w:sz="0" w:space="0" w:color="auto"/>
      </w:divBdr>
    </w:div>
    <w:div w:id="1395858766">
      <w:marLeft w:val="640"/>
      <w:marRight w:val="0"/>
      <w:marTop w:val="0"/>
      <w:marBottom w:val="0"/>
      <w:divBdr>
        <w:top w:val="none" w:sz="0" w:space="0" w:color="auto"/>
        <w:left w:val="none" w:sz="0" w:space="0" w:color="auto"/>
        <w:bottom w:val="none" w:sz="0" w:space="0" w:color="auto"/>
        <w:right w:val="none" w:sz="0" w:space="0" w:color="auto"/>
      </w:divBdr>
    </w:div>
    <w:div w:id="1396127661">
      <w:marLeft w:val="640"/>
      <w:marRight w:val="0"/>
      <w:marTop w:val="0"/>
      <w:marBottom w:val="0"/>
      <w:divBdr>
        <w:top w:val="none" w:sz="0" w:space="0" w:color="auto"/>
        <w:left w:val="none" w:sz="0" w:space="0" w:color="auto"/>
        <w:bottom w:val="none" w:sz="0" w:space="0" w:color="auto"/>
        <w:right w:val="none" w:sz="0" w:space="0" w:color="auto"/>
      </w:divBdr>
    </w:div>
    <w:div w:id="1396928620">
      <w:marLeft w:val="640"/>
      <w:marRight w:val="0"/>
      <w:marTop w:val="0"/>
      <w:marBottom w:val="0"/>
      <w:divBdr>
        <w:top w:val="none" w:sz="0" w:space="0" w:color="auto"/>
        <w:left w:val="none" w:sz="0" w:space="0" w:color="auto"/>
        <w:bottom w:val="none" w:sz="0" w:space="0" w:color="auto"/>
        <w:right w:val="none" w:sz="0" w:space="0" w:color="auto"/>
      </w:divBdr>
    </w:div>
    <w:div w:id="1397512014">
      <w:marLeft w:val="640"/>
      <w:marRight w:val="0"/>
      <w:marTop w:val="0"/>
      <w:marBottom w:val="0"/>
      <w:divBdr>
        <w:top w:val="none" w:sz="0" w:space="0" w:color="auto"/>
        <w:left w:val="none" w:sz="0" w:space="0" w:color="auto"/>
        <w:bottom w:val="none" w:sz="0" w:space="0" w:color="auto"/>
        <w:right w:val="none" w:sz="0" w:space="0" w:color="auto"/>
      </w:divBdr>
    </w:div>
    <w:div w:id="1398162920">
      <w:marLeft w:val="640"/>
      <w:marRight w:val="0"/>
      <w:marTop w:val="0"/>
      <w:marBottom w:val="0"/>
      <w:divBdr>
        <w:top w:val="none" w:sz="0" w:space="0" w:color="auto"/>
        <w:left w:val="none" w:sz="0" w:space="0" w:color="auto"/>
        <w:bottom w:val="none" w:sz="0" w:space="0" w:color="auto"/>
        <w:right w:val="none" w:sz="0" w:space="0" w:color="auto"/>
      </w:divBdr>
    </w:div>
    <w:div w:id="1398170628">
      <w:marLeft w:val="640"/>
      <w:marRight w:val="0"/>
      <w:marTop w:val="0"/>
      <w:marBottom w:val="0"/>
      <w:divBdr>
        <w:top w:val="none" w:sz="0" w:space="0" w:color="auto"/>
        <w:left w:val="none" w:sz="0" w:space="0" w:color="auto"/>
        <w:bottom w:val="none" w:sz="0" w:space="0" w:color="auto"/>
        <w:right w:val="none" w:sz="0" w:space="0" w:color="auto"/>
      </w:divBdr>
    </w:div>
    <w:div w:id="1398550943">
      <w:marLeft w:val="640"/>
      <w:marRight w:val="0"/>
      <w:marTop w:val="0"/>
      <w:marBottom w:val="0"/>
      <w:divBdr>
        <w:top w:val="none" w:sz="0" w:space="0" w:color="auto"/>
        <w:left w:val="none" w:sz="0" w:space="0" w:color="auto"/>
        <w:bottom w:val="none" w:sz="0" w:space="0" w:color="auto"/>
        <w:right w:val="none" w:sz="0" w:space="0" w:color="auto"/>
      </w:divBdr>
    </w:div>
    <w:div w:id="1398701610">
      <w:marLeft w:val="640"/>
      <w:marRight w:val="0"/>
      <w:marTop w:val="0"/>
      <w:marBottom w:val="0"/>
      <w:divBdr>
        <w:top w:val="none" w:sz="0" w:space="0" w:color="auto"/>
        <w:left w:val="none" w:sz="0" w:space="0" w:color="auto"/>
        <w:bottom w:val="none" w:sz="0" w:space="0" w:color="auto"/>
        <w:right w:val="none" w:sz="0" w:space="0" w:color="auto"/>
      </w:divBdr>
    </w:div>
    <w:div w:id="1399355145">
      <w:marLeft w:val="640"/>
      <w:marRight w:val="0"/>
      <w:marTop w:val="0"/>
      <w:marBottom w:val="0"/>
      <w:divBdr>
        <w:top w:val="none" w:sz="0" w:space="0" w:color="auto"/>
        <w:left w:val="none" w:sz="0" w:space="0" w:color="auto"/>
        <w:bottom w:val="none" w:sz="0" w:space="0" w:color="auto"/>
        <w:right w:val="none" w:sz="0" w:space="0" w:color="auto"/>
      </w:divBdr>
    </w:div>
    <w:div w:id="1399783494">
      <w:marLeft w:val="640"/>
      <w:marRight w:val="0"/>
      <w:marTop w:val="0"/>
      <w:marBottom w:val="0"/>
      <w:divBdr>
        <w:top w:val="none" w:sz="0" w:space="0" w:color="auto"/>
        <w:left w:val="none" w:sz="0" w:space="0" w:color="auto"/>
        <w:bottom w:val="none" w:sz="0" w:space="0" w:color="auto"/>
        <w:right w:val="none" w:sz="0" w:space="0" w:color="auto"/>
      </w:divBdr>
    </w:div>
    <w:div w:id="1400246142">
      <w:marLeft w:val="640"/>
      <w:marRight w:val="0"/>
      <w:marTop w:val="0"/>
      <w:marBottom w:val="0"/>
      <w:divBdr>
        <w:top w:val="none" w:sz="0" w:space="0" w:color="auto"/>
        <w:left w:val="none" w:sz="0" w:space="0" w:color="auto"/>
        <w:bottom w:val="none" w:sz="0" w:space="0" w:color="auto"/>
        <w:right w:val="none" w:sz="0" w:space="0" w:color="auto"/>
      </w:divBdr>
    </w:div>
    <w:div w:id="1400520692">
      <w:marLeft w:val="640"/>
      <w:marRight w:val="0"/>
      <w:marTop w:val="0"/>
      <w:marBottom w:val="0"/>
      <w:divBdr>
        <w:top w:val="none" w:sz="0" w:space="0" w:color="auto"/>
        <w:left w:val="none" w:sz="0" w:space="0" w:color="auto"/>
        <w:bottom w:val="none" w:sz="0" w:space="0" w:color="auto"/>
        <w:right w:val="none" w:sz="0" w:space="0" w:color="auto"/>
      </w:divBdr>
    </w:div>
    <w:div w:id="1401176678">
      <w:marLeft w:val="640"/>
      <w:marRight w:val="0"/>
      <w:marTop w:val="0"/>
      <w:marBottom w:val="0"/>
      <w:divBdr>
        <w:top w:val="none" w:sz="0" w:space="0" w:color="auto"/>
        <w:left w:val="none" w:sz="0" w:space="0" w:color="auto"/>
        <w:bottom w:val="none" w:sz="0" w:space="0" w:color="auto"/>
        <w:right w:val="none" w:sz="0" w:space="0" w:color="auto"/>
      </w:divBdr>
    </w:div>
    <w:div w:id="1401903237">
      <w:marLeft w:val="640"/>
      <w:marRight w:val="0"/>
      <w:marTop w:val="0"/>
      <w:marBottom w:val="0"/>
      <w:divBdr>
        <w:top w:val="none" w:sz="0" w:space="0" w:color="auto"/>
        <w:left w:val="none" w:sz="0" w:space="0" w:color="auto"/>
        <w:bottom w:val="none" w:sz="0" w:space="0" w:color="auto"/>
        <w:right w:val="none" w:sz="0" w:space="0" w:color="auto"/>
      </w:divBdr>
    </w:div>
    <w:div w:id="1402023000">
      <w:marLeft w:val="640"/>
      <w:marRight w:val="0"/>
      <w:marTop w:val="0"/>
      <w:marBottom w:val="0"/>
      <w:divBdr>
        <w:top w:val="none" w:sz="0" w:space="0" w:color="auto"/>
        <w:left w:val="none" w:sz="0" w:space="0" w:color="auto"/>
        <w:bottom w:val="none" w:sz="0" w:space="0" w:color="auto"/>
        <w:right w:val="none" w:sz="0" w:space="0" w:color="auto"/>
      </w:divBdr>
    </w:div>
    <w:div w:id="1402023671">
      <w:marLeft w:val="640"/>
      <w:marRight w:val="0"/>
      <w:marTop w:val="0"/>
      <w:marBottom w:val="0"/>
      <w:divBdr>
        <w:top w:val="none" w:sz="0" w:space="0" w:color="auto"/>
        <w:left w:val="none" w:sz="0" w:space="0" w:color="auto"/>
        <w:bottom w:val="none" w:sz="0" w:space="0" w:color="auto"/>
        <w:right w:val="none" w:sz="0" w:space="0" w:color="auto"/>
      </w:divBdr>
    </w:div>
    <w:div w:id="1402606493">
      <w:marLeft w:val="640"/>
      <w:marRight w:val="0"/>
      <w:marTop w:val="0"/>
      <w:marBottom w:val="0"/>
      <w:divBdr>
        <w:top w:val="none" w:sz="0" w:space="0" w:color="auto"/>
        <w:left w:val="none" w:sz="0" w:space="0" w:color="auto"/>
        <w:bottom w:val="none" w:sz="0" w:space="0" w:color="auto"/>
        <w:right w:val="none" w:sz="0" w:space="0" w:color="auto"/>
      </w:divBdr>
    </w:div>
    <w:div w:id="1402630228">
      <w:marLeft w:val="640"/>
      <w:marRight w:val="0"/>
      <w:marTop w:val="0"/>
      <w:marBottom w:val="0"/>
      <w:divBdr>
        <w:top w:val="none" w:sz="0" w:space="0" w:color="auto"/>
        <w:left w:val="none" w:sz="0" w:space="0" w:color="auto"/>
        <w:bottom w:val="none" w:sz="0" w:space="0" w:color="auto"/>
        <w:right w:val="none" w:sz="0" w:space="0" w:color="auto"/>
      </w:divBdr>
    </w:div>
    <w:div w:id="1402679415">
      <w:marLeft w:val="640"/>
      <w:marRight w:val="0"/>
      <w:marTop w:val="0"/>
      <w:marBottom w:val="0"/>
      <w:divBdr>
        <w:top w:val="none" w:sz="0" w:space="0" w:color="auto"/>
        <w:left w:val="none" w:sz="0" w:space="0" w:color="auto"/>
        <w:bottom w:val="none" w:sz="0" w:space="0" w:color="auto"/>
        <w:right w:val="none" w:sz="0" w:space="0" w:color="auto"/>
      </w:divBdr>
    </w:div>
    <w:div w:id="1402829692">
      <w:marLeft w:val="640"/>
      <w:marRight w:val="0"/>
      <w:marTop w:val="0"/>
      <w:marBottom w:val="0"/>
      <w:divBdr>
        <w:top w:val="none" w:sz="0" w:space="0" w:color="auto"/>
        <w:left w:val="none" w:sz="0" w:space="0" w:color="auto"/>
        <w:bottom w:val="none" w:sz="0" w:space="0" w:color="auto"/>
        <w:right w:val="none" w:sz="0" w:space="0" w:color="auto"/>
      </w:divBdr>
    </w:div>
    <w:div w:id="1403019194">
      <w:marLeft w:val="640"/>
      <w:marRight w:val="0"/>
      <w:marTop w:val="0"/>
      <w:marBottom w:val="0"/>
      <w:divBdr>
        <w:top w:val="none" w:sz="0" w:space="0" w:color="auto"/>
        <w:left w:val="none" w:sz="0" w:space="0" w:color="auto"/>
        <w:bottom w:val="none" w:sz="0" w:space="0" w:color="auto"/>
        <w:right w:val="none" w:sz="0" w:space="0" w:color="auto"/>
      </w:divBdr>
    </w:div>
    <w:div w:id="1403258748">
      <w:marLeft w:val="640"/>
      <w:marRight w:val="0"/>
      <w:marTop w:val="0"/>
      <w:marBottom w:val="0"/>
      <w:divBdr>
        <w:top w:val="none" w:sz="0" w:space="0" w:color="auto"/>
        <w:left w:val="none" w:sz="0" w:space="0" w:color="auto"/>
        <w:bottom w:val="none" w:sz="0" w:space="0" w:color="auto"/>
        <w:right w:val="none" w:sz="0" w:space="0" w:color="auto"/>
      </w:divBdr>
    </w:div>
    <w:div w:id="1403404382">
      <w:marLeft w:val="640"/>
      <w:marRight w:val="0"/>
      <w:marTop w:val="0"/>
      <w:marBottom w:val="0"/>
      <w:divBdr>
        <w:top w:val="none" w:sz="0" w:space="0" w:color="auto"/>
        <w:left w:val="none" w:sz="0" w:space="0" w:color="auto"/>
        <w:bottom w:val="none" w:sz="0" w:space="0" w:color="auto"/>
        <w:right w:val="none" w:sz="0" w:space="0" w:color="auto"/>
      </w:divBdr>
    </w:div>
    <w:div w:id="1403676562">
      <w:marLeft w:val="640"/>
      <w:marRight w:val="0"/>
      <w:marTop w:val="0"/>
      <w:marBottom w:val="0"/>
      <w:divBdr>
        <w:top w:val="none" w:sz="0" w:space="0" w:color="auto"/>
        <w:left w:val="none" w:sz="0" w:space="0" w:color="auto"/>
        <w:bottom w:val="none" w:sz="0" w:space="0" w:color="auto"/>
        <w:right w:val="none" w:sz="0" w:space="0" w:color="auto"/>
      </w:divBdr>
    </w:div>
    <w:div w:id="1404525594">
      <w:marLeft w:val="640"/>
      <w:marRight w:val="0"/>
      <w:marTop w:val="0"/>
      <w:marBottom w:val="0"/>
      <w:divBdr>
        <w:top w:val="none" w:sz="0" w:space="0" w:color="auto"/>
        <w:left w:val="none" w:sz="0" w:space="0" w:color="auto"/>
        <w:bottom w:val="none" w:sz="0" w:space="0" w:color="auto"/>
        <w:right w:val="none" w:sz="0" w:space="0" w:color="auto"/>
      </w:divBdr>
    </w:div>
    <w:div w:id="1404833799">
      <w:marLeft w:val="640"/>
      <w:marRight w:val="0"/>
      <w:marTop w:val="0"/>
      <w:marBottom w:val="0"/>
      <w:divBdr>
        <w:top w:val="none" w:sz="0" w:space="0" w:color="auto"/>
        <w:left w:val="none" w:sz="0" w:space="0" w:color="auto"/>
        <w:bottom w:val="none" w:sz="0" w:space="0" w:color="auto"/>
        <w:right w:val="none" w:sz="0" w:space="0" w:color="auto"/>
      </w:divBdr>
    </w:div>
    <w:div w:id="1404839988">
      <w:marLeft w:val="640"/>
      <w:marRight w:val="0"/>
      <w:marTop w:val="0"/>
      <w:marBottom w:val="0"/>
      <w:divBdr>
        <w:top w:val="none" w:sz="0" w:space="0" w:color="auto"/>
        <w:left w:val="none" w:sz="0" w:space="0" w:color="auto"/>
        <w:bottom w:val="none" w:sz="0" w:space="0" w:color="auto"/>
        <w:right w:val="none" w:sz="0" w:space="0" w:color="auto"/>
      </w:divBdr>
    </w:div>
    <w:div w:id="1405420993">
      <w:marLeft w:val="640"/>
      <w:marRight w:val="0"/>
      <w:marTop w:val="0"/>
      <w:marBottom w:val="0"/>
      <w:divBdr>
        <w:top w:val="none" w:sz="0" w:space="0" w:color="auto"/>
        <w:left w:val="none" w:sz="0" w:space="0" w:color="auto"/>
        <w:bottom w:val="none" w:sz="0" w:space="0" w:color="auto"/>
        <w:right w:val="none" w:sz="0" w:space="0" w:color="auto"/>
      </w:divBdr>
    </w:div>
    <w:div w:id="1406300696">
      <w:marLeft w:val="640"/>
      <w:marRight w:val="0"/>
      <w:marTop w:val="0"/>
      <w:marBottom w:val="0"/>
      <w:divBdr>
        <w:top w:val="none" w:sz="0" w:space="0" w:color="auto"/>
        <w:left w:val="none" w:sz="0" w:space="0" w:color="auto"/>
        <w:bottom w:val="none" w:sz="0" w:space="0" w:color="auto"/>
        <w:right w:val="none" w:sz="0" w:space="0" w:color="auto"/>
      </w:divBdr>
    </w:div>
    <w:div w:id="1406610586">
      <w:marLeft w:val="640"/>
      <w:marRight w:val="0"/>
      <w:marTop w:val="0"/>
      <w:marBottom w:val="0"/>
      <w:divBdr>
        <w:top w:val="none" w:sz="0" w:space="0" w:color="auto"/>
        <w:left w:val="none" w:sz="0" w:space="0" w:color="auto"/>
        <w:bottom w:val="none" w:sz="0" w:space="0" w:color="auto"/>
        <w:right w:val="none" w:sz="0" w:space="0" w:color="auto"/>
      </w:divBdr>
    </w:div>
    <w:div w:id="1407193472">
      <w:marLeft w:val="640"/>
      <w:marRight w:val="0"/>
      <w:marTop w:val="0"/>
      <w:marBottom w:val="0"/>
      <w:divBdr>
        <w:top w:val="none" w:sz="0" w:space="0" w:color="auto"/>
        <w:left w:val="none" w:sz="0" w:space="0" w:color="auto"/>
        <w:bottom w:val="none" w:sz="0" w:space="0" w:color="auto"/>
        <w:right w:val="none" w:sz="0" w:space="0" w:color="auto"/>
      </w:divBdr>
    </w:div>
    <w:div w:id="1407413427">
      <w:marLeft w:val="640"/>
      <w:marRight w:val="0"/>
      <w:marTop w:val="0"/>
      <w:marBottom w:val="0"/>
      <w:divBdr>
        <w:top w:val="none" w:sz="0" w:space="0" w:color="auto"/>
        <w:left w:val="none" w:sz="0" w:space="0" w:color="auto"/>
        <w:bottom w:val="none" w:sz="0" w:space="0" w:color="auto"/>
        <w:right w:val="none" w:sz="0" w:space="0" w:color="auto"/>
      </w:divBdr>
    </w:div>
    <w:div w:id="1409352741">
      <w:marLeft w:val="640"/>
      <w:marRight w:val="0"/>
      <w:marTop w:val="0"/>
      <w:marBottom w:val="0"/>
      <w:divBdr>
        <w:top w:val="none" w:sz="0" w:space="0" w:color="auto"/>
        <w:left w:val="none" w:sz="0" w:space="0" w:color="auto"/>
        <w:bottom w:val="none" w:sz="0" w:space="0" w:color="auto"/>
        <w:right w:val="none" w:sz="0" w:space="0" w:color="auto"/>
      </w:divBdr>
    </w:div>
    <w:div w:id="1409571860">
      <w:marLeft w:val="640"/>
      <w:marRight w:val="0"/>
      <w:marTop w:val="0"/>
      <w:marBottom w:val="0"/>
      <w:divBdr>
        <w:top w:val="none" w:sz="0" w:space="0" w:color="auto"/>
        <w:left w:val="none" w:sz="0" w:space="0" w:color="auto"/>
        <w:bottom w:val="none" w:sz="0" w:space="0" w:color="auto"/>
        <w:right w:val="none" w:sz="0" w:space="0" w:color="auto"/>
      </w:divBdr>
    </w:div>
    <w:div w:id="1409573556">
      <w:bodyDiv w:val="1"/>
      <w:marLeft w:val="0"/>
      <w:marRight w:val="0"/>
      <w:marTop w:val="0"/>
      <w:marBottom w:val="0"/>
      <w:divBdr>
        <w:top w:val="none" w:sz="0" w:space="0" w:color="auto"/>
        <w:left w:val="none" w:sz="0" w:space="0" w:color="auto"/>
        <w:bottom w:val="none" w:sz="0" w:space="0" w:color="auto"/>
        <w:right w:val="none" w:sz="0" w:space="0" w:color="auto"/>
      </w:divBdr>
      <w:divsChild>
        <w:div w:id="9649514">
          <w:marLeft w:val="640"/>
          <w:marRight w:val="0"/>
          <w:marTop w:val="0"/>
          <w:marBottom w:val="0"/>
          <w:divBdr>
            <w:top w:val="none" w:sz="0" w:space="0" w:color="auto"/>
            <w:left w:val="none" w:sz="0" w:space="0" w:color="auto"/>
            <w:bottom w:val="none" w:sz="0" w:space="0" w:color="auto"/>
            <w:right w:val="none" w:sz="0" w:space="0" w:color="auto"/>
          </w:divBdr>
        </w:div>
        <w:div w:id="9992650">
          <w:marLeft w:val="640"/>
          <w:marRight w:val="0"/>
          <w:marTop w:val="0"/>
          <w:marBottom w:val="0"/>
          <w:divBdr>
            <w:top w:val="none" w:sz="0" w:space="0" w:color="auto"/>
            <w:left w:val="none" w:sz="0" w:space="0" w:color="auto"/>
            <w:bottom w:val="none" w:sz="0" w:space="0" w:color="auto"/>
            <w:right w:val="none" w:sz="0" w:space="0" w:color="auto"/>
          </w:divBdr>
        </w:div>
        <w:div w:id="19821516">
          <w:marLeft w:val="640"/>
          <w:marRight w:val="0"/>
          <w:marTop w:val="0"/>
          <w:marBottom w:val="0"/>
          <w:divBdr>
            <w:top w:val="none" w:sz="0" w:space="0" w:color="auto"/>
            <w:left w:val="none" w:sz="0" w:space="0" w:color="auto"/>
            <w:bottom w:val="none" w:sz="0" w:space="0" w:color="auto"/>
            <w:right w:val="none" w:sz="0" w:space="0" w:color="auto"/>
          </w:divBdr>
        </w:div>
        <w:div w:id="19938550">
          <w:marLeft w:val="640"/>
          <w:marRight w:val="0"/>
          <w:marTop w:val="0"/>
          <w:marBottom w:val="0"/>
          <w:divBdr>
            <w:top w:val="none" w:sz="0" w:space="0" w:color="auto"/>
            <w:left w:val="none" w:sz="0" w:space="0" w:color="auto"/>
            <w:bottom w:val="none" w:sz="0" w:space="0" w:color="auto"/>
            <w:right w:val="none" w:sz="0" w:space="0" w:color="auto"/>
          </w:divBdr>
        </w:div>
        <w:div w:id="27416460">
          <w:marLeft w:val="640"/>
          <w:marRight w:val="0"/>
          <w:marTop w:val="0"/>
          <w:marBottom w:val="0"/>
          <w:divBdr>
            <w:top w:val="none" w:sz="0" w:space="0" w:color="auto"/>
            <w:left w:val="none" w:sz="0" w:space="0" w:color="auto"/>
            <w:bottom w:val="none" w:sz="0" w:space="0" w:color="auto"/>
            <w:right w:val="none" w:sz="0" w:space="0" w:color="auto"/>
          </w:divBdr>
        </w:div>
        <w:div w:id="30808518">
          <w:marLeft w:val="640"/>
          <w:marRight w:val="0"/>
          <w:marTop w:val="0"/>
          <w:marBottom w:val="0"/>
          <w:divBdr>
            <w:top w:val="none" w:sz="0" w:space="0" w:color="auto"/>
            <w:left w:val="none" w:sz="0" w:space="0" w:color="auto"/>
            <w:bottom w:val="none" w:sz="0" w:space="0" w:color="auto"/>
            <w:right w:val="none" w:sz="0" w:space="0" w:color="auto"/>
          </w:divBdr>
        </w:div>
        <w:div w:id="50815355">
          <w:marLeft w:val="640"/>
          <w:marRight w:val="0"/>
          <w:marTop w:val="0"/>
          <w:marBottom w:val="0"/>
          <w:divBdr>
            <w:top w:val="none" w:sz="0" w:space="0" w:color="auto"/>
            <w:left w:val="none" w:sz="0" w:space="0" w:color="auto"/>
            <w:bottom w:val="none" w:sz="0" w:space="0" w:color="auto"/>
            <w:right w:val="none" w:sz="0" w:space="0" w:color="auto"/>
          </w:divBdr>
        </w:div>
        <w:div w:id="57484788">
          <w:marLeft w:val="640"/>
          <w:marRight w:val="0"/>
          <w:marTop w:val="0"/>
          <w:marBottom w:val="0"/>
          <w:divBdr>
            <w:top w:val="none" w:sz="0" w:space="0" w:color="auto"/>
            <w:left w:val="none" w:sz="0" w:space="0" w:color="auto"/>
            <w:bottom w:val="none" w:sz="0" w:space="0" w:color="auto"/>
            <w:right w:val="none" w:sz="0" w:space="0" w:color="auto"/>
          </w:divBdr>
        </w:div>
        <w:div w:id="126095596">
          <w:marLeft w:val="640"/>
          <w:marRight w:val="0"/>
          <w:marTop w:val="0"/>
          <w:marBottom w:val="0"/>
          <w:divBdr>
            <w:top w:val="none" w:sz="0" w:space="0" w:color="auto"/>
            <w:left w:val="none" w:sz="0" w:space="0" w:color="auto"/>
            <w:bottom w:val="none" w:sz="0" w:space="0" w:color="auto"/>
            <w:right w:val="none" w:sz="0" w:space="0" w:color="auto"/>
          </w:divBdr>
        </w:div>
        <w:div w:id="126629368">
          <w:marLeft w:val="640"/>
          <w:marRight w:val="0"/>
          <w:marTop w:val="0"/>
          <w:marBottom w:val="0"/>
          <w:divBdr>
            <w:top w:val="none" w:sz="0" w:space="0" w:color="auto"/>
            <w:left w:val="none" w:sz="0" w:space="0" w:color="auto"/>
            <w:bottom w:val="none" w:sz="0" w:space="0" w:color="auto"/>
            <w:right w:val="none" w:sz="0" w:space="0" w:color="auto"/>
          </w:divBdr>
        </w:div>
        <w:div w:id="128475969">
          <w:marLeft w:val="640"/>
          <w:marRight w:val="0"/>
          <w:marTop w:val="0"/>
          <w:marBottom w:val="0"/>
          <w:divBdr>
            <w:top w:val="none" w:sz="0" w:space="0" w:color="auto"/>
            <w:left w:val="none" w:sz="0" w:space="0" w:color="auto"/>
            <w:bottom w:val="none" w:sz="0" w:space="0" w:color="auto"/>
            <w:right w:val="none" w:sz="0" w:space="0" w:color="auto"/>
          </w:divBdr>
        </w:div>
        <w:div w:id="129399331">
          <w:marLeft w:val="640"/>
          <w:marRight w:val="0"/>
          <w:marTop w:val="0"/>
          <w:marBottom w:val="0"/>
          <w:divBdr>
            <w:top w:val="none" w:sz="0" w:space="0" w:color="auto"/>
            <w:left w:val="none" w:sz="0" w:space="0" w:color="auto"/>
            <w:bottom w:val="none" w:sz="0" w:space="0" w:color="auto"/>
            <w:right w:val="none" w:sz="0" w:space="0" w:color="auto"/>
          </w:divBdr>
        </w:div>
        <w:div w:id="182865036">
          <w:marLeft w:val="640"/>
          <w:marRight w:val="0"/>
          <w:marTop w:val="0"/>
          <w:marBottom w:val="0"/>
          <w:divBdr>
            <w:top w:val="none" w:sz="0" w:space="0" w:color="auto"/>
            <w:left w:val="none" w:sz="0" w:space="0" w:color="auto"/>
            <w:bottom w:val="none" w:sz="0" w:space="0" w:color="auto"/>
            <w:right w:val="none" w:sz="0" w:space="0" w:color="auto"/>
          </w:divBdr>
        </w:div>
        <w:div w:id="185484341">
          <w:marLeft w:val="640"/>
          <w:marRight w:val="0"/>
          <w:marTop w:val="0"/>
          <w:marBottom w:val="0"/>
          <w:divBdr>
            <w:top w:val="none" w:sz="0" w:space="0" w:color="auto"/>
            <w:left w:val="none" w:sz="0" w:space="0" w:color="auto"/>
            <w:bottom w:val="none" w:sz="0" w:space="0" w:color="auto"/>
            <w:right w:val="none" w:sz="0" w:space="0" w:color="auto"/>
          </w:divBdr>
        </w:div>
        <w:div w:id="225919055">
          <w:marLeft w:val="640"/>
          <w:marRight w:val="0"/>
          <w:marTop w:val="0"/>
          <w:marBottom w:val="0"/>
          <w:divBdr>
            <w:top w:val="none" w:sz="0" w:space="0" w:color="auto"/>
            <w:left w:val="none" w:sz="0" w:space="0" w:color="auto"/>
            <w:bottom w:val="none" w:sz="0" w:space="0" w:color="auto"/>
            <w:right w:val="none" w:sz="0" w:space="0" w:color="auto"/>
          </w:divBdr>
        </w:div>
        <w:div w:id="231814202">
          <w:marLeft w:val="640"/>
          <w:marRight w:val="0"/>
          <w:marTop w:val="0"/>
          <w:marBottom w:val="0"/>
          <w:divBdr>
            <w:top w:val="none" w:sz="0" w:space="0" w:color="auto"/>
            <w:left w:val="none" w:sz="0" w:space="0" w:color="auto"/>
            <w:bottom w:val="none" w:sz="0" w:space="0" w:color="auto"/>
            <w:right w:val="none" w:sz="0" w:space="0" w:color="auto"/>
          </w:divBdr>
        </w:div>
        <w:div w:id="248924071">
          <w:marLeft w:val="640"/>
          <w:marRight w:val="0"/>
          <w:marTop w:val="0"/>
          <w:marBottom w:val="0"/>
          <w:divBdr>
            <w:top w:val="none" w:sz="0" w:space="0" w:color="auto"/>
            <w:left w:val="none" w:sz="0" w:space="0" w:color="auto"/>
            <w:bottom w:val="none" w:sz="0" w:space="0" w:color="auto"/>
            <w:right w:val="none" w:sz="0" w:space="0" w:color="auto"/>
          </w:divBdr>
        </w:div>
        <w:div w:id="279727499">
          <w:marLeft w:val="640"/>
          <w:marRight w:val="0"/>
          <w:marTop w:val="0"/>
          <w:marBottom w:val="0"/>
          <w:divBdr>
            <w:top w:val="none" w:sz="0" w:space="0" w:color="auto"/>
            <w:left w:val="none" w:sz="0" w:space="0" w:color="auto"/>
            <w:bottom w:val="none" w:sz="0" w:space="0" w:color="auto"/>
            <w:right w:val="none" w:sz="0" w:space="0" w:color="auto"/>
          </w:divBdr>
        </w:div>
        <w:div w:id="287049502">
          <w:marLeft w:val="640"/>
          <w:marRight w:val="0"/>
          <w:marTop w:val="0"/>
          <w:marBottom w:val="0"/>
          <w:divBdr>
            <w:top w:val="none" w:sz="0" w:space="0" w:color="auto"/>
            <w:left w:val="none" w:sz="0" w:space="0" w:color="auto"/>
            <w:bottom w:val="none" w:sz="0" w:space="0" w:color="auto"/>
            <w:right w:val="none" w:sz="0" w:space="0" w:color="auto"/>
          </w:divBdr>
        </w:div>
        <w:div w:id="332030819">
          <w:marLeft w:val="640"/>
          <w:marRight w:val="0"/>
          <w:marTop w:val="0"/>
          <w:marBottom w:val="0"/>
          <w:divBdr>
            <w:top w:val="none" w:sz="0" w:space="0" w:color="auto"/>
            <w:left w:val="none" w:sz="0" w:space="0" w:color="auto"/>
            <w:bottom w:val="none" w:sz="0" w:space="0" w:color="auto"/>
            <w:right w:val="none" w:sz="0" w:space="0" w:color="auto"/>
          </w:divBdr>
        </w:div>
        <w:div w:id="367996960">
          <w:marLeft w:val="640"/>
          <w:marRight w:val="0"/>
          <w:marTop w:val="0"/>
          <w:marBottom w:val="0"/>
          <w:divBdr>
            <w:top w:val="none" w:sz="0" w:space="0" w:color="auto"/>
            <w:left w:val="none" w:sz="0" w:space="0" w:color="auto"/>
            <w:bottom w:val="none" w:sz="0" w:space="0" w:color="auto"/>
            <w:right w:val="none" w:sz="0" w:space="0" w:color="auto"/>
          </w:divBdr>
        </w:div>
        <w:div w:id="376585605">
          <w:marLeft w:val="640"/>
          <w:marRight w:val="0"/>
          <w:marTop w:val="0"/>
          <w:marBottom w:val="0"/>
          <w:divBdr>
            <w:top w:val="none" w:sz="0" w:space="0" w:color="auto"/>
            <w:left w:val="none" w:sz="0" w:space="0" w:color="auto"/>
            <w:bottom w:val="none" w:sz="0" w:space="0" w:color="auto"/>
            <w:right w:val="none" w:sz="0" w:space="0" w:color="auto"/>
          </w:divBdr>
        </w:div>
        <w:div w:id="473563532">
          <w:marLeft w:val="640"/>
          <w:marRight w:val="0"/>
          <w:marTop w:val="0"/>
          <w:marBottom w:val="0"/>
          <w:divBdr>
            <w:top w:val="none" w:sz="0" w:space="0" w:color="auto"/>
            <w:left w:val="none" w:sz="0" w:space="0" w:color="auto"/>
            <w:bottom w:val="none" w:sz="0" w:space="0" w:color="auto"/>
            <w:right w:val="none" w:sz="0" w:space="0" w:color="auto"/>
          </w:divBdr>
        </w:div>
        <w:div w:id="481584758">
          <w:marLeft w:val="640"/>
          <w:marRight w:val="0"/>
          <w:marTop w:val="0"/>
          <w:marBottom w:val="0"/>
          <w:divBdr>
            <w:top w:val="none" w:sz="0" w:space="0" w:color="auto"/>
            <w:left w:val="none" w:sz="0" w:space="0" w:color="auto"/>
            <w:bottom w:val="none" w:sz="0" w:space="0" w:color="auto"/>
            <w:right w:val="none" w:sz="0" w:space="0" w:color="auto"/>
          </w:divBdr>
        </w:div>
        <w:div w:id="506331190">
          <w:marLeft w:val="640"/>
          <w:marRight w:val="0"/>
          <w:marTop w:val="0"/>
          <w:marBottom w:val="0"/>
          <w:divBdr>
            <w:top w:val="none" w:sz="0" w:space="0" w:color="auto"/>
            <w:left w:val="none" w:sz="0" w:space="0" w:color="auto"/>
            <w:bottom w:val="none" w:sz="0" w:space="0" w:color="auto"/>
            <w:right w:val="none" w:sz="0" w:space="0" w:color="auto"/>
          </w:divBdr>
        </w:div>
        <w:div w:id="508182014">
          <w:marLeft w:val="640"/>
          <w:marRight w:val="0"/>
          <w:marTop w:val="0"/>
          <w:marBottom w:val="0"/>
          <w:divBdr>
            <w:top w:val="none" w:sz="0" w:space="0" w:color="auto"/>
            <w:left w:val="none" w:sz="0" w:space="0" w:color="auto"/>
            <w:bottom w:val="none" w:sz="0" w:space="0" w:color="auto"/>
            <w:right w:val="none" w:sz="0" w:space="0" w:color="auto"/>
          </w:divBdr>
        </w:div>
        <w:div w:id="508256588">
          <w:marLeft w:val="640"/>
          <w:marRight w:val="0"/>
          <w:marTop w:val="0"/>
          <w:marBottom w:val="0"/>
          <w:divBdr>
            <w:top w:val="none" w:sz="0" w:space="0" w:color="auto"/>
            <w:left w:val="none" w:sz="0" w:space="0" w:color="auto"/>
            <w:bottom w:val="none" w:sz="0" w:space="0" w:color="auto"/>
            <w:right w:val="none" w:sz="0" w:space="0" w:color="auto"/>
          </w:divBdr>
        </w:div>
        <w:div w:id="528221275">
          <w:marLeft w:val="640"/>
          <w:marRight w:val="0"/>
          <w:marTop w:val="0"/>
          <w:marBottom w:val="0"/>
          <w:divBdr>
            <w:top w:val="none" w:sz="0" w:space="0" w:color="auto"/>
            <w:left w:val="none" w:sz="0" w:space="0" w:color="auto"/>
            <w:bottom w:val="none" w:sz="0" w:space="0" w:color="auto"/>
            <w:right w:val="none" w:sz="0" w:space="0" w:color="auto"/>
          </w:divBdr>
        </w:div>
        <w:div w:id="532765090">
          <w:marLeft w:val="640"/>
          <w:marRight w:val="0"/>
          <w:marTop w:val="0"/>
          <w:marBottom w:val="0"/>
          <w:divBdr>
            <w:top w:val="none" w:sz="0" w:space="0" w:color="auto"/>
            <w:left w:val="none" w:sz="0" w:space="0" w:color="auto"/>
            <w:bottom w:val="none" w:sz="0" w:space="0" w:color="auto"/>
            <w:right w:val="none" w:sz="0" w:space="0" w:color="auto"/>
          </w:divBdr>
        </w:div>
        <w:div w:id="538905612">
          <w:marLeft w:val="640"/>
          <w:marRight w:val="0"/>
          <w:marTop w:val="0"/>
          <w:marBottom w:val="0"/>
          <w:divBdr>
            <w:top w:val="none" w:sz="0" w:space="0" w:color="auto"/>
            <w:left w:val="none" w:sz="0" w:space="0" w:color="auto"/>
            <w:bottom w:val="none" w:sz="0" w:space="0" w:color="auto"/>
            <w:right w:val="none" w:sz="0" w:space="0" w:color="auto"/>
          </w:divBdr>
        </w:div>
        <w:div w:id="561913154">
          <w:marLeft w:val="640"/>
          <w:marRight w:val="0"/>
          <w:marTop w:val="0"/>
          <w:marBottom w:val="0"/>
          <w:divBdr>
            <w:top w:val="none" w:sz="0" w:space="0" w:color="auto"/>
            <w:left w:val="none" w:sz="0" w:space="0" w:color="auto"/>
            <w:bottom w:val="none" w:sz="0" w:space="0" w:color="auto"/>
            <w:right w:val="none" w:sz="0" w:space="0" w:color="auto"/>
          </w:divBdr>
        </w:div>
        <w:div w:id="596987644">
          <w:marLeft w:val="640"/>
          <w:marRight w:val="0"/>
          <w:marTop w:val="0"/>
          <w:marBottom w:val="0"/>
          <w:divBdr>
            <w:top w:val="none" w:sz="0" w:space="0" w:color="auto"/>
            <w:left w:val="none" w:sz="0" w:space="0" w:color="auto"/>
            <w:bottom w:val="none" w:sz="0" w:space="0" w:color="auto"/>
            <w:right w:val="none" w:sz="0" w:space="0" w:color="auto"/>
          </w:divBdr>
        </w:div>
        <w:div w:id="610209120">
          <w:marLeft w:val="640"/>
          <w:marRight w:val="0"/>
          <w:marTop w:val="0"/>
          <w:marBottom w:val="0"/>
          <w:divBdr>
            <w:top w:val="none" w:sz="0" w:space="0" w:color="auto"/>
            <w:left w:val="none" w:sz="0" w:space="0" w:color="auto"/>
            <w:bottom w:val="none" w:sz="0" w:space="0" w:color="auto"/>
            <w:right w:val="none" w:sz="0" w:space="0" w:color="auto"/>
          </w:divBdr>
        </w:div>
        <w:div w:id="611867283">
          <w:marLeft w:val="640"/>
          <w:marRight w:val="0"/>
          <w:marTop w:val="0"/>
          <w:marBottom w:val="0"/>
          <w:divBdr>
            <w:top w:val="none" w:sz="0" w:space="0" w:color="auto"/>
            <w:left w:val="none" w:sz="0" w:space="0" w:color="auto"/>
            <w:bottom w:val="none" w:sz="0" w:space="0" w:color="auto"/>
            <w:right w:val="none" w:sz="0" w:space="0" w:color="auto"/>
          </w:divBdr>
        </w:div>
        <w:div w:id="619649859">
          <w:marLeft w:val="640"/>
          <w:marRight w:val="0"/>
          <w:marTop w:val="0"/>
          <w:marBottom w:val="0"/>
          <w:divBdr>
            <w:top w:val="none" w:sz="0" w:space="0" w:color="auto"/>
            <w:left w:val="none" w:sz="0" w:space="0" w:color="auto"/>
            <w:bottom w:val="none" w:sz="0" w:space="0" w:color="auto"/>
            <w:right w:val="none" w:sz="0" w:space="0" w:color="auto"/>
          </w:divBdr>
        </w:div>
        <w:div w:id="628317244">
          <w:marLeft w:val="640"/>
          <w:marRight w:val="0"/>
          <w:marTop w:val="0"/>
          <w:marBottom w:val="0"/>
          <w:divBdr>
            <w:top w:val="none" w:sz="0" w:space="0" w:color="auto"/>
            <w:left w:val="none" w:sz="0" w:space="0" w:color="auto"/>
            <w:bottom w:val="none" w:sz="0" w:space="0" w:color="auto"/>
            <w:right w:val="none" w:sz="0" w:space="0" w:color="auto"/>
          </w:divBdr>
        </w:div>
        <w:div w:id="698429466">
          <w:marLeft w:val="640"/>
          <w:marRight w:val="0"/>
          <w:marTop w:val="0"/>
          <w:marBottom w:val="0"/>
          <w:divBdr>
            <w:top w:val="none" w:sz="0" w:space="0" w:color="auto"/>
            <w:left w:val="none" w:sz="0" w:space="0" w:color="auto"/>
            <w:bottom w:val="none" w:sz="0" w:space="0" w:color="auto"/>
            <w:right w:val="none" w:sz="0" w:space="0" w:color="auto"/>
          </w:divBdr>
        </w:div>
        <w:div w:id="707032020">
          <w:marLeft w:val="640"/>
          <w:marRight w:val="0"/>
          <w:marTop w:val="0"/>
          <w:marBottom w:val="0"/>
          <w:divBdr>
            <w:top w:val="none" w:sz="0" w:space="0" w:color="auto"/>
            <w:left w:val="none" w:sz="0" w:space="0" w:color="auto"/>
            <w:bottom w:val="none" w:sz="0" w:space="0" w:color="auto"/>
            <w:right w:val="none" w:sz="0" w:space="0" w:color="auto"/>
          </w:divBdr>
        </w:div>
        <w:div w:id="717750515">
          <w:marLeft w:val="640"/>
          <w:marRight w:val="0"/>
          <w:marTop w:val="0"/>
          <w:marBottom w:val="0"/>
          <w:divBdr>
            <w:top w:val="none" w:sz="0" w:space="0" w:color="auto"/>
            <w:left w:val="none" w:sz="0" w:space="0" w:color="auto"/>
            <w:bottom w:val="none" w:sz="0" w:space="0" w:color="auto"/>
            <w:right w:val="none" w:sz="0" w:space="0" w:color="auto"/>
          </w:divBdr>
        </w:div>
        <w:div w:id="744448277">
          <w:marLeft w:val="640"/>
          <w:marRight w:val="0"/>
          <w:marTop w:val="0"/>
          <w:marBottom w:val="0"/>
          <w:divBdr>
            <w:top w:val="none" w:sz="0" w:space="0" w:color="auto"/>
            <w:left w:val="none" w:sz="0" w:space="0" w:color="auto"/>
            <w:bottom w:val="none" w:sz="0" w:space="0" w:color="auto"/>
            <w:right w:val="none" w:sz="0" w:space="0" w:color="auto"/>
          </w:divBdr>
        </w:div>
        <w:div w:id="747968786">
          <w:marLeft w:val="640"/>
          <w:marRight w:val="0"/>
          <w:marTop w:val="0"/>
          <w:marBottom w:val="0"/>
          <w:divBdr>
            <w:top w:val="none" w:sz="0" w:space="0" w:color="auto"/>
            <w:left w:val="none" w:sz="0" w:space="0" w:color="auto"/>
            <w:bottom w:val="none" w:sz="0" w:space="0" w:color="auto"/>
            <w:right w:val="none" w:sz="0" w:space="0" w:color="auto"/>
          </w:divBdr>
        </w:div>
        <w:div w:id="752508099">
          <w:marLeft w:val="640"/>
          <w:marRight w:val="0"/>
          <w:marTop w:val="0"/>
          <w:marBottom w:val="0"/>
          <w:divBdr>
            <w:top w:val="none" w:sz="0" w:space="0" w:color="auto"/>
            <w:left w:val="none" w:sz="0" w:space="0" w:color="auto"/>
            <w:bottom w:val="none" w:sz="0" w:space="0" w:color="auto"/>
            <w:right w:val="none" w:sz="0" w:space="0" w:color="auto"/>
          </w:divBdr>
        </w:div>
        <w:div w:id="753209581">
          <w:marLeft w:val="640"/>
          <w:marRight w:val="0"/>
          <w:marTop w:val="0"/>
          <w:marBottom w:val="0"/>
          <w:divBdr>
            <w:top w:val="none" w:sz="0" w:space="0" w:color="auto"/>
            <w:left w:val="none" w:sz="0" w:space="0" w:color="auto"/>
            <w:bottom w:val="none" w:sz="0" w:space="0" w:color="auto"/>
            <w:right w:val="none" w:sz="0" w:space="0" w:color="auto"/>
          </w:divBdr>
        </w:div>
        <w:div w:id="753821741">
          <w:marLeft w:val="640"/>
          <w:marRight w:val="0"/>
          <w:marTop w:val="0"/>
          <w:marBottom w:val="0"/>
          <w:divBdr>
            <w:top w:val="none" w:sz="0" w:space="0" w:color="auto"/>
            <w:left w:val="none" w:sz="0" w:space="0" w:color="auto"/>
            <w:bottom w:val="none" w:sz="0" w:space="0" w:color="auto"/>
            <w:right w:val="none" w:sz="0" w:space="0" w:color="auto"/>
          </w:divBdr>
        </w:div>
        <w:div w:id="770397763">
          <w:marLeft w:val="640"/>
          <w:marRight w:val="0"/>
          <w:marTop w:val="0"/>
          <w:marBottom w:val="0"/>
          <w:divBdr>
            <w:top w:val="none" w:sz="0" w:space="0" w:color="auto"/>
            <w:left w:val="none" w:sz="0" w:space="0" w:color="auto"/>
            <w:bottom w:val="none" w:sz="0" w:space="0" w:color="auto"/>
            <w:right w:val="none" w:sz="0" w:space="0" w:color="auto"/>
          </w:divBdr>
        </w:div>
        <w:div w:id="845369106">
          <w:marLeft w:val="640"/>
          <w:marRight w:val="0"/>
          <w:marTop w:val="0"/>
          <w:marBottom w:val="0"/>
          <w:divBdr>
            <w:top w:val="none" w:sz="0" w:space="0" w:color="auto"/>
            <w:left w:val="none" w:sz="0" w:space="0" w:color="auto"/>
            <w:bottom w:val="none" w:sz="0" w:space="0" w:color="auto"/>
            <w:right w:val="none" w:sz="0" w:space="0" w:color="auto"/>
          </w:divBdr>
        </w:div>
        <w:div w:id="857621655">
          <w:marLeft w:val="640"/>
          <w:marRight w:val="0"/>
          <w:marTop w:val="0"/>
          <w:marBottom w:val="0"/>
          <w:divBdr>
            <w:top w:val="none" w:sz="0" w:space="0" w:color="auto"/>
            <w:left w:val="none" w:sz="0" w:space="0" w:color="auto"/>
            <w:bottom w:val="none" w:sz="0" w:space="0" w:color="auto"/>
            <w:right w:val="none" w:sz="0" w:space="0" w:color="auto"/>
          </w:divBdr>
        </w:div>
        <w:div w:id="915282826">
          <w:marLeft w:val="640"/>
          <w:marRight w:val="0"/>
          <w:marTop w:val="0"/>
          <w:marBottom w:val="0"/>
          <w:divBdr>
            <w:top w:val="none" w:sz="0" w:space="0" w:color="auto"/>
            <w:left w:val="none" w:sz="0" w:space="0" w:color="auto"/>
            <w:bottom w:val="none" w:sz="0" w:space="0" w:color="auto"/>
            <w:right w:val="none" w:sz="0" w:space="0" w:color="auto"/>
          </w:divBdr>
        </w:div>
        <w:div w:id="937903403">
          <w:marLeft w:val="640"/>
          <w:marRight w:val="0"/>
          <w:marTop w:val="0"/>
          <w:marBottom w:val="0"/>
          <w:divBdr>
            <w:top w:val="none" w:sz="0" w:space="0" w:color="auto"/>
            <w:left w:val="none" w:sz="0" w:space="0" w:color="auto"/>
            <w:bottom w:val="none" w:sz="0" w:space="0" w:color="auto"/>
            <w:right w:val="none" w:sz="0" w:space="0" w:color="auto"/>
          </w:divBdr>
        </w:div>
        <w:div w:id="943464296">
          <w:marLeft w:val="640"/>
          <w:marRight w:val="0"/>
          <w:marTop w:val="0"/>
          <w:marBottom w:val="0"/>
          <w:divBdr>
            <w:top w:val="none" w:sz="0" w:space="0" w:color="auto"/>
            <w:left w:val="none" w:sz="0" w:space="0" w:color="auto"/>
            <w:bottom w:val="none" w:sz="0" w:space="0" w:color="auto"/>
            <w:right w:val="none" w:sz="0" w:space="0" w:color="auto"/>
          </w:divBdr>
        </w:div>
        <w:div w:id="969671257">
          <w:marLeft w:val="640"/>
          <w:marRight w:val="0"/>
          <w:marTop w:val="0"/>
          <w:marBottom w:val="0"/>
          <w:divBdr>
            <w:top w:val="none" w:sz="0" w:space="0" w:color="auto"/>
            <w:left w:val="none" w:sz="0" w:space="0" w:color="auto"/>
            <w:bottom w:val="none" w:sz="0" w:space="0" w:color="auto"/>
            <w:right w:val="none" w:sz="0" w:space="0" w:color="auto"/>
          </w:divBdr>
        </w:div>
        <w:div w:id="988243255">
          <w:marLeft w:val="640"/>
          <w:marRight w:val="0"/>
          <w:marTop w:val="0"/>
          <w:marBottom w:val="0"/>
          <w:divBdr>
            <w:top w:val="none" w:sz="0" w:space="0" w:color="auto"/>
            <w:left w:val="none" w:sz="0" w:space="0" w:color="auto"/>
            <w:bottom w:val="none" w:sz="0" w:space="0" w:color="auto"/>
            <w:right w:val="none" w:sz="0" w:space="0" w:color="auto"/>
          </w:divBdr>
        </w:div>
        <w:div w:id="992761712">
          <w:marLeft w:val="640"/>
          <w:marRight w:val="0"/>
          <w:marTop w:val="0"/>
          <w:marBottom w:val="0"/>
          <w:divBdr>
            <w:top w:val="none" w:sz="0" w:space="0" w:color="auto"/>
            <w:left w:val="none" w:sz="0" w:space="0" w:color="auto"/>
            <w:bottom w:val="none" w:sz="0" w:space="0" w:color="auto"/>
            <w:right w:val="none" w:sz="0" w:space="0" w:color="auto"/>
          </w:divBdr>
        </w:div>
        <w:div w:id="1004019467">
          <w:marLeft w:val="640"/>
          <w:marRight w:val="0"/>
          <w:marTop w:val="0"/>
          <w:marBottom w:val="0"/>
          <w:divBdr>
            <w:top w:val="none" w:sz="0" w:space="0" w:color="auto"/>
            <w:left w:val="none" w:sz="0" w:space="0" w:color="auto"/>
            <w:bottom w:val="none" w:sz="0" w:space="0" w:color="auto"/>
            <w:right w:val="none" w:sz="0" w:space="0" w:color="auto"/>
          </w:divBdr>
        </w:div>
        <w:div w:id="1018626715">
          <w:marLeft w:val="640"/>
          <w:marRight w:val="0"/>
          <w:marTop w:val="0"/>
          <w:marBottom w:val="0"/>
          <w:divBdr>
            <w:top w:val="none" w:sz="0" w:space="0" w:color="auto"/>
            <w:left w:val="none" w:sz="0" w:space="0" w:color="auto"/>
            <w:bottom w:val="none" w:sz="0" w:space="0" w:color="auto"/>
            <w:right w:val="none" w:sz="0" w:space="0" w:color="auto"/>
          </w:divBdr>
        </w:div>
        <w:div w:id="1045132448">
          <w:marLeft w:val="640"/>
          <w:marRight w:val="0"/>
          <w:marTop w:val="0"/>
          <w:marBottom w:val="0"/>
          <w:divBdr>
            <w:top w:val="none" w:sz="0" w:space="0" w:color="auto"/>
            <w:left w:val="none" w:sz="0" w:space="0" w:color="auto"/>
            <w:bottom w:val="none" w:sz="0" w:space="0" w:color="auto"/>
            <w:right w:val="none" w:sz="0" w:space="0" w:color="auto"/>
          </w:divBdr>
        </w:div>
        <w:div w:id="1050494386">
          <w:marLeft w:val="640"/>
          <w:marRight w:val="0"/>
          <w:marTop w:val="0"/>
          <w:marBottom w:val="0"/>
          <w:divBdr>
            <w:top w:val="none" w:sz="0" w:space="0" w:color="auto"/>
            <w:left w:val="none" w:sz="0" w:space="0" w:color="auto"/>
            <w:bottom w:val="none" w:sz="0" w:space="0" w:color="auto"/>
            <w:right w:val="none" w:sz="0" w:space="0" w:color="auto"/>
          </w:divBdr>
        </w:div>
        <w:div w:id="1052386211">
          <w:marLeft w:val="640"/>
          <w:marRight w:val="0"/>
          <w:marTop w:val="0"/>
          <w:marBottom w:val="0"/>
          <w:divBdr>
            <w:top w:val="none" w:sz="0" w:space="0" w:color="auto"/>
            <w:left w:val="none" w:sz="0" w:space="0" w:color="auto"/>
            <w:bottom w:val="none" w:sz="0" w:space="0" w:color="auto"/>
            <w:right w:val="none" w:sz="0" w:space="0" w:color="auto"/>
          </w:divBdr>
        </w:div>
        <w:div w:id="1053383890">
          <w:marLeft w:val="640"/>
          <w:marRight w:val="0"/>
          <w:marTop w:val="0"/>
          <w:marBottom w:val="0"/>
          <w:divBdr>
            <w:top w:val="none" w:sz="0" w:space="0" w:color="auto"/>
            <w:left w:val="none" w:sz="0" w:space="0" w:color="auto"/>
            <w:bottom w:val="none" w:sz="0" w:space="0" w:color="auto"/>
            <w:right w:val="none" w:sz="0" w:space="0" w:color="auto"/>
          </w:divBdr>
        </w:div>
        <w:div w:id="1056667338">
          <w:marLeft w:val="640"/>
          <w:marRight w:val="0"/>
          <w:marTop w:val="0"/>
          <w:marBottom w:val="0"/>
          <w:divBdr>
            <w:top w:val="none" w:sz="0" w:space="0" w:color="auto"/>
            <w:left w:val="none" w:sz="0" w:space="0" w:color="auto"/>
            <w:bottom w:val="none" w:sz="0" w:space="0" w:color="auto"/>
            <w:right w:val="none" w:sz="0" w:space="0" w:color="auto"/>
          </w:divBdr>
        </w:div>
        <w:div w:id="1089890783">
          <w:marLeft w:val="640"/>
          <w:marRight w:val="0"/>
          <w:marTop w:val="0"/>
          <w:marBottom w:val="0"/>
          <w:divBdr>
            <w:top w:val="none" w:sz="0" w:space="0" w:color="auto"/>
            <w:left w:val="none" w:sz="0" w:space="0" w:color="auto"/>
            <w:bottom w:val="none" w:sz="0" w:space="0" w:color="auto"/>
            <w:right w:val="none" w:sz="0" w:space="0" w:color="auto"/>
          </w:divBdr>
        </w:div>
        <w:div w:id="1119182371">
          <w:marLeft w:val="640"/>
          <w:marRight w:val="0"/>
          <w:marTop w:val="0"/>
          <w:marBottom w:val="0"/>
          <w:divBdr>
            <w:top w:val="none" w:sz="0" w:space="0" w:color="auto"/>
            <w:left w:val="none" w:sz="0" w:space="0" w:color="auto"/>
            <w:bottom w:val="none" w:sz="0" w:space="0" w:color="auto"/>
            <w:right w:val="none" w:sz="0" w:space="0" w:color="auto"/>
          </w:divBdr>
        </w:div>
        <w:div w:id="1133063118">
          <w:marLeft w:val="640"/>
          <w:marRight w:val="0"/>
          <w:marTop w:val="0"/>
          <w:marBottom w:val="0"/>
          <w:divBdr>
            <w:top w:val="none" w:sz="0" w:space="0" w:color="auto"/>
            <w:left w:val="none" w:sz="0" w:space="0" w:color="auto"/>
            <w:bottom w:val="none" w:sz="0" w:space="0" w:color="auto"/>
            <w:right w:val="none" w:sz="0" w:space="0" w:color="auto"/>
          </w:divBdr>
        </w:div>
        <w:div w:id="1139148529">
          <w:marLeft w:val="640"/>
          <w:marRight w:val="0"/>
          <w:marTop w:val="0"/>
          <w:marBottom w:val="0"/>
          <w:divBdr>
            <w:top w:val="none" w:sz="0" w:space="0" w:color="auto"/>
            <w:left w:val="none" w:sz="0" w:space="0" w:color="auto"/>
            <w:bottom w:val="none" w:sz="0" w:space="0" w:color="auto"/>
            <w:right w:val="none" w:sz="0" w:space="0" w:color="auto"/>
          </w:divBdr>
        </w:div>
        <w:div w:id="1149057145">
          <w:marLeft w:val="640"/>
          <w:marRight w:val="0"/>
          <w:marTop w:val="0"/>
          <w:marBottom w:val="0"/>
          <w:divBdr>
            <w:top w:val="none" w:sz="0" w:space="0" w:color="auto"/>
            <w:left w:val="none" w:sz="0" w:space="0" w:color="auto"/>
            <w:bottom w:val="none" w:sz="0" w:space="0" w:color="auto"/>
            <w:right w:val="none" w:sz="0" w:space="0" w:color="auto"/>
          </w:divBdr>
        </w:div>
        <w:div w:id="1164127603">
          <w:marLeft w:val="640"/>
          <w:marRight w:val="0"/>
          <w:marTop w:val="0"/>
          <w:marBottom w:val="0"/>
          <w:divBdr>
            <w:top w:val="none" w:sz="0" w:space="0" w:color="auto"/>
            <w:left w:val="none" w:sz="0" w:space="0" w:color="auto"/>
            <w:bottom w:val="none" w:sz="0" w:space="0" w:color="auto"/>
            <w:right w:val="none" w:sz="0" w:space="0" w:color="auto"/>
          </w:divBdr>
        </w:div>
        <w:div w:id="1186555645">
          <w:marLeft w:val="640"/>
          <w:marRight w:val="0"/>
          <w:marTop w:val="0"/>
          <w:marBottom w:val="0"/>
          <w:divBdr>
            <w:top w:val="none" w:sz="0" w:space="0" w:color="auto"/>
            <w:left w:val="none" w:sz="0" w:space="0" w:color="auto"/>
            <w:bottom w:val="none" w:sz="0" w:space="0" w:color="auto"/>
            <w:right w:val="none" w:sz="0" w:space="0" w:color="auto"/>
          </w:divBdr>
        </w:div>
        <w:div w:id="1187209454">
          <w:marLeft w:val="640"/>
          <w:marRight w:val="0"/>
          <w:marTop w:val="0"/>
          <w:marBottom w:val="0"/>
          <w:divBdr>
            <w:top w:val="none" w:sz="0" w:space="0" w:color="auto"/>
            <w:left w:val="none" w:sz="0" w:space="0" w:color="auto"/>
            <w:bottom w:val="none" w:sz="0" w:space="0" w:color="auto"/>
            <w:right w:val="none" w:sz="0" w:space="0" w:color="auto"/>
          </w:divBdr>
        </w:div>
        <w:div w:id="1225215013">
          <w:marLeft w:val="640"/>
          <w:marRight w:val="0"/>
          <w:marTop w:val="0"/>
          <w:marBottom w:val="0"/>
          <w:divBdr>
            <w:top w:val="none" w:sz="0" w:space="0" w:color="auto"/>
            <w:left w:val="none" w:sz="0" w:space="0" w:color="auto"/>
            <w:bottom w:val="none" w:sz="0" w:space="0" w:color="auto"/>
            <w:right w:val="none" w:sz="0" w:space="0" w:color="auto"/>
          </w:divBdr>
        </w:div>
        <w:div w:id="1256864449">
          <w:marLeft w:val="640"/>
          <w:marRight w:val="0"/>
          <w:marTop w:val="0"/>
          <w:marBottom w:val="0"/>
          <w:divBdr>
            <w:top w:val="none" w:sz="0" w:space="0" w:color="auto"/>
            <w:left w:val="none" w:sz="0" w:space="0" w:color="auto"/>
            <w:bottom w:val="none" w:sz="0" w:space="0" w:color="auto"/>
            <w:right w:val="none" w:sz="0" w:space="0" w:color="auto"/>
          </w:divBdr>
        </w:div>
        <w:div w:id="1296445716">
          <w:marLeft w:val="640"/>
          <w:marRight w:val="0"/>
          <w:marTop w:val="0"/>
          <w:marBottom w:val="0"/>
          <w:divBdr>
            <w:top w:val="none" w:sz="0" w:space="0" w:color="auto"/>
            <w:left w:val="none" w:sz="0" w:space="0" w:color="auto"/>
            <w:bottom w:val="none" w:sz="0" w:space="0" w:color="auto"/>
            <w:right w:val="none" w:sz="0" w:space="0" w:color="auto"/>
          </w:divBdr>
        </w:div>
        <w:div w:id="1304189320">
          <w:marLeft w:val="640"/>
          <w:marRight w:val="0"/>
          <w:marTop w:val="0"/>
          <w:marBottom w:val="0"/>
          <w:divBdr>
            <w:top w:val="none" w:sz="0" w:space="0" w:color="auto"/>
            <w:left w:val="none" w:sz="0" w:space="0" w:color="auto"/>
            <w:bottom w:val="none" w:sz="0" w:space="0" w:color="auto"/>
            <w:right w:val="none" w:sz="0" w:space="0" w:color="auto"/>
          </w:divBdr>
        </w:div>
        <w:div w:id="1330406749">
          <w:marLeft w:val="640"/>
          <w:marRight w:val="0"/>
          <w:marTop w:val="0"/>
          <w:marBottom w:val="0"/>
          <w:divBdr>
            <w:top w:val="none" w:sz="0" w:space="0" w:color="auto"/>
            <w:left w:val="none" w:sz="0" w:space="0" w:color="auto"/>
            <w:bottom w:val="none" w:sz="0" w:space="0" w:color="auto"/>
            <w:right w:val="none" w:sz="0" w:space="0" w:color="auto"/>
          </w:divBdr>
        </w:div>
        <w:div w:id="1353070256">
          <w:marLeft w:val="640"/>
          <w:marRight w:val="0"/>
          <w:marTop w:val="0"/>
          <w:marBottom w:val="0"/>
          <w:divBdr>
            <w:top w:val="none" w:sz="0" w:space="0" w:color="auto"/>
            <w:left w:val="none" w:sz="0" w:space="0" w:color="auto"/>
            <w:bottom w:val="none" w:sz="0" w:space="0" w:color="auto"/>
            <w:right w:val="none" w:sz="0" w:space="0" w:color="auto"/>
          </w:divBdr>
        </w:div>
        <w:div w:id="1364356301">
          <w:marLeft w:val="640"/>
          <w:marRight w:val="0"/>
          <w:marTop w:val="0"/>
          <w:marBottom w:val="0"/>
          <w:divBdr>
            <w:top w:val="none" w:sz="0" w:space="0" w:color="auto"/>
            <w:left w:val="none" w:sz="0" w:space="0" w:color="auto"/>
            <w:bottom w:val="none" w:sz="0" w:space="0" w:color="auto"/>
            <w:right w:val="none" w:sz="0" w:space="0" w:color="auto"/>
          </w:divBdr>
        </w:div>
        <w:div w:id="1408726816">
          <w:marLeft w:val="640"/>
          <w:marRight w:val="0"/>
          <w:marTop w:val="0"/>
          <w:marBottom w:val="0"/>
          <w:divBdr>
            <w:top w:val="none" w:sz="0" w:space="0" w:color="auto"/>
            <w:left w:val="none" w:sz="0" w:space="0" w:color="auto"/>
            <w:bottom w:val="none" w:sz="0" w:space="0" w:color="auto"/>
            <w:right w:val="none" w:sz="0" w:space="0" w:color="auto"/>
          </w:divBdr>
        </w:div>
        <w:div w:id="1464350155">
          <w:marLeft w:val="640"/>
          <w:marRight w:val="0"/>
          <w:marTop w:val="0"/>
          <w:marBottom w:val="0"/>
          <w:divBdr>
            <w:top w:val="none" w:sz="0" w:space="0" w:color="auto"/>
            <w:left w:val="none" w:sz="0" w:space="0" w:color="auto"/>
            <w:bottom w:val="none" w:sz="0" w:space="0" w:color="auto"/>
            <w:right w:val="none" w:sz="0" w:space="0" w:color="auto"/>
          </w:divBdr>
        </w:div>
        <w:div w:id="1465150250">
          <w:marLeft w:val="640"/>
          <w:marRight w:val="0"/>
          <w:marTop w:val="0"/>
          <w:marBottom w:val="0"/>
          <w:divBdr>
            <w:top w:val="none" w:sz="0" w:space="0" w:color="auto"/>
            <w:left w:val="none" w:sz="0" w:space="0" w:color="auto"/>
            <w:bottom w:val="none" w:sz="0" w:space="0" w:color="auto"/>
            <w:right w:val="none" w:sz="0" w:space="0" w:color="auto"/>
          </w:divBdr>
        </w:div>
        <w:div w:id="1485778662">
          <w:marLeft w:val="640"/>
          <w:marRight w:val="0"/>
          <w:marTop w:val="0"/>
          <w:marBottom w:val="0"/>
          <w:divBdr>
            <w:top w:val="none" w:sz="0" w:space="0" w:color="auto"/>
            <w:left w:val="none" w:sz="0" w:space="0" w:color="auto"/>
            <w:bottom w:val="none" w:sz="0" w:space="0" w:color="auto"/>
            <w:right w:val="none" w:sz="0" w:space="0" w:color="auto"/>
          </w:divBdr>
        </w:div>
        <w:div w:id="1500537332">
          <w:marLeft w:val="640"/>
          <w:marRight w:val="0"/>
          <w:marTop w:val="0"/>
          <w:marBottom w:val="0"/>
          <w:divBdr>
            <w:top w:val="none" w:sz="0" w:space="0" w:color="auto"/>
            <w:left w:val="none" w:sz="0" w:space="0" w:color="auto"/>
            <w:bottom w:val="none" w:sz="0" w:space="0" w:color="auto"/>
            <w:right w:val="none" w:sz="0" w:space="0" w:color="auto"/>
          </w:divBdr>
        </w:div>
        <w:div w:id="1520121310">
          <w:marLeft w:val="640"/>
          <w:marRight w:val="0"/>
          <w:marTop w:val="0"/>
          <w:marBottom w:val="0"/>
          <w:divBdr>
            <w:top w:val="none" w:sz="0" w:space="0" w:color="auto"/>
            <w:left w:val="none" w:sz="0" w:space="0" w:color="auto"/>
            <w:bottom w:val="none" w:sz="0" w:space="0" w:color="auto"/>
            <w:right w:val="none" w:sz="0" w:space="0" w:color="auto"/>
          </w:divBdr>
        </w:div>
        <w:div w:id="1546793749">
          <w:marLeft w:val="640"/>
          <w:marRight w:val="0"/>
          <w:marTop w:val="0"/>
          <w:marBottom w:val="0"/>
          <w:divBdr>
            <w:top w:val="none" w:sz="0" w:space="0" w:color="auto"/>
            <w:left w:val="none" w:sz="0" w:space="0" w:color="auto"/>
            <w:bottom w:val="none" w:sz="0" w:space="0" w:color="auto"/>
            <w:right w:val="none" w:sz="0" w:space="0" w:color="auto"/>
          </w:divBdr>
        </w:div>
        <w:div w:id="1547252380">
          <w:marLeft w:val="640"/>
          <w:marRight w:val="0"/>
          <w:marTop w:val="0"/>
          <w:marBottom w:val="0"/>
          <w:divBdr>
            <w:top w:val="none" w:sz="0" w:space="0" w:color="auto"/>
            <w:left w:val="none" w:sz="0" w:space="0" w:color="auto"/>
            <w:bottom w:val="none" w:sz="0" w:space="0" w:color="auto"/>
            <w:right w:val="none" w:sz="0" w:space="0" w:color="auto"/>
          </w:divBdr>
        </w:div>
        <w:div w:id="1600481195">
          <w:marLeft w:val="640"/>
          <w:marRight w:val="0"/>
          <w:marTop w:val="0"/>
          <w:marBottom w:val="0"/>
          <w:divBdr>
            <w:top w:val="none" w:sz="0" w:space="0" w:color="auto"/>
            <w:left w:val="none" w:sz="0" w:space="0" w:color="auto"/>
            <w:bottom w:val="none" w:sz="0" w:space="0" w:color="auto"/>
            <w:right w:val="none" w:sz="0" w:space="0" w:color="auto"/>
          </w:divBdr>
        </w:div>
        <w:div w:id="1618682318">
          <w:marLeft w:val="640"/>
          <w:marRight w:val="0"/>
          <w:marTop w:val="0"/>
          <w:marBottom w:val="0"/>
          <w:divBdr>
            <w:top w:val="none" w:sz="0" w:space="0" w:color="auto"/>
            <w:left w:val="none" w:sz="0" w:space="0" w:color="auto"/>
            <w:bottom w:val="none" w:sz="0" w:space="0" w:color="auto"/>
            <w:right w:val="none" w:sz="0" w:space="0" w:color="auto"/>
          </w:divBdr>
        </w:div>
        <w:div w:id="1654602588">
          <w:marLeft w:val="640"/>
          <w:marRight w:val="0"/>
          <w:marTop w:val="0"/>
          <w:marBottom w:val="0"/>
          <w:divBdr>
            <w:top w:val="none" w:sz="0" w:space="0" w:color="auto"/>
            <w:left w:val="none" w:sz="0" w:space="0" w:color="auto"/>
            <w:bottom w:val="none" w:sz="0" w:space="0" w:color="auto"/>
            <w:right w:val="none" w:sz="0" w:space="0" w:color="auto"/>
          </w:divBdr>
        </w:div>
        <w:div w:id="1658337986">
          <w:marLeft w:val="640"/>
          <w:marRight w:val="0"/>
          <w:marTop w:val="0"/>
          <w:marBottom w:val="0"/>
          <w:divBdr>
            <w:top w:val="none" w:sz="0" w:space="0" w:color="auto"/>
            <w:left w:val="none" w:sz="0" w:space="0" w:color="auto"/>
            <w:bottom w:val="none" w:sz="0" w:space="0" w:color="auto"/>
            <w:right w:val="none" w:sz="0" w:space="0" w:color="auto"/>
          </w:divBdr>
        </w:div>
        <w:div w:id="1663117567">
          <w:marLeft w:val="640"/>
          <w:marRight w:val="0"/>
          <w:marTop w:val="0"/>
          <w:marBottom w:val="0"/>
          <w:divBdr>
            <w:top w:val="none" w:sz="0" w:space="0" w:color="auto"/>
            <w:left w:val="none" w:sz="0" w:space="0" w:color="auto"/>
            <w:bottom w:val="none" w:sz="0" w:space="0" w:color="auto"/>
            <w:right w:val="none" w:sz="0" w:space="0" w:color="auto"/>
          </w:divBdr>
        </w:div>
        <w:div w:id="1687976109">
          <w:marLeft w:val="640"/>
          <w:marRight w:val="0"/>
          <w:marTop w:val="0"/>
          <w:marBottom w:val="0"/>
          <w:divBdr>
            <w:top w:val="none" w:sz="0" w:space="0" w:color="auto"/>
            <w:left w:val="none" w:sz="0" w:space="0" w:color="auto"/>
            <w:bottom w:val="none" w:sz="0" w:space="0" w:color="auto"/>
            <w:right w:val="none" w:sz="0" w:space="0" w:color="auto"/>
          </w:divBdr>
        </w:div>
        <w:div w:id="1745181025">
          <w:marLeft w:val="640"/>
          <w:marRight w:val="0"/>
          <w:marTop w:val="0"/>
          <w:marBottom w:val="0"/>
          <w:divBdr>
            <w:top w:val="none" w:sz="0" w:space="0" w:color="auto"/>
            <w:left w:val="none" w:sz="0" w:space="0" w:color="auto"/>
            <w:bottom w:val="none" w:sz="0" w:space="0" w:color="auto"/>
            <w:right w:val="none" w:sz="0" w:space="0" w:color="auto"/>
          </w:divBdr>
        </w:div>
        <w:div w:id="1775326448">
          <w:marLeft w:val="640"/>
          <w:marRight w:val="0"/>
          <w:marTop w:val="0"/>
          <w:marBottom w:val="0"/>
          <w:divBdr>
            <w:top w:val="none" w:sz="0" w:space="0" w:color="auto"/>
            <w:left w:val="none" w:sz="0" w:space="0" w:color="auto"/>
            <w:bottom w:val="none" w:sz="0" w:space="0" w:color="auto"/>
            <w:right w:val="none" w:sz="0" w:space="0" w:color="auto"/>
          </w:divBdr>
        </w:div>
        <w:div w:id="1833135487">
          <w:marLeft w:val="640"/>
          <w:marRight w:val="0"/>
          <w:marTop w:val="0"/>
          <w:marBottom w:val="0"/>
          <w:divBdr>
            <w:top w:val="none" w:sz="0" w:space="0" w:color="auto"/>
            <w:left w:val="none" w:sz="0" w:space="0" w:color="auto"/>
            <w:bottom w:val="none" w:sz="0" w:space="0" w:color="auto"/>
            <w:right w:val="none" w:sz="0" w:space="0" w:color="auto"/>
          </w:divBdr>
        </w:div>
        <w:div w:id="1835532363">
          <w:marLeft w:val="640"/>
          <w:marRight w:val="0"/>
          <w:marTop w:val="0"/>
          <w:marBottom w:val="0"/>
          <w:divBdr>
            <w:top w:val="none" w:sz="0" w:space="0" w:color="auto"/>
            <w:left w:val="none" w:sz="0" w:space="0" w:color="auto"/>
            <w:bottom w:val="none" w:sz="0" w:space="0" w:color="auto"/>
            <w:right w:val="none" w:sz="0" w:space="0" w:color="auto"/>
          </w:divBdr>
        </w:div>
        <w:div w:id="1857767351">
          <w:marLeft w:val="640"/>
          <w:marRight w:val="0"/>
          <w:marTop w:val="0"/>
          <w:marBottom w:val="0"/>
          <w:divBdr>
            <w:top w:val="none" w:sz="0" w:space="0" w:color="auto"/>
            <w:left w:val="none" w:sz="0" w:space="0" w:color="auto"/>
            <w:bottom w:val="none" w:sz="0" w:space="0" w:color="auto"/>
            <w:right w:val="none" w:sz="0" w:space="0" w:color="auto"/>
          </w:divBdr>
        </w:div>
        <w:div w:id="1860927442">
          <w:marLeft w:val="640"/>
          <w:marRight w:val="0"/>
          <w:marTop w:val="0"/>
          <w:marBottom w:val="0"/>
          <w:divBdr>
            <w:top w:val="none" w:sz="0" w:space="0" w:color="auto"/>
            <w:left w:val="none" w:sz="0" w:space="0" w:color="auto"/>
            <w:bottom w:val="none" w:sz="0" w:space="0" w:color="auto"/>
            <w:right w:val="none" w:sz="0" w:space="0" w:color="auto"/>
          </w:divBdr>
        </w:div>
        <w:div w:id="1864514663">
          <w:marLeft w:val="640"/>
          <w:marRight w:val="0"/>
          <w:marTop w:val="0"/>
          <w:marBottom w:val="0"/>
          <w:divBdr>
            <w:top w:val="none" w:sz="0" w:space="0" w:color="auto"/>
            <w:left w:val="none" w:sz="0" w:space="0" w:color="auto"/>
            <w:bottom w:val="none" w:sz="0" w:space="0" w:color="auto"/>
            <w:right w:val="none" w:sz="0" w:space="0" w:color="auto"/>
          </w:divBdr>
        </w:div>
        <w:div w:id="1932664251">
          <w:marLeft w:val="640"/>
          <w:marRight w:val="0"/>
          <w:marTop w:val="0"/>
          <w:marBottom w:val="0"/>
          <w:divBdr>
            <w:top w:val="none" w:sz="0" w:space="0" w:color="auto"/>
            <w:left w:val="none" w:sz="0" w:space="0" w:color="auto"/>
            <w:bottom w:val="none" w:sz="0" w:space="0" w:color="auto"/>
            <w:right w:val="none" w:sz="0" w:space="0" w:color="auto"/>
          </w:divBdr>
        </w:div>
        <w:div w:id="1988170336">
          <w:marLeft w:val="640"/>
          <w:marRight w:val="0"/>
          <w:marTop w:val="0"/>
          <w:marBottom w:val="0"/>
          <w:divBdr>
            <w:top w:val="none" w:sz="0" w:space="0" w:color="auto"/>
            <w:left w:val="none" w:sz="0" w:space="0" w:color="auto"/>
            <w:bottom w:val="none" w:sz="0" w:space="0" w:color="auto"/>
            <w:right w:val="none" w:sz="0" w:space="0" w:color="auto"/>
          </w:divBdr>
        </w:div>
        <w:div w:id="1991322054">
          <w:marLeft w:val="640"/>
          <w:marRight w:val="0"/>
          <w:marTop w:val="0"/>
          <w:marBottom w:val="0"/>
          <w:divBdr>
            <w:top w:val="none" w:sz="0" w:space="0" w:color="auto"/>
            <w:left w:val="none" w:sz="0" w:space="0" w:color="auto"/>
            <w:bottom w:val="none" w:sz="0" w:space="0" w:color="auto"/>
            <w:right w:val="none" w:sz="0" w:space="0" w:color="auto"/>
          </w:divBdr>
        </w:div>
        <w:div w:id="2028215345">
          <w:marLeft w:val="640"/>
          <w:marRight w:val="0"/>
          <w:marTop w:val="0"/>
          <w:marBottom w:val="0"/>
          <w:divBdr>
            <w:top w:val="none" w:sz="0" w:space="0" w:color="auto"/>
            <w:left w:val="none" w:sz="0" w:space="0" w:color="auto"/>
            <w:bottom w:val="none" w:sz="0" w:space="0" w:color="auto"/>
            <w:right w:val="none" w:sz="0" w:space="0" w:color="auto"/>
          </w:divBdr>
        </w:div>
        <w:div w:id="2036997645">
          <w:marLeft w:val="640"/>
          <w:marRight w:val="0"/>
          <w:marTop w:val="0"/>
          <w:marBottom w:val="0"/>
          <w:divBdr>
            <w:top w:val="none" w:sz="0" w:space="0" w:color="auto"/>
            <w:left w:val="none" w:sz="0" w:space="0" w:color="auto"/>
            <w:bottom w:val="none" w:sz="0" w:space="0" w:color="auto"/>
            <w:right w:val="none" w:sz="0" w:space="0" w:color="auto"/>
          </w:divBdr>
        </w:div>
        <w:div w:id="2069526863">
          <w:marLeft w:val="640"/>
          <w:marRight w:val="0"/>
          <w:marTop w:val="0"/>
          <w:marBottom w:val="0"/>
          <w:divBdr>
            <w:top w:val="none" w:sz="0" w:space="0" w:color="auto"/>
            <w:left w:val="none" w:sz="0" w:space="0" w:color="auto"/>
            <w:bottom w:val="none" w:sz="0" w:space="0" w:color="auto"/>
            <w:right w:val="none" w:sz="0" w:space="0" w:color="auto"/>
          </w:divBdr>
        </w:div>
        <w:div w:id="2076774640">
          <w:marLeft w:val="640"/>
          <w:marRight w:val="0"/>
          <w:marTop w:val="0"/>
          <w:marBottom w:val="0"/>
          <w:divBdr>
            <w:top w:val="none" w:sz="0" w:space="0" w:color="auto"/>
            <w:left w:val="none" w:sz="0" w:space="0" w:color="auto"/>
            <w:bottom w:val="none" w:sz="0" w:space="0" w:color="auto"/>
            <w:right w:val="none" w:sz="0" w:space="0" w:color="auto"/>
          </w:divBdr>
        </w:div>
        <w:div w:id="2085224688">
          <w:marLeft w:val="640"/>
          <w:marRight w:val="0"/>
          <w:marTop w:val="0"/>
          <w:marBottom w:val="0"/>
          <w:divBdr>
            <w:top w:val="none" w:sz="0" w:space="0" w:color="auto"/>
            <w:left w:val="none" w:sz="0" w:space="0" w:color="auto"/>
            <w:bottom w:val="none" w:sz="0" w:space="0" w:color="auto"/>
            <w:right w:val="none" w:sz="0" w:space="0" w:color="auto"/>
          </w:divBdr>
        </w:div>
        <w:div w:id="2085377190">
          <w:marLeft w:val="640"/>
          <w:marRight w:val="0"/>
          <w:marTop w:val="0"/>
          <w:marBottom w:val="0"/>
          <w:divBdr>
            <w:top w:val="none" w:sz="0" w:space="0" w:color="auto"/>
            <w:left w:val="none" w:sz="0" w:space="0" w:color="auto"/>
            <w:bottom w:val="none" w:sz="0" w:space="0" w:color="auto"/>
            <w:right w:val="none" w:sz="0" w:space="0" w:color="auto"/>
          </w:divBdr>
        </w:div>
        <w:div w:id="2088840502">
          <w:marLeft w:val="640"/>
          <w:marRight w:val="0"/>
          <w:marTop w:val="0"/>
          <w:marBottom w:val="0"/>
          <w:divBdr>
            <w:top w:val="none" w:sz="0" w:space="0" w:color="auto"/>
            <w:left w:val="none" w:sz="0" w:space="0" w:color="auto"/>
            <w:bottom w:val="none" w:sz="0" w:space="0" w:color="auto"/>
            <w:right w:val="none" w:sz="0" w:space="0" w:color="auto"/>
          </w:divBdr>
        </w:div>
        <w:div w:id="2094668767">
          <w:marLeft w:val="640"/>
          <w:marRight w:val="0"/>
          <w:marTop w:val="0"/>
          <w:marBottom w:val="0"/>
          <w:divBdr>
            <w:top w:val="none" w:sz="0" w:space="0" w:color="auto"/>
            <w:left w:val="none" w:sz="0" w:space="0" w:color="auto"/>
            <w:bottom w:val="none" w:sz="0" w:space="0" w:color="auto"/>
            <w:right w:val="none" w:sz="0" w:space="0" w:color="auto"/>
          </w:divBdr>
        </w:div>
        <w:div w:id="2097632426">
          <w:marLeft w:val="640"/>
          <w:marRight w:val="0"/>
          <w:marTop w:val="0"/>
          <w:marBottom w:val="0"/>
          <w:divBdr>
            <w:top w:val="none" w:sz="0" w:space="0" w:color="auto"/>
            <w:left w:val="none" w:sz="0" w:space="0" w:color="auto"/>
            <w:bottom w:val="none" w:sz="0" w:space="0" w:color="auto"/>
            <w:right w:val="none" w:sz="0" w:space="0" w:color="auto"/>
          </w:divBdr>
        </w:div>
        <w:div w:id="2103647873">
          <w:marLeft w:val="640"/>
          <w:marRight w:val="0"/>
          <w:marTop w:val="0"/>
          <w:marBottom w:val="0"/>
          <w:divBdr>
            <w:top w:val="none" w:sz="0" w:space="0" w:color="auto"/>
            <w:left w:val="none" w:sz="0" w:space="0" w:color="auto"/>
            <w:bottom w:val="none" w:sz="0" w:space="0" w:color="auto"/>
            <w:right w:val="none" w:sz="0" w:space="0" w:color="auto"/>
          </w:divBdr>
        </w:div>
        <w:div w:id="2117404531">
          <w:marLeft w:val="640"/>
          <w:marRight w:val="0"/>
          <w:marTop w:val="0"/>
          <w:marBottom w:val="0"/>
          <w:divBdr>
            <w:top w:val="none" w:sz="0" w:space="0" w:color="auto"/>
            <w:left w:val="none" w:sz="0" w:space="0" w:color="auto"/>
            <w:bottom w:val="none" w:sz="0" w:space="0" w:color="auto"/>
            <w:right w:val="none" w:sz="0" w:space="0" w:color="auto"/>
          </w:divBdr>
        </w:div>
        <w:div w:id="2123256375">
          <w:marLeft w:val="640"/>
          <w:marRight w:val="0"/>
          <w:marTop w:val="0"/>
          <w:marBottom w:val="0"/>
          <w:divBdr>
            <w:top w:val="none" w:sz="0" w:space="0" w:color="auto"/>
            <w:left w:val="none" w:sz="0" w:space="0" w:color="auto"/>
            <w:bottom w:val="none" w:sz="0" w:space="0" w:color="auto"/>
            <w:right w:val="none" w:sz="0" w:space="0" w:color="auto"/>
          </w:divBdr>
        </w:div>
        <w:div w:id="2135783615">
          <w:marLeft w:val="640"/>
          <w:marRight w:val="0"/>
          <w:marTop w:val="0"/>
          <w:marBottom w:val="0"/>
          <w:divBdr>
            <w:top w:val="none" w:sz="0" w:space="0" w:color="auto"/>
            <w:left w:val="none" w:sz="0" w:space="0" w:color="auto"/>
            <w:bottom w:val="none" w:sz="0" w:space="0" w:color="auto"/>
            <w:right w:val="none" w:sz="0" w:space="0" w:color="auto"/>
          </w:divBdr>
        </w:div>
      </w:divsChild>
    </w:div>
    <w:div w:id="1409691082">
      <w:marLeft w:val="640"/>
      <w:marRight w:val="0"/>
      <w:marTop w:val="0"/>
      <w:marBottom w:val="0"/>
      <w:divBdr>
        <w:top w:val="none" w:sz="0" w:space="0" w:color="auto"/>
        <w:left w:val="none" w:sz="0" w:space="0" w:color="auto"/>
        <w:bottom w:val="none" w:sz="0" w:space="0" w:color="auto"/>
        <w:right w:val="none" w:sz="0" w:space="0" w:color="auto"/>
      </w:divBdr>
    </w:div>
    <w:div w:id="1410225560">
      <w:bodyDiv w:val="1"/>
      <w:marLeft w:val="0"/>
      <w:marRight w:val="0"/>
      <w:marTop w:val="0"/>
      <w:marBottom w:val="0"/>
      <w:divBdr>
        <w:top w:val="none" w:sz="0" w:space="0" w:color="auto"/>
        <w:left w:val="none" w:sz="0" w:space="0" w:color="auto"/>
        <w:bottom w:val="none" w:sz="0" w:space="0" w:color="auto"/>
        <w:right w:val="none" w:sz="0" w:space="0" w:color="auto"/>
      </w:divBdr>
    </w:div>
    <w:div w:id="1410885692">
      <w:marLeft w:val="640"/>
      <w:marRight w:val="0"/>
      <w:marTop w:val="0"/>
      <w:marBottom w:val="0"/>
      <w:divBdr>
        <w:top w:val="none" w:sz="0" w:space="0" w:color="auto"/>
        <w:left w:val="none" w:sz="0" w:space="0" w:color="auto"/>
        <w:bottom w:val="none" w:sz="0" w:space="0" w:color="auto"/>
        <w:right w:val="none" w:sz="0" w:space="0" w:color="auto"/>
      </w:divBdr>
    </w:div>
    <w:div w:id="1411854833">
      <w:marLeft w:val="640"/>
      <w:marRight w:val="0"/>
      <w:marTop w:val="0"/>
      <w:marBottom w:val="0"/>
      <w:divBdr>
        <w:top w:val="none" w:sz="0" w:space="0" w:color="auto"/>
        <w:left w:val="none" w:sz="0" w:space="0" w:color="auto"/>
        <w:bottom w:val="none" w:sz="0" w:space="0" w:color="auto"/>
        <w:right w:val="none" w:sz="0" w:space="0" w:color="auto"/>
      </w:divBdr>
    </w:div>
    <w:div w:id="1413576726">
      <w:marLeft w:val="640"/>
      <w:marRight w:val="0"/>
      <w:marTop w:val="0"/>
      <w:marBottom w:val="0"/>
      <w:divBdr>
        <w:top w:val="none" w:sz="0" w:space="0" w:color="auto"/>
        <w:left w:val="none" w:sz="0" w:space="0" w:color="auto"/>
        <w:bottom w:val="none" w:sz="0" w:space="0" w:color="auto"/>
        <w:right w:val="none" w:sz="0" w:space="0" w:color="auto"/>
      </w:divBdr>
    </w:div>
    <w:div w:id="1413618850">
      <w:marLeft w:val="640"/>
      <w:marRight w:val="0"/>
      <w:marTop w:val="0"/>
      <w:marBottom w:val="0"/>
      <w:divBdr>
        <w:top w:val="none" w:sz="0" w:space="0" w:color="auto"/>
        <w:left w:val="none" w:sz="0" w:space="0" w:color="auto"/>
        <w:bottom w:val="none" w:sz="0" w:space="0" w:color="auto"/>
        <w:right w:val="none" w:sz="0" w:space="0" w:color="auto"/>
      </w:divBdr>
    </w:div>
    <w:div w:id="1414351238">
      <w:marLeft w:val="640"/>
      <w:marRight w:val="0"/>
      <w:marTop w:val="0"/>
      <w:marBottom w:val="0"/>
      <w:divBdr>
        <w:top w:val="none" w:sz="0" w:space="0" w:color="auto"/>
        <w:left w:val="none" w:sz="0" w:space="0" w:color="auto"/>
        <w:bottom w:val="none" w:sz="0" w:space="0" w:color="auto"/>
        <w:right w:val="none" w:sz="0" w:space="0" w:color="auto"/>
      </w:divBdr>
    </w:div>
    <w:div w:id="1414424862">
      <w:marLeft w:val="640"/>
      <w:marRight w:val="0"/>
      <w:marTop w:val="0"/>
      <w:marBottom w:val="0"/>
      <w:divBdr>
        <w:top w:val="none" w:sz="0" w:space="0" w:color="auto"/>
        <w:left w:val="none" w:sz="0" w:space="0" w:color="auto"/>
        <w:bottom w:val="none" w:sz="0" w:space="0" w:color="auto"/>
        <w:right w:val="none" w:sz="0" w:space="0" w:color="auto"/>
      </w:divBdr>
    </w:div>
    <w:div w:id="1414626398">
      <w:marLeft w:val="640"/>
      <w:marRight w:val="0"/>
      <w:marTop w:val="0"/>
      <w:marBottom w:val="0"/>
      <w:divBdr>
        <w:top w:val="none" w:sz="0" w:space="0" w:color="auto"/>
        <w:left w:val="none" w:sz="0" w:space="0" w:color="auto"/>
        <w:bottom w:val="none" w:sz="0" w:space="0" w:color="auto"/>
        <w:right w:val="none" w:sz="0" w:space="0" w:color="auto"/>
      </w:divBdr>
    </w:div>
    <w:div w:id="1414888349">
      <w:marLeft w:val="640"/>
      <w:marRight w:val="0"/>
      <w:marTop w:val="0"/>
      <w:marBottom w:val="0"/>
      <w:divBdr>
        <w:top w:val="none" w:sz="0" w:space="0" w:color="auto"/>
        <w:left w:val="none" w:sz="0" w:space="0" w:color="auto"/>
        <w:bottom w:val="none" w:sz="0" w:space="0" w:color="auto"/>
        <w:right w:val="none" w:sz="0" w:space="0" w:color="auto"/>
      </w:divBdr>
    </w:div>
    <w:div w:id="1415007503">
      <w:marLeft w:val="640"/>
      <w:marRight w:val="0"/>
      <w:marTop w:val="0"/>
      <w:marBottom w:val="0"/>
      <w:divBdr>
        <w:top w:val="none" w:sz="0" w:space="0" w:color="auto"/>
        <w:left w:val="none" w:sz="0" w:space="0" w:color="auto"/>
        <w:bottom w:val="none" w:sz="0" w:space="0" w:color="auto"/>
        <w:right w:val="none" w:sz="0" w:space="0" w:color="auto"/>
      </w:divBdr>
    </w:div>
    <w:div w:id="1415738787">
      <w:marLeft w:val="640"/>
      <w:marRight w:val="0"/>
      <w:marTop w:val="0"/>
      <w:marBottom w:val="0"/>
      <w:divBdr>
        <w:top w:val="none" w:sz="0" w:space="0" w:color="auto"/>
        <w:left w:val="none" w:sz="0" w:space="0" w:color="auto"/>
        <w:bottom w:val="none" w:sz="0" w:space="0" w:color="auto"/>
        <w:right w:val="none" w:sz="0" w:space="0" w:color="auto"/>
      </w:divBdr>
    </w:div>
    <w:div w:id="1415787427">
      <w:marLeft w:val="640"/>
      <w:marRight w:val="0"/>
      <w:marTop w:val="0"/>
      <w:marBottom w:val="0"/>
      <w:divBdr>
        <w:top w:val="none" w:sz="0" w:space="0" w:color="auto"/>
        <w:left w:val="none" w:sz="0" w:space="0" w:color="auto"/>
        <w:bottom w:val="none" w:sz="0" w:space="0" w:color="auto"/>
        <w:right w:val="none" w:sz="0" w:space="0" w:color="auto"/>
      </w:divBdr>
    </w:div>
    <w:div w:id="1416126526">
      <w:marLeft w:val="640"/>
      <w:marRight w:val="0"/>
      <w:marTop w:val="0"/>
      <w:marBottom w:val="0"/>
      <w:divBdr>
        <w:top w:val="none" w:sz="0" w:space="0" w:color="auto"/>
        <w:left w:val="none" w:sz="0" w:space="0" w:color="auto"/>
        <w:bottom w:val="none" w:sz="0" w:space="0" w:color="auto"/>
        <w:right w:val="none" w:sz="0" w:space="0" w:color="auto"/>
      </w:divBdr>
    </w:div>
    <w:div w:id="1416168496">
      <w:marLeft w:val="640"/>
      <w:marRight w:val="0"/>
      <w:marTop w:val="0"/>
      <w:marBottom w:val="0"/>
      <w:divBdr>
        <w:top w:val="none" w:sz="0" w:space="0" w:color="auto"/>
        <w:left w:val="none" w:sz="0" w:space="0" w:color="auto"/>
        <w:bottom w:val="none" w:sz="0" w:space="0" w:color="auto"/>
        <w:right w:val="none" w:sz="0" w:space="0" w:color="auto"/>
      </w:divBdr>
    </w:div>
    <w:div w:id="1416321705">
      <w:marLeft w:val="640"/>
      <w:marRight w:val="0"/>
      <w:marTop w:val="0"/>
      <w:marBottom w:val="0"/>
      <w:divBdr>
        <w:top w:val="none" w:sz="0" w:space="0" w:color="auto"/>
        <w:left w:val="none" w:sz="0" w:space="0" w:color="auto"/>
        <w:bottom w:val="none" w:sz="0" w:space="0" w:color="auto"/>
        <w:right w:val="none" w:sz="0" w:space="0" w:color="auto"/>
      </w:divBdr>
    </w:div>
    <w:div w:id="1416513150">
      <w:marLeft w:val="640"/>
      <w:marRight w:val="0"/>
      <w:marTop w:val="0"/>
      <w:marBottom w:val="0"/>
      <w:divBdr>
        <w:top w:val="none" w:sz="0" w:space="0" w:color="auto"/>
        <w:left w:val="none" w:sz="0" w:space="0" w:color="auto"/>
        <w:bottom w:val="none" w:sz="0" w:space="0" w:color="auto"/>
        <w:right w:val="none" w:sz="0" w:space="0" w:color="auto"/>
      </w:divBdr>
    </w:div>
    <w:div w:id="1417440322">
      <w:marLeft w:val="640"/>
      <w:marRight w:val="0"/>
      <w:marTop w:val="0"/>
      <w:marBottom w:val="0"/>
      <w:divBdr>
        <w:top w:val="none" w:sz="0" w:space="0" w:color="auto"/>
        <w:left w:val="none" w:sz="0" w:space="0" w:color="auto"/>
        <w:bottom w:val="none" w:sz="0" w:space="0" w:color="auto"/>
        <w:right w:val="none" w:sz="0" w:space="0" w:color="auto"/>
      </w:divBdr>
    </w:div>
    <w:div w:id="1418744078">
      <w:marLeft w:val="640"/>
      <w:marRight w:val="0"/>
      <w:marTop w:val="0"/>
      <w:marBottom w:val="0"/>
      <w:divBdr>
        <w:top w:val="none" w:sz="0" w:space="0" w:color="auto"/>
        <w:left w:val="none" w:sz="0" w:space="0" w:color="auto"/>
        <w:bottom w:val="none" w:sz="0" w:space="0" w:color="auto"/>
        <w:right w:val="none" w:sz="0" w:space="0" w:color="auto"/>
      </w:divBdr>
    </w:div>
    <w:div w:id="1418747027">
      <w:marLeft w:val="640"/>
      <w:marRight w:val="0"/>
      <w:marTop w:val="0"/>
      <w:marBottom w:val="0"/>
      <w:divBdr>
        <w:top w:val="none" w:sz="0" w:space="0" w:color="auto"/>
        <w:left w:val="none" w:sz="0" w:space="0" w:color="auto"/>
        <w:bottom w:val="none" w:sz="0" w:space="0" w:color="auto"/>
        <w:right w:val="none" w:sz="0" w:space="0" w:color="auto"/>
      </w:divBdr>
    </w:div>
    <w:div w:id="1419593627">
      <w:marLeft w:val="640"/>
      <w:marRight w:val="0"/>
      <w:marTop w:val="0"/>
      <w:marBottom w:val="0"/>
      <w:divBdr>
        <w:top w:val="none" w:sz="0" w:space="0" w:color="auto"/>
        <w:left w:val="none" w:sz="0" w:space="0" w:color="auto"/>
        <w:bottom w:val="none" w:sz="0" w:space="0" w:color="auto"/>
        <w:right w:val="none" w:sz="0" w:space="0" w:color="auto"/>
      </w:divBdr>
    </w:div>
    <w:div w:id="1419641855">
      <w:marLeft w:val="640"/>
      <w:marRight w:val="0"/>
      <w:marTop w:val="0"/>
      <w:marBottom w:val="0"/>
      <w:divBdr>
        <w:top w:val="none" w:sz="0" w:space="0" w:color="auto"/>
        <w:left w:val="none" w:sz="0" w:space="0" w:color="auto"/>
        <w:bottom w:val="none" w:sz="0" w:space="0" w:color="auto"/>
        <w:right w:val="none" w:sz="0" w:space="0" w:color="auto"/>
      </w:divBdr>
    </w:div>
    <w:div w:id="1420642365">
      <w:marLeft w:val="640"/>
      <w:marRight w:val="0"/>
      <w:marTop w:val="0"/>
      <w:marBottom w:val="0"/>
      <w:divBdr>
        <w:top w:val="none" w:sz="0" w:space="0" w:color="auto"/>
        <w:left w:val="none" w:sz="0" w:space="0" w:color="auto"/>
        <w:bottom w:val="none" w:sz="0" w:space="0" w:color="auto"/>
        <w:right w:val="none" w:sz="0" w:space="0" w:color="auto"/>
      </w:divBdr>
    </w:div>
    <w:div w:id="1421217731">
      <w:marLeft w:val="640"/>
      <w:marRight w:val="0"/>
      <w:marTop w:val="0"/>
      <w:marBottom w:val="0"/>
      <w:divBdr>
        <w:top w:val="none" w:sz="0" w:space="0" w:color="auto"/>
        <w:left w:val="none" w:sz="0" w:space="0" w:color="auto"/>
        <w:bottom w:val="none" w:sz="0" w:space="0" w:color="auto"/>
        <w:right w:val="none" w:sz="0" w:space="0" w:color="auto"/>
      </w:divBdr>
    </w:div>
    <w:div w:id="1421364214">
      <w:marLeft w:val="640"/>
      <w:marRight w:val="0"/>
      <w:marTop w:val="0"/>
      <w:marBottom w:val="0"/>
      <w:divBdr>
        <w:top w:val="none" w:sz="0" w:space="0" w:color="auto"/>
        <w:left w:val="none" w:sz="0" w:space="0" w:color="auto"/>
        <w:bottom w:val="none" w:sz="0" w:space="0" w:color="auto"/>
        <w:right w:val="none" w:sz="0" w:space="0" w:color="auto"/>
      </w:divBdr>
    </w:div>
    <w:div w:id="1422528576">
      <w:marLeft w:val="640"/>
      <w:marRight w:val="0"/>
      <w:marTop w:val="0"/>
      <w:marBottom w:val="0"/>
      <w:divBdr>
        <w:top w:val="none" w:sz="0" w:space="0" w:color="auto"/>
        <w:left w:val="none" w:sz="0" w:space="0" w:color="auto"/>
        <w:bottom w:val="none" w:sz="0" w:space="0" w:color="auto"/>
        <w:right w:val="none" w:sz="0" w:space="0" w:color="auto"/>
      </w:divBdr>
    </w:div>
    <w:div w:id="1423377385">
      <w:marLeft w:val="640"/>
      <w:marRight w:val="0"/>
      <w:marTop w:val="0"/>
      <w:marBottom w:val="0"/>
      <w:divBdr>
        <w:top w:val="none" w:sz="0" w:space="0" w:color="auto"/>
        <w:left w:val="none" w:sz="0" w:space="0" w:color="auto"/>
        <w:bottom w:val="none" w:sz="0" w:space="0" w:color="auto"/>
        <w:right w:val="none" w:sz="0" w:space="0" w:color="auto"/>
      </w:divBdr>
    </w:div>
    <w:div w:id="1423911577">
      <w:marLeft w:val="640"/>
      <w:marRight w:val="0"/>
      <w:marTop w:val="0"/>
      <w:marBottom w:val="0"/>
      <w:divBdr>
        <w:top w:val="none" w:sz="0" w:space="0" w:color="auto"/>
        <w:left w:val="none" w:sz="0" w:space="0" w:color="auto"/>
        <w:bottom w:val="none" w:sz="0" w:space="0" w:color="auto"/>
        <w:right w:val="none" w:sz="0" w:space="0" w:color="auto"/>
      </w:divBdr>
    </w:div>
    <w:div w:id="1424112759">
      <w:marLeft w:val="640"/>
      <w:marRight w:val="0"/>
      <w:marTop w:val="0"/>
      <w:marBottom w:val="0"/>
      <w:divBdr>
        <w:top w:val="none" w:sz="0" w:space="0" w:color="auto"/>
        <w:left w:val="none" w:sz="0" w:space="0" w:color="auto"/>
        <w:bottom w:val="none" w:sz="0" w:space="0" w:color="auto"/>
        <w:right w:val="none" w:sz="0" w:space="0" w:color="auto"/>
      </w:divBdr>
    </w:div>
    <w:div w:id="1424183991">
      <w:marLeft w:val="640"/>
      <w:marRight w:val="0"/>
      <w:marTop w:val="0"/>
      <w:marBottom w:val="0"/>
      <w:divBdr>
        <w:top w:val="none" w:sz="0" w:space="0" w:color="auto"/>
        <w:left w:val="none" w:sz="0" w:space="0" w:color="auto"/>
        <w:bottom w:val="none" w:sz="0" w:space="0" w:color="auto"/>
        <w:right w:val="none" w:sz="0" w:space="0" w:color="auto"/>
      </w:divBdr>
    </w:div>
    <w:div w:id="1424297542">
      <w:marLeft w:val="640"/>
      <w:marRight w:val="0"/>
      <w:marTop w:val="0"/>
      <w:marBottom w:val="0"/>
      <w:divBdr>
        <w:top w:val="none" w:sz="0" w:space="0" w:color="auto"/>
        <w:left w:val="none" w:sz="0" w:space="0" w:color="auto"/>
        <w:bottom w:val="none" w:sz="0" w:space="0" w:color="auto"/>
        <w:right w:val="none" w:sz="0" w:space="0" w:color="auto"/>
      </w:divBdr>
    </w:div>
    <w:div w:id="1424380654">
      <w:marLeft w:val="640"/>
      <w:marRight w:val="0"/>
      <w:marTop w:val="0"/>
      <w:marBottom w:val="0"/>
      <w:divBdr>
        <w:top w:val="none" w:sz="0" w:space="0" w:color="auto"/>
        <w:left w:val="none" w:sz="0" w:space="0" w:color="auto"/>
        <w:bottom w:val="none" w:sz="0" w:space="0" w:color="auto"/>
        <w:right w:val="none" w:sz="0" w:space="0" w:color="auto"/>
      </w:divBdr>
    </w:div>
    <w:div w:id="1425229611">
      <w:marLeft w:val="640"/>
      <w:marRight w:val="0"/>
      <w:marTop w:val="0"/>
      <w:marBottom w:val="0"/>
      <w:divBdr>
        <w:top w:val="none" w:sz="0" w:space="0" w:color="auto"/>
        <w:left w:val="none" w:sz="0" w:space="0" w:color="auto"/>
        <w:bottom w:val="none" w:sz="0" w:space="0" w:color="auto"/>
        <w:right w:val="none" w:sz="0" w:space="0" w:color="auto"/>
      </w:divBdr>
    </w:div>
    <w:div w:id="1425540024">
      <w:marLeft w:val="640"/>
      <w:marRight w:val="0"/>
      <w:marTop w:val="0"/>
      <w:marBottom w:val="0"/>
      <w:divBdr>
        <w:top w:val="none" w:sz="0" w:space="0" w:color="auto"/>
        <w:left w:val="none" w:sz="0" w:space="0" w:color="auto"/>
        <w:bottom w:val="none" w:sz="0" w:space="0" w:color="auto"/>
        <w:right w:val="none" w:sz="0" w:space="0" w:color="auto"/>
      </w:divBdr>
    </w:div>
    <w:div w:id="1425684036">
      <w:marLeft w:val="640"/>
      <w:marRight w:val="0"/>
      <w:marTop w:val="0"/>
      <w:marBottom w:val="0"/>
      <w:divBdr>
        <w:top w:val="none" w:sz="0" w:space="0" w:color="auto"/>
        <w:left w:val="none" w:sz="0" w:space="0" w:color="auto"/>
        <w:bottom w:val="none" w:sz="0" w:space="0" w:color="auto"/>
        <w:right w:val="none" w:sz="0" w:space="0" w:color="auto"/>
      </w:divBdr>
    </w:div>
    <w:div w:id="1426339194">
      <w:marLeft w:val="640"/>
      <w:marRight w:val="0"/>
      <w:marTop w:val="0"/>
      <w:marBottom w:val="0"/>
      <w:divBdr>
        <w:top w:val="none" w:sz="0" w:space="0" w:color="auto"/>
        <w:left w:val="none" w:sz="0" w:space="0" w:color="auto"/>
        <w:bottom w:val="none" w:sz="0" w:space="0" w:color="auto"/>
        <w:right w:val="none" w:sz="0" w:space="0" w:color="auto"/>
      </w:divBdr>
    </w:div>
    <w:div w:id="1427463583">
      <w:marLeft w:val="640"/>
      <w:marRight w:val="0"/>
      <w:marTop w:val="0"/>
      <w:marBottom w:val="0"/>
      <w:divBdr>
        <w:top w:val="none" w:sz="0" w:space="0" w:color="auto"/>
        <w:left w:val="none" w:sz="0" w:space="0" w:color="auto"/>
        <w:bottom w:val="none" w:sz="0" w:space="0" w:color="auto"/>
        <w:right w:val="none" w:sz="0" w:space="0" w:color="auto"/>
      </w:divBdr>
    </w:div>
    <w:div w:id="1428041960">
      <w:marLeft w:val="640"/>
      <w:marRight w:val="0"/>
      <w:marTop w:val="0"/>
      <w:marBottom w:val="0"/>
      <w:divBdr>
        <w:top w:val="none" w:sz="0" w:space="0" w:color="auto"/>
        <w:left w:val="none" w:sz="0" w:space="0" w:color="auto"/>
        <w:bottom w:val="none" w:sz="0" w:space="0" w:color="auto"/>
        <w:right w:val="none" w:sz="0" w:space="0" w:color="auto"/>
      </w:divBdr>
    </w:div>
    <w:div w:id="1428307059">
      <w:marLeft w:val="640"/>
      <w:marRight w:val="0"/>
      <w:marTop w:val="0"/>
      <w:marBottom w:val="0"/>
      <w:divBdr>
        <w:top w:val="none" w:sz="0" w:space="0" w:color="auto"/>
        <w:left w:val="none" w:sz="0" w:space="0" w:color="auto"/>
        <w:bottom w:val="none" w:sz="0" w:space="0" w:color="auto"/>
        <w:right w:val="none" w:sz="0" w:space="0" w:color="auto"/>
      </w:divBdr>
    </w:div>
    <w:div w:id="1429038885">
      <w:marLeft w:val="640"/>
      <w:marRight w:val="0"/>
      <w:marTop w:val="0"/>
      <w:marBottom w:val="0"/>
      <w:divBdr>
        <w:top w:val="none" w:sz="0" w:space="0" w:color="auto"/>
        <w:left w:val="none" w:sz="0" w:space="0" w:color="auto"/>
        <w:bottom w:val="none" w:sz="0" w:space="0" w:color="auto"/>
        <w:right w:val="none" w:sz="0" w:space="0" w:color="auto"/>
      </w:divBdr>
    </w:div>
    <w:div w:id="1429085001">
      <w:bodyDiv w:val="1"/>
      <w:marLeft w:val="0"/>
      <w:marRight w:val="0"/>
      <w:marTop w:val="0"/>
      <w:marBottom w:val="0"/>
      <w:divBdr>
        <w:top w:val="none" w:sz="0" w:space="0" w:color="auto"/>
        <w:left w:val="none" w:sz="0" w:space="0" w:color="auto"/>
        <w:bottom w:val="none" w:sz="0" w:space="0" w:color="auto"/>
        <w:right w:val="none" w:sz="0" w:space="0" w:color="auto"/>
      </w:divBdr>
    </w:div>
    <w:div w:id="1429232420">
      <w:marLeft w:val="640"/>
      <w:marRight w:val="0"/>
      <w:marTop w:val="0"/>
      <w:marBottom w:val="0"/>
      <w:divBdr>
        <w:top w:val="none" w:sz="0" w:space="0" w:color="auto"/>
        <w:left w:val="none" w:sz="0" w:space="0" w:color="auto"/>
        <w:bottom w:val="none" w:sz="0" w:space="0" w:color="auto"/>
        <w:right w:val="none" w:sz="0" w:space="0" w:color="auto"/>
      </w:divBdr>
    </w:div>
    <w:div w:id="1429279392">
      <w:marLeft w:val="640"/>
      <w:marRight w:val="0"/>
      <w:marTop w:val="0"/>
      <w:marBottom w:val="0"/>
      <w:divBdr>
        <w:top w:val="none" w:sz="0" w:space="0" w:color="auto"/>
        <w:left w:val="none" w:sz="0" w:space="0" w:color="auto"/>
        <w:bottom w:val="none" w:sz="0" w:space="0" w:color="auto"/>
        <w:right w:val="none" w:sz="0" w:space="0" w:color="auto"/>
      </w:divBdr>
    </w:div>
    <w:div w:id="1430126861">
      <w:marLeft w:val="640"/>
      <w:marRight w:val="0"/>
      <w:marTop w:val="0"/>
      <w:marBottom w:val="0"/>
      <w:divBdr>
        <w:top w:val="none" w:sz="0" w:space="0" w:color="auto"/>
        <w:left w:val="none" w:sz="0" w:space="0" w:color="auto"/>
        <w:bottom w:val="none" w:sz="0" w:space="0" w:color="auto"/>
        <w:right w:val="none" w:sz="0" w:space="0" w:color="auto"/>
      </w:divBdr>
    </w:div>
    <w:div w:id="1430586524">
      <w:marLeft w:val="640"/>
      <w:marRight w:val="0"/>
      <w:marTop w:val="0"/>
      <w:marBottom w:val="0"/>
      <w:divBdr>
        <w:top w:val="none" w:sz="0" w:space="0" w:color="auto"/>
        <w:left w:val="none" w:sz="0" w:space="0" w:color="auto"/>
        <w:bottom w:val="none" w:sz="0" w:space="0" w:color="auto"/>
        <w:right w:val="none" w:sz="0" w:space="0" w:color="auto"/>
      </w:divBdr>
    </w:div>
    <w:div w:id="1430853698">
      <w:marLeft w:val="640"/>
      <w:marRight w:val="0"/>
      <w:marTop w:val="0"/>
      <w:marBottom w:val="0"/>
      <w:divBdr>
        <w:top w:val="none" w:sz="0" w:space="0" w:color="auto"/>
        <w:left w:val="none" w:sz="0" w:space="0" w:color="auto"/>
        <w:bottom w:val="none" w:sz="0" w:space="0" w:color="auto"/>
        <w:right w:val="none" w:sz="0" w:space="0" w:color="auto"/>
      </w:divBdr>
    </w:div>
    <w:div w:id="1431047720">
      <w:marLeft w:val="640"/>
      <w:marRight w:val="0"/>
      <w:marTop w:val="0"/>
      <w:marBottom w:val="0"/>
      <w:divBdr>
        <w:top w:val="none" w:sz="0" w:space="0" w:color="auto"/>
        <w:left w:val="none" w:sz="0" w:space="0" w:color="auto"/>
        <w:bottom w:val="none" w:sz="0" w:space="0" w:color="auto"/>
        <w:right w:val="none" w:sz="0" w:space="0" w:color="auto"/>
      </w:divBdr>
    </w:div>
    <w:div w:id="1432355781">
      <w:marLeft w:val="640"/>
      <w:marRight w:val="0"/>
      <w:marTop w:val="0"/>
      <w:marBottom w:val="0"/>
      <w:divBdr>
        <w:top w:val="none" w:sz="0" w:space="0" w:color="auto"/>
        <w:left w:val="none" w:sz="0" w:space="0" w:color="auto"/>
        <w:bottom w:val="none" w:sz="0" w:space="0" w:color="auto"/>
        <w:right w:val="none" w:sz="0" w:space="0" w:color="auto"/>
      </w:divBdr>
    </w:div>
    <w:div w:id="1432582952">
      <w:marLeft w:val="640"/>
      <w:marRight w:val="0"/>
      <w:marTop w:val="0"/>
      <w:marBottom w:val="0"/>
      <w:divBdr>
        <w:top w:val="none" w:sz="0" w:space="0" w:color="auto"/>
        <w:left w:val="none" w:sz="0" w:space="0" w:color="auto"/>
        <w:bottom w:val="none" w:sz="0" w:space="0" w:color="auto"/>
        <w:right w:val="none" w:sz="0" w:space="0" w:color="auto"/>
      </w:divBdr>
    </w:div>
    <w:div w:id="1433041691">
      <w:marLeft w:val="640"/>
      <w:marRight w:val="0"/>
      <w:marTop w:val="0"/>
      <w:marBottom w:val="0"/>
      <w:divBdr>
        <w:top w:val="none" w:sz="0" w:space="0" w:color="auto"/>
        <w:left w:val="none" w:sz="0" w:space="0" w:color="auto"/>
        <w:bottom w:val="none" w:sz="0" w:space="0" w:color="auto"/>
        <w:right w:val="none" w:sz="0" w:space="0" w:color="auto"/>
      </w:divBdr>
    </w:div>
    <w:div w:id="1433816660">
      <w:marLeft w:val="640"/>
      <w:marRight w:val="0"/>
      <w:marTop w:val="0"/>
      <w:marBottom w:val="0"/>
      <w:divBdr>
        <w:top w:val="none" w:sz="0" w:space="0" w:color="auto"/>
        <w:left w:val="none" w:sz="0" w:space="0" w:color="auto"/>
        <w:bottom w:val="none" w:sz="0" w:space="0" w:color="auto"/>
        <w:right w:val="none" w:sz="0" w:space="0" w:color="auto"/>
      </w:divBdr>
    </w:div>
    <w:div w:id="1435594319">
      <w:marLeft w:val="640"/>
      <w:marRight w:val="0"/>
      <w:marTop w:val="0"/>
      <w:marBottom w:val="0"/>
      <w:divBdr>
        <w:top w:val="none" w:sz="0" w:space="0" w:color="auto"/>
        <w:left w:val="none" w:sz="0" w:space="0" w:color="auto"/>
        <w:bottom w:val="none" w:sz="0" w:space="0" w:color="auto"/>
        <w:right w:val="none" w:sz="0" w:space="0" w:color="auto"/>
      </w:divBdr>
    </w:div>
    <w:div w:id="1435899957">
      <w:marLeft w:val="640"/>
      <w:marRight w:val="0"/>
      <w:marTop w:val="0"/>
      <w:marBottom w:val="0"/>
      <w:divBdr>
        <w:top w:val="none" w:sz="0" w:space="0" w:color="auto"/>
        <w:left w:val="none" w:sz="0" w:space="0" w:color="auto"/>
        <w:bottom w:val="none" w:sz="0" w:space="0" w:color="auto"/>
        <w:right w:val="none" w:sz="0" w:space="0" w:color="auto"/>
      </w:divBdr>
    </w:div>
    <w:div w:id="1435976899">
      <w:marLeft w:val="640"/>
      <w:marRight w:val="0"/>
      <w:marTop w:val="0"/>
      <w:marBottom w:val="0"/>
      <w:divBdr>
        <w:top w:val="none" w:sz="0" w:space="0" w:color="auto"/>
        <w:left w:val="none" w:sz="0" w:space="0" w:color="auto"/>
        <w:bottom w:val="none" w:sz="0" w:space="0" w:color="auto"/>
        <w:right w:val="none" w:sz="0" w:space="0" w:color="auto"/>
      </w:divBdr>
    </w:div>
    <w:div w:id="1436317787">
      <w:marLeft w:val="640"/>
      <w:marRight w:val="0"/>
      <w:marTop w:val="0"/>
      <w:marBottom w:val="0"/>
      <w:divBdr>
        <w:top w:val="none" w:sz="0" w:space="0" w:color="auto"/>
        <w:left w:val="none" w:sz="0" w:space="0" w:color="auto"/>
        <w:bottom w:val="none" w:sz="0" w:space="0" w:color="auto"/>
        <w:right w:val="none" w:sz="0" w:space="0" w:color="auto"/>
      </w:divBdr>
    </w:div>
    <w:div w:id="1436485085">
      <w:marLeft w:val="640"/>
      <w:marRight w:val="0"/>
      <w:marTop w:val="0"/>
      <w:marBottom w:val="0"/>
      <w:divBdr>
        <w:top w:val="none" w:sz="0" w:space="0" w:color="auto"/>
        <w:left w:val="none" w:sz="0" w:space="0" w:color="auto"/>
        <w:bottom w:val="none" w:sz="0" w:space="0" w:color="auto"/>
        <w:right w:val="none" w:sz="0" w:space="0" w:color="auto"/>
      </w:divBdr>
    </w:div>
    <w:div w:id="1436749777">
      <w:marLeft w:val="640"/>
      <w:marRight w:val="0"/>
      <w:marTop w:val="0"/>
      <w:marBottom w:val="0"/>
      <w:divBdr>
        <w:top w:val="none" w:sz="0" w:space="0" w:color="auto"/>
        <w:left w:val="none" w:sz="0" w:space="0" w:color="auto"/>
        <w:bottom w:val="none" w:sz="0" w:space="0" w:color="auto"/>
        <w:right w:val="none" w:sz="0" w:space="0" w:color="auto"/>
      </w:divBdr>
    </w:div>
    <w:div w:id="1437679276">
      <w:marLeft w:val="640"/>
      <w:marRight w:val="0"/>
      <w:marTop w:val="0"/>
      <w:marBottom w:val="0"/>
      <w:divBdr>
        <w:top w:val="none" w:sz="0" w:space="0" w:color="auto"/>
        <w:left w:val="none" w:sz="0" w:space="0" w:color="auto"/>
        <w:bottom w:val="none" w:sz="0" w:space="0" w:color="auto"/>
        <w:right w:val="none" w:sz="0" w:space="0" w:color="auto"/>
      </w:divBdr>
    </w:div>
    <w:div w:id="1437797261">
      <w:marLeft w:val="640"/>
      <w:marRight w:val="0"/>
      <w:marTop w:val="0"/>
      <w:marBottom w:val="0"/>
      <w:divBdr>
        <w:top w:val="none" w:sz="0" w:space="0" w:color="auto"/>
        <w:left w:val="none" w:sz="0" w:space="0" w:color="auto"/>
        <w:bottom w:val="none" w:sz="0" w:space="0" w:color="auto"/>
        <w:right w:val="none" w:sz="0" w:space="0" w:color="auto"/>
      </w:divBdr>
    </w:div>
    <w:div w:id="1438594527">
      <w:marLeft w:val="640"/>
      <w:marRight w:val="0"/>
      <w:marTop w:val="0"/>
      <w:marBottom w:val="0"/>
      <w:divBdr>
        <w:top w:val="none" w:sz="0" w:space="0" w:color="auto"/>
        <w:left w:val="none" w:sz="0" w:space="0" w:color="auto"/>
        <w:bottom w:val="none" w:sz="0" w:space="0" w:color="auto"/>
        <w:right w:val="none" w:sz="0" w:space="0" w:color="auto"/>
      </w:divBdr>
    </w:div>
    <w:div w:id="1438867358">
      <w:marLeft w:val="640"/>
      <w:marRight w:val="0"/>
      <w:marTop w:val="0"/>
      <w:marBottom w:val="0"/>
      <w:divBdr>
        <w:top w:val="none" w:sz="0" w:space="0" w:color="auto"/>
        <w:left w:val="none" w:sz="0" w:space="0" w:color="auto"/>
        <w:bottom w:val="none" w:sz="0" w:space="0" w:color="auto"/>
        <w:right w:val="none" w:sz="0" w:space="0" w:color="auto"/>
      </w:divBdr>
    </w:div>
    <w:div w:id="1439445672">
      <w:marLeft w:val="640"/>
      <w:marRight w:val="0"/>
      <w:marTop w:val="0"/>
      <w:marBottom w:val="0"/>
      <w:divBdr>
        <w:top w:val="none" w:sz="0" w:space="0" w:color="auto"/>
        <w:left w:val="none" w:sz="0" w:space="0" w:color="auto"/>
        <w:bottom w:val="none" w:sz="0" w:space="0" w:color="auto"/>
        <w:right w:val="none" w:sz="0" w:space="0" w:color="auto"/>
      </w:divBdr>
    </w:div>
    <w:div w:id="1439761494">
      <w:marLeft w:val="640"/>
      <w:marRight w:val="0"/>
      <w:marTop w:val="0"/>
      <w:marBottom w:val="0"/>
      <w:divBdr>
        <w:top w:val="none" w:sz="0" w:space="0" w:color="auto"/>
        <w:left w:val="none" w:sz="0" w:space="0" w:color="auto"/>
        <w:bottom w:val="none" w:sz="0" w:space="0" w:color="auto"/>
        <w:right w:val="none" w:sz="0" w:space="0" w:color="auto"/>
      </w:divBdr>
    </w:div>
    <w:div w:id="1439761938">
      <w:bodyDiv w:val="1"/>
      <w:marLeft w:val="0"/>
      <w:marRight w:val="0"/>
      <w:marTop w:val="0"/>
      <w:marBottom w:val="0"/>
      <w:divBdr>
        <w:top w:val="none" w:sz="0" w:space="0" w:color="auto"/>
        <w:left w:val="none" w:sz="0" w:space="0" w:color="auto"/>
        <w:bottom w:val="none" w:sz="0" w:space="0" w:color="auto"/>
        <w:right w:val="none" w:sz="0" w:space="0" w:color="auto"/>
      </w:divBdr>
      <w:divsChild>
        <w:div w:id="5645425">
          <w:marLeft w:val="640"/>
          <w:marRight w:val="0"/>
          <w:marTop w:val="0"/>
          <w:marBottom w:val="0"/>
          <w:divBdr>
            <w:top w:val="none" w:sz="0" w:space="0" w:color="auto"/>
            <w:left w:val="none" w:sz="0" w:space="0" w:color="auto"/>
            <w:bottom w:val="none" w:sz="0" w:space="0" w:color="auto"/>
            <w:right w:val="none" w:sz="0" w:space="0" w:color="auto"/>
          </w:divBdr>
        </w:div>
        <w:div w:id="6755205">
          <w:marLeft w:val="640"/>
          <w:marRight w:val="0"/>
          <w:marTop w:val="0"/>
          <w:marBottom w:val="0"/>
          <w:divBdr>
            <w:top w:val="none" w:sz="0" w:space="0" w:color="auto"/>
            <w:left w:val="none" w:sz="0" w:space="0" w:color="auto"/>
            <w:bottom w:val="none" w:sz="0" w:space="0" w:color="auto"/>
            <w:right w:val="none" w:sz="0" w:space="0" w:color="auto"/>
          </w:divBdr>
        </w:div>
        <w:div w:id="62990641">
          <w:marLeft w:val="640"/>
          <w:marRight w:val="0"/>
          <w:marTop w:val="0"/>
          <w:marBottom w:val="0"/>
          <w:divBdr>
            <w:top w:val="none" w:sz="0" w:space="0" w:color="auto"/>
            <w:left w:val="none" w:sz="0" w:space="0" w:color="auto"/>
            <w:bottom w:val="none" w:sz="0" w:space="0" w:color="auto"/>
            <w:right w:val="none" w:sz="0" w:space="0" w:color="auto"/>
          </w:divBdr>
        </w:div>
        <w:div w:id="72121294">
          <w:marLeft w:val="640"/>
          <w:marRight w:val="0"/>
          <w:marTop w:val="0"/>
          <w:marBottom w:val="0"/>
          <w:divBdr>
            <w:top w:val="none" w:sz="0" w:space="0" w:color="auto"/>
            <w:left w:val="none" w:sz="0" w:space="0" w:color="auto"/>
            <w:bottom w:val="none" w:sz="0" w:space="0" w:color="auto"/>
            <w:right w:val="none" w:sz="0" w:space="0" w:color="auto"/>
          </w:divBdr>
        </w:div>
        <w:div w:id="80764345">
          <w:marLeft w:val="640"/>
          <w:marRight w:val="0"/>
          <w:marTop w:val="0"/>
          <w:marBottom w:val="0"/>
          <w:divBdr>
            <w:top w:val="none" w:sz="0" w:space="0" w:color="auto"/>
            <w:left w:val="none" w:sz="0" w:space="0" w:color="auto"/>
            <w:bottom w:val="none" w:sz="0" w:space="0" w:color="auto"/>
            <w:right w:val="none" w:sz="0" w:space="0" w:color="auto"/>
          </w:divBdr>
        </w:div>
        <w:div w:id="117728271">
          <w:marLeft w:val="640"/>
          <w:marRight w:val="0"/>
          <w:marTop w:val="0"/>
          <w:marBottom w:val="0"/>
          <w:divBdr>
            <w:top w:val="none" w:sz="0" w:space="0" w:color="auto"/>
            <w:left w:val="none" w:sz="0" w:space="0" w:color="auto"/>
            <w:bottom w:val="none" w:sz="0" w:space="0" w:color="auto"/>
            <w:right w:val="none" w:sz="0" w:space="0" w:color="auto"/>
          </w:divBdr>
        </w:div>
        <w:div w:id="231081022">
          <w:marLeft w:val="640"/>
          <w:marRight w:val="0"/>
          <w:marTop w:val="0"/>
          <w:marBottom w:val="0"/>
          <w:divBdr>
            <w:top w:val="none" w:sz="0" w:space="0" w:color="auto"/>
            <w:left w:val="none" w:sz="0" w:space="0" w:color="auto"/>
            <w:bottom w:val="none" w:sz="0" w:space="0" w:color="auto"/>
            <w:right w:val="none" w:sz="0" w:space="0" w:color="auto"/>
          </w:divBdr>
        </w:div>
        <w:div w:id="232204530">
          <w:marLeft w:val="640"/>
          <w:marRight w:val="0"/>
          <w:marTop w:val="0"/>
          <w:marBottom w:val="0"/>
          <w:divBdr>
            <w:top w:val="none" w:sz="0" w:space="0" w:color="auto"/>
            <w:left w:val="none" w:sz="0" w:space="0" w:color="auto"/>
            <w:bottom w:val="none" w:sz="0" w:space="0" w:color="auto"/>
            <w:right w:val="none" w:sz="0" w:space="0" w:color="auto"/>
          </w:divBdr>
        </w:div>
        <w:div w:id="247077107">
          <w:marLeft w:val="640"/>
          <w:marRight w:val="0"/>
          <w:marTop w:val="0"/>
          <w:marBottom w:val="0"/>
          <w:divBdr>
            <w:top w:val="none" w:sz="0" w:space="0" w:color="auto"/>
            <w:left w:val="none" w:sz="0" w:space="0" w:color="auto"/>
            <w:bottom w:val="none" w:sz="0" w:space="0" w:color="auto"/>
            <w:right w:val="none" w:sz="0" w:space="0" w:color="auto"/>
          </w:divBdr>
        </w:div>
        <w:div w:id="260648447">
          <w:marLeft w:val="640"/>
          <w:marRight w:val="0"/>
          <w:marTop w:val="0"/>
          <w:marBottom w:val="0"/>
          <w:divBdr>
            <w:top w:val="none" w:sz="0" w:space="0" w:color="auto"/>
            <w:left w:val="none" w:sz="0" w:space="0" w:color="auto"/>
            <w:bottom w:val="none" w:sz="0" w:space="0" w:color="auto"/>
            <w:right w:val="none" w:sz="0" w:space="0" w:color="auto"/>
          </w:divBdr>
        </w:div>
        <w:div w:id="305596727">
          <w:marLeft w:val="640"/>
          <w:marRight w:val="0"/>
          <w:marTop w:val="0"/>
          <w:marBottom w:val="0"/>
          <w:divBdr>
            <w:top w:val="none" w:sz="0" w:space="0" w:color="auto"/>
            <w:left w:val="none" w:sz="0" w:space="0" w:color="auto"/>
            <w:bottom w:val="none" w:sz="0" w:space="0" w:color="auto"/>
            <w:right w:val="none" w:sz="0" w:space="0" w:color="auto"/>
          </w:divBdr>
        </w:div>
        <w:div w:id="355428710">
          <w:marLeft w:val="640"/>
          <w:marRight w:val="0"/>
          <w:marTop w:val="0"/>
          <w:marBottom w:val="0"/>
          <w:divBdr>
            <w:top w:val="none" w:sz="0" w:space="0" w:color="auto"/>
            <w:left w:val="none" w:sz="0" w:space="0" w:color="auto"/>
            <w:bottom w:val="none" w:sz="0" w:space="0" w:color="auto"/>
            <w:right w:val="none" w:sz="0" w:space="0" w:color="auto"/>
          </w:divBdr>
        </w:div>
        <w:div w:id="370692541">
          <w:marLeft w:val="640"/>
          <w:marRight w:val="0"/>
          <w:marTop w:val="0"/>
          <w:marBottom w:val="0"/>
          <w:divBdr>
            <w:top w:val="none" w:sz="0" w:space="0" w:color="auto"/>
            <w:left w:val="none" w:sz="0" w:space="0" w:color="auto"/>
            <w:bottom w:val="none" w:sz="0" w:space="0" w:color="auto"/>
            <w:right w:val="none" w:sz="0" w:space="0" w:color="auto"/>
          </w:divBdr>
        </w:div>
        <w:div w:id="375082668">
          <w:marLeft w:val="640"/>
          <w:marRight w:val="0"/>
          <w:marTop w:val="0"/>
          <w:marBottom w:val="0"/>
          <w:divBdr>
            <w:top w:val="none" w:sz="0" w:space="0" w:color="auto"/>
            <w:left w:val="none" w:sz="0" w:space="0" w:color="auto"/>
            <w:bottom w:val="none" w:sz="0" w:space="0" w:color="auto"/>
            <w:right w:val="none" w:sz="0" w:space="0" w:color="auto"/>
          </w:divBdr>
        </w:div>
        <w:div w:id="387076712">
          <w:marLeft w:val="640"/>
          <w:marRight w:val="0"/>
          <w:marTop w:val="0"/>
          <w:marBottom w:val="0"/>
          <w:divBdr>
            <w:top w:val="none" w:sz="0" w:space="0" w:color="auto"/>
            <w:left w:val="none" w:sz="0" w:space="0" w:color="auto"/>
            <w:bottom w:val="none" w:sz="0" w:space="0" w:color="auto"/>
            <w:right w:val="none" w:sz="0" w:space="0" w:color="auto"/>
          </w:divBdr>
        </w:div>
        <w:div w:id="424109091">
          <w:marLeft w:val="640"/>
          <w:marRight w:val="0"/>
          <w:marTop w:val="0"/>
          <w:marBottom w:val="0"/>
          <w:divBdr>
            <w:top w:val="none" w:sz="0" w:space="0" w:color="auto"/>
            <w:left w:val="none" w:sz="0" w:space="0" w:color="auto"/>
            <w:bottom w:val="none" w:sz="0" w:space="0" w:color="auto"/>
            <w:right w:val="none" w:sz="0" w:space="0" w:color="auto"/>
          </w:divBdr>
        </w:div>
        <w:div w:id="437412348">
          <w:marLeft w:val="640"/>
          <w:marRight w:val="0"/>
          <w:marTop w:val="0"/>
          <w:marBottom w:val="0"/>
          <w:divBdr>
            <w:top w:val="none" w:sz="0" w:space="0" w:color="auto"/>
            <w:left w:val="none" w:sz="0" w:space="0" w:color="auto"/>
            <w:bottom w:val="none" w:sz="0" w:space="0" w:color="auto"/>
            <w:right w:val="none" w:sz="0" w:space="0" w:color="auto"/>
          </w:divBdr>
        </w:div>
        <w:div w:id="442841615">
          <w:marLeft w:val="640"/>
          <w:marRight w:val="0"/>
          <w:marTop w:val="0"/>
          <w:marBottom w:val="0"/>
          <w:divBdr>
            <w:top w:val="none" w:sz="0" w:space="0" w:color="auto"/>
            <w:left w:val="none" w:sz="0" w:space="0" w:color="auto"/>
            <w:bottom w:val="none" w:sz="0" w:space="0" w:color="auto"/>
            <w:right w:val="none" w:sz="0" w:space="0" w:color="auto"/>
          </w:divBdr>
        </w:div>
        <w:div w:id="464931853">
          <w:marLeft w:val="640"/>
          <w:marRight w:val="0"/>
          <w:marTop w:val="0"/>
          <w:marBottom w:val="0"/>
          <w:divBdr>
            <w:top w:val="none" w:sz="0" w:space="0" w:color="auto"/>
            <w:left w:val="none" w:sz="0" w:space="0" w:color="auto"/>
            <w:bottom w:val="none" w:sz="0" w:space="0" w:color="auto"/>
            <w:right w:val="none" w:sz="0" w:space="0" w:color="auto"/>
          </w:divBdr>
        </w:div>
        <w:div w:id="472599813">
          <w:marLeft w:val="640"/>
          <w:marRight w:val="0"/>
          <w:marTop w:val="0"/>
          <w:marBottom w:val="0"/>
          <w:divBdr>
            <w:top w:val="none" w:sz="0" w:space="0" w:color="auto"/>
            <w:left w:val="none" w:sz="0" w:space="0" w:color="auto"/>
            <w:bottom w:val="none" w:sz="0" w:space="0" w:color="auto"/>
            <w:right w:val="none" w:sz="0" w:space="0" w:color="auto"/>
          </w:divBdr>
        </w:div>
        <w:div w:id="480653565">
          <w:marLeft w:val="640"/>
          <w:marRight w:val="0"/>
          <w:marTop w:val="0"/>
          <w:marBottom w:val="0"/>
          <w:divBdr>
            <w:top w:val="none" w:sz="0" w:space="0" w:color="auto"/>
            <w:left w:val="none" w:sz="0" w:space="0" w:color="auto"/>
            <w:bottom w:val="none" w:sz="0" w:space="0" w:color="auto"/>
            <w:right w:val="none" w:sz="0" w:space="0" w:color="auto"/>
          </w:divBdr>
        </w:div>
        <w:div w:id="530609328">
          <w:marLeft w:val="640"/>
          <w:marRight w:val="0"/>
          <w:marTop w:val="0"/>
          <w:marBottom w:val="0"/>
          <w:divBdr>
            <w:top w:val="none" w:sz="0" w:space="0" w:color="auto"/>
            <w:left w:val="none" w:sz="0" w:space="0" w:color="auto"/>
            <w:bottom w:val="none" w:sz="0" w:space="0" w:color="auto"/>
            <w:right w:val="none" w:sz="0" w:space="0" w:color="auto"/>
          </w:divBdr>
        </w:div>
        <w:div w:id="533927848">
          <w:marLeft w:val="640"/>
          <w:marRight w:val="0"/>
          <w:marTop w:val="0"/>
          <w:marBottom w:val="0"/>
          <w:divBdr>
            <w:top w:val="none" w:sz="0" w:space="0" w:color="auto"/>
            <w:left w:val="none" w:sz="0" w:space="0" w:color="auto"/>
            <w:bottom w:val="none" w:sz="0" w:space="0" w:color="auto"/>
            <w:right w:val="none" w:sz="0" w:space="0" w:color="auto"/>
          </w:divBdr>
        </w:div>
        <w:div w:id="548498141">
          <w:marLeft w:val="640"/>
          <w:marRight w:val="0"/>
          <w:marTop w:val="0"/>
          <w:marBottom w:val="0"/>
          <w:divBdr>
            <w:top w:val="none" w:sz="0" w:space="0" w:color="auto"/>
            <w:left w:val="none" w:sz="0" w:space="0" w:color="auto"/>
            <w:bottom w:val="none" w:sz="0" w:space="0" w:color="auto"/>
            <w:right w:val="none" w:sz="0" w:space="0" w:color="auto"/>
          </w:divBdr>
        </w:div>
        <w:div w:id="554465191">
          <w:marLeft w:val="640"/>
          <w:marRight w:val="0"/>
          <w:marTop w:val="0"/>
          <w:marBottom w:val="0"/>
          <w:divBdr>
            <w:top w:val="none" w:sz="0" w:space="0" w:color="auto"/>
            <w:left w:val="none" w:sz="0" w:space="0" w:color="auto"/>
            <w:bottom w:val="none" w:sz="0" w:space="0" w:color="auto"/>
            <w:right w:val="none" w:sz="0" w:space="0" w:color="auto"/>
          </w:divBdr>
        </w:div>
        <w:div w:id="625082745">
          <w:marLeft w:val="640"/>
          <w:marRight w:val="0"/>
          <w:marTop w:val="0"/>
          <w:marBottom w:val="0"/>
          <w:divBdr>
            <w:top w:val="none" w:sz="0" w:space="0" w:color="auto"/>
            <w:left w:val="none" w:sz="0" w:space="0" w:color="auto"/>
            <w:bottom w:val="none" w:sz="0" w:space="0" w:color="auto"/>
            <w:right w:val="none" w:sz="0" w:space="0" w:color="auto"/>
          </w:divBdr>
        </w:div>
        <w:div w:id="644312012">
          <w:marLeft w:val="640"/>
          <w:marRight w:val="0"/>
          <w:marTop w:val="0"/>
          <w:marBottom w:val="0"/>
          <w:divBdr>
            <w:top w:val="none" w:sz="0" w:space="0" w:color="auto"/>
            <w:left w:val="none" w:sz="0" w:space="0" w:color="auto"/>
            <w:bottom w:val="none" w:sz="0" w:space="0" w:color="auto"/>
            <w:right w:val="none" w:sz="0" w:space="0" w:color="auto"/>
          </w:divBdr>
        </w:div>
        <w:div w:id="645015608">
          <w:marLeft w:val="640"/>
          <w:marRight w:val="0"/>
          <w:marTop w:val="0"/>
          <w:marBottom w:val="0"/>
          <w:divBdr>
            <w:top w:val="none" w:sz="0" w:space="0" w:color="auto"/>
            <w:left w:val="none" w:sz="0" w:space="0" w:color="auto"/>
            <w:bottom w:val="none" w:sz="0" w:space="0" w:color="auto"/>
            <w:right w:val="none" w:sz="0" w:space="0" w:color="auto"/>
          </w:divBdr>
        </w:div>
        <w:div w:id="653605166">
          <w:marLeft w:val="640"/>
          <w:marRight w:val="0"/>
          <w:marTop w:val="0"/>
          <w:marBottom w:val="0"/>
          <w:divBdr>
            <w:top w:val="none" w:sz="0" w:space="0" w:color="auto"/>
            <w:left w:val="none" w:sz="0" w:space="0" w:color="auto"/>
            <w:bottom w:val="none" w:sz="0" w:space="0" w:color="auto"/>
            <w:right w:val="none" w:sz="0" w:space="0" w:color="auto"/>
          </w:divBdr>
        </w:div>
        <w:div w:id="690107734">
          <w:marLeft w:val="640"/>
          <w:marRight w:val="0"/>
          <w:marTop w:val="0"/>
          <w:marBottom w:val="0"/>
          <w:divBdr>
            <w:top w:val="none" w:sz="0" w:space="0" w:color="auto"/>
            <w:left w:val="none" w:sz="0" w:space="0" w:color="auto"/>
            <w:bottom w:val="none" w:sz="0" w:space="0" w:color="auto"/>
            <w:right w:val="none" w:sz="0" w:space="0" w:color="auto"/>
          </w:divBdr>
        </w:div>
        <w:div w:id="699431334">
          <w:marLeft w:val="640"/>
          <w:marRight w:val="0"/>
          <w:marTop w:val="0"/>
          <w:marBottom w:val="0"/>
          <w:divBdr>
            <w:top w:val="none" w:sz="0" w:space="0" w:color="auto"/>
            <w:left w:val="none" w:sz="0" w:space="0" w:color="auto"/>
            <w:bottom w:val="none" w:sz="0" w:space="0" w:color="auto"/>
            <w:right w:val="none" w:sz="0" w:space="0" w:color="auto"/>
          </w:divBdr>
        </w:div>
        <w:div w:id="708190538">
          <w:marLeft w:val="640"/>
          <w:marRight w:val="0"/>
          <w:marTop w:val="0"/>
          <w:marBottom w:val="0"/>
          <w:divBdr>
            <w:top w:val="none" w:sz="0" w:space="0" w:color="auto"/>
            <w:left w:val="none" w:sz="0" w:space="0" w:color="auto"/>
            <w:bottom w:val="none" w:sz="0" w:space="0" w:color="auto"/>
            <w:right w:val="none" w:sz="0" w:space="0" w:color="auto"/>
          </w:divBdr>
        </w:div>
        <w:div w:id="715734761">
          <w:marLeft w:val="640"/>
          <w:marRight w:val="0"/>
          <w:marTop w:val="0"/>
          <w:marBottom w:val="0"/>
          <w:divBdr>
            <w:top w:val="none" w:sz="0" w:space="0" w:color="auto"/>
            <w:left w:val="none" w:sz="0" w:space="0" w:color="auto"/>
            <w:bottom w:val="none" w:sz="0" w:space="0" w:color="auto"/>
            <w:right w:val="none" w:sz="0" w:space="0" w:color="auto"/>
          </w:divBdr>
        </w:div>
        <w:div w:id="717630654">
          <w:marLeft w:val="640"/>
          <w:marRight w:val="0"/>
          <w:marTop w:val="0"/>
          <w:marBottom w:val="0"/>
          <w:divBdr>
            <w:top w:val="none" w:sz="0" w:space="0" w:color="auto"/>
            <w:left w:val="none" w:sz="0" w:space="0" w:color="auto"/>
            <w:bottom w:val="none" w:sz="0" w:space="0" w:color="auto"/>
            <w:right w:val="none" w:sz="0" w:space="0" w:color="auto"/>
          </w:divBdr>
        </w:div>
        <w:div w:id="725297596">
          <w:marLeft w:val="640"/>
          <w:marRight w:val="0"/>
          <w:marTop w:val="0"/>
          <w:marBottom w:val="0"/>
          <w:divBdr>
            <w:top w:val="none" w:sz="0" w:space="0" w:color="auto"/>
            <w:left w:val="none" w:sz="0" w:space="0" w:color="auto"/>
            <w:bottom w:val="none" w:sz="0" w:space="0" w:color="auto"/>
            <w:right w:val="none" w:sz="0" w:space="0" w:color="auto"/>
          </w:divBdr>
        </w:div>
        <w:div w:id="726683875">
          <w:marLeft w:val="640"/>
          <w:marRight w:val="0"/>
          <w:marTop w:val="0"/>
          <w:marBottom w:val="0"/>
          <w:divBdr>
            <w:top w:val="none" w:sz="0" w:space="0" w:color="auto"/>
            <w:left w:val="none" w:sz="0" w:space="0" w:color="auto"/>
            <w:bottom w:val="none" w:sz="0" w:space="0" w:color="auto"/>
            <w:right w:val="none" w:sz="0" w:space="0" w:color="auto"/>
          </w:divBdr>
        </w:div>
        <w:div w:id="758060646">
          <w:marLeft w:val="640"/>
          <w:marRight w:val="0"/>
          <w:marTop w:val="0"/>
          <w:marBottom w:val="0"/>
          <w:divBdr>
            <w:top w:val="none" w:sz="0" w:space="0" w:color="auto"/>
            <w:left w:val="none" w:sz="0" w:space="0" w:color="auto"/>
            <w:bottom w:val="none" w:sz="0" w:space="0" w:color="auto"/>
            <w:right w:val="none" w:sz="0" w:space="0" w:color="auto"/>
          </w:divBdr>
        </w:div>
        <w:div w:id="758525877">
          <w:marLeft w:val="640"/>
          <w:marRight w:val="0"/>
          <w:marTop w:val="0"/>
          <w:marBottom w:val="0"/>
          <w:divBdr>
            <w:top w:val="none" w:sz="0" w:space="0" w:color="auto"/>
            <w:left w:val="none" w:sz="0" w:space="0" w:color="auto"/>
            <w:bottom w:val="none" w:sz="0" w:space="0" w:color="auto"/>
            <w:right w:val="none" w:sz="0" w:space="0" w:color="auto"/>
          </w:divBdr>
        </w:div>
        <w:div w:id="778766121">
          <w:marLeft w:val="640"/>
          <w:marRight w:val="0"/>
          <w:marTop w:val="0"/>
          <w:marBottom w:val="0"/>
          <w:divBdr>
            <w:top w:val="none" w:sz="0" w:space="0" w:color="auto"/>
            <w:left w:val="none" w:sz="0" w:space="0" w:color="auto"/>
            <w:bottom w:val="none" w:sz="0" w:space="0" w:color="auto"/>
            <w:right w:val="none" w:sz="0" w:space="0" w:color="auto"/>
          </w:divBdr>
        </w:div>
        <w:div w:id="778834038">
          <w:marLeft w:val="640"/>
          <w:marRight w:val="0"/>
          <w:marTop w:val="0"/>
          <w:marBottom w:val="0"/>
          <w:divBdr>
            <w:top w:val="none" w:sz="0" w:space="0" w:color="auto"/>
            <w:left w:val="none" w:sz="0" w:space="0" w:color="auto"/>
            <w:bottom w:val="none" w:sz="0" w:space="0" w:color="auto"/>
            <w:right w:val="none" w:sz="0" w:space="0" w:color="auto"/>
          </w:divBdr>
        </w:div>
        <w:div w:id="815994259">
          <w:marLeft w:val="640"/>
          <w:marRight w:val="0"/>
          <w:marTop w:val="0"/>
          <w:marBottom w:val="0"/>
          <w:divBdr>
            <w:top w:val="none" w:sz="0" w:space="0" w:color="auto"/>
            <w:left w:val="none" w:sz="0" w:space="0" w:color="auto"/>
            <w:bottom w:val="none" w:sz="0" w:space="0" w:color="auto"/>
            <w:right w:val="none" w:sz="0" w:space="0" w:color="auto"/>
          </w:divBdr>
        </w:div>
        <w:div w:id="827403494">
          <w:marLeft w:val="640"/>
          <w:marRight w:val="0"/>
          <w:marTop w:val="0"/>
          <w:marBottom w:val="0"/>
          <w:divBdr>
            <w:top w:val="none" w:sz="0" w:space="0" w:color="auto"/>
            <w:left w:val="none" w:sz="0" w:space="0" w:color="auto"/>
            <w:bottom w:val="none" w:sz="0" w:space="0" w:color="auto"/>
            <w:right w:val="none" w:sz="0" w:space="0" w:color="auto"/>
          </w:divBdr>
        </w:div>
        <w:div w:id="838695251">
          <w:marLeft w:val="640"/>
          <w:marRight w:val="0"/>
          <w:marTop w:val="0"/>
          <w:marBottom w:val="0"/>
          <w:divBdr>
            <w:top w:val="none" w:sz="0" w:space="0" w:color="auto"/>
            <w:left w:val="none" w:sz="0" w:space="0" w:color="auto"/>
            <w:bottom w:val="none" w:sz="0" w:space="0" w:color="auto"/>
            <w:right w:val="none" w:sz="0" w:space="0" w:color="auto"/>
          </w:divBdr>
        </w:div>
        <w:div w:id="862405112">
          <w:marLeft w:val="640"/>
          <w:marRight w:val="0"/>
          <w:marTop w:val="0"/>
          <w:marBottom w:val="0"/>
          <w:divBdr>
            <w:top w:val="none" w:sz="0" w:space="0" w:color="auto"/>
            <w:left w:val="none" w:sz="0" w:space="0" w:color="auto"/>
            <w:bottom w:val="none" w:sz="0" w:space="0" w:color="auto"/>
            <w:right w:val="none" w:sz="0" w:space="0" w:color="auto"/>
          </w:divBdr>
        </w:div>
        <w:div w:id="864446445">
          <w:marLeft w:val="640"/>
          <w:marRight w:val="0"/>
          <w:marTop w:val="0"/>
          <w:marBottom w:val="0"/>
          <w:divBdr>
            <w:top w:val="none" w:sz="0" w:space="0" w:color="auto"/>
            <w:left w:val="none" w:sz="0" w:space="0" w:color="auto"/>
            <w:bottom w:val="none" w:sz="0" w:space="0" w:color="auto"/>
            <w:right w:val="none" w:sz="0" w:space="0" w:color="auto"/>
          </w:divBdr>
        </w:div>
        <w:div w:id="887036947">
          <w:marLeft w:val="640"/>
          <w:marRight w:val="0"/>
          <w:marTop w:val="0"/>
          <w:marBottom w:val="0"/>
          <w:divBdr>
            <w:top w:val="none" w:sz="0" w:space="0" w:color="auto"/>
            <w:left w:val="none" w:sz="0" w:space="0" w:color="auto"/>
            <w:bottom w:val="none" w:sz="0" w:space="0" w:color="auto"/>
            <w:right w:val="none" w:sz="0" w:space="0" w:color="auto"/>
          </w:divBdr>
        </w:div>
        <w:div w:id="889807501">
          <w:marLeft w:val="640"/>
          <w:marRight w:val="0"/>
          <w:marTop w:val="0"/>
          <w:marBottom w:val="0"/>
          <w:divBdr>
            <w:top w:val="none" w:sz="0" w:space="0" w:color="auto"/>
            <w:left w:val="none" w:sz="0" w:space="0" w:color="auto"/>
            <w:bottom w:val="none" w:sz="0" w:space="0" w:color="auto"/>
            <w:right w:val="none" w:sz="0" w:space="0" w:color="auto"/>
          </w:divBdr>
        </w:div>
        <w:div w:id="930235127">
          <w:marLeft w:val="640"/>
          <w:marRight w:val="0"/>
          <w:marTop w:val="0"/>
          <w:marBottom w:val="0"/>
          <w:divBdr>
            <w:top w:val="none" w:sz="0" w:space="0" w:color="auto"/>
            <w:left w:val="none" w:sz="0" w:space="0" w:color="auto"/>
            <w:bottom w:val="none" w:sz="0" w:space="0" w:color="auto"/>
            <w:right w:val="none" w:sz="0" w:space="0" w:color="auto"/>
          </w:divBdr>
        </w:div>
        <w:div w:id="937369774">
          <w:marLeft w:val="640"/>
          <w:marRight w:val="0"/>
          <w:marTop w:val="0"/>
          <w:marBottom w:val="0"/>
          <w:divBdr>
            <w:top w:val="none" w:sz="0" w:space="0" w:color="auto"/>
            <w:left w:val="none" w:sz="0" w:space="0" w:color="auto"/>
            <w:bottom w:val="none" w:sz="0" w:space="0" w:color="auto"/>
            <w:right w:val="none" w:sz="0" w:space="0" w:color="auto"/>
          </w:divBdr>
        </w:div>
        <w:div w:id="941112277">
          <w:marLeft w:val="640"/>
          <w:marRight w:val="0"/>
          <w:marTop w:val="0"/>
          <w:marBottom w:val="0"/>
          <w:divBdr>
            <w:top w:val="none" w:sz="0" w:space="0" w:color="auto"/>
            <w:left w:val="none" w:sz="0" w:space="0" w:color="auto"/>
            <w:bottom w:val="none" w:sz="0" w:space="0" w:color="auto"/>
            <w:right w:val="none" w:sz="0" w:space="0" w:color="auto"/>
          </w:divBdr>
        </w:div>
        <w:div w:id="999500001">
          <w:marLeft w:val="640"/>
          <w:marRight w:val="0"/>
          <w:marTop w:val="0"/>
          <w:marBottom w:val="0"/>
          <w:divBdr>
            <w:top w:val="none" w:sz="0" w:space="0" w:color="auto"/>
            <w:left w:val="none" w:sz="0" w:space="0" w:color="auto"/>
            <w:bottom w:val="none" w:sz="0" w:space="0" w:color="auto"/>
            <w:right w:val="none" w:sz="0" w:space="0" w:color="auto"/>
          </w:divBdr>
        </w:div>
        <w:div w:id="1035960234">
          <w:marLeft w:val="640"/>
          <w:marRight w:val="0"/>
          <w:marTop w:val="0"/>
          <w:marBottom w:val="0"/>
          <w:divBdr>
            <w:top w:val="none" w:sz="0" w:space="0" w:color="auto"/>
            <w:left w:val="none" w:sz="0" w:space="0" w:color="auto"/>
            <w:bottom w:val="none" w:sz="0" w:space="0" w:color="auto"/>
            <w:right w:val="none" w:sz="0" w:space="0" w:color="auto"/>
          </w:divBdr>
        </w:div>
        <w:div w:id="1037435839">
          <w:marLeft w:val="640"/>
          <w:marRight w:val="0"/>
          <w:marTop w:val="0"/>
          <w:marBottom w:val="0"/>
          <w:divBdr>
            <w:top w:val="none" w:sz="0" w:space="0" w:color="auto"/>
            <w:left w:val="none" w:sz="0" w:space="0" w:color="auto"/>
            <w:bottom w:val="none" w:sz="0" w:space="0" w:color="auto"/>
            <w:right w:val="none" w:sz="0" w:space="0" w:color="auto"/>
          </w:divBdr>
        </w:div>
        <w:div w:id="1066999129">
          <w:marLeft w:val="640"/>
          <w:marRight w:val="0"/>
          <w:marTop w:val="0"/>
          <w:marBottom w:val="0"/>
          <w:divBdr>
            <w:top w:val="none" w:sz="0" w:space="0" w:color="auto"/>
            <w:left w:val="none" w:sz="0" w:space="0" w:color="auto"/>
            <w:bottom w:val="none" w:sz="0" w:space="0" w:color="auto"/>
            <w:right w:val="none" w:sz="0" w:space="0" w:color="auto"/>
          </w:divBdr>
        </w:div>
        <w:div w:id="1067916218">
          <w:marLeft w:val="640"/>
          <w:marRight w:val="0"/>
          <w:marTop w:val="0"/>
          <w:marBottom w:val="0"/>
          <w:divBdr>
            <w:top w:val="none" w:sz="0" w:space="0" w:color="auto"/>
            <w:left w:val="none" w:sz="0" w:space="0" w:color="auto"/>
            <w:bottom w:val="none" w:sz="0" w:space="0" w:color="auto"/>
            <w:right w:val="none" w:sz="0" w:space="0" w:color="auto"/>
          </w:divBdr>
        </w:div>
        <w:div w:id="1070887624">
          <w:marLeft w:val="640"/>
          <w:marRight w:val="0"/>
          <w:marTop w:val="0"/>
          <w:marBottom w:val="0"/>
          <w:divBdr>
            <w:top w:val="none" w:sz="0" w:space="0" w:color="auto"/>
            <w:left w:val="none" w:sz="0" w:space="0" w:color="auto"/>
            <w:bottom w:val="none" w:sz="0" w:space="0" w:color="auto"/>
            <w:right w:val="none" w:sz="0" w:space="0" w:color="auto"/>
          </w:divBdr>
        </w:div>
        <w:div w:id="1081491172">
          <w:marLeft w:val="640"/>
          <w:marRight w:val="0"/>
          <w:marTop w:val="0"/>
          <w:marBottom w:val="0"/>
          <w:divBdr>
            <w:top w:val="none" w:sz="0" w:space="0" w:color="auto"/>
            <w:left w:val="none" w:sz="0" w:space="0" w:color="auto"/>
            <w:bottom w:val="none" w:sz="0" w:space="0" w:color="auto"/>
            <w:right w:val="none" w:sz="0" w:space="0" w:color="auto"/>
          </w:divBdr>
        </w:div>
        <w:div w:id="1091003679">
          <w:marLeft w:val="640"/>
          <w:marRight w:val="0"/>
          <w:marTop w:val="0"/>
          <w:marBottom w:val="0"/>
          <w:divBdr>
            <w:top w:val="none" w:sz="0" w:space="0" w:color="auto"/>
            <w:left w:val="none" w:sz="0" w:space="0" w:color="auto"/>
            <w:bottom w:val="none" w:sz="0" w:space="0" w:color="auto"/>
            <w:right w:val="none" w:sz="0" w:space="0" w:color="auto"/>
          </w:divBdr>
        </w:div>
        <w:div w:id="1091126863">
          <w:marLeft w:val="640"/>
          <w:marRight w:val="0"/>
          <w:marTop w:val="0"/>
          <w:marBottom w:val="0"/>
          <w:divBdr>
            <w:top w:val="none" w:sz="0" w:space="0" w:color="auto"/>
            <w:left w:val="none" w:sz="0" w:space="0" w:color="auto"/>
            <w:bottom w:val="none" w:sz="0" w:space="0" w:color="auto"/>
            <w:right w:val="none" w:sz="0" w:space="0" w:color="auto"/>
          </w:divBdr>
        </w:div>
        <w:div w:id="1100638639">
          <w:marLeft w:val="640"/>
          <w:marRight w:val="0"/>
          <w:marTop w:val="0"/>
          <w:marBottom w:val="0"/>
          <w:divBdr>
            <w:top w:val="none" w:sz="0" w:space="0" w:color="auto"/>
            <w:left w:val="none" w:sz="0" w:space="0" w:color="auto"/>
            <w:bottom w:val="none" w:sz="0" w:space="0" w:color="auto"/>
            <w:right w:val="none" w:sz="0" w:space="0" w:color="auto"/>
          </w:divBdr>
        </w:div>
        <w:div w:id="1112630802">
          <w:marLeft w:val="640"/>
          <w:marRight w:val="0"/>
          <w:marTop w:val="0"/>
          <w:marBottom w:val="0"/>
          <w:divBdr>
            <w:top w:val="none" w:sz="0" w:space="0" w:color="auto"/>
            <w:left w:val="none" w:sz="0" w:space="0" w:color="auto"/>
            <w:bottom w:val="none" w:sz="0" w:space="0" w:color="auto"/>
            <w:right w:val="none" w:sz="0" w:space="0" w:color="auto"/>
          </w:divBdr>
        </w:div>
        <w:div w:id="1164511853">
          <w:marLeft w:val="640"/>
          <w:marRight w:val="0"/>
          <w:marTop w:val="0"/>
          <w:marBottom w:val="0"/>
          <w:divBdr>
            <w:top w:val="none" w:sz="0" w:space="0" w:color="auto"/>
            <w:left w:val="none" w:sz="0" w:space="0" w:color="auto"/>
            <w:bottom w:val="none" w:sz="0" w:space="0" w:color="auto"/>
            <w:right w:val="none" w:sz="0" w:space="0" w:color="auto"/>
          </w:divBdr>
        </w:div>
        <w:div w:id="1182355780">
          <w:marLeft w:val="640"/>
          <w:marRight w:val="0"/>
          <w:marTop w:val="0"/>
          <w:marBottom w:val="0"/>
          <w:divBdr>
            <w:top w:val="none" w:sz="0" w:space="0" w:color="auto"/>
            <w:left w:val="none" w:sz="0" w:space="0" w:color="auto"/>
            <w:bottom w:val="none" w:sz="0" w:space="0" w:color="auto"/>
            <w:right w:val="none" w:sz="0" w:space="0" w:color="auto"/>
          </w:divBdr>
        </w:div>
        <w:div w:id="1186138316">
          <w:marLeft w:val="640"/>
          <w:marRight w:val="0"/>
          <w:marTop w:val="0"/>
          <w:marBottom w:val="0"/>
          <w:divBdr>
            <w:top w:val="none" w:sz="0" w:space="0" w:color="auto"/>
            <w:left w:val="none" w:sz="0" w:space="0" w:color="auto"/>
            <w:bottom w:val="none" w:sz="0" w:space="0" w:color="auto"/>
            <w:right w:val="none" w:sz="0" w:space="0" w:color="auto"/>
          </w:divBdr>
        </w:div>
        <w:div w:id="1188521576">
          <w:marLeft w:val="640"/>
          <w:marRight w:val="0"/>
          <w:marTop w:val="0"/>
          <w:marBottom w:val="0"/>
          <w:divBdr>
            <w:top w:val="none" w:sz="0" w:space="0" w:color="auto"/>
            <w:left w:val="none" w:sz="0" w:space="0" w:color="auto"/>
            <w:bottom w:val="none" w:sz="0" w:space="0" w:color="auto"/>
            <w:right w:val="none" w:sz="0" w:space="0" w:color="auto"/>
          </w:divBdr>
        </w:div>
        <w:div w:id="1234269906">
          <w:marLeft w:val="640"/>
          <w:marRight w:val="0"/>
          <w:marTop w:val="0"/>
          <w:marBottom w:val="0"/>
          <w:divBdr>
            <w:top w:val="none" w:sz="0" w:space="0" w:color="auto"/>
            <w:left w:val="none" w:sz="0" w:space="0" w:color="auto"/>
            <w:bottom w:val="none" w:sz="0" w:space="0" w:color="auto"/>
            <w:right w:val="none" w:sz="0" w:space="0" w:color="auto"/>
          </w:divBdr>
        </w:div>
        <w:div w:id="1276718308">
          <w:marLeft w:val="640"/>
          <w:marRight w:val="0"/>
          <w:marTop w:val="0"/>
          <w:marBottom w:val="0"/>
          <w:divBdr>
            <w:top w:val="none" w:sz="0" w:space="0" w:color="auto"/>
            <w:left w:val="none" w:sz="0" w:space="0" w:color="auto"/>
            <w:bottom w:val="none" w:sz="0" w:space="0" w:color="auto"/>
            <w:right w:val="none" w:sz="0" w:space="0" w:color="auto"/>
          </w:divBdr>
        </w:div>
        <w:div w:id="1308703653">
          <w:marLeft w:val="640"/>
          <w:marRight w:val="0"/>
          <w:marTop w:val="0"/>
          <w:marBottom w:val="0"/>
          <w:divBdr>
            <w:top w:val="none" w:sz="0" w:space="0" w:color="auto"/>
            <w:left w:val="none" w:sz="0" w:space="0" w:color="auto"/>
            <w:bottom w:val="none" w:sz="0" w:space="0" w:color="auto"/>
            <w:right w:val="none" w:sz="0" w:space="0" w:color="auto"/>
          </w:divBdr>
        </w:div>
        <w:div w:id="1324889684">
          <w:marLeft w:val="640"/>
          <w:marRight w:val="0"/>
          <w:marTop w:val="0"/>
          <w:marBottom w:val="0"/>
          <w:divBdr>
            <w:top w:val="none" w:sz="0" w:space="0" w:color="auto"/>
            <w:left w:val="none" w:sz="0" w:space="0" w:color="auto"/>
            <w:bottom w:val="none" w:sz="0" w:space="0" w:color="auto"/>
            <w:right w:val="none" w:sz="0" w:space="0" w:color="auto"/>
          </w:divBdr>
        </w:div>
        <w:div w:id="1326594603">
          <w:marLeft w:val="640"/>
          <w:marRight w:val="0"/>
          <w:marTop w:val="0"/>
          <w:marBottom w:val="0"/>
          <w:divBdr>
            <w:top w:val="none" w:sz="0" w:space="0" w:color="auto"/>
            <w:left w:val="none" w:sz="0" w:space="0" w:color="auto"/>
            <w:bottom w:val="none" w:sz="0" w:space="0" w:color="auto"/>
            <w:right w:val="none" w:sz="0" w:space="0" w:color="auto"/>
          </w:divBdr>
        </w:div>
        <w:div w:id="1327896726">
          <w:marLeft w:val="640"/>
          <w:marRight w:val="0"/>
          <w:marTop w:val="0"/>
          <w:marBottom w:val="0"/>
          <w:divBdr>
            <w:top w:val="none" w:sz="0" w:space="0" w:color="auto"/>
            <w:left w:val="none" w:sz="0" w:space="0" w:color="auto"/>
            <w:bottom w:val="none" w:sz="0" w:space="0" w:color="auto"/>
            <w:right w:val="none" w:sz="0" w:space="0" w:color="auto"/>
          </w:divBdr>
        </w:div>
        <w:div w:id="1345592708">
          <w:marLeft w:val="640"/>
          <w:marRight w:val="0"/>
          <w:marTop w:val="0"/>
          <w:marBottom w:val="0"/>
          <w:divBdr>
            <w:top w:val="none" w:sz="0" w:space="0" w:color="auto"/>
            <w:left w:val="none" w:sz="0" w:space="0" w:color="auto"/>
            <w:bottom w:val="none" w:sz="0" w:space="0" w:color="auto"/>
            <w:right w:val="none" w:sz="0" w:space="0" w:color="auto"/>
          </w:divBdr>
        </w:div>
        <w:div w:id="1375304782">
          <w:marLeft w:val="640"/>
          <w:marRight w:val="0"/>
          <w:marTop w:val="0"/>
          <w:marBottom w:val="0"/>
          <w:divBdr>
            <w:top w:val="none" w:sz="0" w:space="0" w:color="auto"/>
            <w:left w:val="none" w:sz="0" w:space="0" w:color="auto"/>
            <w:bottom w:val="none" w:sz="0" w:space="0" w:color="auto"/>
            <w:right w:val="none" w:sz="0" w:space="0" w:color="auto"/>
          </w:divBdr>
        </w:div>
        <w:div w:id="1412042910">
          <w:marLeft w:val="640"/>
          <w:marRight w:val="0"/>
          <w:marTop w:val="0"/>
          <w:marBottom w:val="0"/>
          <w:divBdr>
            <w:top w:val="none" w:sz="0" w:space="0" w:color="auto"/>
            <w:left w:val="none" w:sz="0" w:space="0" w:color="auto"/>
            <w:bottom w:val="none" w:sz="0" w:space="0" w:color="auto"/>
            <w:right w:val="none" w:sz="0" w:space="0" w:color="auto"/>
          </w:divBdr>
        </w:div>
        <w:div w:id="1427654126">
          <w:marLeft w:val="640"/>
          <w:marRight w:val="0"/>
          <w:marTop w:val="0"/>
          <w:marBottom w:val="0"/>
          <w:divBdr>
            <w:top w:val="none" w:sz="0" w:space="0" w:color="auto"/>
            <w:left w:val="none" w:sz="0" w:space="0" w:color="auto"/>
            <w:bottom w:val="none" w:sz="0" w:space="0" w:color="auto"/>
            <w:right w:val="none" w:sz="0" w:space="0" w:color="auto"/>
          </w:divBdr>
        </w:div>
        <w:div w:id="1434940318">
          <w:marLeft w:val="640"/>
          <w:marRight w:val="0"/>
          <w:marTop w:val="0"/>
          <w:marBottom w:val="0"/>
          <w:divBdr>
            <w:top w:val="none" w:sz="0" w:space="0" w:color="auto"/>
            <w:left w:val="none" w:sz="0" w:space="0" w:color="auto"/>
            <w:bottom w:val="none" w:sz="0" w:space="0" w:color="auto"/>
            <w:right w:val="none" w:sz="0" w:space="0" w:color="auto"/>
          </w:divBdr>
        </w:div>
        <w:div w:id="1448813340">
          <w:marLeft w:val="640"/>
          <w:marRight w:val="0"/>
          <w:marTop w:val="0"/>
          <w:marBottom w:val="0"/>
          <w:divBdr>
            <w:top w:val="none" w:sz="0" w:space="0" w:color="auto"/>
            <w:left w:val="none" w:sz="0" w:space="0" w:color="auto"/>
            <w:bottom w:val="none" w:sz="0" w:space="0" w:color="auto"/>
            <w:right w:val="none" w:sz="0" w:space="0" w:color="auto"/>
          </w:divBdr>
        </w:div>
        <w:div w:id="1471170728">
          <w:marLeft w:val="640"/>
          <w:marRight w:val="0"/>
          <w:marTop w:val="0"/>
          <w:marBottom w:val="0"/>
          <w:divBdr>
            <w:top w:val="none" w:sz="0" w:space="0" w:color="auto"/>
            <w:left w:val="none" w:sz="0" w:space="0" w:color="auto"/>
            <w:bottom w:val="none" w:sz="0" w:space="0" w:color="auto"/>
            <w:right w:val="none" w:sz="0" w:space="0" w:color="auto"/>
          </w:divBdr>
        </w:div>
        <w:div w:id="1474178145">
          <w:marLeft w:val="640"/>
          <w:marRight w:val="0"/>
          <w:marTop w:val="0"/>
          <w:marBottom w:val="0"/>
          <w:divBdr>
            <w:top w:val="none" w:sz="0" w:space="0" w:color="auto"/>
            <w:left w:val="none" w:sz="0" w:space="0" w:color="auto"/>
            <w:bottom w:val="none" w:sz="0" w:space="0" w:color="auto"/>
            <w:right w:val="none" w:sz="0" w:space="0" w:color="auto"/>
          </w:divBdr>
        </w:div>
        <w:div w:id="1481456285">
          <w:marLeft w:val="640"/>
          <w:marRight w:val="0"/>
          <w:marTop w:val="0"/>
          <w:marBottom w:val="0"/>
          <w:divBdr>
            <w:top w:val="none" w:sz="0" w:space="0" w:color="auto"/>
            <w:left w:val="none" w:sz="0" w:space="0" w:color="auto"/>
            <w:bottom w:val="none" w:sz="0" w:space="0" w:color="auto"/>
            <w:right w:val="none" w:sz="0" w:space="0" w:color="auto"/>
          </w:divBdr>
        </w:div>
        <w:div w:id="1512062357">
          <w:marLeft w:val="640"/>
          <w:marRight w:val="0"/>
          <w:marTop w:val="0"/>
          <w:marBottom w:val="0"/>
          <w:divBdr>
            <w:top w:val="none" w:sz="0" w:space="0" w:color="auto"/>
            <w:left w:val="none" w:sz="0" w:space="0" w:color="auto"/>
            <w:bottom w:val="none" w:sz="0" w:space="0" w:color="auto"/>
            <w:right w:val="none" w:sz="0" w:space="0" w:color="auto"/>
          </w:divBdr>
        </w:div>
        <w:div w:id="1547525074">
          <w:marLeft w:val="640"/>
          <w:marRight w:val="0"/>
          <w:marTop w:val="0"/>
          <w:marBottom w:val="0"/>
          <w:divBdr>
            <w:top w:val="none" w:sz="0" w:space="0" w:color="auto"/>
            <w:left w:val="none" w:sz="0" w:space="0" w:color="auto"/>
            <w:bottom w:val="none" w:sz="0" w:space="0" w:color="auto"/>
            <w:right w:val="none" w:sz="0" w:space="0" w:color="auto"/>
          </w:divBdr>
        </w:div>
        <w:div w:id="1567449433">
          <w:marLeft w:val="640"/>
          <w:marRight w:val="0"/>
          <w:marTop w:val="0"/>
          <w:marBottom w:val="0"/>
          <w:divBdr>
            <w:top w:val="none" w:sz="0" w:space="0" w:color="auto"/>
            <w:left w:val="none" w:sz="0" w:space="0" w:color="auto"/>
            <w:bottom w:val="none" w:sz="0" w:space="0" w:color="auto"/>
            <w:right w:val="none" w:sz="0" w:space="0" w:color="auto"/>
          </w:divBdr>
        </w:div>
        <w:div w:id="1584989951">
          <w:marLeft w:val="640"/>
          <w:marRight w:val="0"/>
          <w:marTop w:val="0"/>
          <w:marBottom w:val="0"/>
          <w:divBdr>
            <w:top w:val="none" w:sz="0" w:space="0" w:color="auto"/>
            <w:left w:val="none" w:sz="0" w:space="0" w:color="auto"/>
            <w:bottom w:val="none" w:sz="0" w:space="0" w:color="auto"/>
            <w:right w:val="none" w:sz="0" w:space="0" w:color="auto"/>
          </w:divBdr>
        </w:div>
        <w:div w:id="1595240718">
          <w:marLeft w:val="640"/>
          <w:marRight w:val="0"/>
          <w:marTop w:val="0"/>
          <w:marBottom w:val="0"/>
          <w:divBdr>
            <w:top w:val="none" w:sz="0" w:space="0" w:color="auto"/>
            <w:left w:val="none" w:sz="0" w:space="0" w:color="auto"/>
            <w:bottom w:val="none" w:sz="0" w:space="0" w:color="auto"/>
            <w:right w:val="none" w:sz="0" w:space="0" w:color="auto"/>
          </w:divBdr>
        </w:div>
        <w:div w:id="1634872516">
          <w:marLeft w:val="640"/>
          <w:marRight w:val="0"/>
          <w:marTop w:val="0"/>
          <w:marBottom w:val="0"/>
          <w:divBdr>
            <w:top w:val="none" w:sz="0" w:space="0" w:color="auto"/>
            <w:left w:val="none" w:sz="0" w:space="0" w:color="auto"/>
            <w:bottom w:val="none" w:sz="0" w:space="0" w:color="auto"/>
            <w:right w:val="none" w:sz="0" w:space="0" w:color="auto"/>
          </w:divBdr>
        </w:div>
        <w:div w:id="1657417886">
          <w:marLeft w:val="640"/>
          <w:marRight w:val="0"/>
          <w:marTop w:val="0"/>
          <w:marBottom w:val="0"/>
          <w:divBdr>
            <w:top w:val="none" w:sz="0" w:space="0" w:color="auto"/>
            <w:left w:val="none" w:sz="0" w:space="0" w:color="auto"/>
            <w:bottom w:val="none" w:sz="0" w:space="0" w:color="auto"/>
            <w:right w:val="none" w:sz="0" w:space="0" w:color="auto"/>
          </w:divBdr>
        </w:div>
        <w:div w:id="1665815985">
          <w:marLeft w:val="640"/>
          <w:marRight w:val="0"/>
          <w:marTop w:val="0"/>
          <w:marBottom w:val="0"/>
          <w:divBdr>
            <w:top w:val="none" w:sz="0" w:space="0" w:color="auto"/>
            <w:left w:val="none" w:sz="0" w:space="0" w:color="auto"/>
            <w:bottom w:val="none" w:sz="0" w:space="0" w:color="auto"/>
            <w:right w:val="none" w:sz="0" w:space="0" w:color="auto"/>
          </w:divBdr>
        </w:div>
        <w:div w:id="1667200509">
          <w:marLeft w:val="640"/>
          <w:marRight w:val="0"/>
          <w:marTop w:val="0"/>
          <w:marBottom w:val="0"/>
          <w:divBdr>
            <w:top w:val="none" w:sz="0" w:space="0" w:color="auto"/>
            <w:left w:val="none" w:sz="0" w:space="0" w:color="auto"/>
            <w:bottom w:val="none" w:sz="0" w:space="0" w:color="auto"/>
            <w:right w:val="none" w:sz="0" w:space="0" w:color="auto"/>
          </w:divBdr>
        </w:div>
        <w:div w:id="1678000431">
          <w:marLeft w:val="640"/>
          <w:marRight w:val="0"/>
          <w:marTop w:val="0"/>
          <w:marBottom w:val="0"/>
          <w:divBdr>
            <w:top w:val="none" w:sz="0" w:space="0" w:color="auto"/>
            <w:left w:val="none" w:sz="0" w:space="0" w:color="auto"/>
            <w:bottom w:val="none" w:sz="0" w:space="0" w:color="auto"/>
            <w:right w:val="none" w:sz="0" w:space="0" w:color="auto"/>
          </w:divBdr>
        </w:div>
        <w:div w:id="1696688919">
          <w:marLeft w:val="640"/>
          <w:marRight w:val="0"/>
          <w:marTop w:val="0"/>
          <w:marBottom w:val="0"/>
          <w:divBdr>
            <w:top w:val="none" w:sz="0" w:space="0" w:color="auto"/>
            <w:left w:val="none" w:sz="0" w:space="0" w:color="auto"/>
            <w:bottom w:val="none" w:sz="0" w:space="0" w:color="auto"/>
            <w:right w:val="none" w:sz="0" w:space="0" w:color="auto"/>
          </w:divBdr>
        </w:div>
        <w:div w:id="1697847560">
          <w:marLeft w:val="640"/>
          <w:marRight w:val="0"/>
          <w:marTop w:val="0"/>
          <w:marBottom w:val="0"/>
          <w:divBdr>
            <w:top w:val="none" w:sz="0" w:space="0" w:color="auto"/>
            <w:left w:val="none" w:sz="0" w:space="0" w:color="auto"/>
            <w:bottom w:val="none" w:sz="0" w:space="0" w:color="auto"/>
            <w:right w:val="none" w:sz="0" w:space="0" w:color="auto"/>
          </w:divBdr>
        </w:div>
        <w:div w:id="1701853413">
          <w:marLeft w:val="640"/>
          <w:marRight w:val="0"/>
          <w:marTop w:val="0"/>
          <w:marBottom w:val="0"/>
          <w:divBdr>
            <w:top w:val="none" w:sz="0" w:space="0" w:color="auto"/>
            <w:left w:val="none" w:sz="0" w:space="0" w:color="auto"/>
            <w:bottom w:val="none" w:sz="0" w:space="0" w:color="auto"/>
            <w:right w:val="none" w:sz="0" w:space="0" w:color="auto"/>
          </w:divBdr>
        </w:div>
        <w:div w:id="1703944155">
          <w:marLeft w:val="640"/>
          <w:marRight w:val="0"/>
          <w:marTop w:val="0"/>
          <w:marBottom w:val="0"/>
          <w:divBdr>
            <w:top w:val="none" w:sz="0" w:space="0" w:color="auto"/>
            <w:left w:val="none" w:sz="0" w:space="0" w:color="auto"/>
            <w:bottom w:val="none" w:sz="0" w:space="0" w:color="auto"/>
            <w:right w:val="none" w:sz="0" w:space="0" w:color="auto"/>
          </w:divBdr>
        </w:div>
        <w:div w:id="1725055725">
          <w:marLeft w:val="640"/>
          <w:marRight w:val="0"/>
          <w:marTop w:val="0"/>
          <w:marBottom w:val="0"/>
          <w:divBdr>
            <w:top w:val="none" w:sz="0" w:space="0" w:color="auto"/>
            <w:left w:val="none" w:sz="0" w:space="0" w:color="auto"/>
            <w:bottom w:val="none" w:sz="0" w:space="0" w:color="auto"/>
            <w:right w:val="none" w:sz="0" w:space="0" w:color="auto"/>
          </w:divBdr>
        </w:div>
        <w:div w:id="1771195013">
          <w:marLeft w:val="640"/>
          <w:marRight w:val="0"/>
          <w:marTop w:val="0"/>
          <w:marBottom w:val="0"/>
          <w:divBdr>
            <w:top w:val="none" w:sz="0" w:space="0" w:color="auto"/>
            <w:left w:val="none" w:sz="0" w:space="0" w:color="auto"/>
            <w:bottom w:val="none" w:sz="0" w:space="0" w:color="auto"/>
            <w:right w:val="none" w:sz="0" w:space="0" w:color="auto"/>
          </w:divBdr>
        </w:div>
        <w:div w:id="1821656515">
          <w:marLeft w:val="640"/>
          <w:marRight w:val="0"/>
          <w:marTop w:val="0"/>
          <w:marBottom w:val="0"/>
          <w:divBdr>
            <w:top w:val="none" w:sz="0" w:space="0" w:color="auto"/>
            <w:left w:val="none" w:sz="0" w:space="0" w:color="auto"/>
            <w:bottom w:val="none" w:sz="0" w:space="0" w:color="auto"/>
            <w:right w:val="none" w:sz="0" w:space="0" w:color="auto"/>
          </w:divBdr>
        </w:div>
        <w:div w:id="1823814670">
          <w:marLeft w:val="640"/>
          <w:marRight w:val="0"/>
          <w:marTop w:val="0"/>
          <w:marBottom w:val="0"/>
          <w:divBdr>
            <w:top w:val="none" w:sz="0" w:space="0" w:color="auto"/>
            <w:left w:val="none" w:sz="0" w:space="0" w:color="auto"/>
            <w:bottom w:val="none" w:sz="0" w:space="0" w:color="auto"/>
            <w:right w:val="none" w:sz="0" w:space="0" w:color="auto"/>
          </w:divBdr>
        </w:div>
        <w:div w:id="1837915253">
          <w:marLeft w:val="640"/>
          <w:marRight w:val="0"/>
          <w:marTop w:val="0"/>
          <w:marBottom w:val="0"/>
          <w:divBdr>
            <w:top w:val="none" w:sz="0" w:space="0" w:color="auto"/>
            <w:left w:val="none" w:sz="0" w:space="0" w:color="auto"/>
            <w:bottom w:val="none" w:sz="0" w:space="0" w:color="auto"/>
            <w:right w:val="none" w:sz="0" w:space="0" w:color="auto"/>
          </w:divBdr>
        </w:div>
        <w:div w:id="1838879300">
          <w:marLeft w:val="640"/>
          <w:marRight w:val="0"/>
          <w:marTop w:val="0"/>
          <w:marBottom w:val="0"/>
          <w:divBdr>
            <w:top w:val="none" w:sz="0" w:space="0" w:color="auto"/>
            <w:left w:val="none" w:sz="0" w:space="0" w:color="auto"/>
            <w:bottom w:val="none" w:sz="0" w:space="0" w:color="auto"/>
            <w:right w:val="none" w:sz="0" w:space="0" w:color="auto"/>
          </w:divBdr>
        </w:div>
        <w:div w:id="1890528232">
          <w:marLeft w:val="640"/>
          <w:marRight w:val="0"/>
          <w:marTop w:val="0"/>
          <w:marBottom w:val="0"/>
          <w:divBdr>
            <w:top w:val="none" w:sz="0" w:space="0" w:color="auto"/>
            <w:left w:val="none" w:sz="0" w:space="0" w:color="auto"/>
            <w:bottom w:val="none" w:sz="0" w:space="0" w:color="auto"/>
            <w:right w:val="none" w:sz="0" w:space="0" w:color="auto"/>
          </w:divBdr>
        </w:div>
        <w:div w:id="1911113460">
          <w:marLeft w:val="640"/>
          <w:marRight w:val="0"/>
          <w:marTop w:val="0"/>
          <w:marBottom w:val="0"/>
          <w:divBdr>
            <w:top w:val="none" w:sz="0" w:space="0" w:color="auto"/>
            <w:left w:val="none" w:sz="0" w:space="0" w:color="auto"/>
            <w:bottom w:val="none" w:sz="0" w:space="0" w:color="auto"/>
            <w:right w:val="none" w:sz="0" w:space="0" w:color="auto"/>
          </w:divBdr>
        </w:div>
        <w:div w:id="2015837450">
          <w:marLeft w:val="640"/>
          <w:marRight w:val="0"/>
          <w:marTop w:val="0"/>
          <w:marBottom w:val="0"/>
          <w:divBdr>
            <w:top w:val="none" w:sz="0" w:space="0" w:color="auto"/>
            <w:left w:val="none" w:sz="0" w:space="0" w:color="auto"/>
            <w:bottom w:val="none" w:sz="0" w:space="0" w:color="auto"/>
            <w:right w:val="none" w:sz="0" w:space="0" w:color="auto"/>
          </w:divBdr>
        </w:div>
        <w:div w:id="2033803800">
          <w:marLeft w:val="640"/>
          <w:marRight w:val="0"/>
          <w:marTop w:val="0"/>
          <w:marBottom w:val="0"/>
          <w:divBdr>
            <w:top w:val="none" w:sz="0" w:space="0" w:color="auto"/>
            <w:left w:val="none" w:sz="0" w:space="0" w:color="auto"/>
            <w:bottom w:val="none" w:sz="0" w:space="0" w:color="auto"/>
            <w:right w:val="none" w:sz="0" w:space="0" w:color="auto"/>
          </w:divBdr>
        </w:div>
        <w:div w:id="2088114056">
          <w:marLeft w:val="640"/>
          <w:marRight w:val="0"/>
          <w:marTop w:val="0"/>
          <w:marBottom w:val="0"/>
          <w:divBdr>
            <w:top w:val="none" w:sz="0" w:space="0" w:color="auto"/>
            <w:left w:val="none" w:sz="0" w:space="0" w:color="auto"/>
            <w:bottom w:val="none" w:sz="0" w:space="0" w:color="auto"/>
            <w:right w:val="none" w:sz="0" w:space="0" w:color="auto"/>
          </w:divBdr>
        </w:div>
        <w:div w:id="2088334412">
          <w:marLeft w:val="640"/>
          <w:marRight w:val="0"/>
          <w:marTop w:val="0"/>
          <w:marBottom w:val="0"/>
          <w:divBdr>
            <w:top w:val="none" w:sz="0" w:space="0" w:color="auto"/>
            <w:left w:val="none" w:sz="0" w:space="0" w:color="auto"/>
            <w:bottom w:val="none" w:sz="0" w:space="0" w:color="auto"/>
            <w:right w:val="none" w:sz="0" w:space="0" w:color="auto"/>
          </w:divBdr>
        </w:div>
        <w:div w:id="2101683073">
          <w:marLeft w:val="640"/>
          <w:marRight w:val="0"/>
          <w:marTop w:val="0"/>
          <w:marBottom w:val="0"/>
          <w:divBdr>
            <w:top w:val="none" w:sz="0" w:space="0" w:color="auto"/>
            <w:left w:val="none" w:sz="0" w:space="0" w:color="auto"/>
            <w:bottom w:val="none" w:sz="0" w:space="0" w:color="auto"/>
            <w:right w:val="none" w:sz="0" w:space="0" w:color="auto"/>
          </w:divBdr>
        </w:div>
        <w:div w:id="2105034729">
          <w:marLeft w:val="640"/>
          <w:marRight w:val="0"/>
          <w:marTop w:val="0"/>
          <w:marBottom w:val="0"/>
          <w:divBdr>
            <w:top w:val="none" w:sz="0" w:space="0" w:color="auto"/>
            <w:left w:val="none" w:sz="0" w:space="0" w:color="auto"/>
            <w:bottom w:val="none" w:sz="0" w:space="0" w:color="auto"/>
            <w:right w:val="none" w:sz="0" w:space="0" w:color="auto"/>
          </w:divBdr>
        </w:div>
        <w:div w:id="2111777375">
          <w:marLeft w:val="640"/>
          <w:marRight w:val="0"/>
          <w:marTop w:val="0"/>
          <w:marBottom w:val="0"/>
          <w:divBdr>
            <w:top w:val="none" w:sz="0" w:space="0" w:color="auto"/>
            <w:left w:val="none" w:sz="0" w:space="0" w:color="auto"/>
            <w:bottom w:val="none" w:sz="0" w:space="0" w:color="auto"/>
            <w:right w:val="none" w:sz="0" w:space="0" w:color="auto"/>
          </w:divBdr>
        </w:div>
        <w:div w:id="2113234827">
          <w:marLeft w:val="640"/>
          <w:marRight w:val="0"/>
          <w:marTop w:val="0"/>
          <w:marBottom w:val="0"/>
          <w:divBdr>
            <w:top w:val="none" w:sz="0" w:space="0" w:color="auto"/>
            <w:left w:val="none" w:sz="0" w:space="0" w:color="auto"/>
            <w:bottom w:val="none" w:sz="0" w:space="0" w:color="auto"/>
            <w:right w:val="none" w:sz="0" w:space="0" w:color="auto"/>
          </w:divBdr>
        </w:div>
        <w:div w:id="2128742145">
          <w:marLeft w:val="640"/>
          <w:marRight w:val="0"/>
          <w:marTop w:val="0"/>
          <w:marBottom w:val="0"/>
          <w:divBdr>
            <w:top w:val="none" w:sz="0" w:space="0" w:color="auto"/>
            <w:left w:val="none" w:sz="0" w:space="0" w:color="auto"/>
            <w:bottom w:val="none" w:sz="0" w:space="0" w:color="auto"/>
            <w:right w:val="none" w:sz="0" w:space="0" w:color="auto"/>
          </w:divBdr>
        </w:div>
        <w:div w:id="2130079856">
          <w:marLeft w:val="640"/>
          <w:marRight w:val="0"/>
          <w:marTop w:val="0"/>
          <w:marBottom w:val="0"/>
          <w:divBdr>
            <w:top w:val="none" w:sz="0" w:space="0" w:color="auto"/>
            <w:left w:val="none" w:sz="0" w:space="0" w:color="auto"/>
            <w:bottom w:val="none" w:sz="0" w:space="0" w:color="auto"/>
            <w:right w:val="none" w:sz="0" w:space="0" w:color="auto"/>
          </w:divBdr>
        </w:div>
      </w:divsChild>
    </w:div>
    <w:div w:id="1439984865">
      <w:marLeft w:val="640"/>
      <w:marRight w:val="0"/>
      <w:marTop w:val="0"/>
      <w:marBottom w:val="0"/>
      <w:divBdr>
        <w:top w:val="none" w:sz="0" w:space="0" w:color="auto"/>
        <w:left w:val="none" w:sz="0" w:space="0" w:color="auto"/>
        <w:bottom w:val="none" w:sz="0" w:space="0" w:color="auto"/>
        <w:right w:val="none" w:sz="0" w:space="0" w:color="auto"/>
      </w:divBdr>
    </w:div>
    <w:div w:id="1440292931">
      <w:marLeft w:val="640"/>
      <w:marRight w:val="0"/>
      <w:marTop w:val="0"/>
      <w:marBottom w:val="0"/>
      <w:divBdr>
        <w:top w:val="none" w:sz="0" w:space="0" w:color="auto"/>
        <w:left w:val="none" w:sz="0" w:space="0" w:color="auto"/>
        <w:bottom w:val="none" w:sz="0" w:space="0" w:color="auto"/>
        <w:right w:val="none" w:sz="0" w:space="0" w:color="auto"/>
      </w:divBdr>
    </w:div>
    <w:div w:id="1440835374">
      <w:marLeft w:val="640"/>
      <w:marRight w:val="0"/>
      <w:marTop w:val="0"/>
      <w:marBottom w:val="0"/>
      <w:divBdr>
        <w:top w:val="none" w:sz="0" w:space="0" w:color="auto"/>
        <w:left w:val="none" w:sz="0" w:space="0" w:color="auto"/>
        <w:bottom w:val="none" w:sz="0" w:space="0" w:color="auto"/>
        <w:right w:val="none" w:sz="0" w:space="0" w:color="auto"/>
      </w:divBdr>
    </w:div>
    <w:div w:id="1440954963">
      <w:marLeft w:val="640"/>
      <w:marRight w:val="0"/>
      <w:marTop w:val="0"/>
      <w:marBottom w:val="0"/>
      <w:divBdr>
        <w:top w:val="none" w:sz="0" w:space="0" w:color="auto"/>
        <w:left w:val="none" w:sz="0" w:space="0" w:color="auto"/>
        <w:bottom w:val="none" w:sz="0" w:space="0" w:color="auto"/>
        <w:right w:val="none" w:sz="0" w:space="0" w:color="auto"/>
      </w:divBdr>
    </w:div>
    <w:div w:id="1441485824">
      <w:marLeft w:val="640"/>
      <w:marRight w:val="0"/>
      <w:marTop w:val="0"/>
      <w:marBottom w:val="0"/>
      <w:divBdr>
        <w:top w:val="none" w:sz="0" w:space="0" w:color="auto"/>
        <w:left w:val="none" w:sz="0" w:space="0" w:color="auto"/>
        <w:bottom w:val="none" w:sz="0" w:space="0" w:color="auto"/>
        <w:right w:val="none" w:sz="0" w:space="0" w:color="auto"/>
      </w:divBdr>
    </w:div>
    <w:div w:id="1441879229">
      <w:marLeft w:val="640"/>
      <w:marRight w:val="0"/>
      <w:marTop w:val="0"/>
      <w:marBottom w:val="0"/>
      <w:divBdr>
        <w:top w:val="none" w:sz="0" w:space="0" w:color="auto"/>
        <w:left w:val="none" w:sz="0" w:space="0" w:color="auto"/>
        <w:bottom w:val="none" w:sz="0" w:space="0" w:color="auto"/>
        <w:right w:val="none" w:sz="0" w:space="0" w:color="auto"/>
      </w:divBdr>
    </w:div>
    <w:div w:id="1442145409">
      <w:marLeft w:val="640"/>
      <w:marRight w:val="0"/>
      <w:marTop w:val="0"/>
      <w:marBottom w:val="0"/>
      <w:divBdr>
        <w:top w:val="none" w:sz="0" w:space="0" w:color="auto"/>
        <w:left w:val="none" w:sz="0" w:space="0" w:color="auto"/>
        <w:bottom w:val="none" w:sz="0" w:space="0" w:color="auto"/>
        <w:right w:val="none" w:sz="0" w:space="0" w:color="auto"/>
      </w:divBdr>
    </w:div>
    <w:div w:id="1442527553">
      <w:marLeft w:val="640"/>
      <w:marRight w:val="0"/>
      <w:marTop w:val="0"/>
      <w:marBottom w:val="0"/>
      <w:divBdr>
        <w:top w:val="none" w:sz="0" w:space="0" w:color="auto"/>
        <w:left w:val="none" w:sz="0" w:space="0" w:color="auto"/>
        <w:bottom w:val="none" w:sz="0" w:space="0" w:color="auto"/>
        <w:right w:val="none" w:sz="0" w:space="0" w:color="auto"/>
      </w:divBdr>
    </w:div>
    <w:div w:id="1443185714">
      <w:marLeft w:val="640"/>
      <w:marRight w:val="0"/>
      <w:marTop w:val="0"/>
      <w:marBottom w:val="0"/>
      <w:divBdr>
        <w:top w:val="none" w:sz="0" w:space="0" w:color="auto"/>
        <w:left w:val="none" w:sz="0" w:space="0" w:color="auto"/>
        <w:bottom w:val="none" w:sz="0" w:space="0" w:color="auto"/>
        <w:right w:val="none" w:sz="0" w:space="0" w:color="auto"/>
      </w:divBdr>
    </w:div>
    <w:div w:id="1443574066">
      <w:marLeft w:val="640"/>
      <w:marRight w:val="0"/>
      <w:marTop w:val="0"/>
      <w:marBottom w:val="0"/>
      <w:divBdr>
        <w:top w:val="none" w:sz="0" w:space="0" w:color="auto"/>
        <w:left w:val="none" w:sz="0" w:space="0" w:color="auto"/>
        <w:bottom w:val="none" w:sz="0" w:space="0" w:color="auto"/>
        <w:right w:val="none" w:sz="0" w:space="0" w:color="auto"/>
      </w:divBdr>
    </w:div>
    <w:div w:id="1443651831">
      <w:marLeft w:val="640"/>
      <w:marRight w:val="0"/>
      <w:marTop w:val="0"/>
      <w:marBottom w:val="0"/>
      <w:divBdr>
        <w:top w:val="none" w:sz="0" w:space="0" w:color="auto"/>
        <w:left w:val="none" w:sz="0" w:space="0" w:color="auto"/>
        <w:bottom w:val="none" w:sz="0" w:space="0" w:color="auto"/>
        <w:right w:val="none" w:sz="0" w:space="0" w:color="auto"/>
      </w:divBdr>
    </w:div>
    <w:div w:id="1444879105">
      <w:marLeft w:val="640"/>
      <w:marRight w:val="0"/>
      <w:marTop w:val="0"/>
      <w:marBottom w:val="0"/>
      <w:divBdr>
        <w:top w:val="none" w:sz="0" w:space="0" w:color="auto"/>
        <w:left w:val="none" w:sz="0" w:space="0" w:color="auto"/>
        <w:bottom w:val="none" w:sz="0" w:space="0" w:color="auto"/>
        <w:right w:val="none" w:sz="0" w:space="0" w:color="auto"/>
      </w:divBdr>
    </w:div>
    <w:div w:id="1445416157">
      <w:marLeft w:val="640"/>
      <w:marRight w:val="0"/>
      <w:marTop w:val="0"/>
      <w:marBottom w:val="0"/>
      <w:divBdr>
        <w:top w:val="none" w:sz="0" w:space="0" w:color="auto"/>
        <w:left w:val="none" w:sz="0" w:space="0" w:color="auto"/>
        <w:bottom w:val="none" w:sz="0" w:space="0" w:color="auto"/>
        <w:right w:val="none" w:sz="0" w:space="0" w:color="auto"/>
      </w:divBdr>
    </w:div>
    <w:div w:id="1445612544">
      <w:marLeft w:val="640"/>
      <w:marRight w:val="0"/>
      <w:marTop w:val="0"/>
      <w:marBottom w:val="0"/>
      <w:divBdr>
        <w:top w:val="none" w:sz="0" w:space="0" w:color="auto"/>
        <w:left w:val="none" w:sz="0" w:space="0" w:color="auto"/>
        <w:bottom w:val="none" w:sz="0" w:space="0" w:color="auto"/>
        <w:right w:val="none" w:sz="0" w:space="0" w:color="auto"/>
      </w:divBdr>
    </w:div>
    <w:div w:id="1446924713">
      <w:marLeft w:val="640"/>
      <w:marRight w:val="0"/>
      <w:marTop w:val="0"/>
      <w:marBottom w:val="0"/>
      <w:divBdr>
        <w:top w:val="none" w:sz="0" w:space="0" w:color="auto"/>
        <w:left w:val="none" w:sz="0" w:space="0" w:color="auto"/>
        <w:bottom w:val="none" w:sz="0" w:space="0" w:color="auto"/>
        <w:right w:val="none" w:sz="0" w:space="0" w:color="auto"/>
      </w:divBdr>
    </w:div>
    <w:div w:id="1447382043">
      <w:marLeft w:val="640"/>
      <w:marRight w:val="0"/>
      <w:marTop w:val="0"/>
      <w:marBottom w:val="0"/>
      <w:divBdr>
        <w:top w:val="none" w:sz="0" w:space="0" w:color="auto"/>
        <w:left w:val="none" w:sz="0" w:space="0" w:color="auto"/>
        <w:bottom w:val="none" w:sz="0" w:space="0" w:color="auto"/>
        <w:right w:val="none" w:sz="0" w:space="0" w:color="auto"/>
      </w:divBdr>
    </w:div>
    <w:div w:id="1448701087">
      <w:marLeft w:val="640"/>
      <w:marRight w:val="0"/>
      <w:marTop w:val="0"/>
      <w:marBottom w:val="0"/>
      <w:divBdr>
        <w:top w:val="none" w:sz="0" w:space="0" w:color="auto"/>
        <w:left w:val="none" w:sz="0" w:space="0" w:color="auto"/>
        <w:bottom w:val="none" w:sz="0" w:space="0" w:color="auto"/>
        <w:right w:val="none" w:sz="0" w:space="0" w:color="auto"/>
      </w:divBdr>
    </w:div>
    <w:div w:id="1449161092">
      <w:marLeft w:val="640"/>
      <w:marRight w:val="0"/>
      <w:marTop w:val="0"/>
      <w:marBottom w:val="0"/>
      <w:divBdr>
        <w:top w:val="none" w:sz="0" w:space="0" w:color="auto"/>
        <w:left w:val="none" w:sz="0" w:space="0" w:color="auto"/>
        <w:bottom w:val="none" w:sz="0" w:space="0" w:color="auto"/>
        <w:right w:val="none" w:sz="0" w:space="0" w:color="auto"/>
      </w:divBdr>
    </w:div>
    <w:div w:id="1450052920">
      <w:marLeft w:val="640"/>
      <w:marRight w:val="0"/>
      <w:marTop w:val="0"/>
      <w:marBottom w:val="0"/>
      <w:divBdr>
        <w:top w:val="none" w:sz="0" w:space="0" w:color="auto"/>
        <w:left w:val="none" w:sz="0" w:space="0" w:color="auto"/>
        <w:bottom w:val="none" w:sz="0" w:space="0" w:color="auto"/>
        <w:right w:val="none" w:sz="0" w:space="0" w:color="auto"/>
      </w:divBdr>
    </w:div>
    <w:div w:id="1450666959">
      <w:marLeft w:val="640"/>
      <w:marRight w:val="0"/>
      <w:marTop w:val="0"/>
      <w:marBottom w:val="0"/>
      <w:divBdr>
        <w:top w:val="none" w:sz="0" w:space="0" w:color="auto"/>
        <w:left w:val="none" w:sz="0" w:space="0" w:color="auto"/>
        <w:bottom w:val="none" w:sz="0" w:space="0" w:color="auto"/>
        <w:right w:val="none" w:sz="0" w:space="0" w:color="auto"/>
      </w:divBdr>
    </w:div>
    <w:div w:id="1451167958">
      <w:marLeft w:val="640"/>
      <w:marRight w:val="0"/>
      <w:marTop w:val="0"/>
      <w:marBottom w:val="0"/>
      <w:divBdr>
        <w:top w:val="none" w:sz="0" w:space="0" w:color="auto"/>
        <w:left w:val="none" w:sz="0" w:space="0" w:color="auto"/>
        <w:bottom w:val="none" w:sz="0" w:space="0" w:color="auto"/>
        <w:right w:val="none" w:sz="0" w:space="0" w:color="auto"/>
      </w:divBdr>
    </w:div>
    <w:div w:id="1451707831">
      <w:marLeft w:val="640"/>
      <w:marRight w:val="0"/>
      <w:marTop w:val="0"/>
      <w:marBottom w:val="0"/>
      <w:divBdr>
        <w:top w:val="none" w:sz="0" w:space="0" w:color="auto"/>
        <w:left w:val="none" w:sz="0" w:space="0" w:color="auto"/>
        <w:bottom w:val="none" w:sz="0" w:space="0" w:color="auto"/>
        <w:right w:val="none" w:sz="0" w:space="0" w:color="auto"/>
      </w:divBdr>
    </w:div>
    <w:div w:id="1452093848">
      <w:marLeft w:val="640"/>
      <w:marRight w:val="0"/>
      <w:marTop w:val="0"/>
      <w:marBottom w:val="0"/>
      <w:divBdr>
        <w:top w:val="none" w:sz="0" w:space="0" w:color="auto"/>
        <w:left w:val="none" w:sz="0" w:space="0" w:color="auto"/>
        <w:bottom w:val="none" w:sz="0" w:space="0" w:color="auto"/>
        <w:right w:val="none" w:sz="0" w:space="0" w:color="auto"/>
      </w:divBdr>
    </w:div>
    <w:div w:id="1452434204">
      <w:marLeft w:val="640"/>
      <w:marRight w:val="0"/>
      <w:marTop w:val="0"/>
      <w:marBottom w:val="0"/>
      <w:divBdr>
        <w:top w:val="none" w:sz="0" w:space="0" w:color="auto"/>
        <w:left w:val="none" w:sz="0" w:space="0" w:color="auto"/>
        <w:bottom w:val="none" w:sz="0" w:space="0" w:color="auto"/>
        <w:right w:val="none" w:sz="0" w:space="0" w:color="auto"/>
      </w:divBdr>
    </w:div>
    <w:div w:id="1452899987">
      <w:marLeft w:val="640"/>
      <w:marRight w:val="0"/>
      <w:marTop w:val="0"/>
      <w:marBottom w:val="0"/>
      <w:divBdr>
        <w:top w:val="none" w:sz="0" w:space="0" w:color="auto"/>
        <w:left w:val="none" w:sz="0" w:space="0" w:color="auto"/>
        <w:bottom w:val="none" w:sz="0" w:space="0" w:color="auto"/>
        <w:right w:val="none" w:sz="0" w:space="0" w:color="auto"/>
      </w:divBdr>
    </w:div>
    <w:div w:id="1453206900">
      <w:marLeft w:val="640"/>
      <w:marRight w:val="0"/>
      <w:marTop w:val="0"/>
      <w:marBottom w:val="0"/>
      <w:divBdr>
        <w:top w:val="none" w:sz="0" w:space="0" w:color="auto"/>
        <w:left w:val="none" w:sz="0" w:space="0" w:color="auto"/>
        <w:bottom w:val="none" w:sz="0" w:space="0" w:color="auto"/>
        <w:right w:val="none" w:sz="0" w:space="0" w:color="auto"/>
      </w:divBdr>
    </w:div>
    <w:div w:id="1453208739">
      <w:marLeft w:val="640"/>
      <w:marRight w:val="0"/>
      <w:marTop w:val="0"/>
      <w:marBottom w:val="0"/>
      <w:divBdr>
        <w:top w:val="none" w:sz="0" w:space="0" w:color="auto"/>
        <w:left w:val="none" w:sz="0" w:space="0" w:color="auto"/>
        <w:bottom w:val="none" w:sz="0" w:space="0" w:color="auto"/>
        <w:right w:val="none" w:sz="0" w:space="0" w:color="auto"/>
      </w:divBdr>
    </w:div>
    <w:div w:id="1453792395">
      <w:marLeft w:val="640"/>
      <w:marRight w:val="0"/>
      <w:marTop w:val="0"/>
      <w:marBottom w:val="0"/>
      <w:divBdr>
        <w:top w:val="none" w:sz="0" w:space="0" w:color="auto"/>
        <w:left w:val="none" w:sz="0" w:space="0" w:color="auto"/>
        <w:bottom w:val="none" w:sz="0" w:space="0" w:color="auto"/>
        <w:right w:val="none" w:sz="0" w:space="0" w:color="auto"/>
      </w:divBdr>
    </w:div>
    <w:div w:id="1453860959">
      <w:marLeft w:val="640"/>
      <w:marRight w:val="0"/>
      <w:marTop w:val="0"/>
      <w:marBottom w:val="0"/>
      <w:divBdr>
        <w:top w:val="none" w:sz="0" w:space="0" w:color="auto"/>
        <w:left w:val="none" w:sz="0" w:space="0" w:color="auto"/>
        <w:bottom w:val="none" w:sz="0" w:space="0" w:color="auto"/>
        <w:right w:val="none" w:sz="0" w:space="0" w:color="auto"/>
      </w:divBdr>
    </w:div>
    <w:div w:id="1453863859">
      <w:marLeft w:val="640"/>
      <w:marRight w:val="0"/>
      <w:marTop w:val="0"/>
      <w:marBottom w:val="0"/>
      <w:divBdr>
        <w:top w:val="none" w:sz="0" w:space="0" w:color="auto"/>
        <w:left w:val="none" w:sz="0" w:space="0" w:color="auto"/>
        <w:bottom w:val="none" w:sz="0" w:space="0" w:color="auto"/>
        <w:right w:val="none" w:sz="0" w:space="0" w:color="auto"/>
      </w:divBdr>
    </w:div>
    <w:div w:id="1454835118">
      <w:marLeft w:val="640"/>
      <w:marRight w:val="0"/>
      <w:marTop w:val="0"/>
      <w:marBottom w:val="0"/>
      <w:divBdr>
        <w:top w:val="none" w:sz="0" w:space="0" w:color="auto"/>
        <w:left w:val="none" w:sz="0" w:space="0" w:color="auto"/>
        <w:bottom w:val="none" w:sz="0" w:space="0" w:color="auto"/>
        <w:right w:val="none" w:sz="0" w:space="0" w:color="auto"/>
      </w:divBdr>
    </w:div>
    <w:div w:id="1454906775">
      <w:marLeft w:val="640"/>
      <w:marRight w:val="0"/>
      <w:marTop w:val="0"/>
      <w:marBottom w:val="0"/>
      <w:divBdr>
        <w:top w:val="none" w:sz="0" w:space="0" w:color="auto"/>
        <w:left w:val="none" w:sz="0" w:space="0" w:color="auto"/>
        <w:bottom w:val="none" w:sz="0" w:space="0" w:color="auto"/>
        <w:right w:val="none" w:sz="0" w:space="0" w:color="auto"/>
      </w:divBdr>
    </w:div>
    <w:div w:id="1455363135">
      <w:marLeft w:val="640"/>
      <w:marRight w:val="0"/>
      <w:marTop w:val="0"/>
      <w:marBottom w:val="0"/>
      <w:divBdr>
        <w:top w:val="none" w:sz="0" w:space="0" w:color="auto"/>
        <w:left w:val="none" w:sz="0" w:space="0" w:color="auto"/>
        <w:bottom w:val="none" w:sz="0" w:space="0" w:color="auto"/>
        <w:right w:val="none" w:sz="0" w:space="0" w:color="auto"/>
      </w:divBdr>
    </w:div>
    <w:div w:id="1455565768">
      <w:marLeft w:val="640"/>
      <w:marRight w:val="0"/>
      <w:marTop w:val="0"/>
      <w:marBottom w:val="0"/>
      <w:divBdr>
        <w:top w:val="none" w:sz="0" w:space="0" w:color="auto"/>
        <w:left w:val="none" w:sz="0" w:space="0" w:color="auto"/>
        <w:bottom w:val="none" w:sz="0" w:space="0" w:color="auto"/>
        <w:right w:val="none" w:sz="0" w:space="0" w:color="auto"/>
      </w:divBdr>
    </w:div>
    <w:div w:id="1456874115">
      <w:marLeft w:val="640"/>
      <w:marRight w:val="0"/>
      <w:marTop w:val="0"/>
      <w:marBottom w:val="0"/>
      <w:divBdr>
        <w:top w:val="none" w:sz="0" w:space="0" w:color="auto"/>
        <w:left w:val="none" w:sz="0" w:space="0" w:color="auto"/>
        <w:bottom w:val="none" w:sz="0" w:space="0" w:color="auto"/>
        <w:right w:val="none" w:sz="0" w:space="0" w:color="auto"/>
      </w:divBdr>
    </w:div>
    <w:div w:id="1457019439">
      <w:marLeft w:val="640"/>
      <w:marRight w:val="0"/>
      <w:marTop w:val="0"/>
      <w:marBottom w:val="0"/>
      <w:divBdr>
        <w:top w:val="none" w:sz="0" w:space="0" w:color="auto"/>
        <w:left w:val="none" w:sz="0" w:space="0" w:color="auto"/>
        <w:bottom w:val="none" w:sz="0" w:space="0" w:color="auto"/>
        <w:right w:val="none" w:sz="0" w:space="0" w:color="auto"/>
      </w:divBdr>
    </w:div>
    <w:div w:id="1457524939">
      <w:marLeft w:val="640"/>
      <w:marRight w:val="0"/>
      <w:marTop w:val="0"/>
      <w:marBottom w:val="0"/>
      <w:divBdr>
        <w:top w:val="none" w:sz="0" w:space="0" w:color="auto"/>
        <w:left w:val="none" w:sz="0" w:space="0" w:color="auto"/>
        <w:bottom w:val="none" w:sz="0" w:space="0" w:color="auto"/>
        <w:right w:val="none" w:sz="0" w:space="0" w:color="auto"/>
      </w:divBdr>
    </w:div>
    <w:div w:id="1457793379">
      <w:marLeft w:val="640"/>
      <w:marRight w:val="0"/>
      <w:marTop w:val="0"/>
      <w:marBottom w:val="0"/>
      <w:divBdr>
        <w:top w:val="none" w:sz="0" w:space="0" w:color="auto"/>
        <w:left w:val="none" w:sz="0" w:space="0" w:color="auto"/>
        <w:bottom w:val="none" w:sz="0" w:space="0" w:color="auto"/>
        <w:right w:val="none" w:sz="0" w:space="0" w:color="auto"/>
      </w:divBdr>
    </w:div>
    <w:div w:id="1458067399">
      <w:marLeft w:val="640"/>
      <w:marRight w:val="0"/>
      <w:marTop w:val="0"/>
      <w:marBottom w:val="0"/>
      <w:divBdr>
        <w:top w:val="none" w:sz="0" w:space="0" w:color="auto"/>
        <w:left w:val="none" w:sz="0" w:space="0" w:color="auto"/>
        <w:bottom w:val="none" w:sz="0" w:space="0" w:color="auto"/>
        <w:right w:val="none" w:sz="0" w:space="0" w:color="auto"/>
      </w:divBdr>
    </w:div>
    <w:div w:id="1458111299">
      <w:marLeft w:val="640"/>
      <w:marRight w:val="0"/>
      <w:marTop w:val="0"/>
      <w:marBottom w:val="0"/>
      <w:divBdr>
        <w:top w:val="none" w:sz="0" w:space="0" w:color="auto"/>
        <w:left w:val="none" w:sz="0" w:space="0" w:color="auto"/>
        <w:bottom w:val="none" w:sz="0" w:space="0" w:color="auto"/>
        <w:right w:val="none" w:sz="0" w:space="0" w:color="auto"/>
      </w:divBdr>
    </w:div>
    <w:div w:id="1458256267">
      <w:marLeft w:val="640"/>
      <w:marRight w:val="0"/>
      <w:marTop w:val="0"/>
      <w:marBottom w:val="0"/>
      <w:divBdr>
        <w:top w:val="none" w:sz="0" w:space="0" w:color="auto"/>
        <w:left w:val="none" w:sz="0" w:space="0" w:color="auto"/>
        <w:bottom w:val="none" w:sz="0" w:space="0" w:color="auto"/>
        <w:right w:val="none" w:sz="0" w:space="0" w:color="auto"/>
      </w:divBdr>
    </w:div>
    <w:div w:id="1458796313">
      <w:marLeft w:val="640"/>
      <w:marRight w:val="0"/>
      <w:marTop w:val="0"/>
      <w:marBottom w:val="0"/>
      <w:divBdr>
        <w:top w:val="none" w:sz="0" w:space="0" w:color="auto"/>
        <w:left w:val="none" w:sz="0" w:space="0" w:color="auto"/>
        <w:bottom w:val="none" w:sz="0" w:space="0" w:color="auto"/>
        <w:right w:val="none" w:sz="0" w:space="0" w:color="auto"/>
      </w:divBdr>
    </w:div>
    <w:div w:id="1460025072">
      <w:marLeft w:val="640"/>
      <w:marRight w:val="0"/>
      <w:marTop w:val="0"/>
      <w:marBottom w:val="0"/>
      <w:divBdr>
        <w:top w:val="none" w:sz="0" w:space="0" w:color="auto"/>
        <w:left w:val="none" w:sz="0" w:space="0" w:color="auto"/>
        <w:bottom w:val="none" w:sz="0" w:space="0" w:color="auto"/>
        <w:right w:val="none" w:sz="0" w:space="0" w:color="auto"/>
      </w:divBdr>
    </w:div>
    <w:div w:id="1460146672">
      <w:marLeft w:val="640"/>
      <w:marRight w:val="0"/>
      <w:marTop w:val="0"/>
      <w:marBottom w:val="0"/>
      <w:divBdr>
        <w:top w:val="none" w:sz="0" w:space="0" w:color="auto"/>
        <w:left w:val="none" w:sz="0" w:space="0" w:color="auto"/>
        <w:bottom w:val="none" w:sz="0" w:space="0" w:color="auto"/>
        <w:right w:val="none" w:sz="0" w:space="0" w:color="auto"/>
      </w:divBdr>
    </w:div>
    <w:div w:id="1460343450">
      <w:marLeft w:val="640"/>
      <w:marRight w:val="0"/>
      <w:marTop w:val="0"/>
      <w:marBottom w:val="0"/>
      <w:divBdr>
        <w:top w:val="none" w:sz="0" w:space="0" w:color="auto"/>
        <w:left w:val="none" w:sz="0" w:space="0" w:color="auto"/>
        <w:bottom w:val="none" w:sz="0" w:space="0" w:color="auto"/>
        <w:right w:val="none" w:sz="0" w:space="0" w:color="auto"/>
      </w:divBdr>
    </w:div>
    <w:div w:id="1460495630">
      <w:marLeft w:val="640"/>
      <w:marRight w:val="0"/>
      <w:marTop w:val="0"/>
      <w:marBottom w:val="0"/>
      <w:divBdr>
        <w:top w:val="none" w:sz="0" w:space="0" w:color="auto"/>
        <w:left w:val="none" w:sz="0" w:space="0" w:color="auto"/>
        <w:bottom w:val="none" w:sz="0" w:space="0" w:color="auto"/>
        <w:right w:val="none" w:sz="0" w:space="0" w:color="auto"/>
      </w:divBdr>
    </w:div>
    <w:div w:id="1460689801">
      <w:marLeft w:val="640"/>
      <w:marRight w:val="0"/>
      <w:marTop w:val="0"/>
      <w:marBottom w:val="0"/>
      <w:divBdr>
        <w:top w:val="none" w:sz="0" w:space="0" w:color="auto"/>
        <w:left w:val="none" w:sz="0" w:space="0" w:color="auto"/>
        <w:bottom w:val="none" w:sz="0" w:space="0" w:color="auto"/>
        <w:right w:val="none" w:sz="0" w:space="0" w:color="auto"/>
      </w:divBdr>
    </w:div>
    <w:div w:id="1461190747">
      <w:marLeft w:val="640"/>
      <w:marRight w:val="0"/>
      <w:marTop w:val="0"/>
      <w:marBottom w:val="0"/>
      <w:divBdr>
        <w:top w:val="none" w:sz="0" w:space="0" w:color="auto"/>
        <w:left w:val="none" w:sz="0" w:space="0" w:color="auto"/>
        <w:bottom w:val="none" w:sz="0" w:space="0" w:color="auto"/>
        <w:right w:val="none" w:sz="0" w:space="0" w:color="auto"/>
      </w:divBdr>
    </w:div>
    <w:div w:id="1461338153">
      <w:marLeft w:val="640"/>
      <w:marRight w:val="0"/>
      <w:marTop w:val="0"/>
      <w:marBottom w:val="0"/>
      <w:divBdr>
        <w:top w:val="none" w:sz="0" w:space="0" w:color="auto"/>
        <w:left w:val="none" w:sz="0" w:space="0" w:color="auto"/>
        <w:bottom w:val="none" w:sz="0" w:space="0" w:color="auto"/>
        <w:right w:val="none" w:sz="0" w:space="0" w:color="auto"/>
      </w:divBdr>
    </w:div>
    <w:div w:id="1461531643">
      <w:marLeft w:val="640"/>
      <w:marRight w:val="0"/>
      <w:marTop w:val="0"/>
      <w:marBottom w:val="0"/>
      <w:divBdr>
        <w:top w:val="none" w:sz="0" w:space="0" w:color="auto"/>
        <w:left w:val="none" w:sz="0" w:space="0" w:color="auto"/>
        <w:bottom w:val="none" w:sz="0" w:space="0" w:color="auto"/>
        <w:right w:val="none" w:sz="0" w:space="0" w:color="auto"/>
      </w:divBdr>
    </w:div>
    <w:div w:id="1461533553">
      <w:marLeft w:val="640"/>
      <w:marRight w:val="0"/>
      <w:marTop w:val="0"/>
      <w:marBottom w:val="0"/>
      <w:divBdr>
        <w:top w:val="none" w:sz="0" w:space="0" w:color="auto"/>
        <w:left w:val="none" w:sz="0" w:space="0" w:color="auto"/>
        <w:bottom w:val="none" w:sz="0" w:space="0" w:color="auto"/>
        <w:right w:val="none" w:sz="0" w:space="0" w:color="auto"/>
      </w:divBdr>
    </w:div>
    <w:div w:id="1461726483">
      <w:marLeft w:val="640"/>
      <w:marRight w:val="0"/>
      <w:marTop w:val="0"/>
      <w:marBottom w:val="0"/>
      <w:divBdr>
        <w:top w:val="none" w:sz="0" w:space="0" w:color="auto"/>
        <w:left w:val="none" w:sz="0" w:space="0" w:color="auto"/>
        <w:bottom w:val="none" w:sz="0" w:space="0" w:color="auto"/>
        <w:right w:val="none" w:sz="0" w:space="0" w:color="auto"/>
      </w:divBdr>
    </w:div>
    <w:div w:id="1461730583">
      <w:marLeft w:val="640"/>
      <w:marRight w:val="0"/>
      <w:marTop w:val="0"/>
      <w:marBottom w:val="0"/>
      <w:divBdr>
        <w:top w:val="none" w:sz="0" w:space="0" w:color="auto"/>
        <w:left w:val="none" w:sz="0" w:space="0" w:color="auto"/>
        <w:bottom w:val="none" w:sz="0" w:space="0" w:color="auto"/>
        <w:right w:val="none" w:sz="0" w:space="0" w:color="auto"/>
      </w:divBdr>
    </w:div>
    <w:div w:id="1461846985">
      <w:marLeft w:val="640"/>
      <w:marRight w:val="0"/>
      <w:marTop w:val="0"/>
      <w:marBottom w:val="0"/>
      <w:divBdr>
        <w:top w:val="none" w:sz="0" w:space="0" w:color="auto"/>
        <w:left w:val="none" w:sz="0" w:space="0" w:color="auto"/>
        <w:bottom w:val="none" w:sz="0" w:space="0" w:color="auto"/>
        <w:right w:val="none" w:sz="0" w:space="0" w:color="auto"/>
      </w:divBdr>
    </w:div>
    <w:div w:id="1462066557">
      <w:marLeft w:val="640"/>
      <w:marRight w:val="0"/>
      <w:marTop w:val="0"/>
      <w:marBottom w:val="0"/>
      <w:divBdr>
        <w:top w:val="none" w:sz="0" w:space="0" w:color="auto"/>
        <w:left w:val="none" w:sz="0" w:space="0" w:color="auto"/>
        <w:bottom w:val="none" w:sz="0" w:space="0" w:color="auto"/>
        <w:right w:val="none" w:sz="0" w:space="0" w:color="auto"/>
      </w:divBdr>
    </w:div>
    <w:div w:id="1462501627">
      <w:marLeft w:val="640"/>
      <w:marRight w:val="0"/>
      <w:marTop w:val="0"/>
      <w:marBottom w:val="0"/>
      <w:divBdr>
        <w:top w:val="none" w:sz="0" w:space="0" w:color="auto"/>
        <w:left w:val="none" w:sz="0" w:space="0" w:color="auto"/>
        <w:bottom w:val="none" w:sz="0" w:space="0" w:color="auto"/>
        <w:right w:val="none" w:sz="0" w:space="0" w:color="auto"/>
      </w:divBdr>
    </w:div>
    <w:div w:id="1462577916">
      <w:marLeft w:val="640"/>
      <w:marRight w:val="0"/>
      <w:marTop w:val="0"/>
      <w:marBottom w:val="0"/>
      <w:divBdr>
        <w:top w:val="none" w:sz="0" w:space="0" w:color="auto"/>
        <w:left w:val="none" w:sz="0" w:space="0" w:color="auto"/>
        <w:bottom w:val="none" w:sz="0" w:space="0" w:color="auto"/>
        <w:right w:val="none" w:sz="0" w:space="0" w:color="auto"/>
      </w:divBdr>
    </w:div>
    <w:div w:id="1462650251">
      <w:marLeft w:val="640"/>
      <w:marRight w:val="0"/>
      <w:marTop w:val="0"/>
      <w:marBottom w:val="0"/>
      <w:divBdr>
        <w:top w:val="none" w:sz="0" w:space="0" w:color="auto"/>
        <w:left w:val="none" w:sz="0" w:space="0" w:color="auto"/>
        <w:bottom w:val="none" w:sz="0" w:space="0" w:color="auto"/>
        <w:right w:val="none" w:sz="0" w:space="0" w:color="auto"/>
      </w:divBdr>
    </w:div>
    <w:div w:id="1462966446">
      <w:marLeft w:val="640"/>
      <w:marRight w:val="0"/>
      <w:marTop w:val="0"/>
      <w:marBottom w:val="0"/>
      <w:divBdr>
        <w:top w:val="none" w:sz="0" w:space="0" w:color="auto"/>
        <w:left w:val="none" w:sz="0" w:space="0" w:color="auto"/>
        <w:bottom w:val="none" w:sz="0" w:space="0" w:color="auto"/>
        <w:right w:val="none" w:sz="0" w:space="0" w:color="auto"/>
      </w:divBdr>
    </w:div>
    <w:div w:id="1463307668">
      <w:bodyDiv w:val="1"/>
      <w:marLeft w:val="0"/>
      <w:marRight w:val="0"/>
      <w:marTop w:val="0"/>
      <w:marBottom w:val="0"/>
      <w:divBdr>
        <w:top w:val="none" w:sz="0" w:space="0" w:color="auto"/>
        <w:left w:val="none" w:sz="0" w:space="0" w:color="auto"/>
        <w:bottom w:val="none" w:sz="0" w:space="0" w:color="auto"/>
        <w:right w:val="none" w:sz="0" w:space="0" w:color="auto"/>
      </w:divBdr>
      <w:divsChild>
        <w:div w:id="7147678">
          <w:marLeft w:val="640"/>
          <w:marRight w:val="0"/>
          <w:marTop w:val="0"/>
          <w:marBottom w:val="0"/>
          <w:divBdr>
            <w:top w:val="none" w:sz="0" w:space="0" w:color="auto"/>
            <w:left w:val="none" w:sz="0" w:space="0" w:color="auto"/>
            <w:bottom w:val="none" w:sz="0" w:space="0" w:color="auto"/>
            <w:right w:val="none" w:sz="0" w:space="0" w:color="auto"/>
          </w:divBdr>
        </w:div>
        <w:div w:id="19399304">
          <w:marLeft w:val="640"/>
          <w:marRight w:val="0"/>
          <w:marTop w:val="0"/>
          <w:marBottom w:val="0"/>
          <w:divBdr>
            <w:top w:val="none" w:sz="0" w:space="0" w:color="auto"/>
            <w:left w:val="none" w:sz="0" w:space="0" w:color="auto"/>
            <w:bottom w:val="none" w:sz="0" w:space="0" w:color="auto"/>
            <w:right w:val="none" w:sz="0" w:space="0" w:color="auto"/>
          </w:divBdr>
        </w:div>
        <w:div w:id="23140194">
          <w:marLeft w:val="640"/>
          <w:marRight w:val="0"/>
          <w:marTop w:val="0"/>
          <w:marBottom w:val="0"/>
          <w:divBdr>
            <w:top w:val="none" w:sz="0" w:space="0" w:color="auto"/>
            <w:left w:val="none" w:sz="0" w:space="0" w:color="auto"/>
            <w:bottom w:val="none" w:sz="0" w:space="0" w:color="auto"/>
            <w:right w:val="none" w:sz="0" w:space="0" w:color="auto"/>
          </w:divBdr>
        </w:div>
        <w:div w:id="23724103">
          <w:marLeft w:val="640"/>
          <w:marRight w:val="0"/>
          <w:marTop w:val="0"/>
          <w:marBottom w:val="0"/>
          <w:divBdr>
            <w:top w:val="none" w:sz="0" w:space="0" w:color="auto"/>
            <w:left w:val="none" w:sz="0" w:space="0" w:color="auto"/>
            <w:bottom w:val="none" w:sz="0" w:space="0" w:color="auto"/>
            <w:right w:val="none" w:sz="0" w:space="0" w:color="auto"/>
          </w:divBdr>
        </w:div>
        <w:div w:id="36467987">
          <w:marLeft w:val="640"/>
          <w:marRight w:val="0"/>
          <w:marTop w:val="0"/>
          <w:marBottom w:val="0"/>
          <w:divBdr>
            <w:top w:val="none" w:sz="0" w:space="0" w:color="auto"/>
            <w:left w:val="none" w:sz="0" w:space="0" w:color="auto"/>
            <w:bottom w:val="none" w:sz="0" w:space="0" w:color="auto"/>
            <w:right w:val="none" w:sz="0" w:space="0" w:color="auto"/>
          </w:divBdr>
        </w:div>
        <w:div w:id="61611805">
          <w:marLeft w:val="640"/>
          <w:marRight w:val="0"/>
          <w:marTop w:val="0"/>
          <w:marBottom w:val="0"/>
          <w:divBdr>
            <w:top w:val="none" w:sz="0" w:space="0" w:color="auto"/>
            <w:left w:val="none" w:sz="0" w:space="0" w:color="auto"/>
            <w:bottom w:val="none" w:sz="0" w:space="0" w:color="auto"/>
            <w:right w:val="none" w:sz="0" w:space="0" w:color="auto"/>
          </w:divBdr>
        </w:div>
        <w:div w:id="62145779">
          <w:marLeft w:val="640"/>
          <w:marRight w:val="0"/>
          <w:marTop w:val="0"/>
          <w:marBottom w:val="0"/>
          <w:divBdr>
            <w:top w:val="none" w:sz="0" w:space="0" w:color="auto"/>
            <w:left w:val="none" w:sz="0" w:space="0" w:color="auto"/>
            <w:bottom w:val="none" w:sz="0" w:space="0" w:color="auto"/>
            <w:right w:val="none" w:sz="0" w:space="0" w:color="auto"/>
          </w:divBdr>
        </w:div>
        <w:div w:id="89161349">
          <w:marLeft w:val="640"/>
          <w:marRight w:val="0"/>
          <w:marTop w:val="0"/>
          <w:marBottom w:val="0"/>
          <w:divBdr>
            <w:top w:val="none" w:sz="0" w:space="0" w:color="auto"/>
            <w:left w:val="none" w:sz="0" w:space="0" w:color="auto"/>
            <w:bottom w:val="none" w:sz="0" w:space="0" w:color="auto"/>
            <w:right w:val="none" w:sz="0" w:space="0" w:color="auto"/>
          </w:divBdr>
        </w:div>
        <w:div w:id="95180238">
          <w:marLeft w:val="640"/>
          <w:marRight w:val="0"/>
          <w:marTop w:val="0"/>
          <w:marBottom w:val="0"/>
          <w:divBdr>
            <w:top w:val="none" w:sz="0" w:space="0" w:color="auto"/>
            <w:left w:val="none" w:sz="0" w:space="0" w:color="auto"/>
            <w:bottom w:val="none" w:sz="0" w:space="0" w:color="auto"/>
            <w:right w:val="none" w:sz="0" w:space="0" w:color="auto"/>
          </w:divBdr>
        </w:div>
        <w:div w:id="102044979">
          <w:marLeft w:val="640"/>
          <w:marRight w:val="0"/>
          <w:marTop w:val="0"/>
          <w:marBottom w:val="0"/>
          <w:divBdr>
            <w:top w:val="none" w:sz="0" w:space="0" w:color="auto"/>
            <w:left w:val="none" w:sz="0" w:space="0" w:color="auto"/>
            <w:bottom w:val="none" w:sz="0" w:space="0" w:color="auto"/>
            <w:right w:val="none" w:sz="0" w:space="0" w:color="auto"/>
          </w:divBdr>
        </w:div>
        <w:div w:id="103497247">
          <w:marLeft w:val="640"/>
          <w:marRight w:val="0"/>
          <w:marTop w:val="0"/>
          <w:marBottom w:val="0"/>
          <w:divBdr>
            <w:top w:val="none" w:sz="0" w:space="0" w:color="auto"/>
            <w:left w:val="none" w:sz="0" w:space="0" w:color="auto"/>
            <w:bottom w:val="none" w:sz="0" w:space="0" w:color="auto"/>
            <w:right w:val="none" w:sz="0" w:space="0" w:color="auto"/>
          </w:divBdr>
        </w:div>
        <w:div w:id="110443181">
          <w:marLeft w:val="640"/>
          <w:marRight w:val="0"/>
          <w:marTop w:val="0"/>
          <w:marBottom w:val="0"/>
          <w:divBdr>
            <w:top w:val="none" w:sz="0" w:space="0" w:color="auto"/>
            <w:left w:val="none" w:sz="0" w:space="0" w:color="auto"/>
            <w:bottom w:val="none" w:sz="0" w:space="0" w:color="auto"/>
            <w:right w:val="none" w:sz="0" w:space="0" w:color="auto"/>
          </w:divBdr>
        </w:div>
        <w:div w:id="116604665">
          <w:marLeft w:val="640"/>
          <w:marRight w:val="0"/>
          <w:marTop w:val="0"/>
          <w:marBottom w:val="0"/>
          <w:divBdr>
            <w:top w:val="none" w:sz="0" w:space="0" w:color="auto"/>
            <w:left w:val="none" w:sz="0" w:space="0" w:color="auto"/>
            <w:bottom w:val="none" w:sz="0" w:space="0" w:color="auto"/>
            <w:right w:val="none" w:sz="0" w:space="0" w:color="auto"/>
          </w:divBdr>
        </w:div>
        <w:div w:id="120422101">
          <w:marLeft w:val="640"/>
          <w:marRight w:val="0"/>
          <w:marTop w:val="0"/>
          <w:marBottom w:val="0"/>
          <w:divBdr>
            <w:top w:val="none" w:sz="0" w:space="0" w:color="auto"/>
            <w:left w:val="none" w:sz="0" w:space="0" w:color="auto"/>
            <w:bottom w:val="none" w:sz="0" w:space="0" w:color="auto"/>
            <w:right w:val="none" w:sz="0" w:space="0" w:color="auto"/>
          </w:divBdr>
        </w:div>
        <w:div w:id="130830370">
          <w:marLeft w:val="640"/>
          <w:marRight w:val="0"/>
          <w:marTop w:val="0"/>
          <w:marBottom w:val="0"/>
          <w:divBdr>
            <w:top w:val="none" w:sz="0" w:space="0" w:color="auto"/>
            <w:left w:val="none" w:sz="0" w:space="0" w:color="auto"/>
            <w:bottom w:val="none" w:sz="0" w:space="0" w:color="auto"/>
            <w:right w:val="none" w:sz="0" w:space="0" w:color="auto"/>
          </w:divBdr>
        </w:div>
        <w:div w:id="144981266">
          <w:marLeft w:val="640"/>
          <w:marRight w:val="0"/>
          <w:marTop w:val="0"/>
          <w:marBottom w:val="0"/>
          <w:divBdr>
            <w:top w:val="none" w:sz="0" w:space="0" w:color="auto"/>
            <w:left w:val="none" w:sz="0" w:space="0" w:color="auto"/>
            <w:bottom w:val="none" w:sz="0" w:space="0" w:color="auto"/>
            <w:right w:val="none" w:sz="0" w:space="0" w:color="auto"/>
          </w:divBdr>
        </w:div>
        <w:div w:id="147021950">
          <w:marLeft w:val="640"/>
          <w:marRight w:val="0"/>
          <w:marTop w:val="0"/>
          <w:marBottom w:val="0"/>
          <w:divBdr>
            <w:top w:val="none" w:sz="0" w:space="0" w:color="auto"/>
            <w:left w:val="none" w:sz="0" w:space="0" w:color="auto"/>
            <w:bottom w:val="none" w:sz="0" w:space="0" w:color="auto"/>
            <w:right w:val="none" w:sz="0" w:space="0" w:color="auto"/>
          </w:divBdr>
        </w:div>
        <w:div w:id="162548122">
          <w:marLeft w:val="640"/>
          <w:marRight w:val="0"/>
          <w:marTop w:val="0"/>
          <w:marBottom w:val="0"/>
          <w:divBdr>
            <w:top w:val="none" w:sz="0" w:space="0" w:color="auto"/>
            <w:left w:val="none" w:sz="0" w:space="0" w:color="auto"/>
            <w:bottom w:val="none" w:sz="0" w:space="0" w:color="auto"/>
            <w:right w:val="none" w:sz="0" w:space="0" w:color="auto"/>
          </w:divBdr>
        </w:div>
        <w:div w:id="205876519">
          <w:marLeft w:val="640"/>
          <w:marRight w:val="0"/>
          <w:marTop w:val="0"/>
          <w:marBottom w:val="0"/>
          <w:divBdr>
            <w:top w:val="none" w:sz="0" w:space="0" w:color="auto"/>
            <w:left w:val="none" w:sz="0" w:space="0" w:color="auto"/>
            <w:bottom w:val="none" w:sz="0" w:space="0" w:color="auto"/>
            <w:right w:val="none" w:sz="0" w:space="0" w:color="auto"/>
          </w:divBdr>
        </w:div>
        <w:div w:id="215356140">
          <w:marLeft w:val="640"/>
          <w:marRight w:val="0"/>
          <w:marTop w:val="0"/>
          <w:marBottom w:val="0"/>
          <w:divBdr>
            <w:top w:val="none" w:sz="0" w:space="0" w:color="auto"/>
            <w:left w:val="none" w:sz="0" w:space="0" w:color="auto"/>
            <w:bottom w:val="none" w:sz="0" w:space="0" w:color="auto"/>
            <w:right w:val="none" w:sz="0" w:space="0" w:color="auto"/>
          </w:divBdr>
        </w:div>
        <w:div w:id="231041088">
          <w:marLeft w:val="640"/>
          <w:marRight w:val="0"/>
          <w:marTop w:val="0"/>
          <w:marBottom w:val="0"/>
          <w:divBdr>
            <w:top w:val="none" w:sz="0" w:space="0" w:color="auto"/>
            <w:left w:val="none" w:sz="0" w:space="0" w:color="auto"/>
            <w:bottom w:val="none" w:sz="0" w:space="0" w:color="auto"/>
            <w:right w:val="none" w:sz="0" w:space="0" w:color="auto"/>
          </w:divBdr>
        </w:div>
        <w:div w:id="242764641">
          <w:marLeft w:val="640"/>
          <w:marRight w:val="0"/>
          <w:marTop w:val="0"/>
          <w:marBottom w:val="0"/>
          <w:divBdr>
            <w:top w:val="none" w:sz="0" w:space="0" w:color="auto"/>
            <w:left w:val="none" w:sz="0" w:space="0" w:color="auto"/>
            <w:bottom w:val="none" w:sz="0" w:space="0" w:color="auto"/>
            <w:right w:val="none" w:sz="0" w:space="0" w:color="auto"/>
          </w:divBdr>
        </w:div>
        <w:div w:id="249125963">
          <w:marLeft w:val="640"/>
          <w:marRight w:val="0"/>
          <w:marTop w:val="0"/>
          <w:marBottom w:val="0"/>
          <w:divBdr>
            <w:top w:val="none" w:sz="0" w:space="0" w:color="auto"/>
            <w:left w:val="none" w:sz="0" w:space="0" w:color="auto"/>
            <w:bottom w:val="none" w:sz="0" w:space="0" w:color="auto"/>
            <w:right w:val="none" w:sz="0" w:space="0" w:color="auto"/>
          </w:divBdr>
        </w:div>
        <w:div w:id="250168298">
          <w:marLeft w:val="640"/>
          <w:marRight w:val="0"/>
          <w:marTop w:val="0"/>
          <w:marBottom w:val="0"/>
          <w:divBdr>
            <w:top w:val="none" w:sz="0" w:space="0" w:color="auto"/>
            <w:left w:val="none" w:sz="0" w:space="0" w:color="auto"/>
            <w:bottom w:val="none" w:sz="0" w:space="0" w:color="auto"/>
            <w:right w:val="none" w:sz="0" w:space="0" w:color="auto"/>
          </w:divBdr>
        </w:div>
        <w:div w:id="255095686">
          <w:marLeft w:val="640"/>
          <w:marRight w:val="0"/>
          <w:marTop w:val="0"/>
          <w:marBottom w:val="0"/>
          <w:divBdr>
            <w:top w:val="none" w:sz="0" w:space="0" w:color="auto"/>
            <w:left w:val="none" w:sz="0" w:space="0" w:color="auto"/>
            <w:bottom w:val="none" w:sz="0" w:space="0" w:color="auto"/>
            <w:right w:val="none" w:sz="0" w:space="0" w:color="auto"/>
          </w:divBdr>
        </w:div>
        <w:div w:id="258680599">
          <w:marLeft w:val="640"/>
          <w:marRight w:val="0"/>
          <w:marTop w:val="0"/>
          <w:marBottom w:val="0"/>
          <w:divBdr>
            <w:top w:val="none" w:sz="0" w:space="0" w:color="auto"/>
            <w:left w:val="none" w:sz="0" w:space="0" w:color="auto"/>
            <w:bottom w:val="none" w:sz="0" w:space="0" w:color="auto"/>
            <w:right w:val="none" w:sz="0" w:space="0" w:color="auto"/>
          </w:divBdr>
        </w:div>
        <w:div w:id="263731941">
          <w:marLeft w:val="640"/>
          <w:marRight w:val="0"/>
          <w:marTop w:val="0"/>
          <w:marBottom w:val="0"/>
          <w:divBdr>
            <w:top w:val="none" w:sz="0" w:space="0" w:color="auto"/>
            <w:left w:val="none" w:sz="0" w:space="0" w:color="auto"/>
            <w:bottom w:val="none" w:sz="0" w:space="0" w:color="auto"/>
            <w:right w:val="none" w:sz="0" w:space="0" w:color="auto"/>
          </w:divBdr>
        </w:div>
        <w:div w:id="269431217">
          <w:marLeft w:val="640"/>
          <w:marRight w:val="0"/>
          <w:marTop w:val="0"/>
          <w:marBottom w:val="0"/>
          <w:divBdr>
            <w:top w:val="none" w:sz="0" w:space="0" w:color="auto"/>
            <w:left w:val="none" w:sz="0" w:space="0" w:color="auto"/>
            <w:bottom w:val="none" w:sz="0" w:space="0" w:color="auto"/>
            <w:right w:val="none" w:sz="0" w:space="0" w:color="auto"/>
          </w:divBdr>
        </w:div>
        <w:div w:id="283732841">
          <w:marLeft w:val="640"/>
          <w:marRight w:val="0"/>
          <w:marTop w:val="0"/>
          <w:marBottom w:val="0"/>
          <w:divBdr>
            <w:top w:val="none" w:sz="0" w:space="0" w:color="auto"/>
            <w:left w:val="none" w:sz="0" w:space="0" w:color="auto"/>
            <w:bottom w:val="none" w:sz="0" w:space="0" w:color="auto"/>
            <w:right w:val="none" w:sz="0" w:space="0" w:color="auto"/>
          </w:divBdr>
        </w:div>
        <w:div w:id="283850411">
          <w:marLeft w:val="640"/>
          <w:marRight w:val="0"/>
          <w:marTop w:val="0"/>
          <w:marBottom w:val="0"/>
          <w:divBdr>
            <w:top w:val="none" w:sz="0" w:space="0" w:color="auto"/>
            <w:left w:val="none" w:sz="0" w:space="0" w:color="auto"/>
            <w:bottom w:val="none" w:sz="0" w:space="0" w:color="auto"/>
            <w:right w:val="none" w:sz="0" w:space="0" w:color="auto"/>
          </w:divBdr>
        </w:div>
        <w:div w:id="286591201">
          <w:marLeft w:val="640"/>
          <w:marRight w:val="0"/>
          <w:marTop w:val="0"/>
          <w:marBottom w:val="0"/>
          <w:divBdr>
            <w:top w:val="none" w:sz="0" w:space="0" w:color="auto"/>
            <w:left w:val="none" w:sz="0" w:space="0" w:color="auto"/>
            <w:bottom w:val="none" w:sz="0" w:space="0" w:color="auto"/>
            <w:right w:val="none" w:sz="0" w:space="0" w:color="auto"/>
          </w:divBdr>
        </w:div>
        <w:div w:id="289484991">
          <w:marLeft w:val="640"/>
          <w:marRight w:val="0"/>
          <w:marTop w:val="0"/>
          <w:marBottom w:val="0"/>
          <w:divBdr>
            <w:top w:val="none" w:sz="0" w:space="0" w:color="auto"/>
            <w:left w:val="none" w:sz="0" w:space="0" w:color="auto"/>
            <w:bottom w:val="none" w:sz="0" w:space="0" w:color="auto"/>
            <w:right w:val="none" w:sz="0" w:space="0" w:color="auto"/>
          </w:divBdr>
        </w:div>
        <w:div w:id="300313420">
          <w:marLeft w:val="640"/>
          <w:marRight w:val="0"/>
          <w:marTop w:val="0"/>
          <w:marBottom w:val="0"/>
          <w:divBdr>
            <w:top w:val="none" w:sz="0" w:space="0" w:color="auto"/>
            <w:left w:val="none" w:sz="0" w:space="0" w:color="auto"/>
            <w:bottom w:val="none" w:sz="0" w:space="0" w:color="auto"/>
            <w:right w:val="none" w:sz="0" w:space="0" w:color="auto"/>
          </w:divBdr>
        </w:div>
        <w:div w:id="320351325">
          <w:marLeft w:val="640"/>
          <w:marRight w:val="0"/>
          <w:marTop w:val="0"/>
          <w:marBottom w:val="0"/>
          <w:divBdr>
            <w:top w:val="none" w:sz="0" w:space="0" w:color="auto"/>
            <w:left w:val="none" w:sz="0" w:space="0" w:color="auto"/>
            <w:bottom w:val="none" w:sz="0" w:space="0" w:color="auto"/>
            <w:right w:val="none" w:sz="0" w:space="0" w:color="auto"/>
          </w:divBdr>
        </w:div>
        <w:div w:id="328286882">
          <w:marLeft w:val="640"/>
          <w:marRight w:val="0"/>
          <w:marTop w:val="0"/>
          <w:marBottom w:val="0"/>
          <w:divBdr>
            <w:top w:val="none" w:sz="0" w:space="0" w:color="auto"/>
            <w:left w:val="none" w:sz="0" w:space="0" w:color="auto"/>
            <w:bottom w:val="none" w:sz="0" w:space="0" w:color="auto"/>
            <w:right w:val="none" w:sz="0" w:space="0" w:color="auto"/>
          </w:divBdr>
        </w:div>
        <w:div w:id="336270868">
          <w:marLeft w:val="640"/>
          <w:marRight w:val="0"/>
          <w:marTop w:val="0"/>
          <w:marBottom w:val="0"/>
          <w:divBdr>
            <w:top w:val="none" w:sz="0" w:space="0" w:color="auto"/>
            <w:left w:val="none" w:sz="0" w:space="0" w:color="auto"/>
            <w:bottom w:val="none" w:sz="0" w:space="0" w:color="auto"/>
            <w:right w:val="none" w:sz="0" w:space="0" w:color="auto"/>
          </w:divBdr>
        </w:div>
        <w:div w:id="340200062">
          <w:marLeft w:val="640"/>
          <w:marRight w:val="0"/>
          <w:marTop w:val="0"/>
          <w:marBottom w:val="0"/>
          <w:divBdr>
            <w:top w:val="none" w:sz="0" w:space="0" w:color="auto"/>
            <w:left w:val="none" w:sz="0" w:space="0" w:color="auto"/>
            <w:bottom w:val="none" w:sz="0" w:space="0" w:color="auto"/>
            <w:right w:val="none" w:sz="0" w:space="0" w:color="auto"/>
          </w:divBdr>
        </w:div>
        <w:div w:id="345136444">
          <w:marLeft w:val="640"/>
          <w:marRight w:val="0"/>
          <w:marTop w:val="0"/>
          <w:marBottom w:val="0"/>
          <w:divBdr>
            <w:top w:val="none" w:sz="0" w:space="0" w:color="auto"/>
            <w:left w:val="none" w:sz="0" w:space="0" w:color="auto"/>
            <w:bottom w:val="none" w:sz="0" w:space="0" w:color="auto"/>
            <w:right w:val="none" w:sz="0" w:space="0" w:color="auto"/>
          </w:divBdr>
        </w:div>
        <w:div w:id="357777670">
          <w:marLeft w:val="640"/>
          <w:marRight w:val="0"/>
          <w:marTop w:val="0"/>
          <w:marBottom w:val="0"/>
          <w:divBdr>
            <w:top w:val="none" w:sz="0" w:space="0" w:color="auto"/>
            <w:left w:val="none" w:sz="0" w:space="0" w:color="auto"/>
            <w:bottom w:val="none" w:sz="0" w:space="0" w:color="auto"/>
            <w:right w:val="none" w:sz="0" w:space="0" w:color="auto"/>
          </w:divBdr>
        </w:div>
        <w:div w:id="377364593">
          <w:marLeft w:val="640"/>
          <w:marRight w:val="0"/>
          <w:marTop w:val="0"/>
          <w:marBottom w:val="0"/>
          <w:divBdr>
            <w:top w:val="none" w:sz="0" w:space="0" w:color="auto"/>
            <w:left w:val="none" w:sz="0" w:space="0" w:color="auto"/>
            <w:bottom w:val="none" w:sz="0" w:space="0" w:color="auto"/>
            <w:right w:val="none" w:sz="0" w:space="0" w:color="auto"/>
          </w:divBdr>
        </w:div>
        <w:div w:id="378087658">
          <w:marLeft w:val="640"/>
          <w:marRight w:val="0"/>
          <w:marTop w:val="0"/>
          <w:marBottom w:val="0"/>
          <w:divBdr>
            <w:top w:val="none" w:sz="0" w:space="0" w:color="auto"/>
            <w:left w:val="none" w:sz="0" w:space="0" w:color="auto"/>
            <w:bottom w:val="none" w:sz="0" w:space="0" w:color="auto"/>
            <w:right w:val="none" w:sz="0" w:space="0" w:color="auto"/>
          </w:divBdr>
        </w:div>
        <w:div w:id="379937954">
          <w:marLeft w:val="640"/>
          <w:marRight w:val="0"/>
          <w:marTop w:val="0"/>
          <w:marBottom w:val="0"/>
          <w:divBdr>
            <w:top w:val="none" w:sz="0" w:space="0" w:color="auto"/>
            <w:left w:val="none" w:sz="0" w:space="0" w:color="auto"/>
            <w:bottom w:val="none" w:sz="0" w:space="0" w:color="auto"/>
            <w:right w:val="none" w:sz="0" w:space="0" w:color="auto"/>
          </w:divBdr>
        </w:div>
        <w:div w:id="399519258">
          <w:marLeft w:val="640"/>
          <w:marRight w:val="0"/>
          <w:marTop w:val="0"/>
          <w:marBottom w:val="0"/>
          <w:divBdr>
            <w:top w:val="none" w:sz="0" w:space="0" w:color="auto"/>
            <w:left w:val="none" w:sz="0" w:space="0" w:color="auto"/>
            <w:bottom w:val="none" w:sz="0" w:space="0" w:color="auto"/>
            <w:right w:val="none" w:sz="0" w:space="0" w:color="auto"/>
          </w:divBdr>
        </w:div>
        <w:div w:id="406269378">
          <w:marLeft w:val="640"/>
          <w:marRight w:val="0"/>
          <w:marTop w:val="0"/>
          <w:marBottom w:val="0"/>
          <w:divBdr>
            <w:top w:val="none" w:sz="0" w:space="0" w:color="auto"/>
            <w:left w:val="none" w:sz="0" w:space="0" w:color="auto"/>
            <w:bottom w:val="none" w:sz="0" w:space="0" w:color="auto"/>
            <w:right w:val="none" w:sz="0" w:space="0" w:color="auto"/>
          </w:divBdr>
        </w:div>
        <w:div w:id="411973346">
          <w:marLeft w:val="640"/>
          <w:marRight w:val="0"/>
          <w:marTop w:val="0"/>
          <w:marBottom w:val="0"/>
          <w:divBdr>
            <w:top w:val="none" w:sz="0" w:space="0" w:color="auto"/>
            <w:left w:val="none" w:sz="0" w:space="0" w:color="auto"/>
            <w:bottom w:val="none" w:sz="0" w:space="0" w:color="auto"/>
            <w:right w:val="none" w:sz="0" w:space="0" w:color="auto"/>
          </w:divBdr>
        </w:div>
        <w:div w:id="426342360">
          <w:marLeft w:val="640"/>
          <w:marRight w:val="0"/>
          <w:marTop w:val="0"/>
          <w:marBottom w:val="0"/>
          <w:divBdr>
            <w:top w:val="none" w:sz="0" w:space="0" w:color="auto"/>
            <w:left w:val="none" w:sz="0" w:space="0" w:color="auto"/>
            <w:bottom w:val="none" w:sz="0" w:space="0" w:color="auto"/>
            <w:right w:val="none" w:sz="0" w:space="0" w:color="auto"/>
          </w:divBdr>
        </w:div>
        <w:div w:id="434252040">
          <w:marLeft w:val="640"/>
          <w:marRight w:val="0"/>
          <w:marTop w:val="0"/>
          <w:marBottom w:val="0"/>
          <w:divBdr>
            <w:top w:val="none" w:sz="0" w:space="0" w:color="auto"/>
            <w:left w:val="none" w:sz="0" w:space="0" w:color="auto"/>
            <w:bottom w:val="none" w:sz="0" w:space="0" w:color="auto"/>
            <w:right w:val="none" w:sz="0" w:space="0" w:color="auto"/>
          </w:divBdr>
        </w:div>
        <w:div w:id="468009891">
          <w:marLeft w:val="640"/>
          <w:marRight w:val="0"/>
          <w:marTop w:val="0"/>
          <w:marBottom w:val="0"/>
          <w:divBdr>
            <w:top w:val="none" w:sz="0" w:space="0" w:color="auto"/>
            <w:left w:val="none" w:sz="0" w:space="0" w:color="auto"/>
            <w:bottom w:val="none" w:sz="0" w:space="0" w:color="auto"/>
            <w:right w:val="none" w:sz="0" w:space="0" w:color="auto"/>
          </w:divBdr>
        </w:div>
        <w:div w:id="476651698">
          <w:marLeft w:val="640"/>
          <w:marRight w:val="0"/>
          <w:marTop w:val="0"/>
          <w:marBottom w:val="0"/>
          <w:divBdr>
            <w:top w:val="none" w:sz="0" w:space="0" w:color="auto"/>
            <w:left w:val="none" w:sz="0" w:space="0" w:color="auto"/>
            <w:bottom w:val="none" w:sz="0" w:space="0" w:color="auto"/>
            <w:right w:val="none" w:sz="0" w:space="0" w:color="auto"/>
          </w:divBdr>
        </w:div>
        <w:div w:id="488329564">
          <w:marLeft w:val="640"/>
          <w:marRight w:val="0"/>
          <w:marTop w:val="0"/>
          <w:marBottom w:val="0"/>
          <w:divBdr>
            <w:top w:val="none" w:sz="0" w:space="0" w:color="auto"/>
            <w:left w:val="none" w:sz="0" w:space="0" w:color="auto"/>
            <w:bottom w:val="none" w:sz="0" w:space="0" w:color="auto"/>
            <w:right w:val="none" w:sz="0" w:space="0" w:color="auto"/>
          </w:divBdr>
        </w:div>
        <w:div w:id="494226812">
          <w:marLeft w:val="640"/>
          <w:marRight w:val="0"/>
          <w:marTop w:val="0"/>
          <w:marBottom w:val="0"/>
          <w:divBdr>
            <w:top w:val="none" w:sz="0" w:space="0" w:color="auto"/>
            <w:left w:val="none" w:sz="0" w:space="0" w:color="auto"/>
            <w:bottom w:val="none" w:sz="0" w:space="0" w:color="auto"/>
            <w:right w:val="none" w:sz="0" w:space="0" w:color="auto"/>
          </w:divBdr>
        </w:div>
        <w:div w:id="494565265">
          <w:marLeft w:val="640"/>
          <w:marRight w:val="0"/>
          <w:marTop w:val="0"/>
          <w:marBottom w:val="0"/>
          <w:divBdr>
            <w:top w:val="none" w:sz="0" w:space="0" w:color="auto"/>
            <w:left w:val="none" w:sz="0" w:space="0" w:color="auto"/>
            <w:bottom w:val="none" w:sz="0" w:space="0" w:color="auto"/>
            <w:right w:val="none" w:sz="0" w:space="0" w:color="auto"/>
          </w:divBdr>
        </w:div>
        <w:div w:id="497892230">
          <w:marLeft w:val="640"/>
          <w:marRight w:val="0"/>
          <w:marTop w:val="0"/>
          <w:marBottom w:val="0"/>
          <w:divBdr>
            <w:top w:val="none" w:sz="0" w:space="0" w:color="auto"/>
            <w:left w:val="none" w:sz="0" w:space="0" w:color="auto"/>
            <w:bottom w:val="none" w:sz="0" w:space="0" w:color="auto"/>
            <w:right w:val="none" w:sz="0" w:space="0" w:color="auto"/>
          </w:divBdr>
        </w:div>
        <w:div w:id="501628012">
          <w:marLeft w:val="640"/>
          <w:marRight w:val="0"/>
          <w:marTop w:val="0"/>
          <w:marBottom w:val="0"/>
          <w:divBdr>
            <w:top w:val="none" w:sz="0" w:space="0" w:color="auto"/>
            <w:left w:val="none" w:sz="0" w:space="0" w:color="auto"/>
            <w:bottom w:val="none" w:sz="0" w:space="0" w:color="auto"/>
            <w:right w:val="none" w:sz="0" w:space="0" w:color="auto"/>
          </w:divBdr>
        </w:div>
        <w:div w:id="516047508">
          <w:marLeft w:val="640"/>
          <w:marRight w:val="0"/>
          <w:marTop w:val="0"/>
          <w:marBottom w:val="0"/>
          <w:divBdr>
            <w:top w:val="none" w:sz="0" w:space="0" w:color="auto"/>
            <w:left w:val="none" w:sz="0" w:space="0" w:color="auto"/>
            <w:bottom w:val="none" w:sz="0" w:space="0" w:color="auto"/>
            <w:right w:val="none" w:sz="0" w:space="0" w:color="auto"/>
          </w:divBdr>
        </w:div>
        <w:div w:id="519897588">
          <w:marLeft w:val="640"/>
          <w:marRight w:val="0"/>
          <w:marTop w:val="0"/>
          <w:marBottom w:val="0"/>
          <w:divBdr>
            <w:top w:val="none" w:sz="0" w:space="0" w:color="auto"/>
            <w:left w:val="none" w:sz="0" w:space="0" w:color="auto"/>
            <w:bottom w:val="none" w:sz="0" w:space="0" w:color="auto"/>
            <w:right w:val="none" w:sz="0" w:space="0" w:color="auto"/>
          </w:divBdr>
        </w:div>
        <w:div w:id="522520029">
          <w:marLeft w:val="640"/>
          <w:marRight w:val="0"/>
          <w:marTop w:val="0"/>
          <w:marBottom w:val="0"/>
          <w:divBdr>
            <w:top w:val="none" w:sz="0" w:space="0" w:color="auto"/>
            <w:left w:val="none" w:sz="0" w:space="0" w:color="auto"/>
            <w:bottom w:val="none" w:sz="0" w:space="0" w:color="auto"/>
            <w:right w:val="none" w:sz="0" w:space="0" w:color="auto"/>
          </w:divBdr>
        </w:div>
        <w:div w:id="528419400">
          <w:marLeft w:val="640"/>
          <w:marRight w:val="0"/>
          <w:marTop w:val="0"/>
          <w:marBottom w:val="0"/>
          <w:divBdr>
            <w:top w:val="none" w:sz="0" w:space="0" w:color="auto"/>
            <w:left w:val="none" w:sz="0" w:space="0" w:color="auto"/>
            <w:bottom w:val="none" w:sz="0" w:space="0" w:color="auto"/>
            <w:right w:val="none" w:sz="0" w:space="0" w:color="auto"/>
          </w:divBdr>
        </w:div>
        <w:div w:id="542595342">
          <w:marLeft w:val="640"/>
          <w:marRight w:val="0"/>
          <w:marTop w:val="0"/>
          <w:marBottom w:val="0"/>
          <w:divBdr>
            <w:top w:val="none" w:sz="0" w:space="0" w:color="auto"/>
            <w:left w:val="none" w:sz="0" w:space="0" w:color="auto"/>
            <w:bottom w:val="none" w:sz="0" w:space="0" w:color="auto"/>
            <w:right w:val="none" w:sz="0" w:space="0" w:color="auto"/>
          </w:divBdr>
        </w:div>
        <w:div w:id="545140757">
          <w:marLeft w:val="640"/>
          <w:marRight w:val="0"/>
          <w:marTop w:val="0"/>
          <w:marBottom w:val="0"/>
          <w:divBdr>
            <w:top w:val="none" w:sz="0" w:space="0" w:color="auto"/>
            <w:left w:val="none" w:sz="0" w:space="0" w:color="auto"/>
            <w:bottom w:val="none" w:sz="0" w:space="0" w:color="auto"/>
            <w:right w:val="none" w:sz="0" w:space="0" w:color="auto"/>
          </w:divBdr>
        </w:div>
        <w:div w:id="549999717">
          <w:marLeft w:val="640"/>
          <w:marRight w:val="0"/>
          <w:marTop w:val="0"/>
          <w:marBottom w:val="0"/>
          <w:divBdr>
            <w:top w:val="none" w:sz="0" w:space="0" w:color="auto"/>
            <w:left w:val="none" w:sz="0" w:space="0" w:color="auto"/>
            <w:bottom w:val="none" w:sz="0" w:space="0" w:color="auto"/>
            <w:right w:val="none" w:sz="0" w:space="0" w:color="auto"/>
          </w:divBdr>
        </w:div>
        <w:div w:id="557056458">
          <w:marLeft w:val="640"/>
          <w:marRight w:val="0"/>
          <w:marTop w:val="0"/>
          <w:marBottom w:val="0"/>
          <w:divBdr>
            <w:top w:val="none" w:sz="0" w:space="0" w:color="auto"/>
            <w:left w:val="none" w:sz="0" w:space="0" w:color="auto"/>
            <w:bottom w:val="none" w:sz="0" w:space="0" w:color="auto"/>
            <w:right w:val="none" w:sz="0" w:space="0" w:color="auto"/>
          </w:divBdr>
        </w:div>
        <w:div w:id="581645960">
          <w:marLeft w:val="640"/>
          <w:marRight w:val="0"/>
          <w:marTop w:val="0"/>
          <w:marBottom w:val="0"/>
          <w:divBdr>
            <w:top w:val="none" w:sz="0" w:space="0" w:color="auto"/>
            <w:left w:val="none" w:sz="0" w:space="0" w:color="auto"/>
            <w:bottom w:val="none" w:sz="0" w:space="0" w:color="auto"/>
            <w:right w:val="none" w:sz="0" w:space="0" w:color="auto"/>
          </w:divBdr>
        </w:div>
        <w:div w:id="596642213">
          <w:marLeft w:val="640"/>
          <w:marRight w:val="0"/>
          <w:marTop w:val="0"/>
          <w:marBottom w:val="0"/>
          <w:divBdr>
            <w:top w:val="none" w:sz="0" w:space="0" w:color="auto"/>
            <w:left w:val="none" w:sz="0" w:space="0" w:color="auto"/>
            <w:bottom w:val="none" w:sz="0" w:space="0" w:color="auto"/>
            <w:right w:val="none" w:sz="0" w:space="0" w:color="auto"/>
          </w:divBdr>
        </w:div>
        <w:div w:id="600840122">
          <w:marLeft w:val="640"/>
          <w:marRight w:val="0"/>
          <w:marTop w:val="0"/>
          <w:marBottom w:val="0"/>
          <w:divBdr>
            <w:top w:val="none" w:sz="0" w:space="0" w:color="auto"/>
            <w:left w:val="none" w:sz="0" w:space="0" w:color="auto"/>
            <w:bottom w:val="none" w:sz="0" w:space="0" w:color="auto"/>
            <w:right w:val="none" w:sz="0" w:space="0" w:color="auto"/>
          </w:divBdr>
        </w:div>
        <w:div w:id="612707892">
          <w:marLeft w:val="640"/>
          <w:marRight w:val="0"/>
          <w:marTop w:val="0"/>
          <w:marBottom w:val="0"/>
          <w:divBdr>
            <w:top w:val="none" w:sz="0" w:space="0" w:color="auto"/>
            <w:left w:val="none" w:sz="0" w:space="0" w:color="auto"/>
            <w:bottom w:val="none" w:sz="0" w:space="0" w:color="auto"/>
            <w:right w:val="none" w:sz="0" w:space="0" w:color="auto"/>
          </w:divBdr>
        </w:div>
        <w:div w:id="618536431">
          <w:marLeft w:val="640"/>
          <w:marRight w:val="0"/>
          <w:marTop w:val="0"/>
          <w:marBottom w:val="0"/>
          <w:divBdr>
            <w:top w:val="none" w:sz="0" w:space="0" w:color="auto"/>
            <w:left w:val="none" w:sz="0" w:space="0" w:color="auto"/>
            <w:bottom w:val="none" w:sz="0" w:space="0" w:color="auto"/>
            <w:right w:val="none" w:sz="0" w:space="0" w:color="auto"/>
          </w:divBdr>
        </w:div>
        <w:div w:id="620183975">
          <w:marLeft w:val="640"/>
          <w:marRight w:val="0"/>
          <w:marTop w:val="0"/>
          <w:marBottom w:val="0"/>
          <w:divBdr>
            <w:top w:val="none" w:sz="0" w:space="0" w:color="auto"/>
            <w:left w:val="none" w:sz="0" w:space="0" w:color="auto"/>
            <w:bottom w:val="none" w:sz="0" w:space="0" w:color="auto"/>
            <w:right w:val="none" w:sz="0" w:space="0" w:color="auto"/>
          </w:divBdr>
        </w:div>
        <w:div w:id="637808797">
          <w:marLeft w:val="640"/>
          <w:marRight w:val="0"/>
          <w:marTop w:val="0"/>
          <w:marBottom w:val="0"/>
          <w:divBdr>
            <w:top w:val="none" w:sz="0" w:space="0" w:color="auto"/>
            <w:left w:val="none" w:sz="0" w:space="0" w:color="auto"/>
            <w:bottom w:val="none" w:sz="0" w:space="0" w:color="auto"/>
            <w:right w:val="none" w:sz="0" w:space="0" w:color="auto"/>
          </w:divBdr>
        </w:div>
        <w:div w:id="642469680">
          <w:marLeft w:val="640"/>
          <w:marRight w:val="0"/>
          <w:marTop w:val="0"/>
          <w:marBottom w:val="0"/>
          <w:divBdr>
            <w:top w:val="none" w:sz="0" w:space="0" w:color="auto"/>
            <w:left w:val="none" w:sz="0" w:space="0" w:color="auto"/>
            <w:bottom w:val="none" w:sz="0" w:space="0" w:color="auto"/>
            <w:right w:val="none" w:sz="0" w:space="0" w:color="auto"/>
          </w:divBdr>
        </w:div>
        <w:div w:id="647784309">
          <w:marLeft w:val="640"/>
          <w:marRight w:val="0"/>
          <w:marTop w:val="0"/>
          <w:marBottom w:val="0"/>
          <w:divBdr>
            <w:top w:val="none" w:sz="0" w:space="0" w:color="auto"/>
            <w:left w:val="none" w:sz="0" w:space="0" w:color="auto"/>
            <w:bottom w:val="none" w:sz="0" w:space="0" w:color="auto"/>
            <w:right w:val="none" w:sz="0" w:space="0" w:color="auto"/>
          </w:divBdr>
        </w:div>
        <w:div w:id="651566890">
          <w:marLeft w:val="640"/>
          <w:marRight w:val="0"/>
          <w:marTop w:val="0"/>
          <w:marBottom w:val="0"/>
          <w:divBdr>
            <w:top w:val="none" w:sz="0" w:space="0" w:color="auto"/>
            <w:left w:val="none" w:sz="0" w:space="0" w:color="auto"/>
            <w:bottom w:val="none" w:sz="0" w:space="0" w:color="auto"/>
            <w:right w:val="none" w:sz="0" w:space="0" w:color="auto"/>
          </w:divBdr>
        </w:div>
        <w:div w:id="654921292">
          <w:marLeft w:val="640"/>
          <w:marRight w:val="0"/>
          <w:marTop w:val="0"/>
          <w:marBottom w:val="0"/>
          <w:divBdr>
            <w:top w:val="none" w:sz="0" w:space="0" w:color="auto"/>
            <w:left w:val="none" w:sz="0" w:space="0" w:color="auto"/>
            <w:bottom w:val="none" w:sz="0" w:space="0" w:color="auto"/>
            <w:right w:val="none" w:sz="0" w:space="0" w:color="auto"/>
          </w:divBdr>
        </w:div>
        <w:div w:id="657999893">
          <w:marLeft w:val="640"/>
          <w:marRight w:val="0"/>
          <w:marTop w:val="0"/>
          <w:marBottom w:val="0"/>
          <w:divBdr>
            <w:top w:val="none" w:sz="0" w:space="0" w:color="auto"/>
            <w:left w:val="none" w:sz="0" w:space="0" w:color="auto"/>
            <w:bottom w:val="none" w:sz="0" w:space="0" w:color="auto"/>
            <w:right w:val="none" w:sz="0" w:space="0" w:color="auto"/>
          </w:divBdr>
        </w:div>
        <w:div w:id="697897414">
          <w:marLeft w:val="640"/>
          <w:marRight w:val="0"/>
          <w:marTop w:val="0"/>
          <w:marBottom w:val="0"/>
          <w:divBdr>
            <w:top w:val="none" w:sz="0" w:space="0" w:color="auto"/>
            <w:left w:val="none" w:sz="0" w:space="0" w:color="auto"/>
            <w:bottom w:val="none" w:sz="0" w:space="0" w:color="auto"/>
            <w:right w:val="none" w:sz="0" w:space="0" w:color="auto"/>
          </w:divBdr>
        </w:div>
        <w:div w:id="703792389">
          <w:marLeft w:val="640"/>
          <w:marRight w:val="0"/>
          <w:marTop w:val="0"/>
          <w:marBottom w:val="0"/>
          <w:divBdr>
            <w:top w:val="none" w:sz="0" w:space="0" w:color="auto"/>
            <w:left w:val="none" w:sz="0" w:space="0" w:color="auto"/>
            <w:bottom w:val="none" w:sz="0" w:space="0" w:color="auto"/>
            <w:right w:val="none" w:sz="0" w:space="0" w:color="auto"/>
          </w:divBdr>
        </w:div>
        <w:div w:id="704208298">
          <w:marLeft w:val="640"/>
          <w:marRight w:val="0"/>
          <w:marTop w:val="0"/>
          <w:marBottom w:val="0"/>
          <w:divBdr>
            <w:top w:val="none" w:sz="0" w:space="0" w:color="auto"/>
            <w:left w:val="none" w:sz="0" w:space="0" w:color="auto"/>
            <w:bottom w:val="none" w:sz="0" w:space="0" w:color="auto"/>
            <w:right w:val="none" w:sz="0" w:space="0" w:color="auto"/>
          </w:divBdr>
        </w:div>
        <w:div w:id="723873685">
          <w:marLeft w:val="640"/>
          <w:marRight w:val="0"/>
          <w:marTop w:val="0"/>
          <w:marBottom w:val="0"/>
          <w:divBdr>
            <w:top w:val="none" w:sz="0" w:space="0" w:color="auto"/>
            <w:left w:val="none" w:sz="0" w:space="0" w:color="auto"/>
            <w:bottom w:val="none" w:sz="0" w:space="0" w:color="auto"/>
            <w:right w:val="none" w:sz="0" w:space="0" w:color="auto"/>
          </w:divBdr>
        </w:div>
        <w:div w:id="733115854">
          <w:marLeft w:val="640"/>
          <w:marRight w:val="0"/>
          <w:marTop w:val="0"/>
          <w:marBottom w:val="0"/>
          <w:divBdr>
            <w:top w:val="none" w:sz="0" w:space="0" w:color="auto"/>
            <w:left w:val="none" w:sz="0" w:space="0" w:color="auto"/>
            <w:bottom w:val="none" w:sz="0" w:space="0" w:color="auto"/>
            <w:right w:val="none" w:sz="0" w:space="0" w:color="auto"/>
          </w:divBdr>
        </w:div>
        <w:div w:id="740325125">
          <w:marLeft w:val="640"/>
          <w:marRight w:val="0"/>
          <w:marTop w:val="0"/>
          <w:marBottom w:val="0"/>
          <w:divBdr>
            <w:top w:val="none" w:sz="0" w:space="0" w:color="auto"/>
            <w:left w:val="none" w:sz="0" w:space="0" w:color="auto"/>
            <w:bottom w:val="none" w:sz="0" w:space="0" w:color="auto"/>
            <w:right w:val="none" w:sz="0" w:space="0" w:color="auto"/>
          </w:divBdr>
        </w:div>
        <w:div w:id="743141050">
          <w:marLeft w:val="640"/>
          <w:marRight w:val="0"/>
          <w:marTop w:val="0"/>
          <w:marBottom w:val="0"/>
          <w:divBdr>
            <w:top w:val="none" w:sz="0" w:space="0" w:color="auto"/>
            <w:left w:val="none" w:sz="0" w:space="0" w:color="auto"/>
            <w:bottom w:val="none" w:sz="0" w:space="0" w:color="auto"/>
            <w:right w:val="none" w:sz="0" w:space="0" w:color="auto"/>
          </w:divBdr>
        </w:div>
        <w:div w:id="766314698">
          <w:marLeft w:val="640"/>
          <w:marRight w:val="0"/>
          <w:marTop w:val="0"/>
          <w:marBottom w:val="0"/>
          <w:divBdr>
            <w:top w:val="none" w:sz="0" w:space="0" w:color="auto"/>
            <w:left w:val="none" w:sz="0" w:space="0" w:color="auto"/>
            <w:bottom w:val="none" w:sz="0" w:space="0" w:color="auto"/>
            <w:right w:val="none" w:sz="0" w:space="0" w:color="auto"/>
          </w:divBdr>
        </w:div>
        <w:div w:id="770205712">
          <w:marLeft w:val="640"/>
          <w:marRight w:val="0"/>
          <w:marTop w:val="0"/>
          <w:marBottom w:val="0"/>
          <w:divBdr>
            <w:top w:val="none" w:sz="0" w:space="0" w:color="auto"/>
            <w:left w:val="none" w:sz="0" w:space="0" w:color="auto"/>
            <w:bottom w:val="none" w:sz="0" w:space="0" w:color="auto"/>
            <w:right w:val="none" w:sz="0" w:space="0" w:color="auto"/>
          </w:divBdr>
        </w:div>
        <w:div w:id="771704525">
          <w:marLeft w:val="640"/>
          <w:marRight w:val="0"/>
          <w:marTop w:val="0"/>
          <w:marBottom w:val="0"/>
          <w:divBdr>
            <w:top w:val="none" w:sz="0" w:space="0" w:color="auto"/>
            <w:left w:val="none" w:sz="0" w:space="0" w:color="auto"/>
            <w:bottom w:val="none" w:sz="0" w:space="0" w:color="auto"/>
            <w:right w:val="none" w:sz="0" w:space="0" w:color="auto"/>
          </w:divBdr>
        </w:div>
        <w:div w:id="789667709">
          <w:marLeft w:val="640"/>
          <w:marRight w:val="0"/>
          <w:marTop w:val="0"/>
          <w:marBottom w:val="0"/>
          <w:divBdr>
            <w:top w:val="none" w:sz="0" w:space="0" w:color="auto"/>
            <w:left w:val="none" w:sz="0" w:space="0" w:color="auto"/>
            <w:bottom w:val="none" w:sz="0" w:space="0" w:color="auto"/>
            <w:right w:val="none" w:sz="0" w:space="0" w:color="auto"/>
          </w:divBdr>
        </w:div>
        <w:div w:id="795417659">
          <w:marLeft w:val="640"/>
          <w:marRight w:val="0"/>
          <w:marTop w:val="0"/>
          <w:marBottom w:val="0"/>
          <w:divBdr>
            <w:top w:val="none" w:sz="0" w:space="0" w:color="auto"/>
            <w:left w:val="none" w:sz="0" w:space="0" w:color="auto"/>
            <w:bottom w:val="none" w:sz="0" w:space="0" w:color="auto"/>
            <w:right w:val="none" w:sz="0" w:space="0" w:color="auto"/>
          </w:divBdr>
        </w:div>
        <w:div w:id="801311278">
          <w:marLeft w:val="640"/>
          <w:marRight w:val="0"/>
          <w:marTop w:val="0"/>
          <w:marBottom w:val="0"/>
          <w:divBdr>
            <w:top w:val="none" w:sz="0" w:space="0" w:color="auto"/>
            <w:left w:val="none" w:sz="0" w:space="0" w:color="auto"/>
            <w:bottom w:val="none" w:sz="0" w:space="0" w:color="auto"/>
            <w:right w:val="none" w:sz="0" w:space="0" w:color="auto"/>
          </w:divBdr>
        </w:div>
        <w:div w:id="810247769">
          <w:marLeft w:val="640"/>
          <w:marRight w:val="0"/>
          <w:marTop w:val="0"/>
          <w:marBottom w:val="0"/>
          <w:divBdr>
            <w:top w:val="none" w:sz="0" w:space="0" w:color="auto"/>
            <w:left w:val="none" w:sz="0" w:space="0" w:color="auto"/>
            <w:bottom w:val="none" w:sz="0" w:space="0" w:color="auto"/>
            <w:right w:val="none" w:sz="0" w:space="0" w:color="auto"/>
          </w:divBdr>
        </w:div>
        <w:div w:id="813376858">
          <w:marLeft w:val="640"/>
          <w:marRight w:val="0"/>
          <w:marTop w:val="0"/>
          <w:marBottom w:val="0"/>
          <w:divBdr>
            <w:top w:val="none" w:sz="0" w:space="0" w:color="auto"/>
            <w:left w:val="none" w:sz="0" w:space="0" w:color="auto"/>
            <w:bottom w:val="none" w:sz="0" w:space="0" w:color="auto"/>
            <w:right w:val="none" w:sz="0" w:space="0" w:color="auto"/>
          </w:divBdr>
        </w:div>
        <w:div w:id="819153953">
          <w:marLeft w:val="640"/>
          <w:marRight w:val="0"/>
          <w:marTop w:val="0"/>
          <w:marBottom w:val="0"/>
          <w:divBdr>
            <w:top w:val="none" w:sz="0" w:space="0" w:color="auto"/>
            <w:left w:val="none" w:sz="0" w:space="0" w:color="auto"/>
            <w:bottom w:val="none" w:sz="0" w:space="0" w:color="auto"/>
            <w:right w:val="none" w:sz="0" w:space="0" w:color="auto"/>
          </w:divBdr>
        </w:div>
        <w:div w:id="819537286">
          <w:marLeft w:val="640"/>
          <w:marRight w:val="0"/>
          <w:marTop w:val="0"/>
          <w:marBottom w:val="0"/>
          <w:divBdr>
            <w:top w:val="none" w:sz="0" w:space="0" w:color="auto"/>
            <w:left w:val="none" w:sz="0" w:space="0" w:color="auto"/>
            <w:bottom w:val="none" w:sz="0" w:space="0" w:color="auto"/>
            <w:right w:val="none" w:sz="0" w:space="0" w:color="auto"/>
          </w:divBdr>
        </w:div>
        <w:div w:id="846866962">
          <w:marLeft w:val="640"/>
          <w:marRight w:val="0"/>
          <w:marTop w:val="0"/>
          <w:marBottom w:val="0"/>
          <w:divBdr>
            <w:top w:val="none" w:sz="0" w:space="0" w:color="auto"/>
            <w:left w:val="none" w:sz="0" w:space="0" w:color="auto"/>
            <w:bottom w:val="none" w:sz="0" w:space="0" w:color="auto"/>
            <w:right w:val="none" w:sz="0" w:space="0" w:color="auto"/>
          </w:divBdr>
        </w:div>
        <w:div w:id="850994317">
          <w:marLeft w:val="640"/>
          <w:marRight w:val="0"/>
          <w:marTop w:val="0"/>
          <w:marBottom w:val="0"/>
          <w:divBdr>
            <w:top w:val="none" w:sz="0" w:space="0" w:color="auto"/>
            <w:left w:val="none" w:sz="0" w:space="0" w:color="auto"/>
            <w:bottom w:val="none" w:sz="0" w:space="0" w:color="auto"/>
            <w:right w:val="none" w:sz="0" w:space="0" w:color="auto"/>
          </w:divBdr>
        </w:div>
        <w:div w:id="869758927">
          <w:marLeft w:val="640"/>
          <w:marRight w:val="0"/>
          <w:marTop w:val="0"/>
          <w:marBottom w:val="0"/>
          <w:divBdr>
            <w:top w:val="none" w:sz="0" w:space="0" w:color="auto"/>
            <w:left w:val="none" w:sz="0" w:space="0" w:color="auto"/>
            <w:bottom w:val="none" w:sz="0" w:space="0" w:color="auto"/>
            <w:right w:val="none" w:sz="0" w:space="0" w:color="auto"/>
          </w:divBdr>
        </w:div>
        <w:div w:id="881358189">
          <w:marLeft w:val="640"/>
          <w:marRight w:val="0"/>
          <w:marTop w:val="0"/>
          <w:marBottom w:val="0"/>
          <w:divBdr>
            <w:top w:val="none" w:sz="0" w:space="0" w:color="auto"/>
            <w:left w:val="none" w:sz="0" w:space="0" w:color="auto"/>
            <w:bottom w:val="none" w:sz="0" w:space="0" w:color="auto"/>
            <w:right w:val="none" w:sz="0" w:space="0" w:color="auto"/>
          </w:divBdr>
        </w:div>
        <w:div w:id="881868599">
          <w:marLeft w:val="640"/>
          <w:marRight w:val="0"/>
          <w:marTop w:val="0"/>
          <w:marBottom w:val="0"/>
          <w:divBdr>
            <w:top w:val="none" w:sz="0" w:space="0" w:color="auto"/>
            <w:left w:val="none" w:sz="0" w:space="0" w:color="auto"/>
            <w:bottom w:val="none" w:sz="0" w:space="0" w:color="auto"/>
            <w:right w:val="none" w:sz="0" w:space="0" w:color="auto"/>
          </w:divBdr>
        </w:div>
        <w:div w:id="896625937">
          <w:marLeft w:val="640"/>
          <w:marRight w:val="0"/>
          <w:marTop w:val="0"/>
          <w:marBottom w:val="0"/>
          <w:divBdr>
            <w:top w:val="none" w:sz="0" w:space="0" w:color="auto"/>
            <w:left w:val="none" w:sz="0" w:space="0" w:color="auto"/>
            <w:bottom w:val="none" w:sz="0" w:space="0" w:color="auto"/>
            <w:right w:val="none" w:sz="0" w:space="0" w:color="auto"/>
          </w:divBdr>
        </w:div>
        <w:div w:id="901256100">
          <w:marLeft w:val="640"/>
          <w:marRight w:val="0"/>
          <w:marTop w:val="0"/>
          <w:marBottom w:val="0"/>
          <w:divBdr>
            <w:top w:val="none" w:sz="0" w:space="0" w:color="auto"/>
            <w:left w:val="none" w:sz="0" w:space="0" w:color="auto"/>
            <w:bottom w:val="none" w:sz="0" w:space="0" w:color="auto"/>
            <w:right w:val="none" w:sz="0" w:space="0" w:color="auto"/>
          </w:divBdr>
        </w:div>
        <w:div w:id="904338418">
          <w:marLeft w:val="640"/>
          <w:marRight w:val="0"/>
          <w:marTop w:val="0"/>
          <w:marBottom w:val="0"/>
          <w:divBdr>
            <w:top w:val="none" w:sz="0" w:space="0" w:color="auto"/>
            <w:left w:val="none" w:sz="0" w:space="0" w:color="auto"/>
            <w:bottom w:val="none" w:sz="0" w:space="0" w:color="auto"/>
            <w:right w:val="none" w:sz="0" w:space="0" w:color="auto"/>
          </w:divBdr>
        </w:div>
        <w:div w:id="908811280">
          <w:marLeft w:val="640"/>
          <w:marRight w:val="0"/>
          <w:marTop w:val="0"/>
          <w:marBottom w:val="0"/>
          <w:divBdr>
            <w:top w:val="none" w:sz="0" w:space="0" w:color="auto"/>
            <w:left w:val="none" w:sz="0" w:space="0" w:color="auto"/>
            <w:bottom w:val="none" w:sz="0" w:space="0" w:color="auto"/>
            <w:right w:val="none" w:sz="0" w:space="0" w:color="auto"/>
          </w:divBdr>
        </w:div>
        <w:div w:id="914898541">
          <w:marLeft w:val="640"/>
          <w:marRight w:val="0"/>
          <w:marTop w:val="0"/>
          <w:marBottom w:val="0"/>
          <w:divBdr>
            <w:top w:val="none" w:sz="0" w:space="0" w:color="auto"/>
            <w:left w:val="none" w:sz="0" w:space="0" w:color="auto"/>
            <w:bottom w:val="none" w:sz="0" w:space="0" w:color="auto"/>
            <w:right w:val="none" w:sz="0" w:space="0" w:color="auto"/>
          </w:divBdr>
        </w:div>
        <w:div w:id="930236474">
          <w:marLeft w:val="640"/>
          <w:marRight w:val="0"/>
          <w:marTop w:val="0"/>
          <w:marBottom w:val="0"/>
          <w:divBdr>
            <w:top w:val="none" w:sz="0" w:space="0" w:color="auto"/>
            <w:left w:val="none" w:sz="0" w:space="0" w:color="auto"/>
            <w:bottom w:val="none" w:sz="0" w:space="0" w:color="auto"/>
            <w:right w:val="none" w:sz="0" w:space="0" w:color="auto"/>
          </w:divBdr>
        </w:div>
        <w:div w:id="960578023">
          <w:marLeft w:val="640"/>
          <w:marRight w:val="0"/>
          <w:marTop w:val="0"/>
          <w:marBottom w:val="0"/>
          <w:divBdr>
            <w:top w:val="none" w:sz="0" w:space="0" w:color="auto"/>
            <w:left w:val="none" w:sz="0" w:space="0" w:color="auto"/>
            <w:bottom w:val="none" w:sz="0" w:space="0" w:color="auto"/>
            <w:right w:val="none" w:sz="0" w:space="0" w:color="auto"/>
          </w:divBdr>
        </w:div>
        <w:div w:id="970987122">
          <w:marLeft w:val="640"/>
          <w:marRight w:val="0"/>
          <w:marTop w:val="0"/>
          <w:marBottom w:val="0"/>
          <w:divBdr>
            <w:top w:val="none" w:sz="0" w:space="0" w:color="auto"/>
            <w:left w:val="none" w:sz="0" w:space="0" w:color="auto"/>
            <w:bottom w:val="none" w:sz="0" w:space="0" w:color="auto"/>
            <w:right w:val="none" w:sz="0" w:space="0" w:color="auto"/>
          </w:divBdr>
        </w:div>
        <w:div w:id="988946242">
          <w:marLeft w:val="640"/>
          <w:marRight w:val="0"/>
          <w:marTop w:val="0"/>
          <w:marBottom w:val="0"/>
          <w:divBdr>
            <w:top w:val="none" w:sz="0" w:space="0" w:color="auto"/>
            <w:left w:val="none" w:sz="0" w:space="0" w:color="auto"/>
            <w:bottom w:val="none" w:sz="0" w:space="0" w:color="auto"/>
            <w:right w:val="none" w:sz="0" w:space="0" w:color="auto"/>
          </w:divBdr>
        </w:div>
        <w:div w:id="990526660">
          <w:marLeft w:val="640"/>
          <w:marRight w:val="0"/>
          <w:marTop w:val="0"/>
          <w:marBottom w:val="0"/>
          <w:divBdr>
            <w:top w:val="none" w:sz="0" w:space="0" w:color="auto"/>
            <w:left w:val="none" w:sz="0" w:space="0" w:color="auto"/>
            <w:bottom w:val="none" w:sz="0" w:space="0" w:color="auto"/>
            <w:right w:val="none" w:sz="0" w:space="0" w:color="auto"/>
          </w:divBdr>
        </w:div>
        <w:div w:id="1009478846">
          <w:marLeft w:val="640"/>
          <w:marRight w:val="0"/>
          <w:marTop w:val="0"/>
          <w:marBottom w:val="0"/>
          <w:divBdr>
            <w:top w:val="none" w:sz="0" w:space="0" w:color="auto"/>
            <w:left w:val="none" w:sz="0" w:space="0" w:color="auto"/>
            <w:bottom w:val="none" w:sz="0" w:space="0" w:color="auto"/>
            <w:right w:val="none" w:sz="0" w:space="0" w:color="auto"/>
          </w:divBdr>
        </w:div>
        <w:div w:id="1010377581">
          <w:marLeft w:val="640"/>
          <w:marRight w:val="0"/>
          <w:marTop w:val="0"/>
          <w:marBottom w:val="0"/>
          <w:divBdr>
            <w:top w:val="none" w:sz="0" w:space="0" w:color="auto"/>
            <w:left w:val="none" w:sz="0" w:space="0" w:color="auto"/>
            <w:bottom w:val="none" w:sz="0" w:space="0" w:color="auto"/>
            <w:right w:val="none" w:sz="0" w:space="0" w:color="auto"/>
          </w:divBdr>
        </w:div>
        <w:div w:id="1015502387">
          <w:marLeft w:val="640"/>
          <w:marRight w:val="0"/>
          <w:marTop w:val="0"/>
          <w:marBottom w:val="0"/>
          <w:divBdr>
            <w:top w:val="none" w:sz="0" w:space="0" w:color="auto"/>
            <w:left w:val="none" w:sz="0" w:space="0" w:color="auto"/>
            <w:bottom w:val="none" w:sz="0" w:space="0" w:color="auto"/>
            <w:right w:val="none" w:sz="0" w:space="0" w:color="auto"/>
          </w:divBdr>
        </w:div>
        <w:div w:id="1024094526">
          <w:marLeft w:val="640"/>
          <w:marRight w:val="0"/>
          <w:marTop w:val="0"/>
          <w:marBottom w:val="0"/>
          <w:divBdr>
            <w:top w:val="none" w:sz="0" w:space="0" w:color="auto"/>
            <w:left w:val="none" w:sz="0" w:space="0" w:color="auto"/>
            <w:bottom w:val="none" w:sz="0" w:space="0" w:color="auto"/>
            <w:right w:val="none" w:sz="0" w:space="0" w:color="auto"/>
          </w:divBdr>
        </w:div>
        <w:div w:id="1033993216">
          <w:marLeft w:val="640"/>
          <w:marRight w:val="0"/>
          <w:marTop w:val="0"/>
          <w:marBottom w:val="0"/>
          <w:divBdr>
            <w:top w:val="none" w:sz="0" w:space="0" w:color="auto"/>
            <w:left w:val="none" w:sz="0" w:space="0" w:color="auto"/>
            <w:bottom w:val="none" w:sz="0" w:space="0" w:color="auto"/>
            <w:right w:val="none" w:sz="0" w:space="0" w:color="auto"/>
          </w:divBdr>
        </w:div>
        <w:div w:id="1043939894">
          <w:marLeft w:val="640"/>
          <w:marRight w:val="0"/>
          <w:marTop w:val="0"/>
          <w:marBottom w:val="0"/>
          <w:divBdr>
            <w:top w:val="none" w:sz="0" w:space="0" w:color="auto"/>
            <w:left w:val="none" w:sz="0" w:space="0" w:color="auto"/>
            <w:bottom w:val="none" w:sz="0" w:space="0" w:color="auto"/>
            <w:right w:val="none" w:sz="0" w:space="0" w:color="auto"/>
          </w:divBdr>
        </w:div>
        <w:div w:id="1057751734">
          <w:marLeft w:val="640"/>
          <w:marRight w:val="0"/>
          <w:marTop w:val="0"/>
          <w:marBottom w:val="0"/>
          <w:divBdr>
            <w:top w:val="none" w:sz="0" w:space="0" w:color="auto"/>
            <w:left w:val="none" w:sz="0" w:space="0" w:color="auto"/>
            <w:bottom w:val="none" w:sz="0" w:space="0" w:color="auto"/>
            <w:right w:val="none" w:sz="0" w:space="0" w:color="auto"/>
          </w:divBdr>
        </w:div>
        <w:div w:id="1065298952">
          <w:marLeft w:val="640"/>
          <w:marRight w:val="0"/>
          <w:marTop w:val="0"/>
          <w:marBottom w:val="0"/>
          <w:divBdr>
            <w:top w:val="none" w:sz="0" w:space="0" w:color="auto"/>
            <w:left w:val="none" w:sz="0" w:space="0" w:color="auto"/>
            <w:bottom w:val="none" w:sz="0" w:space="0" w:color="auto"/>
            <w:right w:val="none" w:sz="0" w:space="0" w:color="auto"/>
          </w:divBdr>
        </w:div>
        <w:div w:id="1070620302">
          <w:marLeft w:val="640"/>
          <w:marRight w:val="0"/>
          <w:marTop w:val="0"/>
          <w:marBottom w:val="0"/>
          <w:divBdr>
            <w:top w:val="none" w:sz="0" w:space="0" w:color="auto"/>
            <w:left w:val="none" w:sz="0" w:space="0" w:color="auto"/>
            <w:bottom w:val="none" w:sz="0" w:space="0" w:color="auto"/>
            <w:right w:val="none" w:sz="0" w:space="0" w:color="auto"/>
          </w:divBdr>
        </w:div>
        <w:div w:id="1077240454">
          <w:marLeft w:val="640"/>
          <w:marRight w:val="0"/>
          <w:marTop w:val="0"/>
          <w:marBottom w:val="0"/>
          <w:divBdr>
            <w:top w:val="none" w:sz="0" w:space="0" w:color="auto"/>
            <w:left w:val="none" w:sz="0" w:space="0" w:color="auto"/>
            <w:bottom w:val="none" w:sz="0" w:space="0" w:color="auto"/>
            <w:right w:val="none" w:sz="0" w:space="0" w:color="auto"/>
          </w:divBdr>
        </w:div>
        <w:div w:id="1091008423">
          <w:marLeft w:val="640"/>
          <w:marRight w:val="0"/>
          <w:marTop w:val="0"/>
          <w:marBottom w:val="0"/>
          <w:divBdr>
            <w:top w:val="none" w:sz="0" w:space="0" w:color="auto"/>
            <w:left w:val="none" w:sz="0" w:space="0" w:color="auto"/>
            <w:bottom w:val="none" w:sz="0" w:space="0" w:color="auto"/>
            <w:right w:val="none" w:sz="0" w:space="0" w:color="auto"/>
          </w:divBdr>
        </w:div>
        <w:div w:id="1108231426">
          <w:marLeft w:val="640"/>
          <w:marRight w:val="0"/>
          <w:marTop w:val="0"/>
          <w:marBottom w:val="0"/>
          <w:divBdr>
            <w:top w:val="none" w:sz="0" w:space="0" w:color="auto"/>
            <w:left w:val="none" w:sz="0" w:space="0" w:color="auto"/>
            <w:bottom w:val="none" w:sz="0" w:space="0" w:color="auto"/>
            <w:right w:val="none" w:sz="0" w:space="0" w:color="auto"/>
          </w:divBdr>
        </w:div>
        <w:div w:id="1121339838">
          <w:marLeft w:val="640"/>
          <w:marRight w:val="0"/>
          <w:marTop w:val="0"/>
          <w:marBottom w:val="0"/>
          <w:divBdr>
            <w:top w:val="none" w:sz="0" w:space="0" w:color="auto"/>
            <w:left w:val="none" w:sz="0" w:space="0" w:color="auto"/>
            <w:bottom w:val="none" w:sz="0" w:space="0" w:color="auto"/>
            <w:right w:val="none" w:sz="0" w:space="0" w:color="auto"/>
          </w:divBdr>
        </w:div>
        <w:div w:id="1124032558">
          <w:marLeft w:val="640"/>
          <w:marRight w:val="0"/>
          <w:marTop w:val="0"/>
          <w:marBottom w:val="0"/>
          <w:divBdr>
            <w:top w:val="none" w:sz="0" w:space="0" w:color="auto"/>
            <w:left w:val="none" w:sz="0" w:space="0" w:color="auto"/>
            <w:bottom w:val="none" w:sz="0" w:space="0" w:color="auto"/>
            <w:right w:val="none" w:sz="0" w:space="0" w:color="auto"/>
          </w:divBdr>
        </w:div>
        <w:div w:id="1140346605">
          <w:marLeft w:val="640"/>
          <w:marRight w:val="0"/>
          <w:marTop w:val="0"/>
          <w:marBottom w:val="0"/>
          <w:divBdr>
            <w:top w:val="none" w:sz="0" w:space="0" w:color="auto"/>
            <w:left w:val="none" w:sz="0" w:space="0" w:color="auto"/>
            <w:bottom w:val="none" w:sz="0" w:space="0" w:color="auto"/>
            <w:right w:val="none" w:sz="0" w:space="0" w:color="auto"/>
          </w:divBdr>
        </w:div>
        <w:div w:id="1154103295">
          <w:marLeft w:val="640"/>
          <w:marRight w:val="0"/>
          <w:marTop w:val="0"/>
          <w:marBottom w:val="0"/>
          <w:divBdr>
            <w:top w:val="none" w:sz="0" w:space="0" w:color="auto"/>
            <w:left w:val="none" w:sz="0" w:space="0" w:color="auto"/>
            <w:bottom w:val="none" w:sz="0" w:space="0" w:color="auto"/>
            <w:right w:val="none" w:sz="0" w:space="0" w:color="auto"/>
          </w:divBdr>
        </w:div>
        <w:div w:id="1166434208">
          <w:marLeft w:val="640"/>
          <w:marRight w:val="0"/>
          <w:marTop w:val="0"/>
          <w:marBottom w:val="0"/>
          <w:divBdr>
            <w:top w:val="none" w:sz="0" w:space="0" w:color="auto"/>
            <w:left w:val="none" w:sz="0" w:space="0" w:color="auto"/>
            <w:bottom w:val="none" w:sz="0" w:space="0" w:color="auto"/>
            <w:right w:val="none" w:sz="0" w:space="0" w:color="auto"/>
          </w:divBdr>
        </w:div>
        <w:div w:id="1168136506">
          <w:marLeft w:val="640"/>
          <w:marRight w:val="0"/>
          <w:marTop w:val="0"/>
          <w:marBottom w:val="0"/>
          <w:divBdr>
            <w:top w:val="none" w:sz="0" w:space="0" w:color="auto"/>
            <w:left w:val="none" w:sz="0" w:space="0" w:color="auto"/>
            <w:bottom w:val="none" w:sz="0" w:space="0" w:color="auto"/>
            <w:right w:val="none" w:sz="0" w:space="0" w:color="auto"/>
          </w:divBdr>
        </w:div>
        <w:div w:id="1169634039">
          <w:marLeft w:val="640"/>
          <w:marRight w:val="0"/>
          <w:marTop w:val="0"/>
          <w:marBottom w:val="0"/>
          <w:divBdr>
            <w:top w:val="none" w:sz="0" w:space="0" w:color="auto"/>
            <w:left w:val="none" w:sz="0" w:space="0" w:color="auto"/>
            <w:bottom w:val="none" w:sz="0" w:space="0" w:color="auto"/>
            <w:right w:val="none" w:sz="0" w:space="0" w:color="auto"/>
          </w:divBdr>
        </w:div>
        <w:div w:id="1169753009">
          <w:marLeft w:val="640"/>
          <w:marRight w:val="0"/>
          <w:marTop w:val="0"/>
          <w:marBottom w:val="0"/>
          <w:divBdr>
            <w:top w:val="none" w:sz="0" w:space="0" w:color="auto"/>
            <w:left w:val="none" w:sz="0" w:space="0" w:color="auto"/>
            <w:bottom w:val="none" w:sz="0" w:space="0" w:color="auto"/>
            <w:right w:val="none" w:sz="0" w:space="0" w:color="auto"/>
          </w:divBdr>
        </w:div>
        <w:div w:id="1178734733">
          <w:marLeft w:val="640"/>
          <w:marRight w:val="0"/>
          <w:marTop w:val="0"/>
          <w:marBottom w:val="0"/>
          <w:divBdr>
            <w:top w:val="none" w:sz="0" w:space="0" w:color="auto"/>
            <w:left w:val="none" w:sz="0" w:space="0" w:color="auto"/>
            <w:bottom w:val="none" w:sz="0" w:space="0" w:color="auto"/>
            <w:right w:val="none" w:sz="0" w:space="0" w:color="auto"/>
          </w:divBdr>
        </w:div>
        <w:div w:id="1185287375">
          <w:marLeft w:val="640"/>
          <w:marRight w:val="0"/>
          <w:marTop w:val="0"/>
          <w:marBottom w:val="0"/>
          <w:divBdr>
            <w:top w:val="none" w:sz="0" w:space="0" w:color="auto"/>
            <w:left w:val="none" w:sz="0" w:space="0" w:color="auto"/>
            <w:bottom w:val="none" w:sz="0" w:space="0" w:color="auto"/>
            <w:right w:val="none" w:sz="0" w:space="0" w:color="auto"/>
          </w:divBdr>
        </w:div>
        <w:div w:id="1187215013">
          <w:marLeft w:val="640"/>
          <w:marRight w:val="0"/>
          <w:marTop w:val="0"/>
          <w:marBottom w:val="0"/>
          <w:divBdr>
            <w:top w:val="none" w:sz="0" w:space="0" w:color="auto"/>
            <w:left w:val="none" w:sz="0" w:space="0" w:color="auto"/>
            <w:bottom w:val="none" w:sz="0" w:space="0" w:color="auto"/>
            <w:right w:val="none" w:sz="0" w:space="0" w:color="auto"/>
          </w:divBdr>
        </w:div>
        <w:div w:id="1194029034">
          <w:marLeft w:val="640"/>
          <w:marRight w:val="0"/>
          <w:marTop w:val="0"/>
          <w:marBottom w:val="0"/>
          <w:divBdr>
            <w:top w:val="none" w:sz="0" w:space="0" w:color="auto"/>
            <w:left w:val="none" w:sz="0" w:space="0" w:color="auto"/>
            <w:bottom w:val="none" w:sz="0" w:space="0" w:color="auto"/>
            <w:right w:val="none" w:sz="0" w:space="0" w:color="auto"/>
          </w:divBdr>
        </w:div>
        <w:div w:id="1225218080">
          <w:marLeft w:val="640"/>
          <w:marRight w:val="0"/>
          <w:marTop w:val="0"/>
          <w:marBottom w:val="0"/>
          <w:divBdr>
            <w:top w:val="none" w:sz="0" w:space="0" w:color="auto"/>
            <w:left w:val="none" w:sz="0" w:space="0" w:color="auto"/>
            <w:bottom w:val="none" w:sz="0" w:space="0" w:color="auto"/>
            <w:right w:val="none" w:sz="0" w:space="0" w:color="auto"/>
          </w:divBdr>
        </w:div>
        <w:div w:id="1230385887">
          <w:marLeft w:val="640"/>
          <w:marRight w:val="0"/>
          <w:marTop w:val="0"/>
          <w:marBottom w:val="0"/>
          <w:divBdr>
            <w:top w:val="none" w:sz="0" w:space="0" w:color="auto"/>
            <w:left w:val="none" w:sz="0" w:space="0" w:color="auto"/>
            <w:bottom w:val="none" w:sz="0" w:space="0" w:color="auto"/>
            <w:right w:val="none" w:sz="0" w:space="0" w:color="auto"/>
          </w:divBdr>
        </w:div>
        <w:div w:id="1231766523">
          <w:marLeft w:val="640"/>
          <w:marRight w:val="0"/>
          <w:marTop w:val="0"/>
          <w:marBottom w:val="0"/>
          <w:divBdr>
            <w:top w:val="none" w:sz="0" w:space="0" w:color="auto"/>
            <w:left w:val="none" w:sz="0" w:space="0" w:color="auto"/>
            <w:bottom w:val="none" w:sz="0" w:space="0" w:color="auto"/>
            <w:right w:val="none" w:sz="0" w:space="0" w:color="auto"/>
          </w:divBdr>
        </w:div>
        <w:div w:id="1234240892">
          <w:marLeft w:val="640"/>
          <w:marRight w:val="0"/>
          <w:marTop w:val="0"/>
          <w:marBottom w:val="0"/>
          <w:divBdr>
            <w:top w:val="none" w:sz="0" w:space="0" w:color="auto"/>
            <w:left w:val="none" w:sz="0" w:space="0" w:color="auto"/>
            <w:bottom w:val="none" w:sz="0" w:space="0" w:color="auto"/>
            <w:right w:val="none" w:sz="0" w:space="0" w:color="auto"/>
          </w:divBdr>
        </w:div>
        <w:div w:id="1237284030">
          <w:marLeft w:val="640"/>
          <w:marRight w:val="0"/>
          <w:marTop w:val="0"/>
          <w:marBottom w:val="0"/>
          <w:divBdr>
            <w:top w:val="none" w:sz="0" w:space="0" w:color="auto"/>
            <w:left w:val="none" w:sz="0" w:space="0" w:color="auto"/>
            <w:bottom w:val="none" w:sz="0" w:space="0" w:color="auto"/>
            <w:right w:val="none" w:sz="0" w:space="0" w:color="auto"/>
          </w:divBdr>
        </w:div>
        <w:div w:id="1245845852">
          <w:marLeft w:val="640"/>
          <w:marRight w:val="0"/>
          <w:marTop w:val="0"/>
          <w:marBottom w:val="0"/>
          <w:divBdr>
            <w:top w:val="none" w:sz="0" w:space="0" w:color="auto"/>
            <w:left w:val="none" w:sz="0" w:space="0" w:color="auto"/>
            <w:bottom w:val="none" w:sz="0" w:space="0" w:color="auto"/>
            <w:right w:val="none" w:sz="0" w:space="0" w:color="auto"/>
          </w:divBdr>
        </w:div>
        <w:div w:id="1275749947">
          <w:marLeft w:val="640"/>
          <w:marRight w:val="0"/>
          <w:marTop w:val="0"/>
          <w:marBottom w:val="0"/>
          <w:divBdr>
            <w:top w:val="none" w:sz="0" w:space="0" w:color="auto"/>
            <w:left w:val="none" w:sz="0" w:space="0" w:color="auto"/>
            <w:bottom w:val="none" w:sz="0" w:space="0" w:color="auto"/>
            <w:right w:val="none" w:sz="0" w:space="0" w:color="auto"/>
          </w:divBdr>
        </w:div>
        <w:div w:id="1288973187">
          <w:marLeft w:val="640"/>
          <w:marRight w:val="0"/>
          <w:marTop w:val="0"/>
          <w:marBottom w:val="0"/>
          <w:divBdr>
            <w:top w:val="none" w:sz="0" w:space="0" w:color="auto"/>
            <w:left w:val="none" w:sz="0" w:space="0" w:color="auto"/>
            <w:bottom w:val="none" w:sz="0" w:space="0" w:color="auto"/>
            <w:right w:val="none" w:sz="0" w:space="0" w:color="auto"/>
          </w:divBdr>
        </w:div>
        <w:div w:id="1295255329">
          <w:marLeft w:val="640"/>
          <w:marRight w:val="0"/>
          <w:marTop w:val="0"/>
          <w:marBottom w:val="0"/>
          <w:divBdr>
            <w:top w:val="none" w:sz="0" w:space="0" w:color="auto"/>
            <w:left w:val="none" w:sz="0" w:space="0" w:color="auto"/>
            <w:bottom w:val="none" w:sz="0" w:space="0" w:color="auto"/>
            <w:right w:val="none" w:sz="0" w:space="0" w:color="auto"/>
          </w:divBdr>
        </w:div>
        <w:div w:id="1297762869">
          <w:marLeft w:val="640"/>
          <w:marRight w:val="0"/>
          <w:marTop w:val="0"/>
          <w:marBottom w:val="0"/>
          <w:divBdr>
            <w:top w:val="none" w:sz="0" w:space="0" w:color="auto"/>
            <w:left w:val="none" w:sz="0" w:space="0" w:color="auto"/>
            <w:bottom w:val="none" w:sz="0" w:space="0" w:color="auto"/>
            <w:right w:val="none" w:sz="0" w:space="0" w:color="auto"/>
          </w:divBdr>
        </w:div>
        <w:div w:id="1313945842">
          <w:marLeft w:val="640"/>
          <w:marRight w:val="0"/>
          <w:marTop w:val="0"/>
          <w:marBottom w:val="0"/>
          <w:divBdr>
            <w:top w:val="none" w:sz="0" w:space="0" w:color="auto"/>
            <w:left w:val="none" w:sz="0" w:space="0" w:color="auto"/>
            <w:bottom w:val="none" w:sz="0" w:space="0" w:color="auto"/>
            <w:right w:val="none" w:sz="0" w:space="0" w:color="auto"/>
          </w:divBdr>
        </w:div>
        <w:div w:id="1330870930">
          <w:marLeft w:val="640"/>
          <w:marRight w:val="0"/>
          <w:marTop w:val="0"/>
          <w:marBottom w:val="0"/>
          <w:divBdr>
            <w:top w:val="none" w:sz="0" w:space="0" w:color="auto"/>
            <w:left w:val="none" w:sz="0" w:space="0" w:color="auto"/>
            <w:bottom w:val="none" w:sz="0" w:space="0" w:color="auto"/>
            <w:right w:val="none" w:sz="0" w:space="0" w:color="auto"/>
          </w:divBdr>
        </w:div>
        <w:div w:id="1332029659">
          <w:marLeft w:val="640"/>
          <w:marRight w:val="0"/>
          <w:marTop w:val="0"/>
          <w:marBottom w:val="0"/>
          <w:divBdr>
            <w:top w:val="none" w:sz="0" w:space="0" w:color="auto"/>
            <w:left w:val="none" w:sz="0" w:space="0" w:color="auto"/>
            <w:bottom w:val="none" w:sz="0" w:space="0" w:color="auto"/>
            <w:right w:val="none" w:sz="0" w:space="0" w:color="auto"/>
          </w:divBdr>
        </w:div>
        <w:div w:id="1338115856">
          <w:marLeft w:val="640"/>
          <w:marRight w:val="0"/>
          <w:marTop w:val="0"/>
          <w:marBottom w:val="0"/>
          <w:divBdr>
            <w:top w:val="none" w:sz="0" w:space="0" w:color="auto"/>
            <w:left w:val="none" w:sz="0" w:space="0" w:color="auto"/>
            <w:bottom w:val="none" w:sz="0" w:space="0" w:color="auto"/>
            <w:right w:val="none" w:sz="0" w:space="0" w:color="auto"/>
          </w:divBdr>
        </w:div>
        <w:div w:id="1349526956">
          <w:marLeft w:val="640"/>
          <w:marRight w:val="0"/>
          <w:marTop w:val="0"/>
          <w:marBottom w:val="0"/>
          <w:divBdr>
            <w:top w:val="none" w:sz="0" w:space="0" w:color="auto"/>
            <w:left w:val="none" w:sz="0" w:space="0" w:color="auto"/>
            <w:bottom w:val="none" w:sz="0" w:space="0" w:color="auto"/>
            <w:right w:val="none" w:sz="0" w:space="0" w:color="auto"/>
          </w:divBdr>
        </w:div>
        <w:div w:id="1353996866">
          <w:marLeft w:val="640"/>
          <w:marRight w:val="0"/>
          <w:marTop w:val="0"/>
          <w:marBottom w:val="0"/>
          <w:divBdr>
            <w:top w:val="none" w:sz="0" w:space="0" w:color="auto"/>
            <w:left w:val="none" w:sz="0" w:space="0" w:color="auto"/>
            <w:bottom w:val="none" w:sz="0" w:space="0" w:color="auto"/>
            <w:right w:val="none" w:sz="0" w:space="0" w:color="auto"/>
          </w:divBdr>
        </w:div>
        <w:div w:id="1357971812">
          <w:marLeft w:val="640"/>
          <w:marRight w:val="0"/>
          <w:marTop w:val="0"/>
          <w:marBottom w:val="0"/>
          <w:divBdr>
            <w:top w:val="none" w:sz="0" w:space="0" w:color="auto"/>
            <w:left w:val="none" w:sz="0" w:space="0" w:color="auto"/>
            <w:bottom w:val="none" w:sz="0" w:space="0" w:color="auto"/>
            <w:right w:val="none" w:sz="0" w:space="0" w:color="auto"/>
          </w:divBdr>
        </w:div>
        <w:div w:id="1388334095">
          <w:marLeft w:val="640"/>
          <w:marRight w:val="0"/>
          <w:marTop w:val="0"/>
          <w:marBottom w:val="0"/>
          <w:divBdr>
            <w:top w:val="none" w:sz="0" w:space="0" w:color="auto"/>
            <w:left w:val="none" w:sz="0" w:space="0" w:color="auto"/>
            <w:bottom w:val="none" w:sz="0" w:space="0" w:color="auto"/>
            <w:right w:val="none" w:sz="0" w:space="0" w:color="auto"/>
          </w:divBdr>
        </w:div>
        <w:div w:id="1413621258">
          <w:marLeft w:val="640"/>
          <w:marRight w:val="0"/>
          <w:marTop w:val="0"/>
          <w:marBottom w:val="0"/>
          <w:divBdr>
            <w:top w:val="none" w:sz="0" w:space="0" w:color="auto"/>
            <w:left w:val="none" w:sz="0" w:space="0" w:color="auto"/>
            <w:bottom w:val="none" w:sz="0" w:space="0" w:color="auto"/>
            <w:right w:val="none" w:sz="0" w:space="0" w:color="auto"/>
          </w:divBdr>
        </w:div>
        <w:div w:id="1421831024">
          <w:marLeft w:val="640"/>
          <w:marRight w:val="0"/>
          <w:marTop w:val="0"/>
          <w:marBottom w:val="0"/>
          <w:divBdr>
            <w:top w:val="none" w:sz="0" w:space="0" w:color="auto"/>
            <w:left w:val="none" w:sz="0" w:space="0" w:color="auto"/>
            <w:bottom w:val="none" w:sz="0" w:space="0" w:color="auto"/>
            <w:right w:val="none" w:sz="0" w:space="0" w:color="auto"/>
          </w:divBdr>
        </w:div>
        <w:div w:id="1440104724">
          <w:marLeft w:val="640"/>
          <w:marRight w:val="0"/>
          <w:marTop w:val="0"/>
          <w:marBottom w:val="0"/>
          <w:divBdr>
            <w:top w:val="none" w:sz="0" w:space="0" w:color="auto"/>
            <w:left w:val="none" w:sz="0" w:space="0" w:color="auto"/>
            <w:bottom w:val="none" w:sz="0" w:space="0" w:color="auto"/>
            <w:right w:val="none" w:sz="0" w:space="0" w:color="auto"/>
          </w:divBdr>
        </w:div>
        <w:div w:id="1441755022">
          <w:marLeft w:val="640"/>
          <w:marRight w:val="0"/>
          <w:marTop w:val="0"/>
          <w:marBottom w:val="0"/>
          <w:divBdr>
            <w:top w:val="none" w:sz="0" w:space="0" w:color="auto"/>
            <w:left w:val="none" w:sz="0" w:space="0" w:color="auto"/>
            <w:bottom w:val="none" w:sz="0" w:space="0" w:color="auto"/>
            <w:right w:val="none" w:sz="0" w:space="0" w:color="auto"/>
          </w:divBdr>
        </w:div>
        <w:div w:id="1462649361">
          <w:marLeft w:val="640"/>
          <w:marRight w:val="0"/>
          <w:marTop w:val="0"/>
          <w:marBottom w:val="0"/>
          <w:divBdr>
            <w:top w:val="none" w:sz="0" w:space="0" w:color="auto"/>
            <w:left w:val="none" w:sz="0" w:space="0" w:color="auto"/>
            <w:bottom w:val="none" w:sz="0" w:space="0" w:color="auto"/>
            <w:right w:val="none" w:sz="0" w:space="0" w:color="auto"/>
          </w:divBdr>
        </w:div>
        <w:div w:id="1464275682">
          <w:marLeft w:val="640"/>
          <w:marRight w:val="0"/>
          <w:marTop w:val="0"/>
          <w:marBottom w:val="0"/>
          <w:divBdr>
            <w:top w:val="none" w:sz="0" w:space="0" w:color="auto"/>
            <w:left w:val="none" w:sz="0" w:space="0" w:color="auto"/>
            <w:bottom w:val="none" w:sz="0" w:space="0" w:color="auto"/>
            <w:right w:val="none" w:sz="0" w:space="0" w:color="auto"/>
          </w:divBdr>
        </w:div>
        <w:div w:id="1465152029">
          <w:marLeft w:val="640"/>
          <w:marRight w:val="0"/>
          <w:marTop w:val="0"/>
          <w:marBottom w:val="0"/>
          <w:divBdr>
            <w:top w:val="none" w:sz="0" w:space="0" w:color="auto"/>
            <w:left w:val="none" w:sz="0" w:space="0" w:color="auto"/>
            <w:bottom w:val="none" w:sz="0" w:space="0" w:color="auto"/>
            <w:right w:val="none" w:sz="0" w:space="0" w:color="auto"/>
          </w:divBdr>
        </w:div>
        <w:div w:id="1468161524">
          <w:marLeft w:val="640"/>
          <w:marRight w:val="0"/>
          <w:marTop w:val="0"/>
          <w:marBottom w:val="0"/>
          <w:divBdr>
            <w:top w:val="none" w:sz="0" w:space="0" w:color="auto"/>
            <w:left w:val="none" w:sz="0" w:space="0" w:color="auto"/>
            <w:bottom w:val="none" w:sz="0" w:space="0" w:color="auto"/>
            <w:right w:val="none" w:sz="0" w:space="0" w:color="auto"/>
          </w:divBdr>
        </w:div>
        <w:div w:id="1468234774">
          <w:marLeft w:val="640"/>
          <w:marRight w:val="0"/>
          <w:marTop w:val="0"/>
          <w:marBottom w:val="0"/>
          <w:divBdr>
            <w:top w:val="none" w:sz="0" w:space="0" w:color="auto"/>
            <w:left w:val="none" w:sz="0" w:space="0" w:color="auto"/>
            <w:bottom w:val="none" w:sz="0" w:space="0" w:color="auto"/>
            <w:right w:val="none" w:sz="0" w:space="0" w:color="auto"/>
          </w:divBdr>
        </w:div>
        <w:div w:id="1477844786">
          <w:marLeft w:val="640"/>
          <w:marRight w:val="0"/>
          <w:marTop w:val="0"/>
          <w:marBottom w:val="0"/>
          <w:divBdr>
            <w:top w:val="none" w:sz="0" w:space="0" w:color="auto"/>
            <w:left w:val="none" w:sz="0" w:space="0" w:color="auto"/>
            <w:bottom w:val="none" w:sz="0" w:space="0" w:color="auto"/>
            <w:right w:val="none" w:sz="0" w:space="0" w:color="auto"/>
          </w:divBdr>
        </w:div>
        <w:div w:id="1480197132">
          <w:marLeft w:val="640"/>
          <w:marRight w:val="0"/>
          <w:marTop w:val="0"/>
          <w:marBottom w:val="0"/>
          <w:divBdr>
            <w:top w:val="none" w:sz="0" w:space="0" w:color="auto"/>
            <w:left w:val="none" w:sz="0" w:space="0" w:color="auto"/>
            <w:bottom w:val="none" w:sz="0" w:space="0" w:color="auto"/>
            <w:right w:val="none" w:sz="0" w:space="0" w:color="auto"/>
          </w:divBdr>
        </w:div>
        <w:div w:id="1481532178">
          <w:marLeft w:val="640"/>
          <w:marRight w:val="0"/>
          <w:marTop w:val="0"/>
          <w:marBottom w:val="0"/>
          <w:divBdr>
            <w:top w:val="none" w:sz="0" w:space="0" w:color="auto"/>
            <w:left w:val="none" w:sz="0" w:space="0" w:color="auto"/>
            <w:bottom w:val="none" w:sz="0" w:space="0" w:color="auto"/>
            <w:right w:val="none" w:sz="0" w:space="0" w:color="auto"/>
          </w:divBdr>
        </w:div>
        <w:div w:id="1486167411">
          <w:marLeft w:val="640"/>
          <w:marRight w:val="0"/>
          <w:marTop w:val="0"/>
          <w:marBottom w:val="0"/>
          <w:divBdr>
            <w:top w:val="none" w:sz="0" w:space="0" w:color="auto"/>
            <w:left w:val="none" w:sz="0" w:space="0" w:color="auto"/>
            <w:bottom w:val="none" w:sz="0" w:space="0" w:color="auto"/>
            <w:right w:val="none" w:sz="0" w:space="0" w:color="auto"/>
          </w:divBdr>
        </w:div>
        <w:div w:id="1490631268">
          <w:marLeft w:val="640"/>
          <w:marRight w:val="0"/>
          <w:marTop w:val="0"/>
          <w:marBottom w:val="0"/>
          <w:divBdr>
            <w:top w:val="none" w:sz="0" w:space="0" w:color="auto"/>
            <w:left w:val="none" w:sz="0" w:space="0" w:color="auto"/>
            <w:bottom w:val="none" w:sz="0" w:space="0" w:color="auto"/>
            <w:right w:val="none" w:sz="0" w:space="0" w:color="auto"/>
          </w:divBdr>
        </w:div>
        <w:div w:id="1506482095">
          <w:marLeft w:val="640"/>
          <w:marRight w:val="0"/>
          <w:marTop w:val="0"/>
          <w:marBottom w:val="0"/>
          <w:divBdr>
            <w:top w:val="none" w:sz="0" w:space="0" w:color="auto"/>
            <w:left w:val="none" w:sz="0" w:space="0" w:color="auto"/>
            <w:bottom w:val="none" w:sz="0" w:space="0" w:color="auto"/>
            <w:right w:val="none" w:sz="0" w:space="0" w:color="auto"/>
          </w:divBdr>
        </w:div>
        <w:div w:id="1515729566">
          <w:marLeft w:val="640"/>
          <w:marRight w:val="0"/>
          <w:marTop w:val="0"/>
          <w:marBottom w:val="0"/>
          <w:divBdr>
            <w:top w:val="none" w:sz="0" w:space="0" w:color="auto"/>
            <w:left w:val="none" w:sz="0" w:space="0" w:color="auto"/>
            <w:bottom w:val="none" w:sz="0" w:space="0" w:color="auto"/>
            <w:right w:val="none" w:sz="0" w:space="0" w:color="auto"/>
          </w:divBdr>
        </w:div>
        <w:div w:id="1515732297">
          <w:marLeft w:val="640"/>
          <w:marRight w:val="0"/>
          <w:marTop w:val="0"/>
          <w:marBottom w:val="0"/>
          <w:divBdr>
            <w:top w:val="none" w:sz="0" w:space="0" w:color="auto"/>
            <w:left w:val="none" w:sz="0" w:space="0" w:color="auto"/>
            <w:bottom w:val="none" w:sz="0" w:space="0" w:color="auto"/>
            <w:right w:val="none" w:sz="0" w:space="0" w:color="auto"/>
          </w:divBdr>
        </w:div>
        <w:div w:id="1519418511">
          <w:marLeft w:val="640"/>
          <w:marRight w:val="0"/>
          <w:marTop w:val="0"/>
          <w:marBottom w:val="0"/>
          <w:divBdr>
            <w:top w:val="none" w:sz="0" w:space="0" w:color="auto"/>
            <w:left w:val="none" w:sz="0" w:space="0" w:color="auto"/>
            <w:bottom w:val="none" w:sz="0" w:space="0" w:color="auto"/>
            <w:right w:val="none" w:sz="0" w:space="0" w:color="auto"/>
          </w:divBdr>
        </w:div>
        <w:div w:id="1529678791">
          <w:marLeft w:val="640"/>
          <w:marRight w:val="0"/>
          <w:marTop w:val="0"/>
          <w:marBottom w:val="0"/>
          <w:divBdr>
            <w:top w:val="none" w:sz="0" w:space="0" w:color="auto"/>
            <w:left w:val="none" w:sz="0" w:space="0" w:color="auto"/>
            <w:bottom w:val="none" w:sz="0" w:space="0" w:color="auto"/>
            <w:right w:val="none" w:sz="0" w:space="0" w:color="auto"/>
          </w:divBdr>
        </w:div>
        <w:div w:id="1531258574">
          <w:marLeft w:val="640"/>
          <w:marRight w:val="0"/>
          <w:marTop w:val="0"/>
          <w:marBottom w:val="0"/>
          <w:divBdr>
            <w:top w:val="none" w:sz="0" w:space="0" w:color="auto"/>
            <w:left w:val="none" w:sz="0" w:space="0" w:color="auto"/>
            <w:bottom w:val="none" w:sz="0" w:space="0" w:color="auto"/>
            <w:right w:val="none" w:sz="0" w:space="0" w:color="auto"/>
          </w:divBdr>
        </w:div>
        <w:div w:id="1534223945">
          <w:marLeft w:val="640"/>
          <w:marRight w:val="0"/>
          <w:marTop w:val="0"/>
          <w:marBottom w:val="0"/>
          <w:divBdr>
            <w:top w:val="none" w:sz="0" w:space="0" w:color="auto"/>
            <w:left w:val="none" w:sz="0" w:space="0" w:color="auto"/>
            <w:bottom w:val="none" w:sz="0" w:space="0" w:color="auto"/>
            <w:right w:val="none" w:sz="0" w:space="0" w:color="auto"/>
          </w:divBdr>
        </w:div>
        <w:div w:id="1538734920">
          <w:marLeft w:val="640"/>
          <w:marRight w:val="0"/>
          <w:marTop w:val="0"/>
          <w:marBottom w:val="0"/>
          <w:divBdr>
            <w:top w:val="none" w:sz="0" w:space="0" w:color="auto"/>
            <w:left w:val="none" w:sz="0" w:space="0" w:color="auto"/>
            <w:bottom w:val="none" w:sz="0" w:space="0" w:color="auto"/>
            <w:right w:val="none" w:sz="0" w:space="0" w:color="auto"/>
          </w:divBdr>
        </w:div>
        <w:div w:id="1542590227">
          <w:marLeft w:val="640"/>
          <w:marRight w:val="0"/>
          <w:marTop w:val="0"/>
          <w:marBottom w:val="0"/>
          <w:divBdr>
            <w:top w:val="none" w:sz="0" w:space="0" w:color="auto"/>
            <w:left w:val="none" w:sz="0" w:space="0" w:color="auto"/>
            <w:bottom w:val="none" w:sz="0" w:space="0" w:color="auto"/>
            <w:right w:val="none" w:sz="0" w:space="0" w:color="auto"/>
          </w:divBdr>
        </w:div>
        <w:div w:id="1548687810">
          <w:marLeft w:val="640"/>
          <w:marRight w:val="0"/>
          <w:marTop w:val="0"/>
          <w:marBottom w:val="0"/>
          <w:divBdr>
            <w:top w:val="none" w:sz="0" w:space="0" w:color="auto"/>
            <w:left w:val="none" w:sz="0" w:space="0" w:color="auto"/>
            <w:bottom w:val="none" w:sz="0" w:space="0" w:color="auto"/>
            <w:right w:val="none" w:sz="0" w:space="0" w:color="auto"/>
          </w:divBdr>
        </w:div>
        <w:div w:id="1550070610">
          <w:marLeft w:val="640"/>
          <w:marRight w:val="0"/>
          <w:marTop w:val="0"/>
          <w:marBottom w:val="0"/>
          <w:divBdr>
            <w:top w:val="none" w:sz="0" w:space="0" w:color="auto"/>
            <w:left w:val="none" w:sz="0" w:space="0" w:color="auto"/>
            <w:bottom w:val="none" w:sz="0" w:space="0" w:color="auto"/>
            <w:right w:val="none" w:sz="0" w:space="0" w:color="auto"/>
          </w:divBdr>
        </w:div>
        <w:div w:id="1551071871">
          <w:marLeft w:val="640"/>
          <w:marRight w:val="0"/>
          <w:marTop w:val="0"/>
          <w:marBottom w:val="0"/>
          <w:divBdr>
            <w:top w:val="none" w:sz="0" w:space="0" w:color="auto"/>
            <w:left w:val="none" w:sz="0" w:space="0" w:color="auto"/>
            <w:bottom w:val="none" w:sz="0" w:space="0" w:color="auto"/>
            <w:right w:val="none" w:sz="0" w:space="0" w:color="auto"/>
          </w:divBdr>
        </w:div>
        <w:div w:id="1554005068">
          <w:marLeft w:val="640"/>
          <w:marRight w:val="0"/>
          <w:marTop w:val="0"/>
          <w:marBottom w:val="0"/>
          <w:divBdr>
            <w:top w:val="none" w:sz="0" w:space="0" w:color="auto"/>
            <w:left w:val="none" w:sz="0" w:space="0" w:color="auto"/>
            <w:bottom w:val="none" w:sz="0" w:space="0" w:color="auto"/>
            <w:right w:val="none" w:sz="0" w:space="0" w:color="auto"/>
          </w:divBdr>
        </w:div>
        <w:div w:id="1574390399">
          <w:marLeft w:val="640"/>
          <w:marRight w:val="0"/>
          <w:marTop w:val="0"/>
          <w:marBottom w:val="0"/>
          <w:divBdr>
            <w:top w:val="none" w:sz="0" w:space="0" w:color="auto"/>
            <w:left w:val="none" w:sz="0" w:space="0" w:color="auto"/>
            <w:bottom w:val="none" w:sz="0" w:space="0" w:color="auto"/>
            <w:right w:val="none" w:sz="0" w:space="0" w:color="auto"/>
          </w:divBdr>
        </w:div>
        <w:div w:id="1575624319">
          <w:marLeft w:val="640"/>
          <w:marRight w:val="0"/>
          <w:marTop w:val="0"/>
          <w:marBottom w:val="0"/>
          <w:divBdr>
            <w:top w:val="none" w:sz="0" w:space="0" w:color="auto"/>
            <w:left w:val="none" w:sz="0" w:space="0" w:color="auto"/>
            <w:bottom w:val="none" w:sz="0" w:space="0" w:color="auto"/>
            <w:right w:val="none" w:sz="0" w:space="0" w:color="auto"/>
          </w:divBdr>
        </w:div>
        <w:div w:id="1580016452">
          <w:marLeft w:val="640"/>
          <w:marRight w:val="0"/>
          <w:marTop w:val="0"/>
          <w:marBottom w:val="0"/>
          <w:divBdr>
            <w:top w:val="none" w:sz="0" w:space="0" w:color="auto"/>
            <w:left w:val="none" w:sz="0" w:space="0" w:color="auto"/>
            <w:bottom w:val="none" w:sz="0" w:space="0" w:color="auto"/>
            <w:right w:val="none" w:sz="0" w:space="0" w:color="auto"/>
          </w:divBdr>
        </w:div>
        <w:div w:id="1586841598">
          <w:marLeft w:val="640"/>
          <w:marRight w:val="0"/>
          <w:marTop w:val="0"/>
          <w:marBottom w:val="0"/>
          <w:divBdr>
            <w:top w:val="none" w:sz="0" w:space="0" w:color="auto"/>
            <w:left w:val="none" w:sz="0" w:space="0" w:color="auto"/>
            <w:bottom w:val="none" w:sz="0" w:space="0" w:color="auto"/>
            <w:right w:val="none" w:sz="0" w:space="0" w:color="auto"/>
          </w:divBdr>
        </w:div>
        <w:div w:id="1604802036">
          <w:marLeft w:val="640"/>
          <w:marRight w:val="0"/>
          <w:marTop w:val="0"/>
          <w:marBottom w:val="0"/>
          <w:divBdr>
            <w:top w:val="none" w:sz="0" w:space="0" w:color="auto"/>
            <w:left w:val="none" w:sz="0" w:space="0" w:color="auto"/>
            <w:bottom w:val="none" w:sz="0" w:space="0" w:color="auto"/>
            <w:right w:val="none" w:sz="0" w:space="0" w:color="auto"/>
          </w:divBdr>
        </w:div>
        <w:div w:id="1607542242">
          <w:marLeft w:val="640"/>
          <w:marRight w:val="0"/>
          <w:marTop w:val="0"/>
          <w:marBottom w:val="0"/>
          <w:divBdr>
            <w:top w:val="none" w:sz="0" w:space="0" w:color="auto"/>
            <w:left w:val="none" w:sz="0" w:space="0" w:color="auto"/>
            <w:bottom w:val="none" w:sz="0" w:space="0" w:color="auto"/>
            <w:right w:val="none" w:sz="0" w:space="0" w:color="auto"/>
          </w:divBdr>
        </w:div>
        <w:div w:id="1612395253">
          <w:marLeft w:val="640"/>
          <w:marRight w:val="0"/>
          <w:marTop w:val="0"/>
          <w:marBottom w:val="0"/>
          <w:divBdr>
            <w:top w:val="none" w:sz="0" w:space="0" w:color="auto"/>
            <w:left w:val="none" w:sz="0" w:space="0" w:color="auto"/>
            <w:bottom w:val="none" w:sz="0" w:space="0" w:color="auto"/>
            <w:right w:val="none" w:sz="0" w:space="0" w:color="auto"/>
          </w:divBdr>
        </w:div>
        <w:div w:id="1626236221">
          <w:marLeft w:val="640"/>
          <w:marRight w:val="0"/>
          <w:marTop w:val="0"/>
          <w:marBottom w:val="0"/>
          <w:divBdr>
            <w:top w:val="none" w:sz="0" w:space="0" w:color="auto"/>
            <w:left w:val="none" w:sz="0" w:space="0" w:color="auto"/>
            <w:bottom w:val="none" w:sz="0" w:space="0" w:color="auto"/>
            <w:right w:val="none" w:sz="0" w:space="0" w:color="auto"/>
          </w:divBdr>
        </w:div>
        <w:div w:id="1626499082">
          <w:marLeft w:val="640"/>
          <w:marRight w:val="0"/>
          <w:marTop w:val="0"/>
          <w:marBottom w:val="0"/>
          <w:divBdr>
            <w:top w:val="none" w:sz="0" w:space="0" w:color="auto"/>
            <w:left w:val="none" w:sz="0" w:space="0" w:color="auto"/>
            <w:bottom w:val="none" w:sz="0" w:space="0" w:color="auto"/>
            <w:right w:val="none" w:sz="0" w:space="0" w:color="auto"/>
          </w:divBdr>
        </w:div>
        <w:div w:id="1645043290">
          <w:marLeft w:val="640"/>
          <w:marRight w:val="0"/>
          <w:marTop w:val="0"/>
          <w:marBottom w:val="0"/>
          <w:divBdr>
            <w:top w:val="none" w:sz="0" w:space="0" w:color="auto"/>
            <w:left w:val="none" w:sz="0" w:space="0" w:color="auto"/>
            <w:bottom w:val="none" w:sz="0" w:space="0" w:color="auto"/>
            <w:right w:val="none" w:sz="0" w:space="0" w:color="auto"/>
          </w:divBdr>
        </w:div>
        <w:div w:id="1649743448">
          <w:marLeft w:val="640"/>
          <w:marRight w:val="0"/>
          <w:marTop w:val="0"/>
          <w:marBottom w:val="0"/>
          <w:divBdr>
            <w:top w:val="none" w:sz="0" w:space="0" w:color="auto"/>
            <w:left w:val="none" w:sz="0" w:space="0" w:color="auto"/>
            <w:bottom w:val="none" w:sz="0" w:space="0" w:color="auto"/>
            <w:right w:val="none" w:sz="0" w:space="0" w:color="auto"/>
          </w:divBdr>
        </w:div>
        <w:div w:id="1653947297">
          <w:marLeft w:val="640"/>
          <w:marRight w:val="0"/>
          <w:marTop w:val="0"/>
          <w:marBottom w:val="0"/>
          <w:divBdr>
            <w:top w:val="none" w:sz="0" w:space="0" w:color="auto"/>
            <w:left w:val="none" w:sz="0" w:space="0" w:color="auto"/>
            <w:bottom w:val="none" w:sz="0" w:space="0" w:color="auto"/>
            <w:right w:val="none" w:sz="0" w:space="0" w:color="auto"/>
          </w:divBdr>
        </w:div>
        <w:div w:id="1660649298">
          <w:marLeft w:val="640"/>
          <w:marRight w:val="0"/>
          <w:marTop w:val="0"/>
          <w:marBottom w:val="0"/>
          <w:divBdr>
            <w:top w:val="none" w:sz="0" w:space="0" w:color="auto"/>
            <w:left w:val="none" w:sz="0" w:space="0" w:color="auto"/>
            <w:bottom w:val="none" w:sz="0" w:space="0" w:color="auto"/>
            <w:right w:val="none" w:sz="0" w:space="0" w:color="auto"/>
          </w:divBdr>
        </w:div>
        <w:div w:id="1672295603">
          <w:marLeft w:val="640"/>
          <w:marRight w:val="0"/>
          <w:marTop w:val="0"/>
          <w:marBottom w:val="0"/>
          <w:divBdr>
            <w:top w:val="none" w:sz="0" w:space="0" w:color="auto"/>
            <w:left w:val="none" w:sz="0" w:space="0" w:color="auto"/>
            <w:bottom w:val="none" w:sz="0" w:space="0" w:color="auto"/>
            <w:right w:val="none" w:sz="0" w:space="0" w:color="auto"/>
          </w:divBdr>
        </w:div>
        <w:div w:id="1673144926">
          <w:marLeft w:val="640"/>
          <w:marRight w:val="0"/>
          <w:marTop w:val="0"/>
          <w:marBottom w:val="0"/>
          <w:divBdr>
            <w:top w:val="none" w:sz="0" w:space="0" w:color="auto"/>
            <w:left w:val="none" w:sz="0" w:space="0" w:color="auto"/>
            <w:bottom w:val="none" w:sz="0" w:space="0" w:color="auto"/>
            <w:right w:val="none" w:sz="0" w:space="0" w:color="auto"/>
          </w:divBdr>
        </w:div>
        <w:div w:id="1674526852">
          <w:marLeft w:val="640"/>
          <w:marRight w:val="0"/>
          <w:marTop w:val="0"/>
          <w:marBottom w:val="0"/>
          <w:divBdr>
            <w:top w:val="none" w:sz="0" w:space="0" w:color="auto"/>
            <w:left w:val="none" w:sz="0" w:space="0" w:color="auto"/>
            <w:bottom w:val="none" w:sz="0" w:space="0" w:color="auto"/>
            <w:right w:val="none" w:sz="0" w:space="0" w:color="auto"/>
          </w:divBdr>
        </w:div>
        <w:div w:id="1676808294">
          <w:marLeft w:val="640"/>
          <w:marRight w:val="0"/>
          <w:marTop w:val="0"/>
          <w:marBottom w:val="0"/>
          <w:divBdr>
            <w:top w:val="none" w:sz="0" w:space="0" w:color="auto"/>
            <w:left w:val="none" w:sz="0" w:space="0" w:color="auto"/>
            <w:bottom w:val="none" w:sz="0" w:space="0" w:color="auto"/>
            <w:right w:val="none" w:sz="0" w:space="0" w:color="auto"/>
          </w:divBdr>
        </w:div>
        <w:div w:id="1679230178">
          <w:marLeft w:val="640"/>
          <w:marRight w:val="0"/>
          <w:marTop w:val="0"/>
          <w:marBottom w:val="0"/>
          <w:divBdr>
            <w:top w:val="none" w:sz="0" w:space="0" w:color="auto"/>
            <w:left w:val="none" w:sz="0" w:space="0" w:color="auto"/>
            <w:bottom w:val="none" w:sz="0" w:space="0" w:color="auto"/>
            <w:right w:val="none" w:sz="0" w:space="0" w:color="auto"/>
          </w:divBdr>
        </w:div>
        <w:div w:id="1684238622">
          <w:marLeft w:val="640"/>
          <w:marRight w:val="0"/>
          <w:marTop w:val="0"/>
          <w:marBottom w:val="0"/>
          <w:divBdr>
            <w:top w:val="none" w:sz="0" w:space="0" w:color="auto"/>
            <w:left w:val="none" w:sz="0" w:space="0" w:color="auto"/>
            <w:bottom w:val="none" w:sz="0" w:space="0" w:color="auto"/>
            <w:right w:val="none" w:sz="0" w:space="0" w:color="auto"/>
          </w:divBdr>
        </w:div>
        <w:div w:id="1691569096">
          <w:marLeft w:val="640"/>
          <w:marRight w:val="0"/>
          <w:marTop w:val="0"/>
          <w:marBottom w:val="0"/>
          <w:divBdr>
            <w:top w:val="none" w:sz="0" w:space="0" w:color="auto"/>
            <w:left w:val="none" w:sz="0" w:space="0" w:color="auto"/>
            <w:bottom w:val="none" w:sz="0" w:space="0" w:color="auto"/>
            <w:right w:val="none" w:sz="0" w:space="0" w:color="auto"/>
          </w:divBdr>
        </w:div>
        <w:div w:id="1729105512">
          <w:marLeft w:val="640"/>
          <w:marRight w:val="0"/>
          <w:marTop w:val="0"/>
          <w:marBottom w:val="0"/>
          <w:divBdr>
            <w:top w:val="none" w:sz="0" w:space="0" w:color="auto"/>
            <w:left w:val="none" w:sz="0" w:space="0" w:color="auto"/>
            <w:bottom w:val="none" w:sz="0" w:space="0" w:color="auto"/>
            <w:right w:val="none" w:sz="0" w:space="0" w:color="auto"/>
          </w:divBdr>
        </w:div>
        <w:div w:id="1737706356">
          <w:marLeft w:val="640"/>
          <w:marRight w:val="0"/>
          <w:marTop w:val="0"/>
          <w:marBottom w:val="0"/>
          <w:divBdr>
            <w:top w:val="none" w:sz="0" w:space="0" w:color="auto"/>
            <w:left w:val="none" w:sz="0" w:space="0" w:color="auto"/>
            <w:bottom w:val="none" w:sz="0" w:space="0" w:color="auto"/>
            <w:right w:val="none" w:sz="0" w:space="0" w:color="auto"/>
          </w:divBdr>
        </w:div>
        <w:div w:id="1753963066">
          <w:marLeft w:val="640"/>
          <w:marRight w:val="0"/>
          <w:marTop w:val="0"/>
          <w:marBottom w:val="0"/>
          <w:divBdr>
            <w:top w:val="none" w:sz="0" w:space="0" w:color="auto"/>
            <w:left w:val="none" w:sz="0" w:space="0" w:color="auto"/>
            <w:bottom w:val="none" w:sz="0" w:space="0" w:color="auto"/>
            <w:right w:val="none" w:sz="0" w:space="0" w:color="auto"/>
          </w:divBdr>
        </w:div>
        <w:div w:id="1754888629">
          <w:marLeft w:val="640"/>
          <w:marRight w:val="0"/>
          <w:marTop w:val="0"/>
          <w:marBottom w:val="0"/>
          <w:divBdr>
            <w:top w:val="none" w:sz="0" w:space="0" w:color="auto"/>
            <w:left w:val="none" w:sz="0" w:space="0" w:color="auto"/>
            <w:bottom w:val="none" w:sz="0" w:space="0" w:color="auto"/>
            <w:right w:val="none" w:sz="0" w:space="0" w:color="auto"/>
          </w:divBdr>
        </w:div>
        <w:div w:id="1761098650">
          <w:marLeft w:val="640"/>
          <w:marRight w:val="0"/>
          <w:marTop w:val="0"/>
          <w:marBottom w:val="0"/>
          <w:divBdr>
            <w:top w:val="none" w:sz="0" w:space="0" w:color="auto"/>
            <w:left w:val="none" w:sz="0" w:space="0" w:color="auto"/>
            <w:bottom w:val="none" w:sz="0" w:space="0" w:color="auto"/>
            <w:right w:val="none" w:sz="0" w:space="0" w:color="auto"/>
          </w:divBdr>
        </w:div>
        <w:div w:id="1761566344">
          <w:marLeft w:val="640"/>
          <w:marRight w:val="0"/>
          <w:marTop w:val="0"/>
          <w:marBottom w:val="0"/>
          <w:divBdr>
            <w:top w:val="none" w:sz="0" w:space="0" w:color="auto"/>
            <w:left w:val="none" w:sz="0" w:space="0" w:color="auto"/>
            <w:bottom w:val="none" w:sz="0" w:space="0" w:color="auto"/>
            <w:right w:val="none" w:sz="0" w:space="0" w:color="auto"/>
          </w:divBdr>
        </w:div>
        <w:div w:id="1778986788">
          <w:marLeft w:val="640"/>
          <w:marRight w:val="0"/>
          <w:marTop w:val="0"/>
          <w:marBottom w:val="0"/>
          <w:divBdr>
            <w:top w:val="none" w:sz="0" w:space="0" w:color="auto"/>
            <w:left w:val="none" w:sz="0" w:space="0" w:color="auto"/>
            <w:bottom w:val="none" w:sz="0" w:space="0" w:color="auto"/>
            <w:right w:val="none" w:sz="0" w:space="0" w:color="auto"/>
          </w:divBdr>
        </w:div>
        <w:div w:id="1786851691">
          <w:marLeft w:val="640"/>
          <w:marRight w:val="0"/>
          <w:marTop w:val="0"/>
          <w:marBottom w:val="0"/>
          <w:divBdr>
            <w:top w:val="none" w:sz="0" w:space="0" w:color="auto"/>
            <w:left w:val="none" w:sz="0" w:space="0" w:color="auto"/>
            <w:bottom w:val="none" w:sz="0" w:space="0" w:color="auto"/>
            <w:right w:val="none" w:sz="0" w:space="0" w:color="auto"/>
          </w:divBdr>
        </w:div>
        <w:div w:id="1794012651">
          <w:marLeft w:val="640"/>
          <w:marRight w:val="0"/>
          <w:marTop w:val="0"/>
          <w:marBottom w:val="0"/>
          <w:divBdr>
            <w:top w:val="none" w:sz="0" w:space="0" w:color="auto"/>
            <w:left w:val="none" w:sz="0" w:space="0" w:color="auto"/>
            <w:bottom w:val="none" w:sz="0" w:space="0" w:color="auto"/>
            <w:right w:val="none" w:sz="0" w:space="0" w:color="auto"/>
          </w:divBdr>
        </w:div>
        <w:div w:id="1798255024">
          <w:marLeft w:val="640"/>
          <w:marRight w:val="0"/>
          <w:marTop w:val="0"/>
          <w:marBottom w:val="0"/>
          <w:divBdr>
            <w:top w:val="none" w:sz="0" w:space="0" w:color="auto"/>
            <w:left w:val="none" w:sz="0" w:space="0" w:color="auto"/>
            <w:bottom w:val="none" w:sz="0" w:space="0" w:color="auto"/>
            <w:right w:val="none" w:sz="0" w:space="0" w:color="auto"/>
          </w:divBdr>
        </w:div>
        <w:div w:id="1809853563">
          <w:marLeft w:val="640"/>
          <w:marRight w:val="0"/>
          <w:marTop w:val="0"/>
          <w:marBottom w:val="0"/>
          <w:divBdr>
            <w:top w:val="none" w:sz="0" w:space="0" w:color="auto"/>
            <w:left w:val="none" w:sz="0" w:space="0" w:color="auto"/>
            <w:bottom w:val="none" w:sz="0" w:space="0" w:color="auto"/>
            <w:right w:val="none" w:sz="0" w:space="0" w:color="auto"/>
          </w:divBdr>
        </w:div>
        <w:div w:id="1824158043">
          <w:marLeft w:val="640"/>
          <w:marRight w:val="0"/>
          <w:marTop w:val="0"/>
          <w:marBottom w:val="0"/>
          <w:divBdr>
            <w:top w:val="none" w:sz="0" w:space="0" w:color="auto"/>
            <w:left w:val="none" w:sz="0" w:space="0" w:color="auto"/>
            <w:bottom w:val="none" w:sz="0" w:space="0" w:color="auto"/>
            <w:right w:val="none" w:sz="0" w:space="0" w:color="auto"/>
          </w:divBdr>
        </w:div>
        <w:div w:id="1826169305">
          <w:marLeft w:val="640"/>
          <w:marRight w:val="0"/>
          <w:marTop w:val="0"/>
          <w:marBottom w:val="0"/>
          <w:divBdr>
            <w:top w:val="none" w:sz="0" w:space="0" w:color="auto"/>
            <w:left w:val="none" w:sz="0" w:space="0" w:color="auto"/>
            <w:bottom w:val="none" w:sz="0" w:space="0" w:color="auto"/>
            <w:right w:val="none" w:sz="0" w:space="0" w:color="auto"/>
          </w:divBdr>
        </w:div>
        <w:div w:id="1835142684">
          <w:marLeft w:val="640"/>
          <w:marRight w:val="0"/>
          <w:marTop w:val="0"/>
          <w:marBottom w:val="0"/>
          <w:divBdr>
            <w:top w:val="none" w:sz="0" w:space="0" w:color="auto"/>
            <w:left w:val="none" w:sz="0" w:space="0" w:color="auto"/>
            <w:bottom w:val="none" w:sz="0" w:space="0" w:color="auto"/>
            <w:right w:val="none" w:sz="0" w:space="0" w:color="auto"/>
          </w:divBdr>
        </w:div>
        <w:div w:id="1843936301">
          <w:marLeft w:val="640"/>
          <w:marRight w:val="0"/>
          <w:marTop w:val="0"/>
          <w:marBottom w:val="0"/>
          <w:divBdr>
            <w:top w:val="none" w:sz="0" w:space="0" w:color="auto"/>
            <w:left w:val="none" w:sz="0" w:space="0" w:color="auto"/>
            <w:bottom w:val="none" w:sz="0" w:space="0" w:color="auto"/>
            <w:right w:val="none" w:sz="0" w:space="0" w:color="auto"/>
          </w:divBdr>
        </w:div>
        <w:div w:id="1848134869">
          <w:marLeft w:val="640"/>
          <w:marRight w:val="0"/>
          <w:marTop w:val="0"/>
          <w:marBottom w:val="0"/>
          <w:divBdr>
            <w:top w:val="none" w:sz="0" w:space="0" w:color="auto"/>
            <w:left w:val="none" w:sz="0" w:space="0" w:color="auto"/>
            <w:bottom w:val="none" w:sz="0" w:space="0" w:color="auto"/>
            <w:right w:val="none" w:sz="0" w:space="0" w:color="auto"/>
          </w:divBdr>
        </w:div>
        <w:div w:id="1859275180">
          <w:marLeft w:val="640"/>
          <w:marRight w:val="0"/>
          <w:marTop w:val="0"/>
          <w:marBottom w:val="0"/>
          <w:divBdr>
            <w:top w:val="none" w:sz="0" w:space="0" w:color="auto"/>
            <w:left w:val="none" w:sz="0" w:space="0" w:color="auto"/>
            <w:bottom w:val="none" w:sz="0" w:space="0" w:color="auto"/>
            <w:right w:val="none" w:sz="0" w:space="0" w:color="auto"/>
          </w:divBdr>
        </w:div>
        <w:div w:id="1871797608">
          <w:marLeft w:val="640"/>
          <w:marRight w:val="0"/>
          <w:marTop w:val="0"/>
          <w:marBottom w:val="0"/>
          <w:divBdr>
            <w:top w:val="none" w:sz="0" w:space="0" w:color="auto"/>
            <w:left w:val="none" w:sz="0" w:space="0" w:color="auto"/>
            <w:bottom w:val="none" w:sz="0" w:space="0" w:color="auto"/>
            <w:right w:val="none" w:sz="0" w:space="0" w:color="auto"/>
          </w:divBdr>
        </w:div>
        <w:div w:id="1876040416">
          <w:marLeft w:val="640"/>
          <w:marRight w:val="0"/>
          <w:marTop w:val="0"/>
          <w:marBottom w:val="0"/>
          <w:divBdr>
            <w:top w:val="none" w:sz="0" w:space="0" w:color="auto"/>
            <w:left w:val="none" w:sz="0" w:space="0" w:color="auto"/>
            <w:bottom w:val="none" w:sz="0" w:space="0" w:color="auto"/>
            <w:right w:val="none" w:sz="0" w:space="0" w:color="auto"/>
          </w:divBdr>
        </w:div>
        <w:div w:id="1877546218">
          <w:marLeft w:val="640"/>
          <w:marRight w:val="0"/>
          <w:marTop w:val="0"/>
          <w:marBottom w:val="0"/>
          <w:divBdr>
            <w:top w:val="none" w:sz="0" w:space="0" w:color="auto"/>
            <w:left w:val="none" w:sz="0" w:space="0" w:color="auto"/>
            <w:bottom w:val="none" w:sz="0" w:space="0" w:color="auto"/>
            <w:right w:val="none" w:sz="0" w:space="0" w:color="auto"/>
          </w:divBdr>
        </w:div>
        <w:div w:id="1882396407">
          <w:marLeft w:val="640"/>
          <w:marRight w:val="0"/>
          <w:marTop w:val="0"/>
          <w:marBottom w:val="0"/>
          <w:divBdr>
            <w:top w:val="none" w:sz="0" w:space="0" w:color="auto"/>
            <w:left w:val="none" w:sz="0" w:space="0" w:color="auto"/>
            <w:bottom w:val="none" w:sz="0" w:space="0" w:color="auto"/>
            <w:right w:val="none" w:sz="0" w:space="0" w:color="auto"/>
          </w:divBdr>
        </w:div>
        <w:div w:id="1888177121">
          <w:marLeft w:val="640"/>
          <w:marRight w:val="0"/>
          <w:marTop w:val="0"/>
          <w:marBottom w:val="0"/>
          <w:divBdr>
            <w:top w:val="none" w:sz="0" w:space="0" w:color="auto"/>
            <w:left w:val="none" w:sz="0" w:space="0" w:color="auto"/>
            <w:bottom w:val="none" w:sz="0" w:space="0" w:color="auto"/>
            <w:right w:val="none" w:sz="0" w:space="0" w:color="auto"/>
          </w:divBdr>
        </w:div>
        <w:div w:id="1890680353">
          <w:marLeft w:val="640"/>
          <w:marRight w:val="0"/>
          <w:marTop w:val="0"/>
          <w:marBottom w:val="0"/>
          <w:divBdr>
            <w:top w:val="none" w:sz="0" w:space="0" w:color="auto"/>
            <w:left w:val="none" w:sz="0" w:space="0" w:color="auto"/>
            <w:bottom w:val="none" w:sz="0" w:space="0" w:color="auto"/>
            <w:right w:val="none" w:sz="0" w:space="0" w:color="auto"/>
          </w:divBdr>
        </w:div>
        <w:div w:id="1893686615">
          <w:marLeft w:val="640"/>
          <w:marRight w:val="0"/>
          <w:marTop w:val="0"/>
          <w:marBottom w:val="0"/>
          <w:divBdr>
            <w:top w:val="none" w:sz="0" w:space="0" w:color="auto"/>
            <w:left w:val="none" w:sz="0" w:space="0" w:color="auto"/>
            <w:bottom w:val="none" w:sz="0" w:space="0" w:color="auto"/>
            <w:right w:val="none" w:sz="0" w:space="0" w:color="auto"/>
          </w:divBdr>
        </w:div>
        <w:div w:id="1897009820">
          <w:marLeft w:val="640"/>
          <w:marRight w:val="0"/>
          <w:marTop w:val="0"/>
          <w:marBottom w:val="0"/>
          <w:divBdr>
            <w:top w:val="none" w:sz="0" w:space="0" w:color="auto"/>
            <w:left w:val="none" w:sz="0" w:space="0" w:color="auto"/>
            <w:bottom w:val="none" w:sz="0" w:space="0" w:color="auto"/>
            <w:right w:val="none" w:sz="0" w:space="0" w:color="auto"/>
          </w:divBdr>
        </w:div>
        <w:div w:id="1921285388">
          <w:marLeft w:val="640"/>
          <w:marRight w:val="0"/>
          <w:marTop w:val="0"/>
          <w:marBottom w:val="0"/>
          <w:divBdr>
            <w:top w:val="none" w:sz="0" w:space="0" w:color="auto"/>
            <w:left w:val="none" w:sz="0" w:space="0" w:color="auto"/>
            <w:bottom w:val="none" w:sz="0" w:space="0" w:color="auto"/>
            <w:right w:val="none" w:sz="0" w:space="0" w:color="auto"/>
          </w:divBdr>
        </w:div>
        <w:div w:id="1927104935">
          <w:marLeft w:val="640"/>
          <w:marRight w:val="0"/>
          <w:marTop w:val="0"/>
          <w:marBottom w:val="0"/>
          <w:divBdr>
            <w:top w:val="none" w:sz="0" w:space="0" w:color="auto"/>
            <w:left w:val="none" w:sz="0" w:space="0" w:color="auto"/>
            <w:bottom w:val="none" w:sz="0" w:space="0" w:color="auto"/>
            <w:right w:val="none" w:sz="0" w:space="0" w:color="auto"/>
          </w:divBdr>
        </w:div>
        <w:div w:id="1936477229">
          <w:marLeft w:val="640"/>
          <w:marRight w:val="0"/>
          <w:marTop w:val="0"/>
          <w:marBottom w:val="0"/>
          <w:divBdr>
            <w:top w:val="none" w:sz="0" w:space="0" w:color="auto"/>
            <w:left w:val="none" w:sz="0" w:space="0" w:color="auto"/>
            <w:bottom w:val="none" w:sz="0" w:space="0" w:color="auto"/>
            <w:right w:val="none" w:sz="0" w:space="0" w:color="auto"/>
          </w:divBdr>
        </w:div>
        <w:div w:id="1943295375">
          <w:marLeft w:val="640"/>
          <w:marRight w:val="0"/>
          <w:marTop w:val="0"/>
          <w:marBottom w:val="0"/>
          <w:divBdr>
            <w:top w:val="none" w:sz="0" w:space="0" w:color="auto"/>
            <w:left w:val="none" w:sz="0" w:space="0" w:color="auto"/>
            <w:bottom w:val="none" w:sz="0" w:space="0" w:color="auto"/>
            <w:right w:val="none" w:sz="0" w:space="0" w:color="auto"/>
          </w:divBdr>
        </w:div>
        <w:div w:id="1952123106">
          <w:marLeft w:val="640"/>
          <w:marRight w:val="0"/>
          <w:marTop w:val="0"/>
          <w:marBottom w:val="0"/>
          <w:divBdr>
            <w:top w:val="none" w:sz="0" w:space="0" w:color="auto"/>
            <w:left w:val="none" w:sz="0" w:space="0" w:color="auto"/>
            <w:bottom w:val="none" w:sz="0" w:space="0" w:color="auto"/>
            <w:right w:val="none" w:sz="0" w:space="0" w:color="auto"/>
          </w:divBdr>
        </w:div>
        <w:div w:id="1957636224">
          <w:marLeft w:val="640"/>
          <w:marRight w:val="0"/>
          <w:marTop w:val="0"/>
          <w:marBottom w:val="0"/>
          <w:divBdr>
            <w:top w:val="none" w:sz="0" w:space="0" w:color="auto"/>
            <w:left w:val="none" w:sz="0" w:space="0" w:color="auto"/>
            <w:bottom w:val="none" w:sz="0" w:space="0" w:color="auto"/>
            <w:right w:val="none" w:sz="0" w:space="0" w:color="auto"/>
          </w:divBdr>
        </w:div>
        <w:div w:id="1967156858">
          <w:marLeft w:val="640"/>
          <w:marRight w:val="0"/>
          <w:marTop w:val="0"/>
          <w:marBottom w:val="0"/>
          <w:divBdr>
            <w:top w:val="none" w:sz="0" w:space="0" w:color="auto"/>
            <w:left w:val="none" w:sz="0" w:space="0" w:color="auto"/>
            <w:bottom w:val="none" w:sz="0" w:space="0" w:color="auto"/>
            <w:right w:val="none" w:sz="0" w:space="0" w:color="auto"/>
          </w:divBdr>
        </w:div>
        <w:div w:id="1967277942">
          <w:marLeft w:val="640"/>
          <w:marRight w:val="0"/>
          <w:marTop w:val="0"/>
          <w:marBottom w:val="0"/>
          <w:divBdr>
            <w:top w:val="none" w:sz="0" w:space="0" w:color="auto"/>
            <w:left w:val="none" w:sz="0" w:space="0" w:color="auto"/>
            <w:bottom w:val="none" w:sz="0" w:space="0" w:color="auto"/>
            <w:right w:val="none" w:sz="0" w:space="0" w:color="auto"/>
          </w:divBdr>
        </w:div>
        <w:div w:id="1967349384">
          <w:marLeft w:val="640"/>
          <w:marRight w:val="0"/>
          <w:marTop w:val="0"/>
          <w:marBottom w:val="0"/>
          <w:divBdr>
            <w:top w:val="none" w:sz="0" w:space="0" w:color="auto"/>
            <w:left w:val="none" w:sz="0" w:space="0" w:color="auto"/>
            <w:bottom w:val="none" w:sz="0" w:space="0" w:color="auto"/>
            <w:right w:val="none" w:sz="0" w:space="0" w:color="auto"/>
          </w:divBdr>
        </w:div>
        <w:div w:id="1968778990">
          <w:marLeft w:val="640"/>
          <w:marRight w:val="0"/>
          <w:marTop w:val="0"/>
          <w:marBottom w:val="0"/>
          <w:divBdr>
            <w:top w:val="none" w:sz="0" w:space="0" w:color="auto"/>
            <w:left w:val="none" w:sz="0" w:space="0" w:color="auto"/>
            <w:bottom w:val="none" w:sz="0" w:space="0" w:color="auto"/>
            <w:right w:val="none" w:sz="0" w:space="0" w:color="auto"/>
          </w:divBdr>
        </w:div>
        <w:div w:id="1971857033">
          <w:marLeft w:val="640"/>
          <w:marRight w:val="0"/>
          <w:marTop w:val="0"/>
          <w:marBottom w:val="0"/>
          <w:divBdr>
            <w:top w:val="none" w:sz="0" w:space="0" w:color="auto"/>
            <w:left w:val="none" w:sz="0" w:space="0" w:color="auto"/>
            <w:bottom w:val="none" w:sz="0" w:space="0" w:color="auto"/>
            <w:right w:val="none" w:sz="0" w:space="0" w:color="auto"/>
          </w:divBdr>
        </w:div>
        <w:div w:id="1978298505">
          <w:marLeft w:val="640"/>
          <w:marRight w:val="0"/>
          <w:marTop w:val="0"/>
          <w:marBottom w:val="0"/>
          <w:divBdr>
            <w:top w:val="none" w:sz="0" w:space="0" w:color="auto"/>
            <w:left w:val="none" w:sz="0" w:space="0" w:color="auto"/>
            <w:bottom w:val="none" w:sz="0" w:space="0" w:color="auto"/>
            <w:right w:val="none" w:sz="0" w:space="0" w:color="auto"/>
          </w:divBdr>
        </w:div>
        <w:div w:id="1990162058">
          <w:marLeft w:val="640"/>
          <w:marRight w:val="0"/>
          <w:marTop w:val="0"/>
          <w:marBottom w:val="0"/>
          <w:divBdr>
            <w:top w:val="none" w:sz="0" w:space="0" w:color="auto"/>
            <w:left w:val="none" w:sz="0" w:space="0" w:color="auto"/>
            <w:bottom w:val="none" w:sz="0" w:space="0" w:color="auto"/>
            <w:right w:val="none" w:sz="0" w:space="0" w:color="auto"/>
          </w:divBdr>
        </w:div>
        <w:div w:id="2007247211">
          <w:marLeft w:val="640"/>
          <w:marRight w:val="0"/>
          <w:marTop w:val="0"/>
          <w:marBottom w:val="0"/>
          <w:divBdr>
            <w:top w:val="none" w:sz="0" w:space="0" w:color="auto"/>
            <w:left w:val="none" w:sz="0" w:space="0" w:color="auto"/>
            <w:bottom w:val="none" w:sz="0" w:space="0" w:color="auto"/>
            <w:right w:val="none" w:sz="0" w:space="0" w:color="auto"/>
          </w:divBdr>
        </w:div>
        <w:div w:id="2015572103">
          <w:marLeft w:val="640"/>
          <w:marRight w:val="0"/>
          <w:marTop w:val="0"/>
          <w:marBottom w:val="0"/>
          <w:divBdr>
            <w:top w:val="none" w:sz="0" w:space="0" w:color="auto"/>
            <w:left w:val="none" w:sz="0" w:space="0" w:color="auto"/>
            <w:bottom w:val="none" w:sz="0" w:space="0" w:color="auto"/>
            <w:right w:val="none" w:sz="0" w:space="0" w:color="auto"/>
          </w:divBdr>
        </w:div>
        <w:div w:id="2022469541">
          <w:marLeft w:val="640"/>
          <w:marRight w:val="0"/>
          <w:marTop w:val="0"/>
          <w:marBottom w:val="0"/>
          <w:divBdr>
            <w:top w:val="none" w:sz="0" w:space="0" w:color="auto"/>
            <w:left w:val="none" w:sz="0" w:space="0" w:color="auto"/>
            <w:bottom w:val="none" w:sz="0" w:space="0" w:color="auto"/>
            <w:right w:val="none" w:sz="0" w:space="0" w:color="auto"/>
          </w:divBdr>
        </w:div>
        <w:div w:id="2026134266">
          <w:marLeft w:val="640"/>
          <w:marRight w:val="0"/>
          <w:marTop w:val="0"/>
          <w:marBottom w:val="0"/>
          <w:divBdr>
            <w:top w:val="none" w:sz="0" w:space="0" w:color="auto"/>
            <w:left w:val="none" w:sz="0" w:space="0" w:color="auto"/>
            <w:bottom w:val="none" w:sz="0" w:space="0" w:color="auto"/>
            <w:right w:val="none" w:sz="0" w:space="0" w:color="auto"/>
          </w:divBdr>
        </w:div>
        <w:div w:id="2044556716">
          <w:marLeft w:val="640"/>
          <w:marRight w:val="0"/>
          <w:marTop w:val="0"/>
          <w:marBottom w:val="0"/>
          <w:divBdr>
            <w:top w:val="none" w:sz="0" w:space="0" w:color="auto"/>
            <w:left w:val="none" w:sz="0" w:space="0" w:color="auto"/>
            <w:bottom w:val="none" w:sz="0" w:space="0" w:color="auto"/>
            <w:right w:val="none" w:sz="0" w:space="0" w:color="auto"/>
          </w:divBdr>
        </w:div>
        <w:div w:id="2050258344">
          <w:marLeft w:val="640"/>
          <w:marRight w:val="0"/>
          <w:marTop w:val="0"/>
          <w:marBottom w:val="0"/>
          <w:divBdr>
            <w:top w:val="none" w:sz="0" w:space="0" w:color="auto"/>
            <w:left w:val="none" w:sz="0" w:space="0" w:color="auto"/>
            <w:bottom w:val="none" w:sz="0" w:space="0" w:color="auto"/>
            <w:right w:val="none" w:sz="0" w:space="0" w:color="auto"/>
          </w:divBdr>
        </w:div>
        <w:div w:id="2073388246">
          <w:marLeft w:val="640"/>
          <w:marRight w:val="0"/>
          <w:marTop w:val="0"/>
          <w:marBottom w:val="0"/>
          <w:divBdr>
            <w:top w:val="none" w:sz="0" w:space="0" w:color="auto"/>
            <w:left w:val="none" w:sz="0" w:space="0" w:color="auto"/>
            <w:bottom w:val="none" w:sz="0" w:space="0" w:color="auto"/>
            <w:right w:val="none" w:sz="0" w:space="0" w:color="auto"/>
          </w:divBdr>
        </w:div>
        <w:div w:id="2080785172">
          <w:marLeft w:val="640"/>
          <w:marRight w:val="0"/>
          <w:marTop w:val="0"/>
          <w:marBottom w:val="0"/>
          <w:divBdr>
            <w:top w:val="none" w:sz="0" w:space="0" w:color="auto"/>
            <w:left w:val="none" w:sz="0" w:space="0" w:color="auto"/>
            <w:bottom w:val="none" w:sz="0" w:space="0" w:color="auto"/>
            <w:right w:val="none" w:sz="0" w:space="0" w:color="auto"/>
          </w:divBdr>
        </w:div>
        <w:div w:id="2081243403">
          <w:marLeft w:val="640"/>
          <w:marRight w:val="0"/>
          <w:marTop w:val="0"/>
          <w:marBottom w:val="0"/>
          <w:divBdr>
            <w:top w:val="none" w:sz="0" w:space="0" w:color="auto"/>
            <w:left w:val="none" w:sz="0" w:space="0" w:color="auto"/>
            <w:bottom w:val="none" w:sz="0" w:space="0" w:color="auto"/>
            <w:right w:val="none" w:sz="0" w:space="0" w:color="auto"/>
          </w:divBdr>
        </w:div>
        <w:div w:id="2084643326">
          <w:marLeft w:val="640"/>
          <w:marRight w:val="0"/>
          <w:marTop w:val="0"/>
          <w:marBottom w:val="0"/>
          <w:divBdr>
            <w:top w:val="none" w:sz="0" w:space="0" w:color="auto"/>
            <w:left w:val="none" w:sz="0" w:space="0" w:color="auto"/>
            <w:bottom w:val="none" w:sz="0" w:space="0" w:color="auto"/>
            <w:right w:val="none" w:sz="0" w:space="0" w:color="auto"/>
          </w:divBdr>
        </w:div>
        <w:div w:id="2095013031">
          <w:marLeft w:val="640"/>
          <w:marRight w:val="0"/>
          <w:marTop w:val="0"/>
          <w:marBottom w:val="0"/>
          <w:divBdr>
            <w:top w:val="none" w:sz="0" w:space="0" w:color="auto"/>
            <w:left w:val="none" w:sz="0" w:space="0" w:color="auto"/>
            <w:bottom w:val="none" w:sz="0" w:space="0" w:color="auto"/>
            <w:right w:val="none" w:sz="0" w:space="0" w:color="auto"/>
          </w:divBdr>
        </w:div>
        <w:div w:id="2127121355">
          <w:marLeft w:val="640"/>
          <w:marRight w:val="0"/>
          <w:marTop w:val="0"/>
          <w:marBottom w:val="0"/>
          <w:divBdr>
            <w:top w:val="none" w:sz="0" w:space="0" w:color="auto"/>
            <w:left w:val="none" w:sz="0" w:space="0" w:color="auto"/>
            <w:bottom w:val="none" w:sz="0" w:space="0" w:color="auto"/>
            <w:right w:val="none" w:sz="0" w:space="0" w:color="auto"/>
          </w:divBdr>
        </w:div>
        <w:div w:id="2131823223">
          <w:marLeft w:val="640"/>
          <w:marRight w:val="0"/>
          <w:marTop w:val="0"/>
          <w:marBottom w:val="0"/>
          <w:divBdr>
            <w:top w:val="none" w:sz="0" w:space="0" w:color="auto"/>
            <w:left w:val="none" w:sz="0" w:space="0" w:color="auto"/>
            <w:bottom w:val="none" w:sz="0" w:space="0" w:color="auto"/>
            <w:right w:val="none" w:sz="0" w:space="0" w:color="auto"/>
          </w:divBdr>
        </w:div>
        <w:div w:id="2141410939">
          <w:marLeft w:val="640"/>
          <w:marRight w:val="0"/>
          <w:marTop w:val="0"/>
          <w:marBottom w:val="0"/>
          <w:divBdr>
            <w:top w:val="none" w:sz="0" w:space="0" w:color="auto"/>
            <w:left w:val="none" w:sz="0" w:space="0" w:color="auto"/>
            <w:bottom w:val="none" w:sz="0" w:space="0" w:color="auto"/>
            <w:right w:val="none" w:sz="0" w:space="0" w:color="auto"/>
          </w:divBdr>
        </w:div>
        <w:div w:id="2142189945">
          <w:marLeft w:val="640"/>
          <w:marRight w:val="0"/>
          <w:marTop w:val="0"/>
          <w:marBottom w:val="0"/>
          <w:divBdr>
            <w:top w:val="none" w:sz="0" w:space="0" w:color="auto"/>
            <w:left w:val="none" w:sz="0" w:space="0" w:color="auto"/>
            <w:bottom w:val="none" w:sz="0" w:space="0" w:color="auto"/>
            <w:right w:val="none" w:sz="0" w:space="0" w:color="auto"/>
          </w:divBdr>
        </w:div>
        <w:div w:id="2145467625">
          <w:marLeft w:val="640"/>
          <w:marRight w:val="0"/>
          <w:marTop w:val="0"/>
          <w:marBottom w:val="0"/>
          <w:divBdr>
            <w:top w:val="none" w:sz="0" w:space="0" w:color="auto"/>
            <w:left w:val="none" w:sz="0" w:space="0" w:color="auto"/>
            <w:bottom w:val="none" w:sz="0" w:space="0" w:color="auto"/>
            <w:right w:val="none" w:sz="0" w:space="0" w:color="auto"/>
          </w:divBdr>
        </w:div>
      </w:divsChild>
    </w:div>
    <w:div w:id="1463419393">
      <w:marLeft w:val="640"/>
      <w:marRight w:val="0"/>
      <w:marTop w:val="0"/>
      <w:marBottom w:val="0"/>
      <w:divBdr>
        <w:top w:val="none" w:sz="0" w:space="0" w:color="auto"/>
        <w:left w:val="none" w:sz="0" w:space="0" w:color="auto"/>
        <w:bottom w:val="none" w:sz="0" w:space="0" w:color="auto"/>
        <w:right w:val="none" w:sz="0" w:space="0" w:color="auto"/>
      </w:divBdr>
    </w:div>
    <w:div w:id="1463693862">
      <w:marLeft w:val="640"/>
      <w:marRight w:val="0"/>
      <w:marTop w:val="0"/>
      <w:marBottom w:val="0"/>
      <w:divBdr>
        <w:top w:val="none" w:sz="0" w:space="0" w:color="auto"/>
        <w:left w:val="none" w:sz="0" w:space="0" w:color="auto"/>
        <w:bottom w:val="none" w:sz="0" w:space="0" w:color="auto"/>
        <w:right w:val="none" w:sz="0" w:space="0" w:color="auto"/>
      </w:divBdr>
    </w:div>
    <w:div w:id="1464883497">
      <w:marLeft w:val="640"/>
      <w:marRight w:val="0"/>
      <w:marTop w:val="0"/>
      <w:marBottom w:val="0"/>
      <w:divBdr>
        <w:top w:val="none" w:sz="0" w:space="0" w:color="auto"/>
        <w:left w:val="none" w:sz="0" w:space="0" w:color="auto"/>
        <w:bottom w:val="none" w:sz="0" w:space="0" w:color="auto"/>
        <w:right w:val="none" w:sz="0" w:space="0" w:color="auto"/>
      </w:divBdr>
    </w:div>
    <w:div w:id="1465735550">
      <w:marLeft w:val="640"/>
      <w:marRight w:val="0"/>
      <w:marTop w:val="0"/>
      <w:marBottom w:val="0"/>
      <w:divBdr>
        <w:top w:val="none" w:sz="0" w:space="0" w:color="auto"/>
        <w:left w:val="none" w:sz="0" w:space="0" w:color="auto"/>
        <w:bottom w:val="none" w:sz="0" w:space="0" w:color="auto"/>
        <w:right w:val="none" w:sz="0" w:space="0" w:color="auto"/>
      </w:divBdr>
    </w:div>
    <w:div w:id="1466003774">
      <w:marLeft w:val="640"/>
      <w:marRight w:val="0"/>
      <w:marTop w:val="0"/>
      <w:marBottom w:val="0"/>
      <w:divBdr>
        <w:top w:val="none" w:sz="0" w:space="0" w:color="auto"/>
        <w:left w:val="none" w:sz="0" w:space="0" w:color="auto"/>
        <w:bottom w:val="none" w:sz="0" w:space="0" w:color="auto"/>
        <w:right w:val="none" w:sz="0" w:space="0" w:color="auto"/>
      </w:divBdr>
    </w:div>
    <w:div w:id="1466006586">
      <w:marLeft w:val="640"/>
      <w:marRight w:val="0"/>
      <w:marTop w:val="0"/>
      <w:marBottom w:val="0"/>
      <w:divBdr>
        <w:top w:val="none" w:sz="0" w:space="0" w:color="auto"/>
        <w:left w:val="none" w:sz="0" w:space="0" w:color="auto"/>
        <w:bottom w:val="none" w:sz="0" w:space="0" w:color="auto"/>
        <w:right w:val="none" w:sz="0" w:space="0" w:color="auto"/>
      </w:divBdr>
    </w:div>
    <w:div w:id="1466315087">
      <w:marLeft w:val="640"/>
      <w:marRight w:val="0"/>
      <w:marTop w:val="0"/>
      <w:marBottom w:val="0"/>
      <w:divBdr>
        <w:top w:val="none" w:sz="0" w:space="0" w:color="auto"/>
        <w:left w:val="none" w:sz="0" w:space="0" w:color="auto"/>
        <w:bottom w:val="none" w:sz="0" w:space="0" w:color="auto"/>
        <w:right w:val="none" w:sz="0" w:space="0" w:color="auto"/>
      </w:divBdr>
    </w:div>
    <w:div w:id="1466701148">
      <w:marLeft w:val="640"/>
      <w:marRight w:val="0"/>
      <w:marTop w:val="0"/>
      <w:marBottom w:val="0"/>
      <w:divBdr>
        <w:top w:val="none" w:sz="0" w:space="0" w:color="auto"/>
        <w:left w:val="none" w:sz="0" w:space="0" w:color="auto"/>
        <w:bottom w:val="none" w:sz="0" w:space="0" w:color="auto"/>
        <w:right w:val="none" w:sz="0" w:space="0" w:color="auto"/>
      </w:divBdr>
    </w:div>
    <w:div w:id="1466851712">
      <w:marLeft w:val="640"/>
      <w:marRight w:val="0"/>
      <w:marTop w:val="0"/>
      <w:marBottom w:val="0"/>
      <w:divBdr>
        <w:top w:val="none" w:sz="0" w:space="0" w:color="auto"/>
        <w:left w:val="none" w:sz="0" w:space="0" w:color="auto"/>
        <w:bottom w:val="none" w:sz="0" w:space="0" w:color="auto"/>
        <w:right w:val="none" w:sz="0" w:space="0" w:color="auto"/>
      </w:divBdr>
    </w:div>
    <w:div w:id="1467427717">
      <w:marLeft w:val="640"/>
      <w:marRight w:val="0"/>
      <w:marTop w:val="0"/>
      <w:marBottom w:val="0"/>
      <w:divBdr>
        <w:top w:val="none" w:sz="0" w:space="0" w:color="auto"/>
        <w:left w:val="none" w:sz="0" w:space="0" w:color="auto"/>
        <w:bottom w:val="none" w:sz="0" w:space="0" w:color="auto"/>
        <w:right w:val="none" w:sz="0" w:space="0" w:color="auto"/>
      </w:divBdr>
    </w:div>
    <w:div w:id="1468209069">
      <w:marLeft w:val="640"/>
      <w:marRight w:val="0"/>
      <w:marTop w:val="0"/>
      <w:marBottom w:val="0"/>
      <w:divBdr>
        <w:top w:val="none" w:sz="0" w:space="0" w:color="auto"/>
        <w:left w:val="none" w:sz="0" w:space="0" w:color="auto"/>
        <w:bottom w:val="none" w:sz="0" w:space="0" w:color="auto"/>
        <w:right w:val="none" w:sz="0" w:space="0" w:color="auto"/>
      </w:divBdr>
    </w:div>
    <w:div w:id="1469322579">
      <w:marLeft w:val="640"/>
      <w:marRight w:val="0"/>
      <w:marTop w:val="0"/>
      <w:marBottom w:val="0"/>
      <w:divBdr>
        <w:top w:val="none" w:sz="0" w:space="0" w:color="auto"/>
        <w:left w:val="none" w:sz="0" w:space="0" w:color="auto"/>
        <w:bottom w:val="none" w:sz="0" w:space="0" w:color="auto"/>
        <w:right w:val="none" w:sz="0" w:space="0" w:color="auto"/>
      </w:divBdr>
    </w:div>
    <w:div w:id="1469476941">
      <w:marLeft w:val="640"/>
      <w:marRight w:val="0"/>
      <w:marTop w:val="0"/>
      <w:marBottom w:val="0"/>
      <w:divBdr>
        <w:top w:val="none" w:sz="0" w:space="0" w:color="auto"/>
        <w:left w:val="none" w:sz="0" w:space="0" w:color="auto"/>
        <w:bottom w:val="none" w:sz="0" w:space="0" w:color="auto"/>
        <w:right w:val="none" w:sz="0" w:space="0" w:color="auto"/>
      </w:divBdr>
    </w:div>
    <w:div w:id="1470437227">
      <w:marLeft w:val="640"/>
      <w:marRight w:val="0"/>
      <w:marTop w:val="0"/>
      <w:marBottom w:val="0"/>
      <w:divBdr>
        <w:top w:val="none" w:sz="0" w:space="0" w:color="auto"/>
        <w:left w:val="none" w:sz="0" w:space="0" w:color="auto"/>
        <w:bottom w:val="none" w:sz="0" w:space="0" w:color="auto"/>
        <w:right w:val="none" w:sz="0" w:space="0" w:color="auto"/>
      </w:divBdr>
    </w:div>
    <w:div w:id="1470972138">
      <w:marLeft w:val="640"/>
      <w:marRight w:val="0"/>
      <w:marTop w:val="0"/>
      <w:marBottom w:val="0"/>
      <w:divBdr>
        <w:top w:val="none" w:sz="0" w:space="0" w:color="auto"/>
        <w:left w:val="none" w:sz="0" w:space="0" w:color="auto"/>
        <w:bottom w:val="none" w:sz="0" w:space="0" w:color="auto"/>
        <w:right w:val="none" w:sz="0" w:space="0" w:color="auto"/>
      </w:divBdr>
    </w:div>
    <w:div w:id="1471053510">
      <w:marLeft w:val="640"/>
      <w:marRight w:val="0"/>
      <w:marTop w:val="0"/>
      <w:marBottom w:val="0"/>
      <w:divBdr>
        <w:top w:val="none" w:sz="0" w:space="0" w:color="auto"/>
        <w:left w:val="none" w:sz="0" w:space="0" w:color="auto"/>
        <w:bottom w:val="none" w:sz="0" w:space="0" w:color="auto"/>
        <w:right w:val="none" w:sz="0" w:space="0" w:color="auto"/>
      </w:divBdr>
    </w:div>
    <w:div w:id="1471092017">
      <w:marLeft w:val="640"/>
      <w:marRight w:val="0"/>
      <w:marTop w:val="0"/>
      <w:marBottom w:val="0"/>
      <w:divBdr>
        <w:top w:val="none" w:sz="0" w:space="0" w:color="auto"/>
        <w:left w:val="none" w:sz="0" w:space="0" w:color="auto"/>
        <w:bottom w:val="none" w:sz="0" w:space="0" w:color="auto"/>
        <w:right w:val="none" w:sz="0" w:space="0" w:color="auto"/>
      </w:divBdr>
    </w:div>
    <w:div w:id="1471170134">
      <w:marLeft w:val="640"/>
      <w:marRight w:val="0"/>
      <w:marTop w:val="0"/>
      <w:marBottom w:val="0"/>
      <w:divBdr>
        <w:top w:val="none" w:sz="0" w:space="0" w:color="auto"/>
        <w:left w:val="none" w:sz="0" w:space="0" w:color="auto"/>
        <w:bottom w:val="none" w:sz="0" w:space="0" w:color="auto"/>
        <w:right w:val="none" w:sz="0" w:space="0" w:color="auto"/>
      </w:divBdr>
    </w:div>
    <w:div w:id="1471508719">
      <w:marLeft w:val="640"/>
      <w:marRight w:val="0"/>
      <w:marTop w:val="0"/>
      <w:marBottom w:val="0"/>
      <w:divBdr>
        <w:top w:val="none" w:sz="0" w:space="0" w:color="auto"/>
        <w:left w:val="none" w:sz="0" w:space="0" w:color="auto"/>
        <w:bottom w:val="none" w:sz="0" w:space="0" w:color="auto"/>
        <w:right w:val="none" w:sz="0" w:space="0" w:color="auto"/>
      </w:divBdr>
    </w:div>
    <w:div w:id="1471744830">
      <w:marLeft w:val="640"/>
      <w:marRight w:val="0"/>
      <w:marTop w:val="0"/>
      <w:marBottom w:val="0"/>
      <w:divBdr>
        <w:top w:val="none" w:sz="0" w:space="0" w:color="auto"/>
        <w:left w:val="none" w:sz="0" w:space="0" w:color="auto"/>
        <w:bottom w:val="none" w:sz="0" w:space="0" w:color="auto"/>
        <w:right w:val="none" w:sz="0" w:space="0" w:color="auto"/>
      </w:divBdr>
    </w:div>
    <w:div w:id="1471827279">
      <w:marLeft w:val="640"/>
      <w:marRight w:val="0"/>
      <w:marTop w:val="0"/>
      <w:marBottom w:val="0"/>
      <w:divBdr>
        <w:top w:val="none" w:sz="0" w:space="0" w:color="auto"/>
        <w:left w:val="none" w:sz="0" w:space="0" w:color="auto"/>
        <w:bottom w:val="none" w:sz="0" w:space="0" w:color="auto"/>
        <w:right w:val="none" w:sz="0" w:space="0" w:color="auto"/>
      </w:divBdr>
    </w:div>
    <w:div w:id="1472793225">
      <w:marLeft w:val="640"/>
      <w:marRight w:val="0"/>
      <w:marTop w:val="0"/>
      <w:marBottom w:val="0"/>
      <w:divBdr>
        <w:top w:val="none" w:sz="0" w:space="0" w:color="auto"/>
        <w:left w:val="none" w:sz="0" w:space="0" w:color="auto"/>
        <w:bottom w:val="none" w:sz="0" w:space="0" w:color="auto"/>
        <w:right w:val="none" w:sz="0" w:space="0" w:color="auto"/>
      </w:divBdr>
    </w:div>
    <w:div w:id="1473281598">
      <w:marLeft w:val="640"/>
      <w:marRight w:val="0"/>
      <w:marTop w:val="0"/>
      <w:marBottom w:val="0"/>
      <w:divBdr>
        <w:top w:val="none" w:sz="0" w:space="0" w:color="auto"/>
        <w:left w:val="none" w:sz="0" w:space="0" w:color="auto"/>
        <w:bottom w:val="none" w:sz="0" w:space="0" w:color="auto"/>
        <w:right w:val="none" w:sz="0" w:space="0" w:color="auto"/>
      </w:divBdr>
    </w:div>
    <w:div w:id="1473792009">
      <w:marLeft w:val="640"/>
      <w:marRight w:val="0"/>
      <w:marTop w:val="0"/>
      <w:marBottom w:val="0"/>
      <w:divBdr>
        <w:top w:val="none" w:sz="0" w:space="0" w:color="auto"/>
        <w:left w:val="none" w:sz="0" w:space="0" w:color="auto"/>
        <w:bottom w:val="none" w:sz="0" w:space="0" w:color="auto"/>
        <w:right w:val="none" w:sz="0" w:space="0" w:color="auto"/>
      </w:divBdr>
    </w:div>
    <w:div w:id="1474374259">
      <w:marLeft w:val="640"/>
      <w:marRight w:val="0"/>
      <w:marTop w:val="0"/>
      <w:marBottom w:val="0"/>
      <w:divBdr>
        <w:top w:val="none" w:sz="0" w:space="0" w:color="auto"/>
        <w:left w:val="none" w:sz="0" w:space="0" w:color="auto"/>
        <w:bottom w:val="none" w:sz="0" w:space="0" w:color="auto"/>
        <w:right w:val="none" w:sz="0" w:space="0" w:color="auto"/>
      </w:divBdr>
    </w:div>
    <w:div w:id="1475443283">
      <w:marLeft w:val="640"/>
      <w:marRight w:val="0"/>
      <w:marTop w:val="0"/>
      <w:marBottom w:val="0"/>
      <w:divBdr>
        <w:top w:val="none" w:sz="0" w:space="0" w:color="auto"/>
        <w:left w:val="none" w:sz="0" w:space="0" w:color="auto"/>
        <w:bottom w:val="none" w:sz="0" w:space="0" w:color="auto"/>
        <w:right w:val="none" w:sz="0" w:space="0" w:color="auto"/>
      </w:divBdr>
    </w:div>
    <w:div w:id="1475486362">
      <w:marLeft w:val="640"/>
      <w:marRight w:val="0"/>
      <w:marTop w:val="0"/>
      <w:marBottom w:val="0"/>
      <w:divBdr>
        <w:top w:val="none" w:sz="0" w:space="0" w:color="auto"/>
        <w:left w:val="none" w:sz="0" w:space="0" w:color="auto"/>
        <w:bottom w:val="none" w:sz="0" w:space="0" w:color="auto"/>
        <w:right w:val="none" w:sz="0" w:space="0" w:color="auto"/>
      </w:divBdr>
    </w:div>
    <w:div w:id="1477408475">
      <w:marLeft w:val="640"/>
      <w:marRight w:val="0"/>
      <w:marTop w:val="0"/>
      <w:marBottom w:val="0"/>
      <w:divBdr>
        <w:top w:val="none" w:sz="0" w:space="0" w:color="auto"/>
        <w:left w:val="none" w:sz="0" w:space="0" w:color="auto"/>
        <w:bottom w:val="none" w:sz="0" w:space="0" w:color="auto"/>
        <w:right w:val="none" w:sz="0" w:space="0" w:color="auto"/>
      </w:divBdr>
    </w:div>
    <w:div w:id="1479222597">
      <w:marLeft w:val="640"/>
      <w:marRight w:val="0"/>
      <w:marTop w:val="0"/>
      <w:marBottom w:val="0"/>
      <w:divBdr>
        <w:top w:val="none" w:sz="0" w:space="0" w:color="auto"/>
        <w:left w:val="none" w:sz="0" w:space="0" w:color="auto"/>
        <w:bottom w:val="none" w:sz="0" w:space="0" w:color="auto"/>
        <w:right w:val="none" w:sz="0" w:space="0" w:color="auto"/>
      </w:divBdr>
    </w:div>
    <w:div w:id="1480150463">
      <w:marLeft w:val="640"/>
      <w:marRight w:val="0"/>
      <w:marTop w:val="0"/>
      <w:marBottom w:val="0"/>
      <w:divBdr>
        <w:top w:val="none" w:sz="0" w:space="0" w:color="auto"/>
        <w:left w:val="none" w:sz="0" w:space="0" w:color="auto"/>
        <w:bottom w:val="none" w:sz="0" w:space="0" w:color="auto"/>
        <w:right w:val="none" w:sz="0" w:space="0" w:color="auto"/>
      </w:divBdr>
    </w:div>
    <w:div w:id="1480196659">
      <w:marLeft w:val="640"/>
      <w:marRight w:val="0"/>
      <w:marTop w:val="0"/>
      <w:marBottom w:val="0"/>
      <w:divBdr>
        <w:top w:val="none" w:sz="0" w:space="0" w:color="auto"/>
        <w:left w:val="none" w:sz="0" w:space="0" w:color="auto"/>
        <w:bottom w:val="none" w:sz="0" w:space="0" w:color="auto"/>
        <w:right w:val="none" w:sz="0" w:space="0" w:color="auto"/>
      </w:divBdr>
    </w:div>
    <w:div w:id="1480800478">
      <w:marLeft w:val="640"/>
      <w:marRight w:val="0"/>
      <w:marTop w:val="0"/>
      <w:marBottom w:val="0"/>
      <w:divBdr>
        <w:top w:val="none" w:sz="0" w:space="0" w:color="auto"/>
        <w:left w:val="none" w:sz="0" w:space="0" w:color="auto"/>
        <w:bottom w:val="none" w:sz="0" w:space="0" w:color="auto"/>
        <w:right w:val="none" w:sz="0" w:space="0" w:color="auto"/>
      </w:divBdr>
    </w:div>
    <w:div w:id="1481072773">
      <w:marLeft w:val="640"/>
      <w:marRight w:val="0"/>
      <w:marTop w:val="0"/>
      <w:marBottom w:val="0"/>
      <w:divBdr>
        <w:top w:val="none" w:sz="0" w:space="0" w:color="auto"/>
        <w:left w:val="none" w:sz="0" w:space="0" w:color="auto"/>
        <w:bottom w:val="none" w:sz="0" w:space="0" w:color="auto"/>
        <w:right w:val="none" w:sz="0" w:space="0" w:color="auto"/>
      </w:divBdr>
    </w:div>
    <w:div w:id="1482037737">
      <w:marLeft w:val="640"/>
      <w:marRight w:val="0"/>
      <w:marTop w:val="0"/>
      <w:marBottom w:val="0"/>
      <w:divBdr>
        <w:top w:val="none" w:sz="0" w:space="0" w:color="auto"/>
        <w:left w:val="none" w:sz="0" w:space="0" w:color="auto"/>
        <w:bottom w:val="none" w:sz="0" w:space="0" w:color="auto"/>
        <w:right w:val="none" w:sz="0" w:space="0" w:color="auto"/>
      </w:divBdr>
    </w:div>
    <w:div w:id="1482455808">
      <w:marLeft w:val="640"/>
      <w:marRight w:val="0"/>
      <w:marTop w:val="0"/>
      <w:marBottom w:val="0"/>
      <w:divBdr>
        <w:top w:val="none" w:sz="0" w:space="0" w:color="auto"/>
        <w:left w:val="none" w:sz="0" w:space="0" w:color="auto"/>
        <w:bottom w:val="none" w:sz="0" w:space="0" w:color="auto"/>
        <w:right w:val="none" w:sz="0" w:space="0" w:color="auto"/>
      </w:divBdr>
    </w:div>
    <w:div w:id="1484540721">
      <w:marLeft w:val="640"/>
      <w:marRight w:val="0"/>
      <w:marTop w:val="0"/>
      <w:marBottom w:val="0"/>
      <w:divBdr>
        <w:top w:val="none" w:sz="0" w:space="0" w:color="auto"/>
        <w:left w:val="none" w:sz="0" w:space="0" w:color="auto"/>
        <w:bottom w:val="none" w:sz="0" w:space="0" w:color="auto"/>
        <w:right w:val="none" w:sz="0" w:space="0" w:color="auto"/>
      </w:divBdr>
    </w:div>
    <w:div w:id="1485243054">
      <w:marLeft w:val="640"/>
      <w:marRight w:val="0"/>
      <w:marTop w:val="0"/>
      <w:marBottom w:val="0"/>
      <w:divBdr>
        <w:top w:val="none" w:sz="0" w:space="0" w:color="auto"/>
        <w:left w:val="none" w:sz="0" w:space="0" w:color="auto"/>
        <w:bottom w:val="none" w:sz="0" w:space="0" w:color="auto"/>
        <w:right w:val="none" w:sz="0" w:space="0" w:color="auto"/>
      </w:divBdr>
    </w:div>
    <w:div w:id="1485314340">
      <w:marLeft w:val="640"/>
      <w:marRight w:val="0"/>
      <w:marTop w:val="0"/>
      <w:marBottom w:val="0"/>
      <w:divBdr>
        <w:top w:val="none" w:sz="0" w:space="0" w:color="auto"/>
        <w:left w:val="none" w:sz="0" w:space="0" w:color="auto"/>
        <w:bottom w:val="none" w:sz="0" w:space="0" w:color="auto"/>
        <w:right w:val="none" w:sz="0" w:space="0" w:color="auto"/>
      </w:divBdr>
    </w:div>
    <w:div w:id="1485585194">
      <w:marLeft w:val="640"/>
      <w:marRight w:val="0"/>
      <w:marTop w:val="0"/>
      <w:marBottom w:val="0"/>
      <w:divBdr>
        <w:top w:val="none" w:sz="0" w:space="0" w:color="auto"/>
        <w:left w:val="none" w:sz="0" w:space="0" w:color="auto"/>
        <w:bottom w:val="none" w:sz="0" w:space="0" w:color="auto"/>
        <w:right w:val="none" w:sz="0" w:space="0" w:color="auto"/>
      </w:divBdr>
    </w:div>
    <w:div w:id="1486244262">
      <w:marLeft w:val="640"/>
      <w:marRight w:val="0"/>
      <w:marTop w:val="0"/>
      <w:marBottom w:val="0"/>
      <w:divBdr>
        <w:top w:val="none" w:sz="0" w:space="0" w:color="auto"/>
        <w:left w:val="none" w:sz="0" w:space="0" w:color="auto"/>
        <w:bottom w:val="none" w:sz="0" w:space="0" w:color="auto"/>
        <w:right w:val="none" w:sz="0" w:space="0" w:color="auto"/>
      </w:divBdr>
    </w:div>
    <w:div w:id="1486431242">
      <w:marLeft w:val="640"/>
      <w:marRight w:val="0"/>
      <w:marTop w:val="0"/>
      <w:marBottom w:val="0"/>
      <w:divBdr>
        <w:top w:val="none" w:sz="0" w:space="0" w:color="auto"/>
        <w:left w:val="none" w:sz="0" w:space="0" w:color="auto"/>
        <w:bottom w:val="none" w:sz="0" w:space="0" w:color="auto"/>
        <w:right w:val="none" w:sz="0" w:space="0" w:color="auto"/>
      </w:divBdr>
    </w:div>
    <w:div w:id="1486507530">
      <w:marLeft w:val="640"/>
      <w:marRight w:val="0"/>
      <w:marTop w:val="0"/>
      <w:marBottom w:val="0"/>
      <w:divBdr>
        <w:top w:val="none" w:sz="0" w:space="0" w:color="auto"/>
        <w:left w:val="none" w:sz="0" w:space="0" w:color="auto"/>
        <w:bottom w:val="none" w:sz="0" w:space="0" w:color="auto"/>
        <w:right w:val="none" w:sz="0" w:space="0" w:color="auto"/>
      </w:divBdr>
    </w:div>
    <w:div w:id="1487093723">
      <w:marLeft w:val="640"/>
      <w:marRight w:val="0"/>
      <w:marTop w:val="0"/>
      <w:marBottom w:val="0"/>
      <w:divBdr>
        <w:top w:val="none" w:sz="0" w:space="0" w:color="auto"/>
        <w:left w:val="none" w:sz="0" w:space="0" w:color="auto"/>
        <w:bottom w:val="none" w:sz="0" w:space="0" w:color="auto"/>
        <w:right w:val="none" w:sz="0" w:space="0" w:color="auto"/>
      </w:divBdr>
    </w:div>
    <w:div w:id="1487208933">
      <w:bodyDiv w:val="1"/>
      <w:marLeft w:val="0"/>
      <w:marRight w:val="0"/>
      <w:marTop w:val="0"/>
      <w:marBottom w:val="0"/>
      <w:divBdr>
        <w:top w:val="none" w:sz="0" w:space="0" w:color="auto"/>
        <w:left w:val="none" w:sz="0" w:space="0" w:color="auto"/>
        <w:bottom w:val="none" w:sz="0" w:space="0" w:color="auto"/>
        <w:right w:val="none" w:sz="0" w:space="0" w:color="auto"/>
      </w:divBdr>
      <w:divsChild>
        <w:div w:id="21443745">
          <w:marLeft w:val="640"/>
          <w:marRight w:val="0"/>
          <w:marTop w:val="0"/>
          <w:marBottom w:val="0"/>
          <w:divBdr>
            <w:top w:val="none" w:sz="0" w:space="0" w:color="auto"/>
            <w:left w:val="none" w:sz="0" w:space="0" w:color="auto"/>
            <w:bottom w:val="none" w:sz="0" w:space="0" w:color="auto"/>
            <w:right w:val="none" w:sz="0" w:space="0" w:color="auto"/>
          </w:divBdr>
        </w:div>
        <w:div w:id="51973345">
          <w:marLeft w:val="640"/>
          <w:marRight w:val="0"/>
          <w:marTop w:val="0"/>
          <w:marBottom w:val="0"/>
          <w:divBdr>
            <w:top w:val="none" w:sz="0" w:space="0" w:color="auto"/>
            <w:left w:val="none" w:sz="0" w:space="0" w:color="auto"/>
            <w:bottom w:val="none" w:sz="0" w:space="0" w:color="auto"/>
            <w:right w:val="none" w:sz="0" w:space="0" w:color="auto"/>
          </w:divBdr>
        </w:div>
        <w:div w:id="59256303">
          <w:marLeft w:val="640"/>
          <w:marRight w:val="0"/>
          <w:marTop w:val="0"/>
          <w:marBottom w:val="0"/>
          <w:divBdr>
            <w:top w:val="none" w:sz="0" w:space="0" w:color="auto"/>
            <w:left w:val="none" w:sz="0" w:space="0" w:color="auto"/>
            <w:bottom w:val="none" w:sz="0" w:space="0" w:color="auto"/>
            <w:right w:val="none" w:sz="0" w:space="0" w:color="auto"/>
          </w:divBdr>
        </w:div>
        <w:div w:id="69664772">
          <w:marLeft w:val="640"/>
          <w:marRight w:val="0"/>
          <w:marTop w:val="0"/>
          <w:marBottom w:val="0"/>
          <w:divBdr>
            <w:top w:val="none" w:sz="0" w:space="0" w:color="auto"/>
            <w:left w:val="none" w:sz="0" w:space="0" w:color="auto"/>
            <w:bottom w:val="none" w:sz="0" w:space="0" w:color="auto"/>
            <w:right w:val="none" w:sz="0" w:space="0" w:color="auto"/>
          </w:divBdr>
        </w:div>
        <w:div w:id="112746057">
          <w:marLeft w:val="640"/>
          <w:marRight w:val="0"/>
          <w:marTop w:val="0"/>
          <w:marBottom w:val="0"/>
          <w:divBdr>
            <w:top w:val="none" w:sz="0" w:space="0" w:color="auto"/>
            <w:left w:val="none" w:sz="0" w:space="0" w:color="auto"/>
            <w:bottom w:val="none" w:sz="0" w:space="0" w:color="auto"/>
            <w:right w:val="none" w:sz="0" w:space="0" w:color="auto"/>
          </w:divBdr>
        </w:div>
        <w:div w:id="121117931">
          <w:marLeft w:val="640"/>
          <w:marRight w:val="0"/>
          <w:marTop w:val="0"/>
          <w:marBottom w:val="0"/>
          <w:divBdr>
            <w:top w:val="none" w:sz="0" w:space="0" w:color="auto"/>
            <w:left w:val="none" w:sz="0" w:space="0" w:color="auto"/>
            <w:bottom w:val="none" w:sz="0" w:space="0" w:color="auto"/>
            <w:right w:val="none" w:sz="0" w:space="0" w:color="auto"/>
          </w:divBdr>
        </w:div>
        <w:div w:id="126972055">
          <w:marLeft w:val="640"/>
          <w:marRight w:val="0"/>
          <w:marTop w:val="0"/>
          <w:marBottom w:val="0"/>
          <w:divBdr>
            <w:top w:val="none" w:sz="0" w:space="0" w:color="auto"/>
            <w:left w:val="none" w:sz="0" w:space="0" w:color="auto"/>
            <w:bottom w:val="none" w:sz="0" w:space="0" w:color="auto"/>
            <w:right w:val="none" w:sz="0" w:space="0" w:color="auto"/>
          </w:divBdr>
        </w:div>
        <w:div w:id="148912325">
          <w:marLeft w:val="640"/>
          <w:marRight w:val="0"/>
          <w:marTop w:val="0"/>
          <w:marBottom w:val="0"/>
          <w:divBdr>
            <w:top w:val="none" w:sz="0" w:space="0" w:color="auto"/>
            <w:left w:val="none" w:sz="0" w:space="0" w:color="auto"/>
            <w:bottom w:val="none" w:sz="0" w:space="0" w:color="auto"/>
            <w:right w:val="none" w:sz="0" w:space="0" w:color="auto"/>
          </w:divBdr>
        </w:div>
        <w:div w:id="150752921">
          <w:marLeft w:val="640"/>
          <w:marRight w:val="0"/>
          <w:marTop w:val="0"/>
          <w:marBottom w:val="0"/>
          <w:divBdr>
            <w:top w:val="none" w:sz="0" w:space="0" w:color="auto"/>
            <w:left w:val="none" w:sz="0" w:space="0" w:color="auto"/>
            <w:bottom w:val="none" w:sz="0" w:space="0" w:color="auto"/>
            <w:right w:val="none" w:sz="0" w:space="0" w:color="auto"/>
          </w:divBdr>
        </w:div>
        <w:div w:id="185095285">
          <w:marLeft w:val="640"/>
          <w:marRight w:val="0"/>
          <w:marTop w:val="0"/>
          <w:marBottom w:val="0"/>
          <w:divBdr>
            <w:top w:val="none" w:sz="0" w:space="0" w:color="auto"/>
            <w:left w:val="none" w:sz="0" w:space="0" w:color="auto"/>
            <w:bottom w:val="none" w:sz="0" w:space="0" w:color="auto"/>
            <w:right w:val="none" w:sz="0" w:space="0" w:color="auto"/>
          </w:divBdr>
        </w:div>
        <w:div w:id="209462593">
          <w:marLeft w:val="640"/>
          <w:marRight w:val="0"/>
          <w:marTop w:val="0"/>
          <w:marBottom w:val="0"/>
          <w:divBdr>
            <w:top w:val="none" w:sz="0" w:space="0" w:color="auto"/>
            <w:left w:val="none" w:sz="0" w:space="0" w:color="auto"/>
            <w:bottom w:val="none" w:sz="0" w:space="0" w:color="auto"/>
            <w:right w:val="none" w:sz="0" w:space="0" w:color="auto"/>
          </w:divBdr>
        </w:div>
        <w:div w:id="222565907">
          <w:marLeft w:val="640"/>
          <w:marRight w:val="0"/>
          <w:marTop w:val="0"/>
          <w:marBottom w:val="0"/>
          <w:divBdr>
            <w:top w:val="none" w:sz="0" w:space="0" w:color="auto"/>
            <w:left w:val="none" w:sz="0" w:space="0" w:color="auto"/>
            <w:bottom w:val="none" w:sz="0" w:space="0" w:color="auto"/>
            <w:right w:val="none" w:sz="0" w:space="0" w:color="auto"/>
          </w:divBdr>
        </w:div>
        <w:div w:id="234627046">
          <w:marLeft w:val="640"/>
          <w:marRight w:val="0"/>
          <w:marTop w:val="0"/>
          <w:marBottom w:val="0"/>
          <w:divBdr>
            <w:top w:val="none" w:sz="0" w:space="0" w:color="auto"/>
            <w:left w:val="none" w:sz="0" w:space="0" w:color="auto"/>
            <w:bottom w:val="none" w:sz="0" w:space="0" w:color="auto"/>
            <w:right w:val="none" w:sz="0" w:space="0" w:color="auto"/>
          </w:divBdr>
        </w:div>
        <w:div w:id="251281612">
          <w:marLeft w:val="640"/>
          <w:marRight w:val="0"/>
          <w:marTop w:val="0"/>
          <w:marBottom w:val="0"/>
          <w:divBdr>
            <w:top w:val="none" w:sz="0" w:space="0" w:color="auto"/>
            <w:left w:val="none" w:sz="0" w:space="0" w:color="auto"/>
            <w:bottom w:val="none" w:sz="0" w:space="0" w:color="auto"/>
            <w:right w:val="none" w:sz="0" w:space="0" w:color="auto"/>
          </w:divBdr>
        </w:div>
        <w:div w:id="260574222">
          <w:marLeft w:val="640"/>
          <w:marRight w:val="0"/>
          <w:marTop w:val="0"/>
          <w:marBottom w:val="0"/>
          <w:divBdr>
            <w:top w:val="none" w:sz="0" w:space="0" w:color="auto"/>
            <w:left w:val="none" w:sz="0" w:space="0" w:color="auto"/>
            <w:bottom w:val="none" w:sz="0" w:space="0" w:color="auto"/>
            <w:right w:val="none" w:sz="0" w:space="0" w:color="auto"/>
          </w:divBdr>
        </w:div>
        <w:div w:id="262541166">
          <w:marLeft w:val="640"/>
          <w:marRight w:val="0"/>
          <w:marTop w:val="0"/>
          <w:marBottom w:val="0"/>
          <w:divBdr>
            <w:top w:val="none" w:sz="0" w:space="0" w:color="auto"/>
            <w:left w:val="none" w:sz="0" w:space="0" w:color="auto"/>
            <w:bottom w:val="none" w:sz="0" w:space="0" w:color="auto"/>
            <w:right w:val="none" w:sz="0" w:space="0" w:color="auto"/>
          </w:divBdr>
        </w:div>
        <w:div w:id="272708942">
          <w:marLeft w:val="640"/>
          <w:marRight w:val="0"/>
          <w:marTop w:val="0"/>
          <w:marBottom w:val="0"/>
          <w:divBdr>
            <w:top w:val="none" w:sz="0" w:space="0" w:color="auto"/>
            <w:left w:val="none" w:sz="0" w:space="0" w:color="auto"/>
            <w:bottom w:val="none" w:sz="0" w:space="0" w:color="auto"/>
            <w:right w:val="none" w:sz="0" w:space="0" w:color="auto"/>
          </w:divBdr>
        </w:div>
        <w:div w:id="278731011">
          <w:marLeft w:val="640"/>
          <w:marRight w:val="0"/>
          <w:marTop w:val="0"/>
          <w:marBottom w:val="0"/>
          <w:divBdr>
            <w:top w:val="none" w:sz="0" w:space="0" w:color="auto"/>
            <w:left w:val="none" w:sz="0" w:space="0" w:color="auto"/>
            <w:bottom w:val="none" w:sz="0" w:space="0" w:color="auto"/>
            <w:right w:val="none" w:sz="0" w:space="0" w:color="auto"/>
          </w:divBdr>
        </w:div>
        <w:div w:id="282462351">
          <w:marLeft w:val="640"/>
          <w:marRight w:val="0"/>
          <w:marTop w:val="0"/>
          <w:marBottom w:val="0"/>
          <w:divBdr>
            <w:top w:val="none" w:sz="0" w:space="0" w:color="auto"/>
            <w:left w:val="none" w:sz="0" w:space="0" w:color="auto"/>
            <w:bottom w:val="none" w:sz="0" w:space="0" w:color="auto"/>
            <w:right w:val="none" w:sz="0" w:space="0" w:color="auto"/>
          </w:divBdr>
        </w:div>
        <w:div w:id="335502837">
          <w:marLeft w:val="640"/>
          <w:marRight w:val="0"/>
          <w:marTop w:val="0"/>
          <w:marBottom w:val="0"/>
          <w:divBdr>
            <w:top w:val="none" w:sz="0" w:space="0" w:color="auto"/>
            <w:left w:val="none" w:sz="0" w:space="0" w:color="auto"/>
            <w:bottom w:val="none" w:sz="0" w:space="0" w:color="auto"/>
            <w:right w:val="none" w:sz="0" w:space="0" w:color="auto"/>
          </w:divBdr>
        </w:div>
        <w:div w:id="339622834">
          <w:marLeft w:val="640"/>
          <w:marRight w:val="0"/>
          <w:marTop w:val="0"/>
          <w:marBottom w:val="0"/>
          <w:divBdr>
            <w:top w:val="none" w:sz="0" w:space="0" w:color="auto"/>
            <w:left w:val="none" w:sz="0" w:space="0" w:color="auto"/>
            <w:bottom w:val="none" w:sz="0" w:space="0" w:color="auto"/>
            <w:right w:val="none" w:sz="0" w:space="0" w:color="auto"/>
          </w:divBdr>
        </w:div>
        <w:div w:id="353305796">
          <w:marLeft w:val="640"/>
          <w:marRight w:val="0"/>
          <w:marTop w:val="0"/>
          <w:marBottom w:val="0"/>
          <w:divBdr>
            <w:top w:val="none" w:sz="0" w:space="0" w:color="auto"/>
            <w:left w:val="none" w:sz="0" w:space="0" w:color="auto"/>
            <w:bottom w:val="none" w:sz="0" w:space="0" w:color="auto"/>
            <w:right w:val="none" w:sz="0" w:space="0" w:color="auto"/>
          </w:divBdr>
        </w:div>
        <w:div w:id="374738732">
          <w:marLeft w:val="640"/>
          <w:marRight w:val="0"/>
          <w:marTop w:val="0"/>
          <w:marBottom w:val="0"/>
          <w:divBdr>
            <w:top w:val="none" w:sz="0" w:space="0" w:color="auto"/>
            <w:left w:val="none" w:sz="0" w:space="0" w:color="auto"/>
            <w:bottom w:val="none" w:sz="0" w:space="0" w:color="auto"/>
            <w:right w:val="none" w:sz="0" w:space="0" w:color="auto"/>
          </w:divBdr>
        </w:div>
        <w:div w:id="381751973">
          <w:marLeft w:val="640"/>
          <w:marRight w:val="0"/>
          <w:marTop w:val="0"/>
          <w:marBottom w:val="0"/>
          <w:divBdr>
            <w:top w:val="none" w:sz="0" w:space="0" w:color="auto"/>
            <w:left w:val="none" w:sz="0" w:space="0" w:color="auto"/>
            <w:bottom w:val="none" w:sz="0" w:space="0" w:color="auto"/>
            <w:right w:val="none" w:sz="0" w:space="0" w:color="auto"/>
          </w:divBdr>
        </w:div>
        <w:div w:id="397049849">
          <w:marLeft w:val="640"/>
          <w:marRight w:val="0"/>
          <w:marTop w:val="0"/>
          <w:marBottom w:val="0"/>
          <w:divBdr>
            <w:top w:val="none" w:sz="0" w:space="0" w:color="auto"/>
            <w:left w:val="none" w:sz="0" w:space="0" w:color="auto"/>
            <w:bottom w:val="none" w:sz="0" w:space="0" w:color="auto"/>
            <w:right w:val="none" w:sz="0" w:space="0" w:color="auto"/>
          </w:divBdr>
        </w:div>
        <w:div w:id="450563081">
          <w:marLeft w:val="640"/>
          <w:marRight w:val="0"/>
          <w:marTop w:val="0"/>
          <w:marBottom w:val="0"/>
          <w:divBdr>
            <w:top w:val="none" w:sz="0" w:space="0" w:color="auto"/>
            <w:left w:val="none" w:sz="0" w:space="0" w:color="auto"/>
            <w:bottom w:val="none" w:sz="0" w:space="0" w:color="auto"/>
            <w:right w:val="none" w:sz="0" w:space="0" w:color="auto"/>
          </w:divBdr>
        </w:div>
        <w:div w:id="452746645">
          <w:marLeft w:val="640"/>
          <w:marRight w:val="0"/>
          <w:marTop w:val="0"/>
          <w:marBottom w:val="0"/>
          <w:divBdr>
            <w:top w:val="none" w:sz="0" w:space="0" w:color="auto"/>
            <w:left w:val="none" w:sz="0" w:space="0" w:color="auto"/>
            <w:bottom w:val="none" w:sz="0" w:space="0" w:color="auto"/>
            <w:right w:val="none" w:sz="0" w:space="0" w:color="auto"/>
          </w:divBdr>
        </w:div>
        <w:div w:id="501823704">
          <w:marLeft w:val="640"/>
          <w:marRight w:val="0"/>
          <w:marTop w:val="0"/>
          <w:marBottom w:val="0"/>
          <w:divBdr>
            <w:top w:val="none" w:sz="0" w:space="0" w:color="auto"/>
            <w:left w:val="none" w:sz="0" w:space="0" w:color="auto"/>
            <w:bottom w:val="none" w:sz="0" w:space="0" w:color="auto"/>
            <w:right w:val="none" w:sz="0" w:space="0" w:color="auto"/>
          </w:divBdr>
        </w:div>
        <w:div w:id="506553943">
          <w:marLeft w:val="640"/>
          <w:marRight w:val="0"/>
          <w:marTop w:val="0"/>
          <w:marBottom w:val="0"/>
          <w:divBdr>
            <w:top w:val="none" w:sz="0" w:space="0" w:color="auto"/>
            <w:left w:val="none" w:sz="0" w:space="0" w:color="auto"/>
            <w:bottom w:val="none" w:sz="0" w:space="0" w:color="auto"/>
            <w:right w:val="none" w:sz="0" w:space="0" w:color="auto"/>
          </w:divBdr>
        </w:div>
        <w:div w:id="534925999">
          <w:marLeft w:val="640"/>
          <w:marRight w:val="0"/>
          <w:marTop w:val="0"/>
          <w:marBottom w:val="0"/>
          <w:divBdr>
            <w:top w:val="none" w:sz="0" w:space="0" w:color="auto"/>
            <w:left w:val="none" w:sz="0" w:space="0" w:color="auto"/>
            <w:bottom w:val="none" w:sz="0" w:space="0" w:color="auto"/>
            <w:right w:val="none" w:sz="0" w:space="0" w:color="auto"/>
          </w:divBdr>
        </w:div>
        <w:div w:id="556358208">
          <w:marLeft w:val="640"/>
          <w:marRight w:val="0"/>
          <w:marTop w:val="0"/>
          <w:marBottom w:val="0"/>
          <w:divBdr>
            <w:top w:val="none" w:sz="0" w:space="0" w:color="auto"/>
            <w:left w:val="none" w:sz="0" w:space="0" w:color="auto"/>
            <w:bottom w:val="none" w:sz="0" w:space="0" w:color="auto"/>
            <w:right w:val="none" w:sz="0" w:space="0" w:color="auto"/>
          </w:divBdr>
        </w:div>
        <w:div w:id="571890758">
          <w:marLeft w:val="640"/>
          <w:marRight w:val="0"/>
          <w:marTop w:val="0"/>
          <w:marBottom w:val="0"/>
          <w:divBdr>
            <w:top w:val="none" w:sz="0" w:space="0" w:color="auto"/>
            <w:left w:val="none" w:sz="0" w:space="0" w:color="auto"/>
            <w:bottom w:val="none" w:sz="0" w:space="0" w:color="auto"/>
            <w:right w:val="none" w:sz="0" w:space="0" w:color="auto"/>
          </w:divBdr>
        </w:div>
        <w:div w:id="580407954">
          <w:marLeft w:val="640"/>
          <w:marRight w:val="0"/>
          <w:marTop w:val="0"/>
          <w:marBottom w:val="0"/>
          <w:divBdr>
            <w:top w:val="none" w:sz="0" w:space="0" w:color="auto"/>
            <w:left w:val="none" w:sz="0" w:space="0" w:color="auto"/>
            <w:bottom w:val="none" w:sz="0" w:space="0" w:color="auto"/>
            <w:right w:val="none" w:sz="0" w:space="0" w:color="auto"/>
          </w:divBdr>
        </w:div>
        <w:div w:id="584388421">
          <w:marLeft w:val="640"/>
          <w:marRight w:val="0"/>
          <w:marTop w:val="0"/>
          <w:marBottom w:val="0"/>
          <w:divBdr>
            <w:top w:val="none" w:sz="0" w:space="0" w:color="auto"/>
            <w:left w:val="none" w:sz="0" w:space="0" w:color="auto"/>
            <w:bottom w:val="none" w:sz="0" w:space="0" w:color="auto"/>
            <w:right w:val="none" w:sz="0" w:space="0" w:color="auto"/>
          </w:divBdr>
        </w:div>
        <w:div w:id="584926127">
          <w:marLeft w:val="640"/>
          <w:marRight w:val="0"/>
          <w:marTop w:val="0"/>
          <w:marBottom w:val="0"/>
          <w:divBdr>
            <w:top w:val="none" w:sz="0" w:space="0" w:color="auto"/>
            <w:left w:val="none" w:sz="0" w:space="0" w:color="auto"/>
            <w:bottom w:val="none" w:sz="0" w:space="0" w:color="auto"/>
            <w:right w:val="none" w:sz="0" w:space="0" w:color="auto"/>
          </w:divBdr>
        </w:div>
        <w:div w:id="586231995">
          <w:marLeft w:val="640"/>
          <w:marRight w:val="0"/>
          <w:marTop w:val="0"/>
          <w:marBottom w:val="0"/>
          <w:divBdr>
            <w:top w:val="none" w:sz="0" w:space="0" w:color="auto"/>
            <w:left w:val="none" w:sz="0" w:space="0" w:color="auto"/>
            <w:bottom w:val="none" w:sz="0" w:space="0" w:color="auto"/>
            <w:right w:val="none" w:sz="0" w:space="0" w:color="auto"/>
          </w:divBdr>
        </w:div>
        <w:div w:id="598835103">
          <w:marLeft w:val="640"/>
          <w:marRight w:val="0"/>
          <w:marTop w:val="0"/>
          <w:marBottom w:val="0"/>
          <w:divBdr>
            <w:top w:val="none" w:sz="0" w:space="0" w:color="auto"/>
            <w:left w:val="none" w:sz="0" w:space="0" w:color="auto"/>
            <w:bottom w:val="none" w:sz="0" w:space="0" w:color="auto"/>
            <w:right w:val="none" w:sz="0" w:space="0" w:color="auto"/>
          </w:divBdr>
        </w:div>
        <w:div w:id="620768195">
          <w:marLeft w:val="640"/>
          <w:marRight w:val="0"/>
          <w:marTop w:val="0"/>
          <w:marBottom w:val="0"/>
          <w:divBdr>
            <w:top w:val="none" w:sz="0" w:space="0" w:color="auto"/>
            <w:left w:val="none" w:sz="0" w:space="0" w:color="auto"/>
            <w:bottom w:val="none" w:sz="0" w:space="0" w:color="auto"/>
            <w:right w:val="none" w:sz="0" w:space="0" w:color="auto"/>
          </w:divBdr>
        </w:div>
        <w:div w:id="655646960">
          <w:marLeft w:val="640"/>
          <w:marRight w:val="0"/>
          <w:marTop w:val="0"/>
          <w:marBottom w:val="0"/>
          <w:divBdr>
            <w:top w:val="none" w:sz="0" w:space="0" w:color="auto"/>
            <w:left w:val="none" w:sz="0" w:space="0" w:color="auto"/>
            <w:bottom w:val="none" w:sz="0" w:space="0" w:color="auto"/>
            <w:right w:val="none" w:sz="0" w:space="0" w:color="auto"/>
          </w:divBdr>
        </w:div>
        <w:div w:id="689721055">
          <w:marLeft w:val="640"/>
          <w:marRight w:val="0"/>
          <w:marTop w:val="0"/>
          <w:marBottom w:val="0"/>
          <w:divBdr>
            <w:top w:val="none" w:sz="0" w:space="0" w:color="auto"/>
            <w:left w:val="none" w:sz="0" w:space="0" w:color="auto"/>
            <w:bottom w:val="none" w:sz="0" w:space="0" w:color="auto"/>
            <w:right w:val="none" w:sz="0" w:space="0" w:color="auto"/>
          </w:divBdr>
        </w:div>
        <w:div w:id="689838906">
          <w:marLeft w:val="640"/>
          <w:marRight w:val="0"/>
          <w:marTop w:val="0"/>
          <w:marBottom w:val="0"/>
          <w:divBdr>
            <w:top w:val="none" w:sz="0" w:space="0" w:color="auto"/>
            <w:left w:val="none" w:sz="0" w:space="0" w:color="auto"/>
            <w:bottom w:val="none" w:sz="0" w:space="0" w:color="auto"/>
            <w:right w:val="none" w:sz="0" w:space="0" w:color="auto"/>
          </w:divBdr>
        </w:div>
        <w:div w:id="690690904">
          <w:marLeft w:val="640"/>
          <w:marRight w:val="0"/>
          <w:marTop w:val="0"/>
          <w:marBottom w:val="0"/>
          <w:divBdr>
            <w:top w:val="none" w:sz="0" w:space="0" w:color="auto"/>
            <w:left w:val="none" w:sz="0" w:space="0" w:color="auto"/>
            <w:bottom w:val="none" w:sz="0" w:space="0" w:color="auto"/>
            <w:right w:val="none" w:sz="0" w:space="0" w:color="auto"/>
          </w:divBdr>
        </w:div>
        <w:div w:id="703140181">
          <w:marLeft w:val="640"/>
          <w:marRight w:val="0"/>
          <w:marTop w:val="0"/>
          <w:marBottom w:val="0"/>
          <w:divBdr>
            <w:top w:val="none" w:sz="0" w:space="0" w:color="auto"/>
            <w:left w:val="none" w:sz="0" w:space="0" w:color="auto"/>
            <w:bottom w:val="none" w:sz="0" w:space="0" w:color="auto"/>
            <w:right w:val="none" w:sz="0" w:space="0" w:color="auto"/>
          </w:divBdr>
        </w:div>
        <w:div w:id="723024651">
          <w:marLeft w:val="640"/>
          <w:marRight w:val="0"/>
          <w:marTop w:val="0"/>
          <w:marBottom w:val="0"/>
          <w:divBdr>
            <w:top w:val="none" w:sz="0" w:space="0" w:color="auto"/>
            <w:left w:val="none" w:sz="0" w:space="0" w:color="auto"/>
            <w:bottom w:val="none" w:sz="0" w:space="0" w:color="auto"/>
            <w:right w:val="none" w:sz="0" w:space="0" w:color="auto"/>
          </w:divBdr>
        </w:div>
        <w:div w:id="740106810">
          <w:marLeft w:val="640"/>
          <w:marRight w:val="0"/>
          <w:marTop w:val="0"/>
          <w:marBottom w:val="0"/>
          <w:divBdr>
            <w:top w:val="none" w:sz="0" w:space="0" w:color="auto"/>
            <w:left w:val="none" w:sz="0" w:space="0" w:color="auto"/>
            <w:bottom w:val="none" w:sz="0" w:space="0" w:color="auto"/>
            <w:right w:val="none" w:sz="0" w:space="0" w:color="auto"/>
          </w:divBdr>
        </w:div>
        <w:div w:id="743839950">
          <w:marLeft w:val="640"/>
          <w:marRight w:val="0"/>
          <w:marTop w:val="0"/>
          <w:marBottom w:val="0"/>
          <w:divBdr>
            <w:top w:val="none" w:sz="0" w:space="0" w:color="auto"/>
            <w:left w:val="none" w:sz="0" w:space="0" w:color="auto"/>
            <w:bottom w:val="none" w:sz="0" w:space="0" w:color="auto"/>
            <w:right w:val="none" w:sz="0" w:space="0" w:color="auto"/>
          </w:divBdr>
        </w:div>
        <w:div w:id="755706394">
          <w:marLeft w:val="640"/>
          <w:marRight w:val="0"/>
          <w:marTop w:val="0"/>
          <w:marBottom w:val="0"/>
          <w:divBdr>
            <w:top w:val="none" w:sz="0" w:space="0" w:color="auto"/>
            <w:left w:val="none" w:sz="0" w:space="0" w:color="auto"/>
            <w:bottom w:val="none" w:sz="0" w:space="0" w:color="auto"/>
            <w:right w:val="none" w:sz="0" w:space="0" w:color="auto"/>
          </w:divBdr>
        </w:div>
        <w:div w:id="767427335">
          <w:marLeft w:val="640"/>
          <w:marRight w:val="0"/>
          <w:marTop w:val="0"/>
          <w:marBottom w:val="0"/>
          <w:divBdr>
            <w:top w:val="none" w:sz="0" w:space="0" w:color="auto"/>
            <w:left w:val="none" w:sz="0" w:space="0" w:color="auto"/>
            <w:bottom w:val="none" w:sz="0" w:space="0" w:color="auto"/>
            <w:right w:val="none" w:sz="0" w:space="0" w:color="auto"/>
          </w:divBdr>
        </w:div>
        <w:div w:id="769162641">
          <w:marLeft w:val="640"/>
          <w:marRight w:val="0"/>
          <w:marTop w:val="0"/>
          <w:marBottom w:val="0"/>
          <w:divBdr>
            <w:top w:val="none" w:sz="0" w:space="0" w:color="auto"/>
            <w:left w:val="none" w:sz="0" w:space="0" w:color="auto"/>
            <w:bottom w:val="none" w:sz="0" w:space="0" w:color="auto"/>
            <w:right w:val="none" w:sz="0" w:space="0" w:color="auto"/>
          </w:divBdr>
        </w:div>
        <w:div w:id="770316014">
          <w:marLeft w:val="640"/>
          <w:marRight w:val="0"/>
          <w:marTop w:val="0"/>
          <w:marBottom w:val="0"/>
          <w:divBdr>
            <w:top w:val="none" w:sz="0" w:space="0" w:color="auto"/>
            <w:left w:val="none" w:sz="0" w:space="0" w:color="auto"/>
            <w:bottom w:val="none" w:sz="0" w:space="0" w:color="auto"/>
            <w:right w:val="none" w:sz="0" w:space="0" w:color="auto"/>
          </w:divBdr>
        </w:div>
        <w:div w:id="810488443">
          <w:marLeft w:val="640"/>
          <w:marRight w:val="0"/>
          <w:marTop w:val="0"/>
          <w:marBottom w:val="0"/>
          <w:divBdr>
            <w:top w:val="none" w:sz="0" w:space="0" w:color="auto"/>
            <w:left w:val="none" w:sz="0" w:space="0" w:color="auto"/>
            <w:bottom w:val="none" w:sz="0" w:space="0" w:color="auto"/>
            <w:right w:val="none" w:sz="0" w:space="0" w:color="auto"/>
          </w:divBdr>
        </w:div>
        <w:div w:id="825508819">
          <w:marLeft w:val="640"/>
          <w:marRight w:val="0"/>
          <w:marTop w:val="0"/>
          <w:marBottom w:val="0"/>
          <w:divBdr>
            <w:top w:val="none" w:sz="0" w:space="0" w:color="auto"/>
            <w:left w:val="none" w:sz="0" w:space="0" w:color="auto"/>
            <w:bottom w:val="none" w:sz="0" w:space="0" w:color="auto"/>
            <w:right w:val="none" w:sz="0" w:space="0" w:color="auto"/>
          </w:divBdr>
        </w:div>
        <w:div w:id="825823073">
          <w:marLeft w:val="640"/>
          <w:marRight w:val="0"/>
          <w:marTop w:val="0"/>
          <w:marBottom w:val="0"/>
          <w:divBdr>
            <w:top w:val="none" w:sz="0" w:space="0" w:color="auto"/>
            <w:left w:val="none" w:sz="0" w:space="0" w:color="auto"/>
            <w:bottom w:val="none" w:sz="0" w:space="0" w:color="auto"/>
            <w:right w:val="none" w:sz="0" w:space="0" w:color="auto"/>
          </w:divBdr>
        </w:div>
        <w:div w:id="861825158">
          <w:marLeft w:val="640"/>
          <w:marRight w:val="0"/>
          <w:marTop w:val="0"/>
          <w:marBottom w:val="0"/>
          <w:divBdr>
            <w:top w:val="none" w:sz="0" w:space="0" w:color="auto"/>
            <w:left w:val="none" w:sz="0" w:space="0" w:color="auto"/>
            <w:bottom w:val="none" w:sz="0" w:space="0" w:color="auto"/>
            <w:right w:val="none" w:sz="0" w:space="0" w:color="auto"/>
          </w:divBdr>
        </w:div>
        <w:div w:id="870456517">
          <w:marLeft w:val="640"/>
          <w:marRight w:val="0"/>
          <w:marTop w:val="0"/>
          <w:marBottom w:val="0"/>
          <w:divBdr>
            <w:top w:val="none" w:sz="0" w:space="0" w:color="auto"/>
            <w:left w:val="none" w:sz="0" w:space="0" w:color="auto"/>
            <w:bottom w:val="none" w:sz="0" w:space="0" w:color="auto"/>
            <w:right w:val="none" w:sz="0" w:space="0" w:color="auto"/>
          </w:divBdr>
        </w:div>
        <w:div w:id="873814287">
          <w:marLeft w:val="640"/>
          <w:marRight w:val="0"/>
          <w:marTop w:val="0"/>
          <w:marBottom w:val="0"/>
          <w:divBdr>
            <w:top w:val="none" w:sz="0" w:space="0" w:color="auto"/>
            <w:left w:val="none" w:sz="0" w:space="0" w:color="auto"/>
            <w:bottom w:val="none" w:sz="0" w:space="0" w:color="auto"/>
            <w:right w:val="none" w:sz="0" w:space="0" w:color="auto"/>
          </w:divBdr>
        </w:div>
        <w:div w:id="878468948">
          <w:marLeft w:val="640"/>
          <w:marRight w:val="0"/>
          <w:marTop w:val="0"/>
          <w:marBottom w:val="0"/>
          <w:divBdr>
            <w:top w:val="none" w:sz="0" w:space="0" w:color="auto"/>
            <w:left w:val="none" w:sz="0" w:space="0" w:color="auto"/>
            <w:bottom w:val="none" w:sz="0" w:space="0" w:color="auto"/>
            <w:right w:val="none" w:sz="0" w:space="0" w:color="auto"/>
          </w:divBdr>
        </w:div>
        <w:div w:id="900680638">
          <w:marLeft w:val="640"/>
          <w:marRight w:val="0"/>
          <w:marTop w:val="0"/>
          <w:marBottom w:val="0"/>
          <w:divBdr>
            <w:top w:val="none" w:sz="0" w:space="0" w:color="auto"/>
            <w:left w:val="none" w:sz="0" w:space="0" w:color="auto"/>
            <w:bottom w:val="none" w:sz="0" w:space="0" w:color="auto"/>
            <w:right w:val="none" w:sz="0" w:space="0" w:color="auto"/>
          </w:divBdr>
        </w:div>
        <w:div w:id="913441117">
          <w:marLeft w:val="640"/>
          <w:marRight w:val="0"/>
          <w:marTop w:val="0"/>
          <w:marBottom w:val="0"/>
          <w:divBdr>
            <w:top w:val="none" w:sz="0" w:space="0" w:color="auto"/>
            <w:left w:val="none" w:sz="0" w:space="0" w:color="auto"/>
            <w:bottom w:val="none" w:sz="0" w:space="0" w:color="auto"/>
            <w:right w:val="none" w:sz="0" w:space="0" w:color="auto"/>
          </w:divBdr>
        </w:div>
        <w:div w:id="915557085">
          <w:marLeft w:val="640"/>
          <w:marRight w:val="0"/>
          <w:marTop w:val="0"/>
          <w:marBottom w:val="0"/>
          <w:divBdr>
            <w:top w:val="none" w:sz="0" w:space="0" w:color="auto"/>
            <w:left w:val="none" w:sz="0" w:space="0" w:color="auto"/>
            <w:bottom w:val="none" w:sz="0" w:space="0" w:color="auto"/>
            <w:right w:val="none" w:sz="0" w:space="0" w:color="auto"/>
          </w:divBdr>
        </w:div>
        <w:div w:id="927737414">
          <w:marLeft w:val="640"/>
          <w:marRight w:val="0"/>
          <w:marTop w:val="0"/>
          <w:marBottom w:val="0"/>
          <w:divBdr>
            <w:top w:val="none" w:sz="0" w:space="0" w:color="auto"/>
            <w:left w:val="none" w:sz="0" w:space="0" w:color="auto"/>
            <w:bottom w:val="none" w:sz="0" w:space="0" w:color="auto"/>
            <w:right w:val="none" w:sz="0" w:space="0" w:color="auto"/>
          </w:divBdr>
        </w:div>
        <w:div w:id="928543095">
          <w:marLeft w:val="640"/>
          <w:marRight w:val="0"/>
          <w:marTop w:val="0"/>
          <w:marBottom w:val="0"/>
          <w:divBdr>
            <w:top w:val="none" w:sz="0" w:space="0" w:color="auto"/>
            <w:left w:val="none" w:sz="0" w:space="0" w:color="auto"/>
            <w:bottom w:val="none" w:sz="0" w:space="0" w:color="auto"/>
            <w:right w:val="none" w:sz="0" w:space="0" w:color="auto"/>
          </w:divBdr>
        </w:div>
        <w:div w:id="932858413">
          <w:marLeft w:val="640"/>
          <w:marRight w:val="0"/>
          <w:marTop w:val="0"/>
          <w:marBottom w:val="0"/>
          <w:divBdr>
            <w:top w:val="none" w:sz="0" w:space="0" w:color="auto"/>
            <w:left w:val="none" w:sz="0" w:space="0" w:color="auto"/>
            <w:bottom w:val="none" w:sz="0" w:space="0" w:color="auto"/>
            <w:right w:val="none" w:sz="0" w:space="0" w:color="auto"/>
          </w:divBdr>
        </w:div>
        <w:div w:id="948047008">
          <w:marLeft w:val="640"/>
          <w:marRight w:val="0"/>
          <w:marTop w:val="0"/>
          <w:marBottom w:val="0"/>
          <w:divBdr>
            <w:top w:val="none" w:sz="0" w:space="0" w:color="auto"/>
            <w:left w:val="none" w:sz="0" w:space="0" w:color="auto"/>
            <w:bottom w:val="none" w:sz="0" w:space="0" w:color="auto"/>
            <w:right w:val="none" w:sz="0" w:space="0" w:color="auto"/>
          </w:divBdr>
        </w:div>
        <w:div w:id="967515722">
          <w:marLeft w:val="640"/>
          <w:marRight w:val="0"/>
          <w:marTop w:val="0"/>
          <w:marBottom w:val="0"/>
          <w:divBdr>
            <w:top w:val="none" w:sz="0" w:space="0" w:color="auto"/>
            <w:left w:val="none" w:sz="0" w:space="0" w:color="auto"/>
            <w:bottom w:val="none" w:sz="0" w:space="0" w:color="auto"/>
            <w:right w:val="none" w:sz="0" w:space="0" w:color="auto"/>
          </w:divBdr>
        </w:div>
        <w:div w:id="981884892">
          <w:marLeft w:val="640"/>
          <w:marRight w:val="0"/>
          <w:marTop w:val="0"/>
          <w:marBottom w:val="0"/>
          <w:divBdr>
            <w:top w:val="none" w:sz="0" w:space="0" w:color="auto"/>
            <w:left w:val="none" w:sz="0" w:space="0" w:color="auto"/>
            <w:bottom w:val="none" w:sz="0" w:space="0" w:color="auto"/>
            <w:right w:val="none" w:sz="0" w:space="0" w:color="auto"/>
          </w:divBdr>
        </w:div>
        <w:div w:id="983852175">
          <w:marLeft w:val="640"/>
          <w:marRight w:val="0"/>
          <w:marTop w:val="0"/>
          <w:marBottom w:val="0"/>
          <w:divBdr>
            <w:top w:val="none" w:sz="0" w:space="0" w:color="auto"/>
            <w:left w:val="none" w:sz="0" w:space="0" w:color="auto"/>
            <w:bottom w:val="none" w:sz="0" w:space="0" w:color="auto"/>
            <w:right w:val="none" w:sz="0" w:space="0" w:color="auto"/>
          </w:divBdr>
        </w:div>
        <w:div w:id="1013337941">
          <w:marLeft w:val="640"/>
          <w:marRight w:val="0"/>
          <w:marTop w:val="0"/>
          <w:marBottom w:val="0"/>
          <w:divBdr>
            <w:top w:val="none" w:sz="0" w:space="0" w:color="auto"/>
            <w:left w:val="none" w:sz="0" w:space="0" w:color="auto"/>
            <w:bottom w:val="none" w:sz="0" w:space="0" w:color="auto"/>
            <w:right w:val="none" w:sz="0" w:space="0" w:color="auto"/>
          </w:divBdr>
        </w:div>
        <w:div w:id="1062027601">
          <w:marLeft w:val="640"/>
          <w:marRight w:val="0"/>
          <w:marTop w:val="0"/>
          <w:marBottom w:val="0"/>
          <w:divBdr>
            <w:top w:val="none" w:sz="0" w:space="0" w:color="auto"/>
            <w:left w:val="none" w:sz="0" w:space="0" w:color="auto"/>
            <w:bottom w:val="none" w:sz="0" w:space="0" w:color="auto"/>
            <w:right w:val="none" w:sz="0" w:space="0" w:color="auto"/>
          </w:divBdr>
        </w:div>
        <w:div w:id="1067875281">
          <w:marLeft w:val="640"/>
          <w:marRight w:val="0"/>
          <w:marTop w:val="0"/>
          <w:marBottom w:val="0"/>
          <w:divBdr>
            <w:top w:val="none" w:sz="0" w:space="0" w:color="auto"/>
            <w:left w:val="none" w:sz="0" w:space="0" w:color="auto"/>
            <w:bottom w:val="none" w:sz="0" w:space="0" w:color="auto"/>
            <w:right w:val="none" w:sz="0" w:space="0" w:color="auto"/>
          </w:divBdr>
        </w:div>
        <w:div w:id="1077093827">
          <w:marLeft w:val="640"/>
          <w:marRight w:val="0"/>
          <w:marTop w:val="0"/>
          <w:marBottom w:val="0"/>
          <w:divBdr>
            <w:top w:val="none" w:sz="0" w:space="0" w:color="auto"/>
            <w:left w:val="none" w:sz="0" w:space="0" w:color="auto"/>
            <w:bottom w:val="none" w:sz="0" w:space="0" w:color="auto"/>
            <w:right w:val="none" w:sz="0" w:space="0" w:color="auto"/>
          </w:divBdr>
        </w:div>
        <w:div w:id="1104576330">
          <w:marLeft w:val="640"/>
          <w:marRight w:val="0"/>
          <w:marTop w:val="0"/>
          <w:marBottom w:val="0"/>
          <w:divBdr>
            <w:top w:val="none" w:sz="0" w:space="0" w:color="auto"/>
            <w:left w:val="none" w:sz="0" w:space="0" w:color="auto"/>
            <w:bottom w:val="none" w:sz="0" w:space="0" w:color="auto"/>
            <w:right w:val="none" w:sz="0" w:space="0" w:color="auto"/>
          </w:divBdr>
        </w:div>
        <w:div w:id="1104687687">
          <w:marLeft w:val="640"/>
          <w:marRight w:val="0"/>
          <w:marTop w:val="0"/>
          <w:marBottom w:val="0"/>
          <w:divBdr>
            <w:top w:val="none" w:sz="0" w:space="0" w:color="auto"/>
            <w:left w:val="none" w:sz="0" w:space="0" w:color="auto"/>
            <w:bottom w:val="none" w:sz="0" w:space="0" w:color="auto"/>
            <w:right w:val="none" w:sz="0" w:space="0" w:color="auto"/>
          </w:divBdr>
        </w:div>
        <w:div w:id="1149248326">
          <w:marLeft w:val="640"/>
          <w:marRight w:val="0"/>
          <w:marTop w:val="0"/>
          <w:marBottom w:val="0"/>
          <w:divBdr>
            <w:top w:val="none" w:sz="0" w:space="0" w:color="auto"/>
            <w:left w:val="none" w:sz="0" w:space="0" w:color="auto"/>
            <w:bottom w:val="none" w:sz="0" w:space="0" w:color="auto"/>
            <w:right w:val="none" w:sz="0" w:space="0" w:color="auto"/>
          </w:divBdr>
        </w:div>
        <w:div w:id="1163350294">
          <w:marLeft w:val="640"/>
          <w:marRight w:val="0"/>
          <w:marTop w:val="0"/>
          <w:marBottom w:val="0"/>
          <w:divBdr>
            <w:top w:val="none" w:sz="0" w:space="0" w:color="auto"/>
            <w:left w:val="none" w:sz="0" w:space="0" w:color="auto"/>
            <w:bottom w:val="none" w:sz="0" w:space="0" w:color="auto"/>
            <w:right w:val="none" w:sz="0" w:space="0" w:color="auto"/>
          </w:divBdr>
        </w:div>
        <w:div w:id="1166433096">
          <w:marLeft w:val="640"/>
          <w:marRight w:val="0"/>
          <w:marTop w:val="0"/>
          <w:marBottom w:val="0"/>
          <w:divBdr>
            <w:top w:val="none" w:sz="0" w:space="0" w:color="auto"/>
            <w:left w:val="none" w:sz="0" w:space="0" w:color="auto"/>
            <w:bottom w:val="none" w:sz="0" w:space="0" w:color="auto"/>
            <w:right w:val="none" w:sz="0" w:space="0" w:color="auto"/>
          </w:divBdr>
        </w:div>
        <w:div w:id="1181702426">
          <w:marLeft w:val="640"/>
          <w:marRight w:val="0"/>
          <w:marTop w:val="0"/>
          <w:marBottom w:val="0"/>
          <w:divBdr>
            <w:top w:val="none" w:sz="0" w:space="0" w:color="auto"/>
            <w:left w:val="none" w:sz="0" w:space="0" w:color="auto"/>
            <w:bottom w:val="none" w:sz="0" w:space="0" w:color="auto"/>
            <w:right w:val="none" w:sz="0" w:space="0" w:color="auto"/>
          </w:divBdr>
        </w:div>
        <w:div w:id="1183400318">
          <w:marLeft w:val="640"/>
          <w:marRight w:val="0"/>
          <w:marTop w:val="0"/>
          <w:marBottom w:val="0"/>
          <w:divBdr>
            <w:top w:val="none" w:sz="0" w:space="0" w:color="auto"/>
            <w:left w:val="none" w:sz="0" w:space="0" w:color="auto"/>
            <w:bottom w:val="none" w:sz="0" w:space="0" w:color="auto"/>
            <w:right w:val="none" w:sz="0" w:space="0" w:color="auto"/>
          </w:divBdr>
        </w:div>
        <w:div w:id="1191144922">
          <w:marLeft w:val="640"/>
          <w:marRight w:val="0"/>
          <w:marTop w:val="0"/>
          <w:marBottom w:val="0"/>
          <w:divBdr>
            <w:top w:val="none" w:sz="0" w:space="0" w:color="auto"/>
            <w:left w:val="none" w:sz="0" w:space="0" w:color="auto"/>
            <w:bottom w:val="none" w:sz="0" w:space="0" w:color="auto"/>
            <w:right w:val="none" w:sz="0" w:space="0" w:color="auto"/>
          </w:divBdr>
        </w:div>
        <w:div w:id="1198858140">
          <w:marLeft w:val="640"/>
          <w:marRight w:val="0"/>
          <w:marTop w:val="0"/>
          <w:marBottom w:val="0"/>
          <w:divBdr>
            <w:top w:val="none" w:sz="0" w:space="0" w:color="auto"/>
            <w:left w:val="none" w:sz="0" w:space="0" w:color="auto"/>
            <w:bottom w:val="none" w:sz="0" w:space="0" w:color="auto"/>
            <w:right w:val="none" w:sz="0" w:space="0" w:color="auto"/>
          </w:divBdr>
        </w:div>
        <w:div w:id="1201092381">
          <w:marLeft w:val="640"/>
          <w:marRight w:val="0"/>
          <w:marTop w:val="0"/>
          <w:marBottom w:val="0"/>
          <w:divBdr>
            <w:top w:val="none" w:sz="0" w:space="0" w:color="auto"/>
            <w:left w:val="none" w:sz="0" w:space="0" w:color="auto"/>
            <w:bottom w:val="none" w:sz="0" w:space="0" w:color="auto"/>
            <w:right w:val="none" w:sz="0" w:space="0" w:color="auto"/>
          </w:divBdr>
        </w:div>
        <w:div w:id="1203250704">
          <w:marLeft w:val="640"/>
          <w:marRight w:val="0"/>
          <w:marTop w:val="0"/>
          <w:marBottom w:val="0"/>
          <w:divBdr>
            <w:top w:val="none" w:sz="0" w:space="0" w:color="auto"/>
            <w:left w:val="none" w:sz="0" w:space="0" w:color="auto"/>
            <w:bottom w:val="none" w:sz="0" w:space="0" w:color="auto"/>
            <w:right w:val="none" w:sz="0" w:space="0" w:color="auto"/>
          </w:divBdr>
        </w:div>
        <w:div w:id="1214660518">
          <w:marLeft w:val="640"/>
          <w:marRight w:val="0"/>
          <w:marTop w:val="0"/>
          <w:marBottom w:val="0"/>
          <w:divBdr>
            <w:top w:val="none" w:sz="0" w:space="0" w:color="auto"/>
            <w:left w:val="none" w:sz="0" w:space="0" w:color="auto"/>
            <w:bottom w:val="none" w:sz="0" w:space="0" w:color="auto"/>
            <w:right w:val="none" w:sz="0" w:space="0" w:color="auto"/>
          </w:divBdr>
        </w:div>
        <w:div w:id="1225407918">
          <w:marLeft w:val="640"/>
          <w:marRight w:val="0"/>
          <w:marTop w:val="0"/>
          <w:marBottom w:val="0"/>
          <w:divBdr>
            <w:top w:val="none" w:sz="0" w:space="0" w:color="auto"/>
            <w:left w:val="none" w:sz="0" w:space="0" w:color="auto"/>
            <w:bottom w:val="none" w:sz="0" w:space="0" w:color="auto"/>
            <w:right w:val="none" w:sz="0" w:space="0" w:color="auto"/>
          </w:divBdr>
        </w:div>
        <w:div w:id="1229728547">
          <w:marLeft w:val="640"/>
          <w:marRight w:val="0"/>
          <w:marTop w:val="0"/>
          <w:marBottom w:val="0"/>
          <w:divBdr>
            <w:top w:val="none" w:sz="0" w:space="0" w:color="auto"/>
            <w:left w:val="none" w:sz="0" w:space="0" w:color="auto"/>
            <w:bottom w:val="none" w:sz="0" w:space="0" w:color="auto"/>
            <w:right w:val="none" w:sz="0" w:space="0" w:color="auto"/>
          </w:divBdr>
        </w:div>
        <w:div w:id="1255088844">
          <w:marLeft w:val="640"/>
          <w:marRight w:val="0"/>
          <w:marTop w:val="0"/>
          <w:marBottom w:val="0"/>
          <w:divBdr>
            <w:top w:val="none" w:sz="0" w:space="0" w:color="auto"/>
            <w:left w:val="none" w:sz="0" w:space="0" w:color="auto"/>
            <w:bottom w:val="none" w:sz="0" w:space="0" w:color="auto"/>
            <w:right w:val="none" w:sz="0" w:space="0" w:color="auto"/>
          </w:divBdr>
        </w:div>
        <w:div w:id="1266036024">
          <w:marLeft w:val="640"/>
          <w:marRight w:val="0"/>
          <w:marTop w:val="0"/>
          <w:marBottom w:val="0"/>
          <w:divBdr>
            <w:top w:val="none" w:sz="0" w:space="0" w:color="auto"/>
            <w:left w:val="none" w:sz="0" w:space="0" w:color="auto"/>
            <w:bottom w:val="none" w:sz="0" w:space="0" w:color="auto"/>
            <w:right w:val="none" w:sz="0" w:space="0" w:color="auto"/>
          </w:divBdr>
        </w:div>
        <w:div w:id="1282418471">
          <w:marLeft w:val="640"/>
          <w:marRight w:val="0"/>
          <w:marTop w:val="0"/>
          <w:marBottom w:val="0"/>
          <w:divBdr>
            <w:top w:val="none" w:sz="0" w:space="0" w:color="auto"/>
            <w:left w:val="none" w:sz="0" w:space="0" w:color="auto"/>
            <w:bottom w:val="none" w:sz="0" w:space="0" w:color="auto"/>
            <w:right w:val="none" w:sz="0" w:space="0" w:color="auto"/>
          </w:divBdr>
        </w:div>
        <w:div w:id="1303803732">
          <w:marLeft w:val="640"/>
          <w:marRight w:val="0"/>
          <w:marTop w:val="0"/>
          <w:marBottom w:val="0"/>
          <w:divBdr>
            <w:top w:val="none" w:sz="0" w:space="0" w:color="auto"/>
            <w:left w:val="none" w:sz="0" w:space="0" w:color="auto"/>
            <w:bottom w:val="none" w:sz="0" w:space="0" w:color="auto"/>
            <w:right w:val="none" w:sz="0" w:space="0" w:color="auto"/>
          </w:divBdr>
        </w:div>
        <w:div w:id="1314414194">
          <w:marLeft w:val="640"/>
          <w:marRight w:val="0"/>
          <w:marTop w:val="0"/>
          <w:marBottom w:val="0"/>
          <w:divBdr>
            <w:top w:val="none" w:sz="0" w:space="0" w:color="auto"/>
            <w:left w:val="none" w:sz="0" w:space="0" w:color="auto"/>
            <w:bottom w:val="none" w:sz="0" w:space="0" w:color="auto"/>
            <w:right w:val="none" w:sz="0" w:space="0" w:color="auto"/>
          </w:divBdr>
        </w:div>
        <w:div w:id="1324510726">
          <w:marLeft w:val="640"/>
          <w:marRight w:val="0"/>
          <w:marTop w:val="0"/>
          <w:marBottom w:val="0"/>
          <w:divBdr>
            <w:top w:val="none" w:sz="0" w:space="0" w:color="auto"/>
            <w:left w:val="none" w:sz="0" w:space="0" w:color="auto"/>
            <w:bottom w:val="none" w:sz="0" w:space="0" w:color="auto"/>
            <w:right w:val="none" w:sz="0" w:space="0" w:color="auto"/>
          </w:divBdr>
        </w:div>
        <w:div w:id="1327976406">
          <w:marLeft w:val="640"/>
          <w:marRight w:val="0"/>
          <w:marTop w:val="0"/>
          <w:marBottom w:val="0"/>
          <w:divBdr>
            <w:top w:val="none" w:sz="0" w:space="0" w:color="auto"/>
            <w:left w:val="none" w:sz="0" w:space="0" w:color="auto"/>
            <w:bottom w:val="none" w:sz="0" w:space="0" w:color="auto"/>
            <w:right w:val="none" w:sz="0" w:space="0" w:color="auto"/>
          </w:divBdr>
        </w:div>
        <w:div w:id="1329023175">
          <w:marLeft w:val="640"/>
          <w:marRight w:val="0"/>
          <w:marTop w:val="0"/>
          <w:marBottom w:val="0"/>
          <w:divBdr>
            <w:top w:val="none" w:sz="0" w:space="0" w:color="auto"/>
            <w:left w:val="none" w:sz="0" w:space="0" w:color="auto"/>
            <w:bottom w:val="none" w:sz="0" w:space="0" w:color="auto"/>
            <w:right w:val="none" w:sz="0" w:space="0" w:color="auto"/>
          </w:divBdr>
        </w:div>
        <w:div w:id="1333217352">
          <w:marLeft w:val="640"/>
          <w:marRight w:val="0"/>
          <w:marTop w:val="0"/>
          <w:marBottom w:val="0"/>
          <w:divBdr>
            <w:top w:val="none" w:sz="0" w:space="0" w:color="auto"/>
            <w:left w:val="none" w:sz="0" w:space="0" w:color="auto"/>
            <w:bottom w:val="none" w:sz="0" w:space="0" w:color="auto"/>
            <w:right w:val="none" w:sz="0" w:space="0" w:color="auto"/>
          </w:divBdr>
        </w:div>
        <w:div w:id="1347099199">
          <w:marLeft w:val="640"/>
          <w:marRight w:val="0"/>
          <w:marTop w:val="0"/>
          <w:marBottom w:val="0"/>
          <w:divBdr>
            <w:top w:val="none" w:sz="0" w:space="0" w:color="auto"/>
            <w:left w:val="none" w:sz="0" w:space="0" w:color="auto"/>
            <w:bottom w:val="none" w:sz="0" w:space="0" w:color="auto"/>
            <w:right w:val="none" w:sz="0" w:space="0" w:color="auto"/>
          </w:divBdr>
        </w:div>
        <w:div w:id="1359967331">
          <w:marLeft w:val="640"/>
          <w:marRight w:val="0"/>
          <w:marTop w:val="0"/>
          <w:marBottom w:val="0"/>
          <w:divBdr>
            <w:top w:val="none" w:sz="0" w:space="0" w:color="auto"/>
            <w:left w:val="none" w:sz="0" w:space="0" w:color="auto"/>
            <w:bottom w:val="none" w:sz="0" w:space="0" w:color="auto"/>
            <w:right w:val="none" w:sz="0" w:space="0" w:color="auto"/>
          </w:divBdr>
        </w:div>
        <w:div w:id="1360083883">
          <w:marLeft w:val="640"/>
          <w:marRight w:val="0"/>
          <w:marTop w:val="0"/>
          <w:marBottom w:val="0"/>
          <w:divBdr>
            <w:top w:val="none" w:sz="0" w:space="0" w:color="auto"/>
            <w:left w:val="none" w:sz="0" w:space="0" w:color="auto"/>
            <w:bottom w:val="none" w:sz="0" w:space="0" w:color="auto"/>
            <w:right w:val="none" w:sz="0" w:space="0" w:color="auto"/>
          </w:divBdr>
        </w:div>
        <w:div w:id="1379015330">
          <w:marLeft w:val="640"/>
          <w:marRight w:val="0"/>
          <w:marTop w:val="0"/>
          <w:marBottom w:val="0"/>
          <w:divBdr>
            <w:top w:val="none" w:sz="0" w:space="0" w:color="auto"/>
            <w:left w:val="none" w:sz="0" w:space="0" w:color="auto"/>
            <w:bottom w:val="none" w:sz="0" w:space="0" w:color="auto"/>
            <w:right w:val="none" w:sz="0" w:space="0" w:color="auto"/>
          </w:divBdr>
        </w:div>
        <w:div w:id="1396318806">
          <w:marLeft w:val="640"/>
          <w:marRight w:val="0"/>
          <w:marTop w:val="0"/>
          <w:marBottom w:val="0"/>
          <w:divBdr>
            <w:top w:val="none" w:sz="0" w:space="0" w:color="auto"/>
            <w:left w:val="none" w:sz="0" w:space="0" w:color="auto"/>
            <w:bottom w:val="none" w:sz="0" w:space="0" w:color="auto"/>
            <w:right w:val="none" w:sz="0" w:space="0" w:color="auto"/>
          </w:divBdr>
        </w:div>
        <w:div w:id="1412704602">
          <w:marLeft w:val="640"/>
          <w:marRight w:val="0"/>
          <w:marTop w:val="0"/>
          <w:marBottom w:val="0"/>
          <w:divBdr>
            <w:top w:val="none" w:sz="0" w:space="0" w:color="auto"/>
            <w:left w:val="none" w:sz="0" w:space="0" w:color="auto"/>
            <w:bottom w:val="none" w:sz="0" w:space="0" w:color="auto"/>
            <w:right w:val="none" w:sz="0" w:space="0" w:color="auto"/>
          </w:divBdr>
        </w:div>
        <w:div w:id="1433891914">
          <w:marLeft w:val="640"/>
          <w:marRight w:val="0"/>
          <w:marTop w:val="0"/>
          <w:marBottom w:val="0"/>
          <w:divBdr>
            <w:top w:val="none" w:sz="0" w:space="0" w:color="auto"/>
            <w:left w:val="none" w:sz="0" w:space="0" w:color="auto"/>
            <w:bottom w:val="none" w:sz="0" w:space="0" w:color="auto"/>
            <w:right w:val="none" w:sz="0" w:space="0" w:color="auto"/>
          </w:divBdr>
        </w:div>
        <w:div w:id="1439717969">
          <w:marLeft w:val="640"/>
          <w:marRight w:val="0"/>
          <w:marTop w:val="0"/>
          <w:marBottom w:val="0"/>
          <w:divBdr>
            <w:top w:val="none" w:sz="0" w:space="0" w:color="auto"/>
            <w:left w:val="none" w:sz="0" w:space="0" w:color="auto"/>
            <w:bottom w:val="none" w:sz="0" w:space="0" w:color="auto"/>
            <w:right w:val="none" w:sz="0" w:space="0" w:color="auto"/>
          </w:divBdr>
        </w:div>
        <w:div w:id="1452171296">
          <w:marLeft w:val="640"/>
          <w:marRight w:val="0"/>
          <w:marTop w:val="0"/>
          <w:marBottom w:val="0"/>
          <w:divBdr>
            <w:top w:val="none" w:sz="0" w:space="0" w:color="auto"/>
            <w:left w:val="none" w:sz="0" w:space="0" w:color="auto"/>
            <w:bottom w:val="none" w:sz="0" w:space="0" w:color="auto"/>
            <w:right w:val="none" w:sz="0" w:space="0" w:color="auto"/>
          </w:divBdr>
        </w:div>
        <w:div w:id="1465855274">
          <w:marLeft w:val="640"/>
          <w:marRight w:val="0"/>
          <w:marTop w:val="0"/>
          <w:marBottom w:val="0"/>
          <w:divBdr>
            <w:top w:val="none" w:sz="0" w:space="0" w:color="auto"/>
            <w:left w:val="none" w:sz="0" w:space="0" w:color="auto"/>
            <w:bottom w:val="none" w:sz="0" w:space="0" w:color="auto"/>
            <w:right w:val="none" w:sz="0" w:space="0" w:color="auto"/>
          </w:divBdr>
        </w:div>
        <w:div w:id="1479375802">
          <w:marLeft w:val="640"/>
          <w:marRight w:val="0"/>
          <w:marTop w:val="0"/>
          <w:marBottom w:val="0"/>
          <w:divBdr>
            <w:top w:val="none" w:sz="0" w:space="0" w:color="auto"/>
            <w:left w:val="none" w:sz="0" w:space="0" w:color="auto"/>
            <w:bottom w:val="none" w:sz="0" w:space="0" w:color="auto"/>
            <w:right w:val="none" w:sz="0" w:space="0" w:color="auto"/>
          </w:divBdr>
        </w:div>
        <w:div w:id="1489858091">
          <w:marLeft w:val="640"/>
          <w:marRight w:val="0"/>
          <w:marTop w:val="0"/>
          <w:marBottom w:val="0"/>
          <w:divBdr>
            <w:top w:val="none" w:sz="0" w:space="0" w:color="auto"/>
            <w:left w:val="none" w:sz="0" w:space="0" w:color="auto"/>
            <w:bottom w:val="none" w:sz="0" w:space="0" w:color="auto"/>
            <w:right w:val="none" w:sz="0" w:space="0" w:color="auto"/>
          </w:divBdr>
        </w:div>
        <w:div w:id="1490903091">
          <w:marLeft w:val="640"/>
          <w:marRight w:val="0"/>
          <w:marTop w:val="0"/>
          <w:marBottom w:val="0"/>
          <w:divBdr>
            <w:top w:val="none" w:sz="0" w:space="0" w:color="auto"/>
            <w:left w:val="none" w:sz="0" w:space="0" w:color="auto"/>
            <w:bottom w:val="none" w:sz="0" w:space="0" w:color="auto"/>
            <w:right w:val="none" w:sz="0" w:space="0" w:color="auto"/>
          </w:divBdr>
        </w:div>
        <w:div w:id="1497067194">
          <w:marLeft w:val="640"/>
          <w:marRight w:val="0"/>
          <w:marTop w:val="0"/>
          <w:marBottom w:val="0"/>
          <w:divBdr>
            <w:top w:val="none" w:sz="0" w:space="0" w:color="auto"/>
            <w:left w:val="none" w:sz="0" w:space="0" w:color="auto"/>
            <w:bottom w:val="none" w:sz="0" w:space="0" w:color="auto"/>
            <w:right w:val="none" w:sz="0" w:space="0" w:color="auto"/>
          </w:divBdr>
        </w:div>
        <w:div w:id="1501626504">
          <w:marLeft w:val="640"/>
          <w:marRight w:val="0"/>
          <w:marTop w:val="0"/>
          <w:marBottom w:val="0"/>
          <w:divBdr>
            <w:top w:val="none" w:sz="0" w:space="0" w:color="auto"/>
            <w:left w:val="none" w:sz="0" w:space="0" w:color="auto"/>
            <w:bottom w:val="none" w:sz="0" w:space="0" w:color="auto"/>
            <w:right w:val="none" w:sz="0" w:space="0" w:color="auto"/>
          </w:divBdr>
        </w:div>
        <w:div w:id="1503468399">
          <w:marLeft w:val="640"/>
          <w:marRight w:val="0"/>
          <w:marTop w:val="0"/>
          <w:marBottom w:val="0"/>
          <w:divBdr>
            <w:top w:val="none" w:sz="0" w:space="0" w:color="auto"/>
            <w:left w:val="none" w:sz="0" w:space="0" w:color="auto"/>
            <w:bottom w:val="none" w:sz="0" w:space="0" w:color="auto"/>
            <w:right w:val="none" w:sz="0" w:space="0" w:color="auto"/>
          </w:divBdr>
        </w:div>
        <w:div w:id="1507866837">
          <w:marLeft w:val="640"/>
          <w:marRight w:val="0"/>
          <w:marTop w:val="0"/>
          <w:marBottom w:val="0"/>
          <w:divBdr>
            <w:top w:val="none" w:sz="0" w:space="0" w:color="auto"/>
            <w:left w:val="none" w:sz="0" w:space="0" w:color="auto"/>
            <w:bottom w:val="none" w:sz="0" w:space="0" w:color="auto"/>
            <w:right w:val="none" w:sz="0" w:space="0" w:color="auto"/>
          </w:divBdr>
        </w:div>
        <w:div w:id="1516731592">
          <w:marLeft w:val="640"/>
          <w:marRight w:val="0"/>
          <w:marTop w:val="0"/>
          <w:marBottom w:val="0"/>
          <w:divBdr>
            <w:top w:val="none" w:sz="0" w:space="0" w:color="auto"/>
            <w:left w:val="none" w:sz="0" w:space="0" w:color="auto"/>
            <w:bottom w:val="none" w:sz="0" w:space="0" w:color="auto"/>
            <w:right w:val="none" w:sz="0" w:space="0" w:color="auto"/>
          </w:divBdr>
        </w:div>
        <w:div w:id="1516921221">
          <w:marLeft w:val="640"/>
          <w:marRight w:val="0"/>
          <w:marTop w:val="0"/>
          <w:marBottom w:val="0"/>
          <w:divBdr>
            <w:top w:val="none" w:sz="0" w:space="0" w:color="auto"/>
            <w:left w:val="none" w:sz="0" w:space="0" w:color="auto"/>
            <w:bottom w:val="none" w:sz="0" w:space="0" w:color="auto"/>
            <w:right w:val="none" w:sz="0" w:space="0" w:color="auto"/>
          </w:divBdr>
        </w:div>
        <w:div w:id="1519731673">
          <w:marLeft w:val="640"/>
          <w:marRight w:val="0"/>
          <w:marTop w:val="0"/>
          <w:marBottom w:val="0"/>
          <w:divBdr>
            <w:top w:val="none" w:sz="0" w:space="0" w:color="auto"/>
            <w:left w:val="none" w:sz="0" w:space="0" w:color="auto"/>
            <w:bottom w:val="none" w:sz="0" w:space="0" w:color="auto"/>
            <w:right w:val="none" w:sz="0" w:space="0" w:color="auto"/>
          </w:divBdr>
        </w:div>
        <w:div w:id="1527519972">
          <w:marLeft w:val="640"/>
          <w:marRight w:val="0"/>
          <w:marTop w:val="0"/>
          <w:marBottom w:val="0"/>
          <w:divBdr>
            <w:top w:val="none" w:sz="0" w:space="0" w:color="auto"/>
            <w:left w:val="none" w:sz="0" w:space="0" w:color="auto"/>
            <w:bottom w:val="none" w:sz="0" w:space="0" w:color="auto"/>
            <w:right w:val="none" w:sz="0" w:space="0" w:color="auto"/>
          </w:divBdr>
        </w:div>
        <w:div w:id="1539705814">
          <w:marLeft w:val="640"/>
          <w:marRight w:val="0"/>
          <w:marTop w:val="0"/>
          <w:marBottom w:val="0"/>
          <w:divBdr>
            <w:top w:val="none" w:sz="0" w:space="0" w:color="auto"/>
            <w:left w:val="none" w:sz="0" w:space="0" w:color="auto"/>
            <w:bottom w:val="none" w:sz="0" w:space="0" w:color="auto"/>
            <w:right w:val="none" w:sz="0" w:space="0" w:color="auto"/>
          </w:divBdr>
        </w:div>
        <w:div w:id="1548178811">
          <w:marLeft w:val="640"/>
          <w:marRight w:val="0"/>
          <w:marTop w:val="0"/>
          <w:marBottom w:val="0"/>
          <w:divBdr>
            <w:top w:val="none" w:sz="0" w:space="0" w:color="auto"/>
            <w:left w:val="none" w:sz="0" w:space="0" w:color="auto"/>
            <w:bottom w:val="none" w:sz="0" w:space="0" w:color="auto"/>
            <w:right w:val="none" w:sz="0" w:space="0" w:color="auto"/>
          </w:divBdr>
        </w:div>
        <w:div w:id="1562323966">
          <w:marLeft w:val="640"/>
          <w:marRight w:val="0"/>
          <w:marTop w:val="0"/>
          <w:marBottom w:val="0"/>
          <w:divBdr>
            <w:top w:val="none" w:sz="0" w:space="0" w:color="auto"/>
            <w:left w:val="none" w:sz="0" w:space="0" w:color="auto"/>
            <w:bottom w:val="none" w:sz="0" w:space="0" w:color="auto"/>
            <w:right w:val="none" w:sz="0" w:space="0" w:color="auto"/>
          </w:divBdr>
        </w:div>
        <w:div w:id="1606427684">
          <w:marLeft w:val="640"/>
          <w:marRight w:val="0"/>
          <w:marTop w:val="0"/>
          <w:marBottom w:val="0"/>
          <w:divBdr>
            <w:top w:val="none" w:sz="0" w:space="0" w:color="auto"/>
            <w:left w:val="none" w:sz="0" w:space="0" w:color="auto"/>
            <w:bottom w:val="none" w:sz="0" w:space="0" w:color="auto"/>
            <w:right w:val="none" w:sz="0" w:space="0" w:color="auto"/>
          </w:divBdr>
        </w:div>
        <w:div w:id="1611937462">
          <w:marLeft w:val="640"/>
          <w:marRight w:val="0"/>
          <w:marTop w:val="0"/>
          <w:marBottom w:val="0"/>
          <w:divBdr>
            <w:top w:val="none" w:sz="0" w:space="0" w:color="auto"/>
            <w:left w:val="none" w:sz="0" w:space="0" w:color="auto"/>
            <w:bottom w:val="none" w:sz="0" w:space="0" w:color="auto"/>
            <w:right w:val="none" w:sz="0" w:space="0" w:color="auto"/>
          </w:divBdr>
        </w:div>
        <w:div w:id="1618096594">
          <w:marLeft w:val="640"/>
          <w:marRight w:val="0"/>
          <w:marTop w:val="0"/>
          <w:marBottom w:val="0"/>
          <w:divBdr>
            <w:top w:val="none" w:sz="0" w:space="0" w:color="auto"/>
            <w:left w:val="none" w:sz="0" w:space="0" w:color="auto"/>
            <w:bottom w:val="none" w:sz="0" w:space="0" w:color="auto"/>
            <w:right w:val="none" w:sz="0" w:space="0" w:color="auto"/>
          </w:divBdr>
        </w:div>
        <w:div w:id="1633441592">
          <w:marLeft w:val="640"/>
          <w:marRight w:val="0"/>
          <w:marTop w:val="0"/>
          <w:marBottom w:val="0"/>
          <w:divBdr>
            <w:top w:val="none" w:sz="0" w:space="0" w:color="auto"/>
            <w:left w:val="none" w:sz="0" w:space="0" w:color="auto"/>
            <w:bottom w:val="none" w:sz="0" w:space="0" w:color="auto"/>
            <w:right w:val="none" w:sz="0" w:space="0" w:color="auto"/>
          </w:divBdr>
        </w:div>
        <w:div w:id="1648126235">
          <w:marLeft w:val="640"/>
          <w:marRight w:val="0"/>
          <w:marTop w:val="0"/>
          <w:marBottom w:val="0"/>
          <w:divBdr>
            <w:top w:val="none" w:sz="0" w:space="0" w:color="auto"/>
            <w:left w:val="none" w:sz="0" w:space="0" w:color="auto"/>
            <w:bottom w:val="none" w:sz="0" w:space="0" w:color="auto"/>
            <w:right w:val="none" w:sz="0" w:space="0" w:color="auto"/>
          </w:divBdr>
        </w:div>
        <w:div w:id="1648969921">
          <w:marLeft w:val="640"/>
          <w:marRight w:val="0"/>
          <w:marTop w:val="0"/>
          <w:marBottom w:val="0"/>
          <w:divBdr>
            <w:top w:val="none" w:sz="0" w:space="0" w:color="auto"/>
            <w:left w:val="none" w:sz="0" w:space="0" w:color="auto"/>
            <w:bottom w:val="none" w:sz="0" w:space="0" w:color="auto"/>
            <w:right w:val="none" w:sz="0" w:space="0" w:color="auto"/>
          </w:divBdr>
        </w:div>
        <w:div w:id="1651640947">
          <w:marLeft w:val="640"/>
          <w:marRight w:val="0"/>
          <w:marTop w:val="0"/>
          <w:marBottom w:val="0"/>
          <w:divBdr>
            <w:top w:val="none" w:sz="0" w:space="0" w:color="auto"/>
            <w:left w:val="none" w:sz="0" w:space="0" w:color="auto"/>
            <w:bottom w:val="none" w:sz="0" w:space="0" w:color="auto"/>
            <w:right w:val="none" w:sz="0" w:space="0" w:color="auto"/>
          </w:divBdr>
        </w:div>
        <w:div w:id="1685857313">
          <w:marLeft w:val="640"/>
          <w:marRight w:val="0"/>
          <w:marTop w:val="0"/>
          <w:marBottom w:val="0"/>
          <w:divBdr>
            <w:top w:val="none" w:sz="0" w:space="0" w:color="auto"/>
            <w:left w:val="none" w:sz="0" w:space="0" w:color="auto"/>
            <w:bottom w:val="none" w:sz="0" w:space="0" w:color="auto"/>
            <w:right w:val="none" w:sz="0" w:space="0" w:color="auto"/>
          </w:divBdr>
        </w:div>
        <w:div w:id="1701856292">
          <w:marLeft w:val="640"/>
          <w:marRight w:val="0"/>
          <w:marTop w:val="0"/>
          <w:marBottom w:val="0"/>
          <w:divBdr>
            <w:top w:val="none" w:sz="0" w:space="0" w:color="auto"/>
            <w:left w:val="none" w:sz="0" w:space="0" w:color="auto"/>
            <w:bottom w:val="none" w:sz="0" w:space="0" w:color="auto"/>
            <w:right w:val="none" w:sz="0" w:space="0" w:color="auto"/>
          </w:divBdr>
        </w:div>
        <w:div w:id="1712267323">
          <w:marLeft w:val="640"/>
          <w:marRight w:val="0"/>
          <w:marTop w:val="0"/>
          <w:marBottom w:val="0"/>
          <w:divBdr>
            <w:top w:val="none" w:sz="0" w:space="0" w:color="auto"/>
            <w:left w:val="none" w:sz="0" w:space="0" w:color="auto"/>
            <w:bottom w:val="none" w:sz="0" w:space="0" w:color="auto"/>
            <w:right w:val="none" w:sz="0" w:space="0" w:color="auto"/>
          </w:divBdr>
        </w:div>
        <w:div w:id="1726179454">
          <w:marLeft w:val="640"/>
          <w:marRight w:val="0"/>
          <w:marTop w:val="0"/>
          <w:marBottom w:val="0"/>
          <w:divBdr>
            <w:top w:val="none" w:sz="0" w:space="0" w:color="auto"/>
            <w:left w:val="none" w:sz="0" w:space="0" w:color="auto"/>
            <w:bottom w:val="none" w:sz="0" w:space="0" w:color="auto"/>
            <w:right w:val="none" w:sz="0" w:space="0" w:color="auto"/>
          </w:divBdr>
        </w:div>
        <w:div w:id="1729524574">
          <w:marLeft w:val="640"/>
          <w:marRight w:val="0"/>
          <w:marTop w:val="0"/>
          <w:marBottom w:val="0"/>
          <w:divBdr>
            <w:top w:val="none" w:sz="0" w:space="0" w:color="auto"/>
            <w:left w:val="none" w:sz="0" w:space="0" w:color="auto"/>
            <w:bottom w:val="none" w:sz="0" w:space="0" w:color="auto"/>
            <w:right w:val="none" w:sz="0" w:space="0" w:color="auto"/>
          </w:divBdr>
        </w:div>
        <w:div w:id="1743215828">
          <w:marLeft w:val="640"/>
          <w:marRight w:val="0"/>
          <w:marTop w:val="0"/>
          <w:marBottom w:val="0"/>
          <w:divBdr>
            <w:top w:val="none" w:sz="0" w:space="0" w:color="auto"/>
            <w:left w:val="none" w:sz="0" w:space="0" w:color="auto"/>
            <w:bottom w:val="none" w:sz="0" w:space="0" w:color="auto"/>
            <w:right w:val="none" w:sz="0" w:space="0" w:color="auto"/>
          </w:divBdr>
        </w:div>
        <w:div w:id="1765105927">
          <w:marLeft w:val="640"/>
          <w:marRight w:val="0"/>
          <w:marTop w:val="0"/>
          <w:marBottom w:val="0"/>
          <w:divBdr>
            <w:top w:val="none" w:sz="0" w:space="0" w:color="auto"/>
            <w:left w:val="none" w:sz="0" w:space="0" w:color="auto"/>
            <w:bottom w:val="none" w:sz="0" w:space="0" w:color="auto"/>
            <w:right w:val="none" w:sz="0" w:space="0" w:color="auto"/>
          </w:divBdr>
        </w:div>
        <w:div w:id="1817262266">
          <w:marLeft w:val="640"/>
          <w:marRight w:val="0"/>
          <w:marTop w:val="0"/>
          <w:marBottom w:val="0"/>
          <w:divBdr>
            <w:top w:val="none" w:sz="0" w:space="0" w:color="auto"/>
            <w:left w:val="none" w:sz="0" w:space="0" w:color="auto"/>
            <w:bottom w:val="none" w:sz="0" w:space="0" w:color="auto"/>
            <w:right w:val="none" w:sz="0" w:space="0" w:color="auto"/>
          </w:divBdr>
        </w:div>
        <w:div w:id="1835804367">
          <w:marLeft w:val="640"/>
          <w:marRight w:val="0"/>
          <w:marTop w:val="0"/>
          <w:marBottom w:val="0"/>
          <w:divBdr>
            <w:top w:val="none" w:sz="0" w:space="0" w:color="auto"/>
            <w:left w:val="none" w:sz="0" w:space="0" w:color="auto"/>
            <w:bottom w:val="none" w:sz="0" w:space="0" w:color="auto"/>
            <w:right w:val="none" w:sz="0" w:space="0" w:color="auto"/>
          </w:divBdr>
        </w:div>
        <w:div w:id="1847864354">
          <w:marLeft w:val="640"/>
          <w:marRight w:val="0"/>
          <w:marTop w:val="0"/>
          <w:marBottom w:val="0"/>
          <w:divBdr>
            <w:top w:val="none" w:sz="0" w:space="0" w:color="auto"/>
            <w:left w:val="none" w:sz="0" w:space="0" w:color="auto"/>
            <w:bottom w:val="none" w:sz="0" w:space="0" w:color="auto"/>
            <w:right w:val="none" w:sz="0" w:space="0" w:color="auto"/>
          </w:divBdr>
        </w:div>
        <w:div w:id="1857453923">
          <w:marLeft w:val="640"/>
          <w:marRight w:val="0"/>
          <w:marTop w:val="0"/>
          <w:marBottom w:val="0"/>
          <w:divBdr>
            <w:top w:val="none" w:sz="0" w:space="0" w:color="auto"/>
            <w:left w:val="none" w:sz="0" w:space="0" w:color="auto"/>
            <w:bottom w:val="none" w:sz="0" w:space="0" w:color="auto"/>
            <w:right w:val="none" w:sz="0" w:space="0" w:color="auto"/>
          </w:divBdr>
        </w:div>
        <w:div w:id="1859387955">
          <w:marLeft w:val="640"/>
          <w:marRight w:val="0"/>
          <w:marTop w:val="0"/>
          <w:marBottom w:val="0"/>
          <w:divBdr>
            <w:top w:val="none" w:sz="0" w:space="0" w:color="auto"/>
            <w:left w:val="none" w:sz="0" w:space="0" w:color="auto"/>
            <w:bottom w:val="none" w:sz="0" w:space="0" w:color="auto"/>
            <w:right w:val="none" w:sz="0" w:space="0" w:color="auto"/>
          </w:divBdr>
        </w:div>
        <w:div w:id="1865442042">
          <w:marLeft w:val="640"/>
          <w:marRight w:val="0"/>
          <w:marTop w:val="0"/>
          <w:marBottom w:val="0"/>
          <w:divBdr>
            <w:top w:val="none" w:sz="0" w:space="0" w:color="auto"/>
            <w:left w:val="none" w:sz="0" w:space="0" w:color="auto"/>
            <w:bottom w:val="none" w:sz="0" w:space="0" w:color="auto"/>
            <w:right w:val="none" w:sz="0" w:space="0" w:color="auto"/>
          </w:divBdr>
        </w:div>
        <w:div w:id="1872111618">
          <w:marLeft w:val="640"/>
          <w:marRight w:val="0"/>
          <w:marTop w:val="0"/>
          <w:marBottom w:val="0"/>
          <w:divBdr>
            <w:top w:val="none" w:sz="0" w:space="0" w:color="auto"/>
            <w:left w:val="none" w:sz="0" w:space="0" w:color="auto"/>
            <w:bottom w:val="none" w:sz="0" w:space="0" w:color="auto"/>
            <w:right w:val="none" w:sz="0" w:space="0" w:color="auto"/>
          </w:divBdr>
        </w:div>
        <w:div w:id="1875340846">
          <w:marLeft w:val="640"/>
          <w:marRight w:val="0"/>
          <w:marTop w:val="0"/>
          <w:marBottom w:val="0"/>
          <w:divBdr>
            <w:top w:val="none" w:sz="0" w:space="0" w:color="auto"/>
            <w:left w:val="none" w:sz="0" w:space="0" w:color="auto"/>
            <w:bottom w:val="none" w:sz="0" w:space="0" w:color="auto"/>
            <w:right w:val="none" w:sz="0" w:space="0" w:color="auto"/>
          </w:divBdr>
        </w:div>
        <w:div w:id="1883666433">
          <w:marLeft w:val="640"/>
          <w:marRight w:val="0"/>
          <w:marTop w:val="0"/>
          <w:marBottom w:val="0"/>
          <w:divBdr>
            <w:top w:val="none" w:sz="0" w:space="0" w:color="auto"/>
            <w:left w:val="none" w:sz="0" w:space="0" w:color="auto"/>
            <w:bottom w:val="none" w:sz="0" w:space="0" w:color="auto"/>
            <w:right w:val="none" w:sz="0" w:space="0" w:color="auto"/>
          </w:divBdr>
        </w:div>
        <w:div w:id="1891065828">
          <w:marLeft w:val="640"/>
          <w:marRight w:val="0"/>
          <w:marTop w:val="0"/>
          <w:marBottom w:val="0"/>
          <w:divBdr>
            <w:top w:val="none" w:sz="0" w:space="0" w:color="auto"/>
            <w:left w:val="none" w:sz="0" w:space="0" w:color="auto"/>
            <w:bottom w:val="none" w:sz="0" w:space="0" w:color="auto"/>
            <w:right w:val="none" w:sz="0" w:space="0" w:color="auto"/>
          </w:divBdr>
        </w:div>
        <w:div w:id="1901402082">
          <w:marLeft w:val="640"/>
          <w:marRight w:val="0"/>
          <w:marTop w:val="0"/>
          <w:marBottom w:val="0"/>
          <w:divBdr>
            <w:top w:val="none" w:sz="0" w:space="0" w:color="auto"/>
            <w:left w:val="none" w:sz="0" w:space="0" w:color="auto"/>
            <w:bottom w:val="none" w:sz="0" w:space="0" w:color="auto"/>
            <w:right w:val="none" w:sz="0" w:space="0" w:color="auto"/>
          </w:divBdr>
        </w:div>
        <w:div w:id="1907690401">
          <w:marLeft w:val="640"/>
          <w:marRight w:val="0"/>
          <w:marTop w:val="0"/>
          <w:marBottom w:val="0"/>
          <w:divBdr>
            <w:top w:val="none" w:sz="0" w:space="0" w:color="auto"/>
            <w:left w:val="none" w:sz="0" w:space="0" w:color="auto"/>
            <w:bottom w:val="none" w:sz="0" w:space="0" w:color="auto"/>
            <w:right w:val="none" w:sz="0" w:space="0" w:color="auto"/>
          </w:divBdr>
        </w:div>
        <w:div w:id="1916427297">
          <w:marLeft w:val="640"/>
          <w:marRight w:val="0"/>
          <w:marTop w:val="0"/>
          <w:marBottom w:val="0"/>
          <w:divBdr>
            <w:top w:val="none" w:sz="0" w:space="0" w:color="auto"/>
            <w:left w:val="none" w:sz="0" w:space="0" w:color="auto"/>
            <w:bottom w:val="none" w:sz="0" w:space="0" w:color="auto"/>
            <w:right w:val="none" w:sz="0" w:space="0" w:color="auto"/>
          </w:divBdr>
        </w:div>
        <w:div w:id="1921140771">
          <w:marLeft w:val="640"/>
          <w:marRight w:val="0"/>
          <w:marTop w:val="0"/>
          <w:marBottom w:val="0"/>
          <w:divBdr>
            <w:top w:val="none" w:sz="0" w:space="0" w:color="auto"/>
            <w:left w:val="none" w:sz="0" w:space="0" w:color="auto"/>
            <w:bottom w:val="none" w:sz="0" w:space="0" w:color="auto"/>
            <w:right w:val="none" w:sz="0" w:space="0" w:color="auto"/>
          </w:divBdr>
        </w:div>
        <w:div w:id="1950773543">
          <w:marLeft w:val="640"/>
          <w:marRight w:val="0"/>
          <w:marTop w:val="0"/>
          <w:marBottom w:val="0"/>
          <w:divBdr>
            <w:top w:val="none" w:sz="0" w:space="0" w:color="auto"/>
            <w:left w:val="none" w:sz="0" w:space="0" w:color="auto"/>
            <w:bottom w:val="none" w:sz="0" w:space="0" w:color="auto"/>
            <w:right w:val="none" w:sz="0" w:space="0" w:color="auto"/>
          </w:divBdr>
        </w:div>
        <w:div w:id="1965454502">
          <w:marLeft w:val="640"/>
          <w:marRight w:val="0"/>
          <w:marTop w:val="0"/>
          <w:marBottom w:val="0"/>
          <w:divBdr>
            <w:top w:val="none" w:sz="0" w:space="0" w:color="auto"/>
            <w:left w:val="none" w:sz="0" w:space="0" w:color="auto"/>
            <w:bottom w:val="none" w:sz="0" w:space="0" w:color="auto"/>
            <w:right w:val="none" w:sz="0" w:space="0" w:color="auto"/>
          </w:divBdr>
        </w:div>
        <w:div w:id="1984118845">
          <w:marLeft w:val="640"/>
          <w:marRight w:val="0"/>
          <w:marTop w:val="0"/>
          <w:marBottom w:val="0"/>
          <w:divBdr>
            <w:top w:val="none" w:sz="0" w:space="0" w:color="auto"/>
            <w:left w:val="none" w:sz="0" w:space="0" w:color="auto"/>
            <w:bottom w:val="none" w:sz="0" w:space="0" w:color="auto"/>
            <w:right w:val="none" w:sz="0" w:space="0" w:color="auto"/>
          </w:divBdr>
        </w:div>
        <w:div w:id="2009941497">
          <w:marLeft w:val="640"/>
          <w:marRight w:val="0"/>
          <w:marTop w:val="0"/>
          <w:marBottom w:val="0"/>
          <w:divBdr>
            <w:top w:val="none" w:sz="0" w:space="0" w:color="auto"/>
            <w:left w:val="none" w:sz="0" w:space="0" w:color="auto"/>
            <w:bottom w:val="none" w:sz="0" w:space="0" w:color="auto"/>
            <w:right w:val="none" w:sz="0" w:space="0" w:color="auto"/>
          </w:divBdr>
        </w:div>
        <w:div w:id="2016956343">
          <w:marLeft w:val="640"/>
          <w:marRight w:val="0"/>
          <w:marTop w:val="0"/>
          <w:marBottom w:val="0"/>
          <w:divBdr>
            <w:top w:val="none" w:sz="0" w:space="0" w:color="auto"/>
            <w:left w:val="none" w:sz="0" w:space="0" w:color="auto"/>
            <w:bottom w:val="none" w:sz="0" w:space="0" w:color="auto"/>
            <w:right w:val="none" w:sz="0" w:space="0" w:color="auto"/>
          </w:divBdr>
        </w:div>
        <w:div w:id="2017539389">
          <w:marLeft w:val="640"/>
          <w:marRight w:val="0"/>
          <w:marTop w:val="0"/>
          <w:marBottom w:val="0"/>
          <w:divBdr>
            <w:top w:val="none" w:sz="0" w:space="0" w:color="auto"/>
            <w:left w:val="none" w:sz="0" w:space="0" w:color="auto"/>
            <w:bottom w:val="none" w:sz="0" w:space="0" w:color="auto"/>
            <w:right w:val="none" w:sz="0" w:space="0" w:color="auto"/>
          </w:divBdr>
        </w:div>
        <w:div w:id="2064601737">
          <w:marLeft w:val="640"/>
          <w:marRight w:val="0"/>
          <w:marTop w:val="0"/>
          <w:marBottom w:val="0"/>
          <w:divBdr>
            <w:top w:val="none" w:sz="0" w:space="0" w:color="auto"/>
            <w:left w:val="none" w:sz="0" w:space="0" w:color="auto"/>
            <w:bottom w:val="none" w:sz="0" w:space="0" w:color="auto"/>
            <w:right w:val="none" w:sz="0" w:space="0" w:color="auto"/>
          </w:divBdr>
        </w:div>
        <w:div w:id="2069986627">
          <w:marLeft w:val="640"/>
          <w:marRight w:val="0"/>
          <w:marTop w:val="0"/>
          <w:marBottom w:val="0"/>
          <w:divBdr>
            <w:top w:val="none" w:sz="0" w:space="0" w:color="auto"/>
            <w:left w:val="none" w:sz="0" w:space="0" w:color="auto"/>
            <w:bottom w:val="none" w:sz="0" w:space="0" w:color="auto"/>
            <w:right w:val="none" w:sz="0" w:space="0" w:color="auto"/>
          </w:divBdr>
        </w:div>
        <w:div w:id="2093038923">
          <w:marLeft w:val="640"/>
          <w:marRight w:val="0"/>
          <w:marTop w:val="0"/>
          <w:marBottom w:val="0"/>
          <w:divBdr>
            <w:top w:val="none" w:sz="0" w:space="0" w:color="auto"/>
            <w:left w:val="none" w:sz="0" w:space="0" w:color="auto"/>
            <w:bottom w:val="none" w:sz="0" w:space="0" w:color="auto"/>
            <w:right w:val="none" w:sz="0" w:space="0" w:color="auto"/>
          </w:divBdr>
        </w:div>
        <w:div w:id="2109344099">
          <w:marLeft w:val="640"/>
          <w:marRight w:val="0"/>
          <w:marTop w:val="0"/>
          <w:marBottom w:val="0"/>
          <w:divBdr>
            <w:top w:val="none" w:sz="0" w:space="0" w:color="auto"/>
            <w:left w:val="none" w:sz="0" w:space="0" w:color="auto"/>
            <w:bottom w:val="none" w:sz="0" w:space="0" w:color="auto"/>
            <w:right w:val="none" w:sz="0" w:space="0" w:color="auto"/>
          </w:divBdr>
        </w:div>
        <w:div w:id="2123381632">
          <w:marLeft w:val="640"/>
          <w:marRight w:val="0"/>
          <w:marTop w:val="0"/>
          <w:marBottom w:val="0"/>
          <w:divBdr>
            <w:top w:val="none" w:sz="0" w:space="0" w:color="auto"/>
            <w:left w:val="none" w:sz="0" w:space="0" w:color="auto"/>
            <w:bottom w:val="none" w:sz="0" w:space="0" w:color="auto"/>
            <w:right w:val="none" w:sz="0" w:space="0" w:color="auto"/>
          </w:divBdr>
        </w:div>
        <w:div w:id="2128044054">
          <w:marLeft w:val="640"/>
          <w:marRight w:val="0"/>
          <w:marTop w:val="0"/>
          <w:marBottom w:val="0"/>
          <w:divBdr>
            <w:top w:val="none" w:sz="0" w:space="0" w:color="auto"/>
            <w:left w:val="none" w:sz="0" w:space="0" w:color="auto"/>
            <w:bottom w:val="none" w:sz="0" w:space="0" w:color="auto"/>
            <w:right w:val="none" w:sz="0" w:space="0" w:color="auto"/>
          </w:divBdr>
        </w:div>
      </w:divsChild>
    </w:div>
    <w:div w:id="1487547961">
      <w:marLeft w:val="640"/>
      <w:marRight w:val="0"/>
      <w:marTop w:val="0"/>
      <w:marBottom w:val="0"/>
      <w:divBdr>
        <w:top w:val="none" w:sz="0" w:space="0" w:color="auto"/>
        <w:left w:val="none" w:sz="0" w:space="0" w:color="auto"/>
        <w:bottom w:val="none" w:sz="0" w:space="0" w:color="auto"/>
        <w:right w:val="none" w:sz="0" w:space="0" w:color="auto"/>
      </w:divBdr>
    </w:div>
    <w:div w:id="1487623926">
      <w:marLeft w:val="640"/>
      <w:marRight w:val="0"/>
      <w:marTop w:val="0"/>
      <w:marBottom w:val="0"/>
      <w:divBdr>
        <w:top w:val="none" w:sz="0" w:space="0" w:color="auto"/>
        <w:left w:val="none" w:sz="0" w:space="0" w:color="auto"/>
        <w:bottom w:val="none" w:sz="0" w:space="0" w:color="auto"/>
        <w:right w:val="none" w:sz="0" w:space="0" w:color="auto"/>
      </w:divBdr>
    </w:div>
    <w:div w:id="1488324964">
      <w:marLeft w:val="640"/>
      <w:marRight w:val="0"/>
      <w:marTop w:val="0"/>
      <w:marBottom w:val="0"/>
      <w:divBdr>
        <w:top w:val="none" w:sz="0" w:space="0" w:color="auto"/>
        <w:left w:val="none" w:sz="0" w:space="0" w:color="auto"/>
        <w:bottom w:val="none" w:sz="0" w:space="0" w:color="auto"/>
        <w:right w:val="none" w:sz="0" w:space="0" w:color="auto"/>
      </w:divBdr>
    </w:div>
    <w:div w:id="1489055615">
      <w:marLeft w:val="640"/>
      <w:marRight w:val="0"/>
      <w:marTop w:val="0"/>
      <w:marBottom w:val="0"/>
      <w:divBdr>
        <w:top w:val="none" w:sz="0" w:space="0" w:color="auto"/>
        <w:left w:val="none" w:sz="0" w:space="0" w:color="auto"/>
        <w:bottom w:val="none" w:sz="0" w:space="0" w:color="auto"/>
        <w:right w:val="none" w:sz="0" w:space="0" w:color="auto"/>
      </w:divBdr>
    </w:div>
    <w:div w:id="1489129972">
      <w:marLeft w:val="640"/>
      <w:marRight w:val="0"/>
      <w:marTop w:val="0"/>
      <w:marBottom w:val="0"/>
      <w:divBdr>
        <w:top w:val="none" w:sz="0" w:space="0" w:color="auto"/>
        <w:left w:val="none" w:sz="0" w:space="0" w:color="auto"/>
        <w:bottom w:val="none" w:sz="0" w:space="0" w:color="auto"/>
        <w:right w:val="none" w:sz="0" w:space="0" w:color="auto"/>
      </w:divBdr>
    </w:div>
    <w:div w:id="1489519820">
      <w:marLeft w:val="640"/>
      <w:marRight w:val="0"/>
      <w:marTop w:val="0"/>
      <w:marBottom w:val="0"/>
      <w:divBdr>
        <w:top w:val="none" w:sz="0" w:space="0" w:color="auto"/>
        <w:left w:val="none" w:sz="0" w:space="0" w:color="auto"/>
        <w:bottom w:val="none" w:sz="0" w:space="0" w:color="auto"/>
        <w:right w:val="none" w:sz="0" w:space="0" w:color="auto"/>
      </w:divBdr>
    </w:div>
    <w:div w:id="1489595525">
      <w:marLeft w:val="640"/>
      <w:marRight w:val="0"/>
      <w:marTop w:val="0"/>
      <w:marBottom w:val="0"/>
      <w:divBdr>
        <w:top w:val="none" w:sz="0" w:space="0" w:color="auto"/>
        <w:left w:val="none" w:sz="0" w:space="0" w:color="auto"/>
        <w:bottom w:val="none" w:sz="0" w:space="0" w:color="auto"/>
        <w:right w:val="none" w:sz="0" w:space="0" w:color="auto"/>
      </w:divBdr>
    </w:div>
    <w:div w:id="1489830793">
      <w:marLeft w:val="640"/>
      <w:marRight w:val="0"/>
      <w:marTop w:val="0"/>
      <w:marBottom w:val="0"/>
      <w:divBdr>
        <w:top w:val="none" w:sz="0" w:space="0" w:color="auto"/>
        <w:left w:val="none" w:sz="0" w:space="0" w:color="auto"/>
        <w:bottom w:val="none" w:sz="0" w:space="0" w:color="auto"/>
        <w:right w:val="none" w:sz="0" w:space="0" w:color="auto"/>
      </w:divBdr>
    </w:div>
    <w:div w:id="1491411706">
      <w:marLeft w:val="640"/>
      <w:marRight w:val="0"/>
      <w:marTop w:val="0"/>
      <w:marBottom w:val="0"/>
      <w:divBdr>
        <w:top w:val="none" w:sz="0" w:space="0" w:color="auto"/>
        <w:left w:val="none" w:sz="0" w:space="0" w:color="auto"/>
        <w:bottom w:val="none" w:sz="0" w:space="0" w:color="auto"/>
        <w:right w:val="none" w:sz="0" w:space="0" w:color="auto"/>
      </w:divBdr>
    </w:div>
    <w:div w:id="1491867906">
      <w:marLeft w:val="640"/>
      <w:marRight w:val="0"/>
      <w:marTop w:val="0"/>
      <w:marBottom w:val="0"/>
      <w:divBdr>
        <w:top w:val="none" w:sz="0" w:space="0" w:color="auto"/>
        <w:left w:val="none" w:sz="0" w:space="0" w:color="auto"/>
        <w:bottom w:val="none" w:sz="0" w:space="0" w:color="auto"/>
        <w:right w:val="none" w:sz="0" w:space="0" w:color="auto"/>
      </w:divBdr>
    </w:div>
    <w:div w:id="1492403723">
      <w:marLeft w:val="640"/>
      <w:marRight w:val="0"/>
      <w:marTop w:val="0"/>
      <w:marBottom w:val="0"/>
      <w:divBdr>
        <w:top w:val="none" w:sz="0" w:space="0" w:color="auto"/>
        <w:left w:val="none" w:sz="0" w:space="0" w:color="auto"/>
        <w:bottom w:val="none" w:sz="0" w:space="0" w:color="auto"/>
        <w:right w:val="none" w:sz="0" w:space="0" w:color="auto"/>
      </w:divBdr>
    </w:div>
    <w:div w:id="1493064903">
      <w:marLeft w:val="640"/>
      <w:marRight w:val="0"/>
      <w:marTop w:val="0"/>
      <w:marBottom w:val="0"/>
      <w:divBdr>
        <w:top w:val="none" w:sz="0" w:space="0" w:color="auto"/>
        <w:left w:val="none" w:sz="0" w:space="0" w:color="auto"/>
        <w:bottom w:val="none" w:sz="0" w:space="0" w:color="auto"/>
        <w:right w:val="none" w:sz="0" w:space="0" w:color="auto"/>
      </w:divBdr>
    </w:div>
    <w:div w:id="1493646483">
      <w:marLeft w:val="640"/>
      <w:marRight w:val="0"/>
      <w:marTop w:val="0"/>
      <w:marBottom w:val="0"/>
      <w:divBdr>
        <w:top w:val="none" w:sz="0" w:space="0" w:color="auto"/>
        <w:left w:val="none" w:sz="0" w:space="0" w:color="auto"/>
        <w:bottom w:val="none" w:sz="0" w:space="0" w:color="auto"/>
        <w:right w:val="none" w:sz="0" w:space="0" w:color="auto"/>
      </w:divBdr>
    </w:div>
    <w:div w:id="1493718708">
      <w:marLeft w:val="640"/>
      <w:marRight w:val="0"/>
      <w:marTop w:val="0"/>
      <w:marBottom w:val="0"/>
      <w:divBdr>
        <w:top w:val="none" w:sz="0" w:space="0" w:color="auto"/>
        <w:left w:val="none" w:sz="0" w:space="0" w:color="auto"/>
        <w:bottom w:val="none" w:sz="0" w:space="0" w:color="auto"/>
        <w:right w:val="none" w:sz="0" w:space="0" w:color="auto"/>
      </w:divBdr>
    </w:div>
    <w:div w:id="1493763171">
      <w:marLeft w:val="640"/>
      <w:marRight w:val="0"/>
      <w:marTop w:val="0"/>
      <w:marBottom w:val="0"/>
      <w:divBdr>
        <w:top w:val="none" w:sz="0" w:space="0" w:color="auto"/>
        <w:left w:val="none" w:sz="0" w:space="0" w:color="auto"/>
        <w:bottom w:val="none" w:sz="0" w:space="0" w:color="auto"/>
        <w:right w:val="none" w:sz="0" w:space="0" w:color="auto"/>
      </w:divBdr>
    </w:div>
    <w:div w:id="1494953707">
      <w:marLeft w:val="640"/>
      <w:marRight w:val="0"/>
      <w:marTop w:val="0"/>
      <w:marBottom w:val="0"/>
      <w:divBdr>
        <w:top w:val="none" w:sz="0" w:space="0" w:color="auto"/>
        <w:left w:val="none" w:sz="0" w:space="0" w:color="auto"/>
        <w:bottom w:val="none" w:sz="0" w:space="0" w:color="auto"/>
        <w:right w:val="none" w:sz="0" w:space="0" w:color="auto"/>
      </w:divBdr>
    </w:div>
    <w:div w:id="1495412137">
      <w:marLeft w:val="640"/>
      <w:marRight w:val="0"/>
      <w:marTop w:val="0"/>
      <w:marBottom w:val="0"/>
      <w:divBdr>
        <w:top w:val="none" w:sz="0" w:space="0" w:color="auto"/>
        <w:left w:val="none" w:sz="0" w:space="0" w:color="auto"/>
        <w:bottom w:val="none" w:sz="0" w:space="0" w:color="auto"/>
        <w:right w:val="none" w:sz="0" w:space="0" w:color="auto"/>
      </w:divBdr>
    </w:div>
    <w:div w:id="1495414513">
      <w:marLeft w:val="640"/>
      <w:marRight w:val="0"/>
      <w:marTop w:val="0"/>
      <w:marBottom w:val="0"/>
      <w:divBdr>
        <w:top w:val="none" w:sz="0" w:space="0" w:color="auto"/>
        <w:left w:val="none" w:sz="0" w:space="0" w:color="auto"/>
        <w:bottom w:val="none" w:sz="0" w:space="0" w:color="auto"/>
        <w:right w:val="none" w:sz="0" w:space="0" w:color="auto"/>
      </w:divBdr>
    </w:div>
    <w:div w:id="1495417599">
      <w:marLeft w:val="640"/>
      <w:marRight w:val="0"/>
      <w:marTop w:val="0"/>
      <w:marBottom w:val="0"/>
      <w:divBdr>
        <w:top w:val="none" w:sz="0" w:space="0" w:color="auto"/>
        <w:left w:val="none" w:sz="0" w:space="0" w:color="auto"/>
        <w:bottom w:val="none" w:sz="0" w:space="0" w:color="auto"/>
        <w:right w:val="none" w:sz="0" w:space="0" w:color="auto"/>
      </w:divBdr>
    </w:div>
    <w:div w:id="1495561159">
      <w:marLeft w:val="640"/>
      <w:marRight w:val="0"/>
      <w:marTop w:val="0"/>
      <w:marBottom w:val="0"/>
      <w:divBdr>
        <w:top w:val="none" w:sz="0" w:space="0" w:color="auto"/>
        <w:left w:val="none" w:sz="0" w:space="0" w:color="auto"/>
        <w:bottom w:val="none" w:sz="0" w:space="0" w:color="auto"/>
        <w:right w:val="none" w:sz="0" w:space="0" w:color="auto"/>
      </w:divBdr>
    </w:div>
    <w:div w:id="1497114953">
      <w:marLeft w:val="640"/>
      <w:marRight w:val="0"/>
      <w:marTop w:val="0"/>
      <w:marBottom w:val="0"/>
      <w:divBdr>
        <w:top w:val="none" w:sz="0" w:space="0" w:color="auto"/>
        <w:left w:val="none" w:sz="0" w:space="0" w:color="auto"/>
        <w:bottom w:val="none" w:sz="0" w:space="0" w:color="auto"/>
        <w:right w:val="none" w:sz="0" w:space="0" w:color="auto"/>
      </w:divBdr>
    </w:div>
    <w:div w:id="1497650319">
      <w:marLeft w:val="640"/>
      <w:marRight w:val="0"/>
      <w:marTop w:val="0"/>
      <w:marBottom w:val="0"/>
      <w:divBdr>
        <w:top w:val="none" w:sz="0" w:space="0" w:color="auto"/>
        <w:left w:val="none" w:sz="0" w:space="0" w:color="auto"/>
        <w:bottom w:val="none" w:sz="0" w:space="0" w:color="auto"/>
        <w:right w:val="none" w:sz="0" w:space="0" w:color="auto"/>
      </w:divBdr>
    </w:div>
    <w:div w:id="1497961179">
      <w:marLeft w:val="640"/>
      <w:marRight w:val="0"/>
      <w:marTop w:val="0"/>
      <w:marBottom w:val="0"/>
      <w:divBdr>
        <w:top w:val="none" w:sz="0" w:space="0" w:color="auto"/>
        <w:left w:val="none" w:sz="0" w:space="0" w:color="auto"/>
        <w:bottom w:val="none" w:sz="0" w:space="0" w:color="auto"/>
        <w:right w:val="none" w:sz="0" w:space="0" w:color="auto"/>
      </w:divBdr>
    </w:div>
    <w:div w:id="1498307823">
      <w:marLeft w:val="640"/>
      <w:marRight w:val="0"/>
      <w:marTop w:val="0"/>
      <w:marBottom w:val="0"/>
      <w:divBdr>
        <w:top w:val="none" w:sz="0" w:space="0" w:color="auto"/>
        <w:left w:val="none" w:sz="0" w:space="0" w:color="auto"/>
        <w:bottom w:val="none" w:sz="0" w:space="0" w:color="auto"/>
        <w:right w:val="none" w:sz="0" w:space="0" w:color="auto"/>
      </w:divBdr>
    </w:div>
    <w:div w:id="1498381451">
      <w:marLeft w:val="640"/>
      <w:marRight w:val="0"/>
      <w:marTop w:val="0"/>
      <w:marBottom w:val="0"/>
      <w:divBdr>
        <w:top w:val="none" w:sz="0" w:space="0" w:color="auto"/>
        <w:left w:val="none" w:sz="0" w:space="0" w:color="auto"/>
        <w:bottom w:val="none" w:sz="0" w:space="0" w:color="auto"/>
        <w:right w:val="none" w:sz="0" w:space="0" w:color="auto"/>
      </w:divBdr>
    </w:div>
    <w:div w:id="1498687637">
      <w:marLeft w:val="640"/>
      <w:marRight w:val="0"/>
      <w:marTop w:val="0"/>
      <w:marBottom w:val="0"/>
      <w:divBdr>
        <w:top w:val="none" w:sz="0" w:space="0" w:color="auto"/>
        <w:left w:val="none" w:sz="0" w:space="0" w:color="auto"/>
        <w:bottom w:val="none" w:sz="0" w:space="0" w:color="auto"/>
        <w:right w:val="none" w:sz="0" w:space="0" w:color="auto"/>
      </w:divBdr>
    </w:div>
    <w:div w:id="1498770488">
      <w:marLeft w:val="640"/>
      <w:marRight w:val="0"/>
      <w:marTop w:val="0"/>
      <w:marBottom w:val="0"/>
      <w:divBdr>
        <w:top w:val="none" w:sz="0" w:space="0" w:color="auto"/>
        <w:left w:val="none" w:sz="0" w:space="0" w:color="auto"/>
        <w:bottom w:val="none" w:sz="0" w:space="0" w:color="auto"/>
        <w:right w:val="none" w:sz="0" w:space="0" w:color="auto"/>
      </w:divBdr>
    </w:div>
    <w:div w:id="1498808479">
      <w:marLeft w:val="640"/>
      <w:marRight w:val="0"/>
      <w:marTop w:val="0"/>
      <w:marBottom w:val="0"/>
      <w:divBdr>
        <w:top w:val="none" w:sz="0" w:space="0" w:color="auto"/>
        <w:left w:val="none" w:sz="0" w:space="0" w:color="auto"/>
        <w:bottom w:val="none" w:sz="0" w:space="0" w:color="auto"/>
        <w:right w:val="none" w:sz="0" w:space="0" w:color="auto"/>
      </w:divBdr>
    </w:div>
    <w:div w:id="1499031481">
      <w:marLeft w:val="640"/>
      <w:marRight w:val="0"/>
      <w:marTop w:val="0"/>
      <w:marBottom w:val="0"/>
      <w:divBdr>
        <w:top w:val="none" w:sz="0" w:space="0" w:color="auto"/>
        <w:left w:val="none" w:sz="0" w:space="0" w:color="auto"/>
        <w:bottom w:val="none" w:sz="0" w:space="0" w:color="auto"/>
        <w:right w:val="none" w:sz="0" w:space="0" w:color="auto"/>
      </w:divBdr>
    </w:div>
    <w:div w:id="1499268247">
      <w:marLeft w:val="640"/>
      <w:marRight w:val="0"/>
      <w:marTop w:val="0"/>
      <w:marBottom w:val="0"/>
      <w:divBdr>
        <w:top w:val="none" w:sz="0" w:space="0" w:color="auto"/>
        <w:left w:val="none" w:sz="0" w:space="0" w:color="auto"/>
        <w:bottom w:val="none" w:sz="0" w:space="0" w:color="auto"/>
        <w:right w:val="none" w:sz="0" w:space="0" w:color="auto"/>
      </w:divBdr>
    </w:div>
    <w:div w:id="1499954722">
      <w:marLeft w:val="640"/>
      <w:marRight w:val="0"/>
      <w:marTop w:val="0"/>
      <w:marBottom w:val="0"/>
      <w:divBdr>
        <w:top w:val="none" w:sz="0" w:space="0" w:color="auto"/>
        <w:left w:val="none" w:sz="0" w:space="0" w:color="auto"/>
        <w:bottom w:val="none" w:sz="0" w:space="0" w:color="auto"/>
        <w:right w:val="none" w:sz="0" w:space="0" w:color="auto"/>
      </w:divBdr>
    </w:div>
    <w:div w:id="1500391213">
      <w:marLeft w:val="640"/>
      <w:marRight w:val="0"/>
      <w:marTop w:val="0"/>
      <w:marBottom w:val="0"/>
      <w:divBdr>
        <w:top w:val="none" w:sz="0" w:space="0" w:color="auto"/>
        <w:left w:val="none" w:sz="0" w:space="0" w:color="auto"/>
        <w:bottom w:val="none" w:sz="0" w:space="0" w:color="auto"/>
        <w:right w:val="none" w:sz="0" w:space="0" w:color="auto"/>
      </w:divBdr>
    </w:div>
    <w:div w:id="1500733436">
      <w:marLeft w:val="640"/>
      <w:marRight w:val="0"/>
      <w:marTop w:val="0"/>
      <w:marBottom w:val="0"/>
      <w:divBdr>
        <w:top w:val="none" w:sz="0" w:space="0" w:color="auto"/>
        <w:left w:val="none" w:sz="0" w:space="0" w:color="auto"/>
        <w:bottom w:val="none" w:sz="0" w:space="0" w:color="auto"/>
        <w:right w:val="none" w:sz="0" w:space="0" w:color="auto"/>
      </w:divBdr>
    </w:div>
    <w:div w:id="1500848196">
      <w:marLeft w:val="640"/>
      <w:marRight w:val="0"/>
      <w:marTop w:val="0"/>
      <w:marBottom w:val="0"/>
      <w:divBdr>
        <w:top w:val="none" w:sz="0" w:space="0" w:color="auto"/>
        <w:left w:val="none" w:sz="0" w:space="0" w:color="auto"/>
        <w:bottom w:val="none" w:sz="0" w:space="0" w:color="auto"/>
        <w:right w:val="none" w:sz="0" w:space="0" w:color="auto"/>
      </w:divBdr>
    </w:div>
    <w:div w:id="1500849581">
      <w:bodyDiv w:val="1"/>
      <w:marLeft w:val="0"/>
      <w:marRight w:val="0"/>
      <w:marTop w:val="0"/>
      <w:marBottom w:val="0"/>
      <w:divBdr>
        <w:top w:val="none" w:sz="0" w:space="0" w:color="auto"/>
        <w:left w:val="none" w:sz="0" w:space="0" w:color="auto"/>
        <w:bottom w:val="none" w:sz="0" w:space="0" w:color="auto"/>
        <w:right w:val="none" w:sz="0" w:space="0" w:color="auto"/>
      </w:divBdr>
      <w:divsChild>
        <w:div w:id="59015136">
          <w:marLeft w:val="640"/>
          <w:marRight w:val="0"/>
          <w:marTop w:val="0"/>
          <w:marBottom w:val="0"/>
          <w:divBdr>
            <w:top w:val="none" w:sz="0" w:space="0" w:color="auto"/>
            <w:left w:val="none" w:sz="0" w:space="0" w:color="auto"/>
            <w:bottom w:val="none" w:sz="0" w:space="0" w:color="auto"/>
            <w:right w:val="none" w:sz="0" w:space="0" w:color="auto"/>
          </w:divBdr>
        </w:div>
        <w:div w:id="64499605">
          <w:marLeft w:val="640"/>
          <w:marRight w:val="0"/>
          <w:marTop w:val="0"/>
          <w:marBottom w:val="0"/>
          <w:divBdr>
            <w:top w:val="none" w:sz="0" w:space="0" w:color="auto"/>
            <w:left w:val="none" w:sz="0" w:space="0" w:color="auto"/>
            <w:bottom w:val="none" w:sz="0" w:space="0" w:color="auto"/>
            <w:right w:val="none" w:sz="0" w:space="0" w:color="auto"/>
          </w:divBdr>
        </w:div>
        <w:div w:id="73474672">
          <w:marLeft w:val="640"/>
          <w:marRight w:val="0"/>
          <w:marTop w:val="0"/>
          <w:marBottom w:val="0"/>
          <w:divBdr>
            <w:top w:val="none" w:sz="0" w:space="0" w:color="auto"/>
            <w:left w:val="none" w:sz="0" w:space="0" w:color="auto"/>
            <w:bottom w:val="none" w:sz="0" w:space="0" w:color="auto"/>
            <w:right w:val="none" w:sz="0" w:space="0" w:color="auto"/>
          </w:divBdr>
        </w:div>
        <w:div w:id="103573300">
          <w:marLeft w:val="640"/>
          <w:marRight w:val="0"/>
          <w:marTop w:val="0"/>
          <w:marBottom w:val="0"/>
          <w:divBdr>
            <w:top w:val="none" w:sz="0" w:space="0" w:color="auto"/>
            <w:left w:val="none" w:sz="0" w:space="0" w:color="auto"/>
            <w:bottom w:val="none" w:sz="0" w:space="0" w:color="auto"/>
            <w:right w:val="none" w:sz="0" w:space="0" w:color="auto"/>
          </w:divBdr>
        </w:div>
        <w:div w:id="107937884">
          <w:marLeft w:val="640"/>
          <w:marRight w:val="0"/>
          <w:marTop w:val="0"/>
          <w:marBottom w:val="0"/>
          <w:divBdr>
            <w:top w:val="none" w:sz="0" w:space="0" w:color="auto"/>
            <w:left w:val="none" w:sz="0" w:space="0" w:color="auto"/>
            <w:bottom w:val="none" w:sz="0" w:space="0" w:color="auto"/>
            <w:right w:val="none" w:sz="0" w:space="0" w:color="auto"/>
          </w:divBdr>
        </w:div>
        <w:div w:id="127281076">
          <w:marLeft w:val="640"/>
          <w:marRight w:val="0"/>
          <w:marTop w:val="0"/>
          <w:marBottom w:val="0"/>
          <w:divBdr>
            <w:top w:val="none" w:sz="0" w:space="0" w:color="auto"/>
            <w:left w:val="none" w:sz="0" w:space="0" w:color="auto"/>
            <w:bottom w:val="none" w:sz="0" w:space="0" w:color="auto"/>
            <w:right w:val="none" w:sz="0" w:space="0" w:color="auto"/>
          </w:divBdr>
        </w:div>
        <w:div w:id="145096868">
          <w:marLeft w:val="640"/>
          <w:marRight w:val="0"/>
          <w:marTop w:val="0"/>
          <w:marBottom w:val="0"/>
          <w:divBdr>
            <w:top w:val="none" w:sz="0" w:space="0" w:color="auto"/>
            <w:left w:val="none" w:sz="0" w:space="0" w:color="auto"/>
            <w:bottom w:val="none" w:sz="0" w:space="0" w:color="auto"/>
            <w:right w:val="none" w:sz="0" w:space="0" w:color="auto"/>
          </w:divBdr>
        </w:div>
        <w:div w:id="151455795">
          <w:marLeft w:val="640"/>
          <w:marRight w:val="0"/>
          <w:marTop w:val="0"/>
          <w:marBottom w:val="0"/>
          <w:divBdr>
            <w:top w:val="none" w:sz="0" w:space="0" w:color="auto"/>
            <w:left w:val="none" w:sz="0" w:space="0" w:color="auto"/>
            <w:bottom w:val="none" w:sz="0" w:space="0" w:color="auto"/>
            <w:right w:val="none" w:sz="0" w:space="0" w:color="auto"/>
          </w:divBdr>
        </w:div>
        <w:div w:id="188494551">
          <w:marLeft w:val="640"/>
          <w:marRight w:val="0"/>
          <w:marTop w:val="0"/>
          <w:marBottom w:val="0"/>
          <w:divBdr>
            <w:top w:val="none" w:sz="0" w:space="0" w:color="auto"/>
            <w:left w:val="none" w:sz="0" w:space="0" w:color="auto"/>
            <w:bottom w:val="none" w:sz="0" w:space="0" w:color="auto"/>
            <w:right w:val="none" w:sz="0" w:space="0" w:color="auto"/>
          </w:divBdr>
        </w:div>
        <w:div w:id="188568963">
          <w:marLeft w:val="640"/>
          <w:marRight w:val="0"/>
          <w:marTop w:val="0"/>
          <w:marBottom w:val="0"/>
          <w:divBdr>
            <w:top w:val="none" w:sz="0" w:space="0" w:color="auto"/>
            <w:left w:val="none" w:sz="0" w:space="0" w:color="auto"/>
            <w:bottom w:val="none" w:sz="0" w:space="0" w:color="auto"/>
            <w:right w:val="none" w:sz="0" w:space="0" w:color="auto"/>
          </w:divBdr>
        </w:div>
        <w:div w:id="194659552">
          <w:marLeft w:val="640"/>
          <w:marRight w:val="0"/>
          <w:marTop w:val="0"/>
          <w:marBottom w:val="0"/>
          <w:divBdr>
            <w:top w:val="none" w:sz="0" w:space="0" w:color="auto"/>
            <w:left w:val="none" w:sz="0" w:space="0" w:color="auto"/>
            <w:bottom w:val="none" w:sz="0" w:space="0" w:color="auto"/>
            <w:right w:val="none" w:sz="0" w:space="0" w:color="auto"/>
          </w:divBdr>
        </w:div>
        <w:div w:id="209192697">
          <w:marLeft w:val="640"/>
          <w:marRight w:val="0"/>
          <w:marTop w:val="0"/>
          <w:marBottom w:val="0"/>
          <w:divBdr>
            <w:top w:val="none" w:sz="0" w:space="0" w:color="auto"/>
            <w:left w:val="none" w:sz="0" w:space="0" w:color="auto"/>
            <w:bottom w:val="none" w:sz="0" w:space="0" w:color="auto"/>
            <w:right w:val="none" w:sz="0" w:space="0" w:color="auto"/>
          </w:divBdr>
        </w:div>
        <w:div w:id="248084296">
          <w:marLeft w:val="640"/>
          <w:marRight w:val="0"/>
          <w:marTop w:val="0"/>
          <w:marBottom w:val="0"/>
          <w:divBdr>
            <w:top w:val="none" w:sz="0" w:space="0" w:color="auto"/>
            <w:left w:val="none" w:sz="0" w:space="0" w:color="auto"/>
            <w:bottom w:val="none" w:sz="0" w:space="0" w:color="auto"/>
            <w:right w:val="none" w:sz="0" w:space="0" w:color="auto"/>
          </w:divBdr>
        </w:div>
        <w:div w:id="291449012">
          <w:marLeft w:val="640"/>
          <w:marRight w:val="0"/>
          <w:marTop w:val="0"/>
          <w:marBottom w:val="0"/>
          <w:divBdr>
            <w:top w:val="none" w:sz="0" w:space="0" w:color="auto"/>
            <w:left w:val="none" w:sz="0" w:space="0" w:color="auto"/>
            <w:bottom w:val="none" w:sz="0" w:space="0" w:color="auto"/>
            <w:right w:val="none" w:sz="0" w:space="0" w:color="auto"/>
          </w:divBdr>
        </w:div>
        <w:div w:id="299464285">
          <w:marLeft w:val="640"/>
          <w:marRight w:val="0"/>
          <w:marTop w:val="0"/>
          <w:marBottom w:val="0"/>
          <w:divBdr>
            <w:top w:val="none" w:sz="0" w:space="0" w:color="auto"/>
            <w:left w:val="none" w:sz="0" w:space="0" w:color="auto"/>
            <w:bottom w:val="none" w:sz="0" w:space="0" w:color="auto"/>
            <w:right w:val="none" w:sz="0" w:space="0" w:color="auto"/>
          </w:divBdr>
        </w:div>
        <w:div w:id="306446403">
          <w:marLeft w:val="640"/>
          <w:marRight w:val="0"/>
          <w:marTop w:val="0"/>
          <w:marBottom w:val="0"/>
          <w:divBdr>
            <w:top w:val="none" w:sz="0" w:space="0" w:color="auto"/>
            <w:left w:val="none" w:sz="0" w:space="0" w:color="auto"/>
            <w:bottom w:val="none" w:sz="0" w:space="0" w:color="auto"/>
            <w:right w:val="none" w:sz="0" w:space="0" w:color="auto"/>
          </w:divBdr>
        </w:div>
        <w:div w:id="328362797">
          <w:marLeft w:val="640"/>
          <w:marRight w:val="0"/>
          <w:marTop w:val="0"/>
          <w:marBottom w:val="0"/>
          <w:divBdr>
            <w:top w:val="none" w:sz="0" w:space="0" w:color="auto"/>
            <w:left w:val="none" w:sz="0" w:space="0" w:color="auto"/>
            <w:bottom w:val="none" w:sz="0" w:space="0" w:color="auto"/>
            <w:right w:val="none" w:sz="0" w:space="0" w:color="auto"/>
          </w:divBdr>
        </w:div>
        <w:div w:id="337581481">
          <w:marLeft w:val="640"/>
          <w:marRight w:val="0"/>
          <w:marTop w:val="0"/>
          <w:marBottom w:val="0"/>
          <w:divBdr>
            <w:top w:val="none" w:sz="0" w:space="0" w:color="auto"/>
            <w:left w:val="none" w:sz="0" w:space="0" w:color="auto"/>
            <w:bottom w:val="none" w:sz="0" w:space="0" w:color="auto"/>
            <w:right w:val="none" w:sz="0" w:space="0" w:color="auto"/>
          </w:divBdr>
        </w:div>
        <w:div w:id="383018487">
          <w:marLeft w:val="640"/>
          <w:marRight w:val="0"/>
          <w:marTop w:val="0"/>
          <w:marBottom w:val="0"/>
          <w:divBdr>
            <w:top w:val="none" w:sz="0" w:space="0" w:color="auto"/>
            <w:left w:val="none" w:sz="0" w:space="0" w:color="auto"/>
            <w:bottom w:val="none" w:sz="0" w:space="0" w:color="auto"/>
            <w:right w:val="none" w:sz="0" w:space="0" w:color="auto"/>
          </w:divBdr>
        </w:div>
        <w:div w:id="403652242">
          <w:marLeft w:val="640"/>
          <w:marRight w:val="0"/>
          <w:marTop w:val="0"/>
          <w:marBottom w:val="0"/>
          <w:divBdr>
            <w:top w:val="none" w:sz="0" w:space="0" w:color="auto"/>
            <w:left w:val="none" w:sz="0" w:space="0" w:color="auto"/>
            <w:bottom w:val="none" w:sz="0" w:space="0" w:color="auto"/>
            <w:right w:val="none" w:sz="0" w:space="0" w:color="auto"/>
          </w:divBdr>
        </w:div>
        <w:div w:id="409544471">
          <w:marLeft w:val="640"/>
          <w:marRight w:val="0"/>
          <w:marTop w:val="0"/>
          <w:marBottom w:val="0"/>
          <w:divBdr>
            <w:top w:val="none" w:sz="0" w:space="0" w:color="auto"/>
            <w:left w:val="none" w:sz="0" w:space="0" w:color="auto"/>
            <w:bottom w:val="none" w:sz="0" w:space="0" w:color="auto"/>
            <w:right w:val="none" w:sz="0" w:space="0" w:color="auto"/>
          </w:divBdr>
        </w:div>
        <w:div w:id="415714785">
          <w:marLeft w:val="640"/>
          <w:marRight w:val="0"/>
          <w:marTop w:val="0"/>
          <w:marBottom w:val="0"/>
          <w:divBdr>
            <w:top w:val="none" w:sz="0" w:space="0" w:color="auto"/>
            <w:left w:val="none" w:sz="0" w:space="0" w:color="auto"/>
            <w:bottom w:val="none" w:sz="0" w:space="0" w:color="auto"/>
            <w:right w:val="none" w:sz="0" w:space="0" w:color="auto"/>
          </w:divBdr>
        </w:div>
        <w:div w:id="427317214">
          <w:marLeft w:val="640"/>
          <w:marRight w:val="0"/>
          <w:marTop w:val="0"/>
          <w:marBottom w:val="0"/>
          <w:divBdr>
            <w:top w:val="none" w:sz="0" w:space="0" w:color="auto"/>
            <w:left w:val="none" w:sz="0" w:space="0" w:color="auto"/>
            <w:bottom w:val="none" w:sz="0" w:space="0" w:color="auto"/>
            <w:right w:val="none" w:sz="0" w:space="0" w:color="auto"/>
          </w:divBdr>
        </w:div>
        <w:div w:id="451480471">
          <w:marLeft w:val="640"/>
          <w:marRight w:val="0"/>
          <w:marTop w:val="0"/>
          <w:marBottom w:val="0"/>
          <w:divBdr>
            <w:top w:val="none" w:sz="0" w:space="0" w:color="auto"/>
            <w:left w:val="none" w:sz="0" w:space="0" w:color="auto"/>
            <w:bottom w:val="none" w:sz="0" w:space="0" w:color="auto"/>
            <w:right w:val="none" w:sz="0" w:space="0" w:color="auto"/>
          </w:divBdr>
        </w:div>
        <w:div w:id="464155859">
          <w:marLeft w:val="640"/>
          <w:marRight w:val="0"/>
          <w:marTop w:val="0"/>
          <w:marBottom w:val="0"/>
          <w:divBdr>
            <w:top w:val="none" w:sz="0" w:space="0" w:color="auto"/>
            <w:left w:val="none" w:sz="0" w:space="0" w:color="auto"/>
            <w:bottom w:val="none" w:sz="0" w:space="0" w:color="auto"/>
            <w:right w:val="none" w:sz="0" w:space="0" w:color="auto"/>
          </w:divBdr>
        </w:div>
        <w:div w:id="507794025">
          <w:marLeft w:val="640"/>
          <w:marRight w:val="0"/>
          <w:marTop w:val="0"/>
          <w:marBottom w:val="0"/>
          <w:divBdr>
            <w:top w:val="none" w:sz="0" w:space="0" w:color="auto"/>
            <w:left w:val="none" w:sz="0" w:space="0" w:color="auto"/>
            <w:bottom w:val="none" w:sz="0" w:space="0" w:color="auto"/>
            <w:right w:val="none" w:sz="0" w:space="0" w:color="auto"/>
          </w:divBdr>
        </w:div>
        <w:div w:id="525145384">
          <w:marLeft w:val="640"/>
          <w:marRight w:val="0"/>
          <w:marTop w:val="0"/>
          <w:marBottom w:val="0"/>
          <w:divBdr>
            <w:top w:val="none" w:sz="0" w:space="0" w:color="auto"/>
            <w:left w:val="none" w:sz="0" w:space="0" w:color="auto"/>
            <w:bottom w:val="none" w:sz="0" w:space="0" w:color="auto"/>
            <w:right w:val="none" w:sz="0" w:space="0" w:color="auto"/>
          </w:divBdr>
        </w:div>
        <w:div w:id="530345394">
          <w:marLeft w:val="640"/>
          <w:marRight w:val="0"/>
          <w:marTop w:val="0"/>
          <w:marBottom w:val="0"/>
          <w:divBdr>
            <w:top w:val="none" w:sz="0" w:space="0" w:color="auto"/>
            <w:left w:val="none" w:sz="0" w:space="0" w:color="auto"/>
            <w:bottom w:val="none" w:sz="0" w:space="0" w:color="auto"/>
            <w:right w:val="none" w:sz="0" w:space="0" w:color="auto"/>
          </w:divBdr>
        </w:div>
        <w:div w:id="576981478">
          <w:marLeft w:val="640"/>
          <w:marRight w:val="0"/>
          <w:marTop w:val="0"/>
          <w:marBottom w:val="0"/>
          <w:divBdr>
            <w:top w:val="none" w:sz="0" w:space="0" w:color="auto"/>
            <w:left w:val="none" w:sz="0" w:space="0" w:color="auto"/>
            <w:bottom w:val="none" w:sz="0" w:space="0" w:color="auto"/>
            <w:right w:val="none" w:sz="0" w:space="0" w:color="auto"/>
          </w:divBdr>
        </w:div>
        <w:div w:id="587617149">
          <w:marLeft w:val="640"/>
          <w:marRight w:val="0"/>
          <w:marTop w:val="0"/>
          <w:marBottom w:val="0"/>
          <w:divBdr>
            <w:top w:val="none" w:sz="0" w:space="0" w:color="auto"/>
            <w:left w:val="none" w:sz="0" w:space="0" w:color="auto"/>
            <w:bottom w:val="none" w:sz="0" w:space="0" w:color="auto"/>
            <w:right w:val="none" w:sz="0" w:space="0" w:color="auto"/>
          </w:divBdr>
        </w:div>
        <w:div w:id="590547223">
          <w:marLeft w:val="640"/>
          <w:marRight w:val="0"/>
          <w:marTop w:val="0"/>
          <w:marBottom w:val="0"/>
          <w:divBdr>
            <w:top w:val="none" w:sz="0" w:space="0" w:color="auto"/>
            <w:left w:val="none" w:sz="0" w:space="0" w:color="auto"/>
            <w:bottom w:val="none" w:sz="0" w:space="0" w:color="auto"/>
            <w:right w:val="none" w:sz="0" w:space="0" w:color="auto"/>
          </w:divBdr>
        </w:div>
        <w:div w:id="598804007">
          <w:marLeft w:val="640"/>
          <w:marRight w:val="0"/>
          <w:marTop w:val="0"/>
          <w:marBottom w:val="0"/>
          <w:divBdr>
            <w:top w:val="none" w:sz="0" w:space="0" w:color="auto"/>
            <w:left w:val="none" w:sz="0" w:space="0" w:color="auto"/>
            <w:bottom w:val="none" w:sz="0" w:space="0" w:color="auto"/>
            <w:right w:val="none" w:sz="0" w:space="0" w:color="auto"/>
          </w:divBdr>
        </w:div>
        <w:div w:id="600994740">
          <w:marLeft w:val="640"/>
          <w:marRight w:val="0"/>
          <w:marTop w:val="0"/>
          <w:marBottom w:val="0"/>
          <w:divBdr>
            <w:top w:val="none" w:sz="0" w:space="0" w:color="auto"/>
            <w:left w:val="none" w:sz="0" w:space="0" w:color="auto"/>
            <w:bottom w:val="none" w:sz="0" w:space="0" w:color="auto"/>
            <w:right w:val="none" w:sz="0" w:space="0" w:color="auto"/>
          </w:divBdr>
        </w:div>
        <w:div w:id="630786522">
          <w:marLeft w:val="640"/>
          <w:marRight w:val="0"/>
          <w:marTop w:val="0"/>
          <w:marBottom w:val="0"/>
          <w:divBdr>
            <w:top w:val="none" w:sz="0" w:space="0" w:color="auto"/>
            <w:left w:val="none" w:sz="0" w:space="0" w:color="auto"/>
            <w:bottom w:val="none" w:sz="0" w:space="0" w:color="auto"/>
            <w:right w:val="none" w:sz="0" w:space="0" w:color="auto"/>
          </w:divBdr>
        </w:div>
        <w:div w:id="640964405">
          <w:marLeft w:val="640"/>
          <w:marRight w:val="0"/>
          <w:marTop w:val="0"/>
          <w:marBottom w:val="0"/>
          <w:divBdr>
            <w:top w:val="none" w:sz="0" w:space="0" w:color="auto"/>
            <w:left w:val="none" w:sz="0" w:space="0" w:color="auto"/>
            <w:bottom w:val="none" w:sz="0" w:space="0" w:color="auto"/>
            <w:right w:val="none" w:sz="0" w:space="0" w:color="auto"/>
          </w:divBdr>
        </w:div>
        <w:div w:id="644507799">
          <w:marLeft w:val="640"/>
          <w:marRight w:val="0"/>
          <w:marTop w:val="0"/>
          <w:marBottom w:val="0"/>
          <w:divBdr>
            <w:top w:val="none" w:sz="0" w:space="0" w:color="auto"/>
            <w:left w:val="none" w:sz="0" w:space="0" w:color="auto"/>
            <w:bottom w:val="none" w:sz="0" w:space="0" w:color="auto"/>
            <w:right w:val="none" w:sz="0" w:space="0" w:color="auto"/>
          </w:divBdr>
        </w:div>
        <w:div w:id="654188491">
          <w:marLeft w:val="640"/>
          <w:marRight w:val="0"/>
          <w:marTop w:val="0"/>
          <w:marBottom w:val="0"/>
          <w:divBdr>
            <w:top w:val="none" w:sz="0" w:space="0" w:color="auto"/>
            <w:left w:val="none" w:sz="0" w:space="0" w:color="auto"/>
            <w:bottom w:val="none" w:sz="0" w:space="0" w:color="auto"/>
            <w:right w:val="none" w:sz="0" w:space="0" w:color="auto"/>
          </w:divBdr>
        </w:div>
        <w:div w:id="663164164">
          <w:marLeft w:val="640"/>
          <w:marRight w:val="0"/>
          <w:marTop w:val="0"/>
          <w:marBottom w:val="0"/>
          <w:divBdr>
            <w:top w:val="none" w:sz="0" w:space="0" w:color="auto"/>
            <w:left w:val="none" w:sz="0" w:space="0" w:color="auto"/>
            <w:bottom w:val="none" w:sz="0" w:space="0" w:color="auto"/>
            <w:right w:val="none" w:sz="0" w:space="0" w:color="auto"/>
          </w:divBdr>
        </w:div>
        <w:div w:id="668217541">
          <w:marLeft w:val="640"/>
          <w:marRight w:val="0"/>
          <w:marTop w:val="0"/>
          <w:marBottom w:val="0"/>
          <w:divBdr>
            <w:top w:val="none" w:sz="0" w:space="0" w:color="auto"/>
            <w:left w:val="none" w:sz="0" w:space="0" w:color="auto"/>
            <w:bottom w:val="none" w:sz="0" w:space="0" w:color="auto"/>
            <w:right w:val="none" w:sz="0" w:space="0" w:color="auto"/>
          </w:divBdr>
        </w:div>
        <w:div w:id="689064460">
          <w:marLeft w:val="640"/>
          <w:marRight w:val="0"/>
          <w:marTop w:val="0"/>
          <w:marBottom w:val="0"/>
          <w:divBdr>
            <w:top w:val="none" w:sz="0" w:space="0" w:color="auto"/>
            <w:left w:val="none" w:sz="0" w:space="0" w:color="auto"/>
            <w:bottom w:val="none" w:sz="0" w:space="0" w:color="auto"/>
            <w:right w:val="none" w:sz="0" w:space="0" w:color="auto"/>
          </w:divBdr>
        </w:div>
        <w:div w:id="704066155">
          <w:marLeft w:val="640"/>
          <w:marRight w:val="0"/>
          <w:marTop w:val="0"/>
          <w:marBottom w:val="0"/>
          <w:divBdr>
            <w:top w:val="none" w:sz="0" w:space="0" w:color="auto"/>
            <w:left w:val="none" w:sz="0" w:space="0" w:color="auto"/>
            <w:bottom w:val="none" w:sz="0" w:space="0" w:color="auto"/>
            <w:right w:val="none" w:sz="0" w:space="0" w:color="auto"/>
          </w:divBdr>
        </w:div>
        <w:div w:id="725959078">
          <w:marLeft w:val="640"/>
          <w:marRight w:val="0"/>
          <w:marTop w:val="0"/>
          <w:marBottom w:val="0"/>
          <w:divBdr>
            <w:top w:val="none" w:sz="0" w:space="0" w:color="auto"/>
            <w:left w:val="none" w:sz="0" w:space="0" w:color="auto"/>
            <w:bottom w:val="none" w:sz="0" w:space="0" w:color="auto"/>
            <w:right w:val="none" w:sz="0" w:space="0" w:color="auto"/>
          </w:divBdr>
        </w:div>
        <w:div w:id="788469579">
          <w:marLeft w:val="640"/>
          <w:marRight w:val="0"/>
          <w:marTop w:val="0"/>
          <w:marBottom w:val="0"/>
          <w:divBdr>
            <w:top w:val="none" w:sz="0" w:space="0" w:color="auto"/>
            <w:left w:val="none" w:sz="0" w:space="0" w:color="auto"/>
            <w:bottom w:val="none" w:sz="0" w:space="0" w:color="auto"/>
            <w:right w:val="none" w:sz="0" w:space="0" w:color="auto"/>
          </w:divBdr>
        </w:div>
        <w:div w:id="794983609">
          <w:marLeft w:val="640"/>
          <w:marRight w:val="0"/>
          <w:marTop w:val="0"/>
          <w:marBottom w:val="0"/>
          <w:divBdr>
            <w:top w:val="none" w:sz="0" w:space="0" w:color="auto"/>
            <w:left w:val="none" w:sz="0" w:space="0" w:color="auto"/>
            <w:bottom w:val="none" w:sz="0" w:space="0" w:color="auto"/>
            <w:right w:val="none" w:sz="0" w:space="0" w:color="auto"/>
          </w:divBdr>
        </w:div>
        <w:div w:id="835533641">
          <w:marLeft w:val="640"/>
          <w:marRight w:val="0"/>
          <w:marTop w:val="0"/>
          <w:marBottom w:val="0"/>
          <w:divBdr>
            <w:top w:val="none" w:sz="0" w:space="0" w:color="auto"/>
            <w:left w:val="none" w:sz="0" w:space="0" w:color="auto"/>
            <w:bottom w:val="none" w:sz="0" w:space="0" w:color="auto"/>
            <w:right w:val="none" w:sz="0" w:space="0" w:color="auto"/>
          </w:divBdr>
        </w:div>
        <w:div w:id="842664552">
          <w:marLeft w:val="640"/>
          <w:marRight w:val="0"/>
          <w:marTop w:val="0"/>
          <w:marBottom w:val="0"/>
          <w:divBdr>
            <w:top w:val="none" w:sz="0" w:space="0" w:color="auto"/>
            <w:left w:val="none" w:sz="0" w:space="0" w:color="auto"/>
            <w:bottom w:val="none" w:sz="0" w:space="0" w:color="auto"/>
            <w:right w:val="none" w:sz="0" w:space="0" w:color="auto"/>
          </w:divBdr>
        </w:div>
        <w:div w:id="871262128">
          <w:marLeft w:val="640"/>
          <w:marRight w:val="0"/>
          <w:marTop w:val="0"/>
          <w:marBottom w:val="0"/>
          <w:divBdr>
            <w:top w:val="none" w:sz="0" w:space="0" w:color="auto"/>
            <w:left w:val="none" w:sz="0" w:space="0" w:color="auto"/>
            <w:bottom w:val="none" w:sz="0" w:space="0" w:color="auto"/>
            <w:right w:val="none" w:sz="0" w:space="0" w:color="auto"/>
          </w:divBdr>
        </w:div>
        <w:div w:id="915746102">
          <w:marLeft w:val="640"/>
          <w:marRight w:val="0"/>
          <w:marTop w:val="0"/>
          <w:marBottom w:val="0"/>
          <w:divBdr>
            <w:top w:val="none" w:sz="0" w:space="0" w:color="auto"/>
            <w:left w:val="none" w:sz="0" w:space="0" w:color="auto"/>
            <w:bottom w:val="none" w:sz="0" w:space="0" w:color="auto"/>
            <w:right w:val="none" w:sz="0" w:space="0" w:color="auto"/>
          </w:divBdr>
        </w:div>
        <w:div w:id="927693667">
          <w:marLeft w:val="640"/>
          <w:marRight w:val="0"/>
          <w:marTop w:val="0"/>
          <w:marBottom w:val="0"/>
          <w:divBdr>
            <w:top w:val="none" w:sz="0" w:space="0" w:color="auto"/>
            <w:left w:val="none" w:sz="0" w:space="0" w:color="auto"/>
            <w:bottom w:val="none" w:sz="0" w:space="0" w:color="auto"/>
            <w:right w:val="none" w:sz="0" w:space="0" w:color="auto"/>
          </w:divBdr>
        </w:div>
        <w:div w:id="927882643">
          <w:marLeft w:val="640"/>
          <w:marRight w:val="0"/>
          <w:marTop w:val="0"/>
          <w:marBottom w:val="0"/>
          <w:divBdr>
            <w:top w:val="none" w:sz="0" w:space="0" w:color="auto"/>
            <w:left w:val="none" w:sz="0" w:space="0" w:color="auto"/>
            <w:bottom w:val="none" w:sz="0" w:space="0" w:color="auto"/>
            <w:right w:val="none" w:sz="0" w:space="0" w:color="auto"/>
          </w:divBdr>
        </w:div>
        <w:div w:id="935020067">
          <w:marLeft w:val="640"/>
          <w:marRight w:val="0"/>
          <w:marTop w:val="0"/>
          <w:marBottom w:val="0"/>
          <w:divBdr>
            <w:top w:val="none" w:sz="0" w:space="0" w:color="auto"/>
            <w:left w:val="none" w:sz="0" w:space="0" w:color="auto"/>
            <w:bottom w:val="none" w:sz="0" w:space="0" w:color="auto"/>
            <w:right w:val="none" w:sz="0" w:space="0" w:color="auto"/>
          </w:divBdr>
        </w:div>
        <w:div w:id="987897408">
          <w:marLeft w:val="640"/>
          <w:marRight w:val="0"/>
          <w:marTop w:val="0"/>
          <w:marBottom w:val="0"/>
          <w:divBdr>
            <w:top w:val="none" w:sz="0" w:space="0" w:color="auto"/>
            <w:left w:val="none" w:sz="0" w:space="0" w:color="auto"/>
            <w:bottom w:val="none" w:sz="0" w:space="0" w:color="auto"/>
            <w:right w:val="none" w:sz="0" w:space="0" w:color="auto"/>
          </w:divBdr>
        </w:div>
        <w:div w:id="1002315542">
          <w:marLeft w:val="640"/>
          <w:marRight w:val="0"/>
          <w:marTop w:val="0"/>
          <w:marBottom w:val="0"/>
          <w:divBdr>
            <w:top w:val="none" w:sz="0" w:space="0" w:color="auto"/>
            <w:left w:val="none" w:sz="0" w:space="0" w:color="auto"/>
            <w:bottom w:val="none" w:sz="0" w:space="0" w:color="auto"/>
            <w:right w:val="none" w:sz="0" w:space="0" w:color="auto"/>
          </w:divBdr>
        </w:div>
        <w:div w:id="1089040090">
          <w:marLeft w:val="640"/>
          <w:marRight w:val="0"/>
          <w:marTop w:val="0"/>
          <w:marBottom w:val="0"/>
          <w:divBdr>
            <w:top w:val="none" w:sz="0" w:space="0" w:color="auto"/>
            <w:left w:val="none" w:sz="0" w:space="0" w:color="auto"/>
            <w:bottom w:val="none" w:sz="0" w:space="0" w:color="auto"/>
            <w:right w:val="none" w:sz="0" w:space="0" w:color="auto"/>
          </w:divBdr>
        </w:div>
        <w:div w:id="1105997734">
          <w:marLeft w:val="640"/>
          <w:marRight w:val="0"/>
          <w:marTop w:val="0"/>
          <w:marBottom w:val="0"/>
          <w:divBdr>
            <w:top w:val="none" w:sz="0" w:space="0" w:color="auto"/>
            <w:left w:val="none" w:sz="0" w:space="0" w:color="auto"/>
            <w:bottom w:val="none" w:sz="0" w:space="0" w:color="auto"/>
            <w:right w:val="none" w:sz="0" w:space="0" w:color="auto"/>
          </w:divBdr>
        </w:div>
        <w:div w:id="1116950703">
          <w:marLeft w:val="640"/>
          <w:marRight w:val="0"/>
          <w:marTop w:val="0"/>
          <w:marBottom w:val="0"/>
          <w:divBdr>
            <w:top w:val="none" w:sz="0" w:space="0" w:color="auto"/>
            <w:left w:val="none" w:sz="0" w:space="0" w:color="auto"/>
            <w:bottom w:val="none" w:sz="0" w:space="0" w:color="auto"/>
            <w:right w:val="none" w:sz="0" w:space="0" w:color="auto"/>
          </w:divBdr>
        </w:div>
        <w:div w:id="1122109644">
          <w:marLeft w:val="640"/>
          <w:marRight w:val="0"/>
          <w:marTop w:val="0"/>
          <w:marBottom w:val="0"/>
          <w:divBdr>
            <w:top w:val="none" w:sz="0" w:space="0" w:color="auto"/>
            <w:left w:val="none" w:sz="0" w:space="0" w:color="auto"/>
            <w:bottom w:val="none" w:sz="0" w:space="0" w:color="auto"/>
            <w:right w:val="none" w:sz="0" w:space="0" w:color="auto"/>
          </w:divBdr>
        </w:div>
        <w:div w:id="1191069283">
          <w:marLeft w:val="640"/>
          <w:marRight w:val="0"/>
          <w:marTop w:val="0"/>
          <w:marBottom w:val="0"/>
          <w:divBdr>
            <w:top w:val="none" w:sz="0" w:space="0" w:color="auto"/>
            <w:left w:val="none" w:sz="0" w:space="0" w:color="auto"/>
            <w:bottom w:val="none" w:sz="0" w:space="0" w:color="auto"/>
            <w:right w:val="none" w:sz="0" w:space="0" w:color="auto"/>
          </w:divBdr>
        </w:div>
        <w:div w:id="1197936926">
          <w:marLeft w:val="640"/>
          <w:marRight w:val="0"/>
          <w:marTop w:val="0"/>
          <w:marBottom w:val="0"/>
          <w:divBdr>
            <w:top w:val="none" w:sz="0" w:space="0" w:color="auto"/>
            <w:left w:val="none" w:sz="0" w:space="0" w:color="auto"/>
            <w:bottom w:val="none" w:sz="0" w:space="0" w:color="auto"/>
            <w:right w:val="none" w:sz="0" w:space="0" w:color="auto"/>
          </w:divBdr>
        </w:div>
        <w:div w:id="1205827816">
          <w:marLeft w:val="640"/>
          <w:marRight w:val="0"/>
          <w:marTop w:val="0"/>
          <w:marBottom w:val="0"/>
          <w:divBdr>
            <w:top w:val="none" w:sz="0" w:space="0" w:color="auto"/>
            <w:left w:val="none" w:sz="0" w:space="0" w:color="auto"/>
            <w:bottom w:val="none" w:sz="0" w:space="0" w:color="auto"/>
            <w:right w:val="none" w:sz="0" w:space="0" w:color="auto"/>
          </w:divBdr>
        </w:div>
        <w:div w:id="1218009498">
          <w:marLeft w:val="640"/>
          <w:marRight w:val="0"/>
          <w:marTop w:val="0"/>
          <w:marBottom w:val="0"/>
          <w:divBdr>
            <w:top w:val="none" w:sz="0" w:space="0" w:color="auto"/>
            <w:left w:val="none" w:sz="0" w:space="0" w:color="auto"/>
            <w:bottom w:val="none" w:sz="0" w:space="0" w:color="auto"/>
            <w:right w:val="none" w:sz="0" w:space="0" w:color="auto"/>
          </w:divBdr>
        </w:div>
        <w:div w:id="1243175974">
          <w:marLeft w:val="640"/>
          <w:marRight w:val="0"/>
          <w:marTop w:val="0"/>
          <w:marBottom w:val="0"/>
          <w:divBdr>
            <w:top w:val="none" w:sz="0" w:space="0" w:color="auto"/>
            <w:left w:val="none" w:sz="0" w:space="0" w:color="auto"/>
            <w:bottom w:val="none" w:sz="0" w:space="0" w:color="auto"/>
            <w:right w:val="none" w:sz="0" w:space="0" w:color="auto"/>
          </w:divBdr>
        </w:div>
        <w:div w:id="1246305574">
          <w:marLeft w:val="640"/>
          <w:marRight w:val="0"/>
          <w:marTop w:val="0"/>
          <w:marBottom w:val="0"/>
          <w:divBdr>
            <w:top w:val="none" w:sz="0" w:space="0" w:color="auto"/>
            <w:left w:val="none" w:sz="0" w:space="0" w:color="auto"/>
            <w:bottom w:val="none" w:sz="0" w:space="0" w:color="auto"/>
            <w:right w:val="none" w:sz="0" w:space="0" w:color="auto"/>
          </w:divBdr>
        </w:div>
        <w:div w:id="1260724043">
          <w:marLeft w:val="640"/>
          <w:marRight w:val="0"/>
          <w:marTop w:val="0"/>
          <w:marBottom w:val="0"/>
          <w:divBdr>
            <w:top w:val="none" w:sz="0" w:space="0" w:color="auto"/>
            <w:left w:val="none" w:sz="0" w:space="0" w:color="auto"/>
            <w:bottom w:val="none" w:sz="0" w:space="0" w:color="auto"/>
            <w:right w:val="none" w:sz="0" w:space="0" w:color="auto"/>
          </w:divBdr>
        </w:div>
        <w:div w:id="1319647567">
          <w:marLeft w:val="640"/>
          <w:marRight w:val="0"/>
          <w:marTop w:val="0"/>
          <w:marBottom w:val="0"/>
          <w:divBdr>
            <w:top w:val="none" w:sz="0" w:space="0" w:color="auto"/>
            <w:left w:val="none" w:sz="0" w:space="0" w:color="auto"/>
            <w:bottom w:val="none" w:sz="0" w:space="0" w:color="auto"/>
            <w:right w:val="none" w:sz="0" w:space="0" w:color="auto"/>
          </w:divBdr>
        </w:div>
        <w:div w:id="1333726441">
          <w:marLeft w:val="640"/>
          <w:marRight w:val="0"/>
          <w:marTop w:val="0"/>
          <w:marBottom w:val="0"/>
          <w:divBdr>
            <w:top w:val="none" w:sz="0" w:space="0" w:color="auto"/>
            <w:left w:val="none" w:sz="0" w:space="0" w:color="auto"/>
            <w:bottom w:val="none" w:sz="0" w:space="0" w:color="auto"/>
            <w:right w:val="none" w:sz="0" w:space="0" w:color="auto"/>
          </w:divBdr>
        </w:div>
        <w:div w:id="1341084284">
          <w:marLeft w:val="640"/>
          <w:marRight w:val="0"/>
          <w:marTop w:val="0"/>
          <w:marBottom w:val="0"/>
          <w:divBdr>
            <w:top w:val="none" w:sz="0" w:space="0" w:color="auto"/>
            <w:left w:val="none" w:sz="0" w:space="0" w:color="auto"/>
            <w:bottom w:val="none" w:sz="0" w:space="0" w:color="auto"/>
            <w:right w:val="none" w:sz="0" w:space="0" w:color="auto"/>
          </w:divBdr>
        </w:div>
        <w:div w:id="1368682708">
          <w:marLeft w:val="640"/>
          <w:marRight w:val="0"/>
          <w:marTop w:val="0"/>
          <w:marBottom w:val="0"/>
          <w:divBdr>
            <w:top w:val="none" w:sz="0" w:space="0" w:color="auto"/>
            <w:left w:val="none" w:sz="0" w:space="0" w:color="auto"/>
            <w:bottom w:val="none" w:sz="0" w:space="0" w:color="auto"/>
            <w:right w:val="none" w:sz="0" w:space="0" w:color="auto"/>
          </w:divBdr>
        </w:div>
        <w:div w:id="1388144139">
          <w:marLeft w:val="640"/>
          <w:marRight w:val="0"/>
          <w:marTop w:val="0"/>
          <w:marBottom w:val="0"/>
          <w:divBdr>
            <w:top w:val="none" w:sz="0" w:space="0" w:color="auto"/>
            <w:left w:val="none" w:sz="0" w:space="0" w:color="auto"/>
            <w:bottom w:val="none" w:sz="0" w:space="0" w:color="auto"/>
            <w:right w:val="none" w:sz="0" w:space="0" w:color="auto"/>
          </w:divBdr>
        </w:div>
        <w:div w:id="1395936034">
          <w:marLeft w:val="640"/>
          <w:marRight w:val="0"/>
          <w:marTop w:val="0"/>
          <w:marBottom w:val="0"/>
          <w:divBdr>
            <w:top w:val="none" w:sz="0" w:space="0" w:color="auto"/>
            <w:left w:val="none" w:sz="0" w:space="0" w:color="auto"/>
            <w:bottom w:val="none" w:sz="0" w:space="0" w:color="auto"/>
            <w:right w:val="none" w:sz="0" w:space="0" w:color="auto"/>
          </w:divBdr>
        </w:div>
        <w:div w:id="1436949077">
          <w:marLeft w:val="640"/>
          <w:marRight w:val="0"/>
          <w:marTop w:val="0"/>
          <w:marBottom w:val="0"/>
          <w:divBdr>
            <w:top w:val="none" w:sz="0" w:space="0" w:color="auto"/>
            <w:left w:val="none" w:sz="0" w:space="0" w:color="auto"/>
            <w:bottom w:val="none" w:sz="0" w:space="0" w:color="auto"/>
            <w:right w:val="none" w:sz="0" w:space="0" w:color="auto"/>
          </w:divBdr>
        </w:div>
        <w:div w:id="1460370822">
          <w:marLeft w:val="640"/>
          <w:marRight w:val="0"/>
          <w:marTop w:val="0"/>
          <w:marBottom w:val="0"/>
          <w:divBdr>
            <w:top w:val="none" w:sz="0" w:space="0" w:color="auto"/>
            <w:left w:val="none" w:sz="0" w:space="0" w:color="auto"/>
            <w:bottom w:val="none" w:sz="0" w:space="0" w:color="auto"/>
            <w:right w:val="none" w:sz="0" w:space="0" w:color="auto"/>
          </w:divBdr>
        </w:div>
        <w:div w:id="1461222729">
          <w:marLeft w:val="640"/>
          <w:marRight w:val="0"/>
          <w:marTop w:val="0"/>
          <w:marBottom w:val="0"/>
          <w:divBdr>
            <w:top w:val="none" w:sz="0" w:space="0" w:color="auto"/>
            <w:left w:val="none" w:sz="0" w:space="0" w:color="auto"/>
            <w:bottom w:val="none" w:sz="0" w:space="0" w:color="auto"/>
            <w:right w:val="none" w:sz="0" w:space="0" w:color="auto"/>
          </w:divBdr>
        </w:div>
        <w:div w:id="1482187330">
          <w:marLeft w:val="640"/>
          <w:marRight w:val="0"/>
          <w:marTop w:val="0"/>
          <w:marBottom w:val="0"/>
          <w:divBdr>
            <w:top w:val="none" w:sz="0" w:space="0" w:color="auto"/>
            <w:left w:val="none" w:sz="0" w:space="0" w:color="auto"/>
            <w:bottom w:val="none" w:sz="0" w:space="0" w:color="auto"/>
            <w:right w:val="none" w:sz="0" w:space="0" w:color="auto"/>
          </w:divBdr>
        </w:div>
        <w:div w:id="1505784532">
          <w:marLeft w:val="640"/>
          <w:marRight w:val="0"/>
          <w:marTop w:val="0"/>
          <w:marBottom w:val="0"/>
          <w:divBdr>
            <w:top w:val="none" w:sz="0" w:space="0" w:color="auto"/>
            <w:left w:val="none" w:sz="0" w:space="0" w:color="auto"/>
            <w:bottom w:val="none" w:sz="0" w:space="0" w:color="auto"/>
            <w:right w:val="none" w:sz="0" w:space="0" w:color="auto"/>
          </w:divBdr>
        </w:div>
        <w:div w:id="1509758009">
          <w:marLeft w:val="640"/>
          <w:marRight w:val="0"/>
          <w:marTop w:val="0"/>
          <w:marBottom w:val="0"/>
          <w:divBdr>
            <w:top w:val="none" w:sz="0" w:space="0" w:color="auto"/>
            <w:left w:val="none" w:sz="0" w:space="0" w:color="auto"/>
            <w:bottom w:val="none" w:sz="0" w:space="0" w:color="auto"/>
            <w:right w:val="none" w:sz="0" w:space="0" w:color="auto"/>
          </w:divBdr>
        </w:div>
        <w:div w:id="1534268869">
          <w:marLeft w:val="640"/>
          <w:marRight w:val="0"/>
          <w:marTop w:val="0"/>
          <w:marBottom w:val="0"/>
          <w:divBdr>
            <w:top w:val="none" w:sz="0" w:space="0" w:color="auto"/>
            <w:left w:val="none" w:sz="0" w:space="0" w:color="auto"/>
            <w:bottom w:val="none" w:sz="0" w:space="0" w:color="auto"/>
            <w:right w:val="none" w:sz="0" w:space="0" w:color="auto"/>
          </w:divBdr>
        </w:div>
        <w:div w:id="1546479926">
          <w:marLeft w:val="640"/>
          <w:marRight w:val="0"/>
          <w:marTop w:val="0"/>
          <w:marBottom w:val="0"/>
          <w:divBdr>
            <w:top w:val="none" w:sz="0" w:space="0" w:color="auto"/>
            <w:left w:val="none" w:sz="0" w:space="0" w:color="auto"/>
            <w:bottom w:val="none" w:sz="0" w:space="0" w:color="auto"/>
            <w:right w:val="none" w:sz="0" w:space="0" w:color="auto"/>
          </w:divBdr>
        </w:div>
        <w:div w:id="1568300110">
          <w:marLeft w:val="640"/>
          <w:marRight w:val="0"/>
          <w:marTop w:val="0"/>
          <w:marBottom w:val="0"/>
          <w:divBdr>
            <w:top w:val="none" w:sz="0" w:space="0" w:color="auto"/>
            <w:left w:val="none" w:sz="0" w:space="0" w:color="auto"/>
            <w:bottom w:val="none" w:sz="0" w:space="0" w:color="auto"/>
            <w:right w:val="none" w:sz="0" w:space="0" w:color="auto"/>
          </w:divBdr>
        </w:div>
        <w:div w:id="1573468881">
          <w:marLeft w:val="640"/>
          <w:marRight w:val="0"/>
          <w:marTop w:val="0"/>
          <w:marBottom w:val="0"/>
          <w:divBdr>
            <w:top w:val="none" w:sz="0" w:space="0" w:color="auto"/>
            <w:left w:val="none" w:sz="0" w:space="0" w:color="auto"/>
            <w:bottom w:val="none" w:sz="0" w:space="0" w:color="auto"/>
            <w:right w:val="none" w:sz="0" w:space="0" w:color="auto"/>
          </w:divBdr>
        </w:div>
        <w:div w:id="1579900628">
          <w:marLeft w:val="640"/>
          <w:marRight w:val="0"/>
          <w:marTop w:val="0"/>
          <w:marBottom w:val="0"/>
          <w:divBdr>
            <w:top w:val="none" w:sz="0" w:space="0" w:color="auto"/>
            <w:left w:val="none" w:sz="0" w:space="0" w:color="auto"/>
            <w:bottom w:val="none" w:sz="0" w:space="0" w:color="auto"/>
            <w:right w:val="none" w:sz="0" w:space="0" w:color="auto"/>
          </w:divBdr>
        </w:div>
        <w:div w:id="1588804139">
          <w:marLeft w:val="640"/>
          <w:marRight w:val="0"/>
          <w:marTop w:val="0"/>
          <w:marBottom w:val="0"/>
          <w:divBdr>
            <w:top w:val="none" w:sz="0" w:space="0" w:color="auto"/>
            <w:left w:val="none" w:sz="0" w:space="0" w:color="auto"/>
            <w:bottom w:val="none" w:sz="0" w:space="0" w:color="auto"/>
            <w:right w:val="none" w:sz="0" w:space="0" w:color="auto"/>
          </w:divBdr>
        </w:div>
        <w:div w:id="1591311008">
          <w:marLeft w:val="640"/>
          <w:marRight w:val="0"/>
          <w:marTop w:val="0"/>
          <w:marBottom w:val="0"/>
          <w:divBdr>
            <w:top w:val="none" w:sz="0" w:space="0" w:color="auto"/>
            <w:left w:val="none" w:sz="0" w:space="0" w:color="auto"/>
            <w:bottom w:val="none" w:sz="0" w:space="0" w:color="auto"/>
            <w:right w:val="none" w:sz="0" w:space="0" w:color="auto"/>
          </w:divBdr>
        </w:div>
        <w:div w:id="1632319224">
          <w:marLeft w:val="640"/>
          <w:marRight w:val="0"/>
          <w:marTop w:val="0"/>
          <w:marBottom w:val="0"/>
          <w:divBdr>
            <w:top w:val="none" w:sz="0" w:space="0" w:color="auto"/>
            <w:left w:val="none" w:sz="0" w:space="0" w:color="auto"/>
            <w:bottom w:val="none" w:sz="0" w:space="0" w:color="auto"/>
            <w:right w:val="none" w:sz="0" w:space="0" w:color="auto"/>
          </w:divBdr>
        </w:div>
        <w:div w:id="1642685866">
          <w:marLeft w:val="640"/>
          <w:marRight w:val="0"/>
          <w:marTop w:val="0"/>
          <w:marBottom w:val="0"/>
          <w:divBdr>
            <w:top w:val="none" w:sz="0" w:space="0" w:color="auto"/>
            <w:left w:val="none" w:sz="0" w:space="0" w:color="auto"/>
            <w:bottom w:val="none" w:sz="0" w:space="0" w:color="auto"/>
            <w:right w:val="none" w:sz="0" w:space="0" w:color="auto"/>
          </w:divBdr>
        </w:div>
        <w:div w:id="1698700474">
          <w:marLeft w:val="640"/>
          <w:marRight w:val="0"/>
          <w:marTop w:val="0"/>
          <w:marBottom w:val="0"/>
          <w:divBdr>
            <w:top w:val="none" w:sz="0" w:space="0" w:color="auto"/>
            <w:left w:val="none" w:sz="0" w:space="0" w:color="auto"/>
            <w:bottom w:val="none" w:sz="0" w:space="0" w:color="auto"/>
            <w:right w:val="none" w:sz="0" w:space="0" w:color="auto"/>
          </w:divBdr>
        </w:div>
        <w:div w:id="1737583581">
          <w:marLeft w:val="640"/>
          <w:marRight w:val="0"/>
          <w:marTop w:val="0"/>
          <w:marBottom w:val="0"/>
          <w:divBdr>
            <w:top w:val="none" w:sz="0" w:space="0" w:color="auto"/>
            <w:left w:val="none" w:sz="0" w:space="0" w:color="auto"/>
            <w:bottom w:val="none" w:sz="0" w:space="0" w:color="auto"/>
            <w:right w:val="none" w:sz="0" w:space="0" w:color="auto"/>
          </w:divBdr>
        </w:div>
        <w:div w:id="1755660505">
          <w:marLeft w:val="640"/>
          <w:marRight w:val="0"/>
          <w:marTop w:val="0"/>
          <w:marBottom w:val="0"/>
          <w:divBdr>
            <w:top w:val="none" w:sz="0" w:space="0" w:color="auto"/>
            <w:left w:val="none" w:sz="0" w:space="0" w:color="auto"/>
            <w:bottom w:val="none" w:sz="0" w:space="0" w:color="auto"/>
            <w:right w:val="none" w:sz="0" w:space="0" w:color="auto"/>
          </w:divBdr>
        </w:div>
        <w:div w:id="1793330262">
          <w:marLeft w:val="640"/>
          <w:marRight w:val="0"/>
          <w:marTop w:val="0"/>
          <w:marBottom w:val="0"/>
          <w:divBdr>
            <w:top w:val="none" w:sz="0" w:space="0" w:color="auto"/>
            <w:left w:val="none" w:sz="0" w:space="0" w:color="auto"/>
            <w:bottom w:val="none" w:sz="0" w:space="0" w:color="auto"/>
            <w:right w:val="none" w:sz="0" w:space="0" w:color="auto"/>
          </w:divBdr>
        </w:div>
        <w:div w:id="1817065683">
          <w:marLeft w:val="640"/>
          <w:marRight w:val="0"/>
          <w:marTop w:val="0"/>
          <w:marBottom w:val="0"/>
          <w:divBdr>
            <w:top w:val="none" w:sz="0" w:space="0" w:color="auto"/>
            <w:left w:val="none" w:sz="0" w:space="0" w:color="auto"/>
            <w:bottom w:val="none" w:sz="0" w:space="0" w:color="auto"/>
            <w:right w:val="none" w:sz="0" w:space="0" w:color="auto"/>
          </w:divBdr>
        </w:div>
        <w:div w:id="1820724920">
          <w:marLeft w:val="640"/>
          <w:marRight w:val="0"/>
          <w:marTop w:val="0"/>
          <w:marBottom w:val="0"/>
          <w:divBdr>
            <w:top w:val="none" w:sz="0" w:space="0" w:color="auto"/>
            <w:left w:val="none" w:sz="0" w:space="0" w:color="auto"/>
            <w:bottom w:val="none" w:sz="0" w:space="0" w:color="auto"/>
            <w:right w:val="none" w:sz="0" w:space="0" w:color="auto"/>
          </w:divBdr>
        </w:div>
        <w:div w:id="1821731084">
          <w:marLeft w:val="640"/>
          <w:marRight w:val="0"/>
          <w:marTop w:val="0"/>
          <w:marBottom w:val="0"/>
          <w:divBdr>
            <w:top w:val="none" w:sz="0" w:space="0" w:color="auto"/>
            <w:left w:val="none" w:sz="0" w:space="0" w:color="auto"/>
            <w:bottom w:val="none" w:sz="0" w:space="0" w:color="auto"/>
            <w:right w:val="none" w:sz="0" w:space="0" w:color="auto"/>
          </w:divBdr>
        </w:div>
        <w:div w:id="1855876469">
          <w:marLeft w:val="640"/>
          <w:marRight w:val="0"/>
          <w:marTop w:val="0"/>
          <w:marBottom w:val="0"/>
          <w:divBdr>
            <w:top w:val="none" w:sz="0" w:space="0" w:color="auto"/>
            <w:left w:val="none" w:sz="0" w:space="0" w:color="auto"/>
            <w:bottom w:val="none" w:sz="0" w:space="0" w:color="auto"/>
            <w:right w:val="none" w:sz="0" w:space="0" w:color="auto"/>
          </w:divBdr>
        </w:div>
        <w:div w:id="1863400149">
          <w:marLeft w:val="640"/>
          <w:marRight w:val="0"/>
          <w:marTop w:val="0"/>
          <w:marBottom w:val="0"/>
          <w:divBdr>
            <w:top w:val="none" w:sz="0" w:space="0" w:color="auto"/>
            <w:left w:val="none" w:sz="0" w:space="0" w:color="auto"/>
            <w:bottom w:val="none" w:sz="0" w:space="0" w:color="auto"/>
            <w:right w:val="none" w:sz="0" w:space="0" w:color="auto"/>
          </w:divBdr>
        </w:div>
        <w:div w:id="1872843271">
          <w:marLeft w:val="640"/>
          <w:marRight w:val="0"/>
          <w:marTop w:val="0"/>
          <w:marBottom w:val="0"/>
          <w:divBdr>
            <w:top w:val="none" w:sz="0" w:space="0" w:color="auto"/>
            <w:left w:val="none" w:sz="0" w:space="0" w:color="auto"/>
            <w:bottom w:val="none" w:sz="0" w:space="0" w:color="auto"/>
            <w:right w:val="none" w:sz="0" w:space="0" w:color="auto"/>
          </w:divBdr>
        </w:div>
        <w:div w:id="1882787279">
          <w:marLeft w:val="640"/>
          <w:marRight w:val="0"/>
          <w:marTop w:val="0"/>
          <w:marBottom w:val="0"/>
          <w:divBdr>
            <w:top w:val="none" w:sz="0" w:space="0" w:color="auto"/>
            <w:left w:val="none" w:sz="0" w:space="0" w:color="auto"/>
            <w:bottom w:val="none" w:sz="0" w:space="0" w:color="auto"/>
            <w:right w:val="none" w:sz="0" w:space="0" w:color="auto"/>
          </w:divBdr>
        </w:div>
        <w:div w:id="1882936249">
          <w:marLeft w:val="640"/>
          <w:marRight w:val="0"/>
          <w:marTop w:val="0"/>
          <w:marBottom w:val="0"/>
          <w:divBdr>
            <w:top w:val="none" w:sz="0" w:space="0" w:color="auto"/>
            <w:left w:val="none" w:sz="0" w:space="0" w:color="auto"/>
            <w:bottom w:val="none" w:sz="0" w:space="0" w:color="auto"/>
            <w:right w:val="none" w:sz="0" w:space="0" w:color="auto"/>
          </w:divBdr>
        </w:div>
        <w:div w:id="1892885618">
          <w:marLeft w:val="640"/>
          <w:marRight w:val="0"/>
          <w:marTop w:val="0"/>
          <w:marBottom w:val="0"/>
          <w:divBdr>
            <w:top w:val="none" w:sz="0" w:space="0" w:color="auto"/>
            <w:left w:val="none" w:sz="0" w:space="0" w:color="auto"/>
            <w:bottom w:val="none" w:sz="0" w:space="0" w:color="auto"/>
            <w:right w:val="none" w:sz="0" w:space="0" w:color="auto"/>
          </w:divBdr>
        </w:div>
        <w:div w:id="1901867747">
          <w:marLeft w:val="640"/>
          <w:marRight w:val="0"/>
          <w:marTop w:val="0"/>
          <w:marBottom w:val="0"/>
          <w:divBdr>
            <w:top w:val="none" w:sz="0" w:space="0" w:color="auto"/>
            <w:left w:val="none" w:sz="0" w:space="0" w:color="auto"/>
            <w:bottom w:val="none" w:sz="0" w:space="0" w:color="auto"/>
            <w:right w:val="none" w:sz="0" w:space="0" w:color="auto"/>
          </w:divBdr>
        </w:div>
        <w:div w:id="1976569184">
          <w:marLeft w:val="640"/>
          <w:marRight w:val="0"/>
          <w:marTop w:val="0"/>
          <w:marBottom w:val="0"/>
          <w:divBdr>
            <w:top w:val="none" w:sz="0" w:space="0" w:color="auto"/>
            <w:left w:val="none" w:sz="0" w:space="0" w:color="auto"/>
            <w:bottom w:val="none" w:sz="0" w:space="0" w:color="auto"/>
            <w:right w:val="none" w:sz="0" w:space="0" w:color="auto"/>
          </w:divBdr>
        </w:div>
        <w:div w:id="1984893508">
          <w:marLeft w:val="640"/>
          <w:marRight w:val="0"/>
          <w:marTop w:val="0"/>
          <w:marBottom w:val="0"/>
          <w:divBdr>
            <w:top w:val="none" w:sz="0" w:space="0" w:color="auto"/>
            <w:left w:val="none" w:sz="0" w:space="0" w:color="auto"/>
            <w:bottom w:val="none" w:sz="0" w:space="0" w:color="auto"/>
            <w:right w:val="none" w:sz="0" w:space="0" w:color="auto"/>
          </w:divBdr>
        </w:div>
        <w:div w:id="1986663719">
          <w:marLeft w:val="640"/>
          <w:marRight w:val="0"/>
          <w:marTop w:val="0"/>
          <w:marBottom w:val="0"/>
          <w:divBdr>
            <w:top w:val="none" w:sz="0" w:space="0" w:color="auto"/>
            <w:left w:val="none" w:sz="0" w:space="0" w:color="auto"/>
            <w:bottom w:val="none" w:sz="0" w:space="0" w:color="auto"/>
            <w:right w:val="none" w:sz="0" w:space="0" w:color="auto"/>
          </w:divBdr>
        </w:div>
        <w:div w:id="2026443642">
          <w:marLeft w:val="640"/>
          <w:marRight w:val="0"/>
          <w:marTop w:val="0"/>
          <w:marBottom w:val="0"/>
          <w:divBdr>
            <w:top w:val="none" w:sz="0" w:space="0" w:color="auto"/>
            <w:left w:val="none" w:sz="0" w:space="0" w:color="auto"/>
            <w:bottom w:val="none" w:sz="0" w:space="0" w:color="auto"/>
            <w:right w:val="none" w:sz="0" w:space="0" w:color="auto"/>
          </w:divBdr>
        </w:div>
        <w:div w:id="2036954552">
          <w:marLeft w:val="640"/>
          <w:marRight w:val="0"/>
          <w:marTop w:val="0"/>
          <w:marBottom w:val="0"/>
          <w:divBdr>
            <w:top w:val="none" w:sz="0" w:space="0" w:color="auto"/>
            <w:left w:val="none" w:sz="0" w:space="0" w:color="auto"/>
            <w:bottom w:val="none" w:sz="0" w:space="0" w:color="auto"/>
            <w:right w:val="none" w:sz="0" w:space="0" w:color="auto"/>
          </w:divBdr>
        </w:div>
        <w:div w:id="2047631786">
          <w:marLeft w:val="640"/>
          <w:marRight w:val="0"/>
          <w:marTop w:val="0"/>
          <w:marBottom w:val="0"/>
          <w:divBdr>
            <w:top w:val="none" w:sz="0" w:space="0" w:color="auto"/>
            <w:left w:val="none" w:sz="0" w:space="0" w:color="auto"/>
            <w:bottom w:val="none" w:sz="0" w:space="0" w:color="auto"/>
            <w:right w:val="none" w:sz="0" w:space="0" w:color="auto"/>
          </w:divBdr>
        </w:div>
        <w:div w:id="2050910902">
          <w:marLeft w:val="640"/>
          <w:marRight w:val="0"/>
          <w:marTop w:val="0"/>
          <w:marBottom w:val="0"/>
          <w:divBdr>
            <w:top w:val="none" w:sz="0" w:space="0" w:color="auto"/>
            <w:left w:val="none" w:sz="0" w:space="0" w:color="auto"/>
            <w:bottom w:val="none" w:sz="0" w:space="0" w:color="auto"/>
            <w:right w:val="none" w:sz="0" w:space="0" w:color="auto"/>
          </w:divBdr>
        </w:div>
        <w:div w:id="2055079998">
          <w:marLeft w:val="640"/>
          <w:marRight w:val="0"/>
          <w:marTop w:val="0"/>
          <w:marBottom w:val="0"/>
          <w:divBdr>
            <w:top w:val="none" w:sz="0" w:space="0" w:color="auto"/>
            <w:left w:val="none" w:sz="0" w:space="0" w:color="auto"/>
            <w:bottom w:val="none" w:sz="0" w:space="0" w:color="auto"/>
            <w:right w:val="none" w:sz="0" w:space="0" w:color="auto"/>
          </w:divBdr>
        </w:div>
        <w:div w:id="2091920939">
          <w:marLeft w:val="640"/>
          <w:marRight w:val="0"/>
          <w:marTop w:val="0"/>
          <w:marBottom w:val="0"/>
          <w:divBdr>
            <w:top w:val="none" w:sz="0" w:space="0" w:color="auto"/>
            <w:left w:val="none" w:sz="0" w:space="0" w:color="auto"/>
            <w:bottom w:val="none" w:sz="0" w:space="0" w:color="auto"/>
            <w:right w:val="none" w:sz="0" w:space="0" w:color="auto"/>
          </w:divBdr>
        </w:div>
        <w:div w:id="2110150134">
          <w:marLeft w:val="640"/>
          <w:marRight w:val="0"/>
          <w:marTop w:val="0"/>
          <w:marBottom w:val="0"/>
          <w:divBdr>
            <w:top w:val="none" w:sz="0" w:space="0" w:color="auto"/>
            <w:left w:val="none" w:sz="0" w:space="0" w:color="auto"/>
            <w:bottom w:val="none" w:sz="0" w:space="0" w:color="auto"/>
            <w:right w:val="none" w:sz="0" w:space="0" w:color="auto"/>
          </w:divBdr>
        </w:div>
        <w:div w:id="2118060111">
          <w:marLeft w:val="640"/>
          <w:marRight w:val="0"/>
          <w:marTop w:val="0"/>
          <w:marBottom w:val="0"/>
          <w:divBdr>
            <w:top w:val="none" w:sz="0" w:space="0" w:color="auto"/>
            <w:left w:val="none" w:sz="0" w:space="0" w:color="auto"/>
            <w:bottom w:val="none" w:sz="0" w:space="0" w:color="auto"/>
            <w:right w:val="none" w:sz="0" w:space="0" w:color="auto"/>
          </w:divBdr>
        </w:div>
        <w:div w:id="2118062170">
          <w:marLeft w:val="640"/>
          <w:marRight w:val="0"/>
          <w:marTop w:val="0"/>
          <w:marBottom w:val="0"/>
          <w:divBdr>
            <w:top w:val="none" w:sz="0" w:space="0" w:color="auto"/>
            <w:left w:val="none" w:sz="0" w:space="0" w:color="auto"/>
            <w:bottom w:val="none" w:sz="0" w:space="0" w:color="auto"/>
            <w:right w:val="none" w:sz="0" w:space="0" w:color="auto"/>
          </w:divBdr>
        </w:div>
        <w:div w:id="2120102456">
          <w:marLeft w:val="640"/>
          <w:marRight w:val="0"/>
          <w:marTop w:val="0"/>
          <w:marBottom w:val="0"/>
          <w:divBdr>
            <w:top w:val="none" w:sz="0" w:space="0" w:color="auto"/>
            <w:left w:val="none" w:sz="0" w:space="0" w:color="auto"/>
            <w:bottom w:val="none" w:sz="0" w:space="0" w:color="auto"/>
            <w:right w:val="none" w:sz="0" w:space="0" w:color="auto"/>
          </w:divBdr>
        </w:div>
        <w:div w:id="2129860450">
          <w:marLeft w:val="640"/>
          <w:marRight w:val="0"/>
          <w:marTop w:val="0"/>
          <w:marBottom w:val="0"/>
          <w:divBdr>
            <w:top w:val="none" w:sz="0" w:space="0" w:color="auto"/>
            <w:left w:val="none" w:sz="0" w:space="0" w:color="auto"/>
            <w:bottom w:val="none" w:sz="0" w:space="0" w:color="auto"/>
            <w:right w:val="none" w:sz="0" w:space="0" w:color="auto"/>
          </w:divBdr>
        </w:div>
        <w:div w:id="2138377280">
          <w:marLeft w:val="640"/>
          <w:marRight w:val="0"/>
          <w:marTop w:val="0"/>
          <w:marBottom w:val="0"/>
          <w:divBdr>
            <w:top w:val="none" w:sz="0" w:space="0" w:color="auto"/>
            <w:left w:val="none" w:sz="0" w:space="0" w:color="auto"/>
            <w:bottom w:val="none" w:sz="0" w:space="0" w:color="auto"/>
            <w:right w:val="none" w:sz="0" w:space="0" w:color="auto"/>
          </w:divBdr>
        </w:div>
      </w:divsChild>
    </w:div>
    <w:div w:id="1501315701">
      <w:marLeft w:val="640"/>
      <w:marRight w:val="0"/>
      <w:marTop w:val="0"/>
      <w:marBottom w:val="0"/>
      <w:divBdr>
        <w:top w:val="none" w:sz="0" w:space="0" w:color="auto"/>
        <w:left w:val="none" w:sz="0" w:space="0" w:color="auto"/>
        <w:bottom w:val="none" w:sz="0" w:space="0" w:color="auto"/>
        <w:right w:val="none" w:sz="0" w:space="0" w:color="auto"/>
      </w:divBdr>
    </w:div>
    <w:div w:id="1501656561">
      <w:bodyDiv w:val="1"/>
      <w:marLeft w:val="0"/>
      <w:marRight w:val="0"/>
      <w:marTop w:val="0"/>
      <w:marBottom w:val="0"/>
      <w:divBdr>
        <w:top w:val="none" w:sz="0" w:space="0" w:color="auto"/>
        <w:left w:val="none" w:sz="0" w:space="0" w:color="auto"/>
        <w:bottom w:val="none" w:sz="0" w:space="0" w:color="auto"/>
        <w:right w:val="none" w:sz="0" w:space="0" w:color="auto"/>
      </w:divBdr>
      <w:divsChild>
        <w:div w:id="207365">
          <w:marLeft w:val="640"/>
          <w:marRight w:val="0"/>
          <w:marTop w:val="0"/>
          <w:marBottom w:val="0"/>
          <w:divBdr>
            <w:top w:val="none" w:sz="0" w:space="0" w:color="auto"/>
            <w:left w:val="none" w:sz="0" w:space="0" w:color="auto"/>
            <w:bottom w:val="none" w:sz="0" w:space="0" w:color="auto"/>
            <w:right w:val="none" w:sz="0" w:space="0" w:color="auto"/>
          </w:divBdr>
        </w:div>
        <w:div w:id="16663765">
          <w:marLeft w:val="640"/>
          <w:marRight w:val="0"/>
          <w:marTop w:val="0"/>
          <w:marBottom w:val="0"/>
          <w:divBdr>
            <w:top w:val="none" w:sz="0" w:space="0" w:color="auto"/>
            <w:left w:val="none" w:sz="0" w:space="0" w:color="auto"/>
            <w:bottom w:val="none" w:sz="0" w:space="0" w:color="auto"/>
            <w:right w:val="none" w:sz="0" w:space="0" w:color="auto"/>
          </w:divBdr>
        </w:div>
        <w:div w:id="21172285">
          <w:marLeft w:val="640"/>
          <w:marRight w:val="0"/>
          <w:marTop w:val="0"/>
          <w:marBottom w:val="0"/>
          <w:divBdr>
            <w:top w:val="none" w:sz="0" w:space="0" w:color="auto"/>
            <w:left w:val="none" w:sz="0" w:space="0" w:color="auto"/>
            <w:bottom w:val="none" w:sz="0" w:space="0" w:color="auto"/>
            <w:right w:val="none" w:sz="0" w:space="0" w:color="auto"/>
          </w:divBdr>
        </w:div>
        <w:div w:id="28726078">
          <w:marLeft w:val="640"/>
          <w:marRight w:val="0"/>
          <w:marTop w:val="0"/>
          <w:marBottom w:val="0"/>
          <w:divBdr>
            <w:top w:val="none" w:sz="0" w:space="0" w:color="auto"/>
            <w:left w:val="none" w:sz="0" w:space="0" w:color="auto"/>
            <w:bottom w:val="none" w:sz="0" w:space="0" w:color="auto"/>
            <w:right w:val="none" w:sz="0" w:space="0" w:color="auto"/>
          </w:divBdr>
        </w:div>
        <w:div w:id="42994647">
          <w:marLeft w:val="640"/>
          <w:marRight w:val="0"/>
          <w:marTop w:val="0"/>
          <w:marBottom w:val="0"/>
          <w:divBdr>
            <w:top w:val="none" w:sz="0" w:space="0" w:color="auto"/>
            <w:left w:val="none" w:sz="0" w:space="0" w:color="auto"/>
            <w:bottom w:val="none" w:sz="0" w:space="0" w:color="auto"/>
            <w:right w:val="none" w:sz="0" w:space="0" w:color="auto"/>
          </w:divBdr>
        </w:div>
        <w:div w:id="44989140">
          <w:marLeft w:val="640"/>
          <w:marRight w:val="0"/>
          <w:marTop w:val="0"/>
          <w:marBottom w:val="0"/>
          <w:divBdr>
            <w:top w:val="none" w:sz="0" w:space="0" w:color="auto"/>
            <w:left w:val="none" w:sz="0" w:space="0" w:color="auto"/>
            <w:bottom w:val="none" w:sz="0" w:space="0" w:color="auto"/>
            <w:right w:val="none" w:sz="0" w:space="0" w:color="auto"/>
          </w:divBdr>
        </w:div>
        <w:div w:id="46075407">
          <w:marLeft w:val="640"/>
          <w:marRight w:val="0"/>
          <w:marTop w:val="0"/>
          <w:marBottom w:val="0"/>
          <w:divBdr>
            <w:top w:val="none" w:sz="0" w:space="0" w:color="auto"/>
            <w:left w:val="none" w:sz="0" w:space="0" w:color="auto"/>
            <w:bottom w:val="none" w:sz="0" w:space="0" w:color="auto"/>
            <w:right w:val="none" w:sz="0" w:space="0" w:color="auto"/>
          </w:divBdr>
        </w:div>
        <w:div w:id="69277088">
          <w:marLeft w:val="640"/>
          <w:marRight w:val="0"/>
          <w:marTop w:val="0"/>
          <w:marBottom w:val="0"/>
          <w:divBdr>
            <w:top w:val="none" w:sz="0" w:space="0" w:color="auto"/>
            <w:left w:val="none" w:sz="0" w:space="0" w:color="auto"/>
            <w:bottom w:val="none" w:sz="0" w:space="0" w:color="auto"/>
            <w:right w:val="none" w:sz="0" w:space="0" w:color="auto"/>
          </w:divBdr>
        </w:div>
        <w:div w:id="102725960">
          <w:marLeft w:val="640"/>
          <w:marRight w:val="0"/>
          <w:marTop w:val="0"/>
          <w:marBottom w:val="0"/>
          <w:divBdr>
            <w:top w:val="none" w:sz="0" w:space="0" w:color="auto"/>
            <w:left w:val="none" w:sz="0" w:space="0" w:color="auto"/>
            <w:bottom w:val="none" w:sz="0" w:space="0" w:color="auto"/>
            <w:right w:val="none" w:sz="0" w:space="0" w:color="auto"/>
          </w:divBdr>
        </w:div>
        <w:div w:id="109709492">
          <w:marLeft w:val="640"/>
          <w:marRight w:val="0"/>
          <w:marTop w:val="0"/>
          <w:marBottom w:val="0"/>
          <w:divBdr>
            <w:top w:val="none" w:sz="0" w:space="0" w:color="auto"/>
            <w:left w:val="none" w:sz="0" w:space="0" w:color="auto"/>
            <w:bottom w:val="none" w:sz="0" w:space="0" w:color="auto"/>
            <w:right w:val="none" w:sz="0" w:space="0" w:color="auto"/>
          </w:divBdr>
        </w:div>
        <w:div w:id="109935554">
          <w:marLeft w:val="640"/>
          <w:marRight w:val="0"/>
          <w:marTop w:val="0"/>
          <w:marBottom w:val="0"/>
          <w:divBdr>
            <w:top w:val="none" w:sz="0" w:space="0" w:color="auto"/>
            <w:left w:val="none" w:sz="0" w:space="0" w:color="auto"/>
            <w:bottom w:val="none" w:sz="0" w:space="0" w:color="auto"/>
            <w:right w:val="none" w:sz="0" w:space="0" w:color="auto"/>
          </w:divBdr>
        </w:div>
        <w:div w:id="113015225">
          <w:marLeft w:val="640"/>
          <w:marRight w:val="0"/>
          <w:marTop w:val="0"/>
          <w:marBottom w:val="0"/>
          <w:divBdr>
            <w:top w:val="none" w:sz="0" w:space="0" w:color="auto"/>
            <w:left w:val="none" w:sz="0" w:space="0" w:color="auto"/>
            <w:bottom w:val="none" w:sz="0" w:space="0" w:color="auto"/>
            <w:right w:val="none" w:sz="0" w:space="0" w:color="auto"/>
          </w:divBdr>
        </w:div>
        <w:div w:id="120614371">
          <w:marLeft w:val="640"/>
          <w:marRight w:val="0"/>
          <w:marTop w:val="0"/>
          <w:marBottom w:val="0"/>
          <w:divBdr>
            <w:top w:val="none" w:sz="0" w:space="0" w:color="auto"/>
            <w:left w:val="none" w:sz="0" w:space="0" w:color="auto"/>
            <w:bottom w:val="none" w:sz="0" w:space="0" w:color="auto"/>
            <w:right w:val="none" w:sz="0" w:space="0" w:color="auto"/>
          </w:divBdr>
        </w:div>
        <w:div w:id="121459670">
          <w:marLeft w:val="640"/>
          <w:marRight w:val="0"/>
          <w:marTop w:val="0"/>
          <w:marBottom w:val="0"/>
          <w:divBdr>
            <w:top w:val="none" w:sz="0" w:space="0" w:color="auto"/>
            <w:left w:val="none" w:sz="0" w:space="0" w:color="auto"/>
            <w:bottom w:val="none" w:sz="0" w:space="0" w:color="auto"/>
            <w:right w:val="none" w:sz="0" w:space="0" w:color="auto"/>
          </w:divBdr>
        </w:div>
        <w:div w:id="122966416">
          <w:marLeft w:val="640"/>
          <w:marRight w:val="0"/>
          <w:marTop w:val="0"/>
          <w:marBottom w:val="0"/>
          <w:divBdr>
            <w:top w:val="none" w:sz="0" w:space="0" w:color="auto"/>
            <w:left w:val="none" w:sz="0" w:space="0" w:color="auto"/>
            <w:bottom w:val="none" w:sz="0" w:space="0" w:color="auto"/>
            <w:right w:val="none" w:sz="0" w:space="0" w:color="auto"/>
          </w:divBdr>
        </w:div>
        <w:div w:id="133526925">
          <w:marLeft w:val="640"/>
          <w:marRight w:val="0"/>
          <w:marTop w:val="0"/>
          <w:marBottom w:val="0"/>
          <w:divBdr>
            <w:top w:val="none" w:sz="0" w:space="0" w:color="auto"/>
            <w:left w:val="none" w:sz="0" w:space="0" w:color="auto"/>
            <w:bottom w:val="none" w:sz="0" w:space="0" w:color="auto"/>
            <w:right w:val="none" w:sz="0" w:space="0" w:color="auto"/>
          </w:divBdr>
        </w:div>
        <w:div w:id="142281238">
          <w:marLeft w:val="640"/>
          <w:marRight w:val="0"/>
          <w:marTop w:val="0"/>
          <w:marBottom w:val="0"/>
          <w:divBdr>
            <w:top w:val="none" w:sz="0" w:space="0" w:color="auto"/>
            <w:left w:val="none" w:sz="0" w:space="0" w:color="auto"/>
            <w:bottom w:val="none" w:sz="0" w:space="0" w:color="auto"/>
            <w:right w:val="none" w:sz="0" w:space="0" w:color="auto"/>
          </w:divBdr>
        </w:div>
        <w:div w:id="143744806">
          <w:marLeft w:val="640"/>
          <w:marRight w:val="0"/>
          <w:marTop w:val="0"/>
          <w:marBottom w:val="0"/>
          <w:divBdr>
            <w:top w:val="none" w:sz="0" w:space="0" w:color="auto"/>
            <w:left w:val="none" w:sz="0" w:space="0" w:color="auto"/>
            <w:bottom w:val="none" w:sz="0" w:space="0" w:color="auto"/>
            <w:right w:val="none" w:sz="0" w:space="0" w:color="auto"/>
          </w:divBdr>
        </w:div>
        <w:div w:id="148139404">
          <w:marLeft w:val="640"/>
          <w:marRight w:val="0"/>
          <w:marTop w:val="0"/>
          <w:marBottom w:val="0"/>
          <w:divBdr>
            <w:top w:val="none" w:sz="0" w:space="0" w:color="auto"/>
            <w:left w:val="none" w:sz="0" w:space="0" w:color="auto"/>
            <w:bottom w:val="none" w:sz="0" w:space="0" w:color="auto"/>
            <w:right w:val="none" w:sz="0" w:space="0" w:color="auto"/>
          </w:divBdr>
        </w:div>
        <w:div w:id="158422554">
          <w:marLeft w:val="640"/>
          <w:marRight w:val="0"/>
          <w:marTop w:val="0"/>
          <w:marBottom w:val="0"/>
          <w:divBdr>
            <w:top w:val="none" w:sz="0" w:space="0" w:color="auto"/>
            <w:left w:val="none" w:sz="0" w:space="0" w:color="auto"/>
            <w:bottom w:val="none" w:sz="0" w:space="0" w:color="auto"/>
            <w:right w:val="none" w:sz="0" w:space="0" w:color="auto"/>
          </w:divBdr>
        </w:div>
        <w:div w:id="173420637">
          <w:marLeft w:val="640"/>
          <w:marRight w:val="0"/>
          <w:marTop w:val="0"/>
          <w:marBottom w:val="0"/>
          <w:divBdr>
            <w:top w:val="none" w:sz="0" w:space="0" w:color="auto"/>
            <w:left w:val="none" w:sz="0" w:space="0" w:color="auto"/>
            <w:bottom w:val="none" w:sz="0" w:space="0" w:color="auto"/>
            <w:right w:val="none" w:sz="0" w:space="0" w:color="auto"/>
          </w:divBdr>
        </w:div>
        <w:div w:id="179591832">
          <w:marLeft w:val="640"/>
          <w:marRight w:val="0"/>
          <w:marTop w:val="0"/>
          <w:marBottom w:val="0"/>
          <w:divBdr>
            <w:top w:val="none" w:sz="0" w:space="0" w:color="auto"/>
            <w:left w:val="none" w:sz="0" w:space="0" w:color="auto"/>
            <w:bottom w:val="none" w:sz="0" w:space="0" w:color="auto"/>
            <w:right w:val="none" w:sz="0" w:space="0" w:color="auto"/>
          </w:divBdr>
        </w:div>
        <w:div w:id="181474880">
          <w:marLeft w:val="640"/>
          <w:marRight w:val="0"/>
          <w:marTop w:val="0"/>
          <w:marBottom w:val="0"/>
          <w:divBdr>
            <w:top w:val="none" w:sz="0" w:space="0" w:color="auto"/>
            <w:left w:val="none" w:sz="0" w:space="0" w:color="auto"/>
            <w:bottom w:val="none" w:sz="0" w:space="0" w:color="auto"/>
            <w:right w:val="none" w:sz="0" w:space="0" w:color="auto"/>
          </w:divBdr>
        </w:div>
        <w:div w:id="186604106">
          <w:marLeft w:val="640"/>
          <w:marRight w:val="0"/>
          <w:marTop w:val="0"/>
          <w:marBottom w:val="0"/>
          <w:divBdr>
            <w:top w:val="none" w:sz="0" w:space="0" w:color="auto"/>
            <w:left w:val="none" w:sz="0" w:space="0" w:color="auto"/>
            <w:bottom w:val="none" w:sz="0" w:space="0" w:color="auto"/>
            <w:right w:val="none" w:sz="0" w:space="0" w:color="auto"/>
          </w:divBdr>
        </w:div>
        <w:div w:id="203909162">
          <w:marLeft w:val="640"/>
          <w:marRight w:val="0"/>
          <w:marTop w:val="0"/>
          <w:marBottom w:val="0"/>
          <w:divBdr>
            <w:top w:val="none" w:sz="0" w:space="0" w:color="auto"/>
            <w:left w:val="none" w:sz="0" w:space="0" w:color="auto"/>
            <w:bottom w:val="none" w:sz="0" w:space="0" w:color="auto"/>
            <w:right w:val="none" w:sz="0" w:space="0" w:color="auto"/>
          </w:divBdr>
        </w:div>
        <w:div w:id="205996253">
          <w:marLeft w:val="640"/>
          <w:marRight w:val="0"/>
          <w:marTop w:val="0"/>
          <w:marBottom w:val="0"/>
          <w:divBdr>
            <w:top w:val="none" w:sz="0" w:space="0" w:color="auto"/>
            <w:left w:val="none" w:sz="0" w:space="0" w:color="auto"/>
            <w:bottom w:val="none" w:sz="0" w:space="0" w:color="auto"/>
            <w:right w:val="none" w:sz="0" w:space="0" w:color="auto"/>
          </w:divBdr>
        </w:div>
        <w:div w:id="225188140">
          <w:marLeft w:val="640"/>
          <w:marRight w:val="0"/>
          <w:marTop w:val="0"/>
          <w:marBottom w:val="0"/>
          <w:divBdr>
            <w:top w:val="none" w:sz="0" w:space="0" w:color="auto"/>
            <w:left w:val="none" w:sz="0" w:space="0" w:color="auto"/>
            <w:bottom w:val="none" w:sz="0" w:space="0" w:color="auto"/>
            <w:right w:val="none" w:sz="0" w:space="0" w:color="auto"/>
          </w:divBdr>
        </w:div>
        <w:div w:id="227039461">
          <w:marLeft w:val="640"/>
          <w:marRight w:val="0"/>
          <w:marTop w:val="0"/>
          <w:marBottom w:val="0"/>
          <w:divBdr>
            <w:top w:val="none" w:sz="0" w:space="0" w:color="auto"/>
            <w:left w:val="none" w:sz="0" w:space="0" w:color="auto"/>
            <w:bottom w:val="none" w:sz="0" w:space="0" w:color="auto"/>
            <w:right w:val="none" w:sz="0" w:space="0" w:color="auto"/>
          </w:divBdr>
        </w:div>
        <w:div w:id="234629698">
          <w:marLeft w:val="640"/>
          <w:marRight w:val="0"/>
          <w:marTop w:val="0"/>
          <w:marBottom w:val="0"/>
          <w:divBdr>
            <w:top w:val="none" w:sz="0" w:space="0" w:color="auto"/>
            <w:left w:val="none" w:sz="0" w:space="0" w:color="auto"/>
            <w:bottom w:val="none" w:sz="0" w:space="0" w:color="auto"/>
            <w:right w:val="none" w:sz="0" w:space="0" w:color="auto"/>
          </w:divBdr>
        </w:div>
        <w:div w:id="237984324">
          <w:marLeft w:val="640"/>
          <w:marRight w:val="0"/>
          <w:marTop w:val="0"/>
          <w:marBottom w:val="0"/>
          <w:divBdr>
            <w:top w:val="none" w:sz="0" w:space="0" w:color="auto"/>
            <w:left w:val="none" w:sz="0" w:space="0" w:color="auto"/>
            <w:bottom w:val="none" w:sz="0" w:space="0" w:color="auto"/>
            <w:right w:val="none" w:sz="0" w:space="0" w:color="auto"/>
          </w:divBdr>
        </w:div>
        <w:div w:id="251815887">
          <w:marLeft w:val="640"/>
          <w:marRight w:val="0"/>
          <w:marTop w:val="0"/>
          <w:marBottom w:val="0"/>
          <w:divBdr>
            <w:top w:val="none" w:sz="0" w:space="0" w:color="auto"/>
            <w:left w:val="none" w:sz="0" w:space="0" w:color="auto"/>
            <w:bottom w:val="none" w:sz="0" w:space="0" w:color="auto"/>
            <w:right w:val="none" w:sz="0" w:space="0" w:color="auto"/>
          </w:divBdr>
        </w:div>
        <w:div w:id="254289485">
          <w:marLeft w:val="640"/>
          <w:marRight w:val="0"/>
          <w:marTop w:val="0"/>
          <w:marBottom w:val="0"/>
          <w:divBdr>
            <w:top w:val="none" w:sz="0" w:space="0" w:color="auto"/>
            <w:left w:val="none" w:sz="0" w:space="0" w:color="auto"/>
            <w:bottom w:val="none" w:sz="0" w:space="0" w:color="auto"/>
            <w:right w:val="none" w:sz="0" w:space="0" w:color="auto"/>
          </w:divBdr>
        </w:div>
        <w:div w:id="269359673">
          <w:marLeft w:val="640"/>
          <w:marRight w:val="0"/>
          <w:marTop w:val="0"/>
          <w:marBottom w:val="0"/>
          <w:divBdr>
            <w:top w:val="none" w:sz="0" w:space="0" w:color="auto"/>
            <w:left w:val="none" w:sz="0" w:space="0" w:color="auto"/>
            <w:bottom w:val="none" w:sz="0" w:space="0" w:color="auto"/>
            <w:right w:val="none" w:sz="0" w:space="0" w:color="auto"/>
          </w:divBdr>
        </w:div>
        <w:div w:id="289437191">
          <w:marLeft w:val="640"/>
          <w:marRight w:val="0"/>
          <w:marTop w:val="0"/>
          <w:marBottom w:val="0"/>
          <w:divBdr>
            <w:top w:val="none" w:sz="0" w:space="0" w:color="auto"/>
            <w:left w:val="none" w:sz="0" w:space="0" w:color="auto"/>
            <w:bottom w:val="none" w:sz="0" w:space="0" w:color="auto"/>
            <w:right w:val="none" w:sz="0" w:space="0" w:color="auto"/>
          </w:divBdr>
        </w:div>
        <w:div w:id="302584211">
          <w:marLeft w:val="640"/>
          <w:marRight w:val="0"/>
          <w:marTop w:val="0"/>
          <w:marBottom w:val="0"/>
          <w:divBdr>
            <w:top w:val="none" w:sz="0" w:space="0" w:color="auto"/>
            <w:left w:val="none" w:sz="0" w:space="0" w:color="auto"/>
            <w:bottom w:val="none" w:sz="0" w:space="0" w:color="auto"/>
            <w:right w:val="none" w:sz="0" w:space="0" w:color="auto"/>
          </w:divBdr>
        </w:div>
        <w:div w:id="305818393">
          <w:marLeft w:val="640"/>
          <w:marRight w:val="0"/>
          <w:marTop w:val="0"/>
          <w:marBottom w:val="0"/>
          <w:divBdr>
            <w:top w:val="none" w:sz="0" w:space="0" w:color="auto"/>
            <w:left w:val="none" w:sz="0" w:space="0" w:color="auto"/>
            <w:bottom w:val="none" w:sz="0" w:space="0" w:color="auto"/>
            <w:right w:val="none" w:sz="0" w:space="0" w:color="auto"/>
          </w:divBdr>
        </w:div>
        <w:div w:id="322970788">
          <w:marLeft w:val="640"/>
          <w:marRight w:val="0"/>
          <w:marTop w:val="0"/>
          <w:marBottom w:val="0"/>
          <w:divBdr>
            <w:top w:val="none" w:sz="0" w:space="0" w:color="auto"/>
            <w:left w:val="none" w:sz="0" w:space="0" w:color="auto"/>
            <w:bottom w:val="none" w:sz="0" w:space="0" w:color="auto"/>
            <w:right w:val="none" w:sz="0" w:space="0" w:color="auto"/>
          </w:divBdr>
        </w:div>
        <w:div w:id="330792438">
          <w:marLeft w:val="640"/>
          <w:marRight w:val="0"/>
          <w:marTop w:val="0"/>
          <w:marBottom w:val="0"/>
          <w:divBdr>
            <w:top w:val="none" w:sz="0" w:space="0" w:color="auto"/>
            <w:left w:val="none" w:sz="0" w:space="0" w:color="auto"/>
            <w:bottom w:val="none" w:sz="0" w:space="0" w:color="auto"/>
            <w:right w:val="none" w:sz="0" w:space="0" w:color="auto"/>
          </w:divBdr>
        </w:div>
        <w:div w:id="359866424">
          <w:marLeft w:val="640"/>
          <w:marRight w:val="0"/>
          <w:marTop w:val="0"/>
          <w:marBottom w:val="0"/>
          <w:divBdr>
            <w:top w:val="none" w:sz="0" w:space="0" w:color="auto"/>
            <w:left w:val="none" w:sz="0" w:space="0" w:color="auto"/>
            <w:bottom w:val="none" w:sz="0" w:space="0" w:color="auto"/>
            <w:right w:val="none" w:sz="0" w:space="0" w:color="auto"/>
          </w:divBdr>
        </w:div>
        <w:div w:id="372270358">
          <w:marLeft w:val="640"/>
          <w:marRight w:val="0"/>
          <w:marTop w:val="0"/>
          <w:marBottom w:val="0"/>
          <w:divBdr>
            <w:top w:val="none" w:sz="0" w:space="0" w:color="auto"/>
            <w:left w:val="none" w:sz="0" w:space="0" w:color="auto"/>
            <w:bottom w:val="none" w:sz="0" w:space="0" w:color="auto"/>
            <w:right w:val="none" w:sz="0" w:space="0" w:color="auto"/>
          </w:divBdr>
        </w:div>
        <w:div w:id="372315048">
          <w:marLeft w:val="640"/>
          <w:marRight w:val="0"/>
          <w:marTop w:val="0"/>
          <w:marBottom w:val="0"/>
          <w:divBdr>
            <w:top w:val="none" w:sz="0" w:space="0" w:color="auto"/>
            <w:left w:val="none" w:sz="0" w:space="0" w:color="auto"/>
            <w:bottom w:val="none" w:sz="0" w:space="0" w:color="auto"/>
            <w:right w:val="none" w:sz="0" w:space="0" w:color="auto"/>
          </w:divBdr>
        </w:div>
        <w:div w:id="377751161">
          <w:marLeft w:val="640"/>
          <w:marRight w:val="0"/>
          <w:marTop w:val="0"/>
          <w:marBottom w:val="0"/>
          <w:divBdr>
            <w:top w:val="none" w:sz="0" w:space="0" w:color="auto"/>
            <w:left w:val="none" w:sz="0" w:space="0" w:color="auto"/>
            <w:bottom w:val="none" w:sz="0" w:space="0" w:color="auto"/>
            <w:right w:val="none" w:sz="0" w:space="0" w:color="auto"/>
          </w:divBdr>
        </w:div>
        <w:div w:id="418451146">
          <w:marLeft w:val="640"/>
          <w:marRight w:val="0"/>
          <w:marTop w:val="0"/>
          <w:marBottom w:val="0"/>
          <w:divBdr>
            <w:top w:val="none" w:sz="0" w:space="0" w:color="auto"/>
            <w:left w:val="none" w:sz="0" w:space="0" w:color="auto"/>
            <w:bottom w:val="none" w:sz="0" w:space="0" w:color="auto"/>
            <w:right w:val="none" w:sz="0" w:space="0" w:color="auto"/>
          </w:divBdr>
        </w:div>
        <w:div w:id="437065917">
          <w:marLeft w:val="640"/>
          <w:marRight w:val="0"/>
          <w:marTop w:val="0"/>
          <w:marBottom w:val="0"/>
          <w:divBdr>
            <w:top w:val="none" w:sz="0" w:space="0" w:color="auto"/>
            <w:left w:val="none" w:sz="0" w:space="0" w:color="auto"/>
            <w:bottom w:val="none" w:sz="0" w:space="0" w:color="auto"/>
            <w:right w:val="none" w:sz="0" w:space="0" w:color="auto"/>
          </w:divBdr>
        </w:div>
        <w:div w:id="439036122">
          <w:marLeft w:val="640"/>
          <w:marRight w:val="0"/>
          <w:marTop w:val="0"/>
          <w:marBottom w:val="0"/>
          <w:divBdr>
            <w:top w:val="none" w:sz="0" w:space="0" w:color="auto"/>
            <w:left w:val="none" w:sz="0" w:space="0" w:color="auto"/>
            <w:bottom w:val="none" w:sz="0" w:space="0" w:color="auto"/>
            <w:right w:val="none" w:sz="0" w:space="0" w:color="auto"/>
          </w:divBdr>
        </w:div>
        <w:div w:id="440105929">
          <w:marLeft w:val="640"/>
          <w:marRight w:val="0"/>
          <w:marTop w:val="0"/>
          <w:marBottom w:val="0"/>
          <w:divBdr>
            <w:top w:val="none" w:sz="0" w:space="0" w:color="auto"/>
            <w:left w:val="none" w:sz="0" w:space="0" w:color="auto"/>
            <w:bottom w:val="none" w:sz="0" w:space="0" w:color="auto"/>
            <w:right w:val="none" w:sz="0" w:space="0" w:color="auto"/>
          </w:divBdr>
        </w:div>
        <w:div w:id="440226674">
          <w:marLeft w:val="640"/>
          <w:marRight w:val="0"/>
          <w:marTop w:val="0"/>
          <w:marBottom w:val="0"/>
          <w:divBdr>
            <w:top w:val="none" w:sz="0" w:space="0" w:color="auto"/>
            <w:left w:val="none" w:sz="0" w:space="0" w:color="auto"/>
            <w:bottom w:val="none" w:sz="0" w:space="0" w:color="auto"/>
            <w:right w:val="none" w:sz="0" w:space="0" w:color="auto"/>
          </w:divBdr>
        </w:div>
        <w:div w:id="441417417">
          <w:marLeft w:val="640"/>
          <w:marRight w:val="0"/>
          <w:marTop w:val="0"/>
          <w:marBottom w:val="0"/>
          <w:divBdr>
            <w:top w:val="none" w:sz="0" w:space="0" w:color="auto"/>
            <w:left w:val="none" w:sz="0" w:space="0" w:color="auto"/>
            <w:bottom w:val="none" w:sz="0" w:space="0" w:color="auto"/>
            <w:right w:val="none" w:sz="0" w:space="0" w:color="auto"/>
          </w:divBdr>
        </w:div>
        <w:div w:id="456531210">
          <w:marLeft w:val="640"/>
          <w:marRight w:val="0"/>
          <w:marTop w:val="0"/>
          <w:marBottom w:val="0"/>
          <w:divBdr>
            <w:top w:val="none" w:sz="0" w:space="0" w:color="auto"/>
            <w:left w:val="none" w:sz="0" w:space="0" w:color="auto"/>
            <w:bottom w:val="none" w:sz="0" w:space="0" w:color="auto"/>
            <w:right w:val="none" w:sz="0" w:space="0" w:color="auto"/>
          </w:divBdr>
        </w:div>
        <w:div w:id="467478574">
          <w:marLeft w:val="640"/>
          <w:marRight w:val="0"/>
          <w:marTop w:val="0"/>
          <w:marBottom w:val="0"/>
          <w:divBdr>
            <w:top w:val="none" w:sz="0" w:space="0" w:color="auto"/>
            <w:left w:val="none" w:sz="0" w:space="0" w:color="auto"/>
            <w:bottom w:val="none" w:sz="0" w:space="0" w:color="auto"/>
            <w:right w:val="none" w:sz="0" w:space="0" w:color="auto"/>
          </w:divBdr>
        </w:div>
        <w:div w:id="472873313">
          <w:marLeft w:val="640"/>
          <w:marRight w:val="0"/>
          <w:marTop w:val="0"/>
          <w:marBottom w:val="0"/>
          <w:divBdr>
            <w:top w:val="none" w:sz="0" w:space="0" w:color="auto"/>
            <w:left w:val="none" w:sz="0" w:space="0" w:color="auto"/>
            <w:bottom w:val="none" w:sz="0" w:space="0" w:color="auto"/>
            <w:right w:val="none" w:sz="0" w:space="0" w:color="auto"/>
          </w:divBdr>
        </w:div>
        <w:div w:id="473528934">
          <w:marLeft w:val="640"/>
          <w:marRight w:val="0"/>
          <w:marTop w:val="0"/>
          <w:marBottom w:val="0"/>
          <w:divBdr>
            <w:top w:val="none" w:sz="0" w:space="0" w:color="auto"/>
            <w:left w:val="none" w:sz="0" w:space="0" w:color="auto"/>
            <w:bottom w:val="none" w:sz="0" w:space="0" w:color="auto"/>
            <w:right w:val="none" w:sz="0" w:space="0" w:color="auto"/>
          </w:divBdr>
        </w:div>
        <w:div w:id="478114137">
          <w:marLeft w:val="640"/>
          <w:marRight w:val="0"/>
          <w:marTop w:val="0"/>
          <w:marBottom w:val="0"/>
          <w:divBdr>
            <w:top w:val="none" w:sz="0" w:space="0" w:color="auto"/>
            <w:left w:val="none" w:sz="0" w:space="0" w:color="auto"/>
            <w:bottom w:val="none" w:sz="0" w:space="0" w:color="auto"/>
            <w:right w:val="none" w:sz="0" w:space="0" w:color="auto"/>
          </w:divBdr>
        </w:div>
        <w:div w:id="506411308">
          <w:marLeft w:val="640"/>
          <w:marRight w:val="0"/>
          <w:marTop w:val="0"/>
          <w:marBottom w:val="0"/>
          <w:divBdr>
            <w:top w:val="none" w:sz="0" w:space="0" w:color="auto"/>
            <w:left w:val="none" w:sz="0" w:space="0" w:color="auto"/>
            <w:bottom w:val="none" w:sz="0" w:space="0" w:color="auto"/>
            <w:right w:val="none" w:sz="0" w:space="0" w:color="auto"/>
          </w:divBdr>
        </w:div>
        <w:div w:id="511183979">
          <w:marLeft w:val="640"/>
          <w:marRight w:val="0"/>
          <w:marTop w:val="0"/>
          <w:marBottom w:val="0"/>
          <w:divBdr>
            <w:top w:val="none" w:sz="0" w:space="0" w:color="auto"/>
            <w:left w:val="none" w:sz="0" w:space="0" w:color="auto"/>
            <w:bottom w:val="none" w:sz="0" w:space="0" w:color="auto"/>
            <w:right w:val="none" w:sz="0" w:space="0" w:color="auto"/>
          </w:divBdr>
        </w:div>
        <w:div w:id="514274971">
          <w:marLeft w:val="640"/>
          <w:marRight w:val="0"/>
          <w:marTop w:val="0"/>
          <w:marBottom w:val="0"/>
          <w:divBdr>
            <w:top w:val="none" w:sz="0" w:space="0" w:color="auto"/>
            <w:left w:val="none" w:sz="0" w:space="0" w:color="auto"/>
            <w:bottom w:val="none" w:sz="0" w:space="0" w:color="auto"/>
            <w:right w:val="none" w:sz="0" w:space="0" w:color="auto"/>
          </w:divBdr>
        </w:div>
        <w:div w:id="522984484">
          <w:marLeft w:val="640"/>
          <w:marRight w:val="0"/>
          <w:marTop w:val="0"/>
          <w:marBottom w:val="0"/>
          <w:divBdr>
            <w:top w:val="none" w:sz="0" w:space="0" w:color="auto"/>
            <w:left w:val="none" w:sz="0" w:space="0" w:color="auto"/>
            <w:bottom w:val="none" w:sz="0" w:space="0" w:color="auto"/>
            <w:right w:val="none" w:sz="0" w:space="0" w:color="auto"/>
          </w:divBdr>
        </w:div>
        <w:div w:id="525367718">
          <w:marLeft w:val="640"/>
          <w:marRight w:val="0"/>
          <w:marTop w:val="0"/>
          <w:marBottom w:val="0"/>
          <w:divBdr>
            <w:top w:val="none" w:sz="0" w:space="0" w:color="auto"/>
            <w:left w:val="none" w:sz="0" w:space="0" w:color="auto"/>
            <w:bottom w:val="none" w:sz="0" w:space="0" w:color="auto"/>
            <w:right w:val="none" w:sz="0" w:space="0" w:color="auto"/>
          </w:divBdr>
        </w:div>
        <w:div w:id="541946726">
          <w:marLeft w:val="640"/>
          <w:marRight w:val="0"/>
          <w:marTop w:val="0"/>
          <w:marBottom w:val="0"/>
          <w:divBdr>
            <w:top w:val="none" w:sz="0" w:space="0" w:color="auto"/>
            <w:left w:val="none" w:sz="0" w:space="0" w:color="auto"/>
            <w:bottom w:val="none" w:sz="0" w:space="0" w:color="auto"/>
            <w:right w:val="none" w:sz="0" w:space="0" w:color="auto"/>
          </w:divBdr>
        </w:div>
        <w:div w:id="545722766">
          <w:marLeft w:val="640"/>
          <w:marRight w:val="0"/>
          <w:marTop w:val="0"/>
          <w:marBottom w:val="0"/>
          <w:divBdr>
            <w:top w:val="none" w:sz="0" w:space="0" w:color="auto"/>
            <w:left w:val="none" w:sz="0" w:space="0" w:color="auto"/>
            <w:bottom w:val="none" w:sz="0" w:space="0" w:color="auto"/>
            <w:right w:val="none" w:sz="0" w:space="0" w:color="auto"/>
          </w:divBdr>
        </w:div>
        <w:div w:id="565334497">
          <w:marLeft w:val="640"/>
          <w:marRight w:val="0"/>
          <w:marTop w:val="0"/>
          <w:marBottom w:val="0"/>
          <w:divBdr>
            <w:top w:val="none" w:sz="0" w:space="0" w:color="auto"/>
            <w:left w:val="none" w:sz="0" w:space="0" w:color="auto"/>
            <w:bottom w:val="none" w:sz="0" w:space="0" w:color="auto"/>
            <w:right w:val="none" w:sz="0" w:space="0" w:color="auto"/>
          </w:divBdr>
        </w:div>
        <w:div w:id="566646695">
          <w:marLeft w:val="640"/>
          <w:marRight w:val="0"/>
          <w:marTop w:val="0"/>
          <w:marBottom w:val="0"/>
          <w:divBdr>
            <w:top w:val="none" w:sz="0" w:space="0" w:color="auto"/>
            <w:left w:val="none" w:sz="0" w:space="0" w:color="auto"/>
            <w:bottom w:val="none" w:sz="0" w:space="0" w:color="auto"/>
            <w:right w:val="none" w:sz="0" w:space="0" w:color="auto"/>
          </w:divBdr>
        </w:div>
        <w:div w:id="570387950">
          <w:marLeft w:val="640"/>
          <w:marRight w:val="0"/>
          <w:marTop w:val="0"/>
          <w:marBottom w:val="0"/>
          <w:divBdr>
            <w:top w:val="none" w:sz="0" w:space="0" w:color="auto"/>
            <w:left w:val="none" w:sz="0" w:space="0" w:color="auto"/>
            <w:bottom w:val="none" w:sz="0" w:space="0" w:color="auto"/>
            <w:right w:val="none" w:sz="0" w:space="0" w:color="auto"/>
          </w:divBdr>
        </w:div>
        <w:div w:id="572158376">
          <w:marLeft w:val="640"/>
          <w:marRight w:val="0"/>
          <w:marTop w:val="0"/>
          <w:marBottom w:val="0"/>
          <w:divBdr>
            <w:top w:val="none" w:sz="0" w:space="0" w:color="auto"/>
            <w:left w:val="none" w:sz="0" w:space="0" w:color="auto"/>
            <w:bottom w:val="none" w:sz="0" w:space="0" w:color="auto"/>
            <w:right w:val="none" w:sz="0" w:space="0" w:color="auto"/>
          </w:divBdr>
        </w:div>
        <w:div w:id="572352166">
          <w:marLeft w:val="640"/>
          <w:marRight w:val="0"/>
          <w:marTop w:val="0"/>
          <w:marBottom w:val="0"/>
          <w:divBdr>
            <w:top w:val="none" w:sz="0" w:space="0" w:color="auto"/>
            <w:left w:val="none" w:sz="0" w:space="0" w:color="auto"/>
            <w:bottom w:val="none" w:sz="0" w:space="0" w:color="auto"/>
            <w:right w:val="none" w:sz="0" w:space="0" w:color="auto"/>
          </w:divBdr>
        </w:div>
        <w:div w:id="612327194">
          <w:marLeft w:val="640"/>
          <w:marRight w:val="0"/>
          <w:marTop w:val="0"/>
          <w:marBottom w:val="0"/>
          <w:divBdr>
            <w:top w:val="none" w:sz="0" w:space="0" w:color="auto"/>
            <w:left w:val="none" w:sz="0" w:space="0" w:color="auto"/>
            <w:bottom w:val="none" w:sz="0" w:space="0" w:color="auto"/>
            <w:right w:val="none" w:sz="0" w:space="0" w:color="auto"/>
          </w:divBdr>
        </w:div>
        <w:div w:id="616567426">
          <w:marLeft w:val="640"/>
          <w:marRight w:val="0"/>
          <w:marTop w:val="0"/>
          <w:marBottom w:val="0"/>
          <w:divBdr>
            <w:top w:val="none" w:sz="0" w:space="0" w:color="auto"/>
            <w:left w:val="none" w:sz="0" w:space="0" w:color="auto"/>
            <w:bottom w:val="none" w:sz="0" w:space="0" w:color="auto"/>
            <w:right w:val="none" w:sz="0" w:space="0" w:color="auto"/>
          </w:divBdr>
        </w:div>
        <w:div w:id="637954116">
          <w:marLeft w:val="640"/>
          <w:marRight w:val="0"/>
          <w:marTop w:val="0"/>
          <w:marBottom w:val="0"/>
          <w:divBdr>
            <w:top w:val="none" w:sz="0" w:space="0" w:color="auto"/>
            <w:left w:val="none" w:sz="0" w:space="0" w:color="auto"/>
            <w:bottom w:val="none" w:sz="0" w:space="0" w:color="auto"/>
            <w:right w:val="none" w:sz="0" w:space="0" w:color="auto"/>
          </w:divBdr>
        </w:div>
        <w:div w:id="648948877">
          <w:marLeft w:val="640"/>
          <w:marRight w:val="0"/>
          <w:marTop w:val="0"/>
          <w:marBottom w:val="0"/>
          <w:divBdr>
            <w:top w:val="none" w:sz="0" w:space="0" w:color="auto"/>
            <w:left w:val="none" w:sz="0" w:space="0" w:color="auto"/>
            <w:bottom w:val="none" w:sz="0" w:space="0" w:color="auto"/>
            <w:right w:val="none" w:sz="0" w:space="0" w:color="auto"/>
          </w:divBdr>
        </w:div>
        <w:div w:id="650599801">
          <w:marLeft w:val="640"/>
          <w:marRight w:val="0"/>
          <w:marTop w:val="0"/>
          <w:marBottom w:val="0"/>
          <w:divBdr>
            <w:top w:val="none" w:sz="0" w:space="0" w:color="auto"/>
            <w:left w:val="none" w:sz="0" w:space="0" w:color="auto"/>
            <w:bottom w:val="none" w:sz="0" w:space="0" w:color="auto"/>
            <w:right w:val="none" w:sz="0" w:space="0" w:color="auto"/>
          </w:divBdr>
        </w:div>
        <w:div w:id="665282894">
          <w:marLeft w:val="640"/>
          <w:marRight w:val="0"/>
          <w:marTop w:val="0"/>
          <w:marBottom w:val="0"/>
          <w:divBdr>
            <w:top w:val="none" w:sz="0" w:space="0" w:color="auto"/>
            <w:left w:val="none" w:sz="0" w:space="0" w:color="auto"/>
            <w:bottom w:val="none" w:sz="0" w:space="0" w:color="auto"/>
            <w:right w:val="none" w:sz="0" w:space="0" w:color="auto"/>
          </w:divBdr>
        </w:div>
        <w:div w:id="671832668">
          <w:marLeft w:val="640"/>
          <w:marRight w:val="0"/>
          <w:marTop w:val="0"/>
          <w:marBottom w:val="0"/>
          <w:divBdr>
            <w:top w:val="none" w:sz="0" w:space="0" w:color="auto"/>
            <w:left w:val="none" w:sz="0" w:space="0" w:color="auto"/>
            <w:bottom w:val="none" w:sz="0" w:space="0" w:color="auto"/>
            <w:right w:val="none" w:sz="0" w:space="0" w:color="auto"/>
          </w:divBdr>
        </w:div>
        <w:div w:id="672951855">
          <w:marLeft w:val="640"/>
          <w:marRight w:val="0"/>
          <w:marTop w:val="0"/>
          <w:marBottom w:val="0"/>
          <w:divBdr>
            <w:top w:val="none" w:sz="0" w:space="0" w:color="auto"/>
            <w:left w:val="none" w:sz="0" w:space="0" w:color="auto"/>
            <w:bottom w:val="none" w:sz="0" w:space="0" w:color="auto"/>
            <w:right w:val="none" w:sz="0" w:space="0" w:color="auto"/>
          </w:divBdr>
        </w:div>
        <w:div w:id="680014214">
          <w:marLeft w:val="640"/>
          <w:marRight w:val="0"/>
          <w:marTop w:val="0"/>
          <w:marBottom w:val="0"/>
          <w:divBdr>
            <w:top w:val="none" w:sz="0" w:space="0" w:color="auto"/>
            <w:left w:val="none" w:sz="0" w:space="0" w:color="auto"/>
            <w:bottom w:val="none" w:sz="0" w:space="0" w:color="auto"/>
            <w:right w:val="none" w:sz="0" w:space="0" w:color="auto"/>
          </w:divBdr>
        </w:div>
        <w:div w:id="699283722">
          <w:marLeft w:val="640"/>
          <w:marRight w:val="0"/>
          <w:marTop w:val="0"/>
          <w:marBottom w:val="0"/>
          <w:divBdr>
            <w:top w:val="none" w:sz="0" w:space="0" w:color="auto"/>
            <w:left w:val="none" w:sz="0" w:space="0" w:color="auto"/>
            <w:bottom w:val="none" w:sz="0" w:space="0" w:color="auto"/>
            <w:right w:val="none" w:sz="0" w:space="0" w:color="auto"/>
          </w:divBdr>
        </w:div>
        <w:div w:id="702829720">
          <w:marLeft w:val="640"/>
          <w:marRight w:val="0"/>
          <w:marTop w:val="0"/>
          <w:marBottom w:val="0"/>
          <w:divBdr>
            <w:top w:val="none" w:sz="0" w:space="0" w:color="auto"/>
            <w:left w:val="none" w:sz="0" w:space="0" w:color="auto"/>
            <w:bottom w:val="none" w:sz="0" w:space="0" w:color="auto"/>
            <w:right w:val="none" w:sz="0" w:space="0" w:color="auto"/>
          </w:divBdr>
        </w:div>
        <w:div w:id="723261970">
          <w:marLeft w:val="640"/>
          <w:marRight w:val="0"/>
          <w:marTop w:val="0"/>
          <w:marBottom w:val="0"/>
          <w:divBdr>
            <w:top w:val="none" w:sz="0" w:space="0" w:color="auto"/>
            <w:left w:val="none" w:sz="0" w:space="0" w:color="auto"/>
            <w:bottom w:val="none" w:sz="0" w:space="0" w:color="auto"/>
            <w:right w:val="none" w:sz="0" w:space="0" w:color="auto"/>
          </w:divBdr>
        </w:div>
        <w:div w:id="749429898">
          <w:marLeft w:val="640"/>
          <w:marRight w:val="0"/>
          <w:marTop w:val="0"/>
          <w:marBottom w:val="0"/>
          <w:divBdr>
            <w:top w:val="none" w:sz="0" w:space="0" w:color="auto"/>
            <w:left w:val="none" w:sz="0" w:space="0" w:color="auto"/>
            <w:bottom w:val="none" w:sz="0" w:space="0" w:color="auto"/>
            <w:right w:val="none" w:sz="0" w:space="0" w:color="auto"/>
          </w:divBdr>
        </w:div>
        <w:div w:id="753665366">
          <w:marLeft w:val="640"/>
          <w:marRight w:val="0"/>
          <w:marTop w:val="0"/>
          <w:marBottom w:val="0"/>
          <w:divBdr>
            <w:top w:val="none" w:sz="0" w:space="0" w:color="auto"/>
            <w:left w:val="none" w:sz="0" w:space="0" w:color="auto"/>
            <w:bottom w:val="none" w:sz="0" w:space="0" w:color="auto"/>
            <w:right w:val="none" w:sz="0" w:space="0" w:color="auto"/>
          </w:divBdr>
        </w:div>
        <w:div w:id="774597749">
          <w:marLeft w:val="640"/>
          <w:marRight w:val="0"/>
          <w:marTop w:val="0"/>
          <w:marBottom w:val="0"/>
          <w:divBdr>
            <w:top w:val="none" w:sz="0" w:space="0" w:color="auto"/>
            <w:left w:val="none" w:sz="0" w:space="0" w:color="auto"/>
            <w:bottom w:val="none" w:sz="0" w:space="0" w:color="auto"/>
            <w:right w:val="none" w:sz="0" w:space="0" w:color="auto"/>
          </w:divBdr>
        </w:div>
        <w:div w:id="774985096">
          <w:marLeft w:val="640"/>
          <w:marRight w:val="0"/>
          <w:marTop w:val="0"/>
          <w:marBottom w:val="0"/>
          <w:divBdr>
            <w:top w:val="none" w:sz="0" w:space="0" w:color="auto"/>
            <w:left w:val="none" w:sz="0" w:space="0" w:color="auto"/>
            <w:bottom w:val="none" w:sz="0" w:space="0" w:color="auto"/>
            <w:right w:val="none" w:sz="0" w:space="0" w:color="auto"/>
          </w:divBdr>
        </w:div>
        <w:div w:id="775759669">
          <w:marLeft w:val="640"/>
          <w:marRight w:val="0"/>
          <w:marTop w:val="0"/>
          <w:marBottom w:val="0"/>
          <w:divBdr>
            <w:top w:val="none" w:sz="0" w:space="0" w:color="auto"/>
            <w:left w:val="none" w:sz="0" w:space="0" w:color="auto"/>
            <w:bottom w:val="none" w:sz="0" w:space="0" w:color="auto"/>
            <w:right w:val="none" w:sz="0" w:space="0" w:color="auto"/>
          </w:divBdr>
        </w:div>
        <w:div w:id="777793808">
          <w:marLeft w:val="640"/>
          <w:marRight w:val="0"/>
          <w:marTop w:val="0"/>
          <w:marBottom w:val="0"/>
          <w:divBdr>
            <w:top w:val="none" w:sz="0" w:space="0" w:color="auto"/>
            <w:left w:val="none" w:sz="0" w:space="0" w:color="auto"/>
            <w:bottom w:val="none" w:sz="0" w:space="0" w:color="auto"/>
            <w:right w:val="none" w:sz="0" w:space="0" w:color="auto"/>
          </w:divBdr>
        </w:div>
        <w:div w:id="780996304">
          <w:marLeft w:val="640"/>
          <w:marRight w:val="0"/>
          <w:marTop w:val="0"/>
          <w:marBottom w:val="0"/>
          <w:divBdr>
            <w:top w:val="none" w:sz="0" w:space="0" w:color="auto"/>
            <w:left w:val="none" w:sz="0" w:space="0" w:color="auto"/>
            <w:bottom w:val="none" w:sz="0" w:space="0" w:color="auto"/>
            <w:right w:val="none" w:sz="0" w:space="0" w:color="auto"/>
          </w:divBdr>
        </w:div>
        <w:div w:id="782073243">
          <w:marLeft w:val="640"/>
          <w:marRight w:val="0"/>
          <w:marTop w:val="0"/>
          <w:marBottom w:val="0"/>
          <w:divBdr>
            <w:top w:val="none" w:sz="0" w:space="0" w:color="auto"/>
            <w:left w:val="none" w:sz="0" w:space="0" w:color="auto"/>
            <w:bottom w:val="none" w:sz="0" w:space="0" w:color="auto"/>
            <w:right w:val="none" w:sz="0" w:space="0" w:color="auto"/>
          </w:divBdr>
        </w:div>
        <w:div w:id="790704186">
          <w:marLeft w:val="640"/>
          <w:marRight w:val="0"/>
          <w:marTop w:val="0"/>
          <w:marBottom w:val="0"/>
          <w:divBdr>
            <w:top w:val="none" w:sz="0" w:space="0" w:color="auto"/>
            <w:left w:val="none" w:sz="0" w:space="0" w:color="auto"/>
            <w:bottom w:val="none" w:sz="0" w:space="0" w:color="auto"/>
            <w:right w:val="none" w:sz="0" w:space="0" w:color="auto"/>
          </w:divBdr>
        </w:div>
        <w:div w:id="791358958">
          <w:marLeft w:val="640"/>
          <w:marRight w:val="0"/>
          <w:marTop w:val="0"/>
          <w:marBottom w:val="0"/>
          <w:divBdr>
            <w:top w:val="none" w:sz="0" w:space="0" w:color="auto"/>
            <w:left w:val="none" w:sz="0" w:space="0" w:color="auto"/>
            <w:bottom w:val="none" w:sz="0" w:space="0" w:color="auto"/>
            <w:right w:val="none" w:sz="0" w:space="0" w:color="auto"/>
          </w:divBdr>
        </w:div>
        <w:div w:id="822085123">
          <w:marLeft w:val="640"/>
          <w:marRight w:val="0"/>
          <w:marTop w:val="0"/>
          <w:marBottom w:val="0"/>
          <w:divBdr>
            <w:top w:val="none" w:sz="0" w:space="0" w:color="auto"/>
            <w:left w:val="none" w:sz="0" w:space="0" w:color="auto"/>
            <w:bottom w:val="none" w:sz="0" w:space="0" w:color="auto"/>
            <w:right w:val="none" w:sz="0" w:space="0" w:color="auto"/>
          </w:divBdr>
        </w:div>
        <w:div w:id="847447456">
          <w:marLeft w:val="640"/>
          <w:marRight w:val="0"/>
          <w:marTop w:val="0"/>
          <w:marBottom w:val="0"/>
          <w:divBdr>
            <w:top w:val="none" w:sz="0" w:space="0" w:color="auto"/>
            <w:left w:val="none" w:sz="0" w:space="0" w:color="auto"/>
            <w:bottom w:val="none" w:sz="0" w:space="0" w:color="auto"/>
            <w:right w:val="none" w:sz="0" w:space="0" w:color="auto"/>
          </w:divBdr>
        </w:div>
        <w:div w:id="862013762">
          <w:marLeft w:val="640"/>
          <w:marRight w:val="0"/>
          <w:marTop w:val="0"/>
          <w:marBottom w:val="0"/>
          <w:divBdr>
            <w:top w:val="none" w:sz="0" w:space="0" w:color="auto"/>
            <w:left w:val="none" w:sz="0" w:space="0" w:color="auto"/>
            <w:bottom w:val="none" w:sz="0" w:space="0" w:color="auto"/>
            <w:right w:val="none" w:sz="0" w:space="0" w:color="auto"/>
          </w:divBdr>
        </w:div>
        <w:div w:id="862324686">
          <w:marLeft w:val="640"/>
          <w:marRight w:val="0"/>
          <w:marTop w:val="0"/>
          <w:marBottom w:val="0"/>
          <w:divBdr>
            <w:top w:val="none" w:sz="0" w:space="0" w:color="auto"/>
            <w:left w:val="none" w:sz="0" w:space="0" w:color="auto"/>
            <w:bottom w:val="none" w:sz="0" w:space="0" w:color="auto"/>
            <w:right w:val="none" w:sz="0" w:space="0" w:color="auto"/>
          </w:divBdr>
        </w:div>
        <w:div w:id="862985575">
          <w:marLeft w:val="640"/>
          <w:marRight w:val="0"/>
          <w:marTop w:val="0"/>
          <w:marBottom w:val="0"/>
          <w:divBdr>
            <w:top w:val="none" w:sz="0" w:space="0" w:color="auto"/>
            <w:left w:val="none" w:sz="0" w:space="0" w:color="auto"/>
            <w:bottom w:val="none" w:sz="0" w:space="0" w:color="auto"/>
            <w:right w:val="none" w:sz="0" w:space="0" w:color="auto"/>
          </w:divBdr>
        </w:div>
        <w:div w:id="877739365">
          <w:marLeft w:val="640"/>
          <w:marRight w:val="0"/>
          <w:marTop w:val="0"/>
          <w:marBottom w:val="0"/>
          <w:divBdr>
            <w:top w:val="none" w:sz="0" w:space="0" w:color="auto"/>
            <w:left w:val="none" w:sz="0" w:space="0" w:color="auto"/>
            <w:bottom w:val="none" w:sz="0" w:space="0" w:color="auto"/>
            <w:right w:val="none" w:sz="0" w:space="0" w:color="auto"/>
          </w:divBdr>
        </w:div>
        <w:div w:id="884365189">
          <w:marLeft w:val="640"/>
          <w:marRight w:val="0"/>
          <w:marTop w:val="0"/>
          <w:marBottom w:val="0"/>
          <w:divBdr>
            <w:top w:val="none" w:sz="0" w:space="0" w:color="auto"/>
            <w:left w:val="none" w:sz="0" w:space="0" w:color="auto"/>
            <w:bottom w:val="none" w:sz="0" w:space="0" w:color="auto"/>
            <w:right w:val="none" w:sz="0" w:space="0" w:color="auto"/>
          </w:divBdr>
        </w:div>
        <w:div w:id="887035023">
          <w:marLeft w:val="640"/>
          <w:marRight w:val="0"/>
          <w:marTop w:val="0"/>
          <w:marBottom w:val="0"/>
          <w:divBdr>
            <w:top w:val="none" w:sz="0" w:space="0" w:color="auto"/>
            <w:left w:val="none" w:sz="0" w:space="0" w:color="auto"/>
            <w:bottom w:val="none" w:sz="0" w:space="0" w:color="auto"/>
            <w:right w:val="none" w:sz="0" w:space="0" w:color="auto"/>
          </w:divBdr>
        </w:div>
        <w:div w:id="891842972">
          <w:marLeft w:val="640"/>
          <w:marRight w:val="0"/>
          <w:marTop w:val="0"/>
          <w:marBottom w:val="0"/>
          <w:divBdr>
            <w:top w:val="none" w:sz="0" w:space="0" w:color="auto"/>
            <w:left w:val="none" w:sz="0" w:space="0" w:color="auto"/>
            <w:bottom w:val="none" w:sz="0" w:space="0" w:color="auto"/>
            <w:right w:val="none" w:sz="0" w:space="0" w:color="auto"/>
          </w:divBdr>
        </w:div>
        <w:div w:id="895357428">
          <w:marLeft w:val="640"/>
          <w:marRight w:val="0"/>
          <w:marTop w:val="0"/>
          <w:marBottom w:val="0"/>
          <w:divBdr>
            <w:top w:val="none" w:sz="0" w:space="0" w:color="auto"/>
            <w:left w:val="none" w:sz="0" w:space="0" w:color="auto"/>
            <w:bottom w:val="none" w:sz="0" w:space="0" w:color="auto"/>
            <w:right w:val="none" w:sz="0" w:space="0" w:color="auto"/>
          </w:divBdr>
        </w:div>
        <w:div w:id="899562187">
          <w:marLeft w:val="640"/>
          <w:marRight w:val="0"/>
          <w:marTop w:val="0"/>
          <w:marBottom w:val="0"/>
          <w:divBdr>
            <w:top w:val="none" w:sz="0" w:space="0" w:color="auto"/>
            <w:left w:val="none" w:sz="0" w:space="0" w:color="auto"/>
            <w:bottom w:val="none" w:sz="0" w:space="0" w:color="auto"/>
            <w:right w:val="none" w:sz="0" w:space="0" w:color="auto"/>
          </w:divBdr>
        </w:div>
        <w:div w:id="901867922">
          <w:marLeft w:val="640"/>
          <w:marRight w:val="0"/>
          <w:marTop w:val="0"/>
          <w:marBottom w:val="0"/>
          <w:divBdr>
            <w:top w:val="none" w:sz="0" w:space="0" w:color="auto"/>
            <w:left w:val="none" w:sz="0" w:space="0" w:color="auto"/>
            <w:bottom w:val="none" w:sz="0" w:space="0" w:color="auto"/>
            <w:right w:val="none" w:sz="0" w:space="0" w:color="auto"/>
          </w:divBdr>
        </w:div>
        <w:div w:id="912356691">
          <w:marLeft w:val="640"/>
          <w:marRight w:val="0"/>
          <w:marTop w:val="0"/>
          <w:marBottom w:val="0"/>
          <w:divBdr>
            <w:top w:val="none" w:sz="0" w:space="0" w:color="auto"/>
            <w:left w:val="none" w:sz="0" w:space="0" w:color="auto"/>
            <w:bottom w:val="none" w:sz="0" w:space="0" w:color="auto"/>
            <w:right w:val="none" w:sz="0" w:space="0" w:color="auto"/>
          </w:divBdr>
        </w:div>
        <w:div w:id="923958790">
          <w:marLeft w:val="640"/>
          <w:marRight w:val="0"/>
          <w:marTop w:val="0"/>
          <w:marBottom w:val="0"/>
          <w:divBdr>
            <w:top w:val="none" w:sz="0" w:space="0" w:color="auto"/>
            <w:left w:val="none" w:sz="0" w:space="0" w:color="auto"/>
            <w:bottom w:val="none" w:sz="0" w:space="0" w:color="auto"/>
            <w:right w:val="none" w:sz="0" w:space="0" w:color="auto"/>
          </w:divBdr>
        </w:div>
        <w:div w:id="939601426">
          <w:marLeft w:val="640"/>
          <w:marRight w:val="0"/>
          <w:marTop w:val="0"/>
          <w:marBottom w:val="0"/>
          <w:divBdr>
            <w:top w:val="none" w:sz="0" w:space="0" w:color="auto"/>
            <w:left w:val="none" w:sz="0" w:space="0" w:color="auto"/>
            <w:bottom w:val="none" w:sz="0" w:space="0" w:color="auto"/>
            <w:right w:val="none" w:sz="0" w:space="0" w:color="auto"/>
          </w:divBdr>
        </w:div>
        <w:div w:id="947351623">
          <w:marLeft w:val="640"/>
          <w:marRight w:val="0"/>
          <w:marTop w:val="0"/>
          <w:marBottom w:val="0"/>
          <w:divBdr>
            <w:top w:val="none" w:sz="0" w:space="0" w:color="auto"/>
            <w:left w:val="none" w:sz="0" w:space="0" w:color="auto"/>
            <w:bottom w:val="none" w:sz="0" w:space="0" w:color="auto"/>
            <w:right w:val="none" w:sz="0" w:space="0" w:color="auto"/>
          </w:divBdr>
        </w:div>
        <w:div w:id="956909388">
          <w:marLeft w:val="640"/>
          <w:marRight w:val="0"/>
          <w:marTop w:val="0"/>
          <w:marBottom w:val="0"/>
          <w:divBdr>
            <w:top w:val="none" w:sz="0" w:space="0" w:color="auto"/>
            <w:left w:val="none" w:sz="0" w:space="0" w:color="auto"/>
            <w:bottom w:val="none" w:sz="0" w:space="0" w:color="auto"/>
            <w:right w:val="none" w:sz="0" w:space="0" w:color="auto"/>
          </w:divBdr>
        </w:div>
        <w:div w:id="967590087">
          <w:marLeft w:val="640"/>
          <w:marRight w:val="0"/>
          <w:marTop w:val="0"/>
          <w:marBottom w:val="0"/>
          <w:divBdr>
            <w:top w:val="none" w:sz="0" w:space="0" w:color="auto"/>
            <w:left w:val="none" w:sz="0" w:space="0" w:color="auto"/>
            <w:bottom w:val="none" w:sz="0" w:space="0" w:color="auto"/>
            <w:right w:val="none" w:sz="0" w:space="0" w:color="auto"/>
          </w:divBdr>
        </w:div>
        <w:div w:id="971138308">
          <w:marLeft w:val="640"/>
          <w:marRight w:val="0"/>
          <w:marTop w:val="0"/>
          <w:marBottom w:val="0"/>
          <w:divBdr>
            <w:top w:val="none" w:sz="0" w:space="0" w:color="auto"/>
            <w:left w:val="none" w:sz="0" w:space="0" w:color="auto"/>
            <w:bottom w:val="none" w:sz="0" w:space="0" w:color="auto"/>
            <w:right w:val="none" w:sz="0" w:space="0" w:color="auto"/>
          </w:divBdr>
        </w:div>
        <w:div w:id="1001004547">
          <w:marLeft w:val="640"/>
          <w:marRight w:val="0"/>
          <w:marTop w:val="0"/>
          <w:marBottom w:val="0"/>
          <w:divBdr>
            <w:top w:val="none" w:sz="0" w:space="0" w:color="auto"/>
            <w:left w:val="none" w:sz="0" w:space="0" w:color="auto"/>
            <w:bottom w:val="none" w:sz="0" w:space="0" w:color="auto"/>
            <w:right w:val="none" w:sz="0" w:space="0" w:color="auto"/>
          </w:divBdr>
        </w:div>
        <w:div w:id="1009410877">
          <w:marLeft w:val="640"/>
          <w:marRight w:val="0"/>
          <w:marTop w:val="0"/>
          <w:marBottom w:val="0"/>
          <w:divBdr>
            <w:top w:val="none" w:sz="0" w:space="0" w:color="auto"/>
            <w:left w:val="none" w:sz="0" w:space="0" w:color="auto"/>
            <w:bottom w:val="none" w:sz="0" w:space="0" w:color="auto"/>
            <w:right w:val="none" w:sz="0" w:space="0" w:color="auto"/>
          </w:divBdr>
        </w:div>
        <w:div w:id="1011027028">
          <w:marLeft w:val="640"/>
          <w:marRight w:val="0"/>
          <w:marTop w:val="0"/>
          <w:marBottom w:val="0"/>
          <w:divBdr>
            <w:top w:val="none" w:sz="0" w:space="0" w:color="auto"/>
            <w:left w:val="none" w:sz="0" w:space="0" w:color="auto"/>
            <w:bottom w:val="none" w:sz="0" w:space="0" w:color="auto"/>
            <w:right w:val="none" w:sz="0" w:space="0" w:color="auto"/>
          </w:divBdr>
        </w:div>
        <w:div w:id="1026128964">
          <w:marLeft w:val="640"/>
          <w:marRight w:val="0"/>
          <w:marTop w:val="0"/>
          <w:marBottom w:val="0"/>
          <w:divBdr>
            <w:top w:val="none" w:sz="0" w:space="0" w:color="auto"/>
            <w:left w:val="none" w:sz="0" w:space="0" w:color="auto"/>
            <w:bottom w:val="none" w:sz="0" w:space="0" w:color="auto"/>
            <w:right w:val="none" w:sz="0" w:space="0" w:color="auto"/>
          </w:divBdr>
        </w:div>
        <w:div w:id="1035276289">
          <w:marLeft w:val="640"/>
          <w:marRight w:val="0"/>
          <w:marTop w:val="0"/>
          <w:marBottom w:val="0"/>
          <w:divBdr>
            <w:top w:val="none" w:sz="0" w:space="0" w:color="auto"/>
            <w:left w:val="none" w:sz="0" w:space="0" w:color="auto"/>
            <w:bottom w:val="none" w:sz="0" w:space="0" w:color="auto"/>
            <w:right w:val="none" w:sz="0" w:space="0" w:color="auto"/>
          </w:divBdr>
        </w:div>
        <w:div w:id="1039207276">
          <w:marLeft w:val="640"/>
          <w:marRight w:val="0"/>
          <w:marTop w:val="0"/>
          <w:marBottom w:val="0"/>
          <w:divBdr>
            <w:top w:val="none" w:sz="0" w:space="0" w:color="auto"/>
            <w:left w:val="none" w:sz="0" w:space="0" w:color="auto"/>
            <w:bottom w:val="none" w:sz="0" w:space="0" w:color="auto"/>
            <w:right w:val="none" w:sz="0" w:space="0" w:color="auto"/>
          </w:divBdr>
        </w:div>
        <w:div w:id="1057973971">
          <w:marLeft w:val="640"/>
          <w:marRight w:val="0"/>
          <w:marTop w:val="0"/>
          <w:marBottom w:val="0"/>
          <w:divBdr>
            <w:top w:val="none" w:sz="0" w:space="0" w:color="auto"/>
            <w:left w:val="none" w:sz="0" w:space="0" w:color="auto"/>
            <w:bottom w:val="none" w:sz="0" w:space="0" w:color="auto"/>
            <w:right w:val="none" w:sz="0" w:space="0" w:color="auto"/>
          </w:divBdr>
        </w:div>
        <w:div w:id="1080174460">
          <w:marLeft w:val="640"/>
          <w:marRight w:val="0"/>
          <w:marTop w:val="0"/>
          <w:marBottom w:val="0"/>
          <w:divBdr>
            <w:top w:val="none" w:sz="0" w:space="0" w:color="auto"/>
            <w:left w:val="none" w:sz="0" w:space="0" w:color="auto"/>
            <w:bottom w:val="none" w:sz="0" w:space="0" w:color="auto"/>
            <w:right w:val="none" w:sz="0" w:space="0" w:color="auto"/>
          </w:divBdr>
        </w:div>
        <w:div w:id="1082022841">
          <w:marLeft w:val="640"/>
          <w:marRight w:val="0"/>
          <w:marTop w:val="0"/>
          <w:marBottom w:val="0"/>
          <w:divBdr>
            <w:top w:val="none" w:sz="0" w:space="0" w:color="auto"/>
            <w:left w:val="none" w:sz="0" w:space="0" w:color="auto"/>
            <w:bottom w:val="none" w:sz="0" w:space="0" w:color="auto"/>
            <w:right w:val="none" w:sz="0" w:space="0" w:color="auto"/>
          </w:divBdr>
        </w:div>
        <w:div w:id="1120950927">
          <w:marLeft w:val="640"/>
          <w:marRight w:val="0"/>
          <w:marTop w:val="0"/>
          <w:marBottom w:val="0"/>
          <w:divBdr>
            <w:top w:val="none" w:sz="0" w:space="0" w:color="auto"/>
            <w:left w:val="none" w:sz="0" w:space="0" w:color="auto"/>
            <w:bottom w:val="none" w:sz="0" w:space="0" w:color="auto"/>
            <w:right w:val="none" w:sz="0" w:space="0" w:color="auto"/>
          </w:divBdr>
        </w:div>
        <w:div w:id="1124228838">
          <w:marLeft w:val="640"/>
          <w:marRight w:val="0"/>
          <w:marTop w:val="0"/>
          <w:marBottom w:val="0"/>
          <w:divBdr>
            <w:top w:val="none" w:sz="0" w:space="0" w:color="auto"/>
            <w:left w:val="none" w:sz="0" w:space="0" w:color="auto"/>
            <w:bottom w:val="none" w:sz="0" w:space="0" w:color="auto"/>
            <w:right w:val="none" w:sz="0" w:space="0" w:color="auto"/>
          </w:divBdr>
        </w:div>
        <w:div w:id="1124352286">
          <w:marLeft w:val="640"/>
          <w:marRight w:val="0"/>
          <w:marTop w:val="0"/>
          <w:marBottom w:val="0"/>
          <w:divBdr>
            <w:top w:val="none" w:sz="0" w:space="0" w:color="auto"/>
            <w:left w:val="none" w:sz="0" w:space="0" w:color="auto"/>
            <w:bottom w:val="none" w:sz="0" w:space="0" w:color="auto"/>
            <w:right w:val="none" w:sz="0" w:space="0" w:color="auto"/>
          </w:divBdr>
        </w:div>
        <w:div w:id="1125541591">
          <w:marLeft w:val="640"/>
          <w:marRight w:val="0"/>
          <w:marTop w:val="0"/>
          <w:marBottom w:val="0"/>
          <w:divBdr>
            <w:top w:val="none" w:sz="0" w:space="0" w:color="auto"/>
            <w:left w:val="none" w:sz="0" w:space="0" w:color="auto"/>
            <w:bottom w:val="none" w:sz="0" w:space="0" w:color="auto"/>
            <w:right w:val="none" w:sz="0" w:space="0" w:color="auto"/>
          </w:divBdr>
        </w:div>
        <w:div w:id="1130129767">
          <w:marLeft w:val="640"/>
          <w:marRight w:val="0"/>
          <w:marTop w:val="0"/>
          <w:marBottom w:val="0"/>
          <w:divBdr>
            <w:top w:val="none" w:sz="0" w:space="0" w:color="auto"/>
            <w:left w:val="none" w:sz="0" w:space="0" w:color="auto"/>
            <w:bottom w:val="none" w:sz="0" w:space="0" w:color="auto"/>
            <w:right w:val="none" w:sz="0" w:space="0" w:color="auto"/>
          </w:divBdr>
        </w:div>
        <w:div w:id="1136483524">
          <w:marLeft w:val="640"/>
          <w:marRight w:val="0"/>
          <w:marTop w:val="0"/>
          <w:marBottom w:val="0"/>
          <w:divBdr>
            <w:top w:val="none" w:sz="0" w:space="0" w:color="auto"/>
            <w:left w:val="none" w:sz="0" w:space="0" w:color="auto"/>
            <w:bottom w:val="none" w:sz="0" w:space="0" w:color="auto"/>
            <w:right w:val="none" w:sz="0" w:space="0" w:color="auto"/>
          </w:divBdr>
        </w:div>
        <w:div w:id="1143350239">
          <w:marLeft w:val="640"/>
          <w:marRight w:val="0"/>
          <w:marTop w:val="0"/>
          <w:marBottom w:val="0"/>
          <w:divBdr>
            <w:top w:val="none" w:sz="0" w:space="0" w:color="auto"/>
            <w:left w:val="none" w:sz="0" w:space="0" w:color="auto"/>
            <w:bottom w:val="none" w:sz="0" w:space="0" w:color="auto"/>
            <w:right w:val="none" w:sz="0" w:space="0" w:color="auto"/>
          </w:divBdr>
        </w:div>
        <w:div w:id="1144659381">
          <w:marLeft w:val="640"/>
          <w:marRight w:val="0"/>
          <w:marTop w:val="0"/>
          <w:marBottom w:val="0"/>
          <w:divBdr>
            <w:top w:val="none" w:sz="0" w:space="0" w:color="auto"/>
            <w:left w:val="none" w:sz="0" w:space="0" w:color="auto"/>
            <w:bottom w:val="none" w:sz="0" w:space="0" w:color="auto"/>
            <w:right w:val="none" w:sz="0" w:space="0" w:color="auto"/>
          </w:divBdr>
        </w:div>
        <w:div w:id="1144662462">
          <w:marLeft w:val="640"/>
          <w:marRight w:val="0"/>
          <w:marTop w:val="0"/>
          <w:marBottom w:val="0"/>
          <w:divBdr>
            <w:top w:val="none" w:sz="0" w:space="0" w:color="auto"/>
            <w:left w:val="none" w:sz="0" w:space="0" w:color="auto"/>
            <w:bottom w:val="none" w:sz="0" w:space="0" w:color="auto"/>
            <w:right w:val="none" w:sz="0" w:space="0" w:color="auto"/>
          </w:divBdr>
        </w:div>
        <w:div w:id="1157719922">
          <w:marLeft w:val="640"/>
          <w:marRight w:val="0"/>
          <w:marTop w:val="0"/>
          <w:marBottom w:val="0"/>
          <w:divBdr>
            <w:top w:val="none" w:sz="0" w:space="0" w:color="auto"/>
            <w:left w:val="none" w:sz="0" w:space="0" w:color="auto"/>
            <w:bottom w:val="none" w:sz="0" w:space="0" w:color="auto"/>
            <w:right w:val="none" w:sz="0" w:space="0" w:color="auto"/>
          </w:divBdr>
        </w:div>
        <w:div w:id="1160775678">
          <w:marLeft w:val="640"/>
          <w:marRight w:val="0"/>
          <w:marTop w:val="0"/>
          <w:marBottom w:val="0"/>
          <w:divBdr>
            <w:top w:val="none" w:sz="0" w:space="0" w:color="auto"/>
            <w:left w:val="none" w:sz="0" w:space="0" w:color="auto"/>
            <w:bottom w:val="none" w:sz="0" w:space="0" w:color="auto"/>
            <w:right w:val="none" w:sz="0" w:space="0" w:color="auto"/>
          </w:divBdr>
        </w:div>
        <w:div w:id="1161192236">
          <w:marLeft w:val="640"/>
          <w:marRight w:val="0"/>
          <w:marTop w:val="0"/>
          <w:marBottom w:val="0"/>
          <w:divBdr>
            <w:top w:val="none" w:sz="0" w:space="0" w:color="auto"/>
            <w:left w:val="none" w:sz="0" w:space="0" w:color="auto"/>
            <w:bottom w:val="none" w:sz="0" w:space="0" w:color="auto"/>
            <w:right w:val="none" w:sz="0" w:space="0" w:color="auto"/>
          </w:divBdr>
        </w:div>
        <w:div w:id="1166751944">
          <w:marLeft w:val="640"/>
          <w:marRight w:val="0"/>
          <w:marTop w:val="0"/>
          <w:marBottom w:val="0"/>
          <w:divBdr>
            <w:top w:val="none" w:sz="0" w:space="0" w:color="auto"/>
            <w:left w:val="none" w:sz="0" w:space="0" w:color="auto"/>
            <w:bottom w:val="none" w:sz="0" w:space="0" w:color="auto"/>
            <w:right w:val="none" w:sz="0" w:space="0" w:color="auto"/>
          </w:divBdr>
        </w:div>
        <w:div w:id="1170368234">
          <w:marLeft w:val="640"/>
          <w:marRight w:val="0"/>
          <w:marTop w:val="0"/>
          <w:marBottom w:val="0"/>
          <w:divBdr>
            <w:top w:val="none" w:sz="0" w:space="0" w:color="auto"/>
            <w:left w:val="none" w:sz="0" w:space="0" w:color="auto"/>
            <w:bottom w:val="none" w:sz="0" w:space="0" w:color="auto"/>
            <w:right w:val="none" w:sz="0" w:space="0" w:color="auto"/>
          </w:divBdr>
        </w:div>
        <w:div w:id="1181356451">
          <w:marLeft w:val="640"/>
          <w:marRight w:val="0"/>
          <w:marTop w:val="0"/>
          <w:marBottom w:val="0"/>
          <w:divBdr>
            <w:top w:val="none" w:sz="0" w:space="0" w:color="auto"/>
            <w:left w:val="none" w:sz="0" w:space="0" w:color="auto"/>
            <w:bottom w:val="none" w:sz="0" w:space="0" w:color="auto"/>
            <w:right w:val="none" w:sz="0" w:space="0" w:color="auto"/>
          </w:divBdr>
        </w:div>
        <w:div w:id="1187018534">
          <w:marLeft w:val="640"/>
          <w:marRight w:val="0"/>
          <w:marTop w:val="0"/>
          <w:marBottom w:val="0"/>
          <w:divBdr>
            <w:top w:val="none" w:sz="0" w:space="0" w:color="auto"/>
            <w:left w:val="none" w:sz="0" w:space="0" w:color="auto"/>
            <w:bottom w:val="none" w:sz="0" w:space="0" w:color="auto"/>
            <w:right w:val="none" w:sz="0" w:space="0" w:color="auto"/>
          </w:divBdr>
        </w:div>
        <w:div w:id="1189836625">
          <w:marLeft w:val="640"/>
          <w:marRight w:val="0"/>
          <w:marTop w:val="0"/>
          <w:marBottom w:val="0"/>
          <w:divBdr>
            <w:top w:val="none" w:sz="0" w:space="0" w:color="auto"/>
            <w:left w:val="none" w:sz="0" w:space="0" w:color="auto"/>
            <w:bottom w:val="none" w:sz="0" w:space="0" w:color="auto"/>
            <w:right w:val="none" w:sz="0" w:space="0" w:color="auto"/>
          </w:divBdr>
        </w:div>
        <w:div w:id="1191534257">
          <w:marLeft w:val="640"/>
          <w:marRight w:val="0"/>
          <w:marTop w:val="0"/>
          <w:marBottom w:val="0"/>
          <w:divBdr>
            <w:top w:val="none" w:sz="0" w:space="0" w:color="auto"/>
            <w:left w:val="none" w:sz="0" w:space="0" w:color="auto"/>
            <w:bottom w:val="none" w:sz="0" w:space="0" w:color="auto"/>
            <w:right w:val="none" w:sz="0" w:space="0" w:color="auto"/>
          </w:divBdr>
        </w:div>
        <w:div w:id="1198422907">
          <w:marLeft w:val="640"/>
          <w:marRight w:val="0"/>
          <w:marTop w:val="0"/>
          <w:marBottom w:val="0"/>
          <w:divBdr>
            <w:top w:val="none" w:sz="0" w:space="0" w:color="auto"/>
            <w:left w:val="none" w:sz="0" w:space="0" w:color="auto"/>
            <w:bottom w:val="none" w:sz="0" w:space="0" w:color="auto"/>
            <w:right w:val="none" w:sz="0" w:space="0" w:color="auto"/>
          </w:divBdr>
        </w:div>
        <w:div w:id="1199506724">
          <w:marLeft w:val="640"/>
          <w:marRight w:val="0"/>
          <w:marTop w:val="0"/>
          <w:marBottom w:val="0"/>
          <w:divBdr>
            <w:top w:val="none" w:sz="0" w:space="0" w:color="auto"/>
            <w:left w:val="none" w:sz="0" w:space="0" w:color="auto"/>
            <w:bottom w:val="none" w:sz="0" w:space="0" w:color="auto"/>
            <w:right w:val="none" w:sz="0" w:space="0" w:color="auto"/>
          </w:divBdr>
        </w:div>
        <w:div w:id="1201286423">
          <w:marLeft w:val="640"/>
          <w:marRight w:val="0"/>
          <w:marTop w:val="0"/>
          <w:marBottom w:val="0"/>
          <w:divBdr>
            <w:top w:val="none" w:sz="0" w:space="0" w:color="auto"/>
            <w:left w:val="none" w:sz="0" w:space="0" w:color="auto"/>
            <w:bottom w:val="none" w:sz="0" w:space="0" w:color="auto"/>
            <w:right w:val="none" w:sz="0" w:space="0" w:color="auto"/>
          </w:divBdr>
        </w:div>
        <w:div w:id="1203594366">
          <w:marLeft w:val="640"/>
          <w:marRight w:val="0"/>
          <w:marTop w:val="0"/>
          <w:marBottom w:val="0"/>
          <w:divBdr>
            <w:top w:val="none" w:sz="0" w:space="0" w:color="auto"/>
            <w:left w:val="none" w:sz="0" w:space="0" w:color="auto"/>
            <w:bottom w:val="none" w:sz="0" w:space="0" w:color="auto"/>
            <w:right w:val="none" w:sz="0" w:space="0" w:color="auto"/>
          </w:divBdr>
        </w:div>
        <w:div w:id="1214998747">
          <w:marLeft w:val="640"/>
          <w:marRight w:val="0"/>
          <w:marTop w:val="0"/>
          <w:marBottom w:val="0"/>
          <w:divBdr>
            <w:top w:val="none" w:sz="0" w:space="0" w:color="auto"/>
            <w:left w:val="none" w:sz="0" w:space="0" w:color="auto"/>
            <w:bottom w:val="none" w:sz="0" w:space="0" w:color="auto"/>
            <w:right w:val="none" w:sz="0" w:space="0" w:color="auto"/>
          </w:divBdr>
        </w:div>
        <w:div w:id="1227840636">
          <w:marLeft w:val="640"/>
          <w:marRight w:val="0"/>
          <w:marTop w:val="0"/>
          <w:marBottom w:val="0"/>
          <w:divBdr>
            <w:top w:val="none" w:sz="0" w:space="0" w:color="auto"/>
            <w:left w:val="none" w:sz="0" w:space="0" w:color="auto"/>
            <w:bottom w:val="none" w:sz="0" w:space="0" w:color="auto"/>
            <w:right w:val="none" w:sz="0" w:space="0" w:color="auto"/>
          </w:divBdr>
        </w:div>
        <w:div w:id="1236359703">
          <w:marLeft w:val="640"/>
          <w:marRight w:val="0"/>
          <w:marTop w:val="0"/>
          <w:marBottom w:val="0"/>
          <w:divBdr>
            <w:top w:val="none" w:sz="0" w:space="0" w:color="auto"/>
            <w:left w:val="none" w:sz="0" w:space="0" w:color="auto"/>
            <w:bottom w:val="none" w:sz="0" w:space="0" w:color="auto"/>
            <w:right w:val="none" w:sz="0" w:space="0" w:color="auto"/>
          </w:divBdr>
        </w:div>
        <w:div w:id="1239747255">
          <w:marLeft w:val="640"/>
          <w:marRight w:val="0"/>
          <w:marTop w:val="0"/>
          <w:marBottom w:val="0"/>
          <w:divBdr>
            <w:top w:val="none" w:sz="0" w:space="0" w:color="auto"/>
            <w:left w:val="none" w:sz="0" w:space="0" w:color="auto"/>
            <w:bottom w:val="none" w:sz="0" w:space="0" w:color="auto"/>
            <w:right w:val="none" w:sz="0" w:space="0" w:color="auto"/>
          </w:divBdr>
        </w:div>
        <w:div w:id="1245653474">
          <w:marLeft w:val="640"/>
          <w:marRight w:val="0"/>
          <w:marTop w:val="0"/>
          <w:marBottom w:val="0"/>
          <w:divBdr>
            <w:top w:val="none" w:sz="0" w:space="0" w:color="auto"/>
            <w:left w:val="none" w:sz="0" w:space="0" w:color="auto"/>
            <w:bottom w:val="none" w:sz="0" w:space="0" w:color="auto"/>
            <w:right w:val="none" w:sz="0" w:space="0" w:color="auto"/>
          </w:divBdr>
        </w:div>
        <w:div w:id="1246383716">
          <w:marLeft w:val="640"/>
          <w:marRight w:val="0"/>
          <w:marTop w:val="0"/>
          <w:marBottom w:val="0"/>
          <w:divBdr>
            <w:top w:val="none" w:sz="0" w:space="0" w:color="auto"/>
            <w:left w:val="none" w:sz="0" w:space="0" w:color="auto"/>
            <w:bottom w:val="none" w:sz="0" w:space="0" w:color="auto"/>
            <w:right w:val="none" w:sz="0" w:space="0" w:color="auto"/>
          </w:divBdr>
        </w:div>
        <w:div w:id="1246647818">
          <w:marLeft w:val="640"/>
          <w:marRight w:val="0"/>
          <w:marTop w:val="0"/>
          <w:marBottom w:val="0"/>
          <w:divBdr>
            <w:top w:val="none" w:sz="0" w:space="0" w:color="auto"/>
            <w:left w:val="none" w:sz="0" w:space="0" w:color="auto"/>
            <w:bottom w:val="none" w:sz="0" w:space="0" w:color="auto"/>
            <w:right w:val="none" w:sz="0" w:space="0" w:color="auto"/>
          </w:divBdr>
        </w:div>
        <w:div w:id="1247961556">
          <w:marLeft w:val="640"/>
          <w:marRight w:val="0"/>
          <w:marTop w:val="0"/>
          <w:marBottom w:val="0"/>
          <w:divBdr>
            <w:top w:val="none" w:sz="0" w:space="0" w:color="auto"/>
            <w:left w:val="none" w:sz="0" w:space="0" w:color="auto"/>
            <w:bottom w:val="none" w:sz="0" w:space="0" w:color="auto"/>
            <w:right w:val="none" w:sz="0" w:space="0" w:color="auto"/>
          </w:divBdr>
        </w:div>
        <w:div w:id="1266428567">
          <w:marLeft w:val="640"/>
          <w:marRight w:val="0"/>
          <w:marTop w:val="0"/>
          <w:marBottom w:val="0"/>
          <w:divBdr>
            <w:top w:val="none" w:sz="0" w:space="0" w:color="auto"/>
            <w:left w:val="none" w:sz="0" w:space="0" w:color="auto"/>
            <w:bottom w:val="none" w:sz="0" w:space="0" w:color="auto"/>
            <w:right w:val="none" w:sz="0" w:space="0" w:color="auto"/>
          </w:divBdr>
        </w:div>
        <w:div w:id="1271551535">
          <w:marLeft w:val="640"/>
          <w:marRight w:val="0"/>
          <w:marTop w:val="0"/>
          <w:marBottom w:val="0"/>
          <w:divBdr>
            <w:top w:val="none" w:sz="0" w:space="0" w:color="auto"/>
            <w:left w:val="none" w:sz="0" w:space="0" w:color="auto"/>
            <w:bottom w:val="none" w:sz="0" w:space="0" w:color="auto"/>
            <w:right w:val="none" w:sz="0" w:space="0" w:color="auto"/>
          </w:divBdr>
        </w:div>
        <w:div w:id="1276475952">
          <w:marLeft w:val="640"/>
          <w:marRight w:val="0"/>
          <w:marTop w:val="0"/>
          <w:marBottom w:val="0"/>
          <w:divBdr>
            <w:top w:val="none" w:sz="0" w:space="0" w:color="auto"/>
            <w:left w:val="none" w:sz="0" w:space="0" w:color="auto"/>
            <w:bottom w:val="none" w:sz="0" w:space="0" w:color="auto"/>
            <w:right w:val="none" w:sz="0" w:space="0" w:color="auto"/>
          </w:divBdr>
        </w:div>
        <w:div w:id="1284969086">
          <w:marLeft w:val="640"/>
          <w:marRight w:val="0"/>
          <w:marTop w:val="0"/>
          <w:marBottom w:val="0"/>
          <w:divBdr>
            <w:top w:val="none" w:sz="0" w:space="0" w:color="auto"/>
            <w:left w:val="none" w:sz="0" w:space="0" w:color="auto"/>
            <w:bottom w:val="none" w:sz="0" w:space="0" w:color="auto"/>
            <w:right w:val="none" w:sz="0" w:space="0" w:color="auto"/>
          </w:divBdr>
        </w:div>
        <w:div w:id="1285774274">
          <w:marLeft w:val="640"/>
          <w:marRight w:val="0"/>
          <w:marTop w:val="0"/>
          <w:marBottom w:val="0"/>
          <w:divBdr>
            <w:top w:val="none" w:sz="0" w:space="0" w:color="auto"/>
            <w:left w:val="none" w:sz="0" w:space="0" w:color="auto"/>
            <w:bottom w:val="none" w:sz="0" w:space="0" w:color="auto"/>
            <w:right w:val="none" w:sz="0" w:space="0" w:color="auto"/>
          </w:divBdr>
        </w:div>
        <w:div w:id="1290937373">
          <w:marLeft w:val="640"/>
          <w:marRight w:val="0"/>
          <w:marTop w:val="0"/>
          <w:marBottom w:val="0"/>
          <w:divBdr>
            <w:top w:val="none" w:sz="0" w:space="0" w:color="auto"/>
            <w:left w:val="none" w:sz="0" w:space="0" w:color="auto"/>
            <w:bottom w:val="none" w:sz="0" w:space="0" w:color="auto"/>
            <w:right w:val="none" w:sz="0" w:space="0" w:color="auto"/>
          </w:divBdr>
        </w:div>
        <w:div w:id="1301882766">
          <w:marLeft w:val="640"/>
          <w:marRight w:val="0"/>
          <w:marTop w:val="0"/>
          <w:marBottom w:val="0"/>
          <w:divBdr>
            <w:top w:val="none" w:sz="0" w:space="0" w:color="auto"/>
            <w:left w:val="none" w:sz="0" w:space="0" w:color="auto"/>
            <w:bottom w:val="none" w:sz="0" w:space="0" w:color="auto"/>
            <w:right w:val="none" w:sz="0" w:space="0" w:color="auto"/>
          </w:divBdr>
        </w:div>
        <w:div w:id="1308583417">
          <w:marLeft w:val="640"/>
          <w:marRight w:val="0"/>
          <w:marTop w:val="0"/>
          <w:marBottom w:val="0"/>
          <w:divBdr>
            <w:top w:val="none" w:sz="0" w:space="0" w:color="auto"/>
            <w:left w:val="none" w:sz="0" w:space="0" w:color="auto"/>
            <w:bottom w:val="none" w:sz="0" w:space="0" w:color="auto"/>
            <w:right w:val="none" w:sz="0" w:space="0" w:color="auto"/>
          </w:divBdr>
        </w:div>
        <w:div w:id="1312556670">
          <w:marLeft w:val="640"/>
          <w:marRight w:val="0"/>
          <w:marTop w:val="0"/>
          <w:marBottom w:val="0"/>
          <w:divBdr>
            <w:top w:val="none" w:sz="0" w:space="0" w:color="auto"/>
            <w:left w:val="none" w:sz="0" w:space="0" w:color="auto"/>
            <w:bottom w:val="none" w:sz="0" w:space="0" w:color="auto"/>
            <w:right w:val="none" w:sz="0" w:space="0" w:color="auto"/>
          </w:divBdr>
        </w:div>
        <w:div w:id="1324966056">
          <w:marLeft w:val="640"/>
          <w:marRight w:val="0"/>
          <w:marTop w:val="0"/>
          <w:marBottom w:val="0"/>
          <w:divBdr>
            <w:top w:val="none" w:sz="0" w:space="0" w:color="auto"/>
            <w:left w:val="none" w:sz="0" w:space="0" w:color="auto"/>
            <w:bottom w:val="none" w:sz="0" w:space="0" w:color="auto"/>
            <w:right w:val="none" w:sz="0" w:space="0" w:color="auto"/>
          </w:divBdr>
        </w:div>
        <w:div w:id="1327634029">
          <w:marLeft w:val="640"/>
          <w:marRight w:val="0"/>
          <w:marTop w:val="0"/>
          <w:marBottom w:val="0"/>
          <w:divBdr>
            <w:top w:val="none" w:sz="0" w:space="0" w:color="auto"/>
            <w:left w:val="none" w:sz="0" w:space="0" w:color="auto"/>
            <w:bottom w:val="none" w:sz="0" w:space="0" w:color="auto"/>
            <w:right w:val="none" w:sz="0" w:space="0" w:color="auto"/>
          </w:divBdr>
        </w:div>
        <w:div w:id="1330330707">
          <w:marLeft w:val="640"/>
          <w:marRight w:val="0"/>
          <w:marTop w:val="0"/>
          <w:marBottom w:val="0"/>
          <w:divBdr>
            <w:top w:val="none" w:sz="0" w:space="0" w:color="auto"/>
            <w:left w:val="none" w:sz="0" w:space="0" w:color="auto"/>
            <w:bottom w:val="none" w:sz="0" w:space="0" w:color="auto"/>
            <w:right w:val="none" w:sz="0" w:space="0" w:color="auto"/>
          </w:divBdr>
        </w:div>
        <w:div w:id="1347705659">
          <w:marLeft w:val="640"/>
          <w:marRight w:val="0"/>
          <w:marTop w:val="0"/>
          <w:marBottom w:val="0"/>
          <w:divBdr>
            <w:top w:val="none" w:sz="0" w:space="0" w:color="auto"/>
            <w:left w:val="none" w:sz="0" w:space="0" w:color="auto"/>
            <w:bottom w:val="none" w:sz="0" w:space="0" w:color="auto"/>
            <w:right w:val="none" w:sz="0" w:space="0" w:color="auto"/>
          </w:divBdr>
        </w:div>
        <w:div w:id="1352222790">
          <w:marLeft w:val="640"/>
          <w:marRight w:val="0"/>
          <w:marTop w:val="0"/>
          <w:marBottom w:val="0"/>
          <w:divBdr>
            <w:top w:val="none" w:sz="0" w:space="0" w:color="auto"/>
            <w:left w:val="none" w:sz="0" w:space="0" w:color="auto"/>
            <w:bottom w:val="none" w:sz="0" w:space="0" w:color="auto"/>
            <w:right w:val="none" w:sz="0" w:space="0" w:color="auto"/>
          </w:divBdr>
        </w:div>
        <w:div w:id="1355426539">
          <w:marLeft w:val="640"/>
          <w:marRight w:val="0"/>
          <w:marTop w:val="0"/>
          <w:marBottom w:val="0"/>
          <w:divBdr>
            <w:top w:val="none" w:sz="0" w:space="0" w:color="auto"/>
            <w:left w:val="none" w:sz="0" w:space="0" w:color="auto"/>
            <w:bottom w:val="none" w:sz="0" w:space="0" w:color="auto"/>
            <w:right w:val="none" w:sz="0" w:space="0" w:color="auto"/>
          </w:divBdr>
        </w:div>
        <w:div w:id="1369447472">
          <w:marLeft w:val="640"/>
          <w:marRight w:val="0"/>
          <w:marTop w:val="0"/>
          <w:marBottom w:val="0"/>
          <w:divBdr>
            <w:top w:val="none" w:sz="0" w:space="0" w:color="auto"/>
            <w:left w:val="none" w:sz="0" w:space="0" w:color="auto"/>
            <w:bottom w:val="none" w:sz="0" w:space="0" w:color="auto"/>
            <w:right w:val="none" w:sz="0" w:space="0" w:color="auto"/>
          </w:divBdr>
        </w:div>
        <w:div w:id="1372462348">
          <w:marLeft w:val="640"/>
          <w:marRight w:val="0"/>
          <w:marTop w:val="0"/>
          <w:marBottom w:val="0"/>
          <w:divBdr>
            <w:top w:val="none" w:sz="0" w:space="0" w:color="auto"/>
            <w:left w:val="none" w:sz="0" w:space="0" w:color="auto"/>
            <w:bottom w:val="none" w:sz="0" w:space="0" w:color="auto"/>
            <w:right w:val="none" w:sz="0" w:space="0" w:color="auto"/>
          </w:divBdr>
        </w:div>
        <w:div w:id="1376195726">
          <w:marLeft w:val="640"/>
          <w:marRight w:val="0"/>
          <w:marTop w:val="0"/>
          <w:marBottom w:val="0"/>
          <w:divBdr>
            <w:top w:val="none" w:sz="0" w:space="0" w:color="auto"/>
            <w:left w:val="none" w:sz="0" w:space="0" w:color="auto"/>
            <w:bottom w:val="none" w:sz="0" w:space="0" w:color="auto"/>
            <w:right w:val="none" w:sz="0" w:space="0" w:color="auto"/>
          </w:divBdr>
        </w:div>
        <w:div w:id="1386948478">
          <w:marLeft w:val="640"/>
          <w:marRight w:val="0"/>
          <w:marTop w:val="0"/>
          <w:marBottom w:val="0"/>
          <w:divBdr>
            <w:top w:val="none" w:sz="0" w:space="0" w:color="auto"/>
            <w:left w:val="none" w:sz="0" w:space="0" w:color="auto"/>
            <w:bottom w:val="none" w:sz="0" w:space="0" w:color="auto"/>
            <w:right w:val="none" w:sz="0" w:space="0" w:color="auto"/>
          </w:divBdr>
        </w:div>
        <w:div w:id="1389036597">
          <w:marLeft w:val="640"/>
          <w:marRight w:val="0"/>
          <w:marTop w:val="0"/>
          <w:marBottom w:val="0"/>
          <w:divBdr>
            <w:top w:val="none" w:sz="0" w:space="0" w:color="auto"/>
            <w:left w:val="none" w:sz="0" w:space="0" w:color="auto"/>
            <w:bottom w:val="none" w:sz="0" w:space="0" w:color="auto"/>
            <w:right w:val="none" w:sz="0" w:space="0" w:color="auto"/>
          </w:divBdr>
        </w:div>
        <w:div w:id="1391920385">
          <w:marLeft w:val="640"/>
          <w:marRight w:val="0"/>
          <w:marTop w:val="0"/>
          <w:marBottom w:val="0"/>
          <w:divBdr>
            <w:top w:val="none" w:sz="0" w:space="0" w:color="auto"/>
            <w:left w:val="none" w:sz="0" w:space="0" w:color="auto"/>
            <w:bottom w:val="none" w:sz="0" w:space="0" w:color="auto"/>
            <w:right w:val="none" w:sz="0" w:space="0" w:color="auto"/>
          </w:divBdr>
        </w:div>
        <w:div w:id="1398670906">
          <w:marLeft w:val="640"/>
          <w:marRight w:val="0"/>
          <w:marTop w:val="0"/>
          <w:marBottom w:val="0"/>
          <w:divBdr>
            <w:top w:val="none" w:sz="0" w:space="0" w:color="auto"/>
            <w:left w:val="none" w:sz="0" w:space="0" w:color="auto"/>
            <w:bottom w:val="none" w:sz="0" w:space="0" w:color="auto"/>
            <w:right w:val="none" w:sz="0" w:space="0" w:color="auto"/>
          </w:divBdr>
        </w:div>
        <w:div w:id="1400901319">
          <w:marLeft w:val="640"/>
          <w:marRight w:val="0"/>
          <w:marTop w:val="0"/>
          <w:marBottom w:val="0"/>
          <w:divBdr>
            <w:top w:val="none" w:sz="0" w:space="0" w:color="auto"/>
            <w:left w:val="none" w:sz="0" w:space="0" w:color="auto"/>
            <w:bottom w:val="none" w:sz="0" w:space="0" w:color="auto"/>
            <w:right w:val="none" w:sz="0" w:space="0" w:color="auto"/>
          </w:divBdr>
        </w:div>
        <w:div w:id="1407846491">
          <w:marLeft w:val="640"/>
          <w:marRight w:val="0"/>
          <w:marTop w:val="0"/>
          <w:marBottom w:val="0"/>
          <w:divBdr>
            <w:top w:val="none" w:sz="0" w:space="0" w:color="auto"/>
            <w:left w:val="none" w:sz="0" w:space="0" w:color="auto"/>
            <w:bottom w:val="none" w:sz="0" w:space="0" w:color="auto"/>
            <w:right w:val="none" w:sz="0" w:space="0" w:color="auto"/>
          </w:divBdr>
        </w:div>
        <w:div w:id="1407915369">
          <w:marLeft w:val="640"/>
          <w:marRight w:val="0"/>
          <w:marTop w:val="0"/>
          <w:marBottom w:val="0"/>
          <w:divBdr>
            <w:top w:val="none" w:sz="0" w:space="0" w:color="auto"/>
            <w:left w:val="none" w:sz="0" w:space="0" w:color="auto"/>
            <w:bottom w:val="none" w:sz="0" w:space="0" w:color="auto"/>
            <w:right w:val="none" w:sz="0" w:space="0" w:color="auto"/>
          </w:divBdr>
        </w:div>
        <w:div w:id="1419794535">
          <w:marLeft w:val="640"/>
          <w:marRight w:val="0"/>
          <w:marTop w:val="0"/>
          <w:marBottom w:val="0"/>
          <w:divBdr>
            <w:top w:val="none" w:sz="0" w:space="0" w:color="auto"/>
            <w:left w:val="none" w:sz="0" w:space="0" w:color="auto"/>
            <w:bottom w:val="none" w:sz="0" w:space="0" w:color="auto"/>
            <w:right w:val="none" w:sz="0" w:space="0" w:color="auto"/>
          </w:divBdr>
        </w:div>
        <w:div w:id="1420711601">
          <w:marLeft w:val="640"/>
          <w:marRight w:val="0"/>
          <w:marTop w:val="0"/>
          <w:marBottom w:val="0"/>
          <w:divBdr>
            <w:top w:val="none" w:sz="0" w:space="0" w:color="auto"/>
            <w:left w:val="none" w:sz="0" w:space="0" w:color="auto"/>
            <w:bottom w:val="none" w:sz="0" w:space="0" w:color="auto"/>
            <w:right w:val="none" w:sz="0" w:space="0" w:color="auto"/>
          </w:divBdr>
        </w:div>
        <w:div w:id="1421491006">
          <w:marLeft w:val="640"/>
          <w:marRight w:val="0"/>
          <w:marTop w:val="0"/>
          <w:marBottom w:val="0"/>
          <w:divBdr>
            <w:top w:val="none" w:sz="0" w:space="0" w:color="auto"/>
            <w:left w:val="none" w:sz="0" w:space="0" w:color="auto"/>
            <w:bottom w:val="none" w:sz="0" w:space="0" w:color="auto"/>
            <w:right w:val="none" w:sz="0" w:space="0" w:color="auto"/>
          </w:divBdr>
        </w:div>
        <w:div w:id="1450971951">
          <w:marLeft w:val="640"/>
          <w:marRight w:val="0"/>
          <w:marTop w:val="0"/>
          <w:marBottom w:val="0"/>
          <w:divBdr>
            <w:top w:val="none" w:sz="0" w:space="0" w:color="auto"/>
            <w:left w:val="none" w:sz="0" w:space="0" w:color="auto"/>
            <w:bottom w:val="none" w:sz="0" w:space="0" w:color="auto"/>
            <w:right w:val="none" w:sz="0" w:space="0" w:color="auto"/>
          </w:divBdr>
        </w:div>
        <w:div w:id="1455174028">
          <w:marLeft w:val="640"/>
          <w:marRight w:val="0"/>
          <w:marTop w:val="0"/>
          <w:marBottom w:val="0"/>
          <w:divBdr>
            <w:top w:val="none" w:sz="0" w:space="0" w:color="auto"/>
            <w:left w:val="none" w:sz="0" w:space="0" w:color="auto"/>
            <w:bottom w:val="none" w:sz="0" w:space="0" w:color="auto"/>
            <w:right w:val="none" w:sz="0" w:space="0" w:color="auto"/>
          </w:divBdr>
        </w:div>
        <w:div w:id="1455517730">
          <w:marLeft w:val="640"/>
          <w:marRight w:val="0"/>
          <w:marTop w:val="0"/>
          <w:marBottom w:val="0"/>
          <w:divBdr>
            <w:top w:val="none" w:sz="0" w:space="0" w:color="auto"/>
            <w:left w:val="none" w:sz="0" w:space="0" w:color="auto"/>
            <w:bottom w:val="none" w:sz="0" w:space="0" w:color="auto"/>
            <w:right w:val="none" w:sz="0" w:space="0" w:color="auto"/>
          </w:divBdr>
        </w:div>
        <w:div w:id="1459451777">
          <w:marLeft w:val="640"/>
          <w:marRight w:val="0"/>
          <w:marTop w:val="0"/>
          <w:marBottom w:val="0"/>
          <w:divBdr>
            <w:top w:val="none" w:sz="0" w:space="0" w:color="auto"/>
            <w:left w:val="none" w:sz="0" w:space="0" w:color="auto"/>
            <w:bottom w:val="none" w:sz="0" w:space="0" w:color="auto"/>
            <w:right w:val="none" w:sz="0" w:space="0" w:color="auto"/>
          </w:divBdr>
        </w:div>
        <w:div w:id="1486430771">
          <w:marLeft w:val="640"/>
          <w:marRight w:val="0"/>
          <w:marTop w:val="0"/>
          <w:marBottom w:val="0"/>
          <w:divBdr>
            <w:top w:val="none" w:sz="0" w:space="0" w:color="auto"/>
            <w:left w:val="none" w:sz="0" w:space="0" w:color="auto"/>
            <w:bottom w:val="none" w:sz="0" w:space="0" w:color="auto"/>
            <w:right w:val="none" w:sz="0" w:space="0" w:color="auto"/>
          </w:divBdr>
        </w:div>
        <w:div w:id="1488399663">
          <w:marLeft w:val="640"/>
          <w:marRight w:val="0"/>
          <w:marTop w:val="0"/>
          <w:marBottom w:val="0"/>
          <w:divBdr>
            <w:top w:val="none" w:sz="0" w:space="0" w:color="auto"/>
            <w:left w:val="none" w:sz="0" w:space="0" w:color="auto"/>
            <w:bottom w:val="none" w:sz="0" w:space="0" w:color="auto"/>
            <w:right w:val="none" w:sz="0" w:space="0" w:color="auto"/>
          </w:divBdr>
        </w:div>
        <w:div w:id="1488550489">
          <w:marLeft w:val="640"/>
          <w:marRight w:val="0"/>
          <w:marTop w:val="0"/>
          <w:marBottom w:val="0"/>
          <w:divBdr>
            <w:top w:val="none" w:sz="0" w:space="0" w:color="auto"/>
            <w:left w:val="none" w:sz="0" w:space="0" w:color="auto"/>
            <w:bottom w:val="none" w:sz="0" w:space="0" w:color="auto"/>
            <w:right w:val="none" w:sz="0" w:space="0" w:color="auto"/>
          </w:divBdr>
        </w:div>
        <w:div w:id="1497264878">
          <w:marLeft w:val="640"/>
          <w:marRight w:val="0"/>
          <w:marTop w:val="0"/>
          <w:marBottom w:val="0"/>
          <w:divBdr>
            <w:top w:val="none" w:sz="0" w:space="0" w:color="auto"/>
            <w:left w:val="none" w:sz="0" w:space="0" w:color="auto"/>
            <w:bottom w:val="none" w:sz="0" w:space="0" w:color="auto"/>
            <w:right w:val="none" w:sz="0" w:space="0" w:color="auto"/>
          </w:divBdr>
        </w:div>
        <w:div w:id="1528134440">
          <w:marLeft w:val="640"/>
          <w:marRight w:val="0"/>
          <w:marTop w:val="0"/>
          <w:marBottom w:val="0"/>
          <w:divBdr>
            <w:top w:val="none" w:sz="0" w:space="0" w:color="auto"/>
            <w:left w:val="none" w:sz="0" w:space="0" w:color="auto"/>
            <w:bottom w:val="none" w:sz="0" w:space="0" w:color="auto"/>
            <w:right w:val="none" w:sz="0" w:space="0" w:color="auto"/>
          </w:divBdr>
        </w:div>
        <w:div w:id="1540314741">
          <w:marLeft w:val="640"/>
          <w:marRight w:val="0"/>
          <w:marTop w:val="0"/>
          <w:marBottom w:val="0"/>
          <w:divBdr>
            <w:top w:val="none" w:sz="0" w:space="0" w:color="auto"/>
            <w:left w:val="none" w:sz="0" w:space="0" w:color="auto"/>
            <w:bottom w:val="none" w:sz="0" w:space="0" w:color="auto"/>
            <w:right w:val="none" w:sz="0" w:space="0" w:color="auto"/>
          </w:divBdr>
        </w:div>
        <w:div w:id="1570536886">
          <w:marLeft w:val="640"/>
          <w:marRight w:val="0"/>
          <w:marTop w:val="0"/>
          <w:marBottom w:val="0"/>
          <w:divBdr>
            <w:top w:val="none" w:sz="0" w:space="0" w:color="auto"/>
            <w:left w:val="none" w:sz="0" w:space="0" w:color="auto"/>
            <w:bottom w:val="none" w:sz="0" w:space="0" w:color="auto"/>
            <w:right w:val="none" w:sz="0" w:space="0" w:color="auto"/>
          </w:divBdr>
        </w:div>
        <w:div w:id="1571500256">
          <w:marLeft w:val="640"/>
          <w:marRight w:val="0"/>
          <w:marTop w:val="0"/>
          <w:marBottom w:val="0"/>
          <w:divBdr>
            <w:top w:val="none" w:sz="0" w:space="0" w:color="auto"/>
            <w:left w:val="none" w:sz="0" w:space="0" w:color="auto"/>
            <w:bottom w:val="none" w:sz="0" w:space="0" w:color="auto"/>
            <w:right w:val="none" w:sz="0" w:space="0" w:color="auto"/>
          </w:divBdr>
        </w:div>
        <w:div w:id="1571844943">
          <w:marLeft w:val="640"/>
          <w:marRight w:val="0"/>
          <w:marTop w:val="0"/>
          <w:marBottom w:val="0"/>
          <w:divBdr>
            <w:top w:val="none" w:sz="0" w:space="0" w:color="auto"/>
            <w:left w:val="none" w:sz="0" w:space="0" w:color="auto"/>
            <w:bottom w:val="none" w:sz="0" w:space="0" w:color="auto"/>
            <w:right w:val="none" w:sz="0" w:space="0" w:color="auto"/>
          </w:divBdr>
        </w:div>
        <w:div w:id="1586105458">
          <w:marLeft w:val="640"/>
          <w:marRight w:val="0"/>
          <w:marTop w:val="0"/>
          <w:marBottom w:val="0"/>
          <w:divBdr>
            <w:top w:val="none" w:sz="0" w:space="0" w:color="auto"/>
            <w:left w:val="none" w:sz="0" w:space="0" w:color="auto"/>
            <w:bottom w:val="none" w:sz="0" w:space="0" w:color="auto"/>
            <w:right w:val="none" w:sz="0" w:space="0" w:color="auto"/>
          </w:divBdr>
        </w:div>
        <w:div w:id="1586645913">
          <w:marLeft w:val="640"/>
          <w:marRight w:val="0"/>
          <w:marTop w:val="0"/>
          <w:marBottom w:val="0"/>
          <w:divBdr>
            <w:top w:val="none" w:sz="0" w:space="0" w:color="auto"/>
            <w:left w:val="none" w:sz="0" w:space="0" w:color="auto"/>
            <w:bottom w:val="none" w:sz="0" w:space="0" w:color="auto"/>
            <w:right w:val="none" w:sz="0" w:space="0" w:color="auto"/>
          </w:divBdr>
        </w:div>
        <w:div w:id="1594818966">
          <w:marLeft w:val="640"/>
          <w:marRight w:val="0"/>
          <w:marTop w:val="0"/>
          <w:marBottom w:val="0"/>
          <w:divBdr>
            <w:top w:val="none" w:sz="0" w:space="0" w:color="auto"/>
            <w:left w:val="none" w:sz="0" w:space="0" w:color="auto"/>
            <w:bottom w:val="none" w:sz="0" w:space="0" w:color="auto"/>
            <w:right w:val="none" w:sz="0" w:space="0" w:color="auto"/>
          </w:divBdr>
        </w:div>
        <w:div w:id="1595432000">
          <w:marLeft w:val="640"/>
          <w:marRight w:val="0"/>
          <w:marTop w:val="0"/>
          <w:marBottom w:val="0"/>
          <w:divBdr>
            <w:top w:val="none" w:sz="0" w:space="0" w:color="auto"/>
            <w:left w:val="none" w:sz="0" w:space="0" w:color="auto"/>
            <w:bottom w:val="none" w:sz="0" w:space="0" w:color="auto"/>
            <w:right w:val="none" w:sz="0" w:space="0" w:color="auto"/>
          </w:divBdr>
        </w:div>
        <w:div w:id="1620333916">
          <w:marLeft w:val="640"/>
          <w:marRight w:val="0"/>
          <w:marTop w:val="0"/>
          <w:marBottom w:val="0"/>
          <w:divBdr>
            <w:top w:val="none" w:sz="0" w:space="0" w:color="auto"/>
            <w:left w:val="none" w:sz="0" w:space="0" w:color="auto"/>
            <w:bottom w:val="none" w:sz="0" w:space="0" w:color="auto"/>
            <w:right w:val="none" w:sz="0" w:space="0" w:color="auto"/>
          </w:divBdr>
        </w:div>
        <w:div w:id="1624458456">
          <w:marLeft w:val="640"/>
          <w:marRight w:val="0"/>
          <w:marTop w:val="0"/>
          <w:marBottom w:val="0"/>
          <w:divBdr>
            <w:top w:val="none" w:sz="0" w:space="0" w:color="auto"/>
            <w:left w:val="none" w:sz="0" w:space="0" w:color="auto"/>
            <w:bottom w:val="none" w:sz="0" w:space="0" w:color="auto"/>
            <w:right w:val="none" w:sz="0" w:space="0" w:color="auto"/>
          </w:divBdr>
        </w:div>
        <w:div w:id="1626425068">
          <w:marLeft w:val="640"/>
          <w:marRight w:val="0"/>
          <w:marTop w:val="0"/>
          <w:marBottom w:val="0"/>
          <w:divBdr>
            <w:top w:val="none" w:sz="0" w:space="0" w:color="auto"/>
            <w:left w:val="none" w:sz="0" w:space="0" w:color="auto"/>
            <w:bottom w:val="none" w:sz="0" w:space="0" w:color="auto"/>
            <w:right w:val="none" w:sz="0" w:space="0" w:color="auto"/>
          </w:divBdr>
        </w:div>
        <w:div w:id="1631666287">
          <w:marLeft w:val="640"/>
          <w:marRight w:val="0"/>
          <w:marTop w:val="0"/>
          <w:marBottom w:val="0"/>
          <w:divBdr>
            <w:top w:val="none" w:sz="0" w:space="0" w:color="auto"/>
            <w:left w:val="none" w:sz="0" w:space="0" w:color="auto"/>
            <w:bottom w:val="none" w:sz="0" w:space="0" w:color="auto"/>
            <w:right w:val="none" w:sz="0" w:space="0" w:color="auto"/>
          </w:divBdr>
        </w:div>
        <w:div w:id="1632784169">
          <w:marLeft w:val="640"/>
          <w:marRight w:val="0"/>
          <w:marTop w:val="0"/>
          <w:marBottom w:val="0"/>
          <w:divBdr>
            <w:top w:val="none" w:sz="0" w:space="0" w:color="auto"/>
            <w:left w:val="none" w:sz="0" w:space="0" w:color="auto"/>
            <w:bottom w:val="none" w:sz="0" w:space="0" w:color="auto"/>
            <w:right w:val="none" w:sz="0" w:space="0" w:color="auto"/>
          </w:divBdr>
        </w:div>
        <w:div w:id="1633248995">
          <w:marLeft w:val="640"/>
          <w:marRight w:val="0"/>
          <w:marTop w:val="0"/>
          <w:marBottom w:val="0"/>
          <w:divBdr>
            <w:top w:val="none" w:sz="0" w:space="0" w:color="auto"/>
            <w:left w:val="none" w:sz="0" w:space="0" w:color="auto"/>
            <w:bottom w:val="none" w:sz="0" w:space="0" w:color="auto"/>
            <w:right w:val="none" w:sz="0" w:space="0" w:color="auto"/>
          </w:divBdr>
        </w:div>
        <w:div w:id="1649898208">
          <w:marLeft w:val="640"/>
          <w:marRight w:val="0"/>
          <w:marTop w:val="0"/>
          <w:marBottom w:val="0"/>
          <w:divBdr>
            <w:top w:val="none" w:sz="0" w:space="0" w:color="auto"/>
            <w:left w:val="none" w:sz="0" w:space="0" w:color="auto"/>
            <w:bottom w:val="none" w:sz="0" w:space="0" w:color="auto"/>
            <w:right w:val="none" w:sz="0" w:space="0" w:color="auto"/>
          </w:divBdr>
        </w:div>
        <w:div w:id="1658075140">
          <w:marLeft w:val="640"/>
          <w:marRight w:val="0"/>
          <w:marTop w:val="0"/>
          <w:marBottom w:val="0"/>
          <w:divBdr>
            <w:top w:val="none" w:sz="0" w:space="0" w:color="auto"/>
            <w:left w:val="none" w:sz="0" w:space="0" w:color="auto"/>
            <w:bottom w:val="none" w:sz="0" w:space="0" w:color="auto"/>
            <w:right w:val="none" w:sz="0" w:space="0" w:color="auto"/>
          </w:divBdr>
        </w:div>
        <w:div w:id="1659766656">
          <w:marLeft w:val="640"/>
          <w:marRight w:val="0"/>
          <w:marTop w:val="0"/>
          <w:marBottom w:val="0"/>
          <w:divBdr>
            <w:top w:val="none" w:sz="0" w:space="0" w:color="auto"/>
            <w:left w:val="none" w:sz="0" w:space="0" w:color="auto"/>
            <w:bottom w:val="none" w:sz="0" w:space="0" w:color="auto"/>
            <w:right w:val="none" w:sz="0" w:space="0" w:color="auto"/>
          </w:divBdr>
        </w:div>
        <w:div w:id="1659922478">
          <w:marLeft w:val="640"/>
          <w:marRight w:val="0"/>
          <w:marTop w:val="0"/>
          <w:marBottom w:val="0"/>
          <w:divBdr>
            <w:top w:val="none" w:sz="0" w:space="0" w:color="auto"/>
            <w:left w:val="none" w:sz="0" w:space="0" w:color="auto"/>
            <w:bottom w:val="none" w:sz="0" w:space="0" w:color="auto"/>
            <w:right w:val="none" w:sz="0" w:space="0" w:color="auto"/>
          </w:divBdr>
        </w:div>
        <w:div w:id="1661273088">
          <w:marLeft w:val="640"/>
          <w:marRight w:val="0"/>
          <w:marTop w:val="0"/>
          <w:marBottom w:val="0"/>
          <w:divBdr>
            <w:top w:val="none" w:sz="0" w:space="0" w:color="auto"/>
            <w:left w:val="none" w:sz="0" w:space="0" w:color="auto"/>
            <w:bottom w:val="none" w:sz="0" w:space="0" w:color="auto"/>
            <w:right w:val="none" w:sz="0" w:space="0" w:color="auto"/>
          </w:divBdr>
        </w:div>
        <w:div w:id="1668170464">
          <w:marLeft w:val="640"/>
          <w:marRight w:val="0"/>
          <w:marTop w:val="0"/>
          <w:marBottom w:val="0"/>
          <w:divBdr>
            <w:top w:val="none" w:sz="0" w:space="0" w:color="auto"/>
            <w:left w:val="none" w:sz="0" w:space="0" w:color="auto"/>
            <w:bottom w:val="none" w:sz="0" w:space="0" w:color="auto"/>
            <w:right w:val="none" w:sz="0" w:space="0" w:color="auto"/>
          </w:divBdr>
        </w:div>
        <w:div w:id="1670058746">
          <w:marLeft w:val="640"/>
          <w:marRight w:val="0"/>
          <w:marTop w:val="0"/>
          <w:marBottom w:val="0"/>
          <w:divBdr>
            <w:top w:val="none" w:sz="0" w:space="0" w:color="auto"/>
            <w:left w:val="none" w:sz="0" w:space="0" w:color="auto"/>
            <w:bottom w:val="none" w:sz="0" w:space="0" w:color="auto"/>
            <w:right w:val="none" w:sz="0" w:space="0" w:color="auto"/>
          </w:divBdr>
        </w:div>
        <w:div w:id="1688479659">
          <w:marLeft w:val="640"/>
          <w:marRight w:val="0"/>
          <w:marTop w:val="0"/>
          <w:marBottom w:val="0"/>
          <w:divBdr>
            <w:top w:val="none" w:sz="0" w:space="0" w:color="auto"/>
            <w:left w:val="none" w:sz="0" w:space="0" w:color="auto"/>
            <w:bottom w:val="none" w:sz="0" w:space="0" w:color="auto"/>
            <w:right w:val="none" w:sz="0" w:space="0" w:color="auto"/>
          </w:divBdr>
        </w:div>
        <w:div w:id="1689595750">
          <w:marLeft w:val="640"/>
          <w:marRight w:val="0"/>
          <w:marTop w:val="0"/>
          <w:marBottom w:val="0"/>
          <w:divBdr>
            <w:top w:val="none" w:sz="0" w:space="0" w:color="auto"/>
            <w:left w:val="none" w:sz="0" w:space="0" w:color="auto"/>
            <w:bottom w:val="none" w:sz="0" w:space="0" w:color="auto"/>
            <w:right w:val="none" w:sz="0" w:space="0" w:color="auto"/>
          </w:divBdr>
        </w:div>
        <w:div w:id="1698193500">
          <w:marLeft w:val="640"/>
          <w:marRight w:val="0"/>
          <w:marTop w:val="0"/>
          <w:marBottom w:val="0"/>
          <w:divBdr>
            <w:top w:val="none" w:sz="0" w:space="0" w:color="auto"/>
            <w:left w:val="none" w:sz="0" w:space="0" w:color="auto"/>
            <w:bottom w:val="none" w:sz="0" w:space="0" w:color="auto"/>
            <w:right w:val="none" w:sz="0" w:space="0" w:color="auto"/>
          </w:divBdr>
        </w:div>
        <w:div w:id="1718624782">
          <w:marLeft w:val="640"/>
          <w:marRight w:val="0"/>
          <w:marTop w:val="0"/>
          <w:marBottom w:val="0"/>
          <w:divBdr>
            <w:top w:val="none" w:sz="0" w:space="0" w:color="auto"/>
            <w:left w:val="none" w:sz="0" w:space="0" w:color="auto"/>
            <w:bottom w:val="none" w:sz="0" w:space="0" w:color="auto"/>
            <w:right w:val="none" w:sz="0" w:space="0" w:color="auto"/>
          </w:divBdr>
        </w:div>
        <w:div w:id="1725909015">
          <w:marLeft w:val="640"/>
          <w:marRight w:val="0"/>
          <w:marTop w:val="0"/>
          <w:marBottom w:val="0"/>
          <w:divBdr>
            <w:top w:val="none" w:sz="0" w:space="0" w:color="auto"/>
            <w:left w:val="none" w:sz="0" w:space="0" w:color="auto"/>
            <w:bottom w:val="none" w:sz="0" w:space="0" w:color="auto"/>
            <w:right w:val="none" w:sz="0" w:space="0" w:color="auto"/>
          </w:divBdr>
        </w:div>
        <w:div w:id="1751385640">
          <w:marLeft w:val="640"/>
          <w:marRight w:val="0"/>
          <w:marTop w:val="0"/>
          <w:marBottom w:val="0"/>
          <w:divBdr>
            <w:top w:val="none" w:sz="0" w:space="0" w:color="auto"/>
            <w:left w:val="none" w:sz="0" w:space="0" w:color="auto"/>
            <w:bottom w:val="none" w:sz="0" w:space="0" w:color="auto"/>
            <w:right w:val="none" w:sz="0" w:space="0" w:color="auto"/>
          </w:divBdr>
        </w:div>
        <w:div w:id="1751728754">
          <w:marLeft w:val="640"/>
          <w:marRight w:val="0"/>
          <w:marTop w:val="0"/>
          <w:marBottom w:val="0"/>
          <w:divBdr>
            <w:top w:val="none" w:sz="0" w:space="0" w:color="auto"/>
            <w:left w:val="none" w:sz="0" w:space="0" w:color="auto"/>
            <w:bottom w:val="none" w:sz="0" w:space="0" w:color="auto"/>
            <w:right w:val="none" w:sz="0" w:space="0" w:color="auto"/>
          </w:divBdr>
        </w:div>
        <w:div w:id="1755467075">
          <w:marLeft w:val="640"/>
          <w:marRight w:val="0"/>
          <w:marTop w:val="0"/>
          <w:marBottom w:val="0"/>
          <w:divBdr>
            <w:top w:val="none" w:sz="0" w:space="0" w:color="auto"/>
            <w:left w:val="none" w:sz="0" w:space="0" w:color="auto"/>
            <w:bottom w:val="none" w:sz="0" w:space="0" w:color="auto"/>
            <w:right w:val="none" w:sz="0" w:space="0" w:color="auto"/>
          </w:divBdr>
        </w:div>
        <w:div w:id="1758869126">
          <w:marLeft w:val="640"/>
          <w:marRight w:val="0"/>
          <w:marTop w:val="0"/>
          <w:marBottom w:val="0"/>
          <w:divBdr>
            <w:top w:val="none" w:sz="0" w:space="0" w:color="auto"/>
            <w:left w:val="none" w:sz="0" w:space="0" w:color="auto"/>
            <w:bottom w:val="none" w:sz="0" w:space="0" w:color="auto"/>
            <w:right w:val="none" w:sz="0" w:space="0" w:color="auto"/>
          </w:divBdr>
        </w:div>
        <w:div w:id="1773282360">
          <w:marLeft w:val="640"/>
          <w:marRight w:val="0"/>
          <w:marTop w:val="0"/>
          <w:marBottom w:val="0"/>
          <w:divBdr>
            <w:top w:val="none" w:sz="0" w:space="0" w:color="auto"/>
            <w:left w:val="none" w:sz="0" w:space="0" w:color="auto"/>
            <w:bottom w:val="none" w:sz="0" w:space="0" w:color="auto"/>
            <w:right w:val="none" w:sz="0" w:space="0" w:color="auto"/>
          </w:divBdr>
        </w:div>
        <w:div w:id="1782913132">
          <w:marLeft w:val="640"/>
          <w:marRight w:val="0"/>
          <w:marTop w:val="0"/>
          <w:marBottom w:val="0"/>
          <w:divBdr>
            <w:top w:val="none" w:sz="0" w:space="0" w:color="auto"/>
            <w:left w:val="none" w:sz="0" w:space="0" w:color="auto"/>
            <w:bottom w:val="none" w:sz="0" w:space="0" w:color="auto"/>
            <w:right w:val="none" w:sz="0" w:space="0" w:color="auto"/>
          </w:divBdr>
        </w:div>
        <w:div w:id="1783840492">
          <w:marLeft w:val="640"/>
          <w:marRight w:val="0"/>
          <w:marTop w:val="0"/>
          <w:marBottom w:val="0"/>
          <w:divBdr>
            <w:top w:val="none" w:sz="0" w:space="0" w:color="auto"/>
            <w:left w:val="none" w:sz="0" w:space="0" w:color="auto"/>
            <w:bottom w:val="none" w:sz="0" w:space="0" w:color="auto"/>
            <w:right w:val="none" w:sz="0" w:space="0" w:color="auto"/>
          </w:divBdr>
        </w:div>
        <w:div w:id="1801803086">
          <w:marLeft w:val="640"/>
          <w:marRight w:val="0"/>
          <w:marTop w:val="0"/>
          <w:marBottom w:val="0"/>
          <w:divBdr>
            <w:top w:val="none" w:sz="0" w:space="0" w:color="auto"/>
            <w:left w:val="none" w:sz="0" w:space="0" w:color="auto"/>
            <w:bottom w:val="none" w:sz="0" w:space="0" w:color="auto"/>
            <w:right w:val="none" w:sz="0" w:space="0" w:color="auto"/>
          </w:divBdr>
        </w:div>
        <w:div w:id="1815904254">
          <w:marLeft w:val="640"/>
          <w:marRight w:val="0"/>
          <w:marTop w:val="0"/>
          <w:marBottom w:val="0"/>
          <w:divBdr>
            <w:top w:val="none" w:sz="0" w:space="0" w:color="auto"/>
            <w:left w:val="none" w:sz="0" w:space="0" w:color="auto"/>
            <w:bottom w:val="none" w:sz="0" w:space="0" w:color="auto"/>
            <w:right w:val="none" w:sz="0" w:space="0" w:color="auto"/>
          </w:divBdr>
        </w:div>
        <w:div w:id="1816023336">
          <w:marLeft w:val="640"/>
          <w:marRight w:val="0"/>
          <w:marTop w:val="0"/>
          <w:marBottom w:val="0"/>
          <w:divBdr>
            <w:top w:val="none" w:sz="0" w:space="0" w:color="auto"/>
            <w:left w:val="none" w:sz="0" w:space="0" w:color="auto"/>
            <w:bottom w:val="none" w:sz="0" w:space="0" w:color="auto"/>
            <w:right w:val="none" w:sz="0" w:space="0" w:color="auto"/>
          </w:divBdr>
        </w:div>
        <w:div w:id="1819030101">
          <w:marLeft w:val="640"/>
          <w:marRight w:val="0"/>
          <w:marTop w:val="0"/>
          <w:marBottom w:val="0"/>
          <w:divBdr>
            <w:top w:val="none" w:sz="0" w:space="0" w:color="auto"/>
            <w:left w:val="none" w:sz="0" w:space="0" w:color="auto"/>
            <w:bottom w:val="none" w:sz="0" w:space="0" w:color="auto"/>
            <w:right w:val="none" w:sz="0" w:space="0" w:color="auto"/>
          </w:divBdr>
        </w:div>
        <w:div w:id="1821388661">
          <w:marLeft w:val="640"/>
          <w:marRight w:val="0"/>
          <w:marTop w:val="0"/>
          <w:marBottom w:val="0"/>
          <w:divBdr>
            <w:top w:val="none" w:sz="0" w:space="0" w:color="auto"/>
            <w:left w:val="none" w:sz="0" w:space="0" w:color="auto"/>
            <w:bottom w:val="none" w:sz="0" w:space="0" w:color="auto"/>
            <w:right w:val="none" w:sz="0" w:space="0" w:color="auto"/>
          </w:divBdr>
        </w:div>
        <w:div w:id="1838572663">
          <w:marLeft w:val="640"/>
          <w:marRight w:val="0"/>
          <w:marTop w:val="0"/>
          <w:marBottom w:val="0"/>
          <w:divBdr>
            <w:top w:val="none" w:sz="0" w:space="0" w:color="auto"/>
            <w:left w:val="none" w:sz="0" w:space="0" w:color="auto"/>
            <w:bottom w:val="none" w:sz="0" w:space="0" w:color="auto"/>
            <w:right w:val="none" w:sz="0" w:space="0" w:color="auto"/>
          </w:divBdr>
        </w:div>
        <w:div w:id="1841894931">
          <w:marLeft w:val="640"/>
          <w:marRight w:val="0"/>
          <w:marTop w:val="0"/>
          <w:marBottom w:val="0"/>
          <w:divBdr>
            <w:top w:val="none" w:sz="0" w:space="0" w:color="auto"/>
            <w:left w:val="none" w:sz="0" w:space="0" w:color="auto"/>
            <w:bottom w:val="none" w:sz="0" w:space="0" w:color="auto"/>
            <w:right w:val="none" w:sz="0" w:space="0" w:color="auto"/>
          </w:divBdr>
        </w:div>
        <w:div w:id="1842546868">
          <w:marLeft w:val="640"/>
          <w:marRight w:val="0"/>
          <w:marTop w:val="0"/>
          <w:marBottom w:val="0"/>
          <w:divBdr>
            <w:top w:val="none" w:sz="0" w:space="0" w:color="auto"/>
            <w:left w:val="none" w:sz="0" w:space="0" w:color="auto"/>
            <w:bottom w:val="none" w:sz="0" w:space="0" w:color="auto"/>
            <w:right w:val="none" w:sz="0" w:space="0" w:color="auto"/>
          </w:divBdr>
        </w:div>
        <w:div w:id="1842575057">
          <w:marLeft w:val="640"/>
          <w:marRight w:val="0"/>
          <w:marTop w:val="0"/>
          <w:marBottom w:val="0"/>
          <w:divBdr>
            <w:top w:val="none" w:sz="0" w:space="0" w:color="auto"/>
            <w:left w:val="none" w:sz="0" w:space="0" w:color="auto"/>
            <w:bottom w:val="none" w:sz="0" w:space="0" w:color="auto"/>
            <w:right w:val="none" w:sz="0" w:space="0" w:color="auto"/>
          </w:divBdr>
        </w:div>
        <w:div w:id="1844584805">
          <w:marLeft w:val="640"/>
          <w:marRight w:val="0"/>
          <w:marTop w:val="0"/>
          <w:marBottom w:val="0"/>
          <w:divBdr>
            <w:top w:val="none" w:sz="0" w:space="0" w:color="auto"/>
            <w:left w:val="none" w:sz="0" w:space="0" w:color="auto"/>
            <w:bottom w:val="none" w:sz="0" w:space="0" w:color="auto"/>
            <w:right w:val="none" w:sz="0" w:space="0" w:color="auto"/>
          </w:divBdr>
        </w:div>
        <w:div w:id="1845509674">
          <w:marLeft w:val="640"/>
          <w:marRight w:val="0"/>
          <w:marTop w:val="0"/>
          <w:marBottom w:val="0"/>
          <w:divBdr>
            <w:top w:val="none" w:sz="0" w:space="0" w:color="auto"/>
            <w:left w:val="none" w:sz="0" w:space="0" w:color="auto"/>
            <w:bottom w:val="none" w:sz="0" w:space="0" w:color="auto"/>
            <w:right w:val="none" w:sz="0" w:space="0" w:color="auto"/>
          </w:divBdr>
        </w:div>
        <w:div w:id="1851333567">
          <w:marLeft w:val="640"/>
          <w:marRight w:val="0"/>
          <w:marTop w:val="0"/>
          <w:marBottom w:val="0"/>
          <w:divBdr>
            <w:top w:val="none" w:sz="0" w:space="0" w:color="auto"/>
            <w:left w:val="none" w:sz="0" w:space="0" w:color="auto"/>
            <w:bottom w:val="none" w:sz="0" w:space="0" w:color="auto"/>
            <w:right w:val="none" w:sz="0" w:space="0" w:color="auto"/>
          </w:divBdr>
        </w:div>
        <w:div w:id="1866821048">
          <w:marLeft w:val="640"/>
          <w:marRight w:val="0"/>
          <w:marTop w:val="0"/>
          <w:marBottom w:val="0"/>
          <w:divBdr>
            <w:top w:val="none" w:sz="0" w:space="0" w:color="auto"/>
            <w:left w:val="none" w:sz="0" w:space="0" w:color="auto"/>
            <w:bottom w:val="none" w:sz="0" w:space="0" w:color="auto"/>
            <w:right w:val="none" w:sz="0" w:space="0" w:color="auto"/>
          </w:divBdr>
        </w:div>
        <w:div w:id="1876035877">
          <w:marLeft w:val="640"/>
          <w:marRight w:val="0"/>
          <w:marTop w:val="0"/>
          <w:marBottom w:val="0"/>
          <w:divBdr>
            <w:top w:val="none" w:sz="0" w:space="0" w:color="auto"/>
            <w:left w:val="none" w:sz="0" w:space="0" w:color="auto"/>
            <w:bottom w:val="none" w:sz="0" w:space="0" w:color="auto"/>
            <w:right w:val="none" w:sz="0" w:space="0" w:color="auto"/>
          </w:divBdr>
        </w:div>
        <w:div w:id="1901208793">
          <w:marLeft w:val="640"/>
          <w:marRight w:val="0"/>
          <w:marTop w:val="0"/>
          <w:marBottom w:val="0"/>
          <w:divBdr>
            <w:top w:val="none" w:sz="0" w:space="0" w:color="auto"/>
            <w:left w:val="none" w:sz="0" w:space="0" w:color="auto"/>
            <w:bottom w:val="none" w:sz="0" w:space="0" w:color="auto"/>
            <w:right w:val="none" w:sz="0" w:space="0" w:color="auto"/>
          </w:divBdr>
        </w:div>
        <w:div w:id="1903517546">
          <w:marLeft w:val="640"/>
          <w:marRight w:val="0"/>
          <w:marTop w:val="0"/>
          <w:marBottom w:val="0"/>
          <w:divBdr>
            <w:top w:val="none" w:sz="0" w:space="0" w:color="auto"/>
            <w:left w:val="none" w:sz="0" w:space="0" w:color="auto"/>
            <w:bottom w:val="none" w:sz="0" w:space="0" w:color="auto"/>
            <w:right w:val="none" w:sz="0" w:space="0" w:color="auto"/>
          </w:divBdr>
        </w:div>
        <w:div w:id="1914780390">
          <w:marLeft w:val="640"/>
          <w:marRight w:val="0"/>
          <w:marTop w:val="0"/>
          <w:marBottom w:val="0"/>
          <w:divBdr>
            <w:top w:val="none" w:sz="0" w:space="0" w:color="auto"/>
            <w:left w:val="none" w:sz="0" w:space="0" w:color="auto"/>
            <w:bottom w:val="none" w:sz="0" w:space="0" w:color="auto"/>
            <w:right w:val="none" w:sz="0" w:space="0" w:color="auto"/>
          </w:divBdr>
        </w:div>
        <w:div w:id="1928227029">
          <w:marLeft w:val="640"/>
          <w:marRight w:val="0"/>
          <w:marTop w:val="0"/>
          <w:marBottom w:val="0"/>
          <w:divBdr>
            <w:top w:val="none" w:sz="0" w:space="0" w:color="auto"/>
            <w:left w:val="none" w:sz="0" w:space="0" w:color="auto"/>
            <w:bottom w:val="none" w:sz="0" w:space="0" w:color="auto"/>
            <w:right w:val="none" w:sz="0" w:space="0" w:color="auto"/>
          </w:divBdr>
        </w:div>
        <w:div w:id="1945306537">
          <w:marLeft w:val="640"/>
          <w:marRight w:val="0"/>
          <w:marTop w:val="0"/>
          <w:marBottom w:val="0"/>
          <w:divBdr>
            <w:top w:val="none" w:sz="0" w:space="0" w:color="auto"/>
            <w:left w:val="none" w:sz="0" w:space="0" w:color="auto"/>
            <w:bottom w:val="none" w:sz="0" w:space="0" w:color="auto"/>
            <w:right w:val="none" w:sz="0" w:space="0" w:color="auto"/>
          </w:divBdr>
        </w:div>
        <w:div w:id="1960985362">
          <w:marLeft w:val="640"/>
          <w:marRight w:val="0"/>
          <w:marTop w:val="0"/>
          <w:marBottom w:val="0"/>
          <w:divBdr>
            <w:top w:val="none" w:sz="0" w:space="0" w:color="auto"/>
            <w:left w:val="none" w:sz="0" w:space="0" w:color="auto"/>
            <w:bottom w:val="none" w:sz="0" w:space="0" w:color="auto"/>
            <w:right w:val="none" w:sz="0" w:space="0" w:color="auto"/>
          </w:divBdr>
        </w:div>
        <w:div w:id="1965505659">
          <w:marLeft w:val="640"/>
          <w:marRight w:val="0"/>
          <w:marTop w:val="0"/>
          <w:marBottom w:val="0"/>
          <w:divBdr>
            <w:top w:val="none" w:sz="0" w:space="0" w:color="auto"/>
            <w:left w:val="none" w:sz="0" w:space="0" w:color="auto"/>
            <w:bottom w:val="none" w:sz="0" w:space="0" w:color="auto"/>
            <w:right w:val="none" w:sz="0" w:space="0" w:color="auto"/>
          </w:divBdr>
        </w:div>
        <w:div w:id="2019961520">
          <w:marLeft w:val="640"/>
          <w:marRight w:val="0"/>
          <w:marTop w:val="0"/>
          <w:marBottom w:val="0"/>
          <w:divBdr>
            <w:top w:val="none" w:sz="0" w:space="0" w:color="auto"/>
            <w:left w:val="none" w:sz="0" w:space="0" w:color="auto"/>
            <w:bottom w:val="none" w:sz="0" w:space="0" w:color="auto"/>
            <w:right w:val="none" w:sz="0" w:space="0" w:color="auto"/>
          </w:divBdr>
        </w:div>
        <w:div w:id="2031686540">
          <w:marLeft w:val="640"/>
          <w:marRight w:val="0"/>
          <w:marTop w:val="0"/>
          <w:marBottom w:val="0"/>
          <w:divBdr>
            <w:top w:val="none" w:sz="0" w:space="0" w:color="auto"/>
            <w:left w:val="none" w:sz="0" w:space="0" w:color="auto"/>
            <w:bottom w:val="none" w:sz="0" w:space="0" w:color="auto"/>
            <w:right w:val="none" w:sz="0" w:space="0" w:color="auto"/>
          </w:divBdr>
        </w:div>
        <w:div w:id="2031756748">
          <w:marLeft w:val="640"/>
          <w:marRight w:val="0"/>
          <w:marTop w:val="0"/>
          <w:marBottom w:val="0"/>
          <w:divBdr>
            <w:top w:val="none" w:sz="0" w:space="0" w:color="auto"/>
            <w:left w:val="none" w:sz="0" w:space="0" w:color="auto"/>
            <w:bottom w:val="none" w:sz="0" w:space="0" w:color="auto"/>
            <w:right w:val="none" w:sz="0" w:space="0" w:color="auto"/>
          </w:divBdr>
        </w:div>
        <w:div w:id="2056268202">
          <w:marLeft w:val="640"/>
          <w:marRight w:val="0"/>
          <w:marTop w:val="0"/>
          <w:marBottom w:val="0"/>
          <w:divBdr>
            <w:top w:val="none" w:sz="0" w:space="0" w:color="auto"/>
            <w:left w:val="none" w:sz="0" w:space="0" w:color="auto"/>
            <w:bottom w:val="none" w:sz="0" w:space="0" w:color="auto"/>
            <w:right w:val="none" w:sz="0" w:space="0" w:color="auto"/>
          </w:divBdr>
        </w:div>
        <w:div w:id="2059283678">
          <w:marLeft w:val="640"/>
          <w:marRight w:val="0"/>
          <w:marTop w:val="0"/>
          <w:marBottom w:val="0"/>
          <w:divBdr>
            <w:top w:val="none" w:sz="0" w:space="0" w:color="auto"/>
            <w:left w:val="none" w:sz="0" w:space="0" w:color="auto"/>
            <w:bottom w:val="none" w:sz="0" w:space="0" w:color="auto"/>
            <w:right w:val="none" w:sz="0" w:space="0" w:color="auto"/>
          </w:divBdr>
        </w:div>
        <w:div w:id="2072386460">
          <w:marLeft w:val="640"/>
          <w:marRight w:val="0"/>
          <w:marTop w:val="0"/>
          <w:marBottom w:val="0"/>
          <w:divBdr>
            <w:top w:val="none" w:sz="0" w:space="0" w:color="auto"/>
            <w:left w:val="none" w:sz="0" w:space="0" w:color="auto"/>
            <w:bottom w:val="none" w:sz="0" w:space="0" w:color="auto"/>
            <w:right w:val="none" w:sz="0" w:space="0" w:color="auto"/>
          </w:divBdr>
        </w:div>
        <w:div w:id="2083747838">
          <w:marLeft w:val="640"/>
          <w:marRight w:val="0"/>
          <w:marTop w:val="0"/>
          <w:marBottom w:val="0"/>
          <w:divBdr>
            <w:top w:val="none" w:sz="0" w:space="0" w:color="auto"/>
            <w:left w:val="none" w:sz="0" w:space="0" w:color="auto"/>
            <w:bottom w:val="none" w:sz="0" w:space="0" w:color="auto"/>
            <w:right w:val="none" w:sz="0" w:space="0" w:color="auto"/>
          </w:divBdr>
        </w:div>
        <w:div w:id="2092308040">
          <w:marLeft w:val="640"/>
          <w:marRight w:val="0"/>
          <w:marTop w:val="0"/>
          <w:marBottom w:val="0"/>
          <w:divBdr>
            <w:top w:val="none" w:sz="0" w:space="0" w:color="auto"/>
            <w:left w:val="none" w:sz="0" w:space="0" w:color="auto"/>
            <w:bottom w:val="none" w:sz="0" w:space="0" w:color="auto"/>
            <w:right w:val="none" w:sz="0" w:space="0" w:color="auto"/>
          </w:divBdr>
        </w:div>
        <w:div w:id="2098940235">
          <w:marLeft w:val="640"/>
          <w:marRight w:val="0"/>
          <w:marTop w:val="0"/>
          <w:marBottom w:val="0"/>
          <w:divBdr>
            <w:top w:val="none" w:sz="0" w:space="0" w:color="auto"/>
            <w:left w:val="none" w:sz="0" w:space="0" w:color="auto"/>
            <w:bottom w:val="none" w:sz="0" w:space="0" w:color="auto"/>
            <w:right w:val="none" w:sz="0" w:space="0" w:color="auto"/>
          </w:divBdr>
        </w:div>
        <w:div w:id="2103409054">
          <w:marLeft w:val="640"/>
          <w:marRight w:val="0"/>
          <w:marTop w:val="0"/>
          <w:marBottom w:val="0"/>
          <w:divBdr>
            <w:top w:val="none" w:sz="0" w:space="0" w:color="auto"/>
            <w:left w:val="none" w:sz="0" w:space="0" w:color="auto"/>
            <w:bottom w:val="none" w:sz="0" w:space="0" w:color="auto"/>
            <w:right w:val="none" w:sz="0" w:space="0" w:color="auto"/>
          </w:divBdr>
        </w:div>
        <w:div w:id="2126999149">
          <w:marLeft w:val="640"/>
          <w:marRight w:val="0"/>
          <w:marTop w:val="0"/>
          <w:marBottom w:val="0"/>
          <w:divBdr>
            <w:top w:val="none" w:sz="0" w:space="0" w:color="auto"/>
            <w:left w:val="none" w:sz="0" w:space="0" w:color="auto"/>
            <w:bottom w:val="none" w:sz="0" w:space="0" w:color="auto"/>
            <w:right w:val="none" w:sz="0" w:space="0" w:color="auto"/>
          </w:divBdr>
        </w:div>
        <w:div w:id="2128770339">
          <w:marLeft w:val="640"/>
          <w:marRight w:val="0"/>
          <w:marTop w:val="0"/>
          <w:marBottom w:val="0"/>
          <w:divBdr>
            <w:top w:val="none" w:sz="0" w:space="0" w:color="auto"/>
            <w:left w:val="none" w:sz="0" w:space="0" w:color="auto"/>
            <w:bottom w:val="none" w:sz="0" w:space="0" w:color="auto"/>
            <w:right w:val="none" w:sz="0" w:space="0" w:color="auto"/>
          </w:divBdr>
        </w:div>
        <w:div w:id="2140490544">
          <w:marLeft w:val="640"/>
          <w:marRight w:val="0"/>
          <w:marTop w:val="0"/>
          <w:marBottom w:val="0"/>
          <w:divBdr>
            <w:top w:val="none" w:sz="0" w:space="0" w:color="auto"/>
            <w:left w:val="none" w:sz="0" w:space="0" w:color="auto"/>
            <w:bottom w:val="none" w:sz="0" w:space="0" w:color="auto"/>
            <w:right w:val="none" w:sz="0" w:space="0" w:color="auto"/>
          </w:divBdr>
        </w:div>
      </w:divsChild>
    </w:div>
    <w:div w:id="1502044040">
      <w:marLeft w:val="640"/>
      <w:marRight w:val="0"/>
      <w:marTop w:val="0"/>
      <w:marBottom w:val="0"/>
      <w:divBdr>
        <w:top w:val="none" w:sz="0" w:space="0" w:color="auto"/>
        <w:left w:val="none" w:sz="0" w:space="0" w:color="auto"/>
        <w:bottom w:val="none" w:sz="0" w:space="0" w:color="auto"/>
        <w:right w:val="none" w:sz="0" w:space="0" w:color="auto"/>
      </w:divBdr>
    </w:div>
    <w:div w:id="1502349031">
      <w:marLeft w:val="640"/>
      <w:marRight w:val="0"/>
      <w:marTop w:val="0"/>
      <w:marBottom w:val="0"/>
      <w:divBdr>
        <w:top w:val="none" w:sz="0" w:space="0" w:color="auto"/>
        <w:left w:val="none" w:sz="0" w:space="0" w:color="auto"/>
        <w:bottom w:val="none" w:sz="0" w:space="0" w:color="auto"/>
        <w:right w:val="none" w:sz="0" w:space="0" w:color="auto"/>
      </w:divBdr>
    </w:div>
    <w:div w:id="1502349838">
      <w:marLeft w:val="640"/>
      <w:marRight w:val="0"/>
      <w:marTop w:val="0"/>
      <w:marBottom w:val="0"/>
      <w:divBdr>
        <w:top w:val="none" w:sz="0" w:space="0" w:color="auto"/>
        <w:left w:val="none" w:sz="0" w:space="0" w:color="auto"/>
        <w:bottom w:val="none" w:sz="0" w:space="0" w:color="auto"/>
        <w:right w:val="none" w:sz="0" w:space="0" w:color="auto"/>
      </w:divBdr>
    </w:div>
    <w:div w:id="1502507280">
      <w:marLeft w:val="640"/>
      <w:marRight w:val="0"/>
      <w:marTop w:val="0"/>
      <w:marBottom w:val="0"/>
      <w:divBdr>
        <w:top w:val="none" w:sz="0" w:space="0" w:color="auto"/>
        <w:left w:val="none" w:sz="0" w:space="0" w:color="auto"/>
        <w:bottom w:val="none" w:sz="0" w:space="0" w:color="auto"/>
        <w:right w:val="none" w:sz="0" w:space="0" w:color="auto"/>
      </w:divBdr>
    </w:div>
    <w:div w:id="1504584535">
      <w:marLeft w:val="640"/>
      <w:marRight w:val="0"/>
      <w:marTop w:val="0"/>
      <w:marBottom w:val="0"/>
      <w:divBdr>
        <w:top w:val="none" w:sz="0" w:space="0" w:color="auto"/>
        <w:left w:val="none" w:sz="0" w:space="0" w:color="auto"/>
        <w:bottom w:val="none" w:sz="0" w:space="0" w:color="auto"/>
        <w:right w:val="none" w:sz="0" w:space="0" w:color="auto"/>
      </w:divBdr>
    </w:div>
    <w:div w:id="1504663466">
      <w:marLeft w:val="640"/>
      <w:marRight w:val="0"/>
      <w:marTop w:val="0"/>
      <w:marBottom w:val="0"/>
      <w:divBdr>
        <w:top w:val="none" w:sz="0" w:space="0" w:color="auto"/>
        <w:left w:val="none" w:sz="0" w:space="0" w:color="auto"/>
        <w:bottom w:val="none" w:sz="0" w:space="0" w:color="auto"/>
        <w:right w:val="none" w:sz="0" w:space="0" w:color="auto"/>
      </w:divBdr>
    </w:div>
    <w:div w:id="1505052918">
      <w:marLeft w:val="640"/>
      <w:marRight w:val="0"/>
      <w:marTop w:val="0"/>
      <w:marBottom w:val="0"/>
      <w:divBdr>
        <w:top w:val="none" w:sz="0" w:space="0" w:color="auto"/>
        <w:left w:val="none" w:sz="0" w:space="0" w:color="auto"/>
        <w:bottom w:val="none" w:sz="0" w:space="0" w:color="auto"/>
        <w:right w:val="none" w:sz="0" w:space="0" w:color="auto"/>
      </w:divBdr>
    </w:div>
    <w:div w:id="1505514072">
      <w:marLeft w:val="640"/>
      <w:marRight w:val="0"/>
      <w:marTop w:val="0"/>
      <w:marBottom w:val="0"/>
      <w:divBdr>
        <w:top w:val="none" w:sz="0" w:space="0" w:color="auto"/>
        <w:left w:val="none" w:sz="0" w:space="0" w:color="auto"/>
        <w:bottom w:val="none" w:sz="0" w:space="0" w:color="auto"/>
        <w:right w:val="none" w:sz="0" w:space="0" w:color="auto"/>
      </w:divBdr>
    </w:div>
    <w:div w:id="1505821396">
      <w:marLeft w:val="640"/>
      <w:marRight w:val="0"/>
      <w:marTop w:val="0"/>
      <w:marBottom w:val="0"/>
      <w:divBdr>
        <w:top w:val="none" w:sz="0" w:space="0" w:color="auto"/>
        <w:left w:val="none" w:sz="0" w:space="0" w:color="auto"/>
        <w:bottom w:val="none" w:sz="0" w:space="0" w:color="auto"/>
        <w:right w:val="none" w:sz="0" w:space="0" w:color="auto"/>
      </w:divBdr>
    </w:div>
    <w:div w:id="1506554637">
      <w:marLeft w:val="640"/>
      <w:marRight w:val="0"/>
      <w:marTop w:val="0"/>
      <w:marBottom w:val="0"/>
      <w:divBdr>
        <w:top w:val="none" w:sz="0" w:space="0" w:color="auto"/>
        <w:left w:val="none" w:sz="0" w:space="0" w:color="auto"/>
        <w:bottom w:val="none" w:sz="0" w:space="0" w:color="auto"/>
        <w:right w:val="none" w:sz="0" w:space="0" w:color="auto"/>
      </w:divBdr>
    </w:div>
    <w:div w:id="1506675038">
      <w:marLeft w:val="640"/>
      <w:marRight w:val="0"/>
      <w:marTop w:val="0"/>
      <w:marBottom w:val="0"/>
      <w:divBdr>
        <w:top w:val="none" w:sz="0" w:space="0" w:color="auto"/>
        <w:left w:val="none" w:sz="0" w:space="0" w:color="auto"/>
        <w:bottom w:val="none" w:sz="0" w:space="0" w:color="auto"/>
        <w:right w:val="none" w:sz="0" w:space="0" w:color="auto"/>
      </w:divBdr>
    </w:div>
    <w:div w:id="1506819165">
      <w:marLeft w:val="640"/>
      <w:marRight w:val="0"/>
      <w:marTop w:val="0"/>
      <w:marBottom w:val="0"/>
      <w:divBdr>
        <w:top w:val="none" w:sz="0" w:space="0" w:color="auto"/>
        <w:left w:val="none" w:sz="0" w:space="0" w:color="auto"/>
        <w:bottom w:val="none" w:sz="0" w:space="0" w:color="auto"/>
        <w:right w:val="none" w:sz="0" w:space="0" w:color="auto"/>
      </w:divBdr>
    </w:div>
    <w:div w:id="1507600621">
      <w:marLeft w:val="640"/>
      <w:marRight w:val="0"/>
      <w:marTop w:val="0"/>
      <w:marBottom w:val="0"/>
      <w:divBdr>
        <w:top w:val="none" w:sz="0" w:space="0" w:color="auto"/>
        <w:left w:val="none" w:sz="0" w:space="0" w:color="auto"/>
        <w:bottom w:val="none" w:sz="0" w:space="0" w:color="auto"/>
        <w:right w:val="none" w:sz="0" w:space="0" w:color="auto"/>
      </w:divBdr>
    </w:div>
    <w:div w:id="1507748563">
      <w:marLeft w:val="640"/>
      <w:marRight w:val="0"/>
      <w:marTop w:val="0"/>
      <w:marBottom w:val="0"/>
      <w:divBdr>
        <w:top w:val="none" w:sz="0" w:space="0" w:color="auto"/>
        <w:left w:val="none" w:sz="0" w:space="0" w:color="auto"/>
        <w:bottom w:val="none" w:sz="0" w:space="0" w:color="auto"/>
        <w:right w:val="none" w:sz="0" w:space="0" w:color="auto"/>
      </w:divBdr>
    </w:div>
    <w:div w:id="1508864792">
      <w:marLeft w:val="640"/>
      <w:marRight w:val="0"/>
      <w:marTop w:val="0"/>
      <w:marBottom w:val="0"/>
      <w:divBdr>
        <w:top w:val="none" w:sz="0" w:space="0" w:color="auto"/>
        <w:left w:val="none" w:sz="0" w:space="0" w:color="auto"/>
        <w:bottom w:val="none" w:sz="0" w:space="0" w:color="auto"/>
        <w:right w:val="none" w:sz="0" w:space="0" w:color="auto"/>
      </w:divBdr>
    </w:div>
    <w:div w:id="1509052175">
      <w:marLeft w:val="640"/>
      <w:marRight w:val="0"/>
      <w:marTop w:val="0"/>
      <w:marBottom w:val="0"/>
      <w:divBdr>
        <w:top w:val="none" w:sz="0" w:space="0" w:color="auto"/>
        <w:left w:val="none" w:sz="0" w:space="0" w:color="auto"/>
        <w:bottom w:val="none" w:sz="0" w:space="0" w:color="auto"/>
        <w:right w:val="none" w:sz="0" w:space="0" w:color="auto"/>
      </w:divBdr>
    </w:div>
    <w:div w:id="1509060990">
      <w:marLeft w:val="640"/>
      <w:marRight w:val="0"/>
      <w:marTop w:val="0"/>
      <w:marBottom w:val="0"/>
      <w:divBdr>
        <w:top w:val="none" w:sz="0" w:space="0" w:color="auto"/>
        <w:left w:val="none" w:sz="0" w:space="0" w:color="auto"/>
        <w:bottom w:val="none" w:sz="0" w:space="0" w:color="auto"/>
        <w:right w:val="none" w:sz="0" w:space="0" w:color="auto"/>
      </w:divBdr>
    </w:div>
    <w:div w:id="1509320856">
      <w:marLeft w:val="640"/>
      <w:marRight w:val="0"/>
      <w:marTop w:val="0"/>
      <w:marBottom w:val="0"/>
      <w:divBdr>
        <w:top w:val="none" w:sz="0" w:space="0" w:color="auto"/>
        <w:left w:val="none" w:sz="0" w:space="0" w:color="auto"/>
        <w:bottom w:val="none" w:sz="0" w:space="0" w:color="auto"/>
        <w:right w:val="none" w:sz="0" w:space="0" w:color="auto"/>
      </w:divBdr>
    </w:div>
    <w:div w:id="1509557729">
      <w:marLeft w:val="640"/>
      <w:marRight w:val="0"/>
      <w:marTop w:val="0"/>
      <w:marBottom w:val="0"/>
      <w:divBdr>
        <w:top w:val="none" w:sz="0" w:space="0" w:color="auto"/>
        <w:left w:val="none" w:sz="0" w:space="0" w:color="auto"/>
        <w:bottom w:val="none" w:sz="0" w:space="0" w:color="auto"/>
        <w:right w:val="none" w:sz="0" w:space="0" w:color="auto"/>
      </w:divBdr>
    </w:div>
    <w:div w:id="1509715329">
      <w:marLeft w:val="640"/>
      <w:marRight w:val="0"/>
      <w:marTop w:val="0"/>
      <w:marBottom w:val="0"/>
      <w:divBdr>
        <w:top w:val="none" w:sz="0" w:space="0" w:color="auto"/>
        <w:left w:val="none" w:sz="0" w:space="0" w:color="auto"/>
        <w:bottom w:val="none" w:sz="0" w:space="0" w:color="auto"/>
        <w:right w:val="none" w:sz="0" w:space="0" w:color="auto"/>
      </w:divBdr>
    </w:div>
    <w:div w:id="1510176189">
      <w:marLeft w:val="640"/>
      <w:marRight w:val="0"/>
      <w:marTop w:val="0"/>
      <w:marBottom w:val="0"/>
      <w:divBdr>
        <w:top w:val="none" w:sz="0" w:space="0" w:color="auto"/>
        <w:left w:val="none" w:sz="0" w:space="0" w:color="auto"/>
        <w:bottom w:val="none" w:sz="0" w:space="0" w:color="auto"/>
        <w:right w:val="none" w:sz="0" w:space="0" w:color="auto"/>
      </w:divBdr>
    </w:div>
    <w:div w:id="1510213396">
      <w:marLeft w:val="640"/>
      <w:marRight w:val="0"/>
      <w:marTop w:val="0"/>
      <w:marBottom w:val="0"/>
      <w:divBdr>
        <w:top w:val="none" w:sz="0" w:space="0" w:color="auto"/>
        <w:left w:val="none" w:sz="0" w:space="0" w:color="auto"/>
        <w:bottom w:val="none" w:sz="0" w:space="0" w:color="auto"/>
        <w:right w:val="none" w:sz="0" w:space="0" w:color="auto"/>
      </w:divBdr>
    </w:div>
    <w:div w:id="1510409012">
      <w:marLeft w:val="640"/>
      <w:marRight w:val="0"/>
      <w:marTop w:val="0"/>
      <w:marBottom w:val="0"/>
      <w:divBdr>
        <w:top w:val="none" w:sz="0" w:space="0" w:color="auto"/>
        <w:left w:val="none" w:sz="0" w:space="0" w:color="auto"/>
        <w:bottom w:val="none" w:sz="0" w:space="0" w:color="auto"/>
        <w:right w:val="none" w:sz="0" w:space="0" w:color="auto"/>
      </w:divBdr>
    </w:div>
    <w:div w:id="1510412201">
      <w:marLeft w:val="640"/>
      <w:marRight w:val="0"/>
      <w:marTop w:val="0"/>
      <w:marBottom w:val="0"/>
      <w:divBdr>
        <w:top w:val="none" w:sz="0" w:space="0" w:color="auto"/>
        <w:left w:val="none" w:sz="0" w:space="0" w:color="auto"/>
        <w:bottom w:val="none" w:sz="0" w:space="0" w:color="auto"/>
        <w:right w:val="none" w:sz="0" w:space="0" w:color="auto"/>
      </w:divBdr>
    </w:div>
    <w:div w:id="1510486963">
      <w:marLeft w:val="640"/>
      <w:marRight w:val="0"/>
      <w:marTop w:val="0"/>
      <w:marBottom w:val="0"/>
      <w:divBdr>
        <w:top w:val="none" w:sz="0" w:space="0" w:color="auto"/>
        <w:left w:val="none" w:sz="0" w:space="0" w:color="auto"/>
        <w:bottom w:val="none" w:sz="0" w:space="0" w:color="auto"/>
        <w:right w:val="none" w:sz="0" w:space="0" w:color="auto"/>
      </w:divBdr>
    </w:div>
    <w:div w:id="1512061370">
      <w:marLeft w:val="640"/>
      <w:marRight w:val="0"/>
      <w:marTop w:val="0"/>
      <w:marBottom w:val="0"/>
      <w:divBdr>
        <w:top w:val="none" w:sz="0" w:space="0" w:color="auto"/>
        <w:left w:val="none" w:sz="0" w:space="0" w:color="auto"/>
        <w:bottom w:val="none" w:sz="0" w:space="0" w:color="auto"/>
        <w:right w:val="none" w:sz="0" w:space="0" w:color="auto"/>
      </w:divBdr>
    </w:div>
    <w:div w:id="1512142938">
      <w:marLeft w:val="640"/>
      <w:marRight w:val="0"/>
      <w:marTop w:val="0"/>
      <w:marBottom w:val="0"/>
      <w:divBdr>
        <w:top w:val="none" w:sz="0" w:space="0" w:color="auto"/>
        <w:left w:val="none" w:sz="0" w:space="0" w:color="auto"/>
        <w:bottom w:val="none" w:sz="0" w:space="0" w:color="auto"/>
        <w:right w:val="none" w:sz="0" w:space="0" w:color="auto"/>
      </w:divBdr>
    </w:div>
    <w:div w:id="1512642358">
      <w:marLeft w:val="640"/>
      <w:marRight w:val="0"/>
      <w:marTop w:val="0"/>
      <w:marBottom w:val="0"/>
      <w:divBdr>
        <w:top w:val="none" w:sz="0" w:space="0" w:color="auto"/>
        <w:left w:val="none" w:sz="0" w:space="0" w:color="auto"/>
        <w:bottom w:val="none" w:sz="0" w:space="0" w:color="auto"/>
        <w:right w:val="none" w:sz="0" w:space="0" w:color="auto"/>
      </w:divBdr>
    </w:div>
    <w:div w:id="1513178770">
      <w:marLeft w:val="640"/>
      <w:marRight w:val="0"/>
      <w:marTop w:val="0"/>
      <w:marBottom w:val="0"/>
      <w:divBdr>
        <w:top w:val="none" w:sz="0" w:space="0" w:color="auto"/>
        <w:left w:val="none" w:sz="0" w:space="0" w:color="auto"/>
        <w:bottom w:val="none" w:sz="0" w:space="0" w:color="auto"/>
        <w:right w:val="none" w:sz="0" w:space="0" w:color="auto"/>
      </w:divBdr>
    </w:div>
    <w:div w:id="1513759832">
      <w:marLeft w:val="640"/>
      <w:marRight w:val="0"/>
      <w:marTop w:val="0"/>
      <w:marBottom w:val="0"/>
      <w:divBdr>
        <w:top w:val="none" w:sz="0" w:space="0" w:color="auto"/>
        <w:left w:val="none" w:sz="0" w:space="0" w:color="auto"/>
        <w:bottom w:val="none" w:sz="0" w:space="0" w:color="auto"/>
        <w:right w:val="none" w:sz="0" w:space="0" w:color="auto"/>
      </w:divBdr>
    </w:div>
    <w:div w:id="1514151617">
      <w:marLeft w:val="640"/>
      <w:marRight w:val="0"/>
      <w:marTop w:val="0"/>
      <w:marBottom w:val="0"/>
      <w:divBdr>
        <w:top w:val="none" w:sz="0" w:space="0" w:color="auto"/>
        <w:left w:val="none" w:sz="0" w:space="0" w:color="auto"/>
        <w:bottom w:val="none" w:sz="0" w:space="0" w:color="auto"/>
        <w:right w:val="none" w:sz="0" w:space="0" w:color="auto"/>
      </w:divBdr>
    </w:div>
    <w:div w:id="1514344535">
      <w:marLeft w:val="640"/>
      <w:marRight w:val="0"/>
      <w:marTop w:val="0"/>
      <w:marBottom w:val="0"/>
      <w:divBdr>
        <w:top w:val="none" w:sz="0" w:space="0" w:color="auto"/>
        <w:left w:val="none" w:sz="0" w:space="0" w:color="auto"/>
        <w:bottom w:val="none" w:sz="0" w:space="0" w:color="auto"/>
        <w:right w:val="none" w:sz="0" w:space="0" w:color="auto"/>
      </w:divBdr>
    </w:div>
    <w:div w:id="1514491808">
      <w:marLeft w:val="640"/>
      <w:marRight w:val="0"/>
      <w:marTop w:val="0"/>
      <w:marBottom w:val="0"/>
      <w:divBdr>
        <w:top w:val="none" w:sz="0" w:space="0" w:color="auto"/>
        <w:left w:val="none" w:sz="0" w:space="0" w:color="auto"/>
        <w:bottom w:val="none" w:sz="0" w:space="0" w:color="auto"/>
        <w:right w:val="none" w:sz="0" w:space="0" w:color="auto"/>
      </w:divBdr>
    </w:div>
    <w:div w:id="1514807803">
      <w:marLeft w:val="640"/>
      <w:marRight w:val="0"/>
      <w:marTop w:val="0"/>
      <w:marBottom w:val="0"/>
      <w:divBdr>
        <w:top w:val="none" w:sz="0" w:space="0" w:color="auto"/>
        <w:left w:val="none" w:sz="0" w:space="0" w:color="auto"/>
        <w:bottom w:val="none" w:sz="0" w:space="0" w:color="auto"/>
        <w:right w:val="none" w:sz="0" w:space="0" w:color="auto"/>
      </w:divBdr>
    </w:div>
    <w:div w:id="1515267577">
      <w:marLeft w:val="640"/>
      <w:marRight w:val="0"/>
      <w:marTop w:val="0"/>
      <w:marBottom w:val="0"/>
      <w:divBdr>
        <w:top w:val="none" w:sz="0" w:space="0" w:color="auto"/>
        <w:left w:val="none" w:sz="0" w:space="0" w:color="auto"/>
        <w:bottom w:val="none" w:sz="0" w:space="0" w:color="auto"/>
        <w:right w:val="none" w:sz="0" w:space="0" w:color="auto"/>
      </w:divBdr>
    </w:div>
    <w:div w:id="1515802925">
      <w:marLeft w:val="640"/>
      <w:marRight w:val="0"/>
      <w:marTop w:val="0"/>
      <w:marBottom w:val="0"/>
      <w:divBdr>
        <w:top w:val="none" w:sz="0" w:space="0" w:color="auto"/>
        <w:left w:val="none" w:sz="0" w:space="0" w:color="auto"/>
        <w:bottom w:val="none" w:sz="0" w:space="0" w:color="auto"/>
        <w:right w:val="none" w:sz="0" w:space="0" w:color="auto"/>
      </w:divBdr>
    </w:div>
    <w:div w:id="1516110577">
      <w:marLeft w:val="640"/>
      <w:marRight w:val="0"/>
      <w:marTop w:val="0"/>
      <w:marBottom w:val="0"/>
      <w:divBdr>
        <w:top w:val="none" w:sz="0" w:space="0" w:color="auto"/>
        <w:left w:val="none" w:sz="0" w:space="0" w:color="auto"/>
        <w:bottom w:val="none" w:sz="0" w:space="0" w:color="auto"/>
        <w:right w:val="none" w:sz="0" w:space="0" w:color="auto"/>
      </w:divBdr>
    </w:div>
    <w:div w:id="1516459021">
      <w:marLeft w:val="640"/>
      <w:marRight w:val="0"/>
      <w:marTop w:val="0"/>
      <w:marBottom w:val="0"/>
      <w:divBdr>
        <w:top w:val="none" w:sz="0" w:space="0" w:color="auto"/>
        <w:left w:val="none" w:sz="0" w:space="0" w:color="auto"/>
        <w:bottom w:val="none" w:sz="0" w:space="0" w:color="auto"/>
        <w:right w:val="none" w:sz="0" w:space="0" w:color="auto"/>
      </w:divBdr>
    </w:div>
    <w:div w:id="1517383057">
      <w:marLeft w:val="640"/>
      <w:marRight w:val="0"/>
      <w:marTop w:val="0"/>
      <w:marBottom w:val="0"/>
      <w:divBdr>
        <w:top w:val="none" w:sz="0" w:space="0" w:color="auto"/>
        <w:left w:val="none" w:sz="0" w:space="0" w:color="auto"/>
        <w:bottom w:val="none" w:sz="0" w:space="0" w:color="auto"/>
        <w:right w:val="none" w:sz="0" w:space="0" w:color="auto"/>
      </w:divBdr>
    </w:div>
    <w:div w:id="1517887762">
      <w:marLeft w:val="640"/>
      <w:marRight w:val="0"/>
      <w:marTop w:val="0"/>
      <w:marBottom w:val="0"/>
      <w:divBdr>
        <w:top w:val="none" w:sz="0" w:space="0" w:color="auto"/>
        <w:left w:val="none" w:sz="0" w:space="0" w:color="auto"/>
        <w:bottom w:val="none" w:sz="0" w:space="0" w:color="auto"/>
        <w:right w:val="none" w:sz="0" w:space="0" w:color="auto"/>
      </w:divBdr>
    </w:div>
    <w:div w:id="1519197355">
      <w:marLeft w:val="640"/>
      <w:marRight w:val="0"/>
      <w:marTop w:val="0"/>
      <w:marBottom w:val="0"/>
      <w:divBdr>
        <w:top w:val="none" w:sz="0" w:space="0" w:color="auto"/>
        <w:left w:val="none" w:sz="0" w:space="0" w:color="auto"/>
        <w:bottom w:val="none" w:sz="0" w:space="0" w:color="auto"/>
        <w:right w:val="none" w:sz="0" w:space="0" w:color="auto"/>
      </w:divBdr>
    </w:div>
    <w:div w:id="1519387272">
      <w:marLeft w:val="640"/>
      <w:marRight w:val="0"/>
      <w:marTop w:val="0"/>
      <w:marBottom w:val="0"/>
      <w:divBdr>
        <w:top w:val="none" w:sz="0" w:space="0" w:color="auto"/>
        <w:left w:val="none" w:sz="0" w:space="0" w:color="auto"/>
        <w:bottom w:val="none" w:sz="0" w:space="0" w:color="auto"/>
        <w:right w:val="none" w:sz="0" w:space="0" w:color="auto"/>
      </w:divBdr>
    </w:div>
    <w:div w:id="1519806781">
      <w:marLeft w:val="640"/>
      <w:marRight w:val="0"/>
      <w:marTop w:val="0"/>
      <w:marBottom w:val="0"/>
      <w:divBdr>
        <w:top w:val="none" w:sz="0" w:space="0" w:color="auto"/>
        <w:left w:val="none" w:sz="0" w:space="0" w:color="auto"/>
        <w:bottom w:val="none" w:sz="0" w:space="0" w:color="auto"/>
        <w:right w:val="none" w:sz="0" w:space="0" w:color="auto"/>
      </w:divBdr>
    </w:div>
    <w:div w:id="1519851678">
      <w:marLeft w:val="640"/>
      <w:marRight w:val="0"/>
      <w:marTop w:val="0"/>
      <w:marBottom w:val="0"/>
      <w:divBdr>
        <w:top w:val="none" w:sz="0" w:space="0" w:color="auto"/>
        <w:left w:val="none" w:sz="0" w:space="0" w:color="auto"/>
        <w:bottom w:val="none" w:sz="0" w:space="0" w:color="auto"/>
        <w:right w:val="none" w:sz="0" w:space="0" w:color="auto"/>
      </w:divBdr>
    </w:div>
    <w:div w:id="1521701796">
      <w:marLeft w:val="640"/>
      <w:marRight w:val="0"/>
      <w:marTop w:val="0"/>
      <w:marBottom w:val="0"/>
      <w:divBdr>
        <w:top w:val="none" w:sz="0" w:space="0" w:color="auto"/>
        <w:left w:val="none" w:sz="0" w:space="0" w:color="auto"/>
        <w:bottom w:val="none" w:sz="0" w:space="0" w:color="auto"/>
        <w:right w:val="none" w:sz="0" w:space="0" w:color="auto"/>
      </w:divBdr>
    </w:div>
    <w:div w:id="1522430339">
      <w:marLeft w:val="640"/>
      <w:marRight w:val="0"/>
      <w:marTop w:val="0"/>
      <w:marBottom w:val="0"/>
      <w:divBdr>
        <w:top w:val="none" w:sz="0" w:space="0" w:color="auto"/>
        <w:left w:val="none" w:sz="0" w:space="0" w:color="auto"/>
        <w:bottom w:val="none" w:sz="0" w:space="0" w:color="auto"/>
        <w:right w:val="none" w:sz="0" w:space="0" w:color="auto"/>
      </w:divBdr>
    </w:div>
    <w:div w:id="1522814934">
      <w:marLeft w:val="640"/>
      <w:marRight w:val="0"/>
      <w:marTop w:val="0"/>
      <w:marBottom w:val="0"/>
      <w:divBdr>
        <w:top w:val="none" w:sz="0" w:space="0" w:color="auto"/>
        <w:left w:val="none" w:sz="0" w:space="0" w:color="auto"/>
        <w:bottom w:val="none" w:sz="0" w:space="0" w:color="auto"/>
        <w:right w:val="none" w:sz="0" w:space="0" w:color="auto"/>
      </w:divBdr>
    </w:div>
    <w:div w:id="1522863510">
      <w:marLeft w:val="640"/>
      <w:marRight w:val="0"/>
      <w:marTop w:val="0"/>
      <w:marBottom w:val="0"/>
      <w:divBdr>
        <w:top w:val="none" w:sz="0" w:space="0" w:color="auto"/>
        <w:left w:val="none" w:sz="0" w:space="0" w:color="auto"/>
        <w:bottom w:val="none" w:sz="0" w:space="0" w:color="auto"/>
        <w:right w:val="none" w:sz="0" w:space="0" w:color="auto"/>
      </w:divBdr>
    </w:div>
    <w:div w:id="1523006544">
      <w:marLeft w:val="640"/>
      <w:marRight w:val="0"/>
      <w:marTop w:val="0"/>
      <w:marBottom w:val="0"/>
      <w:divBdr>
        <w:top w:val="none" w:sz="0" w:space="0" w:color="auto"/>
        <w:left w:val="none" w:sz="0" w:space="0" w:color="auto"/>
        <w:bottom w:val="none" w:sz="0" w:space="0" w:color="auto"/>
        <w:right w:val="none" w:sz="0" w:space="0" w:color="auto"/>
      </w:divBdr>
    </w:div>
    <w:div w:id="1523932753">
      <w:marLeft w:val="640"/>
      <w:marRight w:val="0"/>
      <w:marTop w:val="0"/>
      <w:marBottom w:val="0"/>
      <w:divBdr>
        <w:top w:val="none" w:sz="0" w:space="0" w:color="auto"/>
        <w:left w:val="none" w:sz="0" w:space="0" w:color="auto"/>
        <w:bottom w:val="none" w:sz="0" w:space="0" w:color="auto"/>
        <w:right w:val="none" w:sz="0" w:space="0" w:color="auto"/>
      </w:divBdr>
    </w:div>
    <w:div w:id="1524706500">
      <w:marLeft w:val="640"/>
      <w:marRight w:val="0"/>
      <w:marTop w:val="0"/>
      <w:marBottom w:val="0"/>
      <w:divBdr>
        <w:top w:val="none" w:sz="0" w:space="0" w:color="auto"/>
        <w:left w:val="none" w:sz="0" w:space="0" w:color="auto"/>
        <w:bottom w:val="none" w:sz="0" w:space="0" w:color="auto"/>
        <w:right w:val="none" w:sz="0" w:space="0" w:color="auto"/>
      </w:divBdr>
    </w:div>
    <w:div w:id="1524783138">
      <w:marLeft w:val="640"/>
      <w:marRight w:val="0"/>
      <w:marTop w:val="0"/>
      <w:marBottom w:val="0"/>
      <w:divBdr>
        <w:top w:val="none" w:sz="0" w:space="0" w:color="auto"/>
        <w:left w:val="none" w:sz="0" w:space="0" w:color="auto"/>
        <w:bottom w:val="none" w:sz="0" w:space="0" w:color="auto"/>
        <w:right w:val="none" w:sz="0" w:space="0" w:color="auto"/>
      </w:divBdr>
    </w:div>
    <w:div w:id="1524853998">
      <w:marLeft w:val="640"/>
      <w:marRight w:val="0"/>
      <w:marTop w:val="0"/>
      <w:marBottom w:val="0"/>
      <w:divBdr>
        <w:top w:val="none" w:sz="0" w:space="0" w:color="auto"/>
        <w:left w:val="none" w:sz="0" w:space="0" w:color="auto"/>
        <w:bottom w:val="none" w:sz="0" w:space="0" w:color="auto"/>
        <w:right w:val="none" w:sz="0" w:space="0" w:color="auto"/>
      </w:divBdr>
    </w:div>
    <w:div w:id="1524856945">
      <w:marLeft w:val="640"/>
      <w:marRight w:val="0"/>
      <w:marTop w:val="0"/>
      <w:marBottom w:val="0"/>
      <w:divBdr>
        <w:top w:val="none" w:sz="0" w:space="0" w:color="auto"/>
        <w:left w:val="none" w:sz="0" w:space="0" w:color="auto"/>
        <w:bottom w:val="none" w:sz="0" w:space="0" w:color="auto"/>
        <w:right w:val="none" w:sz="0" w:space="0" w:color="auto"/>
      </w:divBdr>
    </w:div>
    <w:div w:id="1525824828">
      <w:marLeft w:val="640"/>
      <w:marRight w:val="0"/>
      <w:marTop w:val="0"/>
      <w:marBottom w:val="0"/>
      <w:divBdr>
        <w:top w:val="none" w:sz="0" w:space="0" w:color="auto"/>
        <w:left w:val="none" w:sz="0" w:space="0" w:color="auto"/>
        <w:bottom w:val="none" w:sz="0" w:space="0" w:color="auto"/>
        <w:right w:val="none" w:sz="0" w:space="0" w:color="auto"/>
      </w:divBdr>
    </w:div>
    <w:div w:id="1526405044">
      <w:marLeft w:val="640"/>
      <w:marRight w:val="0"/>
      <w:marTop w:val="0"/>
      <w:marBottom w:val="0"/>
      <w:divBdr>
        <w:top w:val="none" w:sz="0" w:space="0" w:color="auto"/>
        <w:left w:val="none" w:sz="0" w:space="0" w:color="auto"/>
        <w:bottom w:val="none" w:sz="0" w:space="0" w:color="auto"/>
        <w:right w:val="none" w:sz="0" w:space="0" w:color="auto"/>
      </w:divBdr>
    </w:div>
    <w:div w:id="1527447595">
      <w:marLeft w:val="640"/>
      <w:marRight w:val="0"/>
      <w:marTop w:val="0"/>
      <w:marBottom w:val="0"/>
      <w:divBdr>
        <w:top w:val="none" w:sz="0" w:space="0" w:color="auto"/>
        <w:left w:val="none" w:sz="0" w:space="0" w:color="auto"/>
        <w:bottom w:val="none" w:sz="0" w:space="0" w:color="auto"/>
        <w:right w:val="none" w:sz="0" w:space="0" w:color="auto"/>
      </w:divBdr>
    </w:div>
    <w:div w:id="1527793254">
      <w:marLeft w:val="640"/>
      <w:marRight w:val="0"/>
      <w:marTop w:val="0"/>
      <w:marBottom w:val="0"/>
      <w:divBdr>
        <w:top w:val="none" w:sz="0" w:space="0" w:color="auto"/>
        <w:left w:val="none" w:sz="0" w:space="0" w:color="auto"/>
        <w:bottom w:val="none" w:sz="0" w:space="0" w:color="auto"/>
        <w:right w:val="none" w:sz="0" w:space="0" w:color="auto"/>
      </w:divBdr>
    </w:div>
    <w:div w:id="1528831531">
      <w:marLeft w:val="640"/>
      <w:marRight w:val="0"/>
      <w:marTop w:val="0"/>
      <w:marBottom w:val="0"/>
      <w:divBdr>
        <w:top w:val="none" w:sz="0" w:space="0" w:color="auto"/>
        <w:left w:val="none" w:sz="0" w:space="0" w:color="auto"/>
        <w:bottom w:val="none" w:sz="0" w:space="0" w:color="auto"/>
        <w:right w:val="none" w:sz="0" w:space="0" w:color="auto"/>
      </w:divBdr>
    </w:div>
    <w:div w:id="1529876439">
      <w:marLeft w:val="640"/>
      <w:marRight w:val="0"/>
      <w:marTop w:val="0"/>
      <w:marBottom w:val="0"/>
      <w:divBdr>
        <w:top w:val="none" w:sz="0" w:space="0" w:color="auto"/>
        <w:left w:val="none" w:sz="0" w:space="0" w:color="auto"/>
        <w:bottom w:val="none" w:sz="0" w:space="0" w:color="auto"/>
        <w:right w:val="none" w:sz="0" w:space="0" w:color="auto"/>
      </w:divBdr>
    </w:div>
    <w:div w:id="1530944875">
      <w:marLeft w:val="640"/>
      <w:marRight w:val="0"/>
      <w:marTop w:val="0"/>
      <w:marBottom w:val="0"/>
      <w:divBdr>
        <w:top w:val="none" w:sz="0" w:space="0" w:color="auto"/>
        <w:left w:val="none" w:sz="0" w:space="0" w:color="auto"/>
        <w:bottom w:val="none" w:sz="0" w:space="0" w:color="auto"/>
        <w:right w:val="none" w:sz="0" w:space="0" w:color="auto"/>
      </w:divBdr>
    </w:div>
    <w:div w:id="1531920216">
      <w:marLeft w:val="640"/>
      <w:marRight w:val="0"/>
      <w:marTop w:val="0"/>
      <w:marBottom w:val="0"/>
      <w:divBdr>
        <w:top w:val="none" w:sz="0" w:space="0" w:color="auto"/>
        <w:left w:val="none" w:sz="0" w:space="0" w:color="auto"/>
        <w:bottom w:val="none" w:sz="0" w:space="0" w:color="auto"/>
        <w:right w:val="none" w:sz="0" w:space="0" w:color="auto"/>
      </w:divBdr>
    </w:div>
    <w:div w:id="1531993925">
      <w:marLeft w:val="640"/>
      <w:marRight w:val="0"/>
      <w:marTop w:val="0"/>
      <w:marBottom w:val="0"/>
      <w:divBdr>
        <w:top w:val="none" w:sz="0" w:space="0" w:color="auto"/>
        <w:left w:val="none" w:sz="0" w:space="0" w:color="auto"/>
        <w:bottom w:val="none" w:sz="0" w:space="0" w:color="auto"/>
        <w:right w:val="none" w:sz="0" w:space="0" w:color="auto"/>
      </w:divBdr>
    </w:div>
    <w:div w:id="1532376649">
      <w:marLeft w:val="640"/>
      <w:marRight w:val="0"/>
      <w:marTop w:val="0"/>
      <w:marBottom w:val="0"/>
      <w:divBdr>
        <w:top w:val="none" w:sz="0" w:space="0" w:color="auto"/>
        <w:left w:val="none" w:sz="0" w:space="0" w:color="auto"/>
        <w:bottom w:val="none" w:sz="0" w:space="0" w:color="auto"/>
        <w:right w:val="none" w:sz="0" w:space="0" w:color="auto"/>
      </w:divBdr>
    </w:div>
    <w:div w:id="1532647037">
      <w:marLeft w:val="640"/>
      <w:marRight w:val="0"/>
      <w:marTop w:val="0"/>
      <w:marBottom w:val="0"/>
      <w:divBdr>
        <w:top w:val="none" w:sz="0" w:space="0" w:color="auto"/>
        <w:left w:val="none" w:sz="0" w:space="0" w:color="auto"/>
        <w:bottom w:val="none" w:sz="0" w:space="0" w:color="auto"/>
        <w:right w:val="none" w:sz="0" w:space="0" w:color="auto"/>
      </w:divBdr>
    </w:div>
    <w:div w:id="1533106546">
      <w:marLeft w:val="640"/>
      <w:marRight w:val="0"/>
      <w:marTop w:val="0"/>
      <w:marBottom w:val="0"/>
      <w:divBdr>
        <w:top w:val="none" w:sz="0" w:space="0" w:color="auto"/>
        <w:left w:val="none" w:sz="0" w:space="0" w:color="auto"/>
        <w:bottom w:val="none" w:sz="0" w:space="0" w:color="auto"/>
        <w:right w:val="none" w:sz="0" w:space="0" w:color="auto"/>
      </w:divBdr>
    </w:div>
    <w:div w:id="1533490733">
      <w:marLeft w:val="640"/>
      <w:marRight w:val="0"/>
      <w:marTop w:val="0"/>
      <w:marBottom w:val="0"/>
      <w:divBdr>
        <w:top w:val="none" w:sz="0" w:space="0" w:color="auto"/>
        <w:left w:val="none" w:sz="0" w:space="0" w:color="auto"/>
        <w:bottom w:val="none" w:sz="0" w:space="0" w:color="auto"/>
        <w:right w:val="none" w:sz="0" w:space="0" w:color="auto"/>
      </w:divBdr>
    </w:div>
    <w:div w:id="1533879644">
      <w:marLeft w:val="640"/>
      <w:marRight w:val="0"/>
      <w:marTop w:val="0"/>
      <w:marBottom w:val="0"/>
      <w:divBdr>
        <w:top w:val="none" w:sz="0" w:space="0" w:color="auto"/>
        <w:left w:val="none" w:sz="0" w:space="0" w:color="auto"/>
        <w:bottom w:val="none" w:sz="0" w:space="0" w:color="auto"/>
        <w:right w:val="none" w:sz="0" w:space="0" w:color="auto"/>
      </w:divBdr>
    </w:div>
    <w:div w:id="1534073493">
      <w:marLeft w:val="640"/>
      <w:marRight w:val="0"/>
      <w:marTop w:val="0"/>
      <w:marBottom w:val="0"/>
      <w:divBdr>
        <w:top w:val="none" w:sz="0" w:space="0" w:color="auto"/>
        <w:left w:val="none" w:sz="0" w:space="0" w:color="auto"/>
        <w:bottom w:val="none" w:sz="0" w:space="0" w:color="auto"/>
        <w:right w:val="none" w:sz="0" w:space="0" w:color="auto"/>
      </w:divBdr>
    </w:div>
    <w:div w:id="1534685719">
      <w:marLeft w:val="640"/>
      <w:marRight w:val="0"/>
      <w:marTop w:val="0"/>
      <w:marBottom w:val="0"/>
      <w:divBdr>
        <w:top w:val="none" w:sz="0" w:space="0" w:color="auto"/>
        <w:left w:val="none" w:sz="0" w:space="0" w:color="auto"/>
        <w:bottom w:val="none" w:sz="0" w:space="0" w:color="auto"/>
        <w:right w:val="none" w:sz="0" w:space="0" w:color="auto"/>
      </w:divBdr>
    </w:div>
    <w:div w:id="1535919653">
      <w:marLeft w:val="640"/>
      <w:marRight w:val="0"/>
      <w:marTop w:val="0"/>
      <w:marBottom w:val="0"/>
      <w:divBdr>
        <w:top w:val="none" w:sz="0" w:space="0" w:color="auto"/>
        <w:left w:val="none" w:sz="0" w:space="0" w:color="auto"/>
        <w:bottom w:val="none" w:sz="0" w:space="0" w:color="auto"/>
        <w:right w:val="none" w:sz="0" w:space="0" w:color="auto"/>
      </w:divBdr>
    </w:div>
    <w:div w:id="1536430804">
      <w:marLeft w:val="640"/>
      <w:marRight w:val="0"/>
      <w:marTop w:val="0"/>
      <w:marBottom w:val="0"/>
      <w:divBdr>
        <w:top w:val="none" w:sz="0" w:space="0" w:color="auto"/>
        <w:left w:val="none" w:sz="0" w:space="0" w:color="auto"/>
        <w:bottom w:val="none" w:sz="0" w:space="0" w:color="auto"/>
        <w:right w:val="none" w:sz="0" w:space="0" w:color="auto"/>
      </w:divBdr>
    </w:div>
    <w:div w:id="1537423432">
      <w:marLeft w:val="640"/>
      <w:marRight w:val="0"/>
      <w:marTop w:val="0"/>
      <w:marBottom w:val="0"/>
      <w:divBdr>
        <w:top w:val="none" w:sz="0" w:space="0" w:color="auto"/>
        <w:left w:val="none" w:sz="0" w:space="0" w:color="auto"/>
        <w:bottom w:val="none" w:sz="0" w:space="0" w:color="auto"/>
        <w:right w:val="none" w:sz="0" w:space="0" w:color="auto"/>
      </w:divBdr>
    </w:div>
    <w:div w:id="1537695928">
      <w:bodyDiv w:val="1"/>
      <w:marLeft w:val="0"/>
      <w:marRight w:val="0"/>
      <w:marTop w:val="0"/>
      <w:marBottom w:val="0"/>
      <w:divBdr>
        <w:top w:val="none" w:sz="0" w:space="0" w:color="auto"/>
        <w:left w:val="none" w:sz="0" w:space="0" w:color="auto"/>
        <w:bottom w:val="none" w:sz="0" w:space="0" w:color="auto"/>
        <w:right w:val="none" w:sz="0" w:space="0" w:color="auto"/>
      </w:divBdr>
    </w:div>
    <w:div w:id="1538351139">
      <w:marLeft w:val="640"/>
      <w:marRight w:val="0"/>
      <w:marTop w:val="0"/>
      <w:marBottom w:val="0"/>
      <w:divBdr>
        <w:top w:val="none" w:sz="0" w:space="0" w:color="auto"/>
        <w:left w:val="none" w:sz="0" w:space="0" w:color="auto"/>
        <w:bottom w:val="none" w:sz="0" w:space="0" w:color="auto"/>
        <w:right w:val="none" w:sz="0" w:space="0" w:color="auto"/>
      </w:divBdr>
    </w:div>
    <w:div w:id="1538354305">
      <w:marLeft w:val="640"/>
      <w:marRight w:val="0"/>
      <w:marTop w:val="0"/>
      <w:marBottom w:val="0"/>
      <w:divBdr>
        <w:top w:val="none" w:sz="0" w:space="0" w:color="auto"/>
        <w:left w:val="none" w:sz="0" w:space="0" w:color="auto"/>
        <w:bottom w:val="none" w:sz="0" w:space="0" w:color="auto"/>
        <w:right w:val="none" w:sz="0" w:space="0" w:color="auto"/>
      </w:divBdr>
    </w:div>
    <w:div w:id="1538467348">
      <w:marLeft w:val="640"/>
      <w:marRight w:val="0"/>
      <w:marTop w:val="0"/>
      <w:marBottom w:val="0"/>
      <w:divBdr>
        <w:top w:val="none" w:sz="0" w:space="0" w:color="auto"/>
        <w:left w:val="none" w:sz="0" w:space="0" w:color="auto"/>
        <w:bottom w:val="none" w:sz="0" w:space="0" w:color="auto"/>
        <w:right w:val="none" w:sz="0" w:space="0" w:color="auto"/>
      </w:divBdr>
    </w:div>
    <w:div w:id="1538664556">
      <w:marLeft w:val="640"/>
      <w:marRight w:val="0"/>
      <w:marTop w:val="0"/>
      <w:marBottom w:val="0"/>
      <w:divBdr>
        <w:top w:val="none" w:sz="0" w:space="0" w:color="auto"/>
        <w:left w:val="none" w:sz="0" w:space="0" w:color="auto"/>
        <w:bottom w:val="none" w:sz="0" w:space="0" w:color="auto"/>
        <w:right w:val="none" w:sz="0" w:space="0" w:color="auto"/>
      </w:divBdr>
    </w:div>
    <w:div w:id="1538812392">
      <w:marLeft w:val="640"/>
      <w:marRight w:val="0"/>
      <w:marTop w:val="0"/>
      <w:marBottom w:val="0"/>
      <w:divBdr>
        <w:top w:val="none" w:sz="0" w:space="0" w:color="auto"/>
        <w:left w:val="none" w:sz="0" w:space="0" w:color="auto"/>
        <w:bottom w:val="none" w:sz="0" w:space="0" w:color="auto"/>
        <w:right w:val="none" w:sz="0" w:space="0" w:color="auto"/>
      </w:divBdr>
    </w:div>
    <w:div w:id="1539200823">
      <w:marLeft w:val="640"/>
      <w:marRight w:val="0"/>
      <w:marTop w:val="0"/>
      <w:marBottom w:val="0"/>
      <w:divBdr>
        <w:top w:val="none" w:sz="0" w:space="0" w:color="auto"/>
        <w:left w:val="none" w:sz="0" w:space="0" w:color="auto"/>
        <w:bottom w:val="none" w:sz="0" w:space="0" w:color="auto"/>
        <w:right w:val="none" w:sz="0" w:space="0" w:color="auto"/>
      </w:divBdr>
    </w:div>
    <w:div w:id="1539272802">
      <w:marLeft w:val="640"/>
      <w:marRight w:val="0"/>
      <w:marTop w:val="0"/>
      <w:marBottom w:val="0"/>
      <w:divBdr>
        <w:top w:val="none" w:sz="0" w:space="0" w:color="auto"/>
        <w:left w:val="none" w:sz="0" w:space="0" w:color="auto"/>
        <w:bottom w:val="none" w:sz="0" w:space="0" w:color="auto"/>
        <w:right w:val="none" w:sz="0" w:space="0" w:color="auto"/>
      </w:divBdr>
    </w:div>
    <w:div w:id="1539927075">
      <w:marLeft w:val="640"/>
      <w:marRight w:val="0"/>
      <w:marTop w:val="0"/>
      <w:marBottom w:val="0"/>
      <w:divBdr>
        <w:top w:val="none" w:sz="0" w:space="0" w:color="auto"/>
        <w:left w:val="none" w:sz="0" w:space="0" w:color="auto"/>
        <w:bottom w:val="none" w:sz="0" w:space="0" w:color="auto"/>
        <w:right w:val="none" w:sz="0" w:space="0" w:color="auto"/>
      </w:divBdr>
    </w:div>
    <w:div w:id="1540237341">
      <w:marLeft w:val="640"/>
      <w:marRight w:val="0"/>
      <w:marTop w:val="0"/>
      <w:marBottom w:val="0"/>
      <w:divBdr>
        <w:top w:val="none" w:sz="0" w:space="0" w:color="auto"/>
        <w:left w:val="none" w:sz="0" w:space="0" w:color="auto"/>
        <w:bottom w:val="none" w:sz="0" w:space="0" w:color="auto"/>
        <w:right w:val="none" w:sz="0" w:space="0" w:color="auto"/>
      </w:divBdr>
    </w:div>
    <w:div w:id="1540387310">
      <w:marLeft w:val="640"/>
      <w:marRight w:val="0"/>
      <w:marTop w:val="0"/>
      <w:marBottom w:val="0"/>
      <w:divBdr>
        <w:top w:val="none" w:sz="0" w:space="0" w:color="auto"/>
        <w:left w:val="none" w:sz="0" w:space="0" w:color="auto"/>
        <w:bottom w:val="none" w:sz="0" w:space="0" w:color="auto"/>
        <w:right w:val="none" w:sz="0" w:space="0" w:color="auto"/>
      </w:divBdr>
    </w:div>
    <w:div w:id="1540510606">
      <w:marLeft w:val="640"/>
      <w:marRight w:val="0"/>
      <w:marTop w:val="0"/>
      <w:marBottom w:val="0"/>
      <w:divBdr>
        <w:top w:val="none" w:sz="0" w:space="0" w:color="auto"/>
        <w:left w:val="none" w:sz="0" w:space="0" w:color="auto"/>
        <w:bottom w:val="none" w:sz="0" w:space="0" w:color="auto"/>
        <w:right w:val="none" w:sz="0" w:space="0" w:color="auto"/>
      </w:divBdr>
    </w:div>
    <w:div w:id="1541165944">
      <w:marLeft w:val="640"/>
      <w:marRight w:val="0"/>
      <w:marTop w:val="0"/>
      <w:marBottom w:val="0"/>
      <w:divBdr>
        <w:top w:val="none" w:sz="0" w:space="0" w:color="auto"/>
        <w:left w:val="none" w:sz="0" w:space="0" w:color="auto"/>
        <w:bottom w:val="none" w:sz="0" w:space="0" w:color="auto"/>
        <w:right w:val="none" w:sz="0" w:space="0" w:color="auto"/>
      </w:divBdr>
    </w:div>
    <w:div w:id="1541241655">
      <w:bodyDiv w:val="1"/>
      <w:marLeft w:val="0"/>
      <w:marRight w:val="0"/>
      <w:marTop w:val="0"/>
      <w:marBottom w:val="0"/>
      <w:divBdr>
        <w:top w:val="none" w:sz="0" w:space="0" w:color="auto"/>
        <w:left w:val="none" w:sz="0" w:space="0" w:color="auto"/>
        <w:bottom w:val="none" w:sz="0" w:space="0" w:color="auto"/>
        <w:right w:val="none" w:sz="0" w:space="0" w:color="auto"/>
      </w:divBdr>
      <w:divsChild>
        <w:div w:id="2097214">
          <w:marLeft w:val="640"/>
          <w:marRight w:val="0"/>
          <w:marTop w:val="0"/>
          <w:marBottom w:val="0"/>
          <w:divBdr>
            <w:top w:val="none" w:sz="0" w:space="0" w:color="auto"/>
            <w:left w:val="none" w:sz="0" w:space="0" w:color="auto"/>
            <w:bottom w:val="none" w:sz="0" w:space="0" w:color="auto"/>
            <w:right w:val="none" w:sz="0" w:space="0" w:color="auto"/>
          </w:divBdr>
        </w:div>
        <w:div w:id="2321056">
          <w:marLeft w:val="640"/>
          <w:marRight w:val="0"/>
          <w:marTop w:val="0"/>
          <w:marBottom w:val="0"/>
          <w:divBdr>
            <w:top w:val="none" w:sz="0" w:space="0" w:color="auto"/>
            <w:left w:val="none" w:sz="0" w:space="0" w:color="auto"/>
            <w:bottom w:val="none" w:sz="0" w:space="0" w:color="auto"/>
            <w:right w:val="none" w:sz="0" w:space="0" w:color="auto"/>
          </w:divBdr>
        </w:div>
        <w:div w:id="6252189">
          <w:marLeft w:val="640"/>
          <w:marRight w:val="0"/>
          <w:marTop w:val="0"/>
          <w:marBottom w:val="0"/>
          <w:divBdr>
            <w:top w:val="none" w:sz="0" w:space="0" w:color="auto"/>
            <w:left w:val="none" w:sz="0" w:space="0" w:color="auto"/>
            <w:bottom w:val="none" w:sz="0" w:space="0" w:color="auto"/>
            <w:right w:val="none" w:sz="0" w:space="0" w:color="auto"/>
          </w:divBdr>
        </w:div>
        <w:div w:id="8722938">
          <w:marLeft w:val="640"/>
          <w:marRight w:val="0"/>
          <w:marTop w:val="0"/>
          <w:marBottom w:val="0"/>
          <w:divBdr>
            <w:top w:val="none" w:sz="0" w:space="0" w:color="auto"/>
            <w:left w:val="none" w:sz="0" w:space="0" w:color="auto"/>
            <w:bottom w:val="none" w:sz="0" w:space="0" w:color="auto"/>
            <w:right w:val="none" w:sz="0" w:space="0" w:color="auto"/>
          </w:divBdr>
        </w:div>
        <w:div w:id="22249169">
          <w:marLeft w:val="640"/>
          <w:marRight w:val="0"/>
          <w:marTop w:val="0"/>
          <w:marBottom w:val="0"/>
          <w:divBdr>
            <w:top w:val="none" w:sz="0" w:space="0" w:color="auto"/>
            <w:left w:val="none" w:sz="0" w:space="0" w:color="auto"/>
            <w:bottom w:val="none" w:sz="0" w:space="0" w:color="auto"/>
            <w:right w:val="none" w:sz="0" w:space="0" w:color="auto"/>
          </w:divBdr>
        </w:div>
        <w:div w:id="46682643">
          <w:marLeft w:val="640"/>
          <w:marRight w:val="0"/>
          <w:marTop w:val="0"/>
          <w:marBottom w:val="0"/>
          <w:divBdr>
            <w:top w:val="none" w:sz="0" w:space="0" w:color="auto"/>
            <w:left w:val="none" w:sz="0" w:space="0" w:color="auto"/>
            <w:bottom w:val="none" w:sz="0" w:space="0" w:color="auto"/>
            <w:right w:val="none" w:sz="0" w:space="0" w:color="auto"/>
          </w:divBdr>
        </w:div>
        <w:div w:id="53746110">
          <w:marLeft w:val="640"/>
          <w:marRight w:val="0"/>
          <w:marTop w:val="0"/>
          <w:marBottom w:val="0"/>
          <w:divBdr>
            <w:top w:val="none" w:sz="0" w:space="0" w:color="auto"/>
            <w:left w:val="none" w:sz="0" w:space="0" w:color="auto"/>
            <w:bottom w:val="none" w:sz="0" w:space="0" w:color="auto"/>
            <w:right w:val="none" w:sz="0" w:space="0" w:color="auto"/>
          </w:divBdr>
        </w:div>
        <w:div w:id="68624798">
          <w:marLeft w:val="640"/>
          <w:marRight w:val="0"/>
          <w:marTop w:val="0"/>
          <w:marBottom w:val="0"/>
          <w:divBdr>
            <w:top w:val="none" w:sz="0" w:space="0" w:color="auto"/>
            <w:left w:val="none" w:sz="0" w:space="0" w:color="auto"/>
            <w:bottom w:val="none" w:sz="0" w:space="0" w:color="auto"/>
            <w:right w:val="none" w:sz="0" w:space="0" w:color="auto"/>
          </w:divBdr>
        </w:div>
        <w:div w:id="75321870">
          <w:marLeft w:val="640"/>
          <w:marRight w:val="0"/>
          <w:marTop w:val="0"/>
          <w:marBottom w:val="0"/>
          <w:divBdr>
            <w:top w:val="none" w:sz="0" w:space="0" w:color="auto"/>
            <w:left w:val="none" w:sz="0" w:space="0" w:color="auto"/>
            <w:bottom w:val="none" w:sz="0" w:space="0" w:color="auto"/>
            <w:right w:val="none" w:sz="0" w:space="0" w:color="auto"/>
          </w:divBdr>
        </w:div>
        <w:div w:id="78722320">
          <w:marLeft w:val="640"/>
          <w:marRight w:val="0"/>
          <w:marTop w:val="0"/>
          <w:marBottom w:val="0"/>
          <w:divBdr>
            <w:top w:val="none" w:sz="0" w:space="0" w:color="auto"/>
            <w:left w:val="none" w:sz="0" w:space="0" w:color="auto"/>
            <w:bottom w:val="none" w:sz="0" w:space="0" w:color="auto"/>
            <w:right w:val="none" w:sz="0" w:space="0" w:color="auto"/>
          </w:divBdr>
        </w:div>
        <w:div w:id="86199869">
          <w:marLeft w:val="640"/>
          <w:marRight w:val="0"/>
          <w:marTop w:val="0"/>
          <w:marBottom w:val="0"/>
          <w:divBdr>
            <w:top w:val="none" w:sz="0" w:space="0" w:color="auto"/>
            <w:left w:val="none" w:sz="0" w:space="0" w:color="auto"/>
            <w:bottom w:val="none" w:sz="0" w:space="0" w:color="auto"/>
            <w:right w:val="none" w:sz="0" w:space="0" w:color="auto"/>
          </w:divBdr>
        </w:div>
        <w:div w:id="87699939">
          <w:marLeft w:val="640"/>
          <w:marRight w:val="0"/>
          <w:marTop w:val="0"/>
          <w:marBottom w:val="0"/>
          <w:divBdr>
            <w:top w:val="none" w:sz="0" w:space="0" w:color="auto"/>
            <w:left w:val="none" w:sz="0" w:space="0" w:color="auto"/>
            <w:bottom w:val="none" w:sz="0" w:space="0" w:color="auto"/>
            <w:right w:val="none" w:sz="0" w:space="0" w:color="auto"/>
          </w:divBdr>
        </w:div>
        <w:div w:id="101843702">
          <w:marLeft w:val="640"/>
          <w:marRight w:val="0"/>
          <w:marTop w:val="0"/>
          <w:marBottom w:val="0"/>
          <w:divBdr>
            <w:top w:val="none" w:sz="0" w:space="0" w:color="auto"/>
            <w:left w:val="none" w:sz="0" w:space="0" w:color="auto"/>
            <w:bottom w:val="none" w:sz="0" w:space="0" w:color="auto"/>
            <w:right w:val="none" w:sz="0" w:space="0" w:color="auto"/>
          </w:divBdr>
        </w:div>
        <w:div w:id="114982202">
          <w:marLeft w:val="640"/>
          <w:marRight w:val="0"/>
          <w:marTop w:val="0"/>
          <w:marBottom w:val="0"/>
          <w:divBdr>
            <w:top w:val="none" w:sz="0" w:space="0" w:color="auto"/>
            <w:left w:val="none" w:sz="0" w:space="0" w:color="auto"/>
            <w:bottom w:val="none" w:sz="0" w:space="0" w:color="auto"/>
            <w:right w:val="none" w:sz="0" w:space="0" w:color="auto"/>
          </w:divBdr>
        </w:div>
        <w:div w:id="116871125">
          <w:marLeft w:val="640"/>
          <w:marRight w:val="0"/>
          <w:marTop w:val="0"/>
          <w:marBottom w:val="0"/>
          <w:divBdr>
            <w:top w:val="none" w:sz="0" w:space="0" w:color="auto"/>
            <w:left w:val="none" w:sz="0" w:space="0" w:color="auto"/>
            <w:bottom w:val="none" w:sz="0" w:space="0" w:color="auto"/>
            <w:right w:val="none" w:sz="0" w:space="0" w:color="auto"/>
          </w:divBdr>
        </w:div>
        <w:div w:id="128978313">
          <w:marLeft w:val="640"/>
          <w:marRight w:val="0"/>
          <w:marTop w:val="0"/>
          <w:marBottom w:val="0"/>
          <w:divBdr>
            <w:top w:val="none" w:sz="0" w:space="0" w:color="auto"/>
            <w:left w:val="none" w:sz="0" w:space="0" w:color="auto"/>
            <w:bottom w:val="none" w:sz="0" w:space="0" w:color="auto"/>
            <w:right w:val="none" w:sz="0" w:space="0" w:color="auto"/>
          </w:divBdr>
        </w:div>
        <w:div w:id="138426963">
          <w:marLeft w:val="640"/>
          <w:marRight w:val="0"/>
          <w:marTop w:val="0"/>
          <w:marBottom w:val="0"/>
          <w:divBdr>
            <w:top w:val="none" w:sz="0" w:space="0" w:color="auto"/>
            <w:left w:val="none" w:sz="0" w:space="0" w:color="auto"/>
            <w:bottom w:val="none" w:sz="0" w:space="0" w:color="auto"/>
            <w:right w:val="none" w:sz="0" w:space="0" w:color="auto"/>
          </w:divBdr>
        </w:div>
        <w:div w:id="140386687">
          <w:marLeft w:val="640"/>
          <w:marRight w:val="0"/>
          <w:marTop w:val="0"/>
          <w:marBottom w:val="0"/>
          <w:divBdr>
            <w:top w:val="none" w:sz="0" w:space="0" w:color="auto"/>
            <w:left w:val="none" w:sz="0" w:space="0" w:color="auto"/>
            <w:bottom w:val="none" w:sz="0" w:space="0" w:color="auto"/>
            <w:right w:val="none" w:sz="0" w:space="0" w:color="auto"/>
          </w:divBdr>
        </w:div>
        <w:div w:id="149906084">
          <w:marLeft w:val="640"/>
          <w:marRight w:val="0"/>
          <w:marTop w:val="0"/>
          <w:marBottom w:val="0"/>
          <w:divBdr>
            <w:top w:val="none" w:sz="0" w:space="0" w:color="auto"/>
            <w:left w:val="none" w:sz="0" w:space="0" w:color="auto"/>
            <w:bottom w:val="none" w:sz="0" w:space="0" w:color="auto"/>
            <w:right w:val="none" w:sz="0" w:space="0" w:color="auto"/>
          </w:divBdr>
        </w:div>
        <w:div w:id="168252108">
          <w:marLeft w:val="640"/>
          <w:marRight w:val="0"/>
          <w:marTop w:val="0"/>
          <w:marBottom w:val="0"/>
          <w:divBdr>
            <w:top w:val="none" w:sz="0" w:space="0" w:color="auto"/>
            <w:left w:val="none" w:sz="0" w:space="0" w:color="auto"/>
            <w:bottom w:val="none" w:sz="0" w:space="0" w:color="auto"/>
            <w:right w:val="none" w:sz="0" w:space="0" w:color="auto"/>
          </w:divBdr>
        </w:div>
        <w:div w:id="177895515">
          <w:marLeft w:val="640"/>
          <w:marRight w:val="0"/>
          <w:marTop w:val="0"/>
          <w:marBottom w:val="0"/>
          <w:divBdr>
            <w:top w:val="none" w:sz="0" w:space="0" w:color="auto"/>
            <w:left w:val="none" w:sz="0" w:space="0" w:color="auto"/>
            <w:bottom w:val="none" w:sz="0" w:space="0" w:color="auto"/>
            <w:right w:val="none" w:sz="0" w:space="0" w:color="auto"/>
          </w:divBdr>
        </w:div>
        <w:div w:id="191841174">
          <w:marLeft w:val="640"/>
          <w:marRight w:val="0"/>
          <w:marTop w:val="0"/>
          <w:marBottom w:val="0"/>
          <w:divBdr>
            <w:top w:val="none" w:sz="0" w:space="0" w:color="auto"/>
            <w:left w:val="none" w:sz="0" w:space="0" w:color="auto"/>
            <w:bottom w:val="none" w:sz="0" w:space="0" w:color="auto"/>
            <w:right w:val="none" w:sz="0" w:space="0" w:color="auto"/>
          </w:divBdr>
        </w:div>
        <w:div w:id="192771080">
          <w:marLeft w:val="640"/>
          <w:marRight w:val="0"/>
          <w:marTop w:val="0"/>
          <w:marBottom w:val="0"/>
          <w:divBdr>
            <w:top w:val="none" w:sz="0" w:space="0" w:color="auto"/>
            <w:left w:val="none" w:sz="0" w:space="0" w:color="auto"/>
            <w:bottom w:val="none" w:sz="0" w:space="0" w:color="auto"/>
            <w:right w:val="none" w:sz="0" w:space="0" w:color="auto"/>
          </w:divBdr>
        </w:div>
        <w:div w:id="196698750">
          <w:marLeft w:val="640"/>
          <w:marRight w:val="0"/>
          <w:marTop w:val="0"/>
          <w:marBottom w:val="0"/>
          <w:divBdr>
            <w:top w:val="none" w:sz="0" w:space="0" w:color="auto"/>
            <w:left w:val="none" w:sz="0" w:space="0" w:color="auto"/>
            <w:bottom w:val="none" w:sz="0" w:space="0" w:color="auto"/>
            <w:right w:val="none" w:sz="0" w:space="0" w:color="auto"/>
          </w:divBdr>
        </w:div>
        <w:div w:id="197931631">
          <w:marLeft w:val="640"/>
          <w:marRight w:val="0"/>
          <w:marTop w:val="0"/>
          <w:marBottom w:val="0"/>
          <w:divBdr>
            <w:top w:val="none" w:sz="0" w:space="0" w:color="auto"/>
            <w:left w:val="none" w:sz="0" w:space="0" w:color="auto"/>
            <w:bottom w:val="none" w:sz="0" w:space="0" w:color="auto"/>
            <w:right w:val="none" w:sz="0" w:space="0" w:color="auto"/>
          </w:divBdr>
        </w:div>
        <w:div w:id="204372013">
          <w:marLeft w:val="640"/>
          <w:marRight w:val="0"/>
          <w:marTop w:val="0"/>
          <w:marBottom w:val="0"/>
          <w:divBdr>
            <w:top w:val="none" w:sz="0" w:space="0" w:color="auto"/>
            <w:left w:val="none" w:sz="0" w:space="0" w:color="auto"/>
            <w:bottom w:val="none" w:sz="0" w:space="0" w:color="auto"/>
            <w:right w:val="none" w:sz="0" w:space="0" w:color="auto"/>
          </w:divBdr>
        </w:div>
        <w:div w:id="230428739">
          <w:marLeft w:val="640"/>
          <w:marRight w:val="0"/>
          <w:marTop w:val="0"/>
          <w:marBottom w:val="0"/>
          <w:divBdr>
            <w:top w:val="none" w:sz="0" w:space="0" w:color="auto"/>
            <w:left w:val="none" w:sz="0" w:space="0" w:color="auto"/>
            <w:bottom w:val="none" w:sz="0" w:space="0" w:color="auto"/>
            <w:right w:val="none" w:sz="0" w:space="0" w:color="auto"/>
          </w:divBdr>
        </w:div>
        <w:div w:id="230432074">
          <w:marLeft w:val="640"/>
          <w:marRight w:val="0"/>
          <w:marTop w:val="0"/>
          <w:marBottom w:val="0"/>
          <w:divBdr>
            <w:top w:val="none" w:sz="0" w:space="0" w:color="auto"/>
            <w:left w:val="none" w:sz="0" w:space="0" w:color="auto"/>
            <w:bottom w:val="none" w:sz="0" w:space="0" w:color="auto"/>
            <w:right w:val="none" w:sz="0" w:space="0" w:color="auto"/>
          </w:divBdr>
        </w:div>
        <w:div w:id="262609795">
          <w:marLeft w:val="640"/>
          <w:marRight w:val="0"/>
          <w:marTop w:val="0"/>
          <w:marBottom w:val="0"/>
          <w:divBdr>
            <w:top w:val="none" w:sz="0" w:space="0" w:color="auto"/>
            <w:left w:val="none" w:sz="0" w:space="0" w:color="auto"/>
            <w:bottom w:val="none" w:sz="0" w:space="0" w:color="auto"/>
            <w:right w:val="none" w:sz="0" w:space="0" w:color="auto"/>
          </w:divBdr>
        </w:div>
        <w:div w:id="281964956">
          <w:marLeft w:val="640"/>
          <w:marRight w:val="0"/>
          <w:marTop w:val="0"/>
          <w:marBottom w:val="0"/>
          <w:divBdr>
            <w:top w:val="none" w:sz="0" w:space="0" w:color="auto"/>
            <w:left w:val="none" w:sz="0" w:space="0" w:color="auto"/>
            <w:bottom w:val="none" w:sz="0" w:space="0" w:color="auto"/>
            <w:right w:val="none" w:sz="0" w:space="0" w:color="auto"/>
          </w:divBdr>
        </w:div>
        <w:div w:id="282423609">
          <w:marLeft w:val="640"/>
          <w:marRight w:val="0"/>
          <w:marTop w:val="0"/>
          <w:marBottom w:val="0"/>
          <w:divBdr>
            <w:top w:val="none" w:sz="0" w:space="0" w:color="auto"/>
            <w:left w:val="none" w:sz="0" w:space="0" w:color="auto"/>
            <w:bottom w:val="none" w:sz="0" w:space="0" w:color="auto"/>
            <w:right w:val="none" w:sz="0" w:space="0" w:color="auto"/>
          </w:divBdr>
        </w:div>
        <w:div w:id="286743139">
          <w:marLeft w:val="640"/>
          <w:marRight w:val="0"/>
          <w:marTop w:val="0"/>
          <w:marBottom w:val="0"/>
          <w:divBdr>
            <w:top w:val="none" w:sz="0" w:space="0" w:color="auto"/>
            <w:left w:val="none" w:sz="0" w:space="0" w:color="auto"/>
            <w:bottom w:val="none" w:sz="0" w:space="0" w:color="auto"/>
            <w:right w:val="none" w:sz="0" w:space="0" w:color="auto"/>
          </w:divBdr>
        </w:div>
        <w:div w:id="317731414">
          <w:marLeft w:val="640"/>
          <w:marRight w:val="0"/>
          <w:marTop w:val="0"/>
          <w:marBottom w:val="0"/>
          <w:divBdr>
            <w:top w:val="none" w:sz="0" w:space="0" w:color="auto"/>
            <w:left w:val="none" w:sz="0" w:space="0" w:color="auto"/>
            <w:bottom w:val="none" w:sz="0" w:space="0" w:color="auto"/>
            <w:right w:val="none" w:sz="0" w:space="0" w:color="auto"/>
          </w:divBdr>
        </w:div>
        <w:div w:id="318775407">
          <w:marLeft w:val="640"/>
          <w:marRight w:val="0"/>
          <w:marTop w:val="0"/>
          <w:marBottom w:val="0"/>
          <w:divBdr>
            <w:top w:val="none" w:sz="0" w:space="0" w:color="auto"/>
            <w:left w:val="none" w:sz="0" w:space="0" w:color="auto"/>
            <w:bottom w:val="none" w:sz="0" w:space="0" w:color="auto"/>
            <w:right w:val="none" w:sz="0" w:space="0" w:color="auto"/>
          </w:divBdr>
        </w:div>
        <w:div w:id="319583895">
          <w:marLeft w:val="640"/>
          <w:marRight w:val="0"/>
          <w:marTop w:val="0"/>
          <w:marBottom w:val="0"/>
          <w:divBdr>
            <w:top w:val="none" w:sz="0" w:space="0" w:color="auto"/>
            <w:left w:val="none" w:sz="0" w:space="0" w:color="auto"/>
            <w:bottom w:val="none" w:sz="0" w:space="0" w:color="auto"/>
            <w:right w:val="none" w:sz="0" w:space="0" w:color="auto"/>
          </w:divBdr>
        </w:div>
        <w:div w:id="321279933">
          <w:marLeft w:val="640"/>
          <w:marRight w:val="0"/>
          <w:marTop w:val="0"/>
          <w:marBottom w:val="0"/>
          <w:divBdr>
            <w:top w:val="none" w:sz="0" w:space="0" w:color="auto"/>
            <w:left w:val="none" w:sz="0" w:space="0" w:color="auto"/>
            <w:bottom w:val="none" w:sz="0" w:space="0" w:color="auto"/>
            <w:right w:val="none" w:sz="0" w:space="0" w:color="auto"/>
          </w:divBdr>
        </w:div>
        <w:div w:id="324163439">
          <w:marLeft w:val="640"/>
          <w:marRight w:val="0"/>
          <w:marTop w:val="0"/>
          <w:marBottom w:val="0"/>
          <w:divBdr>
            <w:top w:val="none" w:sz="0" w:space="0" w:color="auto"/>
            <w:left w:val="none" w:sz="0" w:space="0" w:color="auto"/>
            <w:bottom w:val="none" w:sz="0" w:space="0" w:color="auto"/>
            <w:right w:val="none" w:sz="0" w:space="0" w:color="auto"/>
          </w:divBdr>
        </w:div>
        <w:div w:id="340813522">
          <w:marLeft w:val="640"/>
          <w:marRight w:val="0"/>
          <w:marTop w:val="0"/>
          <w:marBottom w:val="0"/>
          <w:divBdr>
            <w:top w:val="none" w:sz="0" w:space="0" w:color="auto"/>
            <w:left w:val="none" w:sz="0" w:space="0" w:color="auto"/>
            <w:bottom w:val="none" w:sz="0" w:space="0" w:color="auto"/>
            <w:right w:val="none" w:sz="0" w:space="0" w:color="auto"/>
          </w:divBdr>
        </w:div>
        <w:div w:id="352921172">
          <w:marLeft w:val="640"/>
          <w:marRight w:val="0"/>
          <w:marTop w:val="0"/>
          <w:marBottom w:val="0"/>
          <w:divBdr>
            <w:top w:val="none" w:sz="0" w:space="0" w:color="auto"/>
            <w:left w:val="none" w:sz="0" w:space="0" w:color="auto"/>
            <w:bottom w:val="none" w:sz="0" w:space="0" w:color="auto"/>
            <w:right w:val="none" w:sz="0" w:space="0" w:color="auto"/>
          </w:divBdr>
        </w:div>
        <w:div w:id="354236383">
          <w:marLeft w:val="640"/>
          <w:marRight w:val="0"/>
          <w:marTop w:val="0"/>
          <w:marBottom w:val="0"/>
          <w:divBdr>
            <w:top w:val="none" w:sz="0" w:space="0" w:color="auto"/>
            <w:left w:val="none" w:sz="0" w:space="0" w:color="auto"/>
            <w:bottom w:val="none" w:sz="0" w:space="0" w:color="auto"/>
            <w:right w:val="none" w:sz="0" w:space="0" w:color="auto"/>
          </w:divBdr>
        </w:div>
        <w:div w:id="356545067">
          <w:marLeft w:val="640"/>
          <w:marRight w:val="0"/>
          <w:marTop w:val="0"/>
          <w:marBottom w:val="0"/>
          <w:divBdr>
            <w:top w:val="none" w:sz="0" w:space="0" w:color="auto"/>
            <w:left w:val="none" w:sz="0" w:space="0" w:color="auto"/>
            <w:bottom w:val="none" w:sz="0" w:space="0" w:color="auto"/>
            <w:right w:val="none" w:sz="0" w:space="0" w:color="auto"/>
          </w:divBdr>
        </w:div>
        <w:div w:id="374502336">
          <w:marLeft w:val="640"/>
          <w:marRight w:val="0"/>
          <w:marTop w:val="0"/>
          <w:marBottom w:val="0"/>
          <w:divBdr>
            <w:top w:val="none" w:sz="0" w:space="0" w:color="auto"/>
            <w:left w:val="none" w:sz="0" w:space="0" w:color="auto"/>
            <w:bottom w:val="none" w:sz="0" w:space="0" w:color="auto"/>
            <w:right w:val="none" w:sz="0" w:space="0" w:color="auto"/>
          </w:divBdr>
        </w:div>
        <w:div w:id="378557333">
          <w:marLeft w:val="640"/>
          <w:marRight w:val="0"/>
          <w:marTop w:val="0"/>
          <w:marBottom w:val="0"/>
          <w:divBdr>
            <w:top w:val="none" w:sz="0" w:space="0" w:color="auto"/>
            <w:left w:val="none" w:sz="0" w:space="0" w:color="auto"/>
            <w:bottom w:val="none" w:sz="0" w:space="0" w:color="auto"/>
            <w:right w:val="none" w:sz="0" w:space="0" w:color="auto"/>
          </w:divBdr>
        </w:div>
        <w:div w:id="383724444">
          <w:marLeft w:val="640"/>
          <w:marRight w:val="0"/>
          <w:marTop w:val="0"/>
          <w:marBottom w:val="0"/>
          <w:divBdr>
            <w:top w:val="none" w:sz="0" w:space="0" w:color="auto"/>
            <w:left w:val="none" w:sz="0" w:space="0" w:color="auto"/>
            <w:bottom w:val="none" w:sz="0" w:space="0" w:color="auto"/>
            <w:right w:val="none" w:sz="0" w:space="0" w:color="auto"/>
          </w:divBdr>
        </w:div>
        <w:div w:id="390153855">
          <w:marLeft w:val="640"/>
          <w:marRight w:val="0"/>
          <w:marTop w:val="0"/>
          <w:marBottom w:val="0"/>
          <w:divBdr>
            <w:top w:val="none" w:sz="0" w:space="0" w:color="auto"/>
            <w:left w:val="none" w:sz="0" w:space="0" w:color="auto"/>
            <w:bottom w:val="none" w:sz="0" w:space="0" w:color="auto"/>
            <w:right w:val="none" w:sz="0" w:space="0" w:color="auto"/>
          </w:divBdr>
        </w:div>
        <w:div w:id="401678379">
          <w:marLeft w:val="640"/>
          <w:marRight w:val="0"/>
          <w:marTop w:val="0"/>
          <w:marBottom w:val="0"/>
          <w:divBdr>
            <w:top w:val="none" w:sz="0" w:space="0" w:color="auto"/>
            <w:left w:val="none" w:sz="0" w:space="0" w:color="auto"/>
            <w:bottom w:val="none" w:sz="0" w:space="0" w:color="auto"/>
            <w:right w:val="none" w:sz="0" w:space="0" w:color="auto"/>
          </w:divBdr>
        </w:div>
        <w:div w:id="404110911">
          <w:marLeft w:val="640"/>
          <w:marRight w:val="0"/>
          <w:marTop w:val="0"/>
          <w:marBottom w:val="0"/>
          <w:divBdr>
            <w:top w:val="none" w:sz="0" w:space="0" w:color="auto"/>
            <w:left w:val="none" w:sz="0" w:space="0" w:color="auto"/>
            <w:bottom w:val="none" w:sz="0" w:space="0" w:color="auto"/>
            <w:right w:val="none" w:sz="0" w:space="0" w:color="auto"/>
          </w:divBdr>
        </w:div>
        <w:div w:id="404454091">
          <w:marLeft w:val="640"/>
          <w:marRight w:val="0"/>
          <w:marTop w:val="0"/>
          <w:marBottom w:val="0"/>
          <w:divBdr>
            <w:top w:val="none" w:sz="0" w:space="0" w:color="auto"/>
            <w:left w:val="none" w:sz="0" w:space="0" w:color="auto"/>
            <w:bottom w:val="none" w:sz="0" w:space="0" w:color="auto"/>
            <w:right w:val="none" w:sz="0" w:space="0" w:color="auto"/>
          </w:divBdr>
        </w:div>
        <w:div w:id="419107207">
          <w:marLeft w:val="640"/>
          <w:marRight w:val="0"/>
          <w:marTop w:val="0"/>
          <w:marBottom w:val="0"/>
          <w:divBdr>
            <w:top w:val="none" w:sz="0" w:space="0" w:color="auto"/>
            <w:left w:val="none" w:sz="0" w:space="0" w:color="auto"/>
            <w:bottom w:val="none" w:sz="0" w:space="0" w:color="auto"/>
            <w:right w:val="none" w:sz="0" w:space="0" w:color="auto"/>
          </w:divBdr>
        </w:div>
        <w:div w:id="420487274">
          <w:marLeft w:val="640"/>
          <w:marRight w:val="0"/>
          <w:marTop w:val="0"/>
          <w:marBottom w:val="0"/>
          <w:divBdr>
            <w:top w:val="none" w:sz="0" w:space="0" w:color="auto"/>
            <w:left w:val="none" w:sz="0" w:space="0" w:color="auto"/>
            <w:bottom w:val="none" w:sz="0" w:space="0" w:color="auto"/>
            <w:right w:val="none" w:sz="0" w:space="0" w:color="auto"/>
          </w:divBdr>
        </w:div>
        <w:div w:id="421073241">
          <w:marLeft w:val="640"/>
          <w:marRight w:val="0"/>
          <w:marTop w:val="0"/>
          <w:marBottom w:val="0"/>
          <w:divBdr>
            <w:top w:val="none" w:sz="0" w:space="0" w:color="auto"/>
            <w:left w:val="none" w:sz="0" w:space="0" w:color="auto"/>
            <w:bottom w:val="none" w:sz="0" w:space="0" w:color="auto"/>
            <w:right w:val="none" w:sz="0" w:space="0" w:color="auto"/>
          </w:divBdr>
        </w:div>
        <w:div w:id="424376103">
          <w:marLeft w:val="640"/>
          <w:marRight w:val="0"/>
          <w:marTop w:val="0"/>
          <w:marBottom w:val="0"/>
          <w:divBdr>
            <w:top w:val="none" w:sz="0" w:space="0" w:color="auto"/>
            <w:left w:val="none" w:sz="0" w:space="0" w:color="auto"/>
            <w:bottom w:val="none" w:sz="0" w:space="0" w:color="auto"/>
            <w:right w:val="none" w:sz="0" w:space="0" w:color="auto"/>
          </w:divBdr>
        </w:div>
        <w:div w:id="473259242">
          <w:marLeft w:val="640"/>
          <w:marRight w:val="0"/>
          <w:marTop w:val="0"/>
          <w:marBottom w:val="0"/>
          <w:divBdr>
            <w:top w:val="none" w:sz="0" w:space="0" w:color="auto"/>
            <w:left w:val="none" w:sz="0" w:space="0" w:color="auto"/>
            <w:bottom w:val="none" w:sz="0" w:space="0" w:color="auto"/>
            <w:right w:val="none" w:sz="0" w:space="0" w:color="auto"/>
          </w:divBdr>
        </w:div>
        <w:div w:id="477767738">
          <w:marLeft w:val="640"/>
          <w:marRight w:val="0"/>
          <w:marTop w:val="0"/>
          <w:marBottom w:val="0"/>
          <w:divBdr>
            <w:top w:val="none" w:sz="0" w:space="0" w:color="auto"/>
            <w:left w:val="none" w:sz="0" w:space="0" w:color="auto"/>
            <w:bottom w:val="none" w:sz="0" w:space="0" w:color="auto"/>
            <w:right w:val="none" w:sz="0" w:space="0" w:color="auto"/>
          </w:divBdr>
        </w:div>
        <w:div w:id="484053929">
          <w:marLeft w:val="640"/>
          <w:marRight w:val="0"/>
          <w:marTop w:val="0"/>
          <w:marBottom w:val="0"/>
          <w:divBdr>
            <w:top w:val="none" w:sz="0" w:space="0" w:color="auto"/>
            <w:left w:val="none" w:sz="0" w:space="0" w:color="auto"/>
            <w:bottom w:val="none" w:sz="0" w:space="0" w:color="auto"/>
            <w:right w:val="none" w:sz="0" w:space="0" w:color="auto"/>
          </w:divBdr>
        </w:div>
        <w:div w:id="485779433">
          <w:marLeft w:val="640"/>
          <w:marRight w:val="0"/>
          <w:marTop w:val="0"/>
          <w:marBottom w:val="0"/>
          <w:divBdr>
            <w:top w:val="none" w:sz="0" w:space="0" w:color="auto"/>
            <w:left w:val="none" w:sz="0" w:space="0" w:color="auto"/>
            <w:bottom w:val="none" w:sz="0" w:space="0" w:color="auto"/>
            <w:right w:val="none" w:sz="0" w:space="0" w:color="auto"/>
          </w:divBdr>
        </w:div>
        <w:div w:id="490563057">
          <w:marLeft w:val="640"/>
          <w:marRight w:val="0"/>
          <w:marTop w:val="0"/>
          <w:marBottom w:val="0"/>
          <w:divBdr>
            <w:top w:val="none" w:sz="0" w:space="0" w:color="auto"/>
            <w:left w:val="none" w:sz="0" w:space="0" w:color="auto"/>
            <w:bottom w:val="none" w:sz="0" w:space="0" w:color="auto"/>
            <w:right w:val="none" w:sz="0" w:space="0" w:color="auto"/>
          </w:divBdr>
        </w:div>
        <w:div w:id="496262671">
          <w:marLeft w:val="640"/>
          <w:marRight w:val="0"/>
          <w:marTop w:val="0"/>
          <w:marBottom w:val="0"/>
          <w:divBdr>
            <w:top w:val="none" w:sz="0" w:space="0" w:color="auto"/>
            <w:left w:val="none" w:sz="0" w:space="0" w:color="auto"/>
            <w:bottom w:val="none" w:sz="0" w:space="0" w:color="auto"/>
            <w:right w:val="none" w:sz="0" w:space="0" w:color="auto"/>
          </w:divBdr>
        </w:div>
        <w:div w:id="498541227">
          <w:marLeft w:val="640"/>
          <w:marRight w:val="0"/>
          <w:marTop w:val="0"/>
          <w:marBottom w:val="0"/>
          <w:divBdr>
            <w:top w:val="none" w:sz="0" w:space="0" w:color="auto"/>
            <w:left w:val="none" w:sz="0" w:space="0" w:color="auto"/>
            <w:bottom w:val="none" w:sz="0" w:space="0" w:color="auto"/>
            <w:right w:val="none" w:sz="0" w:space="0" w:color="auto"/>
          </w:divBdr>
        </w:div>
        <w:div w:id="500118980">
          <w:marLeft w:val="640"/>
          <w:marRight w:val="0"/>
          <w:marTop w:val="0"/>
          <w:marBottom w:val="0"/>
          <w:divBdr>
            <w:top w:val="none" w:sz="0" w:space="0" w:color="auto"/>
            <w:left w:val="none" w:sz="0" w:space="0" w:color="auto"/>
            <w:bottom w:val="none" w:sz="0" w:space="0" w:color="auto"/>
            <w:right w:val="none" w:sz="0" w:space="0" w:color="auto"/>
          </w:divBdr>
        </w:div>
        <w:div w:id="500391026">
          <w:marLeft w:val="640"/>
          <w:marRight w:val="0"/>
          <w:marTop w:val="0"/>
          <w:marBottom w:val="0"/>
          <w:divBdr>
            <w:top w:val="none" w:sz="0" w:space="0" w:color="auto"/>
            <w:left w:val="none" w:sz="0" w:space="0" w:color="auto"/>
            <w:bottom w:val="none" w:sz="0" w:space="0" w:color="auto"/>
            <w:right w:val="none" w:sz="0" w:space="0" w:color="auto"/>
          </w:divBdr>
        </w:div>
        <w:div w:id="511073857">
          <w:marLeft w:val="640"/>
          <w:marRight w:val="0"/>
          <w:marTop w:val="0"/>
          <w:marBottom w:val="0"/>
          <w:divBdr>
            <w:top w:val="none" w:sz="0" w:space="0" w:color="auto"/>
            <w:left w:val="none" w:sz="0" w:space="0" w:color="auto"/>
            <w:bottom w:val="none" w:sz="0" w:space="0" w:color="auto"/>
            <w:right w:val="none" w:sz="0" w:space="0" w:color="auto"/>
          </w:divBdr>
        </w:div>
        <w:div w:id="524490203">
          <w:marLeft w:val="640"/>
          <w:marRight w:val="0"/>
          <w:marTop w:val="0"/>
          <w:marBottom w:val="0"/>
          <w:divBdr>
            <w:top w:val="none" w:sz="0" w:space="0" w:color="auto"/>
            <w:left w:val="none" w:sz="0" w:space="0" w:color="auto"/>
            <w:bottom w:val="none" w:sz="0" w:space="0" w:color="auto"/>
            <w:right w:val="none" w:sz="0" w:space="0" w:color="auto"/>
          </w:divBdr>
        </w:div>
        <w:div w:id="526216363">
          <w:marLeft w:val="640"/>
          <w:marRight w:val="0"/>
          <w:marTop w:val="0"/>
          <w:marBottom w:val="0"/>
          <w:divBdr>
            <w:top w:val="none" w:sz="0" w:space="0" w:color="auto"/>
            <w:left w:val="none" w:sz="0" w:space="0" w:color="auto"/>
            <w:bottom w:val="none" w:sz="0" w:space="0" w:color="auto"/>
            <w:right w:val="none" w:sz="0" w:space="0" w:color="auto"/>
          </w:divBdr>
        </w:div>
        <w:div w:id="528839608">
          <w:marLeft w:val="640"/>
          <w:marRight w:val="0"/>
          <w:marTop w:val="0"/>
          <w:marBottom w:val="0"/>
          <w:divBdr>
            <w:top w:val="none" w:sz="0" w:space="0" w:color="auto"/>
            <w:left w:val="none" w:sz="0" w:space="0" w:color="auto"/>
            <w:bottom w:val="none" w:sz="0" w:space="0" w:color="auto"/>
            <w:right w:val="none" w:sz="0" w:space="0" w:color="auto"/>
          </w:divBdr>
        </w:div>
        <w:div w:id="536359344">
          <w:marLeft w:val="640"/>
          <w:marRight w:val="0"/>
          <w:marTop w:val="0"/>
          <w:marBottom w:val="0"/>
          <w:divBdr>
            <w:top w:val="none" w:sz="0" w:space="0" w:color="auto"/>
            <w:left w:val="none" w:sz="0" w:space="0" w:color="auto"/>
            <w:bottom w:val="none" w:sz="0" w:space="0" w:color="auto"/>
            <w:right w:val="none" w:sz="0" w:space="0" w:color="auto"/>
          </w:divBdr>
        </w:div>
        <w:div w:id="549614106">
          <w:marLeft w:val="640"/>
          <w:marRight w:val="0"/>
          <w:marTop w:val="0"/>
          <w:marBottom w:val="0"/>
          <w:divBdr>
            <w:top w:val="none" w:sz="0" w:space="0" w:color="auto"/>
            <w:left w:val="none" w:sz="0" w:space="0" w:color="auto"/>
            <w:bottom w:val="none" w:sz="0" w:space="0" w:color="auto"/>
            <w:right w:val="none" w:sz="0" w:space="0" w:color="auto"/>
          </w:divBdr>
        </w:div>
        <w:div w:id="551236171">
          <w:marLeft w:val="640"/>
          <w:marRight w:val="0"/>
          <w:marTop w:val="0"/>
          <w:marBottom w:val="0"/>
          <w:divBdr>
            <w:top w:val="none" w:sz="0" w:space="0" w:color="auto"/>
            <w:left w:val="none" w:sz="0" w:space="0" w:color="auto"/>
            <w:bottom w:val="none" w:sz="0" w:space="0" w:color="auto"/>
            <w:right w:val="none" w:sz="0" w:space="0" w:color="auto"/>
          </w:divBdr>
        </w:div>
        <w:div w:id="552499720">
          <w:marLeft w:val="640"/>
          <w:marRight w:val="0"/>
          <w:marTop w:val="0"/>
          <w:marBottom w:val="0"/>
          <w:divBdr>
            <w:top w:val="none" w:sz="0" w:space="0" w:color="auto"/>
            <w:left w:val="none" w:sz="0" w:space="0" w:color="auto"/>
            <w:bottom w:val="none" w:sz="0" w:space="0" w:color="auto"/>
            <w:right w:val="none" w:sz="0" w:space="0" w:color="auto"/>
          </w:divBdr>
        </w:div>
        <w:div w:id="553546446">
          <w:marLeft w:val="640"/>
          <w:marRight w:val="0"/>
          <w:marTop w:val="0"/>
          <w:marBottom w:val="0"/>
          <w:divBdr>
            <w:top w:val="none" w:sz="0" w:space="0" w:color="auto"/>
            <w:left w:val="none" w:sz="0" w:space="0" w:color="auto"/>
            <w:bottom w:val="none" w:sz="0" w:space="0" w:color="auto"/>
            <w:right w:val="none" w:sz="0" w:space="0" w:color="auto"/>
          </w:divBdr>
        </w:div>
        <w:div w:id="555287936">
          <w:marLeft w:val="640"/>
          <w:marRight w:val="0"/>
          <w:marTop w:val="0"/>
          <w:marBottom w:val="0"/>
          <w:divBdr>
            <w:top w:val="none" w:sz="0" w:space="0" w:color="auto"/>
            <w:left w:val="none" w:sz="0" w:space="0" w:color="auto"/>
            <w:bottom w:val="none" w:sz="0" w:space="0" w:color="auto"/>
            <w:right w:val="none" w:sz="0" w:space="0" w:color="auto"/>
          </w:divBdr>
        </w:div>
        <w:div w:id="562914835">
          <w:marLeft w:val="640"/>
          <w:marRight w:val="0"/>
          <w:marTop w:val="0"/>
          <w:marBottom w:val="0"/>
          <w:divBdr>
            <w:top w:val="none" w:sz="0" w:space="0" w:color="auto"/>
            <w:left w:val="none" w:sz="0" w:space="0" w:color="auto"/>
            <w:bottom w:val="none" w:sz="0" w:space="0" w:color="auto"/>
            <w:right w:val="none" w:sz="0" w:space="0" w:color="auto"/>
          </w:divBdr>
        </w:div>
        <w:div w:id="574097440">
          <w:marLeft w:val="640"/>
          <w:marRight w:val="0"/>
          <w:marTop w:val="0"/>
          <w:marBottom w:val="0"/>
          <w:divBdr>
            <w:top w:val="none" w:sz="0" w:space="0" w:color="auto"/>
            <w:left w:val="none" w:sz="0" w:space="0" w:color="auto"/>
            <w:bottom w:val="none" w:sz="0" w:space="0" w:color="auto"/>
            <w:right w:val="none" w:sz="0" w:space="0" w:color="auto"/>
          </w:divBdr>
        </w:div>
        <w:div w:id="576867430">
          <w:marLeft w:val="640"/>
          <w:marRight w:val="0"/>
          <w:marTop w:val="0"/>
          <w:marBottom w:val="0"/>
          <w:divBdr>
            <w:top w:val="none" w:sz="0" w:space="0" w:color="auto"/>
            <w:left w:val="none" w:sz="0" w:space="0" w:color="auto"/>
            <w:bottom w:val="none" w:sz="0" w:space="0" w:color="auto"/>
            <w:right w:val="none" w:sz="0" w:space="0" w:color="auto"/>
          </w:divBdr>
        </w:div>
        <w:div w:id="593323656">
          <w:marLeft w:val="640"/>
          <w:marRight w:val="0"/>
          <w:marTop w:val="0"/>
          <w:marBottom w:val="0"/>
          <w:divBdr>
            <w:top w:val="none" w:sz="0" w:space="0" w:color="auto"/>
            <w:left w:val="none" w:sz="0" w:space="0" w:color="auto"/>
            <w:bottom w:val="none" w:sz="0" w:space="0" w:color="auto"/>
            <w:right w:val="none" w:sz="0" w:space="0" w:color="auto"/>
          </w:divBdr>
        </w:div>
        <w:div w:id="614678368">
          <w:marLeft w:val="640"/>
          <w:marRight w:val="0"/>
          <w:marTop w:val="0"/>
          <w:marBottom w:val="0"/>
          <w:divBdr>
            <w:top w:val="none" w:sz="0" w:space="0" w:color="auto"/>
            <w:left w:val="none" w:sz="0" w:space="0" w:color="auto"/>
            <w:bottom w:val="none" w:sz="0" w:space="0" w:color="auto"/>
            <w:right w:val="none" w:sz="0" w:space="0" w:color="auto"/>
          </w:divBdr>
        </w:div>
        <w:div w:id="618490535">
          <w:marLeft w:val="640"/>
          <w:marRight w:val="0"/>
          <w:marTop w:val="0"/>
          <w:marBottom w:val="0"/>
          <w:divBdr>
            <w:top w:val="none" w:sz="0" w:space="0" w:color="auto"/>
            <w:left w:val="none" w:sz="0" w:space="0" w:color="auto"/>
            <w:bottom w:val="none" w:sz="0" w:space="0" w:color="auto"/>
            <w:right w:val="none" w:sz="0" w:space="0" w:color="auto"/>
          </w:divBdr>
        </w:div>
        <w:div w:id="618923847">
          <w:marLeft w:val="640"/>
          <w:marRight w:val="0"/>
          <w:marTop w:val="0"/>
          <w:marBottom w:val="0"/>
          <w:divBdr>
            <w:top w:val="none" w:sz="0" w:space="0" w:color="auto"/>
            <w:left w:val="none" w:sz="0" w:space="0" w:color="auto"/>
            <w:bottom w:val="none" w:sz="0" w:space="0" w:color="auto"/>
            <w:right w:val="none" w:sz="0" w:space="0" w:color="auto"/>
          </w:divBdr>
        </w:div>
        <w:div w:id="625546145">
          <w:marLeft w:val="640"/>
          <w:marRight w:val="0"/>
          <w:marTop w:val="0"/>
          <w:marBottom w:val="0"/>
          <w:divBdr>
            <w:top w:val="none" w:sz="0" w:space="0" w:color="auto"/>
            <w:left w:val="none" w:sz="0" w:space="0" w:color="auto"/>
            <w:bottom w:val="none" w:sz="0" w:space="0" w:color="auto"/>
            <w:right w:val="none" w:sz="0" w:space="0" w:color="auto"/>
          </w:divBdr>
        </w:div>
        <w:div w:id="632827345">
          <w:marLeft w:val="640"/>
          <w:marRight w:val="0"/>
          <w:marTop w:val="0"/>
          <w:marBottom w:val="0"/>
          <w:divBdr>
            <w:top w:val="none" w:sz="0" w:space="0" w:color="auto"/>
            <w:left w:val="none" w:sz="0" w:space="0" w:color="auto"/>
            <w:bottom w:val="none" w:sz="0" w:space="0" w:color="auto"/>
            <w:right w:val="none" w:sz="0" w:space="0" w:color="auto"/>
          </w:divBdr>
        </w:div>
        <w:div w:id="637881441">
          <w:marLeft w:val="640"/>
          <w:marRight w:val="0"/>
          <w:marTop w:val="0"/>
          <w:marBottom w:val="0"/>
          <w:divBdr>
            <w:top w:val="none" w:sz="0" w:space="0" w:color="auto"/>
            <w:left w:val="none" w:sz="0" w:space="0" w:color="auto"/>
            <w:bottom w:val="none" w:sz="0" w:space="0" w:color="auto"/>
            <w:right w:val="none" w:sz="0" w:space="0" w:color="auto"/>
          </w:divBdr>
        </w:div>
        <w:div w:id="653342860">
          <w:marLeft w:val="640"/>
          <w:marRight w:val="0"/>
          <w:marTop w:val="0"/>
          <w:marBottom w:val="0"/>
          <w:divBdr>
            <w:top w:val="none" w:sz="0" w:space="0" w:color="auto"/>
            <w:left w:val="none" w:sz="0" w:space="0" w:color="auto"/>
            <w:bottom w:val="none" w:sz="0" w:space="0" w:color="auto"/>
            <w:right w:val="none" w:sz="0" w:space="0" w:color="auto"/>
          </w:divBdr>
        </w:div>
        <w:div w:id="664434576">
          <w:marLeft w:val="640"/>
          <w:marRight w:val="0"/>
          <w:marTop w:val="0"/>
          <w:marBottom w:val="0"/>
          <w:divBdr>
            <w:top w:val="none" w:sz="0" w:space="0" w:color="auto"/>
            <w:left w:val="none" w:sz="0" w:space="0" w:color="auto"/>
            <w:bottom w:val="none" w:sz="0" w:space="0" w:color="auto"/>
            <w:right w:val="none" w:sz="0" w:space="0" w:color="auto"/>
          </w:divBdr>
        </w:div>
        <w:div w:id="681276479">
          <w:marLeft w:val="640"/>
          <w:marRight w:val="0"/>
          <w:marTop w:val="0"/>
          <w:marBottom w:val="0"/>
          <w:divBdr>
            <w:top w:val="none" w:sz="0" w:space="0" w:color="auto"/>
            <w:left w:val="none" w:sz="0" w:space="0" w:color="auto"/>
            <w:bottom w:val="none" w:sz="0" w:space="0" w:color="auto"/>
            <w:right w:val="none" w:sz="0" w:space="0" w:color="auto"/>
          </w:divBdr>
        </w:div>
        <w:div w:id="683900478">
          <w:marLeft w:val="640"/>
          <w:marRight w:val="0"/>
          <w:marTop w:val="0"/>
          <w:marBottom w:val="0"/>
          <w:divBdr>
            <w:top w:val="none" w:sz="0" w:space="0" w:color="auto"/>
            <w:left w:val="none" w:sz="0" w:space="0" w:color="auto"/>
            <w:bottom w:val="none" w:sz="0" w:space="0" w:color="auto"/>
            <w:right w:val="none" w:sz="0" w:space="0" w:color="auto"/>
          </w:divBdr>
        </w:div>
        <w:div w:id="687028326">
          <w:marLeft w:val="640"/>
          <w:marRight w:val="0"/>
          <w:marTop w:val="0"/>
          <w:marBottom w:val="0"/>
          <w:divBdr>
            <w:top w:val="none" w:sz="0" w:space="0" w:color="auto"/>
            <w:left w:val="none" w:sz="0" w:space="0" w:color="auto"/>
            <w:bottom w:val="none" w:sz="0" w:space="0" w:color="auto"/>
            <w:right w:val="none" w:sz="0" w:space="0" w:color="auto"/>
          </w:divBdr>
        </w:div>
        <w:div w:id="690765243">
          <w:marLeft w:val="640"/>
          <w:marRight w:val="0"/>
          <w:marTop w:val="0"/>
          <w:marBottom w:val="0"/>
          <w:divBdr>
            <w:top w:val="none" w:sz="0" w:space="0" w:color="auto"/>
            <w:left w:val="none" w:sz="0" w:space="0" w:color="auto"/>
            <w:bottom w:val="none" w:sz="0" w:space="0" w:color="auto"/>
            <w:right w:val="none" w:sz="0" w:space="0" w:color="auto"/>
          </w:divBdr>
        </w:div>
        <w:div w:id="697243222">
          <w:marLeft w:val="640"/>
          <w:marRight w:val="0"/>
          <w:marTop w:val="0"/>
          <w:marBottom w:val="0"/>
          <w:divBdr>
            <w:top w:val="none" w:sz="0" w:space="0" w:color="auto"/>
            <w:left w:val="none" w:sz="0" w:space="0" w:color="auto"/>
            <w:bottom w:val="none" w:sz="0" w:space="0" w:color="auto"/>
            <w:right w:val="none" w:sz="0" w:space="0" w:color="auto"/>
          </w:divBdr>
        </w:div>
        <w:div w:id="708991003">
          <w:marLeft w:val="640"/>
          <w:marRight w:val="0"/>
          <w:marTop w:val="0"/>
          <w:marBottom w:val="0"/>
          <w:divBdr>
            <w:top w:val="none" w:sz="0" w:space="0" w:color="auto"/>
            <w:left w:val="none" w:sz="0" w:space="0" w:color="auto"/>
            <w:bottom w:val="none" w:sz="0" w:space="0" w:color="auto"/>
            <w:right w:val="none" w:sz="0" w:space="0" w:color="auto"/>
          </w:divBdr>
        </w:div>
        <w:div w:id="747119435">
          <w:marLeft w:val="640"/>
          <w:marRight w:val="0"/>
          <w:marTop w:val="0"/>
          <w:marBottom w:val="0"/>
          <w:divBdr>
            <w:top w:val="none" w:sz="0" w:space="0" w:color="auto"/>
            <w:left w:val="none" w:sz="0" w:space="0" w:color="auto"/>
            <w:bottom w:val="none" w:sz="0" w:space="0" w:color="auto"/>
            <w:right w:val="none" w:sz="0" w:space="0" w:color="auto"/>
          </w:divBdr>
        </w:div>
        <w:div w:id="789857609">
          <w:marLeft w:val="640"/>
          <w:marRight w:val="0"/>
          <w:marTop w:val="0"/>
          <w:marBottom w:val="0"/>
          <w:divBdr>
            <w:top w:val="none" w:sz="0" w:space="0" w:color="auto"/>
            <w:left w:val="none" w:sz="0" w:space="0" w:color="auto"/>
            <w:bottom w:val="none" w:sz="0" w:space="0" w:color="auto"/>
            <w:right w:val="none" w:sz="0" w:space="0" w:color="auto"/>
          </w:divBdr>
        </w:div>
        <w:div w:id="791217413">
          <w:marLeft w:val="640"/>
          <w:marRight w:val="0"/>
          <w:marTop w:val="0"/>
          <w:marBottom w:val="0"/>
          <w:divBdr>
            <w:top w:val="none" w:sz="0" w:space="0" w:color="auto"/>
            <w:left w:val="none" w:sz="0" w:space="0" w:color="auto"/>
            <w:bottom w:val="none" w:sz="0" w:space="0" w:color="auto"/>
            <w:right w:val="none" w:sz="0" w:space="0" w:color="auto"/>
          </w:divBdr>
        </w:div>
        <w:div w:id="796490086">
          <w:marLeft w:val="640"/>
          <w:marRight w:val="0"/>
          <w:marTop w:val="0"/>
          <w:marBottom w:val="0"/>
          <w:divBdr>
            <w:top w:val="none" w:sz="0" w:space="0" w:color="auto"/>
            <w:left w:val="none" w:sz="0" w:space="0" w:color="auto"/>
            <w:bottom w:val="none" w:sz="0" w:space="0" w:color="auto"/>
            <w:right w:val="none" w:sz="0" w:space="0" w:color="auto"/>
          </w:divBdr>
        </w:div>
        <w:div w:id="797526839">
          <w:marLeft w:val="640"/>
          <w:marRight w:val="0"/>
          <w:marTop w:val="0"/>
          <w:marBottom w:val="0"/>
          <w:divBdr>
            <w:top w:val="none" w:sz="0" w:space="0" w:color="auto"/>
            <w:left w:val="none" w:sz="0" w:space="0" w:color="auto"/>
            <w:bottom w:val="none" w:sz="0" w:space="0" w:color="auto"/>
            <w:right w:val="none" w:sz="0" w:space="0" w:color="auto"/>
          </w:divBdr>
        </w:div>
        <w:div w:id="798232328">
          <w:marLeft w:val="640"/>
          <w:marRight w:val="0"/>
          <w:marTop w:val="0"/>
          <w:marBottom w:val="0"/>
          <w:divBdr>
            <w:top w:val="none" w:sz="0" w:space="0" w:color="auto"/>
            <w:left w:val="none" w:sz="0" w:space="0" w:color="auto"/>
            <w:bottom w:val="none" w:sz="0" w:space="0" w:color="auto"/>
            <w:right w:val="none" w:sz="0" w:space="0" w:color="auto"/>
          </w:divBdr>
        </w:div>
        <w:div w:id="799304190">
          <w:marLeft w:val="640"/>
          <w:marRight w:val="0"/>
          <w:marTop w:val="0"/>
          <w:marBottom w:val="0"/>
          <w:divBdr>
            <w:top w:val="none" w:sz="0" w:space="0" w:color="auto"/>
            <w:left w:val="none" w:sz="0" w:space="0" w:color="auto"/>
            <w:bottom w:val="none" w:sz="0" w:space="0" w:color="auto"/>
            <w:right w:val="none" w:sz="0" w:space="0" w:color="auto"/>
          </w:divBdr>
        </w:div>
        <w:div w:id="811366782">
          <w:marLeft w:val="640"/>
          <w:marRight w:val="0"/>
          <w:marTop w:val="0"/>
          <w:marBottom w:val="0"/>
          <w:divBdr>
            <w:top w:val="none" w:sz="0" w:space="0" w:color="auto"/>
            <w:left w:val="none" w:sz="0" w:space="0" w:color="auto"/>
            <w:bottom w:val="none" w:sz="0" w:space="0" w:color="auto"/>
            <w:right w:val="none" w:sz="0" w:space="0" w:color="auto"/>
          </w:divBdr>
        </w:div>
        <w:div w:id="817724447">
          <w:marLeft w:val="640"/>
          <w:marRight w:val="0"/>
          <w:marTop w:val="0"/>
          <w:marBottom w:val="0"/>
          <w:divBdr>
            <w:top w:val="none" w:sz="0" w:space="0" w:color="auto"/>
            <w:left w:val="none" w:sz="0" w:space="0" w:color="auto"/>
            <w:bottom w:val="none" w:sz="0" w:space="0" w:color="auto"/>
            <w:right w:val="none" w:sz="0" w:space="0" w:color="auto"/>
          </w:divBdr>
        </w:div>
        <w:div w:id="831527938">
          <w:marLeft w:val="640"/>
          <w:marRight w:val="0"/>
          <w:marTop w:val="0"/>
          <w:marBottom w:val="0"/>
          <w:divBdr>
            <w:top w:val="none" w:sz="0" w:space="0" w:color="auto"/>
            <w:left w:val="none" w:sz="0" w:space="0" w:color="auto"/>
            <w:bottom w:val="none" w:sz="0" w:space="0" w:color="auto"/>
            <w:right w:val="none" w:sz="0" w:space="0" w:color="auto"/>
          </w:divBdr>
        </w:div>
        <w:div w:id="832139003">
          <w:marLeft w:val="640"/>
          <w:marRight w:val="0"/>
          <w:marTop w:val="0"/>
          <w:marBottom w:val="0"/>
          <w:divBdr>
            <w:top w:val="none" w:sz="0" w:space="0" w:color="auto"/>
            <w:left w:val="none" w:sz="0" w:space="0" w:color="auto"/>
            <w:bottom w:val="none" w:sz="0" w:space="0" w:color="auto"/>
            <w:right w:val="none" w:sz="0" w:space="0" w:color="auto"/>
          </w:divBdr>
        </w:div>
        <w:div w:id="834229159">
          <w:marLeft w:val="640"/>
          <w:marRight w:val="0"/>
          <w:marTop w:val="0"/>
          <w:marBottom w:val="0"/>
          <w:divBdr>
            <w:top w:val="none" w:sz="0" w:space="0" w:color="auto"/>
            <w:left w:val="none" w:sz="0" w:space="0" w:color="auto"/>
            <w:bottom w:val="none" w:sz="0" w:space="0" w:color="auto"/>
            <w:right w:val="none" w:sz="0" w:space="0" w:color="auto"/>
          </w:divBdr>
        </w:div>
        <w:div w:id="836766786">
          <w:marLeft w:val="640"/>
          <w:marRight w:val="0"/>
          <w:marTop w:val="0"/>
          <w:marBottom w:val="0"/>
          <w:divBdr>
            <w:top w:val="none" w:sz="0" w:space="0" w:color="auto"/>
            <w:left w:val="none" w:sz="0" w:space="0" w:color="auto"/>
            <w:bottom w:val="none" w:sz="0" w:space="0" w:color="auto"/>
            <w:right w:val="none" w:sz="0" w:space="0" w:color="auto"/>
          </w:divBdr>
        </w:div>
        <w:div w:id="840045037">
          <w:marLeft w:val="640"/>
          <w:marRight w:val="0"/>
          <w:marTop w:val="0"/>
          <w:marBottom w:val="0"/>
          <w:divBdr>
            <w:top w:val="none" w:sz="0" w:space="0" w:color="auto"/>
            <w:left w:val="none" w:sz="0" w:space="0" w:color="auto"/>
            <w:bottom w:val="none" w:sz="0" w:space="0" w:color="auto"/>
            <w:right w:val="none" w:sz="0" w:space="0" w:color="auto"/>
          </w:divBdr>
        </w:div>
        <w:div w:id="856770780">
          <w:marLeft w:val="640"/>
          <w:marRight w:val="0"/>
          <w:marTop w:val="0"/>
          <w:marBottom w:val="0"/>
          <w:divBdr>
            <w:top w:val="none" w:sz="0" w:space="0" w:color="auto"/>
            <w:left w:val="none" w:sz="0" w:space="0" w:color="auto"/>
            <w:bottom w:val="none" w:sz="0" w:space="0" w:color="auto"/>
            <w:right w:val="none" w:sz="0" w:space="0" w:color="auto"/>
          </w:divBdr>
        </w:div>
        <w:div w:id="876088293">
          <w:marLeft w:val="640"/>
          <w:marRight w:val="0"/>
          <w:marTop w:val="0"/>
          <w:marBottom w:val="0"/>
          <w:divBdr>
            <w:top w:val="none" w:sz="0" w:space="0" w:color="auto"/>
            <w:left w:val="none" w:sz="0" w:space="0" w:color="auto"/>
            <w:bottom w:val="none" w:sz="0" w:space="0" w:color="auto"/>
            <w:right w:val="none" w:sz="0" w:space="0" w:color="auto"/>
          </w:divBdr>
        </w:div>
        <w:div w:id="886181622">
          <w:marLeft w:val="640"/>
          <w:marRight w:val="0"/>
          <w:marTop w:val="0"/>
          <w:marBottom w:val="0"/>
          <w:divBdr>
            <w:top w:val="none" w:sz="0" w:space="0" w:color="auto"/>
            <w:left w:val="none" w:sz="0" w:space="0" w:color="auto"/>
            <w:bottom w:val="none" w:sz="0" w:space="0" w:color="auto"/>
            <w:right w:val="none" w:sz="0" w:space="0" w:color="auto"/>
          </w:divBdr>
        </w:div>
        <w:div w:id="897714877">
          <w:marLeft w:val="640"/>
          <w:marRight w:val="0"/>
          <w:marTop w:val="0"/>
          <w:marBottom w:val="0"/>
          <w:divBdr>
            <w:top w:val="none" w:sz="0" w:space="0" w:color="auto"/>
            <w:left w:val="none" w:sz="0" w:space="0" w:color="auto"/>
            <w:bottom w:val="none" w:sz="0" w:space="0" w:color="auto"/>
            <w:right w:val="none" w:sz="0" w:space="0" w:color="auto"/>
          </w:divBdr>
        </w:div>
        <w:div w:id="905187586">
          <w:marLeft w:val="640"/>
          <w:marRight w:val="0"/>
          <w:marTop w:val="0"/>
          <w:marBottom w:val="0"/>
          <w:divBdr>
            <w:top w:val="none" w:sz="0" w:space="0" w:color="auto"/>
            <w:left w:val="none" w:sz="0" w:space="0" w:color="auto"/>
            <w:bottom w:val="none" w:sz="0" w:space="0" w:color="auto"/>
            <w:right w:val="none" w:sz="0" w:space="0" w:color="auto"/>
          </w:divBdr>
        </w:div>
        <w:div w:id="913124956">
          <w:marLeft w:val="640"/>
          <w:marRight w:val="0"/>
          <w:marTop w:val="0"/>
          <w:marBottom w:val="0"/>
          <w:divBdr>
            <w:top w:val="none" w:sz="0" w:space="0" w:color="auto"/>
            <w:left w:val="none" w:sz="0" w:space="0" w:color="auto"/>
            <w:bottom w:val="none" w:sz="0" w:space="0" w:color="auto"/>
            <w:right w:val="none" w:sz="0" w:space="0" w:color="auto"/>
          </w:divBdr>
        </w:div>
        <w:div w:id="914818592">
          <w:marLeft w:val="640"/>
          <w:marRight w:val="0"/>
          <w:marTop w:val="0"/>
          <w:marBottom w:val="0"/>
          <w:divBdr>
            <w:top w:val="none" w:sz="0" w:space="0" w:color="auto"/>
            <w:left w:val="none" w:sz="0" w:space="0" w:color="auto"/>
            <w:bottom w:val="none" w:sz="0" w:space="0" w:color="auto"/>
            <w:right w:val="none" w:sz="0" w:space="0" w:color="auto"/>
          </w:divBdr>
        </w:div>
        <w:div w:id="916936711">
          <w:marLeft w:val="640"/>
          <w:marRight w:val="0"/>
          <w:marTop w:val="0"/>
          <w:marBottom w:val="0"/>
          <w:divBdr>
            <w:top w:val="none" w:sz="0" w:space="0" w:color="auto"/>
            <w:left w:val="none" w:sz="0" w:space="0" w:color="auto"/>
            <w:bottom w:val="none" w:sz="0" w:space="0" w:color="auto"/>
            <w:right w:val="none" w:sz="0" w:space="0" w:color="auto"/>
          </w:divBdr>
        </w:div>
        <w:div w:id="921448574">
          <w:marLeft w:val="640"/>
          <w:marRight w:val="0"/>
          <w:marTop w:val="0"/>
          <w:marBottom w:val="0"/>
          <w:divBdr>
            <w:top w:val="none" w:sz="0" w:space="0" w:color="auto"/>
            <w:left w:val="none" w:sz="0" w:space="0" w:color="auto"/>
            <w:bottom w:val="none" w:sz="0" w:space="0" w:color="auto"/>
            <w:right w:val="none" w:sz="0" w:space="0" w:color="auto"/>
          </w:divBdr>
        </w:div>
        <w:div w:id="930435991">
          <w:marLeft w:val="640"/>
          <w:marRight w:val="0"/>
          <w:marTop w:val="0"/>
          <w:marBottom w:val="0"/>
          <w:divBdr>
            <w:top w:val="none" w:sz="0" w:space="0" w:color="auto"/>
            <w:left w:val="none" w:sz="0" w:space="0" w:color="auto"/>
            <w:bottom w:val="none" w:sz="0" w:space="0" w:color="auto"/>
            <w:right w:val="none" w:sz="0" w:space="0" w:color="auto"/>
          </w:divBdr>
        </w:div>
        <w:div w:id="941181882">
          <w:marLeft w:val="640"/>
          <w:marRight w:val="0"/>
          <w:marTop w:val="0"/>
          <w:marBottom w:val="0"/>
          <w:divBdr>
            <w:top w:val="none" w:sz="0" w:space="0" w:color="auto"/>
            <w:left w:val="none" w:sz="0" w:space="0" w:color="auto"/>
            <w:bottom w:val="none" w:sz="0" w:space="0" w:color="auto"/>
            <w:right w:val="none" w:sz="0" w:space="0" w:color="auto"/>
          </w:divBdr>
        </w:div>
        <w:div w:id="953174774">
          <w:marLeft w:val="640"/>
          <w:marRight w:val="0"/>
          <w:marTop w:val="0"/>
          <w:marBottom w:val="0"/>
          <w:divBdr>
            <w:top w:val="none" w:sz="0" w:space="0" w:color="auto"/>
            <w:left w:val="none" w:sz="0" w:space="0" w:color="auto"/>
            <w:bottom w:val="none" w:sz="0" w:space="0" w:color="auto"/>
            <w:right w:val="none" w:sz="0" w:space="0" w:color="auto"/>
          </w:divBdr>
        </w:div>
        <w:div w:id="964578999">
          <w:marLeft w:val="640"/>
          <w:marRight w:val="0"/>
          <w:marTop w:val="0"/>
          <w:marBottom w:val="0"/>
          <w:divBdr>
            <w:top w:val="none" w:sz="0" w:space="0" w:color="auto"/>
            <w:left w:val="none" w:sz="0" w:space="0" w:color="auto"/>
            <w:bottom w:val="none" w:sz="0" w:space="0" w:color="auto"/>
            <w:right w:val="none" w:sz="0" w:space="0" w:color="auto"/>
          </w:divBdr>
        </w:div>
        <w:div w:id="965963332">
          <w:marLeft w:val="640"/>
          <w:marRight w:val="0"/>
          <w:marTop w:val="0"/>
          <w:marBottom w:val="0"/>
          <w:divBdr>
            <w:top w:val="none" w:sz="0" w:space="0" w:color="auto"/>
            <w:left w:val="none" w:sz="0" w:space="0" w:color="auto"/>
            <w:bottom w:val="none" w:sz="0" w:space="0" w:color="auto"/>
            <w:right w:val="none" w:sz="0" w:space="0" w:color="auto"/>
          </w:divBdr>
        </w:div>
        <w:div w:id="969244491">
          <w:marLeft w:val="640"/>
          <w:marRight w:val="0"/>
          <w:marTop w:val="0"/>
          <w:marBottom w:val="0"/>
          <w:divBdr>
            <w:top w:val="none" w:sz="0" w:space="0" w:color="auto"/>
            <w:left w:val="none" w:sz="0" w:space="0" w:color="auto"/>
            <w:bottom w:val="none" w:sz="0" w:space="0" w:color="auto"/>
            <w:right w:val="none" w:sz="0" w:space="0" w:color="auto"/>
          </w:divBdr>
        </w:div>
        <w:div w:id="969936999">
          <w:marLeft w:val="640"/>
          <w:marRight w:val="0"/>
          <w:marTop w:val="0"/>
          <w:marBottom w:val="0"/>
          <w:divBdr>
            <w:top w:val="none" w:sz="0" w:space="0" w:color="auto"/>
            <w:left w:val="none" w:sz="0" w:space="0" w:color="auto"/>
            <w:bottom w:val="none" w:sz="0" w:space="0" w:color="auto"/>
            <w:right w:val="none" w:sz="0" w:space="0" w:color="auto"/>
          </w:divBdr>
        </w:div>
        <w:div w:id="984359552">
          <w:marLeft w:val="640"/>
          <w:marRight w:val="0"/>
          <w:marTop w:val="0"/>
          <w:marBottom w:val="0"/>
          <w:divBdr>
            <w:top w:val="none" w:sz="0" w:space="0" w:color="auto"/>
            <w:left w:val="none" w:sz="0" w:space="0" w:color="auto"/>
            <w:bottom w:val="none" w:sz="0" w:space="0" w:color="auto"/>
            <w:right w:val="none" w:sz="0" w:space="0" w:color="auto"/>
          </w:divBdr>
        </w:div>
        <w:div w:id="985822004">
          <w:marLeft w:val="640"/>
          <w:marRight w:val="0"/>
          <w:marTop w:val="0"/>
          <w:marBottom w:val="0"/>
          <w:divBdr>
            <w:top w:val="none" w:sz="0" w:space="0" w:color="auto"/>
            <w:left w:val="none" w:sz="0" w:space="0" w:color="auto"/>
            <w:bottom w:val="none" w:sz="0" w:space="0" w:color="auto"/>
            <w:right w:val="none" w:sz="0" w:space="0" w:color="auto"/>
          </w:divBdr>
        </w:div>
        <w:div w:id="1007320793">
          <w:marLeft w:val="640"/>
          <w:marRight w:val="0"/>
          <w:marTop w:val="0"/>
          <w:marBottom w:val="0"/>
          <w:divBdr>
            <w:top w:val="none" w:sz="0" w:space="0" w:color="auto"/>
            <w:left w:val="none" w:sz="0" w:space="0" w:color="auto"/>
            <w:bottom w:val="none" w:sz="0" w:space="0" w:color="auto"/>
            <w:right w:val="none" w:sz="0" w:space="0" w:color="auto"/>
          </w:divBdr>
        </w:div>
        <w:div w:id="1014310835">
          <w:marLeft w:val="640"/>
          <w:marRight w:val="0"/>
          <w:marTop w:val="0"/>
          <w:marBottom w:val="0"/>
          <w:divBdr>
            <w:top w:val="none" w:sz="0" w:space="0" w:color="auto"/>
            <w:left w:val="none" w:sz="0" w:space="0" w:color="auto"/>
            <w:bottom w:val="none" w:sz="0" w:space="0" w:color="auto"/>
            <w:right w:val="none" w:sz="0" w:space="0" w:color="auto"/>
          </w:divBdr>
        </w:div>
        <w:div w:id="1018115872">
          <w:marLeft w:val="640"/>
          <w:marRight w:val="0"/>
          <w:marTop w:val="0"/>
          <w:marBottom w:val="0"/>
          <w:divBdr>
            <w:top w:val="none" w:sz="0" w:space="0" w:color="auto"/>
            <w:left w:val="none" w:sz="0" w:space="0" w:color="auto"/>
            <w:bottom w:val="none" w:sz="0" w:space="0" w:color="auto"/>
            <w:right w:val="none" w:sz="0" w:space="0" w:color="auto"/>
          </w:divBdr>
        </w:div>
        <w:div w:id="1021594076">
          <w:marLeft w:val="640"/>
          <w:marRight w:val="0"/>
          <w:marTop w:val="0"/>
          <w:marBottom w:val="0"/>
          <w:divBdr>
            <w:top w:val="none" w:sz="0" w:space="0" w:color="auto"/>
            <w:left w:val="none" w:sz="0" w:space="0" w:color="auto"/>
            <w:bottom w:val="none" w:sz="0" w:space="0" w:color="auto"/>
            <w:right w:val="none" w:sz="0" w:space="0" w:color="auto"/>
          </w:divBdr>
        </w:div>
        <w:div w:id="1022366157">
          <w:marLeft w:val="640"/>
          <w:marRight w:val="0"/>
          <w:marTop w:val="0"/>
          <w:marBottom w:val="0"/>
          <w:divBdr>
            <w:top w:val="none" w:sz="0" w:space="0" w:color="auto"/>
            <w:left w:val="none" w:sz="0" w:space="0" w:color="auto"/>
            <w:bottom w:val="none" w:sz="0" w:space="0" w:color="auto"/>
            <w:right w:val="none" w:sz="0" w:space="0" w:color="auto"/>
          </w:divBdr>
        </w:div>
        <w:div w:id="1034773961">
          <w:marLeft w:val="640"/>
          <w:marRight w:val="0"/>
          <w:marTop w:val="0"/>
          <w:marBottom w:val="0"/>
          <w:divBdr>
            <w:top w:val="none" w:sz="0" w:space="0" w:color="auto"/>
            <w:left w:val="none" w:sz="0" w:space="0" w:color="auto"/>
            <w:bottom w:val="none" w:sz="0" w:space="0" w:color="auto"/>
            <w:right w:val="none" w:sz="0" w:space="0" w:color="auto"/>
          </w:divBdr>
        </w:div>
        <w:div w:id="1038239984">
          <w:marLeft w:val="640"/>
          <w:marRight w:val="0"/>
          <w:marTop w:val="0"/>
          <w:marBottom w:val="0"/>
          <w:divBdr>
            <w:top w:val="none" w:sz="0" w:space="0" w:color="auto"/>
            <w:left w:val="none" w:sz="0" w:space="0" w:color="auto"/>
            <w:bottom w:val="none" w:sz="0" w:space="0" w:color="auto"/>
            <w:right w:val="none" w:sz="0" w:space="0" w:color="auto"/>
          </w:divBdr>
        </w:div>
        <w:div w:id="1039402248">
          <w:marLeft w:val="640"/>
          <w:marRight w:val="0"/>
          <w:marTop w:val="0"/>
          <w:marBottom w:val="0"/>
          <w:divBdr>
            <w:top w:val="none" w:sz="0" w:space="0" w:color="auto"/>
            <w:left w:val="none" w:sz="0" w:space="0" w:color="auto"/>
            <w:bottom w:val="none" w:sz="0" w:space="0" w:color="auto"/>
            <w:right w:val="none" w:sz="0" w:space="0" w:color="auto"/>
          </w:divBdr>
        </w:div>
        <w:div w:id="1046490318">
          <w:marLeft w:val="640"/>
          <w:marRight w:val="0"/>
          <w:marTop w:val="0"/>
          <w:marBottom w:val="0"/>
          <w:divBdr>
            <w:top w:val="none" w:sz="0" w:space="0" w:color="auto"/>
            <w:left w:val="none" w:sz="0" w:space="0" w:color="auto"/>
            <w:bottom w:val="none" w:sz="0" w:space="0" w:color="auto"/>
            <w:right w:val="none" w:sz="0" w:space="0" w:color="auto"/>
          </w:divBdr>
        </w:div>
        <w:div w:id="1055469302">
          <w:marLeft w:val="640"/>
          <w:marRight w:val="0"/>
          <w:marTop w:val="0"/>
          <w:marBottom w:val="0"/>
          <w:divBdr>
            <w:top w:val="none" w:sz="0" w:space="0" w:color="auto"/>
            <w:left w:val="none" w:sz="0" w:space="0" w:color="auto"/>
            <w:bottom w:val="none" w:sz="0" w:space="0" w:color="auto"/>
            <w:right w:val="none" w:sz="0" w:space="0" w:color="auto"/>
          </w:divBdr>
        </w:div>
        <w:div w:id="1060254844">
          <w:marLeft w:val="640"/>
          <w:marRight w:val="0"/>
          <w:marTop w:val="0"/>
          <w:marBottom w:val="0"/>
          <w:divBdr>
            <w:top w:val="none" w:sz="0" w:space="0" w:color="auto"/>
            <w:left w:val="none" w:sz="0" w:space="0" w:color="auto"/>
            <w:bottom w:val="none" w:sz="0" w:space="0" w:color="auto"/>
            <w:right w:val="none" w:sz="0" w:space="0" w:color="auto"/>
          </w:divBdr>
        </w:div>
        <w:div w:id="1062631222">
          <w:marLeft w:val="640"/>
          <w:marRight w:val="0"/>
          <w:marTop w:val="0"/>
          <w:marBottom w:val="0"/>
          <w:divBdr>
            <w:top w:val="none" w:sz="0" w:space="0" w:color="auto"/>
            <w:left w:val="none" w:sz="0" w:space="0" w:color="auto"/>
            <w:bottom w:val="none" w:sz="0" w:space="0" w:color="auto"/>
            <w:right w:val="none" w:sz="0" w:space="0" w:color="auto"/>
          </w:divBdr>
        </w:div>
        <w:div w:id="1065376783">
          <w:marLeft w:val="640"/>
          <w:marRight w:val="0"/>
          <w:marTop w:val="0"/>
          <w:marBottom w:val="0"/>
          <w:divBdr>
            <w:top w:val="none" w:sz="0" w:space="0" w:color="auto"/>
            <w:left w:val="none" w:sz="0" w:space="0" w:color="auto"/>
            <w:bottom w:val="none" w:sz="0" w:space="0" w:color="auto"/>
            <w:right w:val="none" w:sz="0" w:space="0" w:color="auto"/>
          </w:divBdr>
        </w:div>
        <w:div w:id="1065420678">
          <w:marLeft w:val="640"/>
          <w:marRight w:val="0"/>
          <w:marTop w:val="0"/>
          <w:marBottom w:val="0"/>
          <w:divBdr>
            <w:top w:val="none" w:sz="0" w:space="0" w:color="auto"/>
            <w:left w:val="none" w:sz="0" w:space="0" w:color="auto"/>
            <w:bottom w:val="none" w:sz="0" w:space="0" w:color="auto"/>
            <w:right w:val="none" w:sz="0" w:space="0" w:color="auto"/>
          </w:divBdr>
        </w:div>
        <w:div w:id="1066144782">
          <w:marLeft w:val="640"/>
          <w:marRight w:val="0"/>
          <w:marTop w:val="0"/>
          <w:marBottom w:val="0"/>
          <w:divBdr>
            <w:top w:val="none" w:sz="0" w:space="0" w:color="auto"/>
            <w:left w:val="none" w:sz="0" w:space="0" w:color="auto"/>
            <w:bottom w:val="none" w:sz="0" w:space="0" w:color="auto"/>
            <w:right w:val="none" w:sz="0" w:space="0" w:color="auto"/>
          </w:divBdr>
        </w:div>
        <w:div w:id="1067454626">
          <w:marLeft w:val="640"/>
          <w:marRight w:val="0"/>
          <w:marTop w:val="0"/>
          <w:marBottom w:val="0"/>
          <w:divBdr>
            <w:top w:val="none" w:sz="0" w:space="0" w:color="auto"/>
            <w:left w:val="none" w:sz="0" w:space="0" w:color="auto"/>
            <w:bottom w:val="none" w:sz="0" w:space="0" w:color="auto"/>
            <w:right w:val="none" w:sz="0" w:space="0" w:color="auto"/>
          </w:divBdr>
        </w:div>
        <w:div w:id="1078751695">
          <w:marLeft w:val="640"/>
          <w:marRight w:val="0"/>
          <w:marTop w:val="0"/>
          <w:marBottom w:val="0"/>
          <w:divBdr>
            <w:top w:val="none" w:sz="0" w:space="0" w:color="auto"/>
            <w:left w:val="none" w:sz="0" w:space="0" w:color="auto"/>
            <w:bottom w:val="none" w:sz="0" w:space="0" w:color="auto"/>
            <w:right w:val="none" w:sz="0" w:space="0" w:color="auto"/>
          </w:divBdr>
        </w:div>
        <w:div w:id="1108508322">
          <w:marLeft w:val="640"/>
          <w:marRight w:val="0"/>
          <w:marTop w:val="0"/>
          <w:marBottom w:val="0"/>
          <w:divBdr>
            <w:top w:val="none" w:sz="0" w:space="0" w:color="auto"/>
            <w:left w:val="none" w:sz="0" w:space="0" w:color="auto"/>
            <w:bottom w:val="none" w:sz="0" w:space="0" w:color="auto"/>
            <w:right w:val="none" w:sz="0" w:space="0" w:color="auto"/>
          </w:divBdr>
        </w:div>
        <w:div w:id="1117525165">
          <w:marLeft w:val="640"/>
          <w:marRight w:val="0"/>
          <w:marTop w:val="0"/>
          <w:marBottom w:val="0"/>
          <w:divBdr>
            <w:top w:val="none" w:sz="0" w:space="0" w:color="auto"/>
            <w:left w:val="none" w:sz="0" w:space="0" w:color="auto"/>
            <w:bottom w:val="none" w:sz="0" w:space="0" w:color="auto"/>
            <w:right w:val="none" w:sz="0" w:space="0" w:color="auto"/>
          </w:divBdr>
        </w:div>
        <w:div w:id="1126125581">
          <w:marLeft w:val="640"/>
          <w:marRight w:val="0"/>
          <w:marTop w:val="0"/>
          <w:marBottom w:val="0"/>
          <w:divBdr>
            <w:top w:val="none" w:sz="0" w:space="0" w:color="auto"/>
            <w:left w:val="none" w:sz="0" w:space="0" w:color="auto"/>
            <w:bottom w:val="none" w:sz="0" w:space="0" w:color="auto"/>
            <w:right w:val="none" w:sz="0" w:space="0" w:color="auto"/>
          </w:divBdr>
        </w:div>
        <w:div w:id="1126856374">
          <w:marLeft w:val="640"/>
          <w:marRight w:val="0"/>
          <w:marTop w:val="0"/>
          <w:marBottom w:val="0"/>
          <w:divBdr>
            <w:top w:val="none" w:sz="0" w:space="0" w:color="auto"/>
            <w:left w:val="none" w:sz="0" w:space="0" w:color="auto"/>
            <w:bottom w:val="none" w:sz="0" w:space="0" w:color="auto"/>
            <w:right w:val="none" w:sz="0" w:space="0" w:color="auto"/>
          </w:divBdr>
        </w:div>
        <w:div w:id="1132596882">
          <w:marLeft w:val="640"/>
          <w:marRight w:val="0"/>
          <w:marTop w:val="0"/>
          <w:marBottom w:val="0"/>
          <w:divBdr>
            <w:top w:val="none" w:sz="0" w:space="0" w:color="auto"/>
            <w:left w:val="none" w:sz="0" w:space="0" w:color="auto"/>
            <w:bottom w:val="none" w:sz="0" w:space="0" w:color="auto"/>
            <w:right w:val="none" w:sz="0" w:space="0" w:color="auto"/>
          </w:divBdr>
        </w:div>
        <w:div w:id="1150093595">
          <w:marLeft w:val="640"/>
          <w:marRight w:val="0"/>
          <w:marTop w:val="0"/>
          <w:marBottom w:val="0"/>
          <w:divBdr>
            <w:top w:val="none" w:sz="0" w:space="0" w:color="auto"/>
            <w:left w:val="none" w:sz="0" w:space="0" w:color="auto"/>
            <w:bottom w:val="none" w:sz="0" w:space="0" w:color="auto"/>
            <w:right w:val="none" w:sz="0" w:space="0" w:color="auto"/>
          </w:divBdr>
        </w:div>
        <w:div w:id="1150949406">
          <w:marLeft w:val="640"/>
          <w:marRight w:val="0"/>
          <w:marTop w:val="0"/>
          <w:marBottom w:val="0"/>
          <w:divBdr>
            <w:top w:val="none" w:sz="0" w:space="0" w:color="auto"/>
            <w:left w:val="none" w:sz="0" w:space="0" w:color="auto"/>
            <w:bottom w:val="none" w:sz="0" w:space="0" w:color="auto"/>
            <w:right w:val="none" w:sz="0" w:space="0" w:color="auto"/>
          </w:divBdr>
        </w:div>
        <w:div w:id="1176383172">
          <w:marLeft w:val="640"/>
          <w:marRight w:val="0"/>
          <w:marTop w:val="0"/>
          <w:marBottom w:val="0"/>
          <w:divBdr>
            <w:top w:val="none" w:sz="0" w:space="0" w:color="auto"/>
            <w:left w:val="none" w:sz="0" w:space="0" w:color="auto"/>
            <w:bottom w:val="none" w:sz="0" w:space="0" w:color="auto"/>
            <w:right w:val="none" w:sz="0" w:space="0" w:color="auto"/>
          </w:divBdr>
        </w:div>
        <w:div w:id="1193494614">
          <w:marLeft w:val="640"/>
          <w:marRight w:val="0"/>
          <w:marTop w:val="0"/>
          <w:marBottom w:val="0"/>
          <w:divBdr>
            <w:top w:val="none" w:sz="0" w:space="0" w:color="auto"/>
            <w:left w:val="none" w:sz="0" w:space="0" w:color="auto"/>
            <w:bottom w:val="none" w:sz="0" w:space="0" w:color="auto"/>
            <w:right w:val="none" w:sz="0" w:space="0" w:color="auto"/>
          </w:divBdr>
        </w:div>
        <w:div w:id="1194154013">
          <w:marLeft w:val="640"/>
          <w:marRight w:val="0"/>
          <w:marTop w:val="0"/>
          <w:marBottom w:val="0"/>
          <w:divBdr>
            <w:top w:val="none" w:sz="0" w:space="0" w:color="auto"/>
            <w:left w:val="none" w:sz="0" w:space="0" w:color="auto"/>
            <w:bottom w:val="none" w:sz="0" w:space="0" w:color="auto"/>
            <w:right w:val="none" w:sz="0" w:space="0" w:color="auto"/>
          </w:divBdr>
        </w:div>
        <w:div w:id="1197545144">
          <w:marLeft w:val="640"/>
          <w:marRight w:val="0"/>
          <w:marTop w:val="0"/>
          <w:marBottom w:val="0"/>
          <w:divBdr>
            <w:top w:val="none" w:sz="0" w:space="0" w:color="auto"/>
            <w:left w:val="none" w:sz="0" w:space="0" w:color="auto"/>
            <w:bottom w:val="none" w:sz="0" w:space="0" w:color="auto"/>
            <w:right w:val="none" w:sz="0" w:space="0" w:color="auto"/>
          </w:divBdr>
        </w:div>
        <w:div w:id="1201896689">
          <w:marLeft w:val="640"/>
          <w:marRight w:val="0"/>
          <w:marTop w:val="0"/>
          <w:marBottom w:val="0"/>
          <w:divBdr>
            <w:top w:val="none" w:sz="0" w:space="0" w:color="auto"/>
            <w:left w:val="none" w:sz="0" w:space="0" w:color="auto"/>
            <w:bottom w:val="none" w:sz="0" w:space="0" w:color="auto"/>
            <w:right w:val="none" w:sz="0" w:space="0" w:color="auto"/>
          </w:divBdr>
        </w:div>
        <w:div w:id="1208832311">
          <w:marLeft w:val="640"/>
          <w:marRight w:val="0"/>
          <w:marTop w:val="0"/>
          <w:marBottom w:val="0"/>
          <w:divBdr>
            <w:top w:val="none" w:sz="0" w:space="0" w:color="auto"/>
            <w:left w:val="none" w:sz="0" w:space="0" w:color="auto"/>
            <w:bottom w:val="none" w:sz="0" w:space="0" w:color="auto"/>
            <w:right w:val="none" w:sz="0" w:space="0" w:color="auto"/>
          </w:divBdr>
        </w:div>
        <w:div w:id="1210802726">
          <w:marLeft w:val="640"/>
          <w:marRight w:val="0"/>
          <w:marTop w:val="0"/>
          <w:marBottom w:val="0"/>
          <w:divBdr>
            <w:top w:val="none" w:sz="0" w:space="0" w:color="auto"/>
            <w:left w:val="none" w:sz="0" w:space="0" w:color="auto"/>
            <w:bottom w:val="none" w:sz="0" w:space="0" w:color="auto"/>
            <w:right w:val="none" w:sz="0" w:space="0" w:color="auto"/>
          </w:divBdr>
        </w:div>
        <w:div w:id="1224290132">
          <w:marLeft w:val="640"/>
          <w:marRight w:val="0"/>
          <w:marTop w:val="0"/>
          <w:marBottom w:val="0"/>
          <w:divBdr>
            <w:top w:val="none" w:sz="0" w:space="0" w:color="auto"/>
            <w:left w:val="none" w:sz="0" w:space="0" w:color="auto"/>
            <w:bottom w:val="none" w:sz="0" w:space="0" w:color="auto"/>
            <w:right w:val="none" w:sz="0" w:space="0" w:color="auto"/>
          </w:divBdr>
        </w:div>
        <w:div w:id="1227692362">
          <w:marLeft w:val="640"/>
          <w:marRight w:val="0"/>
          <w:marTop w:val="0"/>
          <w:marBottom w:val="0"/>
          <w:divBdr>
            <w:top w:val="none" w:sz="0" w:space="0" w:color="auto"/>
            <w:left w:val="none" w:sz="0" w:space="0" w:color="auto"/>
            <w:bottom w:val="none" w:sz="0" w:space="0" w:color="auto"/>
            <w:right w:val="none" w:sz="0" w:space="0" w:color="auto"/>
          </w:divBdr>
        </w:div>
        <w:div w:id="1229921552">
          <w:marLeft w:val="640"/>
          <w:marRight w:val="0"/>
          <w:marTop w:val="0"/>
          <w:marBottom w:val="0"/>
          <w:divBdr>
            <w:top w:val="none" w:sz="0" w:space="0" w:color="auto"/>
            <w:left w:val="none" w:sz="0" w:space="0" w:color="auto"/>
            <w:bottom w:val="none" w:sz="0" w:space="0" w:color="auto"/>
            <w:right w:val="none" w:sz="0" w:space="0" w:color="auto"/>
          </w:divBdr>
        </w:div>
        <w:div w:id="1232810420">
          <w:marLeft w:val="640"/>
          <w:marRight w:val="0"/>
          <w:marTop w:val="0"/>
          <w:marBottom w:val="0"/>
          <w:divBdr>
            <w:top w:val="none" w:sz="0" w:space="0" w:color="auto"/>
            <w:left w:val="none" w:sz="0" w:space="0" w:color="auto"/>
            <w:bottom w:val="none" w:sz="0" w:space="0" w:color="auto"/>
            <w:right w:val="none" w:sz="0" w:space="0" w:color="auto"/>
          </w:divBdr>
        </w:div>
        <w:div w:id="1236087838">
          <w:marLeft w:val="640"/>
          <w:marRight w:val="0"/>
          <w:marTop w:val="0"/>
          <w:marBottom w:val="0"/>
          <w:divBdr>
            <w:top w:val="none" w:sz="0" w:space="0" w:color="auto"/>
            <w:left w:val="none" w:sz="0" w:space="0" w:color="auto"/>
            <w:bottom w:val="none" w:sz="0" w:space="0" w:color="auto"/>
            <w:right w:val="none" w:sz="0" w:space="0" w:color="auto"/>
          </w:divBdr>
        </w:div>
        <w:div w:id="1242636614">
          <w:marLeft w:val="640"/>
          <w:marRight w:val="0"/>
          <w:marTop w:val="0"/>
          <w:marBottom w:val="0"/>
          <w:divBdr>
            <w:top w:val="none" w:sz="0" w:space="0" w:color="auto"/>
            <w:left w:val="none" w:sz="0" w:space="0" w:color="auto"/>
            <w:bottom w:val="none" w:sz="0" w:space="0" w:color="auto"/>
            <w:right w:val="none" w:sz="0" w:space="0" w:color="auto"/>
          </w:divBdr>
        </w:div>
        <w:div w:id="1245723430">
          <w:marLeft w:val="640"/>
          <w:marRight w:val="0"/>
          <w:marTop w:val="0"/>
          <w:marBottom w:val="0"/>
          <w:divBdr>
            <w:top w:val="none" w:sz="0" w:space="0" w:color="auto"/>
            <w:left w:val="none" w:sz="0" w:space="0" w:color="auto"/>
            <w:bottom w:val="none" w:sz="0" w:space="0" w:color="auto"/>
            <w:right w:val="none" w:sz="0" w:space="0" w:color="auto"/>
          </w:divBdr>
        </w:div>
        <w:div w:id="1247110301">
          <w:marLeft w:val="640"/>
          <w:marRight w:val="0"/>
          <w:marTop w:val="0"/>
          <w:marBottom w:val="0"/>
          <w:divBdr>
            <w:top w:val="none" w:sz="0" w:space="0" w:color="auto"/>
            <w:left w:val="none" w:sz="0" w:space="0" w:color="auto"/>
            <w:bottom w:val="none" w:sz="0" w:space="0" w:color="auto"/>
            <w:right w:val="none" w:sz="0" w:space="0" w:color="auto"/>
          </w:divBdr>
        </w:div>
        <w:div w:id="1250192561">
          <w:marLeft w:val="640"/>
          <w:marRight w:val="0"/>
          <w:marTop w:val="0"/>
          <w:marBottom w:val="0"/>
          <w:divBdr>
            <w:top w:val="none" w:sz="0" w:space="0" w:color="auto"/>
            <w:left w:val="none" w:sz="0" w:space="0" w:color="auto"/>
            <w:bottom w:val="none" w:sz="0" w:space="0" w:color="auto"/>
            <w:right w:val="none" w:sz="0" w:space="0" w:color="auto"/>
          </w:divBdr>
        </w:div>
        <w:div w:id="1252156469">
          <w:marLeft w:val="640"/>
          <w:marRight w:val="0"/>
          <w:marTop w:val="0"/>
          <w:marBottom w:val="0"/>
          <w:divBdr>
            <w:top w:val="none" w:sz="0" w:space="0" w:color="auto"/>
            <w:left w:val="none" w:sz="0" w:space="0" w:color="auto"/>
            <w:bottom w:val="none" w:sz="0" w:space="0" w:color="auto"/>
            <w:right w:val="none" w:sz="0" w:space="0" w:color="auto"/>
          </w:divBdr>
        </w:div>
        <w:div w:id="1255941243">
          <w:marLeft w:val="640"/>
          <w:marRight w:val="0"/>
          <w:marTop w:val="0"/>
          <w:marBottom w:val="0"/>
          <w:divBdr>
            <w:top w:val="none" w:sz="0" w:space="0" w:color="auto"/>
            <w:left w:val="none" w:sz="0" w:space="0" w:color="auto"/>
            <w:bottom w:val="none" w:sz="0" w:space="0" w:color="auto"/>
            <w:right w:val="none" w:sz="0" w:space="0" w:color="auto"/>
          </w:divBdr>
        </w:div>
        <w:div w:id="1266424420">
          <w:marLeft w:val="640"/>
          <w:marRight w:val="0"/>
          <w:marTop w:val="0"/>
          <w:marBottom w:val="0"/>
          <w:divBdr>
            <w:top w:val="none" w:sz="0" w:space="0" w:color="auto"/>
            <w:left w:val="none" w:sz="0" w:space="0" w:color="auto"/>
            <w:bottom w:val="none" w:sz="0" w:space="0" w:color="auto"/>
            <w:right w:val="none" w:sz="0" w:space="0" w:color="auto"/>
          </w:divBdr>
        </w:div>
        <w:div w:id="1273131457">
          <w:marLeft w:val="640"/>
          <w:marRight w:val="0"/>
          <w:marTop w:val="0"/>
          <w:marBottom w:val="0"/>
          <w:divBdr>
            <w:top w:val="none" w:sz="0" w:space="0" w:color="auto"/>
            <w:left w:val="none" w:sz="0" w:space="0" w:color="auto"/>
            <w:bottom w:val="none" w:sz="0" w:space="0" w:color="auto"/>
            <w:right w:val="none" w:sz="0" w:space="0" w:color="auto"/>
          </w:divBdr>
        </w:div>
        <w:div w:id="1280843694">
          <w:marLeft w:val="640"/>
          <w:marRight w:val="0"/>
          <w:marTop w:val="0"/>
          <w:marBottom w:val="0"/>
          <w:divBdr>
            <w:top w:val="none" w:sz="0" w:space="0" w:color="auto"/>
            <w:left w:val="none" w:sz="0" w:space="0" w:color="auto"/>
            <w:bottom w:val="none" w:sz="0" w:space="0" w:color="auto"/>
            <w:right w:val="none" w:sz="0" w:space="0" w:color="auto"/>
          </w:divBdr>
        </w:div>
        <w:div w:id="1310549680">
          <w:marLeft w:val="640"/>
          <w:marRight w:val="0"/>
          <w:marTop w:val="0"/>
          <w:marBottom w:val="0"/>
          <w:divBdr>
            <w:top w:val="none" w:sz="0" w:space="0" w:color="auto"/>
            <w:left w:val="none" w:sz="0" w:space="0" w:color="auto"/>
            <w:bottom w:val="none" w:sz="0" w:space="0" w:color="auto"/>
            <w:right w:val="none" w:sz="0" w:space="0" w:color="auto"/>
          </w:divBdr>
        </w:div>
        <w:div w:id="1311246304">
          <w:marLeft w:val="640"/>
          <w:marRight w:val="0"/>
          <w:marTop w:val="0"/>
          <w:marBottom w:val="0"/>
          <w:divBdr>
            <w:top w:val="none" w:sz="0" w:space="0" w:color="auto"/>
            <w:left w:val="none" w:sz="0" w:space="0" w:color="auto"/>
            <w:bottom w:val="none" w:sz="0" w:space="0" w:color="auto"/>
            <w:right w:val="none" w:sz="0" w:space="0" w:color="auto"/>
          </w:divBdr>
        </w:div>
        <w:div w:id="1351646648">
          <w:marLeft w:val="640"/>
          <w:marRight w:val="0"/>
          <w:marTop w:val="0"/>
          <w:marBottom w:val="0"/>
          <w:divBdr>
            <w:top w:val="none" w:sz="0" w:space="0" w:color="auto"/>
            <w:left w:val="none" w:sz="0" w:space="0" w:color="auto"/>
            <w:bottom w:val="none" w:sz="0" w:space="0" w:color="auto"/>
            <w:right w:val="none" w:sz="0" w:space="0" w:color="auto"/>
          </w:divBdr>
        </w:div>
        <w:div w:id="1357997146">
          <w:marLeft w:val="640"/>
          <w:marRight w:val="0"/>
          <w:marTop w:val="0"/>
          <w:marBottom w:val="0"/>
          <w:divBdr>
            <w:top w:val="none" w:sz="0" w:space="0" w:color="auto"/>
            <w:left w:val="none" w:sz="0" w:space="0" w:color="auto"/>
            <w:bottom w:val="none" w:sz="0" w:space="0" w:color="auto"/>
            <w:right w:val="none" w:sz="0" w:space="0" w:color="auto"/>
          </w:divBdr>
        </w:div>
        <w:div w:id="1383359639">
          <w:marLeft w:val="640"/>
          <w:marRight w:val="0"/>
          <w:marTop w:val="0"/>
          <w:marBottom w:val="0"/>
          <w:divBdr>
            <w:top w:val="none" w:sz="0" w:space="0" w:color="auto"/>
            <w:left w:val="none" w:sz="0" w:space="0" w:color="auto"/>
            <w:bottom w:val="none" w:sz="0" w:space="0" w:color="auto"/>
            <w:right w:val="none" w:sz="0" w:space="0" w:color="auto"/>
          </w:divBdr>
        </w:div>
        <w:div w:id="1384791870">
          <w:marLeft w:val="640"/>
          <w:marRight w:val="0"/>
          <w:marTop w:val="0"/>
          <w:marBottom w:val="0"/>
          <w:divBdr>
            <w:top w:val="none" w:sz="0" w:space="0" w:color="auto"/>
            <w:left w:val="none" w:sz="0" w:space="0" w:color="auto"/>
            <w:bottom w:val="none" w:sz="0" w:space="0" w:color="auto"/>
            <w:right w:val="none" w:sz="0" w:space="0" w:color="auto"/>
          </w:divBdr>
        </w:div>
        <w:div w:id="1385642981">
          <w:marLeft w:val="640"/>
          <w:marRight w:val="0"/>
          <w:marTop w:val="0"/>
          <w:marBottom w:val="0"/>
          <w:divBdr>
            <w:top w:val="none" w:sz="0" w:space="0" w:color="auto"/>
            <w:left w:val="none" w:sz="0" w:space="0" w:color="auto"/>
            <w:bottom w:val="none" w:sz="0" w:space="0" w:color="auto"/>
            <w:right w:val="none" w:sz="0" w:space="0" w:color="auto"/>
          </w:divBdr>
        </w:div>
        <w:div w:id="1387683519">
          <w:marLeft w:val="640"/>
          <w:marRight w:val="0"/>
          <w:marTop w:val="0"/>
          <w:marBottom w:val="0"/>
          <w:divBdr>
            <w:top w:val="none" w:sz="0" w:space="0" w:color="auto"/>
            <w:left w:val="none" w:sz="0" w:space="0" w:color="auto"/>
            <w:bottom w:val="none" w:sz="0" w:space="0" w:color="auto"/>
            <w:right w:val="none" w:sz="0" w:space="0" w:color="auto"/>
          </w:divBdr>
        </w:div>
        <w:div w:id="1406102551">
          <w:marLeft w:val="640"/>
          <w:marRight w:val="0"/>
          <w:marTop w:val="0"/>
          <w:marBottom w:val="0"/>
          <w:divBdr>
            <w:top w:val="none" w:sz="0" w:space="0" w:color="auto"/>
            <w:left w:val="none" w:sz="0" w:space="0" w:color="auto"/>
            <w:bottom w:val="none" w:sz="0" w:space="0" w:color="auto"/>
            <w:right w:val="none" w:sz="0" w:space="0" w:color="auto"/>
          </w:divBdr>
        </w:div>
        <w:div w:id="1420367327">
          <w:marLeft w:val="640"/>
          <w:marRight w:val="0"/>
          <w:marTop w:val="0"/>
          <w:marBottom w:val="0"/>
          <w:divBdr>
            <w:top w:val="none" w:sz="0" w:space="0" w:color="auto"/>
            <w:left w:val="none" w:sz="0" w:space="0" w:color="auto"/>
            <w:bottom w:val="none" w:sz="0" w:space="0" w:color="auto"/>
            <w:right w:val="none" w:sz="0" w:space="0" w:color="auto"/>
          </w:divBdr>
        </w:div>
        <w:div w:id="1428697137">
          <w:marLeft w:val="640"/>
          <w:marRight w:val="0"/>
          <w:marTop w:val="0"/>
          <w:marBottom w:val="0"/>
          <w:divBdr>
            <w:top w:val="none" w:sz="0" w:space="0" w:color="auto"/>
            <w:left w:val="none" w:sz="0" w:space="0" w:color="auto"/>
            <w:bottom w:val="none" w:sz="0" w:space="0" w:color="auto"/>
            <w:right w:val="none" w:sz="0" w:space="0" w:color="auto"/>
          </w:divBdr>
        </w:div>
        <w:div w:id="1442918811">
          <w:marLeft w:val="640"/>
          <w:marRight w:val="0"/>
          <w:marTop w:val="0"/>
          <w:marBottom w:val="0"/>
          <w:divBdr>
            <w:top w:val="none" w:sz="0" w:space="0" w:color="auto"/>
            <w:left w:val="none" w:sz="0" w:space="0" w:color="auto"/>
            <w:bottom w:val="none" w:sz="0" w:space="0" w:color="auto"/>
            <w:right w:val="none" w:sz="0" w:space="0" w:color="auto"/>
          </w:divBdr>
        </w:div>
        <w:div w:id="1474711956">
          <w:marLeft w:val="640"/>
          <w:marRight w:val="0"/>
          <w:marTop w:val="0"/>
          <w:marBottom w:val="0"/>
          <w:divBdr>
            <w:top w:val="none" w:sz="0" w:space="0" w:color="auto"/>
            <w:left w:val="none" w:sz="0" w:space="0" w:color="auto"/>
            <w:bottom w:val="none" w:sz="0" w:space="0" w:color="auto"/>
            <w:right w:val="none" w:sz="0" w:space="0" w:color="auto"/>
          </w:divBdr>
        </w:div>
        <w:div w:id="1485390572">
          <w:marLeft w:val="640"/>
          <w:marRight w:val="0"/>
          <w:marTop w:val="0"/>
          <w:marBottom w:val="0"/>
          <w:divBdr>
            <w:top w:val="none" w:sz="0" w:space="0" w:color="auto"/>
            <w:left w:val="none" w:sz="0" w:space="0" w:color="auto"/>
            <w:bottom w:val="none" w:sz="0" w:space="0" w:color="auto"/>
            <w:right w:val="none" w:sz="0" w:space="0" w:color="auto"/>
          </w:divBdr>
        </w:div>
        <w:div w:id="1489519454">
          <w:marLeft w:val="640"/>
          <w:marRight w:val="0"/>
          <w:marTop w:val="0"/>
          <w:marBottom w:val="0"/>
          <w:divBdr>
            <w:top w:val="none" w:sz="0" w:space="0" w:color="auto"/>
            <w:left w:val="none" w:sz="0" w:space="0" w:color="auto"/>
            <w:bottom w:val="none" w:sz="0" w:space="0" w:color="auto"/>
            <w:right w:val="none" w:sz="0" w:space="0" w:color="auto"/>
          </w:divBdr>
        </w:div>
        <w:div w:id="1495219003">
          <w:marLeft w:val="640"/>
          <w:marRight w:val="0"/>
          <w:marTop w:val="0"/>
          <w:marBottom w:val="0"/>
          <w:divBdr>
            <w:top w:val="none" w:sz="0" w:space="0" w:color="auto"/>
            <w:left w:val="none" w:sz="0" w:space="0" w:color="auto"/>
            <w:bottom w:val="none" w:sz="0" w:space="0" w:color="auto"/>
            <w:right w:val="none" w:sz="0" w:space="0" w:color="auto"/>
          </w:divBdr>
        </w:div>
        <w:div w:id="1501578204">
          <w:marLeft w:val="640"/>
          <w:marRight w:val="0"/>
          <w:marTop w:val="0"/>
          <w:marBottom w:val="0"/>
          <w:divBdr>
            <w:top w:val="none" w:sz="0" w:space="0" w:color="auto"/>
            <w:left w:val="none" w:sz="0" w:space="0" w:color="auto"/>
            <w:bottom w:val="none" w:sz="0" w:space="0" w:color="auto"/>
            <w:right w:val="none" w:sz="0" w:space="0" w:color="auto"/>
          </w:divBdr>
        </w:div>
        <w:div w:id="1503812574">
          <w:marLeft w:val="640"/>
          <w:marRight w:val="0"/>
          <w:marTop w:val="0"/>
          <w:marBottom w:val="0"/>
          <w:divBdr>
            <w:top w:val="none" w:sz="0" w:space="0" w:color="auto"/>
            <w:left w:val="none" w:sz="0" w:space="0" w:color="auto"/>
            <w:bottom w:val="none" w:sz="0" w:space="0" w:color="auto"/>
            <w:right w:val="none" w:sz="0" w:space="0" w:color="auto"/>
          </w:divBdr>
        </w:div>
        <w:div w:id="1503855902">
          <w:marLeft w:val="640"/>
          <w:marRight w:val="0"/>
          <w:marTop w:val="0"/>
          <w:marBottom w:val="0"/>
          <w:divBdr>
            <w:top w:val="none" w:sz="0" w:space="0" w:color="auto"/>
            <w:left w:val="none" w:sz="0" w:space="0" w:color="auto"/>
            <w:bottom w:val="none" w:sz="0" w:space="0" w:color="auto"/>
            <w:right w:val="none" w:sz="0" w:space="0" w:color="auto"/>
          </w:divBdr>
        </w:div>
        <w:div w:id="1513911652">
          <w:marLeft w:val="640"/>
          <w:marRight w:val="0"/>
          <w:marTop w:val="0"/>
          <w:marBottom w:val="0"/>
          <w:divBdr>
            <w:top w:val="none" w:sz="0" w:space="0" w:color="auto"/>
            <w:left w:val="none" w:sz="0" w:space="0" w:color="auto"/>
            <w:bottom w:val="none" w:sz="0" w:space="0" w:color="auto"/>
            <w:right w:val="none" w:sz="0" w:space="0" w:color="auto"/>
          </w:divBdr>
        </w:div>
        <w:div w:id="1516118639">
          <w:marLeft w:val="640"/>
          <w:marRight w:val="0"/>
          <w:marTop w:val="0"/>
          <w:marBottom w:val="0"/>
          <w:divBdr>
            <w:top w:val="none" w:sz="0" w:space="0" w:color="auto"/>
            <w:left w:val="none" w:sz="0" w:space="0" w:color="auto"/>
            <w:bottom w:val="none" w:sz="0" w:space="0" w:color="auto"/>
            <w:right w:val="none" w:sz="0" w:space="0" w:color="auto"/>
          </w:divBdr>
        </w:div>
        <w:div w:id="1516505505">
          <w:marLeft w:val="640"/>
          <w:marRight w:val="0"/>
          <w:marTop w:val="0"/>
          <w:marBottom w:val="0"/>
          <w:divBdr>
            <w:top w:val="none" w:sz="0" w:space="0" w:color="auto"/>
            <w:left w:val="none" w:sz="0" w:space="0" w:color="auto"/>
            <w:bottom w:val="none" w:sz="0" w:space="0" w:color="auto"/>
            <w:right w:val="none" w:sz="0" w:space="0" w:color="auto"/>
          </w:divBdr>
        </w:div>
        <w:div w:id="1537112671">
          <w:marLeft w:val="640"/>
          <w:marRight w:val="0"/>
          <w:marTop w:val="0"/>
          <w:marBottom w:val="0"/>
          <w:divBdr>
            <w:top w:val="none" w:sz="0" w:space="0" w:color="auto"/>
            <w:left w:val="none" w:sz="0" w:space="0" w:color="auto"/>
            <w:bottom w:val="none" w:sz="0" w:space="0" w:color="auto"/>
            <w:right w:val="none" w:sz="0" w:space="0" w:color="auto"/>
          </w:divBdr>
        </w:div>
        <w:div w:id="1540050431">
          <w:marLeft w:val="640"/>
          <w:marRight w:val="0"/>
          <w:marTop w:val="0"/>
          <w:marBottom w:val="0"/>
          <w:divBdr>
            <w:top w:val="none" w:sz="0" w:space="0" w:color="auto"/>
            <w:left w:val="none" w:sz="0" w:space="0" w:color="auto"/>
            <w:bottom w:val="none" w:sz="0" w:space="0" w:color="auto"/>
            <w:right w:val="none" w:sz="0" w:space="0" w:color="auto"/>
          </w:divBdr>
        </w:div>
        <w:div w:id="1564565041">
          <w:marLeft w:val="640"/>
          <w:marRight w:val="0"/>
          <w:marTop w:val="0"/>
          <w:marBottom w:val="0"/>
          <w:divBdr>
            <w:top w:val="none" w:sz="0" w:space="0" w:color="auto"/>
            <w:left w:val="none" w:sz="0" w:space="0" w:color="auto"/>
            <w:bottom w:val="none" w:sz="0" w:space="0" w:color="auto"/>
            <w:right w:val="none" w:sz="0" w:space="0" w:color="auto"/>
          </w:divBdr>
        </w:div>
        <w:div w:id="1597405163">
          <w:marLeft w:val="640"/>
          <w:marRight w:val="0"/>
          <w:marTop w:val="0"/>
          <w:marBottom w:val="0"/>
          <w:divBdr>
            <w:top w:val="none" w:sz="0" w:space="0" w:color="auto"/>
            <w:left w:val="none" w:sz="0" w:space="0" w:color="auto"/>
            <w:bottom w:val="none" w:sz="0" w:space="0" w:color="auto"/>
            <w:right w:val="none" w:sz="0" w:space="0" w:color="auto"/>
          </w:divBdr>
        </w:div>
        <w:div w:id="1597862290">
          <w:marLeft w:val="640"/>
          <w:marRight w:val="0"/>
          <w:marTop w:val="0"/>
          <w:marBottom w:val="0"/>
          <w:divBdr>
            <w:top w:val="none" w:sz="0" w:space="0" w:color="auto"/>
            <w:left w:val="none" w:sz="0" w:space="0" w:color="auto"/>
            <w:bottom w:val="none" w:sz="0" w:space="0" w:color="auto"/>
            <w:right w:val="none" w:sz="0" w:space="0" w:color="auto"/>
          </w:divBdr>
        </w:div>
        <w:div w:id="1606765695">
          <w:marLeft w:val="640"/>
          <w:marRight w:val="0"/>
          <w:marTop w:val="0"/>
          <w:marBottom w:val="0"/>
          <w:divBdr>
            <w:top w:val="none" w:sz="0" w:space="0" w:color="auto"/>
            <w:left w:val="none" w:sz="0" w:space="0" w:color="auto"/>
            <w:bottom w:val="none" w:sz="0" w:space="0" w:color="auto"/>
            <w:right w:val="none" w:sz="0" w:space="0" w:color="auto"/>
          </w:divBdr>
        </w:div>
        <w:div w:id="1616400685">
          <w:marLeft w:val="640"/>
          <w:marRight w:val="0"/>
          <w:marTop w:val="0"/>
          <w:marBottom w:val="0"/>
          <w:divBdr>
            <w:top w:val="none" w:sz="0" w:space="0" w:color="auto"/>
            <w:left w:val="none" w:sz="0" w:space="0" w:color="auto"/>
            <w:bottom w:val="none" w:sz="0" w:space="0" w:color="auto"/>
            <w:right w:val="none" w:sz="0" w:space="0" w:color="auto"/>
          </w:divBdr>
        </w:div>
        <w:div w:id="1620794679">
          <w:marLeft w:val="640"/>
          <w:marRight w:val="0"/>
          <w:marTop w:val="0"/>
          <w:marBottom w:val="0"/>
          <w:divBdr>
            <w:top w:val="none" w:sz="0" w:space="0" w:color="auto"/>
            <w:left w:val="none" w:sz="0" w:space="0" w:color="auto"/>
            <w:bottom w:val="none" w:sz="0" w:space="0" w:color="auto"/>
            <w:right w:val="none" w:sz="0" w:space="0" w:color="auto"/>
          </w:divBdr>
        </w:div>
        <w:div w:id="1628971879">
          <w:marLeft w:val="640"/>
          <w:marRight w:val="0"/>
          <w:marTop w:val="0"/>
          <w:marBottom w:val="0"/>
          <w:divBdr>
            <w:top w:val="none" w:sz="0" w:space="0" w:color="auto"/>
            <w:left w:val="none" w:sz="0" w:space="0" w:color="auto"/>
            <w:bottom w:val="none" w:sz="0" w:space="0" w:color="auto"/>
            <w:right w:val="none" w:sz="0" w:space="0" w:color="auto"/>
          </w:divBdr>
        </w:div>
        <w:div w:id="1632128683">
          <w:marLeft w:val="640"/>
          <w:marRight w:val="0"/>
          <w:marTop w:val="0"/>
          <w:marBottom w:val="0"/>
          <w:divBdr>
            <w:top w:val="none" w:sz="0" w:space="0" w:color="auto"/>
            <w:left w:val="none" w:sz="0" w:space="0" w:color="auto"/>
            <w:bottom w:val="none" w:sz="0" w:space="0" w:color="auto"/>
            <w:right w:val="none" w:sz="0" w:space="0" w:color="auto"/>
          </w:divBdr>
        </w:div>
        <w:div w:id="1654262279">
          <w:marLeft w:val="640"/>
          <w:marRight w:val="0"/>
          <w:marTop w:val="0"/>
          <w:marBottom w:val="0"/>
          <w:divBdr>
            <w:top w:val="none" w:sz="0" w:space="0" w:color="auto"/>
            <w:left w:val="none" w:sz="0" w:space="0" w:color="auto"/>
            <w:bottom w:val="none" w:sz="0" w:space="0" w:color="auto"/>
            <w:right w:val="none" w:sz="0" w:space="0" w:color="auto"/>
          </w:divBdr>
        </w:div>
        <w:div w:id="1655795644">
          <w:marLeft w:val="640"/>
          <w:marRight w:val="0"/>
          <w:marTop w:val="0"/>
          <w:marBottom w:val="0"/>
          <w:divBdr>
            <w:top w:val="none" w:sz="0" w:space="0" w:color="auto"/>
            <w:left w:val="none" w:sz="0" w:space="0" w:color="auto"/>
            <w:bottom w:val="none" w:sz="0" w:space="0" w:color="auto"/>
            <w:right w:val="none" w:sz="0" w:space="0" w:color="auto"/>
          </w:divBdr>
        </w:div>
        <w:div w:id="1656492274">
          <w:marLeft w:val="640"/>
          <w:marRight w:val="0"/>
          <w:marTop w:val="0"/>
          <w:marBottom w:val="0"/>
          <w:divBdr>
            <w:top w:val="none" w:sz="0" w:space="0" w:color="auto"/>
            <w:left w:val="none" w:sz="0" w:space="0" w:color="auto"/>
            <w:bottom w:val="none" w:sz="0" w:space="0" w:color="auto"/>
            <w:right w:val="none" w:sz="0" w:space="0" w:color="auto"/>
          </w:divBdr>
        </w:div>
        <w:div w:id="1662267890">
          <w:marLeft w:val="640"/>
          <w:marRight w:val="0"/>
          <w:marTop w:val="0"/>
          <w:marBottom w:val="0"/>
          <w:divBdr>
            <w:top w:val="none" w:sz="0" w:space="0" w:color="auto"/>
            <w:left w:val="none" w:sz="0" w:space="0" w:color="auto"/>
            <w:bottom w:val="none" w:sz="0" w:space="0" w:color="auto"/>
            <w:right w:val="none" w:sz="0" w:space="0" w:color="auto"/>
          </w:divBdr>
        </w:div>
        <w:div w:id="1664237378">
          <w:marLeft w:val="640"/>
          <w:marRight w:val="0"/>
          <w:marTop w:val="0"/>
          <w:marBottom w:val="0"/>
          <w:divBdr>
            <w:top w:val="none" w:sz="0" w:space="0" w:color="auto"/>
            <w:left w:val="none" w:sz="0" w:space="0" w:color="auto"/>
            <w:bottom w:val="none" w:sz="0" w:space="0" w:color="auto"/>
            <w:right w:val="none" w:sz="0" w:space="0" w:color="auto"/>
          </w:divBdr>
        </w:div>
        <w:div w:id="1676111308">
          <w:marLeft w:val="640"/>
          <w:marRight w:val="0"/>
          <w:marTop w:val="0"/>
          <w:marBottom w:val="0"/>
          <w:divBdr>
            <w:top w:val="none" w:sz="0" w:space="0" w:color="auto"/>
            <w:left w:val="none" w:sz="0" w:space="0" w:color="auto"/>
            <w:bottom w:val="none" w:sz="0" w:space="0" w:color="auto"/>
            <w:right w:val="none" w:sz="0" w:space="0" w:color="auto"/>
          </w:divBdr>
        </w:div>
        <w:div w:id="1676688743">
          <w:marLeft w:val="640"/>
          <w:marRight w:val="0"/>
          <w:marTop w:val="0"/>
          <w:marBottom w:val="0"/>
          <w:divBdr>
            <w:top w:val="none" w:sz="0" w:space="0" w:color="auto"/>
            <w:left w:val="none" w:sz="0" w:space="0" w:color="auto"/>
            <w:bottom w:val="none" w:sz="0" w:space="0" w:color="auto"/>
            <w:right w:val="none" w:sz="0" w:space="0" w:color="auto"/>
          </w:divBdr>
        </w:div>
        <w:div w:id="1688168162">
          <w:marLeft w:val="640"/>
          <w:marRight w:val="0"/>
          <w:marTop w:val="0"/>
          <w:marBottom w:val="0"/>
          <w:divBdr>
            <w:top w:val="none" w:sz="0" w:space="0" w:color="auto"/>
            <w:left w:val="none" w:sz="0" w:space="0" w:color="auto"/>
            <w:bottom w:val="none" w:sz="0" w:space="0" w:color="auto"/>
            <w:right w:val="none" w:sz="0" w:space="0" w:color="auto"/>
          </w:divBdr>
        </w:div>
        <w:div w:id="1718702328">
          <w:marLeft w:val="640"/>
          <w:marRight w:val="0"/>
          <w:marTop w:val="0"/>
          <w:marBottom w:val="0"/>
          <w:divBdr>
            <w:top w:val="none" w:sz="0" w:space="0" w:color="auto"/>
            <w:left w:val="none" w:sz="0" w:space="0" w:color="auto"/>
            <w:bottom w:val="none" w:sz="0" w:space="0" w:color="auto"/>
            <w:right w:val="none" w:sz="0" w:space="0" w:color="auto"/>
          </w:divBdr>
        </w:div>
        <w:div w:id="1719815469">
          <w:marLeft w:val="640"/>
          <w:marRight w:val="0"/>
          <w:marTop w:val="0"/>
          <w:marBottom w:val="0"/>
          <w:divBdr>
            <w:top w:val="none" w:sz="0" w:space="0" w:color="auto"/>
            <w:left w:val="none" w:sz="0" w:space="0" w:color="auto"/>
            <w:bottom w:val="none" w:sz="0" w:space="0" w:color="auto"/>
            <w:right w:val="none" w:sz="0" w:space="0" w:color="auto"/>
          </w:divBdr>
        </w:div>
        <w:div w:id="1720396358">
          <w:marLeft w:val="640"/>
          <w:marRight w:val="0"/>
          <w:marTop w:val="0"/>
          <w:marBottom w:val="0"/>
          <w:divBdr>
            <w:top w:val="none" w:sz="0" w:space="0" w:color="auto"/>
            <w:left w:val="none" w:sz="0" w:space="0" w:color="auto"/>
            <w:bottom w:val="none" w:sz="0" w:space="0" w:color="auto"/>
            <w:right w:val="none" w:sz="0" w:space="0" w:color="auto"/>
          </w:divBdr>
        </w:div>
        <w:div w:id="1723285339">
          <w:marLeft w:val="640"/>
          <w:marRight w:val="0"/>
          <w:marTop w:val="0"/>
          <w:marBottom w:val="0"/>
          <w:divBdr>
            <w:top w:val="none" w:sz="0" w:space="0" w:color="auto"/>
            <w:left w:val="none" w:sz="0" w:space="0" w:color="auto"/>
            <w:bottom w:val="none" w:sz="0" w:space="0" w:color="auto"/>
            <w:right w:val="none" w:sz="0" w:space="0" w:color="auto"/>
          </w:divBdr>
        </w:div>
        <w:div w:id="1793280254">
          <w:marLeft w:val="640"/>
          <w:marRight w:val="0"/>
          <w:marTop w:val="0"/>
          <w:marBottom w:val="0"/>
          <w:divBdr>
            <w:top w:val="none" w:sz="0" w:space="0" w:color="auto"/>
            <w:left w:val="none" w:sz="0" w:space="0" w:color="auto"/>
            <w:bottom w:val="none" w:sz="0" w:space="0" w:color="auto"/>
            <w:right w:val="none" w:sz="0" w:space="0" w:color="auto"/>
          </w:divBdr>
        </w:div>
        <w:div w:id="1827668812">
          <w:marLeft w:val="640"/>
          <w:marRight w:val="0"/>
          <w:marTop w:val="0"/>
          <w:marBottom w:val="0"/>
          <w:divBdr>
            <w:top w:val="none" w:sz="0" w:space="0" w:color="auto"/>
            <w:left w:val="none" w:sz="0" w:space="0" w:color="auto"/>
            <w:bottom w:val="none" w:sz="0" w:space="0" w:color="auto"/>
            <w:right w:val="none" w:sz="0" w:space="0" w:color="auto"/>
          </w:divBdr>
        </w:div>
        <w:div w:id="1828277638">
          <w:marLeft w:val="640"/>
          <w:marRight w:val="0"/>
          <w:marTop w:val="0"/>
          <w:marBottom w:val="0"/>
          <w:divBdr>
            <w:top w:val="none" w:sz="0" w:space="0" w:color="auto"/>
            <w:left w:val="none" w:sz="0" w:space="0" w:color="auto"/>
            <w:bottom w:val="none" w:sz="0" w:space="0" w:color="auto"/>
            <w:right w:val="none" w:sz="0" w:space="0" w:color="auto"/>
          </w:divBdr>
        </w:div>
        <w:div w:id="1842811425">
          <w:marLeft w:val="640"/>
          <w:marRight w:val="0"/>
          <w:marTop w:val="0"/>
          <w:marBottom w:val="0"/>
          <w:divBdr>
            <w:top w:val="none" w:sz="0" w:space="0" w:color="auto"/>
            <w:left w:val="none" w:sz="0" w:space="0" w:color="auto"/>
            <w:bottom w:val="none" w:sz="0" w:space="0" w:color="auto"/>
            <w:right w:val="none" w:sz="0" w:space="0" w:color="auto"/>
          </w:divBdr>
        </w:div>
        <w:div w:id="1844784951">
          <w:marLeft w:val="640"/>
          <w:marRight w:val="0"/>
          <w:marTop w:val="0"/>
          <w:marBottom w:val="0"/>
          <w:divBdr>
            <w:top w:val="none" w:sz="0" w:space="0" w:color="auto"/>
            <w:left w:val="none" w:sz="0" w:space="0" w:color="auto"/>
            <w:bottom w:val="none" w:sz="0" w:space="0" w:color="auto"/>
            <w:right w:val="none" w:sz="0" w:space="0" w:color="auto"/>
          </w:divBdr>
        </w:div>
        <w:div w:id="1867214404">
          <w:marLeft w:val="640"/>
          <w:marRight w:val="0"/>
          <w:marTop w:val="0"/>
          <w:marBottom w:val="0"/>
          <w:divBdr>
            <w:top w:val="none" w:sz="0" w:space="0" w:color="auto"/>
            <w:left w:val="none" w:sz="0" w:space="0" w:color="auto"/>
            <w:bottom w:val="none" w:sz="0" w:space="0" w:color="auto"/>
            <w:right w:val="none" w:sz="0" w:space="0" w:color="auto"/>
          </w:divBdr>
        </w:div>
        <w:div w:id="1870072024">
          <w:marLeft w:val="640"/>
          <w:marRight w:val="0"/>
          <w:marTop w:val="0"/>
          <w:marBottom w:val="0"/>
          <w:divBdr>
            <w:top w:val="none" w:sz="0" w:space="0" w:color="auto"/>
            <w:left w:val="none" w:sz="0" w:space="0" w:color="auto"/>
            <w:bottom w:val="none" w:sz="0" w:space="0" w:color="auto"/>
            <w:right w:val="none" w:sz="0" w:space="0" w:color="auto"/>
          </w:divBdr>
        </w:div>
        <w:div w:id="1882786386">
          <w:marLeft w:val="640"/>
          <w:marRight w:val="0"/>
          <w:marTop w:val="0"/>
          <w:marBottom w:val="0"/>
          <w:divBdr>
            <w:top w:val="none" w:sz="0" w:space="0" w:color="auto"/>
            <w:left w:val="none" w:sz="0" w:space="0" w:color="auto"/>
            <w:bottom w:val="none" w:sz="0" w:space="0" w:color="auto"/>
            <w:right w:val="none" w:sz="0" w:space="0" w:color="auto"/>
          </w:divBdr>
        </w:div>
        <w:div w:id="1889491888">
          <w:marLeft w:val="640"/>
          <w:marRight w:val="0"/>
          <w:marTop w:val="0"/>
          <w:marBottom w:val="0"/>
          <w:divBdr>
            <w:top w:val="none" w:sz="0" w:space="0" w:color="auto"/>
            <w:left w:val="none" w:sz="0" w:space="0" w:color="auto"/>
            <w:bottom w:val="none" w:sz="0" w:space="0" w:color="auto"/>
            <w:right w:val="none" w:sz="0" w:space="0" w:color="auto"/>
          </w:divBdr>
        </w:div>
        <w:div w:id="1890266377">
          <w:marLeft w:val="640"/>
          <w:marRight w:val="0"/>
          <w:marTop w:val="0"/>
          <w:marBottom w:val="0"/>
          <w:divBdr>
            <w:top w:val="none" w:sz="0" w:space="0" w:color="auto"/>
            <w:left w:val="none" w:sz="0" w:space="0" w:color="auto"/>
            <w:bottom w:val="none" w:sz="0" w:space="0" w:color="auto"/>
            <w:right w:val="none" w:sz="0" w:space="0" w:color="auto"/>
          </w:divBdr>
        </w:div>
        <w:div w:id="1933976282">
          <w:marLeft w:val="640"/>
          <w:marRight w:val="0"/>
          <w:marTop w:val="0"/>
          <w:marBottom w:val="0"/>
          <w:divBdr>
            <w:top w:val="none" w:sz="0" w:space="0" w:color="auto"/>
            <w:left w:val="none" w:sz="0" w:space="0" w:color="auto"/>
            <w:bottom w:val="none" w:sz="0" w:space="0" w:color="auto"/>
            <w:right w:val="none" w:sz="0" w:space="0" w:color="auto"/>
          </w:divBdr>
        </w:div>
        <w:div w:id="1937787872">
          <w:marLeft w:val="640"/>
          <w:marRight w:val="0"/>
          <w:marTop w:val="0"/>
          <w:marBottom w:val="0"/>
          <w:divBdr>
            <w:top w:val="none" w:sz="0" w:space="0" w:color="auto"/>
            <w:left w:val="none" w:sz="0" w:space="0" w:color="auto"/>
            <w:bottom w:val="none" w:sz="0" w:space="0" w:color="auto"/>
            <w:right w:val="none" w:sz="0" w:space="0" w:color="auto"/>
          </w:divBdr>
        </w:div>
        <w:div w:id="1946039159">
          <w:marLeft w:val="640"/>
          <w:marRight w:val="0"/>
          <w:marTop w:val="0"/>
          <w:marBottom w:val="0"/>
          <w:divBdr>
            <w:top w:val="none" w:sz="0" w:space="0" w:color="auto"/>
            <w:left w:val="none" w:sz="0" w:space="0" w:color="auto"/>
            <w:bottom w:val="none" w:sz="0" w:space="0" w:color="auto"/>
            <w:right w:val="none" w:sz="0" w:space="0" w:color="auto"/>
          </w:divBdr>
        </w:div>
        <w:div w:id="1950308527">
          <w:marLeft w:val="640"/>
          <w:marRight w:val="0"/>
          <w:marTop w:val="0"/>
          <w:marBottom w:val="0"/>
          <w:divBdr>
            <w:top w:val="none" w:sz="0" w:space="0" w:color="auto"/>
            <w:left w:val="none" w:sz="0" w:space="0" w:color="auto"/>
            <w:bottom w:val="none" w:sz="0" w:space="0" w:color="auto"/>
            <w:right w:val="none" w:sz="0" w:space="0" w:color="auto"/>
          </w:divBdr>
        </w:div>
        <w:div w:id="1973948049">
          <w:marLeft w:val="640"/>
          <w:marRight w:val="0"/>
          <w:marTop w:val="0"/>
          <w:marBottom w:val="0"/>
          <w:divBdr>
            <w:top w:val="none" w:sz="0" w:space="0" w:color="auto"/>
            <w:left w:val="none" w:sz="0" w:space="0" w:color="auto"/>
            <w:bottom w:val="none" w:sz="0" w:space="0" w:color="auto"/>
            <w:right w:val="none" w:sz="0" w:space="0" w:color="auto"/>
          </w:divBdr>
        </w:div>
        <w:div w:id="1976910500">
          <w:marLeft w:val="640"/>
          <w:marRight w:val="0"/>
          <w:marTop w:val="0"/>
          <w:marBottom w:val="0"/>
          <w:divBdr>
            <w:top w:val="none" w:sz="0" w:space="0" w:color="auto"/>
            <w:left w:val="none" w:sz="0" w:space="0" w:color="auto"/>
            <w:bottom w:val="none" w:sz="0" w:space="0" w:color="auto"/>
            <w:right w:val="none" w:sz="0" w:space="0" w:color="auto"/>
          </w:divBdr>
        </w:div>
        <w:div w:id="1980258144">
          <w:marLeft w:val="640"/>
          <w:marRight w:val="0"/>
          <w:marTop w:val="0"/>
          <w:marBottom w:val="0"/>
          <w:divBdr>
            <w:top w:val="none" w:sz="0" w:space="0" w:color="auto"/>
            <w:left w:val="none" w:sz="0" w:space="0" w:color="auto"/>
            <w:bottom w:val="none" w:sz="0" w:space="0" w:color="auto"/>
            <w:right w:val="none" w:sz="0" w:space="0" w:color="auto"/>
          </w:divBdr>
        </w:div>
        <w:div w:id="1987316323">
          <w:marLeft w:val="640"/>
          <w:marRight w:val="0"/>
          <w:marTop w:val="0"/>
          <w:marBottom w:val="0"/>
          <w:divBdr>
            <w:top w:val="none" w:sz="0" w:space="0" w:color="auto"/>
            <w:left w:val="none" w:sz="0" w:space="0" w:color="auto"/>
            <w:bottom w:val="none" w:sz="0" w:space="0" w:color="auto"/>
            <w:right w:val="none" w:sz="0" w:space="0" w:color="auto"/>
          </w:divBdr>
        </w:div>
        <w:div w:id="1987778442">
          <w:marLeft w:val="640"/>
          <w:marRight w:val="0"/>
          <w:marTop w:val="0"/>
          <w:marBottom w:val="0"/>
          <w:divBdr>
            <w:top w:val="none" w:sz="0" w:space="0" w:color="auto"/>
            <w:left w:val="none" w:sz="0" w:space="0" w:color="auto"/>
            <w:bottom w:val="none" w:sz="0" w:space="0" w:color="auto"/>
            <w:right w:val="none" w:sz="0" w:space="0" w:color="auto"/>
          </w:divBdr>
        </w:div>
        <w:div w:id="1993437342">
          <w:marLeft w:val="640"/>
          <w:marRight w:val="0"/>
          <w:marTop w:val="0"/>
          <w:marBottom w:val="0"/>
          <w:divBdr>
            <w:top w:val="none" w:sz="0" w:space="0" w:color="auto"/>
            <w:left w:val="none" w:sz="0" w:space="0" w:color="auto"/>
            <w:bottom w:val="none" w:sz="0" w:space="0" w:color="auto"/>
            <w:right w:val="none" w:sz="0" w:space="0" w:color="auto"/>
          </w:divBdr>
        </w:div>
        <w:div w:id="1999382590">
          <w:marLeft w:val="640"/>
          <w:marRight w:val="0"/>
          <w:marTop w:val="0"/>
          <w:marBottom w:val="0"/>
          <w:divBdr>
            <w:top w:val="none" w:sz="0" w:space="0" w:color="auto"/>
            <w:left w:val="none" w:sz="0" w:space="0" w:color="auto"/>
            <w:bottom w:val="none" w:sz="0" w:space="0" w:color="auto"/>
            <w:right w:val="none" w:sz="0" w:space="0" w:color="auto"/>
          </w:divBdr>
        </w:div>
        <w:div w:id="2001763054">
          <w:marLeft w:val="640"/>
          <w:marRight w:val="0"/>
          <w:marTop w:val="0"/>
          <w:marBottom w:val="0"/>
          <w:divBdr>
            <w:top w:val="none" w:sz="0" w:space="0" w:color="auto"/>
            <w:left w:val="none" w:sz="0" w:space="0" w:color="auto"/>
            <w:bottom w:val="none" w:sz="0" w:space="0" w:color="auto"/>
            <w:right w:val="none" w:sz="0" w:space="0" w:color="auto"/>
          </w:divBdr>
        </w:div>
        <w:div w:id="2004775822">
          <w:marLeft w:val="640"/>
          <w:marRight w:val="0"/>
          <w:marTop w:val="0"/>
          <w:marBottom w:val="0"/>
          <w:divBdr>
            <w:top w:val="none" w:sz="0" w:space="0" w:color="auto"/>
            <w:left w:val="none" w:sz="0" w:space="0" w:color="auto"/>
            <w:bottom w:val="none" w:sz="0" w:space="0" w:color="auto"/>
            <w:right w:val="none" w:sz="0" w:space="0" w:color="auto"/>
          </w:divBdr>
        </w:div>
        <w:div w:id="2015910411">
          <w:marLeft w:val="640"/>
          <w:marRight w:val="0"/>
          <w:marTop w:val="0"/>
          <w:marBottom w:val="0"/>
          <w:divBdr>
            <w:top w:val="none" w:sz="0" w:space="0" w:color="auto"/>
            <w:left w:val="none" w:sz="0" w:space="0" w:color="auto"/>
            <w:bottom w:val="none" w:sz="0" w:space="0" w:color="auto"/>
            <w:right w:val="none" w:sz="0" w:space="0" w:color="auto"/>
          </w:divBdr>
        </w:div>
        <w:div w:id="2040542823">
          <w:marLeft w:val="640"/>
          <w:marRight w:val="0"/>
          <w:marTop w:val="0"/>
          <w:marBottom w:val="0"/>
          <w:divBdr>
            <w:top w:val="none" w:sz="0" w:space="0" w:color="auto"/>
            <w:left w:val="none" w:sz="0" w:space="0" w:color="auto"/>
            <w:bottom w:val="none" w:sz="0" w:space="0" w:color="auto"/>
            <w:right w:val="none" w:sz="0" w:space="0" w:color="auto"/>
          </w:divBdr>
        </w:div>
        <w:div w:id="2055234881">
          <w:marLeft w:val="640"/>
          <w:marRight w:val="0"/>
          <w:marTop w:val="0"/>
          <w:marBottom w:val="0"/>
          <w:divBdr>
            <w:top w:val="none" w:sz="0" w:space="0" w:color="auto"/>
            <w:left w:val="none" w:sz="0" w:space="0" w:color="auto"/>
            <w:bottom w:val="none" w:sz="0" w:space="0" w:color="auto"/>
            <w:right w:val="none" w:sz="0" w:space="0" w:color="auto"/>
          </w:divBdr>
        </w:div>
        <w:div w:id="2056150170">
          <w:marLeft w:val="640"/>
          <w:marRight w:val="0"/>
          <w:marTop w:val="0"/>
          <w:marBottom w:val="0"/>
          <w:divBdr>
            <w:top w:val="none" w:sz="0" w:space="0" w:color="auto"/>
            <w:left w:val="none" w:sz="0" w:space="0" w:color="auto"/>
            <w:bottom w:val="none" w:sz="0" w:space="0" w:color="auto"/>
            <w:right w:val="none" w:sz="0" w:space="0" w:color="auto"/>
          </w:divBdr>
        </w:div>
        <w:div w:id="2057586592">
          <w:marLeft w:val="640"/>
          <w:marRight w:val="0"/>
          <w:marTop w:val="0"/>
          <w:marBottom w:val="0"/>
          <w:divBdr>
            <w:top w:val="none" w:sz="0" w:space="0" w:color="auto"/>
            <w:left w:val="none" w:sz="0" w:space="0" w:color="auto"/>
            <w:bottom w:val="none" w:sz="0" w:space="0" w:color="auto"/>
            <w:right w:val="none" w:sz="0" w:space="0" w:color="auto"/>
          </w:divBdr>
        </w:div>
        <w:div w:id="2063091719">
          <w:marLeft w:val="640"/>
          <w:marRight w:val="0"/>
          <w:marTop w:val="0"/>
          <w:marBottom w:val="0"/>
          <w:divBdr>
            <w:top w:val="none" w:sz="0" w:space="0" w:color="auto"/>
            <w:left w:val="none" w:sz="0" w:space="0" w:color="auto"/>
            <w:bottom w:val="none" w:sz="0" w:space="0" w:color="auto"/>
            <w:right w:val="none" w:sz="0" w:space="0" w:color="auto"/>
          </w:divBdr>
        </w:div>
        <w:div w:id="2074309662">
          <w:marLeft w:val="640"/>
          <w:marRight w:val="0"/>
          <w:marTop w:val="0"/>
          <w:marBottom w:val="0"/>
          <w:divBdr>
            <w:top w:val="none" w:sz="0" w:space="0" w:color="auto"/>
            <w:left w:val="none" w:sz="0" w:space="0" w:color="auto"/>
            <w:bottom w:val="none" w:sz="0" w:space="0" w:color="auto"/>
            <w:right w:val="none" w:sz="0" w:space="0" w:color="auto"/>
          </w:divBdr>
        </w:div>
        <w:div w:id="2100322687">
          <w:marLeft w:val="640"/>
          <w:marRight w:val="0"/>
          <w:marTop w:val="0"/>
          <w:marBottom w:val="0"/>
          <w:divBdr>
            <w:top w:val="none" w:sz="0" w:space="0" w:color="auto"/>
            <w:left w:val="none" w:sz="0" w:space="0" w:color="auto"/>
            <w:bottom w:val="none" w:sz="0" w:space="0" w:color="auto"/>
            <w:right w:val="none" w:sz="0" w:space="0" w:color="auto"/>
          </w:divBdr>
        </w:div>
        <w:div w:id="2106221617">
          <w:marLeft w:val="640"/>
          <w:marRight w:val="0"/>
          <w:marTop w:val="0"/>
          <w:marBottom w:val="0"/>
          <w:divBdr>
            <w:top w:val="none" w:sz="0" w:space="0" w:color="auto"/>
            <w:left w:val="none" w:sz="0" w:space="0" w:color="auto"/>
            <w:bottom w:val="none" w:sz="0" w:space="0" w:color="auto"/>
            <w:right w:val="none" w:sz="0" w:space="0" w:color="auto"/>
          </w:divBdr>
        </w:div>
        <w:div w:id="2106607348">
          <w:marLeft w:val="640"/>
          <w:marRight w:val="0"/>
          <w:marTop w:val="0"/>
          <w:marBottom w:val="0"/>
          <w:divBdr>
            <w:top w:val="none" w:sz="0" w:space="0" w:color="auto"/>
            <w:left w:val="none" w:sz="0" w:space="0" w:color="auto"/>
            <w:bottom w:val="none" w:sz="0" w:space="0" w:color="auto"/>
            <w:right w:val="none" w:sz="0" w:space="0" w:color="auto"/>
          </w:divBdr>
        </w:div>
        <w:div w:id="2110619316">
          <w:marLeft w:val="640"/>
          <w:marRight w:val="0"/>
          <w:marTop w:val="0"/>
          <w:marBottom w:val="0"/>
          <w:divBdr>
            <w:top w:val="none" w:sz="0" w:space="0" w:color="auto"/>
            <w:left w:val="none" w:sz="0" w:space="0" w:color="auto"/>
            <w:bottom w:val="none" w:sz="0" w:space="0" w:color="auto"/>
            <w:right w:val="none" w:sz="0" w:space="0" w:color="auto"/>
          </w:divBdr>
        </w:div>
        <w:div w:id="2112817265">
          <w:marLeft w:val="640"/>
          <w:marRight w:val="0"/>
          <w:marTop w:val="0"/>
          <w:marBottom w:val="0"/>
          <w:divBdr>
            <w:top w:val="none" w:sz="0" w:space="0" w:color="auto"/>
            <w:left w:val="none" w:sz="0" w:space="0" w:color="auto"/>
            <w:bottom w:val="none" w:sz="0" w:space="0" w:color="auto"/>
            <w:right w:val="none" w:sz="0" w:space="0" w:color="auto"/>
          </w:divBdr>
        </w:div>
        <w:div w:id="2125152395">
          <w:marLeft w:val="640"/>
          <w:marRight w:val="0"/>
          <w:marTop w:val="0"/>
          <w:marBottom w:val="0"/>
          <w:divBdr>
            <w:top w:val="none" w:sz="0" w:space="0" w:color="auto"/>
            <w:left w:val="none" w:sz="0" w:space="0" w:color="auto"/>
            <w:bottom w:val="none" w:sz="0" w:space="0" w:color="auto"/>
            <w:right w:val="none" w:sz="0" w:space="0" w:color="auto"/>
          </w:divBdr>
        </w:div>
        <w:div w:id="2127845118">
          <w:marLeft w:val="640"/>
          <w:marRight w:val="0"/>
          <w:marTop w:val="0"/>
          <w:marBottom w:val="0"/>
          <w:divBdr>
            <w:top w:val="none" w:sz="0" w:space="0" w:color="auto"/>
            <w:left w:val="none" w:sz="0" w:space="0" w:color="auto"/>
            <w:bottom w:val="none" w:sz="0" w:space="0" w:color="auto"/>
            <w:right w:val="none" w:sz="0" w:space="0" w:color="auto"/>
          </w:divBdr>
        </w:div>
        <w:div w:id="2132241610">
          <w:marLeft w:val="640"/>
          <w:marRight w:val="0"/>
          <w:marTop w:val="0"/>
          <w:marBottom w:val="0"/>
          <w:divBdr>
            <w:top w:val="none" w:sz="0" w:space="0" w:color="auto"/>
            <w:left w:val="none" w:sz="0" w:space="0" w:color="auto"/>
            <w:bottom w:val="none" w:sz="0" w:space="0" w:color="auto"/>
            <w:right w:val="none" w:sz="0" w:space="0" w:color="auto"/>
          </w:divBdr>
        </w:div>
        <w:div w:id="2143185476">
          <w:marLeft w:val="640"/>
          <w:marRight w:val="0"/>
          <w:marTop w:val="0"/>
          <w:marBottom w:val="0"/>
          <w:divBdr>
            <w:top w:val="none" w:sz="0" w:space="0" w:color="auto"/>
            <w:left w:val="none" w:sz="0" w:space="0" w:color="auto"/>
            <w:bottom w:val="none" w:sz="0" w:space="0" w:color="auto"/>
            <w:right w:val="none" w:sz="0" w:space="0" w:color="auto"/>
          </w:divBdr>
        </w:div>
      </w:divsChild>
    </w:div>
    <w:div w:id="1541355798">
      <w:marLeft w:val="640"/>
      <w:marRight w:val="0"/>
      <w:marTop w:val="0"/>
      <w:marBottom w:val="0"/>
      <w:divBdr>
        <w:top w:val="none" w:sz="0" w:space="0" w:color="auto"/>
        <w:left w:val="none" w:sz="0" w:space="0" w:color="auto"/>
        <w:bottom w:val="none" w:sz="0" w:space="0" w:color="auto"/>
        <w:right w:val="none" w:sz="0" w:space="0" w:color="auto"/>
      </w:divBdr>
    </w:div>
    <w:div w:id="1542011515">
      <w:bodyDiv w:val="1"/>
      <w:marLeft w:val="0"/>
      <w:marRight w:val="0"/>
      <w:marTop w:val="0"/>
      <w:marBottom w:val="0"/>
      <w:divBdr>
        <w:top w:val="none" w:sz="0" w:space="0" w:color="auto"/>
        <w:left w:val="none" w:sz="0" w:space="0" w:color="auto"/>
        <w:bottom w:val="none" w:sz="0" w:space="0" w:color="auto"/>
        <w:right w:val="none" w:sz="0" w:space="0" w:color="auto"/>
      </w:divBdr>
    </w:div>
    <w:div w:id="1542865142">
      <w:marLeft w:val="640"/>
      <w:marRight w:val="0"/>
      <w:marTop w:val="0"/>
      <w:marBottom w:val="0"/>
      <w:divBdr>
        <w:top w:val="none" w:sz="0" w:space="0" w:color="auto"/>
        <w:left w:val="none" w:sz="0" w:space="0" w:color="auto"/>
        <w:bottom w:val="none" w:sz="0" w:space="0" w:color="auto"/>
        <w:right w:val="none" w:sz="0" w:space="0" w:color="auto"/>
      </w:divBdr>
    </w:div>
    <w:div w:id="1542983012">
      <w:marLeft w:val="640"/>
      <w:marRight w:val="0"/>
      <w:marTop w:val="0"/>
      <w:marBottom w:val="0"/>
      <w:divBdr>
        <w:top w:val="none" w:sz="0" w:space="0" w:color="auto"/>
        <w:left w:val="none" w:sz="0" w:space="0" w:color="auto"/>
        <w:bottom w:val="none" w:sz="0" w:space="0" w:color="auto"/>
        <w:right w:val="none" w:sz="0" w:space="0" w:color="auto"/>
      </w:divBdr>
    </w:div>
    <w:div w:id="1543058700">
      <w:marLeft w:val="640"/>
      <w:marRight w:val="0"/>
      <w:marTop w:val="0"/>
      <w:marBottom w:val="0"/>
      <w:divBdr>
        <w:top w:val="none" w:sz="0" w:space="0" w:color="auto"/>
        <w:left w:val="none" w:sz="0" w:space="0" w:color="auto"/>
        <w:bottom w:val="none" w:sz="0" w:space="0" w:color="auto"/>
        <w:right w:val="none" w:sz="0" w:space="0" w:color="auto"/>
      </w:divBdr>
    </w:div>
    <w:div w:id="1543396638">
      <w:marLeft w:val="640"/>
      <w:marRight w:val="0"/>
      <w:marTop w:val="0"/>
      <w:marBottom w:val="0"/>
      <w:divBdr>
        <w:top w:val="none" w:sz="0" w:space="0" w:color="auto"/>
        <w:left w:val="none" w:sz="0" w:space="0" w:color="auto"/>
        <w:bottom w:val="none" w:sz="0" w:space="0" w:color="auto"/>
        <w:right w:val="none" w:sz="0" w:space="0" w:color="auto"/>
      </w:divBdr>
    </w:div>
    <w:div w:id="1544711675">
      <w:marLeft w:val="640"/>
      <w:marRight w:val="0"/>
      <w:marTop w:val="0"/>
      <w:marBottom w:val="0"/>
      <w:divBdr>
        <w:top w:val="none" w:sz="0" w:space="0" w:color="auto"/>
        <w:left w:val="none" w:sz="0" w:space="0" w:color="auto"/>
        <w:bottom w:val="none" w:sz="0" w:space="0" w:color="auto"/>
        <w:right w:val="none" w:sz="0" w:space="0" w:color="auto"/>
      </w:divBdr>
    </w:div>
    <w:div w:id="1545100654">
      <w:marLeft w:val="640"/>
      <w:marRight w:val="0"/>
      <w:marTop w:val="0"/>
      <w:marBottom w:val="0"/>
      <w:divBdr>
        <w:top w:val="none" w:sz="0" w:space="0" w:color="auto"/>
        <w:left w:val="none" w:sz="0" w:space="0" w:color="auto"/>
        <w:bottom w:val="none" w:sz="0" w:space="0" w:color="auto"/>
        <w:right w:val="none" w:sz="0" w:space="0" w:color="auto"/>
      </w:divBdr>
    </w:div>
    <w:div w:id="1546286562">
      <w:marLeft w:val="640"/>
      <w:marRight w:val="0"/>
      <w:marTop w:val="0"/>
      <w:marBottom w:val="0"/>
      <w:divBdr>
        <w:top w:val="none" w:sz="0" w:space="0" w:color="auto"/>
        <w:left w:val="none" w:sz="0" w:space="0" w:color="auto"/>
        <w:bottom w:val="none" w:sz="0" w:space="0" w:color="auto"/>
        <w:right w:val="none" w:sz="0" w:space="0" w:color="auto"/>
      </w:divBdr>
    </w:div>
    <w:div w:id="1546327437">
      <w:marLeft w:val="640"/>
      <w:marRight w:val="0"/>
      <w:marTop w:val="0"/>
      <w:marBottom w:val="0"/>
      <w:divBdr>
        <w:top w:val="none" w:sz="0" w:space="0" w:color="auto"/>
        <w:left w:val="none" w:sz="0" w:space="0" w:color="auto"/>
        <w:bottom w:val="none" w:sz="0" w:space="0" w:color="auto"/>
        <w:right w:val="none" w:sz="0" w:space="0" w:color="auto"/>
      </w:divBdr>
    </w:div>
    <w:div w:id="1546520421">
      <w:marLeft w:val="640"/>
      <w:marRight w:val="0"/>
      <w:marTop w:val="0"/>
      <w:marBottom w:val="0"/>
      <w:divBdr>
        <w:top w:val="none" w:sz="0" w:space="0" w:color="auto"/>
        <w:left w:val="none" w:sz="0" w:space="0" w:color="auto"/>
        <w:bottom w:val="none" w:sz="0" w:space="0" w:color="auto"/>
        <w:right w:val="none" w:sz="0" w:space="0" w:color="auto"/>
      </w:divBdr>
    </w:div>
    <w:div w:id="1547794199">
      <w:marLeft w:val="640"/>
      <w:marRight w:val="0"/>
      <w:marTop w:val="0"/>
      <w:marBottom w:val="0"/>
      <w:divBdr>
        <w:top w:val="none" w:sz="0" w:space="0" w:color="auto"/>
        <w:left w:val="none" w:sz="0" w:space="0" w:color="auto"/>
        <w:bottom w:val="none" w:sz="0" w:space="0" w:color="auto"/>
        <w:right w:val="none" w:sz="0" w:space="0" w:color="auto"/>
      </w:divBdr>
    </w:div>
    <w:div w:id="1548838065">
      <w:marLeft w:val="640"/>
      <w:marRight w:val="0"/>
      <w:marTop w:val="0"/>
      <w:marBottom w:val="0"/>
      <w:divBdr>
        <w:top w:val="none" w:sz="0" w:space="0" w:color="auto"/>
        <w:left w:val="none" w:sz="0" w:space="0" w:color="auto"/>
        <w:bottom w:val="none" w:sz="0" w:space="0" w:color="auto"/>
        <w:right w:val="none" w:sz="0" w:space="0" w:color="auto"/>
      </w:divBdr>
    </w:div>
    <w:div w:id="1548878876">
      <w:marLeft w:val="640"/>
      <w:marRight w:val="0"/>
      <w:marTop w:val="0"/>
      <w:marBottom w:val="0"/>
      <w:divBdr>
        <w:top w:val="none" w:sz="0" w:space="0" w:color="auto"/>
        <w:left w:val="none" w:sz="0" w:space="0" w:color="auto"/>
        <w:bottom w:val="none" w:sz="0" w:space="0" w:color="auto"/>
        <w:right w:val="none" w:sz="0" w:space="0" w:color="auto"/>
      </w:divBdr>
    </w:div>
    <w:div w:id="1549103896">
      <w:marLeft w:val="640"/>
      <w:marRight w:val="0"/>
      <w:marTop w:val="0"/>
      <w:marBottom w:val="0"/>
      <w:divBdr>
        <w:top w:val="none" w:sz="0" w:space="0" w:color="auto"/>
        <w:left w:val="none" w:sz="0" w:space="0" w:color="auto"/>
        <w:bottom w:val="none" w:sz="0" w:space="0" w:color="auto"/>
        <w:right w:val="none" w:sz="0" w:space="0" w:color="auto"/>
      </w:divBdr>
    </w:div>
    <w:div w:id="1549338166">
      <w:marLeft w:val="640"/>
      <w:marRight w:val="0"/>
      <w:marTop w:val="0"/>
      <w:marBottom w:val="0"/>
      <w:divBdr>
        <w:top w:val="none" w:sz="0" w:space="0" w:color="auto"/>
        <w:left w:val="none" w:sz="0" w:space="0" w:color="auto"/>
        <w:bottom w:val="none" w:sz="0" w:space="0" w:color="auto"/>
        <w:right w:val="none" w:sz="0" w:space="0" w:color="auto"/>
      </w:divBdr>
    </w:div>
    <w:div w:id="1549537140">
      <w:marLeft w:val="640"/>
      <w:marRight w:val="0"/>
      <w:marTop w:val="0"/>
      <w:marBottom w:val="0"/>
      <w:divBdr>
        <w:top w:val="none" w:sz="0" w:space="0" w:color="auto"/>
        <w:left w:val="none" w:sz="0" w:space="0" w:color="auto"/>
        <w:bottom w:val="none" w:sz="0" w:space="0" w:color="auto"/>
        <w:right w:val="none" w:sz="0" w:space="0" w:color="auto"/>
      </w:divBdr>
    </w:div>
    <w:div w:id="1550145365">
      <w:marLeft w:val="640"/>
      <w:marRight w:val="0"/>
      <w:marTop w:val="0"/>
      <w:marBottom w:val="0"/>
      <w:divBdr>
        <w:top w:val="none" w:sz="0" w:space="0" w:color="auto"/>
        <w:left w:val="none" w:sz="0" w:space="0" w:color="auto"/>
        <w:bottom w:val="none" w:sz="0" w:space="0" w:color="auto"/>
        <w:right w:val="none" w:sz="0" w:space="0" w:color="auto"/>
      </w:divBdr>
    </w:div>
    <w:div w:id="1550803391">
      <w:marLeft w:val="640"/>
      <w:marRight w:val="0"/>
      <w:marTop w:val="0"/>
      <w:marBottom w:val="0"/>
      <w:divBdr>
        <w:top w:val="none" w:sz="0" w:space="0" w:color="auto"/>
        <w:left w:val="none" w:sz="0" w:space="0" w:color="auto"/>
        <w:bottom w:val="none" w:sz="0" w:space="0" w:color="auto"/>
        <w:right w:val="none" w:sz="0" w:space="0" w:color="auto"/>
      </w:divBdr>
    </w:div>
    <w:div w:id="1550803819">
      <w:marLeft w:val="640"/>
      <w:marRight w:val="0"/>
      <w:marTop w:val="0"/>
      <w:marBottom w:val="0"/>
      <w:divBdr>
        <w:top w:val="none" w:sz="0" w:space="0" w:color="auto"/>
        <w:left w:val="none" w:sz="0" w:space="0" w:color="auto"/>
        <w:bottom w:val="none" w:sz="0" w:space="0" w:color="auto"/>
        <w:right w:val="none" w:sz="0" w:space="0" w:color="auto"/>
      </w:divBdr>
    </w:div>
    <w:div w:id="1550993185">
      <w:marLeft w:val="640"/>
      <w:marRight w:val="0"/>
      <w:marTop w:val="0"/>
      <w:marBottom w:val="0"/>
      <w:divBdr>
        <w:top w:val="none" w:sz="0" w:space="0" w:color="auto"/>
        <w:left w:val="none" w:sz="0" w:space="0" w:color="auto"/>
        <w:bottom w:val="none" w:sz="0" w:space="0" w:color="auto"/>
        <w:right w:val="none" w:sz="0" w:space="0" w:color="auto"/>
      </w:divBdr>
    </w:div>
    <w:div w:id="1550997414">
      <w:marLeft w:val="640"/>
      <w:marRight w:val="0"/>
      <w:marTop w:val="0"/>
      <w:marBottom w:val="0"/>
      <w:divBdr>
        <w:top w:val="none" w:sz="0" w:space="0" w:color="auto"/>
        <w:left w:val="none" w:sz="0" w:space="0" w:color="auto"/>
        <w:bottom w:val="none" w:sz="0" w:space="0" w:color="auto"/>
        <w:right w:val="none" w:sz="0" w:space="0" w:color="auto"/>
      </w:divBdr>
    </w:div>
    <w:div w:id="1552036861">
      <w:marLeft w:val="640"/>
      <w:marRight w:val="0"/>
      <w:marTop w:val="0"/>
      <w:marBottom w:val="0"/>
      <w:divBdr>
        <w:top w:val="none" w:sz="0" w:space="0" w:color="auto"/>
        <w:left w:val="none" w:sz="0" w:space="0" w:color="auto"/>
        <w:bottom w:val="none" w:sz="0" w:space="0" w:color="auto"/>
        <w:right w:val="none" w:sz="0" w:space="0" w:color="auto"/>
      </w:divBdr>
    </w:div>
    <w:div w:id="1552229219">
      <w:marLeft w:val="640"/>
      <w:marRight w:val="0"/>
      <w:marTop w:val="0"/>
      <w:marBottom w:val="0"/>
      <w:divBdr>
        <w:top w:val="none" w:sz="0" w:space="0" w:color="auto"/>
        <w:left w:val="none" w:sz="0" w:space="0" w:color="auto"/>
        <w:bottom w:val="none" w:sz="0" w:space="0" w:color="auto"/>
        <w:right w:val="none" w:sz="0" w:space="0" w:color="auto"/>
      </w:divBdr>
    </w:div>
    <w:div w:id="1552497102">
      <w:marLeft w:val="640"/>
      <w:marRight w:val="0"/>
      <w:marTop w:val="0"/>
      <w:marBottom w:val="0"/>
      <w:divBdr>
        <w:top w:val="none" w:sz="0" w:space="0" w:color="auto"/>
        <w:left w:val="none" w:sz="0" w:space="0" w:color="auto"/>
        <w:bottom w:val="none" w:sz="0" w:space="0" w:color="auto"/>
        <w:right w:val="none" w:sz="0" w:space="0" w:color="auto"/>
      </w:divBdr>
    </w:div>
    <w:div w:id="1552574468">
      <w:marLeft w:val="640"/>
      <w:marRight w:val="0"/>
      <w:marTop w:val="0"/>
      <w:marBottom w:val="0"/>
      <w:divBdr>
        <w:top w:val="none" w:sz="0" w:space="0" w:color="auto"/>
        <w:left w:val="none" w:sz="0" w:space="0" w:color="auto"/>
        <w:bottom w:val="none" w:sz="0" w:space="0" w:color="auto"/>
        <w:right w:val="none" w:sz="0" w:space="0" w:color="auto"/>
      </w:divBdr>
    </w:div>
    <w:div w:id="1552838516">
      <w:marLeft w:val="640"/>
      <w:marRight w:val="0"/>
      <w:marTop w:val="0"/>
      <w:marBottom w:val="0"/>
      <w:divBdr>
        <w:top w:val="none" w:sz="0" w:space="0" w:color="auto"/>
        <w:left w:val="none" w:sz="0" w:space="0" w:color="auto"/>
        <w:bottom w:val="none" w:sz="0" w:space="0" w:color="auto"/>
        <w:right w:val="none" w:sz="0" w:space="0" w:color="auto"/>
      </w:divBdr>
    </w:div>
    <w:div w:id="1553155857">
      <w:marLeft w:val="640"/>
      <w:marRight w:val="0"/>
      <w:marTop w:val="0"/>
      <w:marBottom w:val="0"/>
      <w:divBdr>
        <w:top w:val="none" w:sz="0" w:space="0" w:color="auto"/>
        <w:left w:val="none" w:sz="0" w:space="0" w:color="auto"/>
        <w:bottom w:val="none" w:sz="0" w:space="0" w:color="auto"/>
        <w:right w:val="none" w:sz="0" w:space="0" w:color="auto"/>
      </w:divBdr>
    </w:div>
    <w:div w:id="1553422561">
      <w:marLeft w:val="640"/>
      <w:marRight w:val="0"/>
      <w:marTop w:val="0"/>
      <w:marBottom w:val="0"/>
      <w:divBdr>
        <w:top w:val="none" w:sz="0" w:space="0" w:color="auto"/>
        <w:left w:val="none" w:sz="0" w:space="0" w:color="auto"/>
        <w:bottom w:val="none" w:sz="0" w:space="0" w:color="auto"/>
        <w:right w:val="none" w:sz="0" w:space="0" w:color="auto"/>
      </w:divBdr>
    </w:div>
    <w:div w:id="1553496383">
      <w:marLeft w:val="640"/>
      <w:marRight w:val="0"/>
      <w:marTop w:val="0"/>
      <w:marBottom w:val="0"/>
      <w:divBdr>
        <w:top w:val="none" w:sz="0" w:space="0" w:color="auto"/>
        <w:left w:val="none" w:sz="0" w:space="0" w:color="auto"/>
        <w:bottom w:val="none" w:sz="0" w:space="0" w:color="auto"/>
        <w:right w:val="none" w:sz="0" w:space="0" w:color="auto"/>
      </w:divBdr>
    </w:div>
    <w:div w:id="1553925269">
      <w:marLeft w:val="640"/>
      <w:marRight w:val="0"/>
      <w:marTop w:val="0"/>
      <w:marBottom w:val="0"/>
      <w:divBdr>
        <w:top w:val="none" w:sz="0" w:space="0" w:color="auto"/>
        <w:left w:val="none" w:sz="0" w:space="0" w:color="auto"/>
        <w:bottom w:val="none" w:sz="0" w:space="0" w:color="auto"/>
        <w:right w:val="none" w:sz="0" w:space="0" w:color="auto"/>
      </w:divBdr>
    </w:div>
    <w:div w:id="1554467001">
      <w:marLeft w:val="640"/>
      <w:marRight w:val="0"/>
      <w:marTop w:val="0"/>
      <w:marBottom w:val="0"/>
      <w:divBdr>
        <w:top w:val="none" w:sz="0" w:space="0" w:color="auto"/>
        <w:left w:val="none" w:sz="0" w:space="0" w:color="auto"/>
        <w:bottom w:val="none" w:sz="0" w:space="0" w:color="auto"/>
        <w:right w:val="none" w:sz="0" w:space="0" w:color="auto"/>
      </w:divBdr>
    </w:div>
    <w:div w:id="1554583586">
      <w:marLeft w:val="640"/>
      <w:marRight w:val="0"/>
      <w:marTop w:val="0"/>
      <w:marBottom w:val="0"/>
      <w:divBdr>
        <w:top w:val="none" w:sz="0" w:space="0" w:color="auto"/>
        <w:left w:val="none" w:sz="0" w:space="0" w:color="auto"/>
        <w:bottom w:val="none" w:sz="0" w:space="0" w:color="auto"/>
        <w:right w:val="none" w:sz="0" w:space="0" w:color="auto"/>
      </w:divBdr>
    </w:div>
    <w:div w:id="1555697734">
      <w:marLeft w:val="640"/>
      <w:marRight w:val="0"/>
      <w:marTop w:val="0"/>
      <w:marBottom w:val="0"/>
      <w:divBdr>
        <w:top w:val="none" w:sz="0" w:space="0" w:color="auto"/>
        <w:left w:val="none" w:sz="0" w:space="0" w:color="auto"/>
        <w:bottom w:val="none" w:sz="0" w:space="0" w:color="auto"/>
        <w:right w:val="none" w:sz="0" w:space="0" w:color="auto"/>
      </w:divBdr>
    </w:div>
    <w:div w:id="1556041955">
      <w:marLeft w:val="640"/>
      <w:marRight w:val="0"/>
      <w:marTop w:val="0"/>
      <w:marBottom w:val="0"/>
      <w:divBdr>
        <w:top w:val="none" w:sz="0" w:space="0" w:color="auto"/>
        <w:left w:val="none" w:sz="0" w:space="0" w:color="auto"/>
        <w:bottom w:val="none" w:sz="0" w:space="0" w:color="auto"/>
        <w:right w:val="none" w:sz="0" w:space="0" w:color="auto"/>
      </w:divBdr>
    </w:div>
    <w:div w:id="1556159917">
      <w:marLeft w:val="640"/>
      <w:marRight w:val="0"/>
      <w:marTop w:val="0"/>
      <w:marBottom w:val="0"/>
      <w:divBdr>
        <w:top w:val="none" w:sz="0" w:space="0" w:color="auto"/>
        <w:left w:val="none" w:sz="0" w:space="0" w:color="auto"/>
        <w:bottom w:val="none" w:sz="0" w:space="0" w:color="auto"/>
        <w:right w:val="none" w:sz="0" w:space="0" w:color="auto"/>
      </w:divBdr>
    </w:div>
    <w:div w:id="1556232084">
      <w:marLeft w:val="640"/>
      <w:marRight w:val="0"/>
      <w:marTop w:val="0"/>
      <w:marBottom w:val="0"/>
      <w:divBdr>
        <w:top w:val="none" w:sz="0" w:space="0" w:color="auto"/>
        <w:left w:val="none" w:sz="0" w:space="0" w:color="auto"/>
        <w:bottom w:val="none" w:sz="0" w:space="0" w:color="auto"/>
        <w:right w:val="none" w:sz="0" w:space="0" w:color="auto"/>
      </w:divBdr>
    </w:div>
    <w:div w:id="1556355331">
      <w:marLeft w:val="640"/>
      <w:marRight w:val="0"/>
      <w:marTop w:val="0"/>
      <w:marBottom w:val="0"/>
      <w:divBdr>
        <w:top w:val="none" w:sz="0" w:space="0" w:color="auto"/>
        <w:left w:val="none" w:sz="0" w:space="0" w:color="auto"/>
        <w:bottom w:val="none" w:sz="0" w:space="0" w:color="auto"/>
        <w:right w:val="none" w:sz="0" w:space="0" w:color="auto"/>
      </w:divBdr>
    </w:div>
    <w:div w:id="1557742253">
      <w:marLeft w:val="640"/>
      <w:marRight w:val="0"/>
      <w:marTop w:val="0"/>
      <w:marBottom w:val="0"/>
      <w:divBdr>
        <w:top w:val="none" w:sz="0" w:space="0" w:color="auto"/>
        <w:left w:val="none" w:sz="0" w:space="0" w:color="auto"/>
        <w:bottom w:val="none" w:sz="0" w:space="0" w:color="auto"/>
        <w:right w:val="none" w:sz="0" w:space="0" w:color="auto"/>
      </w:divBdr>
    </w:div>
    <w:div w:id="1557811973">
      <w:marLeft w:val="640"/>
      <w:marRight w:val="0"/>
      <w:marTop w:val="0"/>
      <w:marBottom w:val="0"/>
      <w:divBdr>
        <w:top w:val="none" w:sz="0" w:space="0" w:color="auto"/>
        <w:left w:val="none" w:sz="0" w:space="0" w:color="auto"/>
        <w:bottom w:val="none" w:sz="0" w:space="0" w:color="auto"/>
        <w:right w:val="none" w:sz="0" w:space="0" w:color="auto"/>
      </w:divBdr>
    </w:div>
    <w:div w:id="1558204007">
      <w:marLeft w:val="640"/>
      <w:marRight w:val="0"/>
      <w:marTop w:val="0"/>
      <w:marBottom w:val="0"/>
      <w:divBdr>
        <w:top w:val="none" w:sz="0" w:space="0" w:color="auto"/>
        <w:left w:val="none" w:sz="0" w:space="0" w:color="auto"/>
        <w:bottom w:val="none" w:sz="0" w:space="0" w:color="auto"/>
        <w:right w:val="none" w:sz="0" w:space="0" w:color="auto"/>
      </w:divBdr>
    </w:div>
    <w:div w:id="1558397136">
      <w:marLeft w:val="640"/>
      <w:marRight w:val="0"/>
      <w:marTop w:val="0"/>
      <w:marBottom w:val="0"/>
      <w:divBdr>
        <w:top w:val="none" w:sz="0" w:space="0" w:color="auto"/>
        <w:left w:val="none" w:sz="0" w:space="0" w:color="auto"/>
        <w:bottom w:val="none" w:sz="0" w:space="0" w:color="auto"/>
        <w:right w:val="none" w:sz="0" w:space="0" w:color="auto"/>
      </w:divBdr>
    </w:div>
    <w:div w:id="1558466419">
      <w:marLeft w:val="640"/>
      <w:marRight w:val="0"/>
      <w:marTop w:val="0"/>
      <w:marBottom w:val="0"/>
      <w:divBdr>
        <w:top w:val="none" w:sz="0" w:space="0" w:color="auto"/>
        <w:left w:val="none" w:sz="0" w:space="0" w:color="auto"/>
        <w:bottom w:val="none" w:sz="0" w:space="0" w:color="auto"/>
        <w:right w:val="none" w:sz="0" w:space="0" w:color="auto"/>
      </w:divBdr>
    </w:div>
    <w:div w:id="1558737824">
      <w:bodyDiv w:val="1"/>
      <w:marLeft w:val="0"/>
      <w:marRight w:val="0"/>
      <w:marTop w:val="0"/>
      <w:marBottom w:val="0"/>
      <w:divBdr>
        <w:top w:val="none" w:sz="0" w:space="0" w:color="auto"/>
        <w:left w:val="none" w:sz="0" w:space="0" w:color="auto"/>
        <w:bottom w:val="none" w:sz="0" w:space="0" w:color="auto"/>
        <w:right w:val="none" w:sz="0" w:space="0" w:color="auto"/>
      </w:divBdr>
      <w:divsChild>
        <w:div w:id="1366101919">
          <w:marLeft w:val="0"/>
          <w:marRight w:val="0"/>
          <w:marTop w:val="0"/>
          <w:marBottom w:val="0"/>
          <w:divBdr>
            <w:top w:val="none" w:sz="0" w:space="0" w:color="auto"/>
            <w:left w:val="none" w:sz="0" w:space="0" w:color="auto"/>
            <w:bottom w:val="none" w:sz="0" w:space="0" w:color="auto"/>
            <w:right w:val="none" w:sz="0" w:space="0" w:color="auto"/>
          </w:divBdr>
        </w:div>
      </w:divsChild>
    </w:div>
    <w:div w:id="1559170429">
      <w:marLeft w:val="640"/>
      <w:marRight w:val="0"/>
      <w:marTop w:val="0"/>
      <w:marBottom w:val="0"/>
      <w:divBdr>
        <w:top w:val="none" w:sz="0" w:space="0" w:color="auto"/>
        <w:left w:val="none" w:sz="0" w:space="0" w:color="auto"/>
        <w:bottom w:val="none" w:sz="0" w:space="0" w:color="auto"/>
        <w:right w:val="none" w:sz="0" w:space="0" w:color="auto"/>
      </w:divBdr>
    </w:div>
    <w:div w:id="1560629929">
      <w:marLeft w:val="640"/>
      <w:marRight w:val="0"/>
      <w:marTop w:val="0"/>
      <w:marBottom w:val="0"/>
      <w:divBdr>
        <w:top w:val="none" w:sz="0" w:space="0" w:color="auto"/>
        <w:left w:val="none" w:sz="0" w:space="0" w:color="auto"/>
        <w:bottom w:val="none" w:sz="0" w:space="0" w:color="auto"/>
        <w:right w:val="none" w:sz="0" w:space="0" w:color="auto"/>
      </w:divBdr>
    </w:div>
    <w:div w:id="1561820742">
      <w:marLeft w:val="640"/>
      <w:marRight w:val="0"/>
      <w:marTop w:val="0"/>
      <w:marBottom w:val="0"/>
      <w:divBdr>
        <w:top w:val="none" w:sz="0" w:space="0" w:color="auto"/>
        <w:left w:val="none" w:sz="0" w:space="0" w:color="auto"/>
        <w:bottom w:val="none" w:sz="0" w:space="0" w:color="auto"/>
        <w:right w:val="none" w:sz="0" w:space="0" w:color="auto"/>
      </w:divBdr>
    </w:div>
    <w:div w:id="1561941372">
      <w:marLeft w:val="640"/>
      <w:marRight w:val="0"/>
      <w:marTop w:val="0"/>
      <w:marBottom w:val="0"/>
      <w:divBdr>
        <w:top w:val="none" w:sz="0" w:space="0" w:color="auto"/>
        <w:left w:val="none" w:sz="0" w:space="0" w:color="auto"/>
        <w:bottom w:val="none" w:sz="0" w:space="0" w:color="auto"/>
        <w:right w:val="none" w:sz="0" w:space="0" w:color="auto"/>
      </w:divBdr>
    </w:div>
    <w:div w:id="1561944265">
      <w:marLeft w:val="640"/>
      <w:marRight w:val="0"/>
      <w:marTop w:val="0"/>
      <w:marBottom w:val="0"/>
      <w:divBdr>
        <w:top w:val="none" w:sz="0" w:space="0" w:color="auto"/>
        <w:left w:val="none" w:sz="0" w:space="0" w:color="auto"/>
        <w:bottom w:val="none" w:sz="0" w:space="0" w:color="auto"/>
        <w:right w:val="none" w:sz="0" w:space="0" w:color="auto"/>
      </w:divBdr>
    </w:div>
    <w:div w:id="1562013617">
      <w:marLeft w:val="640"/>
      <w:marRight w:val="0"/>
      <w:marTop w:val="0"/>
      <w:marBottom w:val="0"/>
      <w:divBdr>
        <w:top w:val="none" w:sz="0" w:space="0" w:color="auto"/>
        <w:left w:val="none" w:sz="0" w:space="0" w:color="auto"/>
        <w:bottom w:val="none" w:sz="0" w:space="0" w:color="auto"/>
        <w:right w:val="none" w:sz="0" w:space="0" w:color="auto"/>
      </w:divBdr>
    </w:div>
    <w:div w:id="1562055365">
      <w:marLeft w:val="640"/>
      <w:marRight w:val="0"/>
      <w:marTop w:val="0"/>
      <w:marBottom w:val="0"/>
      <w:divBdr>
        <w:top w:val="none" w:sz="0" w:space="0" w:color="auto"/>
        <w:left w:val="none" w:sz="0" w:space="0" w:color="auto"/>
        <w:bottom w:val="none" w:sz="0" w:space="0" w:color="auto"/>
        <w:right w:val="none" w:sz="0" w:space="0" w:color="auto"/>
      </w:divBdr>
    </w:div>
    <w:div w:id="1562058554">
      <w:marLeft w:val="640"/>
      <w:marRight w:val="0"/>
      <w:marTop w:val="0"/>
      <w:marBottom w:val="0"/>
      <w:divBdr>
        <w:top w:val="none" w:sz="0" w:space="0" w:color="auto"/>
        <w:left w:val="none" w:sz="0" w:space="0" w:color="auto"/>
        <w:bottom w:val="none" w:sz="0" w:space="0" w:color="auto"/>
        <w:right w:val="none" w:sz="0" w:space="0" w:color="auto"/>
      </w:divBdr>
    </w:div>
    <w:div w:id="1562862741">
      <w:marLeft w:val="640"/>
      <w:marRight w:val="0"/>
      <w:marTop w:val="0"/>
      <w:marBottom w:val="0"/>
      <w:divBdr>
        <w:top w:val="none" w:sz="0" w:space="0" w:color="auto"/>
        <w:left w:val="none" w:sz="0" w:space="0" w:color="auto"/>
        <w:bottom w:val="none" w:sz="0" w:space="0" w:color="auto"/>
        <w:right w:val="none" w:sz="0" w:space="0" w:color="auto"/>
      </w:divBdr>
    </w:div>
    <w:div w:id="1563562167">
      <w:marLeft w:val="640"/>
      <w:marRight w:val="0"/>
      <w:marTop w:val="0"/>
      <w:marBottom w:val="0"/>
      <w:divBdr>
        <w:top w:val="none" w:sz="0" w:space="0" w:color="auto"/>
        <w:left w:val="none" w:sz="0" w:space="0" w:color="auto"/>
        <w:bottom w:val="none" w:sz="0" w:space="0" w:color="auto"/>
        <w:right w:val="none" w:sz="0" w:space="0" w:color="auto"/>
      </w:divBdr>
    </w:div>
    <w:div w:id="1563901782">
      <w:marLeft w:val="640"/>
      <w:marRight w:val="0"/>
      <w:marTop w:val="0"/>
      <w:marBottom w:val="0"/>
      <w:divBdr>
        <w:top w:val="none" w:sz="0" w:space="0" w:color="auto"/>
        <w:left w:val="none" w:sz="0" w:space="0" w:color="auto"/>
        <w:bottom w:val="none" w:sz="0" w:space="0" w:color="auto"/>
        <w:right w:val="none" w:sz="0" w:space="0" w:color="auto"/>
      </w:divBdr>
    </w:div>
    <w:div w:id="1563902514">
      <w:marLeft w:val="640"/>
      <w:marRight w:val="0"/>
      <w:marTop w:val="0"/>
      <w:marBottom w:val="0"/>
      <w:divBdr>
        <w:top w:val="none" w:sz="0" w:space="0" w:color="auto"/>
        <w:left w:val="none" w:sz="0" w:space="0" w:color="auto"/>
        <w:bottom w:val="none" w:sz="0" w:space="0" w:color="auto"/>
        <w:right w:val="none" w:sz="0" w:space="0" w:color="auto"/>
      </w:divBdr>
    </w:div>
    <w:div w:id="1564442010">
      <w:marLeft w:val="640"/>
      <w:marRight w:val="0"/>
      <w:marTop w:val="0"/>
      <w:marBottom w:val="0"/>
      <w:divBdr>
        <w:top w:val="none" w:sz="0" w:space="0" w:color="auto"/>
        <w:left w:val="none" w:sz="0" w:space="0" w:color="auto"/>
        <w:bottom w:val="none" w:sz="0" w:space="0" w:color="auto"/>
        <w:right w:val="none" w:sz="0" w:space="0" w:color="auto"/>
      </w:divBdr>
    </w:div>
    <w:div w:id="1565096803">
      <w:marLeft w:val="640"/>
      <w:marRight w:val="0"/>
      <w:marTop w:val="0"/>
      <w:marBottom w:val="0"/>
      <w:divBdr>
        <w:top w:val="none" w:sz="0" w:space="0" w:color="auto"/>
        <w:left w:val="none" w:sz="0" w:space="0" w:color="auto"/>
        <w:bottom w:val="none" w:sz="0" w:space="0" w:color="auto"/>
        <w:right w:val="none" w:sz="0" w:space="0" w:color="auto"/>
      </w:divBdr>
    </w:div>
    <w:div w:id="1565144894">
      <w:marLeft w:val="640"/>
      <w:marRight w:val="0"/>
      <w:marTop w:val="0"/>
      <w:marBottom w:val="0"/>
      <w:divBdr>
        <w:top w:val="none" w:sz="0" w:space="0" w:color="auto"/>
        <w:left w:val="none" w:sz="0" w:space="0" w:color="auto"/>
        <w:bottom w:val="none" w:sz="0" w:space="0" w:color="auto"/>
        <w:right w:val="none" w:sz="0" w:space="0" w:color="auto"/>
      </w:divBdr>
    </w:div>
    <w:div w:id="1565219175">
      <w:marLeft w:val="640"/>
      <w:marRight w:val="0"/>
      <w:marTop w:val="0"/>
      <w:marBottom w:val="0"/>
      <w:divBdr>
        <w:top w:val="none" w:sz="0" w:space="0" w:color="auto"/>
        <w:left w:val="none" w:sz="0" w:space="0" w:color="auto"/>
        <w:bottom w:val="none" w:sz="0" w:space="0" w:color="auto"/>
        <w:right w:val="none" w:sz="0" w:space="0" w:color="auto"/>
      </w:divBdr>
    </w:div>
    <w:div w:id="1565682438">
      <w:marLeft w:val="640"/>
      <w:marRight w:val="0"/>
      <w:marTop w:val="0"/>
      <w:marBottom w:val="0"/>
      <w:divBdr>
        <w:top w:val="none" w:sz="0" w:space="0" w:color="auto"/>
        <w:left w:val="none" w:sz="0" w:space="0" w:color="auto"/>
        <w:bottom w:val="none" w:sz="0" w:space="0" w:color="auto"/>
        <w:right w:val="none" w:sz="0" w:space="0" w:color="auto"/>
      </w:divBdr>
    </w:div>
    <w:div w:id="1566143967">
      <w:marLeft w:val="640"/>
      <w:marRight w:val="0"/>
      <w:marTop w:val="0"/>
      <w:marBottom w:val="0"/>
      <w:divBdr>
        <w:top w:val="none" w:sz="0" w:space="0" w:color="auto"/>
        <w:left w:val="none" w:sz="0" w:space="0" w:color="auto"/>
        <w:bottom w:val="none" w:sz="0" w:space="0" w:color="auto"/>
        <w:right w:val="none" w:sz="0" w:space="0" w:color="auto"/>
      </w:divBdr>
    </w:div>
    <w:div w:id="1566257778">
      <w:marLeft w:val="640"/>
      <w:marRight w:val="0"/>
      <w:marTop w:val="0"/>
      <w:marBottom w:val="0"/>
      <w:divBdr>
        <w:top w:val="none" w:sz="0" w:space="0" w:color="auto"/>
        <w:left w:val="none" w:sz="0" w:space="0" w:color="auto"/>
        <w:bottom w:val="none" w:sz="0" w:space="0" w:color="auto"/>
        <w:right w:val="none" w:sz="0" w:space="0" w:color="auto"/>
      </w:divBdr>
    </w:div>
    <w:div w:id="1566525512">
      <w:marLeft w:val="640"/>
      <w:marRight w:val="0"/>
      <w:marTop w:val="0"/>
      <w:marBottom w:val="0"/>
      <w:divBdr>
        <w:top w:val="none" w:sz="0" w:space="0" w:color="auto"/>
        <w:left w:val="none" w:sz="0" w:space="0" w:color="auto"/>
        <w:bottom w:val="none" w:sz="0" w:space="0" w:color="auto"/>
        <w:right w:val="none" w:sz="0" w:space="0" w:color="auto"/>
      </w:divBdr>
    </w:div>
    <w:div w:id="1566529643">
      <w:marLeft w:val="640"/>
      <w:marRight w:val="0"/>
      <w:marTop w:val="0"/>
      <w:marBottom w:val="0"/>
      <w:divBdr>
        <w:top w:val="none" w:sz="0" w:space="0" w:color="auto"/>
        <w:left w:val="none" w:sz="0" w:space="0" w:color="auto"/>
        <w:bottom w:val="none" w:sz="0" w:space="0" w:color="auto"/>
        <w:right w:val="none" w:sz="0" w:space="0" w:color="auto"/>
      </w:divBdr>
    </w:div>
    <w:div w:id="1566532058">
      <w:marLeft w:val="640"/>
      <w:marRight w:val="0"/>
      <w:marTop w:val="0"/>
      <w:marBottom w:val="0"/>
      <w:divBdr>
        <w:top w:val="none" w:sz="0" w:space="0" w:color="auto"/>
        <w:left w:val="none" w:sz="0" w:space="0" w:color="auto"/>
        <w:bottom w:val="none" w:sz="0" w:space="0" w:color="auto"/>
        <w:right w:val="none" w:sz="0" w:space="0" w:color="auto"/>
      </w:divBdr>
    </w:div>
    <w:div w:id="1567181836">
      <w:marLeft w:val="640"/>
      <w:marRight w:val="0"/>
      <w:marTop w:val="0"/>
      <w:marBottom w:val="0"/>
      <w:divBdr>
        <w:top w:val="none" w:sz="0" w:space="0" w:color="auto"/>
        <w:left w:val="none" w:sz="0" w:space="0" w:color="auto"/>
        <w:bottom w:val="none" w:sz="0" w:space="0" w:color="auto"/>
        <w:right w:val="none" w:sz="0" w:space="0" w:color="auto"/>
      </w:divBdr>
    </w:div>
    <w:div w:id="1567449631">
      <w:marLeft w:val="640"/>
      <w:marRight w:val="0"/>
      <w:marTop w:val="0"/>
      <w:marBottom w:val="0"/>
      <w:divBdr>
        <w:top w:val="none" w:sz="0" w:space="0" w:color="auto"/>
        <w:left w:val="none" w:sz="0" w:space="0" w:color="auto"/>
        <w:bottom w:val="none" w:sz="0" w:space="0" w:color="auto"/>
        <w:right w:val="none" w:sz="0" w:space="0" w:color="auto"/>
      </w:divBdr>
    </w:div>
    <w:div w:id="1569339114">
      <w:marLeft w:val="640"/>
      <w:marRight w:val="0"/>
      <w:marTop w:val="0"/>
      <w:marBottom w:val="0"/>
      <w:divBdr>
        <w:top w:val="none" w:sz="0" w:space="0" w:color="auto"/>
        <w:left w:val="none" w:sz="0" w:space="0" w:color="auto"/>
        <w:bottom w:val="none" w:sz="0" w:space="0" w:color="auto"/>
        <w:right w:val="none" w:sz="0" w:space="0" w:color="auto"/>
      </w:divBdr>
    </w:div>
    <w:div w:id="1569657449">
      <w:marLeft w:val="640"/>
      <w:marRight w:val="0"/>
      <w:marTop w:val="0"/>
      <w:marBottom w:val="0"/>
      <w:divBdr>
        <w:top w:val="none" w:sz="0" w:space="0" w:color="auto"/>
        <w:left w:val="none" w:sz="0" w:space="0" w:color="auto"/>
        <w:bottom w:val="none" w:sz="0" w:space="0" w:color="auto"/>
        <w:right w:val="none" w:sz="0" w:space="0" w:color="auto"/>
      </w:divBdr>
    </w:div>
    <w:div w:id="1570069023">
      <w:marLeft w:val="640"/>
      <w:marRight w:val="0"/>
      <w:marTop w:val="0"/>
      <w:marBottom w:val="0"/>
      <w:divBdr>
        <w:top w:val="none" w:sz="0" w:space="0" w:color="auto"/>
        <w:left w:val="none" w:sz="0" w:space="0" w:color="auto"/>
        <w:bottom w:val="none" w:sz="0" w:space="0" w:color="auto"/>
        <w:right w:val="none" w:sz="0" w:space="0" w:color="auto"/>
      </w:divBdr>
    </w:div>
    <w:div w:id="1570457916">
      <w:marLeft w:val="640"/>
      <w:marRight w:val="0"/>
      <w:marTop w:val="0"/>
      <w:marBottom w:val="0"/>
      <w:divBdr>
        <w:top w:val="none" w:sz="0" w:space="0" w:color="auto"/>
        <w:left w:val="none" w:sz="0" w:space="0" w:color="auto"/>
        <w:bottom w:val="none" w:sz="0" w:space="0" w:color="auto"/>
        <w:right w:val="none" w:sz="0" w:space="0" w:color="auto"/>
      </w:divBdr>
    </w:div>
    <w:div w:id="1571383003">
      <w:marLeft w:val="640"/>
      <w:marRight w:val="0"/>
      <w:marTop w:val="0"/>
      <w:marBottom w:val="0"/>
      <w:divBdr>
        <w:top w:val="none" w:sz="0" w:space="0" w:color="auto"/>
        <w:left w:val="none" w:sz="0" w:space="0" w:color="auto"/>
        <w:bottom w:val="none" w:sz="0" w:space="0" w:color="auto"/>
        <w:right w:val="none" w:sz="0" w:space="0" w:color="auto"/>
      </w:divBdr>
    </w:div>
    <w:div w:id="1571883183">
      <w:marLeft w:val="640"/>
      <w:marRight w:val="0"/>
      <w:marTop w:val="0"/>
      <w:marBottom w:val="0"/>
      <w:divBdr>
        <w:top w:val="none" w:sz="0" w:space="0" w:color="auto"/>
        <w:left w:val="none" w:sz="0" w:space="0" w:color="auto"/>
        <w:bottom w:val="none" w:sz="0" w:space="0" w:color="auto"/>
        <w:right w:val="none" w:sz="0" w:space="0" w:color="auto"/>
      </w:divBdr>
    </w:div>
    <w:div w:id="1572108957">
      <w:marLeft w:val="640"/>
      <w:marRight w:val="0"/>
      <w:marTop w:val="0"/>
      <w:marBottom w:val="0"/>
      <w:divBdr>
        <w:top w:val="none" w:sz="0" w:space="0" w:color="auto"/>
        <w:left w:val="none" w:sz="0" w:space="0" w:color="auto"/>
        <w:bottom w:val="none" w:sz="0" w:space="0" w:color="auto"/>
        <w:right w:val="none" w:sz="0" w:space="0" w:color="auto"/>
      </w:divBdr>
    </w:div>
    <w:div w:id="1572740040">
      <w:marLeft w:val="640"/>
      <w:marRight w:val="0"/>
      <w:marTop w:val="0"/>
      <w:marBottom w:val="0"/>
      <w:divBdr>
        <w:top w:val="none" w:sz="0" w:space="0" w:color="auto"/>
        <w:left w:val="none" w:sz="0" w:space="0" w:color="auto"/>
        <w:bottom w:val="none" w:sz="0" w:space="0" w:color="auto"/>
        <w:right w:val="none" w:sz="0" w:space="0" w:color="auto"/>
      </w:divBdr>
    </w:div>
    <w:div w:id="1573081121">
      <w:marLeft w:val="640"/>
      <w:marRight w:val="0"/>
      <w:marTop w:val="0"/>
      <w:marBottom w:val="0"/>
      <w:divBdr>
        <w:top w:val="none" w:sz="0" w:space="0" w:color="auto"/>
        <w:left w:val="none" w:sz="0" w:space="0" w:color="auto"/>
        <w:bottom w:val="none" w:sz="0" w:space="0" w:color="auto"/>
        <w:right w:val="none" w:sz="0" w:space="0" w:color="auto"/>
      </w:divBdr>
    </w:div>
    <w:div w:id="1573586945">
      <w:marLeft w:val="640"/>
      <w:marRight w:val="0"/>
      <w:marTop w:val="0"/>
      <w:marBottom w:val="0"/>
      <w:divBdr>
        <w:top w:val="none" w:sz="0" w:space="0" w:color="auto"/>
        <w:left w:val="none" w:sz="0" w:space="0" w:color="auto"/>
        <w:bottom w:val="none" w:sz="0" w:space="0" w:color="auto"/>
        <w:right w:val="none" w:sz="0" w:space="0" w:color="auto"/>
      </w:divBdr>
    </w:div>
    <w:div w:id="1574043833">
      <w:marLeft w:val="640"/>
      <w:marRight w:val="0"/>
      <w:marTop w:val="0"/>
      <w:marBottom w:val="0"/>
      <w:divBdr>
        <w:top w:val="none" w:sz="0" w:space="0" w:color="auto"/>
        <w:left w:val="none" w:sz="0" w:space="0" w:color="auto"/>
        <w:bottom w:val="none" w:sz="0" w:space="0" w:color="auto"/>
        <w:right w:val="none" w:sz="0" w:space="0" w:color="auto"/>
      </w:divBdr>
    </w:div>
    <w:div w:id="1574462821">
      <w:marLeft w:val="640"/>
      <w:marRight w:val="0"/>
      <w:marTop w:val="0"/>
      <w:marBottom w:val="0"/>
      <w:divBdr>
        <w:top w:val="none" w:sz="0" w:space="0" w:color="auto"/>
        <w:left w:val="none" w:sz="0" w:space="0" w:color="auto"/>
        <w:bottom w:val="none" w:sz="0" w:space="0" w:color="auto"/>
        <w:right w:val="none" w:sz="0" w:space="0" w:color="auto"/>
      </w:divBdr>
    </w:div>
    <w:div w:id="1574926659">
      <w:marLeft w:val="640"/>
      <w:marRight w:val="0"/>
      <w:marTop w:val="0"/>
      <w:marBottom w:val="0"/>
      <w:divBdr>
        <w:top w:val="none" w:sz="0" w:space="0" w:color="auto"/>
        <w:left w:val="none" w:sz="0" w:space="0" w:color="auto"/>
        <w:bottom w:val="none" w:sz="0" w:space="0" w:color="auto"/>
        <w:right w:val="none" w:sz="0" w:space="0" w:color="auto"/>
      </w:divBdr>
    </w:div>
    <w:div w:id="1575166599">
      <w:marLeft w:val="640"/>
      <w:marRight w:val="0"/>
      <w:marTop w:val="0"/>
      <w:marBottom w:val="0"/>
      <w:divBdr>
        <w:top w:val="none" w:sz="0" w:space="0" w:color="auto"/>
        <w:left w:val="none" w:sz="0" w:space="0" w:color="auto"/>
        <w:bottom w:val="none" w:sz="0" w:space="0" w:color="auto"/>
        <w:right w:val="none" w:sz="0" w:space="0" w:color="auto"/>
      </w:divBdr>
    </w:div>
    <w:div w:id="1575433121">
      <w:marLeft w:val="640"/>
      <w:marRight w:val="0"/>
      <w:marTop w:val="0"/>
      <w:marBottom w:val="0"/>
      <w:divBdr>
        <w:top w:val="none" w:sz="0" w:space="0" w:color="auto"/>
        <w:left w:val="none" w:sz="0" w:space="0" w:color="auto"/>
        <w:bottom w:val="none" w:sz="0" w:space="0" w:color="auto"/>
        <w:right w:val="none" w:sz="0" w:space="0" w:color="auto"/>
      </w:divBdr>
    </w:div>
    <w:div w:id="1576354067">
      <w:marLeft w:val="640"/>
      <w:marRight w:val="0"/>
      <w:marTop w:val="0"/>
      <w:marBottom w:val="0"/>
      <w:divBdr>
        <w:top w:val="none" w:sz="0" w:space="0" w:color="auto"/>
        <w:left w:val="none" w:sz="0" w:space="0" w:color="auto"/>
        <w:bottom w:val="none" w:sz="0" w:space="0" w:color="auto"/>
        <w:right w:val="none" w:sz="0" w:space="0" w:color="auto"/>
      </w:divBdr>
    </w:div>
    <w:div w:id="1577742143">
      <w:marLeft w:val="640"/>
      <w:marRight w:val="0"/>
      <w:marTop w:val="0"/>
      <w:marBottom w:val="0"/>
      <w:divBdr>
        <w:top w:val="none" w:sz="0" w:space="0" w:color="auto"/>
        <w:left w:val="none" w:sz="0" w:space="0" w:color="auto"/>
        <w:bottom w:val="none" w:sz="0" w:space="0" w:color="auto"/>
        <w:right w:val="none" w:sz="0" w:space="0" w:color="auto"/>
      </w:divBdr>
    </w:div>
    <w:div w:id="1577786985">
      <w:marLeft w:val="640"/>
      <w:marRight w:val="0"/>
      <w:marTop w:val="0"/>
      <w:marBottom w:val="0"/>
      <w:divBdr>
        <w:top w:val="none" w:sz="0" w:space="0" w:color="auto"/>
        <w:left w:val="none" w:sz="0" w:space="0" w:color="auto"/>
        <w:bottom w:val="none" w:sz="0" w:space="0" w:color="auto"/>
        <w:right w:val="none" w:sz="0" w:space="0" w:color="auto"/>
      </w:divBdr>
    </w:div>
    <w:div w:id="1578249994">
      <w:marLeft w:val="640"/>
      <w:marRight w:val="0"/>
      <w:marTop w:val="0"/>
      <w:marBottom w:val="0"/>
      <w:divBdr>
        <w:top w:val="none" w:sz="0" w:space="0" w:color="auto"/>
        <w:left w:val="none" w:sz="0" w:space="0" w:color="auto"/>
        <w:bottom w:val="none" w:sz="0" w:space="0" w:color="auto"/>
        <w:right w:val="none" w:sz="0" w:space="0" w:color="auto"/>
      </w:divBdr>
    </w:div>
    <w:div w:id="1578323421">
      <w:marLeft w:val="640"/>
      <w:marRight w:val="0"/>
      <w:marTop w:val="0"/>
      <w:marBottom w:val="0"/>
      <w:divBdr>
        <w:top w:val="none" w:sz="0" w:space="0" w:color="auto"/>
        <w:left w:val="none" w:sz="0" w:space="0" w:color="auto"/>
        <w:bottom w:val="none" w:sz="0" w:space="0" w:color="auto"/>
        <w:right w:val="none" w:sz="0" w:space="0" w:color="auto"/>
      </w:divBdr>
    </w:div>
    <w:div w:id="1578632039">
      <w:marLeft w:val="640"/>
      <w:marRight w:val="0"/>
      <w:marTop w:val="0"/>
      <w:marBottom w:val="0"/>
      <w:divBdr>
        <w:top w:val="none" w:sz="0" w:space="0" w:color="auto"/>
        <w:left w:val="none" w:sz="0" w:space="0" w:color="auto"/>
        <w:bottom w:val="none" w:sz="0" w:space="0" w:color="auto"/>
        <w:right w:val="none" w:sz="0" w:space="0" w:color="auto"/>
      </w:divBdr>
    </w:div>
    <w:div w:id="1578785900">
      <w:marLeft w:val="640"/>
      <w:marRight w:val="0"/>
      <w:marTop w:val="0"/>
      <w:marBottom w:val="0"/>
      <w:divBdr>
        <w:top w:val="none" w:sz="0" w:space="0" w:color="auto"/>
        <w:left w:val="none" w:sz="0" w:space="0" w:color="auto"/>
        <w:bottom w:val="none" w:sz="0" w:space="0" w:color="auto"/>
        <w:right w:val="none" w:sz="0" w:space="0" w:color="auto"/>
      </w:divBdr>
    </w:div>
    <w:div w:id="1578788966">
      <w:marLeft w:val="640"/>
      <w:marRight w:val="0"/>
      <w:marTop w:val="0"/>
      <w:marBottom w:val="0"/>
      <w:divBdr>
        <w:top w:val="none" w:sz="0" w:space="0" w:color="auto"/>
        <w:left w:val="none" w:sz="0" w:space="0" w:color="auto"/>
        <w:bottom w:val="none" w:sz="0" w:space="0" w:color="auto"/>
        <w:right w:val="none" w:sz="0" w:space="0" w:color="auto"/>
      </w:divBdr>
    </w:div>
    <w:div w:id="1579513513">
      <w:marLeft w:val="640"/>
      <w:marRight w:val="0"/>
      <w:marTop w:val="0"/>
      <w:marBottom w:val="0"/>
      <w:divBdr>
        <w:top w:val="none" w:sz="0" w:space="0" w:color="auto"/>
        <w:left w:val="none" w:sz="0" w:space="0" w:color="auto"/>
        <w:bottom w:val="none" w:sz="0" w:space="0" w:color="auto"/>
        <w:right w:val="none" w:sz="0" w:space="0" w:color="auto"/>
      </w:divBdr>
    </w:div>
    <w:div w:id="1581595850">
      <w:marLeft w:val="640"/>
      <w:marRight w:val="0"/>
      <w:marTop w:val="0"/>
      <w:marBottom w:val="0"/>
      <w:divBdr>
        <w:top w:val="none" w:sz="0" w:space="0" w:color="auto"/>
        <w:left w:val="none" w:sz="0" w:space="0" w:color="auto"/>
        <w:bottom w:val="none" w:sz="0" w:space="0" w:color="auto"/>
        <w:right w:val="none" w:sz="0" w:space="0" w:color="auto"/>
      </w:divBdr>
    </w:div>
    <w:div w:id="1581787273">
      <w:bodyDiv w:val="1"/>
      <w:marLeft w:val="0"/>
      <w:marRight w:val="0"/>
      <w:marTop w:val="0"/>
      <w:marBottom w:val="0"/>
      <w:divBdr>
        <w:top w:val="none" w:sz="0" w:space="0" w:color="auto"/>
        <w:left w:val="none" w:sz="0" w:space="0" w:color="auto"/>
        <w:bottom w:val="none" w:sz="0" w:space="0" w:color="auto"/>
        <w:right w:val="none" w:sz="0" w:space="0" w:color="auto"/>
      </w:divBdr>
    </w:div>
    <w:div w:id="1581908199">
      <w:marLeft w:val="640"/>
      <w:marRight w:val="0"/>
      <w:marTop w:val="0"/>
      <w:marBottom w:val="0"/>
      <w:divBdr>
        <w:top w:val="none" w:sz="0" w:space="0" w:color="auto"/>
        <w:left w:val="none" w:sz="0" w:space="0" w:color="auto"/>
        <w:bottom w:val="none" w:sz="0" w:space="0" w:color="auto"/>
        <w:right w:val="none" w:sz="0" w:space="0" w:color="auto"/>
      </w:divBdr>
    </w:div>
    <w:div w:id="1582373068">
      <w:marLeft w:val="640"/>
      <w:marRight w:val="0"/>
      <w:marTop w:val="0"/>
      <w:marBottom w:val="0"/>
      <w:divBdr>
        <w:top w:val="none" w:sz="0" w:space="0" w:color="auto"/>
        <w:left w:val="none" w:sz="0" w:space="0" w:color="auto"/>
        <w:bottom w:val="none" w:sz="0" w:space="0" w:color="auto"/>
        <w:right w:val="none" w:sz="0" w:space="0" w:color="auto"/>
      </w:divBdr>
    </w:div>
    <w:div w:id="1582711347">
      <w:marLeft w:val="640"/>
      <w:marRight w:val="0"/>
      <w:marTop w:val="0"/>
      <w:marBottom w:val="0"/>
      <w:divBdr>
        <w:top w:val="none" w:sz="0" w:space="0" w:color="auto"/>
        <w:left w:val="none" w:sz="0" w:space="0" w:color="auto"/>
        <w:bottom w:val="none" w:sz="0" w:space="0" w:color="auto"/>
        <w:right w:val="none" w:sz="0" w:space="0" w:color="auto"/>
      </w:divBdr>
    </w:div>
    <w:div w:id="1583298763">
      <w:marLeft w:val="640"/>
      <w:marRight w:val="0"/>
      <w:marTop w:val="0"/>
      <w:marBottom w:val="0"/>
      <w:divBdr>
        <w:top w:val="none" w:sz="0" w:space="0" w:color="auto"/>
        <w:left w:val="none" w:sz="0" w:space="0" w:color="auto"/>
        <w:bottom w:val="none" w:sz="0" w:space="0" w:color="auto"/>
        <w:right w:val="none" w:sz="0" w:space="0" w:color="auto"/>
      </w:divBdr>
    </w:div>
    <w:div w:id="1583950258">
      <w:marLeft w:val="640"/>
      <w:marRight w:val="0"/>
      <w:marTop w:val="0"/>
      <w:marBottom w:val="0"/>
      <w:divBdr>
        <w:top w:val="none" w:sz="0" w:space="0" w:color="auto"/>
        <w:left w:val="none" w:sz="0" w:space="0" w:color="auto"/>
        <w:bottom w:val="none" w:sz="0" w:space="0" w:color="auto"/>
        <w:right w:val="none" w:sz="0" w:space="0" w:color="auto"/>
      </w:divBdr>
    </w:div>
    <w:div w:id="1584989558">
      <w:marLeft w:val="640"/>
      <w:marRight w:val="0"/>
      <w:marTop w:val="0"/>
      <w:marBottom w:val="0"/>
      <w:divBdr>
        <w:top w:val="none" w:sz="0" w:space="0" w:color="auto"/>
        <w:left w:val="none" w:sz="0" w:space="0" w:color="auto"/>
        <w:bottom w:val="none" w:sz="0" w:space="0" w:color="auto"/>
        <w:right w:val="none" w:sz="0" w:space="0" w:color="auto"/>
      </w:divBdr>
    </w:div>
    <w:div w:id="1585214199">
      <w:marLeft w:val="640"/>
      <w:marRight w:val="0"/>
      <w:marTop w:val="0"/>
      <w:marBottom w:val="0"/>
      <w:divBdr>
        <w:top w:val="none" w:sz="0" w:space="0" w:color="auto"/>
        <w:left w:val="none" w:sz="0" w:space="0" w:color="auto"/>
        <w:bottom w:val="none" w:sz="0" w:space="0" w:color="auto"/>
        <w:right w:val="none" w:sz="0" w:space="0" w:color="auto"/>
      </w:divBdr>
    </w:div>
    <w:div w:id="1585719201">
      <w:marLeft w:val="640"/>
      <w:marRight w:val="0"/>
      <w:marTop w:val="0"/>
      <w:marBottom w:val="0"/>
      <w:divBdr>
        <w:top w:val="none" w:sz="0" w:space="0" w:color="auto"/>
        <w:left w:val="none" w:sz="0" w:space="0" w:color="auto"/>
        <w:bottom w:val="none" w:sz="0" w:space="0" w:color="auto"/>
        <w:right w:val="none" w:sz="0" w:space="0" w:color="auto"/>
      </w:divBdr>
    </w:div>
    <w:div w:id="1585724791">
      <w:marLeft w:val="640"/>
      <w:marRight w:val="0"/>
      <w:marTop w:val="0"/>
      <w:marBottom w:val="0"/>
      <w:divBdr>
        <w:top w:val="none" w:sz="0" w:space="0" w:color="auto"/>
        <w:left w:val="none" w:sz="0" w:space="0" w:color="auto"/>
        <w:bottom w:val="none" w:sz="0" w:space="0" w:color="auto"/>
        <w:right w:val="none" w:sz="0" w:space="0" w:color="auto"/>
      </w:divBdr>
    </w:div>
    <w:div w:id="1585799934">
      <w:marLeft w:val="640"/>
      <w:marRight w:val="0"/>
      <w:marTop w:val="0"/>
      <w:marBottom w:val="0"/>
      <w:divBdr>
        <w:top w:val="none" w:sz="0" w:space="0" w:color="auto"/>
        <w:left w:val="none" w:sz="0" w:space="0" w:color="auto"/>
        <w:bottom w:val="none" w:sz="0" w:space="0" w:color="auto"/>
        <w:right w:val="none" w:sz="0" w:space="0" w:color="auto"/>
      </w:divBdr>
    </w:div>
    <w:div w:id="1585919393">
      <w:marLeft w:val="640"/>
      <w:marRight w:val="0"/>
      <w:marTop w:val="0"/>
      <w:marBottom w:val="0"/>
      <w:divBdr>
        <w:top w:val="none" w:sz="0" w:space="0" w:color="auto"/>
        <w:left w:val="none" w:sz="0" w:space="0" w:color="auto"/>
        <w:bottom w:val="none" w:sz="0" w:space="0" w:color="auto"/>
        <w:right w:val="none" w:sz="0" w:space="0" w:color="auto"/>
      </w:divBdr>
    </w:div>
    <w:div w:id="1586189431">
      <w:marLeft w:val="640"/>
      <w:marRight w:val="0"/>
      <w:marTop w:val="0"/>
      <w:marBottom w:val="0"/>
      <w:divBdr>
        <w:top w:val="none" w:sz="0" w:space="0" w:color="auto"/>
        <w:left w:val="none" w:sz="0" w:space="0" w:color="auto"/>
        <w:bottom w:val="none" w:sz="0" w:space="0" w:color="auto"/>
        <w:right w:val="none" w:sz="0" w:space="0" w:color="auto"/>
      </w:divBdr>
    </w:div>
    <w:div w:id="1586496634">
      <w:marLeft w:val="640"/>
      <w:marRight w:val="0"/>
      <w:marTop w:val="0"/>
      <w:marBottom w:val="0"/>
      <w:divBdr>
        <w:top w:val="none" w:sz="0" w:space="0" w:color="auto"/>
        <w:left w:val="none" w:sz="0" w:space="0" w:color="auto"/>
        <w:bottom w:val="none" w:sz="0" w:space="0" w:color="auto"/>
        <w:right w:val="none" w:sz="0" w:space="0" w:color="auto"/>
      </w:divBdr>
    </w:div>
    <w:div w:id="1588348475">
      <w:marLeft w:val="640"/>
      <w:marRight w:val="0"/>
      <w:marTop w:val="0"/>
      <w:marBottom w:val="0"/>
      <w:divBdr>
        <w:top w:val="none" w:sz="0" w:space="0" w:color="auto"/>
        <w:left w:val="none" w:sz="0" w:space="0" w:color="auto"/>
        <w:bottom w:val="none" w:sz="0" w:space="0" w:color="auto"/>
        <w:right w:val="none" w:sz="0" w:space="0" w:color="auto"/>
      </w:divBdr>
    </w:div>
    <w:div w:id="1588686386">
      <w:marLeft w:val="640"/>
      <w:marRight w:val="0"/>
      <w:marTop w:val="0"/>
      <w:marBottom w:val="0"/>
      <w:divBdr>
        <w:top w:val="none" w:sz="0" w:space="0" w:color="auto"/>
        <w:left w:val="none" w:sz="0" w:space="0" w:color="auto"/>
        <w:bottom w:val="none" w:sz="0" w:space="0" w:color="auto"/>
        <w:right w:val="none" w:sz="0" w:space="0" w:color="auto"/>
      </w:divBdr>
    </w:div>
    <w:div w:id="1588803893">
      <w:marLeft w:val="640"/>
      <w:marRight w:val="0"/>
      <w:marTop w:val="0"/>
      <w:marBottom w:val="0"/>
      <w:divBdr>
        <w:top w:val="none" w:sz="0" w:space="0" w:color="auto"/>
        <w:left w:val="none" w:sz="0" w:space="0" w:color="auto"/>
        <w:bottom w:val="none" w:sz="0" w:space="0" w:color="auto"/>
        <w:right w:val="none" w:sz="0" w:space="0" w:color="auto"/>
      </w:divBdr>
    </w:div>
    <w:div w:id="1589342202">
      <w:marLeft w:val="640"/>
      <w:marRight w:val="0"/>
      <w:marTop w:val="0"/>
      <w:marBottom w:val="0"/>
      <w:divBdr>
        <w:top w:val="none" w:sz="0" w:space="0" w:color="auto"/>
        <w:left w:val="none" w:sz="0" w:space="0" w:color="auto"/>
        <w:bottom w:val="none" w:sz="0" w:space="0" w:color="auto"/>
        <w:right w:val="none" w:sz="0" w:space="0" w:color="auto"/>
      </w:divBdr>
    </w:div>
    <w:div w:id="1590037809">
      <w:marLeft w:val="640"/>
      <w:marRight w:val="0"/>
      <w:marTop w:val="0"/>
      <w:marBottom w:val="0"/>
      <w:divBdr>
        <w:top w:val="none" w:sz="0" w:space="0" w:color="auto"/>
        <w:left w:val="none" w:sz="0" w:space="0" w:color="auto"/>
        <w:bottom w:val="none" w:sz="0" w:space="0" w:color="auto"/>
        <w:right w:val="none" w:sz="0" w:space="0" w:color="auto"/>
      </w:divBdr>
    </w:div>
    <w:div w:id="1590116504">
      <w:marLeft w:val="640"/>
      <w:marRight w:val="0"/>
      <w:marTop w:val="0"/>
      <w:marBottom w:val="0"/>
      <w:divBdr>
        <w:top w:val="none" w:sz="0" w:space="0" w:color="auto"/>
        <w:left w:val="none" w:sz="0" w:space="0" w:color="auto"/>
        <w:bottom w:val="none" w:sz="0" w:space="0" w:color="auto"/>
        <w:right w:val="none" w:sz="0" w:space="0" w:color="auto"/>
      </w:divBdr>
    </w:div>
    <w:div w:id="1591112361">
      <w:marLeft w:val="640"/>
      <w:marRight w:val="0"/>
      <w:marTop w:val="0"/>
      <w:marBottom w:val="0"/>
      <w:divBdr>
        <w:top w:val="none" w:sz="0" w:space="0" w:color="auto"/>
        <w:left w:val="none" w:sz="0" w:space="0" w:color="auto"/>
        <w:bottom w:val="none" w:sz="0" w:space="0" w:color="auto"/>
        <w:right w:val="none" w:sz="0" w:space="0" w:color="auto"/>
      </w:divBdr>
    </w:div>
    <w:div w:id="1591309758">
      <w:marLeft w:val="640"/>
      <w:marRight w:val="0"/>
      <w:marTop w:val="0"/>
      <w:marBottom w:val="0"/>
      <w:divBdr>
        <w:top w:val="none" w:sz="0" w:space="0" w:color="auto"/>
        <w:left w:val="none" w:sz="0" w:space="0" w:color="auto"/>
        <w:bottom w:val="none" w:sz="0" w:space="0" w:color="auto"/>
        <w:right w:val="none" w:sz="0" w:space="0" w:color="auto"/>
      </w:divBdr>
    </w:div>
    <w:div w:id="1591429237">
      <w:marLeft w:val="640"/>
      <w:marRight w:val="0"/>
      <w:marTop w:val="0"/>
      <w:marBottom w:val="0"/>
      <w:divBdr>
        <w:top w:val="none" w:sz="0" w:space="0" w:color="auto"/>
        <w:left w:val="none" w:sz="0" w:space="0" w:color="auto"/>
        <w:bottom w:val="none" w:sz="0" w:space="0" w:color="auto"/>
        <w:right w:val="none" w:sz="0" w:space="0" w:color="auto"/>
      </w:divBdr>
    </w:div>
    <w:div w:id="1593391531">
      <w:marLeft w:val="640"/>
      <w:marRight w:val="0"/>
      <w:marTop w:val="0"/>
      <w:marBottom w:val="0"/>
      <w:divBdr>
        <w:top w:val="none" w:sz="0" w:space="0" w:color="auto"/>
        <w:left w:val="none" w:sz="0" w:space="0" w:color="auto"/>
        <w:bottom w:val="none" w:sz="0" w:space="0" w:color="auto"/>
        <w:right w:val="none" w:sz="0" w:space="0" w:color="auto"/>
      </w:divBdr>
    </w:div>
    <w:div w:id="1594128451">
      <w:marLeft w:val="640"/>
      <w:marRight w:val="0"/>
      <w:marTop w:val="0"/>
      <w:marBottom w:val="0"/>
      <w:divBdr>
        <w:top w:val="none" w:sz="0" w:space="0" w:color="auto"/>
        <w:left w:val="none" w:sz="0" w:space="0" w:color="auto"/>
        <w:bottom w:val="none" w:sz="0" w:space="0" w:color="auto"/>
        <w:right w:val="none" w:sz="0" w:space="0" w:color="auto"/>
      </w:divBdr>
    </w:div>
    <w:div w:id="1595019230">
      <w:marLeft w:val="640"/>
      <w:marRight w:val="0"/>
      <w:marTop w:val="0"/>
      <w:marBottom w:val="0"/>
      <w:divBdr>
        <w:top w:val="none" w:sz="0" w:space="0" w:color="auto"/>
        <w:left w:val="none" w:sz="0" w:space="0" w:color="auto"/>
        <w:bottom w:val="none" w:sz="0" w:space="0" w:color="auto"/>
        <w:right w:val="none" w:sz="0" w:space="0" w:color="auto"/>
      </w:divBdr>
    </w:div>
    <w:div w:id="1595432748">
      <w:bodyDiv w:val="1"/>
      <w:marLeft w:val="0"/>
      <w:marRight w:val="0"/>
      <w:marTop w:val="0"/>
      <w:marBottom w:val="0"/>
      <w:divBdr>
        <w:top w:val="none" w:sz="0" w:space="0" w:color="auto"/>
        <w:left w:val="none" w:sz="0" w:space="0" w:color="auto"/>
        <w:bottom w:val="none" w:sz="0" w:space="0" w:color="auto"/>
        <w:right w:val="none" w:sz="0" w:space="0" w:color="auto"/>
      </w:divBdr>
      <w:divsChild>
        <w:div w:id="1020351439">
          <w:marLeft w:val="0"/>
          <w:marRight w:val="0"/>
          <w:marTop w:val="0"/>
          <w:marBottom w:val="0"/>
          <w:divBdr>
            <w:top w:val="none" w:sz="0" w:space="0" w:color="auto"/>
            <w:left w:val="none" w:sz="0" w:space="0" w:color="auto"/>
            <w:bottom w:val="none" w:sz="0" w:space="0" w:color="auto"/>
            <w:right w:val="none" w:sz="0" w:space="0" w:color="auto"/>
          </w:divBdr>
        </w:div>
      </w:divsChild>
    </w:div>
    <w:div w:id="1595675034">
      <w:marLeft w:val="640"/>
      <w:marRight w:val="0"/>
      <w:marTop w:val="0"/>
      <w:marBottom w:val="0"/>
      <w:divBdr>
        <w:top w:val="none" w:sz="0" w:space="0" w:color="auto"/>
        <w:left w:val="none" w:sz="0" w:space="0" w:color="auto"/>
        <w:bottom w:val="none" w:sz="0" w:space="0" w:color="auto"/>
        <w:right w:val="none" w:sz="0" w:space="0" w:color="auto"/>
      </w:divBdr>
    </w:div>
    <w:div w:id="1597397117">
      <w:marLeft w:val="640"/>
      <w:marRight w:val="0"/>
      <w:marTop w:val="0"/>
      <w:marBottom w:val="0"/>
      <w:divBdr>
        <w:top w:val="none" w:sz="0" w:space="0" w:color="auto"/>
        <w:left w:val="none" w:sz="0" w:space="0" w:color="auto"/>
        <w:bottom w:val="none" w:sz="0" w:space="0" w:color="auto"/>
        <w:right w:val="none" w:sz="0" w:space="0" w:color="auto"/>
      </w:divBdr>
    </w:div>
    <w:div w:id="1597901274">
      <w:marLeft w:val="640"/>
      <w:marRight w:val="0"/>
      <w:marTop w:val="0"/>
      <w:marBottom w:val="0"/>
      <w:divBdr>
        <w:top w:val="none" w:sz="0" w:space="0" w:color="auto"/>
        <w:left w:val="none" w:sz="0" w:space="0" w:color="auto"/>
        <w:bottom w:val="none" w:sz="0" w:space="0" w:color="auto"/>
        <w:right w:val="none" w:sz="0" w:space="0" w:color="auto"/>
      </w:divBdr>
    </w:div>
    <w:div w:id="1598177017">
      <w:marLeft w:val="640"/>
      <w:marRight w:val="0"/>
      <w:marTop w:val="0"/>
      <w:marBottom w:val="0"/>
      <w:divBdr>
        <w:top w:val="none" w:sz="0" w:space="0" w:color="auto"/>
        <w:left w:val="none" w:sz="0" w:space="0" w:color="auto"/>
        <w:bottom w:val="none" w:sz="0" w:space="0" w:color="auto"/>
        <w:right w:val="none" w:sz="0" w:space="0" w:color="auto"/>
      </w:divBdr>
    </w:div>
    <w:div w:id="1598293875">
      <w:marLeft w:val="640"/>
      <w:marRight w:val="0"/>
      <w:marTop w:val="0"/>
      <w:marBottom w:val="0"/>
      <w:divBdr>
        <w:top w:val="none" w:sz="0" w:space="0" w:color="auto"/>
        <w:left w:val="none" w:sz="0" w:space="0" w:color="auto"/>
        <w:bottom w:val="none" w:sz="0" w:space="0" w:color="auto"/>
        <w:right w:val="none" w:sz="0" w:space="0" w:color="auto"/>
      </w:divBdr>
    </w:div>
    <w:div w:id="1598440226">
      <w:marLeft w:val="640"/>
      <w:marRight w:val="0"/>
      <w:marTop w:val="0"/>
      <w:marBottom w:val="0"/>
      <w:divBdr>
        <w:top w:val="none" w:sz="0" w:space="0" w:color="auto"/>
        <w:left w:val="none" w:sz="0" w:space="0" w:color="auto"/>
        <w:bottom w:val="none" w:sz="0" w:space="0" w:color="auto"/>
        <w:right w:val="none" w:sz="0" w:space="0" w:color="auto"/>
      </w:divBdr>
    </w:div>
    <w:div w:id="1600024992">
      <w:marLeft w:val="640"/>
      <w:marRight w:val="0"/>
      <w:marTop w:val="0"/>
      <w:marBottom w:val="0"/>
      <w:divBdr>
        <w:top w:val="none" w:sz="0" w:space="0" w:color="auto"/>
        <w:left w:val="none" w:sz="0" w:space="0" w:color="auto"/>
        <w:bottom w:val="none" w:sz="0" w:space="0" w:color="auto"/>
        <w:right w:val="none" w:sz="0" w:space="0" w:color="auto"/>
      </w:divBdr>
    </w:div>
    <w:div w:id="1602640405">
      <w:marLeft w:val="640"/>
      <w:marRight w:val="0"/>
      <w:marTop w:val="0"/>
      <w:marBottom w:val="0"/>
      <w:divBdr>
        <w:top w:val="none" w:sz="0" w:space="0" w:color="auto"/>
        <w:left w:val="none" w:sz="0" w:space="0" w:color="auto"/>
        <w:bottom w:val="none" w:sz="0" w:space="0" w:color="auto"/>
        <w:right w:val="none" w:sz="0" w:space="0" w:color="auto"/>
      </w:divBdr>
    </w:div>
    <w:div w:id="1602755981">
      <w:marLeft w:val="640"/>
      <w:marRight w:val="0"/>
      <w:marTop w:val="0"/>
      <w:marBottom w:val="0"/>
      <w:divBdr>
        <w:top w:val="none" w:sz="0" w:space="0" w:color="auto"/>
        <w:left w:val="none" w:sz="0" w:space="0" w:color="auto"/>
        <w:bottom w:val="none" w:sz="0" w:space="0" w:color="auto"/>
        <w:right w:val="none" w:sz="0" w:space="0" w:color="auto"/>
      </w:divBdr>
    </w:div>
    <w:div w:id="1602760230">
      <w:marLeft w:val="640"/>
      <w:marRight w:val="0"/>
      <w:marTop w:val="0"/>
      <w:marBottom w:val="0"/>
      <w:divBdr>
        <w:top w:val="none" w:sz="0" w:space="0" w:color="auto"/>
        <w:left w:val="none" w:sz="0" w:space="0" w:color="auto"/>
        <w:bottom w:val="none" w:sz="0" w:space="0" w:color="auto"/>
        <w:right w:val="none" w:sz="0" w:space="0" w:color="auto"/>
      </w:divBdr>
    </w:div>
    <w:div w:id="1603370157">
      <w:marLeft w:val="640"/>
      <w:marRight w:val="0"/>
      <w:marTop w:val="0"/>
      <w:marBottom w:val="0"/>
      <w:divBdr>
        <w:top w:val="none" w:sz="0" w:space="0" w:color="auto"/>
        <w:left w:val="none" w:sz="0" w:space="0" w:color="auto"/>
        <w:bottom w:val="none" w:sz="0" w:space="0" w:color="auto"/>
        <w:right w:val="none" w:sz="0" w:space="0" w:color="auto"/>
      </w:divBdr>
    </w:div>
    <w:div w:id="1603420416">
      <w:marLeft w:val="640"/>
      <w:marRight w:val="0"/>
      <w:marTop w:val="0"/>
      <w:marBottom w:val="0"/>
      <w:divBdr>
        <w:top w:val="none" w:sz="0" w:space="0" w:color="auto"/>
        <w:left w:val="none" w:sz="0" w:space="0" w:color="auto"/>
        <w:bottom w:val="none" w:sz="0" w:space="0" w:color="auto"/>
        <w:right w:val="none" w:sz="0" w:space="0" w:color="auto"/>
      </w:divBdr>
    </w:div>
    <w:div w:id="1603565035">
      <w:marLeft w:val="640"/>
      <w:marRight w:val="0"/>
      <w:marTop w:val="0"/>
      <w:marBottom w:val="0"/>
      <w:divBdr>
        <w:top w:val="none" w:sz="0" w:space="0" w:color="auto"/>
        <w:left w:val="none" w:sz="0" w:space="0" w:color="auto"/>
        <w:bottom w:val="none" w:sz="0" w:space="0" w:color="auto"/>
        <w:right w:val="none" w:sz="0" w:space="0" w:color="auto"/>
      </w:divBdr>
    </w:div>
    <w:div w:id="1603799536">
      <w:marLeft w:val="640"/>
      <w:marRight w:val="0"/>
      <w:marTop w:val="0"/>
      <w:marBottom w:val="0"/>
      <w:divBdr>
        <w:top w:val="none" w:sz="0" w:space="0" w:color="auto"/>
        <w:left w:val="none" w:sz="0" w:space="0" w:color="auto"/>
        <w:bottom w:val="none" w:sz="0" w:space="0" w:color="auto"/>
        <w:right w:val="none" w:sz="0" w:space="0" w:color="auto"/>
      </w:divBdr>
    </w:div>
    <w:div w:id="1604191657">
      <w:marLeft w:val="640"/>
      <w:marRight w:val="0"/>
      <w:marTop w:val="0"/>
      <w:marBottom w:val="0"/>
      <w:divBdr>
        <w:top w:val="none" w:sz="0" w:space="0" w:color="auto"/>
        <w:left w:val="none" w:sz="0" w:space="0" w:color="auto"/>
        <w:bottom w:val="none" w:sz="0" w:space="0" w:color="auto"/>
        <w:right w:val="none" w:sz="0" w:space="0" w:color="auto"/>
      </w:divBdr>
    </w:div>
    <w:div w:id="1604606016">
      <w:marLeft w:val="640"/>
      <w:marRight w:val="0"/>
      <w:marTop w:val="0"/>
      <w:marBottom w:val="0"/>
      <w:divBdr>
        <w:top w:val="none" w:sz="0" w:space="0" w:color="auto"/>
        <w:left w:val="none" w:sz="0" w:space="0" w:color="auto"/>
        <w:bottom w:val="none" w:sz="0" w:space="0" w:color="auto"/>
        <w:right w:val="none" w:sz="0" w:space="0" w:color="auto"/>
      </w:divBdr>
    </w:div>
    <w:div w:id="1605452536">
      <w:marLeft w:val="640"/>
      <w:marRight w:val="0"/>
      <w:marTop w:val="0"/>
      <w:marBottom w:val="0"/>
      <w:divBdr>
        <w:top w:val="none" w:sz="0" w:space="0" w:color="auto"/>
        <w:left w:val="none" w:sz="0" w:space="0" w:color="auto"/>
        <w:bottom w:val="none" w:sz="0" w:space="0" w:color="auto"/>
        <w:right w:val="none" w:sz="0" w:space="0" w:color="auto"/>
      </w:divBdr>
    </w:div>
    <w:div w:id="1606380841">
      <w:marLeft w:val="640"/>
      <w:marRight w:val="0"/>
      <w:marTop w:val="0"/>
      <w:marBottom w:val="0"/>
      <w:divBdr>
        <w:top w:val="none" w:sz="0" w:space="0" w:color="auto"/>
        <w:left w:val="none" w:sz="0" w:space="0" w:color="auto"/>
        <w:bottom w:val="none" w:sz="0" w:space="0" w:color="auto"/>
        <w:right w:val="none" w:sz="0" w:space="0" w:color="auto"/>
      </w:divBdr>
    </w:div>
    <w:div w:id="1606420916">
      <w:marLeft w:val="640"/>
      <w:marRight w:val="0"/>
      <w:marTop w:val="0"/>
      <w:marBottom w:val="0"/>
      <w:divBdr>
        <w:top w:val="none" w:sz="0" w:space="0" w:color="auto"/>
        <w:left w:val="none" w:sz="0" w:space="0" w:color="auto"/>
        <w:bottom w:val="none" w:sz="0" w:space="0" w:color="auto"/>
        <w:right w:val="none" w:sz="0" w:space="0" w:color="auto"/>
      </w:divBdr>
    </w:div>
    <w:div w:id="1606644790">
      <w:marLeft w:val="640"/>
      <w:marRight w:val="0"/>
      <w:marTop w:val="0"/>
      <w:marBottom w:val="0"/>
      <w:divBdr>
        <w:top w:val="none" w:sz="0" w:space="0" w:color="auto"/>
        <w:left w:val="none" w:sz="0" w:space="0" w:color="auto"/>
        <w:bottom w:val="none" w:sz="0" w:space="0" w:color="auto"/>
        <w:right w:val="none" w:sz="0" w:space="0" w:color="auto"/>
      </w:divBdr>
    </w:div>
    <w:div w:id="1607153089">
      <w:marLeft w:val="640"/>
      <w:marRight w:val="0"/>
      <w:marTop w:val="0"/>
      <w:marBottom w:val="0"/>
      <w:divBdr>
        <w:top w:val="none" w:sz="0" w:space="0" w:color="auto"/>
        <w:left w:val="none" w:sz="0" w:space="0" w:color="auto"/>
        <w:bottom w:val="none" w:sz="0" w:space="0" w:color="auto"/>
        <w:right w:val="none" w:sz="0" w:space="0" w:color="auto"/>
      </w:divBdr>
    </w:div>
    <w:div w:id="1607418112">
      <w:bodyDiv w:val="1"/>
      <w:marLeft w:val="0"/>
      <w:marRight w:val="0"/>
      <w:marTop w:val="0"/>
      <w:marBottom w:val="0"/>
      <w:divBdr>
        <w:top w:val="none" w:sz="0" w:space="0" w:color="auto"/>
        <w:left w:val="none" w:sz="0" w:space="0" w:color="auto"/>
        <w:bottom w:val="none" w:sz="0" w:space="0" w:color="auto"/>
        <w:right w:val="none" w:sz="0" w:space="0" w:color="auto"/>
      </w:divBdr>
    </w:div>
    <w:div w:id="1607614530">
      <w:marLeft w:val="640"/>
      <w:marRight w:val="0"/>
      <w:marTop w:val="0"/>
      <w:marBottom w:val="0"/>
      <w:divBdr>
        <w:top w:val="none" w:sz="0" w:space="0" w:color="auto"/>
        <w:left w:val="none" w:sz="0" w:space="0" w:color="auto"/>
        <w:bottom w:val="none" w:sz="0" w:space="0" w:color="auto"/>
        <w:right w:val="none" w:sz="0" w:space="0" w:color="auto"/>
      </w:divBdr>
    </w:div>
    <w:div w:id="1607927799">
      <w:marLeft w:val="640"/>
      <w:marRight w:val="0"/>
      <w:marTop w:val="0"/>
      <w:marBottom w:val="0"/>
      <w:divBdr>
        <w:top w:val="none" w:sz="0" w:space="0" w:color="auto"/>
        <w:left w:val="none" w:sz="0" w:space="0" w:color="auto"/>
        <w:bottom w:val="none" w:sz="0" w:space="0" w:color="auto"/>
        <w:right w:val="none" w:sz="0" w:space="0" w:color="auto"/>
      </w:divBdr>
    </w:div>
    <w:div w:id="1608122911">
      <w:marLeft w:val="640"/>
      <w:marRight w:val="0"/>
      <w:marTop w:val="0"/>
      <w:marBottom w:val="0"/>
      <w:divBdr>
        <w:top w:val="none" w:sz="0" w:space="0" w:color="auto"/>
        <w:left w:val="none" w:sz="0" w:space="0" w:color="auto"/>
        <w:bottom w:val="none" w:sz="0" w:space="0" w:color="auto"/>
        <w:right w:val="none" w:sz="0" w:space="0" w:color="auto"/>
      </w:divBdr>
    </w:div>
    <w:div w:id="1608462316">
      <w:marLeft w:val="640"/>
      <w:marRight w:val="0"/>
      <w:marTop w:val="0"/>
      <w:marBottom w:val="0"/>
      <w:divBdr>
        <w:top w:val="none" w:sz="0" w:space="0" w:color="auto"/>
        <w:left w:val="none" w:sz="0" w:space="0" w:color="auto"/>
        <w:bottom w:val="none" w:sz="0" w:space="0" w:color="auto"/>
        <w:right w:val="none" w:sz="0" w:space="0" w:color="auto"/>
      </w:divBdr>
    </w:div>
    <w:div w:id="1609701239">
      <w:marLeft w:val="640"/>
      <w:marRight w:val="0"/>
      <w:marTop w:val="0"/>
      <w:marBottom w:val="0"/>
      <w:divBdr>
        <w:top w:val="none" w:sz="0" w:space="0" w:color="auto"/>
        <w:left w:val="none" w:sz="0" w:space="0" w:color="auto"/>
        <w:bottom w:val="none" w:sz="0" w:space="0" w:color="auto"/>
        <w:right w:val="none" w:sz="0" w:space="0" w:color="auto"/>
      </w:divBdr>
    </w:div>
    <w:div w:id="1609773479">
      <w:marLeft w:val="640"/>
      <w:marRight w:val="0"/>
      <w:marTop w:val="0"/>
      <w:marBottom w:val="0"/>
      <w:divBdr>
        <w:top w:val="none" w:sz="0" w:space="0" w:color="auto"/>
        <w:left w:val="none" w:sz="0" w:space="0" w:color="auto"/>
        <w:bottom w:val="none" w:sz="0" w:space="0" w:color="auto"/>
        <w:right w:val="none" w:sz="0" w:space="0" w:color="auto"/>
      </w:divBdr>
    </w:div>
    <w:div w:id="1610165448">
      <w:marLeft w:val="640"/>
      <w:marRight w:val="0"/>
      <w:marTop w:val="0"/>
      <w:marBottom w:val="0"/>
      <w:divBdr>
        <w:top w:val="none" w:sz="0" w:space="0" w:color="auto"/>
        <w:left w:val="none" w:sz="0" w:space="0" w:color="auto"/>
        <w:bottom w:val="none" w:sz="0" w:space="0" w:color="auto"/>
        <w:right w:val="none" w:sz="0" w:space="0" w:color="auto"/>
      </w:divBdr>
    </w:div>
    <w:div w:id="1610700624">
      <w:marLeft w:val="640"/>
      <w:marRight w:val="0"/>
      <w:marTop w:val="0"/>
      <w:marBottom w:val="0"/>
      <w:divBdr>
        <w:top w:val="none" w:sz="0" w:space="0" w:color="auto"/>
        <w:left w:val="none" w:sz="0" w:space="0" w:color="auto"/>
        <w:bottom w:val="none" w:sz="0" w:space="0" w:color="auto"/>
        <w:right w:val="none" w:sz="0" w:space="0" w:color="auto"/>
      </w:divBdr>
    </w:div>
    <w:div w:id="1611543385">
      <w:marLeft w:val="640"/>
      <w:marRight w:val="0"/>
      <w:marTop w:val="0"/>
      <w:marBottom w:val="0"/>
      <w:divBdr>
        <w:top w:val="none" w:sz="0" w:space="0" w:color="auto"/>
        <w:left w:val="none" w:sz="0" w:space="0" w:color="auto"/>
        <w:bottom w:val="none" w:sz="0" w:space="0" w:color="auto"/>
        <w:right w:val="none" w:sz="0" w:space="0" w:color="auto"/>
      </w:divBdr>
    </w:div>
    <w:div w:id="1611668438">
      <w:marLeft w:val="640"/>
      <w:marRight w:val="0"/>
      <w:marTop w:val="0"/>
      <w:marBottom w:val="0"/>
      <w:divBdr>
        <w:top w:val="none" w:sz="0" w:space="0" w:color="auto"/>
        <w:left w:val="none" w:sz="0" w:space="0" w:color="auto"/>
        <w:bottom w:val="none" w:sz="0" w:space="0" w:color="auto"/>
        <w:right w:val="none" w:sz="0" w:space="0" w:color="auto"/>
      </w:divBdr>
    </w:div>
    <w:div w:id="1612129456">
      <w:bodyDiv w:val="1"/>
      <w:marLeft w:val="0"/>
      <w:marRight w:val="0"/>
      <w:marTop w:val="0"/>
      <w:marBottom w:val="0"/>
      <w:divBdr>
        <w:top w:val="none" w:sz="0" w:space="0" w:color="auto"/>
        <w:left w:val="none" w:sz="0" w:space="0" w:color="auto"/>
        <w:bottom w:val="none" w:sz="0" w:space="0" w:color="auto"/>
        <w:right w:val="none" w:sz="0" w:space="0" w:color="auto"/>
      </w:divBdr>
      <w:divsChild>
        <w:div w:id="48573746">
          <w:marLeft w:val="640"/>
          <w:marRight w:val="0"/>
          <w:marTop w:val="0"/>
          <w:marBottom w:val="0"/>
          <w:divBdr>
            <w:top w:val="none" w:sz="0" w:space="0" w:color="auto"/>
            <w:left w:val="none" w:sz="0" w:space="0" w:color="auto"/>
            <w:bottom w:val="none" w:sz="0" w:space="0" w:color="auto"/>
            <w:right w:val="none" w:sz="0" w:space="0" w:color="auto"/>
          </w:divBdr>
        </w:div>
        <w:div w:id="63718761">
          <w:marLeft w:val="640"/>
          <w:marRight w:val="0"/>
          <w:marTop w:val="0"/>
          <w:marBottom w:val="0"/>
          <w:divBdr>
            <w:top w:val="none" w:sz="0" w:space="0" w:color="auto"/>
            <w:left w:val="none" w:sz="0" w:space="0" w:color="auto"/>
            <w:bottom w:val="none" w:sz="0" w:space="0" w:color="auto"/>
            <w:right w:val="none" w:sz="0" w:space="0" w:color="auto"/>
          </w:divBdr>
        </w:div>
        <w:div w:id="64493128">
          <w:marLeft w:val="640"/>
          <w:marRight w:val="0"/>
          <w:marTop w:val="0"/>
          <w:marBottom w:val="0"/>
          <w:divBdr>
            <w:top w:val="none" w:sz="0" w:space="0" w:color="auto"/>
            <w:left w:val="none" w:sz="0" w:space="0" w:color="auto"/>
            <w:bottom w:val="none" w:sz="0" w:space="0" w:color="auto"/>
            <w:right w:val="none" w:sz="0" w:space="0" w:color="auto"/>
          </w:divBdr>
        </w:div>
        <w:div w:id="69037618">
          <w:marLeft w:val="640"/>
          <w:marRight w:val="0"/>
          <w:marTop w:val="0"/>
          <w:marBottom w:val="0"/>
          <w:divBdr>
            <w:top w:val="none" w:sz="0" w:space="0" w:color="auto"/>
            <w:left w:val="none" w:sz="0" w:space="0" w:color="auto"/>
            <w:bottom w:val="none" w:sz="0" w:space="0" w:color="auto"/>
            <w:right w:val="none" w:sz="0" w:space="0" w:color="auto"/>
          </w:divBdr>
        </w:div>
        <w:div w:id="72746928">
          <w:marLeft w:val="640"/>
          <w:marRight w:val="0"/>
          <w:marTop w:val="0"/>
          <w:marBottom w:val="0"/>
          <w:divBdr>
            <w:top w:val="none" w:sz="0" w:space="0" w:color="auto"/>
            <w:left w:val="none" w:sz="0" w:space="0" w:color="auto"/>
            <w:bottom w:val="none" w:sz="0" w:space="0" w:color="auto"/>
            <w:right w:val="none" w:sz="0" w:space="0" w:color="auto"/>
          </w:divBdr>
        </w:div>
        <w:div w:id="73666143">
          <w:marLeft w:val="640"/>
          <w:marRight w:val="0"/>
          <w:marTop w:val="0"/>
          <w:marBottom w:val="0"/>
          <w:divBdr>
            <w:top w:val="none" w:sz="0" w:space="0" w:color="auto"/>
            <w:left w:val="none" w:sz="0" w:space="0" w:color="auto"/>
            <w:bottom w:val="none" w:sz="0" w:space="0" w:color="auto"/>
            <w:right w:val="none" w:sz="0" w:space="0" w:color="auto"/>
          </w:divBdr>
        </w:div>
        <w:div w:id="76564366">
          <w:marLeft w:val="640"/>
          <w:marRight w:val="0"/>
          <w:marTop w:val="0"/>
          <w:marBottom w:val="0"/>
          <w:divBdr>
            <w:top w:val="none" w:sz="0" w:space="0" w:color="auto"/>
            <w:left w:val="none" w:sz="0" w:space="0" w:color="auto"/>
            <w:bottom w:val="none" w:sz="0" w:space="0" w:color="auto"/>
            <w:right w:val="none" w:sz="0" w:space="0" w:color="auto"/>
          </w:divBdr>
        </w:div>
        <w:div w:id="104034658">
          <w:marLeft w:val="640"/>
          <w:marRight w:val="0"/>
          <w:marTop w:val="0"/>
          <w:marBottom w:val="0"/>
          <w:divBdr>
            <w:top w:val="none" w:sz="0" w:space="0" w:color="auto"/>
            <w:left w:val="none" w:sz="0" w:space="0" w:color="auto"/>
            <w:bottom w:val="none" w:sz="0" w:space="0" w:color="auto"/>
            <w:right w:val="none" w:sz="0" w:space="0" w:color="auto"/>
          </w:divBdr>
        </w:div>
        <w:div w:id="110363325">
          <w:marLeft w:val="640"/>
          <w:marRight w:val="0"/>
          <w:marTop w:val="0"/>
          <w:marBottom w:val="0"/>
          <w:divBdr>
            <w:top w:val="none" w:sz="0" w:space="0" w:color="auto"/>
            <w:left w:val="none" w:sz="0" w:space="0" w:color="auto"/>
            <w:bottom w:val="none" w:sz="0" w:space="0" w:color="auto"/>
            <w:right w:val="none" w:sz="0" w:space="0" w:color="auto"/>
          </w:divBdr>
        </w:div>
        <w:div w:id="122622683">
          <w:marLeft w:val="640"/>
          <w:marRight w:val="0"/>
          <w:marTop w:val="0"/>
          <w:marBottom w:val="0"/>
          <w:divBdr>
            <w:top w:val="none" w:sz="0" w:space="0" w:color="auto"/>
            <w:left w:val="none" w:sz="0" w:space="0" w:color="auto"/>
            <w:bottom w:val="none" w:sz="0" w:space="0" w:color="auto"/>
            <w:right w:val="none" w:sz="0" w:space="0" w:color="auto"/>
          </w:divBdr>
        </w:div>
        <w:div w:id="135532955">
          <w:marLeft w:val="640"/>
          <w:marRight w:val="0"/>
          <w:marTop w:val="0"/>
          <w:marBottom w:val="0"/>
          <w:divBdr>
            <w:top w:val="none" w:sz="0" w:space="0" w:color="auto"/>
            <w:left w:val="none" w:sz="0" w:space="0" w:color="auto"/>
            <w:bottom w:val="none" w:sz="0" w:space="0" w:color="auto"/>
            <w:right w:val="none" w:sz="0" w:space="0" w:color="auto"/>
          </w:divBdr>
        </w:div>
        <w:div w:id="137453888">
          <w:marLeft w:val="640"/>
          <w:marRight w:val="0"/>
          <w:marTop w:val="0"/>
          <w:marBottom w:val="0"/>
          <w:divBdr>
            <w:top w:val="none" w:sz="0" w:space="0" w:color="auto"/>
            <w:left w:val="none" w:sz="0" w:space="0" w:color="auto"/>
            <w:bottom w:val="none" w:sz="0" w:space="0" w:color="auto"/>
            <w:right w:val="none" w:sz="0" w:space="0" w:color="auto"/>
          </w:divBdr>
        </w:div>
        <w:div w:id="146824540">
          <w:marLeft w:val="640"/>
          <w:marRight w:val="0"/>
          <w:marTop w:val="0"/>
          <w:marBottom w:val="0"/>
          <w:divBdr>
            <w:top w:val="none" w:sz="0" w:space="0" w:color="auto"/>
            <w:left w:val="none" w:sz="0" w:space="0" w:color="auto"/>
            <w:bottom w:val="none" w:sz="0" w:space="0" w:color="auto"/>
            <w:right w:val="none" w:sz="0" w:space="0" w:color="auto"/>
          </w:divBdr>
        </w:div>
        <w:div w:id="157617620">
          <w:marLeft w:val="640"/>
          <w:marRight w:val="0"/>
          <w:marTop w:val="0"/>
          <w:marBottom w:val="0"/>
          <w:divBdr>
            <w:top w:val="none" w:sz="0" w:space="0" w:color="auto"/>
            <w:left w:val="none" w:sz="0" w:space="0" w:color="auto"/>
            <w:bottom w:val="none" w:sz="0" w:space="0" w:color="auto"/>
            <w:right w:val="none" w:sz="0" w:space="0" w:color="auto"/>
          </w:divBdr>
        </w:div>
        <w:div w:id="158078538">
          <w:marLeft w:val="640"/>
          <w:marRight w:val="0"/>
          <w:marTop w:val="0"/>
          <w:marBottom w:val="0"/>
          <w:divBdr>
            <w:top w:val="none" w:sz="0" w:space="0" w:color="auto"/>
            <w:left w:val="none" w:sz="0" w:space="0" w:color="auto"/>
            <w:bottom w:val="none" w:sz="0" w:space="0" w:color="auto"/>
            <w:right w:val="none" w:sz="0" w:space="0" w:color="auto"/>
          </w:divBdr>
        </w:div>
        <w:div w:id="164367473">
          <w:marLeft w:val="640"/>
          <w:marRight w:val="0"/>
          <w:marTop w:val="0"/>
          <w:marBottom w:val="0"/>
          <w:divBdr>
            <w:top w:val="none" w:sz="0" w:space="0" w:color="auto"/>
            <w:left w:val="none" w:sz="0" w:space="0" w:color="auto"/>
            <w:bottom w:val="none" w:sz="0" w:space="0" w:color="auto"/>
            <w:right w:val="none" w:sz="0" w:space="0" w:color="auto"/>
          </w:divBdr>
        </w:div>
        <w:div w:id="184252344">
          <w:marLeft w:val="640"/>
          <w:marRight w:val="0"/>
          <w:marTop w:val="0"/>
          <w:marBottom w:val="0"/>
          <w:divBdr>
            <w:top w:val="none" w:sz="0" w:space="0" w:color="auto"/>
            <w:left w:val="none" w:sz="0" w:space="0" w:color="auto"/>
            <w:bottom w:val="none" w:sz="0" w:space="0" w:color="auto"/>
            <w:right w:val="none" w:sz="0" w:space="0" w:color="auto"/>
          </w:divBdr>
        </w:div>
        <w:div w:id="185993638">
          <w:marLeft w:val="640"/>
          <w:marRight w:val="0"/>
          <w:marTop w:val="0"/>
          <w:marBottom w:val="0"/>
          <w:divBdr>
            <w:top w:val="none" w:sz="0" w:space="0" w:color="auto"/>
            <w:left w:val="none" w:sz="0" w:space="0" w:color="auto"/>
            <w:bottom w:val="none" w:sz="0" w:space="0" w:color="auto"/>
            <w:right w:val="none" w:sz="0" w:space="0" w:color="auto"/>
          </w:divBdr>
        </w:div>
        <w:div w:id="192421555">
          <w:marLeft w:val="640"/>
          <w:marRight w:val="0"/>
          <w:marTop w:val="0"/>
          <w:marBottom w:val="0"/>
          <w:divBdr>
            <w:top w:val="none" w:sz="0" w:space="0" w:color="auto"/>
            <w:left w:val="none" w:sz="0" w:space="0" w:color="auto"/>
            <w:bottom w:val="none" w:sz="0" w:space="0" w:color="auto"/>
            <w:right w:val="none" w:sz="0" w:space="0" w:color="auto"/>
          </w:divBdr>
        </w:div>
        <w:div w:id="195387899">
          <w:marLeft w:val="640"/>
          <w:marRight w:val="0"/>
          <w:marTop w:val="0"/>
          <w:marBottom w:val="0"/>
          <w:divBdr>
            <w:top w:val="none" w:sz="0" w:space="0" w:color="auto"/>
            <w:left w:val="none" w:sz="0" w:space="0" w:color="auto"/>
            <w:bottom w:val="none" w:sz="0" w:space="0" w:color="auto"/>
            <w:right w:val="none" w:sz="0" w:space="0" w:color="auto"/>
          </w:divBdr>
        </w:div>
        <w:div w:id="224222168">
          <w:marLeft w:val="640"/>
          <w:marRight w:val="0"/>
          <w:marTop w:val="0"/>
          <w:marBottom w:val="0"/>
          <w:divBdr>
            <w:top w:val="none" w:sz="0" w:space="0" w:color="auto"/>
            <w:left w:val="none" w:sz="0" w:space="0" w:color="auto"/>
            <w:bottom w:val="none" w:sz="0" w:space="0" w:color="auto"/>
            <w:right w:val="none" w:sz="0" w:space="0" w:color="auto"/>
          </w:divBdr>
        </w:div>
        <w:div w:id="249706290">
          <w:marLeft w:val="640"/>
          <w:marRight w:val="0"/>
          <w:marTop w:val="0"/>
          <w:marBottom w:val="0"/>
          <w:divBdr>
            <w:top w:val="none" w:sz="0" w:space="0" w:color="auto"/>
            <w:left w:val="none" w:sz="0" w:space="0" w:color="auto"/>
            <w:bottom w:val="none" w:sz="0" w:space="0" w:color="auto"/>
            <w:right w:val="none" w:sz="0" w:space="0" w:color="auto"/>
          </w:divBdr>
        </w:div>
        <w:div w:id="260114751">
          <w:marLeft w:val="640"/>
          <w:marRight w:val="0"/>
          <w:marTop w:val="0"/>
          <w:marBottom w:val="0"/>
          <w:divBdr>
            <w:top w:val="none" w:sz="0" w:space="0" w:color="auto"/>
            <w:left w:val="none" w:sz="0" w:space="0" w:color="auto"/>
            <w:bottom w:val="none" w:sz="0" w:space="0" w:color="auto"/>
            <w:right w:val="none" w:sz="0" w:space="0" w:color="auto"/>
          </w:divBdr>
        </w:div>
        <w:div w:id="282538448">
          <w:marLeft w:val="640"/>
          <w:marRight w:val="0"/>
          <w:marTop w:val="0"/>
          <w:marBottom w:val="0"/>
          <w:divBdr>
            <w:top w:val="none" w:sz="0" w:space="0" w:color="auto"/>
            <w:left w:val="none" w:sz="0" w:space="0" w:color="auto"/>
            <w:bottom w:val="none" w:sz="0" w:space="0" w:color="auto"/>
            <w:right w:val="none" w:sz="0" w:space="0" w:color="auto"/>
          </w:divBdr>
        </w:div>
        <w:div w:id="292947251">
          <w:marLeft w:val="640"/>
          <w:marRight w:val="0"/>
          <w:marTop w:val="0"/>
          <w:marBottom w:val="0"/>
          <w:divBdr>
            <w:top w:val="none" w:sz="0" w:space="0" w:color="auto"/>
            <w:left w:val="none" w:sz="0" w:space="0" w:color="auto"/>
            <w:bottom w:val="none" w:sz="0" w:space="0" w:color="auto"/>
            <w:right w:val="none" w:sz="0" w:space="0" w:color="auto"/>
          </w:divBdr>
        </w:div>
        <w:div w:id="324751109">
          <w:marLeft w:val="640"/>
          <w:marRight w:val="0"/>
          <w:marTop w:val="0"/>
          <w:marBottom w:val="0"/>
          <w:divBdr>
            <w:top w:val="none" w:sz="0" w:space="0" w:color="auto"/>
            <w:left w:val="none" w:sz="0" w:space="0" w:color="auto"/>
            <w:bottom w:val="none" w:sz="0" w:space="0" w:color="auto"/>
            <w:right w:val="none" w:sz="0" w:space="0" w:color="auto"/>
          </w:divBdr>
        </w:div>
        <w:div w:id="329337476">
          <w:marLeft w:val="640"/>
          <w:marRight w:val="0"/>
          <w:marTop w:val="0"/>
          <w:marBottom w:val="0"/>
          <w:divBdr>
            <w:top w:val="none" w:sz="0" w:space="0" w:color="auto"/>
            <w:left w:val="none" w:sz="0" w:space="0" w:color="auto"/>
            <w:bottom w:val="none" w:sz="0" w:space="0" w:color="auto"/>
            <w:right w:val="none" w:sz="0" w:space="0" w:color="auto"/>
          </w:divBdr>
        </w:div>
        <w:div w:id="334846511">
          <w:marLeft w:val="640"/>
          <w:marRight w:val="0"/>
          <w:marTop w:val="0"/>
          <w:marBottom w:val="0"/>
          <w:divBdr>
            <w:top w:val="none" w:sz="0" w:space="0" w:color="auto"/>
            <w:left w:val="none" w:sz="0" w:space="0" w:color="auto"/>
            <w:bottom w:val="none" w:sz="0" w:space="0" w:color="auto"/>
            <w:right w:val="none" w:sz="0" w:space="0" w:color="auto"/>
          </w:divBdr>
        </w:div>
        <w:div w:id="336201615">
          <w:marLeft w:val="640"/>
          <w:marRight w:val="0"/>
          <w:marTop w:val="0"/>
          <w:marBottom w:val="0"/>
          <w:divBdr>
            <w:top w:val="none" w:sz="0" w:space="0" w:color="auto"/>
            <w:left w:val="none" w:sz="0" w:space="0" w:color="auto"/>
            <w:bottom w:val="none" w:sz="0" w:space="0" w:color="auto"/>
            <w:right w:val="none" w:sz="0" w:space="0" w:color="auto"/>
          </w:divBdr>
        </w:div>
        <w:div w:id="351105428">
          <w:marLeft w:val="640"/>
          <w:marRight w:val="0"/>
          <w:marTop w:val="0"/>
          <w:marBottom w:val="0"/>
          <w:divBdr>
            <w:top w:val="none" w:sz="0" w:space="0" w:color="auto"/>
            <w:left w:val="none" w:sz="0" w:space="0" w:color="auto"/>
            <w:bottom w:val="none" w:sz="0" w:space="0" w:color="auto"/>
            <w:right w:val="none" w:sz="0" w:space="0" w:color="auto"/>
          </w:divBdr>
        </w:div>
        <w:div w:id="357052711">
          <w:marLeft w:val="640"/>
          <w:marRight w:val="0"/>
          <w:marTop w:val="0"/>
          <w:marBottom w:val="0"/>
          <w:divBdr>
            <w:top w:val="none" w:sz="0" w:space="0" w:color="auto"/>
            <w:left w:val="none" w:sz="0" w:space="0" w:color="auto"/>
            <w:bottom w:val="none" w:sz="0" w:space="0" w:color="auto"/>
            <w:right w:val="none" w:sz="0" w:space="0" w:color="auto"/>
          </w:divBdr>
        </w:div>
        <w:div w:id="364865796">
          <w:marLeft w:val="640"/>
          <w:marRight w:val="0"/>
          <w:marTop w:val="0"/>
          <w:marBottom w:val="0"/>
          <w:divBdr>
            <w:top w:val="none" w:sz="0" w:space="0" w:color="auto"/>
            <w:left w:val="none" w:sz="0" w:space="0" w:color="auto"/>
            <w:bottom w:val="none" w:sz="0" w:space="0" w:color="auto"/>
            <w:right w:val="none" w:sz="0" w:space="0" w:color="auto"/>
          </w:divBdr>
        </w:div>
        <w:div w:id="368455685">
          <w:marLeft w:val="640"/>
          <w:marRight w:val="0"/>
          <w:marTop w:val="0"/>
          <w:marBottom w:val="0"/>
          <w:divBdr>
            <w:top w:val="none" w:sz="0" w:space="0" w:color="auto"/>
            <w:left w:val="none" w:sz="0" w:space="0" w:color="auto"/>
            <w:bottom w:val="none" w:sz="0" w:space="0" w:color="auto"/>
            <w:right w:val="none" w:sz="0" w:space="0" w:color="auto"/>
          </w:divBdr>
        </w:div>
        <w:div w:id="374502396">
          <w:marLeft w:val="640"/>
          <w:marRight w:val="0"/>
          <w:marTop w:val="0"/>
          <w:marBottom w:val="0"/>
          <w:divBdr>
            <w:top w:val="none" w:sz="0" w:space="0" w:color="auto"/>
            <w:left w:val="none" w:sz="0" w:space="0" w:color="auto"/>
            <w:bottom w:val="none" w:sz="0" w:space="0" w:color="auto"/>
            <w:right w:val="none" w:sz="0" w:space="0" w:color="auto"/>
          </w:divBdr>
        </w:div>
        <w:div w:id="377702952">
          <w:marLeft w:val="640"/>
          <w:marRight w:val="0"/>
          <w:marTop w:val="0"/>
          <w:marBottom w:val="0"/>
          <w:divBdr>
            <w:top w:val="none" w:sz="0" w:space="0" w:color="auto"/>
            <w:left w:val="none" w:sz="0" w:space="0" w:color="auto"/>
            <w:bottom w:val="none" w:sz="0" w:space="0" w:color="auto"/>
            <w:right w:val="none" w:sz="0" w:space="0" w:color="auto"/>
          </w:divBdr>
        </w:div>
        <w:div w:id="380708995">
          <w:marLeft w:val="640"/>
          <w:marRight w:val="0"/>
          <w:marTop w:val="0"/>
          <w:marBottom w:val="0"/>
          <w:divBdr>
            <w:top w:val="none" w:sz="0" w:space="0" w:color="auto"/>
            <w:left w:val="none" w:sz="0" w:space="0" w:color="auto"/>
            <w:bottom w:val="none" w:sz="0" w:space="0" w:color="auto"/>
            <w:right w:val="none" w:sz="0" w:space="0" w:color="auto"/>
          </w:divBdr>
        </w:div>
        <w:div w:id="399720445">
          <w:marLeft w:val="640"/>
          <w:marRight w:val="0"/>
          <w:marTop w:val="0"/>
          <w:marBottom w:val="0"/>
          <w:divBdr>
            <w:top w:val="none" w:sz="0" w:space="0" w:color="auto"/>
            <w:left w:val="none" w:sz="0" w:space="0" w:color="auto"/>
            <w:bottom w:val="none" w:sz="0" w:space="0" w:color="auto"/>
            <w:right w:val="none" w:sz="0" w:space="0" w:color="auto"/>
          </w:divBdr>
        </w:div>
        <w:div w:id="404841521">
          <w:marLeft w:val="640"/>
          <w:marRight w:val="0"/>
          <w:marTop w:val="0"/>
          <w:marBottom w:val="0"/>
          <w:divBdr>
            <w:top w:val="none" w:sz="0" w:space="0" w:color="auto"/>
            <w:left w:val="none" w:sz="0" w:space="0" w:color="auto"/>
            <w:bottom w:val="none" w:sz="0" w:space="0" w:color="auto"/>
            <w:right w:val="none" w:sz="0" w:space="0" w:color="auto"/>
          </w:divBdr>
        </w:div>
        <w:div w:id="406536615">
          <w:marLeft w:val="640"/>
          <w:marRight w:val="0"/>
          <w:marTop w:val="0"/>
          <w:marBottom w:val="0"/>
          <w:divBdr>
            <w:top w:val="none" w:sz="0" w:space="0" w:color="auto"/>
            <w:left w:val="none" w:sz="0" w:space="0" w:color="auto"/>
            <w:bottom w:val="none" w:sz="0" w:space="0" w:color="auto"/>
            <w:right w:val="none" w:sz="0" w:space="0" w:color="auto"/>
          </w:divBdr>
        </w:div>
        <w:div w:id="407774324">
          <w:marLeft w:val="640"/>
          <w:marRight w:val="0"/>
          <w:marTop w:val="0"/>
          <w:marBottom w:val="0"/>
          <w:divBdr>
            <w:top w:val="none" w:sz="0" w:space="0" w:color="auto"/>
            <w:left w:val="none" w:sz="0" w:space="0" w:color="auto"/>
            <w:bottom w:val="none" w:sz="0" w:space="0" w:color="auto"/>
            <w:right w:val="none" w:sz="0" w:space="0" w:color="auto"/>
          </w:divBdr>
        </w:div>
        <w:div w:id="431903039">
          <w:marLeft w:val="640"/>
          <w:marRight w:val="0"/>
          <w:marTop w:val="0"/>
          <w:marBottom w:val="0"/>
          <w:divBdr>
            <w:top w:val="none" w:sz="0" w:space="0" w:color="auto"/>
            <w:left w:val="none" w:sz="0" w:space="0" w:color="auto"/>
            <w:bottom w:val="none" w:sz="0" w:space="0" w:color="auto"/>
            <w:right w:val="none" w:sz="0" w:space="0" w:color="auto"/>
          </w:divBdr>
        </w:div>
        <w:div w:id="434061030">
          <w:marLeft w:val="640"/>
          <w:marRight w:val="0"/>
          <w:marTop w:val="0"/>
          <w:marBottom w:val="0"/>
          <w:divBdr>
            <w:top w:val="none" w:sz="0" w:space="0" w:color="auto"/>
            <w:left w:val="none" w:sz="0" w:space="0" w:color="auto"/>
            <w:bottom w:val="none" w:sz="0" w:space="0" w:color="auto"/>
            <w:right w:val="none" w:sz="0" w:space="0" w:color="auto"/>
          </w:divBdr>
        </w:div>
        <w:div w:id="444815275">
          <w:marLeft w:val="640"/>
          <w:marRight w:val="0"/>
          <w:marTop w:val="0"/>
          <w:marBottom w:val="0"/>
          <w:divBdr>
            <w:top w:val="none" w:sz="0" w:space="0" w:color="auto"/>
            <w:left w:val="none" w:sz="0" w:space="0" w:color="auto"/>
            <w:bottom w:val="none" w:sz="0" w:space="0" w:color="auto"/>
            <w:right w:val="none" w:sz="0" w:space="0" w:color="auto"/>
          </w:divBdr>
        </w:div>
        <w:div w:id="448402647">
          <w:marLeft w:val="640"/>
          <w:marRight w:val="0"/>
          <w:marTop w:val="0"/>
          <w:marBottom w:val="0"/>
          <w:divBdr>
            <w:top w:val="none" w:sz="0" w:space="0" w:color="auto"/>
            <w:left w:val="none" w:sz="0" w:space="0" w:color="auto"/>
            <w:bottom w:val="none" w:sz="0" w:space="0" w:color="auto"/>
            <w:right w:val="none" w:sz="0" w:space="0" w:color="auto"/>
          </w:divBdr>
        </w:div>
        <w:div w:id="452754671">
          <w:marLeft w:val="640"/>
          <w:marRight w:val="0"/>
          <w:marTop w:val="0"/>
          <w:marBottom w:val="0"/>
          <w:divBdr>
            <w:top w:val="none" w:sz="0" w:space="0" w:color="auto"/>
            <w:left w:val="none" w:sz="0" w:space="0" w:color="auto"/>
            <w:bottom w:val="none" w:sz="0" w:space="0" w:color="auto"/>
            <w:right w:val="none" w:sz="0" w:space="0" w:color="auto"/>
          </w:divBdr>
        </w:div>
        <w:div w:id="457722520">
          <w:marLeft w:val="640"/>
          <w:marRight w:val="0"/>
          <w:marTop w:val="0"/>
          <w:marBottom w:val="0"/>
          <w:divBdr>
            <w:top w:val="none" w:sz="0" w:space="0" w:color="auto"/>
            <w:left w:val="none" w:sz="0" w:space="0" w:color="auto"/>
            <w:bottom w:val="none" w:sz="0" w:space="0" w:color="auto"/>
            <w:right w:val="none" w:sz="0" w:space="0" w:color="auto"/>
          </w:divBdr>
        </w:div>
        <w:div w:id="473067951">
          <w:marLeft w:val="640"/>
          <w:marRight w:val="0"/>
          <w:marTop w:val="0"/>
          <w:marBottom w:val="0"/>
          <w:divBdr>
            <w:top w:val="none" w:sz="0" w:space="0" w:color="auto"/>
            <w:left w:val="none" w:sz="0" w:space="0" w:color="auto"/>
            <w:bottom w:val="none" w:sz="0" w:space="0" w:color="auto"/>
            <w:right w:val="none" w:sz="0" w:space="0" w:color="auto"/>
          </w:divBdr>
        </w:div>
        <w:div w:id="477189086">
          <w:marLeft w:val="640"/>
          <w:marRight w:val="0"/>
          <w:marTop w:val="0"/>
          <w:marBottom w:val="0"/>
          <w:divBdr>
            <w:top w:val="none" w:sz="0" w:space="0" w:color="auto"/>
            <w:left w:val="none" w:sz="0" w:space="0" w:color="auto"/>
            <w:bottom w:val="none" w:sz="0" w:space="0" w:color="auto"/>
            <w:right w:val="none" w:sz="0" w:space="0" w:color="auto"/>
          </w:divBdr>
        </w:div>
        <w:div w:id="478886664">
          <w:marLeft w:val="640"/>
          <w:marRight w:val="0"/>
          <w:marTop w:val="0"/>
          <w:marBottom w:val="0"/>
          <w:divBdr>
            <w:top w:val="none" w:sz="0" w:space="0" w:color="auto"/>
            <w:left w:val="none" w:sz="0" w:space="0" w:color="auto"/>
            <w:bottom w:val="none" w:sz="0" w:space="0" w:color="auto"/>
            <w:right w:val="none" w:sz="0" w:space="0" w:color="auto"/>
          </w:divBdr>
        </w:div>
        <w:div w:id="488987779">
          <w:marLeft w:val="640"/>
          <w:marRight w:val="0"/>
          <w:marTop w:val="0"/>
          <w:marBottom w:val="0"/>
          <w:divBdr>
            <w:top w:val="none" w:sz="0" w:space="0" w:color="auto"/>
            <w:left w:val="none" w:sz="0" w:space="0" w:color="auto"/>
            <w:bottom w:val="none" w:sz="0" w:space="0" w:color="auto"/>
            <w:right w:val="none" w:sz="0" w:space="0" w:color="auto"/>
          </w:divBdr>
        </w:div>
        <w:div w:id="489904991">
          <w:marLeft w:val="640"/>
          <w:marRight w:val="0"/>
          <w:marTop w:val="0"/>
          <w:marBottom w:val="0"/>
          <w:divBdr>
            <w:top w:val="none" w:sz="0" w:space="0" w:color="auto"/>
            <w:left w:val="none" w:sz="0" w:space="0" w:color="auto"/>
            <w:bottom w:val="none" w:sz="0" w:space="0" w:color="auto"/>
            <w:right w:val="none" w:sz="0" w:space="0" w:color="auto"/>
          </w:divBdr>
        </w:div>
        <w:div w:id="506408121">
          <w:marLeft w:val="640"/>
          <w:marRight w:val="0"/>
          <w:marTop w:val="0"/>
          <w:marBottom w:val="0"/>
          <w:divBdr>
            <w:top w:val="none" w:sz="0" w:space="0" w:color="auto"/>
            <w:left w:val="none" w:sz="0" w:space="0" w:color="auto"/>
            <w:bottom w:val="none" w:sz="0" w:space="0" w:color="auto"/>
            <w:right w:val="none" w:sz="0" w:space="0" w:color="auto"/>
          </w:divBdr>
        </w:div>
        <w:div w:id="515853932">
          <w:marLeft w:val="640"/>
          <w:marRight w:val="0"/>
          <w:marTop w:val="0"/>
          <w:marBottom w:val="0"/>
          <w:divBdr>
            <w:top w:val="none" w:sz="0" w:space="0" w:color="auto"/>
            <w:left w:val="none" w:sz="0" w:space="0" w:color="auto"/>
            <w:bottom w:val="none" w:sz="0" w:space="0" w:color="auto"/>
            <w:right w:val="none" w:sz="0" w:space="0" w:color="auto"/>
          </w:divBdr>
        </w:div>
        <w:div w:id="523792213">
          <w:marLeft w:val="640"/>
          <w:marRight w:val="0"/>
          <w:marTop w:val="0"/>
          <w:marBottom w:val="0"/>
          <w:divBdr>
            <w:top w:val="none" w:sz="0" w:space="0" w:color="auto"/>
            <w:left w:val="none" w:sz="0" w:space="0" w:color="auto"/>
            <w:bottom w:val="none" w:sz="0" w:space="0" w:color="auto"/>
            <w:right w:val="none" w:sz="0" w:space="0" w:color="auto"/>
          </w:divBdr>
        </w:div>
        <w:div w:id="528370971">
          <w:marLeft w:val="640"/>
          <w:marRight w:val="0"/>
          <w:marTop w:val="0"/>
          <w:marBottom w:val="0"/>
          <w:divBdr>
            <w:top w:val="none" w:sz="0" w:space="0" w:color="auto"/>
            <w:left w:val="none" w:sz="0" w:space="0" w:color="auto"/>
            <w:bottom w:val="none" w:sz="0" w:space="0" w:color="auto"/>
            <w:right w:val="none" w:sz="0" w:space="0" w:color="auto"/>
          </w:divBdr>
        </w:div>
        <w:div w:id="532157163">
          <w:marLeft w:val="640"/>
          <w:marRight w:val="0"/>
          <w:marTop w:val="0"/>
          <w:marBottom w:val="0"/>
          <w:divBdr>
            <w:top w:val="none" w:sz="0" w:space="0" w:color="auto"/>
            <w:left w:val="none" w:sz="0" w:space="0" w:color="auto"/>
            <w:bottom w:val="none" w:sz="0" w:space="0" w:color="auto"/>
            <w:right w:val="none" w:sz="0" w:space="0" w:color="auto"/>
          </w:divBdr>
        </w:div>
        <w:div w:id="533228656">
          <w:marLeft w:val="640"/>
          <w:marRight w:val="0"/>
          <w:marTop w:val="0"/>
          <w:marBottom w:val="0"/>
          <w:divBdr>
            <w:top w:val="none" w:sz="0" w:space="0" w:color="auto"/>
            <w:left w:val="none" w:sz="0" w:space="0" w:color="auto"/>
            <w:bottom w:val="none" w:sz="0" w:space="0" w:color="auto"/>
            <w:right w:val="none" w:sz="0" w:space="0" w:color="auto"/>
          </w:divBdr>
        </w:div>
        <w:div w:id="540672684">
          <w:marLeft w:val="640"/>
          <w:marRight w:val="0"/>
          <w:marTop w:val="0"/>
          <w:marBottom w:val="0"/>
          <w:divBdr>
            <w:top w:val="none" w:sz="0" w:space="0" w:color="auto"/>
            <w:left w:val="none" w:sz="0" w:space="0" w:color="auto"/>
            <w:bottom w:val="none" w:sz="0" w:space="0" w:color="auto"/>
            <w:right w:val="none" w:sz="0" w:space="0" w:color="auto"/>
          </w:divBdr>
        </w:div>
        <w:div w:id="540896777">
          <w:marLeft w:val="640"/>
          <w:marRight w:val="0"/>
          <w:marTop w:val="0"/>
          <w:marBottom w:val="0"/>
          <w:divBdr>
            <w:top w:val="none" w:sz="0" w:space="0" w:color="auto"/>
            <w:left w:val="none" w:sz="0" w:space="0" w:color="auto"/>
            <w:bottom w:val="none" w:sz="0" w:space="0" w:color="auto"/>
            <w:right w:val="none" w:sz="0" w:space="0" w:color="auto"/>
          </w:divBdr>
        </w:div>
        <w:div w:id="552548455">
          <w:marLeft w:val="640"/>
          <w:marRight w:val="0"/>
          <w:marTop w:val="0"/>
          <w:marBottom w:val="0"/>
          <w:divBdr>
            <w:top w:val="none" w:sz="0" w:space="0" w:color="auto"/>
            <w:left w:val="none" w:sz="0" w:space="0" w:color="auto"/>
            <w:bottom w:val="none" w:sz="0" w:space="0" w:color="auto"/>
            <w:right w:val="none" w:sz="0" w:space="0" w:color="auto"/>
          </w:divBdr>
        </w:div>
        <w:div w:id="574557843">
          <w:marLeft w:val="640"/>
          <w:marRight w:val="0"/>
          <w:marTop w:val="0"/>
          <w:marBottom w:val="0"/>
          <w:divBdr>
            <w:top w:val="none" w:sz="0" w:space="0" w:color="auto"/>
            <w:left w:val="none" w:sz="0" w:space="0" w:color="auto"/>
            <w:bottom w:val="none" w:sz="0" w:space="0" w:color="auto"/>
            <w:right w:val="none" w:sz="0" w:space="0" w:color="auto"/>
          </w:divBdr>
        </w:div>
        <w:div w:id="596475491">
          <w:marLeft w:val="640"/>
          <w:marRight w:val="0"/>
          <w:marTop w:val="0"/>
          <w:marBottom w:val="0"/>
          <w:divBdr>
            <w:top w:val="none" w:sz="0" w:space="0" w:color="auto"/>
            <w:left w:val="none" w:sz="0" w:space="0" w:color="auto"/>
            <w:bottom w:val="none" w:sz="0" w:space="0" w:color="auto"/>
            <w:right w:val="none" w:sz="0" w:space="0" w:color="auto"/>
          </w:divBdr>
        </w:div>
        <w:div w:id="620957618">
          <w:marLeft w:val="640"/>
          <w:marRight w:val="0"/>
          <w:marTop w:val="0"/>
          <w:marBottom w:val="0"/>
          <w:divBdr>
            <w:top w:val="none" w:sz="0" w:space="0" w:color="auto"/>
            <w:left w:val="none" w:sz="0" w:space="0" w:color="auto"/>
            <w:bottom w:val="none" w:sz="0" w:space="0" w:color="auto"/>
            <w:right w:val="none" w:sz="0" w:space="0" w:color="auto"/>
          </w:divBdr>
        </w:div>
        <w:div w:id="630788169">
          <w:marLeft w:val="640"/>
          <w:marRight w:val="0"/>
          <w:marTop w:val="0"/>
          <w:marBottom w:val="0"/>
          <w:divBdr>
            <w:top w:val="none" w:sz="0" w:space="0" w:color="auto"/>
            <w:left w:val="none" w:sz="0" w:space="0" w:color="auto"/>
            <w:bottom w:val="none" w:sz="0" w:space="0" w:color="auto"/>
            <w:right w:val="none" w:sz="0" w:space="0" w:color="auto"/>
          </w:divBdr>
        </w:div>
        <w:div w:id="641080807">
          <w:marLeft w:val="640"/>
          <w:marRight w:val="0"/>
          <w:marTop w:val="0"/>
          <w:marBottom w:val="0"/>
          <w:divBdr>
            <w:top w:val="none" w:sz="0" w:space="0" w:color="auto"/>
            <w:left w:val="none" w:sz="0" w:space="0" w:color="auto"/>
            <w:bottom w:val="none" w:sz="0" w:space="0" w:color="auto"/>
            <w:right w:val="none" w:sz="0" w:space="0" w:color="auto"/>
          </w:divBdr>
        </w:div>
        <w:div w:id="644160397">
          <w:marLeft w:val="640"/>
          <w:marRight w:val="0"/>
          <w:marTop w:val="0"/>
          <w:marBottom w:val="0"/>
          <w:divBdr>
            <w:top w:val="none" w:sz="0" w:space="0" w:color="auto"/>
            <w:left w:val="none" w:sz="0" w:space="0" w:color="auto"/>
            <w:bottom w:val="none" w:sz="0" w:space="0" w:color="auto"/>
            <w:right w:val="none" w:sz="0" w:space="0" w:color="auto"/>
          </w:divBdr>
        </w:div>
        <w:div w:id="652491718">
          <w:marLeft w:val="640"/>
          <w:marRight w:val="0"/>
          <w:marTop w:val="0"/>
          <w:marBottom w:val="0"/>
          <w:divBdr>
            <w:top w:val="none" w:sz="0" w:space="0" w:color="auto"/>
            <w:left w:val="none" w:sz="0" w:space="0" w:color="auto"/>
            <w:bottom w:val="none" w:sz="0" w:space="0" w:color="auto"/>
            <w:right w:val="none" w:sz="0" w:space="0" w:color="auto"/>
          </w:divBdr>
        </w:div>
        <w:div w:id="658849517">
          <w:marLeft w:val="640"/>
          <w:marRight w:val="0"/>
          <w:marTop w:val="0"/>
          <w:marBottom w:val="0"/>
          <w:divBdr>
            <w:top w:val="none" w:sz="0" w:space="0" w:color="auto"/>
            <w:left w:val="none" w:sz="0" w:space="0" w:color="auto"/>
            <w:bottom w:val="none" w:sz="0" w:space="0" w:color="auto"/>
            <w:right w:val="none" w:sz="0" w:space="0" w:color="auto"/>
          </w:divBdr>
        </w:div>
        <w:div w:id="662011794">
          <w:marLeft w:val="640"/>
          <w:marRight w:val="0"/>
          <w:marTop w:val="0"/>
          <w:marBottom w:val="0"/>
          <w:divBdr>
            <w:top w:val="none" w:sz="0" w:space="0" w:color="auto"/>
            <w:left w:val="none" w:sz="0" w:space="0" w:color="auto"/>
            <w:bottom w:val="none" w:sz="0" w:space="0" w:color="auto"/>
            <w:right w:val="none" w:sz="0" w:space="0" w:color="auto"/>
          </w:divBdr>
        </w:div>
        <w:div w:id="663315706">
          <w:marLeft w:val="640"/>
          <w:marRight w:val="0"/>
          <w:marTop w:val="0"/>
          <w:marBottom w:val="0"/>
          <w:divBdr>
            <w:top w:val="none" w:sz="0" w:space="0" w:color="auto"/>
            <w:left w:val="none" w:sz="0" w:space="0" w:color="auto"/>
            <w:bottom w:val="none" w:sz="0" w:space="0" w:color="auto"/>
            <w:right w:val="none" w:sz="0" w:space="0" w:color="auto"/>
          </w:divBdr>
        </w:div>
        <w:div w:id="672101615">
          <w:marLeft w:val="640"/>
          <w:marRight w:val="0"/>
          <w:marTop w:val="0"/>
          <w:marBottom w:val="0"/>
          <w:divBdr>
            <w:top w:val="none" w:sz="0" w:space="0" w:color="auto"/>
            <w:left w:val="none" w:sz="0" w:space="0" w:color="auto"/>
            <w:bottom w:val="none" w:sz="0" w:space="0" w:color="auto"/>
            <w:right w:val="none" w:sz="0" w:space="0" w:color="auto"/>
          </w:divBdr>
        </w:div>
        <w:div w:id="675152326">
          <w:marLeft w:val="640"/>
          <w:marRight w:val="0"/>
          <w:marTop w:val="0"/>
          <w:marBottom w:val="0"/>
          <w:divBdr>
            <w:top w:val="none" w:sz="0" w:space="0" w:color="auto"/>
            <w:left w:val="none" w:sz="0" w:space="0" w:color="auto"/>
            <w:bottom w:val="none" w:sz="0" w:space="0" w:color="auto"/>
            <w:right w:val="none" w:sz="0" w:space="0" w:color="auto"/>
          </w:divBdr>
        </w:div>
        <w:div w:id="677535863">
          <w:marLeft w:val="640"/>
          <w:marRight w:val="0"/>
          <w:marTop w:val="0"/>
          <w:marBottom w:val="0"/>
          <w:divBdr>
            <w:top w:val="none" w:sz="0" w:space="0" w:color="auto"/>
            <w:left w:val="none" w:sz="0" w:space="0" w:color="auto"/>
            <w:bottom w:val="none" w:sz="0" w:space="0" w:color="auto"/>
            <w:right w:val="none" w:sz="0" w:space="0" w:color="auto"/>
          </w:divBdr>
        </w:div>
        <w:div w:id="680935815">
          <w:marLeft w:val="640"/>
          <w:marRight w:val="0"/>
          <w:marTop w:val="0"/>
          <w:marBottom w:val="0"/>
          <w:divBdr>
            <w:top w:val="none" w:sz="0" w:space="0" w:color="auto"/>
            <w:left w:val="none" w:sz="0" w:space="0" w:color="auto"/>
            <w:bottom w:val="none" w:sz="0" w:space="0" w:color="auto"/>
            <w:right w:val="none" w:sz="0" w:space="0" w:color="auto"/>
          </w:divBdr>
        </w:div>
        <w:div w:id="681902527">
          <w:marLeft w:val="640"/>
          <w:marRight w:val="0"/>
          <w:marTop w:val="0"/>
          <w:marBottom w:val="0"/>
          <w:divBdr>
            <w:top w:val="none" w:sz="0" w:space="0" w:color="auto"/>
            <w:left w:val="none" w:sz="0" w:space="0" w:color="auto"/>
            <w:bottom w:val="none" w:sz="0" w:space="0" w:color="auto"/>
            <w:right w:val="none" w:sz="0" w:space="0" w:color="auto"/>
          </w:divBdr>
        </w:div>
        <w:div w:id="685054640">
          <w:marLeft w:val="640"/>
          <w:marRight w:val="0"/>
          <w:marTop w:val="0"/>
          <w:marBottom w:val="0"/>
          <w:divBdr>
            <w:top w:val="none" w:sz="0" w:space="0" w:color="auto"/>
            <w:left w:val="none" w:sz="0" w:space="0" w:color="auto"/>
            <w:bottom w:val="none" w:sz="0" w:space="0" w:color="auto"/>
            <w:right w:val="none" w:sz="0" w:space="0" w:color="auto"/>
          </w:divBdr>
        </w:div>
        <w:div w:id="685668836">
          <w:marLeft w:val="640"/>
          <w:marRight w:val="0"/>
          <w:marTop w:val="0"/>
          <w:marBottom w:val="0"/>
          <w:divBdr>
            <w:top w:val="none" w:sz="0" w:space="0" w:color="auto"/>
            <w:left w:val="none" w:sz="0" w:space="0" w:color="auto"/>
            <w:bottom w:val="none" w:sz="0" w:space="0" w:color="auto"/>
            <w:right w:val="none" w:sz="0" w:space="0" w:color="auto"/>
          </w:divBdr>
        </w:div>
        <w:div w:id="690453460">
          <w:marLeft w:val="640"/>
          <w:marRight w:val="0"/>
          <w:marTop w:val="0"/>
          <w:marBottom w:val="0"/>
          <w:divBdr>
            <w:top w:val="none" w:sz="0" w:space="0" w:color="auto"/>
            <w:left w:val="none" w:sz="0" w:space="0" w:color="auto"/>
            <w:bottom w:val="none" w:sz="0" w:space="0" w:color="auto"/>
            <w:right w:val="none" w:sz="0" w:space="0" w:color="auto"/>
          </w:divBdr>
        </w:div>
        <w:div w:id="693655351">
          <w:marLeft w:val="640"/>
          <w:marRight w:val="0"/>
          <w:marTop w:val="0"/>
          <w:marBottom w:val="0"/>
          <w:divBdr>
            <w:top w:val="none" w:sz="0" w:space="0" w:color="auto"/>
            <w:left w:val="none" w:sz="0" w:space="0" w:color="auto"/>
            <w:bottom w:val="none" w:sz="0" w:space="0" w:color="auto"/>
            <w:right w:val="none" w:sz="0" w:space="0" w:color="auto"/>
          </w:divBdr>
        </w:div>
        <w:div w:id="698353369">
          <w:marLeft w:val="640"/>
          <w:marRight w:val="0"/>
          <w:marTop w:val="0"/>
          <w:marBottom w:val="0"/>
          <w:divBdr>
            <w:top w:val="none" w:sz="0" w:space="0" w:color="auto"/>
            <w:left w:val="none" w:sz="0" w:space="0" w:color="auto"/>
            <w:bottom w:val="none" w:sz="0" w:space="0" w:color="auto"/>
            <w:right w:val="none" w:sz="0" w:space="0" w:color="auto"/>
          </w:divBdr>
        </w:div>
        <w:div w:id="703291569">
          <w:marLeft w:val="640"/>
          <w:marRight w:val="0"/>
          <w:marTop w:val="0"/>
          <w:marBottom w:val="0"/>
          <w:divBdr>
            <w:top w:val="none" w:sz="0" w:space="0" w:color="auto"/>
            <w:left w:val="none" w:sz="0" w:space="0" w:color="auto"/>
            <w:bottom w:val="none" w:sz="0" w:space="0" w:color="auto"/>
            <w:right w:val="none" w:sz="0" w:space="0" w:color="auto"/>
          </w:divBdr>
        </w:div>
        <w:div w:id="706835490">
          <w:marLeft w:val="640"/>
          <w:marRight w:val="0"/>
          <w:marTop w:val="0"/>
          <w:marBottom w:val="0"/>
          <w:divBdr>
            <w:top w:val="none" w:sz="0" w:space="0" w:color="auto"/>
            <w:left w:val="none" w:sz="0" w:space="0" w:color="auto"/>
            <w:bottom w:val="none" w:sz="0" w:space="0" w:color="auto"/>
            <w:right w:val="none" w:sz="0" w:space="0" w:color="auto"/>
          </w:divBdr>
        </w:div>
        <w:div w:id="716854170">
          <w:marLeft w:val="640"/>
          <w:marRight w:val="0"/>
          <w:marTop w:val="0"/>
          <w:marBottom w:val="0"/>
          <w:divBdr>
            <w:top w:val="none" w:sz="0" w:space="0" w:color="auto"/>
            <w:left w:val="none" w:sz="0" w:space="0" w:color="auto"/>
            <w:bottom w:val="none" w:sz="0" w:space="0" w:color="auto"/>
            <w:right w:val="none" w:sz="0" w:space="0" w:color="auto"/>
          </w:divBdr>
        </w:div>
        <w:div w:id="721516310">
          <w:marLeft w:val="640"/>
          <w:marRight w:val="0"/>
          <w:marTop w:val="0"/>
          <w:marBottom w:val="0"/>
          <w:divBdr>
            <w:top w:val="none" w:sz="0" w:space="0" w:color="auto"/>
            <w:left w:val="none" w:sz="0" w:space="0" w:color="auto"/>
            <w:bottom w:val="none" w:sz="0" w:space="0" w:color="auto"/>
            <w:right w:val="none" w:sz="0" w:space="0" w:color="auto"/>
          </w:divBdr>
        </w:div>
        <w:div w:id="727655779">
          <w:marLeft w:val="640"/>
          <w:marRight w:val="0"/>
          <w:marTop w:val="0"/>
          <w:marBottom w:val="0"/>
          <w:divBdr>
            <w:top w:val="none" w:sz="0" w:space="0" w:color="auto"/>
            <w:left w:val="none" w:sz="0" w:space="0" w:color="auto"/>
            <w:bottom w:val="none" w:sz="0" w:space="0" w:color="auto"/>
            <w:right w:val="none" w:sz="0" w:space="0" w:color="auto"/>
          </w:divBdr>
        </w:div>
        <w:div w:id="729957467">
          <w:marLeft w:val="640"/>
          <w:marRight w:val="0"/>
          <w:marTop w:val="0"/>
          <w:marBottom w:val="0"/>
          <w:divBdr>
            <w:top w:val="none" w:sz="0" w:space="0" w:color="auto"/>
            <w:left w:val="none" w:sz="0" w:space="0" w:color="auto"/>
            <w:bottom w:val="none" w:sz="0" w:space="0" w:color="auto"/>
            <w:right w:val="none" w:sz="0" w:space="0" w:color="auto"/>
          </w:divBdr>
        </w:div>
        <w:div w:id="762385947">
          <w:marLeft w:val="640"/>
          <w:marRight w:val="0"/>
          <w:marTop w:val="0"/>
          <w:marBottom w:val="0"/>
          <w:divBdr>
            <w:top w:val="none" w:sz="0" w:space="0" w:color="auto"/>
            <w:left w:val="none" w:sz="0" w:space="0" w:color="auto"/>
            <w:bottom w:val="none" w:sz="0" w:space="0" w:color="auto"/>
            <w:right w:val="none" w:sz="0" w:space="0" w:color="auto"/>
          </w:divBdr>
        </w:div>
        <w:div w:id="764153183">
          <w:marLeft w:val="640"/>
          <w:marRight w:val="0"/>
          <w:marTop w:val="0"/>
          <w:marBottom w:val="0"/>
          <w:divBdr>
            <w:top w:val="none" w:sz="0" w:space="0" w:color="auto"/>
            <w:left w:val="none" w:sz="0" w:space="0" w:color="auto"/>
            <w:bottom w:val="none" w:sz="0" w:space="0" w:color="auto"/>
            <w:right w:val="none" w:sz="0" w:space="0" w:color="auto"/>
          </w:divBdr>
        </w:div>
        <w:div w:id="772670312">
          <w:marLeft w:val="640"/>
          <w:marRight w:val="0"/>
          <w:marTop w:val="0"/>
          <w:marBottom w:val="0"/>
          <w:divBdr>
            <w:top w:val="none" w:sz="0" w:space="0" w:color="auto"/>
            <w:left w:val="none" w:sz="0" w:space="0" w:color="auto"/>
            <w:bottom w:val="none" w:sz="0" w:space="0" w:color="auto"/>
            <w:right w:val="none" w:sz="0" w:space="0" w:color="auto"/>
          </w:divBdr>
        </w:div>
        <w:div w:id="775323573">
          <w:marLeft w:val="640"/>
          <w:marRight w:val="0"/>
          <w:marTop w:val="0"/>
          <w:marBottom w:val="0"/>
          <w:divBdr>
            <w:top w:val="none" w:sz="0" w:space="0" w:color="auto"/>
            <w:left w:val="none" w:sz="0" w:space="0" w:color="auto"/>
            <w:bottom w:val="none" w:sz="0" w:space="0" w:color="auto"/>
            <w:right w:val="none" w:sz="0" w:space="0" w:color="auto"/>
          </w:divBdr>
        </w:div>
        <w:div w:id="786388692">
          <w:marLeft w:val="640"/>
          <w:marRight w:val="0"/>
          <w:marTop w:val="0"/>
          <w:marBottom w:val="0"/>
          <w:divBdr>
            <w:top w:val="none" w:sz="0" w:space="0" w:color="auto"/>
            <w:left w:val="none" w:sz="0" w:space="0" w:color="auto"/>
            <w:bottom w:val="none" w:sz="0" w:space="0" w:color="auto"/>
            <w:right w:val="none" w:sz="0" w:space="0" w:color="auto"/>
          </w:divBdr>
        </w:div>
        <w:div w:id="789058095">
          <w:marLeft w:val="640"/>
          <w:marRight w:val="0"/>
          <w:marTop w:val="0"/>
          <w:marBottom w:val="0"/>
          <w:divBdr>
            <w:top w:val="none" w:sz="0" w:space="0" w:color="auto"/>
            <w:left w:val="none" w:sz="0" w:space="0" w:color="auto"/>
            <w:bottom w:val="none" w:sz="0" w:space="0" w:color="auto"/>
            <w:right w:val="none" w:sz="0" w:space="0" w:color="auto"/>
          </w:divBdr>
        </w:div>
        <w:div w:id="796527625">
          <w:marLeft w:val="640"/>
          <w:marRight w:val="0"/>
          <w:marTop w:val="0"/>
          <w:marBottom w:val="0"/>
          <w:divBdr>
            <w:top w:val="none" w:sz="0" w:space="0" w:color="auto"/>
            <w:left w:val="none" w:sz="0" w:space="0" w:color="auto"/>
            <w:bottom w:val="none" w:sz="0" w:space="0" w:color="auto"/>
            <w:right w:val="none" w:sz="0" w:space="0" w:color="auto"/>
          </w:divBdr>
        </w:div>
        <w:div w:id="819733545">
          <w:marLeft w:val="640"/>
          <w:marRight w:val="0"/>
          <w:marTop w:val="0"/>
          <w:marBottom w:val="0"/>
          <w:divBdr>
            <w:top w:val="none" w:sz="0" w:space="0" w:color="auto"/>
            <w:left w:val="none" w:sz="0" w:space="0" w:color="auto"/>
            <w:bottom w:val="none" w:sz="0" w:space="0" w:color="auto"/>
            <w:right w:val="none" w:sz="0" w:space="0" w:color="auto"/>
          </w:divBdr>
        </w:div>
        <w:div w:id="822283763">
          <w:marLeft w:val="640"/>
          <w:marRight w:val="0"/>
          <w:marTop w:val="0"/>
          <w:marBottom w:val="0"/>
          <w:divBdr>
            <w:top w:val="none" w:sz="0" w:space="0" w:color="auto"/>
            <w:left w:val="none" w:sz="0" w:space="0" w:color="auto"/>
            <w:bottom w:val="none" w:sz="0" w:space="0" w:color="auto"/>
            <w:right w:val="none" w:sz="0" w:space="0" w:color="auto"/>
          </w:divBdr>
        </w:div>
        <w:div w:id="827283165">
          <w:marLeft w:val="640"/>
          <w:marRight w:val="0"/>
          <w:marTop w:val="0"/>
          <w:marBottom w:val="0"/>
          <w:divBdr>
            <w:top w:val="none" w:sz="0" w:space="0" w:color="auto"/>
            <w:left w:val="none" w:sz="0" w:space="0" w:color="auto"/>
            <w:bottom w:val="none" w:sz="0" w:space="0" w:color="auto"/>
            <w:right w:val="none" w:sz="0" w:space="0" w:color="auto"/>
          </w:divBdr>
        </w:div>
        <w:div w:id="832717854">
          <w:marLeft w:val="640"/>
          <w:marRight w:val="0"/>
          <w:marTop w:val="0"/>
          <w:marBottom w:val="0"/>
          <w:divBdr>
            <w:top w:val="none" w:sz="0" w:space="0" w:color="auto"/>
            <w:left w:val="none" w:sz="0" w:space="0" w:color="auto"/>
            <w:bottom w:val="none" w:sz="0" w:space="0" w:color="auto"/>
            <w:right w:val="none" w:sz="0" w:space="0" w:color="auto"/>
          </w:divBdr>
        </w:div>
        <w:div w:id="835538461">
          <w:marLeft w:val="640"/>
          <w:marRight w:val="0"/>
          <w:marTop w:val="0"/>
          <w:marBottom w:val="0"/>
          <w:divBdr>
            <w:top w:val="none" w:sz="0" w:space="0" w:color="auto"/>
            <w:left w:val="none" w:sz="0" w:space="0" w:color="auto"/>
            <w:bottom w:val="none" w:sz="0" w:space="0" w:color="auto"/>
            <w:right w:val="none" w:sz="0" w:space="0" w:color="auto"/>
          </w:divBdr>
        </w:div>
        <w:div w:id="843667451">
          <w:marLeft w:val="640"/>
          <w:marRight w:val="0"/>
          <w:marTop w:val="0"/>
          <w:marBottom w:val="0"/>
          <w:divBdr>
            <w:top w:val="none" w:sz="0" w:space="0" w:color="auto"/>
            <w:left w:val="none" w:sz="0" w:space="0" w:color="auto"/>
            <w:bottom w:val="none" w:sz="0" w:space="0" w:color="auto"/>
            <w:right w:val="none" w:sz="0" w:space="0" w:color="auto"/>
          </w:divBdr>
        </w:div>
        <w:div w:id="856456725">
          <w:marLeft w:val="640"/>
          <w:marRight w:val="0"/>
          <w:marTop w:val="0"/>
          <w:marBottom w:val="0"/>
          <w:divBdr>
            <w:top w:val="none" w:sz="0" w:space="0" w:color="auto"/>
            <w:left w:val="none" w:sz="0" w:space="0" w:color="auto"/>
            <w:bottom w:val="none" w:sz="0" w:space="0" w:color="auto"/>
            <w:right w:val="none" w:sz="0" w:space="0" w:color="auto"/>
          </w:divBdr>
        </w:div>
        <w:div w:id="872621249">
          <w:marLeft w:val="640"/>
          <w:marRight w:val="0"/>
          <w:marTop w:val="0"/>
          <w:marBottom w:val="0"/>
          <w:divBdr>
            <w:top w:val="none" w:sz="0" w:space="0" w:color="auto"/>
            <w:left w:val="none" w:sz="0" w:space="0" w:color="auto"/>
            <w:bottom w:val="none" w:sz="0" w:space="0" w:color="auto"/>
            <w:right w:val="none" w:sz="0" w:space="0" w:color="auto"/>
          </w:divBdr>
        </w:div>
        <w:div w:id="875893009">
          <w:marLeft w:val="640"/>
          <w:marRight w:val="0"/>
          <w:marTop w:val="0"/>
          <w:marBottom w:val="0"/>
          <w:divBdr>
            <w:top w:val="none" w:sz="0" w:space="0" w:color="auto"/>
            <w:left w:val="none" w:sz="0" w:space="0" w:color="auto"/>
            <w:bottom w:val="none" w:sz="0" w:space="0" w:color="auto"/>
            <w:right w:val="none" w:sz="0" w:space="0" w:color="auto"/>
          </w:divBdr>
        </w:div>
        <w:div w:id="884296164">
          <w:marLeft w:val="640"/>
          <w:marRight w:val="0"/>
          <w:marTop w:val="0"/>
          <w:marBottom w:val="0"/>
          <w:divBdr>
            <w:top w:val="none" w:sz="0" w:space="0" w:color="auto"/>
            <w:left w:val="none" w:sz="0" w:space="0" w:color="auto"/>
            <w:bottom w:val="none" w:sz="0" w:space="0" w:color="auto"/>
            <w:right w:val="none" w:sz="0" w:space="0" w:color="auto"/>
          </w:divBdr>
        </w:div>
        <w:div w:id="893152621">
          <w:marLeft w:val="640"/>
          <w:marRight w:val="0"/>
          <w:marTop w:val="0"/>
          <w:marBottom w:val="0"/>
          <w:divBdr>
            <w:top w:val="none" w:sz="0" w:space="0" w:color="auto"/>
            <w:left w:val="none" w:sz="0" w:space="0" w:color="auto"/>
            <w:bottom w:val="none" w:sz="0" w:space="0" w:color="auto"/>
            <w:right w:val="none" w:sz="0" w:space="0" w:color="auto"/>
          </w:divBdr>
        </w:div>
        <w:div w:id="897546126">
          <w:marLeft w:val="640"/>
          <w:marRight w:val="0"/>
          <w:marTop w:val="0"/>
          <w:marBottom w:val="0"/>
          <w:divBdr>
            <w:top w:val="none" w:sz="0" w:space="0" w:color="auto"/>
            <w:left w:val="none" w:sz="0" w:space="0" w:color="auto"/>
            <w:bottom w:val="none" w:sz="0" w:space="0" w:color="auto"/>
            <w:right w:val="none" w:sz="0" w:space="0" w:color="auto"/>
          </w:divBdr>
        </w:div>
        <w:div w:id="915093631">
          <w:marLeft w:val="640"/>
          <w:marRight w:val="0"/>
          <w:marTop w:val="0"/>
          <w:marBottom w:val="0"/>
          <w:divBdr>
            <w:top w:val="none" w:sz="0" w:space="0" w:color="auto"/>
            <w:left w:val="none" w:sz="0" w:space="0" w:color="auto"/>
            <w:bottom w:val="none" w:sz="0" w:space="0" w:color="auto"/>
            <w:right w:val="none" w:sz="0" w:space="0" w:color="auto"/>
          </w:divBdr>
        </w:div>
        <w:div w:id="919098667">
          <w:marLeft w:val="640"/>
          <w:marRight w:val="0"/>
          <w:marTop w:val="0"/>
          <w:marBottom w:val="0"/>
          <w:divBdr>
            <w:top w:val="none" w:sz="0" w:space="0" w:color="auto"/>
            <w:left w:val="none" w:sz="0" w:space="0" w:color="auto"/>
            <w:bottom w:val="none" w:sz="0" w:space="0" w:color="auto"/>
            <w:right w:val="none" w:sz="0" w:space="0" w:color="auto"/>
          </w:divBdr>
        </w:div>
        <w:div w:id="925383596">
          <w:marLeft w:val="640"/>
          <w:marRight w:val="0"/>
          <w:marTop w:val="0"/>
          <w:marBottom w:val="0"/>
          <w:divBdr>
            <w:top w:val="none" w:sz="0" w:space="0" w:color="auto"/>
            <w:left w:val="none" w:sz="0" w:space="0" w:color="auto"/>
            <w:bottom w:val="none" w:sz="0" w:space="0" w:color="auto"/>
            <w:right w:val="none" w:sz="0" w:space="0" w:color="auto"/>
          </w:divBdr>
        </w:div>
        <w:div w:id="934173392">
          <w:marLeft w:val="640"/>
          <w:marRight w:val="0"/>
          <w:marTop w:val="0"/>
          <w:marBottom w:val="0"/>
          <w:divBdr>
            <w:top w:val="none" w:sz="0" w:space="0" w:color="auto"/>
            <w:left w:val="none" w:sz="0" w:space="0" w:color="auto"/>
            <w:bottom w:val="none" w:sz="0" w:space="0" w:color="auto"/>
            <w:right w:val="none" w:sz="0" w:space="0" w:color="auto"/>
          </w:divBdr>
        </w:div>
        <w:div w:id="934481623">
          <w:marLeft w:val="640"/>
          <w:marRight w:val="0"/>
          <w:marTop w:val="0"/>
          <w:marBottom w:val="0"/>
          <w:divBdr>
            <w:top w:val="none" w:sz="0" w:space="0" w:color="auto"/>
            <w:left w:val="none" w:sz="0" w:space="0" w:color="auto"/>
            <w:bottom w:val="none" w:sz="0" w:space="0" w:color="auto"/>
            <w:right w:val="none" w:sz="0" w:space="0" w:color="auto"/>
          </w:divBdr>
        </w:div>
        <w:div w:id="938828608">
          <w:marLeft w:val="640"/>
          <w:marRight w:val="0"/>
          <w:marTop w:val="0"/>
          <w:marBottom w:val="0"/>
          <w:divBdr>
            <w:top w:val="none" w:sz="0" w:space="0" w:color="auto"/>
            <w:left w:val="none" w:sz="0" w:space="0" w:color="auto"/>
            <w:bottom w:val="none" w:sz="0" w:space="0" w:color="auto"/>
            <w:right w:val="none" w:sz="0" w:space="0" w:color="auto"/>
          </w:divBdr>
        </w:div>
        <w:div w:id="943152564">
          <w:marLeft w:val="640"/>
          <w:marRight w:val="0"/>
          <w:marTop w:val="0"/>
          <w:marBottom w:val="0"/>
          <w:divBdr>
            <w:top w:val="none" w:sz="0" w:space="0" w:color="auto"/>
            <w:left w:val="none" w:sz="0" w:space="0" w:color="auto"/>
            <w:bottom w:val="none" w:sz="0" w:space="0" w:color="auto"/>
            <w:right w:val="none" w:sz="0" w:space="0" w:color="auto"/>
          </w:divBdr>
        </w:div>
        <w:div w:id="944774942">
          <w:marLeft w:val="640"/>
          <w:marRight w:val="0"/>
          <w:marTop w:val="0"/>
          <w:marBottom w:val="0"/>
          <w:divBdr>
            <w:top w:val="none" w:sz="0" w:space="0" w:color="auto"/>
            <w:left w:val="none" w:sz="0" w:space="0" w:color="auto"/>
            <w:bottom w:val="none" w:sz="0" w:space="0" w:color="auto"/>
            <w:right w:val="none" w:sz="0" w:space="0" w:color="auto"/>
          </w:divBdr>
        </w:div>
        <w:div w:id="953637207">
          <w:marLeft w:val="640"/>
          <w:marRight w:val="0"/>
          <w:marTop w:val="0"/>
          <w:marBottom w:val="0"/>
          <w:divBdr>
            <w:top w:val="none" w:sz="0" w:space="0" w:color="auto"/>
            <w:left w:val="none" w:sz="0" w:space="0" w:color="auto"/>
            <w:bottom w:val="none" w:sz="0" w:space="0" w:color="auto"/>
            <w:right w:val="none" w:sz="0" w:space="0" w:color="auto"/>
          </w:divBdr>
        </w:div>
        <w:div w:id="963735778">
          <w:marLeft w:val="640"/>
          <w:marRight w:val="0"/>
          <w:marTop w:val="0"/>
          <w:marBottom w:val="0"/>
          <w:divBdr>
            <w:top w:val="none" w:sz="0" w:space="0" w:color="auto"/>
            <w:left w:val="none" w:sz="0" w:space="0" w:color="auto"/>
            <w:bottom w:val="none" w:sz="0" w:space="0" w:color="auto"/>
            <w:right w:val="none" w:sz="0" w:space="0" w:color="auto"/>
          </w:divBdr>
        </w:div>
        <w:div w:id="979502843">
          <w:marLeft w:val="640"/>
          <w:marRight w:val="0"/>
          <w:marTop w:val="0"/>
          <w:marBottom w:val="0"/>
          <w:divBdr>
            <w:top w:val="none" w:sz="0" w:space="0" w:color="auto"/>
            <w:left w:val="none" w:sz="0" w:space="0" w:color="auto"/>
            <w:bottom w:val="none" w:sz="0" w:space="0" w:color="auto"/>
            <w:right w:val="none" w:sz="0" w:space="0" w:color="auto"/>
          </w:divBdr>
        </w:div>
        <w:div w:id="981037557">
          <w:marLeft w:val="640"/>
          <w:marRight w:val="0"/>
          <w:marTop w:val="0"/>
          <w:marBottom w:val="0"/>
          <w:divBdr>
            <w:top w:val="none" w:sz="0" w:space="0" w:color="auto"/>
            <w:left w:val="none" w:sz="0" w:space="0" w:color="auto"/>
            <w:bottom w:val="none" w:sz="0" w:space="0" w:color="auto"/>
            <w:right w:val="none" w:sz="0" w:space="0" w:color="auto"/>
          </w:divBdr>
        </w:div>
        <w:div w:id="981735676">
          <w:marLeft w:val="640"/>
          <w:marRight w:val="0"/>
          <w:marTop w:val="0"/>
          <w:marBottom w:val="0"/>
          <w:divBdr>
            <w:top w:val="none" w:sz="0" w:space="0" w:color="auto"/>
            <w:left w:val="none" w:sz="0" w:space="0" w:color="auto"/>
            <w:bottom w:val="none" w:sz="0" w:space="0" w:color="auto"/>
            <w:right w:val="none" w:sz="0" w:space="0" w:color="auto"/>
          </w:divBdr>
        </w:div>
        <w:div w:id="986200866">
          <w:marLeft w:val="640"/>
          <w:marRight w:val="0"/>
          <w:marTop w:val="0"/>
          <w:marBottom w:val="0"/>
          <w:divBdr>
            <w:top w:val="none" w:sz="0" w:space="0" w:color="auto"/>
            <w:left w:val="none" w:sz="0" w:space="0" w:color="auto"/>
            <w:bottom w:val="none" w:sz="0" w:space="0" w:color="auto"/>
            <w:right w:val="none" w:sz="0" w:space="0" w:color="auto"/>
          </w:divBdr>
        </w:div>
        <w:div w:id="997028824">
          <w:marLeft w:val="640"/>
          <w:marRight w:val="0"/>
          <w:marTop w:val="0"/>
          <w:marBottom w:val="0"/>
          <w:divBdr>
            <w:top w:val="none" w:sz="0" w:space="0" w:color="auto"/>
            <w:left w:val="none" w:sz="0" w:space="0" w:color="auto"/>
            <w:bottom w:val="none" w:sz="0" w:space="0" w:color="auto"/>
            <w:right w:val="none" w:sz="0" w:space="0" w:color="auto"/>
          </w:divBdr>
        </w:div>
        <w:div w:id="1009603338">
          <w:marLeft w:val="640"/>
          <w:marRight w:val="0"/>
          <w:marTop w:val="0"/>
          <w:marBottom w:val="0"/>
          <w:divBdr>
            <w:top w:val="none" w:sz="0" w:space="0" w:color="auto"/>
            <w:left w:val="none" w:sz="0" w:space="0" w:color="auto"/>
            <w:bottom w:val="none" w:sz="0" w:space="0" w:color="auto"/>
            <w:right w:val="none" w:sz="0" w:space="0" w:color="auto"/>
          </w:divBdr>
        </w:div>
        <w:div w:id="1017194851">
          <w:marLeft w:val="640"/>
          <w:marRight w:val="0"/>
          <w:marTop w:val="0"/>
          <w:marBottom w:val="0"/>
          <w:divBdr>
            <w:top w:val="none" w:sz="0" w:space="0" w:color="auto"/>
            <w:left w:val="none" w:sz="0" w:space="0" w:color="auto"/>
            <w:bottom w:val="none" w:sz="0" w:space="0" w:color="auto"/>
            <w:right w:val="none" w:sz="0" w:space="0" w:color="auto"/>
          </w:divBdr>
        </w:div>
        <w:div w:id="1021590830">
          <w:marLeft w:val="640"/>
          <w:marRight w:val="0"/>
          <w:marTop w:val="0"/>
          <w:marBottom w:val="0"/>
          <w:divBdr>
            <w:top w:val="none" w:sz="0" w:space="0" w:color="auto"/>
            <w:left w:val="none" w:sz="0" w:space="0" w:color="auto"/>
            <w:bottom w:val="none" w:sz="0" w:space="0" w:color="auto"/>
            <w:right w:val="none" w:sz="0" w:space="0" w:color="auto"/>
          </w:divBdr>
        </w:div>
        <w:div w:id="1023089026">
          <w:marLeft w:val="640"/>
          <w:marRight w:val="0"/>
          <w:marTop w:val="0"/>
          <w:marBottom w:val="0"/>
          <w:divBdr>
            <w:top w:val="none" w:sz="0" w:space="0" w:color="auto"/>
            <w:left w:val="none" w:sz="0" w:space="0" w:color="auto"/>
            <w:bottom w:val="none" w:sz="0" w:space="0" w:color="auto"/>
            <w:right w:val="none" w:sz="0" w:space="0" w:color="auto"/>
          </w:divBdr>
        </w:div>
        <w:div w:id="1043597889">
          <w:marLeft w:val="640"/>
          <w:marRight w:val="0"/>
          <w:marTop w:val="0"/>
          <w:marBottom w:val="0"/>
          <w:divBdr>
            <w:top w:val="none" w:sz="0" w:space="0" w:color="auto"/>
            <w:left w:val="none" w:sz="0" w:space="0" w:color="auto"/>
            <w:bottom w:val="none" w:sz="0" w:space="0" w:color="auto"/>
            <w:right w:val="none" w:sz="0" w:space="0" w:color="auto"/>
          </w:divBdr>
        </w:div>
        <w:div w:id="1057558325">
          <w:marLeft w:val="640"/>
          <w:marRight w:val="0"/>
          <w:marTop w:val="0"/>
          <w:marBottom w:val="0"/>
          <w:divBdr>
            <w:top w:val="none" w:sz="0" w:space="0" w:color="auto"/>
            <w:left w:val="none" w:sz="0" w:space="0" w:color="auto"/>
            <w:bottom w:val="none" w:sz="0" w:space="0" w:color="auto"/>
            <w:right w:val="none" w:sz="0" w:space="0" w:color="auto"/>
          </w:divBdr>
        </w:div>
        <w:div w:id="1059864664">
          <w:marLeft w:val="640"/>
          <w:marRight w:val="0"/>
          <w:marTop w:val="0"/>
          <w:marBottom w:val="0"/>
          <w:divBdr>
            <w:top w:val="none" w:sz="0" w:space="0" w:color="auto"/>
            <w:left w:val="none" w:sz="0" w:space="0" w:color="auto"/>
            <w:bottom w:val="none" w:sz="0" w:space="0" w:color="auto"/>
            <w:right w:val="none" w:sz="0" w:space="0" w:color="auto"/>
          </w:divBdr>
        </w:div>
        <w:div w:id="1061949907">
          <w:marLeft w:val="640"/>
          <w:marRight w:val="0"/>
          <w:marTop w:val="0"/>
          <w:marBottom w:val="0"/>
          <w:divBdr>
            <w:top w:val="none" w:sz="0" w:space="0" w:color="auto"/>
            <w:left w:val="none" w:sz="0" w:space="0" w:color="auto"/>
            <w:bottom w:val="none" w:sz="0" w:space="0" w:color="auto"/>
            <w:right w:val="none" w:sz="0" w:space="0" w:color="auto"/>
          </w:divBdr>
        </w:div>
        <w:div w:id="1076054113">
          <w:marLeft w:val="640"/>
          <w:marRight w:val="0"/>
          <w:marTop w:val="0"/>
          <w:marBottom w:val="0"/>
          <w:divBdr>
            <w:top w:val="none" w:sz="0" w:space="0" w:color="auto"/>
            <w:left w:val="none" w:sz="0" w:space="0" w:color="auto"/>
            <w:bottom w:val="none" w:sz="0" w:space="0" w:color="auto"/>
            <w:right w:val="none" w:sz="0" w:space="0" w:color="auto"/>
          </w:divBdr>
        </w:div>
        <w:div w:id="1076630057">
          <w:marLeft w:val="640"/>
          <w:marRight w:val="0"/>
          <w:marTop w:val="0"/>
          <w:marBottom w:val="0"/>
          <w:divBdr>
            <w:top w:val="none" w:sz="0" w:space="0" w:color="auto"/>
            <w:left w:val="none" w:sz="0" w:space="0" w:color="auto"/>
            <w:bottom w:val="none" w:sz="0" w:space="0" w:color="auto"/>
            <w:right w:val="none" w:sz="0" w:space="0" w:color="auto"/>
          </w:divBdr>
        </w:div>
        <w:div w:id="1078287846">
          <w:marLeft w:val="640"/>
          <w:marRight w:val="0"/>
          <w:marTop w:val="0"/>
          <w:marBottom w:val="0"/>
          <w:divBdr>
            <w:top w:val="none" w:sz="0" w:space="0" w:color="auto"/>
            <w:left w:val="none" w:sz="0" w:space="0" w:color="auto"/>
            <w:bottom w:val="none" w:sz="0" w:space="0" w:color="auto"/>
            <w:right w:val="none" w:sz="0" w:space="0" w:color="auto"/>
          </w:divBdr>
        </w:div>
        <w:div w:id="1082142890">
          <w:marLeft w:val="640"/>
          <w:marRight w:val="0"/>
          <w:marTop w:val="0"/>
          <w:marBottom w:val="0"/>
          <w:divBdr>
            <w:top w:val="none" w:sz="0" w:space="0" w:color="auto"/>
            <w:left w:val="none" w:sz="0" w:space="0" w:color="auto"/>
            <w:bottom w:val="none" w:sz="0" w:space="0" w:color="auto"/>
            <w:right w:val="none" w:sz="0" w:space="0" w:color="auto"/>
          </w:divBdr>
        </w:div>
        <w:div w:id="1085879381">
          <w:marLeft w:val="640"/>
          <w:marRight w:val="0"/>
          <w:marTop w:val="0"/>
          <w:marBottom w:val="0"/>
          <w:divBdr>
            <w:top w:val="none" w:sz="0" w:space="0" w:color="auto"/>
            <w:left w:val="none" w:sz="0" w:space="0" w:color="auto"/>
            <w:bottom w:val="none" w:sz="0" w:space="0" w:color="auto"/>
            <w:right w:val="none" w:sz="0" w:space="0" w:color="auto"/>
          </w:divBdr>
        </w:div>
        <w:div w:id="1086069615">
          <w:marLeft w:val="640"/>
          <w:marRight w:val="0"/>
          <w:marTop w:val="0"/>
          <w:marBottom w:val="0"/>
          <w:divBdr>
            <w:top w:val="none" w:sz="0" w:space="0" w:color="auto"/>
            <w:left w:val="none" w:sz="0" w:space="0" w:color="auto"/>
            <w:bottom w:val="none" w:sz="0" w:space="0" w:color="auto"/>
            <w:right w:val="none" w:sz="0" w:space="0" w:color="auto"/>
          </w:divBdr>
        </w:div>
        <w:div w:id="1091509030">
          <w:marLeft w:val="640"/>
          <w:marRight w:val="0"/>
          <w:marTop w:val="0"/>
          <w:marBottom w:val="0"/>
          <w:divBdr>
            <w:top w:val="none" w:sz="0" w:space="0" w:color="auto"/>
            <w:left w:val="none" w:sz="0" w:space="0" w:color="auto"/>
            <w:bottom w:val="none" w:sz="0" w:space="0" w:color="auto"/>
            <w:right w:val="none" w:sz="0" w:space="0" w:color="auto"/>
          </w:divBdr>
        </w:div>
        <w:div w:id="1107047713">
          <w:marLeft w:val="640"/>
          <w:marRight w:val="0"/>
          <w:marTop w:val="0"/>
          <w:marBottom w:val="0"/>
          <w:divBdr>
            <w:top w:val="none" w:sz="0" w:space="0" w:color="auto"/>
            <w:left w:val="none" w:sz="0" w:space="0" w:color="auto"/>
            <w:bottom w:val="none" w:sz="0" w:space="0" w:color="auto"/>
            <w:right w:val="none" w:sz="0" w:space="0" w:color="auto"/>
          </w:divBdr>
        </w:div>
        <w:div w:id="1121650488">
          <w:marLeft w:val="640"/>
          <w:marRight w:val="0"/>
          <w:marTop w:val="0"/>
          <w:marBottom w:val="0"/>
          <w:divBdr>
            <w:top w:val="none" w:sz="0" w:space="0" w:color="auto"/>
            <w:left w:val="none" w:sz="0" w:space="0" w:color="auto"/>
            <w:bottom w:val="none" w:sz="0" w:space="0" w:color="auto"/>
            <w:right w:val="none" w:sz="0" w:space="0" w:color="auto"/>
          </w:divBdr>
        </w:div>
        <w:div w:id="1121805451">
          <w:marLeft w:val="640"/>
          <w:marRight w:val="0"/>
          <w:marTop w:val="0"/>
          <w:marBottom w:val="0"/>
          <w:divBdr>
            <w:top w:val="none" w:sz="0" w:space="0" w:color="auto"/>
            <w:left w:val="none" w:sz="0" w:space="0" w:color="auto"/>
            <w:bottom w:val="none" w:sz="0" w:space="0" w:color="auto"/>
            <w:right w:val="none" w:sz="0" w:space="0" w:color="auto"/>
          </w:divBdr>
        </w:div>
        <w:div w:id="1141465366">
          <w:marLeft w:val="640"/>
          <w:marRight w:val="0"/>
          <w:marTop w:val="0"/>
          <w:marBottom w:val="0"/>
          <w:divBdr>
            <w:top w:val="none" w:sz="0" w:space="0" w:color="auto"/>
            <w:left w:val="none" w:sz="0" w:space="0" w:color="auto"/>
            <w:bottom w:val="none" w:sz="0" w:space="0" w:color="auto"/>
            <w:right w:val="none" w:sz="0" w:space="0" w:color="auto"/>
          </w:divBdr>
        </w:div>
        <w:div w:id="1173691185">
          <w:marLeft w:val="640"/>
          <w:marRight w:val="0"/>
          <w:marTop w:val="0"/>
          <w:marBottom w:val="0"/>
          <w:divBdr>
            <w:top w:val="none" w:sz="0" w:space="0" w:color="auto"/>
            <w:left w:val="none" w:sz="0" w:space="0" w:color="auto"/>
            <w:bottom w:val="none" w:sz="0" w:space="0" w:color="auto"/>
            <w:right w:val="none" w:sz="0" w:space="0" w:color="auto"/>
          </w:divBdr>
        </w:div>
        <w:div w:id="1175533266">
          <w:marLeft w:val="640"/>
          <w:marRight w:val="0"/>
          <w:marTop w:val="0"/>
          <w:marBottom w:val="0"/>
          <w:divBdr>
            <w:top w:val="none" w:sz="0" w:space="0" w:color="auto"/>
            <w:left w:val="none" w:sz="0" w:space="0" w:color="auto"/>
            <w:bottom w:val="none" w:sz="0" w:space="0" w:color="auto"/>
            <w:right w:val="none" w:sz="0" w:space="0" w:color="auto"/>
          </w:divBdr>
        </w:div>
        <w:div w:id="1178498886">
          <w:marLeft w:val="640"/>
          <w:marRight w:val="0"/>
          <w:marTop w:val="0"/>
          <w:marBottom w:val="0"/>
          <w:divBdr>
            <w:top w:val="none" w:sz="0" w:space="0" w:color="auto"/>
            <w:left w:val="none" w:sz="0" w:space="0" w:color="auto"/>
            <w:bottom w:val="none" w:sz="0" w:space="0" w:color="auto"/>
            <w:right w:val="none" w:sz="0" w:space="0" w:color="auto"/>
          </w:divBdr>
        </w:div>
        <w:div w:id="1182472989">
          <w:marLeft w:val="640"/>
          <w:marRight w:val="0"/>
          <w:marTop w:val="0"/>
          <w:marBottom w:val="0"/>
          <w:divBdr>
            <w:top w:val="none" w:sz="0" w:space="0" w:color="auto"/>
            <w:left w:val="none" w:sz="0" w:space="0" w:color="auto"/>
            <w:bottom w:val="none" w:sz="0" w:space="0" w:color="auto"/>
            <w:right w:val="none" w:sz="0" w:space="0" w:color="auto"/>
          </w:divBdr>
        </w:div>
        <w:div w:id="1187668906">
          <w:marLeft w:val="640"/>
          <w:marRight w:val="0"/>
          <w:marTop w:val="0"/>
          <w:marBottom w:val="0"/>
          <w:divBdr>
            <w:top w:val="none" w:sz="0" w:space="0" w:color="auto"/>
            <w:left w:val="none" w:sz="0" w:space="0" w:color="auto"/>
            <w:bottom w:val="none" w:sz="0" w:space="0" w:color="auto"/>
            <w:right w:val="none" w:sz="0" w:space="0" w:color="auto"/>
          </w:divBdr>
        </w:div>
        <w:div w:id="1199931164">
          <w:marLeft w:val="640"/>
          <w:marRight w:val="0"/>
          <w:marTop w:val="0"/>
          <w:marBottom w:val="0"/>
          <w:divBdr>
            <w:top w:val="none" w:sz="0" w:space="0" w:color="auto"/>
            <w:left w:val="none" w:sz="0" w:space="0" w:color="auto"/>
            <w:bottom w:val="none" w:sz="0" w:space="0" w:color="auto"/>
            <w:right w:val="none" w:sz="0" w:space="0" w:color="auto"/>
          </w:divBdr>
        </w:div>
        <w:div w:id="1206062871">
          <w:marLeft w:val="640"/>
          <w:marRight w:val="0"/>
          <w:marTop w:val="0"/>
          <w:marBottom w:val="0"/>
          <w:divBdr>
            <w:top w:val="none" w:sz="0" w:space="0" w:color="auto"/>
            <w:left w:val="none" w:sz="0" w:space="0" w:color="auto"/>
            <w:bottom w:val="none" w:sz="0" w:space="0" w:color="auto"/>
            <w:right w:val="none" w:sz="0" w:space="0" w:color="auto"/>
          </w:divBdr>
        </w:div>
        <w:div w:id="1207983122">
          <w:marLeft w:val="640"/>
          <w:marRight w:val="0"/>
          <w:marTop w:val="0"/>
          <w:marBottom w:val="0"/>
          <w:divBdr>
            <w:top w:val="none" w:sz="0" w:space="0" w:color="auto"/>
            <w:left w:val="none" w:sz="0" w:space="0" w:color="auto"/>
            <w:bottom w:val="none" w:sz="0" w:space="0" w:color="auto"/>
            <w:right w:val="none" w:sz="0" w:space="0" w:color="auto"/>
          </w:divBdr>
        </w:div>
        <w:div w:id="1209533259">
          <w:marLeft w:val="640"/>
          <w:marRight w:val="0"/>
          <w:marTop w:val="0"/>
          <w:marBottom w:val="0"/>
          <w:divBdr>
            <w:top w:val="none" w:sz="0" w:space="0" w:color="auto"/>
            <w:left w:val="none" w:sz="0" w:space="0" w:color="auto"/>
            <w:bottom w:val="none" w:sz="0" w:space="0" w:color="auto"/>
            <w:right w:val="none" w:sz="0" w:space="0" w:color="auto"/>
          </w:divBdr>
        </w:div>
        <w:div w:id="1231161892">
          <w:marLeft w:val="640"/>
          <w:marRight w:val="0"/>
          <w:marTop w:val="0"/>
          <w:marBottom w:val="0"/>
          <w:divBdr>
            <w:top w:val="none" w:sz="0" w:space="0" w:color="auto"/>
            <w:left w:val="none" w:sz="0" w:space="0" w:color="auto"/>
            <w:bottom w:val="none" w:sz="0" w:space="0" w:color="auto"/>
            <w:right w:val="none" w:sz="0" w:space="0" w:color="auto"/>
          </w:divBdr>
        </w:div>
        <w:div w:id="1245528718">
          <w:marLeft w:val="640"/>
          <w:marRight w:val="0"/>
          <w:marTop w:val="0"/>
          <w:marBottom w:val="0"/>
          <w:divBdr>
            <w:top w:val="none" w:sz="0" w:space="0" w:color="auto"/>
            <w:left w:val="none" w:sz="0" w:space="0" w:color="auto"/>
            <w:bottom w:val="none" w:sz="0" w:space="0" w:color="auto"/>
            <w:right w:val="none" w:sz="0" w:space="0" w:color="auto"/>
          </w:divBdr>
        </w:div>
        <w:div w:id="1251549534">
          <w:marLeft w:val="640"/>
          <w:marRight w:val="0"/>
          <w:marTop w:val="0"/>
          <w:marBottom w:val="0"/>
          <w:divBdr>
            <w:top w:val="none" w:sz="0" w:space="0" w:color="auto"/>
            <w:left w:val="none" w:sz="0" w:space="0" w:color="auto"/>
            <w:bottom w:val="none" w:sz="0" w:space="0" w:color="auto"/>
            <w:right w:val="none" w:sz="0" w:space="0" w:color="auto"/>
          </w:divBdr>
        </w:div>
        <w:div w:id="1260483252">
          <w:marLeft w:val="640"/>
          <w:marRight w:val="0"/>
          <w:marTop w:val="0"/>
          <w:marBottom w:val="0"/>
          <w:divBdr>
            <w:top w:val="none" w:sz="0" w:space="0" w:color="auto"/>
            <w:left w:val="none" w:sz="0" w:space="0" w:color="auto"/>
            <w:bottom w:val="none" w:sz="0" w:space="0" w:color="auto"/>
            <w:right w:val="none" w:sz="0" w:space="0" w:color="auto"/>
          </w:divBdr>
        </w:div>
        <w:div w:id="1285581002">
          <w:marLeft w:val="640"/>
          <w:marRight w:val="0"/>
          <w:marTop w:val="0"/>
          <w:marBottom w:val="0"/>
          <w:divBdr>
            <w:top w:val="none" w:sz="0" w:space="0" w:color="auto"/>
            <w:left w:val="none" w:sz="0" w:space="0" w:color="auto"/>
            <w:bottom w:val="none" w:sz="0" w:space="0" w:color="auto"/>
            <w:right w:val="none" w:sz="0" w:space="0" w:color="auto"/>
          </w:divBdr>
        </w:div>
        <w:div w:id="1289312803">
          <w:marLeft w:val="640"/>
          <w:marRight w:val="0"/>
          <w:marTop w:val="0"/>
          <w:marBottom w:val="0"/>
          <w:divBdr>
            <w:top w:val="none" w:sz="0" w:space="0" w:color="auto"/>
            <w:left w:val="none" w:sz="0" w:space="0" w:color="auto"/>
            <w:bottom w:val="none" w:sz="0" w:space="0" w:color="auto"/>
            <w:right w:val="none" w:sz="0" w:space="0" w:color="auto"/>
          </w:divBdr>
        </w:div>
        <w:div w:id="1295328015">
          <w:marLeft w:val="640"/>
          <w:marRight w:val="0"/>
          <w:marTop w:val="0"/>
          <w:marBottom w:val="0"/>
          <w:divBdr>
            <w:top w:val="none" w:sz="0" w:space="0" w:color="auto"/>
            <w:left w:val="none" w:sz="0" w:space="0" w:color="auto"/>
            <w:bottom w:val="none" w:sz="0" w:space="0" w:color="auto"/>
            <w:right w:val="none" w:sz="0" w:space="0" w:color="auto"/>
          </w:divBdr>
        </w:div>
        <w:div w:id="1296136320">
          <w:marLeft w:val="640"/>
          <w:marRight w:val="0"/>
          <w:marTop w:val="0"/>
          <w:marBottom w:val="0"/>
          <w:divBdr>
            <w:top w:val="none" w:sz="0" w:space="0" w:color="auto"/>
            <w:left w:val="none" w:sz="0" w:space="0" w:color="auto"/>
            <w:bottom w:val="none" w:sz="0" w:space="0" w:color="auto"/>
            <w:right w:val="none" w:sz="0" w:space="0" w:color="auto"/>
          </w:divBdr>
        </w:div>
        <w:div w:id="1315767132">
          <w:marLeft w:val="640"/>
          <w:marRight w:val="0"/>
          <w:marTop w:val="0"/>
          <w:marBottom w:val="0"/>
          <w:divBdr>
            <w:top w:val="none" w:sz="0" w:space="0" w:color="auto"/>
            <w:left w:val="none" w:sz="0" w:space="0" w:color="auto"/>
            <w:bottom w:val="none" w:sz="0" w:space="0" w:color="auto"/>
            <w:right w:val="none" w:sz="0" w:space="0" w:color="auto"/>
          </w:divBdr>
        </w:div>
        <w:div w:id="1317101757">
          <w:marLeft w:val="640"/>
          <w:marRight w:val="0"/>
          <w:marTop w:val="0"/>
          <w:marBottom w:val="0"/>
          <w:divBdr>
            <w:top w:val="none" w:sz="0" w:space="0" w:color="auto"/>
            <w:left w:val="none" w:sz="0" w:space="0" w:color="auto"/>
            <w:bottom w:val="none" w:sz="0" w:space="0" w:color="auto"/>
            <w:right w:val="none" w:sz="0" w:space="0" w:color="auto"/>
          </w:divBdr>
        </w:div>
        <w:div w:id="1324510302">
          <w:marLeft w:val="640"/>
          <w:marRight w:val="0"/>
          <w:marTop w:val="0"/>
          <w:marBottom w:val="0"/>
          <w:divBdr>
            <w:top w:val="none" w:sz="0" w:space="0" w:color="auto"/>
            <w:left w:val="none" w:sz="0" w:space="0" w:color="auto"/>
            <w:bottom w:val="none" w:sz="0" w:space="0" w:color="auto"/>
            <w:right w:val="none" w:sz="0" w:space="0" w:color="auto"/>
          </w:divBdr>
        </w:div>
        <w:div w:id="1328945003">
          <w:marLeft w:val="640"/>
          <w:marRight w:val="0"/>
          <w:marTop w:val="0"/>
          <w:marBottom w:val="0"/>
          <w:divBdr>
            <w:top w:val="none" w:sz="0" w:space="0" w:color="auto"/>
            <w:left w:val="none" w:sz="0" w:space="0" w:color="auto"/>
            <w:bottom w:val="none" w:sz="0" w:space="0" w:color="auto"/>
            <w:right w:val="none" w:sz="0" w:space="0" w:color="auto"/>
          </w:divBdr>
        </w:div>
        <w:div w:id="1351831333">
          <w:marLeft w:val="640"/>
          <w:marRight w:val="0"/>
          <w:marTop w:val="0"/>
          <w:marBottom w:val="0"/>
          <w:divBdr>
            <w:top w:val="none" w:sz="0" w:space="0" w:color="auto"/>
            <w:left w:val="none" w:sz="0" w:space="0" w:color="auto"/>
            <w:bottom w:val="none" w:sz="0" w:space="0" w:color="auto"/>
            <w:right w:val="none" w:sz="0" w:space="0" w:color="auto"/>
          </w:divBdr>
        </w:div>
        <w:div w:id="1362121395">
          <w:marLeft w:val="640"/>
          <w:marRight w:val="0"/>
          <w:marTop w:val="0"/>
          <w:marBottom w:val="0"/>
          <w:divBdr>
            <w:top w:val="none" w:sz="0" w:space="0" w:color="auto"/>
            <w:left w:val="none" w:sz="0" w:space="0" w:color="auto"/>
            <w:bottom w:val="none" w:sz="0" w:space="0" w:color="auto"/>
            <w:right w:val="none" w:sz="0" w:space="0" w:color="auto"/>
          </w:divBdr>
        </w:div>
        <w:div w:id="1365252126">
          <w:marLeft w:val="640"/>
          <w:marRight w:val="0"/>
          <w:marTop w:val="0"/>
          <w:marBottom w:val="0"/>
          <w:divBdr>
            <w:top w:val="none" w:sz="0" w:space="0" w:color="auto"/>
            <w:left w:val="none" w:sz="0" w:space="0" w:color="auto"/>
            <w:bottom w:val="none" w:sz="0" w:space="0" w:color="auto"/>
            <w:right w:val="none" w:sz="0" w:space="0" w:color="auto"/>
          </w:divBdr>
        </w:div>
        <w:div w:id="1368604461">
          <w:marLeft w:val="640"/>
          <w:marRight w:val="0"/>
          <w:marTop w:val="0"/>
          <w:marBottom w:val="0"/>
          <w:divBdr>
            <w:top w:val="none" w:sz="0" w:space="0" w:color="auto"/>
            <w:left w:val="none" w:sz="0" w:space="0" w:color="auto"/>
            <w:bottom w:val="none" w:sz="0" w:space="0" w:color="auto"/>
            <w:right w:val="none" w:sz="0" w:space="0" w:color="auto"/>
          </w:divBdr>
        </w:div>
        <w:div w:id="1378773197">
          <w:marLeft w:val="640"/>
          <w:marRight w:val="0"/>
          <w:marTop w:val="0"/>
          <w:marBottom w:val="0"/>
          <w:divBdr>
            <w:top w:val="none" w:sz="0" w:space="0" w:color="auto"/>
            <w:left w:val="none" w:sz="0" w:space="0" w:color="auto"/>
            <w:bottom w:val="none" w:sz="0" w:space="0" w:color="auto"/>
            <w:right w:val="none" w:sz="0" w:space="0" w:color="auto"/>
          </w:divBdr>
        </w:div>
        <w:div w:id="1410037482">
          <w:marLeft w:val="640"/>
          <w:marRight w:val="0"/>
          <w:marTop w:val="0"/>
          <w:marBottom w:val="0"/>
          <w:divBdr>
            <w:top w:val="none" w:sz="0" w:space="0" w:color="auto"/>
            <w:left w:val="none" w:sz="0" w:space="0" w:color="auto"/>
            <w:bottom w:val="none" w:sz="0" w:space="0" w:color="auto"/>
            <w:right w:val="none" w:sz="0" w:space="0" w:color="auto"/>
          </w:divBdr>
        </w:div>
        <w:div w:id="1418477425">
          <w:marLeft w:val="640"/>
          <w:marRight w:val="0"/>
          <w:marTop w:val="0"/>
          <w:marBottom w:val="0"/>
          <w:divBdr>
            <w:top w:val="none" w:sz="0" w:space="0" w:color="auto"/>
            <w:left w:val="none" w:sz="0" w:space="0" w:color="auto"/>
            <w:bottom w:val="none" w:sz="0" w:space="0" w:color="auto"/>
            <w:right w:val="none" w:sz="0" w:space="0" w:color="auto"/>
          </w:divBdr>
        </w:div>
        <w:div w:id="1420953176">
          <w:marLeft w:val="640"/>
          <w:marRight w:val="0"/>
          <w:marTop w:val="0"/>
          <w:marBottom w:val="0"/>
          <w:divBdr>
            <w:top w:val="none" w:sz="0" w:space="0" w:color="auto"/>
            <w:left w:val="none" w:sz="0" w:space="0" w:color="auto"/>
            <w:bottom w:val="none" w:sz="0" w:space="0" w:color="auto"/>
            <w:right w:val="none" w:sz="0" w:space="0" w:color="auto"/>
          </w:divBdr>
        </w:div>
        <w:div w:id="1455368131">
          <w:marLeft w:val="640"/>
          <w:marRight w:val="0"/>
          <w:marTop w:val="0"/>
          <w:marBottom w:val="0"/>
          <w:divBdr>
            <w:top w:val="none" w:sz="0" w:space="0" w:color="auto"/>
            <w:left w:val="none" w:sz="0" w:space="0" w:color="auto"/>
            <w:bottom w:val="none" w:sz="0" w:space="0" w:color="auto"/>
            <w:right w:val="none" w:sz="0" w:space="0" w:color="auto"/>
          </w:divBdr>
        </w:div>
        <w:div w:id="1472097868">
          <w:marLeft w:val="640"/>
          <w:marRight w:val="0"/>
          <w:marTop w:val="0"/>
          <w:marBottom w:val="0"/>
          <w:divBdr>
            <w:top w:val="none" w:sz="0" w:space="0" w:color="auto"/>
            <w:left w:val="none" w:sz="0" w:space="0" w:color="auto"/>
            <w:bottom w:val="none" w:sz="0" w:space="0" w:color="auto"/>
            <w:right w:val="none" w:sz="0" w:space="0" w:color="auto"/>
          </w:divBdr>
        </w:div>
        <w:div w:id="1472484690">
          <w:marLeft w:val="640"/>
          <w:marRight w:val="0"/>
          <w:marTop w:val="0"/>
          <w:marBottom w:val="0"/>
          <w:divBdr>
            <w:top w:val="none" w:sz="0" w:space="0" w:color="auto"/>
            <w:left w:val="none" w:sz="0" w:space="0" w:color="auto"/>
            <w:bottom w:val="none" w:sz="0" w:space="0" w:color="auto"/>
            <w:right w:val="none" w:sz="0" w:space="0" w:color="auto"/>
          </w:divBdr>
        </w:div>
        <w:div w:id="1507479378">
          <w:marLeft w:val="640"/>
          <w:marRight w:val="0"/>
          <w:marTop w:val="0"/>
          <w:marBottom w:val="0"/>
          <w:divBdr>
            <w:top w:val="none" w:sz="0" w:space="0" w:color="auto"/>
            <w:left w:val="none" w:sz="0" w:space="0" w:color="auto"/>
            <w:bottom w:val="none" w:sz="0" w:space="0" w:color="auto"/>
            <w:right w:val="none" w:sz="0" w:space="0" w:color="auto"/>
          </w:divBdr>
        </w:div>
        <w:div w:id="1510214777">
          <w:marLeft w:val="640"/>
          <w:marRight w:val="0"/>
          <w:marTop w:val="0"/>
          <w:marBottom w:val="0"/>
          <w:divBdr>
            <w:top w:val="none" w:sz="0" w:space="0" w:color="auto"/>
            <w:left w:val="none" w:sz="0" w:space="0" w:color="auto"/>
            <w:bottom w:val="none" w:sz="0" w:space="0" w:color="auto"/>
            <w:right w:val="none" w:sz="0" w:space="0" w:color="auto"/>
          </w:divBdr>
        </w:div>
        <w:div w:id="1512643004">
          <w:marLeft w:val="640"/>
          <w:marRight w:val="0"/>
          <w:marTop w:val="0"/>
          <w:marBottom w:val="0"/>
          <w:divBdr>
            <w:top w:val="none" w:sz="0" w:space="0" w:color="auto"/>
            <w:left w:val="none" w:sz="0" w:space="0" w:color="auto"/>
            <w:bottom w:val="none" w:sz="0" w:space="0" w:color="auto"/>
            <w:right w:val="none" w:sz="0" w:space="0" w:color="auto"/>
          </w:divBdr>
        </w:div>
        <w:div w:id="1516190559">
          <w:marLeft w:val="640"/>
          <w:marRight w:val="0"/>
          <w:marTop w:val="0"/>
          <w:marBottom w:val="0"/>
          <w:divBdr>
            <w:top w:val="none" w:sz="0" w:space="0" w:color="auto"/>
            <w:left w:val="none" w:sz="0" w:space="0" w:color="auto"/>
            <w:bottom w:val="none" w:sz="0" w:space="0" w:color="auto"/>
            <w:right w:val="none" w:sz="0" w:space="0" w:color="auto"/>
          </w:divBdr>
        </w:div>
        <w:div w:id="1523713484">
          <w:marLeft w:val="640"/>
          <w:marRight w:val="0"/>
          <w:marTop w:val="0"/>
          <w:marBottom w:val="0"/>
          <w:divBdr>
            <w:top w:val="none" w:sz="0" w:space="0" w:color="auto"/>
            <w:left w:val="none" w:sz="0" w:space="0" w:color="auto"/>
            <w:bottom w:val="none" w:sz="0" w:space="0" w:color="auto"/>
            <w:right w:val="none" w:sz="0" w:space="0" w:color="auto"/>
          </w:divBdr>
        </w:div>
        <w:div w:id="1530101397">
          <w:marLeft w:val="640"/>
          <w:marRight w:val="0"/>
          <w:marTop w:val="0"/>
          <w:marBottom w:val="0"/>
          <w:divBdr>
            <w:top w:val="none" w:sz="0" w:space="0" w:color="auto"/>
            <w:left w:val="none" w:sz="0" w:space="0" w:color="auto"/>
            <w:bottom w:val="none" w:sz="0" w:space="0" w:color="auto"/>
            <w:right w:val="none" w:sz="0" w:space="0" w:color="auto"/>
          </w:divBdr>
        </w:div>
        <w:div w:id="1540430855">
          <w:marLeft w:val="640"/>
          <w:marRight w:val="0"/>
          <w:marTop w:val="0"/>
          <w:marBottom w:val="0"/>
          <w:divBdr>
            <w:top w:val="none" w:sz="0" w:space="0" w:color="auto"/>
            <w:left w:val="none" w:sz="0" w:space="0" w:color="auto"/>
            <w:bottom w:val="none" w:sz="0" w:space="0" w:color="auto"/>
            <w:right w:val="none" w:sz="0" w:space="0" w:color="auto"/>
          </w:divBdr>
        </w:div>
        <w:div w:id="1542980907">
          <w:marLeft w:val="640"/>
          <w:marRight w:val="0"/>
          <w:marTop w:val="0"/>
          <w:marBottom w:val="0"/>
          <w:divBdr>
            <w:top w:val="none" w:sz="0" w:space="0" w:color="auto"/>
            <w:left w:val="none" w:sz="0" w:space="0" w:color="auto"/>
            <w:bottom w:val="none" w:sz="0" w:space="0" w:color="auto"/>
            <w:right w:val="none" w:sz="0" w:space="0" w:color="auto"/>
          </w:divBdr>
        </w:div>
        <w:div w:id="1549804416">
          <w:marLeft w:val="640"/>
          <w:marRight w:val="0"/>
          <w:marTop w:val="0"/>
          <w:marBottom w:val="0"/>
          <w:divBdr>
            <w:top w:val="none" w:sz="0" w:space="0" w:color="auto"/>
            <w:left w:val="none" w:sz="0" w:space="0" w:color="auto"/>
            <w:bottom w:val="none" w:sz="0" w:space="0" w:color="auto"/>
            <w:right w:val="none" w:sz="0" w:space="0" w:color="auto"/>
          </w:divBdr>
        </w:div>
        <w:div w:id="1557282674">
          <w:marLeft w:val="640"/>
          <w:marRight w:val="0"/>
          <w:marTop w:val="0"/>
          <w:marBottom w:val="0"/>
          <w:divBdr>
            <w:top w:val="none" w:sz="0" w:space="0" w:color="auto"/>
            <w:left w:val="none" w:sz="0" w:space="0" w:color="auto"/>
            <w:bottom w:val="none" w:sz="0" w:space="0" w:color="auto"/>
            <w:right w:val="none" w:sz="0" w:space="0" w:color="auto"/>
          </w:divBdr>
        </w:div>
        <w:div w:id="1560943963">
          <w:marLeft w:val="640"/>
          <w:marRight w:val="0"/>
          <w:marTop w:val="0"/>
          <w:marBottom w:val="0"/>
          <w:divBdr>
            <w:top w:val="none" w:sz="0" w:space="0" w:color="auto"/>
            <w:left w:val="none" w:sz="0" w:space="0" w:color="auto"/>
            <w:bottom w:val="none" w:sz="0" w:space="0" w:color="auto"/>
            <w:right w:val="none" w:sz="0" w:space="0" w:color="auto"/>
          </w:divBdr>
        </w:div>
        <w:div w:id="1569875686">
          <w:marLeft w:val="640"/>
          <w:marRight w:val="0"/>
          <w:marTop w:val="0"/>
          <w:marBottom w:val="0"/>
          <w:divBdr>
            <w:top w:val="none" w:sz="0" w:space="0" w:color="auto"/>
            <w:left w:val="none" w:sz="0" w:space="0" w:color="auto"/>
            <w:bottom w:val="none" w:sz="0" w:space="0" w:color="auto"/>
            <w:right w:val="none" w:sz="0" w:space="0" w:color="auto"/>
          </w:divBdr>
        </w:div>
        <w:div w:id="1575892960">
          <w:marLeft w:val="640"/>
          <w:marRight w:val="0"/>
          <w:marTop w:val="0"/>
          <w:marBottom w:val="0"/>
          <w:divBdr>
            <w:top w:val="none" w:sz="0" w:space="0" w:color="auto"/>
            <w:left w:val="none" w:sz="0" w:space="0" w:color="auto"/>
            <w:bottom w:val="none" w:sz="0" w:space="0" w:color="auto"/>
            <w:right w:val="none" w:sz="0" w:space="0" w:color="auto"/>
          </w:divBdr>
        </w:div>
        <w:div w:id="1597444974">
          <w:marLeft w:val="640"/>
          <w:marRight w:val="0"/>
          <w:marTop w:val="0"/>
          <w:marBottom w:val="0"/>
          <w:divBdr>
            <w:top w:val="none" w:sz="0" w:space="0" w:color="auto"/>
            <w:left w:val="none" w:sz="0" w:space="0" w:color="auto"/>
            <w:bottom w:val="none" w:sz="0" w:space="0" w:color="auto"/>
            <w:right w:val="none" w:sz="0" w:space="0" w:color="auto"/>
          </w:divBdr>
        </w:div>
        <w:div w:id="1597860215">
          <w:marLeft w:val="640"/>
          <w:marRight w:val="0"/>
          <w:marTop w:val="0"/>
          <w:marBottom w:val="0"/>
          <w:divBdr>
            <w:top w:val="none" w:sz="0" w:space="0" w:color="auto"/>
            <w:left w:val="none" w:sz="0" w:space="0" w:color="auto"/>
            <w:bottom w:val="none" w:sz="0" w:space="0" w:color="auto"/>
            <w:right w:val="none" w:sz="0" w:space="0" w:color="auto"/>
          </w:divBdr>
        </w:div>
        <w:div w:id="1601912249">
          <w:marLeft w:val="640"/>
          <w:marRight w:val="0"/>
          <w:marTop w:val="0"/>
          <w:marBottom w:val="0"/>
          <w:divBdr>
            <w:top w:val="none" w:sz="0" w:space="0" w:color="auto"/>
            <w:left w:val="none" w:sz="0" w:space="0" w:color="auto"/>
            <w:bottom w:val="none" w:sz="0" w:space="0" w:color="auto"/>
            <w:right w:val="none" w:sz="0" w:space="0" w:color="auto"/>
          </w:divBdr>
        </w:div>
        <w:div w:id="1608538819">
          <w:marLeft w:val="640"/>
          <w:marRight w:val="0"/>
          <w:marTop w:val="0"/>
          <w:marBottom w:val="0"/>
          <w:divBdr>
            <w:top w:val="none" w:sz="0" w:space="0" w:color="auto"/>
            <w:left w:val="none" w:sz="0" w:space="0" w:color="auto"/>
            <w:bottom w:val="none" w:sz="0" w:space="0" w:color="auto"/>
            <w:right w:val="none" w:sz="0" w:space="0" w:color="auto"/>
          </w:divBdr>
        </w:div>
        <w:div w:id="1609197093">
          <w:marLeft w:val="640"/>
          <w:marRight w:val="0"/>
          <w:marTop w:val="0"/>
          <w:marBottom w:val="0"/>
          <w:divBdr>
            <w:top w:val="none" w:sz="0" w:space="0" w:color="auto"/>
            <w:left w:val="none" w:sz="0" w:space="0" w:color="auto"/>
            <w:bottom w:val="none" w:sz="0" w:space="0" w:color="auto"/>
            <w:right w:val="none" w:sz="0" w:space="0" w:color="auto"/>
          </w:divBdr>
        </w:div>
        <w:div w:id="1610744330">
          <w:marLeft w:val="640"/>
          <w:marRight w:val="0"/>
          <w:marTop w:val="0"/>
          <w:marBottom w:val="0"/>
          <w:divBdr>
            <w:top w:val="none" w:sz="0" w:space="0" w:color="auto"/>
            <w:left w:val="none" w:sz="0" w:space="0" w:color="auto"/>
            <w:bottom w:val="none" w:sz="0" w:space="0" w:color="auto"/>
            <w:right w:val="none" w:sz="0" w:space="0" w:color="auto"/>
          </w:divBdr>
        </w:div>
        <w:div w:id="1620212049">
          <w:marLeft w:val="640"/>
          <w:marRight w:val="0"/>
          <w:marTop w:val="0"/>
          <w:marBottom w:val="0"/>
          <w:divBdr>
            <w:top w:val="none" w:sz="0" w:space="0" w:color="auto"/>
            <w:left w:val="none" w:sz="0" w:space="0" w:color="auto"/>
            <w:bottom w:val="none" w:sz="0" w:space="0" w:color="auto"/>
            <w:right w:val="none" w:sz="0" w:space="0" w:color="auto"/>
          </w:divBdr>
        </w:div>
        <w:div w:id="1638946429">
          <w:marLeft w:val="640"/>
          <w:marRight w:val="0"/>
          <w:marTop w:val="0"/>
          <w:marBottom w:val="0"/>
          <w:divBdr>
            <w:top w:val="none" w:sz="0" w:space="0" w:color="auto"/>
            <w:left w:val="none" w:sz="0" w:space="0" w:color="auto"/>
            <w:bottom w:val="none" w:sz="0" w:space="0" w:color="auto"/>
            <w:right w:val="none" w:sz="0" w:space="0" w:color="auto"/>
          </w:divBdr>
        </w:div>
        <w:div w:id="1643462004">
          <w:marLeft w:val="640"/>
          <w:marRight w:val="0"/>
          <w:marTop w:val="0"/>
          <w:marBottom w:val="0"/>
          <w:divBdr>
            <w:top w:val="none" w:sz="0" w:space="0" w:color="auto"/>
            <w:left w:val="none" w:sz="0" w:space="0" w:color="auto"/>
            <w:bottom w:val="none" w:sz="0" w:space="0" w:color="auto"/>
            <w:right w:val="none" w:sz="0" w:space="0" w:color="auto"/>
          </w:divBdr>
        </w:div>
        <w:div w:id="1648168697">
          <w:marLeft w:val="640"/>
          <w:marRight w:val="0"/>
          <w:marTop w:val="0"/>
          <w:marBottom w:val="0"/>
          <w:divBdr>
            <w:top w:val="none" w:sz="0" w:space="0" w:color="auto"/>
            <w:left w:val="none" w:sz="0" w:space="0" w:color="auto"/>
            <w:bottom w:val="none" w:sz="0" w:space="0" w:color="auto"/>
            <w:right w:val="none" w:sz="0" w:space="0" w:color="auto"/>
          </w:divBdr>
        </w:div>
        <w:div w:id="1652980283">
          <w:marLeft w:val="640"/>
          <w:marRight w:val="0"/>
          <w:marTop w:val="0"/>
          <w:marBottom w:val="0"/>
          <w:divBdr>
            <w:top w:val="none" w:sz="0" w:space="0" w:color="auto"/>
            <w:left w:val="none" w:sz="0" w:space="0" w:color="auto"/>
            <w:bottom w:val="none" w:sz="0" w:space="0" w:color="auto"/>
            <w:right w:val="none" w:sz="0" w:space="0" w:color="auto"/>
          </w:divBdr>
        </w:div>
        <w:div w:id="1656910956">
          <w:marLeft w:val="640"/>
          <w:marRight w:val="0"/>
          <w:marTop w:val="0"/>
          <w:marBottom w:val="0"/>
          <w:divBdr>
            <w:top w:val="none" w:sz="0" w:space="0" w:color="auto"/>
            <w:left w:val="none" w:sz="0" w:space="0" w:color="auto"/>
            <w:bottom w:val="none" w:sz="0" w:space="0" w:color="auto"/>
            <w:right w:val="none" w:sz="0" w:space="0" w:color="auto"/>
          </w:divBdr>
        </w:div>
        <w:div w:id="1677077899">
          <w:marLeft w:val="640"/>
          <w:marRight w:val="0"/>
          <w:marTop w:val="0"/>
          <w:marBottom w:val="0"/>
          <w:divBdr>
            <w:top w:val="none" w:sz="0" w:space="0" w:color="auto"/>
            <w:left w:val="none" w:sz="0" w:space="0" w:color="auto"/>
            <w:bottom w:val="none" w:sz="0" w:space="0" w:color="auto"/>
            <w:right w:val="none" w:sz="0" w:space="0" w:color="auto"/>
          </w:divBdr>
        </w:div>
        <w:div w:id="1677802406">
          <w:marLeft w:val="640"/>
          <w:marRight w:val="0"/>
          <w:marTop w:val="0"/>
          <w:marBottom w:val="0"/>
          <w:divBdr>
            <w:top w:val="none" w:sz="0" w:space="0" w:color="auto"/>
            <w:left w:val="none" w:sz="0" w:space="0" w:color="auto"/>
            <w:bottom w:val="none" w:sz="0" w:space="0" w:color="auto"/>
            <w:right w:val="none" w:sz="0" w:space="0" w:color="auto"/>
          </w:divBdr>
        </w:div>
        <w:div w:id="1686397482">
          <w:marLeft w:val="640"/>
          <w:marRight w:val="0"/>
          <w:marTop w:val="0"/>
          <w:marBottom w:val="0"/>
          <w:divBdr>
            <w:top w:val="none" w:sz="0" w:space="0" w:color="auto"/>
            <w:left w:val="none" w:sz="0" w:space="0" w:color="auto"/>
            <w:bottom w:val="none" w:sz="0" w:space="0" w:color="auto"/>
            <w:right w:val="none" w:sz="0" w:space="0" w:color="auto"/>
          </w:divBdr>
        </w:div>
        <w:div w:id="1696616894">
          <w:marLeft w:val="640"/>
          <w:marRight w:val="0"/>
          <w:marTop w:val="0"/>
          <w:marBottom w:val="0"/>
          <w:divBdr>
            <w:top w:val="none" w:sz="0" w:space="0" w:color="auto"/>
            <w:left w:val="none" w:sz="0" w:space="0" w:color="auto"/>
            <w:bottom w:val="none" w:sz="0" w:space="0" w:color="auto"/>
            <w:right w:val="none" w:sz="0" w:space="0" w:color="auto"/>
          </w:divBdr>
        </w:div>
        <w:div w:id="1705449185">
          <w:marLeft w:val="640"/>
          <w:marRight w:val="0"/>
          <w:marTop w:val="0"/>
          <w:marBottom w:val="0"/>
          <w:divBdr>
            <w:top w:val="none" w:sz="0" w:space="0" w:color="auto"/>
            <w:left w:val="none" w:sz="0" w:space="0" w:color="auto"/>
            <w:bottom w:val="none" w:sz="0" w:space="0" w:color="auto"/>
            <w:right w:val="none" w:sz="0" w:space="0" w:color="auto"/>
          </w:divBdr>
        </w:div>
        <w:div w:id="1719474070">
          <w:marLeft w:val="640"/>
          <w:marRight w:val="0"/>
          <w:marTop w:val="0"/>
          <w:marBottom w:val="0"/>
          <w:divBdr>
            <w:top w:val="none" w:sz="0" w:space="0" w:color="auto"/>
            <w:left w:val="none" w:sz="0" w:space="0" w:color="auto"/>
            <w:bottom w:val="none" w:sz="0" w:space="0" w:color="auto"/>
            <w:right w:val="none" w:sz="0" w:space="0" w:color="auto"/>
          </w:divBdr>
        </w:div>
        <w:div w:id="1748727888">
          <w:marLeft w:val="640"/>
          <w:marRight w:val="0"/>
          <w:marTop w:val="0"/>
          <w:marBottom w:val="0"/>
          <w:divBdr>
            <w:top w:val="none" w:sz="0" w:space="0" w:color="auto"/>
            <w:left w:val="none" w:sz="0" w:space="0" w:color="auto"/>
            <w:bottom w:val="none" w:sz="0" w:space="0" w:color="auto"/>
            <w:right w:val="none" w:sz="0" w:space="0" w:color="auto"/>
          </w:divBdr>
        </w:div>
        <w:div w:id="1763917617">
          <w:marLeft w:val="640"/>
          <w:marRight w:val="0"/>
          <w:marTop w:val="0"/>
          <w:marBottom w:val="0"/>
          <w:divBdr>
            <w:top w:val="none" w:sz="0" w:space="0" w:color="auto"/>
            <w:left w:val="none" w:sz="0" w:space="0" w:color="auto"/>
            <w:bottom w:val="none" w:sz="0" w:space="0" w:color="auto"/>
            <w:right w:val="none" w:sz="0" w:space="0" w:color="auto"/>
          </w:divBdr>
        </w:div>
        <w:div w:id="1766533121">
          <w:marLeft w:val="640"/>
          <w:marRight w:val="0"/>
          <w:marTop w:val="0"/>
          <w:marBottom w:val="0"/>
          <w:divBdr>
            <w:top w:val="none" w:sz="0" w:space="0" w:color="auto"/>
            <w:left w:val="none" w:sz="0" w:space="0" w:color="auto"/>
            <w:bottom w:val="none" w:sz="0" w:space="0" w:color="auto"/>
            <w:right w:val="none" w:sz="0" w:space="0" w:color="auto"/>
          </w:divBdr>
        </w:div>
        <w:div w:id="1771503864">
          <w:marLeft w:val="640"/>
          <w:marRight w:val="0"/>
          <w:marTop w:val="0"/>
          <w:marBottom w:val="0"/>
          <w:divBdr>
            <w:top w:val="none" w:sz="0" w:space="0" w:color="auto"/>
            <w:left w:val="none" w:sz="0" w:space="0" w:color="auto"/>
            <w:bottom w:val="none" w:sz="0" w:space="0" w:color="auto"/>
            <w:right w:val="none" w:sz="0" w:space="0" w:color="auto"/>
          </w:divBdr>
        </w:div>
        <w:div w:id="1781337288">
          <w:marLeft w:val="640"/>
          <w:marRight w:val="0"/>
          <w:marTop w:val="0"/>
          <w:marBottom w:val="0"/>
          <w:divBdr>
            <w:top w:val="none" w:sz="0" w:space="0" w:color="auto"/>
            <w:left w:val="none" w:sz="0" w:space="0" w:color="auto"/>
            <w:bottom w:val="none" w:sz="0" w:space="0" w:color="auto"/>
            <w:right w:val="none" w:sz="0" w:space="0" w:color="auto"/>
          </w:divBdr>
        </w:div>
        <w:div w:id="1785424829">
          <w:marLeft w:val="640"/>
          <w:marRight w:val="0"/>
          <w:marTop w:val="0"/>
          <w:marBottom w:val="0"/>
          <w:divBdr>
            <w:top w:val="none" w:sz="0" w:space="0" w:color="auto"/>
            <w:left w:val="none" w:sz="0" w:space="0" w:color="auto"/>
            <w:bottom w:val="none" w:sz="0" w:space="0" w:color="auto"/>
            <w:right w:val="none" w:sz="0" w:space="0" w:color="auto"/>
          </w:divBdr>
        </w:div>
        <w:div w:id="1787190602">
          <w:marLeft w:val="640"/>
          <w:marRight w:val="0"/>
          <w:marTop w:val="0"/>
          <w:marBottom w:val="0"/>
          <w:divBdr>
            <w:top w:val="none" w:sz="0" w:space="0" w:color="auto"/>
            <w:left w:val="none" w:sz="0" w:space="0" w:color="auto"/>
            <w:bottom w:val="none" w:sz="0" w:space="0" w:color="auto"/>
            <w:right w:val="none" w:sz="0" w:space="0" w:color="auto"/>
          </w:divBdr>
        </w:div>
        <w:div w:id="1793859787">
          <w:marLeft w:val="640"/>
          <w:marRight w:val="0"/>
          <w:marTop w:val="0"/>
          <w:marBottom w:val="0"/>
          <w:divBdr>
            <w:top w:val="none" w:sz="0" w:space="0" w:color="auto"/>
            <w:left w:val="none" w:sz="0" w:space="0" w:color="auto"/>
            <w:bottom w:val="none" w:sz="0" w:space="0" w:color="auto"/>
            <w:right w:val="none" w:sz="0" w:space="0" w:color="auto"/>
          </w:divBdr>
        </w:div>
        <w:div w:id="1798638711">
          <w:marLeft w:val="640"/>
          <w:marRight w:val="0"/>
          <w:marTop w:val="0"/>
          <w:marBottom w:val="0"/>
          <w:divBdr>
            <w:top w:val="none" w:sz="0" w:space="0" w:color="auto"/>
            <w:left w:val="none" w:sz="0" w:space="0" w:color="auto"/>
            <w:bottom w:val="none" w:sz="0" w:space="0" w:color="auto"/>
            <w:right w:val="none" w:sz="0" w:space="0" w:color="auto"/>
          </w:divBdr>
        </w:div>
        <w:div w:id="1820153093">
          <w:marLeft w:val="640"/>
          <w:marRight w:val="0"/>
          <w:marTop w:val="0"/>
          <w:marBottom w:val="0"/>
          <w:divBdr>
            <w:top w:val="none" w:sz="0" w:space="0" w:color="auto"/>
            <w:left w:val="none" w:sz="0" w:space="0" w:color="auto"/>
            <w:bottom w:val="none" w:sz="0" w:space="0" w:color="auto"/>
            <w:right w:val="none" w:sz="0" w:space="0" w:color="auto"/>
          </w:divBdr>
        </w:div>
        <w:div w:id="1847205193">
          <w:marLeft w:val="640"/>
          <w:marRight w:val="0"/>
          <w:marTop w:val="0"/>
          <w:marBottom w:val="0"/>
          <w:divBdr>
            <w:top w:val="none" w:sz="0" w:space="0" w:color="auto"/>
            <w:left w:val="none" w:sz="0" w:space="0" w:color="auto"/>
            <w:bottom w:val="none" w:sz="0" w:space="0" w:color="auto"/>
            <w:right w:val="none" w:sz="0" w:space="0" w:color="auto"/>
          </w:divBdr>
        </w:div>
        <w:div w:id="1858932102">
          <w:marLeft w:val="640"/>
          <w:marRight w:val="0"/>
          <w:marTop w:val="0"/>
          <w:marBottom w:val="0"/>
          <w:divBdr>
            <w:top w:val="none" w:sz="0" w:space="0" w:color="auto"/>
            <w:left w:val="none" w:sz="0" w:space="0" w:color="auto"/>
            <w:bottom w:val="none" w:sz="0" w:space="0" w:color="auto"/>
            <w:right w:val="none" w:sz="0" w:space="0" w:color="auto"/>
          </w:divBdr>
        </w:div>
        <w:div w:id="1864395808">
          <w:marLeft w:val="640"/>
          <w:marRight w:val="0"/>
          <w:marTop w:val="0"/>
          <w:marBottom w:val="0"/>
          <w:divBdr>
            <w:top w:val="none" w:sz="0" w:space="0" w:color="auto"/>
            <w:left w:val="none" w:sz="0" w:space="0" w:color="auto"/>
            <w:bottom w:val="none" w:sz="0" w:space="0" w:color="auto"/>
            <w:right w:val="none" w:sz="0" w:space="0" w:color="auto"/>
          </w:divBdr>
        </w:div>
        <w:div w:id="1869440846">
          <w:marLeft w:val="640"/>
          <w:marRight w:val="0"/>
          <w:marTop w:val="0"/>
          <w:marBottom w:val="0"/>
          <w:divBdr>
            <w:top w:val="none" w:sz="0" w:space="0" w:color="auto"/>
            <w:left w:val="none" w:sz="0" w:space="0" w:color="auto"/>
            <w:bottom w:val="none" w:sz="0" w:space="0" w:color="auto"/>
            <w:right w:val="none" w:sz="0" w:space="0" w:color="auto"/>
          </w:divBdr>
        </w:div>
        <w:div w:id="1883244152">
          <w:marLeft w:val="640"/>
          <w:marRight w:val="0"/>
          <w:marTop w:val="0"/>
          <w:marBottom w:val="0"/>
          <w:divBdr>
            <w:top w:val="none" w:sz="0" w:space="0" w:color="auto"/>
            <w:left w:val="none" w:sz="0" w:space="0" w:color="auto"/>
            <w:bottom w:val="none" w:sz="0" w:space="0" w:color="auto"/>
            <w:right w:val="none" w:sz="0" w:space="0" w:color="auto"/>
          </w:divBdr>
        </w:div>
        <w:div w:id="1885946546">
          <w:marLeft w:val="640"/>
          <w:marRight w:val="0"/>
          <w:marTop w:val="0"/>
          <w:marBottom w:val="0"/>
          <w:divBdr>
            <w:top w:val="none" w:sz="0" w:space="0" w:color="auto"/>
            <w:left w:val="none" w:sz="0" w:space="0" w:color="auto"/>
            <w:bottom w:val="none" w:sz="0" w:space="0" w:color="auto"/>
            <w:right w:val="none" w:sz="0" w:space="0" w:color="auto"/>
          </w:divBdr>
        </w:div>
        <w:div w:id="1889491634">
          <w:marLeft w:val="640"/>
          <w:marRight w:val="0"/>
          <w:marTop w:val="0"/>
          <w:marBottom w:val="0"/>
          <w:divBdr>
            <w:top w:val="none" w:sz="0" w:space="0" w:color="auto"/>
            <w:left w:val="none" w:sz="0" w:space="0" w:color="auto"/>
            <w:bottom w:val="none" w:sz="0" w:space="0" w:color="auto"/>
            <w:right w:val="none" w:sz="0" w:space="0" w:color="auto"/>
          </w:divBdr>
        </w:div>
        <w:div w:id="1889605271">
          <w:marLeft w:val="640"/>
          <w:marRight w:val="0"/>
          <w:marTop w:val="0"/>
          <w:marBottom w:val="0"/>
          <w:divBdr>
            <w:top w:val="none" w:sz="0" w:space="0" w:color="auto"/>
            <w:left w:val="none" w:sz="0" w:space="0" w:color="auto"/>
            <w:bottom w:val="none" w:sz="0" w:space="0" w:color="auto"/>
            <w:right w:val="none" w:sz="0" w:space="0" w:color="auto"/>
          </w:divBdr>
        </w:div>
        <w:div w:id="1895458212">
          <w:marLeft w:val="640"/>
          <w:marRight w:val="0"/>
          <w:marTop w:val="0"/>
          <w:marBottom w:val="0"/>
          <w:divBdr>
            <w:top w:val="none" w:sz="0" w:space="0" w:color="auto"/>
            <w:left w:val="none" w:sz="0" w:space="0" w:color="auto"/>
            <w:bottom w:val="none" w:sz="0" w:space="0" w:color="auto"/>
            <w:right w:val="none" w:sz="0" w:space="0" w:color="auto"/>
          </w:divBdr>
        </w:div>
        <w:div w:id="1897475030">
          <w:marLeft w:val="640"/>
          <w:marRight w:val="0"/>
          <w:marTop w:val="0"/>
          <w:marBottom w:val="0"/>
          <w:divBdr>
            <w:top w:val="none" w:sz="0" w:space="0" w:color="auto"/>
            <w:left w:val="none" w:sz="0" w:space="0" w:color="auto"/>
            <w:bottom w:val="none" w:sz="0" w:space="0" w:color="auto"/>
            <w:right w:val="none" w:sz="0" w:space="0" w:color="auto"/>
          </w:divBdr>
        </w:div>
        <w:div w:id="1909538352">
          <w:marLeft w:val="640"/>
          <w:marRight w:val="0"/>
          <w:marTop w:val="0"/>
          <w:marBottom w:val="0"/>
          <w:divBdr>
            <w:top w:val="none" w:sz="0" w:space="0" w:color="auto"/>
            <w:left w:val="none" w:sz="0" w:space="0" w:color="auto"/>
            <w:bottom w:val="none" w:sz="0" w:space="0" w:color="auto"/>
            <w:right w:val="none" w:sz="0" w:space="0" w:color="auto"/>
          </w:divBdr>
        </w:div>
        <w:div w:id="1920166563">
          <w:marLeft w:val="640"/>
          <w:marRight w:val="0"/>
          <w:marTop w:val="0"/>
          <w:marBottom w:val="0"/>
          <w:divBdr>
            <w:top w:val="none" w:sz="0" w:space="0" w:color="auto"/>
            <w:left w:val="none" w:sz="0" w:space="0" w:color="auto"/>
            <w:bottom w:val="none" w:sz="0" w:space="0" w:color="auto"/>
            <w:right w:val="none" w:sz="0" w:space="0" w:color="auto"/>
          </w:divBdr>
        </w:div>
        <w:div w:id="1921744884">
          <w:marLeft w:val="640"/>
          <w:marRight w:val="0"/>
          <w:marTop w:val="0"/>
          <w:marBottom w:val="0"/>
          <w:divBdr>
            <w:top w:val="none" w:sz="0" w:space="0" w:color="auto"/>
            <w:left w:val="none" w:sz="0" w:space="0" w:color="auto"/>
            <w:bottom w:val="none" w:sz="0" w:space="0" w:color="auto"/>
            <w:right w:val="none" w:sz="0" w:space="0" w:color="auto"/>
          </w:divBdr>
        </w:div>
        <w:div w:id="1923491569">
          <w:marLeft w:val="640"/>
          <w:marRight w:val="0"/>
          <w:marTop w:val="0"/>
          <w:marBottom w:val="0"/>
          <w:divBdr>
            <w:top w:val="none" w:sz="0" w:space="0" w:color="auto"/>
            <w:left w:val="none" w:sz="0" w:space="0" w:color="auto"/>
            <w:bottom w:val="none" w:sz="0" w:space="0" w:color="auto"/>
            <w:right w:val="none" w:sz="0" w:space="0" w:color="auto"/>
          </w:divBdr>
        </w:div>
        <w:div w:id="1930039111">
          <w:marLeft w:val="640"/>
          <w:marRight w:val="0"/>
          <w:marTop w:val="0"/>
          <w:marBottom w:val="0"/>
          <w:divBdr>
            <w:top w:val="none" w:sz="0" w:space="0" w:color="auto"/>
            <w:left w:val="none" w:sz="0" w:space="0" w:color="auto"/>
            <w:bottom w:val="none" w:sz="0" w:space="0" w:color="auto"/>
            <w:right w:val="none" w:sz="0" w:space="0" w:color="auto"/>
          </w:divBdr>
        </w:div>
        <w:div w:id="1939215057">
          <w:marLeft w:val="640"/>
          <w:marRight w:val="0"/>
          <w:marTop w:val="0"/>
          <w:marBottom w:val="0"/>
          <w:divBdr>
            <w:top w:val="none" w:sz="0" w:space="0" w:color="auto"/>
            <w:left w:val="none" w:sz="0" w:space="0" w:color="auto"/>
            <w:bottom w:val="none" w:sz="0" w:space="0" w:color="auto"/>
            <w:right w:val="none" w:sz="0" w:space="0" w:color="auto"/>
          </w:divBdr>
        </w:div>
        <w:div w:id="1943684039">
          <w:marLeft w:val="640"/>
          <w:marRight w:val="0"/>
          <w:marTop w:val="0"/>
          <w:marBottom w:val="0"/>
          <w:divBdr>
            <w:top w:val="none" w:sz="0" w:space="0" w:color="auto"/>
            <w:left w:val="none" w:sz="0" w:space="0" w:color="auto"/>
            <w:bottom w:val="none" w:sz="0" w:space="0" w:color="auto"/>
            <w:right w:val="none" w:sz="0" w:space="0" w:color="auto"/>
          </w:divBdr>
        </w:div>
        <w:div w:id="1946494005">
          <w:marLeft w:val="640"/>
          <w:marRight w:val="0"/>
          <w:marTop w:val="0"/>
          <w:marBottom w:val="0"/>
          <w:divBdr>
            <w:top w:val="none" w:sz="0" w:space="0" w:color="auto"/>
            <w:left w:val="none" w:sz="0" w:space="0" w:color="auto"/>
            <w:bottom w:val="none" w:sz="0" w:space="0" w:color="auto"/>
            <w:right w:val="none" w:sz="0" w:space="0" w:color="auto"/>
          </w:divBdr>
        </w:div>
        <w:div w:id="1977760017">
          <w:marLeft w:val="640"/>
          <w:marRight w:val="0"/>
          <w:marTop w:val="0"/>
          <w:marBottom w:val="0"/>
          <w:divBdr>
            <w:top w:val="none" w:sz="0" w:space="0" w:color="auto"/>
            <w:left w:val="none" w:sz="0" w:space="0" w:color="auto"/>
            <w:bottom w:val="none" w:sz="0" w:space="0" w:color="auto"/>
            <w:right w:val="none" w:sz="0" w:space="0" w:color="auto"/>
          </w:divBdr>
        </w:div>
        <w:div w:id="1999379144">
          <w:marLeft w:val="640"/>
          <w:marRight w:val="0"/>
          <w:marTop w:val="0"/>
          <w:marBottom w:val="0"/>
          <w:divBdr>
            <w:top w:val="none" w:sz="0" w:space="0" w:color="auto"/>
            <w:left w:val="none" w:sz="0" w:space="0" w:color="auto"/>
            <w:bottom w:val="none" w:sz="0" w:space="0" w:color="auto"/>
            <w:right w:val="none" w:sz="0" w:space="0" w:color="auto"/>
          </w:divBdr>
        </w:div>
        <w:div w:id="2000184784">
          <w:marLeft w:val="640"/>
          <w:marRight w:val="0"/>
          <w:marTop w:val="0"/>
          <w:marBottom w:val="0"/>
          <w:divBdr>
            <w:top w:val="none" w:sz="0" w:space="0" w:color="auto"/>
            <w:left w:val="none" w:sz="0" w:space="0" w:color="auto"/>
            <w:bottom w:val="none" w:sz="0" w:space="0" w:color="auto"/>
            <w:right w:val="none" w:sz="0" w:space="0" w:color="auto"/>
          </w:divBdr>
        </w:div>
        <w:div w:id="2016682882">
          <w:marLeft w:val="640"/>
          <w:marRight w:val="0"/>
          <w:marTop w:val="0"/>
          <w:marBottom w:val="0"/>
          <w:divBdr>
            <w:top w:val="none" w:sz="0" w:space="0" w:color="auto"/>
            <w:left w:val="none" w:sz="0" w:space="0" w:color="auto"/>
            <w:bottom w:val="none" w:sz="0" w:space="0" w:color="auto"/>
            <w:right w:val="none" w:sz="0" w:space="0" w:color="auto"/>
          </w:divBdr>
        </w:div>
        <w:div w:id="2035303147">
          <w:marLeft w:val="640"/>
          <w:marRight w:val="0"/>
          <w:marTop w:val="0"/>
          <w:marBottom w:val="0"/>
          <w:divBdr>
            <w:top w:val="none" w:sz="0" w:space="0" w:color="auto"/>
            <w:left w:val="none" w:sz="0" w:space="0" w:color="auto"/>
            <w:bottom w:val="none" w:sz="0" w:space="0" w:color="auto"/>
            <w:right w:val="none" w:sz="0" w:space="0" w:color="auto"/>
          </w:divBdr>
        </w:div>
        <w:div w:id="2045475675">
          <w:marLeft w:val="640"/>
          <w:marRight w:val="0"/>
          <w:marTop w:val="0"/>
          <w:marBottom w:val="0"/>
          <w:divBdr>
            <w:top w:val="none" w:sz="0" w:space="0" w:color="auto"/>
            <w:left w:val="none" w:sz="0" w:space="0" w:color="auto"/>
            <w:bottom w:val="none" w:sz="0" w:space="0" w:color="auto"/>
            <w:right w:val="none" w:sz="0" w:space="0" w:color="auto"/>
          </w:divBdr>
        </w:div>
        <w:div w:id="2051030751">
          <w:marLeft w:val="640"/>
          <w:marRight w:val="0"/>
          <w:marTop w:val="0"/>
          <w:marBottom w:val="0"/>
          <w:divBdr>
            <w:top w:val="none" w:sz="0" w:space="0" w:color="auto"/>
            <w:left w:val="none" w:sz="0" w:space="0" w:color="auto"/>
            <w:bottom w:val="none" w:sz="0" w:space="0" w:color="auto"/>
            <w:right w:val="none" w:sz="0" w:space="0" w:color="auto"/>
          </w:divBdr>
        </w:div>
        <w:div w:id="2059545418">
          <w:marLeft w:val="640"/>
          <w:marRight w:val="0"/>
          <w:marTop w:val="0"/>
          <w:marBottom w:val="0"/>
          <w:divBdr>
            <w:top w:val="none" w:sz="0" w:space="0" w:color="auto"/>
            <w:left w:val="none" w:sz="0" w:space="0" w:color="auto"/>
            <w:bottom w:val="none" w:sz="0" w:space="0" w:color="auto"/>
            <w:right w:val="none" w:sz="0" w:space="0" w:color="auto"/>
          </w:divBdr>
        </w:div>
        <w:div w:id="2061175028">
          <w:marLeft w:val="640"/>
          <w:marRight w:val="0"/>
          <w:marTop w:val="0"/>
          <w:marBottom w:val="0"/>
          <w:divBdr>
            <w:top w:val="none" w:sz="0" w:space="0" w:color="auto"/>
            <w:left w:val="none" w:sz="0" w:space="0" w:color="auto"/>
            <w:bottom w:val="none" w:sz="0" w:space="0" w:color="auto"/>
            <w:right w:val="none" w:sz="0" w:space="0" w:color="auto"/>
          </w:divBdr>
        </w:div>
        <w:div w:id="2067759083">
          <w:marLeft w:val="640"/>
          <w:marRight w:val="0"/>
          <w:marTop w:val="0"/>
          <w:marBottom w:val="0"/>
          <w:divBdr>
            <w:top w:val="none" w:sz="0" w:space="0" w:color="auto"/>
            <w:left w:val="none" w:sz="0" w:space="0" w:color="auto"/>
            <w:bottom w:val="none" w:sz="0" w:space="0" w:color="auto"/>
            <w:right w:val="none" w:sz="0" w:space="0" w:color="auto"/>
          </w:divBdr>
        </w:div>
        <w:div w:id="2070766440">
          <w:marLeft w:val="640"/>
          <w:marRight w:val="0"/>
          <w:marTop w:val="0"/>
          <w:marBottom w:val="0"/>
          <w:divBdr>
            <w:top w:val="none" w:sz="0" w:space="0" w:color="auto"/>
            <w:left w:val="none" w:sz="0" w:space="0" w:color="auto"/>
            <w:bottom w:val="none" w:sz="0" w:space="0" w:color="auto"/>
            <w:right w:val="none" w:sz="0" w:space="0" w:color="auto"/>
          </w:divBdr>
        </w:div>
        <w:div w:id="2074621461">
          <w:marLeft w:val="640"/>
          <w:marRight w:val="0"/>
          <w:marTop w:val="0"/>
          <w:marBottom w:val="0"/>
          <w:divBdr>
            <w:top w:val="none" w:sz="0" w:space="0" w:color="auto"/>
            <w:left w:val="none" w:sz="0" w:space="0" w:color="auto"/>
            <w:bottom w:val="none" w:sz="0" w:space="0" w:color="auto"/>
            <w:right w:val="none" w:sz="0" w:space="0" w:color="auto"/>
          </w:divBdr>
        </w:div>
        <w:div w:id="2082411293">
          <w:marLeft w:val="640"/>
          <w:marRight w:val="0"/>
          <w:marTop w:val="0"/>
          <w:marBottom w:val="0"/>
          <w:divBdr>
            <w:top w:val="none" w:sz="0" w:space="0" w:color="auto"/>
            <w:left w:val="none" w:sz="0" w:space="0" w:color="auto"/>
            <w:bottom w:val="none" w:sz="0" w:space="0" w:color="auto"/>
            <w:right w:val="none" w:sz="0" w:space="0" w:color="auto"/>
          </w:divBdr>
        </w:div>
        <w:div w:id="2087261572">
          <w:marLeft w:val="640"/>
          <w:marRight w:val="0"/>
          <w:marTop w:val="0"/>
          <w:marBottom w:val="0"/>
          <w:divBdr>
            <w:top w:val="none" w:sz="0" w:space="0" w:color="auto"/>
            <w:left w:val="none" w:sz="0" w:space="0" w:color="auto"/>
            <w:bottom w:val="none" w:sz="0" w:space="0" w:color="auto"/>
            <w:right w:val="none" w:sz="0" w:space="0" w:color="auto"/>
          </w:divBdr>
        </w:div>
        <w:div w:id="2113935543">
          <w:marLeft w:val="640"/>
          <w:marRight w:val="0"/>
          <w:marTop w:val="0"/>
          <w:marBottom w:val="0"/>
          <w:divBdr>
            <w:top w:val="none" w:sz="0" w:space="0" w:color="auto"/>
            <w:left w:val="none" w:sz="0" w:space="0" w:color="auto"/>
            <w:bottom w:val="none" w:sz="0" w:space="0" w:color="auto"/>
            <w:right w:val="none" w:sz="0" w:space="0" w:color="auto"/>
          </w:divBdr>
        </w:div>
        <w:div w:id="2120025242">
          <w:marLeft w:val="640"/>
          <w:marRight w:val="0"/>
          <w:marTop w:val="0"/>
          <w:marBottom w:val="0"/>
          <w:divBdr>
            <w:top w:val="none" w:sz="0" w:space="0" w:color="auto"/>
            <w:left w:val="none" w:sz="0" w:space="0" w:color="auto"/>
            <w:bottom w:val="none" w:sz="0" w:space="0" w:color="auto"/>
            <w:right w:val="none" w:sz="0" w:space="0" w:color="auto"/>
          </w:divBdr>
        </w:div>
        <w:div w:id="2126382952">
          <w:marLeft w:val="640"/>
          <w:marRight w:val="0"/>
          <w:marTop w:val="0"/>
          <w:marBottom w:val="0"/>
          <w:divBdr>
            <w:top w:val="none" w:sz="0" w:space="0" w:color="auto"/>
            <w:left w:val="none" w:sz="0" w:space="0" w:color="auto"/>
            <w:bottom w:val="none" w:sz="0" w:space="0" w:color="auto"/>
            <w:right w:val="none" w:sz="0" w:space="0" w:color="auto"/>
          </w:divBdr>
        </w:div>
        <w:div w:id="2128304421">
          <w:marLeft w:val="640"/>
          <w:marRight w:val="0"/>
          <w:marTop w:val="0"/>
          <w:marBottom w:val="0"/>
          <w:divBdr>
            <w:top w:val="none" w:sz="0" w:space="0" w:color="auto"/>
            <w:left w:val="none" w:sz="0" w:space="0" w:color="auto"/>
            <w:bottom w:val="none" w:sz="0" w:space="0" w:color="auto"/>
            <w:right w:val="none" w:sz="0" w:space="0" w:color="auto"/>
          </w:divBdr>
        </w:div>
        <w:div w:id="2145153315">
          <w:marLeft w:val="640"/>
          <w:marRight w:val="0"/>
          <w:marTop w:val="0"/>
          <w:marBottom w:val="0"/>
          <w:divBdr>
            <w:top w:val="none" w:sz="0" w:space="0" w:color="auto"/>
            <w:left w:val="none" w:sz="0" w:space="0" w:color="auto"/>
            <w:bottom w:val="none" w:sz="0" w:space="0" w:color="auto"/>
            <w:right w:val="none" w:sz="0" w:space="0" w:color="auto"/>
          </w:divBdr>
        </w:div>
      </w:divsChild>
    </w:div>
    <w:div w:id="1612668786">
      <w:marLeft w:val="640"/>
      <w:marRight w:val="0"/>
      <w:marTop w:val="0"/>
      <w:marBottom w:val="0"/>
      <w:divBdr>
        <w:top w:val="none" w:sz="0" w:space="0" w:color="auto"/>
        <w:left w:val="none" w:sz="0" w:space="0" w:color="auto"/>
        <w:bottom w:val="none" w:sz="0" w:space="0" w:color="auto"/>
        <w:right w:val="none" w:sz="0" w:space="0" w:color="auto"/>
      </w:divBdr>
    </w:div>
    <w:div w:id="1613197915">
      <w:marLeft w:val="640"/>
      <w:marRight w:val="0"/>
      <w:marTop w:val="0"/>
      <w:marBottom w:val="0"/>
      <w:divBdr>
        <w:top w:val="none" w:sz="0" w:space="0" w:color="auto"/>
        <w:left w:val="none" w:sz="0" w:space="0" w:color="auto"/>
        <w:bottom w:val="none" w:sz="0" w:space="0" w:color="auto"/>
        <w:right w:val="none" w:sz="0" w:space="0" w:color="auto"/>
      </w:divBdr>
    </w:div>
    <w:div w:id="1613783445">
      <w:marLeft w:val="640"/>
      <w:marRight w:val="0"/>
      <w:marTop w:val="0"/>
      <w:marBottom w:val="0"/>
      <w:divBdr>
        <w:top w:val="none" w:sz="0" w:space="0" w:color="auto"/>
        <w:left w:val="none" w:sz="0" w:space="0" w:color="auto"/>
        <w:bottom w:val="none" w:sz="0" w:space="0" w:color="auto"/>
        <w:right w:val="none" w:sz="0" w:space="0" w:color="auto"/>
      </w:divBdr>
    </w:div>
    <w:div w:id="1613976611">
      <w:marLeft w:val="640"/>
      <w:marRight w:val="0"/>
      <w:marTop w:val="0"/>
      <w:marBottom w:val="0"/>
      <w:divBdr>
        <w:top w:val="none" w:sz="0" w:space="0" w:color="auto"/>
        <w:left w:val="none" w:sz="0" w:space="0" w:color="auto"/>
        <w:bottom w:val="none" w:sz="0" w:space="0" w:color="auto"/>
        <w:right w:val="none" w:sz="0" w:space="0" w:color="auto"/>
      </w:divBdr>
    </w:div>
    <w:div w:id="1614365069">
      <w:marLeft w:val="640"/>
      <w:marRight w:val="0"/>
      <w:marTop w:val="0"/>
      <w:marBottom w:val="0"/>
      <w:divBdr>
        <w:top w:val="none" w:sz="0" w:space="0" w:color="auto"/>
        <w:left w:val="none" w:sz="0" w:space="0" w:color="auto"/>
        <w:bottom w:val="none" w:sz="0" w:space="0" w:color="auto"/>
        <w:right w:val="none" w:sz="0" w:space="0" w:color="auto"/>
      </w:divBdr>
    </w:div>
    <w:div w:id="1614437834">
      <w:marLeft w:val="640"/>
      <w:marRight w:val="0"/>
      <w:marTop w:val="0"/>
      <w:marBottom w:val="0"/>
      <w:divBdr>
        <w:top w:val="none" w:sz="0" w:space="0" w:color="auto"/>
        <w:left w:val="none" w:sz="0" w:space="0" w:color="auto"/>
        <w:bottom w:val="none" w:sz="0" w:space="0" w:color="auto"/>
        <w:right w:val="none" w:sz="0" w:space="0" w:color="auto"/>
      </w:divBdr>
    </w:div>
    <w:div w:id="1614632746">
      <w:marLeft w:val="640"/>
      <w:marRight w:val="0"/>
      <w:marTop w:val="0"/>
      <w:marBottom w:val="0"/>
      <w:divBdr>
        <w:top w:val="none" w:sz="0" w:space="0" w:color="auto"/>
        <w:left w:val="none" w:sz="0" w:space="0" w:color="auto"/>
        <w:bottom w:val="none" w:sz="0" w:space="0" w:color="auto"/>
        <w:right w:val="none" w:sz="0" w:space="0" w:color="auto"/>
      </w:divBdr>
    </w:div>
    <w:div w:id="1615167228">
      <w:marLeft w:val="640"/>
      <w:marRight w:val="0"/>
      <w:marTop w:val="0"/>
      <w:marBottom w:val="0"/>
      <w:divBdr>
        <w:top w:val="none" w:sz="0" w:space="0" w:color="auto"/>
        <w:left w:val="none" w:sz="0" w:space="0" w:color="auto"/>
        <w:bottom w:val="none" w:sz="0" w:space="0" w:color="auto"/>
        <w:right w:val="none" w:sz="0" w:space="0" w:color="auto"/>
      </w:divBdr>
    </w:div>
    <w:div w:id="1615288650">
      <w:marLeft w:val="640"/>
      <w:marRight w:val="0"/>
      <w:marTop w:val="0"/>
      <w:marBottom w:val="0"/>
      <w:divBdr>
        <w:top w:val="none" w:sz="0" w:space="0" w:color="auto"/>
        <w:left w:val="none" w:sz="0" w:space="0" w:color="auto"/>
        <w:bottom w:val="none" w:sz="0" w:space="0" w:color="auto"/>
        <w:right w:val="none" w:sz="0" w:space="0" w:color="auto"/>
      </w:divBdr>
    </w:div>
    <w:div w:id="1615752761">
      <w:marLeft w:val="640"/>
      <w:marRight w:val="0"/>
      <w:marTop w:val="0"/>
      <w:marBottom w:val="0"/>
      <w:divBdr>
        <w:top w:val="none" w:sz="0" w:space="0" w:color="auto"/>
        <w:left w:val="none" w:sz="0" w:space="0" w:color="auto"/>
        <w:bottom w:val="none" w:sz="0" w:space="0" w:color="auto"/>
        <w:right w:val="none" w:sz="0" w:space="0" w:color="auto"/>
      </w:divBdr>
    </w:div>
    <w:div w:id="1616404202">
      <w:marLeft w:val="640"/>
      <w:marRight w:val="0"/>
      <w:marTop w:val="0"/>
      <w:marBottom w:val="0"/>
      <w:divBdr>
        <w:top w:val="none" w:sz="0" w:space="0" w:color="auto"/>
        <w:left w:val="none" w:sz="0" w:space="0" w:color="auto"/>
        <w:bottom w:val="none" w:sz="0" w:space="0" w:color="auto"/>
        <w:right w:val="none" w:sz="0" w:space="0" w:color="auto"/>
      </w:divBdr>
    </w:div>
    <w:div w:id="1616711711">
      <w:marLeft w:val="640"/>
      <w:marRight w:val="0"/>
      <w:marTop w:val="0"/>
      <w:marBottom w:val="0"/>
      <w:divBdr>
        <w:top w:val="none" w:sz="0" w:space="0" w:color="auto"/>
        <w:left w:val="none" w:sz="0" w:space="0" w:color="auto"/>
        <w:bottom w:val="none" w:sz="0" w:space="0" w:color="auto"/>
        <w:right w:val="none" w:sz="0" w:space="0" w:color="auto"/>
      </w:divBdr>
    </w:div>
    <w:div w:id="1616865434">
      <w:marLeft w:val="640"/>
      <w:marRight w:val="0"/>
      <w:marTop w:val="0"/>
      <w:marBottom w:val="0"/>
      <w:divBdr>
        <w:top w:val="none" w:sz="0" w:space="0" w:color="auto"/>
        <w:left w:val="none" w:sz="0" w:space="0" w:color="auto"/>
        <w:bottom w:val="none" w:sz="0" w:space="0" w:color="auto"/>
        <w:right w:val="none" w:sz="0" w:space="0" w:color="auto"/>
      </w:divBdr>
    </w:div>
    <w:div w:id="1617327356">
      <w:marLeft w:val="640"/>
      <w:marRight w:val="0"/>
      <w:marTop w:val="0"/>
      <w:marBottom w:val="0"/>
      <w:divBdr>
        <w:top w:val="none" w:sz="0" w:space="0" w:color="auto"/>
        <w:left w:val="none" w:sz="0" w:space="0" w:color="auto"/>
        <w:bottom w:val="none" w:sz="0" w:space="0" w:color="auto"/>
        <w:right w:val="none" w:sz="0" w:space="0" w:color="auto"/>
      </w:divBdr>
    </w:div>
    <w:div w:id="1620529220">
      <w:marLeft w:val="640"/>
      <w:marRight w:val="0"/>
      <w:marTop w:val="0"/>
      <w:marBottom w:val="0"/>
      <w:divBdr>
        <w:top w:val="none" w:sz="0" w:space="0" w:color="auto"/>
        <w:left w:val="none" w:sz="0" w:space="0" w:color="auto"/>
        <w:bottom w:val="none" w:sz="0" w:space="0" w:color="auto"/>
        <w:right w:val="none" w:sz="0" w:space="0" w:color="auto"/>
      </w:divBdr>
    </w:div>
    <w:div w:id="1620532457">
      <w:marLeft w:val="640"/>
      <w:marRight w:val="0"/>
      <w:marTop w:val="0"/>
      <w:marBottom w:val="0"/>
      <w:divBdr>
        <w:top w:val="none" w:sz="0" w:space="0" w:color="auto"/>
        <w:left w:val="none" w:sz="0" w:space="0" w:color="auto"/>
        <w:bottom w:val="none" w:sz="0" w:space="0" w:color="auto"/>
        <w:right w:val="none" w:sz="0" w:space="0" w:color="auto"/>
      </w:divBdr>
    </w:div>
    <w:div w:id="1620793874">
      <w:marLeft w:val="640"/>
      <w:marRight w:val="0"/>
      <w:marTop w:val="0"/>
      <w:marBottom w:val="0"/>
      <w:divBdr>
        <w:top w:val="none" w:sz="0" w:space="0" w:color="auto"/>
        <w:left w:val="none" w:sz="0" w:space="0" w:color="auto"/>
        <w:bottom w:val="none" w:sz="0" w:space="0" w:color="auto"/>
        <w:right w:val="none" w:sz="0" w:space="0" w:color="auto"/>
      </w:divBdr>
    </w:div>
    <w:div w:id="1620797238">
      <w:marLeft w:val="640"/>
      <w:marRight w:val="0"/>
      <w:marTop w:val="0"/>
      <w:marBottom w:val="0"/>
      <w:divBdr>
        <w:top w:val="none" w:sz="0" w:space="0" w:color="auto"/>
        <w:left w:val="none" w:sz="0" w:space="0" w:color="auto"/>
        <w:bottom w:val="none" w:sz="0" w:space="0" w:color="auto"/>
        <w:right w:val="none" w:sz="0" w:space="0" w:color="auto"/>
      </w:divBdr>
    </w:div>
    <w:div w:id="1621300916">
      <w:marLeft w:val="640"/>
      <w:marRight w:val="0"/>
      <w:marTop w:val="0"/>
      <w:marBottom w:val="0"/>
      <w:divBdr>
        <w:top w:val="none" w:sz="0" w:space="0" w:color="auto"/>
        <w:left w:val="none" w:sz="0" w:space="0" w:color="auto"/>
        <w:bottom w:val="none" w:sz="0" w:space="0" w:color="auto"/>
        <w:right w:val="none" w:sz="0" w:space="0" w:color="auto"/>
      </w:divBdr>
    </w:div>
    <w:div w:id="1621372130">
      <w:marLeft w:val="640"/>
      <w:marRight w:val="0"/>
      <w:marTop w:val="0"/>
      <w:marBottom w:val="0"/>
      <w:divBdr>
        <w:top w:val="none" w:sz="0" w:space="0" w:color="auto"/>
        <w:left w:val="none" w:sz="0" w:space="0" w:color="auto"/>
        <w:bottom w:val="none" w:sz="0" w:space="0" w:color="auto"/>
        <w:right w:val="none" w:sz="0" w:space="0" w:color="auto"/>
      </w:divBdr>
    </w:div>
    <w:div w:id="1621717004">
      <w:marLeft w:val="640"/>
      <w:marRight w:val="0"/>
      <w:marTop w:val="0"/>
      <w:marBottom w:val="0"/>
      <w:divBdr>
        <w:top w:val="none" w:sz="0" w:space="0" w:color="auto"/>
        <w:left w:val="none" w:sz="0" w:space="0" w:color="auto"/>
        <w:bottom w:val="none" w:sz="0" w:space="0" w:color="auto"/>
        <w:right w:val="none" w:sz="0" w:space="0" w:color="auto"/>
      </w:divBdr>
    </w:div>
    <w:div w:id="1621719701">
      <w:marLeft w:val="640"/>
      <w:marRight w:val="0"/>
      <w:marTop w:val="0"/>
      <w:marBottom w:val="0"/>
      <w:divBdr>
        <w:top w:val="none" w:sz="0" w:space="0" w:color="auto"/>
        <w:left w:val="none" w:sz="0" w:space="0" w:color="auto"/>
        <w:bottom w:val="none" w:sz="0" w:space="0" w:color="auto"/>
        <w:right w:val="none" w:sz="0" w:space="0" w:color="auto"/>
      </w:divBdr>
    </w:div>
    <w:div w:id="1621719896">
      <w:marLeft w:val="640"/>
      <w:marRight w:val="0"/>
      <w:marTop w:val="0"/>
      <w:marBottom w:val="0"/>
      <w:divBdr>
        <w:top w:val="none" w:sz="0" w:space="0" w:color="auto"/>
        <w:left w:val="none" w:sz="0" w:space="0" w:color="auto"/>
        <w:bottom w:val="none" w:sz="0" w:space="0" w:color="auto"/>
        <w:right w:val="none" w:sz="0" w:space="0" w:color="auto"/>
      </w:divBdr>
    </w:div>
    <w:div w:id="1623800863">
      <w:marLeft w:val="640"/>
      <w:marRight w:val="0"/>
      <w:marTop w:val="0"/>
      <w:marBottom w:val="0"/>
      <w:divBdr>
        <w:top w:val="none" w:sz="0" w:space="0" w:color="auto"/>
        <w:left w:val="none" w:sz="0" w:space="0" w:color="auto"/>
        <w:bottom w:val="none" w:sz="0" w:space="0" w:color="auto"/>
        <w:right w:val="none" w:sz="0" w:space="0" w:color="auto"/>
      </w:divBdr>
    </w:div>
    <w:div w:id="1624844409">
      <w:marLeft w:val="640"/>
      <w:marRight w:val="0"/>
      <w:marTop w:val="0"/>
      <w:marBottom w:val="0"/>
      <w:divBdr>
        <w:top w:val="none" w:sz="0" w:space="0" w:color="auto"/>
        <w:left w:val="none" w:sz="0" w:space="0" w:color="auto"/>
        <w:bottom w:val="none" w:sz="0" w:space="0" w:color="auto"/>
        <w:right w:val="none" w:sz="0" w:space="0" w:color="auto"/>
      </w:divBdr>
    </w:div>
    <w:div w:id="1624997124">
      <w:marLeft w:val="640"/>
      <w:marRight w:val="0"/>
      <w:marTop w:val="0"/>
      <w:marBottom w:val="0"/>
      <w:divBdr>
        <w:top w:val="none" w:sz="0" w:space="0" w:color="auto"/>
        <w:left w:val="none" w:sz="0" w:space="0" w:color="auto"/>
        <w:bottom w:val="none" w:sz="0" w:space="0" w:color="auto"/>
        <w:right w:val="none" w:sz="0" w:space="0" w:color="auto"/>
      </w:divBdr>
    </w:div>
    <w:div w:id="1625117422">
      <w:marLeft w:val="640"/>
      <w:marRight w:val="0"/>
      <w:marTop w:val="0"/>
      <w:marBottom w:val="0"/>
      <w:divBdr>
        <w:top w:val="none" w:sz="0" w:space="0" w:color="auto"/>
        <w:left w:val="none" w:sz="0" w:space="0" w:color="auto"/>
        <w:bottom w:val="none" w:sz="0" w:space="0" w:color="auto"/>
        <w:right w:val="none" w:sz="0" w:space="0" w:color="auto"/>
      </w:divBdr>
    </w:div>
    <w:div w:id="1625497166">
      <w:marLeft w:val="640"/>
      <w:marRight w:val="0"/>
      <w:marTop w:val="0"/>
      <w:marBottom w:val="0"/>
      <w:divBdr>
        <w:top w:val="none" w:sz="0" w:space="0" w:color="auto"/>
        <w:left w:val="none" w:sz="0" w:space="0" w:color="auto"/>
        <w:bottom w:val="none" w:sz="0" w:space="0" w:color="auto"/>
        <w:right w:val="none" w:sz="0" w:space="0" w:color="auto"/>
      </w:divBdr>
    </w:div>
    <w:div w:id="1625699274">
      <w:marLeft w:val="640"/>
      <w:marRight w:val="0"/>
      <w:marTop w:val="0"/>
      <w:marBottom w:val="0"/>
      <w:divBdr>
        <w:top w:val="none" w:sz="0" w:space="0" w:color="auto"/>
        <w:left w:val="none" w:sz="0" w:space="0" w:color="auto"/>
        <w:bottom w:val="none" w:sz="0" w:space="0" w:color="auto"/>
        <w:right w:val="none" w:sz="0" w:space="0" w:color="auto"/>
      </w:divBdr>
    </w:div>
    <w:div w:id="1625961947">
      <w:marLeft w:val="640"/>
      <w:marRight w:val="0"/>
      <w:marTop w:val="0"/>
      <w:marBottom w:val="0"/>
      <w:divBdr>
        <w:top w:val="none" w:sz="0" w:space="0" w:color="auto"/>
        <w:left w:val="none" w:sz="0" w:space="0" w:color="auto"/>
        <w:bottom w:val="none" w:sz="0" w:space="0" w:color="auto"/>
        <w:right w:val="none" w:sz="0" w:space="0" w:color="auto"/>
      </w:divBdr>
    </w:div>
    <w:div w:id="1626081614">
      <w:marLeft w:val="640"/>
      <w:marRight w:val="0"/>
      <w:marTop w:val="0"/>
      <w:marBottom w:val="0"/>
      <w:divBdr>
        <w:top w:val="none" w:sz="0" w:space="0" w:color="auto"/>
        <w:left w:val="none" w:sz="0" w:space="0" w:color="auto"/>
        <w:bottom w:val="none" w:sz="0" w:space="0" w:color="auto"/>
        <w:right w:val="none" w:sz="0" w:space="0" w:color="auto"/>
      </w:divBdr>
    </w:div>
    <w:div w:id="1626152414">
      <w:marLeft w:val="640"/>
      <w:marRight w:val="0"/>
      <w:marTop w:val="0"/>
      <w:marBottom w:val="0"/>
      <w:divBdr>
        <w:top w:val="none" w:sz="0" w:space="0" w:color="auto"/>
        <w:left w:val="none" w:sz="0" w:space="0" w:color="auto"/>
        <w:bottom w:val="none" w:sz="0" w:space="0" w:color="auto"/>
        <w:right w:val="none" w:sz="0" w:space="0" w:color="auto"/>
      </w:divBdr>
    </w:div>
    <w:div w:id="1626231901">
      <w:marLeft w:val="640"/>
      <w:marRight w:val="0"/>
      <w:marTop w:val="0"/>
      <w:marBottom w:val="0"/>
      <w:divBdr>
        <w:top w:val="none" w:sz="0" w:space="0" w:color="auto"/>
        <w:left w:val="none" w:sz="0" w:space="0" w:color="auto"/>
        <w:bottom w:val="none" w:sz="0" w:space="0" w:color="auto"/>
        <w:right w:val="none" w:sz="0" w:space="0" w:color="auto"/>
      </w:divBdr>
    </w:div>
    <w:div w:id="1626347573">
      <w:marLeft w:val="640"/>
      <w:marRight w:val="0"/>
      <w:marTop w:val="0"/>
      <w:marBottom w:val="0"/>
      <w:divBdr>
        <w:top w:val="none" w:sz="0" w:space="0" w:color="auto"/>
        <w:left w:val="none" w:sz="0" w:space="0" w:color="auto"/>
        <w:bottom w:val="none" w:sz="0" w:space="0" w:color="auto"/>
        <w:right w:val="none" w:sz="0" w:space="0" w:color="auto"/>
      </w:divBdr>
    </w:div>
    <w:div w:id="1626808084">
      <w:marLeft w:val="640"/>
      <w:marRight w:val="0"/>
      <w:marTop w:val="0"/>
      <w:marBottom w:val="0"/>
      <w:divBdr>
        <w:top w:val="none" w:sz="0" w:space="0" w:color="auto"/>
        <w:left w:val="none" w:sz="0" w:space="0" w:color="auto"/>
        <w:bottom w:val="none" w:sz="0" w:space="0" w:color="auto"/>
        <w:right w:val="none" w:sz="0" w:space="0" w:color="auto"/>
      </w:divBdr>
    </w:div>
    <w:div w:id="1627273146">
      <w:marLeft w:val="640"/>
      <w:marRight w:val="0"/>
      <w:marTop w:val="0"/>
      <w:marBottom w:val="0"/>
      <w:divBdr>
        <w:top w:val="none" w:sz="0" w:space="0" w:color="auto"/>
        <w:left w:val="none" w:sz="0" w:space="0" w:color="auto"/>
        <w:bottom w:val="none" w:sz="0" w:space="0" w:color="auto"/>
        <w:right w:val="none" w:sz="0" w:space="0" w:color="auto"/>
      </w:divBdr>
    </w:div>
    <w:div w:id="1627353701">
      <w:marLeft w:val="640"/>
      <w:marRight w:val="0"/>
      <w:marTop w:val="0"/>
      <w:marBottom w:val="0"/>
      <w:divBdr>
        <w:top w:val="none" w:sz="0" w:space="0" w:color="auto"/>
        <w:left w:val="none" w:sz="0" w:space="0" w:color="auto"/>
        <w:bottom w:val="none" w:sz="0" w:space="0" w:color="auto"/>
        <w:right w:val="none" w:sz="0" w:space="0" w:color="auto"/>
      </w:divBdr>
    </w:div>
    <w:div w:id="1627855077">
      <w:marLeft w:val="640"/>
      <w:marRight w:val="0"/>
      <w:marTop w:val="0"/>
      <w:marBottom w:val="0"/>
      <w:divBdr>
        <w:top w:val="none" w:sz="0" w:space="0" w:color="auto"/>
        <w:left w:val="none" w:sz="0" w:space="0" w:color="auto"/>
        <w:bottom w:val="none" w:sz="0" w:space="0" w:color="auto"/>
        <w:right w:val="none" w:sz="0" w:space="0" w:color="auto"/>
      </w:divBdr>
    </w:div>
    <w:div w:id="1628975502">
      <w:marLeft w:val="640"/>
      <w:marRight w:val="0"/>
      <w:marTop w:val="0"/>
      <w:marBottom w:val="0"/>
      <w:divBdr>
        <w:top w:val="none" w:sz="0" w:space="0" w:color="auto"/>
        <w:left w:val="none" w:sz="0" w:space="0" w:color="auto"/>
        <w:bottom w:val="none" w:sz="0" w:space="0" w:color="auto"/>
        <w:right w:val="none" w:sz="0" w:space="0" w:color="auto"/>
      </w:divBdr>
    </w:div>
    <w:div w:id="1629779592">
      <w:marLeft w:val="640"/>
      <w:marRight w:val="0"/>
      <w:marTop w:val="0"/>
      <w:marBottom w:val="0"/>
      <w:divBdr>
        <w:top w:val="none" w:sz="0" w:space="0" w:color="auto"/>
        <w:left w:val="none" w:sz="0" w:space="0" w:color="auto"/>
        <w:bottom w:val="none" w:sz="0" w:space="0" w:color="auto"/>
        <w:right w:val="none" w:sz="0" w:space="0" w:color="auto"/>
      </w:divBdr>
    </w:div>
    <w:div w:id="1630283254">
      <w:marLeft w:val="640"/>
      <w:marRight w:val="0"/>
      <w:marTop w:val="0"/>
      <w:marBottom w:val="0"/>
      <w:divBdr>
        <w:top w:val="none" w:sz="0" w:space="0" w:color="auto"/>
        <w:left w:val="none" w:sz="0" w:space="0" w:color="auto"/>
        <w:bottom w:val="none" w:sz="0" w:space="0" w:color="auto"/>
        <w:right w:val="none" w:sz="0" w:space="0" w:color="auto"/>
      </w:divBdr>
    </w:div>
    <w:div w:id="1630431485">
      <w:bodyDiv w:val="1"/>
      <w:marLeft w:val="0"/>
      <w:marRight w:val="0"/>
      <w:marTop w:val="0"/>
      <w:marBottom w:val="0"/>
      <w:divBdr>
        <w:top w:val="none" w:sz="0" w:space="0" w:color="auto"/>
        <w:left w:val="none" w:sz="0" w:space="0" w:color="auto"/>
        <w:bottom w:val="none" w:sz="0" w:space="0" w:color="auto"/>
        <w:right w:val="none" w:sz="0" w:space="0" w:color="auto"/>
      </w:divBdr>
    </w:div>
    <w:div w:id="1630740523">
      <w:marLeft w:val="640"/>
      <w:marRight w:val="0"/>
      <w:marTop w:val="0"/>
      <w:marBottom w:val="0"/>
      <w:divBdr>
        <w:top w:val="none" w:sz="0" w:space="0" w:color="auto"/>
        <w:left w:val="none" w:sz="0" w:space="0" w:color="auto"/>
        <w:bottom w:val="none" w:sz="0" w:space="0" w:color="auto"/>
        <w:right w:val="none" w:sz="0" w:space="0" w:color="auto"/>
      </w:divBdr>
    </w:div>
    <w:div w:id="1631010596">
      <w:marLeft w:val="640"/>
      <w:marRight w:val="0"/>
      <w:marTop w:val="0"/>
      <w:marBottom w:val="0"/>
      <w:divBdr>
        <w:top w:val="none" w:sz="0" w:space="0" w:color="auto"/>
        <w:left w:val="none" w:sz="0" w:space="0" w:color="auto"/>
        <w:bottom w:val="none" w:sz="0" w:space="0" w:color="auto"/>
        <w:right w:val="none" w:sz="0" w:space="0" w:color="auto"/>
      </w:divBdr>
    </w:div>
    <w:div w:id="1632437161">
      <w:marLeft w:val="640"/>
      <w:marRight w:val="0"/>
      <w:marTop w:val="0"/>
      <w:marBottom w:val="0"/>
      <w:divBdr>
        <w:top w:val="none" w:sz="0" w:space="0" w:color="auto"/>
        <w:left w:val="none" w:sz="0" w:space="0" w:color="auto"/>
        <w:bottom w:val="none" w:sz="0" w:space="0" w:color="auto"/>
        <w:right w:val="none" w:sz="0" w:space="0" w:color="auto"/>
      </w:divBdr>
    </w:div>
    <w:div w:id="1632975014">
      <w:marLeft w:val="640"/>
      <w:marRight w:val="0"/>
      <w:marTop w:val="0"/>
      <w:marBottom w:val="0"/>
      <w:divBdr>
        <w:top w:val="none" w:sz="0" w:space="0" w:color="auto"/>
        <w:left w:val="none" w:sz="0" w:space="0" w:color="auto"/>
        <w:bottom w:val="none" w:sz="0" w:space="0" w:color="auto"/>
        <w:right w:val="none" w:sz="0" w:space="0" w:color="auto"/>
      </w:divBdr>
    </w:div>
    <w:div w:id="1633056308">
      <w:marLeft w:val="640"/>
      <w:marRight w:val="0"/>
      <w:marTop w:val="0"/>
      <w:marBottom w:val="0"/>
      <w:divBdr>
        <w:top w:val="none" w:sz="0" w:space="0" w:color="auto"/>
        <w:left w:val="none" w:sz="0" w:space="0" w:color="auto"/>
        <w:bottom w:val="none" w:sz="0" w:space="0" w:color="auto"/>
        <w:right w:val="none" w:sz="0" w:space="0" w:color="auto"/>
      </w:divBdr>
    </w:div>
    <w:div w:id="1633369530">
      <w:marLeft w:val="640"/>
      <w:marRight w:val="0"/>
      <w:marTop w:val="0"/>
      <w:marBottom w:val="0"/>
      <w:divBdr>
        <w:top w:val="none" w:sz="0" w:space="0" w:color="auto"/>
        <w:left w:val="none" w:sz="0" w:space="0" w:color="auto"/>
        <w:bottom w:val="none" w:sz="0" w:space="0" w:color="auto"/>
        <w:right w:val="none" w:sz="0" w:space="0" w:color="auto"/>
      </w:divBdr>
    </w:div>
    <w:div w:id="1633822682">
      <w:marLeft w:val="640"/>
      <w:marRight w:val="0"/>
      <w:marTop w:val="0"/>
      <w:marBottom w:val="0"/>
      <w:divBdr>
        <w:top w:val="none" w:sz="0" w:space="0" w:color="auto"/>
        <w:left w:val="none" w:sz="0" w:space="0" w:color="auto"/>
        <w:bottom w:val="none" w:sz="0" w:space="0" w:color="auto"/>
        <w:right w:val="none" w:sz="0" w:space="0" w:color="auto"/>
      </w:divBdr>
    </w:div>
    <w:div w:id="1634827003">
      <w:marLeft w:val="640"/>
      <w:marRight w:val="0"/>
      <w:marTop w:val="0"/>
      <w:marBottom w:val="0"/>
      <w:divBdr>
        <w:top w:val="none" w:sz="0" w:space="0" w:color="auto"/>
        <w:left w:val="none" w:sz="0" w:space="0" w:color="auto"/>
        <w:bottom w:val="none" w:sz="0" w:space="0" w:color="auto"/>
        <w:right w:val="none" w:sz="0" w:space="0" w:color="auto"/>
      </w:divBdr>
    </w:div>
    <w:div w:id="1635216205">
      <w:marLeft w:val="640"/>
      <w:marRight w:val="0"/>
      <w:marTop w:val="0"/>
      <w:marBottom w:val="0"/>
      <w:divBdr>
        <w:top w:val="none" w:sz="0" w:space="0" w:color="auto"/>
        <w:left w:val="none" w:sz="0" w:space="0" w:color="auto"/>
        <w:bottom w:val="none" w:sz="0" w:space="0" w:color="auto"/>
        <w:right w:val="none" w:sz="0" w:space="0" w:color="auto"/>
      </w:divBdr>
    </w:div>
    <w:div w:id="1635716805">
      <w:marLeft w:val="640"/>
      <w:marRight w:val="0"/>
      <w:marTop w:val="0"/>
      <w:marBottom w:val="0"/>
      <w:divBdr>
        <w:top w:val="none" w:sz="0" w:space="0" w:color="auto"/>
        <w:left w:val="none" w:sz="0" w:space="0" w:color="auto"/>
        <w:bottom w:val="none" w:sz="0" w:space="0" w:color="auto"/>
        <w:right w:val="none" w:sz="0" w:space="0" w:color="auto"/>
      </w:divBdr>
    </w:div>
    <w:div w:id="1636062505">
      <w:marLeft w:val="640"/>
      <w:marRight w:val="0"/>
      <w:marTop w:val="0"/>
      <w:marBottom w:val="0"/>
      <w:divBdr>
        <w:top w:val="none" w:sz="0" w:space="0" w:color="auto"/>
        <w:left w:val="none" w:sz="0" w:space="0" w:color="auto"/>
        <w:bottom w:val="none" w:sz="0" w:space="0" w:color="auto"/>
        <w:right w:val="none" w:sz="0" w:space="0" w:color="auto"/>
      </w:divBdr>
    </w:div>
    <w:div w:id="1636137276">
      <w:marLeft w:val="640"/>
      <w:marRight w:val="0"/>
      <w:marTop w:val="0"/>
      <w:marBottom w:val="0"/>
      <w:divBdr>
        <w:top w:val="none" w:sz="0" w:space="0" w:color="auto"/>
        <w:left w:val="none" w:sz="0" w:space="0" w:color="auto"/>
        <w:bottom w:val="none" w:sz="0" w:space="0" w:color="auto"/>
        <w:right w:val="none" w:sz="0" w:space="0" w:color="auto"/>
      </w:divBdr>
    </w:div>
    <w:div w:id="1636718530">
      <w:marLeft w:val="640"/>
      <w:marRight w:val="0"/>
      <w:marTop w:val="0"/>
      <w:marBottom w:val="0"/>
      <w:divBdr>
        <w:top w:val="none" w:sz="0" w:space="0" w:color="auto"/>
        <w:left w:val="none" w:sz="0" w:space="0" w:color="auto"/>
        <w:bottom w:val="none" w:sz="0" w:space="0" w:color="auto"/>
        <w:right w:val="none" w:sz="0" w:space="0" w:color="auto"/>
      </w:divBdr>
    </w:div>
    <w:div w:id="1637295399">
      <w:marLeft w:val="640"/>
      <w:marRight w:val="0"/>
      <w:marTop w:val="0"/>
      <w:marBottom w:val="0"/>
      <w:divBdr>
        <w:top w:val="none" w:sz="0" w:space="0" w:color="auto"/>
        <w:left w:val="none" w:sz="0" w:space="0" w:color="auto"/>
        <w:bottom w:val="none" w:sz="0" w:space="0" w:color="auto"/>
        <w:right w:val="none" w:sz="0" w:space="0" w:color="auto"/>
      </w:divBdr>
    </w:div>
    <w:div w:id="1637446517">
      <w:marLeft w:val="640"/>
      <w:marRight w:val="0"/>
      <w:marTop w:val="0"/>
      <w:marBottom w:val="0"/>
      <w:divBdr>
        <w:top w:val="none" w:sz="0" w:space="0" w:color="auto"/>
        <w:left w:val="none" w:sz="0" w:space="0" w:color="auto"/>
        <w:bottom w:val="none" w:sz="0" w:space="0" w:color="auto"/>
        <w:right w:val="none" w:sz="0" w:space="0" w:color="auto"/>
      </w:divBdr>
    </w:div>
    <w:div w:id="1637448023">
      <w:marLeft w:val="640"/>
      <w:marRight w:val="0"/>
      <w:marTop w:val="0"/>
      <w:marBottom w:val="0"/>
      <w:divBdr>
        <w:top w:val="none" w:sz="0" w:space="0" w:color="auto"/>
        <w:left w:val="none" w:sz="0" w:space="0" w:color="auto"/>
        <w:bottom w:val="none" w:sz="0" w:space="0" w:color="auto"/>
        <w:right w:val="none" w:sz="0" w:space="0" w:color="auto"/>
      </w:divBdr>
    </w:div>
    <w:div w:id="1638337300">
      <w:bodyDiv w:val="1"/>
      <w:marLeft w:val="0"/>
      <w:marRight w:val="0"/>
      <w:marTop w:val="0"/>
      <w:marBottom w:val="0"/>
      <w:divBdr>
        <w:top w:val="none" w:sz="0" w:space="0" w:color="auto"/>
        <w:left w:val="none" w:sz="0" w:space="0" w:color="auto"/>
        <w:bottom w:val="none" w:sz="0" w:space="0" w:color="auto"/>
        <w:right w:val="none" w:sz="0" w:space="0" w:color="auto"/>
      </w:divBdr>
      <w:divsChild>
        <w:div w:id="12849595">
          <w:marLeft w:val="640"/>
          <w:marRight w:val="0"/>
          <w:marTop w:val="0"/>
          <w:marBottom w:val="0"/>
          <w:divBdr>
            <w:top w:val="none" w:sz="0" w:space="0" w:color="auto"/>
            <w:left w:val="none" w:sz="0" w:space="0" w:color="auto"/>
            <w:bottom w:val="none" w:sz="0" w:space="0" w:color="auto"/>
            <w:right w:val="none" w:sz="0" w:space="0" w:color="auto"/>
          </w:divBdr>
        </w:div>
        <w:div w:id="19204153">
          <w:marLeft w:val="640"/>
          <w:marRight w:val="0"/>
          <w:marTop w:val="0"/>
          <w:marBottom w:val="0"/>
          <w:divBdr>
            <w:top w:val="none" w:sz="0" w:space="0" w:color="auto"/>
            <w:left w:val="none" w:sz="0" w:space="0" w:color="auto"/>
            <w:bottom w:val="none" w:sz="0" w:space="0" w:color="auto"/>
            <w:right w:val="none" w:sz="0" w:space="0" w:color="auto"/>
          </w:divBdr>
        </w:div>
        <w:div w:id="25300560">
          <w:marLeft w:val="640"/>
          <w:marRight w:val="0"/>
          <w:marTop w:val="0"/>
          <w:marBottom w:val="0"/>
          <w:divBdr>
            <w:top w:val="none" w:sz="0" w:space="0" w:color="auto"/>
            <w:left w:val="none" w:sz="0" w:space="0" w:color="auto"/>
            <w:bottom w:val="none" w:sz="0" w:space="0" w:color="auto"/>
            <w:right w:val="none" w:sz="0" w:space="0" w:color="auto"/>
          </w:divBdr>
        </w:div>
        <w:div w:id="59601018">
          <w:marLeft w:val="640"/>
          <w:marRight w:val="0"/>
          <w:marTop w:val="0"/>
          <w:marBottom w:val="0"/>
          <w:divBdr>
            <w:top w:val="none" w:sz="0" w:space="0" w:color="auto"/>
            <w:left w:val="none" w:sz="0" w:space="0" w:color="auto"/>
            <w:bottom w:val="none" w:sz="0" w:space="0" w:color="auto"/>
            <w:right w:val="none" w:sz="0" w:space="0" w:color="auto"/>
          </w:divBdr>
        </w:div>
        <w:div w:id="67923807">
          <w:marLeft w:val="640"/>
          <w:marRight w:val="0"/>
          <w:marTop w:val="0"/>
          <w:marBottom w:val="0"/>
          <w:divBdr>
            <w:top w:val="none" w:sz="0" w:space="0" w:color="auto"/>
            <w:left w:val="none" w:sz="0" w:space="0" w:color="auto"/>
            <w:bottom w:val="none" w:sz="0" w:space="0" w:color="auto"/>
            <w:right w:val="none" w:sz="0" w:space="0" w:color="auto"/>
          </w:divBdr>
        </w:div>
        <w:div w:id="99450846">
          <w:marLeft w:val="640"/>
          <w:marRight w:val="0"/>
          <w:marTop w:val="0"/>
          <w:marBottom w:val="0"/>
          <w:divBdr>
            <w:top w:val="none" w:sz="0" w:space="0" w:color="auto"/>
            <w:left w:val="none" w:sz="0" w:space="0" w:color="auto"/>
            <w:bottom w:val="none" w:sz="0" w:space="0" w:color="auto"/>
            <w:right w:val="none" w:sz="0" w:space="0" w:color="auto"/>
          </w:divBdr>
        </w:div>
        <w:div w:id="153180360">
          <w:marLeft w:val="640"/>
          <w:marRight w:val="0"/>
          <w:marTop w:val="0"/>
          <w:marBottom w:val="0"/>
          <w:divBdr>
            <w:top w:val="none" w:sz="0" w:space="0" w:color="auto"/>
            <w:left w:val="none" w:sz="0" w:space="0" w:color="auto"/>
            <w:bottom w:val="none" w:sz="0" w:space="0" w:color="auto"/>
            <w:right w:val="none" w:sz="0" w:space="0" w:color="auto"/>
          </w:divBdr>
        </w:div>
        <w:div w:id="160319658">
          <w:marLeft w:val="640"/>
          <w:marRight w:val="0"/>
          <w:marTop w:val="0"/>
          <w:marBottom w:val="0"/>
          <w:divBdr>
            <w:top w:val="none" w:sz="0" w:space="0" w:color="auto"/>
            <w:left w:val="none" w:sz="0" w:space="0" w:color="auto"/>
            <w:bottom w:val="none" w:sz="0" w:space="0" w:color="auto"/>
            <w:right w:val="none" w:sz="0" w:space="0" w:color="auto"/>
          </w:divBdr>
        </w:div>
        <w:div w:id="160321699">
          <w:marLeft w:val="640"/>
          <w:marRight w:val="0"/>
          <w:marTop w:val="0"/>
          <w:marBottom w:val="0"/>
          <w:divBdr>
            <w:top w:val="none" w:sz="0" w:space="0" w:color="auto"/>
            <w:left w:val="none" w:sz="0" w:space="0" w:color="auto"/>
            <w:bottom w:val="none" w:sz="0" w:space="0" w:color="auto"/>
            <w:right w:val="none" w:sz="0" w:space="0" w:color="auto"/>
          </w:divBdr>
        </w:div>
        <w:div w:id="186454489">
          <w:marLeft w:val="640"/>
          <w:marRight w:val="0"/>
          <w:marTop w:val="0"/>
          <w:marBottom w:val="0"/>
          <w:divBdr>
            <w:top w:val="none" w:sz="0" w:space="0" w:color="auto"/>
            <w:left w:val="none" w:sz="0" w:space="0" w:color="auto"/>
            <w:bottom w:val="none" w:sz="0" w:space="0" w:color="auto"/>
            <w:right w:val="none" w:sz="0" w:space="0" w:color="auto"/>
          </w:divBdr>
        </w:div>
        <w:div w:id="206457142">
          <w:marLeft w:val="640"/>
          <w:marRight w:val="0"/>
          <w:marTop w:val="0"/>
          <w:marBottom w:val="0"/>
          <w:divBdr>
            <w:top w:val="none" w:sz="0" w:space="0" w:color="auto"/>
            <w:left w:val="none" w:sz="0" w:space="0" w:color="auto"/>
            <w:bottom w:val="none" w:sz="0" w:space="0" w:color="auto"/>
            <w:right w:val="none" w:sz="0" w:space="0" w:color="auto"/>
          </w:divBdr>
        </w:div>
        <w:div w:id="208422084">
          <w:marLeft w:val="640"/>
          <w:marRight w:val="0"/>
          <w:marTop w:val="0"/>
          <w:marBottom w:val="0"/>
          <w:divBdr>
            <w:top w:val="none" w:sz="0" w:space="0" w:color="auto"/>
            <w:left w:val="none" w:sz="0" w:space="0" w:color="auto"/>
            <w:bottom w:val="none" w:sz="0" w:space="0" w:color="auto"/>
            <w:right w:val="none" w:sz="0" w:space="0" w:color="auto"/>
          </w:divBdr>
        </w:div>
        <w:div w:id="242037067">
          <w:marLeft w:val="640"/>
          <w:marRight w:val="0"/>
          <w:marTop w:val="0"/>
          <w:marBottom w:val="0"/>
          <w:divBdr>
            <w:top w:val="none" w:sz="0" w:space="0" w:color="auto"/>
            <w:left w:val="none" w:sz="0" w:space="0" w:color="auto"/>
            <w:bottom w:val="none" w:sz="0" w:space="0" w:color="auto"/>
            <w:right w:val="none" w:sz="0" w:space="0" w:color="auto"/>
          </w:divBdr>
        </w:div>
        <w:div w:id="247347288">
          <w:marLeft w:val="640"/>
          <w:marRight w:val="0"/>
          <w:marTop w:val="0"/>
          <w:marBottom w:val="0"/>
          <w:divBdr>
            <w:top w:val="none" w:sz="0" w:space="0" w:color="auto"/>
            <w:left w:val="none" w:sz="0" w:space="0" w:color="auto"/>
            <w:bottom w:val="none" w:sz="0" w:space="0" w:color="auto"/>
            <w:right w:val="none" w:sz="0" w:space="0" w:color="auto"/>
          </w:divBdr>
        </w:div>
        <w:div w:id="296497373">
          <w:marLeft w:val="640"/>
          <w:marRight w:val="0"/>
          <w:marTop w:val="0"/>
          <w:marBottom w:val="0"/>
          <w:divBdr>
            <w:top w:val="none" w:sz="0" w:space="0" w:color="auto"/>
            <w:left w:val="none" w:sz="0" w:space="0" w:color="auto"/>
            <w:bottom w:val="none" w:sz="0" w:space="0" w:color="auto"/>
            <w:right w:val="none" w:sz="0" w:space="0" w:color="auto"/>
          </w:divBdr>
        </w:div>
        <w:div w:id="380595130">
          <w:marLeft w:val="640"/>
          <w:marRight w:val="0"/>
          <w:marTop w:val="0"/>
          <w:marBottom w:val="0"/>
          <w:divBdr>
            <w:top w:val="none" w:sz="0" w:space="0" w:color="auto"/>
            <w:left w:val="none" w:sz="0" w:space="0" w:color="auto"/>
            <w:bottom w:val="none" w:sz="0" w:space="0" w:color="auto"/>
            <w:right w:val="none" w:sz="0" w:space="0" w:color="auto"/>
          </w:divBdr>
        </w:div>
        <w:div w:id="397675417">
          <w:marLeft w:val="640"/>
          <w:marRight w:val="0"/>
          <w:marTop w:val="0"/>
          <w:marBottom w:val="0"/>
          <w:divBdr>
            <w:top w:val="none" w:sz="0" w:space="0" w:color="auto"/>
            <w:left w:val="none" w:sz="0" w:space="0" w:color="auto"/>
            <w:bottom w:val="none" w:sz="0" w:space="0" w:color="auto"/>
            <w:right w:val="none" w:sz="0" w:space="0" w:color="auto"/>
          </w:divBdr>
        </w:div>
        <w:div w:id="401752446">
          <w:marLeft w:val="640"/>
          <w:marRight w:val="0"/>
          <w:marTop w:val="0"/>
          <w:marBottom w:val="0"/>
          <w:divBdr>
            <w:top w:val="none" w:sz="0" w:space="0" w:color="auto"/>
            <w:left w:val="none" w:sz="0" w:space="0" w:color="auto"/>
            <w:bottom w:val="none" w:sz="0" w:space="0" w:color="auto"/>
            <w:right w:val="none" w:sz="0" w:space="0" w:color="auto"/>
          </w:divBdr>
        </w:div>
        <w:div w:id="433288144">
          <w:marLeft w:val="640"/>
          <w:marRight w:val="0"/>
          <w:marTop w:val="0"/>
          <w:marBottom w:val="0"/>
          <w:divBdr>
            <w:top w:val="none" w:sz="0" w:space="0" w:color="auto"/>
            <w:left w:val="none" w:sz="0" w:space="0" w:color="auto"/>
            <w:bottom w:val="none" w:sz="0" w:space="0" w:color="auto"/>
            <w:right w:val="none" w:sz="0" w:space="0" w:color="auto"/>
          </w:divBdr>
        </w:div>
        <w:div w:id="437677374">
          <w:marLeft w:val="640"/>
          <w:marRight w:val="0"/>
          <w:marTop w:val="0"/>
          <w:marBottom w:val="0"/>
          <w:divBdr>
            <w:top w:val="none" w:sz="0" w:space="0" w:color="auto"/>
            <w:left w:val="none" w:sz="0" w:space="0" w:color="auto"/>
            <w:bottom w:val="none" w:sz="0" w:space="0" w:color="auto"/>
            <w:right w:val="none" w:sz="0" w:space="0" w:color="auto"/>
          </w:divBdr>
        </w:div>
        <w:div w:id="449783502">
          <w:marLeft w:val="640"/>
          <w:marRight w:val="0"/>
          <w:marTop w:val="0"/>
          <w:marBottom w:val="0"/>
          <w:divBdr>
            <w:top w:val="none" w:sz="0" w:space="0" w:color="auto"/>
            <w:left w:val="none" w:sz="0" w:space="0" w:color="auto"/>
            <w:bottom w:val="none" w:sz="0" w:space="0" w:color="auto"/>
            <w:right w:val="none" w:sz="0" w:space="0" w:color="auto"/>
          </w:divBdr>
        </w:div>
        <w:div w:id="521941964">
          <w:marLeft w:val="640"/>
          <w:marRight w:val="0"/>
          <w:marTop w:val="0"/>
          <w:marBottom w:val="0"/>
          <w:divBdr>
            <w:top w:val="none" w:sz="0" w:space="0" w:color="auto"/>
            <w:left w:val="none" w:sz="0" w:space="0" w:color="auto"/>
            <w:bottom w:val="none" w:sz="0" w:space="0" w:color="auto"/>
            <w:right w:val="none" w:sz="0" w:space="0" w:color="auto"/>
          </w:divBdr>
        </w:div>
        <w:div w:id="540098544">
          <w:marLeft w:val="640"/>
          <w:marRight w:val="0"/>
          <w:marTop w:val="0"/>
          <w:marBottom w:val="0"/>
          <w:divBdr>
            <w:top w:val="none" w:sz="0" w:space="0" w:color="auto"/>
            <w:left w:val="none" w:sz="0" w:space="0" w:color="auto"/>
            <w:bottom w:val="none" w:sz="0" w:space="0" w:color="auto"/>
            <w:right w:val="none" w:sz="0" w:space="0" w:color="auto"/>
          </w:divBdr>
        </w:div>
        <w:div w:id="554439095">
          <w:marLeft w:val="640"/>
          <w:marRight w:val="0"/>
          <w:marTop w:val="0"/>
          <w:marBottom w:val="0"/>
          <w:divBdr>
            <w:top w:val="none" w:sz="0" w:space="0" w:color="auto"/>
            <w:left w:val="none" w:sz="0" w:space="0" w:color="auto"/>
            <w:bottom w:val="none" w:sz="0" w:space="0" w:color="auto"/>
            <w:right w:val="none" w:sz="0" w:space="0" w:color="auto"/>
          </w:divBdr>
        </w:div>
        <w:div w:id="557280883">
          <w:marLeft w:val="640"/>
          <w:marRight w:val="0"/>
          <w:marTop w:val="0"/>
          <w:marBottom w:val="0"/>
          <w:divBdr>
            <w:top w:val="none" w:sz="0" w:space="0" w:color="auto"/>
            <w:left w:val="none" w:sz="0" w:space="0" w:color="auto"/>
            <w:bottom w:val="none" w:sz="0" w:space="0" w:color="auto"/>
            <w:right w:val="none" w:sz="0" w:space="0" w:color="auto"/>
          </w:divBdr>
        </w:div>
        <w:div w:id="599222806">
          <w:marLeft w:val="640"/>
          <w:marRight w:val="0"/>
          <w:marTop w:val="0"/>
          <w:marBottom w:val="0"/>
          <w:divBdr>
            <w:top w:val="none" w:sz="0" w:space="0" w:color="auto"/>
            <w:left w:val="none" w:sz="0" w:space="0" w:color="auto"/>
            <w:bottom w:val="none" w:sz="0" w:space="0" w:color="auto"/>
            <w:right w:val="none" w:sz="0" w:space="0" w:color="auto"/>
          </w:divBdr>
        </w:div>
        <w:div w:id="608699472">
          <w:marLeft w:val="640"/>
          <w:marRight w:val="0"/>
          <w:marTop w:val="0"/>
          <w:marBottom w:val="0"/>
          <w:divBdr>
            <w:top w:val="none" w:sz="0" w:space="0" w:color="auto"/>
            <w:left w:val="none" w:sz="0" w:space="0" w:color="auto"/>
            <w:bottom w:val="none" w:sz="0" w:space="0" w:color="auto"/>
            <w:right w:val="none" w:sz="0" w:space="0" w:color="auto"/>
          </w:divBdr>
        </w:div>
        <w:div w:id="625162368">
          <w:marLeft w:val="640"/>
          <w:marRight w:val="0"/>
          <w:marTop w:val="0"/>
          <w:marBottom w:val="0"/>
          <w:divBdr>
            <w:top w:val="none" w:sz="0" w:space="0" w:color="auto"/>
            <w:left w:val="none" w:sz="0" w:space="0" w:color="auto"/>
            <w:bottom w:val="none" w:sz="0" w:space="0" w:color="auto"/>
            <w:right w:val="none" w:sz="0" w:space="0" w:color="auto"/>
          </w:divBdr>
        </w:div>
        <w:div w:id="657657928">
          <w:marLeft w:val="640"/>
          <w:marRight w:val="0"/>
          <w:marTop w:val="0"/>
          <w:marBottom w:val="0"/>
          <w:divBdr>
            <w:top w:val="none" w:sz="0" w:space="0" w:color="auto"/>
            <w:left w:val="none" w:sz="0" w:space="0" w:color="auto"/>
            <w:bottom w:val="none" w:sz="0" w:space="0" w:color="auto"/>
            <w:right w:val="none" w:sz="0" w:space="0" w:color="auto"/>
          </w:divBdr>
        </w:div>
        <w:div w:id="700210778">
          <w:marLeft w:val="640"/>
          <w:marRight w:val="0"/>
          <w:marTop w:val="0"/>
          <w:marBottom w:val="0"/>
          <w:divBdr>
            <w:top w:val="none" w:sz="0" w:space="0" w:color="auto"/>
            <w:left w:val="none" w:sz="0" w:space="0" w:color="auto"/>
            <w:bottom w:val="none" w:sz="0" w:space="0" w:color="auto"/>
            <w:right w:val="none" w:sz="0" w:space="0" w:color="auto"/>
          </w:divBdr>
        </w:div>
        <w:div w:id="708723489">
          <w:marLeft w:val="640"/>
          <w:marRight w:val="0"/>
          <w:marTop w:val="0"/>
          <w:marBottom w:val="0"/>
          <w:divBdr>
            <w:top w:val="none" w:sz="0" w:space="0" w:color="auto"/>
            <w:left w:val="none" w:sz="0" w:space="0" w:color="auto"/>
            <w:bottom w:val="none" w:sz="0" w:space="0" w:color="auto"/>
            <w:right w:val="none" w:sz="0" w:space="0" w:color="auto"/>
          </w:divBdr>
        </w:div>
        <w:div w:id="734087821">
          <w:marLeft w:val="640"/>
          <w:marRight w:val="0"/>
          <w:marTop w:val="0"/>
          <w:marBottom w:val="0"/>
          <w:divBdr>
            <w:top w:val="none" w:sz="0" w:space="0" w:color="auto"/>
            <w:left w:val="none" w:sz="0" w:space="0" w:color="auto"/>
            <w:bottom w:val="none" w:sz="0" w:space="0" w:color="auto"/>
            <w:right w:val="none" w:sz="0" w:space="0" w:color="auto"/>
          </w:divBdr>
        </w:div>
        <w:div w:id="754782146">
          <w:marLeft w:val="640"/>
          <w:marRight w:val="0"/>
          <w:marTop w:val="0"/>
          <w:marBottom w:val="0"/>
          <w:divBdr>
            <w:top w:val="none" w:sz="0" w:space="0" w:color="auto"/>
            <w:left w:val="none" w:sz="0" w:space="0" w:color="auto"/>
            <w:bottom w:val="none" w:sz="0" w:space="0" w:color="auto"/>
            <w:right w:val="none" w:sz="0" w:space="0" w:color="auto"/>
          </w:divBdr>
        </w:div>
        <w:div w:id="779954054">
          <w:marLeft w:val="640"/>
          <w:marRight w:val="0"/>
          <w:marTop w:val="0"/>
          <w:marBottom w:val="0"/>
          <w:divBdr>
            <w:top w:val="none" w:sz="0" w:space="0" w:color="auto"/>
            <w:left w:val="none" w:sz="0" w:space="0" w:color="auto"/>
            <w:bottom w:val="none" w:sz="0" w:space="0" w:color="auto"/>
            <w:right w:val="none" w:sz="0" w:space="0" w:color="auto"/>
          </w:divBdr>
        </w:div>
        <w:div w:id="792986692">
          <w:marLeft w:val="640"/>
          <w:marRight w:val="0"/>
          <w:marTop w:val="0"/>
          <w:marBottom w:val="0"/>
          <w:divBdr>
            <w:top w:val="none" w:sz="0" w:space="0" w:color="auto"/>
            <w:left w:val="none" w:sz="0" w:space="0" w:color="auto"/>
            <w:bottom w:val="none" w:sz="0" w:space="0" w:color="auto"/>
            <w:right w:val="none" w:sz="0" w:space="0" w:color="auto"/>
          </w:divBdr>
        </w:div>
        <w:div w:id="809251652">
          <w:marLeft w:val="640"/>
          <w:marRight w:val="0"/>
          <w:marTop w:val="0"/>
          <w:marBottom w:val="0"/>
          <w:divBdr>
            <w:top w:val="none" w:sz="0" w:space="0" w:color="auto"/>
            <w:left w:val="none" w:sz="0" w:space="0" w:color="auto"/>
            <w:bottom w:val="none" w:sz="0" w:space="0" w:color="auto"/>
            <w:right w:val="none" w:sz="0" w:space="0" w:color="auto"/>
          </w:divBdr>
        </w:div>
        <w:div w:id="828591359">
          <w:marLeft w:val="640"/>
          <w:marRight w:val="0"/>
          <w:marTop w:val="0"/>
          <w:marBottom w:val="0"/>
          <w:divBdr>
            <w:top w:val="none" w:sz="0" w:space="0" w:color="auto"/>
            <w:left w:val="none" w:sz="0" w:space="0" w:color="auto"/>
            <w:bottom w:val="none" w:sz="0" w:space="0" w:color="auto"/>
            <w:right w:val="none" w:sz="0" w:space="0" w:color="auto"/>
          </w:divBdr>
        </w:div>
        <w:div w:id="851647068">
          <w:marLeft w:val="640"/>
          <w:marRight w:val="0"/>
          <w:marTop w:val="0"/>
          <w:marBottom w:val="0"/>
          <w:divBdr>
            <w:top w:val="none" w:sz="0" w:space="0" w:color="auto"/>
            <w:left w:val="none" w:sz="0" w:space="0" w:color="auto"/>
            <w:bottom w:val="none" w:sz="0" w:space="0" w:color="auto"/>
            <w:right w:val="none" w:sz="0" w:space="0" w:color="auto"/>
          </w:divBdr>
        </w:div>
        <w:div w:id="866483527">
          <w:marLeft w:val="640"/>
          <w:marRight w:val="0"/>
          <w:marTop w:val="0"/>
          <w:marBottom w:val="0"/>
          <w:divBdr>
            <w:top w:val="none" w:sz="0" w:space="0" w:color="auto"/>
            <w:left w:val="none" w:sz="0" w:space="0" w:color="auto"/>
            <w:bottom w:val="none" w:sz="0" w:space="0" w:color="auto"/>
            <w:right w:val="none" w:sz="0" w:space="0" w:color="auto"/>
          </w:divBdr>
        </w:div>
        <w:div w:id="869801566">
          <w:marLeft w:val="640"/>
          <w:marRight w:val="0"/>
          <w:marTop w:val="0"/>
          <w:marBottom w:val="0"/>
          <w:divBdr>
            <w:top w:val="none" w:sz="0" w:space="0" w:color="auto"/>
            <w:left w:val="none" w:sz="0" w:space="0" w:color="auto"/>
            <w:bottom w:val="none" w:sz="0" w:space="0" w:color="auto"/>
            <w:right w:val="none" w:sz="0" w:space="0" w:color="auto"/>
          </w:divBdr>
        </w:div>
        <w:div w:id="870729022">
          <w:marLeft w:val="640"/>
          <w:marRight w:val="0"/>
          <w:marTop w:val="0"/>
          <w:marBottom w:val="0"/>
          <w:divBdr>
            <w:top w:val="none" w:sz="0" w:space="0" w:color="auto"/>
            <w:left w:val="none" w:sz="0" w:space="0" w:color="auto"/>
            <w:bottom w:val="none" w:sz="0" w:space="0" w:color="auto"/>
            <w:right w:val="none" w:sz="0" w:space="0" w:color="auto"/>
          </w:divBdr>
        </w:div>
        <w:div w:id="879366206">
          <w:marLeft w:val="640"/>
          <w:marRight w:val="0"/>
          <w:marTop w:val="0"/>
          <w:marBottom w:val="0"/>
          <w:divBdr>
            <w:top w:val="none" w:sz="0" w:space="0" w:color="auto"/>
            <w:left w:val="none" w:sz="0" w:space="0" w:color="auto"/>
            <w:bottom w:val="none" w:sz="0" w:space="0" w:color="auto"/>
            <w:right w:val="none" w:sz="0" w:space="0" w:color="auto"/>
          </w:divBdr>
        </w:div>
        <w:div w:id="926036138">
          <w:marLeft w:val="640"/>
          <w:marRight w:val="0"/>
          <w:marTop w:val="0"/>
          <w:marBottom w:val="0"/>
          <w:divBdr>
            <w:top w:val="none" w:sz="0" w:space="0" w:color="auto"/>
            <w:left w:val="none" w:sz="0" w:space="0" w:color="auto"/>
            <w:bottom w:val="none" w:sz="0" w:space="0" w:color="auto"/>
            <w:right w:val="none" w:sz="0" w:space="0" w:color="auto"/>
          </w:divBdr>
        </w:div>
        <w:div w:id="936056644">
          <w:marLeft w:val="640"/>
          <w:marRight w:val="0"/>
          <w:marTop w:val="0"/>
          <w:marBottom w:val="0"/>
          <w:divBdr>
            <w:top w:val="none" w:sz="0" w:space="0" w:color="auto"/>
            <w:left w:val="none" w:sz="0" w:space="0" w:color="auto"/>
            <w:bottom w:val="none" w:sz="0" w:space="0" w:color="auto"/>
            <w:right w:val="none" w:sz="0" w:space="0" w:color="auto"/>
          </w:divBdr>
        </w:div>
        <w:div w:id="945310940">
          <w:marLeft w:val="640"/>
          <w:marRight w:val="0"/>
          <w:marTop w:val="0"/>
          <w:marBottom w:val="0"/>
          <w:divBdr>
            <w:top w:val="none" w:sz="0" w:space="0" w:color="auto"/>
            <w:left w:val="none" w:sz="0" w:space="0" w:color="auto"/>
            <w:bottom w:val="none" w:sz="0" w:space="0" w:color="auto"/>
            <w:right w:val="none" w:sz="0" w:space="0" w:color="auto"/>
          </w:divBdr>
        </w:div>
        <w:div w:id="968511419">
          <w:marLeft w:val="640"/>
          <w:marRight w:val="0"/>
          <w:marTop w:val="0"/>
          <w:marBottom w:val="0"/>
          <w:divBdr>
            <w:top w:val="none" w:sz="0" w:space="0" w:color="auto"/>
            <w:left w:val="none" w:sz="0" w:space="0" w:color="auto"/>
            <w:bottom w:val="none" w:sz="0" w:space="0" w:color="auto"/>
            <w:right w:val="none" w:sz="0" w:space="0" w:color="auto"/>
          </w:divBdr>
        </w:div>
        <w:div w:id="976568578">
          <w:marLeft w:val="640"/>
          <w:marRight w:val="0"/>
          <w:marTop w:val="0"/>
          <w:marBottom w:val="0"/>
          <w:divBdr>
            <w:top w:val="none" w:sz="0" w:space="0" w:color="auto"/>
            <w:left w:val="none" w:sz="0" w:space="0" w:color="auto"/>
            <w:bottom w:val="none" w:sz="0" w:space="0" w:color="auto"/>
            <w:right w:val="none" w:sz="0" w:space="0" w:color="auto"/>
          </w:divBdr>
        </w:div>
        <w:div w:id="982080514">
          <w:marLeft w:val="640"/>
          <w:marRight w:val="0"/>
          <w:marTop w:val="0"/>
          <w:marBottom w:val="0"/>
          <w:divBdr>
            <w:top w:val="none" w:sz="0" w:space="0" w:color="auto"/>
            <w:left w:val="none" w:sz="0" w:space="0" w:color="auto"/>
            <w:bottom w:val="none" w:sz="0" w:space="0" w:color="auto"/>
            <w:right w:val="none" w:sz="0" w:space="0" w:color="auto"/>
          </w:divBdr>
        </w:div>
        <w:div w:id="992834459">
          <w:marLeft w:val="640"/>
          <w:marRight w:val="0"/>
          <w:marTop w:val="0"/>
          <w:marBottom w:val="0"/>
          <w:divBdr>
            <w:top w:val="none" w:sz="0" w:space="0" w:color="auto"/>
            <w:left w:val="none" w:sz="0" w:space="0" w:color="auto"/>
            <w:bottom w:val="none" w:sz="0" w:space="0" w:color="auto"/>
            <w:right w:val="none" w:sz="0" w:space="0" w:color="auto"/>
          </w:divBdr>
        </w:div>
        <w:div w:id="1014965928">
          <w:marLeft w:val="640"/>
          <w:marRight w:val="0"/>
          <w:marTop w:val="0"/>
          <w:marBottom w:val="0"/>
          <w:divBdr>
            <w:top w:val="none" w:sz="0" w:space="0" w:color="auto"/>
            <w:left w:val="none" w:sz="0" w:space="0" w:color="auto"/>
            <w:bottom w:val="none" w:sz="0" w:space="0" w:color="auto"/>
            <w:right w:val="none" w:sz="0" w:space="0" w:color="auto"/>
          </w:divBdr>
        </w:div>
        <w:div w:id="1038824468">
          <w:marLeft w:val="640"/>
          <w:marRight w:val="0"/>
          <w:marTop w:val="0"/>
          <w:marBottom w:val="0"/>
          <w:divBdr>
            <w:top w:val="none" w:sz="0" w:space="0" w:color="auto"/>
            <w:left w:val="none" w:sz="0" w:space="0" w:color="auto"/>
            <w:bottom w:val="none" w:sz="0" w:space="0" w:color="auto"/>
            <w:right w:val="none" w:sz="0" w:space="0" w:color="auto"/>
          </w:divBdr>
        </w:div>
        <w:div w:id="1065109781">
          <w:marLeft w:val="640"/>
          <w:marRight w:val="0"/>
          <w:marTop w:val="0"/>
          <w:marBottom w:val="0"/>
          <w:divBdr>
            <w:top w:val="none" w:sz="0" w:space="0" w:color="auto"/>
            <w:left w:val="none" w:sz="0" w:space="0" w:color="auto"/>
            <w:bottom w:val="none" w:sz="0" w:space="0" w:color="auto"/>
            <w:right w:val="none" w:sz="0" w:space="0" w:color="auto"/>
          </w:divBdr>
        </w:div>
        <w:div w:id="1068651602">
          <w:marLeft w:val="640"/>
          <w:marRight w:val="0"/>
          <w:marTop w:val="0"/>
          <w:marBottom w:val="0"/>
          <w:divBdr>
            <w:top w:val="none" w:sz="0" w:space="0" w:color="auto"/>
            <w:left w:val="none" w:sz="0" w:space="0" w:color="auto"/>
            <w:bottom w:val="none" w:sz="0" w:space="0" w:color="auto"/>
            <w:right w:val="none" w:sz="0" w:space="0" w:color="auto"/>
          </w:divBdr>
        </w:div>
        <w:div w:id="1152286524">
          <w:marLeft w:val="640"/>
          <w:marRight w:val="0"/>
          <w:marTop w:val="0"/>
          <w:marBottom w:val="0"/>
          <w:divBdr>
            <w:top w:val="none" w:sz="0" w:space="0" w:color="auto"/>
            <w:left w:val="none" w:sz="0" w:space="0" w:color="auto"/>
            <w:bottom w:val="none" w:sz="0" w:space="0" w:color="auto"/>
            <w:right w:val="none" w:sz="0" w:space="0" w:color="auto"/>
          </w:divBdr>
        </w:div>
        <w:div w:id="1166944714">
          <w:marLeft w:val="640"/>
          <w:marRight w:val="0"/>
          <w:marTop w:val="0"/>
          <w:marBottom w:val="0"/>
          <w:divBdr>
            <w:top w:val="none" w:sz="0" w:space="0" w:color="auto"/>
            <w:left w:val="none" w:sz="0" w:space="0" w:color="auto"/>
            <w:bottom w:val="none" w:sz="0" w:space="0" w:color="auto"/>
            <w:right w:val="none" w:sz="0" w:space="0" w:color="auto"/>
          </w:divBdr>
        </w:div>
        <w:div w:id="1216283768">
          <w:marLeft w:val="640"/>
          <w:marRight w:val="0"/>
          <w:marTop w:val="0"/>
          <w:marBottom w:val="0"/>
          <w:divBdr>
            <w:top w:val="none" w:sz="0" w:space="0" w:color="auto"/>
            <w:left w:val="none" w:sz="0" w:space="0" w:color="auto"/>
            <w:bottom w:val="none" w:sz="0" w:space="0" w:color="auto"/>
            <w:right w:val="none" w:sz="0" w:space="0" w:color="auto"/>
          </w:divBdr>
        </w:div>
        <w:div w:id="1228151040">
          <w:marLeft w:val="640"/>
          <w:marRight w:val="0"/>
          <w:marTop w:val="0"/>
          <w:marBottom w:val="0"/>
          <w:divBdr>
            <w:top w:val="none" w:sz="0" w:space="0" w:color="auto"/>
            <w:left w:val="none" w:sz="0" w:space="0" w:color="auto"/>
            <w:bottom w:val="none" w:sz="0" w:space="0" w:color="auto"/>
            <w:right w:val="none" w:sz="0" w:space="0" w:color="auto"/>
          </w:divBdr>
        </w:div>
        <w:div w:id="1242955795">
          <w:marLeft w:val="640"/>
          <w:marRight w:val="0"/>
          <w:marTop w:val="0"/>
          <w:marBottom w:val="0"/>
          <w:divBdr>
            <w:top w:val="none" w:sz="0" w:space="0" w:color="auto"/>
            <w:left w:val="none" w:sz="0" w:space="0" w:color="auto"/>
            <w:bottom w:val="none" w:sz="0" w:space="0" w:color="auto"/>
            <w:right w:val="none" w:sz="0" w:space="0" w:color="auto"/>
          </w:divBdr>
        </w:div>
        <w:div w:id="1246183517">
          <w:marLeft w:val="640"/>
          <w:marRight w:val="0"/>
          <w:marTop w:val="0"/>
          <w:marBottom w:val="0"/>
          <w:divBdr>
            <w:top w:val="none" w:sz="0" w:space="0" w:color="auto"/>
            <w:left w:val="none" w:sz="0" w:space="0" w:color="auto"/>
            <w:bottom w:val="none" w:sz="0" w:space="0" w:color="auto"/>
            <w:right w:val="none" w:sz="0" w:space="0" w:color="auto"/>
          </w:divBdr>
        </w:div>
        <w:div w:id="1279683516">
          <w:marLeft w:val="640"/>
          <w:marRight w:val="0"/>
          <w:marTop w:val="0"/>
          <w:marBottom w:val="0"/>
          <w:divBdr>
            <w:top w:val="none" w:sz="0" w:space="0" w:color="auto"/>
            <w:left w:val="none" w:sz="0" w:space="0" w:color="auto"/>
            <w:bottom w:val="none" w:sz="0" w:space="0" w:color="auto"/>
            <w:right w:val="none" w:sz="0" w:space="0" w:color="auto"/>
          </w:divBdr>
        </w:div>
        <w:div w:id="1295015582">
          <w:marLeft w:val="640"/>
          <w:marRight w:val="0"/>
          <w:marTop w:val="0"/>
          <w:marBottom w:val="0"/>
          <w:divBdr>
            <w:top w:val="none" w:sz="0" w:space="0" w:color="auto"/>
            <w:left w:val="none" w:sz="0" w:space="0" w:color="auto"/>
            <w:bottom w:val="none" w:sz="0" w:space="0" w:color="auto"/>
            <w:right w:val="none" w:sz="0" w:space="0" w:color="auto"/>
          </w:divBdr>
        </w:div>
        <w:div w:id="1296332114">
          <w:marLeft w:val="640"/>
          <w:marRight w:val="0"/>
          <w:marTop w:val="0"/>
          <w:marBottom w:val="0"/>
          <w:divBdr>
            <w:top w:val="none" w:sz="0" w:space="0" w:color="auto"/>
            <w:left w:val="none" w:sz="0" w:space="0" w:color="auto"/>
            <w:bottom w:val="none" w:sz="0" w:space="0" w:color="auto"/>
            <w:right w:val="none" w:sz="0" w:space="0" w:color="auto"/>
          </w:divBdr>
        </w:div>
        <w:div w:id="1298999044">
          <w:marLeft w:val="640"/>
          <w:marRight w:val="0"/>
          <w:marTop w:val="0"/>
          <w:marBottom w:val="0"/>
          <w:divBdr>
            <w:top w:val="none" w:sz="0" w:space="0" w:color="auto"/>
            <w:left w:val="none" w:sz="0" w:space="0" w:color="auto"/>
            <w:bottom w:val="none" w:sz="0" w:space="0" w:color="auto"/>
            <w:right w:val="none" w:sz="0" w:space="0" w:color="auto"/>
          </w:divBdr>
        </w:div>
        <w:div w:id="1306622680">
          <w:marLeft w:val="640"/>
          <w:marRight w:val="0"/>
          <w:marTop w:val="0"/>
          <w:marBottom w:val="0"/>
          <w:divBdr>
            <w:top w:val="none" w:sz="0" w:space="0" w:color="auto"/>
            <w:left w:val="none" w:sz="0" w:space="0" w:color="auto"/>
            <w:bottom w:val="none" w:sz="0" w:space="0" w:color="auto"/>
            <w:right w:val="none" w:sz="0" w:space="0" w:color="auto"/>
          </w:divBdr>
        </w:div>
        <w:div w:id="1315645529">
          <w:marLeft w:val="640"/>
          <w:marRight w:val="0"/>
          <w:marTop w:val="0"/>
          <w:marBottom w:val="0"/>
          <w:divBdr>
            <w:top w:val="none" w:sz="0" w:space="0" w:color="auto"/>
            <w:left w:val="none" w:sz="0" w:space="0" w:color="auto"/>
            <w:bottom w:val="none" w:sz="0" w:space="0" w:color="auto"/>
            <w:right w:val="none" w:sz="0" w:space="0" w:color="auto"/>
          </w:divBdr>
        </w:div>
        <w:div w:id="1317953763">
          <w:marLeft w:val="640"/>
          <w:marRight w:val="0"/>
          <w:marTop w:val="0"/>
          <w:marBottom w:val="0"/>
          <w:divBdr>
            <w:top w:val="none" w:sz="0" w:space="0" w:color="auto"/>
            <w:left w:val="none" w:sz="0" w:space="0" w:color="auto"/>
            <w:bottom w:val="none" w:sz="0" w:space="0" w:color="auto"/>
            <w:right w:val="none" w:sz="0" w:space="0" w:color="auto"/>
          </w:divBdr>
        </w:div>
        <w:div w:id="1324115680">
          <w:marLeft w:val="640"/>
          <w:marRight w:val="0"/>
          <w:marTop w:val="0"/>
          <w:marBottom w:val="0"/>
          <w:divBdr>
            <w:top w:val="none" w:sz="0" w:space="0" w:color="auto"/>
            <w:left w:val="none" w:sz="0" w:space="0" w:color="auto"/>
            <w:bottom w:val="none" w:sz="0" w:space="0" w:color="auto"/>
            <w:right w:val="none" w:sz="0" w:space="0" w:color="auto"/>
          </w:divBdr>
        </w:div>
        <w:div w:id="1333409716">
          <w:marLeft w:val="640"/>
          <w:marRight w:val="0"/>
          <w:marTop w:val="0"/>
          <w:marBottom w:val="0"/>
          <w:divBdr>
            <w:top w:val="none" w:sz="0" w:space="0" w:color="auto"/>
            <w:left w:val="none" w:sz="0" w:space="0" w:color="auto"/>
            <w:bottom w:val="none" w:sz="0" w:space="0" w:color="auto"/>
            <w:right w:val="none" w:sz="0" w:space="0" w:color="auto"/>
          </w:divBdr>
        </w:div>
        <w:div w:id="1354040086">
          <w:marLeft w:val="640"/>
          <w:marRight w:val="0"/>
          <w:marTop w:val="0"/>
          <w:marBottom w:val="0"/>
          <w:divBdr>
            <w:top w:val="none" w:sz="0" w:space="0" w:color="auto"/>
            <w:left w:val="none" w:sz="0" w:space="0" w:color="auto"/>
            <w:bottom w:val="none" w:sz="0" w:space="0" w:color="auto"/>
            <w:right w:val="none" w:sz="0" w:space="0" w:color="auto"/>
          </w:divBdr>
        </w:div>
        <w:div w:id="1364211384">
          <w:marLeft w:val="640"/>
          <w:marRight w:val="0"/>
          <w:marTop w:val="0"/>
          <w:marBottom w:val="0"/>
          <w:divBdr>
            <w:top w:val="none" w:sz="0" w:space="0" w:color="auto"/>
            <w:left w:val="none" w:sz="0" w:space="0" w:color="auto"/>
            <w:bottom w:val="none" w:sz="0" w:space="0" w:color="auto"/>
            <w:right w:val="none" w:sz="0" w:space="0" w:color="auto"/>
          </w:divBdr>
        </w:div>
        <w:div w:id="1396852713">
          <w:marLeft w:val="640"/>
          <w:marRight w:val="0"/>
          <w:marTop w:val="0"/>
          <w:marBottom w:val="0"/>
          <w:divBdr>
            <w:top w:val="none" w:sz="0" w:space="0" w:color="auto"/>
            <w:left w:val="none" w:sz="0" w:space="0" w:color="auto"/>
            <w:bottom w:val="none" w:sz="0" w:space="0" w:color="auto"/>
            <w:right w:val="none" w:sz="0" w:space="0" w:color="auto"/>
          </w:divBdr>
        </w:div>
        <w:div w:id="1402410320">
          <w:marLeft w:val="640"/>
          <w:marRight w:val="0"/>
          <w:marTop w:val="0"/>
          <w:marBottom w:val="0"/>
          <w:divBdr>
            <w:top w:val="none" w:sz="0" w:space="0" w:color="auto"/>
            <w:left w:val="none" w:sz="0" w:space="0" w:color="auto"/>
            <w:bottom w:val="none" w:sz="0" w:space="0" w:color="auto"/>
            <w:right w:val="none" w:sz="0" w:space="0" w:color="auto"/>
          </w:divBdr>
        </w:div>
        <w:div w:id="1422409748">
          <w:marLeft w:val="640"/>
          <w:marRight w:val="0"/>
          <w:marTop w:val="0"/>
          <w:marBottom w:val="0"/>
          <w:divBdr>
            <w:top w:val="none" w:sz="0" w:space="0" w:color="auto"/>
            <w:left w:val="none" w:sz="0" w:space="0" w:color="auto"/>
            <w:bottom w:val="none" w:sz="0" w:space="0" w:color="auto"/>
            <w:right w:val="none" w:sz="0" w:space="0" w:color="auto"/>
          </w:divBdr>
        </w:div>
        <w:div w:id="1469013978">
          <w:marLeft w:val="640"/>
          <w:marRight w:val="0"/>
          <w:marTop w:val="0"/>
          <w:marBottom w:val="0"/>
          <w:divBdr>
            <w:top w:val="none" w:sz="0" w:space="0" w:color="auto"/>
            <w:left w:val="none" w:sz="0" w:space="0" w:color="auto"/>
            <w:bottom w:val="none" w:sz="0" w:space="0" w:color="auto"/>
            <w:right w:val="none" w:sz="0" w:space="0" w:color="auto"/>
          </w:divBdr>
        </w:div>
        <w:div w:id="1470054149">
          <w:marLeft w:val="640"/>
          <w:marRight w:val="0"/>
          <w:marTop w:val="0"/>
          <w:marBottom w:val="0"/>
          <w:divBdr>
            <w:top w:val="none" w:sz="0" w:space="0" w:color="auto"/>
            <w:left w:val="none" w:sz="0" w:space="0" w:color="auto"/>
            <w:bottom w:val="none" w:sz="0" w:space="0" w:color="auto"/>
            <w:right w:val="none" w:sz="0" w:space="0" w:color="auto"/>
          </w:divBdr>
        </w:div>
        <w:div w:id="1474444910">
          <w:marLeft w:val="640"/>
          <w:marRight w:val="0"/>
          <w:marTop w:val="0"/>
          <w:marBottom w:val="0"/>
          <w:divBdr>
            <w:top w:val="none" w:sz="0" w:space="0" w:color="auto"/>
            <w:left w:val="none" w:sz="0" w:space="0" w:color="auto"/>
            <w:bottom w:val="none" w:sz="0" w:space="0" w:color="auto"/>
            <w:right w:val="none" w:sz="0" w:space="0" w:color="auto"/>
          </w:divBdr>
        </w:div>
        <w:div w:id="1478493490">
          <w:marLeft w:val="640"/>
          <w:marRight w:val="0"/>
          <w:marTop w:val="0"/>
          <w:marBottom w:val="0"/>
          <w:divBdr>
            <w:top w:val="none" w:sz="0" w:space="0" w:color="auto"/>
            <w:left w:val="none" w:sz="0" w:space="0" w:color="auto"/>
            <w:bottom w:val="none" w:sz="0" w:space="0" w:color="auto"/>
            <w:right w:val="none" w:sz="0" w:space="0" w:color="auto"/>
          </w:divBdr>
        </w:div>
        <w:div w:id="1501119567">
          <w:marLeft w:val="640"/>
          <w:marRight w:val="0"/>
          <w:marTop w:val="0"/>
          <w:marBottom w:val="0"/>
          <w:divBdr>
            <w:top w:val="none" w:sz="0" w:space="0" w:color="auto"/>
            <w:left w:val="none" w:sz="0" w:space="0" w:color="auto"/>
            <w:bottom w:val="none" w:sz="0" w:space="0" w:color="auto"/>
            <w:right w:val="none" w:sz="0" w:space="0" w:color="auto"/>
          </w:divBdr>
        </w:div>
        <w:div w:id="1514763128">
          <w:marLeft w:val="640"/>
          <w:marRight w:val="0"/>
          <w:marTop w:val="0"/>
          <w:marBottom w:val="0"/>
          <w:divBdr>
            <w:top w:val="none" w:sz="0" w:space="0" w:color="auto"/>
            <w:left w:val="none" w:sz="0" w:space="0" w:color="auto"/>
            <w:bottom w:val="none" w:sz="0" w:space="0" w:color="auto"/>
            <w:right w:val="none" w:sz="0" w:space="0" w:color="auto"/>
          </w:divBdr>
        </w:div>
        <w:div w:id="1536499812">
          <w:marLeft w:val="640"/>
          <w:marRight w:val="0"/>
          <w:marTop w:val="0"/>
          <w:marBottom w:val="0"/>
          <w:divBdr>
            <w:top w:val="none" w:sz="0" w:space="0" w:color="auto"/>
            <w:left w:val="none" w:sz="0" w:space="0" w:color="auto"/>
            <w:bottom w:val="none" w:sz="0" w:space="0" w:color="auto"/>
            <w:right w:val="none" w:sz="0" w:space="0" w:color="auto"/>
          </w:divBdr>
        </w:div>
        <w:div w:id="1573195369">
          <w:marLeft w:val="640"/>
          <w:marRight w:val="0"/>
          <w:marTop w:val="0"/>
          <w:marBottom w:val="0"/>
          <w:divBdr>
            <w:top w:val="none" w:sz="0" w:space="0" w:color="auto"/>
            <w:left w:val="none" w:sz="0" w:space="0" w:color="auto"/>
            <w:bottom w:val="none" w:sz="0" w:space="0" w:color="auto"/>
            <w:right w:val="none" w:sz="0" w:space="0" w:color="auto"/>
          </w:divBdr>
        </w:div>
        <w:div w:id="1625887709">
          <w:marLeft w:val="640"/>
          <w:marRight w:val="0"/>
          <w:marTop w:val="0"/>
          <w:marBottom w:val="0"/>
          <w:divBdr>
            <w:top w:val="none" w:sz="0" w:space="0" w:color="auto"/>
            <w:left w:val="none" w:sz="0" w:space="0" w:color="auto"/>
            <w:bottom w:val="none" w:sz="0" w:space="0" w:color="auto"/>
            <w:right w:val="none" w:sz="0" w:space="0" w:color="auto"/>
          </w:divBdr>
        </w:div>
        <w:div w:id="1628194553">
          <w:marLeft w:val="640"/>
          <w:marRight w:val="0"/>
          <w:marTop w:val="0"/>
          <w:marBottom w:val="0"/>
          <w:divBdr>
            <w:top w:val="none" w:sz="0" w:space="0" w:color="auto"/>
            <w:left w:val="none" w:sz="0" w:space="0" w:color="auto"/>
            <w:bottom w:val="none" w:sz="0" w:space="0" w:color="auto"/>
            <w:right w:val="none" w:sz="0" w:space="0" w:color="auto"/>
          </w:divBdr>
        </w:div>
        <w:div w:id="1634095792">
          <w:marLeft w:val="640"/>
          <w:marRight w:val="0"/>
          <w:marTop w:val="0"/>
          <w:marBottom w:val="0"/>
          <w:divBdr>
            <w:top w:val="none" w:sz="0" w:space="0" w:color="auto"/>
            <w:left w:val="none" w:sz="0" w:space="0" w:color="auto"/>
            <w:bottom w:val="none" w:sz="0" w:space="0" w:color="auto"/>
            <w:right w:val="none" w:sz="0" w:space="0" w:color="auto"/>
          </w:divBdr>
        </w:div>
        <w:div w:id="1657413159">
          <w:marLeft w:val="640"/>
          <w:marRight w:val="0"/>
          <w:marTop w:val="0"/>
          <w:marBottom w:val="0"/>
          <w:divBdr>
            <w:top w:val="none" w:sz="0" w:space="0" w:color="auto"/>
            <w:left w:val="none" w:sz="0" w:space="0" w:color="auto"/>
            <w:bottom w:val="none" w:sz="0" w:space="0" w:color="auto"/>
            <w:right w:val="none" w:sz="0" w:space="0" w:color="auto"/>
          </w:divBdr>
        </w:div>
        <w:div w:id="1701324235">
          <w:marLeft w:val="640"/>
          <w:marRight w:val="0"/>
          <w:marTop w:val="0"/>
          <w:marBottom w:val="0"/>
          <w:divBdr>
            <w:top w:val="none" w:sz="0" w:space="0" w:color="auto"/>
            <w:left w:val="none" w:sz="0" w:space="0" w:color="auto"/>
            <w:bottom w:val="none" w:sz="0" w:space="0" w:color="auto"/>
            <w:right w:val="none" w:sz="0" w:space="0" w:color="auto"/>
          </w:divBdr>
        </w:div>
        <w:div w:id="1726099773">
          <w:marLeft w:val="640"/>
          <w:marRight w:val="0"/>
          <w:marTop w:val="0"/>
          <w:marBottom w:val="0"/>
          <w:divBdr>
            <w:top w:val="none" w:sz="0" w:space="0" w:color="auto"/>
            <w:left w:val="none" w:sz="0" w:space="0" w:color="auto"/>
            <w:bottom w:val="none" w:sz="0" w:space="0" w:color="auto"/>
            <w:right w:val="none" w:sz="0" w:space="0" w:color="auto"/>
          </w:divBdr>
        </w:div>
        <w:div w:id="1741250207">
          <w:marLeft w:val="640"/>
          <w:marRight w:val="0"/>
          <w:marTop w:val="0"/>
          <w:marBottom w:val="0"/>
          <w:divBdr>
            <w:top w:val="none" w:sz="0" w:space="0" w:color="auto"/>
            <w:left w:val="none" w:sz="0" w:space="0" w:color="auto"/>
            <w:bottom w:val="none" w:sz="0" w:space="0" w:color="auto"/>
            <w:right w:val="none" w:sz="0" w:space="0" w:color="auto"/>
          </w:divBdr>
        </w:div>
        <w:div w:id="1748265588">
          <w:marLeft w:val="640"/>
          <w:marRight w:val="0"/>
          <w:marTop w:val="0"/>
          <w:marBottom w:val="0"/>
          <w:divBdr>
            <w:top w:val="none" w:sz="0" w:space="0" w:color="auto"/>
            <w:left w:val="none" w:sz="0" w:space="0" w:color="auto"/>
            <w:bottom w:val="none" w:sz="0" w:space="0" w:color="auto"/>
            <w:right w:val="none" w:sz="0" w:space="0" w:color="auto"/>
          </w:divBdr>
        </w:div>
        <w:div w:id="1759327459">
          <w:marLeft w:val="640"/>
          <w:marRight w:val="0"/>
          <w:marTop w:val="0"/>
          <w:marBottom w:val="0"/>
          <w:divBdr>
            <w:top w:val="none" w:sz="0" w:space="0" w:color="auto"/>
            <w:left w:val="none" w:sz="0" w:space="0" w:color="auto"/>
            <w:bottom w:val="none" w:sz="0" w:space="0" w:color="auto"/>
            <w:right w:val="none" w:sz="0" w:space="0" w:color="auto"/>
          </w:divBdr>
        </w:div>
        <w:div w:id="1785269838">
          <w:marLeft w:val="640"/>
          <w:marRight w:val="0"/>
          <w:marTop w:val="0"/>
          <w:marBottom w:val="0"/>
          <w:divBdr>
            <w:top w:val="none" w:sz="0" w:space="0" w:color="auto"/>
            <w:left w:val="none" w:sz="0" w:space="0" w:color="auto"/>
            <w:bottom w:val="none" w:sz="0" w:space="0" w:color="auto"/>
            <w:right w:val="none" w:sz="0" w:space="0" w:color="auto"/>
          </w:divBdr>
        </w:div>
        <w:div w:id="1790854317">
          <w:marLeft w:val="640"/>
          <w:marRight w:val="0"/>
          <w:marTop w:val="0"/>
          <w:marBottom w:val="0"/>
          <w:divBdr>
            <w:top w:val="none" w:sz="0" w:space="0" w:color="auto"/>
            <w:left w:val="none" w:sz="0" w:space="0" w:color="auto"/>
            <w:bottom w:val="none" w:sz="0" w:space="0" w:color="auto"/>
            <w:right w:val="none" w:sz="0" w:space="0" w:color="auto"/>
          </w:divBdr>
        </w:div>
        <w:div w:id="1796756032">
          <w:marLeft w:val="640"/>
          <w:marRight w:val="0"/>
          <w:marTop w:val="0"/>
          <w:marBottom w:val="0"/>
          <w:divBdr>
            <w:top w:val="none" w:sz="0" w:space="0" w:color="auto"/>
            <w:left w:val="none" w:sz="0" w:space="0" w:color="auto"/>
            <w:bottom w:val="none" w:sz="0" w:space="0" w:color="auto"/>
            <w:right w:val="none" w:sz="0" w:space="0" w:color="auto"/>
          </w:divBdr>
        </w:div>
        <w:div w:id="1813210187">
          <w:marLeft w:val="640"/>
          <w:marRight w:val="0"/>
          <w:marTop w:val="0"/>
          <w:marBottom w:val="0"/>
          <w:divBdr>
            <w:top w:val="none" w:sz="0" w:space="0" w:color="auto"/>
            <w:left w:val="none" w:sz="0" w:space="0" w:color="auto"/>
            <w:bottom w:val="none" w:sz="0" w:space="0" w:color="auto"/>
            <w:right w:val="none" w:sz="0" w:space="0" w:color="auto"/>
          </w:divBdr>
        </w:div>
        <w:div w:id="1819222657">
          <w:marLeft w:val="640"/>
          <w:marRight w:val="0"/>
          <w:marTop w:val="0"/>
          <w:marBottom w:val="0"/>
          <w:divBdr>
            <w:top w:val="none" w:sz="0" w:space="0" w:color="auto"/>
            <w:left w:val="none" w:sz="0" w:space="0" w:color="auto"/>
            <w:bottom w:val="none" w:sz="0" w:space="0" w:color="auto"/>
            <w:right w:val="none" w:sz="0" w:space="0" w:color="auto"/>
          </w:divBdr>
        </w:div>
        <w:div w:id="1830518501">
          <w:marLeft w:val="640"/>
          <w:marRight w:val="0"/>
          <w:marTop w:val="0"/>
          <w:marBottom w:val="0"/>
          <w:divBdr>
            <w:top w:val="none" w:sz="0" w:space="0" w:color="auto"/>
            <w:left w:val="none" w:sz="0" w:space="0" w:color="auto"/>
            <w:bottom w:val="none" w:sz="0" w:space="0" w:color="auto"/>
            <w:right w:val="none" w:sz="0" w:space="0" w:color="auto"/>
          </w:divBdr>
        </w:div>
        <w:div w:id="1838424270">
          <w:marLeft w:val="640"/>
          <w:marRight w:val="0"/>
          <w:marTop w:val="0"/>
          <w:marBottom w:val="0"/>
          <w:divBdr>
            <w:top w:val="none" w:sz="0" w:space="0" w:color="auto"/>
            <w:left w:val="none" w:sz="0" w:space="0" w:color="auto"/>
            <w:bottom w:val="none" w:sz="0" w:space="0" w:color="auto"/>
            <w:right w:val="none" w:sz="0" w:space="0" w:color="auto"/>
          </w:divBdr>
        </w:div>
        <w:div w:id="1843736263">
          <w:marLeft w:val="640"/>
          <w:marRight w:val="0"/>
          <w:marTop w:val="0"/>
          <w:marBottom w:val="0"/>
          <w:divBdr>
            <w:top w:val="none" w:sz="0" w:space="0" w:color="auto"/>
            <w:left w:val="none" w:sz="0" w:space="0" w:color="auto"/>
            <w:bottom w:val="none" w:sz="0" w:space="0" w:color="auto"/>
            <w:right w:val="none" w:sz="0" w:space="0" w:color="auto"/>
          </w:divBdr>
        </w:div>
        <w:div w:id="1860075388">
          <w:marLeft w:val="640"/>
          <w:marRight w:val="0"/>
          <w:marTop w:val="0"/>
          <w:marBottom w:val="0"/>
          <w:divBdr>
            <w:top w:val="none" w:sz="0" w:space="0" w:color="auto"/>
            <w:left w:val="none" w:sz="0" w:space="0" w:color="auto"/>
            <w:bottom w:val="none" w:sz="0" w:space="0" w:color="auto"/>
            <w:right w:val="none" w:sz="0" w:space="0" w:color="auto"/>
          </w:divBdr>
        </w:div>
        <w:div w:id="1872185356">
          <w:marLeft w:val="640"/>
          <w:marRight w:val="0"/>
          <w:marTop w:val="0"/>
          <w:marBottom w:val="0"/>
          <w:divBdr>
            <w:top w:val="none" w:sz="0" w:space="0" w:color="auto"/>
            <w:left w:val="none" w:sz="0" w:space="0" w:color="auto"/>
            <w:bottom w:val="none" w:sz="0" w:space="0" w:color="auto"/>
            <w:right w:val="none" w:sz="0" w:space="0" w:color="auto"/>
          </w:divBdr>
        </w:div>
        <w:div w:id="1873105115">
          <w:marLeft w:val="640"/>
          <w:marRight w:val="0"/>
          <w:marTop w:val="0"/>
          <w:marBottom w:val="0"/>
          <w:divBdr>
            <w:top w:val="none" w:sz="0" w:space="0" w:color="auto"/>
            <w:left w:val="none" w:sz="0" w:space="0" w:color="auto"/>
            <w:bottom w:val="none" w:sz="0" w:space="0" w:color="auto"/>
            <w:right w:val="none" w:sz="0" w:space="0" w:color="auto"/>
          </w:divBdr>
        </w:div>
        <w:div w:id="1952467649">
          <w:marLeft w:val="640"/>
          <w:marRight w:val="0"/>
          <w:marTop w:val="0"/>
          <w:marBottom w:val="0"/>
          <w:divBdr>
            <w:top w:val="none" w:sz="0" w:space="0" w:color="auto"/>
            <w:left w:val="none" w:sz="0" w:space="0" w:color="auto"/>
            <w:bottom w:val="none" w:sz="0" w:space="0" w:color="auto"/>
            <w:right w:val="none" w:sz="0" w:space="0" w:color="auto"/>
          </w:divBdr>
        </w:div>
        <w:div w:id="1961062838">
          <w:marLeft w:val="640"/>
          <w:marRight w:val="0"/>
          <w:marTop w:val="0"/>
          <w:marBottom w:val="0"/>
          <w:divBdr>
            <w:top w:val="none" w:sz="0" w:space="0" w:color="auto"/>
            <w:left w:val="none" w:sz="0" w:space="0" w:color="auto"/>
            <w:bottom w:val="none" w:sz="0" w:space="0" w:color="auto"/>
            <w:right w:val="none" w:sz="0" w:space="0" w:color="auto"/>
          </w:divBdr>
        </w:div>
        <w:div w:id="2028285874">
          <w:marLeft w:val="640"/>
          <w:marRight w:val="0"/>
          <w:marTop w:val="0"/>
          <w:marBottom w:val="0"/>
          <w:divBdr>
            <w:top w:val="none" w:sz="0" w:space="0" w:color="auto"/>
            <w:left w:val="none" w:sz="0" w:space="0" w:color="auto"/>
            <w:bottom w:val="none" w:sz="0" w:space="0" w:color="auto"/>
            <w:right w:val="none" w:sz="0" w:space="0" w:color="auto"/>
          </w:divBdr>
        </w:div>
        <w:div w:id="2045448451">
          <w:marLeft w:val="640"/>
          <w:marRight w:val="0"/>
          <w:marTop w:val="0"/>
          <w:marBottom w:val="0"/>
          <w:divBdr>
            <w:top w:val="none" w:sz="0" w:space="0" w:color="auto"/>
            <w:left w:val="none" w:sz="0" w:space="0" w:color="auto"/>
            <w:bottom w:val="none" w:sz="0" w:space="0" w:color="auto"/>
            <w:right w:val="none" w:sz="0" w:space="0" w:color="auto"/>
          </w:divBdr>
        </w:div>
        <w:div w:id="2048867534">
          <w:marLeft w:val="640"/>
          <w:marRight w:val="0"/>
          <w:marTop w:val="0"/>
          <w:marBottom w:val="0"/>
          <w:divBdr>
            <w:top w:val="none" w:sz="0" w:space="0" w:color="auto"/>
            <w:left w:val="none" w:sz="0" w:space="0" w:color="auto"/>
            <w:bottom w:val="none" w:sz="0" w:space="0" w:color="auto"/>
            <w:right w:val="none" w:sz="0" w:space="0" w:color="auto"/>
          </w:divBdr>
        </w:div>
        <w:div w:id="2053846345">
          <w:marLeft w:val="640"/>
          <w:marRight w:val="0"/>
          <w:marTop w:val="0"/>
          <w:marBottom w:val="0"/>
          <w:divBdr>
            <w:top w:val="none" w:sz="0" w:space="0" w:color="auto"/>
            <w:left w:val="none" w:sz="0" w:space="0" w:color="auto"/>
            <w:bottom w:val="none" w:sz="0" w:space="0" w:color="auto"/>
            <w:right w:val="none" w:sz="0" w:space="0" w:color="auto"/>
          </w:divBdr>
        </w:div>
        <w:div w:id="2091540551">
          <w:marLeft w:val="640"/>
          <w:marRight w:val="0"/>
          <w:marTop w:val="0"/>
          <w:marBottom w:val="0"/>
          <w:divBdr>
            <w:top w:val="none" w:sz="0" w:space="0" w:color="auto"/>
            <w:left w:val="none" w:sz="0" w:space="0" w:color="auto"/>
            <w:bottom w:val="none" w:sz="0" w:space="0" w:color="auto"/>
            <w:right w:val="none" w:sz="0" w:space="0" w:color="auto"/>
          </w:divBdr>
        </w:div>
        <w:div w:id="2099206204">
          <w:marLeft w:val="640"/>
          <w:marRight w:val="0"/>
          <w:marTop w:val="0"/>
          <w:marBottom w:val="0"/>
          <w:divBdr>
            <w:top w:val="none" w:sz="0" w:space="0" w:color="auto"/>
            <w:left w:val="none" w:sz="0" w:space="0" w:color="auto"/>
            <w:bottom w:val="none" w:sz="0" w:space="0" w:color="auto"/>
            <w:right w:val="none" w:sz="0" w:space="0" w:color="auto"/>
          </w:divBdr>
        </w:div>
        <w:div w:id="2114590342">
          <w:marLeft w:val="640"/>
          <w:marRight w:val="0"/>
          <w:marTop w:val="0"/>
          <w:marBottom w:val="0"/>
          <w:divBdr>
            <w:top w:val="none" w:sz="0" w:space="0" w:color="auto"/>
            <w:left w:val="none" w:sz="0" w:space="0" w:color="auto"/>
            <w:bottom w:val="none" w:sz="0" w:space="0" w:color="auto"/>
            <w:right w:val="none" w:sz="0" w:space="0" w:color="auto"/>
          </w:divBdr>
        </w:div>
        <w:div w:id="2132674761">
          <w:marLeft w:val="640"/>
          <w:marRight w:val="0"/>
          <w:marTop w:val="0"/>
          <w:marBottom w:val="0"/>
          <w:divBdr>
            <w:top w:val="none" w:sz="0" w:space="0" w:color="auto"/>
            <w:left w:val="none" w:sz="0" w:space="0" w:color="auto"/>
            <w:bottom w:val="none" w:sz="0" w:space="0" w:color="auto"/>
            <w:right w:val="none" w:sz="0" w:space="0" w:color="auto"/>
          </w:divBdr>
        </w:div>
        <w:div w:id="2146123715">
          <w:marLeft w:val="640"/>
          <w:marRight w:val="0"/>
          <w:marTop w:val="0"/>
          <w:marBottom w:val="0"/>
          <w:divBdr>
            <w:top w:val="none" w:sz="0" w:space="0" w:color="auto"/>
            <w:left w:val="none" w:sz="0" w:space="0" w:color="auto"/>
            <w:bottom w:val="none" w:sz="0" w:space="0" w:color="auto"/>
            <w:right w:val="none" w:sz="0" w:space="0" w:color="auto"/>
          </w:divBdr>
        </w:div>
      </w:divsChild>
    </w:div>
    <w:div w:id="1638949444">
      <w:marLeft w:val="640"/>
      <w:marRight w:val="0"/>
      <w:marTop w:val="0"/>
      <w:marBottom w:val="0"/>
      <w:divBdr>
        <w:top w:val="none" w:sz="0" w:space="0" w:color="auto"/>
        <w:left w:val="none" w:sz="0" w:space="0" w:color="auto"/>
        <w:bottom w:val="none" w:sz="0" w:space="0" w:color="auto"/>
        <w:right w:val="none" w:sz="0" w:space="0" w:color="auto"/>
      </w:divBdr>
    </w:div>
    <w:div w:id="1639339770">
      <w:marLeft w:val="640"/>
      <w:marRight w:val="0"/>
      <w:marTop w:val="0"/>
      <w:marBottom w:val="0"/>
      <w:divBdr>
        <w:top w:val="none" w:sz="0" w:space="0" w:color="auto"/>
        <w:left w:val="none" w:sz="0" w:space="0" w:color="auto"/>
        <w:bottom w:val="none" w:sz="0" w:space="0" w:color="auto"/>
        <w:right w:val="none" w:sz="0" w:space="0" w:color="auto"/>
      </w:divBdr>
    </w:div>
    <w:div w:id="1639458218">
      <w:marLeft w:val="640"/>
      <w:marRight w:val="0"/>
      <w:marTop w:val="0"/>
      <w:marBottom w:val="0"/>
      <w:divBdr>
        <w:top w:val="none" w:sz="0" w:space="0" w:color="auto"/>
        <w:left w:val="none" w:sz="0" w:space="0" w:color="auto"/>
        <w:bottom w:val="none" w:sz="0" w:space="0" w:color="auto"/>
        <w:right w:val="none" w:sz="0" w:space="0" w:color="auto"/>
      </w:divBdr>
    </w:div>
    <w:div w:id="1639915895">
      <w:marLeft w:val="640"/>
      <w:marRight w:val="0"/>
      <w:marTop w:val="0"/>
      <w:marBottom w:val="0"/>
      <w:divBdr>
        <w:top w:val="none" w:sz="0" w:space="0" w:color="auto"/>
        <w:left w:val="none" w:sz="0" w:space="0" w:color="auto"/>
        <w:bottom w:val="none" w:sz="0" w:space="0" w:color="auto"/>
        <w:right w:val="none" w:sz="0" w:space="0" w:color="auto"/>
      </w:divBdr>
    </w:div>
    <w:div w:id="1639994036">
      <w:marLeft w:val="640"/>
      <w:marRight w:val="0"/>
      <w:marTop w:val="0"/>
      <w:marBottom w:val="0"/>
      <w:divBdr>
        <w:top w:val="none" w:sz="0" w:space="0" w:color="auto"/>
        <w:left w:val="none" w:sz="0" w:space="0" w:color="auto"/>
        <w:bottom w:val="none" w:sz="0" w:space="0" w:color="auto"/>
        <w:right w:val="none" w:sz="0" w:space="0" w:color="auto"/>
      </w:divBdr>
    </w:div>
    <w:div w:id="1640115143">
      <w:marLeft w:val="640"/>
      <w:marRight w:val="0"/>
      <w:marTop w:val="0"/>
      <w:marBottom w:val="0"/>
      <w:divBdr>
        <w:top w:val="none" w:sz="0" w:space="0" w:color="auto"/>
        <w:left w:val="none" w:sz="0" w:space="0" w:color="auto"/>
        <w:bottom w:val="none" w:sz="0" w:space="0" w:color="auto"/>
        <w:right w:val="none" w:sz="0" w:space="0" w:color="auto"/>
      </w:divBdr>
    </w:div>
    <w:div w:id="1640645983">
      <w:bodyDiv w:val="1"/>
      <w:marLeft w:val="0"/>
      <w:marRight w:val="0"/>
      <w:marTop w:val="0"/>
      <w:marBottom w:val="0"/>
      <w:divBdr>
        <w:top w:val="none" w:sz="0" w:space="0" w:color="auto"/>
        <w:left w:val="none" w:sz="0" w:space="0" w:color="auto"/>
        <w:bottom w:val="none" w:sz="0" w:space="0" w:color="auto"/>
        <w:right w:val="none" w:sz="0" w:space="0" w:color="auto"/>
      </w:divBdr>
    </w:div>
    <w:div w:id="1640769907">
      <w:marLeft w:val="640"/>
      <w:marRight w:val="0"/>
      <w:marTop w:val="0"/>
      <w:marBottom w:val="0"/>
      <w:divBdr>
        <w:top w:val="none" w:sz="0" w:space="0" w:color="auto"/>
        <w:left w:val="none" w:sz="0" w:space="0" w:color="auto"/>
        <w:bottom w:val="none" w:sz="0" w:space="0" w:color="auto"/>
        <w:right w:val="none" w:sz="0" w:space="0" w:color="auto"/>
      </w:divBdr>
    </w:div>
    <w:div w:id="1640918526">
      <w:marLeft w:val="640"/>
      <w:marRight w:val="0"/>
      <w:marTop w:val="0"/>
      <w:marBottom w:val="0"/>
      <w:divBdr>
        <w:top w:val="none" w:sz="0" w:space="0" w:color="auto"/>
        <w:left w:val="none" w:sz="0" w:space="0" w:color="auto"/>
        <w:bottom w:val="none" w:sz="0" w:space="0" w:color="auto"/>
        <w:right w:val="none" w:sz="0" w:space="0" w:color="auto"/>
      </w:divBdr>
    </w:div>
    <w:div w:id="1641500762">
      <w:marLeft w:val="640"/>
      <w:marRight w:val="0"/>
      <w:marTop w:val="0"/>
      <w:marBottom w:val="0"/>
      <w:divBdr>
        <w:top w:val="none" w:sz="0" w:space="0" w:color="auto"/>
        <w:left w:val="none" w:sz="0" w:space="0" w:color="auto"/>
        <w:bottom w:val="none" w:sz="0" w:space="0" w:color="auto"/>
        <w:right w:val="none" w:sz="0" w:space="0" w:color="auto"/>
      </w:divBdr>
    </w:div>
    <w:div w:id="1642341586">
      <w:marLeft w:val="640"/>
      <w:marRight w:val="0"/>
      <w:marTop w:val="0"/>
      <w:marBottom w:val="0"/>
      <w:divBdr>
        <w:top w:val="none" w:sz="0" w:space="0" w:color="auto"/>
        <w:left w:val="none" w:sz="0" w:space="0" w:color="auto"/>
        <w:bottom w:val="none" w:sz="0" w:space="0" w:color="auto"/>
        <w:right w:val="none" w:sz="0" w:space="0" w:color="auto"/>
      </w:divBdr>
    </w:div>
    <w:div w:id="1642690539">
      <w:marLeft w:val="640"/>
      <w:marRight w:val="0"/>
      <w:marTop w:val="0"/>
      <w:marBottom w:val="0"/>
      <w:divBdr>
        <w:top w:val="none" w:sz="0" w:space="0" w:color="auto"/>
        <w:left w:val="none" w:sz="0" w:space="0" w:color="auto"/>
        <w:bottom w:val="none" w:sz="0" w:space="0" w:color="auto"/>
        <w:right w:val="none" w:sz="0" w:space="0" w:color="auto"/>
      </w:divBdr>
    </w:div>
    <w:div w:id="1643150264">
      <w:marLeft w:val="640"/>
      <w:marRight w:val="0"/>
      <w:marTop w:val="0"/>
      <w:marBottom w:val="0"/>
      <w:divBdr>
        <w:top w:val="none" w:sz="0" w:space="0" w:color="auto"/>
        <w:left w:val="none" w:sz="0" w:space="0" w:color="auto"/>
        <w:bottom w:val="none" w:sz="0" w:space="0" w:color="auto"/>
        <w:right w:val="none" w:sz="0" w:space="0" w:color="auto"/>
      </w:divBdr>
    </w:div>
    <w:div w:id="1643341698">
      <w:marLeft w:val="640"/>
      <w:marRight w:val="0"/>
      <w:marTop w:val="0"/>
      <w:marBottom w:val="0"/>
      <w:divBdr>
        <w:top w:val="none" w:sz="0" w:space="0" w:color="auto"/>
        <w:left w:val="none" w:sz="0" w:space="0" w:color="auto"/>
        <w:bottom w:val="none" w:sz="0" w:space="0" w:color="auto"/>
        <w:right w:val="none" w:sz="0" w:space="0" w:color="auto"/>
      </w:divBdr>
    </w:div>
    <w:div w:id="1643609573">
      <w:marLeft w:val="640"/>
      <w:marRight w:val="0"/>
      <w:marTop w:val="0"/>
      <w:marBottom w:val="0"/>
      <w:divBdr>
        <w:top w:val="none" w:sz="0" w:space="0" w:color="auto"/>
        <w:left w:val="none" w:sz="0" w:space="0" w:color="auto"/>
        <w:bottom w:val="none" w:sz="0" w:space="0" w:color="auto"/>
        <w:right w:val="none" w:sz="0" w:space="0" w:color="auto"/>
      </w:divBdr>
    </w:div>
    <w:div w:id="1643654053">
      <w:marLeft w:val="640"/>
      <w:marRight w:val="0"/>
      <w:marTop w:val="0"/>
      <w:marBottom w:val="0"/>
      <w:divBdr>
        <w:top w:val="none" w:sz="0" w:space="0" w:color="auto"/>
        <w:left w:val="none" w:sz="0" w:space="0" w:color="auto"/>
        <w:bottom w:val="none" w:sz="0" w:space="0" w:color="auto"/>
        <w:right w:val="none" w:sz="0" w:space="0" w:color="auto"/>
      </w:divBdr>
    </w:div>
    <w:div w:id="1644314329">
      <w:marLeft w:val="640"/>
      <w:marRight w:val="0"/>
      <w:marTop w:val="0"/>
      <w:marBottom w:val="0"/>
      <w:divBdr>
        <w:top w:val="none" w:sz="0" w:space="0" w:color="auto"/>
        <w:left w:val="none" w:sz="0" w:space="0" w:color="auto"/>
        <w:bottom w:val="none" w:sz="0" w:space="0" w:color="auto"/>
        <w:right w:val="none" w:sz="0" w:space="0" w:color="auto"/>
      </w:divBdr>
    </w:div>
    <w:div w:id="1644584126">
      <w:marLeft w:val="640"/>
      <w:marRight w:val="0"/>
      <w:marTop w:val="0"/>
      <w:marBottom w:val="0"/>
      <w:divBdr>
        <w:top w:val="none" w:sz="0" w:space="0" w:color="auto"/>
        <w:left w:val="none" w:sz="0" w:space="0" w:color="auto"/>
        <w:bottom w:val="none" w:sz="0" w:space="0" w:color="auto"/>
        <w:right w:val="none" w:sz="0" w:space="0" w:color="auto"/>
      </w:divBdr>
    </w:div>
    <w:div w:id="1644693778">
      <w:marLeft w:val="640"/>
      <w:marRight w:val="0"/>
      <w:marTop w:val="0"/>
      <w:marBottom w:val="0"/>
      <w:divBdr>
        <w:top w:val="none" w:sz="0" w:space="0" w:color="auto"/>
        <w:left w:val="none" w:sz="0" w:space="0" w:color="auto"/>
        <w:bottom w:val="none" w:sz="0" w:space="0" w:color="auto"/>
        <w:right w:val="none" w:sz="0" w:space="0" w:color="auto"/>
      </w:divBdr>
    </w:div>
    <w:div w:id="1644770173">
      <w:marLeft w:val="640"/>
      <w:marRight w:val="0"/>
      <w:marTop w:val="0"/>
      <w:marBottom w:val="0"/>
      <w:divBdr>
        <w:top w:val="none" w:sz="0" w:space="0" w:color="auto"/>
        <w:left w:val="none" w:sz="0" w:space="0" w:color="auto"/>
        <w:bottom w:val="none" w:sz="0" w:space="0" w:color="auto"/>
        <w:right w:val="none" w:sz="0" w:space="0" w:color="auto"/>
      </w:divBdr>
    </w:div>
    <w:div w:id="1645159820">
      <w:marLeft w:val="640"/>
      <w:marRight w:val="0"/>
      <w:marTop w:val="0"/>
      <w:marBottom w:val="0"/>
      <w:divBdr>
        <w:top w:val="none" w:sz="0" w:space="0" w:color="auto"/>
        <w:left w:val="none" w:sz="0" w:space="0" w:color="auto"/>
        <w:bottom w:val="none" w:sz="0" w:space="0" w:color="auto"/>
        <w:right w:val="none" w:sz="0" w:space="0" w:color="auto"/>
      </w:divBdr>
    </w:div>
    <w:div w:id="1645693671">
      <w:marLeft w:val="640"/>
      <w:marRight w:val="0"/>
      <w:marTop w:val="0"/>
      <w:marBottom w:val="0"/>
      <w:divBdr>
        <w:top w:val="none" w:sz="0" w:space="0" w:color="auto"/>
        <w:left w:val="none" w:sz="0" w:space="0" w:color="auto"/>
        <w:bottom w:val="none" w:sz="0" w:space="0" w:color="auto"/>
        <w:right w:val="none" w:sz="0" w:space="0" w:color="auto"/>
      </w:divBdr>
    </w:div>
    <w:div w:id="1647005227">
      <w:marLeft w:val="640"/>
      <w:marRight w:val="0"/>
      <w:marTop w:val="0"/>
      <w:marBottom w:val="0"/>
      <w:divBdr>
        <w:top w:val="none" w:sz="0" w:space="0" w:color="auto"/>
        <w:left w:val="none" w:sz="0" w:space="0" w:color="auto"/>
        <w:bottom w:val="none" w:sz="0" w:space="0" w:color="auto"/>
        <w:right w:val="none" w:sz="0" w:space="0" w:color="auto"/>
      </w:divBdr>
    </w:div>
    <w:div w:id="1648125212">
      <w:marLeft w:val="640"/>
      <w:marRight w:val="0"/>
      <w:marTop w:val="0"/>
      <w:marBottom w:val="0"/>
      <w:divBdr>
        <w:top w:val="none" w:sz="0" w:space="0" w:color="auto"/>
        <w:left w:val="none" w:sz="0" w:space="0" w:color="auto"/>
        <w:bottom w:val="none" w:sz="0" w:space="0" w:color="auto"/>
        <w:right w:val="none" w:sz="0" w:space="0" w:color="auto"/>
      </w:divBdr>
    </w:div>
    <w:div w:id="1648433616">
      <w:marLeft w:val="640"/>
      <w:marRight w:val="0"/>
      <w:marTop w:val="0"/>
      <w:marBottom w:val="0"/>
      <w:divBdr>
        <w:top w:val="none" w:sz="0" w:space="0" w:color="auto"/>
        <w:left w:val="none" w:sz="0" w:space="0" w:color="auto"/>
        <w:bottom w:val="none" w:sz="0" w:space="0" w:color="auto"/>
        <w:right w:val="none" w:sz="0" w:space="0" w:color="auto"/>
      </w:divBdr>
    </w:div>
    <w:div w:id="1648896010">
      <w:marLeft w:val="640"/>
      <w:marRight w:val="0"/>
      <w:marTop w:val="0"/>
      <w:marBottom w:val="0"/>
      <w:divBdr>
        <w:top w:val="none" w:sz="0" w:space="0" w:color="auto"/>
        <w:left w:val="none" w:sz="0" w:space="0" w:color="auto"/>
        <w:bottom w:val="none" w:sz="0" w:space="0" w:color="auto"/>
        <w:right w:val="none" w:sz="0" w:space="0" w:color="auto"/>
      </w:divBdr>
    </w:div>
    <w:div w:id="1649936573">
      <w:marLeft w:val="640"/>
      <w:marRight w:val="0"/>
      <w:marTop w:val="0"/>
      <w:marBottom w:val="0"/>
      <w:divBdr>
        <w:top w:val="none" w:sz="0" w:space="0" w:color="auto"/>
        <w:left w:val="none" w:sz="0" w:space="0" w:color="auto"/>
        <w:bottom w:val="none" w:sz="0" w:space="0" w:color="auto"/>
        <w:right w:val="none" w:sz="0" w:space="0" w:color="auto"/>
      </w:divBdr>
    </w:div>
    <w:div w:id="1649940737">
      <w:marLeft w:val="640"/>
      <w:marRight w:val="0"/>
      <w:marTop w:val="0"/>
      <w:marBottom w:val="0"/>
      <w:divBdr>
        <w:top w:val="none" w:sz="0" w:space="0" w:color="auto"/>
        <w:left w:val="none" w:sz="0" w:space="0" w:color="auto"/>
        <w:bottom w:val="none" w:sz="0" w:space="0" w:color="auto"/>
        <w:right w:val="none" w:sz="0" w:space="0" w:color="auto"/>
      </w:divBdr>
    </w:div>
    <w:div w:id="1650862421">
      <w:bodyDiv w:val="1"/>
      <w:marLeft w:val="0"/>
      <w:marRight w:val="0"/>
      <w:marTop w:val="0"/>
      <w:marBottom w:val="0"/>
      <w:divBdr>
        <w:top w:val="none" w:sz="0" w:space="0" w:color="auto"/>
        <w:left w:val="none" w:sz="0" w:space="0" w:color="auto"/>
        <w:bottom w:val="none" w:sz="0" w:space="0" w:color="auto"/>
        <w:right w:val="none" w:sz="0" w:space="0" w:color="auto"/>
      </w:divBdr>
      <w:divsChild>
        <w:div w:id="19860547">
          <w:marLeft w:val="640"/>
          <w:marRight w:val="0"/>
          <w:marTop w:val="0"/>
          <w:marBottom w:val="0"/>
          <w:divBdr>
            <w:top w:val="none" w:sz="0" w:space="0" w:color="auto"/>
            <w:left w:val="none" w:sz="0" w:space="0" w:color="auto"/>
            <w:bottom w:val="none" w:sz="0" w:space="0" w:color="auto"/>
            <w:right w:val="none" w:sz="0" w:space="0" w:color="auto"/>
          </w:divBdr>
        </w:div>
        <w:div w:id="21590211">
          <w:marLeft w:val="640"/>
          <w:marRight w:val="0"/>
          <w:marTop w:val="0"/>
          <w:marBottom w:val="0"/>
          <w:divBdr>
            <w:top w:val="none" w:sz="0" w:space="0" w:color="auto"/>
            <w:left w:val="none" w:sz="0" w:space="0" w:color="auto"/>
            <w:bottom w:val="none" w:sz="0" w:space="0" w:color="auto"/>
            <w:right w:val="none" w:sz="0" w:space="0" w:color="auto"/>
          </w:divBdr>
        </w:div>
        <w:div w:id="21631465">
          <w:marLeft w:val="640"/>
          <w:marRight w:val="0"/>
          <w:marTop w:val="0"/>
          <w:marBottom w:val="0"/>
          <w:divBdr>
            <w:top w:val="none" w:sz="0" w:space="0" w:color="auto"/>
            <w:left w:val="none" w:sz="0" w:space="0" w:color="auto"/>
            <w:bottom w:val="none" w:sz="0" w:space="0" w:color="auto"/>
            <w:right w:val="none" w:sz="0" w:space="0" w:color="auto"/>
          </w:divBdr>
        </w:div>
        <w:div w:id="33123503">
          <w:marLeft w:val="640"/>
          <w:marRight w:val="0"/>
          <w:marTop w:val="0"/>
          <w:marBottom w:val="0"/>
          <w:divBdr>
            <w:top w:val="none" w:sz="0" w:space="0" w:color="auto"/>
            <w:left w:val="none" w:sz="0" w:space="0" w:color="auto"/>
            <w:bottom w:val="none" w:sz="0" w:space="0" w:color="auto"/>
            <w:right w:val="none" w:sz="0" w:space="0" w:color="auto"/>
          </w:divBdr>
        </w:div>
        <w:div w:id="106705144">
          <w:marLeft w:val="640"/>
          <w:marRight w:val="0"/>
          <w:marTop w:val="0"/>
          <w:marBottom w:val="0"/>
          <w:divBdr>
            <w:top w:val="none" w:sz="0" w:space="0" w:color="auto"/>
            <w:left w:val="none" w:sz="0" w:space="0" w:color="auto"/>
            <w:bottom w:val="none" w:sz="0" w:space="0" w:color="auto"/>
            <w:right w:val="none" w:sz="0" w:space="0" w:color="auto"/>
          </w:divBdr>
        </w:div>
        <w:div w:id="116022942">
          <w:marLeft w:val="640"/>
          <w:marRight w:val="0"/>
          <w:marTop w:val="0"/>
          <w:marBottom w:val="0"/>
          <w:divBdr>
            <w:top w:val="none" w:sz="0" w:space="0" w:color="auto"/>
            <w:left w:val="none" w:sz="0" w:space="0" w:color="auto"/>
            <w:bottom w:val="none" w:sz="0" w:space="0" w:color="auto"/>
            <w:right w:val="none" w:sz="0" w:space="0" w:color="auto"/>
          </w:divBdr>
        </w:div>
        <w:div w:id="140928096">
          <w:marLeft w:val="640"/>
          <w:marRight w:val="0"/>
          <w:marTop w:val="0"/>
          <w:marBottom w:val="0"/>
          <w:divBdr>
            <w:top w:val="none" w:sz="0" w:space="0" w:color="auto"/>
            <w:left w:val="none" w:sz="0" w:space="0" w:color="auto"/>
            <w:bottom w:val="none" w:sz="0" w:space="0" w:color="auto"/>
            <w:right w:val="none" w:sz="0" w:space="0" w:color="auto"/>
          </w:divBdr>
        </w:div>
        <w:div w:id="165176315">
          <w:marLeft w:val="640"/>
          <w:marRight w:val="0"/>
          <w:marTop w:val="0"/>
          <w:marBottom w:val="0"/>
          <w:divBdr>
            <w:top w:val="none" w:sz="0" w:space="0" w:color="auto"/>
            <w:left w:val="none" w:sz="0" w:space="0" w:color="auto"/>
            <w:bottom w:val="none" w:sz="0" w:space="0" w:color="auto"/>
            <w:right w:val="none" w:sz="0" w:space="0" w:color="auto"/>
          </w:divBdr>
        </w:div>
        <w:div w:id="168100276">
          <w:marLeft w:val="640"/>
          <w:marRight w:val="0"/>
          <w:marTop w:val="0"/>
          <w:marBottom w:val="0"/>
          <w:divBdr>
            <w:top w:val="none" w:sz="0" w:space="0" w:color="auto"/>
            <w:left w:val="none" w:sz="0" w:space="0" w:color="auto"/>
            <w:bottom w:val="none" w:sz="0" w:space="0" w:color="auto"/>
            <w:right w:val="none" w:sz="0" w:space="0" w:color="auto"/>
          </w:divBdr>
        </w:div>
        <w:div w:id="177812553">
          <w:marLeft w:val="640"/>
          <w:marRight w:val="0"/>
          <w:marTop w:val="0"/>
          <w:marBottom w:val="0"/>
          <w:divBdr>
            <w:top w:val="none" w:sz="0" w:space="0" w:color="auto"/>
            <w:left w:val="none" w:sz="0" w:space="0" w:color="auto"/>
            <w:bottom w:val="none" w:sz="0" w:space="0" w:color="auto"/>
            <w:right w:val="none" w:sz="0" w:space="0" w:color="auto"/>
          </w:divBdr>
        </w:div>
        <w:div w:id="201282657">
          <w:marLeft w:val="640"/>
          <w:marRight w:val="0"/>
          <w:marTop w:val="0"/>
          <w:marBottom w:val="0"/>
          <w:divBdr>
            <w:top w:val="none" w:sz="0" w:space="0" w:color="auto"/>
            <w:left w:val="none" w:sz="0" w:space="0" w:color="auto"/>
            <w:bottom w:val="none" w:sz="0" w:space="0" w:color="auto"/>
            <w:right w:val="none" w:sz="0" w:space="0" w:color="auto"/>
          </w:divBdr>
        </w:div>
        <w:div w:id="212157949">
          <w:marLeft w:val="640"/>
          <w:marRight w:val="0"/>
          <w:marTop w:val="0"/>
          <w:marBottom w:val="0"/>
          <w:divBdr>
            <w:top w:val="none" w:sz="0" w:space="0" w:color="auto"/>
            <w:left w:val="none" w:sz="0" w:space="0" w:color="auto"/>
            <w:bottom w:val="none" w:sz="0" w:space="0" w:color="auto"/>
            <w:right w:val="none" w:sz="0" w:space="0" w:color="auto"/>
          </w:divBdr>
        </w:div>
        <w:div w:id="228543435">
          <w:marLeft w:val="640"/>
          <w:marRight w:val="0"/>
          <w:marTop w:val="0"/>
          <w:marBottom w:val="0"/>
          <w:divBdr>
            <w:top w:val="none" w:sz="0" w:space="0" w:color="auto"/>
            <w:left w:val="none" w:sz="0" w:space="0" w:color="auto"/>
            <w:bottom w:val="none" w:sz="0" w:space="0" w:color="auto"/>
            <w:right w:val="none" w:sz="0" w:space="0" w:color="auto"/>
          </w:divBdr>
        </w:div>
        <w:div w:id="250941032">
          <w:marLeft w:val="640"/>
          <w:marRight w:val="0"/>
          <w:marTop w:val="0"/>
          <w:marBottom w:val="0"/>
          <w:divBdr>
            <w:top w:val="none" w:sz="0" w:space="0" w:color="auto"/>
            <w:left w:val="none" w:sz="0" w:space="0" w:color="auto"/>
            <w:bottom w:val="none" w:sz="0" w:space="0" w:color="auto"/>
            <w:right w:val="none" w:sz="0" w:space="0" w:color="auto"/>
          </w:divBdr>
        </w:div>
        <w:div w:id="259608868">
          <w:marLeft w:val="640"/>
          <w:marRight w:val="0"/>
          <w:marTop w:val="0"/>
          <w:marBottom w:val="0"/>
          <w:divBdr>
            <w:top w:val="none" w:sz="0" w:space="0" w:color="auto"/>
            <w:left w:val="none" w:sz="0" w:space="0" w:color="auto"/>
            <w:bottom w:val="none" w:sz="0" w:space="0" w:color="auto"/>
            <w:right w:val="none" w:sz="0" w:space="0" w:color="auto"/>
          </w:divBdr>
        </w:div>
        <w:div w:id="289671953">
          <w:marLeft w:val="640"/>
          <w:marRight w:val="0"/>
          <w:marTop w:val="0"/>
          <w:marBottom w:val="0"/>
          <w:divBdr>
            <w:top w:val="none" w:sz="0" w:space="0" w:color="auto"/>
            <w:left w:val="none" w:sz="0" w:space="0" w:color="auto"/>
            <w:bottom w:val="none" w:sz="0" w:space="0" w:color="auto"/>
            <w:right w:val="none" w:sz="0" w:space="0" w:color="auto"/>
          </w:divBdr>
        </w:div>
        <w:div w:id="350037978">
          <w:marLeft w:val="640"/>
          <w:marRight w:val="0"/>
          <w:marTop w:val="0"/>
          <w:marBottom w:val="0"/>
          <w:divBdr>
            <w:top w:val="none" w:sz="0" w:space="0" w:color="auto"/>
            <w:left w:val="none" w:sz="0" w:space="0" w:color="auto"/>
            <w:bottom w:val="none" w:sz="0" w:space="0" w:color="auto"/>
            <w:right w:val="none" w:sz="0" w:space="0" w:color="auto"/>
          </w:divBdr>
        </w:div>
        <w:div w:id="395982008">
          <w:marLeft w:val="640"/>
          <w:marRight w:val="0"/>
          <w:marTop w:val="0"/>
          <w:marBottom w:val="0"/>
          <w:divBdr>
            <w:top w:val="none" w:sz="0" w:space="0" w:color="auto"/>
            <w:left w:val="none" w:sz="0" w:space="0" w:color="auto"/>
            <w:bottom w:val="none" w:sz="0" w:space="0" w:color="auto"/>
            <w:right w:val="none" w:sz="0" w:space="0" w:color="auto"/>
          </w:divBdr>
        </w:div>
        <w:div w:id="435369097">
          <w:marLeft w:val="640"/>
          <w:marRight w:val="0"/>
          <w:marTop w:val="0"/>
          <w:marBottom w:val="0"/>
          <w:divBdr>
            <w:top w:val="none" w:sz="0" w:space="0" w:color="auto"/>
            <w:left w:val="none" w:sz="0" w:space="0" w:color="auto"/>
            <w:bottom w:val="none" w:sz="0" w:space="0" w:color="auto"/>
            <w:right w:val="none" w:sz="0" w:space="0" w:color="auto"/>
          </w:divBdr>
        </w:div>
        <w:div w:id="465396139">
          <w:marLeft w:val="640"/>
          <w:marRight w:val="0"/>
          <w:marTop w:val="0"/>
          <w:marBottom w:val="0"/>
          <w:divBdr>
            <w:top w:val="none" w:sz="0" w:space="0" w:color="auto"/>
            <w:left w:val="none" w:sz="0" w:space="0" w:color="auto"/>
            <w:bottom w:val="none" w:sz="0" w:space="0" w:color="auto"/>
            <w:right w:val="none" w:sz="0" w:space="0" w:color="auto"/>
          </w:divBdr>
        </w:div>
        <w:div w:id="486632691">
          <w:marLeft w:val="640"/>
          <w:marRight w:val="0"/>
          <w:marTop w:val="0"/>
          <w:marBottom w:val="0"/>
          <w:divBdr>
            <w:top w:val="none" w:sz="0" w:space="0" w:color="auto"/>
            <w:left w:val="none" w:sz="0" w:space="0" w:color="auto"/>
            <w:bottom w:val="none" w:sz="0" w:space="0" w:color="auto"/>
            <w:right w:val="none" w:sz="0" w:space="0" w:color="auto"/>
          </w:divBdr>
        </w:div>
        <w:div w:id="506100317">
          <w:marLeft w:val="640"/>
          <w:marRight w:val="0"/>
          <w:marTop w:val="0"/>
          <w:marBottom w:val="0"/>
          <w:divBdr>
            <w:top w:val="none" w:sz="0" w:space="0" w:color="auto"/>
            <w:left w:val="none" w:sz="0" w:space="0" w:color="auto"/>
            <w:bottom w:val="none" w:sz="0" w:space="0" w:color="auto"/>
            <w:right w:val="none" w:sz="0" w:space="0" w:color="auto"/>
          </w:divBdr>
        </w:div>
        <w:div w:id="519860744">
          <w:marLeft w:val="640"/>
          <w:marRight w:val="0"/>
          <w:marTop w:val="0"/>
          <w:marBottom w:val="0"/>
          <w:divBdr>
            <w:top w:val="none" w:sz="0" w:space="0" w:color="auto"/>
            <w:left w:val="none" w:sz="0" w:space="0" w:color="auto"/>
            <w:bottom w:val="none" w:sz="0" w:space="0" w:color="auto"/>
            <w:right w:val="none" w:sz="0" w:space="0" w:color="auto"/>
          </w:divBdr>
        </w:div>
        <w:div w:id="521867167">
          <w:marLeft w:val="640"/>
          <w:marRight w:val="0"/>
          <w:marTop w:val="0"/>
          <w:marBottom w:val="0"/>
          <w:divBdr>
            <w:top w:val="none" w:sz="0" w:space="0" w:color="auto"/>
            <w:left w:val="none" w:sz="0" w:space="0" w:color="auto"/>
            <w:bottom w:val="none" w:sz="0" w:space="0" w:color="auto"/>
            <w:right w:val="none" w:sz="0" w:space="0" w:color="auto"/>
          </w:divBdr>
        </w:div>
        <w:div w:id="522398495">
          <w:marLeft w:val="640"/>
          <w:marRight w:val="0"/>
          <w:marTop w:val="0"/>
          <w:marBottom w:val="0"/>
          <w:divBdr>
            <w:top w:val="none" w:sz="0" w:space="0" w:color="auto"/>
            <w:left w:val="none" w:sz="0" w:space="0" w:color="auto"/>
            <w:bottom w:val="none" w:sz="0" w:space="0" w:color="auto"/>
            <w:right w:val="none" w:sz="0" w:space="0" w:color="auto"/>
          </w:divBdr>
        </w:div>
        <w:div w:id="531694502">
          <w:marLeft w:val="640"/>
          <w:marRight w:val="0"/>
          <w:marTop w:val="0"/>
          <w:marBottom w:val="0"/>
          <w:divBdr>
            <w:top w:val="none" w:sz="0" w:space="0" w:color="auto"/>
            <w:left w:val="none" w:sz="0" w:space="0" w:color="auto"/>
            <w:bottom w:val="none" w:sz="0" w:space="0" w:color="auto"/>
            <w:right w:val="none" w:sz="0" w:space="0" w:color="auto"/>
          </w:divBdr>
        </w:div>
        <w:div w:id="567689553">
          <w:marLeft w:val="640"/>
          <w:marRight w:val="0"/>
          <w:marTop w:val="0"/>
          <w:marBottom w:val="0"/>
          <w:divBdr>
            <w:top w:val="none" w:sz="0" w:space="0" w:color="auto"/>
            <w:left w:val="none" w:sz="0" w:space="0" w:color="auto"/>
            <w:bottom w:val="none" w:sz="0" w:space="0" w:color="auto"/>
            <w:right w:val="none" w:sz="0" w:space="0" w:color="auto"/>
          </w:divBdr>
        </w:div>
        <w:div w:id="572936295">
          <w:marLeft w:val="640"/>
          <w:marRight w:val="0"/>
          <w:marTop w:val="0"/>
          <w:marBottom w:val="0"/>
          <w:divBdr>
            <w:top w:val="none" w:sz="0" w:space="0" w:color="auto"/>
            <w:left w:val="none" w:sz="0" w:space="0" w:color="auto"/>
            <w:bottom w:val="none" w:sz="0" w:space="0" w:color="auto"/>
            <w:right w:val="none" w:sz="0" w:space="0" w:color="auto"/>
          </w:divBdr>
        </w:div>
        <w:div w:id="583800335">
          <w:marLeft w:val="640"/>
          <w:marRight w:val="0"/>
          <w:marTop w:val="0"/>
          <w:marBottom w:val="0"/>
          <w:divBdr>
            <w:top w:val="none" w:sz="0" w:space="0" w:color="auto"/>
            <w:left w:val="none" w:sz="0" w:space="0" w:color="auto"/>
            <w:bottom w:val="none" w:sz="0" w:space="0" w:color="auto"/>
            <w:right w:val="none" w:sz="0" w:space="0" w:color="auto"/>
          </w:divBdr>
        </w:div>
        <w:div w:id="626471372">
          <w:marLeft w:val="640"/>
          <w:marRight w:val="0"/>
          <w:marTop w:val="0"/>
          <w:marBottom w:val="0"/>
          <w:divBdr>
            <w:top w:val="none" w:sz="0" w:space="0" w:color="auto"/>
            <w:left w:val="none" w:sz="0" w:space="0" w:color="auto"/>
            <w:bottom w:val="none" w:sz="0" w:space="0" w:color="auto"/>
            <w:right w:val="none" w:sz="0" w:space="0" w:color="auto"/>
          </w:divBdr>
        </w:div>
        <w:div w:id="631444106">
          <w:marLeft w:val="640"/>
          <w:marRight w:val="0"/>
          <w:marTop w:val="0"/>
          <w:marBottom w:val="0"/>
          <w:divBdr>
            <w:top w:val="none" w:sz="0" w:space="0" w:color="auto"/>
            <w:left w:val="none" w:sz="0" w:space="0" w:color="auto"/>
            <w:bottom w:val="none" w:sz="0" w:space="0" w:color="auto"/>
            <w:right w:val="none" w:sz="0" w:space="0" w:color="auto"/>
          </w:divBdr>
        </w:div>
        <w:div w:id="636033314">
          <w:marLeft w:val="640"/>
          <w:marRight w:val="0"/>
          <w:marTop w:val="0"/>
          <w:marBottom w:val="0"/>
          <w:divBdr>
            <w:top w:val="none" w:sz="0" w:space="0" w:color="auto"/>
            <w:left w:val="none" w:sz="0" w:space="0" w:color="auto"/>
            <w:bottom w:val="none" w:sz="0" w:space="0" w:color="auto"/>
            <w:right w:val="none" w:sz="0" w:space="0" w:color="auto"/>
          </w:divBdr>
        </w:div>
        <w:div w:id="645092283">
          <w:marLeft w:val="640"/>
          <w:marRight w:val="0"/>
          <w:marTop w:val="0"/>
          <w:marBottom w:val="0"/>
          <w:divBdr>
            <w:top w:val="none" w:sz="0" w:space="0" w:color="auto"/>
            <w:left w:val="none" w:sz="0" w:space="0" w:color="auto"/>
            <w:bottom w:val="none" w:sz="0" w:space="0" w:color="auto"/>
            <w:right w:val="none" w:sz="0" w:space="0" w:color="auto"/>
          </w:divBdr>
        </w:div>
        <w:div w:id="669598174">
          <w:marLeft w:val="640"/>
          <w:marRight w:val="0"/>
          <w:marTop w:val="0"/>
          <w:marBottom w:val="0"/>
          <w:divBdr>
            <w:top w:val="none" w:sz="0" w:space="0" w:color="auto"/>
            <w:left w:val="none" w:sz="0" w:space="0" w:color="auto"/>
            <w:bottom w:val="none" w:sz="0" w:space="0" w:color="auto"/>
            <w:right w:val="none" w:sz="0" w:space="0" w:color="auto"/>
          </w:divBdr>
        </w:div>
        <w:div w:id="702751806">
          <w:marLeft w:val="640"/>
          <w:marRight w:val="0"/>
          <w:marTop w:val="0"/>
          <w:marBottom w:val="0"/>
          <w:divBdr>
            <w:top w:val="none" w:sz="0" w:space="0" w:color="auto"/>
            <w:left w:val="none" w:sz="0" w:space="0" w:color="auto"/>
            <w:bottom w:val="none" w:sz="0" w:space="0" w:color="auto"/>
            <w:right w:val="none" w:sz="0" w:space="0" w:color="auto"/>
          </w:divBdr>
        </w:div>
        <w:div w:id="744688536">
          <w:marLeft w:val="640"/>
          <w:marRight w:val="0"/>
          <w:marTop w:val="0"/>
          <w:marBottom w:val="0"/>
          <w:divBdr>
            <w:top w:val="none" w:sz="0" w:space="0" w:color="auto"/>
            <w:left w:val="none" w:sz="0" w:space="0" w:color="auto"/>
            <w:bottom w:val="none" w:sz="0" w:space="0" w:color="auto"/>
            <w:right w:val="none" w:sz="0" w:space="0" w:color="auto"/>
          </w:divBdr>
        </w:div>
        <w:div w:id="748695536">
          <w:marLeft w:val="640"/>
          <w:marRight w:val="0"/>
          <w:marTop w:val="0"/>
          <w:marBottom w:val="0"/>
          <w:divBdr>
            <w:top w:val="none" w:sz="0" w:space="0" w:color="auto"/>
            <w:left w:val="none" w:sz="0" w:space="0" w:color="auto"/>
            <w:bottom w:val="none" w:sz="0" w:space="0" w:color="auto"/>
            <w:right w:val="none" w:sz="0" w:space="0" w:color="auto"/>
          </w:divBdr>
        </w:div>
        <w:div w:id="757941207">
          <w:marLeft w:val="640"/>
          <w:marRight w:val="0"/>
          <w:marTop w:val="0"/>
          <w:marBottom w:val="0"/>
          <w:divBdr>
            <w:top w:val="none" w:sz="0" w:space="0" w:color="auto"/>
            <w:left w:val="none" w:sz="0" w:space="0" w:color="auto"/>
            <w:bottom w:val="none" w:sz="0" w:space="0" w:color="auto"/>
            <w:right w:val="none" w:sz="0" w:space="0" w:color="auto"/>
          </w:divBdr>
        </w:div>
        <w:div w:id="800266386">
          <w:marLeft w:val="640"/>
          <w:marRight w:val="0"/>
          <w:marTop w:val="0"/>
          <w:marBottom w:val="0"/>
          <w:divBdr>
            <w:top w:val="none" w:sz="0" w:space="0" w:color="auto"/>
            <w:left w:val="none" w:sz="0" w:space="0" w:color="auto"/>
            <w:bottom w:val="none" w:sz="0" w:space="0" w:color="auto"/>
            <w:right w:val="none" w:sz="0" w:space="0" w:color="auto"/>
          </w:divBdr>
        </w:div>
        <w:div w:id="802626261">
          <w:marLeft w:val="640"/>
          <w:marRight w:val="0"/>
          <w:marTop w:val="0"/>
          <w:marBottom w:val="0"/>
          <w:divBdr>
            <w:top w:val="none" w:sz="0" w:space="0" w:color="auto"/>
            <w:left w:val="none" w:sz="0" w:space="0" w:color="auto"/>
            <w:bottom w:val="none" w:sz="0" w:space="0" w:color="auto"/>
            <w:right w:val="none" w:sz="0" w:space="0" w:color="auto"/>
          </w:divBdr>
        </w:div>
        <w:div w:id="826088848">
          <w:marLeft w:val="640"/>
          <w:marRight w:val="0"/>
          <w:marTop w:val="0"/>
          <w:marBottom w:val="0"/>
          <w:divBdr>
            <w:top w:val="none" w:sz="0" w:space="0" w:color="auto"/>
            <w:left w:val="none" w:sz="0" w:space="0" w:color="auto"/>
            <w:bottom w:val="none" w:sz="0" w:space="0" w:color="auto"/>
            <w:right w:val="none" w:sz="0" w:space="0" w:color="auto"/>
          </w:divBdr>
        </w:div>
        <w:div w:id="859971903">
          <w:marLeft w:val="640"/>
          <w:marRight w:val="0"/>
          <w:marTop w:val="0"/>
          <w:marBottom w:val="0"/>
          <w:divBdr>
            <w:top w:val="none" w:sz="0" w:space="0" w:color="auto"/>
            <w:left w:val="none" w:sz="0" w:space="0" w:color="auto"/>
            <w:bottom w:val="none" w:sz="0" w:space="0" w:color="auto"/>
            <w:right w:val="none" w:sz="0" w:space="0" w:color="auto"/>
          </w:divBdr>
        </w:div>
        <w:div w:id="860364259">
          <w:marLeft w:val="640"/>
          <w:marRight w:val="0"/>
          <w:marTop w:val="0"/>
          <w:marBottom w:val="0"/>
          <w:divBdr>
            <w:top w:val="none" w:sz="0" w:space="0" w:color="auto"/>
            <w:left w:val="none" w:sz="0" w:space="0" w:color="auto"/>
            <w:bottom w:val="none" w:sz="0" w:space="0" w:color="auto"/>
            <w:right w:val="none" w:sz="0" w:space="0" w:color="auto"/>
          </w:divBdr>
        </w:div>
        <w:div w:id="870799717">
          <w:marLeft w:val="640"/>
          <w:marRight w:val="0"/>
          <w:marTop w:val="0"/>
          <w:marBottom w:val="0"/>
          <w:divBdr>
            <w:top w:val="none" w:sz="0" w:space="0" w:color="auto"/>
            <w:left w:val="none" w:sz="0" w:space="0" w:color="auto"/>
            <w:bottom w:val="none" w:sz="0" w:space="0" w:color="auto"/>
            <w:right w:val="none" w:sz="0" w:space="0" w:color="auto"/>
          </w:divBdr>
        </w:div>
        <w:div w:id="902300911">
          <w:marLeft w:val="640"/>
          <w:marRight w:val="0"/>
          <w:marTop w:val="0"/>
          <w:marBottom w:val="0"/>
          <w:divBdr>
            <w:top w:val="none" w:sz="0" w:space="0" w:color="auto"/>
            <w:left w:val="none" w:sz="0" w:space="0" w:color="auto"/>
            <w:bottom w:val="none" w:sz="0" w:space="0" w:color="auto"/>
            <w:right w:val="none" w:sz="0" w:space="0" w:color="auto"/>
          </w:divBdr>
        </w:div>
        <w:div w:id="977497366">
          <w:marLeft w:val="640"/>
          <w:marRight w:val="0"/>
          <w:marTop w:val="0"/>
          <w:marBottom w:val="0"/>
          <w:divBdr>
            <w:top w:val="none" w:sz="0" w:space="0" w:color="auto"/>
            <w:left w:val="none" w:sz="0" w:space="0" w:color="auto"/>
            <w:bottom w:val="none" w:sz="0" w:space="0" w:color="auto"/>
            <w:right w:val="none" w:sz="0" w:space="0" w:color="auto"/>
          </w:divBdr>
        </w:div>
        <w:div w:id="985475717">
          <w:marLeft w:val="640"/>
          <w:marRight w:val="0"/>
          <w:marTop w:val="0"/>
          <w:marBottom w:val="0"/>
          <w:divBdr>
            <w:top w:val="none" w:sz="0" w:space="0" w:color="auto"/>
            <w:left w:val="none" w:sz="0" w:space="0" w:color="auto"/>
            <w:bottom w:val="none" w:sz="0" w:space="0" w:color="auto"/>
            <w:right w:val="none" w:sz="0" w:space="0" w:color="auto"/>
          </w:divBdr>
        </w:div>
        <w:div w:id="985819840">
          <w:marLeft w:val="640"/>
          <w:marRight w:val="0"/>
          <w:marTop w:val="0"/>
          <w:marBottom w:val="0"/>
          <w:divBdr>
            <w:top w:val="none" w:sz="0" w:space="0" w:color="auto"/>
            <w:left w:val="none" w:sz="0" w:space="0" w:color="auto"/>
            <w:bottom w:val="none" w:sz="0" w:space="0" w:color="auto"/>
            <w:right w:val="none" w:sz="0" w:space="0" w:color="auto"/>
          </w:divBdr>
        </w:div>
        <w:div w:id="991835913">
          <w:marLeft w:val="640"/>
          <w:marRight w:val="0"/>
          <w:marTop w:val="0"/>
          <w:marBottom w:val="0"/>
          <w:divBdr>
            <w:top w:val="none" w:sz="0" w:space="0" w:color="auto"/>
            <w:left w:val="none" w:sz="0" w:space="0" w:color="auto"/>
            <w:bottom w:val="none" w:sz="0" w:space="0" w:color="auto"/>
            <w:right w:val="none" w:sz="0" w:space="0" w:color="auto"/>
          </w:divBdr>
        </w:div>
        <w:div w:id="999502092">
          <w:marLeft w:val="640"/>
          <w:marRight w:val="0"/>
          <w:marTop w:val="0"/>
          <w:marBottom w:val="0"/>
          <w:divBdr>
            <w:top w:val="none" w:sz="0" w:space="0" w:color="auto"/>
            <w:left w:val="none" w:sz="0" w:space="0" w:color="auto"/>
            <w:bottom w:val="none" w:sz="0" w:space="0" w:color="auto"/>
            <w:right w:val="none" w:sz="0" w:space="0" w:color="auto"/>
          </w:divBdr>
        </w:div>
        <w:div w:id="1010135030">
          <w:marLeft w:val="640"/>
          <w:marRight w:val="0"/>
          <w:marTop w:val="0"/>
          <w:marBottom w:val="0"/>
          <w:divBdr>
            <w:top w:val="none" w:sz="0" w:space="0" w:color="auto"/>
            <w:left w:val="none" w:sz="0" w:space="0" w:color="auto"/>
            <w:bottom w:val="none" w:sz="0" w:space="0" w:color="auto"/>
            <w:right w:val="none" w:sz="0" w:space="0" w:color="auto"/>
          </w:divBdr>
        </w:div>
        <w:div w:id="1045103239">
          <w:marLeft w:val="640"/>
          <w:marRight w:val="0"/>
          <w:marTop w:val="0"/>
          <w:marBottom w:val="0"/>
          <w:divBdr>
            <w:top w:val="none" w:sz="0" w:space="0" w:color="auto"/>
            <w:left w:val="none" w:sz="0" w:space="0" w:color="auto"/>
            <w:bottom w:val="none" w:sz="0" w:space="0" w:color="auto"/>
            <w:right w:val="none" w:sz="0" w:space="0" w:color="auto"/>
          </w:divBdr>
        </w:div>
        <w:div w:id="1103107041">
          <w:marLeft w:val="640"/>
          <w:marRight w:val="0"/>
          <w:marTop w:val="0"/>
          <w:marBottom w:val="0"/>
          <w:divBdr>
            <w:top w:val="none" w:sz="0" w:space="0" w:color="auto"/>
            <w:left w:val="none" w:sz="0" w:space="0" w:color="auto"/>
            <w:bottom w:val="none" w:sz="0" w:space="0" w:color="auto"/>
            <w:right w:val="none" w:sz="0" w:space="0" w:color="auto"/>
          </w:divBdr>
        </w:div>
        <w:div w:id="1109200758">
          <w:marLeft w:val="640"/>
          <w:marRight w:val="0"/>
          <w:marTop w:val="0"/>
          <w:marBottom w:val="0"/>
          <w:divBdr>
            <w:top w:val="none" w:sz="0" w:space="0" w:color="auto"/>
            <w:left w:val="none" w:sz="0" w:space="0" w:color="auto"/>
            <w:bottom w:val="none" w:sz="0" w:space="0" w:color="auto"/>
            <w:right w:val="none" w:sz="0" w:space="0" w:color="auto"/>
          </w:divBdr>
        </w:div>
        <w:div w:id="1119642665">
          <w:marLeft w:val="640"/>
          <w:marRight w:val="0"/>
          <w:marTop w:val="0"/>
          <w:marBottom w:val="0"/>
          <w:divBdr>
            <w:top w:val="none" w:sz="0" w:space="0" w:color="auto"/>
            <w:left w:val="none" w:sz="0" w:space="0" w:color="auto"/>
            <w:bottom w:val="none" w:sz="0" w:space="0" w:color="auto"/>
            <w:right w:val="none" w:sz="0" w:space="0" w:color="auto"/>
          </w:divBdr>
        </w:div>
        <w:div w:id="1127429825">
          <w:marLeft w:val="640"/>
          <w:marRight w:val="0"/>
          <w:marTop w:val="0"/>
          <w:marBottom w:val="0"/>
          <w:divBdr>
            <w:top w:val="none" w:sz="0" w:space="0" w:color="auto"/>
            <w:left w:val="none" w:sz="0" w:space="0" w:color="auto"/>
            <w:bottom w:val="none" w:sz="0" w:space="0" w:color="auto"/>
            <w:right w:val="none" w:sz="0" w:space="0" w:color="auto"/>
          </w:divBdr>
        </w:div>
        <w:div w:id="1133863438">
          <w:marLeft w:val="640"/>
          <w:marRight w:val="0"/>
          <w:marTop w:val="0"/>
          <w:marBottom w:val="0"/>
          <w:divBdr>
            <w:top w:val="none" w:sz="0" w:space="0" w:color="auto"/>
            <w:left w:val="none" w:sz="0" w:space="0" w:color="auto"/>
            <w:bottom w:val="none" w:sz="0" w:space="0" w:color="auto"/>
            <w:right w:val="none" w:sz="0" w:space="0" w:color="auto"/>
          </w:divBdr>
        </w:div>
        <w:div w:id="1147743656">
          <w:marLeft w:val="640"/>
          <w:marRight w:val="0"/>
          <w:marTop w:val="0"/>
          <w:marBottom w:val="0"/>
          <w:divBdr>
            <w:top w:val="none" w:sz="0" w:space="0" w:color="auto"/>
            <w:left w:val="none" w:sz="0" w:space="0" w:color="auto"/>
            <w:bottom w:val="none" w:sz="0" w:space="0" w:color="auto"/>
            <w:right w:val="none" w:sz="0" w:space="0" w:color="auto"/>
          </w:divBdr>
        </w:div>
        <w:div w:id="1171481121">
          <w:marLeft w:val="640"/>
          <w:marRight w:val="0"/>
          <w:marTop w:val="0"/>
          <w:marBottom w:val="0"/>
          <w:divBdr>
            <w:top w:val="none" w:sz="0" w:space="0" w:color="auto"/>
            <w:left w:val="none" w:sz="0" w:space="0" w:color="auto"/>
            <w:bottom w:val="none" w:sz="0" w:space="0" w:color="auto"/>
            <w:right w:val="none" w:sz="0" w:space="0" w:color="auto"/>
          </w:divBdr>
        </w:div>
        <w:div w:id="1194802445">
          <w:marLeft w:val="640"/>
          <w:marRight w:val="0"/>
          <w:marTop w:val="0"/>
          <w:marBottom w:val="0"/>
          <w:divBdr>
            <w:top w:val="none" w:sz="0" w:space="0" w:color="auto"/>
            <w:left w:val="none" w:sz="0" w:space="0" w:color="auto"/>
            <w:bottom w:val="none" w:sz="0" w:space="0" w:color="auto"/>
            <w:right w:val="none" w:sz="0" w:space="0" w:color="auto"/>
          </w:divBdr>
        </w:div>
        <w:div w:id="1212575914">
          <w:marLeft w:val="640"/>
          <w:marRight w:val="0"/>
          <w:marTop w:val="0"/>
          <w:marBottom w:val="0"/>
          <w:divBdr>
            <w:top w:val="none" w:sz="0" w:space="0" w:color="auto"/>
            <w:left w:val="none" w:sz="0" w:space="0" w:color="auto"/>
            <w:bottom w:val="none" w:sz="0" w:space="0" w:color="auto"/>
            <w:right w:val="none" w:sz="0" w:space="0" w:color="auto"/>
          </w:divBdr>
        </w:div>
        <w:div w:id="1216165279">
          <w:marLeft w:val="640"/>
          <w:marRight w:val="0"/>
          <w:marTop w:val="0"/>
          <w:marBottom w:val="0"/>
          <w:divBdr>
            <w:top w:val="none" w:sz="0" w:space="0" w:color="auto"/>
            <w:left w:val="none" w:sz="0" w:space="0" w:color="auto"/>
            <w:bottom w:val="none" w:sz="0" w:space="0" w:color="auto"/>
            <w:right w:val="none" w:sz="0" w:space="0" w:color="auto"/>
          </w:divBdr>
        </w:div>
        <w:div w:id="1234705282">
          <w:marLeft w:val="640"/>
          <w:marRight w:val="0"/>
          <w:marTop w:val="0"/>
          <w:marBottom w:val="0"/>
          <w:divBdr>
            <w:top w:val="none" w:sz="0" w:space="0" w:color="auto"/>
            <w:left w:val="none" w:sz="0" w:space="0" w:color="auto"/>
            <w:bottom w:val="none" w:sz="0" w:space="0" w:color="auto"/>
            <w:right w:val="none" w:sz="0" w:space="0" w:color="auto"/>
          </w:divBdr>
        </w:div>
        <w:div w:id="1265652496">
          <w:marLeft w:val="640"/>
          <w:marRight w:val="0"/>
          <w:marTop w:val="0"/>
          <w:marBottom w:val="0"/>
          <w:divBdr>
            <w:top w:val="none" w:sz="0" w:space="0" w:color="auto"/>
            <w:left w:val="none" w:sz="0" w:space="0" w:color="auto"/>
            <w:bottom w:val="none" w:sz="0" w:space="0" w:color="auto"/>
            <w:right w:val="none" w:sz="0" w:space="0" w:color="auto"/>
          </w:divBdr>
        </w:div>
        <w:div w:id="1266228433">
          <w:marLeft w:val="640"/>
          <w:marRight w:val="0"/>
          <w:marTop w:val="0"/>
          <w:marBottom w:val="0"/>
          <w:divBdr>
            <w:top w:val="none" w:sz="0" w:space="0" w:color="auto"/>
            <w:left w:val="none" w:sz="0" w:space="0" w:color="auto"/>
            <w:bottom w:val="none" w:sz="0" w:space="0" w:color="auto"/>
            <w:right w:val="none" w:sz="0" w:space="0" w:color="auto"/>
          </w:divBdr>
        </w:div>
        <w:div w:id="1289046419">
          <w:marLeft w:val="640"/>
          <w:marRight w:val="0"/>
          <w:marTop w:val="0"/>
          <w:marBottom w:val="0"/>
          <w:divBdr>
            <w:top w:val="none" w:sz="0" w:space="0" w:color="auto"/>
            <w:left w:val="none" w:sz="0" w:space="0" w:color="auto"/>
            <w:bottom w:val="none" w:sz="0" w:space="0" w:color="auto"/>
            <w:right w:val="none" w:sz="0" w:space="0" w:color="auto"/>
          </w:divBdr>
        </w:div>
        <w:div w:id="1315329802">
          <w:marLeft w:val="640"/>
          <w:marRight w:val="0"/>
          <w:marTop w:val="0"/>
          <w:marBottom w:val="0"/>
          <w:divBdr>
            <w:top w:val="none" w:sz="0" w:space="0" w:color="auto"/>
            <w:left w:val="none" w:sz="0" w:space="0" w:color="auto"/>
            <w:bottom w:val="none" w:sz="0" w:space="0" w:color="auto"/>
            <w:right w:val="none" w:sz="0" w:space="0" w:color="auto"/>
          </w:divBdr>
        </w:div>
        <w:div w:id="1318920459">
          <w:marLeft w:val="640"/>
          <w:marRight w:val="0"/>
          <w:marTop w:val="0"/>
          <w:marBottom w:val="0"/>
          <w:divBdr>
            <w:top w:val="none" w:sz="0" w:space="0" w:color="auto"/>
            <w:left w:val="none" w:sz="0" w:space="0" w:color="auto"/>
            <w:bottom w:val="none" w:sz="0" w:space="0" w:color="auto"/>
            <w:right w:val="none" w:sz="0" w:space="0" w:color="auto"/>
          </w:divBdr>
        </w:div>
        <w:div w:id="1363822892">
          <w:marLeft w:val="640"/>
          <w:marRight w:val="0"/>
          <w:marTop w:val="0"/>
          <w:marBottom w:val="0"/>
          <w:divBdr>
            <w:top w:val="none" w:sz="0" w:space="0" w:color="auto"/>
            <w:left w:val="none" w:sz="0" w:space="0" w:color="auto"/>
            <w:bottom w:val="none" w:sz="0" w:space="0" w:color="auto"/>
            <w:right w:val="none" w:sz="0" w:space="0" w:color="auto"/>
          </w:divBdr>
        </w:div>
        <w:div w:id="1399135484">
          <w:marLeft w:val="640"/>
          <w:marRight w:val="0"/>
          <w:marTop w:val="0"/>
          <w:marBottom w:val="0"/>
          <w:divBdr>
            <w:top w:val="none" w:sz="0" w:space="0" w:color="auto"/>
            <w:left w:val="none" w:sz="0" w:space="0" w:color="auto"/>
            <w:bottom w:val="none" w:sz="0" w:space="0" w:color="auto"/>
            <w:right w:val="none" w:sz="0" w:space="0" w:color="auto"/>
          </w:divBdr>
        </w:div>
        <w:div w:id="1410956113">
          <w:marLeft w:val="640"/>
          <w:marRight w:val="0"/>
          <w:marTop w:val="0"/>
          <w:marBottom w:val="0"/>
          <w:divBdr>
            <w:top w:val="none" w:sz="0" w:space="0" w:color="auto"/>
            <w:left w:val="none" w:sz="0" w:space="0" w:color="auto"/>
            <w:bottom w:val="none" w:sz="0" w:space="0" w:color="auto"/>
            <w:right w:val="none" w:sz="0" w:space="0" w:color="auto"/>
          </w:divBdr>
        </w:div>
        <w:div w:id="1411079051">
          <w:marLeft w:val="640"/>
          <w:marRight w:val="0"/>
          <w:marTop w:val="0"/>
          <w:marBottom w:val="0"/>
          <w:divBdr>
            <w:top w:val="none" w:sz="0" w:space="0" w:color="auto"/>
            <w:left w:val="none" w:sz="0" w:space="0" w:color="auto"/>
            <w:bottom w:val="none" w:sz="0" w:space="0" w:color="auto"/>
            <w:right w:val="none" w:sz="0" w:space="0" w:color="auto"/>
          </w:divBdr>
        </w:div>
        <w:div w:id="1433547686">
          <w:marLeft w:val="640"/>
          <w:marRight w:val="0"/>
          <w:marTop w:val="0"/>
          <w:marBottom w:val="0"/>
          <w:divBdr>
            <w:top w:val="none" w:sz="0" w:space="0" w:color="auto"/>
            <w:left w:val="none" w:sz="0" w:space="0" w:color="auto"/>
            <w:bottom w:val="none" w:sz="0" w:space="0" w:color="auto"/>
            <w:right w:val="none" w:sz="0" w:space="0" w:color="auto"/>
          </w:divBdr>
        </w:div>
        <w:div w:id="1443302220">
          <w:marLeft w:val="640"/>
          <w:marRight w:val="0"/>
          <w:marTop w:val="0"/>
          <w:marBottom w:val="0"/>
          <w:divBdr>
            <w:top w:val="none" w:sz="0" w:space="0" w:color="auto"/>
            <w:left w:val="none" w:sz="0" w:space="0" w:color="auto"/>
            <w:bottom w:val="none" w:sz="0" w:space="0" w:color="auto"/>
            <w:right w:val="none" w:sz="0" w:space="0" w:color="auto"/>
          </w:divBdr>
        </w:div>
        <w:div w:id="1459183033">
          <w:marLeft w:val="640"/>
          <w:marRight w:val="0"/>
          <w:marTop w:val="0"/>
          <w:marBottom w:val="0"/>
          <w:divBdr>
            <w:top w:val="none" w:sz="0" w:space="0" w:color="auto"/>
            <w:left w:val="none" w:sz="0" w:space="0" w:color="auto"/>
            <w:bottom w:val="none" w:sz="0" w:space="0" w:color="auto"/>
            <w:right w:val="none" w:sz="0" w:space="0" w:color="auto"/>
          </w:divBdr>
        </w:div>
        <w:div w:id="1480729398">
          <w:marLeft w:val="640"/>
          <w:marRight w:val="0"/>
          <w:marTop w:val="0"/>
          <w:marBottom w:val="0"/>
          <w:divBdr>
            <w:top w:val="none" w:sz="0" w:space="0" w:color="auto"/>
            <w:left w:val="none" w:sz="0" w:space="0" w:color="auto"/>
            <w:bottom w:val="none" w:sz="0" w:space="0" w:color="auto"/>
            <w:right w:val="none" w:sz="0" w:space="0" w:color="auto"/>
          </w:divBdr>
        </w:div>
        <w:div w:id="1487017717">
          <w:marLeft w:val="640"/>
          <w:marRight w:val="0"/>
          <w:marTop w:val="0"/>
          <w:marBottom w:val="0"/>
          <w:divBdr>
            <w:top w:val="none" w:sz="0" w:space="0" w:color="auto"/>
            <w:left w:val="none" w:sz="0" w:space="0" w:color="auto"/>
            <w:bottom w:val="none" w:sz="0" w:space="0" w:color="auto"/>
            <w:right w:val="none" w:sz="0" w:space="0" w:color="auto"/>
          </w:divBdr>
        </w:div>
        <w:div w:id="1491218250">
          <w:marLeft w:val="640"/>
          <w:marRight w:val="0"/>
          <w:marTop w:val="0"/>
          <w:marBottom w:val="0"/>
          <w:divBdr>
            <w:top w:val="none" w:sz="0" w:space="0" w:color="auto"/>
            <w:left w:val="none" w:sz="0" w:space="0" w:color="auto"/>
            <w:bottom w:val="none" w:sz="0" w:space="0" w:color="auto"/>
            <w:right w:val="none" w:sz="0" w:space="0" w:color="auto"/>
          </w:divBdr>
        </w:div>
        <w:div w:id="1499422498">
          <w:marLeft w:val="640"/>
          <w:marRight w:val="0"/>
          <w:marTop w:val="0"/>
          <w:marBottom w:val="0"/>
          <w:divBdr>
            <w:top w:val="none" w:sz="0" w:space="0" w:color="auto"/>
            <w:left w:val="none" w:sz="0" w:space="0" w:color="auto"/>
            <w:bottom w:val="none" w:sz="0" w:space="0" w:color="auto"/>
            <w:right w:val="none" w:sz="0" w:space="0" w:color="auto"/>
          </w:divBdr>
        </w:div>
        <w:div w:id="1499806705">
          <w:marLeft w:val="640"/>
          <w:marRight w:val="0"/>
          <w:marTop w:val="0"/>
          <w:marBottom w:val="0"/>
          <w:divBdr>
            <w:top w:val="none" w:sz="0" w:space="0" w:color="auto"/>
            <w:left w:val="none" w:sz="0" w:space="0" w:color="auto"/>
            <w:bottom w:val="none" w:sz="0" w:space="0" w:color="auto"/>
            <w:right w:val="none" w:sz="0" w:space="0" w:color="auto"/>
          </w:divBdr>
        </w:div>
        <w:div w:id="1521702871">
          <w:marLeft w:val="640"/>
          <w:marRight w:val="0"/>
          <w:marTop w:val="0"/>
          <w:marBottom w:val="0"/>
          <w:divBdr>
            <w:top w:val="none" w:sz="0" w:space="0" w:color="auto"/>
            <w:left w:val="none" w:sz="0" w:space="0" w:color="auto"/>
            <w:bottom w:val="none" w:sz="0" w:space="0" w:color="auto"/>
            <w:right w:val="none" w:sz="0" w:space="0" w:color="auto"/>
          </w:divBdr>
        </w:div>
        <w:div w:id="1609000223">
          <w:marLeft w:val="640"/>
          <w:marRight w:val="0"/>
          <w:marTop w:val="0"/>
          <w:marBottom w:val="0"/>
          <w:divBdr>
            <w:top w:val="none" w:sz="0" w:space="0" w:color="auto"/>
            <w:left w:val="none" w:sz="0" w:space="0" w:color="auto"/>
            <w:bottom w:val="none" w:sz="0" w:space="0" w:color="auto"/>
            <w:right w:val="none" w:sz="0" w:space="0" w:color="auto"/>
          </w:divBdr>
        </w:div>
        <w:div w:id="1651324051">
          <w:marLeft w:val="640"/>
          <w:marRight w:val="0"/>
          <w:marTop w:val="0"/>
          <w:marBottom w:val="0"/>
          <w:divBdr>
            <w:top w:val="none" w:sz="0" w:space="0" w:color="auto"/>
            <w:left w:val="none" w:sz="0" w:space="0" w:color="auto"/>
            <w:bottom w:val="none" w:sz="0" w:space="0" w:color="auto"/>
            <w:right w:val="none" w:sz="0" w:space="0" w:color="auto"/>
          </w:divBdr>
        </w:div>
        <w:div w:id="1687560092">
          <w:marLeft w:val="640"/>
          <w:marRight w:val="0"/>
          <w:marTop w:val="0"/>
          <w:marBottom w:val="0"/>
          <w:divBdr>
            <w:top w:val="none" w:sz="0" w:space="0" w:color="auto"/>
            <w:left w:val="none" w:sz="0" w:space="0" w:color="auto"/>
            <w:bottom w:val="none" w:sz="0" w:space="0" w:color="auto"/>
            <w:right w:val="none" w:sz="0" w:space="0" w:color="auto"/>
          </w:divBdr>
        </w:div>
        <w:div w:id="1688872184">
          <w:marLeft w:val="640"/>
          <w:marRight w:val="0"/>
          <w:marTop w:val="0"/>
          <w:marBottom w:val="0"/>
          <w:divBdr>
            <w:top w:val="none" w:sz="0" w:space="0" w:color="auto"/>
            <w:left w:val="none" w:sz="0" w:space="0" w:color="auto"/>
            <w:bottom w:val="none" w:sz="0" w:space="0" w:color="auto"/>
            <w:right w:val="none" w:sz="0" w:space="0" w:color="auto"/>
          </w:divBdr>
        </w:div>
        <w:div w:id="1701085010">
          <w:marLeft w:val="640"/>
          <w:marRight w:val="0"/>
          <w:marTop w:val="0"/>
          <w:marBottom w:val="0"/>
          <w:divBdr>
            <w:top w:val="none" w:sz="0" w:space="0" w:color="auto"/>
            <w:left w:val="none" w:sz="0" w:space="0" w:color="auto"/>
            <w:bottom w:val="none" w:sz="0" w:space="0" w:color="auto"/>
            <w:right w:val="none" w:sz="0" w:space="0" w:color="auto"/>
          </w:divBdr>
        </w:div>
        <w:div w:id="1757441146">
          <w:marLeft w:val="640"/>
          <w:marRight w:val="0"/>
          <w:marTop w:val="0"/>
          <w:marBottom w:val="0"/>
          <w:divBdr>
            <w:top w:val="none" w:sz="0" w:space="0" w:color="auto"/>
            <w:left w:val="none" w:sz="0" w:space="0" w:color="auto"/>
            <w:bottom w:val="none" w:sz="0" w:space="0" w:color="auto"/>
            <w:right w:val="none" w:sz="0" w:space="0" w:color="auto"/>
          </w:divBdr>
        </w:div>
        <w:div w:id="1757551239">
          <w:marLeft w:val="640"/>
          <w:marRight w:val="0"/>
          <w:marTop w:val="0"/>
          <w:marBottom w:val="0"/>
          <w:divBdr>
            <w:top w:val="none" w:sz="0" w:space="0" w:color="auto"/>
            <w:left w:val="none" w:sz="0" w:space="0" w:color="auto"/>
            <w:bottom w:val="none" w:sz="0" w:space="0" w:color="auto"/>
            <w:right w:val="none" w:sz="0" w:space="0" w:color="auto"/>
          </w:divBdr>
        </w:div>
        <w:div w:id="1766732547">
          <w:marLeft w:val="640"/>
          <w:marRight w:val="0"/>
          <w:marTop w:val="0"/>
          <w:marBottom w:val="0"/>
          <w:divBdr>
            <w:top w:val="none" w:sz="0" w:space="0" w:color="auto"/>
            <w:left w:val="none" w:sz="0" w:space="0" w:color="auto"/>
            <w:bottom w:val="none" w:sz="0" w:space="0" w:color="auto"/>
            <w:right w:val="none" w:sz="0" w:space="0" w:color="auto"/>
          </w:divBdr>
        </w:div>
        <w:div w:id="1777216191">
          <w:marLeft w:val="640"/>
          <w:marRight w:val="0"/>
          <w:marTop w:val="0"/>
          <w:marBottom w:val="0"/>
          <w:divBdr>
            <w:top w:val="none" w:sz="0" w:space="0" w:color="auto"/>
            <w:left w:val="none" w:sz="0" w:space="0" w:color="auto"/>
            <w:bottom w:val="none" w:sz="0" w:space="0" w:color="auto"/>
            <w:right w:val="none" w:sz="0" w:space="0" w:color="auto"/>
          </w:divBdr>
        </w:div>
        <w:div w:id="1781949965">
          <w:marLeft w:val="640"/>
          <w:marRight w:val="0"/>
          <w:marTop w:val="0"/>
          <w:marBottom w:val="0"/>
          <w:divBdr>
            <w:top w:val="none" w:sz="0" w:space="0" w:color="auto"/>
            <w:left w:val="none" w:sz="0" w:space="0" w:color="auto"/>
            <w:bottom w:val="none" w:sz="0" w:space="0" w:color="auto"/>
            <w:right w:val="none" w:sz="0" w:space="0" w:color="auto"/>
          </w:divBdr>
        </w:div>
        <w:div w:id="1839420215">
          <w:marLeft w:val="640"/>
          <w:marRight w:val="0"/>
          <w:marTop w:val="0"/>
          <w:marBottom w:val="0"/>
          <w:divBdr>
            <w:top w:val="none" w:sz="0" w:space="0" w:color="auto"/>
            <w:left w:val="none" w:sz="0" w:space="0" w:color="auto"/>
            <w:bottom w:val="none" w:sz="0" w:space="0" w:color="auto"/>
            <w:right w:val="none" w:sz="0" w:space="0" w:color="auto"/>
          </w:divBdr>
        </w:div>
        <w:div w:id="1890722638">
          <w:marLeft w:val="640"/>
          <w:marRight w:val="0"/>
          <w:marTop w:val="0"/>
          <w:marBottom w:val="0"/>
          <w:divBdr>
            <w:top w:val="none" w:sz="0" w:space="0" w:color="auto"/>
            <w:left w:val="none" w:sz="0" w:space="0" w:color="auto"/>
            <w:bottom w:val="none" w:sz="0" w:space="0" w:color="auto"/>
            <w:right w:val="none" w:sz="0" w:space="0" w:color="auto"/>
          </w:divBdr>
        </w:div>
        <w:div w:id="1893731128">
          <w:marLeft w:val="640"/>
          <w:marRight w:val="0"/>
          <w:marTop w:val="0"/>
          <w:marBottom w:val="0"/>
          <w:divBdr>
            <w:top w:val="none" w:sz="0" w:space="0" w:color="auto"/>
            <w:left w:val="none" w:sz="0" w:space="0" w:color="auto"/>
            <w:bottom w:val="none" w:sz="0" w:space="0" w:color="auto"/>
            <w:right w:val="none" w:sz="0" w:space="0" w:color="auto"/>
          </w:divBdr>
        </w:div>
        <w:div w:id="1906990114">
          <w:marLeft w:val="640"/>
          <w:marRight w:val="0"/>
          <w:marTop w:val="0"/>
          <w:marBottom w:val="0"/>
          <w:divBdr>
            <w:top w:val="none" w:sz="0" w:space="0" w:color="auto"/>
            <w:left w:val="none" w:sz="0" w:space="0" w:color="auto"/>
            <w:bottom w:val="none" w:sz="0" w:space="0" w:color="auto"/>
            <w:right w:val="none" w:sz="0" w:space="0" w:color="auto"/>
          </w:divBdr>
        </w:div>
        <w:div w:id="1911235288">
          <w:marLeft w:val="640"/>
          <w:marRight w:val="0"/>
          <w:marTop w:val="0"/>
          <w:marBottom w:val="0"/>
          <w:divBdr>
            <w:top w:val="none" w:sz="0" w:space="0" w:color="auto"/>
            <w:left w:val="none" w:sz="0" w:space="0" w:color="auto"/>
            <w:bottom w:val="none" w:sz="0" w:space="0" w:color="auto"/>
            <w:right w:val="none" w:sz="0" w:space="0" w:color="auto"/>
          </w:divBdr>
        </w:div>
        <w:div w:id="1920403170">
          <w:marLeft w:val="640"/>
          <w:marRight w:val="0"/>
          <w:marTop w:val="0"/>
          <w:marBottom w:val="0"/>
          <w:divBdr>
            <w:top w:val="none" w:sz="0" w:space="0" w:color="auto"/>
            <w:left w:val="none" w:sz="0" w:space="0" w:color="auto"/>
            <w:bottom w:val="none" w:sz="0" w:space="0" w:color="auto"/>
            <w:right w:val="none" w:sz="0" w:space="0" w:color="auto"/>
          </w:divBdr>
        </w:div>
        <w:div w:id="1949041769">
          <w:marLeft w:val="640"/>
          <w:marRight w:val="0"/>
          <w:marTop w:val="0"/>
          <w:marBottom w:val="0"/>
          <w:divBdr>
            <w:top w:val="none" w:sz="0" w:space="0" w:color="auto"/>
            <w:left w:val="none" w:sz="0" w:space="0" w:color="auto"/>
            <w:bottom w:val="none" w:sz="0" w:space="0" w:color="auto"/>
            <w:right w:val="none" w:sz="0" w:space="0" w:color="auto"/>
          </w:divBdr>
        </w:div>
        <w:div w:id="1951348909">
          <w:marLeft w:val="640"/>
          <w:marRight w:val="0"/>
          <w:marTop w:val="0"/>
          <w:marBottom w:val="0"/>
          <w:divBdr>
            <w:top w:val="none" w:sz="0" w:space="0" w:color="auto"/>
            <w:left w:val="none" w:sz="0" w:space="0" w:color="auto"/>
            <w:bottom w:val="none" w:sz="0" w:space="0" w:color="auto"/>
            <w:right w:val="none" w:sz="0" w:space="0" w:color="auto"/>
          </w:divBdr>
        </w:div>
        <w:div w:id="1978411305">
          <w:marLeft w:val="640"/>
          <w:marRight w:val="0"/>
          <w:marTop w:val="0"/>
          <w:marBottom w:val="0"/>
          <w:divBdr>
            <w:top w:val="none" w:sz="0" w:space="0" w:color="auto"/>
            <w:left w:val="none" w:sz="0" w:space="0" w:color="auto"/>
            <w:bottom w:val="none" w:sz="0" w:space="0" w:color="auto"/>
            <w:right w:val="none" w:sz="0" w:space="0" w:color="auto"/>
          </w:divBdr>
        </w:div>
        <w:div w:id="1990673367">
          <w:marLeft w:val="640"/>
          <w:marRight w:val="0"/>
          <w:marTop w:val="0"/>
          <w:marBottom w:val="0"/>
          <w:divBdr>
            <w:top w:val="none" w:sz="0" w:space="0" w:color="auto"/>
            <w:left w:val="none" w:sz="0" w:space="0" w:color="auto"/>
            <w:bottom w:val="none" w:sz="0" w:space="0" w:color="auto"/>
            <w:right w:val="none" w:sz="0" w:space="0" w:color="auto"/>
          </w:divBdr>
        </w:div>
        <w:div w:id="2015258482">
          <w:marLeft w:val="640"/>
          <w:marRight w:val="0"/>
          <w:marTop w:val="0"/>
          <w:marBottom w:val="0"/>
          <w:divBdr>
            <w:top w:val="none" w:sz="0" w:space="0" w:color="auto"/>
            <w:left w:val="none" w:sz="0" w:space="0" w:color="auto"/>
            <w:bottom w:val="none" w:sz="0" w:space="0" w:color="auto"/>
            <w:right w:val="none" w:sz="0" w:space="0" w:color="auto"/>
          </w:divBdr>
        </w:div>
        <w:div w:id="2015262994">
          <w:marLeft w:val="640"/>
          <w:marRight w:val="0"/>
          <w:marTop w:val="0"/>
          <w:marBottom w:val="0"/>
          <w:divBdr>
            <w:top w:val="none" w:sz="0" w:space="0" w:color="auto"/>
            <w:left w:val="none" w:sz="0" w:space="0" w:color="auto"/>
            <w:bottom w:val="none" w:sz="0" w:space="0" w:color="auto"/>
            <w:right w:val="none" w:sz="0" w:space="0" w:color="auto"/>
          </w:divBdr>
        </w:div>
        <w:div w:id="2022856160">
          <w:marLeft w:val="640"/>
          <w:marRight w:val="0"/>
          <w:marTop w:val="0"/>
          <w:marBottom w:val="0"/>
          <w:divBdr>
            <w:top w:val="none" w:sz="0" w:space="0" w:color="auto"/>
            <w:left w:val="none" w:sz="0" w:space="0" w:color="auto"/>
            <w:bottom w:val="none" w:sz="0" w:space="0" w:color="auto"/>
            <w:right w:val="none" w:sz="0" w:space="0" w:color="auto"/>
          </w:divBdr>
        </w:div>
        <w:div w:id="2025282461">
          <w:marLeft w:val="640"/>
          <w:marRight w:val="0"/>
          <w:marTop w:val="0"/>
          <w:marBottom w:val="0"/>
          <w:divBdr>
            <w:top w:val="none" w:sz="0" w:space="0" w:color="auto"/>
            <w:left w:val="none" w:sz="0" w:space="0" w:color="auto"/>
            <w:bottom w:val="none" w:sz="0" w:space="0" w:color="auto"/>
            <w:right w:val="none" w:sz="0" w:space="0" w:color="auto"/>
          </w:divBdr>
        </w:div>
        <w:div w:id="2025670410">
          <w:marLeft w:val="640"/>
          <w:marRight w:val="0"/>
          <w:marTop w:val="0"/>
          <w:marBottom w:val="0"/>
          <w:divBdr>
            <w:top w:val="none" w:sz="0" w:space="0" w:color="auto"/>
            <w:left w:val="none" w:sz="0" w:space="0" w:color="auto"/>
            <w:bottom w:val="none" w:sz="0" w:space="0" w:color="auto"/>
            <w:right w:val="none" w:sz="0" w:space="0" w:color="auto"/>
          </w:divBdr>
        </w:div>
        <w:div w:id="2041664509">
          <w:marLeft w:val="640"/>
          <w:marRight w:val="0"/>
          <w:marTop w:val="0"/>
          <w:marBottom w:val="0"/>
          <w:divBdr>
            <w:top w:val="none" w:sz="0" w:space="0" w:color="auto"/>
            <w:left w:val="none" w:sz="0" w:space="0" w:color="auto"/>
            <w:bottom w:val="none" w:sz="0" w:space="0" w:color="auto"/>
            <w:right w:val="none" w:sz="0" w:space="0" w:color="auto"/>
          </w:divBdr>
        </w:div>
        <w:div w:id="2061509821">
          <w:marLeft w:val="640"/>
          <w:marRight w:val="0"/>
          <w:marTop w:val="0"/>
          <w:marBottom w:val="0"/>
          <w:divBdr>
            <w:top w:val="none" w:sz="0" w:space="0" w:color="auto"/>
            <w:left w:val="none" w:sz="0" w:space="0" w:color="auto"/>
            <w:bottom w:val="none" w:sz="0" w:space="0" w:color="auto"/>
            <w:right w:val="none" w:sz="0" w:space="0" w:color="auto"/>
          </w:divBdr>
        </w:div>
        <w:div w:id="2096130041">
          <w:marLeft w:val="640"/>
          <w:marRight w:val="0"/>
          <w:marTop w:val="0"/>
          <w:marBottom w:val="0"/>
          <w:divBdr>
            <w:top w:val="none" w:sz="0" w:space="0" w:color="auto"/>
            <w:left w:val="none" w:sz="0" w:space="0" w:color="auto"/>
            <w:bottom w:val="none" w:sz="0" w:space="0" w:color="auto"/>
            <w:right w:val="none" w:sz="0" w:space="0" w:color="auto"/>
          </w:divBdr>
        </w:div>
        <w:div w:id="2104838135">
          <w:marLeft w:val="640"/>
          <w:marRight w:val="0"/>
          <w:marTop w:val="0"/>
          <w:marBottom w:val="0"/>
          <w:divBdr>
            <w:top w:val="none" w:sz="0" w:space="0" w:color="auto"/>
            <w:left w:val="none" w:sz="0" w:space="0" w:color="auto"/>
            <w:bottom w:val="none" w:sz="0" w:space="0" w:color="auto"/>
            <w:right w:val="none" w:sz="0" w:space="0" w:color="auto"/>
          </w:divBdr>
        </w:div>
        <w:div w:id="2122408823">
          <w:marLeft w:val="640"/>
          <w:marRight w:val="0"/>
          <w:marTop w:val="0"/>
          <w:marBottom w:val="0"/>
          <w:divBdr>
            <w:top w:val="none" w:sz="0" w:space="0" w:color="auto"/>
            <w:left w:val="none" w:sz="0" w:space="0" w:color="auto"/>
            <w:bottom w:val="none" w:sz="0" w:space="0" w:color="auto"/>
            <w:right w:val="none" w:sz="0" w:space="0" w:color="auto"/>
          </w:divBdr>
        </w:div>
        <w:div w:id="2140956116">
          <w:marLeft w:val="640"/>
          <w:marRight w:val="0"/>
          <w:marTop w:val="0"/>
          <w:marBottom w:val="0"/>
          <w:divBdr>
            <w:top w:val="none" w:sz="0" w:space="0" w:color="auto"/>
            <w:left w:val="none" w:sz="0" w:space="0" w:color="auto"/>
            <w:bottom w:val="none" w:sz="0" w:space="0" w:color="auto"/>
            <w:right w:val="none" w:sz="0" w:space="0" w:color="auto"/>
          </w:divBdr>
        </w:div>
      </w:divsChild>
    </w:div>
    <w:div w:id="1651668658">
      <w:marLeft w:val="640"/>
      <w:marRight w:val="0"/>
      <w:marTop w:val="0"/>
      <w:marBottom w:val="0"/>
      <w:divBdr>
        <w:top w:val="none" w:sz="0" w:space="0" w:color="auto"/>
        <w:left w:val="none" w:sz="0" w:space="0" w:color="auto"/>
        <w:bottom w:val="none" w:sz="0" w:space="0" w:color="auto"/>
        <w:right w:val="none" w:sz="0" w:space="0" w:color="auto"/>
      </w:divBdr>
    </w:div>
    <w:div w:id="1652371219">
      <w:marLeft w:val="640"/>
      <w:marRight w:val="0"/>
      <w:marTop w:val="0"/>
      <w:marBottom w:val="0"/>
      <w:divBdr>
        <w:top w:val="none" w:sz="0" w:space="0" w:color="auto"/>
        <w:left w:val="none" w:sz="0" w:space="0" w:color="auto"/>
        <w:bottom w:val="none" w:sz="0" w:space="0" w:color="auto"/>
        <w:right w:val="none" w:sz="0" w:space="0" w:color="auto"/>
      </w:divBdr>
    </w:div>
    <w:div w:id="1652826938">
      <w:marLeft w:val="640"/>
      <w:marRight w:val="0"/>
      <w:marTop w:val="0"/>
      <w:marBottom w:val="0"/>
      <w:divBdr>
        <w:top w:val="none" w:sz="0" w:space="0" w:color="auto"/>
        <w:left w:val="none" w:sz="0" w:space="0" w:color="auto"/>
        <w:bottom w:val="none" w:sz="0" w:space="0" w:color="auto"/>
        <w:right w:val="none" w:sz="0" w:space="0" w:color="auto"/>
      </w:divBdr>
    </w:div>
    <w:div w:id="1653832778">
      <w:marLeft w:val="640"/>
      <w:marRight w:val="0"/>
      <w:marTop w:val="0"/>
      <w:marBottom w:val="0"/>
      <w:divBdr>
        <w:top w:val="none" w:sz="0" w:space="0" w:color="auto"/>
        <w:left w:val="none" w:sz="0" w:space="0" w:color="auto"/>
        <w:bottom w:val="none" w:sz="0" w:space="0" w:color="auto"/>
        <w:right w:val="none" w:sz="0" w:space="0" w:color="auto"/>
      </w:divBdr>
    </w:div>
    <w:div w:id="1654487602">
      <w:marLeft w:val="640"/>
      <w:marRight w:val="0"/>
      <w:marTop w:val="0"/>
      <w:marBottom w:val="0"/>
      <w:divBdr>
        <w:top w:val="none" w:sz="0" w:space="0" w:color="auto"/>
        <w:left w:val="none" w:sz="0" w:space="0" w:color="auto"/>
        <w:bottom w:val="none" w:sz="0" w:space="0" w:color="auto"/>
        <w:right w:val="none" w:sz="0" w:space="0" w:color="auto"/>
      </w:divBdr>
    </w:div>
    <w:div w:id="1654944193">
      <w:marLeft w:val="640"/>
      <w:marRight w:val="0"/>
      <w:marTop w:val="0"/>
      <w:marBottom w:val="0"/>
      <w:divBdr>
        <w:top w:val="none" w:sz="0" w:space="0" w:color="auto"/>
        <w:left w:val="none" w:sz="0" w:space="0" w:color="auto"/>
        <w:bottom w:val="none" w:sz="0" w:space="0" w:color="auto"/>
        <w:right w:val="none" w:sz="0" w:space="0" w:color="auto"/>
      </w:divBdr>
    </w:div>
    <w:div w:id="1655065570">
      <w:marLeft w:val="640"/>
      <w:marRight w:val="0"/>
      <w:marTop w:val="0"/>
      <w:marBottom w:val="0"/>
      <w:divBdr>
        <w:top w:val="none" w:sz="0" w:space="0" w:color="auto"/>
        <w:left w:val="none" w:sz="0" w:space="0" w:color="auto"/>
        <w:bottom w:val="none" w:sz="0" w:space="0" w:color="auto"/>
        <w:right w:val="none" w:sz="0" w:space="0" w:color="auto"/>
      </w:divBdr>
    </w:div>
    <w:div w:id="1655135557">
      <w:marLeft w:val="640"/>
      <w:marRight w:val="0"/>
      <w:marTop w:val="0"/>
      <w:marBottom w:val="0"/>
      <w:divBdr>
        <w:top w:val="none" w:sz="0" w:space="0" w:color="auto"/>
        <w:left w:val="none" w:sz="0" w:space="0" w:color="auto"/>
        <w:bottom w:val="none" w:sz="0" w:space="0" w:color="auto"/>
        <w:right w:val="none" w:sz="0" w:space="0" w:color="auto"/>
      </w:divBdr>
    </w:div>
    <w:div w:id="1655449677">
      <w:marLeft w:val="640"/>
      <w:marRight w:val="0"/>
      <w:marTop w:val="0"/>
      <w:marBottom w:val="0"/>
      <w:divBdr>
        <w:top w:val="none" w:sz="0" w:space="0" w:color="auto"/>
        <w:left w:val="none" w:sz="0" w:space="0" w:color="auto"/>
        <w:bottom w:val="none" w:sz="0" w:space="0" w:color="auto"/>
        <w:right w:val="none" w:sz="0" w:space="0" w:color="auto"/>
      </w:divBdr>
    </w:div>
    <w:div w:id="1655840476">
      <w:marLeft w:val="640"/>
      <w:marRight w:val="0"/>
      <w:marTop w:val="0"/>
      <w:marBottom w:val="0"/>
      <w:divBdr>
        <w:top w:val="none" w:sz="0" w:space="0" w:color="auto"/>
        <w:left w:val="none" w:sz="0" w:space="0" w:color="auto"/>
        <w:bottom w:val="none" w:sz="0" w:space="0" w:color="auto"/>
        <w:right w:val="none" w:sz="0" w:space="0" w:color="auto"/>
      </w:divBdr>
    </w:div>
    <w:div w:id="1656226791">
      <w:marLeft w:val="640"/>
      <w:marRight w:val="0"/>
      <w:marTop w:val="0"/>
      <w:marBottom w:val="0"/>
      <w:divBdr>
        <w:top w:val="none" w:sz="0" w:space="0" w:color="auto"/>
        <w:left w:val="none" w:sz="0" w:space="0" w:color="auto"/>
        <w:bottom w:val="none" w:sz="0" w:space="0" w:color="auto"/>
        <w:right w:val="none" w:sz="0" w:space="0" w:color="auto"/>
      </w:divBdr>
    </w:div>
    <w:div w:id="1656639508">
      <w:marLeft w:val="640"/>
      <w:marRight w:val="0"/>
      <w:marTop w:val="0"/>
      <w:marBottom w:val="0"/>
      <w:divBdr>
        <w:top w:val="none" w:sz="0" w:space="0" w:color="auto"/>
        <w:left w:val="none" w:sz="0" w:space="0" w:color="auto"/>
        <w:bottom w:val="none" w:sz="0" w:space="0" w:color="auto"/>
        <w:right w:val="none" w:sz="0" w:space="0" w:color="auto"/>
      </w:divBdr>
    </w:div>
    <w:div w:id="1656645477">
      <w:marLeft w:val="640"/>
      <w:marRight w:val="0"/>
      <w:marTop w:val="0"/>
      <w:marBottom w:val="0"/>
      <w:divBdr>
        <w:top w:val="none" w:sz="0" w:space="0" w:color="auto"/>
        <w:left w:val="none" w:sz="0" w:space="0" w:color="auto"/>
        <w:bottom w:val="none" w:sz="0" w:space="0" w:color="auto"/>
        <w:right w:val="none" w:sz="0" w:space="0" w:color="auto"/>
      </w:divBdr>
    </w:div>
    <w:div w:id="1656764331">
      <w:marLeft w:val="640"/>
      <w:marRight w:val="0"/>
      <w:marTop w:val="0"/>
      <w:marBottom w:val="0"/>
      <w:divBdr>
        <w:top w:val="none" w:sz="0" w:space="0" w:color="auto"/>
        <w:left w:val="none" w:sz="0" w:space="0" w:color="auto"/>
        <w:bottom w:val="none" w:sz="0" w:space="0" w:color="auto"/>
        <w:right w:val="none" w:sz="0" w:space="0" w:color="auto"/>
      </w:divBdr>
    </w:div>
    <w:div w:id="1656953151">
      <w:marLeft w:val="640"/>
      <w:marRight w:val="0"/>
      <w:marTop w:val="0"/>
      <w:marBottom w:val="0"/>
      <w:divBdr>
        <w:top w:val="none" w:sz="0" w:space="0" w:color="auto"/>
        <w:left w:val="none" w:sz="0" w:space="0" w:color="auto"/>
        <w:bottom w:val="none" w:sz="0" w:space="0" w:color="auto"/>
        <w:right w:val="none" w:sz="0" w:space="0" w:color="auto"/>
      </w:divBdr>
    </w:div>
    <w:div w:id="1656955940">
      <w:marLeft w:val="640"/>
      <w:marRight w:val="0"/>
      <w:marTop w:val="0"/>
      <w:marBottom w:val="0"/>
      <w:divBdr>
        <w:top w:val="none" w:sz="0" w:space="0" w:color="auto"/>
        <w:left w:val="none" w:sz="0" w:space="0" w:color="auto"/>
        <w:bottom w:val="none" w:sz="0" w:space="0" w:color="auto"/>
        <w:right w:val="none" w:sz="0" w:space="0" w:color="auto"/>
      </w:divBdr>
    </w:div>
    <w:div w:id="1657412529">
      <w:marLeft w:val="640"/>
      <w:marRight w:val="0"/>
      <w:marTop w:val="0"/>
      <w:marBottom w:val="0"/>
      <w:divBdr>
        <w:top w:val="none" w:sz="0" w:space="0" w:color="auto"/>
        <w:left w:val="none" w:sz="0" w:space="0" w:color="auto"/>
        <w:bottom w:val="none" w:sz="0" w:space="0" w:color="auto"/>
        <w:right w:val="none" w:sz="0" w:space="0" w:color="auto"/>
      </w:divBdr>
    </w:div>
    <w:div w:id="1657414736">
      <w:marLeft w:val="640"/>
      <w:marRight w:val="0"/>
      <w:marTop w:val="0"/>
      <w:marBottom w:val="0"/>
      <w:divBdr>
        <w:top w:val="none" w:sz="0" w:space="0" w:color="auto"/>
        <w:left w:val="none" w:sz="0" w:space="0" w:color="auto"/>
        <w:bottom w:val="none" w:sz="0" w:space="0" w:color="auto"/>
        <w:right w:val="none" w:sz="0" w:space="0" w:color="auto"/>
      </w:divBdr>
    </w:div>
    <w:div w:id="1657493776">
      <w:marLeft w:val="640"/>
      <w:marRight w:val="0"/>
      <w:marTop w:val="0"/>
      <w:marBottom w:val="0"/>
      <w:divBdr>
        <w:top w:val="none" w:sz="0" w:space="0" w:color="auto"/>
        <w:left w:val="none" w:sz="0" w:space="0" w:color="auto"/>
        <w:bottom w:val="none" w:sz="0" w:space="0" w:color="auto"/>
        <w:right w:val="none" w:sz="0" w:space="0" w:color="auto"/>
      </w:divBdr>
    </w:div>
    <w:div w:id="1657495979">
      <w:marLeft w:val="640"/>
      <w:marRight w:val="0"/>
      <w:marTop w:val="0"/>
      <w:marBottom w:val="0"/>
      <w:divBdr>
        <w:top w:val="none" w:sz="0" w:space="0" w:color="auto"/>
        <w:left w:val="none" w:sz="0" w:space="0" w:color="auto"/>
        <w:bottom w:val="none" w:sz="0" w:space="0" w:color="auto"/>
        <w:right w:val="none" w:sz="0" w:space="0" w:color="auto"/>
      </w:divBdr>
    </w:div>
    <w:div w:id="1657799114">
      <w:marLeft w:val="640"/>
      <w:marRight w:val="0"/>
      <w:marTop w:val="0"/>
      <w:marBottom w:val="0"/>
      <w:divBdr>
        <w:top w:val="none" w:sz="0" w:space="0" w:color="auto"/>
        <w:left w:val="none" w:sz="0" w:space="0" w:color="auto"/>
        <w:bottom w:val="none" w:sz="0" w:space="0" w:color="auto"/>
        <w:right w:val="none" w:sz="0" w:space="0" w:color="auto"/>
      </w:divBdr>
    </w:div>
    <w:div w:id="1658219783">
      <w:marLeft w:val="640"/>
      <w:marRight w:val="0"/>
      <w:marTop w:val="0"/>
      <w:marBottom w:val="0"/>
      <w:divBdr>
        <w:top w:val="none" w:sz="0" w:space="0" w:color="auto"/>
        <w:left w:val="none" w:sz="0" w:space="0" w:color="auto"/>
        <w:bottom w:val="none" w:sz="0" w:space="0" w:color="auto"/>
        <w:right w:val="none" w:sz="0" w:space="0" w:color="auto"/>
      </w:divBdr>
    </w:div>
    <w:div w:id="1659845644">
      <w:marLeft w:val="640"/>
      <w:marRight w:val="0"/>
      <w:marTop w:val="0"/>
      <w:marBottom w:val="0"/>
      <w:divBdr>
        <w:top w:val="none" w:sz="0" w:space="0" w:color="auto"/>
        <w:left w:val="none" w:sz="0" w:space="0" w:color="auto"/>
        <w:bottom w:val="none" w:sz="0" w:space="0" w:color="auto"/>
        <w:right w:val="none" w:sz="0" w:space="0" w:color="auto"/>
      </w:divBdr>
    </w:div>
    <w:div w:id="1659923380">
      <w:marLeft w:val="640"/>
      <w:marRight w:val="0"/>
      <w:marTop w:val="0"/>
      <w:marBottom w:val="0"/>
      <w:divBdr>
        <w:top w:val="none" w:sz="0" w:space="0" w:color="auto"/>
        <w:left w:val="none" w:sz="0" w:space="0" w:color="auto"/>
        <w:bottom w:val="none" w:sz="0" w:space="0" w:color="auto"/>
        <w:right w:val="none" w:sz="0" w:space="0" w:color="auto"/>
      </w:divBdr>
    </w:div>
    <w:div w:id="1660032749">
      <w:marLeft w:val="640"/>
      <w:marRight w:val="0"/>
      <w:marTop w:val="0"/>
      <w:marBottom w:val="0"/>
      <w:divBdr>
        <w:top w:val="none" w:sz="0" w:space="0" w:color="auto"/>
        <w:left w:val="none" w:sz="0" w:space="0" w:color="auto"/>
        <w:bottom w:val="none" w:sz="0" w:space="0" w:color="auto"/>
        <w:right w:val="none" w:sz="0" w:space="0" w:color="auto"/>
      </w:divBdr>
    </w:div>
    <w:div w:id="1660186423">
      <w:marLeft w:val="640"/>
      <w:marRight w:val="0"/>
      <w:marTop w:val="0"/>
      <w:marBottom w:val="0"/>
      <w:divBdr>
        <w:top w:val="none" w:sz="0" w:space="0" w:color="auto"/>
        <w:left w:val="none" w:sz="0" w:space="0" w:color="auto"/>
        <w:bottom w:val="none" w:sz="0" w:space="0" w:color="auto"/>
        <w:right w:val="none" w:sz="0" w:space="0" w:color="auto"/>
      </w:divBdr>
    </w:div>
    <w:div w:id="1660381494">
      <w:marLeft w:val="640"/>
      <w:marRight w:val="0"/>
      <w:marTop w:val="0"/>
      <w:marBottom w:val="0"/>
      <w:divBdr>
        <w:top w:val="none" w:sz="0" w:space="0" w:color="auto"/>
        <w:left w:val="none" w:sz="0" w:space="0" w:color="auto"/>
        <w:bottom w:val="none" w:sz="0" w:space="0" w:color="auto"/>
        <w:right w:val="none" w:sz="0" w:space="0" w:color="auto"/>
      </w:divBdr>
    </w:div>
    <w:div w:id="1660495958">
      <w:marLeft w:val="640"/>
      <w:marRight w:val="0"/>
      <w:marTop w:val="0"/>
      <w:marBottom w:val="0"/>
      <w:divBdr>
        <w:top w:val="none" w:sz="0" w:space="0" w:color="auto"/>
        <w:left w:val="none" w:sz="0" w:space="0" w:color="auto"/>
        <w:bottom w:val="none" w:sz="0" w:space="0" w:color="auto"/>
        <w:right w:val="none" w:sz="0" w:space="0" w:color="auto"/>
      </w:divBdr>
    </w:div>
    <w:div w:id="1660963770">
      <w:marLeft w:val="640"/>
      <w:marRight w:val="0"/>
      <w:marTop w:val="0"/>
      <w:marBottom w:val="0"/>
      <w:divBdr>
        <w:top w:val="none" w:sz="0" w:space="0" w:color="auto"/>
        <w:left w:val="none" w:sz="0" w:space="0" w:color="auto"/>
        <w:bottom w:val="none" w:sz="0" w:space="0" w:color="auto"/>
        <w:right w:val="none" w:sz="0" w:space="0" w:color="auto"/>
      </w:divBdr>
    </w:div>
    <w:div w:id="1662003946">
      <w:marLeft w:val="640"/>
      <w:marRight w:val="0"/>
      <w:marTop w:val="0"/>
      <w:marBottom w:val="0"/>
      <w:divBdr>
        <w:top w:val="none" w:sz="0" w:space="0" w:color="auto"/>
        <w:left w:val="none" w:sz="0" w:space="0" w:color="auto"/>
        <w:bottom w:val="none" w:sz="0" w:space="0" w:color="auto"/>
        <w:right w:val="none" w:sz="0" w:space="0" w:color="auto"/>
      </w:divBdr>
    </w:div>
    <w:div w:id="1662388272">
      <w:marLeft w:val="640"/>
      <w:marRight w:val="0"/>
      <w:marTop w:val="0"/>
      <w:marBottom w:val="0"/>
      <w:divBdr>
        <w:top w:val="none" w:sz="0" w:space="0" w:color="auto"/>
        <w:left w:val="none" w:sz="0" w:space="0" w:color="auto"/>
        <w:bottom w:val="none" w:sz="0" w:space="0" w:color="auto"/>
        <w:right w:val="none" w:sz="0" w:space="0" w:color="auto"/>
      </w:divBdr>
    </w:div>
    <w:div w:id="1662461588">
      <w:marLeft w:val="640"/>
      <w:marRight w:val="0"/>
      <w:marTop w:val="0"/>
      <w:marBottom w:val="0"/>
      <w:divBdr>
        <w:top w:val="none" w:sz="0" w:space="0" w:color="auto"/>
        <w:left w:val="none" w:sz="0" w:space="0" w:color="auto"/>
        <w:bottom w:val="none" w:sz="0" w:space="0" w:color="auto"/>
        <w:right w:val="none" w:sz="0" w:space="0" w:color="auto"/>
      </w:divBdr>
    </w:div>
    <w:div w:id="1662733018">
      <w:marLeft w:val="640"/>
      <w:marRight w:val="0"/>
      <w:marTop w:val="0"/>
      <w:marBottom w:val="0"/>
      <w:divBdr>
        <w:top w:val="none" w:sz="0" w:space="0" w:color="auto"/>
        <w:left w:val="none" w:sz="0" w:space="0" w:color="auto"/>
        <w:bottom w:val="none" w:sz="0" w:space="0" w:color="auto"/>
        <w:right w:val="none" w:sz="0" w:space="0" w:color="auto"/>
      </w:divBdr>
    </w:div>
    <w:div w:id="1662928202">
      <w:marLeft w:val="640"/>
      <w:marRight w:val="0"/>
      <w:marTop w:val="0"/>
      <w:marBottom w:val="0"/>
      <w:divBdr>
        <w:top w:val="none" w:sz="0" w:space="0" w:color="auto"/>
        <w:left w:val="none" w:sz="0" w:space="0" w:color="auto"/>
        <w:bottom w:val="none" w:sz="0" w:space="0" w:color="auto"/>
        <w:right w:val="none" w:sz="0" w:space="0" w:color="auto"/>
      </w:divBdr>
    </w:div>
    <w:div w:id="1663391126">
      <w:marLeft w:val="640"/>
      <w:marRight w:val="0"/>
      <w:marTop w:val="0"/>
      <w:marBottom w:val="0"/>
      <w:divBdr>
        <w:top w:val="none" w:sz="0" w:space="0" w:color="auto"/>
        <w:left w:val="none" w:sz="0" w:space="0" w:color="auto"/>
        <w:bottom w:val="none" w:sz="0" w:space="0" w:color="auto"/>
        <w:right w:val="none" w:sz="0" w:space="0" w:color="auto"/>
      </w:divBdr>
    </w:div>
    <w:div w:id="1663704857">
      <w:marLeft w:val="640"/>
      <w:marRight w:val="0"/>
      <w:marTop w:val="0"/>
      <w:marBottom w:val="0"/>
      <w:divBdr>
        <w:top w:val="none" w:sz="0" w:space="0" w:color="auto"/>
        <w:left w:val="none" w:sz="0" w:space="0" w:color="auto"/>
        <w:bottom w:val="none" w:sz="0" w:space="0" w:color="auto"/>
        <w:right w:val="none" w:sz="0" w:space="0" w:color="auto"/>
      </w:divBdr>
    </w:div>
    <w:div w:id="1663773789">
      <w:marLeft w:val="640"/>
      <w:marRight w:val="0"/>
      <w:marTop w:val="0"/>
      <w:marBottom w:val="0"/>
      <w:divBdr>
        <w:top w:val="none" w:sz="0" w:space="0" w:color="auto"/>
        <w:left w:val="none" w:sz="0" w:space="0" w:color="auto"/>
        <w:bottom w:val="none" w:sz="0" w:space="0" w:color="auto"/>
        <w:right w:val="none" w:sz="0" w:space="0" w:color="auto"/>
      </w:divBdr>
    </w:div>
    <w:div w:id="1664892161">
      <w:marLeft w:val="640"/>
      <w:marRight w:val="0"/>
      <w:marTop w:val="0"/>
      <w:marBottom w:val="0"/>
      <w:divBdr>
        <w:top w:val="none" w:sz="0" w:space="0" w:color="auto"/>
        <w:left w:val="none" w:sz="0" w:space="0" w:color="auto"/>
        <w:bottom w:val="none" w:sz="0" w:space="0" w:color="auto"/>
        <w:right w:val="none" w:sz="0" w:space="0" w:color="auto"/>
      </w:divBdr>
    </w:div>
    <w:div w:id="1665161292">
      <w:marLeft w:val="640"/>
      <w:marRight w:val="0"/>
      <w:marTop w:val="0"/>
      <w:marBottom w:val="0"/>
      <w:divBdr>
        <w:top w:val="none" w:sz="0" w:space="0" w:color="auto"/>
        <w:left w:val="none" w:sz="0" w:space="0" w:color="auto"/>
        <w:bottom w:val="none" w:sz="0" w:space="0" w:color="auto"/>
        <w:right w:val="none" w:sz="0" w:space="0" w:color="auto"/>
      </w:divBdr>
    </w:div>
    <w:div w:id="1665426362">
      <w:marLeft w:val="640"/>
      <w:marRight w:val="0"/>
      <w:marTop w:val="0"/>
      <w:marBottom w:val="0"/>
      <w:divBdr>
        <w:top w:val="none" w:sz="0" w:space="0" w:color="auto"/>
        <w:left w:val="none" w:sz="0" w:space="0" w:color="auto"/>
        <w:bottom w:val="none" w:sz="0" w:space="0" w:color="auto"/>
        <w:right w:val="none" w:sz="0" w:space="0" w:color="auto"/>
      </w:divBdr>
    </w:div>
    <w:div w:id="1665666432">
      <w:marLeft w:val="640"/>
      <w:marRight w:val="0"/>
      <w:marTop w:val="0"/>
      <w:marBottom w:val="0"/>
      <w:divBdr>
        <w:top w:val="none" w:sz="0" w:space="0" w:color="auto"/>
        <w:left w:val="none" w:sz="0" w:space="0" w:color="auto"/>
        <w:bottom w:val="none" w:sz="0" w:space="0" w:color="auto"/>
        <w:right w:val="none" w:sz="0" w:space="0" w:color="auto"/>
      </w:divBdr>
    </w:div>
    <w:div w:id="1666318717">
      <w:marLeft w:val="640"/>
      <w:marRight w:val="0"/>
      <w:marTop w:val="0"/>
      <w:marBottom w:val="0"/>
      <w:divBdr>
        <w:top w:val="none" w:sz="0" w:space="0" w:color="auto"/>
        <w:left w:val="none" w:sz="0" w:space="0" w:color="auto"/>
        <w:bottom w:val="none" w:sz="0" w:space="0" w:color="auto"/>
        <w:right w:val="none" w:sz="0" w:space="0" w:color="auto"/>
      </w:divBdr>
    </w:div>
    <w:div w:id="1666392101">
      <w:marLeft w:val="640"/>
      <w:marRight w:val="0"/>
      <w:marTop w:val="0"/>
      <w:marBottom w:val="0"/>
      <w:divBdr>
        <w:top w:val="none" w:sz="0" w:space="0" w:color="auto"/>
        <w:left w:val="none" w:sz="0" w:space="0" w:color="auto"/>
        <w:bottom w:val="none" w:sz="0" w:space="0" w:color="auto"/>
        <w:right w:val="none" w:sz="0" w:space="0" w:color="auto"/>
      </w:divBdr>
    </w:div>
    <w:div w:id="1667398599">
      <w:marLeft w:val="640"/>
      <w:marRight w:val="0"/>
      <w:marTop w:val="0"/>
      <w:marBottom w:val="0"/>
      <w:divBdr>
        <w:top w:val="none" w:sz="0" w:space="0" w:color="auto"/>
        <w:left w:val="none" w:sz="0" w:space="0" w:color="auto"/>
        <w:bottom w:val="none" w:sz="0" w:space="0" w:color="auto"/>
        <w:right w:val="none" w:sz="0" w:space="0" w:color="auto"/>
      </w:divBdr>
    </w:div>
    <w:div w:id="1667434375">
      <w:bodyDiv w:val="1"/>
      <w:marLeft w:val="0"/>
      <w:marRight w:val="0"/>
      <w:marTop w:val="0"/>
      <w:marBottom w:val="0"/>
      <w:divBdr>
        <w:top w:val="none" w:sz="0" w:space="0" w:color="auto"/>
        <w:left w:val="none" w:sz="0" w:space="0" w:color="auto"/>
        <w:bottom w:val="none" w:sz="0" w:space="0" w:color="auto"/>
        <w:right w:val="none" w:sz="0" w:space="0" w:color="auto"/>
      </w:divBdr>
      <w:divsChild>
        <w:div w:id="10529">
          <w:marLeft w:val="640"/>
          <w:marRight w:val="0"/>
          <w:marTop w:val="0"/>
          <w:marBottom w:val="0"/>
          <w:divBdr>
            <w:top w:val="none" w:sz="0" w:space="0" w:color="auto"/>
            <w:left w:val="none" w:sz="0" w:space="0" w:color="auto"/>
            <w:bottom w:val="none" w:sz="0" w:space="0" w:color="auto"/>
            <w:right w:val="none" w:sz="0" w:space="0" w:color="auto"/>
          </w:divBdr>
        </w:div>
        <w:div w:id="1203608">
          <w:marLeft w:val="640"/>
          <w:marRight w:val="0"/>
          <w:marTop w:val="0"/>
          <w:marBottom w:val="0"/>
          <w:divBdr>
            <w:top w:val="none" w:sz="0" w:space="0" w:color="auto"/>
            <w:left w:val="none" w:sz="0" w:space="0" w:color="auto"/>
            <w:bottom w:val="none" w:sz="0" w:space="0" w:color="auto"/>
            <w:right w:val="none" w:sz="0" w:space="0" w:color="auto"/>
          </w:divBdr>
        </w:div>
        <w:div w:id="16929166">
          <w:marLeft w:val="640"/>
          <w:marRight w:val="0"/>
          <w:marTop w:val="0"/>
          <w:marBottom w:val="0"/>
          <w:divBdr>
            <w:top w:val="none" w:sz="0" w:space="0" w:color="auto"/>
            <w:left w:val="none" w:sz="0" w:space="0" w:color="auto"/>
            <w:bottom w:val="none" w:sz="0" w:space="0" w:color="auto"/>
            <w:right w:val="none" w:sz="0" w:space="0" w:color="auto"/>
          </w:divBdr>
        </w:div>
        <w:div w:id="17388332">
          <w:marLeft w:val="640"/>
          <w:marRight w:val="0"/>
          <w:marTop w:val="0"/>
          <w:marBottom w:val="0"/>
          <w:divBdr>
            <w:top w:val="none" w:sz="0" w:space="0" w:color="auto"/>
            <w:left w:val="none" w:sz="0" w:space="0" w:color="auto"/>
            <w:bottom w:val="none" w:sz="0" w:space="0" w:color="auto"/>
            <w:right w:val="none" w:sz="0" w:space="0" w:color="auto"/>
          </w:divBdr>
        </w:div>
        <w:div w:id="25954612">
          <w:marLeft w:val="640"/>
          <w:marRight w:val="0"/>
          <w:marTop w:val="0"/>
          <w:marBottom w:val="0"/>
          <w:divBdr>
            <w:top w:val="none" w:sz="0" w:space="0" w:color="auto"/>
            <w:left w:val="none" w:sz="0" w:space="0" w:color="auto"/>
            <w:bottom w:val="none" w:sz="0" w:space="0" w:color="auto"/>
            <w:right w:val="none" w:sz="0" w:space="0" w:color="auto"/>
          </w:divBdr>
        </w:div>
        <w:div w:id="33625543">
          <w:marLeft w:val="640"/>
          <w:marRight w:val="0"/>
          <w:marTop w:val="0"/>
          <w:marBottom w:val="0"/>
          <w:divBdr>
            <w:top w:val="none" w:sz="0" w:space="0" w:color="auto"/>
            <w:left w:val="none" w:sz="0" w:space="0" w:color="auto"/>
            <w:bottom w:val="none" w:sz="0" w:space="0" w:color="auto"/>
            <w:right w:val="none" w:sz="0" w:space="0" w:color="auto"/>
          </w:divBdr>
        </w:div>
        <w:div w:id="34818226">
          <w:marLeft w:val="640"/>
          <w:marRight w:val="0"/>
          <w:marTop w:val="0"/>
          <w:marBottom w:val="0"/>
          <w:divBdr>
            <w:top w:val="none" w:sz="0" w:space="0" w:color="auto"/>
            <w:left w:val="none" w:sz="0" w:space="0" w:color="auto"/>
            <w:bottom w:val="none" w:sz="0" w:space="0" w:color="auto"/>
            <w:right w:val="none" w:sz="0" w:space="0" w:color="auto"/>
          </w:divBdr>
        </w:div>
        <w:div w:id="56635270">
          <w:marLeft w:val="640"/>
          <w:marRight w:val="0"/>
          <w:marTop w:val="0"/>
          <w:marBottom w:val="0"/>
          <w:divBdr>
            <w:top w:val="none" w:sz="0" w:space="0" w:color="auto"/>
            <w:left w:val="none" w:sz="0" w:space="0" w:color="auto"/>
            <w:bottom w:val="none" w:sz="0" w:space="0" w:color="auto"/>
            <w:right w:val="none" w:sz="0" w:space="0" w:color="auto"/>
          </w:divBdr>
        </w:div>
        <w:div w:id="63071937">
          <w:marLeft w:val="640"/>
          <w:marRight w:val="0"/>
          <w:marTop w:val="0"/>
          <w:marBottom w:val="0"/>
          <w:divBdr>
            <w:top w:val="none" w:sz="0" w:space="0" w:color="auto"/>
            <w:left w:val="none" w:sz="0" w:space="0" w:color="auto"/>
            <w:bottom w:val="none" w:sz="0" w:space="0" w:color="auto"/>
            <w:right w:val="none" w:sz="0" w:space="0" w:color="auto"/>
          </w:divBdr>
        </w:div>
        <w:div w:id="64303449">
          <w:marLeft w:val="640"/>
          <w:marRight w:val="0"/>
          <w:marTop w:val="0"/>
          <w:marBottom w:val="0"/>
          <w:divBdr>
            <w:top w:val="none" w:sz="0" w:space="0" w:color="auto"/>
            <w:left w:val="none" w:sz="0" w:space="0" w:color="auto"/>
            <w:bottom w:val="none" w:sz="0" w:space="0" w:color="auto"/>
            <w:right w:val="none" w:sz="0" w:space="0" w:color="auto"/>
          </w:divBdr>
        </w:div>
        <w:div w:id="67770672">
          <w:marLeft w:val="640"/>
          <w:marRight w:val="0"/>
          <w:marTop w:val="0"/>
          <w:marBottom w:val="0"/>
          <w:divBdr>
            <w:top w:val="none" w:sz="0" w:space="0" w:color="auto"/>
            <w:left w:val="none" w:sz="0" w:space="0" w:color="auto"/>
            <w:bottom w:val="none" w:sz="0" w:space="0" w:color="auto"/>
            <w:right w:val="none" w:sz="0" w:space="0" w:color="auto"/>
          </w:divBdr>
        </w:div>
        <w:div w:id="71859478">
          <w:marLeft w:val="640"/>
          <w:marRight w:val="0"/>
          <w:marTop w:val="0"/>
          <w:marBottom w:val="0"/>
          <w:divBdr>
            <w:top w:val="none" w:sz="0" w:space="0" w:color="auto"/>
            <w:left w:val="none" w:sz="0" w:space="0" w:color="auto"/>
            <w:bottom w:val="none" w:sz="0" w:space="0" w:color="auto"/>
            <w:right w:val="none" w:sz="0" w:space="0" w:color="auto"/>
          </w:divBdr>
        </w:div>
        <w:div w:id="74933922">
          <w:marLeft w:val="640"/>
          <w:marRight w:val="0"/>
          <w:marTop w:val="0"/>
          <w:marBottom w:val="0"/>
          <w:divBdr>
            <w:top w:val="none" w:sz="0" w:space="0" w:color="auto"/>
            <w:left w:val="none" w:sz="0" w:space="0" w:color="auto"/>
            <w:bottom w:val="none" w:sz="0" w:space="0" w:color="auto"/>
            <w:right w:val="none" w:sz="0" w:space="0" w:color="auto"/>
          </w:divBdr>
        </w:div>
        <w:div w:id="80294394">
          <w:marLeft w:val="640"/>
          <w:marRight w:val="0"/>
          <w:marTop w:val="0"/>
          <w:marBottom w:val="0"/>
          <w:divBdr>
            <w:top w:val="none" w:sz="0" w:space="0" w:color="auto"/>
            <w:left w:val="none" w:sz="0" w:space="0" w:color="auto"/>
            <w:bottom w:val="none" w:sz="0" w:space="0" w:color="auto"/>
            <w:right w:val="none" w:sz="0" w:space="0" w:color="auto"/>
          </w:divBdr>
        </w:div>
        <w:div w:id="84500068">
          <w:marLeft w:val="640"/>
          <w:marRight w:val="0"/>
          <w:marTop w:val="0"/>
          <w:marBottom w:val="0"/>
          <w:divBdr>
            <w:top w:val="none" w:sz="0" w:space="0" w:color="auto"/>
            <w:left w:val="none" w:sz="0" w:space="0" w:color="auto"/>
            <w:bottom w:val="none" w:sz="0" w:space="0" w:color="auto"/>
            <w:right w:val="none" w:sz="0" w:space="0" w:color="auto"/>
          </w:divBdr>
        </w:div>
        <w:div w:id="100421126">
          <w:marLeft w:val="640"/>
          <w:marRight w:val="0"/>
          <w:marTop w:val="0"/>
          <w:marBottom w:val="0"/>
          <w:divBdr>
            <w:top w:val="none" w:sz="0" w:space="0" w:color="auto"/>
            <w:left w:val="none" w:sz="0" w:space="0" w:color="auto"/>
            <w:bottom w:val="none" w:sz="0" w:space="0" w:color="auto"/>
            <w:right w:val="none" w:sz="0" w:space="0" w:color="auto"/>
          </w:divBdr>
        </w:div>
        <w:div w:id="102002125">
          <w:marLeft w:val="640"/>
          <w:marRight w:val="0"/>
          <w:marTop w:val="0"/>
          <w:marBottom w:val="0"/>
          <w:divBdr>
            <w:top w:val="none" w:sz="0" w:space="0" w:color="auto"/>
            <w:left w:val="none" w:sz="0" w:space="0" w:color="auto"/>
            <w:bottom w:val="none" w:sz="0" w:space="0" w:color="auto"/>
            <w:right w:val="none" w:sz="0" w:space="0" w:color="auto"/>
          </w:divBdr>
        </w:div>
        <w:div w:id="109513800">
          <w:marLeft w:val="640"/>
          <w:marRight w:val="0"/>
          <w:marTop w:val="0"/>
          <w:marBottom w:val="0"/>
          <w:divBdr>
            <w:top w:val="none" w:sz="0" w:space="0" w:color="auto"/>
            <w:left w:val="none" w:sz="0" w:space="0" w:color="auto"/>
            <w:bottom w:val="none" w:sz="0" w:space="0" w:color="auto"/>
            <w:right w:val="none" w:sz="0" w:space="0" w:color="auto"/>
          </w:divBdr>
        </w:div>
        <w:div w:id="122160740">
          <w:marLeft w:val="640"/>
          <w:marRight w:val="0"/>
          <w:marTop w:val="0"/>
          <w:marBottom w:val="0"/>
          <w:divBdr>
            <w:top w:val="none" w:sz="0" w:space="0" w:color="auto"/>
            <w:left w:val="none" w:sz="0" w:space="0" w:color="auto"/>
            <w:bottom w:val="none" w:sz="0" w:space="0" w:color="auto"/>
            <w:right w:val="none" w:sz="0" w:space="0" w:color="auto"/>
          </w:divBdr>
        </w:div>
        <w:div w:id="123735651">
          <w:marLeft w:val="640"/>
          <w:marRight w:val="0"/>
          <w:marTop w:val="0"/>
          <w:marBottom w:val="0"/>
          <w:divBdr>
            <w:top w:val="none" w:sz="0" w:space="0" w:color="auto"/>
            <w:left w:val="none" w:sz="0" w:space="0" w:color="auto"/>
            <w:bottom w:val="none" w:sz="0" w:space="0" w:color="auto"/>
            <w:right w:val="none" w:sz="0" w:space="0" w:color="auto"/>
          </w:divBdr>
        </w:div>
        <w:div w:id="136774449">
          <w:marLeft w:val="640"/>
          <w:marRight w:val="0"/>
          <w:marTop w:val="0"/>
          <w:marBottom w:val="0"/>
          <w:divBdr>
            <w:top w:val="none" w:sz="0" w:space="0" w:color="auto"/>
            <w:left w:val="none" w:sz="0" w:space="0" w:color="auto"/>
            <w:bottom w:val="none" w:sz="0" w:space="0" w:color="auto"/>
            <w:right w:val="none" w:sz="0" w:space="0" w:color="auto"/>
          </w:divBdr>
        </w:div>
        <w:div w:id="157043769">
          <w:marLeft w:val="640"/>
          <w:marRight w:val="0"/>
          <w:marTop w:val="0"/>
          <w:marBottom w:val="0"/>
          <w:divBdr>
            <w:top w:val="none" w:sz="0" w:space="0" w:color="auto"/>
            <w:left w:val="none" w:sz="0" w:space="0" w:color="auto"/>
            <w:bottom w:val="none" w:sz="0" w:space="0" w:color="auto"/>
            <w:right w:val="none" w:sz="0" w:space="0" w:color="auto"/>
          </w:divBdr>
        </w:div>
        <w:div w:id="162939655">
          <w:marLeft w:val="640"/>
          <w:marRight w:val="0"/>
          <w:marTop w:val="0"/>
          <w:marBottom w:val="0"/>
          <w:divBdr>
            <w:top w:val="none" w:sz="0" w:space="0" w:color="auto"/>
            <w:left w:val="none" w:sz="0" w:space="0" w:color="auto"/>
            <w:bottom w:val="none" w:sz="0" w:space="0" w:color="auto"/>
            <w:right w:val="none" w:sz="0" w:space="0" w:color="auto"/>
          </w:divBdr>
        </w:div>
        <w:div w:id="165486734">
          <w:marLeft w:val="640"/>
          <w:marRight w:val="0"/>
          <w:marTop w:val="0"/>
          <w:marBottom w:val="0"/>
          <w:divBdr>
            <w:top w:val="none" w:sz="0" w:space="0" w:color="auto"/>
            <w:left w:val="none" w:sz="0" w:space="0" w:color="auto"/>
            <w:bottom w:val="none" w:sz="0" w:space="0" w:color="auto"/>
            <w:right w:val="none" w:sz="0" w:space="0" w:color="auto"/>
          </w:divBdr>
        </w:div>
        <w:div w:id="170070479">
          <w:marLeft w:val="640"/>
          <w:marRight w:val="0"/>
          <w:marTop w:val="0"/>
          <w:marBottom w:val="0"/>
          <w:divBdr>
            <w:top w:val="none" w:sz="0" w:space="0" w:color="auto"/>
            <w:left w:val="none" w:sz="0" w:space="0" w:color="auto"/>
            <w:bottom w:val="none" w:sz="0" w:space="0" w:color="auto"/>
            <w:right w:val="none" w:sz="0" w:space="0" w:color="auto"/>
          </w:divBdr>
        </w:div>
        <w:div w:id="203251665">
          <w:marLeft w:val="640"/>
          <w:marRight w:val="0"/>
          <w:marTop w:val="0"/>
          <w:marBottom w:val="0"/>
          <w:divBdr>
            <w:top w:val="none" w:sz="0" w:space="0" w:color="auto"/>
            <w:left w:val="none" w:sz="0" w:space="0" w:color="auto"/>
            <w:bottom w:val="none" w:sz="0" w:space="0" w:color="auto"/>
            <w:right w:val="none" w:sz="0" w:space="0" w:color="auto"/>
          </w:divBdr>
        </w:div>
        <w:div w:id="210581779">
          <w:marLeft w:val="640"/>
          <w:marRight w:val="0"/>
          <w:marTop w:val="0"/>
          <w:marBottom w:val="0"/>
          <w:divBdr>
            <w:top w:val="none" w:sz="0" w:space="0" w:color="auto"/>
            <w:left w:val="none" w:sz="0" w:space="0" w:color="auto"/>
            <w:bottom w:val="none" w:sz="0" w:space="0" w:color="auto"/>
            <w:right w:val="none" w:sz="0" w:space="0" w:color="auto"/>
          </w:divBdr>
        </w:div>
        <w:div w:id="212810428">
          <w:marLeft w:val="640"/>
          <w:marRight w:val="0"/>
          <w:marTop w:val="0"/>
          <w:marBottom w:val="0"/>
          <w:divBdr>
            <w:top w:val="none" w:sz="0" w:space="0" w:color="auto"/>
            <w:left w:val="none" w:sz="0" w:space="0" w:color="auto"/>
            <w:bottom w:val="none" w:sz="0" w:space="0" w:color="auto"/>
            <w:right w:val="none" w:sz="0" w:space="0" w:color="auto"/>
          </w:divBdr>
        </w:div>
        <w:div w:id="216088066">
          <w:marLeft w:val="640"/>
          <w:marRight w:val="0"/>
          <w:marTop w:val="0"/>
          <w:marBottom w:val="0"/>
          <w:divBdr>
            <w:top w:val="none" w:sz="0" w:space="0" w:color="auto"/>
            <w:left w:val="none" w:sz="0" w:space="0" w:color="auto"/>
            <w:bottom w:val="none" w:sz="0" w:space="0" w:color="auto"/>
            <w:right w:val="none" w:sz="0" w:space="0" w:color="auto"/>
          </w:divBdr>
        </w:div>
        <w:div w:id="234434849">
          <w:marLeft w:val="640"/>
          <w:marRight w:val="0"/>
          <w:marTop w:val="0"/>
          <w:marBottom w:val="0"/>
          <w:divBdr>
            <w:top w:val="none" w:sz="0" w:space="0" w:color="auto"/>
            <w:left w:val="none" w:sz="0" w:space="0" w:color="auto"/>
            <w:bottom w:val="none" w:sz="0" w:space="0" w:color="auto"/>
            <w:right w:val="none" w:sz="0" w:space="0" w:color="auto"/>
          </w:divBdr>
        </w:div>
        <w:div w:id="235744495">
          <w:marLeft w:val="640"/>
          <w:marRight w:val="0"/>
          <w:marTop w:val="0"/>
          <w:marBottom w:val="0"/>
          <w:divBdr>
            <w:top w:val="none" w:sz="0" w:space="0" w:color="auto"/>
            <w:left w:val="none" w:sz="0" w:space="0" w:color="auto"/>
            <w:bottom w:val="none" w:sz="0" w:space="0" w:color="auto"/>
            <w:right w:val="none" w:sz="0" w:space="0" w:color="auto"/>
          </w:divBdr>
        </w:div>
        <w:div w:id="248999617">
          <w:marLeft w:val="640"/>
          <w:marRight w:val="0"/>
          <w:marTop w:val="0"/>
          <w:marBottom w:val="0"/>
          <w:divBdr>
            <w:top w:val="none" w:sz="0" w:space="0" w:color="auto"/>
            <w:left w:val="none" w:sz="0" w:space="0" w:color="auto"/>
            <w:bottom w:val="none" w:sz="0" w:space="0" w:color="auto"/>
            <w:right w:val="none" w:sz="0" w:space="0" w:color="auto"/>
          </w:divBdr>
        </w:div>
        <w:div w:id="257249841">
          <w:marLeft w:val="640"/>
          <w:marRight w:val="0"/>
          <w:marTop w:val="0"/>
          <w:marBottom w:val="0"/>
          <w:divBdr>
            <w:top w:val="none" w:sz="0" w:space="0" w:color="auto"/>
            <w:left w:val="none" w:sz="0" w:space="0" w:color="auto"/>
            <w:bottom w:val="none" w:sz="0" w:space="0" w:color="auto"/>
            <w:right w:val="none" w:sz="0" w:space="0" w:color="auto"/>
          </w:divBdr>
        </w:div>
        <w:div w:id="258029619">
          <w:marLeft w:val="640"/>
          <w:marRight w:val="0"/>
          <w:marTop w:val="0"/>
          <w:marBottom w:val="0"/>
          <w:divBdr>
            <w:top w:val="none" w:sz="0" w:space="0" w:color="auto"/>
            <w:left w:val="none" w:sz="0" w:space="0" w:color="auto"/>
            <w:bottom w:val="none" w:sz="0" w:space="0" w:color="auto"/>
            <w:right w:val="none" w:sz="0" w:space="0" w:color="auto"/>
          </w:divBdr>
        </w:div>
        <w:div w:id="266734752">
          <w:marLeft w:val="640"/>
          <w:marRight w:val="0"/>
          <w:marTop w:val="0"/>
          <w:marBottom w:val="0"/>
          <w:divBdr>
            <w:top w:val="none" w:sz="0" w:space="0" w:color="auto"/>
            <w:left w:val="none" w:sz="0" w:space="0" w:color="auto"/>
            <w:bottom w:val="none" w:sz="0" w:space="0" w:color="auto"/>
            <w:right w:val="none" w:sz="0" w:space="0" w:color="auto"/>
          </w:divBdr>
        </w:div>
        <w:div w:id="269243797">
          <w:marLeft w:val="640"/>
          <w:marRight w:val="0"/>
          <w:marTop w:val="0"/>
          <w:marBottom w:val="0"/>
          <w:divBdr>
            <w:top w:val="none" w:sz="0" w:space="0" w:color="auto"/>
            <w:left w:val="none" w:sz="0" w:space="0" w:color="auto"/>
            <w:bottom w:val="none" w:sz="0" w:space="0" w:color="auto"/>
            <w:right w:val="none" w:sz="0" w:space="0" w:color="auto"/>
          </w:divBdr>
        </w:div>
        <w:div w:id="270433485">
          <w:marLeft w:val="640"/>
          <w:marRight w:val="0"/>
          <w:marTop w:val="0"/>
          <w:marBottom w:val="0"/>
          <w:divBdr>
            <w:top w:val="none" w:sz="0" w:space="0" w:color="auto"/>
            <w:left w:val="none" w:sz="0" w:space="0" w:color="auto"/>
            <w:bottom w:val="none" w:sz="0" w:space="0" w:color="auto"/>
            <w:right w:val="none" w:sz="0" w:space="0" w:color="auto"/>
          </w:divBdr>
        </w:div>
        <w:div w:id="275522117">
          <w:marLeft w:val="640"/>
          <w:marRight w:val="0"/>
          <w:marTop w:val="0"/>
          <w:marBottom w:val="0"/>
          <w:divBdr>
            <w:top w:val="none" w:sz="0" w:space="0" w:color="auto"/>
            <w:left w:val="none" w:sz="0" w:space="0" w:color="auto"/>
            <w:bottom w:val="none" w:sz="0" w:space="0" w:color="auto"/>
            <w:right w:val="none" w:sz="0" w:space="0" w:color="auto"/>
          </w:divBdr>
        </w:div>
        <w:div w:id="304970186">
          <w:marLeft w:val="640"/>
          <w:marRight w:val="0"/>
          <w:marTop w:val="0"/>
          <w:marBottom w:val="0"/>
          <w:divBdr>
            <w:top w:val="none" w:sz="0" w:space="0" w:color="auto"/>
            <w:left w:val="none" w:sz="0" w:space="0" w:color="auto"/>
            <w:bottom w:val="none" w:sz="0" w:space="0" w:color="auto"/>
            <w:right w:val="none" w:sz="0" w:space="0" w:color="auto"/>
          </w:divBdr>
        </w:div>
        <w:div w:id="318654447">
          <w:marLeft w:val="640"/>
          <w:marRight w:val="0"/>
          <w:marTop w:val="0"/>
          <w:marBottom w:val="0"/>
          <w:divBdr>
            <w:top w:val="none" w:sz="0" w:space="0" w:color="auto"/>
            <w:left w:val="none" w:sz="0" w:space="0" w:color="auto"/>
            <w:bottom w:val="none" w:sz="0" w:space="0" w:color="auto"/>
            <w:right w:val="none" w:sz="0" w:space="0" w:color="auto"/>
          </w:divBdr>
        </w:div>
        <w:div w:id="326057401">
          <w:marLeft w:val="640"/>
          <w:marRight w:val="0"/>
          <w:marTop w:val="0"/>
          <w:marBottom w:val="0"/>
          <w:divBdr>
            <w:top w:val="none" w:sz="0" w:space="0" w:color="auto"/>
            <w:left w:val="none" w:sz="0" w:space="0" w:color="auto"/>
            <w:bottom w:val="none" w:sz="0" w:space="0" w:color="auto"/>
            <w:right w:val="none" w:sz="0" w:space="0" w:color="auto"/>
          </w:divBdr>
        </w:div>
        <w:div w:id="329528082">
          <w:marLeft w:val="640"/>
          <w:marRight w:val="0"/>
          <w:marTop w:val="0"/>
          <w:marBottom w:val="0"/>
          <w:divBdr>
            <w:top w:val="none" w:sz="0" w:space="0" w:color="auto"/>
            <w:left w:val="none" w:sz="0" w:space="0" w:color="auto"/>
            <w:bottom w:val="none" w:sz="0" w:space="0" w:color="auto"/>
            <w:right w:val="none" w:sz="0" w:space="0" w:color="auto"/>
          </w:divBdr>
        </w:div>
        <w:div w:id="335228164">
          <w:marLeft w:val="640"/>
          <w:marRight w:val="0"/>
          <w:marTop w:val="0"/>
          <w:marBottom w:val="0"/>
          <w:divBdr>
            <w:top w:val="none" w:sz="0" w:space="0" w:color="auto"/>
            <w:left w:val="none" w:sz="0" w:space="0" w:color="auto"/>
            <w:bottom w:val="none" w:sz="0" w:space="0" w:color="auto"/>
            <w:right w:val="none" w:sz="0" w:space="0" w:color="auto"/>
          </w:divBdr>
        </w:div>
        <w:div w:id="337584492">
          <w:marLeft w:val="640"/>
          <w:marRight w:val="0"/>
          <w:marTop w:val="0"/>
          <w:marBottom w:val="0"/>
          <w:divBdr>
            <w:top w:val="none" w:sz="0" w:space="0" w:color="auto"/>
            <w:left w:val="none" w:sz="0" w:space="0" w:color="auto"/>
            <w:bottom w:val="none" w:sz="0" w:space="0" w:color="auto"/>
            <w:right w:val="none" w:sz="0" w:space="0" w:color="auto"/>
          </w:divBdr>
        </w:div>
        <w:div w:id="343632582">
          <w:marLeft w:val="640"/>
          <w:marRight w:val="0"/>
          <w:marTop w:val="0"/>
          <w:marBottom w:val="0"/>
          <w:divBdr>
            <w:top w:val="none" w:sz="0" w:space="0" w:color="auto"/>
            <w:left w:val="none" w:sz="0" w:space="0" w:color="auto"/>
            <w:bottom w:val="none" w:sz="0" w:space="0" w:color="auto"/>
            <w:right w:val="none" w:sz="0" w:space="0" w:color="auto"/>
          </w:divBdr>
        </w:div>
        <w:div w:id="354501064">
          <w:marLeft w:val="640"/>
          <w:marRight w:val="0"/>
          <w:marTop w:val="0"/>
          <w:marBottom w:val="0"/>
          <w:divBdr>
            <w:top w:val="none" w:sz="0" w:space="0" w:color="auto"/>
            <w:left w:val="none" w:sz="0" w:space="0" w:color="auto"/>
            <w:bottom w:val="none" w:sz="0" w:space="0" w:color="auto"/>
            <w:right w:val="none" w:sz="0" w:space="0" w:color="auto"/>
          </w:divBdr>
        </w:div>
        <w:div w:id="360982269">
          <w:marLeft w:val="640"/>
          <w:marRight w:val="0"/>
          <w:marTop w:val="0"/>
          <w:marBottom w:val="0"/>
          <w:divBdr>
            <w:top w:val="none" w:sz="0" w:space="0" w:color="auto"/>
            <w:left w:val="none" w:sz="0" w:space="0" w:color="auto"/>
            <w:bottom w:val="none" w:sz="0" w:space="0" w:color="auto"/>
            <w:right w:val="none" w:sz="0" w:space="0" w:color="auto"/>
          </w:divBdr>
        </w:div>
        <w:div w:id="361589361">
          <w:marLeft w:val="640"/>
          <w:marRight w:val="0"/>
          <w:marTop w:val="0"/>
          <w:marBottom w:val="0"/>
          <w:divBdr>
            <w:top w:val="none" w:sz="0" w:space="0" w:color="auto"/>
            <w:left w:val="none" w:sz="0" w:space="0" w:color="auto"/>
            <w:bottom w:val="none" w:sz="0" w:space="0" w:color="auto"/>
            <w:right w:val="none" w:sz="0" w:space="0" w:color="auto"/>
          </w:divBdr>
        </w:div>
        <w:div w:id="362512021">
          <w:marLeft w:val="640"/>
          <w:marRight w:val="0"/>
          <w:marTop w:val="0"/>
          <w:marBottom w:val="0"/>
          <w:divBdr>
            <w:top w:val="none" w:sz="0" w:space="0" w:color="auto"/>
            <w:left w:val="none" w:sz="0" w:space="0" w:color="auto"/>
            <w:bottom w:val="none" w:sz="0" w:space="0" w:color="auto"/>
            <w:right w:val="none" w:sz="0" w:space="0" w:color="auto"/>
          </w:divBdr>
        </w:div>
        <w:div w:id="367488857">
          <w:marLeft w:val="640"/>
          <w:marRight w:val="0"/>
          <w:marTop w:val="0"/>
          <w:marBottom w:val="0"/>
          <w:divBdr>
            <w:top w:val="none" w:sz="0" w:space="0" w:color="auto"/>
            <w:left w:val="none" w:sz="0" w:space="0" w:color="auto"/>
            <w:bottom w:val="none" w:sz="0" w:space="0" w:color="auto"/>
            <w:right w:val="none" w:sz="0" w:space="0" w:color="auto"/>
          </w:divBdr>
        </w:div>
        <w:div w:id="373847521">
          <w:marLeft w:val="640"/>
          <w:marRight w:val="0"/>
          <w:marTop w:val="0"/>
          <w:marBottom w:val="0"/>
          <w:divBdr>
            <w:top w:val="none" w:sz="0" w:space="0" w:color="auto"/>
            <w:left w:val="none" w:sz="0" w:space="0" w:color="auto"/>
            <w:bottom w:val="none" w:sz="0" w:space="0" w:color="auto"/>
            <w:right w:val="none" w:sz="0" w:space="0" w:color="auto"/>
          </w:divBdr>
        </w:div>
        <w:div w:id="395780728">
          <w:marLeft w:val="640"/>
          <w:marRight w:val="0"/>
          <w:marTop w:val="0"/>
          <w:marBottom w:val="0"/>
          <w:divBdr>
            <w:top w:val="none" w:sz="0" w:space="0" w:color="auto"/>
            <w:left w:val="none" w:sz="0" w:space="0" w:color="auto"/>
            <w:bottom w:val="none" w:sz="0" w:space="0" w:color="auto"/>
            <w:right w:val="none" w:sz="0" w:space="0" w:color="auto"/>
          </w:divBdr>
        </w:div>
        <w:div w:id="407700629">
          <w:marLeft w:val="640"/>
          <w:marRight w:val="0"/>
          <w:marTop w:val="0"/>
          <w:marBottom w:val="0"/>
          <w:divBdr>
            <w:top w:val="none" w:sz="0" w:space="0" w:color="auto"/>
            <w:left w:val="none" w:sz="0" w:space="0" w:color="auto"/>
            <w:bottom w:val="none" w:sz="0" w:space="0" w:color="auto"/>
            <w:right w:val="none" w:sz="0" w:space="0" w:color="auto"/>
          </w:divBdr>
        </w:div>
        <w:div w:id="413476523">
          <w:marLeft w:val="640"/>
          <w:marRight w:val="0"/>
          <w:marTop w:val="0"/>
          <w:marBottom w:val="0"/>
          <w:divBdr>
            <w:top w:val="none" w:sz="0" w:space="0" w:color="auto"/>
            <w:left w:val="none" w:sz="0" w:space="0" w:color="auto"/>
            <w:bottom w:val="none" w:sz="0" w:space="0" w:color="auto"/>
            <w:right w:val="none" w:sz="0" w:space="0" w:color="auto"/>
          </w:divBdr>
        </w:div>
        <w:div w:id="419570876">
          <w:marLeft w:val="640"/>
          <w:marRight w:val="0"/>
          <w:marTop w:val="0"/>
          <w:marBottom w:val="0"/>
          <w:divBdr>
            <w:top w:val="none" w:sz="0" w:space="0" w:color="auto"/>
            <w:left w:val="none" w:sz="0" w:space="0" w:color="auto"/>
            <w:bottom w:val="none" w:sz="0" w:space="0" w:color="auto"/>
            <w:right w:val="none" w:sz="0" w:space="0" w:color="auto"/>
          </w:divBdr>
        </w:div>
        <w:div w:id="437257980">
          <w:marLeft w:val="640"/>
          <w:marRight w:val="0"/>
          <w:marTop w:val="0"/>
          <w:marBottom w:val="0"/>
          <w:divBdr>
            <w:top w:val="none" w:sz="0" w:space="0" w:color="auto"/>
            <w:left w:val="none" w:sz="0" w:space="0" w:color="auto"/>
            <w:bottom w:val="none" w:sz="0" w:space="0" w:color="auto"/>
            <w:right w:val="none" w:sz="0" w:space="0" w:color="auto"/>
          </w:divBdr>
        </w:div>
        <w:div w:id="442577858">
          <w:marLeft w:val="640"/>
          <w:marRight w:val="0"/>
          <w:marTop w:val="0"/>
          <w:marBottom w:val="0"/>
          <w:divBdr>
            <w:top w:val="none" w:sz="0" w:space="0" w:color="auto"/>
            <w:left w:val="none" w:sz="0" w:space="0" w:color="auto"/>
            <w:bottom w:val="none" w:sz="0" w:space="0" w:color="auto"/>
            <w:right w:val="none" w:sz="0" w:space="0" w:color="auto"/>
          </w:divBdr>
        </w:div>
        <w:div w:id="446706025">
          <w:marLeft w:val="640"/>
          <w:marRight w:val="0"/>
          <w:marTop w:val="0"/>
          <w:marBottom w:val="0"/>
          <w:divBdr>
            <w:top w:val="none" w:sz="0" w:space="0" w:color="auto"/>
            <w:left w:val="none" w:sz="0" w:space="0" w:color="auto"/>
            <w:bottom w:val="none" w:sz="0" w:space="0" w:color="auto"/>
            <w:right w:val="none" w:sz="0" w:space="0" w:color="auto"/>
          </w:divBdr>
        </w:div>
        <w:div w:id="450394209">
          <w:marLeft w:val="640"/>
          <w:marRight w:val="0"/>
          <w:marTop w:val="0"/>
          <w:marBottom w:val="0"/>
          <w:divBdr>
            <w:top w:val="none" w:sz="0" w:space="0" w:color="auto"/>
            <w:left w:val="none" w:sz="0" w:space="0" w:color="auto"/>
            <w:bottom w:val="none" w:sz="0" w:space="0" w:color="auto"/>
            <w:right w:val="none" w:sz="0" w:space="0" w:color="auto"/>
          </w:divBdr>
        </w:div>
        <w:div w:id="456336108">
          <w:marLeft w:val="640"/>
          <w:marRight w:val="0"/>
          <w:marTop w:val="0"/>
          <w:marBottom w:val="0"/>
          <w:divBdr>
            <w:top w:val="none" w:sz="0" w:space="0" w:color="auto"/>
            <w:left w:val="none" w:sz="0" w:space="0" w:color="auto"/>
            <w:bottom w:val="none" w:sz="0" w:space="0" w:color="auto"/>
            <w:right w:val="none" w:sz="0" w:space="0" w:color="auto"/>
          </w:divBdr>
        </w:div>
        <w:div w:id="463239414">
          <w:marLeft w:val="640"/>
          <w:marRight w:val="0"/>
          <w:marTop w:val="0"/>
          <w:marBottom w:val="0"/>
          <w:divBdr>
            <w:top w:val="none" w:sz="0" w:space="0" w:color="auto"/>
            <w:left w:val="none" w:sz="0" w:space="0" w:color="auto"/>
            <w:bottom w:val="none" w:sz="0" w:space="0" w:color="auto"/>
            <w:right w:val="none" w:sz="0" w:space="0" w:color="auto"/>
          </w:divBdr>
        </w:div>
        <w:div w:id="475100150">
          <w:marLeft w:val="640"/>
          <w:marRight w:val="0"/>
          <w:marTop w:val="0"/>
          <w:marBottom w:val="0"/>
          <w:divBdr>
            <w:top w:val="none" w:sz="0" w:space="0" w:color="auto"/>
            <w:left w:val="none" w:sz="0" w:space="0" w:color="auto"/>
            <w:bottom w:val="none" w:sz="0" w:space="0" w:color="auto"/>
            <w:right w:val="none" w:sz="0" w:space="0" w:color="auto"/>
          </w:divBdr>
        </w:div>
        <w:div w:id="481388013">
          <w:marLeft w:val="640"/>
          <w:marRight w:val="0"/>
          <w:marTop w:val="0"/>
          <w:marBottom w:val="0"/>
          <w:divBdr>
            <w:top w:val="none" w:sz="0" w:space="0" w:color="auto"/>
            <w:left w:val="none" w:sz="0" w:space="0" w:color="auto"/>
            <w:bottom w:val="none" w:sz="0" w:space="0" w:color="auto"/>
            <w:right w:val="none" w:sz="0" w:space="0" w:color="auto"/>
          </w:divBdr>
        </w:div>
        <w:div w:id="484978144">
          <w:marLeft w:val="640"/>
          <w:marRight w:val="0"/>
          <w:marTop w:val="0"/>
          <w:marBottom w:val="0"/>
          <w:divBdr>
            <w:top w:val="none" w:sz="0" w:space="0" w:color="auto"/>
            <w:left w:val="none" w:sz="0" w:space="0" w:color="auto"/>
            <w:bottom w:val="none" w:sz="0" w:space="0" w:color="auto"/>
            <w:right w:val="none" w:sz="0" w:space="0" w:color="auto"/>
          </w:divBdr>
        </w:div>
        <w:div w:id="491020515">
          <w:marLeft w:val="640"/>
          <w:marRight w:val="0"/>
          <w:marTop w:val="0"/>
          <w:marBottom w:val="0"/>
          <w:divBdr>
            <w:top w:val="none" w:sz="0" w:space="0" w:color="auto"/>
            <w:left w:val="none" w:sz="0" w:space="0" w:color="auto"/>
            <w:bottom w:val="none" w:sz="0" w:space="0" w:color="auto"/>
            <w:right w:val="none" w:sz="0" w:space="0" w:color="auto"/>
          </w:divBdr>
        </w:div>
        <w:div w:id="494995098">
          <w:marLeft w:val="640"/>
          <w:marRight w:val="0"/>
          <w:marTop w:val="0"/>
          <w:marBottom w:val="0"/>
          <w:divBdr>
            <w:top w:val="none" w:sz="0" w:space="0" w:color="auto"/>
            <w:left w:val="none" w:sz="0" w:space="0" w:color="auto"/>
            <w:bottom w:val="none" w:sz="0" w:space="0" w:color="auto"/>
            <w:right w:val="none" w:sz="0" w:space="0" w:color="auto"/>
          </w:divBdr>
        </w:div>
        <w:div w:id="497161120">
          <w:marLeft w:val="640"/>
          <w:marRight w:val="0"/>
          <w:marTop w:val="0"/>
          <w:marBottom w:val="0"/>
          <w:divBdr>
            <w:top w:val="none" w:sz="0" w:space="0" w:color="auto"/>
            <w:left w:val="none" w:sz="0" w:space="0" w:color="auto"/>
            <w:bottom w:val="none" w:sz="0" w:space="0" w:color="auto"/>
            <w:right w:val="none" w:sz="0" w:space="0" w:color="auto"/>
          </w:divBdr>
        </w:div>
        <w:div w:id="500585468">
          <w:marLeft w:val="640"/>
          <w:marRight w:val="0"/>
          <w:marTop w:val="0"/>
          <w:marBottom w:val="0"/>
          <w:divBdr>
            <w:top w:val="none" w:sz="0" w:space="0" w:color="auto"/>
            <w:left w:val="none" w:sz="0" w:space="0" w:color="auto"/>
            <w:bottom w:val="none" w:sz="0" w:space="0" w:color="auto"/>
            <w:right w:val="none" w:sz="0" w:space="0" w:color="auto"/>
          </w:divBdr>
        </w:div>
        <w:div w:id="500854037">
          <w:marLeft w:val="640"/>
          <w:marRight w:val="0"/>
          <w:marTop w:val="0"/>
          <w:marBottom w:val="0"/>
          <w:divBdr>
            <w:top w:val="none" w:sz="0" w:space="0" w:color="auto"/>
            <w:left w:val="none" w:sz="0" w:space="0" w:color="auto"/>
            <w:bottom w:val="none" w:sz="0" w:space="0" w:color="auto"/>
            <w:right w:val="none" w:sz="0" w:space="0" w:color="auto"/>
          </w:divBdr>
        </w:div>
        <w:div w:id="505052887">
          <w:marLeft w:val="640"/>
          <w:marRight w:val="0"/>
          <w:marTop w:val="0"/>
          <w:marBottom w:val="0"/>
          <w:divBdr>
            <w:top w:val="none" w:sz="0" w:space="0" w:color="auto"/>
            <w:left w:val="none" w:sz="0" w:space="0" w:color="auto"/>
            <w:bottom w:val="none" w:sz="0" w:space="0" w:color="auto"/>
            <w:right w:val="none" w:sz="0" w:space="0" w:color="auto"/>
          </w:divBdr>
        </w:div>
        <w:div w:id="508174904">
          <w:marLeft w:val="640"/>
          <w:marRight w:val="0"/>
          <w:marTop w:val="0"/>
          <w:marBottom w:val="0"/>
          <w:divBdr>
            <w:top w:val="none" w:sz="0" w:space="0" w:color="auto"/>
            <w:left w:val="none" w:sz="0" w:space="0" w:color="auto"/>
            <w:bottom w:val="none" w:sz="0" w:space="0" w:color="auto"/>
            <w:right w:val="none" w:sz="0" w:space="0" w:color="auto"/>
          </w:divBdr>
        </w:div>
        <w:div w:id="519586657">
          <w:marLeft w:val="640"/>
          <w:marRight w:val="0"/>
          <w:marTop w:val="0"/>
          <w:marBottom w:val="0"/>
          <w:divBdr>
            <w:top w:val="none" w:sz="0" w:space="0" w:color="auto"/>
            <w:left w:val="none" w:sz="0" w:space="0" w:color="auto"/>
            <w:bottom w:val="none" w:sz="0" w:space="0" w:color="auto"/>
            <w:right w:val="none" w:sz="0" w:space="0" w:color="auto"/>
          </w:divBdr>
        </w:div>
        <w:div w:id="550461547">
          <w:marLeft w:val="640"/>
          <w:marRight w:val="0"/>
          <w:marTop w:val="0"/>
          <w:marBottom w:val="0"/>
          <w:divBdr>
            <w:top w:val="none" w:sz="0" w:space="0" w:color="auto"/>
            <w:left w:val="none" w:sz="0" w:space="0" w:color="auto"/>
            <w:bottom w:val="none" w:sz="0" w:space="0" w:color="auto"/>
            <w:right w:val="none" w:sz="0" w:space="0" w:color="auto"/>
          </w:divBdr>
        </w:div>
        <w:div w:id="554203004">
          <w:marLeft w:val="640"/>
          <w:marRight w:val="0"/>
          <w:marTop w:val="0"/>
          <w:marBottom w:val="0"/>
          <w:divBdr>
            <w:top w:val="none" w:sz="0" w:space="0" w:color="auto"/>
            <w:left w:val="none" w:sz="0" w:space="0" w:color="auto"/>
            <w:bottom w:val="none" w:sz="0" w:space="0" w:color="auto"/>
            <w:right w:val="none" w:sz="0" w:space="0" w:color="auto"/>
          </w:divBdr>
        </w:div>
        <w:div w:id="563637918">
          <w:marLeft w:val="640"/>
          <w:marRight w:val="0"/>
          <w:marTop w:val="0"/>
          <w:marBottom w:val="0"/>
          <w:divBdr>
            <w:top w:val="none" w:sz="0" w:space="0" w:color="auto"/>
            <w:left w:val="none" w:sz="0" w:space="0" w:color="auto"/>
            <w:bottom w:val="none" w:sz="0" w:space="0" w:color="auto"/>
            <w:right w:val="none" w:sz="0" w:space="0" w:color="auto"/>
          </w:divBdr>
        </w:div>
        <w:div w:id="572203352">
          <w:marLeft w:val="640"/>
          <w:marRight w:val="0"/>
          <w:marTop w:val="0"/>
          <w:marBottom w:val="0"/>
          <w:divBdr>
            <w:top w:val="none" w:sz="0" w:space="0" w:color="auto"/>
            <w:left w:val="none" w:sz="0" w:space="0" w:color="auto"/>
            <w:bottom w:val="none" w:sz="0" w:space="0" w:color="auto"/>
            <w:right w:val="none" w:sz="0" w:space="0" w:color="auto"/>
          </w:divBdr>
        </w:div>
        <w:div w:id="588151051">
          <w:marLeft w:val="640"/>
          <w:marRight w:val="0"/>
          <w:marTop w:val="0"/>
          <w:marBottom w:val="0"/>
          <w:divBdr>
            <w:top w:val="none" w:sz="0" w:space="0" w:color="auto"/>
            <w:left w:val="none" w:sz="0" w:space="0" w:color="auto"/>
            <w:bottom w:val="none" w:sz="0" w:space="0" w:color="auto"/>
            <w:right w:val="none" w:sz="0" w:space="0" w:color="auto"/>
          </w:divBdr>
        </w:div>
        <w:div w:id="597756354">
          <w:marLeft w:val="640"/>
          <w:marRight w:val="0"/>
          <w:marTop w:val="0"/>
          <w:marBottom w:val="0"/>
          <w:divBdr>
            <w:top w:val="none" w:sz="0" w:space="0" w:color="auto"/>
            <w:left w:val="none" w:sz="0" w:space="0" w:color="auto"/>
            <w:bottom w:val="none" w:sz="0" w:space="0" w:color="auto"/>
            <w:right w:val="none" w:sz="0" w:space="0" w:color="auto"/>
          </w:divBdr>
        </w:div>
        <w:div w:id="606668046">
          <w:marLeft w:val="640"/>
          <w:marRight w:val="0"/>
          <w:marTop w:val="0"/>
          <w:marBottom w:val="0"/>
          <w:divBdr>
            <w:top w:val="none" w:sz="0" w:space="0" w:color="auto"/>
            <w:left w:val="none" w:sz="0" w:space="0" w:color="auto"/>
            <w:bottom w:val="none" w:sz="0" w:space="0" w:color="auto"/>
            <w:right w:val="none" w:sz="0" w:space="0" w:color="auto"/>
          </w:divBdr>
        </w:div>
        <w:div w:id="608515066">
          <w:marLeft w:val="640"/>
          <w:marRight w:val="0"/>
          <w:marTop w:val="0"/>
          <w:marBottom w:val="0"/>
          <w:divBdr>
            <w:top w:val="none" w:sz="0" w:space="0" w:color="auto"/>
            <w:left w:val="none" w:sz="0" w:space="0" w:color="auto"/>
            <w:bottom w:val="none" w:sz="0" w:space="0" w:color="auto"/>
            <w:right w:val="none" w:sz="0" w:space="0" w:color="auto"/>
          </w:divBdr>
        </w:div>
        <w:div w:id="620503829">
          <w:marLeft w:val="640"/>
          <w:marRight w:val="0"/>
          <w:marTop w:val="0"/>
          <w:marBottom w:val="0"/>
          <w:divBdr>
            <w:top w:val="none" w:sz="0" w:space="0" w:color="auto"/>
            <w:left w:val="none" w:sz="0" w:space="0" w:color="auto"/>
            <w:bottom w:val="none" w:sz="0" w:space="0" w:color="auto"/>
            <w:right w:val="none" w:sz="0" w:space="0" w:color="auto"/>
          </w:divBdr>
        </w:div>
        <w:div w:id="628391099">
          <w:marLeft w:val="640"/>
          <w:marRight w:val="0"/>
          <w:marTop w:val="0"/>
          <w:marBottom w:val="0"/>
          <w:divBdr>
            <w:top w:val="none" w:sz="0" w:space="0" w:color="auto"/>
            <w:left w:val="none" w:sz="0" w:space="0" w:color="auto"/>
            <w:bottom w:val="none" w:sz="0" w:space="0" w:color="auto"/>
            <w:right w:val="none" w:sz="0" w:space="0" w:color="auto"/>
          </w:divBdr>
        </w:div>
        <w:div w:id="633557435">
          <w:marLeft w:val="640"/>
          <w:marRight w:val="0"/>
          <w:marTop w:val="0"/>
          <w:marBottom w:val="0"/>
          <w:divBdr>
            <w:top w:val="none" w:sz="0" w:space="0" w:color="auto"/>
            <w:left w:val="none" w:sz="0" w:space="0" w:color="auto"/>
            <w:bottom w:val="none" w:sz="0" w:space="0" w:color="auto"/>
            <w:right w:val="none" w:sz="0" w:space="0" w:color="auto"/>
          </w:divBdr>
        </w:div>
        <w:div w:id="634990218">
          <w:marLeft w:val="640"/>
          <w:marRight w:val="0"/>
          <w:marTop w:val="0"/>
          <w:marBottom w:val="0"/>
          <w:divBdr>
            <w:top w:val="none" w:sz="0" w:space="0" w:color="auto"/>
            <w:left w:val="none" w:sz="0" w:space="0" w:color="auto"/>
            <w:bottom w:val="none" w:sz="0" w:space="0" w:color="auto"/>
            <w:right w:val="none" w:sz="0" w:space="0" w:color="auto"/>
          </w:divBdr>
        </w:div>
        <w:div w:id="635642046">
          <w:marLeft w:val="640"/>
          <w:marRight w:val="0"/>
          <w:marTop w:val="0"/>
          <w:marBottom w:val="0"/>
          <w:divBdr>
            <w:top w:val="none" w:sz="0" w:space="0" w:color="auto"/>
            <w:left w:val="none" w:sz="0" w:space="0" w:color="auto"/>
            <w:bottom w:val="none" w:sz="0" w:space="0" w:color="auto"/>
            <w:right w:val="none" w:sz="0" w:space="0" w:color="auto"/>
          </w:divBdr>
        </w:div>
        <w:div w:id="661155282">
          <w:marLeft w:val="640"/>
          <w:marRight w:val="0"/>
          <w:marTop w:val="0"/>
          <w:marBottom w:val="0"/>
          <w:divBdr>
            <w:top w:val="none" w:sz="0" w:space="0" w:color="auto"/>
            <w:left w:val="none" w:sz="0" w:space="0" w:color="auto"/>
            <w:bottom w:val="none" w:sz="0" w:space="0" w:color="auto"/>
            <w:right w:val="none" w:sz="0" w:space="0" w:color="auto"/>
          </w:divBdr>
        </w:div>
        <w:div w:id="662003323">
          <w:marLeft w:val="640"/>
          <w:marRight w:val="0"/>
          <w:marTop w:val="0"/>
          <w:marBottom w:val="0"/>
          <w:divBdr>
            <w:top w:val="none" w:sz="0" w:space="0" w:color="auto"/>
            <w:left w:val="none" w:sz="0" w:space="0" w:color="auto"/>
            <w:bottom w:val="none" w:sz="0" w:space="0" w:color="auto"/>
            <w:right w:val="none" w:sz="0" w:space="0" w:color="auto"/>
          </w:divBdr>
        </w:div>
        <w:div w:id="667178297">
          <w:marLeft w:val="640"/>
          <w:marRight w:val="0"/>
          <w:marTop w:val="0"/>
          <w:marBottom w:val="0"/>
          <w:divBdr>
            <w:top w:val="none" w:sz="0" w:space="0" w:color="auto"/>
            <w:left w:val="none" w:sz="0" w:space="0" w:color="auto"/>
            <w:bottom w:val="none" w:sz="0" w:space="0" w:color="auto"/>
            <w:right w:val="none" w:sz="0" w:space="0" w:color="auto"/>
          </w:divBdr>
        </w:div>
        <w:div w:id="669335508">
          <w:marLeft w:val="640"/>
          <w:marRight w:val="0"/>
          <w:marTop w:val="0"/>
          <w:marBottom w:val="0"/>
          <w:divBdr>
            <w:top w:val="none" w:sz="0" w:space="0" w:color="auto"/>
            <w:left w:val="none" w:sz="0" w:space="0" w:color="auto"/>
            <w:bottom w:val="none" w:sz="0" w:space="0" w:color="auto"/>
            <w:right w:val="none" w:sz="0" w:space="0" w:color="auto"/>
          </w:divBdr>
        </w:div>
        <w:div w:id="675883114">
          <w:marLeft w:val="640"/>
          <w:marRight w:val="0"/>
          <w:marTop w:val="0"/>
          <w:marBottom w:val="0"/>
          <w:divBdr>
            <w:top w:val="none" w:sz="0" w:space="0" w:color="auto"/>
            <w:left w:val="none" w:sz="0" w:space="0" w:color="auto"/>
            <w:bottom w:val="none" w:sz="0" w:space="0" w:color="auto"/>
            <w:right w:val="none" w:sz="0" w:space="0" w:color="auto"/>
          </w:divBdr>
        </w:div>
        <w:div w:id="681975938">
          <w:marLeft w:val="640"/>
          <w:marRight w:val="0"/>
          <w:marTop w:val="0"/>
          <w:marBottom w:val="0"/>
          <w:divBdr>
            <w:top w:val="none" w:sz="0" w:space="0" w:color="auto"/>
            <w:left w:val="none" w:sz="0" w:space="0" w:color="auto"/>
            <w:bottom w:val="none" w:sz="0" w:space="0" w:color="auto"/>
            <w:right w:val="none" w:sz="0" w:space="0" w:color="auto"/>
          </w:divBdr>
        </w:div>
        <w:div w:id="685643617">
          <w:marLeft w:val="640"/>
          <w:marRight w:val="0"/>
          <w:marTop w:val="0"/>
          <w:marBottom w:val="0"/>
          <w:divBdr>
            <w:top w:val="none" w:sz="0" w:space="0" w:color="auto"/>
            <w:left w:val="none" w:sz="0" w:space="0" w:color="auto"/>
            <w:bottom w:val="none" w:sz="0" w:space="0" w:color="auto"/>
            <w:right w:val="none" w:sz="0" w:space="0" w:color="auto"/>
          </w:divBdr>
        </w:div>
        <w:div w:id="695229981">
          <w:marLeft w:val="640"/>
          <w:marRight w:val="0"/>
          <w:marTop w:val="0"/>
          <w:marBottom w:val="0"/>
          <w:divBdr>
            <w:top w:val="none" w:sz="0" w:space="0" w:color="auto"/>
            <w:left w:val="none" w:sz="0" w:space="0" w:color="auto"/>
            <w:bottom w:val="none" w:sz="0" w:space="0" w:color="auto"/>
            <w:right w:val="none" w:sz="0" w:space="0" w:color="auto"/>
          </w:divBdr>
        </w:div>
        <w:div w:id="699234899">
          <w:marLeft w:val="640"/>
          <w:marRight w:val="0"/>
          <w:marTop w:val="0"/>
          <w:marBottom w:val="0"/>
          <w:divBdr>
            <w:top w:val="none" w:sz="0" w:space="0" w:color="auto"/>
            <w:left w:val="none" w:sz="0" w:space="0" w:color="auto"/>
            <w:bottom w:val="none" w:sz="0" w:space="0" w:color="auto"/>
            <w:right w:val="none" w:sz="0" w:space="0" w:color="auto"/>
          </w:divBdr>
        </w:div>
        <w:div w:id="701832426">
          <w:marLeft w:val="640"/>
          <w:marRight w:val="0"/>
          <w:marTop w:val="0"/>
          <w:marBottom w:val="0"/>
          <w:divBdr>
            <w:top w:val="none" w:sz="0" w:space="0" w:color="auto"/>
            <w:left w:val="none" w:sz="0" w:space="0" w:color="auto"/>
            <w:bottom w:val="none" w:sz="0" w:space="0" w:color="auto"/>
            <w:right w:val="none" w:sz="0" w:space="0" w:color="auto"/>
          </w:divBdr>
        </w:div>
        <w:div w:id="725299697">
          <w:marLeft w:val="640"/>
          <w:marRight w:val="0"/>
          <w:marTop w:val="0"/>
          <w:marBottom w:val="0"/>
          <w:divBdr>
            <w:top w:val="none" w:sz="0" w:space="0" w:color="auto"/>
            <w:left w:val="none" w:sz="0" w:space="0" w:color="auto"/>
            <w:bottom w:val="none" w:sz="0" w:space="0" w:color="auto"/>
            <w:right w:val="none" w:sz="0" w:space="0" w:color="auto"/>
          </w:divBdr>
        </w:div>
        <w:div w:id="731273720">
          <w:marLeft w:val="640"/>
          <w:marRight w:val="0"/>
          <w:marTop w:val="0"/>
          <w:marBottom w:val="0"/>
          <w:divBdr>
            <w:top w:val="none" w:sz="0" w:space="0" w:color="auto"/>
            <w:left w:val="none" w:sz="0" w:space="0" w:color="auto"/>
            <w:bottom w:val="none" w:sz="0" w:space="0" w:color="auto"/>
            <w:right w:val="none" w:sz="0" w:space="0" w:color="auto"/>
          </w:divBdr>
        </w:div>
        <w:div w:id="732125839">
          <w:marLeft w:val="640"/>
          <w:marRight w:val="0"/>
          <w:marTop w:val="0"/>
          <w:marBottom w:val="0"/>
          <w:divBdr>
            <w:top w:val="none" w:sz="0" w:space="0" w:color="auto"/>
            <w:left w:val="none" w:sz="0" w:space="0" w:color="auto"/>
            <w:bottom w:val="none" w:sz="0" w:space="0" w:color="auto"/>
            <w:right w:val="none" w:sz="0" w:space="0" w:color="auto"/>
          </w:divBdr>
        </w:div>
        <w:div w:id="746459376">
          <w:marLeft w:val="640"/>
          <w:marRight w:val="0"/>
          <w:marTop w:val="0"/>
          <w:marBottom w:val="0"/>
          <w:divBdr>
            <w:top w:val="none" w:sz="0" w:space="0" w:color="auto"/>
            <w:left w:val="none" w:sz="0" w:space="0" w:color="auto"/>
            <w:bottom w:val="none" w:sz="0" w:space="0" w:color="auto"/>
            <w:right w:val="none" w:sz="0" w:space="0" w:color="auto"/>
          </w:divBdr>
        </w:div>
        <w:div w:id="765152979">
          <w:marLeft w:val="640"/>
          <w:marRight w:val="0"/>
          <w:marTop w:val="0"/>
          <w:marBottom w:val="0"/>
          <w:divBdr>
            <w:top w:val="none" w:sz="0" w:space="0" w:color="auto"/>
            <w:left w:val="none" w:sz="0" w:space="0" w:color="auto"/>
            <w:bottom w:val="none" w:sz="0" w:space="0" w:color="auto"/>
            <w:right w:val="none" w:sz="0" w:space="0" w:color="auto"/>
          </w:divBdr>
        </w:div>
        <w:div w:id="770468656">
          <w:marLeft w:val="640"/>
          <w:marRight w:val="0"/>
          <w:marTop w:val="0"/>
          <w:marBottom w:val="0"/>
          <w:divBdr>
            <w:top w:val="none" w:sz="0" w:space="0" w:color="auto"/>
            <w:left w:val="none" w:sz="0" w:space="0" w:color="auto"/>
            <w:bottom w:val="none" w:sz="0" w:space="0" w:color="auto"/>
            <w:right w:val="none" w:sz="0" w:space="0" w:color="auto"/>
          </w:divBdr>
        </w:div>
        <w:div w:id="774784743">
          <w:marLeft w:val="640"/>
          <w:marRight w:val="0"/>
          <w:marTop w:val="0"/>
          <w:marBottom w:val="0"/>
          <w:divBdr>
            <w:top w:val="none" w:sz="0" w:space="0" w:color="auto"/>
            <w:left w:val="none" w:sz="0" w:space="0" w:color="auto"/>
            <w:bottom w:val="none" w:sz="0" w:space="0" w:color="auto"/>
            <w:right w:val="none" w:sz="0" w:space="0" w:color="auto"/>
          </w:divBdr>
        </w:div>
        <w:div w:id="797577373">
          <w:marLeft w:val="640"/>
          <w:marRight w:val="0"/>
          <w:marTop w:val="0"/>
          <w:marBottom w:val="0"/>
          <w:divBdr>
            <w:top w:val="none" w:sz="0" w:space="0" w:color="auto"/>
            <w:left w:val="none" w:sz="0" w:space="0" w:color="auto"/>
            <w:bottom w:val="none" w:sz="0" w:space="0" w:color="auto"/>
            <w:right w:val="none" w:sz="0" w:space="0" w:color="auto"/>
          </w:divBdr>
        </w:div>
        <w:div w:id="797643530">
          <w:marLeft w:val="640"/>
          <w:marRight w:val="0"/>
          <w:marTop w:val="0"/>
          <w:marBottom w:val="0"/>
          <w:divBdr>
            <w:top w:val="none" w:sz="0" w:space="0" w:color="auto"/>
            <w:left w:val="none" w:sz="0" w:space="0" w:color="auto"/>
            <w:bottom w:val="none" w:sz="0" w:space="0" w:color="auto"/>
            <w:right w:val="none" w:sz="0" w:space="0" w:color="auto"/>
          </w:divBdr>
        </w:div>
        <w:div w:id="801267620">
          <w:marLeft w:val="640"/>
          <w:marRight w:val="0"/>
          <w:marTop w:val="0"/>
          <w:marBottom w:val="0"/>
          <w:divBdr>
            <w:top w:val="none" w:sz="0" w:space="0" w:color="auto"/>
            <w:left w:val="none" w:sz="0" w:space="0" w:color="auto"/>
            <w:bottom w:val="none" w:sz="0" w:space="0" w:color="auto"/>
            <w:right w:val="none" w:sz="0" w:space="0" w:color="auto"/>
          </w:divBdr>
        </w:div>
        <w:div w:id="817458507">
          <w:marLeft w:val="640"/>
          <w:marRight w:val="0"/>
          <w:marTop w:val="0"/>
          <w:marBottom w:val="0"/>
          <w:divBdr>
            <w:top w:val="none" w:sz="0" w:space="0" w:color="auto"/>
            <w:left w:val="none" w:sz="0" w:space="0" w:color="auto"/>
            <w:bottom w:val="none" w:sz="0" w:space="0" w:color="auto"/>
            <w:right w:val="none" w:sz="0" w:space="0" w:color="auto"/>
          </w:divBdr>
        </w:div>
        <w:div w:id="825052204">
          <w:marLeft w:val="640"/>
          <w:marRight w:val="0"/>
          <w:marTop w:val="0"/>
          <w:marBottom w:val="0"/>
          <w:divBdr>
            <w:top w:val="none" w:sz="0" w:space="0" w:color="auto"/>
            <w:left w:val="none" w:sz="0" w:space="0" w:color="auto"/>
            <w:bottom w:val="none" w:sz="0" w:space="0" w:color="auto"/>
            <w:right w:val="none" w:sz="0" w:space="0" w:color="auto"/>
          </w:divBdr>
        </w:div>
        <w:div w:id="837960268">
          <w:marLeft w:val="640"/>
          <w:marRight w:val="0"/>
          <w:marTop w:val="0"/>
          <w:marBottom w:val="0"/>
          <w:divBdr>
            <w:top w:val="none" w:sz="0" w:space="0" w:color="auto"/>
            <w:left w:val="none" w:sz="0" w:space="0" w:color="auto"/>
            <w:bottom w:val="none" w:sz="0" w:space="0" w:color="auto"/>
            <w:right w:val="none" w:sz="0" w:space="0" w:color="auto"/>
          </w:divBdr>
        </w:div>
        <w:div w:id="842748385">
          <w:marLeft w:val="640"/>
          <w:marRight w:val="0"/>
          <w:marTop w:val="0"/>
          <w:marBottom w:val="0"/>
          <w:divBdr>
            <w:top w:val="none" w:sz="0" w:space="0" w:color="auto"/>
            <w:left w:val="none" w:sz="0" w:space="0" w:color="auto"/>
            <w:bottom w:val="none" w:sz="0" w:space="0" w:color="auto"/>
            <w:right w:val="none" w:sz="0" w:space="0" w:color="auto"/>
          </w:divBdr>
        </w:div>
        <w:div w:id="862016575">
          <w:marLeft w:val="640"/>
          <w:marRight w:val="0"/>
          <w:marTop w:val="0"/>
          <w:marBottom w:val="0"/>
          <w:divBdr>
            <w:top w:val="none" w:sz="0" w:space="0" w:color="auto"/>
            <w:left w:val="none" w:sz="0" w:space="0" w:color="auto"/>
            <w:bottom w:val="none" w:sz="0" w:space="0" w:color="auto"/>
            <w:right w:val="none" w:sz="0" w:space="0" w:color="auto"/>
          </w:divBdr>
        </w:div>
        <w:div w:id="867377143">
          <w:marLeft w:val="640"/>
          <w:marRight w:val="0"/>
          <w:marTop w:val="0"/>
          <w:marBottom w:val="0"/>
          <w:divBdr>
            <w:top w:val="none" w:sz="0" w:space="0" w:color="auto"/>
            <w:left w:val="none" w:sz="0" w:space="0" w:color="auto"/>
            <w:bottom w:val="none" w:sz="0" w:space="0" w:color="auto"/>
            <w:right w:val="none" w:sz="0" w:space="0" w:color="auto"/>
          </w:divBdr>
        </w:div>
        <w:div w:id="887032331">
          <w:marLeft w:val="640"/>
          <w:marRight w:val="0"/>
          <w:marTop w:val="0"/>
          <w:marBottom w:val="0"/>
          <w:divBdr>
            <w:top w:val="none" w:sz="0" w:space="0" w:color="auto"/>
            <w:left w:val="none" w:sz="0" w:space="0" w:color="auto"/>
            <w:bottom w:val="none" w:sz="0" w:space="0" w:color="auto"/>
            <w:right w:val="none" w:sz="0" w:space="0" w:color="auto"/>
          </w:divBdr>
        </w:div>
        <w:div w:id="896744678">
          <w:marLeft w:val="640"/>
          <w:marRight w:val="0"/>
          <w:marTop w:val="0"/>
          <w:marBottom w:val="0"/>
          <w:divBdr>
            <w:top w:val="none" w:sz="0" w:space="0" w:color="auto"/>
            <w:left w:val="none" w:sz="0" w:space="0" w:color="auto"/>
            <w:bottom w:val="none" w:sz="0" w:space="0" w:color="auto"/>
            <w:right w:val="none" w:sz="0" w:space="0" w:color="auto"/>
          </w:divBdr>
        </w:div>
        <w:div w:id="908882395">
          <w:marLeft w:val="640"/>
          <w:marRight w:val="0"/>
          <w:marTop w:val="0"/>
          <w:marBottom w:val="0"/>
          <w:divBdr>
            <w:top w:val="none" w:sz="0" w:space="0" w:color="auto"/>
            <w:left w:val="none" w:sz="0" w:space="0" w:color="auto"/>
            <w:bottom w:val="none" w:sz="0" w:space="0" w:color="auto"/>
            <w:right w:val="none" w:sz="0" w:space="0" w:color="auto"/>
          </w:divBdr>
        </w:div>
        <w:div w:id="909971399">
          <w:marLeft w:val="640"/>
          <w:marRight w:val="0"/>
          <w:marTop w:val="0"/>
          <w:marBottom w:val="0"/>
          <w:divBdr>
            <w:top w:val="none" w:sz="0" w:space="0" w:color="auto"/>
            <w:left w:val="none" w:sz="0" w:space="0" w:color="auto"/>
            <w:bottom w:val="none" w:sz="0" w:space="0" w:color="auto"/>
            <w:right w:val="none" w:sz="0" w:space="0" w:color="auto"/>
          </w:divBdr>
        </w:div>
        <w:div w:id="910970170">
          <w:marLeft w:val="640"/>
          <w:marRight w:val="0"/>
          <w:marTop w:val="0"/>
          <w:marBottom w:val="0"/>
          <w:divBdr>
            <w:top w:val="none" w:sz="0" w:space="0" w:color="auto"/>
            <w:left w:val="none" w:sz="0" w:space="0" w:color="auto"/>
            <w:bottom w:val="none" w:sz="0" w:space="0" w:color="auto"/>
            <w:right w:val="none" w:sz="0" w:space="0" w:color="auto"/>
          </w:divBdr>
        </w:div>
        <w:div w:id="913511653">
          <w:marLeft w:val="640"/>
          <w:marRight w:val="0"/>
          <w:marTop w:val="0"/>
          <w:marBottom w:val="0"/>
          <w:divBdr>
            <w:top w:val="none" w:sz="0" w:space="0" w:color="auto"/>
            <w:left w:val="none" w:sz="0" w:space="0" w:color="auto"/>
            <w:bottom w:val="none" w:sz="0" w:space="0" w:color="auto"/>
            <w:right w:val="none" w:sz="0" w:space="0" w:color="auto"/>
          </w:divBdr>
        </w:div>
        <w:div w:id="920332532">
          <w:marLeft w:val="640"/>
          <w:marRight w:val="0"/>
          <w:marTop w:val="0"/>
          <w:marBottom w:val="0"/>
          <w:divBdr>
            <w:top w:val="none" w:sz="0" w:space="0" w:color="auto"/>
            <w:left w:val="none" w:sz="0" w:space="0" w:color="auto"/>
            <w:bottom w:val="none" w:sz="0" w:space="0" w:color="auto"/>
            <w:right w:val="none" w:sz="0" w:space="0" w:color="auto"/>
          </w:divBdr>
        </w:div>
        <w:div w:id="925767422">
          <w:marLeft w:val="640"/>
          <w:marRight w:val="0"/>
          <w:marTop w:val="0"/>
          <w:marBottom w:val="0"/>
          <w:divBdr>
            <w:top w:val="none" w:sz="0" w:space="0" w:color="auto"/>
            <w:left w:val="none" w:sz="0" w:space="0" w:color="auto"/>
            <w:bottom w:val="none" w:sz="0" w:space="0" w:color="auto"/>
            <w:right w:val="none" w:sz="0" w:space="0" w:color="auto"/>
          </w:divBdr>
        </w:div>
        <w:div w:id="948926993">
          <w:marLeft w:val="640"/>
          <w:marRight w:val="0"/>
          <w:marTop w:val="0"/>
          <w:marBottom w:val="0"/>
          <w:divBdr>
            <w:top w:val="none" w:sz="0" w:space="0" w:color="auto"/>
            <w:left w:val="none" w:sz="0" w:space="0" w:color="auto"/>
            <w:bottom w:val="none" w:sz="0" w:space="0" w:color="auto"/>
            <w:right w:val="none" w:sz="0" w:space="0" w:color="auto"/>
          </w:divBdr>
        </w:div>
        <w:div w:id="951013806">
          <w:marLeft w:val="640"/>
          <w:marRight w:val="0"/>
          <w:marTop w:val="0"/>
          <w:marBottom w:val="0"/>
          <w:divBdr>
            <w:top w:val="none" w:sz="0" w:space="0" w:color="auto"/>
            <w:left w:val="none" w:sz="0" w:space="0" w:color="auto"/>
            <w:bottom w:val="none" w:sz="0" w:space="0" w:color="auto"/>
            <w:right w:val="none" w:sz="0" w:space="0" w:color="auto"/>
          </w:divBdr>
        </w:div>
        <w:div w:id="963731617">
          <w:marLeft w:val="640"/>
          <w:marRight w:val="0"/>
          <w:marTop w:val="0"/>
          <w:marBottom w:val="0"/>
          <w:divBdr>
            <w:top w:val="none" w:sz="0" w:space="0" w:color="auto"/>
            <w:left w:val="none" w:sz="0" w:space="0" w:color="auto"/>
            <w:bottom w:val="none" w:sz="0" w:space="0" w:color="auto"/>
            <w:right w:val="none" w:sz="0" w:space="0" w:color="auto"/>
          </w:divBdr>
        </w:div>
        <w:div w:id="966737981">
          <w:marLeft w:val="640"/>
          <w:marRight w:val="0"/>
          <w:marTop w:val="0"/>
          <w:marBottom w:val="0"/>
          <w:divBdr>
            <w:top w:val="none" w:sz="0" w:space="0" w:color="auto"/>
            <w:left w:val="none" w:sz="0" w:space="0" w:color="auto"/>
            <w:bottom w:val="none" w:sz="0" w:space="0" w:color="auto"/>
            <w:right w:val="none" w:sz="0" w:space="0" w:color="auto"/>
          </w:divBdr>
        </w:div>
        <w:div w:id="978807117">
          <w:marLeft w:val="640"/>
          <w:marRight w:val="0"/>
          <w:marTop w:val="0"/>
          <w:marBottom w:val="0"/>
          <w:divBdr>
            <w:top w:val="none" w:sz="0" w:space="0" w:color="auto"/>
            <w:left w:val="none" w:sz="0" w:space="0" w:color="auto"/>
            <w:bottom w:val="none" w:sz="0" w:space="0" w:color="auto"/>
            <w:right w:val="none" w:sz="0" w:space="0" w:color="auto"/>
          </w:divBdr>
        </w:div>
        <w:div w:id="980381279">
          <w:marLeft w:val="640"/>
          <w:marRight w:val="0"/>
          <w:marTop w:val="0"/>
          <w:marBottom w:val="0"/>
          <w:divBdr>
            <w:top w:val="none" w:sz="0" w:space="0" w:color="auto"/>
            <w:left w:val="none" w:sz="0" w:space="0" w:color="auto"/>
            <w:bottom w:val="none" w:sz="0" w:space="0" w:color="auto"/>
            <w:right w:val="none" w:sz="0" w:space="0" w:color="auto"/>
          </w:divBdr>
        </w:div>
        <w:div w:id="983043109">
          <w:marLeft w:val="640"/>
          <w:marRight w:val="0"/>
          <w:marTop w:val="0"/>
          <w:marBottom w:val="0"/>
          <w:divBdr>
            <w:top w:val="none" w:sz="0" w:space="0" w:color="auto"/>
            <w:left w:val="none" w:sz="0" w:space="0" w:color="auto"/>
            <w:bottom w:val="none" w:sz="0" w:space="0" w:color="auto"/>
            <w:right w:val="none" w:sz="0" w:space="0" w:color="auto"/>
          </w:divBdr>
        </w:div>
        <w:div w:id="984116719">
          <w:marLeft w:val="640"/>
          <w:marRight w:val="0"/>
          <w:marTop w:val="0"/>
          <w:marBottom w:val="0"/>
          <w:divBdr>
            <w:top w:val="none" w:sz="0" w:space="0" w:color="auto"/>
            <w:left w:val="none" w:sz="0" w:space="0" w:color="auto"/>
            <w:bottom w:val="none" w:sz="0" w:space="0" w:color="auto"/>
            <w:right w:val="none" w:sz="0" w:space="0" w:color="auto"/>
          </w:divBdr>
        </w:div>
        <w:div w:id="984626547">
          <w:marLeft w:val="640"/>
          <w:marRight w:val="0"/>
          <w:marTop w:val="0"/>
          <w:marBottom w:val="0"/>
          <w:divBdr>
            <w:top w:val="none" w:sz="0" w:space="0" w:color="auto"/>
            <w:left w:val="none" w:sz="0" w:space="0" w:color="auto"/>
            <w:bottom w:val="none" w:sz="0" w:space="0" w:color="auto"/>
            <w:right w:val="none" w:sz="0" w:space="0" w:color="auto"/>
          </w:divBdr>
        </w:div>
        <w:div w:id="986515917">
          <w:marLeft w:val="640"/>
          <w:marRight w:val="0"/>
          <w:marTop w:val="0"/>
          <w:marBottom w:val="0"/>
          <w:divBdr>
            <w:top w:val="none" w:sz="0" w:space="0" w:color="auto"/>
            <w:left w:val="none" w:sz="0" w:space="0" w:color="auto"/>
            <w:bottom w:val="none" w:sz="0" w:space="0" w:color="auto"/>
            <w:right w:val="none" w:sz="0" w:space="0" w:color="auto"/>
          </w:divBdr>
        </w:div>
        <w:div w:id="989401754">
          <w:marLeft w:val="640"/>
          <w:marRight w:val="0"/>
          <w:marTop w:val="0"/>
          <w:marBottom w:val="0"/>
          <w:divBdr>
            <w:top w:val="none" w:sz="0" w:space="0" w:color="auto"/>
            <w:left w:val="none" w:sz="0" w:space="0" w:color="auto"/>
            <w:bottom w:val="none" w:sz="0" w:space="0" w:color="auto"/>
            <w:right w:val="none" w:sz="0" w:space="0" w:color="auto"/>
          </w:divBdr>
        </w:div>
        <w:div w:id="1016688538">
          <w:marLeft w:val="640"/>
          <w:marRight w:val="0"/>
          <w:marTop w:val="0"/>
          <w:marBottom w:val="0"/>
          <w:divBdr>
            <w:top w:val="none" w:sz="0" w:space="0" w:color="auto"/>
            <w:left w:val="none" w:sz="0" w:space="0" w:color="auto"/>
            <w:bottom w:val="none" w:sz="0" w:space="0" w:color="auto"/>
            <w:right w:val="none" w:sz="0" w:space="0" w:color="auto"/>
          </w:divBdr>
        </w:div>
        <w:div w:id="1032608901">
          <w:marLeft w:val="640"/>
          <w:marRight w:val="0"/>
          <w:marTop w:val="0"/>
          <w:marBottom w:val="0"/>
          <w:divBdr>
            <w:top w:val="none" w:sz="0" w:space="0" w:color="auto"/>
            <w:left w:val="none" w:sz="0" w:space="0" w:color="auto"/>
            <w:bottom w:val="none" w:sz="0" w:space="0" w:color="auto"/>
            <w:right w:val="none" w:sz="0" w:space="0" w:color="auto"/>
          </w:divBdr>
        </w:div>
        <w:div w:id="1034235463">
          <w:marLeft w:val="640"/>
          <w:marRight w:val="0"/>
          <w:marTop w:val="0"/>
          <w:marBottom w:val="0"/>
          <w:divBdr>
            <w:top w:val="none" w:sz="0" w:space="0" w:color="auto"/>
            <w:left w:val="none" w:sz="0" w:space="0" w:color="auto"/>
            <w:bottom w:val="none" w:sz="0" w:space="0" w:color="auto"/>
            <w:right w:val="none" w:sz="0" w:space="0" w:color="auto"/>
          </w:divBdr>
        </w:div>
        <w:div w:id="1046031459">
          <w:marLeft w:val="640"/>
          <w:marRight w:val="0"/>
          <w:marTop w:val="0"/>
          <w:marBottom w:val="0"/>
          <w:divBdr>
            <w:top w:val="none" w:sz="0" w:space="0" w:color="auto"/>
            <w:left w:val="none" w:sz="0" w:space="0" w:color="auto"/>
            <w:bottom w:val="none" w:sz="0" w:space="0" w:color="auto"/>
            <w:right w:val="none" w:sz="0" w:space="0" w:color="auto"/>
          </w:divBdr>
        </w:div>
        <w:div w:id="1070154745">
          <w:marLeft w:val="640"/>
          <w:marRight w:val="0"/>
          <w:marTop w:val="0"/>
          <w:marBottom w:val="0"/>
          <w:divBdr>
            <w:top w:val="none" w:sz="0" w:space="0" w:color="auto"/>
            <w:left w:val="none" w:sz="0" w:space="0" w:color="auto"/>
            <w:bottom w:val="none" w:sz="0" w:space="0" w:color="auto"/>
            <w:right w:val="none" w:sz="0" w:space="0" w:color="auto"/>
          </w:divBdr>
        </w:div>
        <w:div w:id="1080062973">
          <w:marLeft w:val="640"/>
          <w:marRight w:val="0"/>
          <w:marTop w:val="0"/>
          <w:marBottom w:val="0"/>
          <w:divBdr>
            <w:top w:val="none" w:sz="0" w:space="0" w:color="auto"/>
            <w:left w:val="none" w:sz="0" w:space="0" w:color="auto"/>
            <w:bottom w:val="none" w:sz="0" w:space="0" w:color="auto"/>
            <w:right w:val="none" w:sz="0" w:space="0" w:color="auto"/>
          </w:divBdr>
        </w:div>
        <w:div w:id="1081178120">
          <w:marLeft w:val="640"/>
          <w:marRight w:val="0"/>
          <w:marTop w:val="0"/>
          <w:marBottom w:val="0"/>
          <w:divBdr>
            <w:top w:val="none" w:sz="0" w:space="0" w:color="auto"/>
            <w:left w:val="none" w:sz="0" w:space="0" w:color="auto"/>
            <w:bottom w:val="none" w:sz="0" w:space="0" w:color="auto"/>
            <w:right w:val="none" w:sz="0" w:space="0" w:color="auto"/>
          </w:divBdr>
        </w:div>
        <w:div w:id="1124349684">
          <w:marLeft w:val="640"/>
          <w:marRight w:val="0"/>
          <w:marTop w:val="0"/>
          <w:marBottom w:val="0"/>
          <w:divBdr>
            <w:top w:val="none" w:sz="0" w:space="0" w:color="auto"/>
            <w:left w:val="none" w:sz="0" w:space="0" w:color="auto"/>
            <w:bottom w:val="none" w:sz="0" w:space="0" w:color="auto"/>
            <w:right w:val="none" w:sz="0" w:space="0" w:color="auto"/>
          </w:divBdr>
        </w:div>
        <w:div w:id="1141776532">
          <w:marLeft w:val="640"/>
          <w:marRight w:val="0"/>
          <w:marTop w:val="0"/>
          <w:marBottom w:val="0"/>
          <w:divBdr>
            <w:top w:val="none" w:sz="0" w:space="0" w:color="auto"/>
            <w:left w:val="none" w:sz="0" w:space="0" w:color="auto"/>
            <w:bottom w:val="none" w:sz="0" w:space="0" w:color="auto"/>
            <w:right w:val="none" w:sz="0" w:space="0" w:color="auto"/>
          </w:divBdr>
        </w:div>
        <w:div w:id="1142769704">
          <w:marLeft w:val="640"/>
          <w:marRight w:val="0"/>
          <w:marTop w:val="0"/>
          <w:marBottom w:val="0"/>
          <w:divBdr>
            <w:top w:val="none" w:sz="0" w:space="0" w:color="auto"/>
            <w:left w:val="none" w:sz="0" w:space="0" w:color="auto"/>
            <w:bottom w:val="none" w:sz="0" w:space="0" w:color="auto"/>
            <w:right w:val="none" w:sz="0" w:space="0" w:color="auto"/>
          </w:divBdr>
        </w:div>
        <w:div w:id="1157108412">
          <w:marLeft w:val="640"/>
          <w:marRight w:val="0"/>
          <w:marTop w:val="0"/>
          <w:marBottom w:val="0"/>
          <w:divBdr>
            <w:top w:val="none" w:sz="0" w:space="0" w:color="auto"/>
            <w:left w:val="none" w:sz="0" w:space="0" w:color="auto"/>
            <w:bottom w:val="none" w:sz="0" w:space="0" w:color="auto"/>
            <w:right w:val="none" w:sz="0" w:space="0" w:color="auto"/>
          </w:divBdr>
        </w:div>
        <w:div w:id="1158154113">
          <w:marLeft w:val="640"/>
          <w:marRight w:val="0"/>
          <w:marTop w:val="0"/>
          <w:marBottom w:val="0"/>
          <w:divBdr>
            <w:top w:val="none" w:sz="0" w:space="0" w:color="auto"/>
            <w:left w:val="none" w:sz="0" w:space="0" w:color="auto"/>
            <w:bottom w:val="none" w:sz="0" w:space="0" w:color="auto"/>
            <w:right w:val="none" w:sz="0" w:space="0" w:color="auto"/>
          </w:divBdr>
        </w:div>
        <w:div w:id="1185561554">
          <w:marLeft w:val="640"/>
          <w:marRight w:val="0"/>
          <w:marTop w:val="0"/>
          <w:marBottom w:val="0"/>
          <w:divBdr>
            <w:top w:val="none" w:sz="0" w:space="0" w:color="auto"/>
            <w:left w:val="none" w:sz="0" w:space="0" w:color="auto"/>
            <w:bottom w:val="none" w:sz="0" w:space="0" w:color="auto"/>
            <w:right w:val="none" w:sz="0" w:space="0" w:color="auto"/>
          </w:divBdr>
        </w:div>
        <w:div w:id="1197885916">
          <w:marLeft w:val="640"/>
          <w:marRight w:val="0"/>
          <w:marTop w:val="0"/>
          <w:marBottom w:val="0"/>
          <w:divBdr>
            <w:top w:val="none" w:sz="0" w:space="0" w:color="auto"/>
            <w:left w:val="none" w:sz="0" w:space="0" w:color="auto"/>
            <w:bottom w:val="none" w:sz="0" w:space="0" w:color="auto"/>
            <w:right w:val="none" w:sz="0" w:space="0" w:color="auto"/>
          </w:divBdr>
        </w:div>
        <w:div w:id="1198853409">
          <w:marLeft w:val="640"/>
          <w:marRight w:val="0"/>
          <w:marTop w:val="0"/>
          <w:marBottom w:val="0"/>
          <w:divBdr>
            <w:top w:val="none" w:sz="0" w:space="0" w:color="auto"/>
            <w:left w:val="none" w:sz="0" w:space="0" w:color="auto"/>
            <w:bottom w:val="none" w:sz="0" w:space="0" w:color="auto"/>
            <w:right w:val="none" w:sz="0" w:space="0" w:color="auto"/>
          </w:divBdr>
        </w:div>
        <w:div w:id="1199970286">
          <w:marLeft w:val="640"/>
          <w:marRight w:val="0"/>
          <w:marTop w:val="0"/>
          <w:marBottom w:val="0"/>
          <w:divBdr>
            <w:top w:val="none" w:sz="0" w:space="0" w:color="auto"/>
            <w:left w:val="none" w:sz="0" w:space="0" w:color="auto"/>
            <w:bottom w:val="none" w:sz="0" w:space="0" w:color="auto"/>
            <w:right w:val="none" w:sz="0" w:space="0" w:color="auto"/>
          </w:divBdr>
        </w:div>
        <w:div w:id="1201014283">
          <w:marLeft w:val="640"/>
          <w:marRight w:val="0"/>
          <w:marTop w:val="0"/>
          <w:marBottom w:val="0"/>
          <w:divBdr>
            <w:top w:val="none" w:sz="0" w:space="0" w:color="auto"/>
            <w:left w:val="none" w:sz="0" w:space="0" w:color="auto"/>
            <w:bottom w:val="none" w:sz="0" w:space="0" w:color="auto"/>
            <w:right w:val="none" w:sz="0" w:space="0" w:color="auto"/>
          </w:divBdr>
        </w:div>
        <w:div w:id="1205828153">
          <w:marLeft w:val="640"/>
          <w:marRight w:val="0"/>
          <w:marTop w:val="0"/>
          <w:marBottom w:val="0"/>
          <w:divBdr>
            <w:top w:val="none" w:sz="0" w:space="0" w:color="auto"/>
            <w:left w:val="none" w:sz="0" w:space="0" w:color="auto"/>
            <w:bottom w:val="none" w:sz="0" w:space="0" w:color="auto"/>
            <w:right w:val="none" w:sz="0" w:space="0" w:color="auto"/>
          </w:divBdr>
        </w:div>
        <w:div w:id="1213661457">
          <w:marLeft w:val="640"/>
          <w:marRight w:val="0"/>
          <w:marTop w:val="0"/>
          <w:marBottom w:val="0"/>
          <w:divBdr>
            <w:top w:val="none" w:sz="0" w:space="0" w:color="auto"/>
            <w:left w:val="none" w:sz="0" w:space="0" w:color="auto"/>
            <w:bottom w:val="none" w:sz="0" w:space="0" w:color="auto"/>
            <w:right w:val="none" w:sz="0" w:space="0" w:color="auto"/>
          </w:divBdr>
        </w:div>
        <w:div w:id="1241216530">
          <w:marLeft w:val="640"/>
          <w:marRight w:val="0"/>
          <w:marTop w:val="0"/>
          <w:marBottom w:val="0"/>
          <w:divBdr>
            <w:top w:val="none" w:sz="0" w:space="0" w:color="auto"/>
            <w:left w:val="none" w:sz="0" w:space="0" w:color="auto"/>
            <w:bottom w:val="none" w:sz="0" w:space="0" w:color="auto"/>
            <w:right w:val="none" w:sz="0" w:space="0" w:color="auto"/>
          </w:divBdr>
        </w:div>
        <w:div w:id="1244148663">
          <w:marLeft w:val="640"/>
          <w:marRight w:val="0"/>
          <w:marTop w:val="0"/>
          <w:marBottom w:val="0"/>
          <w:divBdr>
            <w:top w:val="none" w:sz="0" w:space="0" w:color="auto"/>
            <w:left w:val="none" w:sz="0" w:space="0" w:color="auto"/>
            <w:bottom w:val="none" w:sz="0" w:space="0" w:color="auto"/>
            <w:right w:val="none" w:sz="0" w:space="0" w:color="auto"/>
          </w:divBdr>
        </w:div>
        <w:div w:id="1259484032">
          <w:marLeft w:val="640"/>
          <w:marRight w:val="0"/>
          <w:marTop w:val="0"/>
          <w:marBottom w:val="0"/>
          <w:divBdr>
            <w:top w:val="none" w:sz="0" w:space="0" w:color="auto"/>
            <w:left w:val="none" w:sz="0" w:space="0" w:color="auto"/>
            <w:bottom w:val="none" w:sz="0" w:space="0" w:color="auto"/>
            <w:right w:val="none" w:sz="0" w:space="0" w:color="auto"/>
          </w:divBdr>
        </w:div>
        <w:div w:id="1268079365">
          <w:marLeft w:val="640"/>
          <w:marRight w:val="0"/>
          <w:marTop w:val="0"/>
          <w:marBottom w:val="0"/>
          <w:divBdr>
            <w:top w:val="none" w:sz="0" w:space="0" w:color="auto"/>
            <w:left w:val="none" w:sz="0" w:space="0" w:color="auto"/>
            <w:bottom w:val="none" w:sz="0" w:space="0" w:color="auto"/>
            <w:right w:val="none" w:sz="0" w:space="0" w:color="auto"/>
          </w:divBdr>
        </w:div>
        <w:div w:id="1283076866">
          <w:marLeft w:val="640"/>
          <w:marRight w:val="0"/>
          <w:marTop w:val="0"/>
          <w:marBottom w:val="0"/>
          <w:divBdr>
            <w:top w:val="none" w:sz="0" w:space="0" w:color="auto"/>
            <w:left w:val="none" w:sz="0" w:space="0" w:color="auto"/>
            <w:bottom w:val="none" w:sz="0" w:space="0" w:color="auto"/>
            <w:right w:val="none" w:sz="0" w:space="0" w:color="auto"/>
          </w:divBdr>
        </w:div>
        <w:div w:id="1284768883">
          <w:marLeft w:val="640"/>
          <w:marRight w:val="0"/>
          <w:marTop w:val="0"/>
          <w:marBottom w:val="0"/>
          <w:divBdr>
            <w:top w:val="none" w:sz="0" w:space="0" w:color="auto"/>
            <w:left w:val="none" w:sz="0" w:space="0" w:color="auto"/>
            <w:bottom w:val="none" w:sz="0" w:space="0" w:color="auto"/>
            <w:right w:val="none" w:sz="0" w:space="0" w:color="auto"/>
          </w:divBdr>
        </w:div>
        <w:div w:id="1287659666">
          <w:marLeft w:val="640"/>
          <w:marRight w:val="0"/>
          <w:marTop w:val="0"/>
          <w:marBottom w:val="0"/>
          <w:divBdr>
            <w:top w:val="none" w:sz="0" w:space="0" w:color="auto"/>
            <w:left w:val="none" w:sz="0" w:space="0" w:color="auto"/>
            <w:bottom w:val="none" w:sz="0" w:space="0" w:color="auto"/>
            <w:right w:val="none" w:sz="0" w:space="0" w:color="auto"/>
          </w:divBdr>
        </w:div>
        <w:div w:id="1290091758">
          <w:marLeft w:val="640"/>
          <w:marRight w:val="0"/>
          <w:marTop w:val="0"/>
          <w:marBottom w:val="0"/>
          <w:divBdr>
            <w:top w:val="none" w:sz="0" w:space="0" w:color="auto"/>
            <w:left w:val="none" w:sz="0" w:space="0" w:color="auto"/>
            <w:bottom w:val="none" w:sz="0" w:space="0" w:color="auto"/>
            <w:right w:val="none" w:sz="0" w:space="0" w:color="auto"/>
          </w:divBdr>
        </w:div>
        <w:div w:id="1295064535">
          <w:marLeft w:val="640"/>
          <w:marRight w:val="0"/>
          <w:marTop w:val="0"/>
          <w:marBottom w:val="0"/>
          <w:divBdr>
            <w:top w:val="none" w:sz="0" w:space="0" w:color="auto"/>
            <w:left w:val="none" w:sz="0" w:space="0" w:color="auto"/>
            <w:bottom w:val="none" w:sz="0" w:space="0" w:color="auto"/>
            <w:right w:val="none" w:sz="0" w:space="0" w:color="auto"/>
          </w:divBdr>
        </w:div>
        <w:div w:id="1305231603">
          <w:marLeft w:val="640"/>
          <w:marRight w:val="0"/>
          <w:marTop w:val="0"/>
          <w:marBottom w:val="0"/>
          <w:divBdr>
            <w:top w:val="none" w:sz="0" w:space="0" w:color="auto"/>
            <w:left w:val="none" w:sz="0" w:space="0" w:color="auto"/>
            <w:bottom w:val="none" w:sz="0" w:space="0" w:color="auto"/>
            <w:right w:val="none" w:sz="0" w:space="0" w:color="auto"/>
          </w:divBdr>
        </w:div>
        <w:div w:id="1309432202">
          <w:marLeft w:val="640"/>
          <w:marRight w:val="0"/>
          <w:marTop w:val="0"/>
          <w:marBottom w:val="0"/>
          <w:divBdr>
            <w:top w:val="none" w:sz="0" w:space="0" w:color="auto"/>
            <w:left w:val="none" w:sz="0" w:space="0" w:color="auto"/>
            <w:bottom w:val="none" w:sz="0" w:space="0" w:color="auto"/>
            <w:right w:val="none" w:sz="0" w:space="0" w:color="auto"/>
          </w:divBdr>
        </w:div>
        <w:div w:id="1314605826">
          <w:marLeft w:val="640"/>
          <w:marRight w:val="0"/>
          <w:marTop w:val="0"/>
          <w:marBottom w:val="0"/>
          <w:divBdr>
            <w:top w:val="none" w:sz="0" w:space="0" w:color="auto"/>
            <w:left w:val="none" w:sz="0" w:space="0" w:color="auto"/>
            <w:bottom w:val="none" w:sz="0" w:space="0" w:color="auto"/>
            <w:right w:val="none" w:sz="0" w:space="0" w:color="auto"/>
          </w:divBdr>
        </w:div>
        <w:div w:id="1317805587">
          <w:marLeft w:val="640"/>
          <w:marRight w:val="0"/>
          <w:marTop w:val="0"/>
          <w:marBottom w:val="0"/>
          <w:divBdr>
            <w:top w:val="none" w:sz="0" w:space="0" w:color="auto"/>
            <w:left w:val="none" w:sz="0" w:space="0" w:color="auto"/>
            <w:bottom w:val="none" w:sz="0" w:space="0" w:color="auto"/>
            <w:right w:val="none" w:sz="0" w:space="0" w:color="auto"/>
          </w:divBdr>
        </w:div>
        <w:div w:id="1325355424">
          <w:marLeft w:val="640"/>
          <w:marRight w:val="0"/>
          <w:marTop w:val="0"/>
          <w:marBottom w:val="0"/>
          <w:divBdr>
            <w:top w:val="none" w:sz="0" w:space="0" w:color="auto"/>
            <w:left w:val="none" w:sz="0" w:space="0" w:color="auto"/>
            <w:bottom w:val="none" w:sz="0" w:space="0" w:color="auto"/>
            <w:right w:val="none" w:sz="0" w:space="0" w:color="auto"/>
          </w:divBdr>
        </w:div>
        <w:div w:id="1355378197">
          <w:marLeft w:val="640"/>
          <w:marRight w:val="0"/>
          <w:marTop w:val="0"/>
          <w:marBottom w:val="0"/>
          <w:divBdr>
            <w:top w:val="none" w:sz="0" w:space="0" w:color="auto"/>
            <w:left w:val="none" w:sz="0" w:space="0" w:color="auto"/>
            <w:bottom w:val="none" w:sz="0" w:space="0" w:color="auto"/>
            <w:right w:val="none" w:sz="0" w:space="0" w:color="auto"/>
          </w:divBdr>
        </w:div>
        <w:div w:id="1356614098">
          <w:marLeft w:val="640"/>
          <w:marRight w:val="0"/>
          <w:marTop w:val="0"/>
          <w:marBottom w:val="0"/>
          <w:divBdr>
            <w:top w:val="none" w:sz="0" w:space="0" w:color="auto"/>
            <w:left w:val="none" w:sz="0" w:space="0" w:color="auto"/>
            <w:bottom w:val="none" w:sz="0" w:space="0" w:color="auto"/>
            <w:right w:val="none" w:sz="0" w:space="0" w:color="auto"/>
          </w:divBdr>
        </w:div>
        <w:div w:id="1372538980">
          <w:marLeft w:val="640"/>
          <w:marRight w:val="0"/>
          <w:marTop w:val="0"/>
          <w:marBottom w:val="0"/>
          <w:divBdr>
            <w:top w:val="none" w:sz="0" w:space="0" w:color="auto"/>
            <w:left w:val="none" w:sz="0" w:space="0" w:color="auto"/>
            <w:bottom w:val="none" w:sz="0" w:space="0" w:color="auto"/>
            <w:right w:val="none" w:sz="0" w:space="0" w:color="auto"/>
          </w:divBdr>
        </w:div>
        <w:div w:id="1375885676">
          <w:marLeft w:val="640"/>
          <w:marRight w:val="0"/>
          <w:marTop w:val="0"/>
          <w:marBottom w:val="0"/>
          <w:divBdr>
            <w:top w:val="none" w:sz="0" w:space="0" w:color="auto"/>
            <w:left w:val="none" w:sz="0" w:space="0" w:color="auto"/>
            <w:bottom w:val="none" w:sz="0" w:space="0" w:color="auto"/>
            <w:right w:val="none" w:sz="0" w:space="0" w:color="auto"/>
          </w:divBdr>
        </w:div>
        <w:div w:id="1382360863">
          <w:marLeft w:val="640"/>
          <w:marRight w:val="0"/>
          <w:marTop w:val="0"/>
          <w:marBottom w:val="0"/>
          <w:divBdr>
            <w:top w:val="none" w:sz="0" w:space="0" w:color="auto"/>
            <w:left w:val="none" w:sz="0" w:space="0" w:color="auto"/>
            <w:bottom w:val="none" w:sz="0" w:space="0" w:color="auto"/>
            <w:right w:val="none" w:sz="0" w:space="0" w:color="auto"/>
          </w:divBdr>
        </w:div>
        <w:div w:id="1415783488">
          <w:marLeft w:val="640"/>
          <w:marRight w:val="0"/>
          <w:marTop w:val="0"/>
          <w:marBottom w:val="0"/>
          <w:divBdr>
            <w:top w:val="none" w:sz="0" w:space="0" w:color="auto"/>
            <w:left w:val="none" w:sz="0" w:space="0" w:color="auto"/>
            <w:bottom w:val="none" w:sz="0" w:space="0" w:color="auto"/>
            <w:right w:val="none" w:sz="0" w:space="0" w:color="auto"/>
          </w:divBdr>
        </w:div>
        <w:div w:id="1421365592">
          <w:marLeft w:val="640"/>
          <w:marRight w:val="0"/>
          <w:marTop w:val="0"/>
          <w:marBottom w:val="0"/>
          <w:divBdr>
            <w:top w:val="none" w:sz="0" w:space="0" w:color="auto"/>
            <w:left w:val="none" w:sz="0" w:space="0" w:color="auto"/>
            <w:bottom w:val="none" w:sz="0" w:space="0" w:color="auto"/>
            <w:right w:val="none" w:sz="0" w:space="0" w:color="auto"/>
          </w:divBdr>
        </w:div>
        <w:div w:id="1438910898">
          <w:marLeft w:val="640"/>
          <w:marRight w:val="0"/>
          <w:marTop w:val="0"/>
          <w:marBottom w:val="0"/>
          <w:divBdr>
            <w:top w:val="none" w:sz="0" w:space="0" w:color="auto"/>
            <w:left w:val="none" w:sz="0" w:space="0" w:color="auto"/>
            <w:bottom w:val="none" w:sz="0" w:space="0" w:color="auto"/>
            <w:right w:val="none" w:sz="0" w:space="0" w:color="auto"/>
          </w:divBdr>
        </w:div>
        <w:div w:id="1458648721">
          <w:marLeft w:val="640"/>
          <w:marRight w:val="0"/>
          <w:marTop w:val="0"/>
          <w:marBottom w:val="0"/>
          <w:divBdr>
            <w:top w:val="none" w:sz="0" w:space="0" w:color="auto"/>
            <w:left w:val="none" w:sz="0" w:space="0" w:color="auto"/>
            <w:bottom w:val="none" w:sz="0" w:space="0" w:color="auto"/>
            <w:right w:val="none" w:sz="0" w:space="0" w:color="auto"/>
          </w:divBdr>
        </w:div>
        <w:div w:id="1459493889">
          <w:marLeft w:val="640"/>
          <w:marRight w:val="0"/>
          <w:marTop w:val="0"/>
          <w:marBottom w:val="0"/>
          <w:divBdr>
            <w:top w:val="none" w:sz="0" w:space="0" w:color="auto"/>
            <w:left w:val="none" w:sz="0" w:space="0" w:color="auto"/>
            <w:bottom w:val="none" w:sz="0" w:space="0" w:color="auto"/>
            <w:right w:val="none" w:sz="0" w:space="0" w:color="auto"/>
          </w:divBdr>
        </w:div>
        <w:div w:id="1465853671">
          <w:marLeft w:val="640"/>
          <w:marRight w:val="0"/>
          <w:marTop w:val="0"/>
          <w:marBottom w:val="0"/>
          <w:divBdr>
            <w:top w:val="none" w:sz="0" w:space="0" w:color="auto"/>
            <w:left w:val="none" w:sz="0" w:space="0" w:color="auto"/>
            <w:bottom w:val="none" w:sz="0" w:space="0" w:color="auto"/>
            <w:right w:val="none" w:sz="0" w:space="0" w:color="auto"/>
          </w:divBdr>
        </w:div>
        <w:div w:id="1468821812">
          <w:marLeft w:val="640"/>
          <w:marRight w:val="0"/>
          <w:marTop w:val="0"/>
          <w:marBottom w:val="0"/>
          <w:divBdr>
            <w:top w:val="none" w:sz="0" w:space="0" w:color="auto"/>
            <w:left w:val="none" w:sz="0" w:space="0" w:color="auto"/>
            <w:bottom w:val="none" w:sz="0" w:space="0" w:color="auto"/>
            <w:right w:val="none" w:sz="0" w:space="0" w:color="auto"/>
          </w:divBdr>
        </w:div>
        <w:div w:id="1476986872">
          <w:marLeft w:val="640"/>
          <w:marRight w:val="0"/>
          <w:marTop w:val="0"/>
          <w:marBottom w:val="0"/>
          <w:divBdr>
            <w:top w:val="none" w:sz="0" w:space="0" w:color="auto"/>
            <w:left w:val="none" w:sz="0" w:space="0" w:color="auto"/>
            <w:bottom w:val="none" w:sz="0" w:space="0" w:color="auto"/>
            <w:right w:val="none" w:sz="0" w:space="0" w:color="auto"/>
          </w:divBdr>
        </w:div>
        <w:div w:id="1501313062">
          <w:marLeft w:val="640"/>
          <w:marRight w:val="0"/>
          <w:marTop w:val="0"/>
          <w:marBottom w:val="0"/>
          <w:divBdr>
            <w:top w:val="none" w:sz="0" w:space="0" w:color="auto"/>
            <w:left w:val="none" w:sz="0" w:space="0" w:color="auto"/>
            <w:bottom w:val="none" w:sz="0" w:space="0" w:color="auto"/>
            <w:right w:val="none" w:sz="0" w:space="0" w:color="auto"/>
          </w:divBdr>
        </w:div>
        <w:div w:id="1503469227">
          <w:marLeft w:val="640"/>
          <w:marRight w:val="0"/>
          <w:marTop w:val="0"/>
          <w:marBottom w:val="0"/>
          <w:divBdr>
            <w:top w:val="none" w:sz="0" w:space="0" w:color="auto"/>
            <w:left w:val="none" w:sz="0" w:space="0" w:color="auto"/>
            <w:bottom w:val="none" w:sz="0" w:space="0" w:color="auto"/>
            <w:right w:val="none" w:sz="0" w:space="0" w:color="auto"/>
          </w:divBdr>
        </w:div>
        <w:div w:id="1511018044">
          <w:marLeft w:val="640"/>
          <w:marRight w:val="0"/>
          <w:marTop w:val="0"/>
          <w:marBottom w:val="0"/>
          <w:divBdr>
            <w:top w:val="none" w:sz="0" w:space="0" w:color="auto"/>
            <w:left w:val="none" w:sz="0" w:space="0" w:color="auto"/>
            <w:bottom w:val="none" w:sz="0" w:space="0" w:color="auto"/>
            <w:right w:val="none" w:sz="0" w:space="0" w:color="auto"/>
          </w:divBdr>
        </w:div>
        <w:div w:id="1527062108">
          <w:marLeft w:val="640"/>
          <w:marRight w:val="0"/>
          <w:marTop w:val="0"/>
          <w:marBottom w:val="0"/>
          <w:divBdr>
            <w:top w:val="none" w:sz="0" w:space="0" w:color="auto"/>
            <w:left w:val="none" w:sz="0" w:space="0" w:color="auto"/>
            <w:bottom w:val="none" w:sz="0" w:space="0" w:color="auto"/>
            <w:right w:val="none" w:sz="0" w:space="0" w:color="auto"/>
          </w:divBdr>
        </w:div>
        <w:div w:id="1542858102">
          <w:marLeft w:val="640"/>
          <w:marRight w:val="0"/>
          <w:marTop w:val="0"/>
          <w:marBottom w:val="0"/>
          <w:divBdr>
            <w:top w:val="none" w:sz="0" w:space="0" w:color="auto"/>
            <w:left w:val="none" w:sz="0" w:space="0" w:color="auto"/>
            <w:bottom w:val="none" w:sz="0" w:space="0" w:color="auto"/>
            <w:right w:val="none" w:sz="0" w:space="0" w:color="auto"/>
          </w:divBdr>
        </w:div>
        <w:div w:id="1553156641">
          <w:marLeft w:val="640"/>
          <w:marRight w:val="0"/>
          <w:marTop w:val="0"/>
          <w:marBottom w:val="0"/>
          <w:divBdr>
            <w:top w:val="none" w:sz="0" w:space="0" w:color="auto"/>
            <w:left w:val="none" w:sz="0" w:space="0" w:color="auto"/>
            <w:bottom w:val="none" w:sz="0" w:space="0" w:color="auto"/>
            <w:right w:val="none" w:sz="0" w:space="0" w:color="auto"/>
          </w:divBdr>
        </w:div>
        <w:div w:id="1568149905">
          <w:marLeft w:val="640"/>
          <w:marRight w:val="0"/>
          <w:marTop w:val="0"/>
          <w:marBottom w:val="0"/>
          <w:divBdr>
            <w:top w:val="none" w:sz="0" w:space="0" w:color="auto"/>
            <w:left w:val="none" w:sz="0" w:space="0" w:color="auto"/>
            <w:bottom w:val="none" w:sz="0" w:space="0" w:color="auto"/>
            <w:right w:val="none" w:sz="0" w:space="0" w:color="auto"/>
          </w:divBdr>
        </w:div>
        <w:div w:id="1574388705">
          <w:marLeft w:val="640"/>
          <w:marRight w:val="0"/>
          <w:marTop w:val="0"/>
          <w:marBottom w:val="0"/>
          <w:divBdr>
            <w:top w:val="none" w:sz="0" w:space="0" w:color="auto"/>
            <w:left w:val="none" w:sz="0" w:space="0" w:color="auto"/>
            <w:bottom w:val="none" w:sz="0" w:space="0" w:color="auto"/>
            <w:right w:val="none" w:sz="0" w:space="0" w:color="auto"/>
          </w:divBdr>
        </w:div>
        <w:div w:id="1593468407">
          <w:marLeft w:val="640"/>
          <w:marRight w:val="0"/>
          <w:marTop w:val="0"/>
          <w:marBottom w:val="0"/>
          <w:divBdr>
            <w:top w:val="none" w:sz="0" w:space="0" w:color="auto"/>
            <w:left w:val="none" w:sz="0" w:space="0" w:color="auto"/>
            <w:bottom w:val="none" w:sz="0" w:space="0" w:color="auto"/>
            <w:right w:val="none" w:sz="0" w:space="0" w:color="auto"/>
          </w:divBdr>
        </w:div>
        <w:div w:id="1602949363">
          <w:marLeft w:val="640"/>
          <w:marRight w:val="0"/>
          <w:marTop w:val="0"/>
          <w:marBottom w:val="0"/>
          <w:divBdr>
            <w:top w:val="none" w:sz="0" w:space="0" w:color="auto"/>
            <w:left w:val="none" w:sz="0" w:space="0" w:color="auto"/>
            <w:bottom w:val="none" w:sz="0" w:space="0" w:color="auto"/>
            <w:right w:val="none" w:sz="0" w:space="0" w:color="auto"/>
          </w:divBdr>
        </w:div>
        <w:div w:id="1605072110">
          <w:marLeft w:val="640"/>
          <w:marRight w:val="0"/>
          <w:marTop w:val="0"/>
          <w:marBottom w:val="0"/>
          <w:divBdr>
            <w:top w:val="none" w:sz="0" w:space="0" w:color="auto"/>
            <w:left w:val="none" w:sz="0" w:space="0" w:color="auto"/>
            <w:bottom w:val="none" w:sz="0" w:space="0" w:color="auto"/>
            <w:right w:val="none" w:sz="0" w:space="0" w:color="auto"/>
          </w:divBdr>
        </w:div>
        <w:div w:id="1623465080">
          <w:marLeft w:val="640"/>
          <w:marRight w:val="0"/>
          <w:marTop w:val="0"/>
          <w:marBottom w:val="0"/>
          <w:divBdr>
            <w:top w:val="none" w:sz="0" w:space="0" w:color="auto"/>
            <w:left w:val="none" w:sz="0" w:space="0" w:color="auto"/>
            <w:bottom w:val="none" w:sz="0" w:space="0" w:color="auto"/>
            <w:right w:val="none" w:sz="0" w:space="0" w:color="auto"/>
          </w:divBdr>
        </w:div>
        <w:div w:id="1633553328">
          <w:marLeft w:val="640"/>
          <w:marRight w:val="0"/>
          <w:marTop w:val="0"/>
          <w:marBottom w:val="0"/>
          <w:divBdr>
            <w:top w:val="none" w:sz="0" w:space="0" w:color="auto"/>
            <w:left w:val="none" w:sz="0" w:space="0" w:color="auto"/>
            <w:bottom w:val="none" w:sz="0" w:space="0" w:color="auto"/>
            <w:right w:val="none" w:sz="0" w:space="0" w:color="auto"/>
          </w:divBdr>
        </w:div>
        <w:div w:id="1634870454">
          <w:marLeft w:val="640"/>
          <w:marRight w:val="0"/>
          <w:marTop w:val="0"/>
          <w:marBottom w:val="0"/>
          <w:divBdr>
            <w:top w:val="none" w:sz="0" w:space="0" w:color="auto"/>
            <w:left w:val="none" w:sz="0" w:space="0" w:color="auto"/>
            <w:bottom w:val="none" w:sz="0" w:space="0" w:color="auto"/>
            <w:right w:val="none" w:sz="0" w:space="0" w:color="auto"/>
          </w:divBdr>
        </w:div>
        <w:div w:id="1646667677">
          <w:marLeft w:val="640"/>
          <w:marRight w:val="0"/>
          <w:marTop w:val="0"/>
          <w:marBottom w:val="0"/>
          <w:divBdr>
            <w:top w:val="none" w:sz="0" w:space="0" w:color="auto"/>
            <w:left w:val="none" w:sz="0" w:space="0" w:color="auto"/>
            <w:bottom w:val="none" w:sz="0" w:space="0" w:color="auto"/>
            <w:right w:val="none" w:sz="0" w:space="0" w:color="auto"/>
          </w:divBdr>
        </w:div>
        <w:div w:id="1654067467">
          <w:marLeft w:val="640"/>
          <w:marRight w:val="0"/>
          <w:marTop w:val="0"/>
          <w:marBottom w:val="0"/>
          <w:divBdr>
            <w:top w:val="none" w:sz="0" w:space="0" w:color="auto"/>
            <w:left w:val="none" w:sz="0" w:space="0" w:color="auto"/>
            <w:bottom w:val="none" w:sz="0" w:space="0" w:color="auto"/>
            <w:right w:val="none" w:sz="0" w:space="0" w:color="auto"/>
          </w:divBdr>
        </w:div>
        <w:div w:id="1658917758">
          <w:marLeft w:val="640"/>
          <w:marRight w:val="0"/>
          <w:marTop w:val="0"/>
          <w:marBottom w:val="0"/>
          <w:divBdr>
            <w:top w:val="none" w:sz="0" w:space="0" w:color="auto"/>
            <w:left w:val="none" w:sz="0" w:space="0" w:color="auto"/>
            <w:bottom w:val="none" w:sz="0" w:space="0" w:color="auto"/>
            <w:right w:val="none" w:sz="0" w:space="0" w:color="auto"/>
          </w:divBdr>
        </w:div>
        <w:div w:id="1659454101">
          <w:marLeft w:val="640"/>
          <w:marRight w:val="0"/>
          <w:marTop w:val="0"/>
          <w:marBottom w:val="0"/>
          <w:divBdr>
            <w:top w:val="none" w:sz="0" w:space="0" w:color="auto"/>
            <w:left w:val="none" w:sz="0" w:space="0" w:color="auto"/>
            <w:bottom w:val="none" w:sz="0" w:space="0" w:color="auto"/>
            <w:right w:val="none" w:sz="0" w:space="0" w:color="auto"/>
          </w:divBdr>
        </w:div>
        <w:div w:id="1670447460">
          <w:marLeft w:val="640"/>
          <w:marRight w:val="0"/>
          <w:marTop w:val="0"/>
          <w:marBottom w:val="0"/>
          <w:divBdr>
            <w:top w:val="none" w:sz="0" w:space="0" w:color="auto"/>
            <w:left w:val="none" w:sz="0" w:space="0" w:color="auto"/>
            <w:bottom w:val="none" w:sz="0" w:space="0" w:color="auto"/>
            <w:right w:val="none" w:sz="0" w:space="0" w:color="auto"/>
          </w:divBdr>
        </w:div>
        <w:div w:id="1676111163">
          <w:marLeft w:val="640"/>
          <w:marRight w:val="0"/>
          <w:marTop w:val="0"/>
          <w:marBottom w:val="0"/>
          <w:divBdr>
            <w:top w:val="none" w:sz="0" w:space="0" w:color="auto"/>
            <w:left w:val="none" w:sz="0" w:space="0" w:color="auto"/>
            <w:bottom w:val="none" w:sz="0" w:space="0" w:color="auto"/>
            <w:right w:val="none" w:sz="0" w:space="0" w:color="auto"/>
          </w:divBdr>
        </w:div>
        <w:div w:id="1692343811">
          <w:marLeft w:val="640"/>
          <w:marRight w:val="0"/>
          <w:marTop w:val="0"/>
          <w:marBottom w:val="0"/>
          <w:divBdr>
            <w:top w:val="none" w:sz="0" w:space="0" w:color="auto"/>
            <w:left w:val="none" w:sz="0" w:space="0" w:color="auto"/>
            <w:bottom w:val="none" w:sz="0" w:space="0" w:color="auto"/>
            <w:right w:val="none" w:sz="0" w:space="0" w:color="auto"/>
          </w:divBdr>
        </w:div>
        <w:div w:id="1692730288">
          <w:marLeft w:val="640"/>
          <w:marRight w:val="0"/>
          <w:marTop w:val="0"/>
          <w:marBottom w:val="0"/>
          <w:divBdr>
            <w:top w:val="none" w:sz="0" w:space="0" w:color="auto"/>
            <w:left w:val="none" w:sz="0" w:space="0" w:color="auto"/>
            <w:bottom w:val="none" w:sz="0" w:space="0" w:color="auto"/>
            <w:right w:val="none" w:sz="0" w:space="0" w:color="auto"/>
          </w:divBdr>
        </w:div>
        <w:div w:id="1696923787">
          <w:marLeft w:val="640"/>
          <w:marRight w:val="0"/>
          <w:marTop w:val="0"/>
          <w:marBottom w:val="0"/>
          <w:divBdr>
            <w:top w:val="none" w:sz="0" w:space="0" w:color="auto"/>
            <w:left w:val="none" w:sz="0" w:space="0" w:color="auto"/>
            <w:bottom w:val="none" w:sz="0" w:space="0" w:color="auto"/>
            <w:right w:val="none" w:sz="0" w:space="0" w:color="auto"/>
          </w:divBdr>
        </w:div>
        <w:div w:id="1702515481">
          <w:marLeft w:val="640"/>
          <w:marRight w:val="0"/>
          <w:marTop w:val="0"/>
          <w:marBottom w:val="0"/>
          <w:divBdr>
            <w:top w:val="none" w:sz="0" w:space="0" w:color="auto"/>
            <w:left w:val="none" w:sz="0" w:space="0" w:color="auto"/>
            <w:bottom w:val="none" w:sz="0" w:space="0" w:color="auto"/>
            <w:right w:val="none" w:sz="0" w:space="0" w:color="auto"/>
          </w:divBdr>
        </w:div>
        <w:div w:id="1707758470">
          <w:marLeft w:val="640"/>
          <w:marRight w:val="0"/>
          <w:marTop w:val="0"/>
          <w:marBottom w:val="0"/>
          <w:divBdr>
            <w:top w:val="none" w:sz="0" w:space="0" w:color="auto"/>
            <w:left w:val="none" w:sz="0" w:space="0" w:color="auto"/>
            <w:bottom w:val="none" w:sz="0" w:space="0" w:color="auto"/>
            <w:right w:val="none" w:sz="0" w:space="0" w:color="auto"/>
          </w:divBdr>
        </w:div>
        <w:div w:id="1707873798">
          <w:marLeft w:val="640"/>
          <w:marRight w:val="0"/>
          <w:marTop w:val="0"/>
          <w:marBottom w:val="0"/>
          <w:divBdr>
            <w:top w:val="none" w:sz="0" w:space="0" w:color="auto"/>
            <w:left w:val="none" w:sz="0" w:space="0" w:color="auto"/>
            <w:bottom w:val="none" w:sz="0" w:space="0" w:color="auto"/>
            <w:right w:val="none" w:sz="0" w:space="0" w:color="auto"/>
          </w:divBdr>
        </w:div>
        <w:div w:id="1711416499">
          <w:marLeft w:val="640"/>
          <w:marRight w:val="0"/>
          <w:marTop w:val="0"/>
          <w:marBottom w:val="0"/>
          <w:divBdr>
            <w:top w:val="none" w:sz="0" w:space="0" w:color="auto"/>
            <w:left w:val="none" w:sz="0" w:space="0" w:color="auto"/>
            <w:bottom w:val="none" w:sz="0" w:space="0" w:color="auto"/>
            <w:right w:val="none" w:sz="0" w:space="0" w:color="auto"/>
          </w:divBdr>
        </w:div>
        <w:div w:id="1715038195">
          <w:marLeft w:val="640"/>
          <w:marRight w:val="0"/>
          <w:marTop w:val="0"/>
          <w:marBottom w:val="0"/>
          <w:divBdr>
            <w:top w:val="none" w:sz="0" w:space="0" w:color="auto"/>
            <w:left w:val="none" w:sz="0" w:space="0" w:color="auto"/>
            <w:bottom w:val="none" w:sz="0" w:space="0" w:color="auto"/>
            <w:right w:val="none" w:sz="0" w:space="0" w:color="auto"/>
          </w:divBdr>
        </w:div>
        <w:div w:id="1717074272">
          <w:marLeft w:val="640"/>
          <w:marRight w:val="0"/>
          <w:marTop w:val="0"/>
          <w:marBottom w:val="0"/>
          <w:divBdr>
            <w:top w:val="none" w:sz="0" w:space="0" w:color="auto"/>
            <w:left w:val="none" w:sz="0" w:space="0" w:color="auto"/>
            <w:bottom w:val="none" w:sz="0" w:space="0" w:color="auto"/>
            <w:right w:val="none" w:sz="0" w:space="0" w:color="auto"/>
          </w:divBdr>
        </w:div>
        <w:div w:id="1717781373">
          <w:marLeft w:val="640"/>
          <w:marRight w:val="0"/>
          <w:marTop w:val="0"/>
          <w:marBottom w:val="0"/>
          <w:divBdr>
            <w:top w:val="none" w:sz="0" w:space="0" w:color="auto"/>
            <w:left w:val="none" w:sz="0" w:space="0" w:color="auto"/>
            <w:bottom w:val="none" w:sz="0" w:space="0" w:color="auto"/>
            <w:right w:val="none" w:sz="0" w:space="0" w:color="auto"/>
          </w:divBdr>
        </w:div>
        <w:div w:id="1733889040">
          <w:marLeft w:val="640"/>
          <w:marRight w:val="0"/>
          <w:marTop w:val="0"/>
          <w:marBottom w:val="0"/>
          <w:divBdr>
            <w:top w:val="none" w:sz="0" w:space="0" w:color="auto"/>
            <w:left w:val="none" w:sz="0" w:space="0" w:color="auto"/>
            <w:bottom w:val="none" w:sz="0" w:space="0" w:color="auto"/>
            <w:right w:val="none" w:sz="0" w:space="0" w:color="auto"/>
          </w:divBdr>
        </w:div>
        <w:div w:id="1734229281">
          <w:marLeft w:val="640"/>
          <w:marRight w:val="0"/>
          <w:marTop w:val="0"/>
          <w:marBottom w:val="0"/>
          <w:divBdr>
            <w:top w:val="none" w:sz="0" w:space="0" w:color="auto"/>
            <w:left w:val="none" w:sz="0" w:space="0" w:color="auto"/>
            <w:bottom w:val="none" w:sz="0" w:space="0" w:color="auto"/>
            <w:right w:val="none" w:sz="0" w:space="0" w:color="auto"/>
          </w:divBdr>
        </w:div>
        <w:div w:id="1735855380">
          <w:marLeft w:val="640"/>
          <w:marRight w:val="0"/>
          <w:marTop w:val="0"/>
          <w:marBottom w:val="0"/>
          <w:divBdr>
            <w:top w:val="none" w:sz="0" w:space="0" w:color="auto"/>
            <w:left w:val="none" w:sz="0" w:space="0" w:color="auto"/>
            <w:bottom w:val="none" w:sz="0" w:space="0" w:color="auto"/>
            <w:right w:val="none" w:sz="0" w:space="0" w:color="auto"/>
          </w:divBdr>
        </w:div>
        <w:div w:id="1739664832">
          <w:marLeft w:val="640"/>
          <w:marRight w:val="0"/>
          <w:marTop w:val="0"/>
          <w:marBottom w:val="0"/>
          <w:divBdr>
            <w:top w:val="none" w:sz="0" w:space="0" w:color="auto"/>
            <w:left w:val="none" w:sz="0" w:space="0" w:color="auto"/>
            <w:bottom w:val="none" w:sz="0" w:space="0" w:color="auto"/>
            <w:right w:val="none" w:sz="0" w:space="0" w:color="auto"/>
          </w:divBdr>
        </w:div>
        <w:div w:id="1747024534">
          <w:marLeft w:val="640"/>
          <w:marRight w:val="0"/>
          <w:marTop w:val="0"/>
          <w:marBottom w:val="0"/>
          <w:divBdr>
            <w:top w:val="none" w:sz="0" w:space="0" w:color="auto"/>
            <w:left w:val="none" w:sz="0" w:space="0" w:color="auto"/>
            <w:bottom w:val="none" w:sz="0" w:space="0" w:color="auto"/>
            <w:right w:val="none" w:sz="0" w:space="0" w:color="auto"/>
          </w:divBdr>
        </w:div>
        <w:div w:id="1772236238">
          <w:marLeft w:val="640"/>
          <w:marRight w:val="0"/>
          <w:marTop w:val="0"/>
          <w:marBottom w:val="0"/>
          <w:divBdr>
            <w:top w:val="none" w:sz="0" w:space="0" w:color="auto"/>
            <w:left w:val="none" w:sz="0" w:space="0" w:color="auto"/>
            <w:bottom w:val="none" w:sz="0" w:space="0" w:color="auto"/>
            <w:right w:val="none" w:sz="0" w:space="0" w:color="auto"/>
          </w:divBdr>
        </w:div>
        <w:div w:id="1788505950">
          <w:marLeft w:val="640"/>
          <w:marRight w:val="0"/>
          <w:marTop w:val="0"/>
          <w:marBottom w:val="0"/>
          <w:divBdr>
            <w:top w:val="none" w:sz="0" w:space="0" w:color="auto"/>
            <w:left w:val="none" w:sz="0" w:space="0" w:color="auto"/>
            <w:bottom w:val="none" w:sz="0" w:space="0" w:color="auto"/>
            <w:right w:val="none" w:sz="0" w:space="0" w:color="auto"/>
          </w:divBdr>
        </w:div>
        <w:div w:id="1808742883">
          <w:marLeft w:val="640"/>
          <w:marRight w:val="0"/>
          <w:marTop w:val="0"/>
          <w:marBottom w:val="0"/>
          <w:divBdr>
            <w:top w:val="none" w:sz="0" w:space="0" w:color="auto"/>
            <w:left w:val="none" w:sz="0" w:space="0" w:color="auto"/>
            <w:bottom w:val="none" w:sz="0" w:space="0" w:color="auto"/>
            <w:right w:val="none" w:sz="0" w:space="0" w:color="auto"/>
          </w:divBdr>
        </w:div>
        <w:div w:id="1812554684">
          <w:marLeft w:val="640"/>
          <w:marRight w:val="0"/>
          <w:marTop w:val="0"/>
          <w:marBottom w:val="0"/>
          <w:divBdr>
            <w:top w:val="none" w:sz="0" w:space="0" w:color="auto"/>
            <w:left w:val="none" w:sz="0" w:space="0" w:color="auto"/>
            <w:bottom w:val="none" w:sz="0" w:space="0" w:color="auto"/>
            <w:right w:val="none" w:sz="0" w:space="0" w:color="auto"/>
          </w:divBdr>
        </w:div>
        <w:div w:id="1845121415">
          <w:marLeft w:val="640"/>
          <w:marRight w:val="0"/>
          <w:marTop w:val="0"/>
          <w:marBottom w:val="0"/>
          <w:divBdr>
            <w:top w:val="none" w:sz="0" w:space="0" w:color="auto"/>
            <w:left w:val="none" w:sz="0" w:space="0" w:color="auto"/>
            <w:bottom w:val="none" w:sz="0" w:space="0" w:color="auto"/>
            <w:right w:val="none" w:sz="0" w:space="0" w:color="auto"/>
          </w:divBdr>
        </w:div>
        <w:div w:id="1848904394">
          <w:marLeft w:val="640"/>
          <w:marRight w:val="0"/>
          <w:marTop w:val="0"/>
          <w:marBottom w:val="0"/>
          <w:divBdr>
            <w:top w:val="none" w:sz="0" w:space="0" w:color="auto"/>
            <w:left w:val="none" w:sz="0" w:space="0" w:color="auto"/>
            <w:bottom w:val="none" w:sz="0" w:space="0" w:color="auto"/>
            <w:right w:val="none" w:sz="0" w:space="0" w:color="auto"/>
          </w:divBdr>
        </w:div>
        <w:div w:id="1855848919">
          <w:marLeft w:val="640"/>
          <w:marRight w:val="0"/>
          <w:marTop w:val="0"/>
          <w:marBottom w:val="0"/>
          <w:divBdr>
            <w:top w:val="none" w:sz="0" w:space="0" w:color="auto"/>
            <w:left w:val="none" w:sz="0" w:space="0" w:color="auto"/>
            <w:bottom w:val="none" w:sz="0" w:space="0" w:color="auto"/>
            <w:right w:val="none" w:sz="0" w:space="0" w:color="auto"/>
          </w:divBdr>
        </w:div>
        <w:div w:id="1860386998">
          <w:marLeft w:val="640"/>
          <w:marRight w:val="0"/>
          <w:marTop w:val="0"/>
          <w:marBottom w:val="0"/>
          <w:divBdr>
            <w:top w:val="none" w:sz="0" w:space="0" w:color="auto"/>
            <w:left w:val="none" w:sz="0" w:space="0" w:color="auto"/>
            <w:bottom w:val="none" w:sz="0" w:space="0" w:color="auto"/>
            <w:right w:val="none" w:sz="0" w:space="0" w:color="auto"/>
          </w:divBdr>
        </w:div>
        <w:div w:id="1862470452">
          <w:marLeft w:val="640"/>
          <w:marRight w:val="0"/>
          <w:marTop w:val="0"/>
          <w:marBottom w:val="0"/>
          <w:divBdr>
            <w:top w:val="none" w:sz="0" w:space="0" w:color="auto"/>
            <w:left w:val="none" w:sz="0" w:space="0" w:color="auto"/>
            <w:bottom w:val="none" w:sz="0" w:space="0" w:color="auto"/>
            <w:right w:val="none" w:sz="0" w:space="0" w:color="auto"/>
          </w:divBdr>
        </w:div>
        <w:div w:id="1864047926">
          <w:marLeft w:val="640"/>
          <w:marRight w:val="0"/>
          <w:marTop w:val="0"/>
          <w:marBottom w:val="0"/>
          <w:divBdr>
            <w:top w:val="none" w:sz="0" w:space="0" w:color="auto"/>
            <w:left w:val="none" w:sz="0" w:space="0" w:color="auto"/>
            <w:bottom w:val="none" w:sz="0" w:space="0" w:color="auto"/>
            <w:right w:val="none" w:sz="0" w:space="0" w:color="auto"/>
          </w:divBdr>
        </w:div>
        <w:div w:id="1877349328">
          <w:marLeft w:val="640"/>
          <w:marRight w:val="0"/>
          <w:marTop w:val="0"/>
          <w:marBottom w:val="0"/>
          <w:divBdr>
            <w:top w:val="none" w:sz="0" w:space="0" w:color="auto"/>
            <w:left w:val="none" w:sz="0" w:space="0" w:color="auto"/>
            <w:bottom w:val="none" w:sz="0" w:space="0" w:color="auto"/>
            <w:right w:val="none" w:sz="0" w:space="0" w:color="auto"/>
          </w:divBdr>
        </w:div>
        <w:div w:id="1879734785">
          <w:marLeft w:val="640"/>
          <w:marRight w:val="0"/>
          <w:marTop w:val="0"/>
          <w:marBottom w:val="0"/>
          <w:divBdr>
            <w:top w:val="none" w:sz="0" w:space="0" w:color="auto"/>
            <w:left w:val="none" w:sz="0" w:space="0" w:color="auto"/>
            <w:bottom w:val="none" w:sz="0" w:space="0" w:color="auto"/>
            <w:right w:val="none" w:sz="0" w:space="0" w:color="auto"/>
          </w:divBdr>
        </w:div>
        <w:div w:id="1895503632">
          <w:marLeft w:val="640"/>
          <w:marRight w:val="0"/>
          <w:marTop w:val="0"/>
          <w:marBottom w:val="0"/>
          <w:divBdr>
            <w:top w:val="none" w:sz="0" w:space="0" w:color="auto"/>
            <w:left w:val="none" w:sz="0" w:space="0" w:color="auto"/>
            <w:bottom w:val="none" w:sz="0" w:space="0" w:color="auto"/>
            <w:right w:val="none" w:sz="0" w:space="0" w:color="auto"/>
          </w:divBdr>
        </w:div>
        <w:div w:id="1922716306">
          <w:marLeft w:val="640"/>
          <w:marRight w:val="0"/>
          <w:marTop w:val="0"/>
          <w:marBottom w:val="0"/>
          <w:divBdr>
            <w:top w:val="none" w:sz="0" w:space="0" w:color="auto"/>
            <w:left w:val="none" w:sz="0" w:space="0" w:color="auto"/>
            <w:bottom w:val="none" w:sz="0" w:space="0" w:color="auto"/>
            <w:right w:val="none" w:sz="0" w:space="0" w:color="auto"/>
          </w:divBdr>
        </w:div>
        <w:div w:id="1943221533">
          <w:marLeft w:val="640"/>
          <w:marRight w:val="0"/>
          <w:marTop w:val="0"/>
          <w:marBottom w:val="0"/>
          <w:divBdr>
            <w:top w:val="none" w:sz="0" w:space="0" w:color="auto"/>
            <w:left w:val="none" w:sz="0" w:space="0" w:color="auto"/>
            <w:bottom w:val="none" w:sz="0" w:space="0" w:color="auto"/>
            <w:right w:val="none" w:sz="0" w:space="0" w:color="auto"/>
          </w:divBdr>
        </w:div>
        <w:div w:id="1945920165">
          <w:marLeft w:val="640"/>
          <w:marRight w:val="0"/>
          <w:marTop w:val="0"/>
          <w:marBottom w:val="0"/>
          <w:divBdr>
            <w:top w:val="none" w:sz="0" w:space="0" w:color="auto"/>
            <w:left w:val="none" w:sz="0" w:space="0" w:color="auto"/>
            <w:bottom w:val="none" w:sz="0" w:space="0" w:color="auto"/>
            <w:right w:val="none" w:sz="0" w:space="0" w:color="auto"/>
          </w:divBdr>
        </w:div>
        <w:div w:id="1953122810">
          <w:marLeft w:val="640"/>
          <w:marRight w:val="0"/>
          <w:marTop w:val="0"/>
          <w:marBottom w:val="0"/>
          <w:divBdr>
            <w:top w:val="none" w:sz="0" w:space="0" w:color="auto"/>
            <w:left w:val="none" w:sz="0" w:space="0" w:color="auto"/>
            <w:bottom w:val="none" w:sz="0" w:space="0" w:color="auto"/>
            <w:right w:val="none" w:sz="0" w:space="0" w:color="auto"/>
          </w:divBdr>
        </w:div>
        <w:div w:id="1953779515">
          <w:marLeft w:val="640"/>
          <w:marRight w:val="0"/>
          <w:marTop w:val="0"/>
          <w:marBottom w:val="0"/>
          <w:divBdr>
            <w:top w:val="none" w:sz="0" w:space="0" w:color="auto"/>
            <w:left w:val="none" w:sz="0" w:space="0" w:color="auto"/>
            <w:bottom w:val="none" w:sz="0" w:space="0" w:color="auto"/>
            <w:right w:val="none" w:sz="0" w:space="0" w:color="auto"/>
          </w:divBdr>
        </w:div>
        <w:div w:id="1955090316">
          <w:marLeft w:val="640"/>
          <w:marRight w:val="0"/>
          <w:marTop w:val="0"/>
          <w:marBottom w:val="0"/>
          <w:divBdr>
            <w:top w:val="none" w:sz="0" w:space="0" w:color="auto"/>
            <w:left w:val="none" w:sz="0" w:space="0" w:color="auto"/>
            <w:bottom w:val="none" w:sz="0" w:space="0" w:color="auto"/>
            <w:right w:val="none" w:sz="0" w:space="0" w:color="auto"/>
          </w:divBdr>
        </w:div>
        <w:div w:id="1973897788">
          <w:marLeft w:val="640"/>
          <w:marRight w:val="0"/>
          <w:marTop w:val="0"/>
          <w:marBottom w:val="0"/>
          <w:divBdr>
            <w:top w:val="none" w:sz="0" w:space="0" w:color="auto"/>
            <w:left w:val="none" w:sz="0" w:space="0" w:color="auto"/>
            <w:bottom w:val="none" w:sz="0" w:space="0" w:color="auto"/>
            <w:right w:val="none" w:sz="0" w:space="0" w:color="auto"/>
          </w:divBdr>
        </w:div>
        <w:div w:id="1982542117">
          <w:marLeft w:val="640"/>
          <w:marRight w:val="0"/>
          <w:marTop w:val="0"/>
          <w:marBottom w:val="0"/>
          <w:divBdr>
            <w:top w:val="none" w:sz="0" w:space="0" w:color="auto"/>
            <w:left w:val="none" w:sz="0" w:space="0" w:color="auto"/>
            <w:bottom w:val="none" w:sz="0" w:space="0" w:color="auto"/>
            <w:right w:val="none" w:sz="0" w:space="0" w:color="auto"/>
          </w:divBdr>
        </w:div>
        <w:div w:id="1989895354">
          <w:marLeft w:val="640"/>
          <w:marRight w:val="0"/>
          <w:marTop w:val="0"/>
          <w:marBottom w:val="0"/>
          <w:divBdr>
            <w:top w:val="none" w:sz="0" w:space="0" w:color="auto"/>
            <w:left w:val="none" w:sz="0" w:space="0" w:color="auto"/>
            <w:bottom w:val="none" w:sz="0" w:space="0" w:color="auto"/>
            <w:right w:val="none" w:sz="0" w:space="0" w:color="auto"/>
          </w:divBdr>
        </w:div>
        <w:div w:id="2009794150">
          <w:marLeft w:val="640"/>
          <w:marRight w:val="0"/>
          <w:marTop w:val="0"/>
          <w:marBottom w:val="0"/>
          <w:divBdr>
            <w:top w:val="none" w:sz="0" w:space="0" w:color="auto"/>
            <w:left w:val="none" w:sz="0" w:space="0" w:color="auto"/>
            <w:bottom w:val="none" w:sz="0" w:space="0" w:color="auto"/>
            <w:right w:val="none" w:sz="0" w:space="0" w:color="auto"/>
          </w:divBdr>
        </w:div>
        <w:div w:id="2013483655">
          <w:marLeft w:val="640"/>
          <w:marRight w:val="0"/>
          <w:marTop w:val="0"/>
          <w:marBottom w:val="0"/>
          <w:divBdr>
            <w:top w:val="none" w:sz="0" w:space="0" w:color="auto"/>
            <w:left w:val="none" w:sz="0" w:space="0" w:color="auto"/>
            <w:bottom w:val="none" w:sz="0" w:space="0" w:color="auto"/>
            <w:right w:val="none" w:sz="0" w:space="0" w:color="auto"/>
          </w:divBdr>
        </w:div>
        <w:div w:id="2014140680">
          <w:marLeft w:val="640"/>
          <w:marRight w:val="0"/>
          <w:marTop w:val="0"/>
          <w:marBottom w:val="0"/>
          <w:divBdr>
            <w:top w:val="none" w:sz="0" w:space="0" w:color="auto"/>
            <w:left w:val="none" w:sz="0" w:space="0" w:color="auto"/>
            <w:bottom w:val="none" w:sz="0" w:space="0" w:color="auto"/>
            <w:right w:val="none" w:sz="0" w:space="0" w:color="auto"/>
          </w:divBdr>
        </w:div>
        <w:div w:id="2017688318">
          <w:marLeft w:val="640"/>
          <w:marRight w:val="0"/>
          <w:marTop w:val="0"/>
          <w:marBottom w:val="0"/>
          <w:divBdr>
            <w:top w:val="none" w:sz="0" w:space="0" w:color="auto"/>
            <w:left w:val="none" w:sz="0" w:space="0" w:color="auto"/>
            <w:bottom w:val="none" w:sz="0" w:space="0" w:color="auto"/>
            <w:right w:val="none" w:sz="0" w:space="0" w:color="auto"/>
          </w:divBdr>
        </w:div>
        <w:div w:id="2025553188">
          <w:marLeft w:val="640"/>
          <w:marRight w:val="0"/>
          <w:marTop w:val="0"/>
          <w:marBottom w:val="0"/>
          <w:divBdr>
            <w:top w:val="none" w:sz="0" w:space="0" w:color="auto"/>
            <w:left w:val="none" w:sz="0" w:space="0" w:color="auto"/>
            <w:bottom w:val="none" w:sz="0" w:space="0" w:color="auto"/>
            <w:right w:val="none" w:sz="0" w:space="0" w:color="auto"/>
          </w:divBdr>
        </w:div>
        <w:div w:id="2026520272">
          <w:marLeft w:val="640"/>
          <w:marRight w:val="0"/>
          <w:marTop w:val="0"/>
          <w:marBottom w:val="0"/>
          <w:divBdr>
            <w:top w:val="none" w:sz="0" w:space="0" w:color="auto"/>
            <w:left w:val="none" w:sz="0" w:space="0" w:color="auto"/>
            <w:bottom w:val="none" w:sz="0" w:space="0" w:color="auto"/>
            <w:right w:val="none" w:sz="0" w:space="0" w:color="auto"/>
          </w:divBdr>
        </w:div>
        <w:div w:id="2026708058">
          <w:marLeft w:val="640"/>
          <w:marRight w:val="0"/>
          <w:marTop w:val="0"/>
          <w:marBottom w:val="0"/>
          <w:divBdr>
            <w:top w:val="none" w:sz="0" w:space="0" w:color="auto"/>
            <w:left w:val="none" w:sz="0" w:space="0" w:color="auto"/>
            <w:bottom w:val="none" w:sz="0" w:space="0" w:color="auto"/>
            <w:right w:val="none" w:sz="0" w:space="0" w:color="auto"/>
          </w:divBdr>
        </w:div>
        <w:div w:id="2046636330">
          <w:marLeft w:val="640"/>
          <w:marRight w:val="0"/>
          <w:marTop w:val="0"/>
          <w:marBottom w:val="0"/>
          <w:divBdr>
            <w:top w:val="none" w:sz="0" w:space="0" w:color="auto"/>
            <w:left w:val="none" w:sz="0" w:space="0" w:color="auto"/>
            <w:bottom w:val="none" w:sz="0" w:space="0" w:color="auto"/>
            <w:right w:val="none" w:sz="0" w:space="0" w:color="auto"/>
          </w:divBdr>
        </w:div>
        <w:div w:id="2066365579">
          <w:marLeft w:val="640"/>
          <w:marRight w:val="0"/>
          <w:marTop w:val="0"/>
          <w:marBottom w:val="0"/>
          <w:divBdr>
            <w:top w:val="none" w:sz="0" w:space="0" w:color="auto"/>
            <w:left w:val="none" w:sz="0" w:space="0" w:color="auto"/>
            <w:bottom w:val="none" w:sz="0" w:space="0" w:color="auto"/>
            <w:right w:val="none" w:sz="0" w:space="0" w:color="auto"/>
          </w:divBdr>
        </w:div>
        <w:div w:id="2089376563">
          <w:marLeft w:val="640"/>
          <w:marRight w:val="0"/>
          <w:marTop w:val="0"/>
          <w:marBottom w:val="0"/>
          <w:divBdr>
            <w:top w:val="none" w:sz="0" w:space="0" w:color="auto"/>
            <w:left w:val="none" w:sz="0" w:space="0" w:color="auto"/>
            <w:bottom w:val="none" w:sz="0" w:space="0" w:color="auto"/>
            <w:right w:val="none" w:sz="0" w:space="0" w:color="auto"/>
          </w:divBdr>
        </w:div>
        <w:div w:id="2109425765">
          <w:marLeft w:val="640"/>
          <w:marRight w:val="0"/>
          <w:marTop w:val="0"/>
          <w:marBottom w:val="0"/>
          <w:divBdr>
            <w:top w:val="none" w:sz="0" w:space="0" w:color="auto"/>
            <w:left w:val="none" w:sz="0" w:space="0" w:color="auto"/>
            <w:bottom w:val="none" w:sz="0" w:space="0" w:color="auto"/>
            <w:right w:val="none" w:sz="0" w:space="0" w:color="auto"/>
          </w:divBdr>
        </w:div>
        <w:div w:id="2127309505">
          <w:marLeft w:val="640"/>
          <w:marRight w:val="0"/>
          <w:marTop w:val="0"/>
          <w:marBottom w:val="0"/>
          <w:divBdr>
            <w:top w:val="none" w:sz="0" w:space="0" w:color="auto"/>
            <w:left w:val="none" w:sz="0" w:space="0" w:color="auto"/>
            <w:bottom w:val="none" w:sz="0" w:space="0" w:color="auto"/>
            <w:right w:val="none" w:sz="0" w:space="0" w:color="auto"/>
          </w:divBdr>
        </w:div>
        <w:div w:id="2133357710">
          <w:marLeft w:val="640"/>
          <w:marRight w:val="0"/>
          <w:marTop w:val="0"/>
          <w:marBottom w:val="0"/>
          <w:divBdr>
            <w:top w:val="none" w:sz="0" w:space="0" w:color="auto"/>
            <w:left w:val="none" w:sz="0" w:space="0" w:color="auto"/>
            <w:bottom w:val="none" w:sz="0" w:space="0" w:color="auto"/>
            <w:right w:val="none" w:sz="0" w:space="0" w:color="auto"/>
          </w:divBdr>
        </w:div>
        <w:div w:id="2137671634">
          <w:marLeft w:val="640"/>
          <w:marRight w:val="0"/>
          <w:marTop w:val="0"/>
          <w:marBottom w:val="0"/>
          <w:divBdr>
            <w:top w:val="none" w:sz="0" w:space="0" w:color="auto"/>
            <w:left w:val="none" w:sz="0" w:space="0" w:color="auto"/>
            <w:bottom w:val="none" w:sz="0" w:space="0" w:color="auto"/>
            <w:right w:val="none" w:sz="0" w:space="0" w:color="auto"/>
          </w:divBdr>
        </w:div>
        <w:div w:id="2139101242">
          <w:marLeft w:val="640"/>
          <w:marRight w:val="0"/>
          <w:marTop w:val="0"/>
          <w:marBottom w:val="0"/>
          <w:divBdr>
            <w:top w:val="none" w:sz="0" w:space="0" w:color="auto"/>
            <w:left w:val="none" w:sz="0" w:space="0" w:color="auto"/>
            <w:bottom w:val="none" w:sz="0" w:space="0" w:color="auto"/>
            <w:right w:val="none" w:sz="0" w:space="0" w:color="auto"/>
          </w:divBdr>
        </w:div>
        <w:div w:id="2145534906">
          <w:marLeft w:val="640"/>
          <w:marRight w:val="0"/>
          <w:marTop w:val="0"/>
          <w:marBottom w:val="0"/>
          <w:divBdr>
            <w:top w:val="none" w:sz="0" w:space="0" w:color="auto"/>
            <w:left w:val="none" w:sz="0" w:space="0" w:color="auto"/>
            <w:bottom w:val="none" w:sz="0" w:space="0" w:color="auto"/>
            <w:right w:val="none" w:sz="0" w:space="0" w:color="auto"/>
          </w:divBdr>
        </w:div>
      </w:divsChild>
    </w:div>
    <w:div w:id="1667708863">
      <w:marLeft w:val="640"/>
      <w:marRight w:val="0"/>
      <w:marTop w:val="0"/>
      <w:marBottom w:val="0"/>
      <w:divBdr>
        <w:top w:val="none" w:sz="0" w:space="0" w:color="auto"/>
        <w:left w:val="none" w:sz="0" w:space="0" w:color="auto"/>
        <w:bottom w:val="none" w:sz="0" w:space="0" w:color="auto"/>
        <w:right w:val="none" w:sz="0" w:space="0" w:color="auto"/>
      </w:divBdr>
    </w:div>
    <w:div w:id="1668048991">
      <w:marLeft w:val="640"/>
      <w:marRight w:val="0"/>
      <w:marTop w:val="0"/>
      <w:marBottom w:val="0"/>
      <w:divBdr>
        <w:top w:val="none" w:sz="0" w:space="0" w:color="auto"/>
        <w:left w:val="none" w:sz="0" w:space="0" w:color="auto"/>
        <w:bottom w:val="none" w:sz="0" w:space="0" w:color="auto"/>
        <w:right w:val="none" w:sz="0" w:space="0" w:color="auto"/>
      </w:divBdr>
    </w:div>
    <w:div w:id="1668289523">
      <w:marLeft w:val="640"/>
      <w:marRight w:val="0"/>
      <w:marTop w:val="0"/>
      <w:marBottom w:val="0"/>
      <w:divBdr>
        <w:top w:val="none" w:sz="0" w:space="0" w:color="auto"/>
        <w:left w:val="none" w:sz="0" w:space="0" w:color="auto"/>
        <w:bottom w:val="none" w:sz="0" w:space="0" w:color="auto"/>
        <w:right w:val="none" w:sz="0" w:space="0" w:color="auto"/>
      </w:divBdr>
    </w:div>
    <w:div w:id="1669215472">
      <w:marLeft w:val="640"/>
      <w:marRight w:val="0"/>
      <w:marTop w:val="0"/>
      <w:marBottom w:val="0"/>
      <w:divBdr>
        <w:top w:val="none" w:sz="0" w:space="0" w:color="auto"/>
        <w:left w:val="none" w:sz="0" w:space="0" w:color="auto"/>
        <w:bottom w:val="none" w:sz="0" w:space="0" w:color="auto"/>
        <w:right w:val="none" w:sz="0" w:space="0" w:color="auto"/>
      </w:divBdr>
    </w:div>
    <w:div w:id="1669289433">
      <w:marLeft w:val="640"/>
      <w:marRight w:val="0"/>
      <w:marTop w:val="0"/>
      <w:marBottom w:val="0"/>
      <w:divBdr>
        <w:top w:val="none" w:sz="0" w:space="0" w:color="auto"/>
        <w:left w:val="none" w:sz="0" w:space="0" w:color="auto"/>
        <w:bottom w:val="none" w:sz="0" w:space="0" w:color="auto"/>
        <w:right w:val="none" w:sz="0" w:space="0" w:color="auto"/>
      </w:divBdr>
    </w:div>
    <w:div w:id="1669361357">
      <w:marLeft w:val="640"/>
      <w:marRight w:val="0"/>
      <w:marTop w:val="0"/>
      <w:marBottom w:val="0"/>
      <w:divBdr>
        <w:top w:val="none" w:sz="0" w:space="0" w:color="auto"/>
        <w:left w:val="none" w:sz="0" w:space="0" w:color="auto"/>
        <w:bottom w:val="none" w:sz="0" w:space="0" w:color="auto"/>
        <w:right w:val="none" w:sz="0" w:space="0" w:color="auto"/>
      </w:divBdr>
    </w:div>
    <w:div w:id="1669406967">
      <w:marLeft w:val="640"/>
      <w:marRight w:val="0"/>
      <w:marTop w:val="0"/>
      <w:marBottom w:val="0"/>
      <w:divBdr>
        <w:top w:val="none" w:sz="0" w:space="0" w:color="auto"/>
        <w:left w:val="none" w:sz="0" w:space="0" w:color="auto"/>
        <w:bottom w:val="none" w:sz="0" w:space="0" w:color="auto"/>
        <w:right w:val="none" w:sz="0" w:space="0" w:color="auto"/>
      </w:divBdr>
    </w:div>
    <w:div w:id="1670332102">
      <w:bodyDiv w:val="1"/>
      <w:marLeft w:val="0"/>
      <w:marRight w:val="0"/>
      <w:marTop w:val="0"/>
      <w:marBottom w:val="0"/>
      <w:divBdr>
        <w:top w:val="none" w:sz="0" w:space="0" w:color="auto"/>
        <w:left w:val="none" w:sz="0" w:space="0" w:color="auto"/>
        <w:bottom w:val="none" w:sz="0" w:space="0" w:color="auto"/>
        <w:right w:val="none" w:sz="0" w:space="0" w:color="auto"/>
      </w:divBdr>
      <w:divsChild>
        <w:div w:id="17973039">
          <w:marLeft w:val="640"/>
          <w:marRight w:val="0"/>
          <w:marTop w:val="0"/>
          <w:marBottom w:val="0"/>
          <w:divBdr>
            <w:top w:val="none" w:sz="0" w:space="0" w:color="auto"/>
            <w:left w:val="none" w:sz="0" w:space="0" w:color="auto"/>
            <w:bottom w:val="none" w:sz="0" w:space="0" w:color="auto"/>
            <w:right w:val="none" w:sz="0" w:space="0" w:color="auto"/>
          </w:divBdr>
        </w:div>
        <w:div w:id="26831581">
          <w:marLeft w:val="640"/>
          <w:marRight w:val="0"/>
          <w:marTop w:val="0"/>
          <w:marBottom w:val="0"/>
          <w:divBdr>
            <w:top w:val="none" w:sz="0" w:space="0" w:color="auto"/>
            <w:left w:val="none" w:sz="0" w:space="0" w:color="auto"/>
            <w:bottom w:val="none" w:sz="0" w:space="0" w:color="auto"/>
            <w:right w:val="none" w:sz="0" w:space="0" w:color="auto"/>
          </w:divBdr>
        </w:div>
        <w:div w:id="30347477">
          <w:marLeft w:val="640"/>
          <w:marRight w:val="0"/>
          <w:marTop w:val="0"/>
          <w:marBottom w:val="0"/>
          <w:divBdr>
            <w:top w:val="none" w:sz="0" w:space="0" w:color="auto"/>
            <w:left w:val="none" w:sz="0" w:space="0" w:color="auto"/>
            <w:bottom w:val="none" w:sz="0" w:space="0" w:color="auto"/>
            <w:right w:val="none" w:sz="0" w:space="0" w:color="auto"/>
          </w:divBdr>
        </w:div>
        <w:div w:id="37703331">
          <w:marLeft w:val="640"/>
          <w:marRight w:val="0"/>
          <w:marTop w:val="0"/>
          <w:marBottom w:val="0"/>
          <w:divBdr>
            <w:top w:val="none" w:sz="0" w:space="0" w:color="auto"/>
            <w:left w:val="none" w:sz="0" w:space="0" w:color="auto"/>
            <w:bottom w:val="none" w:sz="0" w:space="0" w:color="auto"/>
            <w:right w:val="none" w:sz="0" w:space="0" w:color="auto"/>
          </w:divBdr>
        </w:div>
        <w:div w:id="40323565">
          <w:marLeft w:val="640"/>
          <w:marRight w:val="0"/>
          <w:marTop w:val="0"/>
          <w:marBottom w:val="0"/>
          <w:divBdr>
            <w:top w:val="none" w:sz="0" w:space="0" w:color="auto"/>
            <w:left w:val="none" w:sz="0" w:space="0" w:color="auto"/>
            <w:bottom w:val="none" w:sz="0" w:space="0" w:color="auto"/>
            <w:right w:val="none" w:sz="0" w:space="0" w:color="auto"/>
          </w:divBdr>
        </w:div>
        <w:div w:id="42146410">
          <w:marLeft w:val="640"/>
          <w:marRight w:val="0"/>
          <w:marTop w:val="0"/>
          <w:marBottom w:val="0"/>
          <w:divBdr>
            <w:top w:val="none" w:sz="0" w:space="0" w:color="auto"/>
            <w:left w:val="none" w:sz="0" w:space="0" w:color="auto"/>
            <w:bottom w:val="none" w:sz="0" w:space="0" w:color="auto"/>
            <w:right w:val="none" w:sz="0" w:space="0" w:color="auto"/>
          </w:divBdr>
        </w:div>
        <w:div w:id="76026762">
          <w:marLeft w:val="640"/>
          <w:marRight w:val="0"/>
          <w:marTop w:val="0"/>
          <w:marBottom w:val="0"/>
          <w:divBdr>
            <w:top w:val="none" w:sz="0" w:space="0" w:color="auto"/>
            <w:left w:val="none" w:sz="0" w:space="0" w:color="auto"/>
            <w:bottom w:val="none" w:sz="0" w:space="0" w:color="auto"/>
            <w:right w:val="none" w:sz="0" w:space="0" w:color="auto"/>
          </w:divBdr>
        </w:div>
        <w:div w:id="78062398">
          <w:marLeft w:val="640"/>
          <w:marRight w:val="0"/>
          <w:marTop w:val="0"/>
          <w:marBottom w:val="0"/>
          <w:divBdr>
            <w:top w:val="none" w:sz="0" w:space="0" w:color="auto"/>
            <w:left w:val="none" w:sz="0" w:space="0" w:color="auto"/>
            <w:bottom w:val="none" w:sz="0" w:space="0" w:color="auto"/>
            <w:right w:val="none" w:sz="0" w:space="0" w:color="auto"/>
          </w:divBdr>
        </w:div>
        <w:div w:id="91323039">
          <w:marLeft w:val="640"/>
          <w:marRight w:val="0"/>
          <w:marTop w:val="0"/>
          <w:marBottom w:val="0"/>
          <w:divBdr>
            <w:top w:val="none" w:sz="0" w:space="0" w:color="auto"/>
            <w:left w:val="none" w:sz="0" w:space="0" w:color="auto"/>
            <w:bottom w:val="none" w:sz="0" w:space="0" w:color="auto"/>
            <w:right w:val="none" w:sz="0" w:space="0" w:color="auto"/>
          </w:divBdr>
        </w:div>
        <w:div w:id="107434228">
          <w:marLeft w:val="640"/>
          <w:marRight w:val="0"/>
          <w:marTop w:val="0"/>
          <w:marBottom w:val="0"/>
          <w:divBdr>
            <w:top w:val="none" w:sz="0" w:space="0" w:color="auto"/>
            <w:left w:val="none" w:sz="0" w:space="0" w:color="auto"/>
            <w:bottom w:val="none" w:sz="0" w:space="0" w:color="auto"/>
            <w:right w:val="none" w:sz="0" w:space="0" w:color="auto"/>
          </w:divBdr>
        </w:div>
        <w:div w:id="115371438">
          <w:marLeft w:val="640"/>
          <w:marRight w:val="0"/>
          <w:marTop w:val="0"/>
          <w:marBottom w:val="0"/>
          <w:divBdr>
            <w:top w:val="none" w:sz="0" w:space="0" w:color="auto"/>
            <w:left w:val="none" w:sz="0" w:space="0" w:color="auto"/>
            <w:bottom w:val="none" w:sz="0" w:space="0" w:color="auto"/>
            <w:right w:val="none" w:sz="0" w:space="0" w:color="auto"/>
          </w:divBdr>
        </w:div>
        <w:div w:id="133762363">
          <w:marLeft w:val="640"/>
          <w:marRight w:val="0"/>
          <w:marTop w:val="0"/>
          <w:marBottom w:val="0"/>
          <w:divBdr>
            <w:top w:val="none" w:sz="0" w:space="0" w:color="auto"/>
            <w:left w:val="none" w:sz="0" w:space="0" w:color="auto"/>
            <w:bottom w:val="none" w:sz="0" w:space="0" w:color="auto"/>
            <w:right w:val="none" w:sz="0" w:space="0" w:color="auto"/>
          </w:divBdr>
        </w:div>
        <w:div w:id="149056745">
          <w:marLeft w:val="640"/>
          <w:marRight w:val="0"/>
          <w:marTop w:val="0"/>
          <w:marBottom w:val="0"/>
          <w:divBdr>
            <w:top w:val="none" w:sz="0" w:space="0" w:color="auto"/>
            <w:left w:val="none" w:sz="0" w:space="0" w:color="auto"/>
            <w:bottom w:val="none" w:sz="0" w:space="0" w:color="auto"/>
            <w:right w:val="none" w:sz="0" w:space="0" w:color="auto"/>
          </w:divBdr>
        </w:div>
        <w:div w:id="160629708">
          <w:marLeft w:val="640"/>
          <w:marRight w:val="0"/>
          <w:marTop w:val="0"/>
          <w:marBottom w:val="0"/>
          <w:divBdr>
            <w:top w:val="none" w:sz="0" w:space="0" w:color="auto"/>
            <w:left w:val="none" w:sz="0" w:space="0" w:color="auto"/>
            <w:bottom w:val="none" w:sz="0" w:space="0" w:color="auto"/>
            <w:right w:val="none" w:sz="0" w:space="0" w:color="auto"/>
          </w:divBdr>
        </w:div>
        <w:div w:id="168716074">
          <w:marLeft w:val="640"/>
          <w:marRight w:val="0"/>
          <w:marTop w:val="0"/>
          <w:marBottom w:val="0"/>
          <w:divBdr>
            <w:top w:val="none" w:sz="0" w:space="0" w:color="auto"/>
            <w:left w:val="none" w:sz="0" w:space="0" w:color="auto"/>
            <w:bottom w:val="none" w:sz="0" w:space="0" w:color="auto"/>
            <w:right w:val="none" w:sz="0" w:space="0" w:color="auto"/>
          </w:divBdr>
        </w:div>
        <w:div w:id="171074374">
          <w:marLeft w:val="640"/>
          <w:marRight w:val="0"/>
          <w:marTop w:val="0"/>
          <w:marBottom w:val="0"/>
          <w:divBdr>
            <w:top w:val="none" w:sz="0" w:space="0" w:color="auto"/>
            <w:left w:val="none" w:sz="0" w:space="0" w:color="auto"/>
            <w:bottom w:val="none" w:sz="0" w:space="0" w:color="auto"/>
            <w:right w:val="none" w:sz="0" w:space="0" w:color="auto"/>
          </w:divBdr>
        </w:div>
        <w:div w:id="182206873">
          <w:marLeft w:val="640"/>
          <w:marRight w:val="0"/>
          <w:marTop w:val="0"/>
          <w:marBottom w:val="0"/>
          <w:divBdr>
            <w:top w:val="none" w:sz="0" w:space="0" w:color="auto"/>
            <w:left w:val="none" w:sz="0" w:space="0" w:color="auto"/>
            <w:bottom w:val="none" w:sz="0" w:space="0" w:color="auto"/>
            <w:right w:val="none" w:sz="0" w:space="0" w:color="auto"/>
          </w:divBdr>
        </w:div>
        <w:div w:id="184489203">
          <w:marLeft w:val="640"/>
          <w:marRight w:val="0"/>
          <w:marTop w:val="0"/>
          <w:marBottom w:val="0"/>
          <w:divBdr>
            <w:top w:val="none" w:sz="0" w:space="0" w:color="auto"/>
            <w:left w:val="none" w:sz="0" w:space="0" w:color="auto"/>
            <w:bottom w:val="none" w:sz="0" w:space="0" w:color="auto"/>
            <w:right w:val="none" w:sz="0" w:space="0" w:color="auto"/>
          </w:divBdr>
        </w:div>
        <w:div w:id="196508697">
          <w:marLeft w:val="640"/>
          <w:marRight w:val="0"/>
          <w:marTop w:val="0"/>
          <w:marBottom w:val="0"/>
          <w:divBdr>
            <w:top w:val="none" w:sz="0" w:space="0" w:color="auto"/>
            <w:left w:val="none" w:sz="0" w:space="0" w:color="auto"/>
            <w:bottom w:val="none" w:sz="0" w:space="0" w:color="auto"/>
            <w:right w:val="none" w:sz="0" w:space="0" w:color="auto"/>
          </w:divBdr>
        </w:div>
        <w:div w:id="198130940">
          <w:marLeft w:val="640"/>
          <w:marRight w:val="0"/>
          <w:marTop w:val="0"/>
          <w:marBottom w:val="0"/>
          <w:divBdr>
            <w:top w:val="none" w:sz="0" w:space="0" w:color="auto"/>
            <w:left w:val="none" w:sz="0" w:space="0" w:color="auto"/>
            <w:bottom w:val="none" w:sz="0" w:space="0" w:color="auto"/>
            <w:right w:val="none" w:sz="0" w:space="0" w:color="auto"/>
          </w:divBdr>
        </w:div>
        <w:div w:id="199100412">
          <w:marLeft w:val="640"/>
          <w:marRight w:val="0"/>
          <w:marTop w:val="0"/>
          <w:marBottom w:val="0"/>
          <w:divBdr>
            <w:top w:val="none" w:sz="0" w:space="0" w:color="auto"/>
            <w:left w:val="none" w:sz="0" w:space="0" w:color="auto"/>
            <w:bottom w:val="none" w:sz="0" w:space="0" w:color="auto"/>
            <w:right w:val="none" w:sz="0" w:space="0" w:color="auto"/>
          </w:divBdr>
        </w:div>
        <w:div w:id="202179658">
          <w:marLeft w:val="640"/>
          <w:marRight w:val="0"/>
          <w:marTop w:val="0"/>
          <w:marBottom w:val="0"/>
          <w:divBdr>
            <w:top w:val="none" w:sz="0" w:space="0" w:color="auto"/>
            <w:left w:val="none" w:sz="0" w:space="0" w:color="auto"/>
            <w:bottom w:val="none" w:sz="0" w:space="0" w:color="auto"/>
            <w:right w:val="none" w:sz="0" w:space="0" w:color="auto"/>
          </w:divBdr>
        </w:div>
        <w:div w:id="204409804">
          <w:marLeft w:val="640"/>
          <w:marRight w:val="0"/>
          <w:marTop w:val="0"/>
          <w:marBottom w:val="0"/>
          <w:divBdr>
            <w:top w:val="none" w:sz="0" w:space="0" w:color="auto"/>
            <w:left w:val="none" w:sz="0" w:space="0" w:color="auto"/>
            <w:bottom w:val="none" w:sz="0" w:space="0" w:color="auto"/>
            <w:right w:val="none" w:sz="0" w:space="0" w:color="auto"/>
          </w:divBdr>
        </w:div>
        <w:div w:id="208688850">
          <w:marLeft w:val="640"/>
          <w:marRight w:val="0"/>
          <w:marTop w:val="0"/>
          <w:marBottom w:val="0"/>
          <w:divBdr>
            <w:top w:val="none" w:sz="0" w:space="0" w:color="auto"/>
            <w:left w:val="none" w:sz="0" w:space="0" w:color="auto"/>
            <w:bottom w:val="none" w:sz="0" w:space="0" w:color="auto"/>
            <w:right w:val="none" w:sz="0" w:space="0" w:color="auto"/>
          </w:divBdr>
        </w:div>
        <w:div w:id="213080889">
          <w:marLeft w:val="640"/>
          <w:marRight w:val="0"/>
          <w:marTop w:val="0"/>
          <w:marBottom w:val="0"/>
          <w:divBdr>
            <w:top w:val="none" w:sz="0" w:space="0" w:color="auto"/>
            <w:left w:val="none" w:sz="0" w:space="0" w:color="auto"/>
            <w:bottom w:val="none" w:sz="0" w:space="0" w:color="auto"/>
            <w:right w:val="none" w:sz="0" w:space="0" w:color="auto"/>
          </w:divBdr>
        </w:div>
        <w:div w:id="227811262">
          <w:marLeft w:val="640"/>
          <w:marRight w:val="0"/>
          <w:marTop w:val="0"/>
          <w:marBottom w:val="0"/>
          <w:divBdr>
            <w:top w:val="none" w:sz="0" w:space="0" w:color="auto"/>
            <w:left w:val="none" w:sz="0" w:space="0" w:color="auto"/>
            <w:bottom w:val="none" w:sz="0" w:space="0" w:color="auto"/>
            <w:right w:val="none" w:sz="0" w:space="0" w:color="auto"/>
          </w:divBdr>
        </w:div>
        <w:div w:id="238827204">
          <w:marLeft w:val="640"/>
          <w:marRight w:val="0"/>
          <w:marTop w:val="0"/>
          <w:marBottom w:val="0"/>
          <w:divBdr>
            <w:top w:val="none" w:sz="0" w:space="0" w:color="auto"/>
            <w:left w:val="none" w:sz="0" w:space="0" w:color="auto"/>
            <w:bottom w:val="none" w:sz="0" w:space="0" w:color="auto"/>
            <w:right w:val="none" w:sz="0" w:space="0" w:color="auto"/>
          </w:divBdr>
        </w:div>
        <w:div w:id="239216590">
          <w:marLeft w:val="640"/>
          <w:marRight w:val="0"/>
          <w:marTop w:val="0"/>
          <w:marBottom w:val="0"/>
          <w:divBdr>
            <w:top w:val="none" w:sz="0" w:space="0" w:color="auto"/>
            <w:left w:val="none" w:sz="0" w:space="0" w:color="auto"/>
            <w:bottom w:val="none" w:sz="0" w:space="0" w:color="auto"/>
            <w:right w:val="none" w:sz="0" w:space="0" w:color="auto"/>
          </w:divBdr>
        </w:div>
        <w:div w:id="241109446">
          <w:marLeft w:val="640"/>
          <w:marRight w:val="0"/>
          <w:marTop w:val="0"/>
          <w:marBottom w:val="0"/>
          <w:divBdr>
            <w:top w:val="none" w:sz="0" w:space="0" w:color="auto"/>
            <w:left w:val="none" w:sz="0" w:space="0" w:color="auto"/>
            <w:bottom w:val="none" w:sz="0" w:space="0" w:color="auto"/>
            <w:right w:val="none" w:sz="0" w:space="0" w:color="auto"/>
          </w:divBdr>
        </w:div>
        <w:div w:id="248151264">
          <w:marLeft w:val="640"/>
          <w:marRight w:val="0"/>
          <w:marTop w:val="0"/>
          <w:marBottom w:val="0"/>
          <w:divBdr>
            <w:top w:val="none" w:sz="0" w:space="0" w:color="auto"/>
            <w:left w:val="none" w:sz="0" w:space="0" w:color="auto"/>
            <w:bottom w:val="none" w:sz="0" w:space="0" w:color="auto"/>
            <w:right w:val="none" w:sz="0" w:space="0" w:color="auto"/>
          </w:divBdr>
        </w:div>
        <w:div w:id="262999536">
          <w:marLeft w:val="640"/>
          <w:marRight w:val="0"/>
          <w:marTop w:val="0"/>
          <w:marBottom w:val="0"/>
          <w:divBdr>
            <w:top w:val="none" w:sz="0" w:space="0" w:color="auto"/>
            <w:left w:val="none" w:sz="0" w:space="0" w:color="auto"/>
            <w:bottom w:val="none" w:sz="0" w:space="0" w:color="auto"/>
            <w:right w:val="none" w:sz="0" w:space="0" w:color="auto"/>
          </w:divBdr>
        </w:div>
        <w:div w:id="267977597">
          <w:marLeft w:val="640"/>
          <w:marRight w:val="0"/>
          <w:marTop w:val="0"/>
          <w:marBottom w:val="0"/>
          <w:divBdr>
            <w:top w:val="none" w:sz="0" w:space="0" w:color="auto"/>
            <w:left w:val="none" w:sz="0" w:space="0" w:color="auto"/>
            <w:bottom w:val="none" w:sz="0" w:space="0" w:color="auto"/>
            <w:right w:val="none" w:sz="0" w:space="0" w:color="auto"/>
          </w:divBdr>
        </w:div>
        <w:div w:id="282730375">
          <w:marLeft w:val="640"/>
          <w:marRight w:val="0"/>
          <w:marTop w:val="0"/>
          <w:marBottom w:val="0"/>
          <w:divBdr>
            <w:top w:val="none" w:sz="0" w:space="0" w:color="auto"/>
            <w:left w:val="none" w:sz="0" w:space="0" w:color="auto"/>
            <w:bottom w:val="none" w:sz="0" w:space="0" w:color="auto"/>
            <w:right w:val="none" w:sz="0" w:space="0" w:color="auto"/>
          </w:divBdr>
        </w:div>
        <w:div w:id="290333461">
          <w:marLeft w:val="640"/>
          <w:marRight w:val="0"/>
          <w:marTop w:val="0"/>
          <w:marBottom w:val="0"/>
          <w:divBdr>
            <w:top w:val="none" w:sz="0" w:space="0" w:color="auto"/>
            <w:left w:val="none" w:sz="0" w:space="0" w:color="auto"/>
            <w:bottom w:val="none" w:sz="0" w:space="0" w:color="auto"/>
            <w:right w:val="none" w:sz="0" w:space="0" w:color="auto"/>
          </w:divBdr>
        </w:div>
        <w:div w:id="302083354">
          <w:marLeft w:val="640"/>
          <w:marRight w:val="0"/>
          <w:marTop w:val="0"/>
          <w:marBottom w:val="0"/>
          <w:divBdr>
            <w:top w:val="none" w:sz="0" w:space="0" w:color="auto"/>
            <w:left w:val="none" w:sz="0" w:space="0" w:color="auto"/>
            <w:bottom w:val="none" w:sz="0" w:space="0" w:color="auto"/>
            <w:right w:val="none" w:sz="0" w:space="0" w:color="auto"/>
          </w:divBdr>
        </w:div>
        <w:div w:id="306596856">
          <w:marLeft w:val="640"/>
          <w:marRight w:val="0"/>
          <w:marTop w:val="0"/>
          <w:marBottom w:val="0"/>
          <w:divBdr>
            <w:top w:val="none" w:sz="0" w:space="0" w:color="auto"/>
            <w:left w:val="none" w:sz="0" w:space="0" w:color="auto"/>
            <w:bottom w:val="none" w:sz="0" w:space="0" w:color="auto"/>
            <w:right w:val="none" w:sz="0" w:space="0" w:color="auto"/>
          </w:divBdr>
        </w:div>
        <w:div w:id="307827468">
          <w:marLeft w:val="640"/>
          <w:marRight w:val="0"/>
          <w:marTop w:val="0"/>
          <w:marBottom w:val="0"/>
          <w:divBdr>
            <w:top w:val="none" w:sz="0" w:space="0" w:color="auto"/>
            <w:left w:val="none" w:sz="0" w:space="0" w:color="auto"/>
            <w:bottom w:val="none" w:sz="0" w:space="0" w:color="auto"/>
            <w:right w:val="none" w:sz="0" w:space="0" w:color="auto"/>
          </w:divBdr>
        </w:div>
        <w:div w:id="310142081">
          <w:marLeft w:val="640"/>
          <w:marRight w:val="0"/>
          <w:marTop w:val="0"/>
          <w:marBottom w:val="0"/>
          <w:divBdr>
            <w:top w:val="none" w:sz="0" w:space="0" w:color="auto"/>
            <w:left w:val="none" w:sz="0" w:space="0" w:color="auto"/>
            <w:bottom w:val="none" w:sz="0" w:space="0" w:color="auto"/>
            <w:right w:val="none" w:sz="0" w:space="0" w:color="auto"/>
          </w:divBdr>
        </w:div>
        <w:div w:id="316694631">
          <w:marLeft w:val="640"/>
          <w:marRight w:val="0"/>
          <w:marTop w:val="0"/>
          <w:marBottom w:val="0"/>
          <w:divBdr>
            <w:top w:val="none" w:sz="0" w:space="0" w:color="auto"/>
            <w:left w:val="none" w:sz="0" w:space="0" w:color="auto"/>
            <w:bottom w:val="none" w:sz="0" w:space="0" w:color="auto"/>
            <w:right w:val="none" w:sz="0" w:space="0" w:color="auto"/>
          </w:divBdr>
        </w:div>
        <w:div w:id="323123697">
          <w:marLeft w:val="640"/>
          <w:marRight w:val="0"/>
          <w:marTop w:val="0"/>
          <w:marBottom w:val="0"/>
          <w:divBdr>
            <w:top w:val="none" w:sz="0" w:space="0" w:color="auto"/>
            <w:left w:val="none" w:sz="0" w:space="0" w:color="auto"/>
            <w:bottom w:val="none" w:sz="0" w:space="0" w:color="auto"/>
            <w:right w:val="none" w:sz="0" w:space="0" w:color="auto"/>
          </w:divBdr>
        </w:div>
        <w:div w:id="327026316">
          <w:marLeft w:val="640"/>
          <w:marRight w:val="0"/>
          <w:marTop w:val="0"/>
          <w:marBottom w:val="0"/>
          <w:divBdr>
            <w:top w:val="none" w:sz="0" w:space="0" w:color="auto"/>
            <w:left w:val="none" w:sz="0" w:space="0" w:color="auto"/>
            <w:bottom w:val="none" w:sz="0" w:space="0" w:color="auto"/>
            <w:right w:val="none" w:sz="0" w:space="0" w:color="auto"/>
          </w:divBdr>
        </w:div>
        <w:div w:id="327056992">
          <w:marLeft w:val="640"/>
          <w:marRight w:val="0"/>
          <w:marTop w:val="0"/>
          <w:marBottom w:val="0"/>
          <w:divBdr>
            <w:top w:val="none" w:sz="0" w:space="0" w:color="auto"/>
            <w:left w:val="none" w:sz="0" w:space="0" w:color="auto"/>
            <w:bottom w:val="none" w:sz="0" w:space="0" w:color="auto"/>
            <w:right w:val="none" w:sz="0" w:space="0" w:color="auto"/>
          </w:divBdr>
        </w:div>
        <w:div w:id="342976342">
          <w:marLeft w:val="640"/>
          <w:marRight w:val="0"/>
          <w:marTop w:val="0"/>
          <w:marBottom w:val="0"/>
          <w:divBdr>
            <w:top w:val="none" w:sz="0" w:space="0" w:color="auto"/>
            <w:left w:val="none" w:sz="0" w:space="0" w:color="auto"/>
            <w:bottom w:val="none" w:sz="0" w:space="0" w:color="auto"/>
            <w:right w:val="none" w:sz="0" w:space="0" w:color="auto"/>
          </w:divBdr>
        </w:div>
        <w:div w:id="354962352">
          <w:marLeft w:val="640"/>
          <w:marRight w:val="0"/>
          <w:marTop w:val="0"/>
          <w:marBottom w:val="0"/>
          <w:divBdr>
            <w:top w:val="none" w:sz="0" w:space="0" w:color="auto"/>
            <w:left w:val="none" w:sz="0" w:space="0" w:color="auto"/>
            <w:bottom w:val="none" w:sz="0" w:space="0" w:color="auto"/>
            <w:right w:val="none" w:sz="0" w:space="0" w:color="auto"/>
          </w:divBdr>
        </w:div>
        <w:div w:id="360208486">
          <w:marLeft w:val="640"/>
          <w:marRight w:val="0"/>
          <w:marTop w:val="0"/>
          <w:marBottom w:val="0"/>
          <w:divBdr>
            <w:top w:val="none" w:sz="0" w:space="0" w:color="auto"/>
            <w:left w:val="none" w:sz="0" w:space="0" w:color="auto"/>
            <w:bottom w:val="none" w:sz="0" w:space="0" w:color="auto"/>
            <w:right w:val="none" w:sz="0" w:space="0" w:color="auto"/>
          </w:divBdr>
        </w:div>
        <w:div w:id="372537840">
          <w:marLeft w:val="640"/>
          <w:marRight w:val="0"/>
          <w:marTop w:val="0"/>
          <w:marBottom w:val="0"/>
          <w:divBdr>
            <w:top w:val="none" w:sz="0" w:space="0" w:color="auto"/>
            <w:left w:val="none" w:sz="0" w:space="0" w:color="auto"/>
            <w:bottom w:val="none" w:sz="0" w:space="0" w:color="auto"/>
            <w:right w:val="none" w:sz="0" w:space="0" w:color="auto"/>
          </w:divBdr>
        </w:div>
        <w:div w:id="379404679">
          <w:marLeft w:val="640"/>
          <w:marRight w:val="0"/>
          <w:marTop w:val="0"/>
          <w:marBottom w:val="0"/>
          <w:divBdr>
            <w:top w:val="none" w:sz="0" w:space="0" w:color="auto"/>
            <w:left w:val="none" w:sz="0" w:space="0" w:color="auto"/>
            <w:bottom w:val="none" w:sz="0" w:space="0" w:color="auto"/>
            <w:right w:val="none" w:sz="0" w:space="0" w:color="auto"/>
          </w:divBdr>
        </w:div>
        <w:div w:id="380061335">
          <w:marLeft w:val="640"/>
          <w:marRight w:val="0"/>
          <w:marTop w:val="0"/>
          <w:marBottom w:val="0"/>
          <w:divBdr>
            <w:top w:val="none" w:sz="0" w:space="0" w:color="auto"/>
            <w:left w:val="none" w:sz="0" w:space="0" w:color="auto"/>
            <w:bottom w:val="none" w:sz="0" w:space="0" w:color="auto"/>
            <w:right w:val="none" w:sz="0" w:space="0" w:color="auto"/>
          </w:divBdr>
        </w:div>
        <w:div w:id="382677493">
          <w:marLeft w:val="640"/>
          <w:marRight w:val="0"/>
          <w:marTop w:val="0"/>
          <w:marBottom w:val="0"/>
          <w:divBdr>
            <w:top w:val="none" w:sz="0" w:space="0" w:color="auto"/>
            <w:left w:val="none" w:sz="0" w:space="0" w:color="auto"/>
            <w:bottom w:val="none" w:sz="0" w:space="0" w:color="auto"/>
            <w:right w:val="none" w:sz="0" w:space="0" w:color="auto"/>
          </w:divBdr>
        </w:div>
        <w:div w:id="400294514">
          <w:marLeft w:val="640"/>
          <w:marRight w:val="0"/>
          <w:marTop w:val="0"/>
          <w:marBottom w:val="0"/>
          <w:divBdr>
            <w:top w:val="none" w:sz="0" w:space="0" w:color="auto"/>
            <w:left w:val="none" w:sz="0" w:space="0" w:color="auto"/>
            <w:bottom w:val="none" w:sz="0" w:space="0" w:color="auto"/>
            <w:right w:val="none" w:sz="0" w:space="0" w:color="auto"/>
          </w:divBdr>
        </w:div>
        <w:div w:id="402876277">
          <w:marLeft w:val="640"/>
          <w:marRight w:val="0"/>
          <w:marTop w:val="0"/>
          <w:marBottom w:val="0"/>
          <w:divBdr>
            <w:top w:val="none" w:sz="0" w:space="0" w:color="auto"/>
            <w:left w:val="none" w:sz="0" w:space="0" w:color="auto"/>
            <w:bottom w:val="none" w:sz="0" w:space="0" w:color="auto"/>
            <w:right w:val="none" w:sz="0" w:space="0" w:color="auto"/>
          </w:divBdr>
        </w:div>
        <w:div w:id="403572766">
          <w:marLeft w:val="640"/>
          <w:marRight w:val="0"/>
          <w:marTop w:val="0"/>
          <w:marBottom w:val="0"/>
          <w:divBdr>
            <w:top w:val="none" w:sz="0" w:space="0" w:color="auto"/>
            <w:left w:val="none" w:sz="0" w:space="0" w:color="auto"/>
            <w:bottom w:val="none" w:sz="0" w:space="0" w:color="auto"/>
            <w:right w:val="none" w:sz="0" w:space="0" w:color="auto"/>
          </w:divBdr>
        </w:div>
        <w:div w:id="406155191">
          <w:marLeft w:val="640"/>
          <w:marRight w:val="0"/>
          <w:marTop w:val="0"/>
          <w:marBottom w:val="0"/>
          <w:divBdr>
            <w:top w:val="none" w:sz="0" w:space="0" w:color="auto"/>
            <w:left w:val="none" w:sz="0" w:space="0" w:color="auto"/>
            <w:bottom w:val="none" w:sz="0" w:space="0" w:color="auto"/>
            <w:right w:val="none" w:sz="0" w:space="0" w:color="auto"/>
          </w:divBdr>
        </w:div>
        <w:div w:id="412708001">
          <w:marLeft w:val="640"/>
          <w:marRight w:val="0"/>
          <w:marTop w:val="0"/>
          <w:marBottom w:val="0"/>
          <w:divBdr>
            <w:top w:val="none" w:sz="0" w:space="0" w:color="auto"/>
            <w:left w:val="none" w:sz="0" w:space="0" w:color="auto"/>
            <w:bottom w:val="none" w:sz="0" w:space="0" w:color="auto"/>
            <w:right w:val="none" w:sz="0" w:space="0" w:color="auto"/>
          </w:divBdr>
        </w:div>
        <w:div w:id="421873549">
          <w:marLeft w:val="640"/>
          <w:marRight w:val="0"/>
          <w:marTop w:val="0"/>
          <w:marBottom w:val="0"/>
          <w:divBdr>
            <w:top w:val="none" w:sz="0" w:space="0" w:color="auto"/>
            <w:left w:val="none" w:sz="0" w:space="0" w:color="auto"/>
            <w:bottom w:val="none" w:sz="0" w:space="0" w:color="auto"/>
            <w:right w:val="none" w:sz="0" w:space="0" w:color="auto"/>
          </w:divBdr>
        </w:div>
        <w:div w:id="431976207">
          <w:marLeft w:val="640"/>
          <w:marRight w:val="0"/>
          <w:marTop w:val="0"/>
          <w:marBottom w:val="0"/>
          <w:divBdr>
            <w:top w:val="none" w:sz="0" w:space="0" w:color="auto"/>
            <w:left w:val="none" w:sz="0" w:space="0" w:color="auto"/>
            <w:bottom w:val="none" w:sz="0" w:space="0" w:color="auto"/>
            <w:right w:val="none" w:sz="0" w:space="0" w:color="auto"/>
          </w:divBdr>
        </w:div>
        <w:div w:id="433794965">
          <w:marLeft w:val="640"/>
          <w:marRight w:val="0"/>
          <w:marTop w:val="0"/>
          <w:marBottom w:val="0"/>
          <w:divBdr>
            <w:top w:val="none" w:sz="0" w:space="0" w:color="auto"/>
            <w:left w:val="none" w:sz="0" w:space="0" w:color="auto"/>
            <w:bottom w:val="none" w:sz="0" w:space="0" w:color="auto"/>
            <w:right w:val="none" w:sz="0" w:space="0" w:color="auto"/>
          </w:divBdr>
        </w:div>
        <w:div w:id="460927922">
          <w:marLeft w:val="640"/>
          <w:marRight w:val="0"/>
          <w:marTop w:val="0"/>
          <w:marBottom w:val="0"/>
          <w:divBdr>
            <w:top w:val="none" w:sz="0" w:space="0" w:color="auto"/>
            <w:left w:val="none" w:sz="0" w:space="0" w:color="auto"/>
            <w:bottom w:val="none" w:sz="0" w:space="0" w:color="auto"/>
            <w:right w:val="none" w:sz="0" w:space="0" w:color="auto"/>
          </w:divBdr>
        </w:div>
        <w:div w:id="469904113">
          <w:marLeft w:val="640"/>
          <w:marRight w:val="0"/>
          <w:marTop w:val="0"/>
          <w:marBottom w:val="0"/>
          <w:divBdr>
            <w:top w:val="none" w:sz="0" w:space="0" w:color="auto"/>
            <w:left w:val="none" w:sz="0" w:space="0" w:color="auto"/>
            <w:bottom w:val="none" w:sz="0" w:space="0" w:color="auto"/>
            <w:right w:val="none" w:sz="0" w:space="0" w:color="auto"/>
          </w:divBdr>
        </w:div>
        <w:div w:id="475336521">
          <w:marLeft w:val="640"/>
          <w:marRight w:val="0"/>
          <w:marTop w:val="0"/>
          <w:marBottom w:val="0"/>
          <w:divBdr>
            <w:top w:val="none" w:sz="0" w:space="0" w:color="auto"/>
            <w:left w:val="none" w:sz="0" w:space="0" w:color="auto"/>
            <w:bottom w:val="none" w:sz="0" w:space="0" w:color="auto"/>
            <w:right w:val="none" w:sz="0" w:space="0" w:color="auto"/>
          </w:divBdr>
        </w:div>
        <w:div w:id="497885954">
          <w:marLeft w:val="640"/>
          <w:marRight w:val="0"/>
          <w:marTop w:val="0"/>
          <w:marBottom w:val="0"/>
          <w:divBdr>
            <w:top w:val="none" w:sz="0" w:space="0" w:color="auto"/>
            <w:left w:val="none" w:sz="0" w:space="0" w:color="auto"/>
            <w:bottom w:val="none" w:sz="0" w:space="0" w:color="auto"/>
            <w:right w:val="none" w:sz="0" w:space="0" w:color="auto"/>
          </w:divBdr>
        </w:div>
        <w:div w:id="500658252">
          <w:marLeft w:val="640"/>
          <w:marRight w:val="0"/>
          <w:marTop w:val="0"/>
          <w:marBottom w:val="0"/>
          <w:divBdr>
            <w:top w:val="none" w:sz="0" w:space="0" w:color="auto"/>
            <w:left w:val="none" w:sz="0" w:space="0" w:color="auto"/>
            <w:bottom w:val="none" w:sz="0" w:space="0" w:color="auto"/>
            <w:right w:val="none" w:sz="0" w:space="0" w:color="auto"/>
          </w:divBdr>
        </w:div>
        <w:div w:id="501892215">
          <w:marLeft w:val="640"/>
          <w:marRight w:val="0"/>
          <w:marTop w:val="0"/>
          <w:marBottom w:val="0"/>
          <w:divBdr>
            <w:top w:val="none" w:sz="0" w:space="0" w:color="auto"/>
            <w:left w:val="none" w:sz="0" w:space="0" w:color="auto"/>
            <w:bottom w:val="none" w:sz="0" w:space="0" w:color="auto"/>
            <w:right w:val="none" w:sz="0" w:space="0" w:color="auto"/>
          </w:divBdr>
        </w:div>
        <w:div w:id="515196491">
          <w:marLeft w:val="640"/>
          <w:marRight w:val="0"/>
          <w:marTop w:val="0"/>
          <w:marBottom w:val="0"/>
          <w:divBdr>
            <w:top w:val="none" w:sz="0" w:space="0" w:color="auto"/>
            <w:left w:val="none" w:sz="0" w:space="0" w:color="auto"/>
            <w:bottom w:val="none" w:sz="0" w:space="0" w:color="auto"/>
            <w:right w:val="none" w:sz="0" w:space="0" w:color="auto"/>
          </w:divBdr>
        </w:div>
        <w:div w:id="548760489">
          <w:marLeft w:val="640"/>
          <w:marRight w:val="0"/>
          <w:marTop w:val="0"/>
          <w:marBottom w:val="0"/>
          <w:divBdr>
            <w:top w:val="none" w:sz="0" w:space="0" w:color="auto"/>
            <w:left w:val="none" w:sz="0" w:space="0" w:color="auto"/>
            <w:bottom w:val="none" w:sz="0" w:space="0" w:color="auto"/>
            <w:right w:val="none" w:sz="0" w:space="0" w:color="auto"/>
          </w:divBdr>
        </w:div>
        <w:div w:id="553540449">
          <w:marLeft w:val="640"/>
          <w:marRight w:val="0"/>
          <w:marTop w:val="0"/>
          <w:marBottom w:val="0"/>
          <w:divBdr>
            <w:top w:val="none" w:sz="0" w:space="0" w:color="auto"/>
            <w:left w:val="none" w:sz="0" w:space="0" w:color="auto"/>
            <w:bottom w:val="none" w:sz="0" w:space="0" w:color="auto"/>
            <w:right w:val="none" w:sz="0" w:space="0" w:color="auto"/>
          </w:divBdr>
        </w:div>
        <w:div w:id="556940650">
          <w:marLeft w:val="640"/>
          <w:marRight w:val="0"/>
          <w:marTop w:val="0"/>
          <w:marBottom w:val="0"/>
          <w:divBdr>
            <w:top w:val="none" w:sz="0" w:space="0" w:color="auto"/>
            <w:left w:val="none" w:sz="0" w:space="0" w:color="auto"/>
            <w:bottom w:val="none" w:sz="0" w:space="0" w:color="auto"/>
            <w:right w:val="none" w:sz="0" w:space="0" w:color="auto"/>
          </w:divBdr>
        </w:div>
        <w:div w:id="563878187">
          <w:marLeft w:val="640"/>
          <w:marRight w:val="0"/>
          <w:marTop w:val="0"/>
          <w:marBottom w:val="0"/>
          <w:divBdr>
            <w:top w:val="none" w:sz="0" w:space="0" w:color="auto"/>
            <w:left w:val="none" w:sz="0" w:space="0" w:color="auto"/>
            <w:bottom w:val="none" w:sz="0" w:space="0" w:color="auto"/>
            <w:right w:val="none" w:sz="0" w:space="0" w:color="auto"/>
          </w:divBdr>
        </w:div>
        <w:div w:id="576979531">
          <w:marLeft w:val="640"/>
          <w:marRight w:val="0"/>
          <w:marTop w:val="0"/>
          <w:marBottom w:val="0"/>
          <w:divBdr>
            <w:top w:val="none" w:sz="0" w:space="0" w:color="auto"/>
            <w:left w:val="none" w:sz="0" w:space="0" w:color="auto"/>
            <w:bottom w:val="none" w:sz="0" w:space="0" w:color="auto"/>
            <w:right w:val="none" w:sz="0" w:space="0" w:color="auto"/>
          </w:divBdr>
        </w:div>
        <w:div w:id="582421158">
          <w:marLeft w:val="640"/>
          <w:marRight w:val="0"/>
          <w:marTop w:val="0"/>
          <w:marBottom w:val="0"/>
          <w:divBdr>
            <w:top w:val="none" w:sz="0" w:space="0" w:color="auto"/>
            <w:left w:val="none" w:sz="0" w:space="0" w:color="auto"/>
            <w:bottom w:val="none" w:sz="0" w:space="0" w:color="auto"/>
            <w:right w:val="none" w:sz="0" w:space="0" w:color="auto"/>
          </w:divBdr>
        </w:div>
        <w:div w:id="598102670">
          <w:marLeft w:val="640"/>
          <w:marRight w:val="0"/>
          <w:marTop w:val="0"/>
          <w:marBottom w:val="0"/>
          <w:divBdr>
            <w:top w:val="none" w:sz="0" w:space="0" w:color="auto"/>
            <w:left w:val="none" w:sz="0" w:space="0" w:color="auto"/>
            <w:bottom w:val="none" w:sz="0" w:space="0" w:color="auto"/>
            <w:right w:val="none" w:sz="0" w:space="0" w:color="auto"/>
          </w:divBdr>
        </w:div>
        <w:div w:id="614141410">
          <w:marLeft w:val="640"/>
          <w:marRight w:val="0"/>
          <w:marTop w:val="0"/>
          <w:marBottom w:val="0"/>
          <w:divBdr>
            <w:top w:val="none" w:sz="0" w:space="0" w:color="auto"/>
            <w:left w:val="none" w:sz="0" w:space="0" w:color="auto"/>
            <w:bottom w:val="none" w:sz="0" w:space="0" w:color="auto"/>
            <w:right w:val="none" w:sz="0" w:space="0" w:color="auto"/>
          </w:divBdr>
        </w:div>
        <w:div w:id="621881153">
          <w:marLeft w:val="640"/>
          <w:marRight w:val="0"/>
          <w:marTop w:val="0"/>
          <w:marBottom w:val="0"/>
          <w:divBdr>
            <w:top w:val="none" w:sz="0" w:space="0" w:color="auto"/>
            <w:left w:val="none" w:sz="0" w:space="0" w:color="auto"/>
            <w:bottom w:val="none" w:sz="0" w:space="0" w:color="auto"/>
            <w:right w:val="none" w:sz="0" w:space="0" w:color="auto"/>
          </w:divBdr>
        </w:div>
        <w:div w:id="627860691">
          <w:marLeft w:val="640"/>
          <w:marRight w:val="0"/>
          <w:marTop w:val="0"/>
          <w:marBottom w:val="0"/>
          <w:divBdr>
            <w:top w:val="none" w:sz="0" w:space="0" w:color="auto"/>
            <w:left w:val="none" w:sz="0" w:space="0" w:color="auto"/>
            <w:bottom w:val="none" w:sz="0" w:space="0" w:color="auto"/>
            <w:right w:val="none" w:sz="0" w:space="0" w:color="auto"/>
          </w:divBdr>
        </w:div>
        <w:div w:id="634064863">
          <w:marLeft w:val="640"/>
          <w:marRight w:val="0"/>
          <w:marTop w:val="0"/>
          <w:marBottom w:val="0"/>
          <w:divBdr>
            <w:top w:val="none" w:sz="0" w:space="0" w:color="auto"/>
            <w:left w:val="none" w:sz="0" w:space="0" w:color="auto"/>
            <w:bottom w:val="none" w:sz="0" w:space="0" w:color="auto"/>
            <w:right w:val="none" w:sz="0" w:space="0" w:color="auto"/>
          </w:divBdr>
        </w:div>
        <w:div w:id="636034284">
          <w:marLeft w:val="640"/>
          <w:marRight w:val="0"/>
          <w:marTop w:val="0"/>
          <w:marBottom w:val="0"/>
          <w:divBdr>
            <w:top w:val="none" w:sz="0" w:space="0" w:color="auto"/>
            <w:left w:val="none" w:sz="0" w:space="0" w:color="auto"/>
            <w:bottom w:val="none" w:sz="0" w:space="0" w:color="auto"/>
            <w:right w:val="none" w:sz="0" w:space="0" w:color="auto"/>
          </w:divBdr>
        </w:div>
        <w:div w:id="637953580">
          <w:marLeft w:val="640"/>
          <w:marRight w:val="0"/>
          <w:marTop w:val="0"/>
          <w:marBottom w:val="0"/>
          <w:divBdr>
            <w:top w:val="none" w:sz="0" w:space="0" w:color="auto"/>
            <w:left w:val="none" w:sz="0" w:space="0" w:color="auto"/>
            <w:bottom w:val="none" w:sz="0" w:space="0" w:color="auto"/>
            <w:right w:val="none" w:sz="0" w:space="0" w:color="auto"/>
          </w:divBdr>
        </w:div>
        <w:div w:id="657617888">
          <w:marLeft w:val="640"/>
          <w:marRight w:val="0"/>
          <w:marTop w:val="0"/>
          <w:marBottom w:val="0"/>
          <w:divBdr>
            <w:top w:val="none" w:sz="0" w:space="0" w:color="auto"/>
            <w:left w:val="none" w:sz="0" w:space="0" w:color="auto"/>
            <w:bottom w:val="none" w:sz="0" w:space="0" w:color="auto"/>
            <w:right w:val="none" w:sz="0" w:space="0" w:color="auto"/>
          </w:divBdr>
        </w:div>
        <w:div w:id="661197208">
          <w:marLeft w:val="640"/>
          <w:marRight w:val="0"/>
          <w:marTop w:val="0"/>
          <w:marBottom w:val="0"/>
          <w:divBdr>
            <w:top w:val="none" w:sz="0" w:space="0" w:color="auto"/>
            <w:left w:val="none" w:sz="0" w:space="0" w:color="auto"/>
            <w:bottom w:val="none" w:sz="0" w:space="0" w:color="auto"/>
            <w:right w:val="none" w:sz="0" w:space="0" w:color="auto"/>
          </w:divBdr>
        </w:div>
        <w:div w:id="676805866">
          <w:marLeft w:val="640"/>
          <w:marRight w:val="0"/>
          <w:marTop w:val="0"/>
          <w:marBottom w:val="0"/>
          <w:divBdr>
            <w:top w:val="none" w:sz="0" w:space="0" w:color="auto"/>
            <w:left w:val="none" w:sz="0" w:space="0" w:color="auto"/>
            <w:bottom w:val="none" w:sz="0" w:space="0" w:color="auto"/>
            <w:right w:val="none" w:sz="0" w:space="0" w:color="auto"/>
          </w:divBdr>
        </w:div>
        <w:div w:id="689529642">
          <w:marLeft w:val="640"/>
          <w:marRight w:val="0"/>
          <w:marTop w:val="0"/>
          <w:marBottom w:val="0"/>
          <w:divBdr>
            <w:top w:val="none" w:sz="0" w:space="0" w:color="auto"/>
            <w:left w:val="none" w:sz="0" w:space="0" w:color="auto"/>
            <w:bottom w:val="none" w:sz="0" w:space="0" w:color="auto"/>
            <w:right w:val="none" w:sz="0" w:space="0" w:color="auto"/>
          </w:divBdr>
        </w:div>
        <w:div w:id="695740568">
          <w:marLeft w:val="640"/>
          <w:marRight w:val="0"/>
          <w:marTop w:val="0"/>
          <w:marBottom w:val="0"/>
          <w:divBdr>
            <w:top w:val="none" w:sz="0" w:space="0" w:color="auto"/>
            <w:left w:val="none" w:sz="0" w:space="0" w:color="auto"/>
            <w:bottom w:val="none" w:sz="0" w:space="0" w:color="auto"/>
            <w:right w:val="none" w:sz="0" w:space="0" w:color="auto"/>
          </w:divBdr>
        </w:div>
        <w:div w:id="697315381">
          <w:marLeft w:val="640"/>
          <w:marRight w:val="0"/>
          <w:marTop w:val="0"/>
          <w:marBottom w:val="0"/>
          <w:divBdr>
            <w:top w:val="none" w:sz="0" w:space="0" w:color="auto"/>
            <w:left w:val="none" w:sz="0" w:space="0" w:color="auto"/>
            <w:bottom w:val="none" w:sz="0" w:space="0" w:color="auto"/>
            <w:right w:val="none" w:sz="0" w:space="0" w:color="auto"/>
          </w:divBdr>
        </w:div>
        <w:div w:id="699626275">
          <w:marLeft w:val="640"/>
          <w:marRight w:val="0"/>
          <w:marTop w:val="0"/>
          <w:marBottom w:val="0"/>
          <w:divBdr>
            <w:top w:val="none" w:sz="0" w:space="0" w:color="auto"/>
            <w:left w:val="none" w:sz="0" w:space="0" w:color="auto"/>
            <w:bottom w:val="none" w:sz="0" w:space="0" w:color="auto"/>
            <w:right w:val="none" w:sz="0" w:space="0" w:color="auto"/>
          </w:divBdr>
        </w:div>
        <w:div w:id="703823630">
          <w:marLeft w:val="640"/>
          <w:marRight w:val="0"/>
          <w:marTop w:val="0"/>
          <w:marBottom w:val="0"/>
          <w:divBdr>
            <w:top w:val="none" w:sz="0" w:space="0" w:color="auto"/>
            <w:left w:val="none" w:sz="0" w:space="0" w:color="auto"/>
            <w:bottom w:val="none" w:sz="0" w:space="0" w:color="auto"/>
            <w:right w:val="none" w:sz="0" w:space="0" w:color="auto"/>
          </w:divBdr>
        </w:div>
        <w:div w:id="712387540">
          <w:marLeft w:val="640"/>
          <w:marRight w:val="0"/>
          <w:marTop w:val="0"/>
          <w:marBottom w:val="0"/>
          <w:divBdr>
            <w:top w:val="none" w:sz="0" w:space="0" w:color="auto"/>
            <w:left w:val="none" w:sz="0" w:space="0" w:color="auto"/>
            <w:bottom w:val="none" w:sz="0" w:space="0" w:color="auto"/>
            <w:right w:val="none" w:sz="0" w:space="0" w:color="auto"/>
          </w:divBdr>
        </w:div>
        <w:div w:id="712920448">
          <w:marLeft w:val="640"/>
          <w:marRight w:val="0"/>
          <w:marTop w:val="0"/>
          <w:marBottom w:val="0"/>
          <w:divBdr>
            <w:top w:val="none" w:sz="0" w:space="0" w:color="auto"/>
            <w:left w:val="none" w:sz="0" w:space="0" w:color="auto"/>
            <w:bottom w:val="none" w:sz="0" w:space="0" w:color="auto"/>
            <w:right w:val="none" w:sz="0" w:space="0" w:color="auto"/>
          </w:divBdr>
        </w:div>
        <w:div w:id="716392382">
          <w:marLeft w:val="640"/>
          <w:marRight w:val="0"/>
          <w:marTop w:val="0"/>
          <w:marBottom w:val="0"/>
          <w:divBdr>
            <w:top w:val="none" w:sz="0" w:space="0" w:color="auto"/>
            <w:left w:val="none" w:sz="0" w:space="0" w:color="auto"/>
            <w:bottom w:val="none" w:sz="0" w:space="0" w:color="auto"/>
            <w:right w:val="none" w:sz="0" w:space="0" w:color="auto"/>
          </w:divBdr>
        </w:div>
        <w:div w:id="735013927">
          <w:marLeft w:val="640"/>
          <w:marRight w:val="0"/>
          <w:marTop w:val="0"/>
          <w:marBottom w:val="0"/>
          <w:divBdr>
            <w:top w:val="none" w:sz="0" w:space="0" w:color="auto"/>
            <w:left w:val="none" w:sz="0" w:space="0" w:color="auto"/>
            <w:bottom w:val="none" w:sz="0" w:space="0" w:color="auto"/>
            <w:right w:val="none" w:sz="0" w:space="0" w:color="auto"/>
          </w:divBdr>
        </w:div>
        <w:div w:id="737048203">
          <w:marLeft w:val="640"/>
          <w:marRight w:val="0"/>
          <w:marTop w:val="0"/>
          <w:marBottom w:val="0"/>
          <w:divBdr>
            <w:top w:val="none" w:sz="0" w:space="0" w:color="auto"/>
            <w:left w:val="none" w:sz="0" w:space="0" w:color="auto"/>
            <w:bottom w:val="none" w:sz="0" w:space="0" w:color="auto"/>
            <w:right w:val="none" w:sz="0" w:space="0" w:color="auto"/>
          </w:divBdr>
        </w:div>
        <w:div w:id="787359951">
          <w:marLeft w:val="640"/>
          <w:marRight w:val="0"/>
          <w:marTop w:val="0"/>
          <w:marBottom w:val="0"/>
          <w:divBdr>
            <w:top w:val="none" w:sz="0" w:space="0" w:color="auto"/>
            <w:left w:val="none" w:sz="0" w:space="0" w:color="auto"/>
            <w:bottom w:val="none" w:sz="0" w:space="0" w:color="auto"/>
            <w:right w:val="none" w:sz="0" w:space="0" w:color="auto"/>
          </w:divBdr>
        </w:div>
        <w:div w:id="806241117">
          <w:marLeft w:val="640"/>
          <w:marRight w:val="0"/>
          <w:marTop w:val="0"/>
          <w:marBottom w:val="0"/>
          <w:divBdr>
            <w:top w:val="none" w:sz="0" w:space="0" w:color="auto"/>
            <w:left w:val="none" w:sz="0" w:space="0" w:color="auto"/>
            <w:bottom w:val="none" w:sz="0" w:space="0" w:color="auto"/>
            <w:right w:val="none" w:sz="0" w:space="0" w:color="auto"/>
          </w:divBdr>
        </w:div>
        <w:div w:id="807820324">
          <w:marLeft w:val="640"/>
          <w:marRight w:val="0"/>
          <w:marTop w:val="0"/>
          <w:marBottom w:val="0"/>
          <w:divBdr>
            <w:top w:val="none" w:sz="0" w:space="0" w:color="auto"/>
            <w:left w:val="none" w:sz="0" w:space="0" w:color="auto"/>
            <w:bottom w:val="none" w:sz="0" w:space="0" w:color="auto"/>
            <w:right w:val="none" w:sz="0" w:space="0" w:color="auto"/>
          </w:divBdr>
        </w:div>
        <w:div w:id="836961395">
          <w:marLeft w:val="640"/>
          <w:marRight w:val="0"/>
          <w:marTop w:val="0"/>
          <w:marBottom w:val="0"/>
          <w:divBdr>
            <w:top w:val="none" w:sz="0" w:space="0" w:color="auto"/>
            <w:left w:val="none" w:sz="0" w:space="0" w:color="auto"/>
            <w:bottom w:val="none" w:sz="0" w:space="0" w:color="auto"/>
            <w:right w:val="none" w:sz="0" w:space="0" w:color="auto"/>
          </w:divBdr>
        </w:div>
        <w:div w:id="842623862">
          <w:marLeft w:val="640"/>
          <w:marRight w:val="0"/>
          <w:marTop w:val="0"/>
          <w:marBottom w:val="0"/>
          <w:divBdr>
            <w:top w:val="none" w:sz="0" w:space="0" w:color="auto"/>
            <w:left w:val="none" w:sz="0" w:space="0" w:color="auto"/>
            <w:bottom w:val="none" w:sz="0" w:space="0" w:color="auto"/>
            <w:right w:val="none" w:sz="0" w:space="0" w:color="auto"/>
          </w:divBdr>
        </w:div>
        <w:div w:id="857621530">
          <w:marLeft w:val="640"/>
          <w:marRight w:val="0"/>
          <w:marTop w:val="0"/>
          <w:marBottom w:val="0"/>
          <w:divBdr>
            <w:top w:val="none" w:sz="0" w:space="0" w:color="auto"/>
            <w:left w:val="none" w:sz="0" w:space="0" w:color="auto"/>
            <w:bottom w:val="none" w:sz="0" w:space="0" w:color="auto"/>
            <w:right w:val="none" w:sz="0" w:space="0" w:color="auto"/>
          </w:divBdr>
        </w:div>
        <w:div w:id="863909602">
          <w:marLeft w:val="640"/>
          <w:marRight w:val="0"/>
          <w:marTop w:val="0"/>
          <w:marBottom w:val="0"/>
          <w:divBdr>
            <w:top w:val="none" w:sz="0" w:space="0" w:color="auto"/>
            <w:left w:val="none" w:sz="0" w:space="0" w:color="auto"/>
            <w:bottom w:val="none" w:sz="0" w:space="0" w:color="auto"/>
            <w:right w:val="none" w:sz="0" w:space="0" w:color="auto"/>
          </w:divBdr>
        </w:div>
        <w:div w:id="866793266">
          <w:marLeft w:val="640"/>
          <w:marRight w:val="0"/>
          <w:marTop w:val="0"/>
          <w:marBottom w:val="0"/>
          <w:divBdr>
            <w:top w:val="none" w:sz="0" w:space="0" w:color="auto"/>
            <w:left w:val="none" w:sz="0" w:space="0" w:color="auto"/>
            <w:bottom w:val="none" w:sz="0" w:space="0" w:color="auto"/>
            <w:right w:val="none" w:sz="0" w:space="0" w:color="auto"/>
          </w:divBdr>
        </w:div>
        <w:div w:id="867335518">
          <w:marLeft w:val="640"/>
          <w:marRight w:val="0"/>
          <w:marTop w:val="0"/>
          <w:marBottom w:val="0"/>
          <w:divBdr>
            <w:top w:val="none" w:sz="0" w:space="0" w:color="auto"/>
            <w:left w:val="none" w:sz="0" w:space="0" w:color="auto"/>
            <w:bottom w:val="none" w:sz="0" w:space="0" w:color="auto"/>
            <w:right w:val="none" w:sz="0" w:space="0" w:color="auto"/>
          </w:divBdr>
        </w:div>
        <w:div w:id="870653257">
          <w:marLeft w:val="640"/>
          <w:marRight w:val="0"/>
          <w:marTop w:val="0"/>
          <w:marBottom w:val="0"/>
          <w:divBdr>
            <w:top w:val="none" w:sz="0" w:space="0" w:color="auto"/>
            <w:left w:val="none" w:sz="0" w:space="0" w:color="auto"/>
            <w:bottom w:val="none" w:sz="0" w:space="0" w:color="auto"/>
            <w:right w:val="none" w:sz="0" w:space="0" w:color="auto"/>
          </w:divBdr>
        </w:div>
        <w:div w:id="891813972">
          <w:marLeft w:val="640"/>
          <w:marRight w:val="0"/>
          <w:marTop w:val="0"/>
          <w:marBottom w:val="0"/>
          <w:divBdr>
            <w:top w:val="none" w:sz="0" w:space="0" w:color="auto"/>
            <w:left w:val="none" w:sz="0" w:space="0" w:color="auto"/>
            <w:bottom w:val="none" w:sz="0" w:space="0" w:color="auto"/>
            <w:right w:val="none" w:sz="0" w:space="0" w:color="auto"/>
          </w:divBdr>
        </w:div>
        <w:div w:id="893780761">
          <w:marLeft w:val="640"/>
          <w:marRight w:val="0"/>
          <w:marTop w:val="0"/>
          <w:marBottom w:val="0"/>
          <w:divBdr>
            <w:top w:val="none" w:sz="0" w:space="0" w:color="auto"/>
            <w:left w:val="none" w:sz="0" w:space="0" w:color="auto"/>
            <w:bottom w:val="none" w:sz="0" w:space="0" w:color="auto"/>
            <w:right w:val="none" w:sz="0" w:space="0" w:color="auto"/>
          </w:divBdr>
        </w:div>
        <w:div w:id="901326425">
          <w:marLeft w:val="640"/>
          <w:marRight w:val="0"/>
          <w:marTop w:val="0"/>
          <w:marBottom w:val="0"/>
          <w:divBdr>
            <w:top w:val="none" w:sz="0" w:space="0" w:color="auto"/>
            <w:left w:val="none" w:sz="0" w:space="0" w:color="auto"/>
            <w:bottom w:val="none" w:sz="0" w:space="0" w:color="auto"/>
            <w:right w:val="none" w:sz="0" w:space="0" w:color="auto"/>
          </w:divBdr>
        </w:div>
        <w:div w:id="906572548">
          <w:marLeft w:val="640"/>
          <w:marRight w:val="0"/>
          <w:marTop w:val="0"/>
          <w:marBottom w:val="0"/>
          <w:divBdr>
            <w:top w:val="none" w:sz="0" w:space="0" w:color="auto"/>
            <w:left w:val="none" w:sz="0" w:space="0" w:color="auto"/>
            <w:bottom w:val="none" w:sz="0" w:space="0" w:color="auto"/>
            <w:right w:val="none" w:sz="0" w:space="0" w:color="auto"/>
          </w:divBdr>
        </w:div>
        <w:div w:id="914709260">
          <w:marLeft w:val="640"/>
          <w:marRight w:val="0"/>
          <w:marTop w:val="0"/>
          <w:marBottom w:val="0"/>
          <w:divBdr>
            <w:top w:val="none" w:sz="0" w:space="0" w:color="auto"/>
            <w:left w:val="none" w:sz="0" w:space="0" w:color="auto"/>
            <w:bottom w:val="none" w:sz="0" w:space="0" w:color="auto"/>
            <w:right w:val="none" w:sz="0" w:space="0" w:color="auto"/>
          </w:divBdr>
        </w:div>
        <w:div w:id="917639038">
          <w:marLeft w:val="640"/>
          <w:marRight w:val="0"/>
          <w:marTop w:val="0"/>
          <w:marBottom w:val="0"/>
          <w:divBdr>
            <w:top w:val="none" w:sz="0" w:space="0" w:color="auto"/>
            <w:left w:val="none" w:sz="0" w:space="0" w:color="auto"/>
            <w:bottom w:val="none" w:sz="0" w:space="0" w:color="auto"/>
            <w:right w:val="none" w:sz="0" w:space="0" w:color="auto"/>
          </w:divBdr>
        </w:div>
        <w:div w:id="922688654">
          <w:marLeft w:val="640"/>
          <w:marRight w:val="0"/>
          <w:marTop w:val="0"/>
          <w:marBottom w:val="0"/>
          <w:divBdr>
            <w:top w:val="none" w:sz="0" w:space="0" w:color="auto"/>
            <w:left w:val="none" w:sz="0" w:space="0" w:color="auto"/>
            <w:bottom w:val="none" w:sz="0" w:space="0" w:color="auto"/>
            <w:right w:val="none" w:sz="0" w:space="0" w:color="auto"/>
          </w:divBdr>
        </w:div>
        <w:div w:id="937325143">
          <w:marLeft w:val="640"/>
          <w:marRight w:val="0"/>
          <w:marTop w:val="0"/>
          <w:marBottom w:val="0"/>
          <w:divBdr>
            <w:top w:val="none" w:sz="0" w:space="0" w:color="auto"/>
            <w:left w:val="none" w:sz="0" w:space="0" w:color="auto"/>
            <w:bottom w:val="none" w:sz="0" w:space="0" w:color="auto"/>
            <w:right w:val="none" w:sz="0" w:space="0" w:color="auto"/>
          </w:divBdr>
        </w:div>
        <w:div w:id="938370904">
          <w:marLeft w:val="640"/>
          <w:marRight w:val="0"/>
          <w:marTop w:val="0"/>
          <w:marBottom w:val="0"/>
          <w:divBdr>
            <w:top w:val="none" w:sz="0" w:space="0" w:color="auto"/>
            <w:left w:val="none" w:sz="0" w:space="0" w:color="auto"/>
            <w:bottom w:val="none" w:sz="0" w:space="0" w:color="auto"/>
            <w:right w:val="none" w:sz="0" w:space="0" w:color="auto"/>
          </w:divBdr>
        </w:div>
        <w:div w:id="941575507">
          <w:marLeft w:val="640"/>
          <w:marRight w:val="0"/>
          <w:marTop w:val="0"/>
          <w:marBottom w:val="0"/>
          <w:divBdr>
            <w:top w:val="none" w:sz="0" w:space="0" w:color="auto"/>
            <w:left w:val="none" w:sz="0" w:space="0" w:color="auto"/>
            <w:bottom w:val="none" w:sz="0" w:space="0" w:color="auto"/>
            <w:right w:val="none" w:sz="0" w:space="0" w:color="auto"/>
          </w:divBdr>
        </w:div>
        <w:div w:id="959841187">
          <w:marLeft w:val="640"/>
          <w:marRight w:val="0"/>
          <w:marTop w:val="0"/>
          <w:marBottom w:val="0"/>
          <w:divBdr>
            <w:top w:val="none" w:sz="0" w:space="0" w:color="auto"/>
            <w:left w:val="none" w:sz="0" w:space="0" w:color="auto"/>
            <w:bottom w:val="none" w:sz="0" w:space="0" w:color="auto"/>
            <w:right w:val="none" w:sz="0" w:space="0" w:color="auto"/>
          </w:divBdr>
        </w:div>
        <w:div w:id="974681343">
          <w:marLeft w:val="640"/>
          <w:marRight w:val="0"/>
          <w:marTop w:val="0"/>
          <w:marBottom w:val="0"/>
          <w:divBdr>
            <w:top w:val="none" w:sz="0" w:space="0" w:color="auto"/>
            <w:left w:val="none" w:sz="0" w:space="0" w:color="auto"/>
            <w:bottom w:val="none" w:sz="0" w:space="0" w:color="auto"/>
            <w:right w:val="none" w:sz="0" w:space="0" w:color="auto"/>
          </w:divBdr>
        </w:div>
        <w:div w:id="975526903">
          <w:marLeft w:val="640"/>
          <w:marRight w:val="0"/>
          <w:marTop w:val="0"/>
          <w:marBottom w:val="0"/>
          <w:divBdr>
            <w:top w:val="none" w:sz="0" w:space="0" w:color="auto"/>
            <w:left w:val="none" w:sz="0" w:space="0" w:color="auto"/>
            <w:bottom w:val="none" w:sz="0" w:space="0" w:color="auto"/>
            <w:right w:val="none" w:sz="0" w:space="0" w:color="auto"/>
          </w:divBdr>
        </w:div>
        <w:div w:id="975643320">
          <w:marLeft w:val="640"/>
          <w:marRight w:val="0"/>
          <w:marTop w:val="0"/>
          <w:marBottom w:val="0"/>
          <w:divBdr>
            <w:top w:val="none" w:sz="0" w:space="0" w:color="auto"/>
            <w:left w:val="none" w:sz="0" w:space="0" w:color="auto"/>
            <w:bottom w:val="none" w:sz="0" w:space="0" w:color="auto"/>
            <w:right w:val="none" w:sz="0" w:space="0" w:color="auto"/>
          </w:divBdr>
        </w:div>
        <w:div w:id="984892409">
          <w:marLeft w:val="640"/>
          <w:marRight w:val="0"/>
          <w:marTop w:val="0"/>
          <w:marBottom w:val="0"/>
          <w:divBdr>
            <w:top w:val="none" w:sz="0" w:space="0" w:color="auto"/>
            <w:left w:val="none" w:sz="0" w:space="0" w:color="auto"/>
            <w:bottom w:val="none" w:sz="0" w:space="0" w:color="auto"/>
            <w:right w:val="none" w:sz="0" w:space="0" w:color="auto"/>
          </w:divBdr>
        </w:div>
        <w:div w:id="995457522">
          <w:marLeft w:val="640"/>
          <w:marRight w:val="0"/>
          <w:marTop w:val="0"/>
          <w:marBottom w:val="0"/>
          <w:divBdr>
            <w:top w:val="none" w:sz="0" w:space="0" w:color="auto"/>
            <w:left w:val="none" w:sz="0" w:space="0" w:color="auto"/>
            <w:bottom w:val="none" w:sz="0" w:space="0" w:color="auto"/>
            <w:right w:val="none" w:sz="0" w:space="0" w:color="auto"/>
          </w:divBdr>
        </w:div>
        <w:div w:id="999425109">
          <w:marLeft w:val="640"/>
          <w:marRight w:val="0"/>
          <w:marTop w:val="0"/>
          <w:marBottom w:val="0"/>
          <w:divBdr>
            <w:top w:val="none" w:sz="0" w:space="0" w:color="auto"/>
            <w:left w:val="none" w:sz="0" w:space="0" w:color="auto"/>
            <w:bottom w:val="none" w:sz="0" w:space="0" w:color="auto"/>
            <w:right w:val="none" w:sz="0" w:space="0" w:color="auto"/>
          </w:divBdr>
        </w:div>
        <w:div w:id="1021082985">
          <w:marLeft w:val="640"/>
          <w:marRight w:val="0"/>
          <w:marTop w:val="0"/>
          <w:marBottom w:val="0"/>
          <w:divBdr>
            <w:top w:val="none" w:sz="0" w:space="0" w:color="auto"/>
            <w:left w:val="none" w:sz="0" w:space="0" w:color="auto"/>
            <w:bottom w:val="none" w:sz="0" w:space="0" w:color="auto"/>
            <w:right w:val="none" w:sz="0" w:space="0" w:color="auto"/>
          </w:divBdr>
        </w:div>
        <w:div w:id="1034230946">
          <w:marLeft w:val="640"/>
          <w:marRight w:val="0"/>
          <w:marTop w:val="0"/>
          <w:marBottom w:val="0"/>
          <w:divBdr>
            <w:top w:val="none" w:sz="0" w:space="0" w:color="auto"/>
            <w:left w:val="none" w:sz="0" w:space="0" w:color="auto"/>
            <w:bottom w:val="none" w:sz="0" w:space="0" w:color="auto"/>
            <w:right w:val="none" w:sz="0" w:space="0" w:color="auto"/>
          </w:divBdr>
        </w:div>
        <w:div w:id="1042093487">
          <w:marLeft w:val="640"/>
          <w:marRight w:val="0"/>
          <w:marTop w:val="0"/>
          <w:marBottom w:val="0"/>
          <w:divBdr>
            <w:top w:val="none" w:sz="0" w:space="0" w:color="auto"/>
            <w:left w:val="none" w:sz="0" w:space="0" w:color="auto"/>
            <w:bottom w:val="none" w:sz="0" w:space="0" w:color="auto"/>
            <w:right w:val="none" w:sz="0" w:space="0" w:color="auto"/>
          </w:divBdr>
        </w:div>
        <w:div w:id="1048454605">
          <w:marLeft w:val="640"/>
          <w:marRight w:val="0"/>
          <w:marTop w:val="0"/>
          <w:marBottom w:val="0"/>
          <w:divBdr>
            <w:top w:val="none" w:sz="0" w:space="0" w:color="auto"/>
            <w:left w:val="none" w:sz="0" w:space="0" w:color="auto"/>
            <w:bottom w:val="none" w:sz="0" w:space="0" w:color="auto"/>
            <w:right w:val="none" w:sz="0" w:space="0" w:color="auto"/>
          </w:divBdr>
        </w:div>
        <w:div w:id="1059283379">
          <w:marLeft w:val="640"/>
          <w:marRight w:val="0"/>
          <w:marTop w:val="0"/>
          <w:marBottom w:val="0"/>
          <w:divBdr>
            <w:top w:val="none" w:sz="0" w:space="0" w:color="auto"/>
            <w:left w:val="none" w:sz="0" w:space="0" w:color="auto"/>
            <w:bottom w:val="none" w:sz="0" w:space="0" w:color="auto"/>
            <w:right w:val="none" w:sz="0" w:space="0" w:color="auto"/>
          </w:divBdr>
        </w:div>
        <w:div w:id="1061290490">
          <w:marLeft w:val="640"/>
          <w:marRight w:val="0"/>
          <w:marTop w:val="0"/>
          <w:marBottom w:val="0"/>
          <w:divBdr>
            <w:top w:val="none" w:sz="0" w:space="0" w:color="auto"/>
            <w:left w:val="none" w:sz="0" w:space="0" w:color="auto"/>
            <w:bottom w:val="none" w:sz="0" w:space="0" w:color="auto"/>
            <w:right w:val="none" w:sz="0" w:space="0" w:color="auto"/>
          </w:divBdr>
        </w:div>
        <w:div w:id="1074352043">
          <w:marLeft w:val="640"/>
          <w:marRight w:val="0"/>
          <w:marTop w:val="0"/>
          <w:marBottom w:val="0"/>
          <w:divBdr>
            <w:top w:val="none" w:sz="0" w:space="0" w:color="auto"/>
            <w:left w:val="none" w:sz="0" w:space="0" w:color="auto"/>
            <w:bottom w:val="none" w:sz="0" w:space="0" w:color="auto"/>
            <w:right w:val="none" w:sz="0" w:space="0" w:color="auto"/>
          </w:divBdr>
        </w:div>
        <w:div w:id="1079986141">
          <w:marLeft w:val="640"/>
          <w:marRight w:val="0"/>
          <w:marTop w:val="0"/>
          <w:marBottom w:val="0"/>
          <w:divBdr>
            <w:top w:val="none" w:sz="0" w:space="0" w:color="auto"/>
            <w:left w:val="none" w:sz="0" w:space="0" w:color="auto"/>
            <w:bottom w:val="none" w:sz="0" w:space="0" w:color="auto"/>
            <w:right w:val="none" w:sz="0" w:space="0" w:color="auto"/>
          </w:divBdr>
        </w:div>
        <w:div w:id="1087766792">
          <w:marLeft w:val="640"/>
          <w:marRight w:val="0"/>
          <w:marTop w:val="0"/>
          <w:marBottom w:val="0"/>
          <w:divBdr>
            <w:top w:val="none" w:sz="0" w:space="0" w:color="auto"/>
            <w:left w:val="none" w:sz="0" w:space="0" w:color="auto"/>
            <w:bottom w:val="none" w:sz="0" w:space="0" w:color="auto"/>
            <w:right w:val="none" w:sz="0" w:space="0" w:color="auto"/>
          </w:divBdr>
        </w:div>
        <w:div w:id="1099104374">
          <w:marLeft w:val="640"/>
          <w:marRight w:val="0"/>
          <w:marTop w:val="0"/>
          <w:marBottom w:val="0"/>
          <w:divBdr>
            <w:top w:val="none" w:sz="0" w:space="0" w:color="auto"/>
            <w:left w:val="none" w:sz="0" w:space="0" w:color="auto"/>
            <w:bottom w:val="none" w:sz="0" w:space="0" w:color="auto"/>
            <w:right w:val="none" w:sz="0" w:space="0" w:color="auto"/>
          </w:divBdr>
        </w:div>
        <w:div w:id="1101339273">
          <w:marLeft w:val="640"/>
          <w:marRight w:val="0"/>
          <w:marTop w:val="0"/>
          <w:marBottom w:val="0"/>
          <w:divBdr>
            <w:top w:val="none" w:sz="0" w:space="0" w:color="auto"/>
            <w:left w:val="none" w:sz="0" w:space="0" w:color="auto"/>
            <w:bottom w:val="none" w:sz="0" w:space="0" w:color="auto"/>
            <w:right w:val="none" w:sz="0" w:space="0" w:color="auto"/>
          </w:divBdr>
        </w:div>
        <w:div w:id="1107459987">
          <w:marLeft w:val="640"/>
          <w:marRight w:val="0"/>
          <w:marTop w:val="0"/>
          <w:marBottom w:val="0"/>
          <w:divBdr>
            <w:top w:val="none" w:sz="0" w:space="0" w:color="auto"/>
            <w:left w:val="none" w:sz="0" w:space="0" w:color="auto"/>
            <w:bottom w:val="none" w:sz="0" w:space="0" w:color="auto"/>
            <w:right w:val="none" w:sz="0" w:space="0" w:color="auto"/>
          </w:divBdr>
        </w:div>
        <w:div w:id="1131024117">
          <w:marLeft w:val="640"/>
          <w:marRight w:val="0"/>
          <w:marTop w:val="0"/>
          <w:marBottom w:val="0"/>
          <w:divBdr>
            <w:top w:val="none" w:sz="0" w:space="0" w:color="auto"/>
            <w:left w:val="none" w:sz="0" w:space="0" w:color="auto"/>
            <w:bottom w:val="none" w:sz="0" w:space="0" w:color="auto"/>
            <w:right w:val="none" w:sz="0" w:space="0" w:color="auto"/>
          </w:divBdr>
        </w:div>
        <w:div w:id="1137606094">
          <w:marLeft w:val="640"/>
          <w:marRight w:val="0"/>
          <w:marTop w:val="0"/>
          <w:marBottom w:val="0"/>
          <w:divBdr>
            <w:top w:val="none" w:sz="0" w:space="0" w:color="auto"/>
            <w:left w:val="none" w:sz="0" w:space="0" w:color="auto"/>
            <w:bottom w:val="none" w:sz="0" w:space="0" w:color="auto"/>
            <w:right w:val="none" w:sz="0" w:space="0" w:color="auto"/>
          </w:divBdr>
        </w:div>
        <w:div w:id="1144077266">
          <w:marLeft w:val="640"/>
          <w:marRight w:val="0"/>
          <w:marTop w:val="0"/>
          <w:marBottom w:val="0"/>
          <w:divBdr>
            <w:top w:val="none" w:sz="0" w:space="0" w:color="auto"/>
            <w:left w:val="none" w:sz="0" w:space="0" w:color="auto"/>
            <w:bottom w:val="none" w:sz="0" w:space="0" w:color="auto"/>
            <w:right w:val="none" w:sz="0" w:space="0" w:color="auto"/>
          </w:divBdr>
        </w:div>
        <w:div w:id="1145125898">
          <w:marLeft w:val="640"/>
          <w:marRight w:val="0"/>
          <w:marTop w:val="0"/>
          <w:marBottom w:val="0"/>
          <w:divBdr>
            <w:top w:val="none" w:sz="0" w:space="0" w:color="auto"/>
            <w:left w:val="none" w:sz="0" w:space="0" w:color="auto"/>
            <w:bottom w:val="none" w:sz="0" w:space="0" w:color="auto"/>
            <w:right w:val="none" w:sz="0" w:space="0" w:color="auto"/>
          </w:divBdr>
        </w:div>
        <w:div w:id="1149633889">
          <w:marLeft w:val="640"/>
          <w:marRight w:val="0"/>
          <w:marTop w:val="0"/>
          <w:marBottom w:val="0"/>
          <w:divBdr>
            <w:top w:val="none" w:sz="0" w:space="0" w:color="auto"/>
            <w:left w:val="none" w:sz="0" w:space="0" w:color="auto"/>
            <w:bottom w:val="none" w:sz="0" w:space="0" w:color="auto"/>
            <w:right w:val="none" w:sz="0" w:space="0" w:color="auto"/>
          </w:divBdr>
        </w:div>
        <w:div w:id="1152675360">
          <w:marLeft w:val="640"/>
          <w:marRight w:val="0"/>
          <w:marTop w:val="0"/>
          <w:marBottom w:val="0"/>
          <w:divBdr>
            <w:top w:val="none" w:sz="0" w:space="0" w:color="auto"/>
            <w:left w:val="none" w:sz="0" w:space="0" w:color="auto"/>
            <w:bottom w:val="none" w:sz="0" w:space="0" w:color="auto"/>
            <w:right w:val="none" w:sz="0" w:space="0" w:color="auto"/>
          </w:divBdr>
        </w:div>
        <w:div w:id="1156872622">
          <w:marLeft w:val="640"/>
          <w:marRight w:val="0"/>
          <w:marTop w:val="0"/>
          <w:marBottom w:val="0"/>
          <w:divBdr>
            <w:top w:val="none" w:sz="0" w:space="0" w:color="auto"/>
            <w:left w:val="none" w:sz="0" w:space="0" w:color="auto"/>
            <w:bottom w:val="none" w:sz="0" w:space="0" w:color="auto"/>
            <w:right w:val="none" w:sz="0" w:space="0" w:color="auto"/>
          </w:divBdr>
        </w:div>
        <w:div w:id="1164660187">
          <w:marLeft w:val="640"/>
          <w:marRight w:val="0"/>
          <w:marTop w:val="0"/>
          <w:marBottom w:val="0"/>
          <w:divBdr>
            <w:top w:val="none" w:sz="0" w:space="0" w:color="auto"/>
            <w:left w:val="none" w:sz="0" w:space="0" w:color="auto"/>
            <w:bottom w:val="none" w:sz="0" w:space="0" w:color="auto"/>
            <w:right w:val="none" w:sz="0" w:space="0" w:color="auto"/>
          </w:divBdr>
        </w:div>
        <w:div w:id="1181702664">
          <w:marLeft w:val="640"/>
          <w:marRight w:val="0"/>
          <w:marTop w:val="0"/>
          <w:marBottom w:val="0"/>
          <w:divBdr>
            <w:top w:val="none" w:sz="0" w:space="0" w:color="auto"/>
            <w:left w:val="none" w:sz="0" w:space="0" w:color="auto"/>
            <w:bottom w:val="none" w:sz="0" w:space="0" w:color="auto"/>
            <w:right w:val="none" w:sz="0" w:space="0" w:color="auto"/>
          </w:divBdr>
        </w:div>
        <w:div w:id="1183591606">
          <w:marLeft w:val="640"/>
          <w:marRight w:val="0"/>
          <w:marTop w:val="0"/>
          <w:marBottom w:val="0"/>
          <w:divBdr>
            <w:top w:val="none" w:sz="0" w:space="0" w:color="auto"/>
            <w:left w:val="none" w:sz="0" w:space="0" w:color="auto"/>
            <w:bottom w:val="none" w:sz="0" w:space="0" w:color="auto"/>
            <w:right w:val="none" w:sz="0" w:space="0" w:color="auto"/>
          </w:divBdr>
        </w:div>
        <w:div w:id="1186090489">
          <w:marLeft w:val="640"/>
          <w:marRight w:val="0"/>
          <w:marTop w:val="0"/>
          <w:marBottom w:val="0"/>
          <w:divBdr>
            <w:top w:val="none" w:sz="0" w:space="0" w:color="auto"/>
            <w:left w:val="none" w:sz="0" w:space="0" w:color="auto"/>
            <w:bottom w:val="none" w:sz="0" w:space="0" w:color="auto"/>
            <w:right w:val="none" w:sz="0" w:space="0" w:color="auto"/>
          </w:divBdr>
        </w:div>
        <w:div w:id="1196501408">
          <w:marLeft w:val="640"/>
          <w:marRight w:val="0"/>
          <w:marTop w:val="0"/>
          <w:marBottom w:val="0"/>
          <w:divBdr>
            <w:top w:val="none" w:sz="0" w:space="0" w:color="auto"/>
            <w:left w:val="none" w:sz="0" w:space="0" w:color="auto"/>
            <w:bottom w:val="none" w:sz="0" w:space="0" w:color="auto"/>
            <w:right w:val="none" w:sz="0" w:space="0" w:color="auto"/>
          </w:divBdr>
        </w:div>
        <w:div w:id="1215040009">
          <w:marLeft w:val="640"/>
          <w:marRight w:val="0"/>
          <w:marTop w:val="0"/>
          <w:marBottom w:val="0"/>
          <w:divBdr>
            <w:top w:val="none" w:sz="0" w:space="0" w:color="auto"/>
            <w:left w:val="none" w:sz="0" w:space="0" w:color="auto"/>
            <w:bottom w:val="none" w:sz="0" w:space="0" w:color="auto"/>
            <w:right w:val="none" w:sz="0" w:space="0" w:color="auto"/>
          </w:divBdr>
        </w:div>
        <w:div w:id="1216350320">
          <w:marLeft w:val="640"/>
          <w:marRight w:val="0"/>
          <w:marTop w:val="0"/>
          <w:marBottom w:val="0"/>
          <w:divBdr>
            <w:top w:val="none" w:sz="0" w:space="0" w:color="auto"/>
            <w:left w:val="none" w:sz="0" w:space="0" w:color="auto"/>
            <w:bottom w:val="none" w:sz="0" w:space="0" w:color="auto"/>
            <w:right w:val="none" w:sz="0" w:space="0" w:color="auto"/>
          </w:divBdr>
        </w:div>
        <w:div w:id="1225993034">
          <w:marLeft w:val="640"/>
          <w:marRight w:val="0"/>
          <w:marTop w:val="0"/>
          <w:marBottom w:val="0"/>
          <w:divBdr>
            <w:top w:val="none" w:sz="0" w:space="0" w:color="auto"/>
            <w:left w:val="none" w:sz="0" w:space="0" w:color="auto"/>
            <w:bottom w:val="none" w:sz="0" w:space="0" w:color="auto"/>
            <w:right w:val="none" w:sz="0" w:space="0" w:color="auto"/>
          </w:divBdr>
        </w:div>
        <w:div w:id="1232934357">
          <w:marLeft w:val="640"/>
          <w:marRight w:val="0"/>
          <w:marTop w:val="0"/>
          <w:marBottom w:val="0"/>
          <w:divBdr>
            <w:top w:val="none" w:sz="0" w:space="0" w:color="auto"/>
            <w:left w:val="none" w:sz="0" w:space="0" w:color="auto"/>
            <w:bottom w:val="none" w:sz="0" w:space="0" w:color="auto"/>
            <w:right w:val="none" w:sz="0" w:space="0" w:color="auto"/>
          </w:divBdr>
        </w:div>
        <w:div w:id="1249541111">
          <w:marLeft w:val="640"/>
          <w:marRight w:val="0"/>
          <w:marTop w:val="0"/>
          <w:marBottom w:val="0"/>
          <w:divBdr>
            <w:top w:val="none" w:sz="0" w:space="0" w:color="auto"/>
            <w:left w:val="none" w:sz="0" w:space="0" w:color="auto"/>
            <w:bottom w:val="none" w:sz="0" w:space="0" w:color="auto"/>
            <w:right w:val="none" w:sz="0" w:space="0" w:color="auto"/>
          </w:divBdr>
        </w:div>
        <w:div w:id="1261184849">
          <w:marLeft w:val="640"/>
          <w:marRight w:val="0"/>
          <w:marTop w:val="0"/>
          <w:marBottom w:val="0"/>
          <w:divBdr>
            <w:top w:val="none" w:sz="0" w:space="0" w:color="auto"/>
            <w:left w:val="none" w:sz="0" w:space="0" w:color="auto"/>
            <w:bottom w:val="none" w:sz="0" w:space="0" w:color="auto"/>
            <w:right w:val="none" w:sz="0" w:space="0" w:color="auto"/>
          </w:divBdr>
        </w:div>
        <w:div w:id="1266814448">
          <w:marLeft w:val="640"/>
          <w:marRight w:val="0"/>
          <w:marTop w:val="0"/>
          <w:marBottom w:val="0"/>
          <w:divBdr>
            <w:top w:val="none" w:sz="0" w:space="0" w:color="auto"/>
            <w:left w:val="none" w:sz="0" w:space="0" w:color="auto"/>
            <w:bottom w:val="none" w:sz="0" w:space="0" w:color="auto"/>
            <w:right w:val="none" w:sz="0" w:space="0" w:color="auto"/>
          </w:divBdr>
        </w:div>
        <w:div w:id="1270427715">
          <w:marLeft w:val="640"/>
          <w:marRight w:val="0"/>
          <w:marTop w:val="0"/>
          <w:marBottom w:val="0"/>
          <w:divBdr>
            <w:top w:val="none" w:sz="0" w:space="0" w:color="auto"/>
            <w:left w:val="none" w:sz="0" w:space="0" w:color="auto"/>
            <w:bottom w:val="none" w:sz="0" w:space="0" w:color="auto"/>
            <w:right w:val="none" w:sz="0" w:space="0" w:color="auto"/>
          </w:divBdr>
        </w:div>
        <w:div w:id="1277299745">
          <w:marLeft w:val="640"/>
          <w:marRight w:val="0"/>
          <w:marTop w:val="0"/>
          <w:marBottom w:val="0"/>
          <w:divBdr>
            <w:top w:val="none" w:sz="0" w:space="0" w:color="auto"/>
            <w:left w:val="none" w:sz="0" w:space="0" w:color="auto"/>
            <w:bottom w:val="none" w:sz="0" w:space="0" w:color="auto"/>
            <w:right w:val="none" w:sz="0" w:space="0" w:color="auto"/>
          </w:divBdr>
        </w:div>
        <w:div w:id="1289320528">
          <w:marLeft w:val="640"/>
          <w:marRight w:val="0"/>
          <w:marTop w:val="0"/>
          <w:marBottom w:val="0"/>
          <w:divBdr>
            <w:top w:val="none" w:sz="0" w:space="0" w:color="auto"/>
            <w:left w:val="none" w:sz="0" w:space="0" w:color="auto"/>
            <w:bottom w:val="none" w:sz="0" w:space="0" w:color="auto"/>
            <w:right w:val="none" w:sz="0" w:space="0" w:color="auto"/>
          </w:divBdr>
        </w:div>
        <w:div w:id="1294409506">
          <w:marLeft w:val="640"/>
          <w:marRight w:val="0"/>
          <w:marTop w:val="0"/>
          <w:marBottom w:val="0"/>
          <w:divBdr>
            <w:top w:val="none" w:sz="0" w:space="0" w:color="auto"/>
            <w:left w:val="none" w:sz="0" w:space="0" w:color="auto"/>
            <w:bottom w:val="none" w:sz="0" w:space="0" w:color="auto"/>
            <w:right w:val="none" w:sz="0" w:space="0" w:color="auto"/>
          </w:divBdr>
        </w:div>
        <w:div w:id="1295678163">
          <w:marLeft w:val="640"/>
          <w:marRight w:val="0"/>
          <w:marTop w:val="0"/>
          <w:marBottom w:val="0"/>
          <w:divBdr>
            <w:top w:val="none" w:sz="0" w:space="0" w:color="auto"/>
            <w:left w:val="none" w:sz="0" w:space="0" w:color="auto"/>
            <w:bottom w:val="none" w:sz="0" w:space="0" w:color="auto"/>
            <w:right w:val="none" w:sz="0" w:space="0" w:color="auto"/>
          </w:divBdr>
        </w:div>
        <w:div w:id="1296109289">
          <w:marLeft w:val="640"/>
          <w:marRight w:val="0"/>
          <w:marTop w:val="0"/>
          <w:marBottom w:val="0"/>
          <w:divBdr>
            <w:top w:val="none" w:sz="0" w:space="0" w:color="auto"/>
            <w:left w:val="none" w:sz="0" w:space="0" w:color="auto"/>
            <w:bottom w:val="none" w:sz="0" w:space="0" w:color="auto"/>
            <w:right w:val="none" w:sz="0" w:space="0" w:color="auto"/>
          </w:divBdr>
        </w:div>
        <w:div w:id="1300109609">
          <w:marLeft w:val="640"/>
          <w:marRight w:val="0"/>
          <w:marTop w:val="0"/>
          <w:marBottom w:val="0"/>
          <w:divBdr>
            <w:top w:val="none" w:sz="0" w:space="0" w:color="auto"/>
            <w:left w:val="none" w:sz="0" w:space="0" w:color="auto"/>
            <w:bottom w:val="none" w:sz="0" w:space="0" w:color="auto"/>
            <w:right w:val="none" w:sz="0" w:space="0" w:color="auto"/>
          </w:divBdr>
        </w:div>
        <w:div w:id="1313876822">
          <w:marLeft w:val="640"/>
          <w:marRight w:val="0"/>
          <w:marTop w:val="0"/>
          <w:marBottom w:val="0"/>
          <w:divBdr>
            <w:top w:val="none" w:sz="0" w:space="0" w:color="auto"/>
            <w:left w:val="none" w:sz="0" w:space="0" w:color="auto"/>
            <w:bottom w:val="none" w:sz="0" w:space="0" w:color="auto"/>
            <w:right w:val="none" w:sz="0" w:space="0" w:color="auto"/>
          </w:divBdr>
        </w:div>
        <w:div w:id="1339455609">
          <w:marLeft w:val="640"/>
          <w:marRight w:val="0"/>
          <w:marTop w:val="0"/>
          <w:marBottom w:val="0"/>
          <w:divBdr>
            <w:top w:val="none" w:sz="0" w:space="0" w:color="auto"/>
            <w:left w:val="none" w:sz="0" w:space="0" w:color="auto"/>
            <w:bottom w:val="none" w:sz="0" w:space="0" w:color="auto"/>
            <w:right w:val="none" w:sz="0" w:space="0" w:color="auto"/>
          </w:divBdr>
        </w:div>
        <w:div w:id="1356660911">
          <w:marLeft w:val="640"/>
          <w:marRight w:val="0"/>
          <w:marTop w:val="0"/>
          <w:marBottom w:val="0"/>
          <w:divBdr>
            <w:top w:val="none" w:sz="0" w:space="0" w:color="auto"/>
            <w:left w:val="none" w:sz="0" w:space="0" w:color="auto"/>
            <w:bottom w:val="none" w:sz="0" w:space="0" w:color="auto"/>
            <w:right w:val="none" w:sz="0" w:space="0" w:color="auto"/>
          </w:divBdr>
        </w:div>
        <w:div w:id="1360621014">
          <w:marLeft w:val="640"/>
          <w:marRight w:val="0"/>
          <w:marTop w:val="0"/>
          <w:marBottom w:val="0"/>
          <w:divBdr>
            <w:top w:val="none" w:sz="0" w:space="0" w:color="auto"/>
            <w:left w:val="none" w:sz="0" w:space="0" w:color="auto"/>
            <w:bottom w:val="none" w:sz="0" w:space="0" w:color="auto"/>
            <w:right w:val="none" w:sz="0" w:space="0" w:color="auto"/>
          </w:divBdr>
        </w:div>
        <w:div w:id="1362826338">
          <w:marLeft w:val="640"/>
          <w:marRight w:val="0"/>
          <w:marTop w:val="0"/>
          <w:marBottom w:val="0"/>
          <w:divBdr>
            <w:top w:val="none" w:sz="0" w:space="0" w:color="auto"/>
            <w:left w:val="none" w:sz="0" w:space="0" w:color="auto"/>
            <w:bottom w:val="none" w:sz="0" w:space="0" w:color="auto"/>
            <w:right w:val="none" w:sz="0" w:space="0" w:color="auto"/>
          </w:divBdr>
        </w:div>
        <w:div w:id="1372027375">
          <w:marLeft w:val="640"/>
          <w:marRight w:val="0"/>
          <w:marTop w:val="0"/>
          <w:marBottom w:val="0"/>
          <w:divBdr>
            <w:top w:val="none" w:sz="0" w:space="0" w:color="auto"/>
            <w:left w:val="none" w:sz="0" w:space="0" w:color="auto"/>
            <w:bottom w:val="none" w:sz="0" w:space="0" w:color="auto"/>
            <w:right w:val="none" w:sz="0" w:space="0" w:color="auto"/>
          </w:divBdr>
        </w:div>
        <w:div w:id="1374424164">
          <w:marLeft w:val="640"/>
          <w:marRight w:val="0"/>
          <w:marTop w:val="0"/>
          <w:marBottom w:val="0"/>
          <w:divBdr>
            <w:top w:val="none" w:sz="0" w:space="0" w:color="auto"/>
            <w:left w:val="none" w:sz="0" w:space="0" w:color="auto"/>
            <w:bottom w:val="none" w:sz="0" w:space="0" w:color="auto"/>
            <w:right w:val="none" w:sz="0" w:space="0" w:color="auto"/>
          </w:divBdr>
        </w:div>
        <w:div w:id="1389378551">
          <w:marLeft w:val="640"/>
          <w:marRight w:val="0"/>
          <w:marTop w:val="0"/>
          <w:marBottom w:val="0"/>
          <w:divBdr>
            <w:top w:val="none" w:sz="0" w:space="0" w:color="auto"/>
            <w:left w:val="none" w:sz="0" w:space="0" w:color="auto"/>
            <w:bottom w:val="none" w:sz="0" w:space="0" w:color="auto"/>
            <w:right w:val="none" w:sz="0" w:space="0" w:color="auto"/>
          </w:divBdr>
        </w:div>
        <w:div w:id="1394624144">
          <w:marLeft w:val="640"/>
          <w:marRight w:val="0"/>
          <w:marTop w:val="0"/>
          <w:marBottom w:val="0"/>
          <w:divBdr>
            <w:top w:val="none" w:sz="0" w:space="0" w:color="auto"/>
            <w:left w:val="none" w:sz="0" w:space="0" w:color="auto"/>
            <w:bottom w:val="none" w:sz="0" w:space="0" w:color="auto"/>
            <w:right w:val="none" w:sz="0" w:space="0" w:color="auto"/>
          </w:divBdr>
        </w:div>
        <w:div w:id="1413162634">
          <w:marLeft w:val="640"/>
          <w:marRight w:val="0"/>
          <w:marTop w:val="0"/>
          <w:marBottom w:val="0"/>
          <w:divBdr>
            <w:top w:val="none" w:sz="0" w:space="0" w:color="auto"/>
            <w:left w:val="none" w:sz="0" w:space="0" w:color="auto"/>
            <w:bottom w:val="none" w:sz="0" w:space="0" w:color="auto"/>
            <w:right w:val="none" w:sz="0" w:space="0" w:color="auto"/>
          </w:divBdr>
        </w:div>
        <w:div w:id="1416249539">
          <w:marLeft w:val="640"/>
          <w:marRight w:val="0"/>
          <w:marTop w:val="0"/>
          <w:marBottom w:val="0"/>
          <w:divBdr>
            <w:top w:val="none" w:sz="0" w:space="0" w:color="auto"/>
            <w:left w:val="none" w:sz="0" w:space="0" w:color="auto"/>
            <w:bottom w:val="none" w:sz="0" w:space="0" w:color="auto"/>
            <w:right w:val="none" w:sz="0" w:space="0" w:color="auto"/>
          </w:divBdr>
        </w:div>
        <w:div w:id="1436290093">
          <w:marLeft w:val="640"/>
          <w:marRight w:val="0"/>
          <w:marTop w:val="0"/>
          <w:marBottom w:val="0"/>
          <w:divBdr>
            <w:top w:val="none" w:sz="0" w:space="0" w:color="auto"/>
            <w:left w:val="none" w:sz="0" w:space="0" w:color="auto"/>
            <w:bottom w:val="none" w:sz="0" w:space="0" w:color="auto"/>
            <w:right w:val="none" w:sz="0" w:space="0" w:color="auto"/>
          </w:divBdr>
        </w:div>
        <w:div w:id="1436484387">
          <w:marLeft w:val="640"/>
          <w:marRight w:val="0"/>
          <w:marTop w:val="0"/>
          <w:marBottom w:val="0"/>
          <w:divBdr>
            <w:top w:val="none" w:sz="0" w:space="0" w:color="auto"/>
            <w:left w:val="none" w:sz="0" w:space="0" w:color="auto"/>
            <w:bottom w:val="none" w:sz="0" w:space="0" w:color="auto"/>
            <w:right w:val="none" w:sz="0" w:space="0" w:color="auto"/>
          </w:divBdr>
        </w:div>
        <w:div w:id="1439984003">
          <w:marLeft w:val="640"/>
          <w:marRight w:val="0"/>
          <w:marTop w:val="0"/>
          <w:marBottom w:val="0"/>
          <w:divBdr>
            <w:top w:val="none" w:sz="0" w:space="0" w:color="auto"/>
            <w:left w:val="none" w:sz="0" w:space="0" w:color="auto"/>
            <w:bottom w:val="none" w:sz="0" w:space="0" w:color="auto"/>
            <w:right w:val="none" w:sz="0" w:space="0" w:color="auto"/>
          </w:divBdr>
        </w:div>
        <w:div w:id="1448159876">
          <w:marLeft w:val="640"/>
          <w:marRight w:val="0"/>
          <w:marTop w:val="0"/>
          <w:marBottom w:val="0"/>
          <w:divBdr>
            <w:top w:val="none" w:sz="0" w:space="0" w:color="auto"/>
            <w:left w:val="none" w:sz="0" w:space="0" w:color="auto"/>
            <w:bottom w:val="none" w:sz="0" w:space="0" w:color="auto"/>
            <w:right w:val="none" w:sz="0" w:space="0" w:color="auto"/>
          </w:divBdr>
        </w:div>
        <w:div w:id="1474129987">
          <w:marLeft w:val="640"/>
          <w:marRight w:val="0"/>
          <w:marTop w:val="0"/>
          <w:marBottom w:val="0"/>
          <w:divBdr>
            <w:top w:val="none" w:sz="0" w:space="0" w:color="auto"/>
            <w:left w:val="none" w:sz="0" w:space="0" w:color="auto"/>
            <w:bottom w:val="none" w:sz="0" w:space="0" w:color="auto"/>
            <w:right w:val="none" w:sz="0" w:space="0" w:color="auto"/>
          </w:divBdr>
        </w:div>
        <w:div w:id="1485006777">
          <w:marLeft w:val="640"/>
          <w:marRight w:val="0"/>
          <w:marTop w:val="0"/>
          <w:marBottom w:val="0"/>
          <w:divBdr>
            <w:top w:val="none" w:sz="0" w:space="0" w:color="auto"/>
            <w:left w:val="none" w:sz="0" w:space="0" w:color="auto"/>
            <w:bottom w:val="none" w:sz="0" w:space="0" w:color="auto"/>
            <w:right w:val="none" w:sz="0" w:space="0" w:color="auto"/>
          </w:divBdr>
        </w:div>
        <w:div w:id="1486896723">
          <w:marLeft w:val="640"/>
          <w:marRight w:val="0"/>
          <w:marTop w:val="0"/>
          <w:marBottom w:val="0"/>
          <w:divBdr>
            <w:top w:val="none" w:sz="0" w:space="0" w:color="auto"/>
            <w:left w:val="none" w:sz="0" w:space="0" w:color="auto"/>
            <w:bottom w:val="none" w:sz="0" w:space="0" w:color="auto"/>
            <w:right w:val="none" w:sz="0" w:space="0" w:color="auto"/>
          </w:divBdr>
        </w:div>
        <w:div w:id="1487630998">
          <w:marLeft w:val="640"/>
          <w:marRight w:val="0"/>
          <w:marTop w:val="0"/>
          <w:marBottom w:val="0"/>
          <w:divBdr>
            <w:top w:val="none" w:sz="0" w:space="0" w:color="auto"/>
            <w:left w:val="none" w:sz="0" w:space="0" w:color="auto"/>
            <w:bottom w:val="none" w:sz="0" w:space="0" w:color="auto"/>
            <w:right w:val="none" w:sz="0" w:space="0" w:color="auto"/>
          </w:divBdr>
        </w:div>
        <w:div w:id="1489514609">
          <w:marLeft w:val="640"/>
          <w:marRight w:val="0"/>
          <w:marTop w:val="0"/>
          <w:marBottom w:val="0"/>
          <w:divBdr>
            <w:top w:val="none" w:sz="0" w:space="0" w:color="auto"/>
            <w:left w:val="none" w:sz="0" w:space="0" w:color="auto"/>
            <w:bottom w:val="none" w:sz="0" w:space="0" w:color="auto"/>
            <w:right w:val="none" w:sz="0" w:space="0" w:color="auto"/>
          </w:divBdr>
        </w:div>
        <w:div w:id="1495022955">
          <w:marLeft w:val="640"/>
          <w:marRight w:val="0"/>
          <w:marTop w:val="0"/>
          <w:marBottom w:val="0"/>
          <w:divBdr>
            <w:top w:val="none" w:sz="0" w:space="0" w:color="auto"/>
            <w:left w:val="none" w:sz="0" w:space="0" w:color="auto"/>
            <w:bottom w:val="none" w:sz="0" w:space="0" w:color="auto"/>
            <w:right w:val="none" w:sz="0" w:space="0" w:color="auto"/>
          </w:divBdr>
        </w:div>
        <w:div w:id="1497071457">
          <w:marLeft w:val="640"/>
          <w:marRight w:val="0"/>
          <w:marTop w:val="0"/>
          <w:marBottom w:val="0"/>
          <w:divBdr>
            <w:top w:val="none" w:sz="0" w:space="0" w:color="auto"/>
            <w:left w:val="none" w:sz="0" w:space="0" w:color="auto"/>
            <w:bottom w:val="none" w:sz="0" w:space="0" w:color="auto"/>
            <w:right w:val="none" w:sz="0" w:space="0" w:color="auto"/>
          </w:divBdr>
        </w:div>
        <w:div w:id="1507086612">
          <w:marLeft w:val="640"/>
          <w:marRight w:val="0"/>
          <w:marTop w:val="0"/>
          <w:marBottom w:val="0"/>
          <w:divBdr>
            <w:top w:val="none" w:sz="0" w:space="0" w:color="auto"/>
            <w:left w:val="none" w:sz="0" w:space="0" w:color="auto"/>
            <w:bottom w:val="none" w:sz="0" w:space="0" w:color="auto"/>
            <w:right w:val="none" w:sz="0" w:space="0" w:color="auto"/>
          </w:divBdr>
        </w:div>
        <w:div w:id="1509247804">
          <w:marLeft w:val="640"/>
          <w:marRight w:val="0"/>
          <w:marTop w:val="0"/>
          <w:marBottom w:val="0"/>
          <w:divBdr>
            <w:top w:val="none" w:sz="0" w:space="0" w:color="auto"/>
            <w:left w:val="none" w:sz="0" w:space="0" w:color="auto"/>
            <w:bottom w:val="none" w:sz="0" w:space="0" w:color="auto"/>
            <w:right w:val="none" w:sz="0" w:space="0" w:color="auto"/>
          </w:divBdr>
        </w:div>
        <w:div w:id="1510557530">
          <w:marLeft w:val="640"/>
          <w:marRight w:val="0"/>
          <w:marTop w:val="0"/>
          <w:marBottom w:val="0"/>
          <w:divBdr>
            <w:top w:val="none" w:sz="0" w:space="0" w:color="auto"/>
            <w:left w:val="none" w:sz="0" w:space="0" w:color="auto"/>
            <w:bottom w:val="none" w:sz="0" w:space="0" w:color="auto"/>
            <w:right w:val="none" w:sz="0" w:space="0" w:color="auto"/>
          </w:divBdr>
        </w:div>
        <w:div w:id="1514226746">
          <w:marLeft w:val="640"/>
          <w:marRight w:val="0"/>
          <w:marTop w:val="0"/>
          <w:marBottom w:val="0"/>
          <w:divBdr>
            <w:top w:val="none" w:sz="0" w:space="0" w:color="auto"/>
            <w:left w:val="none" w:sz="0" w:space="0" w:color="auto"/>
            <w:bottom w:val="none" w:sz="0" w:space="0" w:color="auto"/>
            <w:right w:val="none" w:sz="0" w:space="0" w:color="auto"/>
          </w:divBdr>
        </w:div>
        <w:div w:id="1514683198">
          <w:marLeft w:val="640"/>
          <w:marRight w:val="0"/>
          <w:marTop w:val="0"/>
          <w:marBottom w:val="0"/>
          <w:divBdr>
            <w:top w:val="none" w:sz="0" w:space="0" w:color="auto"/>
            <w:left w:val="none" w:sz="0" w:space="0" w:color="auto"/>
            <w:bottom w:val="none" w:sz="0" w:space="0" w:color="auto"/>
            <w:right w:val="none" w:sz="0" w:space="0" w:color="auto"/>
          </w:divBdr>
        </w:div>
        <w:div w:id="1514952475">
          <w:marLeft w:val="640"/>
          <w:marRight w:val="0"/>
          <w:marTop w:val="0"/>
          <w:marBottom w:val="0"/>
          <w:divBdr>
            <w:top w:val="none" w:sz="0" w:space="0" w:color="auto"/>
            <w:left w:val="none" w:sz="0" w:space="0" w:color="auto"/>
            <w:bottom w:val="none" w:sz="0" w:space="0" w:color="auto"/>
            <w:right w:val="none" w:sz="0" w:space="0" w:color="auto"/>
          </w:divBdr>
        </w:div>
        <w:div w:id="1521581980">
          <w:marLeft w:val="640"/>
          <w:marRight w:val="0"/>
          <w:marTop w:val="0"/>
          <w:marBottom w:val="0"/>
          <w:divBdr>
            <w:top w:val="none" w:sz="0" w:space="0" w:color="auto"/>
            <w:left w:val="none" w:sz="0" w:space="0" w:color="auto"/>
            <w:bottom w:val="none" w:sz="0" w:space="0" w:color="auto"/>
            <w:right w:val="none" w:sz="0" w:space="0" w:color="auto"/>
          </w:divBdr>
        </w:div>
        <w:div w:id="1532566874">
          <w:marLeft w:val="640"/>
          <w:marRight w:val="0"/>
          <w:marTop w:val="0"/>
          <w:marBottom w:val="0"/>
          <w:divBdr>
            <w:top w:val="none" w:sz="0" w:space="0" w:color="auto"/>
            <w:left w:val="none" w:sz="0" w:space="0" w:color="auto"/>
            <w:bottom w:val="none" w:sz="0" w:space="0" w:color="auto"/>
            <w:right w:val="none" w:sz="0" w:space="0" w:color="auto"/>
          </w:divBdr>
        </w:div>
        <w:div w:id="1532690839">
          <w:marLeft w:val="640"/>
          <w:marRight w:val="0"/>
          <w:marTop w:val="0"/>
          <w:marBottom w:val="0"/>
          <w:divBdr>
            <w:top w:val="none" w:sz="0" w:space="0" w:color="auto"/>
            <w:left w:val="none" w:sz="0" w:space="0" w:color="auto"/>
            <w:bottom w:val="none" w:sz="0" w:space="0" w:color="auto"/>
            <w:right w:val="none" w:sz="0" w:space="0" w:color="auto"/>
          </w:divBdr>
        </w:div>
        <w:div w:id="1536850442">
          <w:marLeft w:val="640"/>
          <w:marRight w:val="0"/>
          <w:marTop w:val="0"/>
          <w:marBottom w:val="0"/>
          <w:divBdr>
            <w:top w:val="none" w:sz="0" w:space="0" w:color="auto"/>
            <w:left w:val="none" w:sz="0" w:space="0" w:color="auto"/>
            <w:bottom w:val="none" w:sz="0" w:space="0" w:color="auto"/>
            <w:right w:val="none" w:sz="0" w:space="0" w:color="auto"/>
          </w:divBdr>
        </w:div>
        <w:div w:id="1541239310">
          <w:marLeft w:val="640"/>
          <w:marRight w:val="0"/>
          <w:marTop w:val="0"/>
          <w:marBottom w:val="0"/>
          <w:divBdr>
            <w:top w:val="none" w:sz="0" w:space="0" w:color="auto"/>
            <w:left w:val="none" w:sz="0" w:space="0" w:color="auto"/>
            <w:bottom w:val="none" w:sz="0" w:space="0" w:color="auto"/>
            <w:right w:val="none" w:sz="0" w:space="0" w:color="auto"/>
          </w:divBdr>
        </w:div>
        <w:div w:id="1559050222">
          <w:marLeft w:val="640"/>
          <w:marRight w:val="0"/>
          <w:marTop w:val="0"/>
          <w:marBottom w:val="0"/>
          <w:divBdr>
            <w:top w:val="none" w:sz="0" w:space="0" w:color="auto"/>
            <w:left w:val="none" w:sz="0" w:space="0" w:color="auto"/>
            <w:bottom w:val="none" w:sz="0" w:space="0" w:color="auto"/>
            <w:right w:val="none" w:sz="0" w:space="0" w:color="auto"/>
          </w:divBdr>
        </w:div>
        <w:div w:id="1565526789">
          <w:marLeft w:val="640"/>
          <w:marRight w:val="0"/>
          <w:marTop w:val="0"/>
          <w:marBottom w:val="0"/>
          <w:divBdr>
            <w:top w:val="none" w:sz="0" w:space="0" w:color="auto"/>
            <w:left w:val="none" w:sz="0" w:space="0" w:color="auto"/>
            <w:bottom w:val="none" w:sz="0" w:space="0" w:color="auto"/>
            <w:right w:val="none" w:sz="0" w:space="0" w:color="auto"/>
          </w:divBdr>
        </w:div>
        <w:div w:id="1588611509">
          <w:marLeft w:val="640"/>
          <w:marRight w:val="0"/>
          <w:marTop w:val="0"/>
          <w:marBottom w:val="0"/>
          <w:divBdr>
            <w:top w:val="none" w:sz="0" w:space="0" w:color="auto"/>
            <w:left w:val="none" w:sz="0" w:space="0" w:color="auto"/>
            <w:bottom w:val="none" w:sz="0" w:space="0" w:color="auto"/>
            <w:right w:val="none" w:sz="0" w:space="0" w:color="auto"/>
          </w:divBdr>
        </w:div>
        <w:div w:id="1592351680">
          <w:marLeft w:val="640"/>
          <w:marRight w:val="0"/>
          <w:marTop w:val="0"/>
          <w:marBottom w:val="0"/>
          <w:divBdr>
            <w:top w:val="none" w:sz="0" w:space="0" w:color="auto"/>
            <w:left w:val="none" w:sz="0" w:space="0" w:color="auto"/>
            <w:bottom w:val="none" w:sz="0" w:space="0" w:color="auto"/>
            <w:right w:val="none" w:sz="0" w:space="0" w:color="auto"/>
          </w:divBdr>
        </w:div>
        <w:div w:id="1598758382">
          <w:marLeft w:val="640"/>
          <w:marRight w:val="0"/>
          <w:marTop w:val="0"/>
          <w:marBottom w:val="0"/>
          <w:divBdr>
            <w:top w:val="none" w:sz="0" w:space="0" w:color="auto"/>
            <w:left w:val="none" w:sz="0" w:space="0" w:color="auto"/>
            <w:bottom w:val="none" w:sz="0" w:space="0" w:color="auto"/>
            <w:right w:val="none" w:sz="0" w:space="0" w:color="auto"/>
          </w:divBdr>
        </w:div>
        <w:div w:id="1606577328">
          <w:marLeft w:val="640"/>
          <w:marRight w:val="0"/>
          <w:marTop w:val="0"/>
          <w:marBottom w:val="0"/>
          <w:divBdr>
            <w:top w:val="none" w:sz="0" w:space="0" w:color="auto"/>
            <w:left w:val="none" w:sz="0" w:space="0" w:color="auto"/>
            <w:bottom w:val="none" w:sz="0" w:space="0" w:color="auto"/>
            <w:right w:val="none" w:sz="0" w:space="0" w:color="auto"/>
          </w:divBdr>
        </w:div>
        <w:div w:id="1619216332">
          <w:marLeft w:val="640"/>
          <w:marRight w:val="0"/>
          <w:marTop w:val="0"/>
          <w:marBottom w:val="0"/>
          <w:divBdr>
            <w:top w:val="none" w:sz="0" w:space="0" w:color="auto"/>
            <w:left w:val="none" w:sz="0" w:space="0" w:color="auto"/>
            <w:bottom w:val="none" w:sz="0" w:space="0" w:color="auto"/>
            <w:right w:val="none" w:sz="0" w:space="0" w:color="auto"/>
          </w:divBdr>
        </w:div>
        <w:div w:id="1647784163">
          <w:marLeft w:val="640"/>
          <w:marRight w:val="0"/>
          <w:marTop w:val="0"/>
          <w:marBottom w:val="0"/>
          <w:divBdr>
            <w:top w:val="none" w:sz="0" w:space="0" w:color="auto"/>
            <w:left w:val="none" w:sz="0" w:space="0" w:color="auto"/>
            <w:bottom w:val="none" w:sz="0" w:space="0" w:color="auto"/>
            <w:right w:val="none" w:sz="0" w:space="0" w:color="auto"/>
          </w:divBdr>
        </w:div>
        <w:div w:id="1650285477">
          <w:marLeft w:val="640"/>
          <w:marRight w:val="0"/>
          <w:marTop w:val="0"/>
          <w:marBottom w:val="0"/>
          <w:divBdr>
            <w:top w:val="none" w:sz="0" w:space="0" w:color="auto"/>
            <w:left w:val="none" w:sz="0" w:space="0" w:color="auto"/>
            <w:bottom w:val="none" w:sz="0" w:space="0" w:color="auto"/>
            <w:right w:val="none" w:sz="0" w:space="0" w:color="auto"/>
          </w:divBdr>
        </w:div>
        <w:div w:id="1672947327">
          <w:marLeft w:val="640"/>
          <w:marRight w:val="0"/>
          <w:marTop w:val="0"/>
          <w:marBottom w:val="0"/>
          <w:divBdr>
            <w:top w:val="none" w:sz="0" w:space="0" w:color="auto"/>
            <w:left w:val="none" w:sz="0" w:space="0" w:color="auto"/>
            <w:bottom w:val="none" w:sz="0" w:space="0" w:color="auto"/>
            <w:right w:val="none" w:sz="0" w:space="0" w:color="auto"/>
          </w:divBdr>
        </w:div>
        <w:div w:id="1681275661">
          <w:marLeft w:val="640"/>
          <w:marRight w:val="0"/>
          <w:marTop w:val="0"/>
          <w:marBottom w:val="0"/>
          <w:divBdr>
            <w:top w:val="none" w:sz="0" w:space="0" w:color="auto"/>
            <w:left w:val="none" w:sz="0" w:space="0" w:color="auto"/>
            <w:bottom w:val="none" w:sz="0" w:space="0" w:color="auto"/>
            <w:right w:val="none" w:sz="0" w:space="0" w:color="auto"/>
          </w:divBdr>
        </w:div>
        <w:div w:id="1694913237">
          <w:marLeft w:val="640"/>
          <w:marRight w:val="0"/>
          <w:marTop w:val="0"/>
          <w:marBottom w:val="0"/>
          <w:divBdr>
            <w:top w:val="none" w:sz="0" w:space="0" w:color="auto"/>
            <w:left w:val="none" w:sz="0" w:space="0" w:color="auto"/>
            <w:bottom w:val="none" w:sz="0" w:space="0" w:color="auto"/>
            <w:right w:val="none" w:sz="0" w:space="0" w:color="auto"/>
          </w:divBdr>
        </w:div>
        <w:div w:id="1715613841">
          <w:marLeft w:val="640"/>
          <w:marRight w:val="0"/>
          <w:marTop w:val="0"/>
          <w:marBottom w:val="0"/>
          <w:divBdr>
            <w:top w:val="none" w:sz="0" w:space="0" w:color="auto"/>
            <w:left w:val="none" w:sz="0" w:space="0" w:color="auto"/>
            <w:bottom w:val="none" w:sz="0" w:space="0" w:color="auto"/>
            <w:right w:val="none" w:sz="0" w:space="0" w:color="auto"/>
          </w:divBdr>
        </w:div>
        <w:div w:id="1716928418">
          <w:marLeft w:val="640"/>
          <w:marRight w:val="0"/>
          <w:marTop w:val="0"/>
          <w:marBottom w:val="0"/>
          <w:divBdr>
            <w:top w:val="none" w:sz="0" w:space="0" w:color="auto"/>
            <w:left w:val="none" w:sz="0" w:space="0" w:color="auto"/>
            <w:bottom w:val="none" w:sz="0" w:space="0" w:color="auto"/>
            <w:right w:val="none" w:sz="0" w:space="0" w:color="auto"/>
          </w:divBdr>
        </w:div>
        <w:div w:id="1717123291">
          <w:marLeft w:val="640"/>
          <w:marRight w:val="0"/>
          <w:marTop w:val="0"/>
          <w:marBottom w:val="0"/>
          <w:divBdr>
            <w:top w:val="none" w:sz="0" w:space="0" w:color="auto"/>
            <w:left w:val="none" w:sz="0" w:space="0" w:color="auto"/>
            <w:bottom w:val="none" w:sz="0" w:space="0" w:color="auto"/>
            <w:right w:val="none" w:sz="0" w:space="0" w:color="auto"/>
          </w:divBdr>
        </w:div>
        <w:div w:id="1730226205">
          <w:marLeft w:val="640"/>
          <w:marRight w:val="0"/>
          <w:marTop w:val="0"/>
          <w:marBottom w:val="0"/>
          <w:divBdr>
            <w:top w:val="none" w:sz="0" w:space="0" w:color="auto"/>
            <w:left w:val="none" w:sz="0" w:space="0" w:color="auto"/>
            <w:bottom w:val="none" w:sz="0" w:space="0" w:color="auto"/>
            <w:right w:val="none" w:sz="0" w:space="0" w:color="auto"/>
          </w:divBdr>
        </w:div>
        <w:div w:id="1734691428">
          <w:marLeft w:val="640"/>
          <w:marRight w:val="0"/>
          <w:marTop w:val="0"/>
          <w:marBottom w:val="0"/>
          <w:divBdr>
            <w:top w:val="none" w:sz="0" w:space="0" w:color="auto"/>
            <w:left w:val="none" w:sz="0" w:space="0" w:color="auto"/>
            <w:bottom w:val="none" w:sz="0" w:space="0" w:color="auto"/>
            <w:right w:val="none" w:sz="0" w:space="0" w:color="auto"/>
          </w:divBdr>
        </w:div>
        <w:div w:id="1764105584">
          <w:marLeft w:val="640"/>
          <w:marRight w:val="0"/>
          <w:marTop w:val="0"/>
          <w:marBottom w:val="0"/>
          <w:divBdr>
            <w:top w:val="none" w:sz="0" w:space="0" w:color="auto"/>
            <w:left w:val="none" w:sz="0" w:space="0" w:color="auto"/>
            <w:bottom w:val="none" w:sz="0" w:space="0" w:color="auto"/>
            <w:right w:val="none" w:sz="0" w:space="0" w:color="auto"/>
          </w:divBdr>
        </w:div>
        <w:div w:id="1772237079">
          <w:marLeft w:val="640"/>
          <w:marRight w:val="0"/>
          <w:marTop w:val="0"/>
          <w:marBottom w:val="0"/>
          <w:divBdr>
            <w:top w:val="none" w:sz="0" w:space="0" w:color="auto"/>
            <w:left w:val="none" w:sz="0" w:space="0" w:color="auto"/>
            <w:bottom w:val="none" w:sz="0" w:space="0" w:color="auto"/>
            <w:right w:val="none" w:sz="0" w:space="0" w:color="auto"/>
          </w:divBdr>
        </w:div>
        <w:div w:id="1775008348">
          <w:marLeft w:val="640"/>
          <w:marRight w:val="0"/>
          <w:marTop w:val="0"/>
          <w:marBottom w:val="0"/>
          <w:divBdr>
            <w:top w:val="none" w:sz="0" w:space="0" w:color="auto"/>
            <w:left w:val="none" w:sz="0" w:space="0" w:color="auto"/>
            <w:bottom w:val="none" w:sz="0" w:space="0" w:color="auto"/>
            <w:right w:val="none" w:sz="0" w:space="0" w:color="auto"/>
          </w:divBdr>
        </w:div>
        <w:div w:id="1792897403">
          <w:marLeft w:val="640"/>
          <w:marRight w:val="0"/>
          <w:marTop w:val="0"/>
          <w:marBottom w:val="0"/>
          <w:divBdr>
            <w:top w:val="none" w:sz="0" w:space="0" w:color="auto"/>
            <w:left w:val="none" w:sz="0" w:space="0" w:color="auto"/>
            <w:bottom w:val="none" w:sz="0" w:space="0" w:color="auto"/>
            <w:right w:val="none" w:sz="0" w:space="0" w:color="auto"/>
          </w:divBdr>
        </w:div>
        <w:div w:id="1795635636">
          <w:marLeft w:val="640"/>
          <w:marRight w:val="0"/>
          <w:marTop w:val="0"/>
          <w:marBottom w:val="0"/>
          <w:divBdr>
            <w:top w:val="none" w:sz="0" w:space="0" w:color="auto"/>
            <w:left w:val="none" w:sz="0" w:space="0" w:color="auto"/>
            <w:bottom w:val="none" w:sz="0" w:space="0" w:color="auto"/>
            <w:right w:val="none" w:sz="0" w:space="0" w:color="auto"/>
          </w:divBdr>
        </w:div>
        <w:div w:id="1796674623">
          <w:marLeft w:val="640"/>
          <w:marRight w:val="0"/>
          <w:marTop w:val="0"/>
          <w:marBottom w:val="0"/>
          <w:divBdr>
            <w:top w:val="none" w:sz="0" w:space="0" w:color="auto"/>
            <w:left w:val="none" w:sz="0" w:space="0" w:color="auto"/>
            <w:bottom w:val="none" w:sz="0" w:space="0" w:color="auto"/>
            <w:right w:val="none" w:sz="0" w:space="0" w:color="auto"/>
          </w:divBdr>
        </w:div>
        <w:div w:id="1797916805">
          <w:marLeft w:val="640"/>
          <w:marRight w:val="0"/>
          <w:marTop w:val="0"/>
          <w:marBottom w:val="0"/>
          <w:divBdr>
            <w:top w:val="none" w:sz="0" w:space="0" w:color="auto"/>
            <w:left w:val="none" w:sz="0" w:space="0" w:color="auto"/>
            <w:bottom w:val="none" w:sz="0" w:space="0" w:color="auto"/>
            <w:right w:val="none" w:sz="0" w:space="0" w:color="auto"/>
          </w:divBdr>
        </w:div>
        <w:div w:id="1817799167">
          <w:marLeft w:val="640"/>
          <w:marRight w:val="0"/>
          <w:marTop w:val="0"/>
          <w:marBottom w:val="0"/>
          <w:divBdr>
            <w:top w:val="none" w:sz="0" w:space="0" w:color="auto"/>
            <w:left w:val="none" w:sz="0" w:space="0" w:color="auto"/>
            <w:bottom w:val="none" w:sz="0" w:space="0" w:color="auto"/>
            <w:right w:val="none" w:sz="0" w:space="0" w:color="auto"/>
          </w:divBdr>
        </w:div>
        <w:div w:id="1819028190">
          <w:marLeft w:val="640"/>
          <w:marRight w:val="0"/>
          <w:marTop w:val="0"/>
          <w:marBottom w:val="0"/>
          <w:divBdr>
            <w:top w:val="none" w:sz="0" w:space="0" w:color="auto"/>
            <w:left w:val="none" w:sz="0" w:space="0" w:color="auto"/>
            <w:bottom w:val="none" w:sz="0" w:space="0" w:color="auto"/>
            <w:right w:val="none" w:sz="0" w:space="0" w:color="auto"/>
          </w:divBdr>
        </w:div>
        <w:div w:id="1822841810">
          <w:marLeft w:val="640"/>
          <w:marRight w:val="0"/>
          <w:marTop w:val="0"/>
          <w:marBottom w:val="0"/>
          <w:divBdr>
            <w:top w:val="none" w:sz="0" w:space="0" w:color="auto"/>
            <w:left w:val="none" w:sz="0" w:space="0" w:color="auto"/>
            <w:bottom w:val="none" w:sz="0" w:space="0" w:color="auto"/>
            <w:right w:val="none" w:sz="0" w:space="0" w:color="auto"/>
          </w:divBdr>
        </w:div>
        <w:div w:id="1838841518">
          <w:marLeft w:val="640"/>
          <w:marRight w:val="0"/>
          <w:marTop w:val="0"/>
          <w:marBottom w:val="0"/>
          <w:divBdr>
            <w:top w:val="none" w:sz="0" w:space="0" w:color="auto"/>
            <w:left w:val="none" w:sz="0" w:space="0" w:color="auto"/>
            <w:bottom w:val="none" w:sz="0" w:space="0" w:color="auto"/>
            <w:right w:val="none" w:sz="0" w:space="0" w:color="auto"/>
          </w:divBdr>
        </w:div>
        <w:div w:id="1840345500">
          <w:marLeft w:val="640"/>
          <w:marRight w:val="0"/>
          <w:marTop w:val="0"/>
          <w:marBottom w:val="0"/>
          <w:divBdr>
            <w:top w:val="none" w:sz="0" w:space="0" w:color="auto"/>
            <w:left w:val="none" w:sz="0" w:space="0" w:color="auto"/>
            <w:bottom w:val="none" w:sz="0" w:space="0" w:color="auto"/>
            <w:right w:val="none" w:sz="0" w:space="0" w:color="auto"/>
          </w:divBdr>
        </w:div>
        <w:div w:id="1845902282">
          <w:marLeft w:val="640"/>
          <w:marRight w:val="0"/>
          <w:marTop w:val="0"/>
          <w:marBottom w:val="0"/>
          <w:divBdr>
            <w:top w:val="none" w:sz="0" w:space="0" w:color="auto"/>
            <w:left w:val="none" w:sz="0" w:space="0" w:color="auto"/>
            <w:bottom w:val="none" w:sz="0" w:space="0" w:color="auto"/>
            <w:right w:val="none" w:sz="0" w:space="0" w:color="auto"/>
          </w:divBdr>
        </w:div>
        <w:div w:id="1857688353">
          <w:marLeft w:val="640"/>
          <w:marRight w:val="0"/>
          <w:marTop w:val="0"/>
          <w:marBottom w:val="0"/>
          <w:divBdr>
            <w:top w:val="none" w:sz="0" w:space="0" w:color="auto"/>
            <w:left w:val="none" w:sz="0" w:space="0" w:color="auto"/>
            <w:bottom w:val="none" w:sz="0" w:space="0" w:color="auto"/>
            <w:right w:val="none" w:sz="0" w:space="0" w:color="auto"/>
          </w:divBdr>
        </w:div>
        <w:div w:id="1861355829">
          <w:marLeft w:val="640"/>
          <w:marRight w:val="0"/>
          <w:marTop w:val="0"/>
          <w:marBottom w:val="0"/>
          <w:divBdr>
            <w:top w:val="none" w:sz="0" w:space="0" w:color="auto"/>
            <w:left w:val="none" w:sz="0" w:space="0" w:color="auto"/>
            <w:bottom w:val="none" w:sz="0" w:space="0" w:color="auto"/>
            <w:right w:val="none" w:sz="0" w:space="0" w:color="auto"/>
          </w:divBdr>
        </w:div>
        <w:div w:id="1865555955">
          <w:marLeft w:val="640"/>
          <w:marRight w:val="0"/>
          <w:marTop w:val="0"/>
          <w:marBottom w:val="0"/>
          <w:divBdr>
            <w:top w:val="none" w:sz="0" w:space="0" w:color="auto"/>
            <w:left w:val="none" w:sz="0" w:space="0" w:color="auto"/>
            <w:bottom w:val="none" w:sz="0" w:space="0" w:color="auto"/>
            <w:right w:val="none" w:sz="0" w:space="0" w:color="auto"/>
          </w:divBdr>
        </w:div>
        <w:div w:id="1882477028">
          <w:marLeft w:val="640"/>
          <w:marRight w:val="0"/>
          <w:marTop w:val="0"/>
          <w:marBottom w:val="0"/>
          <w:divBdr>
            <w:top w:val="none" w:sz="0" w:space="0" w:color="auto"/>
            <w:left w:val="none" w:sz="0" w:space="0" w:color="auto"/>
            <w:bottom w:val="none" w:sz="0" w:space="0" w:color="auto"/>
            <w:right w:val="none" w:sz="0" w:space="0" w:color="auto"/>
          </w:divBdr>
        </w:div>
        <w:div w:id="1892955043">
          <w:marLeft w:val="640"/>
          <w:marRight w:val="0"/>
          <w:marTop w:val="0"/>
          <w:marBottom w:val="0"/>
          <w:divBdr>
            <w:top w:val="none" w:sz="0" w:space="0" w:color="auto"/>
            <w:left w:val="none" w:sz="0" w:space="0" w:color="auto"/>
            <w:bottom w:val="none" w:sz="0" w:space="0" w:color="auto"/>
            <w:right w:val="none" w:sz="0" w:space="0" w:color="auto"/>
          </w:divBdr>
        </w:div>
        <w:div w:id="1892962279">
          <w:marLeft w:val="640"/>
          <w:marRight w:val="0"/>
          <w:marTop w:val="0"/>
          <w:marBottom w:val="0"/>
          <w:divBdr>
            <w:top w:val="none" w:sz="0" w:space="0" w:color="auto"/>
            <w:left w:val="none" w:sz="0" w:space="0" w:color="auto"/>
            <w:bottom w:val="none" w:sz="0" w:space="0" w:color="auto"/>
            <w:right w:val="none" w:sz="0" w:space="0" w:color="auto"/>
          </w:divBdr>
        </w:div>
        <w:div w:id="1894848896">
          <w:marLeft w:val="640"/>
          <w:marRight w:val="0"/>
          <w:marTop w:val="0"/>
          <w:marBottom w:val="0"/>
          <w:divBdr>
            <w:top w:val="none" w:sz="0" w:space="0" w:color="auto"/>
            <w:left w:val="none" w:sz="0" w:space="0" w:color="auto"/>
            <w:bottom w:val="none" w:sz="0" w:space="0" w:color="auto"/>
            <w:right w:val="none" w:sz="0" w:space="0" w:color="auto"/>
          </w:divBdr>
        </w:div>
        <w:div w:id="1898589287">
          <w:marLeft w:val="640"/>
          <w:marRight w:val="0"/>
          <w:marTop w:val="0"/>
          <w:marBottom w:val="0"/>
          <w:divBdr>
            <w:top w:val="none" w:sz="0" w:space="0" w:color="auto"/>
            <w:left w:val="none" w:sz="0" w:space="0" w:color="auto"/>
            <w:bottom w:val="none" w:sz="0" w:space="0" w:color="auto"/>
            <w:right w:val="none" w:sz="0" w:space="0" w:color="auto"/>
          </w:divBdr>
        </w:div>
        <w:div w:id="1899390796">
          <w:marLeft w:val="640"/>
          <w:marRight w:val="0"/>
          <w:marTop w:val="0"/>
          <w:marBottom w:val="0"/>
          <w:divBdr>
            <w:top w:val="none" w:sz="0" w:space="0" w:color="auto"/>
            <w:left w:val="none" w:sz="0" w:space="0" w:color="auto"/>
            <w:bottom w:val="none" w:sz="0" w:space="0" w:color="auto"/>
            <w:right w:val="none" w:sz="0" w:space="0" w:color="auto"/>
          </w:divBdr>
        </w:div>
        <w:div w:id="1919166715">
          <w:marLeft w:val="640"/>
          <w:marRight w:val="0"/>
          <w:marTop w:val="0"/>
          <w:marBottom w:val="0"/>
          <w:divBdr>
            <w:top w:val="none" w:sz="0" w:space="0" w:color="auto"/>
            <w:left w:val="none" w:sz="0" w:space="0" w:color="auto"/>
            <w:bottom w:val="none" w:sz="0" w:space="0" w:color="auto"/>
            <w:right w:val="none" w:sz="0" w:space="0" w:color="auto"/>
          </w:divBdr>
        </w:div>
        <w:div w:id="1924146281">
          <w:marLeft w:val="640"/>
          <w:marRight w:val="0"/>
          <w:marTop w:val="0"/>
          <w:marBottom w:val="0"/>
          <w:divBdr>
            <w:top w:val="none" w:sz="0" w:space="0" w:color="auto"/>
            <w:left w:val="none" w:sz="0" w:space="0" w:color="auto"/>
            <w:bottom w:val="none" w:sz="0" w:space="0" w:color="auto"/>
            <w:right w:val="none" w:sz="0" w:space="0" w:color="auto"/>
          </w:divBdr>
        </w:div>
        <w:div w:id="1924994529">
          <w:marLeft w:val="640"/>
          <w:marRight w:val="0"/>
          <w:marTop w:val="0"/>
          <w:marBottom w:val="0"/>
          <w:divBdr>
            <w:top w:val="none" w:sz="0" w:space="0" w:color="auto"/>
            <w:left w:val="none" w:sz="0" w:space="0" w:color="auto"/>
            <w:bottom w:val="none" w:sz="0" w:space="0" w:color="auto"/>
            <w:right w:val="none" w:sz="0" w:space="0" w:color="auto"/>
          </w:divBdr>
        </w:div>
        <w:div w:id="1927759214">
          <w:marLeft w:val="640"/>
          <w:marRight w:val="0"/>
          <w:marTop w:val="0"/>
          <w:marBottom w:val="0"/>
          <w:divBdr>
            <w:top w:val="none" w:sz="0" w:space="0" w:color="auto"/>
            <w:left w:val="none" w:sz="0" w:space="0" w:color="auto"/>
            <w:bottom w:val="none" w:sz="0" w:space="0" w:color="auto"/>
            <w:right w:val="none" w:sz="0" w:space="0" w:color="auto"/>
          </w:divBdr>
        </w:div>
        <w:div w:id="1929266321">
          <w:marLeft w:val="640"/>
          <w:marRight w:val="0"/>
          <w:marTop w:val="0"/>
          <w:marBottom w:val="0"/>
          <w:divBdr>
            <w:top w:val="none" w:sz="0" w:space="0" w:color="auto"/>
            <w:left w:val="none" w:sz="0" w:space="0" w:color="auto"/>
            <w:bottom w:val="none" w:sz="0" w:space="0" w:color="auto"/>
            <w:right w:val="none" w:sz="0" w:space="0" w:color="auto"/>
          </w:divBdr>
        </w:div>
        <w:div w:id="1953240479">
          <w:marLeft w:val="640"/>
          <w:marRight w:val="0"/>
          <w:marTop w:val="0"/>
          <w:marBottom w:val="0"/>
          <w:divBdr>
            <w:top w:val="none" w:sz="0" w:space="0" w:color="auto"/>
            <w:left w:val="none" w:sz="0" w:space="0" w:color="auto"/>
            <w:bottom w:val="none" w:sz="0" w:space="0" w:color="auto"/>
            <w:right w:val="none" w:sz="0" w:space="0" w:color="auto"/>
          </w:divBdr>
        </w:div>
        <w:div w:id="1988239160">
          <w:marLeft w:val="640"/>
          <w:marRight w:val="0"/>
          <w:marTop w:val="0"/>
          <w:marBottom w:val="0"/>
          <w:divBdr>
            <w:top w:val="none" w:sz="0" w:space="0" w:color="auto"/>
            <w:left w:val="none" w:sz="0" w:space="0" w:color="auto"/>
            <w:bottom w:val="none" w:sz="0" w:space="0" w:color="auto"/>
            <w:right w:val="none" w:sz="0" w:space="0" w:color="auto"/>
          </w:divBdr>
        </w:div>
        <w:div w:id="2009552665">
          <w:marLeft w:val="640"/>
          <w:marRight w:val="0"/>
          <w:marTop w:val="0"/>
          <w:marBottom w:val="0"/>
          <w:divBdr>
            <w:top w:val="none" w:sz="0" w:space="0" w:color="auto"/>
            <w:left w:val="none" w:sz="0" w:space="0" w:color="auto"/>
            <w:bottom w:val="none" w:sz="0" w:space="0" w:color="auto"/>
            <w:right w:val="none" w:sz="0" w:space="0" w:color="auto"/>
          </w:divBdr>
        </w:div>
        <w:div w:id="2017419841">
          <w:marLeft w:val="640"/>
          <w:marRight w:val="0"/>
          <w:marTop w:val="0"/>
          <w:marBottom w:val="0"/>
          <w:divBdr>
            <w:top w:val="none" w:sz="0" w:space="0" w:color="auto"/>
            <w:left w:val="none" w:sz="0" w:space="0" w:color="auto"/>
            <w:bottom w:val="none" w:sz="0" w:space="0" w:color="auto"/>
            <w:right w:val="none" w:sz="0" w:space="0" w:color="auto"/>
          </w:divBdr>
        </w:div>
        <w:div w:id="2045134044">
          <w:marLeft w:val="640"/>
          <w:marRight w:val="0"/>
          <w:marTop w:val="0"/>
          <w:marBottom w:val="0"/>
          <w:divBdr>
            <w:top w:val="none" w:sz="0" w:space="0" w:color="auto"/>
            <w:left w:val="none" w:sz="0" w:space="0" w:color="auto"/>
            <w:bottom w:val="none" w:sz="0" w:space="0" w:color="auto"/>
            <w:right w:val="none" w:sz="0" w:space="0" w:color="auto"/>
          </w:divBdr>
        </w:div>
        <w:div w:id="2059085897">
          <w:marLeft w:val="640"/>
          <w:marRight w:val="0"/>
          <w:marTop w:val="0"/>
          <w:marBottom w:val="0"/>
          <w:divBdr>
            <w:top w:val="none" w:sz="0" w:space="0" w:color="auto"/>
            <w:left w:val="none" w:sz="0" w:space="0" w:color="auto"/>
            <w:bottom w:val="none" w:sz="0" w:space="0" w:color="auto"/>
            <w:right w:val="none" w:sz="0" w:space="0" w:color="auto"/>
          </w:divBdr>
        </w:div>
        <w:div w:id="2066684742">
          <w:marLeft w:val="640"/>
          <w:marRight w:val="0"/>
          <w:marTop w:val="0"/>
          <w:marBottom w:val="0"/>
          <w:divBdr>
            <w:top w:val="none" w:sz="0" w:space="0" w:color="auto"/>
            <w:left w:val="none" w:sz="0" w:space="0" w:color="auto"/>
            <w:bottom w:val="none" w:sz="0" w:space="0" w:color="auto"/>
            <w:right w:val="none" w:sz="0" w:space="0" w:color="auto"/>
          </w:divBdr>
        </w:div>
        <w:div w:id="2067147851">
          <w:marLeft w:val="640"/>
          <w:marRight w:val="0"/>
          <w:marTop w:val="0"/>
          <w:marBottom w:val="0"/>
          <w:divBdr>
            <w:top w:val="none" w:sz="0" w:space="0" w:color="auto"/>
            <w:left w:val="none" w:sz="0" w:space="0" w:color="auto"/>
            <w:bottom w:val="none" w:sz="0" w:space="0" w:color="auto"/>
            <w:right w:val="none" w:sz="0" w:space="0" w:color="auto"/>
          </w:divBdr>
        </w:div>
        <w:div w:id="2070420560">
          <w:marLeft w:val="640"/>
          <w:marRight w:val="0"/>
          <w:marTop w:val="0"/>
          <w:marBottom w:val="0"/>
          <w:divBdr>
            <w:top w:val="none" w:sz="0" w:space="0" w:color="auto"/>
            <w:left w:val="none" w:sz="0" w:space="0" w:color="auto"/>
            <w:bottom w:val="none" w:sz="0" w:space="0" w:color="auto"/>
            <w:right w:val="none" w:sz="0" w:space="0" w:color="auto"/>
          </w:divBdr>
        </w:div>
        <w:div w:id="2071492567">
          <w:marLeft w:val="640"/>
          <w:marRight w:val="0"/>
          <w:marTop w:val="0"/>
          <w:marBottom w:val="0"/>
          <w:divBdr>
            <w:top w:val="none" w:sz="0" w:space="0" w:color="auto"/>
            <w:left w:val="none" w:sz="0" w:space="0" w:color="auto"/>
            <w:bottom w:val="none" w:sz="0" w:space="0" w:color="auto"/>
            <w:right w:val="none" w:sz="0" w:space="0" w:color="auto"/>
          </w:divBdr>
        </w:div>
        <w:div w:id="2071684135">
          <w:marLeft w:val="640"/>
          <w:marRight w:val="0"/>
          <w:marTop w:val="0"/>
          <w:marBottom w:val="0"/>
          <w:divBdr>
            <w:top w:val="none" w:sz="0" w:space="0" w:color="auto"/>
            <w:left w:val="none" w:sz="0" w:space="0" w:color="auto"/>
            <w:bottom w:val="none" w:sz="0" w:space="0" w:color="auto"/>
            <w:right w:val="none" w:sz="0" w:space="0" w:color="auto"/>
          </w:divBdr>
        </w:div>
        <w:div w:id="2078287079">
          <w:marLeft w:val="640"/>
          <w:marRight w:val="0"/>
          <w:marTop w:val="0"/>
          <w:marBottom w:val="0"/>
          <w:divBdr>
            <w:top w:val="none" w:sz="0" w:space="0" w:color="auto"/>
            <w:left w:val="none" w:sz="0" w:space="0" w:color="auto"/>
            <w:bottom w:val="none" w:sz="0" w:space="0" w:color="auto"/>
            <w:right w:val="none" w:sz="0" w:space="0" w:color="auto"/>
          </w:divBdr>
        </w:div>
        <w:div w:id="2079665057">
          <w:marLeft w:val="640"/>
          <w:marRight w:val="0"/>
          <w:marTop w:val="0"/>
          <w:marBottom w:val="0"/>
          <w:divBdr>
            <w:top w:val="none" w:sz="0" w:space="0" w:color="auto"/>
            <w:left w:val="none" w:sz="0" w:space="0" w:color="auto"/>
            <w:bottom w:val="none" w:sz="0" w:space="0" w:color="auto"/>
            <w:right w:val="none" w:sz="0" w:space="0" w:color="auto"/>
          </w:divBdr>
        </w:div>
        <w:div w:id="2109155973">
          <w:marLeft w:val="640"/>
          <w:marRight w:val="0"/>
          <w:marTop w:val="0"/>
          <w:marBottom w:val="0"/>
          <w:divBdr>
            <w:top w:val="none" w:sz="0" w:space="0" w:color="auto"/>
            <w:left w:val="none" w:sz="0" w:space="0" w:color="auto"/>
            <w:bottom w:val="none" w:sz="0" w:space="0" w:color="auto"/>
            <w:right w:val="none" w:sz="0" w:space="0" w:color="auto"/>
          </w:divBdr>
        </w:div>
        <w:div w:id="2123182296">
          <w:marLeft w:val="640"/>
          <w:marRight w:val="0"/>
          <w:marTop w:val="0"/>
          <w:marBottom w:val="0"/>
          <w:divBdr>
            <w:top w:val="none" w:sz="0" w:space="0" w:color="auto"/>
            <w:left w:val="none" w:sz="0" w:space="0" w:color="auto"/>
            <w:bottom w:val="none" w:sz="0" w:space="0" w:color="auto"/>
            <w:right w:val="none" w:sz="0" w:space="0" w:color="auto"/>
          </w:divBdr>
        </w:div>
        <w:div w:id="2131194981">
          <w:marLeft w:val="640"/>
          <w:marRight w:val="0"/>
          <w:marTop w:val="0"/>
          <w:marBottom w:val="0"/>
          <w:divBdr>
            <w:top w:val="none" w:sz="0" w:space="0" w:color="auto"/>
            <w:left w:val="none" w:sz="0" w:space="0" w:color="auto"/>
            <w:bottom w:val="none" w:sz="0" w:space="0" w:color="auto"/>
            <w:right w:val="none" w:sz="0" w:space="0" w:color="auto"/>
          </w:divBdr>
        </w:div>
        <w:div w:id="2140604600">
          <w:marLeft w:val="640"/>
          <w:marRight w:val="0"/>
          <w:marTop w:val="0"/>
          <w:marBottom w:val="0"/>
          <w:divBdr>
            <w:top w:val="none" w:sz="0" w:space="0" w:color="auto"/>
            <w:left w:val="none" w:sz="0" w:space="0" w:color="auto"/>
            <w:bottom w:val="none" w:sz="0" w:space="0" w:color="auto"/>
            <w:right w:val="none" w:sz="0" w:space="0" w:color="auto"/>
          </w:divBdr>
        </w:div>
      </w:divsChild>
    </w:div>
    <w:div w:id="1670408645">
      <w:marLeft w:val="640"/>
      <w:marRight w:val="0"/>
      <w:marTop w:val="0"/>
      <w:marBottom w:val="0"/>
      <w:divBdr>
        <w:top w:val="none" w:sz="0" w:space="0" w:color="auto"/>
        <w:left w:val="none" w:sz="0" w:space="0" w:color="auto"/>
        <w:bottom w:val="none" w:sz="0" w:space="0" w:color="auto"/>
        <w:right w:val="none" w:sz="0" w:space="0" w:color="auto"/>
      </w:divBdr>
    </w:div>
    <w:div w:id="1671061979">
      <w:marLeft w:val="640"/>
      <w:marRight w:val="0"/>
      <w:marTop w:val="0"/>
      <w:marBottom w:val="0"/>
      <w:divBdr>
        <w:top w:val="none" w:sz="0" w:space="0" w:color="auto"/>
        <w:left w:val="none" w:sz="0" w:space="0" w:color="auto"/>
        <w:bottom w:val="none" w:sz="0" w:space="0" w:color="auto"/>
        <w:right w:val="none" w:sz="0" w:space="0" w:color="auto"/>
      </w:divBdr>
    </w:div>
    <w:div w:id="1671174766">
      <w:marLeft w:val="640"/>
      <w:marRight w:val="0"/>
      <w:marTop w:val="0"/>
      <w:marBottom w:val="0"/>
      <w:divBdr>
        <w:top w:val="none" w:sz="0" w:space="0" w:color="auto"/>
        <w:left w:val="none" w:sz="0" w:space="0" w:color="auto"/>
        <w:bottom w:val="none" w:sz="0" w:space="0" w:color="auto"/>
        <w:right w:val="none" w:sz="0" w:space="0" w:color="auto"/>
      </w:divBdr>
    </w:div>
    <w:div w:id="1671905600">
      <w:marLeft w:val="640"/>
      <w:marRight w:val="0"/>
      <w:marTop w:val="0"/>
      <w:marBottom w:val="0"/>
      <w:divBdr>
        <w:top w:val="none" w:sz="0" w:space="0" w:color="auto"/>
        <w:left w:val="none" w:sz="0" w:space="0" w:color="auto"/>
        <w:bottom w:val="none" w:sz="0" w:space="0" w:color="auto"/>
        <w:right w:val="none" w:sz="0" w:space="0" w:color="auto"/>
      </w:divBdr>
    </w:div>
    <w:div w:id="1672297837">
      <w:marLeft w:val="640"/>
      <w:marRight w:val="0"/>
      <w:marTop w:val="0"/>
      <w:marBottom w:val="0"/>
      <w:divBdr>
        <w:top w:val="none" w:sz="0" w:space="0" w:color="auto"/>
        <w:left w:val="none" w:sz="0" w:space="0" w:color="auto"/>
        <w:bottom w:val="none" w:sz="0" w:space="0" w:color="auto"/>
        <w:right w:val="none" w:sz="0" w:space="0" w:color="auto"/>
      </w:divBdr>
    </w:div>
    <w:div w:id="1673331707">
      <w:marLeft w:val="640"/>
      <w:marRight w:val="0"/>
      <w:marTop w:val="0"/>
      <w:marBottom w:val="0"/>
      <w:divBdr>
        <w:top w:val="none" w:sz="0" w:space="0" w:color="auto"/>
        <w:left w:val="none" w:sz="0" w:space="0" w:color="auto"/>
        <w:bottom w:val="none" w:sz="0" w:space="0" w:color="auto"/>
        <w:right w:val="none" w:sz="0" w:space="0" w:color="auto"/>
      </w:divBdr>
    </w:div>
    <w:div w:id="1673680533">
      <w:marLeft w:val="640"/>
      <w:marRight w:val="0"/>
      <w:marTop w:val="0"/>
      <w:marBottom w:val="0"/>
      <w:divBdr>
        <w:top w:val="none" w:sz="0" w:space="0" w:color="auto"/>
        <w:left w:val="none" w:sz="0" w:space="0" w:color="auto"/>
        <w:bottom w:val="none" w:sz="0" w:space="0" w:color="auto"/>
        <w:right w:val="none" w:sz="0" w:space="0" w:color="auto"/>
      </w:divBdr>
    </w:div>
    <w:div w:id="1674840077">
      <w:bodyDiv w:val="1"/>
      <w:marLeft w:val="0"/>
      <w:marRight w:val="0"/>
      <w:marTop w:val="0"/>
      <w:marBottom w:val="0"/>
      <w:divBdr>
        <w:top w:val="none" w:sz="0" w:space="0" w:color="auto"/>
        <w:left w:val="none" w:sz="0" w:space="0" w:color="auto"/>
        <w:bottom w:val="none" w:sz="0" w:space="0" w:color="auto"/>
        <w:right w:val="none" w:sz="0" w:space="0" w:color="auto"/>
      </w:divBdr>
      <w:divsChild>
        <w:div w:id="620930">
          <w:marLeft w:val="640"/>
          <w:marRight w:val="0"/>
          <w:marTop w:val="0"/>
          <w:marBottom w:val="0"/>
          <w:divBdr>
            <w:top w:val="none" w:sz="0" w:space="0" w:color="auto"/>
            <w:left w:val="none" w:sz="0" w:space="0" w:color="auto"/>
            <w:bottom w:val="none" w:sz="0" w:space="0" w:color="auto"/>
            <w:right w:val="none" w:sz="0" w:space="0" w:color="auto"/>
          </w:divBdr>
        </w:div>
        <w:div w:id="3215339">
          <w:marLeft w:val="640"/>
          <w:marRight w:val="0"/>
          <w:marTop w:val="0"/>
          <w:marBottom w:val="0"/>
          <w:divBdr>
            <w:top w:val="none" w:sz="0" w:space="0" w:color="auto"/>
            <w:left w:val="none" w:sz="0" w:space="0" w:color="auto"/>
            <w:bottom w:val="none" w:sz="0" w:space="0" w:color="auto"/>
            <w:right w:val="none" w:sz="0" w:space="0" w:color="auto"/>
          </w:divBdr>
        </w:div>
        <w:div w:id="21593069">
          <w:marLeft w:val="640"/>
          <w:marRight w:val="0"/>
          <w:marTop w:val="0"/>
          <w:marBottom w:val="0"/>
          <w:divBdr>
            <w:top w:val="none" w:sz="0" w:space="0" w:color="auto"/>
            <w:left w:val="none" w:sz="0" w:space="0" w:color="auto"/>
            <w:bottom w:val="none" w:sz="0" w:space="0" w:color="auto"/>
            <w:right w:val="none" w:sz="0" w:space="0" w:color="auto"/>
          </w:divBdr>
        </w:div>
        <w:div w:id="88696097">
          <w:marLeft w:val="640"/>
          <w:marRight w:val="0"/>
          <w:marTop w:val="0"/>
          <w:marBottom w:val="0"/>
          <w:divBdr>
            <w:top w:val="none" w:sz="0" w:space="0" w:color="auto"/>
            <w:left w:val="none" w:sz="0" w:space="0" w:color="auto"/>
            <w:bottom w:val="none" w:sz="0" w:space="0" w:color="auto"/>
            <w:right w:val="none" w:sz="0" w:space="0" w:color="auto"/>
          </w:divBdr>
        </w:div>
        <w:div w:id="89593863">
          <w:marLeft w:val="640"/>
          <w:marRight w:val="0"/>
          <w:marTop w:val="0"/>
          <w:marBottom w:val="0"/>
          <w:divBdr>
            <w:top w:val="none" w:sz="0" w:space="0" w:color="auto"/>
            <w:left w:val="none" w:sz="0" w:space="0" w:color="auto"/>
            <w:bottom w:val="none" w:sz="0" w:space="0" w:color="auto"/>
            <w:right w:val="none" w:sz="0" w:space="0" w:color="auto"/>
          </w:divBdr>
        </w:div>
        <w:div w:id="98723616">
          <w:marLeft w:val="640"/>
          <w:marRight w:val="0"/>
          <w:marTop w:val="0"/>
          <w:marBottom w:val="0"/>
          <w:divBdr>
            <w:top w:val="none" w:sz="0" w:space="0" w:color="auto"/>
            <w:left w:val="none" w:sz="0" w:space="0" w:color="auto"/>
            <w:bottom w:val="none" w:sz="0" w:space="0" w:color="auto"/>
            <w:right w:val="none" w:sz="0" w:space="0" w:color="auto"/>
          </w:divBdr>
        </w:div>
        <w:div w:id="118115642">
          <w:marLeft w:val="640"/>
          <w:marRight w:val="0"/>
          <w:marTop w:val="0"/>
          <w:marBottom w:val="0"/>
          <w:divBdr>
            <w:top w:val="none" w:sz="0" w:space="0" w:color="auto"/>
            <w:left w:val="none" w:sz="0" w:space="0" w:color="auto"/>
            <w:bottom w:val="none" w:sz="0" w:space="0" w:color="auto"/>
            <w:right w:val="none" w:sz="0" w:space="0" w:color="auto"/>
          </w:divBdr>
        </w:div>
        <w:div w:id="147673282">
          <w:marLeft w:val="640"/>
          <w:marRight w:val="0"/>
          <w:marTop w:val="0"/>
          <w:marBottom w:val="0"/>
          <w:divBdr>
            <w:top w:val="none" w:sz="0" w:space="0" w:color="auto"/>
            <w:left w:val="none" w:sz="0" w:space="0" w:color="auto"/>
            <w:bottom w:val="none" w:sz="0" w:space="0" w:color="auto"/>
            <w:right w:val="none" w:sz="0" w:space="0" w:color="auto"/>
          </w:divBdr>
        </w:div>
        <w:div w:id="171653905">
          <w:marLeft w:val="640"/>
          <w:marRight w:val="0"/>
          <w:marTop w:val="0"/>
          <w:marBottom w:val="0"/>
          <w:divBdr>
            <w:top w:val="none" w:sz="0" w:space="0" w:color="auto"/>
            <w:left w:val="none" w:sz="0" w:space="0" w:color="auto"/>
            <w:bottom w:val="none" w:sz="0" w:space="0" w:color="auto"/>
            <w:right w:val="none" w:sz="0" w:space="0" w:color="auto"/>
          </w:divBdr>
        </w:div>
        <w:div w:id="185339879">
          <w:marLeft w:val="640"/>
          <w:marRight w:val="0"/>
          <w:marTop w:val="0"/>
          <w:marBottom w:val="0"/>
          <w:divBdr>
            <w:top w:val="none" w:sz="0" w:space="0" w:color="auto"/>
            <w:left w:val="none" w:sz="0" w:space="0" w:color="auto"/>
            <w:bottom w:val="none" w:sz="0" w:space="0" w:color="auto"/>
            <w:right w:val="none" w:sz="0" w:space="0" w:color="auto"/>
          </w:divBdr>
        </w:div>
        <w:div w:id="186918263">
          <w:marLeft w:val="640"/>
          <w:marRight w:val="0"/>
          <w:marTop w:val="0"/>
          <w:marBottom w:val="0"/>
          <w:divBdr>
            <w:top w:val="none" w:sz="0" w:space="0" w:color="auto"/>
            <w:left w:val="none" w:sz="0" w:space="0" w:color="auto"/>
            <w:bottom w:val="none" w:sz="0" w:space="0" w:color="auto"/>
            <w:right w:val="none" w:sz="0" w:space="0" w:color="auto"/>
          </w:divBdr>
        </w:div>
        <w:div w:id="196354216">
          <w:marLeft w:val="640"/>
          <w:marRight w:val="0"/>
          <w:marTop w:val="0"/>
          <w:marBottom w:val="0"/>
          <w:divBdr>
            <w:top w:val="none" w:sz="0" w:space="0" w:color="auto"/>
            <w:left w:val="none" w:sz="0" w:space="0" w:color="auto"/>
            <w:bottom w:val="none" w:sz="0" w:space="0" w:color="auto"/>
            <w:right w:val="none" w:sz="0" w:space="0" w:color="auto"/>
          </w:divBdr>
        </w:div>
        <w:div w:id="197201391">
          <w:marLeft w:val="640"/>
          <w:marRight w:val="0"/>
          <w:marTop w:val="0"/>
          <w:marBottom w:val="0"/>
          <w:divBdr>
            <w:top w:val="none" w:sz="0" w:space="0" w:color="auto"/>
            <w:left w:val="none" w:sz="0" w:space="0" w:color="auto"/>
            <w:bottom w:val="none" w:sz="0" w:space="0" w:color="auto"/>
            <w:right w:val="none" w:sz="0" w:space="0" w:color="auto"/>
          </w:divBdr>
        </w:div>
        <w:div w:id="216281820">
          <w:marLeft w:val="640"/>
          <w:marRight w:val="0"/>
          <w:marTop w:val="0"/>
          <w:marBottom w:val="0"/>
          <w:divBdr>
            <w:top w:val="none" w:sz="0" w:space="0" w:color="auto"/>
            <w:left w:val="none" w:sz="0" w:space="0" w:color="auto"/>
            <w:bottom w:val="none" w:sz="0" w:space="0" w:color="auto"/>
            <w:right w:val="none" w:sz="0" w:space="0" w:color="auto"/>
          </w:divBdr>
        </w:div>
        <w:div w:id="218053925">
          <w:marLeft w:val="640"/>
          <w:marRight w:val="0"/>
          <w:marTop w:val="0"/>
          <w:marBottom w:val="0"/>
          <w:divBdr>
            <w:top w:val="none" w:sz="0" w:space="0" w:color="auto"/>
            <w:left w:val="none" w:sz="0" w:space="0" w:color="auto"/>
            <w:bottom w:val="none" w:sz="0" w:space="0" w:color="auto"/>
            <w:right w:val="none" w:sz="0" w:space="0" w:color="auto"/>
          </w:divBdr>
        </w:div>
        <w:div w:id="249389329">
          <w:marLeft w:val="640"/>
          <w:marRight w:val="0"/>
          <w:marTop w:val="0"/>
          <w:marBottom w:val="0"/>
          <w:divBdr>
            <w:top w:val="none" w:sz="0" w:space="0" w:color="auto"/>
            <w:left w:val="none" w:sz="0" w:space="0" w:color="auto"/>
            <w:bottom w:val="none" w:sz="0" w:space="0" w:color="auto"/>
            <w:right w:val="none" w:sz="0" w:space="0" w:color="auto"/>
          </w:divBdr>
        </w:div>
        <w:div w:id="282855946">
          <w:marLeft w:val="640"/>
          <w:marRight w:val="0"/>
          <w:marTop w:val="0"/>
          <w:marBottom w:val="0"/>
          <w:divBdr>
            <w:top w:val="none" w:sz="0" w:space="0" w:color="auto"/>
            <w:left w:val="none" w:sz="0" w:space="0" w:color="auto"/>
            <w:bottom w:val="none" w:sz="0" w:space="0" w:color="auto"/>
            <w:right w:val="none" w:sz="0" w:space="0" w:color="auto"/>
          </w:divBdr>
        </w:div>
        <w:div w:id="315647910">
          <w:marLeft w:val="640"/>
          <w:marRight w:val="0"/>
          <w:marTop w:val="0"/>
          <w:marBottom w:val="0"/>
          <w:divBdr>
            <w:top w:val="none" w:sz="0" w:space="0" w:color="auto"/>
            <w:left w:val="none" w:sz="0" w:space="0" w:color="auto"/>
            <w:bottom w:val="none" w:sz="0" w:space="0" w:color="auto"/>
            <w:right w:val="none" w:sz="0" w:space="0" w:color="auto"/>
          </w:divBdr>
        </w:div>
        <w:div w:id="319231765">
          <w:marLeft w:val="640"/>
          <w:marRight w:val="0"/>
          <w:marTop w:val="0"/>
          <w:marBottom w:val="0"/>
          <w:divBdr>
            <w:top w:val="none" w:sz="0" w:space="0" w:color="auto"/>
            <w:left w:val="none" w:sz="0" w:space="0" w:color="auto"/>
            <w:bottom w:val="none" w:sz="0" w:space="0" w:color="auto"/>
            <w:right w:val="none" w:sz="0" w:space="0" w:color="auto"/>
          </w:divBdr>
        </w:div>
        <w:div w:id="332682118">
          <w:marLeft w:val="640"/>
          <w:marRight w:val="0"/>
          <w:marTop w:val="0"/>
          <w:marBottom w:val="0"/>
          <w:divBdr>
            <w:top w:val="none" w:sz="0" w:space="0" w:color="auto"/>
            <w:left w:val="none" w:sz="0" w:space="0" w:color="auto"/>
            <w:bottom w:val="none" w:sz="0" w:space="0" w:color="auto"/>
            <w:right w:val="none" w:sz="0" w:space="0" w:color="auto"/>
          </w:divBdr>
        </w:div>
        <w:div w:id="346568853">
          <w:marLeft w:val="640"/>
          <w:marRight w:val="0"/>
          <w:marTop w:val="0"/>
          <w:marBottom w:val="0"/>
          <w:divBdr>
            <w:top w:val="none" w:sz="0" w:space="0" w:color="auto"/>
            <w:left w:val="none" w:sz="0" w:space="0" w:color="auto"/>
            <w:bottom w:val="none" w:sz="0" w:space="0" w:color="auto"/>
            <w:right w:val="none" w:sz="0" w:space="0" w:color="auto"/>
          </w:divBdr>
        </w:div>
        <w:div w:id="350764769">
          <w:marLeft w:val="640"/>
          <w:marRight w:val="0"/>
          <w:marTop w:val="0"/>
          <w:marBottom w:val="0"/>
          <w:divBdr>
            <w:top w:val="none" w:sz="0" w:space="0" w:color="auto"/>
            <w:left w:val="none" w:sz="0" w:space="0" w:color="auto"/>
            <w:bottom w:val="none" w:sz="0" w:space="0" w:color="auto"/>
            <w:right w:val="none" w:sz="0" w:space="0" w:color="auto"/>
          </w:divBdr>
        </w:div>
        <w:div w:id="355548392">
          <w:marLeft w:val="640"/>
          <w:marRight w:val="0"/>
          <w:marTop w:val="0"/>
          <w:marBottom w:val="0"/>
          <w:divBdr>
            <w:top w:val="none" w:sz="0" w:space="0" w:color="auto"/>
            <w:left w:val="none" w:sz="0" w:space="0" w:color="auto"/>
            <w:bottom w:val="none" w:sz="0" w:space="0" w:color="auto"/>
            <w:right w:val="none" w:sz="0" w:space="0" w:color="auto"/>
          </w:divBdr>
        </w:div>
        <w:div w:id="382604857">
          <w:marLeft w:val="640"/>
          <w:marRight w:val="0"/>
          <w:marTop w:val="0"/>
          <w:marBottom w:val="0"/>
          <w:divBdr>
            <w:top w:val="none" w:sz="0" w:space="0" w:color="auto"/>
            <w:left w:val="none" w:sz="0" w:space="0" w:color="auto"/>
            <w:bottom w:val="none" w:sz="0" w:space="0" w:color="auto"/>
            <w:right w:val="none" w:sz="0" w:space="0" w:color="auto"/>
          </w:divBdr>
        </w:div>
        <w:div w:id="384067965">
          <w:marLeft w:val="640"/>
          <w:marRight w:val="0"/>
          <w:marTop w:val="0"/>
          <w:marBottom w:val="0"/>
          <w:divBdr>
            <w:top w:val="none" w:sz="0" w:space="0" w:color="auto"/>
            <w:left w:val="none" w:sz="0" w:space="0" w:color="auto"/>
            <w:bottom w:val="none" w:sz="0" w:space="0" w:color="auto"/>
            <w:right w:val="none" w:sz="0" w:space="0" w:color="auto"/>
          </w:divBdr>
        </w:div>
        <w:div w:id="416680954">
          <w:marLeft w:val="640"/>
          <w:marRight w:val="0"/>
          <w:marTop w:val="0"/>
          <w:marBottom w:val="0"/>
          <w:divBdr>
            <w:top w:val="none" w:sz="0" w:space="0" w:color="auto"/>
            <w:left w:val="none" w:sz="0" w:space="0" w:color="auto"/>
            <w:bottom w:val="none" w:sz="0" w:space="0" w:color="auto"/>
            <w:right w:val="none" w:sz="0" w:space="0" w:color="auto"/>
          </w:divBdr>
        </w:div>
        <w:div w:id="439692101">
          <w:marLeft w:val="640"/>
          <w:marRight w:val="0"/>
          <w:marTop w:val="0"/>
          <w:marBottom w:val="0"/>
          <w:divBdr>
            <w:top w:val="none" w:sz="0" w:space="0" w:color="auto"/>
            <w:left w:val="none" w:sz="0" w:space="0" w:color="auto"/>
            <w:bottom w:val="none" w:sz="0" w:space="0" w:color="auto"/>
            <w:right w:val="none" w:sz="0" w:space="0" w:color="auto"/>
          </w:divBdr>
        </w:div>
        <w:div w:id="448861188">
          <w:marLeft w:val="640"/>
          <w:marRight w:val="0"/>
          <w:marTop w:val="0"/>
          <w:marBottom w:val="0"/>
          <w:divBdr>
            <w:top w:val="none" w:sz="0" w:space="0" w:color="auto"/>
            <w:left w:val="none" w:sz="0" w:space="0" w:color="auto"/>
            <w:bottom w:val="none" w:sz="0" w:space="0" w:color="auto"/>
            <w:right w:val="none" w:sz="0" w:space="0" w:color="auto"/>
          </w:divBdr>
        </w:div>
        <w:div w:id="475144228">
          <w:marLeft w:val="640"/>
          <w:marRight w:val="0"/>
          <w:marTop w:val="0"/>
          <w:marBottom w:val="0"/>
          <w:divBdr>
            <w:top w:val="none" w:sz="0" w:space="0" w:color="auto"/>
            <w:left w:val="none" w:sz="0" w:space="0" w:color="auto"/>
            <w:bottom w:val="none" w:sz="0" w:space="0" w:color="auto"/>
            <w:right w:val="none" w:sz="0" w:space="0" w:color="auto"/>
          </w:divBdr>
        </w:div>
        <w:div w:id="484780791">
          <w:marLeft w:val="640"/>
          <w:marRight w:val="0"/>
          <w:marTop w:val="0"/>
          <w:marBottom w:val="0"/>
          <w:divBdr>
            <w:top w:val="none" w:sz="0" w:space="0" w:color="auto"/>
            <w:left w:val="none" w:sz="0" w:space="0" w:color="auto"/>
            <w:bottom w:val="none" w:sz="0" w:space="0" w:color="auto"/>
            <w:right w:val="none" w:sz="0" w:space="0" w:color="auto"/>
          </w:divBdr>
        </w:div>
        <w:div w:id="488903641">
          <w:marLeft w:val="640"/>
          <w:marRight w:val="0"/>
          <w:marTop w:val="0"/>
          <w:marBottom w:val="0"/>
          <w:divBdr>
            <w:top w:val="none" w:sz="0" w:space="0" w:color="auto"/>
            <w:left w:val="none" w:sz="0" w:space="0" w:color="auto"/>
            <w:bottom w:val="none" w:sz="0" w:space="0" w:color="auto"/>
            <w:right w:val="none" w:sz="0" w:space="0" w:color="auto"/>
          </w:divBdr>
        </w:div>
        <w:div w:id="494804344">
          <w:marLeft w:val="640"/>
          <w:marRight w:val="0"/>
          <w:marTop w:val="0"/>
          <w:marBottom w:val="0"/>
          <w:divBdr>
            <w:top w:val="none" w:sz="0" w:space="0" w:color="auto"/>
            <w:left w:val="none" w:sz="0" w:space="0" w:color="auto"/>
            <w:bottom w:val="none" w:sz="0" w:space="0" w:color="auto"/>
            <w:right w:val="none" w:sz="0" w:space="0" w:color="auto"/>
          </w:divBdr>
        </w:div>
        <w:div w:id="496263855">
          <w:marLeft w:val="640"/>
          <w:marRight w:val="0"/>
          <w:marTop w:val="0"/>
          <w:marBottom w:val="0"/>
          <w:divBdr>
            <w:top w:val="none" w:sz="0" w:space="0" w:color="auto"/>
            <w:left w:val="none" w:sz="0" w:space="0" w:color="auto"/>
            <w:bottom w:val="none" w:sz="0" w:space="0" w:color="auto"/>
            <w:right w:val="none" w:sz="0" w:space="0" w:color="auto"/>
          </w:divBdr>
        </w:div>
        <w:div w:id="502816507">
          <w:marLeft w:val="640"/>
          <w:marRight w:val="0"/>
          <w:marTop w:val="0"/>
          <w:marBottom w:val="0"/>
          <w:divBdr>
            <w:top w:val="none" w:sz="0" w:space="0" w:color="auto"/>
            <w:left w:val="none" w:sz="0" w:space="0" w:color="auto"/>
            <w:bottom w:val="none" w:sz="0" w:space="0" w:color="auto"/>
            <w:right w:val="none" w:sz="0" w:space="0" w:color="auto"/>
          </w:divBdr>
        </w:div>
        <w:div w:id="502859872">
          <w:marLeft w:val="640"/>
          <w:marRight w:val="0"/>
          <w:marTop w:val="0"/>
          <w:marBottom w:val="0"/>
          <w:divBdr>
            <w:top w:val="none" w:sz="0" w:space="0" w:color="auto"/>
            <w:left w:val="none" w:sz="0" w:space="0" w:color="auto"/>
            <w:bottom w:val="none" w:sz="0" w:space="0" w:color="auto"/>
            <w:right w:val="none" w:sz="0" w:space="0" w:color="auto"/>
          </w:divBdr>
        </w:div>
        <w:div w:id="507604344">
          <w:marLeft w:val="640"/>
          <w:marRight w:val="0"/>
          <w:marTop w:val="0"/>
          <w:marBottom w:val="0"/>
          <w:divBdr>
            <w:top w:val="none" w:sz="0" w:space="0" w:color="auto"/>
            <w:left w:val="none" w:sz="0" w:space="0" w:color="auto"/>
            <w:bottom w:val="none" w:sz="0" w:space="0" w:color="auto"/>
            <w:right w:val="none" w:sz="0" w:space="0" w:color="auto"/>
          </w:divBdr>
        </w:div>
        <w:div w:id="508911037">
          <w:marLeft w:val="640"/>
          <w:marRight w:val="0"/>
          <w:marTop w:val="0"/>
          <w:marBottom w:val="0"/>
          <w:divBdr>
            <w:top w:val="none" w:sz="0" w:space="0" w:color="auto"/>
            <w:left w:val="none" w:sz="0" w:space="0" w:color="auto"/>
            <w:bottom w:val="none" w:sz="0" w:space="0" w:color="auto"/>
            <w:right w:val="none" w:sz="0" w:space="0" w:color="auto"/>
          </w:divBdr>
        </w:div>
        <w:div w:id="509029338">
          <w:marLeft w:val="640"/>
          <w:marRight w:val="0"/>
          <w:marTop w:val="0"/>
          <w:marBottom w:val="0"/>
          <w:divBdr>
            <w:top w:val="none" w:sz="0" w:space="0" w:color="auto"/>
            <w:left w:val="none" w:sz="0" w:space="0" w:color="auto"/>
            <w:bottom w:val="none" w:sz="0" w:space="0" w:color="auto"/>
            <w:right w:val="none" w:sz="0" w:space="0" w:color="auto"/>
          </w:divBdr>
        </w:div>
        <w:div w:id="535971000">
          <w:marLeft w:val="640"/>
          <w:marRight w:val="0"/>
          <w:marTop w:val="0"/>
          <w:marBottom w:val="0"/>
          <w:divBdr>
            <w:top w:val="none" w:sz="0" w:space="0" w:color="auto"/>
            <w:left w:val="none" w:sz="0" w:space="0" w:color="auto"/>
            <w:bottom w:val="none" w:sz="0" w:space="0" w:color="auto"/>
            <w:right w:val="none" w:sz="0" w:space="0" w:color="auto"/>
          </w:divBdr>
        </w:div>
        <w:div w:id="570195348">
          <w:marLeft w:val="640"/>
          <w:marRight w:val="0"/>
          <w:marTop w:val="0"/>
          <w:marBottom w:val="0"/>
          <w:divBdr>
            <w:top w:val="none" w:sz="0" w:space="0" w:color="auto"/>
            <w:left w:val="none" w:sz="0" w:space="0" w:color="auto"/>
            <w:bottom w:val="none" w:sz="0" w:space="0" w:color="auto"/>
            <w:right w:val="none" w:sz="0" w:space="0" w:color="auto"/>
          </w:divBdr>
        </w:div>
        <w:div w:id="571965244">
          <w:marLeft w:val="640"/>
          <w:marRight w:val="0"/>
          <w:marTop w:val="0"/>
          <w:marBottom w:val="0"/>
          <w:divBdr>
            <w:top w:val="none" w:sz="0" w:space="0" w:color="auto"/>
            <w:left w:val="none" w:sz="0" w:space="0" w:color="auto"/>
            <w:bottom w:val="none" w:sz="0" w:space="0" w:color="auto"/>
            <w:right w:val="none" w:sz="0" w:space="0" w:color="auto"/>
          </w:divBdr>
        </w:div>
        <w:div w:id="638075779">
          <w:marLeft w:val="640"/>
          <w:marRight w:val="0"/>
          <w:marTop w:val="0"/>
          <w:marBottom w:val="0"/>
          <w:divBdr>
            <w:top w:val="none" w:sz="0" w:space="0" w:color="auto"/>
            <w:left w:val="none" w:sz="0" w:space="0" w:color="auto"/>
            <w:bottom w:val="none" w:sz="0" w:space="0" w:color="auto"/>
            <w:right w:val="none" w:sz="0" w:space="0" w:color="auto"/>
          </w:divBdr>
        </w:div>
        <w:div w:id="638923710">
          <w:marLeft w:val="640"/>
          <w:marRight w:val="0"/>
          <w:marTop w:val="0"/>
          <w:marBottom w:val="0"/>
          <w:divBdr>
            <w:top w:val="none" w:sz="0" w:space="0" w:color="auto"/>
            <w:left w:val="none" w:sz="0" w:space="0" w:color="auto"/>
            <w:bottom w:val="none" w:sz="0" w:space="0" w:color="auto"/>
            <w:right w:val="none" w:sz="0" w:space="0" w:color="auto"/>
          </w:divBdr>
        </w:div>
        <w:div w:id="682631116">
          <w:marLeft w:val="640"/>
          <w:marRight w:val="0"/>
          <w:marTop w:val="0"/>
          <w:marBottom w:val="0"/>
          <w:divBdr>
            <w:top w:val="none" w:sz="0" w:space="0" w:color="auto"/>
            <w:left w:val="none" w:sz="0" w:space="0" w:color="auto"/>
            <w:bottom w:val="none" w:sz="0" w:space="0" w:color="auto"/>
            <w:right w:val="none" w:sz="0" w:space="0" w:color="auto"/>
          </w:divBdr>
        </w:div>
        <w:div w:id="754084603">
          <w:marLeft w:val="640"/>
          <w:marRight w:val="0"/>
          <w:marTop w:val="0"/>
          <w:marBottom w:val="0"/>
          <w:divBdr>
            <w:top w:val="none" w:sz="0" w:space="0" w:color="auto"/>
            <w:left w:val="none" w:sz="0" w:space="0" w:color="auto"/>
            <w:bottom w:val="none" w:sz="0" w:space="0" w:color="auto"/>
            <w:right w:val="none" w:sz="0" w:space="0" w:color="auto"/>
          </w:divBdr>
        </w:div>
        <w:div w:id="791939181">
          <w:marLeft w:val="640"/>
          <w:marRight w:val="0"/>
          <w:marTop w:val="0"/>
          <w:marBottom w:val="0"/>
          <w:divBdr>
            <w:top w:val="none" w:sz="0" w:space="0" w:color="auto"/>
            <w:left w:val="none" w:sz="0" w:space="0" w:color="auto"/>
            <w:bottom w:val="none" w:sz="0" w:space="0" w:color="auto"/>
            <w:right w:val="none" w:sz="0" w:space="0" w:color="auto"/>
          </w:divBdr>
        </w:div>
        <w:div w:id="821046804">
          <w:marLeft w:val="640"/>
          <w:marRight w:val="0"/>
          <w:marTop w:val="0"/>
          <w:marBottom w:val="0"/>
          <w:divBdr>
            <w:top w:val="none" w:sz="0" w:space="0" w:color="auto"/>
            <w:left w:val="none" w:sz="0" w:space="0" w:color="auto"/>
            <w:bottom w:val="none" w:sz="0" w:space="0" w:color="auto"/>
            <w:right w:val="none" w:sz="0" w:space="0" w:color="auto"/>
          </w:divBdr>
        </w:div>
        <w:div w:id="844709316">
          <w:marLeft w:val="640"/>
          <w:marRight w:val="0"/>
          <w:marTop w:val="0"/>
          <w:marBottom w:val="0"/>
          <w:divBdr>
            <w:top w:val="none" w:sz="0" w:space="0" w:color="auto"/>
            <w:left w:val="none" w:sz="0" w:space="0" w:color="auto"/>
            <w:bottom w:val="none" w:sz="0" w:space="0" w:color="auto"/>
            <w:right w:val="none" w:sz="0" w:space="0" w:color="auto"/>
          </w:divBdr>
        </w:div>
        <w:div w:id="850220616">
          <w:marLeft w:val="640"/>
          <w:marRight w:val="0"/>
          <w:marTop w:val="0"/>
          <w:marBottom w:val="0"/>
          <w:divBdr>
            <w:top w:val="none" w:sz="0" w:space="0" w:color="auto"/>
            <w:left w:val="none" w:sz="0" w:space="0" w:color="auto"/>
            <w:bottom w:val="none" w:sz="0" w:space="0" w:color="auto"/>
            <w:right w:val="none" w:sz="0" w:space="0" w:color="auto"/>
          </w:divBdr>
        </w:div>
        <w:div w:id="866066314">
          <w:marLeft w:val="640"/>
          <w:marRight w:val="0"/>
          <w:marTop w:val="0"/>
          <w:marBottom w:val="0"/>
          <w:divBdr>
            <w:top w:val="none" w:sz="0" w:space="0" w:color="auto"/>
            <w:left w:val="none" w:sz="0" w:space="0" w:color="auto"/>
            <w:bottom w:val="none" w:sz="0" w:space="0" w:color="auto"/>
            <w:right w:val="none" w:sz="0" w:space="0" w:color="auto"/>
          </w:divBdr>
        </w:div>
        <w:div w:id="1008869158">
          <w:marLeft w:val="640"/>
          <w:marRight w:val="0"/>
          <w:marTop w:val="0"/>
          <w:marBottom w:val="0"/>
          <w:divBdr>
            <w:top w:val="none" w:sz="0" w:space="0" w:color="auto"/>
            <w:left w:val="none" w:sz="0" w:space="0" w:color="auto"/>
            <w:bottom w:val="none" w:sz="0" w:space="0" w:color="auto"/>
            <w:right w:val="none" w:sz="0" w:space="0" w:color="auto"/>
          </w:divBdr>
        </w:div>
        <w:div w:id="1009259472">
          <w:marLeft w:val="640"/>
          <w:marRight w:val="0"/>
          <w:marTop w:val="0"/>
          <w:marBottom w:val="0"/>
          <w:divBdr>
            <w:top w:val="none" w:sz="0" w:space="0" w:color="auto"/>
            <w:left w:val="none" w:sz="0" w:space="0" w:color="auto"/>
            <w:bottom w:val="none" w:sz="0" w:space="0" w:color="auto"/>
            <w:right w:val="none" w:sz="0" w:space="0" w:color="auto"/>
          </w:divBdr>
        </w:div>
        <w:div w:id="1035538497">
          <w:marLeft w:val="640"/>
          <w:marRight w:val="0"/>
          <w:marTop w:val="0"/>
          <w:marBottom w:val="0"/>
          <w:divBdr>
            <w:top w:val="none" w:sz="0" w:space="0" w:color="auto"/>
            <w:left w:val="none" w:sz="0" w:space="0" w:color="auto"/>
            <w:bottom w:val="none" w:sz="0" w:space="0" w:color="auto"/>
            <w:right w:val="none" w:sz="0" w:space="0" w:color="auto"/>
          </w:divBdr>
        </w:div>
        <w:div w:id="1037006676">
          <w:marLeft w:val="640"/>
          <w:marRight w:val="0"/>
          <w:marTop w:val="0"/>
          <w:marBottom w:val="0"/>
          <w:divBdr>
            <w:top w:val="none" w:sz="0" w:space="0" w:color="auto"/>
            <w:left w:val="none" w:sz="0" w:space="0" w:color="auto"/>
            <w:bottom w:val="none" w:sz="0" w:space="0" w:color="auto"/>
            <w:right w:val="none" w:sz="0" w:space="0" w:color="auto"/>
          </w:divBdr>
        </w:div>
        <w:div w:id="1060985714">
          <w:marLeft w:val="640"/>
          <w:marRight w:val="0"/>
          <w:marTop w:val="0"/>
          <w:marBottom w:val="0"/>
          <w:divBdr>
            <w:top w:val="none" w:sz="0" w:space="0" w:color="auto"/>
            <w:left w:val="none" w:sz="0" w:space="0" w:color="auto"/>
            <w:bottom w:val="none" w:sz="0" w:space="0" w:color="auto"/>
            <w:right w:val="none" w:sz="0" w:space="0" w:color="auto"/>
          </w:divBdr>
        </w:div>
        <w:div w:id="1064259216">
          <w:marLeft w:val="640"/>
          <w:marRight w:val="0"/>
          <w:marTop w:val="0"/>
          <w:marBottom w:val="0"/>
          <w:divBdr>
            <w:top w:val="none" w:sz="0" w:space="0" w:color="auto"/>
            <w:left w:val="none" w:sz="0" w:space="0" w:color="auto"/>
            <w:bottom w:val="none" w:sz="0" w:space="0" w:color="auto"/>
            <w:right w:val="none" w:sz="0" w:space="0" w:color="auto"/>
          </w:divBdr>
        </w:div>
        <w:div w:id="1064909903">
          <w:marLeft w:val="640"/>
          <w:marRight w:val="0"/>
          <w:marTop w:val="0"/>
          <w:marBottom w:val="0"/>
          <w:divBdr>
            <w:top w:val="none" w:sz="0" w:space="0" w:color="auto"/>
            <w:left w:val="none" w:sz="0" w:space="0" w:color="auto"/>
            <w:bottom w:val="none" w:sz="0" w:space="0" w:color="auto"/>
            <w:right w:val="none" w:sz="0" w:space="0" w:color="auto"/>
          </w:divBdr>
        </w:div>
        <w:div w:id="1113397980">
          <w:marLeft w:val="640"/>
          <w:marRight w:val="0"/>
          <w:marTop w:val="0"/>
          <w:marBottom w:val="0"/>
          <w:divBdr>
            <w:top w:val="none" w:sz="0" w:space="0" w:color="auto"/>
            <w:left w:val="none" w:sz="0" w:space="0" w:color="auto"/>
            <w:bottom w:val="none" w:sz="0" w:space="0" w:color="auto"/>
            <w:right w:val="none" w:sz="0" w:space="0" w:color="auto"/>
          </w:divBdr>
        </w:div>
        <w:div w:id="1147550415">
          <w:marLeft w:val="640"/>
          <w:marRight w:val="0"/>
          <w:marTop w:val="0"/>
          <w:marBottom w:val="0"/>
          <w:divBdr>
            <w:top w:val="none" w:sz="0" w:space="0" w:color="auto"/>
            <w:left w:val="none" w:sz="0" w:space="0" w:color="auto"/>
            <w:bottom w:val="none" w:sz="0" w:space="0" w:color="auto"/>
            <w:right w:val="none" w:sz="0" w:space="0" w:color="auto"/>
          </w:divBdr>
        </w:div>
        <w:div w:id="1206990843">
          <w:marLeft w:val="640"/>
          <w:marRight w:val="0"/>
          <w:marTop w:val="0"/>
          <w:marBottom w:val="0"/>
          <w:divBdr>
            <w:top w:val="none" w:sz="0" w:space="0" w:color="auto"/>
            <w:left w:val="none" w:sz="0" w:space="0" w:color="auto"/>
            <w:bottom w:val="none" w:sz="0" w:space="0" w:color="auto"/>
            <w:right w:val="none" w:sz="0" w:space="0" w:color="auto"/>
          </w:divBdr>
        </w:div>
        <w:div w:id="1243177057">
          <w:marLeft w:val="640"/>
          <w:marRight w:val="0"/>
          <w:marTop w:val="0"/>
          <w:marBottom w:val="0"/>
          <w:divBdr>
            <w:top w:val="none" w:sz="0" w:space="0" w:color="auto"/>
            <w:left w:val="none" w:sz="0" w:space="0" w:color="auto"/>
            <w:bottom w:val="none" w:sz="0" w:space="0" w:color="auto"/>
            <w:right w:val="none" w:sz="0" w:space="0" w:color="auto"/>
          </w:divBdr>
        </w:div>
        <w:div w:id="1249850968">
          <w:marLeft w:val="640"/>
          <w:marRight w:val="0"/>
          <w:marTop w:val="0"/>
          <w:marBottom w:val="0"/>
          <w:divBdr>
            <w:top w:val="none" w:sz="0" w:space="0" w:color="auto"/>
            <w:left w:val="none" w:sz="0" w:space="0" w:color="auto"/>
            <w:bottom w:val="none" w:sz="0" w:space="0" w:color="auto"/>
            <w:right w:val="none" w:sz="0" w:space="0" w:color="auto"/>
          </w:divBdr>
        </w:div>
        <w:div w:id="1258101354">
          <w:marLeft w:val="640"/>
          <w:marRight w:val="0"/>
          <w:marTop w:val="0"/>
          <w:marBottom w:val="0"/>
          <w:divBdr>
            <w:top w:val="none" w:sz="0" w:space="0" w:color="auto"/>
            <w:left w:val="none" w:sz="0" w:space="0" w:color="auto"/>
            <w:bottom w:val="none" w:sz="0" w:space="0" w:color="auto"/>
            <w:right w:val="none" w:sz="0" w:space="0" w:color="auto"/>
          </w:divBdr>
        </w:div>
        <w:div w:id="1261909957">
          <w:marLeft w:val="640"/>
          <w:marRight w:val="0"/>
          <w:marTop w:val="0"/>
          <w:marBottom w:val="0"/>
          <w:divBdr>
            <w:top w:val="none" w:sz="0" w:space="0" w:color="auto"/>
            <w:left w:val="none" w:sz="0" w:space="0" w:color="auto"/>
            <w:bottom w:val="none" w:sz="0" w:space="0" w:color="auto"/>
            <w:right w:val="none" w:sz="0" w:space="0" w:color="auto"/>
          </w:divBdr>
        </w:div>
        <w:div w:id="1304502607">
          <w:marLeft w:val="640"/>
          <w:marRight w:val="0"/>
          <w:marTop w:val="0"/>
          <w:marBottom w:val="0"/>
          <w:divBdr>
            <w:top w:val="none" w:sz="0" w:space="0" w:color="auto"/>
            <w:left w:val="none" w:sz="0" w:space="0" w:color="auto"/>
            <w:bottom w:val="none" w:sz="0" w:space="0" w:color="auto"/>
            <w:right w:val="none" w:sz="0" w:space="0" w:color="auto"/>
          </w:divBdr>
        </w:div>
        <w:div w:id="1316491601">
          <w:marLeft w:val="640"/>
          <w:marRight w:val="0"/>
          <w:marTop w:val="0"/>
          <w:marBottom w:val="0"/>
          <w:divBdr>
            <w:top w:val="none" w:sz="0" w:space="0" w:color="auto"/>
            <w:left w:val="none" w:sz="0" w:space="0" w:color="auto"/>
            <w:bottom w:val="none" w:sz="0" w:space="0" w:color="auto"/>
            <w:right w:val="none" w:sz="0" w:space="0" w:color="auto"/>
          </w:divBdr>
        </w:div>
        <w:div w:id="1318194554">
          <w:marLeft w:val="640"/>
          <w:marRight w:val="0"/>
          <w:marTop w:val="0"/>
          <w:marBottom w:val="0"/>
          <w:divBdr>
            <w:top w:val="none" w:sz="0" w:space="0" w:color="auto"/>
            <w:left w:val="none" w:sz="0" w:space="0" w:color="auto"/>
            <w:bottom w:val="none" w:sz="0" w:space="0" w:color="auto"/>
            <w:right w:val="none" w:sz="0" w:space="0" w:color="auto"/>
          </w:divBdr>
        </w:div>
        <w:div w:id="1319580930">
          <w:marLeft w:val="640"/>
          <w:marRight w:val="0"/>
          <w:marTop w:val="0"/>
          <w:marBottom w:val="0"/>
          <w:divBdr>
            <w:top w:val="none" w:sz="0" w:space="0" w:color="auto"/>
            <w:left w:val="none" w:sz="0" w:space="0" w:color="auto"/>
            <w:bottom w:val="none" w:sz="0" w:space="0" w:color="auto"/>
            <w:right w:val="none" w:sz="0" w:space="0" w:color="auto"/>
          </w:divBdr>
        </w:div>
        <w:div w:id="1344742797">
          <w:marLeft w:val="640"/>
          <w:marRight w:val="0"/>
          <w:marTop w:val="0"/>
          <w:marBottom w:val="0"/>
          <w:divBdr>
            <w:top w:val="none" w:sz="0" w:space="0" w:color="auto"/>
            <w:left w:val="none" w:sz="0" w:space="0" w:color="auto"/>
            <w:bottom w:val="none" w:sz="0" w:space="0" w:color="auto"/>
            <w:right w:val="none" w:sz="0" w:space="0" w:color="auto"/>
          </w:divBdr>
        </w:div>
        <w:div w:id="1346901973">
          <w:marLeft w:val="640"/>
          <w:marRight w:val="0"/>
          <w:marTop w:val="0"/>
          <w:marBottom w:val="0"/>
          <w:divBdr>
            <w:top w:val="none" w:sz="0" w:space="0" w:color="auto"/>
            <w:left w:val="none" w:sz="0" w:space="0" w:color="auto"/>
            <w:bottom w:val="none" w:sz="0" w:space="0" w:color="auto"/>
            <w:right w:val="none" w:sz="0" w:space="0" w:color="auto"/>
          </w:divBdr>
        </w:div>
        <w:div w:id="1360014109">
          <w:marLeft w:val="640"/>
          <w:marRight w:val="0"/>
          <w:marTop w:val="0"/>
          <w:marBottom w:val="0"/>
          <w:divBdr>
            <w:top w:val="none" w:sz="0" w:space="0" w:color="auto"/>
            <w:left w:val="none" w:sz="0" w:space="0" w:color="auto"/>
            <w:bottom w:val="none" w:sz="0" w:space="0" w:color="auto"/>
            <w:right w:val="none" w:sz="0" w:space="0" w:color="auto"/>
          </w:divBdr>
        </w:div>
        <w:div w:id="1376808061">
          <w:marLeft w:val="640"/>
          <w:marRight w:val="0"/>
          <w:marTop w:val="0"/>
          <w:marBottom w:val="0"/>
          <w:divBdr>
            <w:top w:val="none" w:sz="0" w:space="0" w:color="auto"/>
            <w:left w:val="none" w:sz="0" w:space="0" w:color="auto"/>
            <w:bottom w:val="none" w:sz="0" w:space="0" w:color="auto"/>
            <w:right w:val="none" w:sz="0" w:space="0" w:color="auto"/>
          </w:divBdr>
        </w:div>
        <w:div w:id="1380783268">
          <w:marLeft w:val="640"/>
          <w:marRight w:val="0"/>
          <w:marTop w:val="0"/>
          <w:marBottom w:val="0"/>
          <w:divBdr>
            <w:top w:val="none" w:sz="0" w:space="0" w:color="auto"/>
            <w:left w:val="none" w:sz="0" w:space="0" w:color="auto"/>
            <w:bottom w:val="none" w:sz="0" w:space="0" w:color="auto"/>
            <w:right w:val="none" w:sz="0" w:space="0" w:color="auto"/>
          </w:divBdr>
        </w:div>
        <w:div w:id="1394113030">
          <w:marLeft w:val="640"/>
          <w:marRight w:val="0"/>
          <w:marTop w:val="0"/>
          <w:marBottom w:val="0"/>
          <w:divBdr>
            <w:top w:val="none" w:sz="0" w:space="0" w:color="auto"/>
            <w:left w:val="none" w:sz="0" w:space="0" w:color="auto"/>
            <w:bottom w:val="none" w:sz="0" w:space="0" w:color="auto"/>
            <w:right w:val="none" w:sz="0" w:space="0" w:color="auto"/>
          </w:divBdr>
        </w:div>
        <w:div w:id="1398672197">
          <w:marLeft w:val="640"/>
          <w:marRight w:val="0"/>
          <w:marTop w:val="0"/>
          <w:marBottom w:val="0"/>
          <w:divBdr>
            <w:top w:val="none" w:sz="0" w:space="0" w:color="auto"/>
            <w:left w:val="none" w:sz="0" w:space="0" w:color="auto"/>
            <w:bottom w:val="none" w:sz="0" w:space="0" w:color="auto"/>
            <w:right w:val="none" w:sz="0" w:space="0" w:color="auto"/>
          </w:divBdr>
        </w:div>
        <w:div w:id="1425614161">
          <w:marLeft w:val="640"/>
          <w:marRight w:val="0"/>
          <w:marTop w:val="0"/>
          <w:marBottom w:val="0"/>
          <w:divBdr>
            <w:top w:val="none" w:sz="0" w:space="0" w:color="auto"/>
            <w:left w:val="none" w:sz="0" w:space="0" w:color="auto"/>
            <w:bottom w:val="none" w:sz="0" w:space="0" w:color="auto"/>
            <w:right w:val="none" w:sz="0" w:space="0" w:color="auto"/>
          </w:divBdr>
        </w:div>
        <w:div w:id="1451363040">
          <w:marLeft w:val="640"/>
          <w:marRight w:val="0"/>
          <w:marTop w:val="0"/>
          <w:marBottom w:val="0"/>
          <w:divBdr>
            <w:top w:val="none" w:sz="0" w:space="0" w:color="auto"/>
            <w:left w:val="none" w:sz="0" w:space="0" w:color="auto"/>
            <w:bottom w:val="none" w:sz="0" w:space="0" w:color="auto"/>
            <w:right w:val="none" w:sz="0" w:space="0" w:color="auto"/>
          </w:divBdr>
        </w:div>
        <w:div w:id="1459185283">
          <w:marLeft w:val="640"/>
          <w:marRight w:val="0"/>
          <w:marTop w:val="0"/>
          <w:marBottom w:val="0"/>
          <w:divBdr>
            <w:top w:val="none" w:sz="0" w:space="0" w:color="auto"/>
            <w:left w:val="none" w:sz="0" w:space="0" w:color="auto"/>
            <w:bottom w:val="none" w:sz="0" w:space="0" w:color="auto"/>
            <w:right w:val="none" w:sz="0" w:space="0" w:color="auto"/>
          </w:divBdr>
        </w:div>
        <w:div w:id="1513032189">
          <w:marLeft w:val="640"/>
          <w:marRight w:val="0"/>
          <w:marTop w:val="0"/>
          <w:marBottom w:val="0"/>
          <w:divBdr>
            <w:top w:val="none" w:sz="0" w:space="0" w:color="auto"/>
            <w:left w:val="none" w:sz="0" w:space="0" w:color="auto"/>
            <w:bottom w:val="none" w:sz="0" w:space="0" w:color="auto"/>
            <w:right w:val="none" w:sz="0" w:space="0" w:color="auto"/>
          </w:divBdr>
        </w:div>
        <w:div w:id="1521510018">
          <w:marLeft w:val="640"/>
          <w:marRight w:val="0"/>
          <w:marTop w:val="0"/>
          <w:marBottom w:val="0"/>
          <w:divBdr>
            <w:top w:val="none" w:sz="0" w:space="0" w:color="auto"/>
            <w:left w:val="none" w:sz="0" w:space="0" w:color="auto"/>
            <w:bottom w:val="none" w:sz="0" w:space="0" w:color="auto"/>
            <w:right w:val="none" w:sz="0" w:space="0" w:color="auto"/>
          </w:divBdr>
        </w:div>
        <w:div w:id="1533377491">
          <w:marLeft w:val="640"/>
          <w:marRight w:val="0"/>
          <w:marTop w:val="0"/>
          <w:marBottom w:val="0"/>
          <w:divBdr>
            <w:top w:val="none" w:sz="0" w:space="0" w:color="auto"/>
            <w:left w:val="none" w:sz="0" w:space="0" w:color="auto"/>
            <w:bottom w:val="none" w:sz="0" w:space="0" w:color="auto"/>
            <w:right w:val="none" w:sz="0" w:space="0" w:color="auto"/>
          </w:divBdr>
        </w:div>
        <w:div w:id="1534423632">
          <w:marLeft w:val="640"/>
          <w:marRight w:val="0"/>
          <w:marTop w:val="0"/>
          <w:marBottom w:val="0"/>
          <w:divBdr>
            <w:top w:val="none" w:sz="0" w:space="0" w:color="auto"/>
            <w:left w:val="none" w:sz="0" w:space="0" w:color="auto"/>
            <w:bottom w:val="none" w:sz="0" w:space="0" w:color="auto"/>
            <w:right w:val="none" w:sz="0" w:space="0" w:color="auto"/>
          </w:divBdr>
        </w:div>
        <w:div w:id="1543833611">
          <w:marLeft w:val="640"/>
          <w:marRight w:val="0"/>
          <w:marTop w:val="0"/>
          <w:marBottom w:val="0"/>
          <w:divBdr>
            <w:top w:val="none" w:sz="0" w:space="0" w:color="auto"/>
            <w:left w:val="none" w:sz="0" w:space="0" w:color="auto"/>
            <w:bottom w:val="none" w:sz="0" w:space="0" w:color="auto"/>
            <w:right w:val="none" w:sz="0" w:space="0" w:color="auto"/>
          </w:divBdr>
        </w:div>
        <w:div w:id="1546329069">
          <w:marLeft w:val="640"/>
          <w:marRight w:val="0"/>
          <w:marTop w:val="0"/>
          <w:marBottom w:val="0"/>
          <w:divBdr>
            <w:top w:val="none" w:sz="0" w:space="0" w:color="auto"/>
            <w:left w:val="none" w:sz="0" w:space="0" w:color="auto"/>
            <w:bottom w:val="none" w:sz="0" w:space="0" w:color="auto"/>
            <w:right w:val="none" w:sz="0" w:space="0" w:color="auto"/>
          </w:divBdr>
        </w:div>
        <w:div w:id="1559316401">
          <w:marLeft w:val="640"/>
          <w:marRight w:val="0"/>
          <w:marTop w:val="0"/>
          <w:marBottom w:val="0"/>
          <w:divBdr>
            <w:top w:val="none" w:sz="0" w:space="0" w:color="auto"/>
            <w:left w:val="none" w:sz="0" w:space="0" w:color="auto"/>
            <w:bottom w:val="none" w:sz="0" w:space="0" w:color="auto"/>
            <w:right w:val="none" w:sz="0" w:space="0" w:color="auto"/>
          </w:divBdr>
        </w:div>
        <w:div w:id="1602027629">
          <w:marLeft w:val="640"/>
          <w:marRight w:val="0"/>
          <w:marTop w:val="0"/>
          <w:marBottom w:val="0"/>
          <w:divBdr>
            <w:top w:val="none" w:sz="0" w:space="0" w:color="auto"/>
            <w:left w:val="none" w:sz="0" w:space="0" w:color="auto"/>
            <w:bottom w:val="none" w:sz="0" w:space="0" w:color="auto"/>
            <w:right w:val="none" w:sz="0" w:space="0" w:color="auto"/>
          </w:divBdr>
        </w:div>
        <w:div w:id="1609893505">
          <w:marLeft w:val="640"/>
          <w:marRight w:val="0"/>
          <w:marTop w:val="0"/>
          <w:marBottom w:val="0"/>
          <w:divBdr>
            <w:top w:val="none" w:sz="0" w:space="0" w:color="auto"/>
            <w:left w:val="none" w:sz="0" w:space="0" w:color="auto"/>
            <w:bottom w:val="none" w:sz="0" w:space="0" w:color="auto"/>
            <w:right w:val="none" w:sz="0" w:space="0" w:color="auto"/>
          </w:divBdr>
        </w:div>
        <w:div w:id="1660887087">
          <w:marLeft w:val="640"/>
          <w:marRight w:val="0"/>
          <w:marTop w:val="0"/>
          <w:marBottom w:val="0"/>
          <w:divBdr>
            <w:top w:val="none" w:sz="0" w:space="0" w:color="auto"/>
            <w:left w:val="none" w:sz="0" w:space="0" w:color="auto"/>
            <w:bottom w:val="none" w:sz="0" w:space="0" w:color="auto"/>
            <w:right w:val="none" w:sz="0" w:space="0" w:color="auto"/>
          </w:divBdr>
        </w:div>
        <w:div w:id="1698116962">
          <w:marLeft w:val="640"/>
          <w:marRight w:val="0"/>
          <w:marTop w:val="0"/>
          <w:marBottom w:val="0"/>
          <w:divBdr>
            <w:top w:val="none" w:sz="0" w:space="0" w:color="auto"/>
            <w:left w:val="none" w:sz="0" w:space="0" w:color="auto"/>
            <w:bottom w:val="none" w:sz="0" w:space="0" w:color="auto"/>
            <w:right w:val="none" w:sz="0" w:space="0" w:color="auto"/>
          </w:divBdr>
        </w:div>
        <w:div w:id="1746419677">
          <w:marLeft w:val="640"/>
          <w:marRight w:val="0"/>
          <w:marTop w:val="0"/>
          <w:marBottom w:val="0"/>
          <w:divBdr>
            <w:top w:val="none" w:sz="0" w:space="0" w:color="auto"/>
            <w:left w:val="none" w:sz="0" w:space="0" w:color="auto"/>
            <w:bottom w:val="none" w:sz="0" w:space="0" w:color="auto"/>
            <w:right w:val="none" w:sz="0" w:space="0" w:color="auto"/>
          </w:divBdr>
        </w:div>
        <w:div w:id="1768960102">
          <w:marLeft w:val="640"/>
          <w:marRight w:val="0"/>
          <w:marTop w:val="0"/>
          <w:marBottom w:val="0"/>
          <w:divBdr>
            <w:top w:val="none" w:sz="0" w:space="0" w:color="auto"/>
            <w:left w:val="none" w:sz="0" w:space="0" w:color="auto"/>
            <w:bottom w:val="none" w:sz="0" w:space="0" w:color="auto"/>
            <w:right w:val="none" w:sz="0" w:space="0" w:color="auto"/>
          </w:divBdr>
        </w:div>
        <w:div w:id="1798915470">
          <w:marLeft w:val="640"/>
          <w:marRight w:val="0"/>
          <w:marTop w:val="0"/>
          <w:marBottom w:val="0"/>
          <w:divBdr>
            <w:top w:val="none" w:sz="0" w:space="0" w:color="auto"/>
            <w:left w:val="none" w:sz="0" w:space="0" w:color="auto"/>
            <w:bottom w:val="none" w:sz="0" w:space="0" w:color="auto"/>
            <w:right w:val="none" w:sz="0" w:space="0" w:color="auto"/>
          </w:divBdr>
        </w:div>
        <w:div w:id="1813331166">
          <w:marLeft w:val="640"/>
          <w:marRight w:val="0"/>
          <w:marTop w:val="0"/>
          <w:marBottom w:val="0"/>
          <w:divBdr>
            <w:top w:val="none" w:sz="0" w:space="0" w:color="auto"/>
            <w:left w:val="none" w:sz="0" w:space="0" w:color="auto"/>
            <w:bottom w:val="none" w:sz="0" w:space="0" w:color="auto"/>
            <w:right w:val="none" w:sz="0" w:space="0" w:color="auto"/>
          </w:divBdr>
        </w:div>
        <w:div w:id="1848058287">
          <w:marLeft w:val="640"/>
          <w:marRight w:val="0"/>
          <w:marTop w:val="0"/>
          <w:marBottom w:val="0"/>
          <w:divBdr>
            <w:top w:val="none" w:sz="0" w:space="0" w:color="auto"/>
            <w:left w:val="none" w:sz="0" w:space="0" w:color="auto"/>
            <w:bottom w:val="none" w:sz="0" w:space="0" w:color="auto"/>
            <w:right w:val="none" w:sz="0" w:space="0" w:color="auto"/>
          </w:divBdr>
        </w:div>
        <w:div w:id="1851213801">
          <w:marLeft w:val="640"/>
          <w:marRight w:val="0"/>
          <w:marTop w:val="0"/>
          <w:marBottom w:val="0"/>
          <w:divBdr>
            <w:top w:val="none" w:sz="0" w:space="0" w:color="auto"/>
            <w:left w:val="none" w:sz="0" w:space="0" w:color="auto"/>
            <w:bottom w:val="none" w:sz="0" w:space="0" w:color="auto"/>
            <w:right w:val="none" w:sz="0" w:space="0" w:color="auto"/>
          </w:divBdr>
        </w:div>
        <w:div w:id="1862013264">
          <w:marLeft w:val="640"/>
          <w:marRight w:val="0"/>
          <w:marTop w:val="0"/>
          <w:marBottom w:val="0"/>
          <w:divBdr>
            <w:top w:val="none" w:sz="0" w:space="0" w:color="auto"/>
            <w:left w:val="none" w:sz="0" w:space="0" w:color="auto"/>
            <w:bottom w:val="none" w:sz="0" w:space="0" w:color="auto"/>
            <w:right w:val="none" w:sz="0" w:space="0" w:color="auto"/>
          </w:divBdr>
        </w:div>
        <w:div w:id="1869878556">
          <w:marLeft w:val="640"/>
          <w:marRight w:val="0"/>
          <w:marTop w:val="0"/>
          <w:marBottom w:val="0"/>
          <w:divBdr>
            <w:top w:val="none" w:sz="0" w:space="0" w:color="auto"/>
            <w:left w:val="none" w:sz="0" w:space="0" w:color="auto"/>
            <w:bottom w:val="none" w:sz="0" w:space="0" w:color="auto"/>
            <w:right w:val="none" w:sz="0" w:space="0" w:color="auto"/>
          </w:divBdr>
        </w:div>
        <w:div w:id="1906649392">
          <w:marLeft w:val="640"/>
          <w:marRight w:val="0"/>
          <w:marTop w:val="0"/>
          <w:marBottom w:val="0"/>
          <w:divBdr>
            <w:top w:val="none" w:sz="0" w:space="0" w:color="auto"/>
            <w:left w:val="none" w:sz="0" w:space="0" w:color="auto"/>
            <w:bottom w:val="none" w:sz="0" w:space="0" w:color="auto"/>
            <w:right w:val="none" w:sz="0" w:space="0" w:color="auto"/>
          </w:divBdr>
        </w:div>
        <w:div w:id="1939173535">
          <w:marLeft w:val="640"/>
          <w:marRight w:val="0"/>
          <w:marTop w:val="0"/>
          <w:marBottom w:val="0"/>
          <w:divBdr>
            <w:top w:val="none" w:sz="0" w:space="0" w:color="auto"/>
            <w:left w:val="none" w:sz="0" w:space="0" w:color="auto"/>
            <w:bottom w:val="none" w:sz="0" w:space="0" w:color="auto"/>
            <w:right w:val="none" w:sz="0" w:space="0" w:color="auto"/>
          </w:divBdr>
        </w:div>
        <w:div w:id="1943174783">
          <w:marLeft w:val="640"/>
          <w:marRight w:val="0"/>
          <w:marTop w:val="0"/>
          <w:marBottom w:val="0"/>
          <w:divBdr>
            <w:top w:val="none" w:sz="0" w:space="0" w:color="auto"/>
            <w:left w:val="none" w:sz="0" w:space="0" w:color="auto"/>
            <w:bottom w:val="none" w:sz="0" w:space="0" w:color="auto"/>
            <w:right w:val="none" w:sz="0" w:space="0" w:color="auto"/>
          </w:divBdr>
        </w:div>
        <w:div w:id="2003310373">
          <w:marLeft w:val="640"/>
          <w:marRight w:val="0"/>
          <w:marTop w:val="0"/>
          <w:marBottom w:val="0"/>
          <w:divBdr>
            <w:top w:val="none" w:sz="0" w:space="0" w:color="auto"/>
            <w:left w:val="none" w:sz="0" w:space="0" w:color="auto"/>
            <w:bottom w:val="none" w:sz="0" w:space="0" w:color="auto"/>
            <w:right w:val="none" w:sz="0" w:space="0" w:color="auto"/>
          </w:divBdr>
        </w:div>
        <w:div w:id="2022966722">
          <w:marLeft w:val="640"/>
          <w:marRight w:val="0"/>
          <w:marTop w:val="0"/>
          <w:marBottom w:val="0"/>
          <w:divBdr>
            <w:top w:val="none" w:sz="0" w:space="0" w:color="auto"/>
            <w:left w:val="none" w:sz="0" w:space="0" w:color="auto"/>
            <w:bottom w:val="none" w:sz="0" w:space="0" w:color="auto"/>
            <w:right w:val="none" w:sz="0" w:space="0" w:color="auto"/>
          </w:divBdr>
        </w:div>
        <w:div w:id="2027906126">
          <w:marLeft w:val="640"/>
          <w:marRight w:val="0"/>
          <w:marTop w:val="0"/>
          <w:marBottom w:val="0"/>
          <w:divBdr>
            <w:top w:val="none" w:sz="0" w:space="0" w:color="auto"/>
            <w:left w:val="none" w:sz="0" w:space="0" w:color="auto"/>
            <w:bottom w:val="none" w:sz="0" w:space="0" w:color="auto"/>
            <w:right w:val="none" w:sz="0" w:space="0" w:color="auto"/>
          </w:divBdr>
        </w:div>
        <w:div w:id="2028822423">
          <w:marLeft w:val="640"/>
          <w:marRight w:val="0"/>
          <w:marTop w:val="0"/>
          <w:marBottom w:val="0"/>
          <w:divBdr>
            <w:top w:val="none" w:sz="0" w:space="0" w:color="auto"/>
            <w:left w:val="none" w:sz="0" w:space="0" w:color="auto"/>
            <w:bottom w:val="none" w:sz="0" w:space="0" w:color="auto"/>
            <w:right w:val="none" w:sz="0" w:space="0" w:color="auto"/>
          </w:divBdr>
        </w:div>
        <w:div w:id="2030400806">
          <w:marLeft w:val="640"/>
          <w:marRight w:val="0"/>
          <w:marTop w:val="0"/>
          <w:marBottom w:val="0"/>
          <w:divBdr>
            <w:top w:val="none" w:sz="0" w:space="0" w:color="auto"/>
            <w:left w:val="none" w:sz="0" w:space="0" w:color="auto"/>
            <w:bottom w:val="none" w:sz="0" w:space="0" w:color="auto"/>
            <w:right w:val="none" w:sz="0" w:space="0" w:color="auto"/>
          </w:divBdr>
        </w:div>
        <w:div w:id="2045666112">
          <w:marLeft w:val="640"/>
          <w:marRight w:val="0"/>
          <w:marTop w:val="0"/>
          <w:marBottom w:val="0"/>
          <w:divBdr>
            <w:top w:val="none" w:sz="0" w:space="0" w:color="auto"/>
            <w:left w:val="none" w:sz="0" w:space="0" w:color="auto"/>
            <w:bottom w:val="none" w:sz="0" w:space="0" w:color="auto"/>
            <w:right w:val="none" w:sz="0" w:space="0" w:color="auto"/>
          </w:divBdr>
        </w:div>
        <w:div w:id="2066565926">
          <w:marLeft w:val="640"/>
          <w:marRight w:val="0"/>
          <w:marTop w:val="0"/>
          <w:marBottom w:val="0"/>
          <w:divBdr>
            <w:top w:val="none" w:sz="0" w:space="0" w:color="auto"/>
            <w:left w:val="none" w:sz="0" w:space="0" w:color="auto"/>
            <w:bottom w:val="none" w:sz="0" w:space="0" w:color="auto"/>
            <w:right w:val="none" w:sz="0" w:space="0" w:color="auto"/>
          </w:divBdr>
        </w:div>
        <w:div w:id="2073383868">
          <w:marLeft w:val="640"/>
          <w:marRight w:val="0"/>
          <w:marTop w:val="0"/>
          <w:marBottom w:val="0"/>
          <w:divBdr>
            <w:top w:val="none" w:sz="0" w:space="0" w:color="auto"/>
            <w:left w:val="none" w:sz="0" w:space="0" w:color="auto"/>
            <w:bottom w:val="none" w:sz="0" w:space="0" w:color="auto"/>
            <w:right w:val="none" w:sz="0" w:space="0" w:color="auto"/>
          </w:divBdr>
        </w:div>
        <w:div w:id="2073387335">
          <w:marLeft w:val="640"/>
          <w:marRight w:val="0"/>
          <w:marTop w:val="0"/>
          <w:marBottom w:val="0"/>
          <w:divBdr>
            <w:top w:val="none" w:sz="0" w:space="0" w:color="auto"/>
            <w:left w:val="none" w:sz="0" w:space="0" w:color="auto"/>
            <w:bottom w:val="none" w:sz="0" w:space="0" w:color="auto"/>
            <w:right w:val="none" w:sz="0" w:space="0" w:color="auto"/>
          </w:divBdr>
        </w:div>
        <w:div w:id="2076736727">
          <w:marLeft w:val="640"/>
          <w:marRight w:val="0"/>
          <w:marTop w:val="0"/>
          <w:marBottom w:val="0"/>
          <w:divBdr>
            <w:top w:val="none" w:sz="0" w:space="0" w:color="auto"/>
            <w:left w:val="none" w:sz="0" w:space="0" w:color="auto"/>
            <w:bottom w:val="none" w:sz="0" w:space="0" w:color="auto"/>
            <w:right w:val="none" w:sz="0" w:space="0" w:color="auto"/>
          </w:divBdr>
        </w:div>
        <w:div w:id="2080637809">
          <w:marLeft w:val="640"/>
          <w:marRight w:val="0"/>
          <w:marTop w:val="0"/>
          <w:marBottom w:val="0"/>
          <w:divBdr>
            <w:top w:val="none" w:sz="0" w:space="0" w:color="auto"/>
            <w:left w:val="none" w:sz="0" w:space="0" w:color="auto"/>
            <w:bottom w:val="none" w:sz="0" w:space="0" w:color="auto"/>
            <w:right w:val="none" w:sz="0" w:space="0" w:color="auto"/>
          </w:divBdr>
        </w:div>
        <w:div w:id="2113889615">
          <w:marLeft w:val="640"/>
          <w:marRight w:val="0"/>
          <w:marTop w:val="0"/>
          <w:marBottom w:val="0"/>
          <w:divBdr>
            <w:top w:val="none" w:sz="0" w:space="0" w:color="auto"/>
            <w:left w:val="none" w:sz="0" w:space="0" w:color="auto"/>
            <w:bottom w:val="none" w:sz="0" w:space="0" w:color="auto"/>
            <w:right w:val="none" w:sz="0" w:space="0" w:color="auto"/>
          </w:divBdr>
        </w:div>
        <w:div w:id="2116627923">
          <w:marLeft w:val="640"/>
          <w:marRight w:val="0"/>
          <w:marTop w:val="0"/>
          <w:marBottom w:val="0"/>
          <w:divBdr>
            <w:top w:val="none" w:sz="0" w:space="0" w:color="auto"/>
            <w:left w:val="none" w:sz="0" w:space="0" w:color="auto"/>
            <w:bottom w:val="none" w:sz="0" w:space="0" w:color="auto"/>
            <w:right w:val="none" w:sz="0" w:space="0" w:color="auto"/>
          </w:divBdr>
        </w:div>
        <w:div w:id="2139296837">
          <w:marLeft w:val="640"/>
          <w:marRight w:val="0"/>
          <w:marTop w:val="0"/>
          <w:marBottom w:val="0"/>
          <w:divBdr>
            <w:top w:val="none" w:sz="0" w:space="0" w:color="auto"/>
            <w:left w:val="none" w:sz="0" w:space="0" w:color="auto"/>
            <w:bottom w:val="none" w:sz="0" w:space="0" w:color="auto"/>
            <w:right w:val="none" w:sz="0" w:space="0" w:color="auto"/>
          </w:divBdr>
        </w:div>
      </w:divsChild>
    </w:div>
    <w:div w:id="1674913829">
      <w:marLeft w:val="640"/>
      <w:marRight w:val="0"/>
      <w:marTop w:val="0"/>
      <w:marBottom w:val="0"/>
      <w:divBdr>
        <w:top w:val="none" w:sz="0" w:space="0" w:color="auto"/>
        <w:left w:val="none" w:sz="0" w:space="0" w:color="auto"/>
        <w:bottom w:val="none" w:sz="0" w:space="0" w:color="auto"/>
        <w:right w:val="none" w:sz="0" w:space="0" w:color="auto"/>
      </w:divBdr>
    </w:div>
    <w:div w:id="1675258862">
      <w:marLeft w:val="640"/>
      <w:marRight w:val="0"/>
      <w:marTop w:val="0"/>
      <w:marBottom w:val="0"/>
      <w:divBdr>
        <w:top w:val="none" w:sz="0" w:space="0" w:color="auto"/>
        <w:left w:val="none" w:sz="0" w:space="0" w:color="auto"/>
        <w:bottom w:val="none" w:sz="0" w:space="0" w:color="auto"/>
        <w:right w:val="none" w:sz="0" w:space="0" w:color="auto"/>
      </w:divBdr>
    </w:div>
    <w:div w:id="1675565960">
      <w:marLeft w:val="640"/>
      <w:marRight w:val="0"/>
      <w:marTop w:val="0"/>
      <w:marBottom w:val="0"/>
      <w:divBdr>
        <w:top w:val="none" w:sz="0" w:space="0" w:color="auto"/>
        <w:left w:val="none" w:sz="0" w:space="0" w:color="auto"/>
        <w:bottom w:val="none" w:sz="0" w:space="0" w:color="auto"/>
        <w:right w:val="none" w:sz="0" w:space="0" w:color="auto"/>
      </w:divBdr>
    </w:div>
    <w:div w:id="1675568710">
      <w:marLeft w:val="640"/>
      <w:marRight w:val="0"/>
      <w:marTop w:val="0"/>
      <w:marBottom w:val="0"/>
      <w:divBdr>
        <w:top w:val="none" w:sz="0" w:space="0" w:color="auto"/>
        <w:left w:val="none" w:sz="0" w:space="0" w:color="auto"/>
        <w:bottom w:val="none" w:sz="0" w:space="0" w:color="auto"/>
        <w:right w:val="none" w:sz="0" w:space="0" w:color="auto"/>
      </w:divBdr>
    </w:div>
    <w:div w:id="1675764069">
      <w:marLeft w:val="640"/>
      <w:marRight w:val="0"/>
      <w:marTop w:val="0"/>
      <w:marBottom w:val="0"/>
      <w:divBdr>
        <w:top w:val="none" w:sz="0" w:space="0" w:color="auto"/>
        <w:left w:val="none" w:sz="0" w:space="0" w:color="auto"/>
        <w:bottom w:val="none" w:sz="0" w:space="0" w:color="auto"/>
        <w:right w:val="none" w:sz="0" w:space="0" w:color="auto"/>
      </w:divBdr>
    </w:div>
    <w:div w:id="1676377784">
      <w:marLeft w:val="640"/>
      <w:marRight w:val="0"/>
      <w:marTop w:val="0"/>
      <w:marBottom w:val="0"/>
      <w:divBdr>
        <w:top w:val="none" w:sz="0" w:space="0" w:color="auto"/>
        <w:left w:val="none" w:sz="0" w:space="0" w:color="auto"/>
        <w:bottom w:val="none" w:sz="0" w:space="0" w:color="auto"/>
        <w:right w:val="none" w:sz="0" w:space="0" w:color="auto"/>
      </w:divBdr>
    </w:div>
    <w:div w:id="1676570938">
      <w:marLeft w:val="640"/>
      <w:marRight w:val="0"/>
      <w:marTop w:val="0"/>
      <w:marBottom w:val="0"/>
      <w:divBdr>
        <w:top w:val="none" w:sz="0" w:space="0" w:color="auto"/>
        <w:left w:val="none" w:sz="0" w:space="0" w:color="auto"/>
        <w:bottom w:val="none" w:sz="0" w:space="0" w:color="auto"/>
        <w:right w:val="none" w:sz="0" w:space="0" w:color="auto"/>
      </w:divBdr>
    </w:div>
    <w:div w:id="1676684547">
      <w:marLeft w:val="640"/>
      <w:marRight w:val="0"/>
      <w:marTop w:val="0"/>
      <w:marBottom w:val="0"/>
      <w:divBdr>
        <w:top w:val="none" w:sz="0" w:space="0" w:color="auto"/>
        <w:left w:val="none" w:sz="0" w:space="0" w:color="auto"/>
        <w:bottom w:val="none" w:sz="0" w:space="0" w:color="auto"/>
        <w:right w:val="none" w:sz="0" w:space="0" w:color="auto"/>
      </w:divBdr>
    </w:div>
    <w:div w:id="1676876699">
      <w:marLeft w:val="640"/>
      <w:marRight w:val="0"/>
      <w:marTop w:val="0"/>
      <w:marBottom w:val="0"/>
      <w:divBdr>
        <w:top w:val="none" w:sz="0" w:space="0" w:color="auto"/>
        <w:left w:val="none" w:sz="0" w:space="0" w:color="auto"/>
        <w:bottom w:val="none" w:sz="0" w:space="0" w:color="auto"/>
        <w:right w:val="none" w:sz="0" w:space="0" w:color="auto"/>
      </w:divBdr>
    </w:div>
    <w:div w:id="1677229283">
      <w:marLeft w:val="640"/>
      <w:marRight w:val="0"/>
      <w:marTop w:val="0"/>
      <w:marBottom w:val="0"/>
      <w:divBdr>
        <w:top w:val="none" w:sz="0" w:space="0" w:color="auto"/>
        <w:left w:val="none" w:sz="0" w:space="0" w:color="auto"/>
        <w:bottom w:val="none" w:sz="0" w:space="0" w:color="auto"/>
        <w:right w:val="none" w:sz="0" w:space="0" w:color="auto"/>
      </w:divBdr>
    </w:div>
    <w:div w:id="1677271396">
      <w:marLeft w:val="640"/>
      <w:marRight w:val="0"/>
      <w:marTop w:val="0"/>
      <w:marBottom w:val="0"/>
      <w:divBdr>
        <w:top w:val="none" w:sz="0" w:space="0" w:color="auto"/>
        <w:left w:val="none" w:sz="0" w:space="0" w:color="auto"/>
        <w:bottom w:val="none" w:sz="0" w:space="0" w:color="auto"/>
        <w:right w:val="none" w:sz="0" w:space="0" w:color="auto"/>
      </w:divBdr>
    </w:div>
    <w:div w:id="1678342342">
      <w:marLeft w:val="640"/>
      <w:marRight w:val="0"/>
      <w:marTop w:val="0"/>
      <w:marBottom w:val="0"/>
      <w:divBdr>
        <w:top w:val="none" w:sz="0" w:space="0" w:color="auto"/>
        <w:left w:val="none" w:sz="0" w:space="0" w:color="auto"/>
        <w:bottom w:val="none" w:sz="0" w:space="0" w:color="auto"/>
        <w:right w:val="none" w:sz="0" w:space="0" w:color="auto"/>
      </w:divBdr>
    </w:div>
    <w:div w:id="1678919222">
      <w:marLeft w:val="640"/>
      <w:marRight w:val="0"/>
      <w:marTop w:val="0"/>
      <w:marBottom w:val="0"/>
      <w:divBdr>
        <w:top w:val="none" w:sz="0" w:space="0" w:color="auto"/>
        <w:left w:val="none" w:sz="0" w:space="0" w:color="auto"/>
        <w:bottom w:val="none" w:sz="0" w:space="0" w:color="auto"/>
        <w:right w:val="none" w:sz="0" w:space="0" w:color="auto"/>
      </w:divBdr>
    </w:div>
    <w:div w:id="1678920863">
      <w:marLeft w:val="640"/>
      <w:marRight w:val="0"/>
      <w:marTop w:val="0"/>
      <w:marBottom w:val="0"/>
      <w:divBdr>
        <w:top w:val="none" w:sz="0" w:space="0" w:color="auto"/>
        <w:left w:val="none" w:sz="0" w:space="0" w:color="auto"/>
        <w:bottom w:val="none" w:sz="0" w:space="0" w:color="auto"/>
        <w:right w:val="none" w:sz="0" w:space="0" w:color="auto"/>
      </w:divBdr>
    </w:div>
    <w:div w:id="1679458042">
      <w:bodyDiv w:val="1"/>
      <w:marLeft w:val="0"/>
      <w:marRight w:val="0"/>
      <w:marTop w:val="0"/>
      <w:marBottom w:val="0"/>
      <w:divBdr>
        <w:top w:val="none" w:sz="0" w:space="0" w:color="auto"/>
        <w:left w:val="none" w:sz="0" w:space="0" w:color="auto"/>
        <w:bottom w:val="none" w:sz="0" w:space="0" w:color="auto"/>
        <w:right w:val="none" w:sz="0" w:space="0" w:color="auto"/>
      </w:divBdr>
      <w:divsChild>
        <w:div w:id="19478585">
          <w:marLeft w:val="640"/>
          <w:marRight w:val="0"/>
          <w:marTop w:val="0"/>
          <w:marBottom w:val="0"/>
          <w:divBdr>
            <w:top w:val="none" w:sz="0" w:space="0" w:color="auto"/>
            <w:left w:val="none" w:sz="0" w:space="0" w:color="auto"/>
            <w:bottom w:val="none" w:sz="0" w:space="0" w:color="auto"/>
            <w:right w:val="none" w:sz="0" w:space="0" w:color="auto"/>
          </w:divBdr>
        </w:div>
        <w:div w:id="20014455">
          <w:marLeft w:val="640"/>
          <w:marRight w:val="0"/>
          <w:marTop w:val="0"/>
          <w:marBottom w:val="0"/>
          <w:divBdr>
            <w:top w:val="none" w:sz="0" w:space="0" w:color="auto"/>
            <w:left w:val="none" w:sz="0" w:space="0" w:color="auto"/>
            <w:bottom w:val="none" w:sz="0" w:space="0" w:color="auto"/>
            <w:right w:val="none" w:sz="0" w:space="0" w:color="auto"/>
          </w:divBdr>
        </w:div>
        <w:div w:id="31080232">
          <w:marLeft w:val="640"/>
          <w:marRight w:val="0"/>
          <w:marTop w:val="0"/>
          <w:marBottom w:val="0"/>
          <w:divBdr>
            <w:top w:val="none" w:sz="0" w:space="0" w:color="auto"/>
            <w:left w:val="none" w:sz="0" w:space="0" w:color="auto"/>
            <w:bottom w:val="none" w:sz="0" w:space="0" w:color="auto"/>
            <w:right w:val="none" w:sz="0" w:space="0" w:color="auto"/>
          </w:divBdr>
        </w:div>
        <w:div w:id="47001654">
          <w:marLeft w:val="640"/>
          <w:marRight w:val="0"/>
          <w:marTop w:val="0"/>
          <w:marBottom w:val="0"/>
          <w:divBdr>
            <w:top w:val="none" w:sz="0" w:space="0" w:color="auto"/>
            <w:left w:val="none" w:sz="0" w:space="0" w:color="auto"/>
            <w:bottom w:val="none" w:sz="0" w:space="0" w:color="auto"/>
            <w:right w:val="none" w:sz="0" w:space="0" w:color="auto"/>
          </w:divBdr>
        </w:div>
        <w:div w:id="60905383">
          <w:marLeft w:val="640"/>
          <w:marRight w:val="0"/>
          <w:marTop w:val="0"/>
          <w:marBottom w:val="0"/>
          <w:divBdr>
            <w:top w:val="none" w:sz="0" w:space="0" w:color="auto"/>
            <w:left w:val="none" w:sz="0" w:space="0" w:color="auto"/>
            <w:bottom w:val="none" w:sz="0" w:space="0" w:color="auto"/>
            <w:right w:val="none" w:sz="0" w:space="0" w:color="auto"/>
          </w:divBdr>
        </w:div>
        <w:div w:id="63143379">
          <w:marLeft w:val="640"/>
          <w:marRight w:val="0"/>
          <w:marTop w:val="0"/>
          <w:marBottom w:val="0"/>
          <w:divBdr>
            <w:top w:val="none" w:sz="0" w:space="0" w:color="auto"/>
            <w:left w:val="none" w:sz="0" w:space="0" w:color="auto"/>
            <w:bottom w:val="none" w:sz="0" w:space="0" w:color="auto"/>
            <w:right w:val="none" w:sz="0" w:space="0" w:color="auto"/>
          </w:divBdr>
        </w:div>
        <w:div w:id="74133085">
          <w:marLeft w:val="640"/>
          <w:marRight w:val="0"/>
          <w:marTop w:val="0"/>
          <w:marBottom w:val="0"/>
          <w:divBdr>
            <w:top w:val="none" w:sz="0" w:space="0" w:color="auto"/>
            <w:left w:val="none" w:sz="0" w:space="0" w:color="auto"/>
            <w:bottom w:val="none" w:sz="0" w:space="0" w:color="auto"/>
            <w:right w:val="none" w:sz="0" w:space="0" w:color="auto"/>
          </w:divBdr>
        </w:div>
        <w:div w:id="75590864">
          <w:marLeft w:val="640"/>
          <w:marRight w:val="0"/>
          <w:marTop w:val="0"/>
          <w:marBottom w:val="0"/>
          <w:divBdr>
            <w:top w:val="none" w:sz="0" w:space="0" w:color="auto"/>
            <w:left w:val="none" w:sz="0" w:space="0" w:color="auto"/>
            <w:bottom w:val="none" w:sz="0" w:space="0" w:color="auto"/>
            <w:right w:val="none" w:sz="0" w:space="0" w:color="auto"/>
          </w:divBdr>
        </w:div>
        <w:div w:id="89398508">
          <w:marLeft w:val="640"/>
          <w:marRight w:val="0"/>
          <w:marTop w:val="0"/>
          <w:marBottom w:val="0"/>
          <w:divBdr>
            <w:top w:val="none" w:sz="0" w:space="0" w:color="auto"/>
            <w:left w:val="none" w:sz="0" w:space="0" w:color="auto"/>
            <w:bottom w:val="none" w:sz="0" w:space="0" w:color="auto"/>
            <w:right w:val="none" w:sz="0" w:space="0" w:color="auto"/>
          </w:divBdr>
        </w:div>
        <w:div w:id="90783293">
          <w:marLeft w:val="640"/>
          <w:marRight w:val="0"/>
          <w:marTop w:val="0"/>
          <w:marBottom w:val="0"/>
          <w:divBdr>
            <w:top w:val="none" w:sz="0" w:space="0" w:color="auto"/>
            <w:left w:val="none" w:sz="0" w:space="0" w:color="auto"/>
            <w:bottom w:val="none" w:sz="0" w:space="0" w:color="auto"/>
            <w:right w:val="none" w:sz="0" w:space="0" w:color="auto"/>
          </w:divBdr>
        </w:div>
        <w:div w:id="98915970">
          <w:marLeft w:val="640"/>
          <w:marRight w:val="0"/>
          <w:marTop w:val="0"/>
          <w:marBottom w:val="0"/>
          <w:divBdr>
            <w:top w:val="none" w:sz="0" w:space="0" w:color="auto"/>
            <w:left w:val="none" w:sz="0" w:space="0" w:color="auto"/>
            <w:bottom w:val="none" w:sz="0" w:space="0" w:color="auto"/>
            <w:right w:val="none" w:sz="0" w:space="0" w:color="auto"/>
          </w:divBdr>
        </w:div>
        <w:div w:id="106437134">
          <w:marLeft w:val="640"/>
          <w:marRight w:val="0"/>
          <w:marTop w:val="0"/>
          <w:marBottom w:val="0"/>
          <w:divBdr>
            <w:top w:val="none" w:sz="0" w:space="0" w:color="auto"/>
            <w:left w:val="none" w:sz="0" w:space="0" w:color="auto"/>
            <w:bottom w:val="none" w:sz="0" w:space="0" w:color="auto"/>
            <w:right w:val="none" w:sz="0" w:space="0" w:color="auto"/>
          </w:divBdr>
        </w:div>
        <w:div w:id="123160585">
          <w:marLeft w:val="640"/>
          <w:marRight w:val="0"/>
          <w:marTop w:val="0"/>
          <w:marBottom w:val="0"/>
          <w:divBdr>
            <w:top w:val="none" w:sz="0" w:space="0" w:color="auto"/>
            <w:left w:val="none" w:sz="0" w:space="0" w:color="auto"/>
            <w:bottom w:val="none" w:sz="0" w:space="0" w:color="auto"/>
            <w:right w:val="none" w:sz="0" w:space="0" w:color="auto"/>
          </w:divBdr>
        </w:div>
        <w:div w:id="133722327">
          <w:marLeft w:val="640"/>
          <w:marRight w:val="0"/>
          <w:marTop w:val="0"/>
          <w:marBottom w:val="0"/>
          <w:divBdr>
            <w:top w:val="none" w:sz="0" w:space="0" w:color="auto"/>
            <w:left w:val="none" w:sz="0" w:space="0" w:color="auto"/>
            <w:bottom w:val="none" w:sz="0" w:space="0" w:color="auto"/>
            <w:right w:val="none" w:sz="0" w:space="0" w:color="auto"/>
          </w:divBdr>
        </w:div>
        <w:div w:id="139083899">
          <w:marLeft w:val="640"/>
          <w:marRight w:val="0"/>
          <w:marTop w:val="0"/>
          <w:marBottom w:val="0"/>
          <w:divBdr>
            <w:top w:val="none" w:sz="0" w:space="0" w:color="auto"/>
            <w:left w:val="none" w:sz="0" w:space="0" w:color="auto"/>
            <w:bottom w:val="none" w:sz="0" w:space="0" w:color="auto"/>
            <w:right w:val="none" w:sz="0" w:space="0" w:color="auto"/>
          </w:divBdr>
        </w:div>
        <w:div w:id="151530738">
          <w:marLeft w:val="640"/>
          <w:marRight w:val="0"/>
          <w:marTop w:val="0"/>
          <w:marBottom w:val="0"/>
          <w:divBdr>
            <w:top w:val="none" w:sz="0" w:space="0" w:color="auto"/>
            <w:left w:val="none" w:sz="0" w:space="0" w:color="auto"/>
            <w:bottom w:val="none" w:sz="0" w:space="0" w:color="auto"/>
            <w:right w:val="none" w:sz="0" w:space="0" w:color="auto"/>
          </w:divBdr>
        </w:div>
        <w:div w:id="157160612">
          <w:marLeft w:val="640"/>
          <w:marRight w:val="0"/>
          <w:marTop w:val="0"/>
          <w:marBottom w:val="0"/>
          <w:divBdr>
            <w:top w:val="none" w:sz="0" w:space="0" w:color="auto"/>
            <w:left w:val="none" w:sz="0" w:space="0" w:color="auto"/>
            <w:bottom w:val="none" w:sz="0" w:space="0" w:color="auto"/>
            <w:right w:val="none" w:sz="0" w:space="0" w:color="auto"/>
          </w:divBdr>
        </w:div>
        <w:div w:id="163864986">
          <w:marLeft w:val="640"/>
          <w:marRight w:val="0"/>
          <w:marTop w:val="0"/>
          <w:marBottom w:val="0"/>
          <w:divBdr>
            <w:top w:val="none" w:sz="0" w:space="0" w:color="auto"/>
            <w:left w:val="none" w:sz="0" w:space="0" w:color="auto"/>
            <w:bottom w:val="none" w:sz="0" w:space="0" w:color="auto"/>
            <w:right w:val="none" w:sz="0" w:space="0" w:color="auto"/>
          </w:divBdr>
        </w:div>
        <w:div w:id="205873536">
          <w:marLeft w:val="640"/>
          <w:marRight w:val="0"/>
          <w:marTop w:val="0"/>
          <w:marBottom w:val="0"/>
          <w:divBdr>
            <w:top w:val="none" w:sz="0" w:space="0" w:color="auto"/>
            <w:left w:val="none" w:sz="0" w:space="0" w:color="auto"/>
            <w:bottom w:val="none" w:sz="0" w:space="0" w:color="auto"/>
            <w:right w:val="none" w:sz="0" w:space="0" w:color="auto"/>
          </w:divBdr>
        </w:div>
        <w:div w:id="211693056">
          <w:marLeft w:val="640"/>
          <w:marRight w:val="0"/>
          <w:marTop w:val="0"/>
          <w:marBottom w:val="0"/>
          <w:divBdr>
            <w:top w:val="none" w:sz="0" w:space="0" w:color="auto"/>
            <w:left w:val="none" w:sz="0" w:space="0" w:color="auto"/>
            <w:bottom w:val="none" w:sz="0" w:space="0" w:color="auto"/>
            <w:right w:val="none" w:sz="0" w:space="0" w:color="auto"/>
          </w:divBdr>
        </w:div>
        <w:div w:id="223837886">
          <w:marLeft w:val="640"/>
          <w:marRight w:val="0"/>
          <w:marTop w:val="0"/>
          <w:marBottom w:val="0"/>
          <w:divBdr>
            <w:top w:val="none" w:sz="0" w:space="0" w:color="auto"/>
            <w:left w:val="none" w:sz="0" w:space="0" w:color="auto"/>
            <w:bottom w:val="none" w:sz="0" w:space="0" w:color="auto"/>
            <w:right w:val="none" w:sz="0" w:space="0" w:color="auto"/>
          </w:divBdr>
        </w:div>
        <w:div w:id="230191343">
          <w:marLeft w:val="640"/>
          <w:marRight w:val="0"/>
          <w:marTop w:val="0"/>
          <w:marBottom w:val="0"/>
          <w:divBdr>
            <w:top w:val="none" w:sz="0" w:space="0" w:color="auto"/>
            <w:left w:val="none" w:sz="0" w:space="0" w:color="auto"/>
            <w:bottom w:val="none" w:sz="0" w:space="0" w:color="auto"/>
            <w:right w:val="none" w:sz="0" w:space="0" w:color="auto"/>
          </w:divBdr>
        </w:div>
        <w:div w:id="234971873">
          <w:marLeft w:val="640"/>
          <w:marRight w:val="0"/>
          <w:marTop w:val="0"/>
          <w:marBottom w:val="0"/>
          <w:divBdr>
            <w:top w:val="none" w:sz="0" w:space="0" w:color="auto"/>
            <w:left w:val="none" w:sz="0" w:space="0" w:color="auto"/>
            <w:bottom w:val="none" w:sz="0" w:space="0" w:color="auto"/>
            <w:right w:val="none" w:sz="0" w:space="0" w:color="auto"/>
          </w:divBdr>
        </w:div>
        <w:div w:id="235668271">
          <w:marLeft w:val="640"/>
          <w:marRight w:val="0"/>
          <w:marTop w:val="0"/>
          <w:marBottom w:val="0"/>
          <w:divBdr>
            <w:top w:val="none" w:sz="0" w:space="0" w:color="auto"/>
            <w:left w:val="none" w:sz="0" w:space="0" w:color="auto"/>
            <w:bottom w:val="none" w:sz="0" w:space="0" w:color="auto"/>
            <w:right w:val="none" w:sz="0" w:space="0" w:color="auto"/>
          </w:divBdr>
        </w:div>
        <w:div w:id="242422478">
          <w:marLeft w:val="640"/>
          <w:marRight w:val="0"/>
          <w:marTop w:val="0"/>
          <w:marBottom w:val="0"/>
          <w:divBdr>
            <w:top w:val="none" w:sz="0" w:space="0" w:color="auto"/>
            <w:left w:val="none" w:sz="0" w:space="0" w:color="auto"/>
            <w:bottom w:val="none" w:sz="0" w:space="0" w:color="auto"/>
            <w:right w:val="none" w:sz="0" w:space="0" w:color="auto"/>
          </w:divBdr>
        </w:div>
        <w:div w:id="253250805">
          <w:marLeft w:val="640"/>
          <w:marRight w:val="0"/>
          <w:marTop w:val="0"/>
          <w:marBottom w:val="0"/>
          <w:divBdr>
            <w:top w:val="none" w:sz="0" w:space="0" w:color="auto"/>
            <w:left w:val="none" w:sz="0" w:space="0" w:color="auto"/>
            <w:bottom w:val="none" w:sz="0" w:space="0" w:color="auto"/>
            <w:right w:val="none" w:sz="0" w:space="0" w:color="auto"/>
          </w:divBdr>
        </w:div>
        <w:div w:id="281304863">
          <w:marLeft w:val="640"/>
          <w:marRight w:val="0"/>
          <w:marTop w:val="0"/>
          <w:marBottom w:val="0"/>
          <w:divBdr>
            <w:top w:val="none" w:sz="0" w:space="0" w:color="auto"/>
            <w:left w:val="none" w:sz="0" w:space="0" w:color="auto"/>
            <w:bottom w:val="none" w:sz="0" w:space="0" w:color="auto"/>
            <w:right w:val="none" w:sz="0" w:space="0" w:color="auto"/>
          </w:divBdr>
        </w:div>
        <w:div w:id="300770981">
          <w:marLeft w:val="640"/>
          <w:marRight w:val="0"/>
          <w:marTop w:val="0"/>
          <w:marBottom w:val="0"/>
          <w:divBdr>
            <w:top w:val="none" w:sz="0" w:space="0" w:color="auto"/>
            <w:left w:val="none" w:sz="0" w:space="0" w:color="auto"/>
            <w:bottom w:val="none" w:sz="0" w:space="0" w:color="auto"/>
            <w:right w:val="none" w:sz="0" w:space="0" w:color="auto"/>
          </w:divBdr>
        </w:div>
        <w:div w:id="301008393">
          <w:marLeft w:val="640"/>
          <w:marRight w:val="0"/>
          <w:marTop w:val="0"/>
          <w:marBottom w:val="0"/>
          <w:divBdr>
            <w:top w:val="none" w:sz="0" w:space="0" w:color="auto"/>
            <w:left w:val="none" w:sz="0" w:space="0" w:color="auto"/>
            <w:bottom w:val="none" w:sz="0" w:space="0" w:color="auto"/>
            <w:right w:val="none" w:sz="0" w:space="0" w:color="auto"/>
          </w:divBdr>
        </w:div>
        <w:div w:id="301036407">
          <w:marLeft w:val="640"/>
          <w:marRight w:val="0"/>
          <w:marTop w:val="0"/>
          <w:marBottom w:val="0"/>
          <w:divBdr>
            <w:top w:val="none" w:sz="0" w:space="0" w:color="auto"/>
            <w:left w:val="none" w:sz="0" w:space="0" w:color="auto"/>
            <w:bottom w:val="none" w:sz="0" w:space="0" w:color="auto"/>
            <w:right w:val="none" w:sz="0" w:space="0" w:color="auto"/>
          </w:divBdr>
        </w:div>
        <w:div w:id="312952311">
          <w:marLeft w:val="640"/>
          <w:marRight w:val="0"/>
          <w:marTop w:val="0"/>
          <w:marBottom w:val="0"/>
          <w:divBdr>
            <w:top w:val="none" w:sz="0" w:space="0" w:color="auto"/>
            <w:left w:val="none" w:sz="0" w:space="0" w:color="auto"/>
            <w:bottom w:val="none" w:sz="0" w:space="0" w:color="auto"/>
            <w:right w:val="none" w:sz="0" w:space="0" w:color="auto"/>
          </w:divBdr>
        </w:div>
        <w:div w:id="314798109">
          <w:marLeft w:val="640"/>
          <w:marRight w:val="0"/>
          <w:marTop w:val="0"/>
          <w:marBottom w:val="0"/>
          <w:divBdr>
            <w:top w:val="none" w:sz="0" w:space="0" w:color="auto"/>
            <w:left w:val="none" w:sz="0" w:space="0" w:color="auto"/>
            <w:bottom w:val="none" w:sz="0" w:space="0" w:color="auto"/>
            <w:right w:val="none" w:sz="0" w:space="0" w:color="auto"/>
          </w:divBdr>
        </w:div>
        <w:div w:id="319314456">
          <w:marLeft w:val="640"/>
          <w:marRight w:val="0"/>
          <w:marTop w:val="0"/>
          <w:marBottom w:val="0"/>
          <w:divBdr>
            <w:top w:val="none" w:sz="0" w:space="0" w:color="auto"/>
            <w:left w:val="none" w:sz="0" w:space="0" w:color="auto"/>
            <w:bottom w:val="none" w:sz="0" w:space="0" w:color="auto"/>
            <w:right w:val="none" w:sz="0" w:space="0" w:color="auto"/>
          </w:divBdr>
        </w:div>
        <w:div w:id="319969177">
          <w:marLeft w:val="640"/>
          <w:marRight w:val="0"/>
          <w:marTop w:val="0"/>
          <w:marBottom w:val="0"/>
          <w:divBdr>
            <w:top w:val="none" w:sz="0" w:space="0" w:color="auto"/>
            <w:left w:val="none" w:sz="0" w:space="0" w:color="auto"/>
            <w:bottom w:val="none" w:sz="0" w:space="0" w:color="auto"/>
            <w:right w:val="none" w:sz="0" w:space="0" w:color="auto"/>
          </w:divBdr>
        </w:div>
        <w:div w:id="323358363">
          <w:marLeft w:val="640"/>
          <w:marRight w:val="0"/>
          <w:marTop w:val="0"/>
          <w:marBottom w:val="0"/>
          <w:divBdr>
            <w:top w:val="none" w:sz="0" w:space="0" w:color="auto"/>
            <w:left w:val="none" w:sz="0" w:space="0" w:color="auto"/>
            <w:bottom w:val="none" w:sz="0" w:space="0" w:color="auto"/>
            <w:right w:val="none" w:sz="0" w:space="0" w:color="auto"/>
          </w:divBdr>
        </w:div>
        <w:div w:id="357973919">
          <w:marLeft w:val="640"/>
          <w:marRight w:val="0"/>
          <w:marTop w:val="0"/>
          <w:marBottom w:val="0"/>
          <w:divBdr>
            <w:top w:val="none" w:sz="0" w:space="0" w:color="auto"/>
            <w:left w:val="none" w:sz="0" w:space="0" w:color="auto"/>
            <w:bottom w:val="none" w:sz="0" w:space="0" w:color="auto"/>
            <w:right w:val="none" w:sz="0" w:space="0" w:color="auto"/>
          </w:divBdr>
        </w:div>
        <w:div w:id="361396202">
          <w:marLeft w:val="640"/>
          <w:marRight w:val="0"/>
          <w:marTop w:val="0"/>
          <w:marBottom w:val="0"/>
          <w:divBdr>
            <w:top w:val="none" w:sz="0" w:space="0" w:color="auto"/>
            <w:left w:val="none" w:sz="0" w:space="0" w:color="auto"/>
            <w:bottom w:val="none" w:sz="0" w:space="0" w:color="auto"/>
            <w:right w:val="none" w:sz="0" w:space="0" w:color="auto"/>
          </w:divBdr>
        </w:div>
        <w:div w:id="365377615">
          <w:marLeft w:val="640"/>
          <w:marRight w:val="0"/>
          <w:marTop w:val="0"/>
          <w:marBottom w:val="0"/>
          <w:divBdr>
            <w:top w:val="none" w:sz="0" w:space="0" w:color="auto"/>
            <w:left w:val="none" w:sz="0" w:space="0" w:color="auto"/>
            <w:bottom w:val="none" w:sz="0" w:space="0" w:color="auto"/>
            <w:right w:val="none" w:sz="0" w:space="0" w:color="auto"/>
          </w:divBdr>
        </w:div>
        <w:div w:id="376320488">
          <w:marLeft w:val="640"/>
          <w:marRight w:val="0"/>
          <w:marTop w:val="0"/>
          <w:marBottom w:val="0"/>
          <w:divBdr>
            <w:top w:val="none" w:sz="0" w:space="0" w:color="auto"/>
            <w:left w:val="none" w:sz="0" w:space="0" w:color="auto"/>
            <w:bottom w:val="none" w:sz="0" w:space="0" w:color="auto"/>
            <w:right w:val="none" w:sz="0" w:space="0" w:color="auto"/>
          </w:divBdr>
        </w:div>
        <w:div w:id="380175903">
          <w:marLeft w:val="640"/>
          <w:marRight w:val="0"/>
          <w:marTop w:val="0"/>
          <w:marBottom w:val="0"/>
          <w:divBdr>
            <w:top w:val="none" w:sz="0" w:space="0" w:color="auto"/>
            <w:left w:val="none" w:sz="0" w:space="0" w:color="auto"/>
            <w:bottom w:val="none" w:sz="0" w:space="0" w:color="auto"/>
            <w:right w:val="none" w:sz="0" w:space="0" w:color="auto"/>
          </w:divBdr>
        </w:div>
        <w:div w:id="418140996">
          <w:marLeft w:val="640"/>
          <w:marRight w:val="0"/>
          <w:marTop w:val="0"/>
          <w:marBottom w:val="0"/>
          <w:divBdr>
            <w:top w:val="none" w:sz="0" w:space="0" w:color="auto"/>
            <w:left w:val="none" w:sz="0" w:space="0" w:color="auto"/>
            <w:bottom w:val="none" w:sz="0" w:space="0" w:color="auto"/>
            <w:right w:val="none" w:sz="0" w:space="0" w:color="auto"/>
          </w:divBdr>
        </w:div>
        <w:div w:id="420183282">
          <w:marLeft w:val="640"/>
          <w:marRight w:val="0"/>
          <w:marTop w:val="0"/>
          <w:marBottom w:val="0"/>
          <w:divBdr>
            <w:top w:val="none" w:sz="0" w:space="0" w:color="auto"/>
            <w:left w:val="none" w:sz="0" w:space="0" w:color="auto"/>
            <w:bottom w:val="none" w:sz="0" w:space="0" w:color="auto"/>
            <w:right w:val="none" w:sz="0" w:space="0" w:color="auto"/>
          </w:divBdr>
        </w:div>
        <w:div w:id="420298491">
          <w:marLeft w:val="640"/>
          <w:marRight w:val="0"/>
          <w:marTop w:val="0"/>
          <w:marBottom w:val="0"/>
          <w:divBdr>
            <w:top w:val="none" w:sz="0" w:space="0" w:color="auto"/>
            <w:left w:val="none" w:sz="0" w:space="0" w:color="auto"/>
            <w:bottom w:val="none" w:sz="0" w:space="0" w:color="auto"/>
            <w:right w:val="none" w:sz="0" w:space="0" w:color="auto"/>
          </w:divBdr>
        </w:div>
        <w:div w:id="421686800">
          <w:marLeft w:val="640"/>
          <w:marRight w:val="0"/>
          <w:marTop w:val="0"/>
          <w:marBottom w:val="0"/>
          <w:divBdr>
            <w:top w:val="none" w:sz="0" w:space="0" w:color="auto"/>
            <w:left w:val="none" w:sz="0" w:space="0" w:color="auto"/>
            <w:bottom w:val="none" w:sz="0" w:space="0" w:color="auto"/>
            <w:right w:val="none" w:sz="0" w:space="0" w:color="auto"/>
          </w:divBdr>
        </w:div>
        <w:div w:id="423384591">
          <w:marLeft w:val="640"/>
          <w:marRight w:val="0"/>
          <w:marTop w:val="0"/>
          <w:marBottom w:val="0"/>
          <w:divBdr>
            <w:top w:val="none" w:sz="0" w:space="0" w:color="auto"/>
            <w:left w:val="none" w:sz="0" w:space="0" w:color="auto"/>
            <w:bottom w:val="none" w:sz="0" w:space="0" w:color="auto"/>
            <w:right w:val="none" w:sz="0" w:space="0" w:color="auto"/>
          </w:divBdr>
        </w:div>
        <w:div w:id="424692674">
          <w:marLeft w:val="640"/>
          <w:marRight w:val="0"/>
          <w:marTop w:val="0"/>
          <w:marBottom w:val="0"/>
          <w:divBdr>
            <w:top w:val="none" w:sz="0" w:space="0" w:color="auto"/>
            <w:left w:val="none" w:sz="0" w:space="0" w:color="auto"/>
            <w:bottom w:val="none" w:sz="0" w:space="0" w:color="auto"/>
            <w:right w:val="none" w:sz="0" w:space="0" w:color="auto"/>
          </w:divBdr>
        </w:div>
        <w:div w:id="444546824">
          <w:marLeft w:val="640"/>
          <w:marRight w:val="0"/>
          <w:marTop w:val="0"/>
          <w:marBottom w:val="0"/>
          <w:divBdr>
            <w:top w:val="none" w:sz="0" w:space="0" w:color="auto"/>
            <w:left w:val="none" w:sz="0" w:space="0" w:color="auto"/>
            <w:bottom w:val="none" w:sz="0" w:space="0" w:color="auto"/>
            <w:right w:val="none" w:sz="0" w:space="0" w:color="auto"/>
          </w:divBdr>
        </w:div>
        <w:div w:id="446316507">
          <w:marLeft w:val="640"/>
          <w:marRight w:val="0"/>
          <w:marTop w:val="0"/>
          <w:marBottom w:val="0"/>
          <w:divBdr>
            <w:top w:val="none" w:sz="0" w:space="0" w:color="auto"/>
            <w:left w:val="none" w:sz="0" w:space="0" w:color="auto"/>
            <w:bottom w:val="none" w:sz="0" w:space="0" w:color="auto"/>
            <w:right w:val="none" w:sz="0" w:space="0" w:color="auto"/>
          </w:divBdr>
        </w:div>
        <w:div w:id="456219109">
          <w:marLeft w:val="640"/>
          <w:marRight w:val="0"/>
          <w:marTop w:val="0"/>
          <w:marBottom w:val="0"/>
          <w:divBdr>
            <w:top w:val="none" w:sz="0" w:space="0" w:color="auto"/>
            <w:left w:val="none" w:sz="0" w:space="0" w:color="auto"/>
            <w:bottom w:val="none" w:sz="0" w:space="0" w:color="auto"/>
            <w:right w:val="none" w:sz="0" w:space="0" w:color="auto"/>
          </w:divBdr>
        </w:div>
        <w:div w:id="481896163">
          <w:marLeft w:val="640"/>
          <w:marRight w:val="0"/>
          <w:marTop w:val="0"/>
          <w:marBottom w:val="0"/>
          <w:divBdr>
            <w:top w:val="none" w:sz="0" w:space="0" w:color="auto"/>
            <w:left w:val="none" w:sz="0" w:space="0" w:color="auto"/>
            <w:bottom w:val="none" w:sz="0" w:space="0" w:color="auto"/>
            <w:right w:val="none" w:sz="0" w:space="0" w:color="auto"/>
          </w:divBdr>
        </w:div>
        <w:div w:id="485556564">
          <w:marLeft w:val="640"/>
          <w:marRight w:val="0"/>
          <w:marTop w:val="0"/>
          <w:marBottom w:val="0"/>
          <w:divBdr>
            <w:top w:val="none" w:sz="0" w:space="0" w:color="auto"/>
            <w:left w:val="none" w:sz="0" w:space="0" w:color="auto"/>
            <w:bottom w:val="none" w:sz="0" w:space="0" w:color="auto"/>
            <w:right w:val="none" w:sz="0" w:space="0" w:color="auto"/>
          </w:divBdr>
        </w:div>
        <w:div w:id="491138258">
          <w:marLeft w:val="640"/>
          <w:marRight w:val="0"/>
          <w:marTop w:val="0"/>
          <w:marBottom w:val="0"/>
          <w:divBdr>
            <w:top w:val="none" w:sz="0" w:space="0" w:color="auto"/>
            <w:left w:val="none" w:sz="0" w:space="0" w:color="auto"/>
            <w:bottom w:val="none" w:sz="0" w:space="0" w:color="auto"/>
            <w:right w:val="none" w:sz="0" w:space="0" w:color="auto"/>
          </w:divBdr>
        </w:div>
        <w:div w:id="497691516">
          <w:marLeft w:val="640"/>
          <w:marRight w:val="0"/>
          <w:marTop w:val="0"/>
          <w:marBottom w:val="0"/>
          <w:divBdr>
            <w:top w:val="none" w:sz="0" w:space="0" w:color="auto"/>
            <w:left w:val="none" w:sz="0" w:space="0" w:color="auto"/>
            <w:bottom w:val="none" w:sz="0" w:space="0" w:color="auto"/>
            <w:right w:val="none" w:sz="0" w:space="0" w:color="auto"/>
          </w:divBdr>
        </w:div>
        <w:div w:id="528682192">
          <w:marLeft w:val="640"/>
          <w:marRight w:val="0"/>
          <w:marTop w:val="0"/>
          <w:marBottom w:val="0"/>
          <w:divBdr>
            <w:top w:val="none" w:sz="0" w:space="0" w:color="auto"/>
            <w:left w:val="none" w:sz="0" w:space="0" w:color="auto"/>
            <w:bottom w:val="none" w:sz="0" w:space="0" w:color="auto"/>
            <w:right w:val="none" w:sz="0" w:space="0" w:color="auto"/>
          </w:divBdr>
        </w:div>
        <w:div w:id="531958050">
          <w:marLeft w:val="640"/>
          <w:marRight w:val="0"/>
          <w:marTop w:val="0"/>
          <w:marBottom w:val="0"/>
          <w:divBdr>
            <w:top w:val="none" w:sz="0" w:space="0" w:color="auto"/>
            <w:left w:val="none" w:sz="0" w:space="0" w:color="auto"/>
            <w:bottom w:val="none" w:sz="0" w:space="0" w:color="auto"/>
            <w:right w:val="none" w:sz="0" w:space="0" w:color="auto"/>
          </w:divBdr>
        </w:div>
        <w:div w:id="534737432">
          <w:marLeft w:val="640"/>
          <w:marRight w:val="0"/>
          <w:marTop w:val="0"/>
          <w:marBottom w:val="0"/>
          <w:divBdr>
            <w:top w:val="none" w:sz="0" w:space="0" w:color="auto"/>
            <w:left w:val="none" w:sz="0" w:space="0" w:color="auto"/>
            <w:bottom w:val="none" w:sz="0" w:space="0" w:color="auto"/>
            <w:right w:val="none" w:sz="0" w:space="0" w:color="auto"/>
          </w:divBdr>
        </w:div>
        <w:div w:id="547493682">
          <w:marLeft w:val="640"/>
          <w:marRight w:val="0"/>
          <w:marTop w:val="0"/>
          <w:marBottom w:val="0"/>
          <w:divBdr>
            <w:top w:val="none" w:sz="0" w:space="0" w:color="auto"/>
            <w:left w:val="none" w:sz="0" w:space="0" w:color="auto"/>
            <w:bottom w:val="none" w:sz="0" w:space="0" w:color="auto"/>
            <w:right w:val="none" w:sz="0" w:space="0" w:color="auto"/>
          </w:divBdr>
        </w:div>
        <w:div w:id="563613424">
          <w:marLeft w:val="640"/>
          <w:marRight w:val="0"/>
          <w:marTop w:val="0"/>
          <w:marBottom w:val="0"/>
          <w:divBdr>
            <w:top w:val="none" w:sz="0" w:space="0" w:color="auto"/>
            <w:left w:val="none" w:sz="0" w:space="0" w:color="auto"/>
            <w:bottom w:val="none" w:sz="0" w:space="0" w:color="auto"/>
            <w:right w:val="none" w:sz="0" w:space="0" w:color="auto"/>
          </w:divBdr>
        </w:div>
        <w:div w:id="567376098">
          <w:marLeft w:val="640"/>
          <w:marRight w:val="0"/>
          <w:marTop w:val="0"/>
          <w:marBottom w:val="0"/>
          <w:divBdr>
            <w:top w:val="none" w:sz="0" w:space="0" w:color="auto"/>
            <w:left w:val="none" w:sz="0" w:space="0" w:color="auto"/>
            <w:bottom w:val="none" w:sz="0" w:space="0" w:color="auto"/>
            <w:right w:val="none" w:sz="0" w:space="0" w:color="auto"/>
          </w:divBdr>
        </w:div>
        <w:div w:id="568005669">
          <w:marLeft w:val="640"/>
          <w:marRight w:val="0"/>
          <w:marTop w:val="0"/>
          <w:marBottom w:val="0"/>
          <w:divBdr>
            <w:top w:val="none" w:sz="0" w:space="0" w:color="auto"/>
            <w:left w:val="none" w:sz="0" w:space="0" w:color="auto"/>
            <w:bottom w:val="none" w:sz="0" w:space="0" w:color="auto"/>
            <w:right w:val="none" w:sz="0" w:space="0" w:color="auto"/>
          </w:divBdr>
        </w:div>
        <w:div w:id="570968402">
          <w:marLeft w:val="640"/>
          <w:marRight w:val="0"/>
          <w:marTop w:val="0"/>
          <w:marBottom w:val="0"/>
          <w:divBdr>
            <w:top w:val="none" w:sz="0" w:space="0" w:color="auto"/>
            <w:left w:val="none" w:sz="0" w:space="0" w:color="auto"/>
            <w:bottom w:val="none" w:sz="0" w:space="0" w:color="auto"/>
            <w:right w:val="none" w:sz="0" w:space="0" w:color="auto"/>
          </w:divBdr>
        </w:div>
        <w:div w:id="582685866">
          <w:marLeft w:val="640"/>
          <w:marRight w:val="0"/>
          <w:marTop w:val="0"/>
          <w:marBottom w:val="0"/>
          <w:divBdr>
            <w:top w:val="none" w:sz="0" w:space="0" w:color="auto"/>
            <w:left w:val="none" w:sz="0" w:space="0" w:color="auto"/>
            <w:bottom w:val="none" w:sz="0" w:space="0" w:color="auto"/>
            <w:right w:val="none" w:sz="0" w:space="0" w:color="auto"/>
          </w:divBdr>
        </w:div>
        <w:div w:id="585457166">
          <w:marLeft w:val="640"/>
          <w:marRight w:val="0"/>
          <w:marTop w:val="0"/>
          <w:marBottom w:val="0"/>
          <w:divBdr>
            <w:top w:val="none" w:sz="0" w:space="0" w:color="auto"/>
            <w:left w:val="none" w:sz="0" w:space="0" w:color="auto"/>
            <w:bottom w:val="none" w:sz="0" w:space="0" w:color="auto"/>
            <w:right w:val="none" w:sz="0" w:space="0" w:color="auto"/>
          </w:divBdr>
        </w:div>
        <w:div w:id="598290600">
          <w:marLeft w:val="640"/>
          <w:marRight w:val="0"/>
          <w:marTop w:val="0"/>
          <w:marBottom w:val="0"/>
          <w:divBdr>
            <w:top w:val="none" w:sz="0" w:space="0" w:color="auto"/>
            <w:left w:val="none" w:sz="0" w:space="0" w:color="auto"/>
            <w:bottom w:val="none" w:sz="0" w:space="0" w:color="auto"/>
            <w:right w:val="none" w:sz="0" w:space="0" w:color="auto"/>
          </w:divBdr>
        </w:div>
        <w:div w:id="619845651">
          <w:marLeft w:val="640"/>
          <w:marRight w:val="0"/>
          <w:marTop w:val="0"/>
          <w:marBottom w:val="0"/>
          <w:divBdr>
            <w:top w:val="none" w:sz="0" w:space="0" w:color="auto"/>
            <w:left w:val="none" w:sz="0" w:space="0" w:color="auto"/>
            <w:bottom w:val="none" w:sz="0" w:space="0" w:color="auto"/>
            <w:right w:val="none" w:sz="0" w:space="0" w:color="auto"/>
          </w:divBdr>
        </w:div>
        <w:div w:id="630675619">
          <w:marLeft w:val="640"/>
          <w:marRight w:val="0"/>
          <w:marTop w:val="0"/>
          <w:marBottom w:val="0"/>
          <w:divBdr>
            <w:top w:val="none" w:sz="0" w:space="0" w:color="auto"/>
            <w:left w:val="none" w:sz="0" w:space="0" w:color="auto"/>
            <w:bottom w:val="none" w:sz="0" w:space="0" w:color="auto"/>
            <w:right w:val="none" w:sz="0" w:space="0" w:color="auto"/>
          </w:divBdr>
        </w:div>
        <w:div w:id="644966842">
          <w:marLeft w:val="640"/>
          <w:marRight w:val="0"/>
          <w:marTop w:val="0"/>
          <w:marBottom w:val="0"/>
          <w:divBdr>
            <w:top w:val="none" w:sz="0" w:space="0" w:color="auto"/>
            <w:left w:val="none" w:sz="0" w:space="0" w:color="auto"/>
            <w:bottom w:val="none" w:sz="0" w:space="0" w:color="auto"/>
            <w:right w:val="none" w:sz="0" w:space="0" w:color="auto"/>
          </w:divBdr>
        </w:div>
        <w:div w:id="656307583">
          <w:marLeft w:val="640"/>
          <w:marRight w:val="0"/>
          <w:marTop w:val="0"/>
          <w:marBottom w:val="0"/>
          <w:divBdr>
            <w:top w:val="none" w:sz="0" w:space="0" w:color="auto"/>
            <w:left w:val="none" w:sz="0" w:space="0" w:color="auto"/>
            <w:bottom w:val="none" w:sz="0" w:space="0" w:color="auto"/>
            <w:right w:val="none" w:sz="0" w:space="0" w:color="auto"/>
          </w:divBdr>
        </w:div>
        <w:div w:id="674037765">
          <w:marLeft w:val="640"/>
          <w:marRight w:val="0"/>
          <w:marTop w:val="0"/>
          <w:marBottom w:val="0"/>
          <w:divBdr>
            <w:top w:val="none" w:sz="0" w:space="0" w:color="auto"/>
            <w:left w:val="none" w:sz="0" w:space="0" w:color="auto"/>
            <w:bottom w:val="none" w:sz="0" w:space="0" w:color="auto"/>
            <w:right w:val="none" w:sz="0" w:space="0" w:color="auto"/>
          </w:divBdr>
        </w:div>
        <w:div w:id="682711625">
          <w:marLeft w:val="640"/>
          <w:marRight w:val="0"/>
          <w:marTop w:val="0"/>
          <w:marBottom w:val="0"/>
          <w:divBdr>
            <w:top w:val="none" w:sz="0" w:space="0" w:color="auto"/>
            <w:left w:val="none" w:sz="0" w:space="0" w:color="auto"/>
            <w:bottom w:val="none" w:sz="0" w:space="0" w:color="auto"/>
            <w:right w:val="none" w:sz="0" w:space="0" w:color="auto"/>
          </w:divBdr>
        </w:div>
        <w:div w:id="684672477">
          <w:marLeft w:val="640"/>
          <w:marRight w:val="0"/>
          <w:marTop w:val="0"/>
          <w:marBottom w:val="0"/>
          <w:divBdr>
            <w:top w:val="none" w:sz="0" w:space="0" w:color="auto"/>
            <w:left w:val="none" w:sz="0" w:space="0" w:color="auto"/>
            <w:bottom w:val="none" w:sz="0" w:space="0" w:color="auto"/>
            <w:right w:val="none" w:sz="0" w:space="0" w:color="auto"/>
          </w:divBdr>
        </w:div>
        <w:div w:id="706562062">
          <w:marLeft w:val="640"/>
          <w:marRight w:val="0"/>
          <w:marTop w:val="0"/>
          <w:marBottom w:val="0"/>
          <w:divBdr>
            <w:top w:val="none" w:sz="0" w:space="0" w:color="auto"/>
            <w:left w:val="none" w:sz="0" w:space="0" w:color="auto"/>
            <w:bottom w:val="none" w:sz="0" w:space="0" w:color="auto"/>
            <w:right w:val="none" w:sz="0" w:space="0" w:color="auto"/>
          </w:divBdr>
        </w:div>
        <w:div w:id="706639215">
          <w:marLeft w:val="640"/>
          <w:marRight w:val="0"/>
          <w:marTop w:val="0"/>
          <w:marBottom w:val="0"/>
          <w:divBdr>
            <w:top w:val="none" w:sz="0" w:space="0" w:color="auto"/>
            <w:left w:val="none" w:sz="0" w:space="0" w:color="auto"/>
            <w:bottom w:val="none" w:sz="0" w:space="0" w:color="auto"/>
            <w:right w:val="none" w:sz="0" w:space="0" w:color="auto"/>
          </w:divBdr>
        </w:div>
        <w:div w:id="714692723">
          <w:marLeft w:val="640"/>
          <w:marRight w:val="0"/>
          <w:marTop w:val="0"/>
          <w:marBottom w:val="0"/>
          <w:divBdr>
            <w:top w:val="none" w:sz="0" w:space="0" w:color="auto"/>
            <w:left w:val="none" w:sz="0" w:space="0" w:color="auto"/>
            <w:bottom w:val="none" w:sz="0" w:space="0" w:color="auto"/>
            <w:right w:val="none" w:sz="0" w:space="0" w:color="auto"/>
          </w:divBdr>
        </w:div>
        <w:div w:id="726105347">
          <w:marLeft w:val="640"/>
          <w:marRight w:val="0"/>
          <w:marTop w:val="0"/>
          <w:marBottom w:val="0"/>
          <w:divBdr>
            <w:top w:val="none" w:sz="0" w:space="0" w:color="auto"/>
            <w:left w:val="none" w:sz="0" w:space="0" w:color="auto"/>
            <w:bottom w:val="none" w:sz="0" w:space="0" w:color="auto"/>
            <w:right w:val="none" w:sz="0" w:space="0" w:color="auto"/>
          </w:divBdr>
        </w:div>
        <w:div w:id="737174286">
          <w:marLeft w:val="640"/>
          <w:marRight w:val="0"/>
          <w:marTop w:val="0"/>
          <w:marBottom w:val="0"/>
          <w:divBdr>
            <w:top w:val="none" w:sz="0" w:space="0" w:color="auto"/>
            <w:left w:val="none" w:sz="0" w:space="0" w:color="auto"/>
            <w:bottom w:val="none" w:sz="0" w:space="0" w:color="auto"/>
            <w:right w:val="none" w:sz="0" w:space="0" w:color="auto"/>
          </w:divBdr>
        </w:div>
        <w:div w:id="738938561">
          <w:marLeft w:val="640"/>
          <w:marRight w:val="0"/>
          <w:marTop w:val="0"/>
          <w:marBottom w:val="0"/>
          <w:divBdr>
            <w:top w:val="none" w:sz="0" w:space="0" w:color="auto"/>
            <w:left w:val="none" w:sz="0" w:space="0" w:color="auto"/>
            <w:bottom w:val="none" w:sz="0" w:space="0" w:color="auto"/>
            <w:right w:val="none" w:sz="0" w:space="0" w:color="auto"/>
          </w:divBdr>
        </w:div>
        <w:div w:id="756100552">
          <w:marLeft w:val="640"/>
          <w:marRight w:val="0"/>
          <w:marTop w:val="0"/>
          <w:marBottom w:val="0"/>
          <w:divBdr>
            <w:top w:val="none" w:sz="0" w:space="0" w:color="auto"/>
            <w:left w:val="none" w:sz="0" w:space="0" w:color="auto"/>
            <w:bottom w:val="none" w:sz="0" w:space="0" w:color="auto"/>
            <w:right w:val="none" w:sz="0" w:space="0" w:color="auto"/>
          </w:divBdr>
        </w:div>
        <w:div w:id="758409857">
          <w:marLeft w:val="640"/>
          <w:marRight w:val="0"/>
          <w:marTop w:val="0"/>
          <w:marBottom w:val="0"/>
          <w:divBdr>
            <w:top w:val="none" w:sz="0" w:space="0" w:color="auto"/>
            <w:left w:val="none" w:sz="0" w:space="0" w:color="auto"/>
            <w:bottom w:val="none" w:sz="0" w:space="0" w:color="auto"/>
            <w:right w:val="none" w:sz="0" w:space="0" w:color="auto"/>
          </w:divBdr>
        </w:div>
        <w:div w:id="765344707">
          <w:marLeft w:val="640"/>
          <w:marRight w:val="0"/>
          <w:marTop w:val="0"/>
          <w:marBottom w:val="0"/>
          <w:divBdr>
            <w:top w:val="none" w:sz="0" w:space="0" w:color="auto"/>
            <w:left w:val="none" w:sz="0" w:space="0" w:color="auto"/>
            <w:bottom w:val="none" w:sz="0" w:space="0" w:color="auto"/>
            <w:right w:val="none" w:sz="0" w:space="0" w:color="auto"/>
          </w:divBdr>
        </w:div>
        <w:div w:id="766076410">
          <w:marLeft w:val="640"/>
          <w:marRight w:val="0"/>
          <w:marTop w:val="0"/>
          <w:marBottom w:val="0"/>
          <w:divBdr>
            <w:top w:val="none" w:sz="0" w:space="0" w:color="auto"/>
            <w:left w:val="none" w:sz="0" w:space="0" w:color="auto"/>
            <w:bottom w:val="none" w:sz="0" w:space="0" w:color="auto"/>
            <w:right w:val="none" w:sz="0" w:space="0" w:color="auto"/>
          </w:divBdr>
        </w:div>
        <w:div w:id="767433929">
          <w:marLeft w:val="640"/>
          <w:marRight w:val="0"/>
          <w:marTop w:val="0"/>
          <w:marBottom w:val="0"/>
          <w:divBdr>
            <w:top w:val="none" w:sz="0" w:space="0" w:color="auto"/>
            <w:left w:val="none" w:sz="0" w:space="0" w:color="auto"/>
            <w:bottom w:val="none" w:sz="0" w:space="0" w:color="auto"/>
            <w:right w:val="none" w:sz="0" w:space="0" w:color="auto"/>
          </w:divBdr>
        </w:div>
        <w:div w:id="767888582">
          <w:marLeft w:val="640"/>
          <w:marRight w:val="0"/>
          <w:marTop w:val="0"/>
          <w:marBottom w:val="0"/>
          <w:divBdr>
            <w:top w:val="none" w:sz="0" w:space="0" w:color="auto"/>
            <w:left w:val="none" w:sz="0" w:space="0" w:color="auto"/>
            <w:bottom w:val="none" w:sz="0" w:space="0" w:color="auto"/>
            <w:right w:val="none" w:sz="0" w:space="0" w:color="auto"/>
          </w:divBdr>
        </w:div>
        <w:div w:id="770247405">
          <w:marLeft w:val="640"/>
          <w:marRight w:val="0"/>
          <w:marTop w:val="0"/>
          <w:marBottom w:val="0"/>
          <w:divBdr>
            <w:top w:val="none" w:sz="0" w:space="0" w:color="auto"/>
            <w:left w:val="none" w:sz="0" w:space="0" w:color="auto"/>
            <w:bottom w:val="none" w:sz="0" w:space="0" w:color="auto"/>
            <w:right w:val="none" w:sz="0" w:space="0" w:color="auto"/>
          </w:divBdr>
        </w:div>
        <w:div w:id="799416633">
          <w:marLeft w:val="640"/>
          <w:marRight w:val="0"/>
          <w:marTop w:val="0"/>
          <w:marBottom w:val="0"/>
          <w:divBdr>
            <w:top w:val="none" w:sz="0" w:space="0" w:color="auto"/>
            <w:left w:val="none" w:sz="0" w:space="0" w:color="auto"/>
            <w:bottom w:val="none" w:sz="0" w:space="0" w:color="auto"/>
            <w:right w:val="none" w:sz="0" w:space="0" w:color="auto"/>
          </w:divBdr>
        </w:div>
        <w:div w:id="809632887">
          <w:marLeft w:val="640"/>
          <w:marRight w:val="0"/>
          <w:marTop w:val="0"/>
          <w:marBottom w:val="0"/>
          <w:divBdr>
            <w:top w:val="none" w:sz="0" w:space="0" w:color="auto"/>
            <w:left w:val="none" w:sz="0" w:space="0" w:color="auto"/>
            <w:bottom w:val="none" w:sz="0" w:space="0" w:color="auto"/>
            <w:right w:val="none" w:sz="0" w:space="0" w:color="auto"/>
          </w:divBdr>
        </w:div>
        <w:div w:id="814755577">
          <w:marLeft w:val="640"/>
          <w:marRight w:val="0"/>
          <w:marTop w:val="0"/>
          <w:marBottom w:val="0"/>
          <w:divBdr>
            <w:top w:val="none" w:sz="0" w:space="0" w:color="auto"/>
            <w:left w:val="none" w:sz="0" w:space="0" w:color="auto"/>
            <w:bottom w:val="none" w:sz="0" w:space="0" w:color="auto"/>
            <w:right w:val="none" w:sz="0" w:space="0" w:color="auto"/>
          </w:divBdr>
        </w:div>
        <w:div w:id="815948347">
          <w:marLeft w:val="640"/>
          <w:marRight w:val="0"/>
          <w:marTop w:val="0"/>
          <w:marBottom w:val="0"/>
          <w:divBdr>
            <w:top w:val="none" w:sz="0" w:space="0" w:color="auto"/>
            <w:left w:val="none" w:sz="0" w:space="0" w:color="auto"/>
            <w:bottom w:val="none" w:sz="0" w:space="0" w:color="auto"/>
            <w:right w:val="none" w:sz="0" w:space="0" w:color="auto"/>
          </w:divBdr>
        </w:div>
        <w:div w:id="864827279">
          <w:marLeft w:val="640"/>
          <w:marRight w:val="0"/>
          <w:marTop w:val="0"/>
          <w:marBottom w:val="0"/>
          <w:divBdr>
            <w:top w:val="none" w:sz="0" w:space="0" w:color="auto"/>
            <w:left w:val="none" w:sz="0" w:space="0" w:color="auto"/>
            <w:bottom w:val="none" w:sz="0" w:space="0" w:color="auto"/>
            <w:right w:val="none" w:sz="0" w:space="0" w:color="auto"/>
          </w:divBdr>
        </w:div>
        <w:div w:id="876433205">
          <w:marLeft w:val="640"/>
          <w:marRight w:val="0"/>
          <w:marTop w:val="0"/>
          <w:marBottom w:val="0"/>
          <w:divBdr>
            <w:top w:val="none" w:sz="0" w:space="0" w:color="auto"/>
            <w:left w:val="none" w:sz="0" w:space="0" w:color="auto"/>
            <w:bottom w:val="none" w:sz="0" w:space="0" w:color="auto"/>
            <w:right w:val="none" w:sz="0" w:space="0" w:color="auto"/>
          </w:divBdr>
        </w:div>
        <w:div w:id="882714196">
          <w:marLeft w:val="640"/>
          <w:marRight w:val="0"/>
          <w:marTop w:val="0"/>
          <w:marBottom w:val="0"/>
          <w:divBdr>
            <w:top w:val="none" w:sz="0" w:space="0" w:color="auto"/>
            <w:left w:val="none" w:sz="0" w:space="0" w:color="auto"/>
            <w:bottom w:val="none" w:sz="0" w:space="0" w:color="auto"/>
            <w:right w:val="none" w:sz="0" w:space="0" w:color="auto"/>
          </w:divBdr>
        </w:div>
        <w:div w:id="887255845">
          <w:marLeft w:val="640"/>
          <w:marRight w:val="0"/>
          <w:marTop w:val="0"/>
          <w:marBottom w:val="0"/>
          <w:divBdr>
            <w:top w:val="none" w:sz="0" w:space="0" w:color="auto"/>
            <w:left w:val="none" w:sz="0" w:space="0" w:color="auto"/>
            <w:bottom w:val="none" w:sz="0" w:space="0" w:color="auto"/>
            <w:right w:val="none" w:sz="0" w:space="0" w:color="auto"/>
          </w:divBdr>
        </w:div>
        <w:div w:id="890850539">
          <w:marLeft w:val="640"/>
          <w:marRight w:val="0"/>
          <w:marTop w:val="0"/>
          <w:marBottom w:val="0"/>
          <w:divBdr>
            <w:top w:val="none" w:sz="0" w:space="0" w:color="auto"/>
            <w:left w:val="none" w:sz="0" w:space="0" w:color="auto"/>
            <w:bottom w:val="none" w:sz="0" w:space="0" w:color="auto"/>
            <w:right w:val="none" w:sz="0" w:space="0" w:color="auto"/>
          </w:divBdr>
        </w:div>
        <w:div w:id="897058226">
          <w:marLeft w:val="640"/>
          <w:marRight w:val="0"/>
          <w:marTop w:val="0"/>
          <w:marBottom w:val="0"/>
          <w:divBdr>
            <w:top w:val="none" w:sz="0" w:space="0" w:color="auto"/>
            <w:left w:val="none" w:sz="0" w:space="0" w:color="auto"/>
            <w:bottom w:val="none" w:sz="0" w:space="0" w:color="auto"/>
            <w:right w:val="none" w:sz="0" w:space="0" w:color="auto"/>
          </w:divBdr>
        </w:div>
        <w:div w:id="900095616">
          <w:marLeft w:val="640"/>
          <w:marRight w:val="0"/>
          <w:marTop w:val="0"/>
          <w:marBottom w:val="0"/>
          <w:divBdr>
            <w:top w:val="none" w:sz="0" w:space="0" w:color="auto"/>
            <w:left w:val="none" w:sz="0" w:space="0" w:color="auto"/>
            <w:bottom w:val="none" w:sz="0" w:space="0" w:color="auto"/>
            <w:right w:val="none" w:sz="0" w:space="0" w:color="auto"/>
          </w:divBdr>
        </w:div>
        <w:div w:id="904491932">
          <w:marLeft w:val="640"/>
          <w:marRight w:val="0"/>
          <w:marTop w:val="0"/>
          <w:marBottom w:val="0"/>
          <w:divBdr>
            <w:top w:val="none" w:sz="0" w:space="0" w:color="auto"/>
            <w:left w:val="none" w:sz="0" w:space="0" w:color="auto"/>
            <w:bottom w:val="none" w:sz="0" w:space="0" w:color="auto"/>
            <w:right w:val="none" w:sz="0" w:space="0" w:color="auto"/>
          </w:divBdr>
        </w:div>
        <w:div w:id="911737886">
          <w:marLeft w:val="640"/>
          <w:marRight w:val="0"/>
          <w:marTop w:val="0"/>
          <w:marBottom w:val="0"/>
          <w:divBdr>
            <w:top w:val="none" w:sz="0" w:space="0" w:color="auto"/>
            <w:left w:val="none" w:sz="0" w:space="0" w:color="auto"/>
            <w:bottom w:val="none" w:sz="0" w:space="0" w:color="auto"/>
            <w:right w:val="none" w:sz="0" w:space="0" w:color="auto"/>
          </w:divBdr>
        </w:div>
        <w:div w:id="927419166">
          <w:marLeft w:val="640"/>
          <w:marRight w:val="0"/>
          <w:marTop w:val="0"/>
          <w:marBottom w:val="0"/>
          <w:divBdr>
            <w:top w:val="none" w:sz="0" w:space="0" w:color="auto"/>
            <w:left w:val="none" w:sz="0" w:space="0" w:color="auto"/>
            <w:bottom w:val="none" w:sz="0" w:space="0" w:color="auto"/>
            <w:right w:val="none" w:sz="0" w:space="0" w:color="auto"/>
          </w:divBdr>
        </w:div>
        <w:div w:id="930359762">
          <w:marLeft w:val="640"/>
          <w:marRight w:val="0"/>
          <w:marTop w:val="0"/>
          <w:marBottom w:val="0"/>
          <w:divBdr>
            <w:top w:val="none" w:sz="0" w:space="0" w:color="auto"/>
            <w:left w:val="none" w:sz="0" w:space="0" w:color="auto"/>
            <w:bottom w:val="none" w:sz="0" w:space="0" w:color="auto"/>
            <w:right w:val="none" w:sz="0" w:space="0" w:color="auto"/>
          </w:divBdr>
        </w:div>
        <w:div w:id="931351736">
          <w:marLeft w:val="640"/>
          <w:marRight w:val="0"/>
          <w:marTop w:val="0"/>
          <w:marBottom w:val="0"/>
          <w:divBdr>
            <w:top w:val="none" w:sz="0" w:space="0" w:color="auto"/>
            <w:left w:val="none" w:sz="0" w:space="0" w:color="auto"/>
            <w:bottom w:val="none" w:sz="0" w:space="0" w:color="auto"/>
            <w:right w:val="none" w:sz="0" w:space="0" w:color="auto"/>
          </w:divBdr>
        </w:div>
        <w:div w:id="938179253">
          <w:marLeft w:val="640"/>
          <w:marRight w:val="0"/>
          <w:marTop w:val="0"/>
          <w:marBottom w:val="0"/>
          <w:divBdr>
            <w:top w:val="none" w:sz="0" w:space="0" w:color="auto"/>
            <w:left w:val="none" w:sz="0" w:space="0" w:color="auto"/>
            <w:bottom w:val="none" w:sz="0" w:space="0" w:color="auto"/>
            <w:right w:val="none" w:sz="0" w:space="0" w:color="auto"/>
          </w:divBdr>
        </w:div>
        <w:div w:id="946277059">
          <w:marLeft w:val="640"/>
          <w:marRight w:val="0"/>
          <w:marTop w:val="0"/>
          <w:marBottom w:val="0"/>
          <w:divBdr>
            <w:top w:val="none" w:sz="0" w:space="0" w:color="auto"/>
            <w:left w:val="none" w:sz="0" w:space="0" w:color="auto"/>
            <w:bottom w:val="none" w:sz="0" w:space="0" w:color="auto"/>
            <w:right w:val="none" w:sz="0" w:space="0" w:color="auto"/>
          </w:divBdr>
        </w:div>
        <w:div w:id="955790305">
          <w:marLeft w:val="640"/>
          <w:marRight w:val="0"/>
          <w:marTop w:val="0"/>
          <w:marBottom w:val="0"/>
          <w:divBdr>
            <w:top w:val="none" w:sz="0" w:space="0" w:color="auto"/>
            <w:left w:val="none" w:sz="0" w:space="0" w:color="auto"/>
            <w:bottom w:val="none" w:sz="0" w:space="0" w:color="auto"/>
            <w:right w:val="none" w:sz="0" w:space="0" w:color="auto"/>
          </w:divBdr>
        </w:div>
        <w:div w:id="963000596">
          <w:marLeft w:val="640"/>
          <w:marRight w:val="0"/>
          <w:marTop w:val="0"/>
          <w:marBottom w:val="0"/>
          <w:divBdr>
            <w:top w:val="none" w:sz="0" w:space="0" w:color="auto"/>
            <w:left w:val="none" w:sz="0" w:space="0" w:color="auto"/>
            <w:bottom w:val="none" w:sz="0" w:space="0" w:color="auto"/>
            <w:right w:val="none" w:sz="0" w:space="0" w:color="auto"/>
          </w:divBdr>
        </w:div>
        <w:div w:id="964239351">
          <w:marLeft w:val="640"/>
          <w:marRight w:val="0"/>
          <w:marTop w:val="0"/>
          <w:marBottom w:val="0"/>
          <w:divBdr>
            <w:top w:val="none" w:sz="0" w:space="0" w:color="auto"/>
            <w:left w:val="none" w:sz="0" w:space="0" w:color="auto"/>
            <w:bottom w:val="none" w:sz="0" w:space="0" w:color="auto"/>
            <w:right w:val="none" w:sz="0" w:space="0" w:color="auto"/>
          </w:divBdr>
        </w:div>
        <w:div w:id="974914022">
          <w:marLeft w:val="640"/>
          <w:marRight w:val="0"/>
          <w:marTop w:val="0"/>
          <w:marBottom w:val="0"/>
          <w:divBdr>
            <w:top w:val="none" w:sz="0" w:space="0" w:color="auto"/>
            <w:left w:val="none" w:sz="0" w:space="0" w:color="auto"/>
            <w:bottom w:val="none" w:sz="0" w:space="0" w:color="auto"/>
            <w:right w:val="none" w:sz="0" w:space="0" w:color="auto"/>
          </w:divBdr>
        </w:div>
        <w:div w:id="999117472">
          <w:marLeft w:val="640"/>
          <w:marRight w:val="0"/>
          <w:marTop w:val="0"/>
          <w:marBottom w:val="0"/>
          <w:divBdr>
            <w:top w:val="none" w:sz="0" w:space="0" w:color="auto"/>
            <w:left w:val="none" w:sz="0" w:space="0" w:color="auto"/>
            <w:bottom w:val="none" w:sz="0" w:space="0" w:color="auto"/>
            <w:right w:val="none" w:sz="0" w:space="0" w:color="auto"/>
          </w:divBdr>
        </w:div>
        <w:div w:id="1002899111">
          <w:marLeft w:val="640"/>
          <w:marRight w:val="0"/>
          <w:marTop w:val="0"/>
          <w:marBottom w:val="0"/>
          <w:divBdr>
            <w:top w:val="none" w:sz="0" w:space="0" w:color="auto"/>
            <w:left w:val="none" w:sz="0" w:space="0" w:color="auto"/>
            <w:bottom w:val="none" w:sz="0" w:space="0" w:color="auto"/>
            <w:right w:val="none" w:sz="0" w:space="0" w:color="auto"/>
          </w:divBdr>
        </w:div>
        <w:div w:id="1005130004">
          <w:marLeft w:val="640"/>
          <w:marRight w:val="0"/>
          <w:marTop w:val="0"/>
          <w:marBottom w:val="0"/>
          <w:divBdr>
            <w:top w:val="none" w:sz="0" w:space="0" w:color="auto"/>
            <w:left w:val="none" w:sz="0" w:space="0" w:color="auto"/>
            <w:bottom w:val="none" w:sz="0" w:space="0" w:color="auto"/>
            <w:right w:val="none" w:sz="0" w:space="0" w:color="auto"/>
          </w:divBdr>
        </w:div>
        <w:div w:id="1023627831">
          <w:marLeft w:val="640"/>
          <w:marRight w:val="0"/>
          <w:marTop w:val="0"/>
          <w:marBottom w:val="0"/>
          <w:divBdr>
            <w:top w:val="none" w:sz="0" w:space="0" w:color="auto"/>
            <w:left w:val="none" w:sz="0" w:space="0" w:color="auto"/>
            <w:bottom w:val="none" w:sz="0" w:space="0" w:color="auto"/>
            <w:right w:val="none" w:sz="0" w:space="0" w:color="auto"/>
          </w:divBdr>
        </w:div>
        <w:div w:id="1031808737">
          <w:marLeft w:val="640"/>
          <w:marRight w:val="0"/>
          <w:marTop w:val="0"/>
          <w:marBottom w:val="0"/>
          <w:divBdr>
            <w:top w:val="none" w:sz="0" w:space="0" w:color="auto"/>
            <w:left w:val="none" w:sz="0" w:space="0" w:color="auto"/>
            <w:bottom w:val="none" w:sz="0" w:space="0" w:color="auto"/>
            <w:right w:val="none" w:sz="0" w:space="0" w:color="auto"/>
          </w:divBdr>
        </w:div>
        <w:div w:id="1036467402">
          <w:marLeft w:val="640"/>
          <w:marRight w:val="0"/>
          <w:marTop w:val="0"/>
          <w:marBottom w:val="0"/>
          <w:divBdr>
            <w:top w:val="none" w:sz="0" w:space="0" w:color="auto"/>
            <w:left w:val="none" w:sz="0" w:space="0" w:color="auto"/>
            <w:bottom w:val="none" w:sz="0" w:space="0" w:color="auto"/>
            <w:right w:val="none" w:sz="0" w:space="0" w:color="auto"/>
          </w:divBdr>
        </w:div>
        <w:div w:id="1040592527">
          <w:marLeft w:val="640"/>
          <w:marRight w:val="0"/>
          <w:marTop w:val="0"/>
          <w:marBottom w:val="0"/>
          <w:divBdr>
            <w:top w:val="none" w:sz="0" w:space="0" w:color="auto"/>
            <w:left w:val="none" w:sz="0" w:space="0" w:color="auto"/>
            <w:bottom w:val="none" w:sz="0" w:space="0" w:color="auto"/>
            <w:right w:val="none" w:sz="0" w:space="0" w:color="auto"/>
          </w:divBdr>
        </w:div>
        <w:div w:id="1040671791">
          <w:marLeft w:val="640"/>
          <w:marRight w:val="0"/>
          <w:marTop w:val="0"/>
          <w:marBottom w:val="0"/>
          <w:divBdr>
            <w:top w:val="none" w:sz="0" w:space="0" w:color="auto"/>
            <w:left w:val="none" w:sz="0" w:space="0" w:color="auto"/>
            <w:bottom w:val="none" w:sz="0" w:space="0" w:color="auto"/>
            <w:right w:val="none" w:sz="0" w:space="0" w:color="auto"/>
          </w:divBdr>
        </w:div>
        <w:div w:id="1043477651">
          <w:marLeft w:val="640"/>
          <w:marRight w:val="0"/>
          <w:marTop w:val="0"/>
          <w:marBottom w:val="0"/>
          <w:divBdr>
            <w:top w:val="none" w:sz="0" w:space="0" w:color="auto"/>
            <w:left w:val="none" w:sz="0" w:space="0" w:color="auto"/>
            <w:bottom w:val="none" w:sz="0" w:space="0" w:color="auto"/>
            <w:right w:val="none" w:sz="0" w:space="0" w:color="auto"/>
          </w:divBdr>
        </w:div>
        <w:div w:id="1047416910">
          <w:marLeft w:val="640"/>
          <w:marRight w:val="0"/>
          <w:marTop w:val="0"/>
          <w:marBottom w:val="0"/>
          <w:divBdr>
            <w:top w:val="none" w:sz="0" w:space="0" w:color="auto"/>
            <w:left w:val="none" w:sz="0" w:space="0" w:color="auto"/>
            <w:bottom w:val="none" w:sz="0" w:space="0" w:color="auto"/>
            <w:right w:val="none" w:sz="0" w:space="0" w:color="auto"/>
          </w:divBdr>
        </w:div>
        <w:div w:id="1050543689">
          <w:marLeft w:val="640"/>
          <w:marRight w:val="0"/>
          <w:marTop w:val="0"/>
          <w:marBottom w:val="0"/>
          <w:divBdr>
            <w:top w:val="none" w:sz="0" w:space="0" w:color="auto"/>
            <w:left w:val="none" w:sz="0" w:space="0" w:color="auto"/>
            <w:bottom w:val="none" w:sz="0" w:space="0" w:color="auto"/>
            <w:right w:val="none" w:sz="0" w:space="0" w:color="auto"/>
          </w:divBdr>
        </w:div>
        <w:div w:id="1059209785">
          <w:marLeft w:val="640"/>
          <w:marRight w:val="0"/>
          <w:marTop w:val="0"/>
          <w:marBottom w:val="0"/>
          <w:divBdr>
            <w:top w:val="none" w:sz="0" w:space="0" w:color="auto"/>
            <w:left w:val="none" w:sz="0" w:space="0" w:color="auto"/>
            <w:bottom w:val="none" w:sz="0" w:space="0" w:color="auto"/>
            <w:right w:val="none" w:sz="0" w:space="0" w:color="auto"/>
          </w:divBdr>
        </w:div>
        <w:div w:id="1065689714">
          <w:marLeft w:val="640"/>
          <w:marRight w:val="0"/>
          <w:marTop w:val="0"/>
          <w:marBottom w:val="0"/>
          <w:divBdr>
            <w:top w:val="none" w:sz="0" w:space="0" w:color="auto"/>
            <w:left w:val="none" w:sz="0" w:space="0" w:color="auto"/>
            <w:bottom w:val="none" w:sz="0" w:space="0" w:color="auto"/>
            <w:right w:val="none" w:sz="0" w:space="0" w:color="auto"/>
          </w:divBdr>
        </w:div>
        <w:div w:id="1068697992">
          <w:marLeft w:val="640"/>
          <w:marRight w:val="0"/>
          <w:marTop w:val="0"/>
          <w:marBottom w:val="0"/>
          <w:divBdr>
            <w:top w:val="none" w:sz="0" w:space="0" w:color="auto"/>
            <w:left w:val="none" w:sz="0" w:space="0" w:color="auto"/>
            <w:bottom w:val="none" w:sz="0" w:space="0" w:color="auto"/>
            <w:right w:val="none" w:sz="0" w:space="0" w:color="auto"/>
          </w:divBdr>
        </w:div>
        <w:div w:id="1075668079">
          <w:marLeft w:val="640"/>
          <w:marRight w:val="0"/>
          <w:marTop w:val="0"/>
          <w:marBottom w:val="0"/>
          <w:divBdr>
            <w:top w:val="none" w:sz="0" w:space="0" w:color="auto"/>
            <w:left w:val="none" w:sz="0" w:space="0" w:color="auto"/>
            <w:bottom w:val="none" w:sz="0" w:space="0" w:color="auto"/>
            <w:right w:val="none" w:sz="0" w:space="0" w:color="auto"/>
          </w:divBdr>
        </w:div>
        <w:div w:id="1090656724">
          <w:marLeft w:val="640"/>
          <w:marRight w:val="0"/>
          <w:marTop w:val="0"/>
          <w:marBottom w:val="0"/>
          <w:divBdr>
            <w:top w:val="none" w:sz="0" w:space="0" w:color="auto"/>
            <w:left w:val="none" w:sz="0" w:space="0" w:color="auto"/>
            <w:bottom w:val="none" w:sz="0" w:space="0" w:color="auto"/>
            <w:right w:val="none" w:sz="0" w:space="0" w:color="auto"/>
          </w:divBdr>
        </w:div>
        <w:div w:id="1095514674">
          <w:marLeft w:val="640"/>
          <w:marRight w:val="0"/>
          <w:marTop w:val="0"/>
          <w:marBottom w:val="0"/>
          <w:divBdr>
            <w:top w:val="none" w:sz="0" w:space="0" w:color="auto"/>
            <w:left w:val="none" w:sz="0" w:space="0" w:color="auto"/>
            <w:bottom w:val="none" w:sz="0" w:space="0" w:color="auto"/>
            <w:right w:val="none" w:sz="0" w:space="0" w:color="auto"/>
          </w:divBdr>
        </w:div>
        <w:div w:id="1098672586">
          <w:marLeft w:val="640"/>
          <w:marRight w:val="0"/>
          <w:marTop w:val="0"/>
          <w:marBottom w:val="0"/>
          <w:divBdr>
            <w:top w:val="none" w:sz="0" w:space="0" w:color="auto"/>
            <w:left w:val="none" w:sz="0" w:space="0" w:color="auto"/>
            <w:bottom w:val="none" w:sz="0" w:space="0" w:color="auto"/>
            <w:right w:val="none" w:sz="0" w:space="0" w:color="auto"/>
          </w:divBdr>
        </w:div>
        <w:div w:id="1101875377">
          <w:marLeft w:val="640"/>
          <w:marRight w:val="0"/>
          <w:marTop w:val="0"/>
          <w:marBottom w:val="0"/>
          <w:divBdr>
            <w:top w:val="none" w:sz="0" w:space="0" w:color="auto"/>
            <w:left w:val="none" w:sz="0" w:space="0" w:color="auto"/>
            <w:bottom w:val="none" w:sz="0" w:space="0" w:color="auto"/>
            <w:right w:val="none" w:sz="0" w:space="0" w:color="auto"/>
          </w:divBdr>
        </w:div>
        <w:div w:id="1102990864">
          <w:marLeft w:val="640"/>
          <w:marRight w:val="0"/>
          <w:marTop w:val="0"/>
          <w:marBottom w:val="0"/>
          <w:divBdr>
            <w:top w:val="none" w:sz="0" w:space="0" w:color="auto"/>
            <w:left w:val="none" w:sz="0" w:space="0" w:color="auto"/>
            <w:bottom w:val="none" w:sz="0" w:space="0" w:color="auto"/>
            <w:right w:val="none" w:sz="0" w:space="0" w:color="auto"/>
          </w:divBdr>
        </w:div>
        <w:div w:id="1105076811">
          <w:marLeft w:val="640"/>
          <w:marRight w:val="0"/>
          <w:marTop w:val="0"/>
          <w:marBottom w:val="0"/>
          <w:divBdr>
            <w:top w:val="none" w:sz="0" w:space="0" w:color="auto"/>
            <w:left w:val="none" w:sz="0" w:space="0" w:color="auto"/>
            <w:bottom w:val="none" w:sz="0" w:space="0" w:color="auto"/>
            <w:right w:val="none" w:sz="0" w:space="0" w:color="auto"/>
          </w:divBdr>
        </w:div>
        <w:div w:id="1119224149">
          <w:marLeft w:val="640"/>
          <w:marRight w:val="0"/>
          <w:marTop w:val="0"/>
          <w:marBottom w:val="0"/>
          <w:divBdr>
            <w:top w:val="none" w:sz="0" w:space="0" w:color="auto"/>
            <w:left w:val="none" w:sz="0" w:space="0" w:color="auto"/>
            <w:bottom w:val="none" w:sz="0" w:space="0" w:color="auto"/>
            <w:right w:val="none" w:sz="0" w:space="0" w:color="auto"/>
          </w:divBdr>
        </w:div>
        <w:div w:id="1119370992">
          <w:marLeft w:val="640"/>
          <w:marRight w:val="0"/>
          <w:marTop w:val="0"/>
          <w:marBottom w:val="0"/>
          <w:divBdr>
            <w:top w:val="none" w:sz="0" w:space="0" w:color="auto"/>
            <w:left w:val="none" w:sz="0" w:space="0" w:color="auto"/>
            <w:bottom w:val="none" w:sz="0" w:space="0" w:color="auto"/>
            <w:right w:val="none" w:sz="0" w:space="0" w:color="auto"/>
          </w:divBdr>
        </w:div>
        <w:div w:id="1134712815">
          <w:marLeft w:val="640"/>
          <w:marRight w:val="0"/>
          <w:marTop w:val="0"/>
          <w:marBottom w:val="0"/>
          <w:divBdr>
            <w:top w:val="none" w:sz="0" w:space="0" w:color="auto"/>
            <w:left w:val="none" w:sz="0" w:space="0" w:color="auto"/>
            <w:bottom w:val="none" w:sz="0" w:space="0" w:color="auto"/>
            <w:right w:val="none" w:sz="0" w:space="0" w:color="auto"/>
          </w:divBdr>
        </w:div>
        <w:div w:id="1143543771">
          <w:marLeft w:val="640"/>
          <w:marRight w:val="0"/>
          <w:marTop w:val="0"/>
          <w:marBottom w:val="0"/>
          <w:divBdr>
            <w:top w:val="none" w:sz="0" w:space="0" w:color="auto"/>
            <w:left w:val="none" w:sz="0" w:space="0" w:color="auto"/>
            <w:bottom w:val="none" w:sz="0" w:space="0" w:color="auto"/>
            <w:right w:val="none" w:sz="0" w:space="0" w:color="auto"/>
          </w:divBdr>
        </w:div>
        <w:div w:id="1154839701">
          <w:marLeft w:val="640"/>
          <w:marRight w:val="0"/>
          <w:marTop w:val="0"/>
          <w:marBottom w:val="0"/>
          <w:divBdr>
            <w:top w:val="none" w:sz="0" w:space="0" w:color="auto"/>
            <w:left w:val="none" w:sz="0" w:space="0" w:color="auto"/>
            <w:bottom w:val="none" w:sz="0" w:space="0" w:color="auto"/>
            <w:right w:val="none" w:sz="0" w:space="0" w:color="auto"/>
          </w:divBdr>
        </w:div>
        <w:div w:id="1154953389">
          <w:marLeft w:val="640"/>
          <w:marRight w:val="0"/>
          <w:marTop w:val="0"/>
          <w:marBottom w:val="0"/>
          <w:divBdr>
            <w:top w:val="none" w:sz="0" w:space="0" w:color="auto"/>
            <w:left w:val="none" w:sz="0" w:space="0" w:color="auto"/>
            <w:bottom w:val="none" w:sz="0" w:space="0" w:color="auto"/>
            <w:right w:val="none" w:sz="0" w:space="0" w:color="auto"/>
          </w:divBdr>
        </w:div>
        <w:div w:id="1209224800">
          <w:marLeft w:val="640"/>
          <w:marRight w:val="0"/>
          <w:marTop w:val="0"/>
          <w:marBottom w:val="0"/>
          <w:divBdr>
            <w:top w:val="none" w:sz="0" w:space="0" w:color="auto"/>
            <w:left w:val="none" w:sz="0" w:space="0" w:color="auto"/>
            <w:bottom w:val="none" w:sz="0" w:space="0" w:color="auto"/>
            <w:right w:val="none" w:sz="0" w:space="0" w:color="auto"/>
          </w:divBdr>
        </w:div>
        <w:div w:id="1241598918">
          <w:marLeft w:val="640"/>
          <w:marRight w:val="0"/>
          <w:marTop w:val="0"/>
          <w:marBottom w:val="0"/>
          <w:divBdr>
            <w:top w:val="none" w:sz="0" w:space="0" w:color="auto"/>
            <w:left w:val="none" w:sz="0" w:space="0" w:color="auto"/>
            <w:bottom w:val="none" w:sz="0" w:space="0" w:color="auto"/>
            <w:right w:val="none" w:sz="0" w:space="0" w:color="auto"/>
          </w:divBdr>
        </w:div>
        <w:div w:id="1243442968">
          <w:marLeft w:val="640"/>
          <w:marRight w:val="0"/>
          <w:marTop w:val="0"/>
          <w:marBottom w:val="0"/>
          <w:divBdr>
            <w:top w:val="none" w:sz="0" w:space="0" w:color="auto"/>
            <w:left w:val="none" w:sz="0" w:space="0" w:color="auto"/>
            <w:bottom w:val="none" w:sz="0" w:space="0" w:color="auto"/>
            <w:right w:val="none" w:sz="0" w:space="0" w:color="auto"/>
          </w:divBdr>
        </w:div>
        <w:div w:id="1247376814">
          <w:marLeft w:val="640"/>
          <w:marRight w:val="0"/>
          <w:marTop w:val="0"/>
          <w:marBottom w:val="0"/>
          <w:divBdr>
            <w:top w:val="none" w:sz="0" w:space="0" w:color="auto"/>
            <w:left w:val="none" w:sz="0" w:space="0" w:color="auto"/>
            <w:bottom w:val="none" w:sz="0" w:space="0" w:color="auto"/>
            <w:right w:val="none" w:sz="0" w:space="0" w:color="auto"/>
          </w:divBdr>
        </w:div>
        <w:div w:id="1259220456">
          <w:marLeft w:val="640"/>
          <w:marRight w:val="0"/>
          <w:marTop w:val="0"/>
          <w:marBottom w:val="0"/>
          <w:divBdr>
            <w:top w:val="none" w:sz="0" w:space="0" w:color="auto"/>
            <w:left w:val="none" w:sz="0" w:space="0" w:color="auto"/>
            <w:bottom w:val="none" w:sz="0" w:space="0" w:color="auto"/>
            <w:right w:val="none" w:sz="0" w:space="0" w:color="auto"/>
          </w:divBdr>
        </w:div>
        <w:div w:id="1268195001">
          <w:marLeft w:val="640"/>
          <w:marRight w:val="0"/>
          <w:marTop w:val="0"/>
          <w:marBottom w:val="0"/>
          <w:divBdr>
            <w:top w:val="none" w:sz="0" w:space="0" w:color="auto"/>
            <w:left w:val="none" w:sz="0" w:space="0" w:color="auto"/>
            <w:bottom w:val="none" w:sz="0" w:space="0" w:color="auto"/>
            <w:right w:val="none" w:sz="0" w:space="0" w:color="auto"/>
          </w:divBdr>
        </w:div>
        <w:div w:id="1278610364">
          <w:marLeft w:val="640"/>
          <w:marRight w:val="0"/>
          <w:marTop w:val="0"/>
          <w:marBottom w:val="0"/>
          <w:divBdr>
            <w:top w:val="none" w:sz="0" w:space="0" w:color="auto"/>
            <w:left w:val="none" w:sz="0" w:space="0" w:color="auto"/>
            <w:bottom w:val="none" w:sz="0" w:space="0" w:color="auto"/>
            <w:right w:val="none" w:sz="0" w:space="0" w:color="auto"/>
          </w:divBdr>
        </w:div>
        <w:div w:id="1283924568">
          <w:marLeft w:val="640"/>
          <w:marRight w:val="0"/>
          <w:marTop w:val="0"/>
          <w:marBottom w:val="0"/>
          <w:divBdr>
            <w:top w:val="none" w:sz="0" w:space="0" w:color="auto"/>
            <w:left w:val="none" w:sz="0" w:space="0" w:color="auto"/>
            <w:bottom w:val="none" w:sz="0" w:space="0" w:color="auto"/>
            <w:right w:val="none" w:sz="0" w:space="0" w:color="auto"/>
          </w:divBdr>
        </w:div>
        <w:div w:id="1292370899">
          <w:marLeft w:val="640"/>
          <w:marRight w:val="0"/>
          <w:marTop w:val="0"/>
          <w:marBottom w:val="0"/>
          <w:divBdr>
            <w:top w:val="none" w:sz="0" w:space="0" w:color="auto"/>
            <w:left w:val="none" w:sz="0" w:space="0" w:color="auto"/>
            <w:bottom w:val="none" w:sz="0" w:space="0" w:color="auto"/>
            <w:right w:val="none" w:sz="0" w:space="0" w:color="auto"/>
          </w:divBdr>
        </w:div>
        <w:div w:id="1293636960">
          <w:marLeft w:val="640"/>
          <w:marRight w:val="0"/>
          <w:marTop w:val="0"/>
          <w:marBottom w:val="0"/>
          <w:divBdr>
            <w:top w:val="none" w:sz="0" w:space="0" w:color="auto"/>
            <w:left w:val="none" w:sz="0" w:space="0" w:color="auto"/>
            <w:bottom w:val="none" w:sz="0" w:space="0" w:color="auto"/>
            <w:right w:val="none" w:sz="0" w:space="0" w:color="auto"/>
          </w:divBdr>
        </w:div>
        <w:div w:id="1299260333">
          <w:marLeft w:val="640"/>
          <w:marRight w:val="0"/>
          <w:marTop w:val="0"/>
          <w:marBottom w:val="0"/>
          <w:divBdr>
            <w:top w:val="none" w:sz="0" w:space="0" w:color="auto"/>
            <w:left w:val="none" w:sz="0" w:space="0" w:color="auto"/>
            <w:bottom w:val="none" w:sz="0" w:space="0" w:color="auto"/>
            <w:right w:val="none" w:sz="0" w:space="0" w:color="auto"/>
          </w:divBdr>
        </w:div>
        <w:div w:id="1307008456">
          <w:marLeft w:val="640"/>
          <w:marRight w:val="0"/>
          <w:marTop w:val="0"/>
          <w:marBottom w:val="0"/>
          <w:divBdr>
            <w:top w:val="none" w:sz="0" w:space="0" w:color="auto"/>
            <w:left w:val="none" w:sz="0" w:space="0" w:color="auto"/>
            <w:bottom w:val="none" w:sz="0" w:space="0" w:color="auto"/>
            <w:right w:val="none" w:sz="0" w:space="0" w:color="auto"/>
          </w:divBdr>
        </w:div>
        <w:div w:id="1314485952">
          <w:marLeft w:val="640"/>
          <w:marRight w:val="0"/>
          <w:marTop w:val="0"/>
          <w:marBottom w:val="0"/>
          <w:divBdr>
            <w:top w:val="none" w:sz="0" w:space="0" w:color="auto"/>
            <w:left w:val="none" w:sz="0" w:space="0" w:color="auto"/>
            <w:bottom w:val="none" w:sz="0" w:space="0" w:color="auto"/>
            <w:right w:val="none" w:sz="0" w:space="0" w:color="auto"/>
          </w:divBdr>
        </w:div>
        <w:div w:id="1320184741">
          <w:marLeft w:val="640"/>
          <w:marRight w:val="0"/>
          <w:marTop w:val="0"/>
          <w:marBottom w:val="0"/>
          <w:divBdr>
            <w:top w:val="none" w:sz="0" w:space="0" w:color="auto"/>
            <w:left w:val="none" w:sz="0" w:space="0" w:color="auto"/>
            <w:bottom w:val="none" w:sz="0" w:space="0" w:color="auto"/>
            <w:right w:val="none" w:sz="0" w:space="0" w:color="auto"/>
          </w:divBdr>
        </w:div>
        <w:div w:id="1328751577">
          <w:marLeft w:val="640"/>
          <w:marRight w:val="0"/>
          <w:marTop w:val="0"/>
          <w:marBottom w:val="0"/>
          <w:divBdr>
            <w:top w:val="none" w:sz="0" w:space="0" w:color="auto"/>
            <w:left w:val="none" w:sz="0" w:space="0" w:color="auto"/>
            <w:bottom w:val="none" w:sz="0" w:space="0" w:color="auto"/>
            <w:right w:val="none" w:sz="0" w:space="0" w:color="auto"/>
          </w:divBdr>
        </w:div>
        <w:div w:id="1335644392">
          <w:marLeft w:val="640"/>
          <w:marRight w:val="0"/>
          <w:marTop w:val="0"/>
          <w:marBottom w:val="0"/>
          <w:divBdr>
            <w:top w:val="none" w:sz="0" w:space="0" w:color="auto"/>
            <w:left w:val="none" w:sz="0" w:space="0" w:color="auto"/>
            <w:bottom w:val="none" w:sz="0" w:space="0" w:color="auto"/>
            <w:right w:val="none" w:sz="0" w:space="0" w:color="auto"/>
          </w:divBdr>
        </w:div>
        <w:div w:id="1336568637">
          <w:marLeft w:val="640"/>
          <w:marRight w:val="0"/>
          <w:marTop w:val="0"/>
          <w:marBottom w:val="0"/>
          <w:divBdr>
            <w:top w:val="none" w:sz="0" w:space="0" w:color="auto"/>
            <w:left w:val="none" w:sz="0" w:space="0" w:color="auto"/>
            <w:bottom w:val="none" w:sz="0" w:space="0" w:color="auto"/>
            <w:right w:val="none" w:sz="0" w:space="0" w:color="auto"/>
          </w:divBdr>
        </w:div>
        <w:div w:id="1338380844">
          <w:marLeft w:val="640"/>
          <w:marRight w:val="0"/>
          <w:marTop w:val="0"/>
          <w:marBottom w:val="0"/>
          <w:divBdr>
            <w:top w:val="none" w:sz="0" w:space="0" w:color="auto"/>
            <w:left w:val="none" w:sz="0" w:space="0" w:color="auto"/>
            <w:bottom w:val="none" w:sz="0" w:space="0" w:color="auto"/>
            <w:right w:val="none" w:sz="0" w:space="0" w:color="auto"/>
          </w:divBdr>
        </w:div>
        <w:div w:id="1365059930">
          <w:marLeft w:val="640"/>
          <w:marRight w:val="0"/>
          <w:marTop w:val="0"/>
          <w:marBottom w:val="0"/>
          <w:divBdr>
            <w:top w:val="none" w:sz="0" w:space="0" w:color="auto"/>
            <w:left w:val="none" w:sz="0" w:space="0" w:color="auto"/>
            <w:bottom w:val="none" w:sz="0" w:space="0" w:color="auto"/>
            <w:right w:val="none" w:sz="0" w:space="0" w:color="auto"/>
          </w:divBdr>
        </w:div>
        <w:div w:id="1367023096">
          <w:marLeft w:val="640"/>
          <w:marRight w:val="0"/>
          <w:marTop w:val="0"/>
          <w:marBottom w:val="0"/>
          <w:divBdr>
            <w:top w:val="none" w:sz="0" w:space="0" w:color="auto"/>
            <w:left w:val="none" w:sz="0" w:space="0" w:color="auto"/>
            <w:bottom w:val="none" w:sz="0" w:space="0" w:color="auto"/>
            <w:right w:val="none" w:sz="0" w:space="0" w:color="auto"/>
          </w:divBdr>
        </w:div>
        <w:div w:id="1368483780">
          <w:marLeft w:val="640"/>
          <w:marRight w:val="0"/>
          <w:marTop w:val="0"/>
          <w:marBottom w:val="0"/>
          <w:divBdr>
            <w:top w:val="none" w:sz="0" w:space="0" w:color="auto"/>
            <w:left w:val="none" w:sz="0" w:space="0" w:color="auto"/>
            <w:bottom w:val="none" w:sz="0" w:space="0" w:color="auto"/>
            <w:right w:val="none" w:sz="0" w:space="0" w:color="auto"/>
          </w:divBdr>
        </w:div>
        <w:div w:id="1384984536">
          <w:marLeft w:val="640"/>
          <w:marRight w:val="0"/>
          <w:marTop w:val="0"/>
          <w:marBottom w:val="0"/>
          <w:divBdr>
            <w:top w:val="none" w:sz="0" w:space="0" w:color="auto"/>
            <w:left w:val="none" w:sz="0" w:space="0" w:color="auto"/>
            <w:bottom w:val="none" w:sz="0" w:space="0" w:color="auto"/>
            <w:right w:val="none" w:sz="0" w:space="0" w:color="auto"/>
          </w:divBdr>
        </w:div>
        <w:div w:id="1386954303">
          <w:marLeft w:val="640"/>
          <w:marRight w:val="0"/>
          <w:marTop w:val="0"/>
          <w:marBottom w:val="0"/>
          <w:divBdr>
            <w:top w:val="none" w:sz="0" w:space="0" w:color="auto"/>
            <w:left w:val="none" w:sz="0" w:space="0" w:color="auto"/>
            <w:bottom w:val="none" w:sz="0" w:space="0" w:color="auto"/>
            <w:right w:val="none" w:sz="0" w:space="0" w:color="auto"/>
          </w:divBdr>
        </w:div>
        <w:div w:id="1401173761">
          <w:marLeft w:val="640"/>
          <w:marRight w:val="0"/>
          <w:marTop w:val="0"/>
          <w:marBottom w:val="0"/>
          <w:divBdr>
            <w:top w:val="none" w:sz="0" w:space="0" w:color="auto"/>
            <w:left w:val="none" w:sz="0" w:space="0" w:color="auto"/>
            <w:bottom w:val="none" w:sz="0" w:space="0" w:color="auto"/>
            <w:right w:val="none" w:sz="0" w:space="0" w:color="auto"/>
          </w:divBdr>
        </w:div>
        <w:div w:id="1406604939">
          <w:marLeft w:val="640"/>
          <w:marRight w:val="0"/>
          <w:marTop w:val="0"/>
          <w:marBottom w:val="0"/>
          <w:divBdr>
            <w:top w:val="none" w:sz="0" w:space="0" w:color="auto"/>
            <w:left w:val="none" w:sz="0" w:space="0" w:color="auto"/>
            <w:bottom w:val="none" w:sz="0" w:space="0" w:color="auto"/>
            <w:right w:val="none" w:sz="0" w:space="0" w:color="auto"/>
          </w:divBdr>
        </w:div>
        <w:div w:id="1425220622">
          <w:marLeft w:val="640"/>
          <w:marRight w:val="0"/>
          <w:marTop w:val="0"/>
          <w:marBottom w:val="0"/>
          <w:divBdr>
            <w:top w:val="none" w:sz="0" w:space="0" w:color="auto"/>
            <w:left w:val="none" w:sz="0" w:space="0" w:color="auto"/>
            <w:bottom w:val="none" w:sz="0" w:space="0" w:color="auto"/>
            <w:right w:val="none" w:sz="0" w:space="0" w:color="auto"/>
          </w:divBdr>
        </w:div>
        <w:div w:id="1450078922">
          <w:marLeft w:val="640"/>
          <w:marRight w:val="0"/>
          <w:marTop w:val="0"/>
          <w:marBottom w:val="0"/>
          <w:divBdr>
            <w:top w:val="none" w:sz="0" w:space="0" w:color="auto"/>
            <w:left w:val="none" w:sz="0" w:space="0" w:color="auto"/>
            <w:bottom w:val="none" w:sz="0" w:space="0" w:color="auto"/>
            <w:right w:val="none" w:sz="0" w:space="0" w:color="auto"/>
          </w:divBdr>
        </w:div>
        <w:div w:id="1473862717">
          <w:marLeft w:val="640"/>
          <w:marRight w:val="0"/>
          <w:marTop w:val="0"/>
          <w:marBottom w:val="0"/>
          <w:divBdr>
            <w:top w:val="none" w:sz="0" w:space="0" w:color="auto"/>
            <w:left w:val="none" w:sz="0" w:space="0" w:color="auto"/>
            <w:bottom w:val="none" w:sz="0" w:space="0" w:color="auto"/>
            <w:right w:val="none" w:sz="0" w:space="0" w:color="auto"/>
          </w:divBdr>
        </w:div>
        <w:div w:id="1476870783">
          <w:marLeft w:val="640"/>
          <w:marRight w:val="0"/>
          <w:marTop w:val="0"/>
          <w:marBottom w:val="0"/>
          <w:divBdr>
            <w:top w:val="none" w:sz="0" w:space="0" w:color="auto"/>
            <w:left w:val="none" w:sz="0" w:space="0" w:color="auto"/>
            <w:bottom w:val="none" w:sz="0" w:space="0" w:color="auto"/>
            <w:right w:val="none" w:sz="0" w:space="0" w:color="auto"/>
          </w:divBdr>
        </w:div>
        <w:div w:id="1480464593">
          <w:marLeft w:val="640"/>
          <w:marRight w:val="0"/>
          <w:marTop w:val="0"/>
          <w:marBottom w:val="0"/>
          <w:divBdr>
            <w:top w:val="none" w:sz="0" w:space="0" w:color="auto"/>
            <w:left w:val="none" w:sz="0" w:space="0" w:color="auto"/>
            <w:bottom w:val="none" w:sz="0" w:space="0" w:color="auto"/>
            <w:right w:val="none" w:sz="0" w:space="0" w:color="auto"/>
          </w:divBdr>
        </w:div>
        <w:div w:id="1484738790">
          <w:marLeft w:val="640"/>
          <w:marRight w:val="0"/>
          <w:marTop w:val="0"/>
          <w:marBottom w:val="0"/>
          <w:divBdr>
            <w:top w:val="none" w:sz="0" w:space="0" w:color="auto"/>
            <w:left w:val="none" w:sz="0" w:space="0" w:color="auto"/>
            <w:bottom w:val="none" w:sz="0" w:space="0" w:color="auto"/>
            <w:right w:val="none" w:sz="0" w:space="0" w:color="auto"/>
          </w:divBdr>
        </w:div>
        <w:div w:id="1495533324">
          <w:marLeft w:val="640"/>
          <w:marRight w:val="0"/>
          <w:marTop w:val="0"/>
          <w:marBottom w:val="0"/>
          <w:divBdr>
            <w:top w:val="none" w:sz="0" w:space="0" w:color="auto"/>
            <w:left w:val="none" w:sz="0" w:space="0" w:color="auto"/>
            <w:bottom w:val="none" w:sz="0" w:space="0" w:color="auto"/>
            <w:right w:val="none" w:sz="0" w:space="0" w:color="auto"/>
          </w:divBdr>
        </w:div>
        <w:div w:id="1496603311">
          <w:marLeft w:val="640"/>
          <w:marRight w:val="0"/>
          <w:marTop w:val="0"/>
          <w:marBottom w:val="0"/>
          <w:divBdr>
            <w:top w:val="none" w:sz="0" w:space="0" w:color="auto"/>
            <w:left w:val="none" w:sz="0" w:space="0" w:color="auto"/>
            <w:bottom w:val="none" w:sz="0" w:space="0" w:color="auto"/>
            <w:right w:val="none" w:sz="0" w:space="0" w:color="auto"/>
          </w:divBdr>
        </w:div>
        <w:div w:id="1509831960">
          <w:marLeft w:val="640"/>
          <w:marRight w:val="0"/>
          <w:marTop w:val="0"/>
          <w:marBottom w:val="0"/>
          <w:divBdr>
            <w:top w:val="none" w:sz="0" w:space="0" w:color="auto"/>
            <w:left w:val="none" w:sz="0" w:space="0" w:color="auto"/>
            <w:bottom w:val="none" w:sz="0" w:space="0" w:color="auto"/>
            <w:right w:val="none" w:sz="0" w:space="0" w:color="auto"/>
          </w:divBdr>
        </w:div>
        <w:div w:id="1527712987">
          <w:marLeft w:val="640"/>
          <w:marRight w:val="0"/>
          <w:marTop w:val="0"/>
          <w:marBottom w:val="0"/>
          <w:divBdr>
            <w:top w:val="none" w:sz="0" w:space="0" w:color="auto"/>
            <w:left w:val="none" w:sz="0" w:space="0" w:color="auto"/>
            <w:bottom w:val="none" w:sz="0" w:space="0" w:color="auto"/>
            <w:right w:val="none" w:sz="0" w:space="0" w:color="auto"/>
          </w:divBdr>
        </w:div>
        <w:div w:id="1543126443">
          <w:marLeft w:val="640"/>
          <w:marRight w:val="0"/>
          <w:marTop w:val="0"/>
          <w:marBottom w:val="0"/>
          <w:divBdr>
            <w:top w:val="none" w:sz="0" w:space="0" w:color="auto"/>
            <w:left w:val="none" w:sz="0" w:space="0" w:color="auto"/>
            <w:bottom w:val="none" w:sz="0" w:space="0" w:color="auto"/>
            <w:right w:val="none" w:sz="0" w:space="0" w:color="auto"/>
          </w:divBdr>
        </w:div>
        <w:div w:id="1543177754">
          <w:marLeft w:val="640"/>
          <w:marRight w:val="0"/>
          <w:marTop w:val="0"/>
          <w:marBottom w:val="0"/>
          <w:divBdr>
            <w:top w:val="none" w:sz="0" w:space="0" w:color="auto"/>
            <w:left w:val="none" w:sz="0" w:space="0" w:color="auto"/>
            <w:bottom w:val="none" w:sz="0" w:space="0" w:color="auto"/>
            <w:right w:val="none" w:sz="0" w:space="0" w:color="auto"/>
          </w:divBdr>
        </w:div>
        <w:div w:id="1548494319">
          <w:marLeft w:val="640"/>
          <w:marRight w:val="0"/>
          <w:marTop w:val="0"/>
          <w:marBottom w:val="0"/>
          <w:divBdr>
            <w:top w:val="none" w:sz="0" w:space="0" w:color="auto"/>
            <w:left w:val="none" w:sz="0" w:space="0" w:color="auto"/>
            <w:bottom w:val="none" w:sz="0" w:space="0" w:color="auto"/>
            <w:right w:val="none" w:sz="0" w:space="0" w:color="auto"/>
          </w:divBdr>
        </w:div>
        <w:div w:id="1551990721">
          <w:marLeft w:val="640"/>
          <w:marRight w:val="0"/>
          <w:marTop w:val="0"/>
          <w:marBottom w:val="0"/>
          <w:divBdr>
            <w:top w:val="none" w:sz="0" w:space="0" w:color="auto"/>
            <w:left w:val="none" w:sz="0" w:space="0" w:color="auto"/>
            <w:bottom w:val="none" w:sz="0" w:space="0" w:color="auto"/>
            <w:right w:val="none" w:sz="0" w:space="0" w:color="auto"/>
          </w:divBdr>
        </w:div>
        <w:div w:id="1553616401">
          <w:marLeft w:val="640"/>
          <w:marRight w:val="0"/>
          <w:marTop w:val="0"/>
          <w:marBottom w:val="0"/>
          <w:divBdr>
            <w:top w:val="none" w:sz="0" w:space="0" w:color="auto"/>
            <w:left w:val="none" w:sz="0" w:space="0" w:color="auto"/>
            <w:bottom w:val="none" w:sz="0" w:space="0" w:color="auto"/>
            <w:right w:val="none" w:sz="0" w:space="0" w:color="auto"/>
          </w:divBdr>
        </w:div>
        <w:div w:id="1576865288">
          <w:marLeft w:val="640"/>
          <w:marRight w:val="0"/>
          <w:marTop w:val="0"/>
          <w:marBottom w:val="0"/>
          <w:divBdr>
            <w:top w:val="none" w:sz="0" w:space="0" w:color="auto"/>
            <w:left w:val="none" w:sz="0" w:space="0" w:color="auto"/>
            <w:bottom w:val="none" w:sz="0" w:space="0" w:color="auto"/>
            <w:right w:val="none" w:sz="0" w:space="0" w:color="auto"/>
          </w:divBdr>
        </w:div>
        <w:div w:id="1579703990">
          <w:marLeft w:val="640"/>
          <w:marRight w:val="0"/>
          <w:marTop w:val="0"/>
          <w:marBottom w:val="0"/>
          <w:divBdr>
            <w:top w:val="none" w:sz="0" w:space="0" w:color="auto"/>
            <w:left w:val="none" w:sz="0" w:space="0" w:color="auto"/>
            <w:bottom w:val="none" w:sz="0" w:space="0" w:color="auto"/>
            <w:right w:val="none" w:sz="0" w:space="0" w:color="auto"/>
          </w:divBdr>
        </w:div>
        <w:div w:id="1582519607">
          <w:marLeft w:val="640"/>
          <w:marRight w:val="0"/>
          <w:marTop w:val="0"/>
          <w:marBottom w:val="0"/>
          <w:divBdr>
            <w:top w:val="none" w:sz="0" w:space="0" w:color="auto"/>
            <w:left w:val="none" w:sz="0" w:space="0" w:color="auto"/>
            <w:bottom w:val="none" w:sz="0" w:space="0" w:color="auto"/>
            <w:right w:val="none" w:sz="0" w:space="0" w:color="auto"/>
          </w:divBdr>
        </w:div>
        <w:div w:id="1616785955">
          <w:marLeft w:val="640"/>
          <w:marRight w:val="0"/>
          <w:marTop w:val="0"/>
          <w:marBottom w:val="0"/>
          <w:divBdr>
            <w:top w:val="none" w:sz="0" w:space="0" w:color="auto"/>
            <w:left w:val="none" w:sz="0" w:space="0" w:color="auto"/>
            <w:bottom w:val="none" w:sz="0" w:space="0" w:color="auto"/>
            <w:right w:val="none" w:sz="0" w:space="0" w:color="auto"/>
          </w:divBdr>
        </w:div>
        <w:div w:id="1617714766">
          <w:marLeft w:val="640"/>
          <w:marRight w:val="0"/>
          <w:marTop w:val="0"/>
          <w:marBottom w:val="0"/>
          <w:divBdr>
            <w:top w:val="none" w:sz="0" w:space="0" w:color="auto"/>
            <w:left w:val="none" w:sz="0" w:space="0" w:color="auto"/>
            <w:bottom w:val="none" w:sz="0" w:space="0" w:color="auto"/>
            <w:right w:val="none" w:sz="0" w:space="0" w:color="auto"/>
          </w:divBdr>
        </w:div>
        <w:div w:id="1631519723">
          <w:marLeft w:val="640"/>
          <w:marRight w:val="0"/>
          <w:marTop w:val="0"/>
          <w:marBottom w:val="0"/>
          <w:divBdr>
            <w:top w:val="none" w:sz="0" w:space="0" w:color="auto"/>
            <w:left w:val="none" w:sz="0" w:space="0" w:color="auto"/>
            <w:bottom w:val="none" w:sz="0" w:space="0" w:color="auto"/>
            <w:right w:val="none" w:sz="0" w:space="0" w:color="auto"/>
          </w:divBdr>
        </w:div>
        <w:div w:id="1633293089">
          <w:marLeft w:val="640"/>
          <w:marRight w:val="0"/>
          <w:marTop w:val="0"/>
          <w:marBottom w:val="0"/>
          <w:divBdr>
            <w:top w:val="none" w:sz="0" w:space="0" w:color="auto"/>
            <w:left w:val="none" w:sz="0" w:space="0" w:color="auto"/>
            <w:bottom w:val="none" w:sz="0" w:space="0" w:color="auto"/>
            <w:right w:val="none" w:sz="0" w:space="0" w:color="auto"/>
          </w:divBdr>
        </w:div>
        <w:div w:id="1641762500">
          <w:marLeft w:val="640"/>
          <w:marRight w:val="0"/>
          <w:marTop w:val="0"/>
          <w:marBottom w:val="0"/>
          <w:divBdr>
            <w:top w:val="none" w:sz="0" w:space="0" w:color="auto"/>
            <w:left w:val="none" w:sz="0" w:space="0" w:color="auto"/>
            <w:bottom w:val="none" w:sz="0" w:space="0" w:color="auto"/>
            <w:right w:val="none" w:sz="0" w:space="0" w:color="auto"/>
          </w:divBdr>
        </w:div>
        <w:div w:id="1650787306">
          <w:marLeft w:val="640"/>
          <w:marRight w:val="0"/>
          <w:marTop w:val="0"/>
          <w:marBottom w:val="0"/>
          <w:divBdr>
            <w:top w:val="none" w:sz="0" w:space="0" w:color="auto"/>
            <w:left w:val="none" w:sz="0" w:space="0" w:color="auto"/>
            <w:bottom w:val="none" w:sz="0" w:space="0" w:color="auto"/>
            <w:right w:val="none" w:sz="0" w:space="0" w:color="auto"/>
          </w:divBdr>
        </w:div>
        <w:div w:id="1657343862">
          <w:marLeft w:val="640"/>
          <w:marRight w:val="0"/>
          <w:marTop w:val="0"/>
          <w:marBottom w:val="0"/>
          <w:divBdr>
            <w:top w:val="none" w:sz="0" w:space="0" w:color="auto"/>
            <w:left w:val="none" w:sz="0" w:space="0" w:color="auto"/>
            <w:bottom w:val="none" w:sz="0" w:space="0" w:color="auto"/>
            <w:right w:val="none" w:sz="0" w:space="0" w:color="auto"/>
          </w:divBdr>
        </w:div>
        <w:div w:id="1665011190">
          <w:marLeft w:val="640"/>
          <w:marRight w:val="0"/>
          <w:marTop w:val="0"/>
          <w:marBottom w:val="0"/>
          <w:divBdr>
            <w:top w:val="none" w:sz="0" w:space="0" w:color="auto"/>
            <w:left w:val="none" w:sz="0" w:space="0" w:color="auto"/>
            <w:bottom w:val="none" w:sz="0" w:space="0" w:color="auto"/>
            <w:right w:val="none" w:sz="0" w:space="0" w:color="auto"/>
          </w:divBdr>
        </w:div>
        <w:div w:id="1665742660">
          <w:marLeft w:val="640"/>
          <w:marRight w:val="0"/>
          <w:marTop w:val="0"/>
          <w:marBottom w:val="0"/>
          <w:divBdr>
            <w:top w:val="none" w:sz="0" w:space="0" w:color="auto"/>
            <w:left w:val="none" w:sz="0" w:space="0" w:color="auto"/>
            <w:bottom w:val="none" w:sz="0" w:space="0" w:color="auto"/>
            <w:right w:val="none" w:sz="0" w:space="0" w:color="auto"/>
          </w:divBdr>
        </w:div>
        <w:div w:id="1668902171">
          <w:marLeft w:val="640"/>
          <w:marRight w:val="0"/>
          <w:marTop w:val="0"/>
          <w:marBottom w:val="0"/>
          <w:divBdr>
            <w:top w:val="none" w:sz="0" w:space="0" w:color="auto"/>
            <w:left w:val="none" w:sz="0" w:space="0" w:color="auto"/>
            <w:bottom w:val="none" w:sz="0" w:space="0" w:color="auto"/>
            <w:right w:val="none" w:sz="0" w:space="0" w:color="auto"/>
          </w:divBdr>
        </w:div>
        <w:div w:id="1680887948">
          <w:marLeft w:val="640"/>
          <w:marRight w:val="0"/>
          <w:marTop w:val="0"/>
          <w:marBottom w:val="0"/>
          <w:divBdr>
            <w:top w:val="none" w:sz="0" w:space="0" w:color="auto"/>
            <w:left w:val="none" w:sz="0" w:space="0" w:color="auto"/>
            <w:bottom w:val="none" w:sz="0" w:space="0" w:color="auto"/>
            <w:right w:val="none" w:sz="0" w:space="0" w:color="auto"/>
          </w:divBdr>
        </w:div>
        <w:div w:id="1689865451">
          <w:marLeft w:val="640"/>
          <w:marRight w:val="0"/>
          <w:marTop w:val="0"/>
          <w:marBottom w:val="0"/>
          <w:divBdr>
            <w:top w:val="none" w:sz="0" w:space="0" w:color="auto"/>
            <w:left w:val="none" w:sz="0" w:space="0" w:color="auto"/>
            <w:bottom w:val="none" w:sz="0" w:space="0" w:color="auto"/>
            <w:right w:val="none" w:sz="0" w:space="0" w:color="auto"/>
          </w:divBdr>
        </w:div>
        <w:div w:id="1689916145">
          <w:marLeft w:val="640"/>
          <w:marRight w:val="0"/>
          <w:marTop w:val="0"/>
          <w:marBottom w:val="0"/>
          <w:divBdr>
            <w:top w:val="none" w:sz="0" w:space="0" w:color="auto"/>
            <w:left w:val="none" w:sz="0" w:space="0" w:color="auto"/>
            <w:bottom w:val="none" w:sz="0" w:space="0" w:color="auto"/>
            <w:right w:val="none" w:sz="0" w:space="0" w:color="auto"/>
          </w:divBdr>
        </w:div>
        <w:div w:id="1695303565">
          <w:marLeft w:val="640"/>
          <w:marRight w:val="0"/>
          <w:marTop w:val="0"/>
          <w:marBottom w:val="0"/>
          <w:divBdr>
            <w:top w:val="none" w:sz="0" w:space="0" w:color="auto"/>
            <w:left w:val="none" w:sz="0" w:space="0" w:color="auto"/>
            <w:bottom w:val="none" w:sz="0" w:space="0" w:color="auto"/>
            <w:right w:val="none" w:sz="0" w:space="0" w:color="auto"/>
          </w:divBdr>
        </w:div>
        <w:div w:id="1697464916">
          <w:marLeft w:val="640"/>
          <w:marRight w:val="0"/>
          <w:marTop w:val="0"/>
          <w:marBottom w:val="0"/>
          <w:divBdr>
            <w:top w:val="none" w:sz="0" w:space="0" w:color="auto"/>
            <w:left w:val="none" w:sz="0" w:space="0" w:color="auto"/>
            <w:bottom w:val="none" w:sz="0" w:space="0" w:color="auto"/>
            <w:right w:val="none" w:sz="0" w:space="0" w:color="auto"/>
          </w:divBdr>
        </w:div>
        <w:div w:id="1700008979">
          <w:marLeft w:val="640"/>
          <w:marRight w:val="0"/>
          <w:marTop w:val="0"/>
          <w:marBottom w:val="0"/>
          <w:divBdr>
            <w:top w:val="none" w:sz="0" w:space="0" w:color="auto"/>
            <w:left w:val="none" w:sz="0" w:space="0" w:color="auto"/>
            <w:bottom w:val="none" w:sz="0" w:space="0" w:color="auto"/>
            <w:right w:val="none" w:sz="0" w:space="0" w:color="auto"/>
          </w:divBdr>
        </w:div>
        <w:div w:id="1700082006">
          <w:marLeft w:val="640"/>
          <w:marRight w:val="0"/>
          <w:marTop w:val="0"/>
          <w:marBottom w:val="0"/>
          <w:divBdr>
            <w:top w:val="none" w:sz="0" w:space="0" w:color="auto"/>
            <w:left w:val="none" w:sz="0" w:space="0" w:color="auto"/>
            <w:bottom w:val="none" w:sz="0" w:space="0" w:color="auto"/>
            <w:right w:val="none" w:sz="0" w:space="0" w:color="auto"/>
          </w:divBdr>
        </w:div>
        <w:div w:id="1704675523">
          <w:marLeft w:val="640"/>
          <w:marRight w:val="0"/>
          <w:marTop w:val="0"/>
          <w:marBottom w:val="0"/>
          <w:divBdr>
            <w:top w:val="none" w:sz="0" w:space="0" w:color="auto"/>
            <w:left w:val="none" w:sz="0" w:space="0" w:color="auto"/>
            <w:bottom w:val="none" w:sz="0" w:space="0" w:color="auto"/>
            <w:right w:val="none" w:sz="0" w:space="0" w:color="auto"/>
          </w:divBdr>
        </w:div>
        <w:div w:id="1717386184">
          <w:marLeft w:val="640"/>
          <w:marRight w:val="0"/>
          <w:marTop w:val="0"/>
          <w:marBottom w:val="0"/>
          <w:divBdr>
            <w:top w:val="none" w:sz="0" w:space="0" w:color="auto"/>
            <w:left w:val="none" w:sz="0" w:space="0" w:color="auto"/>
            <w:bottom w:val="none" w:sz="0" w:space="0" w:color="auto"/>
            <w:right w:val="none" w:sz="0" w:space="0" w:color="auto"/>
          </w:divBdr>
        </w:div>
        <w:div w:id="1718049415">
          <w:marLeft w:val="640"/>
          <w:marRight w:val="0"/>
          <w:marTop w:val="0"/>
          <w:marBottom w:val="0"/>
          <w:divBdr>
            <w:top w:val="none" w:sz="0" w:space="0" w:color="auto"/>
            <w:left w:val="none" w:sz="0" w:space="0" w:color="auto"/>
            <w:bottom w:val="none" w:sz="0" w:space="0" w:color="auto"/>
            <w:right w:val="none" w:sz="0" w:space="0" w:color="auto"/>
          </w:divBdr>
        </w:div>
        <w:div w:id="1722174947">
          <w:marLeft w:val="640"/>
          <w:marRight w:val="0"/>
          <w:marTop w:val="0"/>
          <w:marBottom w:val="0"/>
          <w:divBdr>
            <w:top w:val="none" w:sz="0" w:space="0" w:color="auto"/>
            <w:left w:val="none" w:sz="0" w:space="0" w:color="auto"/>
            <w:bottom w:val="none" w:sz="0" w:space="0" w:color="auto"/>
            <w:right w:val="none" w:sz="0" w:space="0" w:color="auto"/>
          </w:divBdr>
        </w:div>
        <w:div w:id="1724719359">
          <w:marLeft w:val="640"/>
          <w:marRight w:val="0"/>
          <w:marTop w:val="0"/>
          <w:marBottom w:val="0"/>
          <w:divBdr>
            <w:top w:val="none" w:sz="0" w:space="0" w:color="auto"/>
            <w:left w:val="none" w:sz="0" w:space="0" w:color="auto"/>
            <w:bottom w:val="none" w:sz="0" w:space="0" w:color="auto"/>
            <w:right w:val="none" w:sz="0" w:space="0" w:color="auto"/>
          </w:divBdr>
        </w:div>
        <w:div w:id="1728141785">
          <w:marLeft w:val="640"/>
          <w:marRight w:val="0"/>
          <w:marTop w:val="0"/>
          <w:marBottom w:val="0"/>
          <w:divBdr>
            <w:top w:val="none" w:sz="0" w:space="0" w:color="auto"/>
            <w:left w:val="none" w:sz="0" w:space="0" w:color="auto"/>
            <w:bottom w:val="none" w:sz="0" w:space="0" w:color="auto"/>
            <w:right w:val="none" w:sz="0" w:space="0" w:color="auto"/>
          </w:divBdr>
        </w:div>
        <w:div w:id="1734545673">
          <w:marLeft w:val="640"/>
          <w:marRight w:val="0"/>
          <w:marTop w:val="0"/>
          <w:marBottom w:val="0"/>
          <w:divBdr>
            <w:top w:val="none" w:sz="0" w:space="0" w:color="auto"/>
            <w:left w:val="none" w:sz="0" w:space="0" w:color="auto"/>
            <w:bottom w:val="none" w:sz="0" w:space="0" w:color="auto"/>
            <w:right w:val="none" w:sz="0" w:space="0" w:color="auto"/>
          </w:divBdr>
        </w:div>
        <w:div w:id="1737435032">
          <w:marLeft w:val="640"/>
          <w:marRight w:val="0"/>
          <w:marTop w:val="0"/>
          <w:marBottom w:val="0"/>
          <w:divBdr>
            <w:top w:val="none" w:sz="0" w:space="0" w:color="auto"/>
            <w:left w:val="none" w:sz="0" w:space="0" w:color="auto"/>
            <w:bottom w:val="none" w:sz="0" w:space="0" w:color="auto"/>
            <w:right w:val="none" w:sz="0" w:space="0" w:color="auto"/>
          </w:divBdr>
        </w:div>
        <w:div w:id="1743601941">
          <w:marLeft w:val="640"/>
          <w:marRight w:val="0"/>
          <w:marTop w:val="0"/>
          <w:marBottom w:val="0"/>
          <w:divBdr>
            <w:top w:val="none" w:sz="0" w:space="0" w:color="auto"/>
            <w:left w:val="none" w:sz="0" w:space="0" w:color="auto"/>
            <w:bottom w:val="none" w:sz="0" w:space="0" w:color="auto"/>
            <w:right w:val="none" w:sz="0" w:space="0" w:color="auto"/>
          </w:divBdr>
        </w:div>
        <w:div w:id="1747456406">
          <w:marLeft w:val="640"/>
          <w:marRight w:val="0"/>
          <w:marTop w:val="0"/>
          <w:marBottom w:val="0"/>
          <w:divBdr>
            <w:top w:val="none" w:sz="0" w:space="0" w:color="auto"/>
            <w:left w:val="none" w:sz="0" w:space="0" w:color="auto"/>
            <w:bottom w:val="none" w:sz="0" w:space="0" w:color="auto"/>
            <w:right w:val="none" w:sz="0" w:space="0" w:color="auto"/>
          </w:divBdr>
        </w:div>
        <w:div w:id="1764719907">
          <w:marLeft w:val="640"/>
          <w:marRight w:val="0"/>
          <w:marTop w:val="0"/>
          <w:marBottom w:val="0"/>
          <w:divBdr>
            <w:top w:val="none" w:sz="0" w:space="0" w:color="auto"/>
            <w:left w:val="none" w:sz="0" w:space="0" w:color="auto"/>
            <w:bottom w:val="none" w:sz="0" w:space="0" w:color="auto"/>
            <w:right w:val="none" w:sz="0" w:space="0" w:color="auto"/>
          </w:divBdr>
        </w:div>
        <w:div w:id="1771463619">
          <w:marLeft w:val="640"/>
          <w:marRight w:val="0"/>
          <w:marTop w:val="0"/>
          <w:marBottom w:val="0"/>
          <w:divBdr>
            <w:top w:val="none" w:sz="0" w:space="0" w:color="auto"/>
            <w:left w:val="none" w:sz="0" w:space="0" w:color="auto"/>
            <w:bottom w:val="none" w:sz="0" w:space="0" w:color="auto"/>
            <w:right w:val="none" w:sz="0" w:space="0" w:color="auto"/>
          </w:divBdr>
        </w:div>
        <w:div w:id="1783501208">
          <w:marLeft w:val="640"/>
          <w:marRight w:val="0"/>
          <w:marTop w:val="0"/>
          <w:marBottom w:val="0"/>
          <w:divBdr>
            <w:top w:val="none" w:sz="0" w:space="0" w:color="auto"/>
            <w:left w:val="none" w:sz="0" w:space="0" w:color="auto"/>
            <w:bottom w:val="none" w:sz="0" w:space="0" w:color="auto"/>
            <w:right w:val="none" w:sz="0" w:space="0" w:color="auto"/>
          </w:divBdr>
        </w:div>
        <w:div w:id="1789349908">
          <w:marLeft w:val="640"/>
          <w:marRight w:val="0"/>
          <w:marTop w:val="0"/>
          <w:marBottom w:val="0"/>
          <w:divBdr>
            <w:top w:val="none" w:sz="0" w:space="0" w:color="auto"/>
            <w:left w:val="none" w:sz="0" w:space="0" w:color="auto"/>
            <w:bottom w:val="none" w:sz="0" w:space="0" w:color="auto"/>
            <w:right w:val="none" w:sz="0" w:space="0" w:color="auto"/>
          </w:divBdr>
        </w:div>
        <w:div w:id="1797290205">
          <w:marLeft w:val="640"/>
          <w:marRight w:val="0"/>
          <w:marTop w:val="0"/>
          <w:marBottom w:val="0"/>
          <w:divBdr>
            <w:top w:val="none" w:sz="0" w:space="0" w:color="auto"/>
            <w:left w:val="none" w:sz="0" w:space="0" w:color="auto"/>
            <w:bottom w:val="none" w:sz="0" w:space="0" w:color="auto"/>
            <w:right w:val="none" w:sz="0" w:space="0" w:color="auto"/>
          </w:divBdr>
        </w:div>
        <w:div w:id="1805001412">
          <w:marLeft w:val="640"/>
          <w:marRight w:val="0"/>
          <w:marTop w:val="0"/>
          <w:marBottom w:val="0"/>
          <w:divBdr>
            <w:top w:val="none" w:sz="0" w:space="0" w:color="auto"/>
            <w:left w:val="none" w:sz="0" w:space="0" w:color="auto"/>
            <w:bottom w:val="none" w:sz="0" w:space="0" w:color="auto"/>
            <w:right w:val="none" w:sz="0" w:space="0" w:color="auto"/>
          </w:divBdr>
        </w:div>
        <w:div w:id="1821264535">
          <w:marLeft w:val="640"/>
          <w:marRight w:val="0"/>
          <w:marTop w:val="0"/>
          <w:marBottom w:val="0"/>
          <w:divBdr>
            <w:top w:val="none" w:sz="0" w:space="0" w:color="auto"/>
            <w:left w:val="none" w:sz="0" w:space="0" w:color="auto"/>
            <w:bottom w:val="none" w:sz="0" w:space="0" w:color="auto"/>
            <w:right w:val="none" w:sz="0" w:space="0" w:color="auto"/>
          </w:divBdr>
        </w:div>
        <w:div w:id="1837265199">
          <w:marLeft w:val="640"/>
          <w:marRight w:val="0"/>
          <w:marTop w:val="0"/>
          <w:marBottom w:val="0"/>
          <w:divBdr>
            <w:top w:val="none" w:sz="0" w:space="0" w:color="auto"/>
            <w:left w:val="none" w:sz="0" w:space="0" w:color="auto"/>
            <w:bottom w:val="none" w:sz="0" w:space="0" w:color="auto"/>
            <w:right w:val="none" w:sz="0" w:space="0" w:color="auto"/>
          </w:divBdr>
        </w:div>
        <w:div w:id="1847134428">
          <w:marLeft w:val="640"/>
          <w:marRight w:val="0"/>
          <w:marTop w:val="0"/>
          <w:marBottom w:val="0"/>
          <w:divBdr>
            <w:top w:val="none" w:sz="0" w:space="0" w:color="auto"/>
            <w:left w:val="none" w:sz="0" w:space="0" w:color="auto"/>
            <w:bottom w:val="none" w:sz="0" w:space="0" w:color="auto"/>
            <w:right w:val="none" w:sz="0" w:space="0" w:color="auto"/>
          </w:divBdr>
        </w:div>
        <w:div w:id="1857884013">
          <w:marLeft w:val="640"/>
          <w:marRight w:val="0"/>
          <w:marTop w:val="0"/>
          <w:marBottom w:val="0"/>
          <w:divBdr>
            <w:top w:val="none" w:sz="0" w:space="0" w:color="auto"/>
            <w:left w:val="none" w:sz="0" w:space="0" w:color="auto"/>
            <w:bottom w:val="none" w:sz="0" w:space="0" w:color="auto"/>
            <w:right w:val="none" w:sz="0" w:space="0" w:color="auto"/>
          </w:divBdr>
        </w:div>
        <w:div w:id="1863785425">
          <w:marLeft w:val="640"/>
          <w:marRight w:val="0"/>
          <w:marTop w:val="0"/>
          <w:marBottom w:val="0"/>
          <w:divBdr>
            <w:top w:val="none" w:sz="0" w:space="0" w:color="auto"/>
            <w:left w:val="none" w:sz="0" w:space="0" w:color="auto"/>
            <w:bottom w:val="none" w:sz="0" w:space="0" w:color="auto"/>
            <w:right w:val="none" w:sz="0" w:space="0" w:color="auto"/>
          </w:divBdr>
        </w:div>
        <w:div w:id="1898473327">
          <w:marLeft w:val="640"/>
          <w:marRight w:val="0"/>
          <w:marTop w:val="0"/>
          <w:marBottom w:val="0"/>
          <w:divBdr>
            <w:top w:val="none" w:sz="0" w:space="0" w:color="auto"/>
            <w:left w:val="none" w:sz="0" w:space="0" w:color="auto"/>
            <w:bottom w:val="none" w:sz="0" w:space="0" w:color="auto"/>
            <w:right w:val="none" w:sz="0" w:space="0" w:color="auto"/>
          </w:divBdr>
        </w:div>
        <w:div w:id="1906336808">
          <w:marLeft w:val="640"/>
          <w:marRight w:val="0"/>
          <w:marTop w:val="0"/>
          <w:marBottom w:val="0"/>
          <w:divBdr>
            <w:top w:val="none" w:sz="0" w:space="0" w:color="auto"/>
            <w:left w:val="none" w:sz="0" w:space="0" w:color="auto"/>
            <w:bottom w:val="none" w:sz="0" w:space="0" w:color="auto"/>
            <w:right w:val="none" w:sz="0" w:space="0" w:color="auto"/>
          </w:divBdr>
        </w:div>
        <w:div w:id="1914850981">
          <w:marLeft w:val="640"/>
          <w:marRight w:val="0"/>
          <w:marTop w:val="0"/>
          <w:marBottom w:val="0"/>
          <w:divBdr>
            <w:top w:val="none" w:sz="0" w:space="0" w:color="auto"/>
            <w:left w:val="none" w:sz="0" w:space="0" w:color="auto"/>
            <w:bottom w:val="none" w:sz="0" w:space="0" w:color="auto"/>
            <w:right w:val="none" w:sz="0" w:space="0" w:color="auto"/>
          </w:divBdr>
        </w:div>
        <w:div w:id="1916040743">
          <w:marLeft w:val="640"/>
          <w:marRight w:val="0"/>
          <w:marTop w:val="0"/>
          <w:marBottom w:val="0"/>
          <w:divBdr>
            <w:top w:val="none" w:sz="0" w:space="0" w:color="auto"/>
            <w:left w:val="none" w:sz="0" w:space="0" w:color="auto"/>
            <w:bottom w:val="none" w:sz="0" w:space="0" w:color="auto"/>
            <w:right w:val="none" w:sz="0" w:space="0" w:color="auto"/>
          </w:divBdr>
        </w:div>
        <w:div w:id="1916430496">
          <w:marLeft w:val="640"/>
          <w:marRight w:val="0"/>
          <w:marTop w:val="0"/>
          <w:marBottom w:val="0"/>
          <w:divBdr>
            <w:top w:val="none" w:sz="0" w:space="0" w:color="auto"/>
            <w:left w:val="none" w:sz="0" w:space="0" w:color="auto"/>
            <w:bottom w:val="none" w:sz="0" w:space="0" w:color="auto"/>
            <w:right w:val="none" w:sz="0" w:space="0" w:color="auto"/>
          </w:divBdr>
        </w:div>
        <w:div w:id="1916501815">
          <w:marLeft w:val="640"/>
          <w:marRight w:val="0"/>
          <w:marTop w:val="0"/>
          <w:marBottom w:val="0"/>
          <w:divBdr>
            <w:top w:val="none" w:sz="0" w:space="0" w:color="auto"/>
            <w:left w:val="none" w:sz="0" w:space="0" w:color="auto"/>
            <w:bottom w:val="none" w:sz="0" w:space="0" w:color="auto"/>
            <w:right w:val="none" w:sz="0" w:space="0" w:color="auto"/>
          </w:divBdr>
        </w:div>
        <w:div w:id="1922449049">
          <w:marLeft w:val="640"/>
          <w:marRight w:val="0"/>
          <w:marTop w:val="0"/>
          <w:marBottom w:val="0"/>
          <w:divBdr>
            <w:top w:val="none" w:sz="0" w:space="0" w:color="auto"/>
            <w:left w:val="none" w:sz="0" w:space="0" w:color="auto"/>
            <w:bottom w:val="none" w:sz="0" w:space="0" w:color="auto"/>
            <w:right w:val="none" w:sz="0" w:space="0" w:color="auto"/>
          </w:divBdr>
        </w:div>
        <w:div w:id="1924875877">
          <w:marLeft w:val="640"/>
          <w:marRight w:val="0"/>
          <w:marTop w:val="0"/>
          <w:marBottom w:val="0"/>
          <w:divBdr>
            <w:top w:val="none" w:sz="0" w:space="0" w:color="auto"/>
            <w:left w:val="none" w:sz="0" w:space="0" w:color="auto"/>
            <w:bottom w:val="none" w:sz="0" w:space="0" w:color="auto"/>
            <w:right w:val="none" w:sz="0" w:space="0" w:color="auto"/>
          </w:divBdr>
        </w:div>
        <w:div w:id="1942184158">
          <w:marLeft w:val="640"/>
          <w:marRight w:val="0"/>
          <w:marTop w:val="0"/>
          <w:marBottom w:val="0"/>
          <w:divBdr>
            <w:top w:val="none" w:sz="0" w:space="0" w:color="auto"/>
            <w:left w:val="none" w:sz="0" w:space="0" w:color="auto"/>
            <w:bottom w:val="none" w:sz="0" w:space="0" w:color="auto"/>
            <w:right w:val="none" w:sz="0" w:space="0" w:color="auto"/>
          </w:divBdr>
        </w:div>
        <w:div w:id="1944603985">
          <w:marLeft w:val="640"/>
          <w:marRight w:val="0"/>
          <w:marTop w:val="0"/>
          <w:marBottom w:val="0"/>
          <w:divBdr>
            <w:top w:val="none" w:sz="0" w:space="0" w:color="auto"/>
            <w:left w:val="none" w:sz="0" w:space="0" w:color="auto"/>
            <w:bottom w:val="none" w:sz="0" w:space="0" w:color="auto"/>
            <w:right w:val="none" w:sz="0" w:space="0" w:color="auto"/>
          </w:divBdr>
        </w:div>
        <w:div w:id="1962370907">
          <w:marLeft w:val="640"/>
          <w:marRight w:val="0"/>
          <w:marTop w:val="0"/>
          <w:marBottom w:val="0"/>
          <w:divBdr>
            <w:top w:val="none" w:sz="0" w:space="0" w:color="auto"/>
            <w:left w:val="none" w:sz="0" w:space="0" w:color="auto"/>
            <w:bottom w:val="none" w:sz="0" w:space="0" w:color="auto"/>
            <w:right w:val="none" w:sz="0" w:space="0" w:color="auto"/>
          </w:divBdr>
        </w:div>
        <w:div w:id="1978564598">
          <w:marLeft w:val="640"/>
          <w:marRight w:val="0"/>
          <w:marTop w:val="0"/>
          <w:marBottom w:val="0"/>
          <w:divBdr>
            <w:top w:val="none" w:sz="0" w:space="0" w:color="auto"/>
            <w:left w:val="none" w:sz="0" w:space="0" w:color="auto"/>
            <w:bottom w:val="none" w:sz="0" w:space="0" w:color="auto"/>
            <w:right w:val="none" w:sz="0" w:space="0" w:color="auto"/>
          </w:divBdr>
        </w:div>
        <w:div w:id="1984702034">
          <w:marLeft w:val="640"/>
          <w:marRight w:val="0"/>
          <w:marTop w:val="0"/>
          <w:marBottom w:val="0"/>
          <w:divBdr>
            <w:top w:val="none" w:sz="0" w:space="0" w:color="auto"/>
            <w:left w:val="none" w:sz="0" w:space="0" w:color="auto"/>
            <w:bottom w:val="none" w:sz="0" w:space="0" w:color="auto"/>
            <w:right w:val="none" w:sz="0" w:space="0" w:color="auto"/>
          </w:divBdr>
        </w:div>
        <w:div w:id="1985814275">
          <w:marLeft w:val="640"/>
          <w:marRight w:val="0"/>
          <w:marTop w:val="0"/>
          <w:marBottom w:val="0"/>
          <w:divBdr>
            <w:top w:val="none" w:sz="0" w:space="0" w:color="auto"/>
            <w:left w:val="none" w:sz="0" w:space="0" w:color="auto"/>
            <w:bottom w:val="none" w:sz="0" w:space="0" w:color="auto"/>
            <w:right w:val="none" w:sz="0" w:space="0" w:color="auto"/>
          </w:divBdr>
        </w:div>
        <w:div w:id="1998877298">
          <w:marLeft w:val="640"/>
          <w:marRight w:val="0"/>
          <w:marTop w:val="0"/>
          <w:marBottom w:val="0"/>
          <w:divBdr>
            <w:top w:val="none" w:sz="0" w:space="0" w:color="auto"/>
            <w:left w:val="none" w:sz="0" w:space="0" w:color="auto"/>
            <w:bottom w:val="none" w:sz="0" w:space="0" w:color="auto"/>
            <w:right w:val="none" w:sz="0" w:space="0" w:color="auto"/>
          </w:divBdr>
        </w:div>
        <w:div w:id="2011828408">
          <w:marLeft w:val="640"/>
          <w:marRight w:val="0"/>
          <w:marTop w:val="0"/>
          <w:marBottom w:val="0"/>
          <w:divBdr>
            <w:top w:val="none" w:sz="0" w:space="0" w:color="auto"/>
            <w:left w:val="none" w:sz="0" w:space="0" w:color="auto"/>
            <w:bottom w:val="none" w:sz="0" w:space="0" w:color="auto"/>
            <w:right w:val="none" w:sz="0" w:space="0" w:color="auto"/>
          </w:divBdr>
        </w:div>
        <w:div w:id="2017532285">
          <w:marLeft w:val="640"/>
          <w:marRight w:val="0"/>
          <w:marTop w:val="0"/>
          <w:marBottom w:val="0"/>
          <w:divBdr>
            <w:top w:val="none" w:sz="0" w:space="0" w:color="auto"/>
            <w:left w:val="none" w:sz="0" w:space="0" w:color="auto"/>
            <w:bottom w:val="none" w:sz="0" w:space="0" w:color="auto"/>
            <w:right w:val="none" w:sz="0" w:space="0" w:color="auto"/>
          </w:divBdr>
        </w:div>
        <w:div w:id="2018267225">
          <w:marLeft w:val="640"/>
          <w:marRight w:val="0"/>
          <w:marTop w:val="0"/>
          <w:marBottom w:val="0"/>
          <w:divBdr>
            <w:top w:val="none" w:sz="0" w:space="0" w:color="auto"/>
            <w:left w:val="none" w:sz="0" w:space="0" w:color="auto"/>
            <w:bottom w:val="none" w:sz="0" w:space="0" w:color="auto"/>
            <w:right w:val="none" w:sz="0" w:space="0" w:color="auto"/>
          </w:divBdr>
        </w:div>
        <w:div w:id="2024087285">
          <w:marLeft w:val="640"/>
          <w:marRight w:val="0"/>
          <w:marTop w:val="0"/>
          <w:marBottom w:val="0"/>
          <w:divBdr>
            <w:top w:val="none" w:sz="0" w:space="0" w:color="auto"/>
            <w:left w:val="none" w:sz="0" w:space="0" w:color="auto"/>
            <w:bottom w:val="none" w:sz="0" w:space="0" w:color="auto"/>
            <w:right w:val="none" w:sz="0" w:space="0" w:color="auto"/>
          </w:divBdr>
        </w:div>
        <w:div w:id="2032026204">
          <w:marLeft w:val="640"/>
          <w:marRight w:val="0"/>
          <w:marTop w:val="0"/>
          <w:marBottom w:val="0"/>
          <w:divBdr>
            <w:top w:val="none" w:sz="0" w:space="0" w:color="auto"/>
            <w:left w:val="none" w:sz="0" w:space="0" w:color="auto"/>
            <w:bottom w:val="none" w:sz="0" w:space="0" w:color="auto"/>
            <w:right w:val="none" w:sz="0" w:space="0" w:color="auto"/>
          </w:divBdr>
        </w:div>
        <w:div w:id="2042434941">
          <w:marLeft w:val="640"/>
          <w:marRight w:val="0"/>
          <w:marTop w:val="0"/>
          <w:marBottom w:val="0"/>
          <w:divBdr>
            <w:top w:val="none" w:sz="0" w:space="0" w:color="auto"/>
            <w:left w:val="none" w:sz="0" w:space="0" w:color="auto"/>
            <w:bottom w:val="none" w:sz="0" w:space="0" w:color="auto"/>
            <w:right w:val="none" w:sz="0" w:space="0" w:color="auto"/>
          </w:divBdr>
        </w:div>
        <w:div w:id="2065911704">
          <w:marLeft w:val="640"/>
          <w:marRight w:val="0"/>
          <w:marTop w:val="0"/>
          <w:marBottom w:val="0"/>
          <w:divBdr>
            <w:top w:val="none" w:sz="0" w:space="0" w:color="auto"/>
            <w:left w:val="none" w:sz="0" w:space="0" w:color="auto"/>
            <w:bottom w:val="none" w:sz="0" w:space="0" w:color="auto"/>
            <w:right w:val="none" w:sz="0" w:space="0" w:color="auto"/>
          </w:divBdr>
        </w:div>
        <w:div w:id="2066558658">
          <w:marLeft w:val="640"/>
          <w:marRight w:val="0"/>
          <w:marTop w:val="0"/>
          <w:marBottom w:val="0"/>
          <w:divBdr>
            <w:top w:val="none" w:sz="0" w:space="0" w:color="auto"/>
            <w:left w:val="none" w:sz="0" w:space="0" w:color="auto"/>
            <w:bottom w:val="none" w:sz="0" w:space="0" w:color="auto"/>
            <w:right w:val="none" w:sz="0" w:space="0" w:color="auto"/>
          </w:divBdr>
        </w:div>
        <w:div w:id="2069376721">
          <w:marLeft w:val="640"/>
          <w:marRight w:val="0"/>
          <w:marTop w:val="0"/>
          <w:marBottom w:val="0"/>
          <w:divBdr>
            <w:top w:val="none" w:sz="0" w:space="0" w:color="auto"/>
            <w:left w:val="none" w:sz="0" w:space="0" w:color="auto"/>
            <w:bottom w:val="none" w:sz="0" w:space="0" w:color="auto"/>
            <w:right w:val="none" w:sz="0" w:space="0" w:color="auto"/>
          </w:divBdr>
        </w:div>
        <w:div w:id="2069569404">
          <w:marLeft w:val="640"/>
          <w:marRight w:val="0"/>
          <w:marTop w:val="0"/>
          <w:marBottom w:val="0"/>
          <w:divBdr>
            <w:top w:val="none" w:sz="0" w:space="0" w:color="auto"/>
            <w:left w:val="none" w:sz="0" w:space="0" w:color="auto"/>
            <w:bottom w:val="none" w:sz="0" w:space="0" w:color="auto"/>
            <w:right w:val="none" w:sz="0" w:space="0" w:color="auto"/>
          </w:divBdr>
        </w:div>
        <w:div w:id="2081754384">
          <w:marLeft w:val="640"/>
          <w:marRight w:val="0"/>
          <w:marTop w:val="0"/>
          <w:marBottom w:val="0"/>
          <w:divBdr>
            <w:top w:val="none" w:sz="0" w:space="0" w:color="auto"/>
            <w:left w:val="none" w:sz="0" w:space="0" w:color="auto"/>
            <w:bottom w:val="none" w:sz="0" w:space="0" w:color="auto"/>
            <w:right w:val="none" w:sz="0" w:space="0" w:color="auto"/>
          </w:divBdr>
        </w:div>
        <w:div w:id="2083135590">
          <w:marLeft w:val="640"/>
          <w:marRight w:val="0"/>
          <w:marTop w:val="0"/>
          <w:marBottom w:val="0"/>
          <w:divBdr>
            <w:top w:val="none" w:sz="0" w:space="0" w:color="auto"/>
            <w:left w:val="none" w:sz="0" w:space="0" w:color="auto"/>
            <w:bottom w:val="none" w:sz="0" w:space="0" w:color="auto"/>
            <w:right w:val="none" w:sz="0" w:space="0" w:color="auto"/>
          </w:divBdr>
        </w:div>
        <w:div w:id="2095855188">
          <w:marLeft w:val="640"/>
          <w:marRight w:val="0"/>
          <w:marTop w:val="0"/>
          <w:marBottom w:val="0"/>
          <w:divBdr>
            <w:top w:val="none" w:sz="0" w:space="0" w:color="auto"/>
            <w:left w:val="none" w:sz="0" w:space="0" w:color="auto"/>
            <w:bottom w:val="none" w:sz="0" w:space="0" w:color="auto"/>
            <w:right w:val="none" w:sz="0" w:space="0" w:color="auto"/>
          </w:divBdr>
        </w:div>
        <w:div w:id="2105028507">
          <w:marLeft w:val="640"/>
          <w:marRight w:val="0"/>
          <w:marTop w:val="0"/>
          <w:marBottom w:val="0"/>
          <w:divBdr>
            <w:top w:val="none" w:sz="0" w:space="0" w:color="auto"/>
            <w:left w:val="none" w:sz="0" w:space="0" w:color="auto"/>
            <w:bottom w:val="none" w:sz="0" w:space="0" w:color="auto"/>
            <w:right w:val="none" w:sz="0" w:space="0" w:color="auto"/>
          </w:divBdr>
        </w:div>
        <w:div w:id="2109079905">
          <w:marLeft w:val="640"/>
          <w:marRight w:val="0"/>
          <w:marTop w:val="0"/>
          <w:marBottom w:val="0"/>
          <w:divBdr>
            <w:top w:val="none" w:sz="0" w:space="0" w:color="auto"/>
            <w:left w:val="none" w:sz="0" w:space="0" w:color="auto"/>
            <w:bottom w:val="none" w:sz="0" w:space="0" w:color="auto"/>
            <w:right w:val="none" w:sz="0" w:space="0" w:color="auto"/>
          </w:divBdr>
        </w:div>
        <w:div w:id="2116436485">
          <w:marLeft w:val="640"/>
          <w:marRight w:val="0"/>
          <w:marTop w:val="0"/>
          <w:marBottom w:val="0"/>
          <w:divBdr>
            <w:top w:val="none" w:sz="0" w:space="0" w:color="auto"/>
            <w:left w:val="none" w:sz="0" w:space="0" w:color="auto"/>
            <w:bottom w:val="none" w:sz="0" w:space="0" w:color="auto"/>
            <w:right w:val="none" w:sz="0" w:space="0" w:color="auto"/>
          </w:divBdr>
        </w:div>
        <w:div w:id="2125801646">
          <w:marLeft w:val="640"/>
          <w:marRight w:val="0"/>
          <w:marTop w:val="0"/>
          <w:marBottom w:val="0"/>
          <w:divBdr>
            <w:top w:val="none" w:sz="0" w:space="0" w:color="auto"/>
            <w:left w:val="none" w:sz="0" w:space="0" w:color="auto"/>
            <w:bottom w:val="none" w:sz="0" w:space="0" w:color="auto"/>
            <w:right w:val="none" w:sz="0" w:space="0" w:color="auto"/>
          </w:divBdr>
        </w:div>
        <w:div w:id="2131699564">
          <w:marLeft w:val="640"/>
          <w:marRight w:val="0"/>
          <w:marTop w:val="0"/>
          <w:marBottom w:val="0"/>
          <w:divBdr>
            <w:top w:val="none" w:sz="0" w:space="0" w:color="auto"/>
            <w:left w:val="none" w:sz="0" w:space="0" w:color="auto"/>
            <w:bottom w:val="none" w:sz="0" w:space="0" w:color="auto"/>
            <w:right w:val="none" w:sz="0" w:space="0" w:color="auto"/>
          </w:divBdr>
        </w:div>
        <w:div w:id="2132821793">
          <w:marLeft w:val="640"/>
          <w:marRight w:val="0"/>
          <w:marTop w:val="0"/>
          <w:marBottom w:val="0"/>
          <w:divBdr>
            <w:top w:val="none" w:sz="0" w:space="0" w:color="auto"/>
            <w:left w:val="none" w:sz="0" w:space="0" w:color="auto"/>
            <w:bottom w:val="none" w:sz="0" w:space="0" w:color="auto"/>
            <w:right w:val="none" w:sz="0" w:space="0" w:color="auto"/>
          </w:divBdr>
        </w:div>
        <w:div w:id="2147115439">
          <w:marLeft w:val="640"/>
          <w:marRight w:val="0"/>
          <w:marTop w:val="0"/>
          <w:marBottom w:val="0"/>
          <w:divBdr>
            <w:top w:val="none" w:sz="0" w:space="0" w:color="auto"/>
            <w:left w:val="none" w:sz="0" w:space="0" w:color="auto"/>
            <w:bottom w:val="none" w:sz="0" w:space="0" w:color="auto"/>
            <w:right w:val="none" w:sz="0" w:space="0" w:color="auto"/>
          </w:divBdr>
        </w:div>
      </w:divsChild>
    </w:div>
    <w:div w:id="1679890974">
      <w:marLeft w:val="640"/>
      <w:marRight w:val="0"/>
      <w:marTop w:val="0"/>
      <w:marBottom w:val="0"/>
      <w:divBdr>
        <w:top w:val="none" w:sz="0" w:space="0" w:color="auto"/>
        <w:left w:val="none" w:sz="0" w:space="0" w:color="auto"/>
        <w:bottom w:val="none" w:sz="0" w:space="0" w:color="auto"/>
        <w:right w:val="none" w:sz="0" w:space="0" w:color="auto"/>
      </w:divBdr>
    </w:div>
    <w:div w:id="1680036175">
      <w:marLeft w:val="640"/>
      <w:marRight w:val="0"/>
      <w:marTop w:val="0"/>
      <w:marBottom w:val="0"/>
      <w:divBdr>
        <w:top w:val="none" w:sz="0" w:space="0" w:color="auto"/>
        <w:left w:val="none" w:sz="0" w:space="0" w:color="auto"/>
        <w:bottom w:val="none" w:sz="0" w:space="0" w:color="auto"/>
        <w:right w:val="none" w:sz="0" w:space="0" w:color="auto"/>
      </w:divBdr>
    </w:div>
    <w:div w:id="1680082275">
      <w:marLeft w:val="640"/>
      <w:marRight w:val="0"/>
      <w:marTop w:val="0"/>
      <w:marBottom w:val="0"/>
      <w:divBdr>
        <w:top w:val="none" w:sz="0" w:space="0" w:color="auto"/>
        <w:left w:val="none" w:sz="0" w:space="0" w:color="auto"/>
        <w:bottom w:val="none" w:sz="0" w:space="0" w:color="auto"/>
        <w:right w:val="none" w:sz="0" w:space="0" w:color="auto"/>
      </w:divBdr>
    </w:div>
    <w:div w:id="1680690852">
      <w:marLeft w:val="640"/>
      <w:marRight w:val="0"/>
      <w:marTop w:val="0"/>
      <w:marBottom w:val="0"/>
      <w:divBdr>
        <w:top w:val="none" w:sz="0" w:space="0" w:color="auto"/>
        <w:left w:val="none" w:sz="0" w:space="0" w:color="auto"/>
        <w:bottom w:val="none" w:sz="0" w:space="0" w:color="auto"/>
        <w:right w:val="none" w:sz="0" w:space="0" w:color="auto"/>
      </w:divBdr>
    </w:div>
    <w:div w:id="1680736709">
      <w:marLeft w:val="640"/>
      <w:marRight w:val="0"/>
      <w:marTop w:val="0"/>
      <w:marBottom w:val="0"/>
      <w:divBdr>
        <w:top w:val="none" w:sz="0" w:space="0" w:color="auto"/>
        <w:left w:val="none" w:sz="0" w:space="0" w:color="auto"/>
        <w:bottom w:val="none" w:sz="0" w:space="0" w:color="auto"/>
        <w:right w:val="none" w:sz="0" w:space="0" w:color="auto"/>
      </w:divBdr>
    </w:div>
    <w:div w:id="1680768958">
      <w:marLeft w:val="640"/>
      <w:marRight w:val="0"/>
      <w:marTop w:val="0"/>
      <w:marBottom w:val="0"/>
      <w:divBdr>
        <w:top w:val="none" w:sz="0" w:space="0" w:color="auto"/>
        <w:left w:val="none" w:sz="0" w:space="0" w:color="auto"/>
        <w:bottom w:val="none" w:sz="0" w:space="0" w:color="auto"/>
        <w:right w:val="none" w:sz="0" w:space="0" w:color="auto"/>
      </w:divBdr>
    </w:div>
    <w:div w:id="1682312317">
      <w:marLeft w:val="640"/>
      <w:marRight w:val="0"/>
      <w:marTop w:val="0"/>
      <w:marBottom w:val="0"/>
      <w:divBdr>
        <w:top w:val="none" w:sz="0" w:space="0" w:color="auto"/>
        <w:left w:val="none" w:sz="0" w:space="0" w:color="auto"/>
        <w:bottom w:val="none" w:sz="0" w:space="0" w:color="auto"/>
        <w:right w:val="none" w:sz="0" w:space="0" w:color="auto"/>
      </w:divBdr>
    </w:div>
    <w:div w:id="1682734711">
      <w:marLeft w:val="640"/>
      <w:marRight w:val="0"/>
      <w:marTop w:val="0"/>
      <w:marBottom w:val="0"/>
      <w:divBdr>
        <w:top w:val="none" w:sz="0" w:space="0" w:color="auto"/>
        <w:left w:val="none" w:sz="0" w:space="0" w:color="auto"/>
        <w:bottom w:val="none" w:sz="0" w:space="0" w:color="auto"/>
        <w:right w:val="none" w:sz="0" w:space="0" w:color="auto"/>
      </w:divBdr>
    </w:div>
    <w:div w:id="1683162851">
      <w:marLeft w:val="640"/>
      <w:marRight w:val="0"/>
      <w:marTop w:val="0"/>
      <w:marBottom w:val="0"/>
      <w:divBdr>
        <w:top w:val="none" w:sz="0" w:space="0" w:color="auto"/>
        <w:left w:val="none" w:sz="0" w:space="0" w:color="auto"/>
        <w:bottom w:val="none" w:sz="0" w:space="0" w:color="auto"/>
        <w:right w:val="none" w:sz="0" w:space="0" w:color="auto"/>
      </w:divBdr>
    </w:div>
    <w:div w:id="1683243782">
      <w:marLeft w:val="640"/>
      <w:marRight w:val="0"/>
      <w:marTop w:val="0"/>
      <w:marBottom w:val="0"/>
      <w:divBdr>
        <w:top w:val="none" w:sz="0" w:space="0" w:color="auto"/>
        <w:left w:val="none" w:sz="0" w:space="0" w:color="auto"/>
        <w:bottom w:val="none" w:sz="0" w:space="0" w:color="auto"/>
        <w:right w:val="none" w:sz="0" w:space="0" w:color="auto"/>
      </w:divBdr>
    </w:div>
    <w:div w:id="1683705080">
      <w:marLeft w:val="640"/>
      <w:marRight w:val="0"/>
      <w:marTop w:val="0"/>
      <w:marBottom w:val="0"/>
      <w:divBdr>
        <w:top w:val="none" w:sz="0" w:space="0" w:color="auto"/>
        <w:left w:val="none" w:sz="0" w:space="0" w:color="auto"/>
        <w:bottom w:val="none" w:sz="0" w:space="0" w:color="auto"/>
        <w:right w:val="none" w:sz="0" w:space="0" w:color="auto"/>
      </w:divBdr>
    </w:div>
    <w:div w:id="1684164445">
      <w:marLeft w:val="640"/>
      <w:marRight w:val="0"/>
      <w:marTop w:val="0"/>
      <w:marBottom w:val="0"/>
      <w:divBdr>
        <w:top w:val="none" w:sz="0" w:space="0" w:color="auto"/>
        <w:left w:val="none" w:sz="0" w:space="0" w:color="auto"/>
        <w:bottom w:val="none" w:sz="0" w:space="0" w:color="auto"/>
        <w:right w:val="none" w:sz="0" w:space="0" w:color="auto"/>
      </w:divBdr>
    </w:div>
    <w:div w:id="1684940567">
      <w:marLeft w:val="640"/>
      <w:marRight w:val="0"/>
      <w:marTop w:val="0"/>
      <w:marBottom w:val="0"/>
      <w:divBdr>
        <w:top w:val="none" w:sz="0" w:space="0" w:color="auto"/>
        <w:left w:val="none" w:sz="0" w:space="0" w:color="auto"/>
        <w:bottom w:val="none" w:sz="0" w:space="0" w:color="auto"/>
        <w:right w:val="none" w:sz="0" w:space="0" w:color="auto"/>
      </w:divBdr>
    </w:div>
    <w:div w:id="1685132096">
      <w:marLeft w:val="640"/>
      <w:marRight w:val="0"/>
      <w:marTop w:val="0"/>
      <w:marBottom w:val="0"/>
      <w:divBdr>
        <w:top w:val="none" w:sz="0" w:space="0" w:color="auto"/>
        <w:left w:val="none" w:sz="0" w:space="0" w:color="auto"/>
        <w:bottom w:val="none" w:sz="0" w:space="0" w:color="auto"/>
        <w:right w:val="none" w:sz="0" w:space="0" w:color="auto"/>
      </w:divBdr>
    </w:div>
    <w:div w:id="1685984248">
      <w:marLeft w:val="640"/>
      <w:marRight w:val="0"/>
      <w:marTop w:val="0"/>
      <w:marBottom w:val="0"/>
      <w:divBdr>
        <w:top w:val="none" w:sz="0" w:space="0" w:color="auto"/>
        <w:left w:val="none" w:sz="0" w:space="0" w:color="auto"/>
        <w:bottom w:val="none" w:sz="0" w:space="0" w:color="auto"/>
        <w:right w:val="none" w:sz="0" w:space="0" w:color="auto"/>
      </w:divBdr>
    </w:div>
    <w:div w:id="1686399880">
      <w:marLeft w:val="640"/>
      <w:marRight w:val="0"/>
      <w:marTop w:val="0"/>
      <w:marBottom w:val="0"/>
      <w:divBdr>
        <w:top w:val="none" w:sz="0" w:space="0" w:color="auto"/>
        <w:left w:val="none" w:sz="0" w:space="0" w:color="auto"/>
        <w:bottom w:val="none" w:sz="0" w:space="0" w:color="auto"/>
        <w:right w:val="none" w:sz="0" w:space="0" w:color="auto"/>
      </w:divBdr>
    </w:div>
    <w:div w:id="1686520248">
      <w:marLeft w:val="640"/>
      <w:marRight w:val="0"/>
      <w:marTop w:val="0"/>
      <w:marBottom w:val="0"/>
      <w:divBdr>
        <w:top w:val="none" w:sz="0" w:space="0" w:color="auto"/>
        <w:left w:val="none" w:sz="0" w:space="0" w:color="auto"/>
        <w:bottom w:val="none" w:sz="0" w:space="0" w:color="auto"/>
        <w:right w:val="none" w:sz="0" w:space="0" w:color="auto"/>
      </w:divBdr>
    </w:div>
    <w:div w:id="1686591371">
      <w:marLeft w:val="640"/>
      <w:marRight w:val="0"/>
      <w:marTop w:val="0"/>
      <w:marBottom w:val="0"/>
      <w:divBdr>
        <w:top w:val="none" w:sz="0" w:space="0" w:color="auto"/>
        <w:left w:val="none" w:sz="0" w:space="0" w:color="auto"/>
        <w:bottom w:val="none" w:sz="0" w:space="0" w:color="auto"/>
        <w:right w:val="none" w:sz="0" w:space="0" w:color="auto"/>
      </w:divBdr>
    </w:div>
    <w:div w:id="1686907605">
      <w:marLeft w:val="640"/>
      <w:marRight w:val="0"/>
      <w:marTop w:val="0"/>
      <w:marBottom w:val="0"/>
      <w:divBdr>
        <w:top w:val="none" w:sz="0" w:space="0" w:color="auto"/>
        <w:left w:val="none" w:sz="0" w:space="0" w:color="auto"/>
        <w:bottom w:val="none" w:sz="0" w:space="0" w:color="auto"/>
        <w:right w:val="none" w:sz="0" w:space="0" w:color="auto"/>
      </w:divBdr>
    </w:div>
    <w:div w:id="1687368766">
      <w:marLeft w:val="640"/>
      <w:marRight w:val="0"/>
      <w:marTop w:val="0"/>
      <w:marBottom w:val="0"/>
      <w:divBdr>
        <w:top w:val="none" w:sz="0" w:space="0" w:color="auto"/>
        <w:left w:val="none" w:sz="0" w:space="0" w:color="auto"/>
        <w:bottom w:val="none" w:sz="0" w:space="0" w:color="auto"/>
        <w:right w:val="none" w:sz="0" w:space="0" w:color="auto"/>
      </w:divBdr>
    </w:div>
    <w:div w:id="1687634235">
      <w:marLeft w:val="640"/>
      <w:marRight w:val="0"/>
      <w:marTop w:val="0"/>
      <w:marBottom w:val="0"/>
      <w:divBdr>
        <w:top w:val="none" w:sz="0" w:space="0" w:color="auto"/>
        <w:left w:val="none" w:sz="0" w:space="0" w:color="auto"/>
        <w:bottom w:val="none" w:sz="0" w:space="0" w:color="auto"/>
        <w:right w:val="none" w:sz="0" w:space="0" w:color="auto"/>
      </w:divBdr>
    </w:div>
    <w:div w:id="1688286126">
      <w:marLeft w:val="640"/>
      <w:marRight w:val="0"/>
      <w:marTop w:val="0"/>
      <w:marBottom w:val="0"/>
      <w:divBdr>
        <w:top w:val="none" w:sz="0" w:space="0" w:color="auto"/>
        <w:left w:val="none" w:sz="0" w:space="0" w:color="auto"/>
        <w:bottom w:val="none" w:sz="0" w:space="0" w:color="auto"/>
        <w:right w:val="none" w:sz="0" w:space="0" w:color="auto"/>
      </w:divBdr>
    </w:div>
    <w:div w:id="1688289821">
      <w:marLeft w:val="640"/>
      <w:marRight w:val="0"/>
      <w:marTop w:val="0"/>
      <w:marBottom w:val="0"/>
      <w:divBdr>
        <w:top w:val="none" w:sz="0" w:space="0" w:color="auto"/>
        <w:left w:val="none" w:sz="0" w:space="0" w:color="auto"/>
        <w:bottom w:val="none" w:sz="0" w:space="0" w:color="auto"/>
        <w:right w:val="none" w:sz="0" w:space="0" w:color="auto"/>
      </w:divBdr>
    </w:div>
    <w:div w:id="1688631643">
      <w:marLeft w:val="640"/>
      <w:marRight w:val="0"/>
      <w:marTop w:val="0"/>
      <w:marBottom w:val="0"/>
      <w:divBdr>
        <w:top w:val="none" w:sz="0" w:space="0" w:color="auto"/>
        <w:left w:val="none" w:sz="0" w:space="0" w:color="auto"/>
        <w:bottom w:val="none" w:sz="0" w:space="0" w:color="auto"/>
        <w:right w:val="none" w:sz="0" w:space="0" w:color="auto"/>
      </w:divBdr>
    </w:div>
    <w:div w:id="1689215576">
      <w:marLeft w:val="640"/>
      <w:marRight w:val="0"/>
      <w:marTop w:val="0"/>
      <w:marBottom w:val="0"/>
      <w:divBdr>
        <w:top w:val="none" w:sz="0" w:space="0" w:color="auto"/>
        <w:left w:val="none" w:sz="0" w:space="0" w:color="auto"/>
        <w:bottom w:val="none" w:sz="0" w:space="0" w:color="auto"/>
        <w:right w:val="none" w:sz="0" w:space="0" w:color="auto"/>
      </w:divBdr>
    </w:div>
    <w:div w:id="1689334984">
      <w:marLeft w:val="640"/>
      <w:marRight w:val="0"/>
      <w:marTop w:val="0"/>
      <w:marBottom w:val="0"/>
      <w:divBdr>
        <w:top w:val="none" w:sz="0" w:space="0" w:color="auto"/>
        <w:left w:val="none" w:sz="0" w:space="0" w:color="auto"/>
        <w:bottom w:val="none" w:sz="0" w:space="0" w:color="auto"/>
        <w:right w:val="none" w:sz="0" w:space="0" w:color="auto"/>
      </w:divBdr>
    </w:div>
    <w:div w:id="1689409208">
      <w:marLeft w:val="640"/>
      <w:marRight w:val="0"/>
      <w:marTop w:val="0"/>
      <w:marBottom w:val="0"/>
      <w:divBdr>
        <w:top w:val="none" w:sz="0" w:space="0" w:color="auto"/>
        <w:left w:val="none" w:sz="0" w:space="0" w:color="auto"/>
        <w:bottom w:val="none" w:sz="0" w:space="0" w:color="auto"/>
        <w:right w:val="none" w:sz="0" w:space="0" w:color="auto"/>
      </w:divBdr>
    </w:div>
    <w:div w:id="1689483006">
      <w:marLeft w:val="640"/>
      <w:marRight w:val="0"/>
      <w:marTop w:val="0"/>
      <w:marBottom w:val="0"/>
      <w:divBdr>
        <w:top w:val="none" w:sz="0" w:space="0" w:color="auto"/>
        <w:left w:val="none" w:sz="0" w:space="0" w:color="auto"/>
        <w:bottom w:val="none" w:sz="0" w:space="0" w:color="auto"/>
        <w:right w:val="none" w:sz="0" w:space="0" w:color="auto"/>
      </w:divBdr>
    </w:div>
    <w:div w:id="1689722431">
      <w:marLeft w:val="640"/>
      <w:marRight w:val="0"/>
      <w:marTop w:val="0"/>
      <w:marBottom w:val="0"/>
      <w:divBdr>
        <w:top w:val="none" w:sz="0" w:space="0" w:color="auto"/>
        <w:left w:val="none" w:sz="0" w:space="0" w:color="auto"/>
        <w:bottom w:val="none" w:sz="0" w:space="0" w:color="auto"/>
        <w:right w:val="none" w:sz="0" w:space="0" w:color="auto"/>
      </w:divBdr>
    </w:div>
    <w:div w:id="1690448986">
      <w:marLeft w:val="640"/>
      <w:marRight w:val="0"/>
      <w:marTop w:val="0"/>
      <w:marBottom w:val="0"/>
      <w:divBdr>
        <w:top w:val="none" w:sz="0" w:space="0" w:color="auto"/>
        <w:left w:val="none" w:sz="0" w:space="0" w:color="auto"/>
        <w:bottom w:val="none" w:sz="0" w:space="0" w:color="auto"/>
        <w:right w:val="none" w:sz="0" w:space="0" w:color="auto"/>
      </w:divBdr>
    </w:div>
    <w:div w:id="1691879339">
      <w:marLeft w:val="640"/>
      <w:marRight w:val="0"/>
      <w:marTop w:val="0"/>
      <w:marBottom w:val="0"/>
      <w:divBdr>
        <w:top w:val="none" w:sz="0" w:space="0" w:color="auto"/>
        <w:left w:val="none" w:sz="0" w:space="0" w:color="auto"/>
        <w:bottom w:val="none" w:sz="0" w:space="0" w:color="auto"/>
        <w:right w:val="none" w:sz="0" w:space="0" w:color="auto"/>
      </w:divBdr>
    </w:div>
    <w:div w:id="1692293752">
      <w:marLeft w:val="640"/>
      <w:marRight w:val="0"/>
      <w:marTop w:val="0"/>
      <w:marBottom w:val="0"/>
      <w:divBdr>
        <w:top w:val="none" w:sz="0" w:space="0" w:color="auto"/>
        <w:left w:val="none" w:sz="0" w:space="0" w:color="auto"/>
        <w:bottom w:val="none" w:sz="0" w:space="0" w:color="auto"/>
        <w:right w:val="none" w:sz="0" w:space="0" w:color="auto"/>
      </w:divBdr>
    </w:div>
    <w:div w:id="1692411835">
      <w:marLeft w:val="640"/>
      <w:marRight w:val="0"/>
      <w:marTop w:val="0"/>
      <w:marBottom w:val="0"/>
      <w:divBdr>
        <w:top w:val="none" w:sz="0" w:space="0" w:color="auto"/>
        <w:left w:val="none" w:sz="0" w:space="0" w:color="auto"/>
        <w:bottom w:val="none" w:sz="0" w:space="0" w:color="auto"/>
        <w:right w:val="none" w:sz="0" w:space="0" w:color="auto"/>
      </w:divBdr>
    </w:div>
    <w:div w:id="1693215701">
      <w:marLeft w:val="640"/>
      <w:marRight w:val="0"/>
      <w:marTop w:val="0"/>
      <w:marBottom w:val="0"/>
      <w:divBdr>
        <w:top w:val="none" w:sz="0" w:space="0" w:color="auto"/>
        <w:left w:val="none" w:sz="0" w:space="0" w:color="auto"/>
        <w:bottom w:val="none" w:sz="0" w:space="0" w:color="auto"/>
        <w:right w:val="none" w:sz="0" w:space="0" w:color="auto"/>
      </w:divBdr>
    </w:div>
    <w:div w:id="1693847702">
      <w:marLeft w:val="640"/>
      <w:marRight w:val="0"/>
      <w:marTop w:val="0"/>
      <w:marBottom w:val="0"/>
      <w:divBdr>
        <w:top w:val="none" w:sz="0" w:space="0" w:color="auto"/>
        <w:left w:val="none" w:sz="0" w:space="0" w:color="auto"/>
        <w:bottom w:val="none" w:sz="0" w:space="0" w:color="auto"/>
        <w:right w:val="none" w:sz="0" w:space="0" w:color="auto"/>
      </w:divBdr>
    </w:div>
    <w:div w:id="1694116396">
      <w:marLeft w:val="640"/>
      <w:marRight w:val="0"/>
      <w:marTop w:val="0"/>
      <w:marBottom w:val="0"/>
      <w:divBdr>
        <w:top w:val="none" w:sz="0" w:space="0" w:color="auto"/>
        <w:left w:val="none" w:sz="0" w:space="0" w:color="auto"/>
        <w:bottom w:val="none" w:sz="0" w:space="0" w:color="auto"/>
        <w:right w:val="none" w:sz="0" w:space="0" w:color="auto"/>
      </w:divBdr>
    </w:div>
    <w:div w:id="1694765967">
      <w:marLeft w:val="640"/>
      <w:marRight w:val="0"/>
      <w:marTop w:val="0"/>
      <w:marBottom w:val="0"/>
      <w:divBdr>
        <w:top w:val="none" w:sz="0" w:space="0" w:color="auto"/>
        <w:left w:val="none" w:sz="0" w:space="0" w:color="auto"/>
        <w:bottom w:val="none" w:sz="0" w:space="0" w:color="auto"/>
        <w:right w:val="none" w:sz="0" w:space="0" w:color="auto"/>
      </w:divBdr>
    </w:div>
    <w:div w:id="1695381636">
      <w:marLeft w:val="640"/>
      <w:marRight w:val="0"/>
      <w:marTop w:val="0"/>
      <w:marBottom w:val="0"/>
      <w:divBdr>
        <w:top w:val="none" w:sz="0" w:space="0" w:color="auto"/>
        <w:left w:val="none" w:sz="0" w:space="0" w:color="auto"/>
        <w:bottom w:val="none" w:sz="0" w:space="0" w:color="auto"/>
        <w:right w:val="none" w:sz="0" w:space="0" w:color="auto"/>
      </w:divBdr>
    </w:div>
    <w:div w:id="1696148242">
      <w:marLeft w:val="640"/>
      <w:marRight w:val="0"/>
      <w:marTop w:val="0"/>
      <w:marBottom w:val="0"/>
      <w:divBdr>
        <w:top w:val="none" w:sz="0" w:space="0" w:color="auto"/>
        <w:left w:val="none" w:sz="0" w:space="0" w:color="auto"/>
        <w:bottom w:val="none" w:sz="0" w:space="0" w:color="auto"/>
        <w:right w:val="none" w:sz="0" w:space="0" w:color="auto"/>
      </w:divBdr>
    </w:div>
    <w:div w:id="1696424520">
      <w:marLeft w:val="640"/>
      <w:marRight w:val="0"/>
      <w:marTop w:val="0"/>
      <w:marBottom w:val="0"/>
      <w:divBdr>
        <w:top w:val="none" w:sz="0" w:space="0" w:color="auto"/>
        <w:left w:val="none" w:sz="0" w:space="0" w:color="auto"/>
        <w:bottom w:val="none" w:sz="0" w:space="0" w:color="auto"/>
        <w:right w:val="none" w:sz="0" w:space="0" w:color="auto"/>
      </w:divBdr>
    </w:div>
    <w:div w:id="1696689235">
      <w:marLeft w:val="640"/>
      <w:marRight w:val="0"/>
      <w:marTop w:val="0"/>
      <w:marBottom w:val="0"/>
      <w:divBdr>
        <w:top w:val="none" w:sz="0" w:space="0" w:color="auto"/>
        <w:left w:val="none" w:sz="0" w:space="0" w:color="auto"/>
        <w:bottom w:val="none" w:sz="0" w:space="0" w:color="auto"/>
        <w:right w:val="none" w:sz="0" w:space="0" w:color="auto"/>
      </w:divBdr>
    </w:div>
    <w:div w:id="1698119074">
      <w:marLeft w:val="640"/>
      <w:marRight w:val="0"/>
      <w:marTop w:val="0"/>
      <w:marBottom w:val="0"/>
      <w:divBdr>
        <w:top w:val="none" w:sz="0" w:space="0" w:color="auto"/>
        <w:left w:val="none" w:sz="0" w:space="0" w:color="auto"/>
        <w:bottom w:val="none" w:sz="0" w:space="0" w:color="auto"/>
        <w:right w:val="none" w:sz="0" w:space="0" w:color="auto"/>
      </w:divBdr>
    </w:div>
    <w:div w:id="1698120509">
      <w:marLeft w:val="640"/>
      <w:marRight w:val="0"/>
      <w:marTop w:val="0"/>
      <w:marBottom w:val="0"/>
      <w:divBdr>
        <w:top w:val="none" w:sz="0" w:space="0" w:color="auto"/>
        <w:left w:val="none" w:sz="0" w:space="0" w:color="auto"/>
        <w:bottom w:val="none" w:sz="0" w:space="0" w:color="auto"/>
        <w:right w:val="none" w:sz="0" w:space="0" w:color="auto"/>
      </w:divBdr>
    </w:div>
    <w:div w:id="1698234664">
      <w:marLeft w:val="640"/>
      <w:marRight w:val="0"/>
      <w:marTop w:val="0"/>
      <w:marBottom w:val="0"/>
      <w:divBdr>
        <w:top w:val="none" w:sz="0" w:space="0" w:color="auto"/>
        <w:left w:val="none" w:sz="0" w:space="0" w:color="auto"/>
        <w:bottom w:val="none" w:sz="0" w:space="0" w:color="auto"/>
        <w:right w:val="none" w:sz="0" w:space="0" w:color="auto"/>
      </w:divBdr>
    </w:div>
    <w:div w:id="1699810900">
      <w:marLeft w:val="640"/>
      <w:marRight w:val="0"/>
      <w:marTop w:val="0"/>
      <w:marBottom w:val="0"/>
      <w:divBdr>
        <w:top w:val="none" w:sz="0" w:space="0" w:color="auto"/>
        <w:left w:val="none" w:sz="0" w:space="0" w:color="auto"/>
        <w:bottom w:val="none" w:sz="0" w:space="0" w:color="auto"/>
        <w:right w:val="none" w:sz="0" w:space="0" w:color="auto"/>
      </w:divBdr>
    </w:div>
    <w:div w:id="1699968111">
      <w:marLeft w:val="640"/>
      <w:marRight w:val="0"/>
      <w:marTop w:val="0"/>
      <w:marBottom w:val="0"/>
      <w:divBdr>
        <w:top w:val="none" w:sz="0" w:space="0" w:color="auto"/>
        <w:left w:val="none" w:sz="0" w:space="0" w:color="auto"/>
        <w:bottom w:val="none" w:sz="0" w:space="0" w:color="auto"/>
        <w:right w:val="none" w:sz="0" w:space="0" w:color="auto"/>
      </w:divBdr>
    </w:div>
    <w:div w:id="1700162428">
      <w:marLeft w:val="640"/>
      <w:marRight w:val="0"/>
      <w:marTop w:val="0"/>
      <w:marBottom w:val="0"/>
      <w:divBdr>
        <w:top w:val="none" w:sz="0" w:space="0" w:color="auto"/>
        <w:left w:val="none" w:sz="0" w:space="0" w:color="auto"/>
        <w:bottom w:val="none" w:sz="0" w:space="0" w:color="auto"/>
        <w:right w:val="none" w:sz="0" w:space="0" w:color="auto"/>
      </w:divBdr>
    </w:div>
    <w:div w:id="1700349868">
      <w:marLeft w:val="640"/>
      <w:marRight w:val="0"/>
      <w:marTop w:val="0"/>
      <w:marBottom w:val="0"/>
      <w:divBdr>
        <w:top w:val="none" w:sz="0" w:space="0" w:color="auto"/>
        <w:left w:val="none" w:sz="0" w:space="0" w:color="auto"/>
        <w:bottom w:val="none" w:sz="0" w:space="0" w:color="auto"/>
        <w:right w:val="none" w:sz="0" w:space="0" w:color="auto"/>
      </w:divBdr>
    </w:div>
    <w:div w:id="1700352835">
      <w:marLeft w:val="640"/>
      <w:marRight w:val="0"/>
      <w:marTop w:val="0"/>
      <w:marBottom w:val="0"/>
      <w:divBdr>
        <w:top w:val="none" w:sz="0" w:space="0" w:color="auto"/>
        <w:left w:val="none" w:sz="0" w:space="0" w:color="auto"/>
        <w:bottom w:val="none" w:sz="0" w:space="0" w:color="auto"/>
        <w:right w:val="none" w:sz="0" w:space="0" w:color="auto"/>
      </w:divBdr>
    </w:div>
    <w:div w:id="1701124012">
      <w:marLeft w:val="640"/>
      <w:marRight w:val="0"/>
      <w:marTop w:val="0"/>
      <w:marBottom w:val="0"/>
      <w:divBdr>
        <w:top w:val="none" w:sz="0" w:space="0" w:color="auto"/>
        <w:left w:val="none" w:sz="0" w:space="0" w:color="auto"/>
        <w:bottom w:val="none" w:sz="0" w:space="0" w:color="auto"/>
        <w:right w:val="none" w:sz="0" w:space="0" w:color="auto"/>
      </w:divBdr>
    </w:div>
    <w:div w:id="1701591337">
      <w:marLeft w:val="640"/>
      <w:marRight w:val="0"/>
      <w:marTop w:val="0"/>
      <w:marBottom w:val="0"/>
      <w:divBdr>
        <w:top w:val="none" w:sz="0" w:space="0" w:color="auto"/>
        <w:left w:val="none" w:sz="0" w:space="0" w:color="auto"/>
        <w:bottom w:val="none" w:sz="0" w:space="0" w:color="auto"/>
        <w:right w:val="none" w:sz="0" w:space="0" w:color="auto"/>
      </w:divBdr>
    </w:div>
    <w:div w:id="1701857937">
      <w:marLeft w:val="640"/>
      <w:marRight w:val="0"/>
      <w:marTop w:val="0"/>
      <w:marBottom w:val="0"/>
      <w:divBdr>
        <w:top w:val="none" w:sz="0" w:space="0" w:color="auto"/>
        <w:left w:val="none" w:sz="0" w:space="0" w:color="auto"/>
        <w:bottom w:val="none" w:sz="0" w:space="0" w:color="auto"/>
        <w:right w:val="none" w:sz="0" w:space="0" w:color="auto"/>
      </w:divBdr>
    </w:div>
    <w:div w:id="1702246282">
      <w:marLeft w:val="640"/>
      <w:marRight w:val="0"/>
      <w:marTop w:val="0"/>
      <w:marBottom w:val="0"/>
      <w:divBdr>
        <w:top w:val="none" w:sz="0" w:space="0" w:color="auto"/>
        <w:left w:val="none" w:sz="0" w:space="0" w:color="auto"/>
        <w:bottom w:val="none" w:sz="0" w:space="0" w:color="auto"/>
        <w:right w:val="none" w:sz="0" w:space="0" w:color="auto"/>
      </w:divBdr>
    </w:div>
    <w:div w:id="1702825241">
      <w:marLeft w:val="640"/>
      <w:marRight w:val="0"/>
      <w:marTop w:val="0"/>
      <w:marBottom w:val="0"/>
      <w:divBdr>
        <w:top w:val="none" w:sz="0" w:space="0" w:color="auto"/>
        <w:left w:val="none" w:sz="0" w:space="0" w:color="auto"/>
        <w:bottom w:val="none" w:sz="0" w:space="0" w:color="auto"/>
        <w:right w:val="none" w:sz="0" w:space="0" w:color="auto"/>
      </w:divBdr>
    </w:div>
    <w:div w:id="1702972999">
      <w:marLeft w:val="640"/>
      <w:marRight w:val="0"/>
      <w:marTop w:val="0"/>
      <w:marBottom w:val="0"/>
      <w:divBdr>
        <w:top w:val="none" w:sz="0" w:space="0" w:color="auto"/>
        <w:left w:val="none" w:sz="0" w:space="0" w:color="auto"/>
        <w:bottom w:val="none" w:sz="0" w:space="0" w:color="auto"/>
        <w:right w:val="none" w:sz="0" w:space="0" w:color="auto"/>
      </w:divBdr>
    </w:div>
    <w:div w:id="1703820228">
      <w:marLeft w:val="640"/>
      <w:marRight w:val="0"/>
      <w:marTop w:val="0"/>
      <w:marBottom w:val="0"/>
      <w:divBdr>
        <w:top w:val="none" w:sz="0" w:space="0" w:color="auto"/>
        <w:left w:val="none" w:sz="0" w:space="0" w:color="auto"/>
        <w:bottom w:val="none" w:sz="0" w:space="0" w:color="auto"/>
        <w:right w:val="none" w:sz="0" w:space="0" w:color="auto"/>
      </w:divBdr>
    </w:div>
    <w:div w:id="1704207408">
      <w:marLeft w:val="640"/>
      <w:marRight w:val="0"/>
      <w:marTop w:val="0"/>
      <w:marBottom w:val="0"/>
      <w:divBdr>
        <w:top w:val="none" w:sz="0" w:space="0" w:color="auto"/>
        <w:left w:val="none" w:sz="0" w:space="0" w:color="auto"/>
        <w:bottom w:val="none" w:sz="0" w:space="0" w:color="auto"/>
        <w:right w:val="none" w:sz="0" w:space="0" w:color="auto"/>
      </w:divBdr>
    </w:div>
    <w:div w:id="1704359597">
      <w:marLeft w:val="640"/>
      <w:marRight w:val="0"/>
      <w:marTop w:val="0"/>
      <w:marBottom w:val="0"/>
      <w:divBdr>
        <w:top w:val="none" w:sz="0" w:space="0" w:color="auto"/>
        <w:left w:val="none" w:sz="0" w:space="0" w:color="auto"/>
        <w:bottom w:val="none" w:sz="0" w:space="0" w:color="auto"/>
        <w:right w:val="none" w:sz="0" w:space="0" w:color="auto"/>
      </w:divBdr>
    </w:div>
    <w:div w:id="1704478203">
      <w:marLeft w:val="640"/>
      <w:marRight w:val="0"/>
      <w:marTop w:val="0"/>
      <w:marBottom w:val="0"/>
      <w:divBdr>
        <w:top w:val="none" w:sz="0" w:space="0" w:color="auto"/>
        <w:left w:val="none" w:sz="0" w:space="0" w:color="auto"/>
        <w:bottom w:val="none" w:sz="0" w:space="0" w:color="auto"/>
        <w:right w:val="none" w:sz="0" w:space="0" w:color="auto"/>
      </w:divBdr>
    </w:div>
    <w:div w:id="1705133679">
      <w:marLeft w:val="640"/>
      <w:marRight w:val="0"/>
      <w:marTop w:val="0"/>
      <w:marBottom w:val="0"/>
      <w:divBdr>
        <w:top w:val="none" w:sz="0" w:space="0" w:color="auto"/>
        <w:left w:val="none" w:sz="0" w:space="0" w:color="auto"/>
        <w:bottom w:val="none" w:sz="0" w:space="0" w:color="auto"/>
        <w:right w:val="none" w:sz="0" w:space="0" w:color="auto"/>
      </w:divBdr>
    </w:div>
    <w:div w:id="1705208068">
      <w:marLeft w:val="640"/>
      <w:marRight w:val="0"/>
      <w:marTop w:val="0"/>
      <w:marBottom w:val="0"/>
      <w:divBdr>
        <w:top w:val="none" w:sz="0" w:space="0" w:color="auto"/>
        <w:left w:val="none" w:sz="0" w:space="0" w:color="auto"/>
        <w:bottom w:val="none" w:sz="0" w:space="0" w:color="auto"/>
        <w:right w:val="none" w:sz="0" w:space="0" w:color="auto"/>
      </w:divBdr>
    </w:div>
    <w:div w:id="1705401724">
      <w:bodyDiv w:val="1"/>
      <w:marLeft w:val="0"/>
      <w:marRight w:val="0"/>
      <w:marTop w:val="0"/>
      <w:marBottom w:val="0"/>
      <w:divBdr>
        <w:top w:val="none" w:sz="0" w:space="0" w:color="auto"/>
        <w:left w:val="none" w:sz="0" w:space="0" w:color="auto"/>
        <w:bottom w:val="none" w:sz="0" w:space="0" w:color="auto"/>
        <w:right w:val="none" w:sz="0" w:space="0" w:color="auto"/>
      </w:divBdr>
      <w:divsChild>
        <w:div w:id="5443487">
          <w:marLeft w:val="640"/>
          <w:marRight w:val="0"/>
          <w:marTop w:val="0"/>
          <w:marBottom w:val="0"/>
          <w:divBdr>
            <w:top w:val="none" w:sz="0" w:space="0" w:color="auto"/>
            <w:left w:val="none" w:sz="0" w:space="0" w:color="auto"/>
            <w:bottom w:val="none" w:sz="0" w:space="0" w:color="auto"/>
            <w:right w:val="none" w:sz="0" w:space="0" w:color="auto"/>
          </w:divBdr>
        </w:div>
        <w:div w:id="10186722">
          <w:marLeft w:val="640"/>
          <w:marRight w:val="0"/>
          <w:marTop w:val="0"/>
          <w:marBottom w:val="0"/>
          <w:divBdr>
            <w:top w:val="none" w:sz="0" w:space="0" w:color="auto"/>
            <w:left w:val="none" w:sz="0" w:space="0" w:color="auto"/>
            <w:bottom w:val="none" w:sz="0" w:space="0" w:color="auto"/>
            <w:right w:val="none" w:sz="0" w:space="0" w:color="auto"/>
          </w:divBdr>
        </w:div>
        <w:div w:id="19940185">
          <w:marLeft w:val="640"/>
          <w:marRight w:val="0"/>
          <w:marTop w:val="0"/>
          <w:marBottom w:val="0"/>
          <w:divBdr>
            <w:top w:val="none" w:sz="0" w:space="0" w:color="auto"/>
            <w:left w:val="none" w:sz="0" w:space="0" w:color="auto"/>
            <w:bottom w:val="none" w:sz="0" w:space="0" w:color="auto"/>
            <w:right w:val="none" w:sz="0" w:space="0" w:color="auto"/>
          </w:divBdr>
        </w:div>
        <w:div w:id="22364390">
          <w:marLeft w:val="640"/>
          <w:marRight w:val="0"/>
          <w:marTop w:val="0"/>
          <w:marBottom w:val="0"/>
          <w:divBdr>
            <w:top w:val="none" w:sz="0" w:space="0" w:color="auto"/>
            <w:left w:val="none" w:sz="0" w:space="0" w:color="auto"/>
            <w:bottom w:val="none" w:sz="0" w:space="0" w:color="auto"/>
            <w:right w:val="none" w:sz="0" w:space="0" w:color="auto"/>
          </w:divBdr>
        </w:div>
        <w:div w:id="24915035">
          <w:marLeft w:val="640"/>
          <w:marRight w:val="0"/>
          <w:marTop w:val="0"/>
          <w:marBottom w:val="0"/>
          <w:divBdr>
            <w:top w:val="none" w:sz="0" w:space="0" w:color="auto"/>
            <w:left w:val="none" w:sz="0" w:space="0" w:color="auto"/>
            <w:bottom w:val="none" w:sz="0" w:space="0" w:color="auto"/>
            <w:right w:val="none" w:sz="0" w:space="0" w:color="auto"/>
          </w:divBdr>
        </w:div>
        <w:div w:id="45953928">
          <w:marLeft w:val="640"/>
          <w:marRight w:val="0"/>
          <w:marTop w:val="0"/>
          <w:marBottom w:val="0"/>
          <w:divBdr>
            <w:top w:val="none" w:sz="0" w:space="0" w:color="auto"/>
            <w:left w:val="none" w:sz="0" w:space="0" w:color="auto"/>
            <w:bottom w:val="none" w:sz="0" w:space="0" w:color="auto"/>
            <w:right w:val="none" w:sz="0" w:space="0" w:color="auto"/>
          </w:divBdr>
        </w:div>
        <w:div w:id="75715737">
          <w:marLeft w:val="640"/>
          <w:marRight w:val="0"/>
          <w:marTop w:val="0"/>
          <w:marBottom w:val="0"/>
          <w:divBdr>
            <w:top w:val="none" w:sz="0" w:space="0" w:color="auto"/>
            <w:left w:val="none" w:sz="0" w:space="0" w:color="auto"/>
            <w:bottom w:val="none" w:sz="0" w:space="0" w:color="auto"/>
            <w:right w:val="none" w:sz="0" w:space="0" w:color="auto"/>
          </w:divBdr>
        </w:div>
        <w:div w:id="82073256">
          <w:marLeft w:val="640"/>
          <w:marRight w:val="0"/>
          <w:marTop w:val="0"/>
          <w:marBottom w:val="0"/>
          <w:divBdr>
            <w:top w:val="none" w:sz="0" w:space="0" w:color="auto"/>
            <w:left w:val="none" w:sz="0" w:space="0" w:color="auto"/>
            <w:bottom w:val="none" w:sz="0" w:space="0" w:color="auto"/>
            <w:right w:val="none" w:sz="0" w:space="0" w:color="auto"/>
          </w:divBdr>
        </w:div>
        <w:div w:id="101196464">
          <w:marLeft w:val="640"/>
          <w:marRight w:val="0"/>
          <w:marTop w:val="0"/>
          <w:marBottom w:val="0"/>
          <w:divBdr>
            <w:top w:val="none" w:sz="0" w:space="0" w:color="auto"/>
            <w:left w:val="none" w:sz="0" w:space="0" w:color="auto"/>
            <w:bottom w:val="none" w:sz="0" w:space="0" w:color="auto"/>
            <w:right w:val="none" w:sz="0" w:space="0" w:color="auto"/>
          </w:divBdr>
        </w:div>
        <w:div w:id="163326592">
          <w:marLeft w:val="640"/>
          <w:marRight w:val="0"/>
          <w:marTop w:val="0"/>
          <w:marBottom w:val="0"/>
          <w:divBdr>
            <w:top w:val="none" w:sz="0" w:space="0" w:color="auto"/>
            <w:left w:val="none" w:sz="0" w:space="0" w:color="auto"/>
            <w:bottom w:val="none" w:sz="0" w:space="0" w:color="auto"/>
            <w:right w:val="none" w:sz="0" w:space="0" w:color="auto"/>
          </w:divBdr>
        </w:div>
        <w:div w:id="165480619">
          <w:marLeft w:val="640"/>
          <w:marRight w:val="0"/>
          <w:marTop w:val="0"/>
          <w:marBottom w:val="0"/>
          <w:divBdr>
            <w:top w:val="none" w:sz="0" w:space="0" w:color="auto"/>
            <w:left w:val="none" w:sz="0" w:space="0" w:color="auto"/>
            <w:bottom w:val="none" w:sz="0" w:space="0" w:color="auto"/>
            <w:right w:val="none" w:sz="0" w:space="0" w:color="auto"/>
          </w:divBdr>
        </w:div>
        <w:div w:id="167864763">
          <w:marLeft w:val="640"/>
          <w:marRight w:val="0"/>
          <w:marTop w:val="0"/>
          <w:marBottom w:val="0"/>
          <w:divBdr>
            <w:top w:val="none" w:sz="0" w:space="0" w:color="auto"/>
            <w:left w:val="none" w:sz="0" w:space="0" w:color="auto"/>
            <w:bottom w:val="none" w:sz="0" w:space="0" w:color="auto"/>
            <w:right w:val="none" w:sz="0" w:space="0" w:color="auto"/>
          </w:divBdr>
        </w:div>
        <w:div w:id="171576665">
          <w:marLeft w:val="640"/>
          <w:marRight w:val="0"/>
          <w:marTop w:val="0"/>
          <w:marBottom w:val="0"/>
          <w:divBdr>
            <w:top w:val="none" w:sz="0" w:space="0" w:color="auto"/>
            <w:left w:val="none" w:sz="0" w:space="0" w:color="auto"/>
            <w:bottom w:val="none" w:sz="0" w:space="0" w:color="auto"/>
            <w:right w:val="none" w:sz="0" w:space="0" w:color="auto"/>
          </w:divBdr>
        </w:div>
        <w:div w:id="182020879">
          <w:marLeft w:val="640"/>
          <w:marRight w:val="0"/>
          <w:marTop w:val="0"/>
          <w:marBottom w:val="0"/>
          <w:divBdr>
            <w:top w:val="none" w:sz="0" w:space="0" w:color="auto"/>
            <w:left w:val="none" w:sz="0" w:space="0" w:color="auto"/>
            <w:bottom w:val="none" w:sz="0" w:space="0" w:color="auto"/>
            <w:right w:val="none" w:sz="0" w:space="0" w:color="auto"/>
          </w:divBdr>
        </w:div>
        <w:div w:id="189270845">
          <w:marLeft w:val="640"/>
          <w:marRight w:val="0"/>
          <w:marTop w:val="0"/>
          <w:marBottom w:val="0"/>
          <w:divBdr>
            <w:top w:val="none" w:sz="0" w:space="0" w:color="auto"/>
            <w:left w:val="none" w:sz="0" w:space="0" w:color="auto"/>
            <w:bottom w:val="none" w:sz="0" w:space="0" w:color="auto"/>
            <w:right w:val="none" w:sz="0" w:space="0" w:color="auto"/>
          </w:divBdr>
        </w:div>
        <w:div w:id="205259731">
          <w:marLeft w:val="640"/>
          <w:marRight w:val="0"/>
          <w:marTop w:val="0"/>
          <w:marBottom w:val="0"/>
          <w:divBdr>
            <w:top w:val="none" w:sz="0" w:space="0" w:color="auto"/>
            <w:left w:val="none" w:sz="0" w:space="0" w:color="auto"/>
            <w:bottom w:val="none" w:sz="0" w:space="0" w:color="auto"/>
            <w:right w:val="none" w:sz="0" w:space="0" w:color="auto"/>
          </w:divBdr>
        </w:div>
        <w:div w:id="215969199">
          <w:marLeft w:val="640"/>
          <w:marRight w:val="0"/>
          <w:marTop w:val="0"/>
          <w:marBottom w:val="0"/>
          <w:divBdr>
            <w:top w:val="none" w:sz="0" w:space="0" w:color="auto"/>
            <w:left w:val="none" w:sz="0" w:space="0" w:color="auto"/>
            <w:bottom w:val="none" w:sz="0" w:space="0" w:color="auto"/>
            <w:right w:val="none" w:sz="0" w:space="0" w:color="auto"/>
          </w:divBdr>
        </w:div>
        <w:div w:id="269826475">
          <w:marLeft w:val="640"/>
          <w:marRight w:val="0"/>
          <w:marTop w:val="0"/>
          <w:marBottom w:val="0"/>
          <w:divBdr>
            <w:top w:val="none" w:sz="0" w:space="0" w:color="auto"/>
            <w:left w:val="none" w:sz="0" w:space="0" w:color="auto"/>
            <w:bottom w:val="none" w:sz="0" w:space="0" w:color="auto"/>
            <w:right w:val="none" w:sz="0" w:space="0" w:color="auto"/>
          </w:divBdr>
        </w:div>
        <w:div w:id="276252232">
          <w:marLeft w:val="640"/>
          <w:marRight w:val="0"/>
          <w:marTop w:val="0"/>
          <w:marBottom w:val="0"/>
          <w:divBdr>
            <w:top w:val="none" w:sz="0" w:space="0" w:color="auto"/>
            <w:left w:val="none" w:sz="0" w:space="0" w:color="auto"/>
            <w:bottom w:val="none" w:sz="0" w:space="0" w:color="auto"/>
            <w:right w:val="none" w:sz="0" w:space="0" w:color="auto"/>
          </w:divBdr>
        </w:div>
        <w:div w:id="277294942">
          <w:marLeft w:val="640"/>
          <w:marRight w:val="0"/>
          <w:marTop w:val="0"/>
          <w:marBottom w:val="0"/>
          <w:divBdr>
            <w:top w:val="none" w:sz="0" w:space="0" w:color="auto"/>
            <w:left w:val="none" w:sz="0" w:space="0" w:color="auto"/>
            <w:bottom w:val="none" w:sz="0" w:space="0" w:color="auto"/>
            <w:right w:val="none" w:sz="0" w:space="0" w:color="auto"/>
          </w:divBdr>
        </w:div>
        <w:div w:id="287705978">
          <w:marLeft w:val="640"/>
          <w:marRight w:val="0"/>
          <w:marTop w:val="0"/>
          <w:marBottom w:val="0"/>
          <w:divBdr>
            <w:top w:val="none" w:sz="0" w:space="0" w:color="auto"/>
            <w:left w:val="none" w:sz="0" w:space="0" w:color="auto"/>
            <w:bottom w:val="none" w:sz="0" w:space="0" w:color="auto"/>
            <w:right w:val="none" w:sz="0" w:space="0" w:color="auto"/>
          </w:divBdr>
        </w:div>
        <w:div w:id="310866422">
          <w:marLeft w:val="640"/>
          <w:marRight w:val="0"/>
          <w:marTop w:val="0"/>
          <w:marBottom w:val="0"/>
          <w:divBdr>
            <w:top w:val="none" w:sz="0" w:space="0" w:color="auto"/>
            <w:left w:val="none" w:sz="0" w:space="0" w:color="auto"/>
            <w:bottom w:val="none" w:sz="0" w:space="0" w:color="auto"/>
            <w:right w:val="none" w:sz="0" w:space="0" w:color="auto"/>
          </w:divBdr>
        </w:div>
        <w:div w:id="318461076">
          <w:marLeft w:val="640"/>
          <w:marRight w:val="0"/>
          <w:marTop w:val="0"/>
          <w:marBottom w:val="0"/>
          <w:divBdr>
            <w:top w:val="none" w:sz="0" w:space="0" w:color="auto"/>
            <w:left w:val="none" w:sz="0" w:space="0" w:color="auto"/>
            <w:bottom w:val="none" w:sz="0" w:space="0" w:color="auto"/>
            <w:right w:val="none" w:sz="0" w:space="0" w:color="auto"/>
          </w:divBdr>
        </w:div>
        <w:div w:id="319041588">
          <w:marLeft w:val="640"/>
          <w:marRight w:val="0"/>
          <w:marTop w:val="0"/>
          <w:marBottom w:val="0"/>
          <w:divBdr>
            <w:top w:val="none" w:sz="0" w:space="0" w:color="auto"/>
            <w:left w:val="none" w:sz="0" w:space="0" w:color="auto"/>
            <w:bottom w:val="none" w:sz="0" w:space="0" w:color="auto"/>
            <w:right w:val="none" w:sz="0" w:space="0" w:color="auto"/>
          </w:divBdr>
        </w:div>
        <w:div w:id="323630841">
          <w:marLeft w:val="640"/>
          <w:marRight w:val="0"/>
          <w:marTop w:val="0"/>
          <w:marBottom w:val="0"/>
          <w:divBdr>
            <w:top w:val="none" w:sz="0" w:space="0" w:color="auto"/>
            <w:left w:val="none" w:sz="0" w:space="0" w:color="auto"/>
            <w:bottom w:val="none" w:sz="0" w:space="0" w:color="auto"/>
            <w:right w:val="none" w:sz="0" w:space="0" w:color="auto"/>
          </w:divBdr>
        </w:div>
        <w:div w:id="330378629">
          <w:marLeft w:val="640"/>
          <w:marRight w:val="0"/>
          <w:marTop w:val="0"/>
          <w:marBottom w:val="0"/>
          <w:divBdr>
            <w:top w:val="none" w:sz="0" w:space="0" w:color="auto"/>
            <w:left w:val="none" w:sz="0" w:space="0" w:color="auto"/>
            <w:bottom w:val="none" w:sz="0" w:space="0" w:color="auto"/>
            <w:right w:val="none" w:sz="0" w:space="0" w:color="auto"/>
          </w:divBdr>
        </w:div>
        <w:div w:id="353115446">
          <w:marLeft w:val="640"/>
          <w:marRight w:val="0"/>
          <w:marTop w:val="0"/>
          <w:marBottom w:val="0"/>
          <w:divBdr>
            <w:top w:val="none" w:sz="0" w:space="0" w:color="auto"/>
            <w:left w:val="none" w:sz="0" w:space="0" w:color="auto"/>
            <w:bottom w:val="none" w:sz="0" w:space="0" w:color="auto"/>
            <w:right w:val="none" w:sz="0" w:space="0" w:color="auto"/>
          </w:divBdr>
        </w:div>
        <w:div w:id="364839964">
          <w:marLeft w:val="640"/>
          <w:marRight w:val="0"/>
          <w:marTop w:val="0"/>
          <w:marBottom w:val="0"/>
          <w:divBdr>
            <w:top w:val="none" w:sz="0" w:space="0" w:color="auto"/>
            <w:left w:val="none" w:sz="0" w:space="0" w:color="auto"/>
            <w:bottom w:val="none" w:sz="0" w:space="0" w:color="auto"/>
            <w:right w:val="none" w:sz="0" w:space="0" w:color="auto"/>
          </w:divBdr>
        </w:div>
        <w:div w:id="449400801">
          <w:marLeft w:val="640"/>
          <w:marRight w:val="0"/>
          <w:marTop w:val="0"/>
          <w:marBottom w:val="0"/>
          <w:divBdr>
            <w:top w:val="none" w:sz="0" w:space="0" w:color="auto"/>
            <w:left w:val="none" w:sz="0" w:space="0" w:color="auto"/>
            <w:bottom w:val="none" w:sz="0" w:space="0" w:color="auto"/>
            <w:right w:val="none" w:sz="0" w:space="0" w:color="auto"/>
          </w:divBdr>
        </w:div>
        <w:div w:id="494420584">
          <w:marLeft w:val="640"/>
          <w:marRight w:val="0"/>
          <w:marTop w:val="0"/>
          <w:marBottom w:val="0"/>
          <w:divBdr>
            <w:top w:val="none" w:sz="0" w:space="0" w:color="auto"/>
            <w:left w:val="none" w:sz="0" w:space="0" w:color="auto"/>
            <w:bottom w:val="none" w:sz="0" w:space="0" w:color="auto"/>
            <w:right w:val="none" w:sz="0" w:space="0" w:color="auto"/>
          </w:divBdr>
        </w:div>
        <w:div w:id="502159843">
          <w:marLeft w:val="640"/>
          <w:marRight w:val="0"/>
          <w:marTop w:val="0"/>
          <w:marBottom w:val="0"/>
          <w:divBdr>
            <w:top w:val="none" w:sz="0" w:space="0" w:color="auto"/>
            <w:left w:val="none" w:sz="0" w:space="0" w:color="auto"/>
            <w:bottom w:val="none" w:sz="0" w:space="0" w:color="auto"/>
            <w:right w:val="none" w:sz="0" w:space="0" w:color="auto"/>
          </w:divBdr>
        </w:div>
        <w:div w:id="560290673">
          <w:marLeft w:val="640"/>
          <w:marRight w:val="0"/>
          <w:marTop w:val="0"/>
          <w:marBottom w:val="0"/>
          <w:divBdr>
            <w:top w:val="none" w:sz="0" w:space="0" w:color="auto"/>
            <w:left w:val="none" w:sz="0" w:space="0" w:color="auto"/>
            <w:bottom w:val="none" w:sz="0" w:space="0" w:color="auto"/>
            <w:right w:val="none" w:sz="0" w:space="0" w:color="auto"/>
          </w:divBdr>
        </w:div>
        <w:div w:id="591477800">
          <w:marLeft w:val="640"/>
          <w:marRight w:val="0"/>
          <w:marTop w:val="0"/>
          <w:marBottom w:val="0"/>
          <w:divBdr>
            <w:top w:val="none" w:sz="0" w:space="0" w:color="auto"/>
            <w:left w:val="none" w:sz="0" w:space="0" w:color="auto"/>
            <w:bottom w:val="none" w:sz="0" w:space="0" w:color="auto"/>
            <w:right w:val="none" w:sz="0" w:space="0" w:color="auto"/>
          </w:divBdr>
        </w:div>
        <w:div w:id="596601078">
          <w:marLeft w:val="640"/>
          <w:marRight w:val="0"/>
          <w:marTop w:val="0"/>
          <w:marBottom w:val="0"/>
          <w:divBdr>
            <w:top w:val="none" w:sz="0" w:space="0" w:color="auto"/>
            <w:left w:val="none" w:sz="0" w:space="0" w:color="auto"/>
            <w:bottom w:val="none" w:sz="0" w:space="0" w:color="auto"/>
            <w:right w:val="none" w:sz="0" w:space="0" w:color="auto"/>
          </w:divBdr>
        </w:div>
        <w:div w:id="698048978">
          <w:marLeft w:val="640"/>
          <w:marRight w:val="0"/>
          <w:marTop w:val="0"/>
          <w:marBottom w:val="0"/>
          <w:divBdr>
            <w:top w:val="none" w:sz="0" w:space="0" w:color="auto"/>
            <w:left w:val="none" w:sz="0" w:space="0" w:color="auto"/>
            <w:bottom w:val="none" w:sz="0" w:space="0" w:color="auto"/>
            <w:right w:val="none" w:sz="0" w:space="0" w:color="auto"/>
          </w:divBdr>
        </w:div>
        <w:div w:id="708527373">
          <w:marLeft w:val="640"/>
          <w:marRight w:val="0"/>
          <w:marTop w:val="0"/>
          <w:marBottom w:val="0"/>
          <w:divBdr>
            <w:top w:val="none" w:sz="0" w:space="0" w:color="auto"/>
            <w:left w:val="none" w:sz="0" w:space="0" w:color="auto"/>
            <w:bottom w:val="none" w:sz="0" w:space="0" w:color="auto"/>
            <w:right w:val="none" w:sz="0" w:space="0" w:color="auto"/>
          </w:divBdr>
        </w:div>
        <w:div w:id="713044384">
          <w:marLeft w:val="640"/>
          <w:marRight w:val="0"/>
          <w:marTop w:val="0"/>
          <w:marBottom w:val="0"/>
          <w:divBdr>
            <w:top w:val="none" w:sz="0" w:space="0" w:color="auto"/>
            <w:left w:val="none" w:sz="0" w:space="0" w:color="auto"/>
            <w:bottom w:val="none" w:sz="0" w:space="0" w:color="auto"/>
            <w:right w:val="none" w:sz="0" w:space="0" w:color="auto"/>
          </w:divBdr>
        </w:div>
        <w:div w:id="716856657">
          <w:marLeft w:val="640"/>
          <w:marRight w:val="0"/>
          <w:marTop w:val="0"/>
          <w:marBottom w:val="0"/>
          <w:divBdr>
            <w:top w:val="none" w:sz="0" w:space="0" w:color="auto"/>
            <w:left w:val="none" w:sz="0" w:space="0" w:color="auto"/>
            <w:bottom w:val="none" w:sz="0" w:space="0" w:color="auto"/>
            <w:right w:val="none" w:sz="0" w:space="0" w:color="auto"/>
          </w:divBdr>
        </w:div>
        <w:div w:id="732318859">
          <w:marLeft w:val="640"/>
          <w:marRight w:val="0"/>
          <w:marTop w:val="0"/>
          <w:marBottom w:val="0"/>
          <w:divBdr>
            <w:top w:val="none" w:sz="0" w:space="0" w:color="auto"/>
            <w:left w:val="none" w:sz="0" w:space="0" w:color="auto"/>
            <w:bottom w:val="none" w:sz="0" w:space="0" w:color="auto"/>
            <w:right w:val="none" w:sz="0" w:space="0" w:color="auto"/>
          </w:divBdr>
        </w:div>
        <w:div w:id="817921098">
          <w:marLeft w:val="640"/>
          <w:marRight w:val="0"/>
          <w:marTop w:val="0"/>
          <w:marBottom w:val="0"/>
          <w:divBdr>
            <w:top w:val="none" w:sz="0" w:space="0" w:color="auto"/>
            <w:left w:val="none" w:sz="0" w:space="0" w:color="auto"/>
            <w:bottom w:val="none" w:sz="0" w:space="0" w:color="auto"/>
            <w:right w:val="none" w:sz="0" w:space="0" w:color="auto"/>
          </w:divBdr>
        </w:div>
        <w:div w:id="856694026">
          <w:marLeft w:val="640"/>
          <w:marRight w:val="0"/>
          <w:marTop w:val="0"/>
          <w:marBottom w:val="0"/>
          <w:divBdr>
            <w:top w:val="none" w:sz="0" w:space="0" w:color="auto"/>
            <w:left w:val="none" w:sz="0" w:space="0" w:color="auto"/>
            <w:bottom w:val="none" w:sz="0" w:space="0" w:color="auto"/>
            <w:right w:val="none" w:sz="0" w:space="0" w:color="auto"/>
          </w:divBdr>
        </w:div>
        <w:div w:id="867793956">
          <w:marLeft w:val="640"/>
          <w:marRight w:val="0"/>
          <w:marTop w:val="0"/>
          <w:marBottom w:val="0"/>
          <w:divBdr>
            <w:top w:val="none" w:sz="0" w:space="0" w:color="auto"/>
            <w:left w:val="none" w:sz="0" w:space="0" w:color="auto"/>
            <w:bottom w:val="none" w:sz="0" w:space="0" w:color="auto"/>
            <w:right w:val="none" w:sz="0" w:space="0" w:color="auto"/>
          </w:divBdr>
        </w:div>
        <w:div w:id="877276111">
          <w:marLeft w:val="640"/>
          <w:marRight w:val="0"/>
          <w:marTop w:val="0"/>
          <w:marBottom w:val="0"/>
          <w:divBdr>
            <w:top w:val="none" w:sz="0" w:space="0" w:color="auto"/>
            <w:left w:val="none" w:sz="0" w:space="0" w:color="auto"/>
            <w:bottom w:val="none" w:sz="0" w:space="0" w:color="auto"/>
            <w:right w:val="none" w:sz="0" w:space="0" w:color="auto"/>
          </w:divBdr>
        </w:div>
        <w:div w:id="910769212">
          <w:marLeft w:val="640"/>
          <w:marRight w:val="0"/>
          <w:marTop w:val="0"/>
          <w:marBottom w:val="0"/>
          <w:divBdr>
            <w:top w:val="none" w:sz="0" w:space="0" w:color="auto"/>
            <w:left w:val="none" w:sz="0" w:space="0" w:color="auto"/>
            <w:bottom w:val="none" w:sz="0" w:space="0" w:color="auto"/>
            <w:right w:val="none" w:sz="0" w:space="0" w:color="auto"/>
          </w:divBdr>
        </w:div>
        <w:div w:id="927889314">
          <w:marLeft w:val="640"/>
          <w:marRight w:val="0"/>
          <w:marTop w:val="0"/>
          <w:marBottom w:val="0"/>
          <w:divBdr>
            <w:top w:val="none" w:sz="0" w:space="0" w:color="auto"/>
            <w:left w:val="none" w:sz="0" w:space="0" w:color="auto"/>
            <w:bottom w:val="none" w:sz="0" w:space="0" w:color="auto"/>
            <w:right w:val="none" w:sz="0" w:space="0" w:color="auto"/>
          </w:divBdr>
        </w:div>
        <w:div w:id="934048481">
          <w:marLeft w:val="640"/>
          <w:marRight w:val="0"/>
          <w:marTop w:val="0"/>
          <w:marBottom w:val="0"/>
          <w:divBdr>
            <w:top w:val="none" w:sz="0" w:space="0" w:color="auto"/>
            <w:left w:val="none" w:sz="0" w:space="0" w:color="auto"/>
            <w:bottom w:val="none" w:sz="0" w:space="0" w:color="auto"/>
            <w:right w:val="none" w:sz="0" w:space="0" w:color="auto"/>
          </w:divBdr>
        </w:div>
        <w:div w:id="935598756">
          <w:marLeft w:val="640"/>
          <w:marRight w:val="0"/>
          <w:marTop w:val="0"/>
          <w:marBottom w:val="0"/>
          <w:divBdr>
            <w:top w:val="none" w:sz="0" w:space="0" w:color="auto"/>
            <w:left w:val="none" w:sz="0" w:space="0" w:color="auto"/>
            <w:bottom w:val="none" w:sz="0" w:space="0" w:color="auto"/>
            <w:right w:val="none" w:sz="0" w:space="0" w:color="auto"/>
          </w:divBdr>
        </w:div>
        <w:div w:id="959727208">
          <w:marLeft w:val="640"/>
          <w:marRight w:val="0"/>
          <w:marTop w:val="0"/>
          <w:marBottom w:val="0"/>
          <w:divBdr>
            <w:top w:val="none" w:sz="0" w:space="0" w:color="auto"/>
            <w:left w:val="none" w:sz="0" w:space="0" w:color="auto"/>
            <w:bottom w:val="none" w:sz="0" w:space="0" w:color="auto"/>
            <w:right w:val="none" w:sz="0" w:space="0" w:color="auto"/>
          </w:divBdr>
        </w:div>
        <w:div w:id="995186457">
          <w:marLeft w:val="640"/>
          <w:marRight w:val="0"/>
          <w:marTop w:val="0"/>
          <w:marBottom w:val="0"/>
          <w:divBdr>
            <w:top w:val="none" w:sz="0" w:space="0" w:color="auto"/>
            <w:left w:val="none" w:sz="0" w:space="0" w:color="auto"/>
            <w:bottom w:val="none" w:sz="0" w:space="0" w:color="auto"/>
            <w:right w:val="none" w:sz="0" w:space="0" w:color="auto"/>
          </w:divBdr>
        </w:div>
        <w:div w:id="1028993639">
          <w:marLeft w:val="640"/>
          <w:marRight w:val="0"/>
          <w:marTop w:val="0"/>
          <w:marBottom w:val="0"/>
          <w:divBdr>
            <w:top w:val="none" w:sz="0" w:space="0" w:color="auto"/>
            <w:left w:val="none" w:sz="0" w:space="0" w:color="auto"/>
            <w:bottom w:val="none" w:sz="0" w:space="0" w:color="auto"/>
            <w:right w:val="none" w:sz="0" w:space="0" w:color="auto"/>
          </w:divBdr>
        </w:div>
        <w:div w:id="1031492261">
          <w:marLeft w:val="640"/>
          <w:marRight w:val="0"/>
          <w:marTop w:val="0"/>
          <w:marBottom w:val="0"/>
          <w:divBdr>
            <w:top w:val="none" w:sz="0" w:space="0" w:color="auto"/>
            <w:left w:val="none" w:sz="0" w:space="0" w:color="auto"/>
            <w:bottom w:val="none" w:sz="0" w:space="0" w:color="auto"/>
            <w:right w:val="none" w:sz="0" w:space="0" w:color="auto"/>
          </w:divBdr>
        </w:div>
        <w:div w:id="1042246389">
          <w:marLeft w:val="640"/>
          <w:marRight w:val="0"/>
          <w:marTop w:val="0"/>
          <w:marBottom w:val="0"/>
          <w:divBdr>
            <w:top w:val="none" w:sz="0" w:space="0" w:color="auto"/>
            <w:left w:val="none" w:sz="0" w:space="0" w:color="auto"/>
            <w:bottom w:val="none" w:sz="0" w:space="0" w:color="auto"/>
            <w:right w:val="none" w:sz="0" w:space="0" w:color="auto"/>
          </w:divBdr>
        </w:div>
        <w:div w:id="1052002951">
          <w:marLeft w:val="640"/>
          <w:marRight w:val="0"/>
          <w:marTop w:val="0"/>
          <w:marBottom w:val="0"/>
          <w:divBdr>
            <w:top w:val="none" w:sz="0" w:space="0" w:color="auto"/>
            <w:left w:val="none" w:sz="0" w:space="0" w:color="auto"/>
            <w:bottom w:val="none" w:sz="0" w:space="0" w:color="auto"/>
            <w:right w:val="none" w:sz="0" w:space="0" w:color="auto"/>
          </w:divBdr>
        </w:div>
        <w:div w:id="1055471977">
          <w:marLeft w:val="640"/>
          <w:marRight w:val="0"/>
          <w:marTop w:val="0"/>
          <w:marBottom w:val="0"/>
          <w:divBdr>
            <w:top w:val="none" w:sz="0" w:space="0" w:color="auto"/>
            <w:left w:val="none" w:sz="0" w:space="0" w:color="auto"/>
            <w:bottom w:val="none" w:sz="0" w:space="0" w:color="auto"/>
            <w:right w:val="none" w:sz="0" w:space="0" w:color="auto"/>
          </w:divBdr>
        </w:div>
        <w:div w:id="1064334433">
          <w:marLeft w:val="640"/>
          <w:marRight w:val="0"/>
          <w:marTop w:val="0"/>
          <w:marBottom w:val="0"/>
          <w:divBdr>
            <w:top w:val="none" w:sz="0" w:space="0" w:color="auto"/>
            <w:left w:val="none" w:sz="0" w:space="0" w:color="auto"/>
            <w:bottom w:val="none" w:sz="0" w:space="0" w:color="auto"/>
            <w:right w:val="none" w:sz="0" w:space="0" w:color="auto"/>
          </w:divBdr>
        </w:div>
        <w:div w:id="1103723054">
          <w:marLeft w:val="640"/>
          <w:marRight w:val="0"/>
          <w:marTop w:val="0"/>
          <w:marBottom w:val="0"/>
          <w:divBdr>
            <w:top w:val="none" w:sz="0" w:space="0" w:color="auto"/>
            <w:left w:val="none" w:sz="0" w:space="0" w:color="auto"/>
            <w:bottom w:val="none" w:sz="0" w:space="0" w:color="auto"/>
            <w:right w:val="none" w:sz="0" w:space="0" w:color="auto"/>
          </w:divBdr>
        </w:div>
        <w:div w:id="1127233873">
          <w:marLeft w:val="640"/>
          <w:marRight w:val="0"/>
          <w:marTop w:val="0"/>
          <w:marBottom w:val="0"/>
          <w:divBdr>
            <w:top w:val="none" w:sz="0" w:space="0" w:color="auto"/>
            <w:left w:val="none" w:sz="0" w:space="0" w:color="auto"/>
            <w:bottom w:val="none" w:sz="0" w:space="0" w:color="auto"/>
            <w:right w:val="none" w:sz="0" w:space="0" w:color="auto"/>
          </w:divBdr>
        </w:div>
        <w:div w:id="1129737441">
          <w:marLeft w:val="640"/>
          <w:marRight w:val="0"/>
          <w:marTop w:val="0"/>
          <w:marBottom w:val="0"/>
          <w:divBdr>
            <w:top w:val="none" w:sz="0" w:space="0" w:color="auto"/>
            <w:left w:val="none" w:sz="0" w:space="0" w:color="auto"/>
            <w:bottom w:val="none" w:sz="0" w:space="0" w:color="auto"/>
            <w:right w:val="none" w:sz="0" w:space="0" w:color="auto"/>
          </w:divBdr>
        </w:div>
        <w:div w:id="1134757965">
          <w:marLeft w:val="640"/>
          <w:marRight w:val="0"/>
          <w:marTop w:val="0"/>
          <w:marBottom w:val="0"/>
          <w:divBdr>
            <w:top w:val="none" w:sz="0" w:space="0" w:color="auto"/>
            <w:left w:val="none" w:sz="0" w:space="0" w:color="auto"/>
            <w:bottom w:val="none" w:sz="0" w:space="0" w:color="auto"/>
            <w:right w:val="none" w:sz="0" w:space="0" w:color="auto"/>
          </w:divBdr>
        </w:div>
        <w:div w:id="1139229453">
          <w:marLeft w:val="640"/>
          <w:marRight w:val="0"/>
          <w:marTop w:val="0"/>
          <w:marBottom w:val="0"/>
          <w:divBdr>
            <w:top w:val="none" w:sz="0" w:space="0" w:color="auto"/>
            <w:left w:val="none" w:sz="0" w:space="0" w:color="auto"/>
            <w:bottom w:val="none" w:sz="0" w:space="0" w:color="auto"/>
            <w:right w:val="none" w:sz="0" w:space="0" w:color="auto"/>
          </w:divBdr>
        </w:div>
        <w:div w:id="1153987164">
          <w:marLeft w:val="640"/>
          <w:marRight w:val="0"/>
          <w:marTop w:val="0"/>
          <w:marBottom w:val="0"/>
          <w:divBdr>
            <w:top w:val="none" w:sz="0" w:space="0" w:color="auto"/>
            <w:left w:val="none" w:sz="0" w:space="0" w:color="auto"/>
            <w:bottom w:val="none" w:sz="0" w:space="0" w:color="auto"/>
            <w:right w:val="none" w:sz="0" w:space="0" w:color="auto"/>
          </w:divBdr>
        </w:div>
        <w:div w:id="1163593043">
          <w:marLeft w:val="640"/>
          <w:marRight w:val="0"/>
          <w:marTop w:val="0"/>
          <w:marBottom w:val="0"/>
          <w:divBdr>
            <w:top w:val="none" w:sz="0" w:space="0" w:color="auto"/>
            <w:left w:val="none" w:sz="0" w:space="0" w:color="auto"/>
            <w:bottom w:val="none" w:sz="0" w:space="0" w:color="auto"/>
            <w:right w:val="none" w:sz="0" w:space="0" w:color="auto"/>
          </w:divBdr>
        </w:div>
        <w:div w:id="1174565237">
          <w:marLeft w:val="640"/>
          <w:marRight w:val="0"/>
          <w:marTop w:val="0"/>
          <w:marBottom w:val="0"/>
          <w:divBdr>
            <w:top w:val="none" w:sz="0" w:space="0" w:color="auto"/>
            <w:left w:val="none" w:sz="0" w:space="0" w:color="auto"/>
            <w:bottom w:val="none" w:sz="0" w:space="0" w:color="auto"/>
            <w:right w:val="none" w:sz="0" w:space="0" w:color="auto"/>
          </w:divBdr>
        </w:div>
        <w:div w:id="1199975192">
          <w:marLeft w:val="640"/>
          <w:marRight w:val="0"/>
          <w:marTop w:val="0"/>
          <w:marBottom w:val="0"/>
          <w:divBdr>
            <w:top w:val="none" w:sz="0" w:space="0" w:color="auto"/>
            <w:left w:val="none" w:sz="0" w:space="0" w:color="auto"/>
            <w:bottom w:val="none" w:sz="0" w:space="0" w:color="auto"/>
            <w:right w:val="none" w:sz="0" w:space="0" w:color="auto"/>
          </w:divBdr>
        </w:div>
        <w:div w:id="1234044436">
          <w:marLeft w:val="640"/>
          <w:marRight w:val="0"/>
          <w:marTop w:val="0"/>
          <w:marBottom w:val="0"/>
          <w:divBdr>
            <w:top w:val="none" w:sz="0" w:space="0" w:color="auto"/>
            <w:left w:val="none" w:sz="0" w:space="0" w:color="auto"/>
            <w:bottom w:val="none" w:sz="0" w:space="0" w:color="auto"/>
            <w:right w:val="none" w:sz="0" w:space="0" w:color="auto"/>
          </w:divBdr>
        </w:div>
        <w:div w:id="1234702401">
          <w:marLeft w:val="640"/>
          <w:marRight w:val="0"/>
          <w:marTop w:val="0"/>
          <w:marBottom w:val="0"/>
          <w:divBdr>
            <w:top w:val="none" w:sz="0" w:space="0" w:color="auto"/>
            <w:left w:val="none" w:sz="0" w:space="0" w:color="auto"/>
            <w:bottom w:val="none" w:sz="0" w:space="0" w:color="auto"/>
            <w:right w:val="none" w:sz="0" w:space="0" w:color="auto"/>
          </w:divBdr>
        </w:div>
        <w:div w:id="1239243751">
          <w:marLeft w:val="640"/>
          <w:marRight w:val="0"/>
          <w:marTop w:val="0"/>
          <w:marBottom w:val="0"/>
          <w:divBdr>
            <w:top w:val="none" w:sz="0" w:space="0" w:color="auto"/>
            <w:left w:val="none" w:sz="0" w:space="0" w:color="auto"/>
            <w:bottom w:val="none" w:sz="0" w:space="0" w:color="auto"/>
            <w:right w:val="none" w:sz="0" w:space="0" w:color="auto"/>
          </w:divBdr>
        </w:div>
        <w:div w:id="1243567099">
          <w:marLeft w:val="640"/>
          <w:marRight w:val="0"/>
          <w:marTop w:val="0"/>
          <w:marBottom w:val="0"/>
          <w:divBdr>
            <w:top w:val="none" w:sz="0" w:space="0" w:color="auto"/>
            <w:left w:val="none" w:sz="0" w:space="0" w:color="auto"/>
            <w:bottom w:val="none" w:sz="0" w:space="0" w:color="auto"/>
            <w:right w:val="none" w:sz="0" w:space="0" w:color="auto"/>
          </w:divBdr>
        </w:div>
        <w:div w:id="1274702773">
          <w:marLeft w:val="640"/>
          <w:marRight w:val="0"/>
          <w:marTop w:val="0"/>
          <w:marBottom w:val="0"/>
          <w:divBdr>
            <w:top w:val="none" w:sz="0" w:space="0" w:color="auto"/>
            <w:left w:val="none" w:sz="0" w:space="0" w:color="auto"/>
            <w:bottom w:val="none" w:sz="0" w:space="0" w:color="auto"/>
            <w:right w:val="none" w:sz="0" w:space="0" w:color="auto"/>
          </w:divBdr>
        </w:div>
        <w:div w:id="1289166042">
          <w:marLeft w:val="640"/>
          <w:marRight w:val="0"/>
          <w:marTop w:val="0"/>
          <w:marBottom w:val="0"/>
          <w:divBdr>
            <w:top w:val="none" w:sz="0" w:space="0" w:color="auto"/>
            <w:left w:val="none" w:sz="0" w:space="0" w:color="auto"/>
            <w:bottom w:val="none" w:sz="0" w:space="0" w:color="auto"/>
            <w:right w:val="none" w:sz="0" w:space="0" w:color="auto"/>
          </w:divBdr>
        </w:div>
        <w:div w:id="1319385581">
          <w:marLeft w:val="640"/>
          <w:marRight w:val="0"/>
          <w:marTop w:val="0"/>
          <w:marBottom w:val="0"/>
          <w:divBdr>
            <w:top w:val="none" w:sz="0" w:space="0" w:color="auto"/>
            <w:left w:val="none" w:sz="0" w:space="0" w:color="auto"/>
            <w:bottom w:val="none" w:sz="0" w:space="0" w:color="auto"/>
            <w:right w:val="none" w:sz="0" w:space="0" w:color="auto"/>
          </w:divBdr>
        </w:div>
        <w:div w:id="1322848543">
          <w:marLeft w:val="640"/>
          <w:marRight w:val="0"/>
          <w:marTop w:val="0"/>
          <w:marBottom w:val="0"/>
          <w:divBdr>
            <w:top w:val="none" w:sz="0" w:space="0" w:color="auto"/>
            <w:left w:val="none" w:sz="0" w:space="0" w:color="auto"/>
            <w:bottom w:val="none" w:sz="0" w:space="0" w:color="auto"/>
            <w:right w:val="none" w:sz="0" w:space="0" w:color="auto"/>
          </w:divBdr>
        </w:div>
        <w:div w:id="1329478604">
          <w:marLeft w:val="640"/>
          <w:marRight w:val="0"/>
          <w:marTop w:val="0"/>
          <w:marBottom w:val="0"/>
          <w:divBdr>
            <w:top w:val="none" w:sz="0" w:space="0" w:color="auto"/>
            <w:left w:val="none" w:sz="0" w:space="0" w:color="auto"/>
            <w:bottom w:val="none" w:sz="0" w:space="0" w:color="auto"/>
            <w:right w:val="none" w:sz="0" w:space="0" w:color="auto"/>
          </w:divBdr>
        </w:div>
        <w:div w:id="1339456054">
          <w:marLeft w:val="640"/>
          <w:marRight w:val="0"/>
          <w:marTop w:val="0"/>
          <w:marBottom w:val="0"/>
          <w:divBdr>
            <w:top w:val="none" w:sz="0" w:space="0" w:color="auto"/>
            <w:left w:val="none" w:sz="0" w:space="0" w:color="auto"/>
            <w:bottom w:val="none" w:sz="0" w:space="0" w:color="auto"/>
            <w:right w:val="none" w:sz="0" w:space="0" w:color="auto"/>
          </w:divBdr>
        </w:div>
        <w:div w:id="1346130257">
          <w:marLeft w:val="640"/>
          <w:marRight w:val="0"/>
          <w:marTop w:val="0"/>
          <w:marBottom w:val="0"/>
          <w:divBdr>
            <w:top w:val="none" w:sz="0" w:space="0" w:color="auto"/>
            <w:left w:val="none" w:sz="0" w:space="0" w:color="auto"/>
            <w:bottom w:val="none" w:sz="0" w:space="0" w:color="auto"/>
            <w:right w:val="none" w:sz="0" w:space="0" w:color="auto"/>
          </w:divBdr>
        </w:div>
        <w:div w:id="1369599026">
          <w:marLeft w:val="640"/>
          <w:marRight w:val="0"/>
          <w:marTop w:val="0"/>
          <w:marBottom w:val="0"/>
          <w:divBdr>
            <w:top w:val="none" w:sz="0" w:space="0" w:color="auto"/>
            <w:left w:val="none" w:sz="0" w:space="0" w:color="auto"/>
            <w:bottom w:val="none" w:sz="0" w:space="0" w:color="auto"/>
            <w:right w:val="none" w:sz="0" w:space="0" w:color="auto"/>
          </w:divBdr>
        </w:div>
        <w:div w:id="1421416228">
          <w:marLeft w:val="640"/>
          <w:marRight w:val="0"/>
          <w:marTop w:val="0"/>
          <w:marBottom w:val="0"/>
          <w:divBdr>
            <w:top w:val="none" w:sz="0" w:space="0" w:color="auto"/>
            <w:left w:val="none" w:sz="0" w:space="0" w:color="auto"/>
            <w:bottom w:val="none" w:sz="0" w:space="0" w:color="auto"/>
            <w:right w:val="none" w:sz="0" w:space="0" w:color="auto"/>
          </w:divBdr>
        </w:div>
        <w:div w:id="1430202097">
          <w:marLeft w:val="640"/>
          <w:marRight w:val="0"/>
          <w:marTop w:val="0"/>
          <w:marBottom w:val="0"/>
          <w:divBdr>
            <w:top w:val="none" w:sz="0" w:space="0" w:color="auto"/>
            <w:left w:val="none" w:sz="0" w:space="0" w:color="auto"/>
            <w:bottom w:val="none" w:sz="0" w:space="0" w:color="auto"/>
            <w:right w:val="none" w:sz="0" w:space="0" w:color="auto"/>
          </w:divBdr>
        </w:div>
        <w:div w:id="1451512586">
          <w:marLeft w:val="640"/>
          <w:marRight w:val="0"/>
          <w:marTop w:val="0"/>
          <w:marBottom w:val="0"/>
          <w:divBdr>
            <w:top w:val="none" w:sz="0" w:space="0" w:color="auto"/>
            <w:left w:val="none" w:sz="0" w:space="0" w:color="auto"/>
            <w:bottom w:val="none" w:sz="0" w:space="0" w:color="auto"/>
            <w:right w:val="none" w:sz="0" w:space="0" w:color="auto"/>
          </w:divBdr>
        </w:div>
        <w:div w:id="1453287951">
          <w:marLeft w:val="640"/>
          <w:marRight w:val="0"/>
          <w:marTop w:val="0"/>
          <w:marBottom w:val="0"/>
          <w:divBdr>
            <w:top w:val="none" w:sz="0" w:space="0" w:color="auto"/>
            <w:left w:val="none" w:sz="0" w:space="0" w:color="auto"/>
            <w:bottom w:val="none" w:sz="0" w:space="0" w:color="auto"/>
            <w:right w:val="none" w:sz="0" w:space="0" w:color="auto"/>
          </w:divBdr>
        </w:div>
        <w:div w:id="1453596163">
          <w:marLeft w:val="640"/>
          <w:marRight w:val="0"/>
          <w:marTop w:val="0"/>
          <w:marBottom w:val="0"/>
          <w:divBdr>
            <w:top w:val="none" w:sz="0" w:space="0" w:color="auto"/>
            <w:left w:val="none" w:sz="0" w:space="0" w:color="auto"/>
            <w:bottom w:val="none" w:sz="0" w:space="0" w:color="auto"/>
            <w:right w:val="none" w:sz="0" w:space="0" w:color="auto"/>
          </w:divBdr>
        </w:div>
        <w:div w:id="1479570732">
          <w:marLeft w:val="640"/>
          <w:marRight w:val="0"/>
          <w:marTop w:val="0"/>
          <w:marBottom w:val="0"/>
          <w:divBdr>
            <w:top w:val="none" w:sz="0" w:space="0" w:color="auto"/>
            <w:left w:val="none" w:sz="0" w:space="0" w:color="auto"/>
            <w:bottom w:val="none" w:sz="0" w:space="0" w:color="auto"/>
            <w:right w:val="none" w:sz="0" w:space="0" w:color="auto"/>
          </w:divBdr>
        </w:div>
        <w:div w:id="1512405679">
          <w:marLeft w:val="640"/>
          <w:marRight w:val="0"/>
          <w:marTop w:val="0"/>
          <w:marBottom w:val="0"/>
          <w:divBdr>
            <w:top w:val="none" w:sz="0" w:space="0" w:color="auto"/>
            <w:left w:val="none" w:sz="0" w:space="0" w:color="auto"/>
            <w:bottom w:val="none" w:sz="0" w:space="0" w:color="auto"/>
            <w:right w:val="none" w:sz="0" w:space="0" w:color="auto"/>
          </w:divBdr>
        </w:div>
        <w:div w:id="1533691004">
          <w:marLeft w:val="640"/>
          <w:marRight w:val="0"/>
          <w:marTop w:val="0"/>
          <w:marBottom w:val="0"/>
          <w:divBdr>
            <w:top w:val="none" w:sz="0" w:space="0" w:color="auto"/>
            <w:left w:val="none" w:sz="0" w:space="0" w:color="auto"/>
            <w:bottom w:val="none" w:sz="0" w:space="0" w:color="auto"/>
            <w:right w:val="none" w:sz="0" w:space="0" w:color="auto"/>
          </w:divBdr>
        </w:div>
        <w:div w:id="1548026928">
          <w:marLeft w:val="640"/>
          <w:marRight w:val="0"/>
          <w:marTop w:val="0"/>
          <w:marBottom w:val="0"/>
          <w:divBdr>
            <w:top w:val="none" w:sz="0" w:space="0" w:color="auto"/>
            <w:left w:val="none" w:sz="0" w:space="0" w:color="auto"/>
            <w:bottom w:val="none" w:sz="0" w:space="0" w:color="auto"/>
            <w:right w:val="none" w:sz="0" w:space="0" w:color="auto"/>
          </w:divBdr>
        </w:div>
        <w:div w:id="1569145522">
          <w:marLeft w:val="640"/>
          <w:marRight w:val="0"/>
          <w:marTop w:val="0"/>
          <w:marBottom w:val="0"/>
          <w:divBdr>
            <w:top w:val="none" w:sz="0" w:space="0" w:color="auto"/>
            <w:left w:val="none" w:sz="0" w:space="0" w:color="auto"/>
            <w:bottom w:val="none" w:sz="0" w:space="0" w:color="auto"/>
            <w:right w:val="none" w:sz="0" w:space="0" w:color="auto"/>
          </w:divBdr>
        </w:div>
        <w:div w:id="1613703582">
          <w:marLeft w:val="640"/>
          <w:marRight w:val="0"/>
          <w:marTop w:val="0"/>
          <w:marBottom w:val="0"/>
          <w:divBdr>
            <w:top w:val="none" w:sz="0" w:space="0" w:color="auto"/>
            <w:left w:val="none" w:sz="0" w:space="0" w:color="auto"/>
            <w:bottom w:val="none" w:sz="0" w:space="0" w:color="auto"/>
            <w:right w:val="none" w:sz="0" w:space="0" w:color="auto"/>
          </w:divBdr>
        </w:div>
        <w:div w:id="1645036916">
          <w:marLeft w:val="640"/>
          <w:marRight w:val="0"/>
          <w:marTop w:val="0"/>
          <w:marBottom w:val="0"/>
          <w:divBdr>
            <w:top w:val="none" w:sz="0" w:space="0" w:color="auto"/>
            <w:left w:val="none" w:sz="0" w:space="0" w:color="auto"/>
            <w:bottom w:val="none" w:sz="0" w:space="0" w:color="auto"/>
            <w:right w:val="none" w:sz="0" w:space="0" w:color="auto"/>
          </w:divBdr>
        </w:div>
        <w:div w:id="1649898527">
          <w:marLeft w:val="640"/>
          <w:marRight w:val="0"/>
          <w:marTop w:val="0"/>
          <w:marBottom w:val="0"/>
          <w:divBdr>
            <w:top w:val="none" w:sz="0" w:space="0" w:color="auto"/>
            <w:left w:val="none" w:sz="0" w:space="0" w:color="auto"/>
            <w:bottom w:val="none" w:sz="0" w:space="0" w:color="auto"/>
            <w:right w:val="none" w:sz="0" w:space="0" w:color="auto"/>
          </w:divBdr>
        </w:div>
        <w:div w:id="1690717188">
          <w:marLeft w:val="640"/>
          <w:marRight w:val="0"/>
          <w:marTop w:val="0"/>
          <w:marBottom w:val="0"/>
          <w:divBdr>
            <w:top w:val="none" w:sz="0" w:space="0" w:color="auto"/>
            <w:left w:val="none" w:sz="0" w:space="0" w:color="auto"/>
            <w:bottom w:val="none" w:sz="0" w:space="0" w:color="auto"/>
            <w:right w:val="none" w:sz="0" w:space="0" w:color="auto"/>
          </w:divBdr>
        </w:div>
        <w:div w:id="1703168953">
          <w:marLeft w:val="640"/>
          <w:marRight w:val="0"/>
          <w:marTop w:val="0"/>
          <w:marBottom w:val="0"/>
          <w:divBdr>
            <w:top w:val="none" w:sz="0" w:space="0" w:color="auto"/>
            <w:left w:val="none" w:sz="0" w:space="0" w:color="auto"/>
            <w:bottom w:val="none" w:sz="0" w:space="0" w:color="auto"/>
            <w:right w:val="none" w:sz="0" w:space="0" w:color="auto"/>
          </w:divBdr>
        </w:div>
        <w:div w:id="1744915444">
          <w:marLeft w:val="640"/>
          <w:marRight w:val="0"/>
          <w:marTop w:val="0"/>
          <w:marBottom w:val="0"/>
          <w:divBdr>
            <w:top w:val="none" w:sz="0" w:space="0" w:color="auto"/>
            <w:left w:val="none" w:sz="0" w:space="0" w:color="auto"/>
            <w:bottom w:val="none" w:sz="0" w:space="0" w:color="auto"/>
            <w:right w:val="none" w:sz="0" w:space="0" w:color="auto"/>
          </w:divBdr>
        </w:div>
        <w:div w:id="1752045053">
          <w:marLeft w:val="640"/>
          <w:marRight w:val="0"/>
          <w:marTop w:val="0"/>
          <w:marBottom w:val="0"/>
          <w:divBdr>
            <w:top w:val="none" w:sz="0" w:space="0" w:color="auto"/>
            <w:left w:val="none" w:sz="0" w:space="0" w:color="auto"/>
            <w:bottom w:val="none" w:sz="0" w:space="0" w:color="auto"/>
            <w:right w:val="none" w:sz="0" w:space="0" w:color="auto"/>
          </w:divBdr>
        </w:div>
        <w:div w:id="1757558168">
          <w:marLeft w:val="640"/>
          <w:marRight w:val="0"/>
          <w:marTop w:val="0"/>
          <w:marBottom w:val="0"/>
          <w:divBdr>
            <w:top w:val="none" w:sz="0" w:space="0" w:color="auto"/>
            <w:left w:val="none" w:sz="0" w:space="0" w:color="auto"/>
            <w:bottom w:val="none" w:sz="0" w:space="0" w:color="auto"/>
            <w:right w:val="none" w:sz="0" w:space="0" w:color="auto"/>
          </w:divBdr>
        </w:div>
        <w:div w:id="1758359168">
          <w:marLeft w:val="640"/>
          <w:marRight w:val="0"/>
          <w:marTop w:val="0"/>
          <w:marBottom w:val="0"/>
          <w:divBdr>
            <w:top w:val="none" w:sz="0" w:space="0" w:color="auto"/>
            <w:left w:val="none" w:sz="0" w:space="0" w:color="auto"/>
            <w:bottom w:val="none" w:sz="0" w:space="0" w:color="auto"/>
            <w:right w:val="none" w:sz="0" w:space="0" w:color="auto"/>
          </w:divBdr>
        </w:div>
        <w:div w:id="1771706185">
          <w:marLeft w:val="640"/>
          <w:marRight w:val="0"/>
          <w:marTop w:val="0"/>
          <w:marBottom w:val="0"/>
          <w:divBdr>
            <w:top w:val="none" w:sz="0" w:space="0" w:color="auto"/>
            <w:left w:val="none" w:sz="0" w:space="0" w:color="auto"/>
            <w:bottom w:val="none" w:sz="0" w:space="0" w:color="auto"/>
            <w:right w:val="none" w:sz="0" w:space="0" w:color="auto"/>
          </w:divBdr>
        </w:div>
        <w:div w:id="1777288413">
          <w:marLeft w:val="640"/>
          <w:marRight w:val="0"/>
          <w:marTop w:val="0"/>
          <w:marBottom w:val="0"/>
          <w:divBdr>
            <w:top w:val="none" w:sz="0" w:space="0" w:color="auto"/>
            <w:left w:val="none" w:sz="0" w:space="0" w:color="auto"/>
            <w:bottom w:val="none" w:sz="0" w:space="0" w:color="auto"/>
            <w:right w:val="none" w:sz="0" w:space="0" w:color="auto"/>
          </w:divBdr>
        </w:div>
        <w:div w:id="1827357696">
          <w:marLeft w:val="640"/>
          <w:marRight w:val="0"/>
          <w:marTop w:val="0"/>
          <w:marBottom w:val="0"/>
          <w:divBdr>
            <w:top w:val="none" w:sz="0" w:space="0" w:color="auto"/>
            <w:left w:val="none" w:sz="0" w:space="0" w:color="auto"/>
            <w:bottom w:val="none" w:sz="0" w:space="0" w:color="auto"/>
            <w:right w:val="none" w:sz="0" w:space="0" w:color="auto"/>
          </w:divBdr>
        </w:div>
        <w:div w:id="1835342355">
          <w:marLeft w:val="640"/>
          <w:marRight w:val="0"/>
          <w:marTop w:val="0"/>
          <w:marBottom w:val="0"/>
          <w:divBdr>
            <w:top w:val="none" w:sz="0" w:space="0" w:color="auto"/>
            <w:left w:val="none" w:sz="0" w:space="0" w:color="auto"/>
            <w:bottom w:val="none" w:sz="0" w:space="0" w:color="auto"/>
            <w:right w:val="none" w:sz="0" w:space="0" w:color="auto"/>
          </w:divBdr>
        </w:div>
        <w:div w:id="1850366264">
          <w:marLeft w:val="640"/>
          <w:marRight w:val="0"/>
          <w:marTop w:val="0"/>
          <w:marBottom w:val="0"/>
          <w:divBdr>
            <w:top w:val="none" w:sz="0" w:space="0" w:color="auto"/>
            <w:left w:val="none" w:sz="0" w:space="0" w:color="auto"/>
            <w:bottom w:val="none" w:sz="0" w:space="0" w:color="auto"/>
            <w:right w:val="none" w:sz="0" w:space="0" w:color="auto"/>
          </w:divBdr>
        </w:div>
        <w:div w:id="1855150679">
          <w:marLeft w:val="640"/>
          <w:marRight w:val="0"/>
          <w:marTop w:val="0"/>
          <w:marBottom w:val="0"/>
          <w:divBdr>
            <w:top w:val="none" w:sz="0" w:space="0" w:color="auto"/>
            <w:left w:val="none" w:sz="0" w:space="0" w:color="auto"/>
            <w:bottom w:val="none" w:sz="0" w:space="0" w:color="auto"/>
            <w:right w:val="none" w:sz="0" w:space="0" w:color="auto"/>
          </w:divBdr>
        </w:div>
        <w:div w:id="1873376543">
          <w:marLeft w:val="640"/>
          <w:marRight w:val="0"/>
          <w:marTop w:val="0"/>
          <w:marBottom w:val="0"/>
          <w:divBdr>
            <w:top w:val="none" w:sz="0" w:space="0" w:color="auto"/>
            <w:left w:val="none" w:sz="0" w:space="0" w:color="auto"/>
            <w:bottom w:val="none" w:sz="0" w:space="0" w:color="auto"/>
            <w:right w:val="none" w:sz="0" w:space="0" w:color="auto"/>
          </w:divBdr>
        </w:div>
        <w:div w:id="1911501683">
          <w:marLeft w:val="640"/>
          <w:marRight w:val="0"/>
          <w:marTop w:val="0"/>
          <w:marBottom w:val="0"/>
          <w:divBdr>
            <w:top w:val="none" w:sz="0" w:space="0" w:color="auto"/>
            <w:left w:val="none" w:sz="0" w:space="0" w:color="auto"/>
            <w:bottom w:val="none" w:sz="0" w:space="0" w:color="auto"/>
            <w:right w:val="none" w:sz="0" w:space="0" w:color="auto"/>
          </w:divBdr>
        </w:div>
        <w:div w:id="1960598977">
          <w:marLeft w:val="640"/>
          <w:marRight w:val="0"/>
          <w:marTop w:val="0"/>
          <w:marBottom w:val="0"/>
          <w:divBdr>
            <w:top w:val="none" w:sz="0" w:space="0" w:color="auto"/>
            <w:left w:val="none" w:sz="0" w:space="0" w:color="auto"/>
            <w:bottom w:val="none" w:sz="0" w:space="0" w:color="auto"/>
            <w:right w:val="none" w:sz="0" w:space="0" w:color="auto"/>
          </w:divBdr>
        </w:div>
        <w:div w:id="1987666411">
          <w:marLeft w:val="640"/>
          <w:marRight w:val="0"/>
          <w:marTop w:val="0"/>
          <w:marBottom w:val="0"/>
          <w:divBdr>
            <w:top w:val="none" w:sz="0" w:space="0" w:color="auto"/>
            <w:left w:val="none" w:sz="0" w:space="0" w:color="auto"/>
            <w:bottom w:val="none" w:sz="0" w:space="0" w:color="auto"/>
            <w:right w:val="none" w:sz="0" w:space="0" w:color="auto"/>
          </w:divBdr>
        </w:div>
        <w:div w:id="2029477002">
          <w:marLeft w:val="640"/>
          <w:marRight w:val="0"/>
          <w:marTop w:val="0"/>
          <w:marBottom w:val="0"/>
          <w:divBdr>
            <w:top w:val="none" w:sz="0" w:space="0" w:color="auto"/>
            <w:left w:val="none" w:sz="0" w:space="0" w:color="auto"/>
            <w:bottom w:val="none" w:sz="0" w:space="0" w:color="auto"/>
            <w:right w:val="none" w:sz="0" w:space="0" w:color="auto"/>
          </w:divBdr>
        </w:div>
        <w:div w:id="2041004775">
          <w:marLeft w:val="640"/>
          <w:marRight w:val="0"/>
          <w:marTop w:val="0"/>
          <w:marBottom w:val="0"/>
          <w:divBdr>
            <w:top w:val="none" w:sz="0" w:space="0" w:color="auto"/>
            <w:left w:val="none" w:sz="0" w:space="0" w:color="auto"/>
            <w:bottom w:val="none" w:sz="0" w:space="0" w:color="auto"/>
            <w:right w:val="none" w:sz="0" w:space="0" w:color="auto"/>
          </w:divBdr>
        </w:div>
        <w:div w:id="2059698098">
          <w:marLeft w:val="640"/>
          <w:marRight w:val="0"/>
          <w:marTop w:val="0"/>
          <w:marBottom w:val="0"/>
          <w:divBdr>
            <w:top w:val="none" w:sz="0" w:space="0" w:color="auto"/>
            <w:left w:val="none" w:sz="0" w:space="0" w:color="auto"/>
            <w:bottom w:val="none" w:sz="0" w:space="0" w:color="auto"/>
            <w:right w:val="none" w:sz="0" w:space="0" w:color="auto"/>
          </w:divBdr>
        </w:div>
        <w:div w:id="2063409157">
          <w:marLeft w:val="640"/>
          <w:marRight w:val="0"/>
          <w:marTop w:val="0"/>
          <w:marBottom w:val="0"/>
          <w:divBdr>
            <w:top w:val="none" w:sz="0" w:space="0" w:color="auto"/>
            <w:left w:val="none" w:sz="0" w:space="0" w:color="auto"/>
            <w:bottom w:val="none" w:sz="0" w:space="0" w:color="auto"/>
            <w:right w:val="none" w:sz="0" w:space="0" w:color="auto"/>
          </w:divBdr>
        </w:div>
        <w:div w:id="2066442323">
          <w:marLeft w:val="640"/>
          <w:marRight w:val="0"/>
          <w:marTop w:val="0"/>
          <w:marBottom w:val="0"/>
          <w:divBdr>
            <w:top w:val="none" w:sz="0" w:space="0" w:color="auto"/>
            <w:left w:val="none" w:sz="0" w:space="0" w:color="auto"/>
            <w:bottom w:val="none" w:sz="0" w:space="0" w:color="auto"/>
            <w:right w:val="none" w:sz="0" w:space="0" w:color="auto"/>
          </w:divBdr>
        </w:div>
        <w:div w:id="2120640547">
          <w:marLeft w:val="640"/>
          <w:marRight w:val="0"/>
          <w:marTop w:val="0"/>
          <w:marBottom w:val="0"/>
          <w:divBdr>
            <w:top w:val="none" w:sz="0" w:space="0" w:color="auto"/>
            <w:left w:val="none" w:sz="0" w:space="0" w:color="auto"/>
            <w:bottom w:val="none" w:sz="0" w:space="0" w:color="auto"/>
            <w:right w:val="none" w:sz="0" w:space="0" w:color="auto"/>
          </w:divBdr>
        </w:div>
        <w:div w:id="2134013165">
          <w:marLeft w:val="640"/>
          <w:marRight w:val="0"/>
          <w:marTop w:val="0"/>
          <w:marBottom w:val="0"/>
          <w:divBdr>
            <w:top w:val="none" w:sz="0" w:space="0" w:color="auto"/>
            <w:left w:val="none" w:sz="0" w:space="0" w:color="auto"/>
            <w:bottom w:val="none" w:sz="0" w:space="0" w:color="auto"/>
            <w:right w:val="none" w:sz="0" w:space="0" w:color="auto"/>
          </w:divBdr>
        </w:div>
      </w:divsChild>
    </w:div>
    <w:div w:id="1706834215">
      <w:marLeft w:val="640"/>
      <w:marRight w:val="0"/>
      <w:marTop w:val="0"/>
      <w:marBottom w:val="0"/>
      <w:divBdr>
        <w:top w:val="none" w:sz="0" w:space="0" w:color="auto"/>
        <w:left w:val="none" w:sz="0" w:space="0" w:color="auto"/>
        <w:bottom w:val="none" w:sz="0" w:space="0" w:color="auto"/>
        <w:right w:val="none" w:sz="0" w:space="0" w:color="auto"/>
      </w:divBdr>
    </w:div>
    <w:div w:id="1706981808">
      <w:marLeft w:val="640"/>
      <w:marRight w:val="0"/>
      <w:marTop w:val="0"/>
      <w:marBottom w:val="0"/>
      <w:divBdr>
        <w:top w:val="none" w:sz="0" w:space="0" w:color="auto"/>
        <w:left w:val="none" w:sz="0" w:space="0" w:color="auto"/>
        <w:bottom w:val="none" w:sz="0" w:space="0" w:color="auto"/>
        <w:right w:val="none" w:sz="0" w:space="0" w:color="auto"/>
      </w:divBdr>
    </w:div>
    <w:div w:id="1707097120">
      <w:marLeft w:val="640"/>
      <w:marRight w:val="0"/>
      <w:marTop w:val="0"/>
      <w:marBottom w:val="0"/>
      <w:divBdr>
        <w:top w:val="none" w:sz="0" w:space="0" w:color="auto"/>
        <w:left w:val="none" w:sz="0" w:space="0" w:color="auto"/>
        <w:bottom w:val="none" w:sz="0" w:space="0" w:color="auto"/>
        <w:right w:val="none" w:sz="0" w:space="0" w:color="auto"/>
      </w:divBdr>
    </w:div>
    <w:div w:id="1707827648">
      <w:marLeft w:val="640"/>
      <w:marRight w:val="0"/>
      <w:marTop w:val="0"/>
      <w:marBottom w:val="0"/>
      <w:divBdr>
        <w:top w:val="none" w:sz="0" w:space="0" w:color="auto"/>
        <w:left w:val="none" w:sz="0" w:space="0" w:color="auto"/>
        <w:bottom w:val="none" w:sz="0" w:space="0" w:color="auto"/>
        <w:right w:val="none" w:sz="0" w:space="0" w:color="auto"/>
      </w:divBdr>
    </w:div>
    <w:div w:id="1708482017">
      <w:marLeft w:val="640"/>
      <w:marRight w:val="0"/>
      <w:marTop w:val="0"/>
      <w:marBottom w:val="0"/>
      <w:divBdr>
        <w:top w:val="none" w:sz="0" w:space="0" w:color="auto"/>
        <w:left w:val="none" w:sz="0" w:space="0" w:color="auto"/>
        <w:bottom w:val="none" w:sz="0" w:space="0" w:color="auto"/>
        <w:right w:val="none" w:sz="0" w:space="0" w:color="auto"/>
      </w:divBdr>
    </w:div>
    <w:div w:id="1710179769">
      <w:marLeft w:val="640"/>
      <w:marRight w:val="0"/>
      <w:marTop w:val="0"/>
      <w:marBottom w:val="0"/>
      <w:divBdr>
        <w:top w:val="none" w:sz="0" w:space="0" w:color="auto"/>
        <w:left w:val="none" w:sz="0" w:space="0" w:color="auto"/>
        <w:bottom w:val="none" w:sz="0" w:space="0" w:color="auto"/>
        <w:right w:val="none" w:sz="0" w:space="0" w:color="auto"/>
      </w:divBdr>
    </w:div>
    <w:div w:id="1710296020">
      <w:marLeft w:val="640"/>
      <w:marRight w:val="0"/>
      <w:marTop w:val="0"/>
      <w:marBottom w:val="0"/>
      <w:divBdr>
        <w:top w:val="none" w:sz="0" w:space="0" w:color="auto"/>
        <w:left w:val="none" w:sz="0" w:space="0" w:color="auto"/>
        <w:bottom w:val="none" w:sz="0" w:space="0" w:color="auto"/>
        <w:right w:val="none" w:sz="0" w:space="0" w:color="auto"/>
      </w:divBdr>
    </w:div>
    <w:div w:id="1710566381">
      <w:marLeft w:val="640"/>
      <w:marRight w:val="0"/>
      <w:marTop w:val="0"/>
      <w:marBottom w:val="0"/>
      <w:divBdr>
        <w:top w:val="none" w:sz="0" w:space="0" w:color="auto"/>
        <w:left w:val="none" w:sz="0" w:space="0" w:color="auto"/>
        <w:bottom w:val="none" w:sz="0" w:space="0" w:color="auto"/>
        <w:right w:val="none" w:sz="0" w:space="0" w:color="auto"/>
      </w:divBdr>
    </w:div>
    <w:div w:id="1711295241">
      <w:marLeft w:val="640"/>
      <w:marRight w:val="0"/>
      <w:marTop w:val="0"/>
      <w:marBottom w:val="0"/>
      <w:divBdr>
        <w:top w:val="none" w:sz="0" w:space="0" w:color="auto"/>
        <w:left w:val="none" w:sz="0" w:space="0" w:color="auto"/>
        <w:bottom w:val="none" w:sz="0" w:space="0" w:color="auto"/>
        <w:right w:val="none" w:sz="0" w:space="0" w:color="auto"/>
      </w:divBdr>
    </w:div>
    <w:div w:id="1711301219">
      <w:marLeft w:val="640"/>
      <w:marRight w:val="0"/>
      <w:marTop w:val="0"/>
      <w:marBottom w:val="0"/>
      <w:divBdr>
        <w:top w:val="none" w:sz="0" w:space="0" w:color="auto"/>
        <w:left w:val="none" w:sz="0" w:space="0" w:color="auto"/>
        <w:bottom w:val="none" w:sz="0" w:space="0" w:color="auto"/>
        <w:right w:val="none" w:sz="0" w:space="0" w:color="auto"/>
      </w:divBdr>
    </w:div>
    <w:div w:id="1711681208">
      <w:marLeft w:val="640"/>
      <w:marRight w:val="0"/>
      <w:marTop w:val="0"/>
      <w:marBottom w:val="0"/>
      <w:divBdr>
        <w:top w:val="none" w:sz="0" w:space="0" w:color="auto"/>
        <w:left w:val="none" w:sz="0" w:space="0" w:color="auto"/>
        <w:bottom w:val="none" w:sz="0" w:space="0" w:color="auto"/>
        <w:right w:val="none" w:sz="0" w:space="0" w:color="auto"/>
      </w:divBdr>
    </w:div>
    <w:div w:id="1711801495">
      <w:marLeft w:val="640"/>
      <w:marRight w:val="0"/>
      <w:marTop w:val="0"/>
      <w:marBottom w:val="0"/>
      <w:divBdr>
        <w:top w:val="none" w:sz="0" w:space="0" w:color="auto"/>
        <w:left w:val="none" w:sz="0" w:space="0" w:color="auto"/>
        <w:bottom w:val="none" w:sz="0" w:space="0" w:color="auto"/>
        <w:right w:val="none" w:sz="0" w:space="0" w:color="auto"/>
      </w:divBdr>
    </w:div>
    <w:div w:id="1712458323">
      <w:marLeft w:val="640"/>
      <w:marRight w:val="0"/>
      <w:marTop w:val="0"/>
      <w:marBottom w:val="0"/>
      <w:divBdr>
        <w:top w:val="none" w:sz="0" w:space="0" w:color="auto"/>
        <w:left w:val="none" w:sz="0" w:space="0" w:color="auto"/>
        <w:bottom w:val="none" w:sz="0" w:space="0" w:color="auto"/>
        <w:right w:val="none" w:sz="0" w:space="0" w:color="auto"/>
      </w:divBdr>
    </w:div>
    <w:div w:id="1712997248">
      <w:marLeft w:val="640"/>
      <w:marRight w:val="0"/>
      <w:marTop w:val="0"/>
      <w:marBottom w:val="0"/>
      <w:divBdr>
        <w:top w:val="none" w:sz="0" w:space="0" w:color="auto"/>
        <w:left w:val="none" w:sz="0" w:space="0" w:color="auto"/>
        <w:bottom w:val="none" w:sz="0" w:space="0" w:color="auto"/>
        <w:right w:val="none" w:sz="0" w:space="0" w:color="auto"/>
      </w:divBdr>
    </w:div>
    <w:div w:id="1713262878">
      <w:marLeft w:val="640"/>
      <w:marRight w:val="0"/>
      <w:marTop w:val="0"/>
      <w:marBottom w:val="0"/>
      <w:divBdr>
        <w:top w:val="none" w:sz="0" w:space="0" w:color="auto"/>
        <w:left w:val="none" w:sz="0" w:space="0" w:color="auto"/>
        <w:bottom w:val="none" w:sz="0" w:space="0" w:color="auto"/>
        <w:right w:val="none" w:sz="0" w:space="0" w:color="auto"/>
      </w:divBdr>
    </w:div>
    <w:div w:id="1713457301">
      <w:marLeft w:val="640"/>
      <w:marRight w:val="0"/>
      <w:marTop w:val="0"/>
      <w:marBottom w:val="0"/>
      <w:divBdr>
        <w:top w:val="none" w:sz="0" w:space="0" w:color="auto"/>
        <w:left w:val="none" w:sz="0" w:space="0" w:color="auto"/>
        <w:bottom w:val="none" w:sz="0" w:space="0" w:color="auto"/>
        <w:right w:val="none" w:sz="0" w:space="0" w:color="auto"/>
      </w:divBdr>
    </w:div>
    <w:div w:id="1713460016">
      <w:marLeft w:val="640"/>
      <w:marRight w:val="0"/>
      <w:marTop w:val="0"/>
      <w:marBottom w:val="0"/>
      <w:divBdr>
        <w:top w:val="none" w:sz="0" w:space="0" w:color="auto"/>
        <w:left w:val="none" w:sz="0" w:space="0" w:color="auto"/>
        <w:bottom w:val="none" w:sz="0" w:space="0" w:color="auto"/>
        <w:right w:val="none" w:sz="0" w:space="0" w:color="auto"/>
      </w:divBdr>
    </w:div>
    <w:div w:id="1713723074">
      <w:marLeft w:val="640"/>
      <w:marRight w:val="0"/>
      <w:marTop w:val="0"/>
      <w:marBottom w:val="0"/>
      <w:divBdr>
        <w:top w:val="none" w:sz="0" w:space="0" w:color="auto"/>
        <w:left w:val="none" w:sz="0" w:space="0" w:color="auto"/>
        <w:bottom w:val="none" w:sz="0" w:space="0" w:color="auto"/>
        <w:right w:val="none" w:sz="0" w:space="0" w:color="auto"/>
      </w:divBdr>
    </w:div>
    <w:div w:id="1714111606">
      <w:marLeft w:val="640"/>
      <w:marRight w:val="0"/>
      <w:marTop w:val="0"/>
      <w:marBottom w:val="0"/>
      <w:divBdr>
        <w:top w:val="none" w:sz="0" w:space="0" w:color="auto"/>
        <w:left w:val="none" w:sz="0" w:space="0" w:color="auto"/>
        <w:bottom w:val="none" w:sz="0" w:space="0" w:color="auto"/>
        <w:right w:val="none" w:sz="0" w:space="0" w:color="auto"/>
      </w:divBdr>
    </w:div>
    <w:div w:id="1715421441">
      <w:marLeft w:val="640"/>
      <w:marRight w:val="0"/>
      <w:marTop w:val="0"/>
      <w:marBottom w:val="0"/>
      <w:divBdr>
        <w:top w:val="none" w:sz="0" w:space="0" w:color="auto"/>
        <w:left w:val="none" w:sz="0" w:space="0" w:color="auto"/>
        <w:bottom w:val="none" w:sz="0" w:space="0" w:color="auto"/>
        <w:right w:val="none" w:sz="0" w:space="0" w:color="auto"/>
      </w:divBdr>
    </w:div>
    <w:div w:id="1715620010">
      <w:marLeft w:val="640"/>
      <w:marRight w:val="0"/>
      <w:marTop w:val="0"/>
      <w:marBottom w:val="0"/>
      <w:divBdr>
        <w:top w:val="none" w:sz="0" w:space="0" w:color="auto"/>
        <w:left w:val="none" w:sz="0" w:space="0" w:color="auto"/>
        <w:bottom w:val="none" w:sz="0" w:space="0" w:color="auto"/>
        <w:right w:val="none" w:sz="0" w:space="0" w:color="auto"/>
      </w:divBdr>
    </w:div>
    <w:div w:id="1716005581">
      <w:marLeft w:val="640"/>
      <w:marRight w:val="0"/>
      <w:marTop w:val="0"/>
      <w:marBottom w:val="0"/>
      <w:divBdr>
        <w:top w:val="none" w:sz="0" w:space="0" w:color="auto"/>
        <w:left w:val="none" w:sz="0" w:space="0" w:color="auto"/>
        <w:bottom w:val="none" w:sz="0" w:space="0" w:color="auto"/>
        <w:right w:val="none" w:sz="0" w:space="0" w:color="auto"/>
      </w:divBdr>
    </w:div>
    <w:div w:id="1716193998">
      <w:marLeft w:val="640"/>
      <w:marRight w:val="0"/>
      <w:marTop w:val="0"/>
      <w:marBottom w:val="0"/>
      <w:divBdr>
        <w:top w:val="none" w:sz="0" w:space="0" w:color="auto"/>
        <w:left w:val="none" w:sz="0" w:space="0" w:color="auto"/>
        <w:bottom w:val="none" w:sz="0" w:space="0" w:color="auto"/>
        <w:right w:val="none" w:sz="0" w:space="0" w:color="auto"/>
      </w:divBdr>
    </w:div>
    <w:div w:id="1716538123">
      <w:marLeft w:val="640"/>
      <w:marRight w:val="0"/>
      <w:marTop w:val="0"/>
      <w:marBottom w:val="0"/>
      <w:divBdr>
        <w:top w:val="none" w:sz="0" w:space="0" w:color="auto"/>
        <w:left w:val="none" w:sz="0" w:space="0" w:color="auto"/>
        <w:bottom w:val="none" w:sz="0" w:space="0" w:color="auto"/>
        <w:right w:val="none" w:sz="0" w:space="0" w:color="auto"/>
      </w:divBdr>
    </w:div>
    <w:div w:id="1716614933">
      <w:marLeft w:val="640"/>
      <w:marRight w:val="0"/>
      <w:marTop w:val="0"/>
      <w:marBottom w:val="0"/>
      <w:divBdr>
        <w:top w:val="none" w:sz="0" w:space="0" w:color="auto"/>
        <w:left w:val="none" w:sz="0" w:space="0" w:color="auto"/>
        <w:bottom w:val="none" w:sz="0" w:space="0" w:color="auto"/>
        <w:right w:val="none" w:sz="0" w:space="0" w:color="auto"/>
      </w:divBdr>
    </w:div>
    <w:div w:id="1716926697">
      <w:marLeft w:val="640"/>
      <w:marRight w:val="0"/>
      <w:marTop w:val="0"/>
      <w:marBottom w:val="0"/>
      <w:divBdr>
        <w:top w:val="none" w:sz="0" w:space="0" w:color="auto"/>
        <w:left w:val="none" w:sz="0" w:space="0" w:color="auto"/>
        <w:bottom w:val="none" w:sz="0" w:space="0" w:color="auto"/>
        <w:right w:val="none" w:sz="0" w:space="0" w:color="auto"/>
      </w:divBdr>
    </w:div>
    <w:div w:id="1717120614">
      <w:marLeft w:val="640"/>
      <w:marRight w:val="0"/>
      <w:marTop w:val="0"/>
      <w:marBottom w:val="0"/>
      <w:divBdr>
        <w:top w:val="none" w:sz="0" w:space="0" w:color="auto"/>
        <w:left w:val="none" w:sz="0" w:space="0" w:color="auto"/>
        <w:bottom w:val="none" w:sz="0" w:space="0" w:color="auto"/>
        <w:right w:val="none" w:sz="0" w:space="0" w:color="auto"/>
      </w:divBdr>
    </w:div>
    <w:div w:id="1717198032">
      <w:marLeft w:val="640"/>
      <w:marRight w:val="0"/>
      <w:marTop w:val="0"/>
      <w:marBottom w:val="0"/>
      <w:divBdr>
        <w:top w:val="none" w:sz="0" w:space="0" w:color="auto"/>
        <w:left w:val="none" w:sz="0" w:space="0" w:color="auto"/>
        <w:bottom w:val="none" w:sz="0" w:space="0" w:color="auto"/>
        <w:right w:val="none" w:sz="0" w:space="0" w:color="auto"/>
      </w:divBdr>
    </w:div>
    <w:div w:id="1717511869">
      <w:marLeft w:val="640"/>
      <w:marRight w:val="0"/>
      <w:marTop w:val="0"/>
      <w:marBottom w:val="0"/>
      <w:divBdr>
        <w:top w:val="none" w:sz="0" w:space="0" w:color="auto"/>
        <w:left w:val="none" w:sz="0" w:space="0" w:color="auto"/>
        <w:bottom w:val="none" w:sz="0" w:space="0" w:color="auto"/>
        <w:right w:val="none" w:sz="0" w:space="0" w:color="auto"/>
      </w:divBdr>
    </w:div>
    <w:div w:id="1717512549">
      <w:marLeft w:val="640"/>
      <w:marRight w:val="0"/>
      <w:marTop w:val="0"/>
      <w:marBottom w:val="0"/>
      <w:divBdr>
        <w:top w:val="none" w:sz="0" w:space="0" w:color="auto"/>
        <w:left w:val="none" w:sz="0" w:space="0" w:color="auto"/>
        <w:bottom w:val="none" w:sz="0" w:space="0" w:color="auto"/>
        <w:right w:val="none" w:sz="0" w:space="0" w:color="auto"/>
      </w:divBdr>
    </w:div>
    <w:div w:id="1717579557">
      <w:marLeft w:val="640"/>
      <w:marRight w:val="0"/>
      <w:marTop w:val="0"/>
      <w:marBottom w:val="0"/>
      <w:divBdr>
        <w:top w:val="none" w:sz="0" w:space="0" w:color="auto"/>
        <w:left w:val="none" w:sz="0" w:space="0" w:color="auto"/>
        <w:bottom w:val="none" w:sz="0" w:space="0" w:color="auto"/>
        <w:right w:val="none" w:sz="0" w:space="0" w:color="auto"/>
      </w:divBdr>
    </w:div>
    <w:div w:id="1717700269">
      <w:marLeft w:val="640"/>
      <w:marRight w:val="0"/>
      <w:marTop w:val="0"/>
      <w:marBottom w:val="0"/>
      <w:divBdr>
        <w:top w:val="none" w:sz="0" w:space="0" w:color="auto"/>
        <w:left w:val="none" w:sz="0" w:space="0" w:color="auto"/>
        <w:bottom w:val="none" w:sz="0" w:space="0" w:color="auto"/>
        <w:right w:val="none" w:sz="0" w:space="0" w:color="auto"/>
      </w:divBdr>
    </w:div>
    <w:div w:id="1717772754">
      <w:marLeft w:val="640"/>
      <w:marRight w:val="0"/>
      <w:marTop w:val="0"/>
      <w:marBottom w:val="0"/>
      <w:divBdr>
        <w:top w:val="none" w:sz="0" w:space="0" w:color="auto"/>
        <w:left w:val="none" w:sz="0" w:space="0" w:color="auto"/>
        <w:bottom w:val="none" w:sz="0" w:space="0" w:color="auto"/>
        <w:right w:val="none" w:sz="0" w:space="0" w:color="auto"/>
      </w:divBdr>
    </w:div>
    <w:div w:id="1717969024">
      <w:marLeft w:val="640"/>
      <w:marRight w:val="0"/>
      <w:marTop w:val="0"/>
      <w:marBottom w:val="0"/>
      <w:divBdr>
        <w:top w:val="none" w:sz="0" w:space="0" w:color="auto"/>
        <w:left w:val="none" w:sz="0" w:space="0" w:color="auto"/>
        <w:bottom w:val="none" w:sz="0" w:space="0" w:color="auto"/>
        <w:right w:val="none" w:sz="0" w:space="0" w:color="auto"/>
      </w:divBdr>
    </w:div>
    <w:div w:id="1718703686">
      <w:marLeft w:val="640"/>
      <w:marRight w:val="0"/>
      <w:marTop w:val="0"/>
      <w:marBottom w:val="0"/>
      <w:divBdr>
        <w:top w:val="none" w:sz="0" w:space="0" w:color="auto"/>
        <w:left w:val="none" w:sz="0" w:space="0" w:color="auto"/>
        <w:bottom w:val="none" w:sz="0" w:space="0" w:color="auto"/>
        <w:right w:val="none" w:sz="0" w:space="0" w:color="auto"/>
      </w:divBdr>
    </w:div>
    <w:div w:id="1719082414">
      <w:marLeft w:val="640"/>
      <w:marRight w:val="0"/>
      <w:marTop w:val="0"/>
      <w:marBottom w:val="0"/>
      <w:divBdr>
        <w:top w:val="none" w:sz="0" w:space="0" w:color="auto"/>
        <w:left w:val="none" w:sz="0" w:space="0" w:color="auto"/>
        <w:bottom w:val="none" w:sz="0" w:space="0" w:color="auto"/>
        <w:right w:val="none" w:sz="0" w:space="0" w:color="auto"/>
      </w:divBdr>
    </w:div>
    <w:div w:id="1720277515">
      <w:marLeft w:val="640"/>
      <w:marRight w:val="0"/>
      <w:marTop w:val="0"/>
      <w:marBottom w:val="0"/>
      <w:divBdr>
        <w:top w:val="none" w:sz="0" w:space="0" w:color="auto"/>
        <w:left w:val="none" w:sz="0" w:space="0" w:color="auto"/>
        <w:bottom w:val="none" w:sz="0" w:space="0" w:color="auto"/>
        <w:right w:val="none" w:sz="0" w:space="0" w:color="auto"/>
      </w:divBdr>
    </w:div>
    <w:div w:id="1721052388">
      <w:marLeft w:val="640"/>
      <w:marRight w:val="0"/>
      <w:marTop w:val="0"/>
      <w:marBottom w:val="0"/>
      <w:divBdr>
        <w:top w:val="none" w:sz="0" w:space="0" w:color="auto"/>
        <w:left w:val="none" w:sz="0" w:space="0" w:color="auto"/>
        <w:bottom w:val="none" w:sz="0" w:space="0" w:color="auto"/>
        <w:right w:val="none" w:sz="0" w:space="0" w:color="auto"/>
      </w:divBdr>
    </w:div>
    <w:div w:id="1721247797">
      <w:marLeft w:val="640"/>
      <w:marRight w:val="0"/>
      <w:marTop w:val="0"/>
      <w:marBottom w:val="0"/>
      <w:divBdr>
        <w:top w:val="none" w:sz="0" w:space="0" w:color="auto"/>
        <w:left w:val="none" w:sz="0" w:space="0" w:color="auto"/>
        <w:bottom w:val="none" w:sz="0" w:space="0" w:color="auto"/>
        <w:right w:val="none" w:sz="0" w:space="0" w:color="auto"/>
      </w:divBdr>
    </w:div>
    <w:div w:id="1721435666">
      <w:marLeft w:val="640"/>
      <w:marRight w:val="0"/>
      <w:marTop w:val="0"/>
      <w:marBottom w:val="0"/>
      <w:divBdr>
        <w:top w:val="none" w:sz="0" w:space="0" w:color="auto"/>
        <w:left w:val="none" w:sz="0" w:space="0" w:color="auto"/>
        <w:bottom w:val="none" w:sz="0" w:space="0" w:color="auto"/>
        <w:right w:val="none" w:sz="0" w:space="0" w:color="auto"/>
      </w:divBdr>
    </w:div>
    <w:div w:id="1721444355">
      <w:marLeft w:val="640"/>
      <w:marRight w:val="0"/>
      <w:marTop w:val="0"/>
      <w:marBottom w:val="0"/>
      <w:divBdr>
        <w:top w:val="none" w:sz="0" w:space="0" w:color="auto"/>
        <w:left w:val="none" w:sz="0" w:space="0" w:color="auto"/>
        <w:bottom w:val="none" w:sz="0" w:space="0" w:color="auto"/>
        <w:right w:val="none" w:sz="0" w:space="0" w:color="auto"/>
      </w:divBdr>
    </w:div>
    <w:div w:id="1721859450">
      <w:marLeft w:val="640"/>
      <w:marRight w:val="0"/>
      <w:marTop w:val="0"/>
      <w:marBottom w:val="0"/>
      <w:divBdr>
        <w:top w:val="none" w:sz="0" w:space="0" w:color="auto"/>
        <w:left w:val="none" w:sz="0" w:space="0" w:color="auto"/>
        <w:bottom w:val="none" w:sz="0" w:space="0" w:color="auto"/>
        <w:right w:val="none" w:sz="0" w:space="0" w:color="auto"/>
      </w:divBdr>
    </w:div>
    <w:div w:id="1722052415">
      <w:marLeft w:val="640"/>
      <w:marRight w:val="0"/>
      <w:marTop w:val="0"/>
      <w:marBottom w:val="0"/>
      <w:divBdr>
        <w:top w:val="none" w:sz="0" w:space="0" w:color="auto"/>
        <w:left w:val="none" w:sz="0" w:space="0" w:color="auto"/>
        <w:bottom w:val="none" w:sz="0" w:space="0" w:color="auto"/>
        <w:right w:val="none" w:sz="0" w:space="0" w:color="auto"/>
      </w:divBdr>
    </w:div>
    <w:div w:id="1722359974">
      <w:bodyDiv w:val="1"/>
      <w:marLeft w:val="0"/>
      <w:marRight w:val="0"/>
      <w:marTop w:val="0"/>
      <w:marBottom w:val="0"/>
      <w:divBdr>
        <w:top w:val="none" w:sz="0" w:space="0" w:color="auto"/>
        <w:left w:val="none" w:sz="0" w:space="0" w:color="auto"/>
        <w:bottom w:val="none" w:sz="0" w:space="0" w:color="auto"/>
        <w:right w:val="none" w:sz="0" w:space="0" w:color="auto"/>
      </w:divBdr>
    </w:div>
    <w:div w:id="1722482802">
      <w:marLeft w:val="640"/>
      <w:marRight w:val="0"/>
      <w:marTop w:val="0"/>
      <w:marBottom w:val="0"/>
      <w:divBdr>
        <w:top w:val="none" w:sz="0" w:space="0" w:color="auto"/>
        <w:left w:val="none" w:sz="0" w:space="0" w:color="auto"/>
        <w:bottom w:val="none" w:sz="0" w:space="0" w:color="auto"/>
        <w:right w:val="none" w:sz="0" w:space="0" w:color="auto"/>
      </w:divBdr>
    </w:div>
    <w:div w:id="1723097546">
      <w:marLeft w:val="640"/>
      <w:marRight w:val="0"/>
      <w:marTop w:val="0"/>
      <w:marBottom w:val="0"/>
      <w:divBdr>
        <w:top w:val="none" w:sz="0" w:space="0" w:color="auto"/>
        <w:left w:val="none" w:sz="0" w:space="0" w:color="auto"/>
        <w:bottom w:val="none" w:sz="0" w:space="0" w:color="auto"/>
        <w:right w:val="none" w:sz="0" w:space="0" w:color="auto"/>
      </w:divBdr>
    </w:div>
    <w:div w:id="1723408566">
      <w:marLeft w:val="640"/>
      <w:marRight w:val="0"/>
      <w:marTop w:val="0"/>
      <w:marBottom w:val="0"/>
      <w:divBdr>
        <w:top w:val="none" w:sz="0" w:space="0" w:color="auto"/>
        <w:left w:val="none" w:sz="0" w:space="0" w:color="auto"/>
        <w:bottom w:val="none" w:sz="0" w:space="0" w:color="auto"/>
        <w:right w:val="none" w:sz="0" w:space="0" w:color="auto"/>
      </w:divBdr>
    </w:div>
    <w:div w:id="1724019094">
      <w:marLeft w:val="640"/>
      <w:marRight w:val="0"/>
      <w:marTop w:val="0"/>
      <w:marBottom w:val="0"/>
      <w:divBdr>
        <w:top w:val="none" w:sz="0" w:space="0" w:color="auto"/>
        <w:left w:val="none" w:sz="0" w:space="0" w:color="auto"/>
        <w:bottom w:val="none" w:sz="0" w:space="0" w:color="auto"/>
        <w:right w:val="none" w:sz="0" w:space="0" w:color="auto"/>
      </w:divBdr>
    </w:div>
    <w:div w:id="1724211213">
      <w:marLeft w:val="640"/>
      <w:marRight w:val="0"/>
      <w:marTop w:val="0"/>
      <w:marBottom w:val="0"/>
      <w:divBdr>
        <w:top w:val="none" w:sz="0" w:space="0" w:color="auto"/>
        <w:left w:val="none" w:sz="0" w:space="0" w:color="auto"/>
        <w:bottom w:val="none" w:sz="0" w:space="0" w:color="auto"/>
        <w:right w:val="none" w:sz="0" w:space="0" w:color="auto"/>
      </w:divBdr>
    </w:div>
    <w:div w:id="1724868510">
      <w:marLeft w:val="640"/>
      <w:marRight w:val="0"/>
      <w:marTop w:val="0"/>
      <w:marBottom w:val="0"/>
      <w:divBdr>
        <w:top w:val="none" w:sz="0" w:space="0" w:color="auto"/>
        <w:left w:val="none" w:sz="0" w:space="0" w:color="auto"/>
        <w:bottom w:val="none" w:sz="0" w:space="0" w:color="auto"/>
        <w:right w:val="none" w:sz="0" w:space="0" w:color="auto"/>
      </w:divBdr>
    </w:div>
    <w:div w:id="1725181466">
      <w:marLeft w:val="640"/>
      <w:marRight w:val="0"/>
      <w:marTop w:val="0"/>
      <w:marBottom w:val="0"/>
      <w:divBdr>
        <w:top w:val="none" w:sz="0" w:space="0" w:color="auto"/>
        <w:left w:val="none" w:sz="0" w:space="0" w:color="auto"/>
        <w:bottom w:val="none" w:sz="0" w:space="0" w:color="auto"/>
        <w:right w:val="none" w:sz="0" w:space="0" w:color="auto"/>
      </w:divBdr>
    </w:div>
    <w:div w:id="1726098064">
      <w:marLeft w:val="640"/>
      <w:marRight w:val="0"/>
      <w:marTop w:val="0"/>
      <w:marBottom w:val="0"/>
      <w:divBdr>
        <w:top w:val="none" w:sz="0" w:space="0" w:color="auto"/>
        <w:left w:val="none" w:sz="0" w:space="0" w:color="auto"/>
        <w:bottom w:val="none" w:sz="0" w:space="0" w:color="auto"/>
        <w:right w:val="none" w:sz="0" w:space="0" w:color="auto"/>
      </w:divBdr>
    </w:div>
    <w:div w:id="1726291157">
      <w:marLeft w:val="640"/>
      <w:marRight w:val="0"/>
      <w:marTop w:val="0"/>
      <w:marBottom w:val="0"/>
      <w:divBdr>
        <w:top w:val="none" w:sz="0" w:space="0" w:color="auto"/>
        <w:left w:val="none" w:sz="0" w:space="0" w:color="auto"/>
        <w:bottom w:val="none" w:sz="0" w:space="0" w:color="auto"/>
        <w:right w:val="none" w:sz="0" w:space="0" w:color="auto"/>
      </w:divBdr>
    </w:div>
    <w:div w:id="1726562214">
      <w:marLeft w:val="640"/>
      <w:marRight w:val="0"/>
      <w:marTop w:val="0"/>
      <w:marBottom w:val="0"/>
      <w:divBdr>
        <w:top w:val="none" w:sz="0" w:space="0" w:color="auto"/>
        <w:left w:val="none" w:sz="0" w:space="0" w:color="auto"/>
        <w:bottom w:val="none" w:sz="0" w:space="0" w:color="auto"/>
        <w:right w:val="none" w:sz="0" w:space="0" w:color="auto"/>
      </w:divBdr>
    </w:div>
    <w:div w:id="1726758584">
      <w:marLeft w:val="640"/>
      <w:marRight w:val="0"/>
      <w:marTop w:val="0"/>
      <w:marBottom w:val="0"/>
      <w:divBdr>
        <w:top w:val="none" w:sz="0" w:space="0" w:color="auto"/>
        <w:left w:val="none" w:sz="0" w:space="0" w:color="auto"/>
        <w:bottom w:val="none" w:sz="0" w:space="0" w:color="auto"/>
        <w:right w:val="none" w:sz="0" w:space="0" w:color="auto"/>
      </w:divBdr>
    </w:div>
    <w:div w:id="1726946866">
      <w:marLeft w:val="640"/>
      <w:marRight w:val="0"/>
      <w:marTop w:val="0"/>
      <w:marBottom w:val="0"/>
      <w:divBdr>
        <w:top w:val="none" w:sz="0" w:space="0" w:color="auto"/>
        <w:left w:val="none" w:sz="0" w:space="0" w:color="auto"/>
        <w:bottom w:val="none" w:sz="0" w:space="0" w:color="auto"/>
        <w:right w:val="none" w:sz="0" w:space="0" w:color="auto"/>
      </w:divBdr>
    </w:div>
    <w:div w:id="1726951188">
      <w:marLeft w:val="640"/>
      <w:marRight w:val="0"/>
      <w:marTop w:val="0"/>
      <w:marBottom w:val="0"/>
      <w:divBdr>
        <w:top w:val="none" w:sz="0" w:space="0" w:color="auto"/>
        <w:left w:val="none" w:sz="0" w:space="0" w:color="auto"/>
        <w:bottom w:val="none" w:sz="0" w:space="0" w:color="auto"/>
        <w:right w:val="none" w:sz="0" w:space="0" w:color="auto"/>
      </w:divBdr>
    </w:div>
    <w:div w:id="1727293411">
      <w:marLeft w:val="640"/>
      <w:marRight w:val="0"/>
      <w:marTop w:val="0"/>
      <w:marBottom w:val="0"/>
      <w:divBdr>
        <w:top w:val="none" w:sz="0" w:space="0" w:color="auto"/>
        <w:left w:val="none" w:sz="0" w:space="0" w:color="auto"/>
        <w:bottom w:val="none" w:sz="0" w:space="0" w:color="auto"/>
        <w:right w:val="none" w:sz="0" w:space="0" w:color="auto"/>
      </w:divBdr>
    </w:div>
    <w:div w:id="1727487412">
      <w:marLeft w:val="640"/>
      <w:marRight w:val="0"/>
      <w:marTop w:val="0"/>
      <w:marBottom w:val="0"/>
      <w:divBdr>
        <w:top w:val="none" w:sz="0" w:space="0" w:color="auto"/>
        <w:left w:val="none" w:sz="0" w:space="0" w:color="auto"/>
        <w:bottom w:val="none" w:sz="0" w:space="0" w:color="auto"/>
        <w:right w:val="none" w:sz="0" w:space="0" w:color="auto"/>
      </w:divBdr>
    </w:div>
    <w:div w:id="1728062835">
      <w:marLeft w:val="640"/>
      <w:marRight w:val="0"/>
      <w:marTop w:val="0"/>
      <w:marBottom w:val="0"/>
      <w:divBdr>
        <w:top w:val="none" w:sz="0" w:space="0" w:color="auto"/>
        <w:left w:val="none" w:sz="0" w:space="0" w:color="auto"/>
        <w:bottom w:val="none" w:sz="0" w:space="0" w:color="auto"/>
        <w:right w:val="none" w:sz="0" w:space="0" w:color="auto"/>
      </w:divBdr>
    </w:div>
    <w:div w:id="1728336891">
      <w:marLeft w:val="640"/>
      <w:marRight w:val="0"/>
      <w:marTop w:val="0"/>
      <w:marBottom w:val="0"/>
      <w:divBdr>
        <w:top w:val="none" w:sz="0" w:space="0" w:color="auto"/>
        <w:left w:val="none" w:sz="0" w:space="0" w:color="auto"/>
        <w:bottom w:val="none" w:sz="0" w:space="0" w:color="auto"/>
        <w:right w:val="none" w:sz="0" w:space="0" w:color="auto"/>
      </w:divBdr>
    </w:div>
    <w:div w:id="1729036517">
      <w:marLeft w:val="640"/>
      <w:marRight w:val="0"/>
      <w:marTop w:val="0"/>
      <w:marBottom w:val="0"/>
      <w:divBdr>
        <w:top w:val="none" w:sz="0" w:space="0" w:color="auto"/>
        <w:left w:val="none" w:sz="0" w:space="0" w:color="auto"/>
        <w:bottom w:val="none" w:sz="0" w:space="0" w:color="auto"/>
        <w:right w:val="none" w:sz="0" w:space="0" w:color="auto"/>
      </w:divBdr>
    </w:div>
    <w:div w:id="1729957435">
      <w:marLeft w:val="640"/>
      <w:marRight w:val="0"/>
      <w:marTop w:val="0"/>
      <w:marBottom w:val="0"/>
      <w:divBdr>
        <w:top w:val="none" w:sz="0" w:space="0" w:color="auto"/>
        <w:left w:val="none" w:sz="0" w:space="0" w:color="auto"/>
        <w:bottom w:val="none" w:sz="0" w:space="0" w:color="auto"/>
        <w:right w:val="none" w:sz="0" w:space="0" w:color="auto"/>
      </w:divBdr>
    </w:div>
    <w:div w:id="1730571184">
      <w:marLeft w:val="640"/>
      <w:marRight w:val="0"/>
      <w:marTop w:val="0"/>
      <w:marBottom w:val="0"/>
      <w:divBdr>
        <w:top w:val="none" w:sz="0" w:space="0" w:color="auto"/>
        <w:left w:val="none" w:sz="0" w:space="0" w:color="auto"/>
        <w:bottom w:val="none" w:sz="0" w:space="0" w:color="auto"/>
        <w:right w:val="none" w:sz="0" w:space="0" w:color="auto"/>
      </w:divBdr>
    </w:div>
    <w:div w:id="1730883298">
      <w:marLeft w:val="640"/>
      <w:marRight w:val="0"/>
      <w:marTop w:val="0"/>
      <w:marBottom w:val="0"/>
      <w:divBdr>
        <w:top w:val="none" w:sz="0" w:space="0" w:color="auto"/>
        <w:left w:val="none" w:sz="0" w:space="0" w:color="auto"/>
        <w:bottom w:val="none" w:sz="0" w:space="0" w:color="auto"/>
        <w:right w:val="none" w:sz="0" w:space="0" w:color="auto"/>
      </w:divBdr>
    </w:div>
    <w:div w:id="1731415233">
      <w:marLeft w:val="640"/>
      <w:marRight w:val="0"/>
      <w:marTop w:val="0"/>
      <w:marBottom w:val="0"/>
      <w:divBdr>
        <w:top w:val="none" w:sz="0" w:space="0" w:color="auto"/>
        <w:left w:val="none" w:sz="0" w:space="0" w:color="auto"/>
        <w:bottom w:val="none" w:sz="0" w:space="0" w:color="auto"/>
        <w:right w:val="none" w:sz="0" w:space="0" w:color="auto"/>
      </w:divBdr>
    </w:div>
    <w:div w:id="1732655048">
      <w:marLeft w:val="640"/>
      <w:marRight w:val="0"/>
      <w:marTop w:val="0"/>
      <w:marBottom w:val="0"/>
      <w:divBdr>
        <w:top w:val="none" w:sz="0" w:space="0" w:color="auto"/>
        <w:left w:val="none" w:sz="0" w:space="0" w:color="auto"/>
        <w:bottom w:val="none" w:sz="0" w:space="0" w:color="auto"/>
        <w:right w:val="none" w:sz="0" w:space="0" w:color="auto"/>
      </w:divBdr>
    </w:div>
    <w:div w:id="1733188048">
      <w:marLeft w:val="640"/>
      <w:marRight w:val="0"/>
      <w:marTop w:val="0"/>
      <w:marBottom w:val="0"/>
      <w:divBdr>
        <w:top w:val="none" w:sz="0" w:space="0" w:color="auto"/>
        <w:left w:val="none" w:sz="0" w:space="0" w:color="auto"/>
        <w:bottom w:val="none" w:sz="0" w:space="0" w:color="auto"/>
        <w:right w:val="none" w:sz="0" w:space="0" w:color="auto"/>
      </w:divBdr>
    </w:div>
    <w:div w:id="1735078737">
      <w:marLeft w:val="640"/>
      <w:marRight w:val="0"/>
      <w:marTop w:val="0"/>
      <w:marBottom w:val="0"/>
      <w:divBdr>
        <w:top w:val="none" w:sz="0" w:space="0" w:color="auto"/>
        <w:left w:val="none" w:sz="0" w:space="0" w:color="auto"/>
        <w:bottom w:val="none" w:sz="0" w:space="0" w:color="auto"/>
        <w:right w:val="none" w:sz="0" w:space="0" w:color="auto"/>
      </w:divBdr>
    </w:div>
    <w:div w:id="1735198156">
      <w:marLeft w:val="640"/>
      <w:marRight w:val="0"/>
      <w:marTop w:val="0"/>
      <w:marBottom w:val="0"/>
      <w:divBdr>
        <w:top w:val="none" w:sz="0" w:space="0" w:color="auto"/>
        <w:left w:val="none" w:sz="0" w:space="0" w:color="auto"/>
        <w:bottom w:val="none" w:sz="0" w:space="0" w:color="auto"/>
        <w:right w:val="none" w:sz="0" w:space="0" w:color="auto"/>
      </w:divBdr>
    </w:div>
    <w:div w:id="1735423109">
      <w:marLeft w:val="640"/>
      <w:marRight w:val="0"/>
      <w:marTop w:val="0"/>
      <w:marBottom w:val="0"/>
      <w:divBdr>
        <w:top w:val="none" w:sz="0" w:space="0" w:color="auto"/>
        <w:left w:val="none" w:sz="0" w:space="0" w:color="auto"/>
        <w:bottom w:val="none" w:sz="0" w:space="0" w:color="auto"/>
        <w:right w:val="none" w:sz="0" w:space="0" w:color="auto"/>
      </w:divBdr>
    </w:div>
    <w:div w:id="1735591244">
      <w:marLeft w:val="640"/>
      <w:marRight w:val="0"/>
      <w:marTop w:val="0"/>
      <w:marBottom w:val="0"/>
      <w:divBdr>
        <w:top w:val="none" w:sz="0" w:space="0" w:color="auto"/>
        <w:left w:val="none" w:sz="0" w:space="0" w:color="auto"/>
        <w:bottom w:val="none" w:sz="0" w:space="0" w:color="auto"/>
        <w:right w:val="none" w:sz="0" w:space="0" w:color="auto"/>
      </w:divBdr>
    </w:div>
    <w:div w:id="1735662084">
      <w:marLeft w:val="640"/>
      <w:marRight w:val="0"/>
      <w:marTop w:val="0"/>
      <w:marBottom w:val="0"/>
      <w:divBdr>
        <w:top w:val="none" w:sz="0" w:space="0" w:color="auto"/>
        <w:left w:val="none" w:sz="0" w:space="0" w:color="auto"/>
        <w:bottom w:val="none" w:sz="0" w:space="0" w:color="auto"/>
        <w:right w:val="none" w:sz="0" w:space="0" w:color="auto"/>
      </w:divBdr>
    </w:div>
    <w:div w:id="1735741343">
      <w:marLeft w:val="640"/>
      <w:marRight w:val="0"/>
      <w:marTop w:val="0"/>
      <w:marBottom w:val="0"/>
      <w:divBdr>
        <w:top w:val="none" w:sz="0" w:space="0" w:color="auto"/>
        <w:left w:val="none" w:sz="0" w:space="0" w:color="auto"/>
        <w:bottom w:val="none" w:sz="0" w:space="0" w:color="auto"/>
        <w:right w:val="none" w:sz="0" w:space="0" w:color="auto"/>
      </w:divBdr>
    </w:div>
    <w:div w:id="1736002233">
      <w:marLeft w:val="640"/>
      <w:marRight w:val="0"/>
      <w:marTop w:val="0"/>
      <w:marBottom w:val="0"/>
      <w:divBdr>
        <w:top w:val="none" w:sz="0" w:space="0" w:color="auto"/>
        <w:left w:val="none" w:sz="0" w:space="0" w:color="auto"/>
        <w:bottom w:val="none" w:sz="0" w:space="0" w:color="auto"/>
        <w:right w:val="none" w:sz="0" w:space="0" w:color="auto"/>
      </w:divBdr>
    </w:div>
    <w:div w:id="1736008689">
      <w:marLeft w:val="640"/>
      <w:marRight w:val="0"/>
      <w:marTop w:val="0"/>
      <w:marBottom w:val="0"/>
      <w:divBdr>
        <w:top w:val="none" w:sz="0" w:space="0" w:color="auto"/>
        <w:left w:val="none" w:sz="0" w:space="0" w:color="auto"/>
        <w:bottom w:val="none" w:sz="0" w:space="0" w:color="auto"/>
        <w:right w:val="none" w:sz="0" w:space="0" w:color="auto"/>
      </w:divBdr>
    </w:div>
    <w:div w:id="1737126042">
      <w:marLeft w:val="640"/>
      <w:marRight w:val="0"/>
      <w:marTop w:val="0"/>
      <w:marBottom w:val="0"/>
      <w:divBdr>
        <w:top w:val="none" w:sz="0" w:space="0" w:color="auto"/>
        <w:left w:val="none" w:sz="0" w:space="0" w:color="auto"/>
        <w:bottom w:val="none" w:sz="0" w:space="0" w:color="auto"/>
        <w:right w:val="none" w:sz="0" w:space="0" w:color="auto"/>
      </w:divBdr>
    </w:div>
    <w:div w:id="1738477702">
      <w:marLeft w:val="640"/>
      <w:marRight w:val="0"/>
      <w:marTop w:val="0"/>
      <w:marBottom w:val="0"/>
      <w:divBdr>
        <w:top w:val="none" w:sz="0" w:space="0" w:color="auto"/>
        <w:left w:val="none" w:sz="0" w:space="0" w:color="auto"/>
        <w:bottom w:val="none" w:sz="0" w:space="0" w:color="auto"/>
        <w:right w:val="none" w:sz="0" w:space="0" w:color="auto"/>
      </w:divBdr>
    </w:div>
    <w:div w:id="1739090408">
      <w:marLeft w:val="640"/>
      <w:marRight w:val="0"/>
      <w:marTop w:val="0"/>
      <w:marBottom w:val="0"/>
      <w:divBdr>
        <w:top w:val="none" w:sz="0" w:space="0" w:color="auto"/>
        <w:left w:val="none" w:sz="0" w:space="0" w:color="auto"/>
        <w:bottom w:val="none" w:sz="0" w:space="0" w:color="auto"/>
        <w:right w:val="none" w:sz="0" w:space="0" w:color="auto"/>
      </w:divBdr>
    </w:div>
    <w:div w:id="1740979257">
      <w:marLeft w:val="640"/>
      <w:marRight w:val="0"/>
      <w:marTop w:val="0"/>
      <w:marBottom w:val="0"/>
      <w:divBdr>
        <w:top w:val="none" w:sz="0" w:space="0" w:color="auto"/>
        <w:left w:val="none" w:sz="0" w:space="0" w:color="auto"/>
        <w:bottom w:val="none" w:sz="0" w:space="0" w:color="auto"/>
        <w:right w:val="none" w:sz="0" w:space="0" w:color="auto"/>
      </w:divBdr>
    </w:div>
    <w:div w:id="1741560878">
      <w:marLeft w:val="640"/>
      <w:marRight w:val="0"/>
      <w:marTop w:val="0"/>
      <w:marBottom w:val="0"/>
      <w:divBdr>
        <w:top w:val="none" w:sz="0" w:space="0" w:color="auto"/>
        <w:left w:val="none" w:sz="0" w:space="0" w:color="auto"/>
        <w:bottom w:val="none" w:sz="0" w:space="0" w:color="auto"/>
        <w:right w:val="none" w:sz="0" w:space="0" w:color="auto"/>
      </w:divBdr>
    </w:div>
    <w:div w:id="1742557922">
      <w:marLeft w:val="640"/>
      <w:marRight w:val="0"/>
      <w:marTop w:val="0"/>
      <w:marBottom w:val="0"/>
      <w:divBdr>
        <w:top w:val="none" w:sz="0" w:space="0" w:color="auto"/>
        <w:left w:val="none" w:sz="0" w:space="0" w:color="auto"/>
        <w:bottom w:val="none" w:sz="0" w:space="0" w:color="auto"/>
        <w:right w:val="none" w:sz="0" w:space="0" w:color="auto"/>
      </w:divBdr>
    </w:div>
    <w:div w:id="1743674164">
      <w:marLeft w:val="640"/>
      <w:marRight w:val="0"/>
      <w:marTop w:val="0"/>
      <w:marBottom w:val="0"/>
      <w:divBdr>
        <w:top w:val="none" w:sz="0" w:space="0" w:color="auto"/>
        <w:left w:val="none" w:sz="0" w:space="0" w:color="auto"/>
        <w:bottom w:val="none" w:sz="0" w:space="0" w:color="auto"/>
        <w:right w:val="none" w:sz="0" w:space="0" w:color="auto"/>
      </w:divBdr>
    </w:div>
    <w:div w:id="1744256086">
      <w:marLeft w:val="640"/>
      <w:marRight w:val="0"/>
      <w:marTop w:val="0"/>
      <w:marBottom w:val="0"/>
      <w:divBdr>
        <w:top w:val="none" w:sz="0" w:space="0" w:color="auto"/>
        <w:left w:val="none" w:sz="0" w:space="0" w:color="auto"/>
        <w:bottom w:val="none" w:sz="0" w:space="0" w:color="auto"/>
        <w:right w:val="none" w:sz="0" w:space="0" w:color="auto"/>
      </w:divBdr>
    </w:div>
    <w:div w:id="1744596500">
      <w:marLeft w:val="640"/>
      <w:marRight w:val="0"/>
      <w:marTop w:val="0"/>
      <w:marBottom w:val="0"/>
      <w:divBdr>
        <w:top w:val="none" w:sz="0" w:space="0" w:color="auto"/>
        <w:left w:val="none" w:sz="0" w:space="0" w:color="auto"/>
        <w:bottom w:val="none" w:sz="0" w:space="0" w:color="auto"/>
        <w:right w:val="none" w:sz="0" w:space="0" w:color="auto"/>
      </w:divBdr>
    </w:div>
    <w:div w:id="1745637187">
      <w:marLeft w:val="640"/>
      <w:marRight w:val="0"/>
      <w:marTop w:val="0"/>
      <w:marBottom w:val="0"/>
      <w:divBdr>
        <w:top w:val="none" w:sz="0" w:space="0" w:color="auto"/>
        <w:left w:val="none" w:sz="0" w:space="0" w:color="auto"/>
        <w:bottom w:val="none" w:sz="0" w:space="0" w:color="auto"/>
        <w:right w:val="none" w:sz="0" w:space="0" w:color="auto"/>
      </w:divBdr>
    </w:div>
    <w:div w:id="1746026934">
      <w:marLeft w:val="640"/>
      <w:marRight w:val="0"/>
      <w:marTop w:val="0"/>
      <w:marBottom w:val="0"/>
      <w:divBdr>
        <w:top w:val="none" w:sz="0" w:space="0" w:color="auto"/>
        <w:left w:val="none" w:sz="0" w:space="0" w:color="auto"/>
        <w:bottom w:val="none" w:sz="0" w:space="0" w:color="auto"/>
        <w:right w:val="none" w:sz="0" w:space="0" w:color="auto"/>
      </w:divBdr>
    </w:div>
    <w:div w:id="1746075771">
      <w:marLeft w:val="640"/>
      <w:marRight w:val="0"/>
      <w:marTop w:val="0"/>
      <w:marBottom w:val="0"/>
      <w:divBdr>
        <w:top w:val="none" w:sz="0" w:space="0" w:color="auto"/>
        <w:left w:val="none" w:sz="0" w:space="0" w:color="auto"/>
        <w:bottom w:val="none" w:sz="0" w:space="0" w:color="auto"/>
        <w:right w:val="none" w:sz="0" w:space="0" w:color="auto"/>
      </w:divBdr>
    </w:div>
    <w:div w:id="1746683640">
      <w:marLeft w:val="640"/>
      <w:marRight w:val="0"/>
      <w:marTop w:val="0"/>
      <w:marBottom w:val="0"/>
      <w:divBdr>
        <w:top w:val="none" w:sz="0" w:space="0" w:color="auto"/>
        <w:left w:val="none" w:sz="0" w:space="0" w:color="auto"/>
        <w:bottom w:val="none" w:sz="0" w:space="0" w:color="auto"/>
        <w:right w:val="none" w:sz="0" w:space="0" w:color="auto"/>
      </w:divBdr>
    </w:div>
    <w:div w:id="1747922143">
      <w:marLeft w:val="640"/>
      <w:marRight w:val="0"/>
      <w:marTop w:val="0"/>
      <w:marBottom w:val="0"/>
      <w:divBdr>
        <w:top w:val="none" w:sz="0" w:space="0" w:color="auto"/>
        <w:left w:val="none" w:sz="0" w:space="0" w:color="auto"/>
        <w:bottom w:val="none" w:sz="0" w:space="0" w:color="auto"/>
        <w:right w:val="none" w:sz="0" w:space="0" w:color="auto"/>
      </w:divBdr>
    </w:div>
    <w:div w:id="1748378815">
      <w:marLeft w:val="640"/>
      <w:marRight w:val="0"/>
      <w:marTop w:val="0"/>
      <w:marBottom w:val="0"/>
      <w:divBdr>
        <w:top w:val="none" w:sz="0" w:space="0" w:color="auto"/>
        <w:left w:val="none" w:sz="0" w:space="0" w:color="auto"/>
        <w:bottom w:val="none" w:sz="0" w:space="0" w:color="auto"/>
        <w:right w:val="none" w:sz="0" w:space="0" w:color="auto"/>
      </w:divBdr>
    </w:div>
    <w:div w:id="1748918211">
      <w:marLeft w:val="640"/>
      <w:marRight w:val="0"/>
      <w:marTop w:val="0"/>
      <w:marBottom w:val="0"/>
      <w:divBdr>
        <w:top w:val="none" w:sz="0" w:space="0" w:color="auto"/>
        <w:left w:val="none" w:sz="0" w:space="0" w:color="auto"/>
        <w:bottom w:val="none" w:sz="0" w:space="0" w:color="auto"/>
        <w:right w:val="none" w:sz="0" w:space="0" w:color="auto"/>
      </w:divBdr>
    </w:div>
    <w:div w:id="1748991120">
      <w:marLeft w:val="640"/>
      <w:marRight w:val="0"/>
      <w:marTop w:val="0"/>
      <w:marBottom w:val="0"/>
      <w:divBdr>
        <w:top w:val="none" w:sz="0" w:space="0" w:color="auto"/>
        <w:left w:val="none" w:sz="0" w:space="0" w:color="auto"/>
        <w:bottom w:val="none" w:sz="0" w:space="0" w:color="auto"/>
        <w:right w:val="none" w:sz="0" w:space="0" w:color="auto"/>
      </w:divBdr>
    </w:div>
    <w:div w:id="1749157618">
      <w:marLeft w:val="640"/>
      <w:marRight w:val="0"/>
      <w:marTop w:val="0"/>
      <w:marBottom w:val="0"/>
      <w:divBdr>
        <w:top w:val="none" w:sz="0" w:space="0" w:color="auto"/>
        <w:left w:val="none" w:sz="0" w:space="0" w:color="auto"/>
        <w:bottom w:val="none" w:sz="0" w:space="0" w:color="auto"/>
        <w:right w:val="none" w:sz="0" w:space="0" w:color="auto"/>
      </w:divBdr>
    </w:div>
    <w:div w:id="1749570459">
      <w:marLeft w:val="640"/>
      <w:marRight w:val="0"/>
      <w:marTop w:val="0"/>
      <w:marBottom w:val="0"/>
      <w:divBdr>
        <w:top w:val="none" w:sz="0" w:space="0" w:color="auto"/>
        <w:left w:val="none" w:sz="0" w:space="0" w:color="auto"/>
        <w:bottom w:val="none" w:sz="0" w:space="0" w:color="auto"/>
        <w:right w:val="none" w:sz="0" w:space="0" w:color="auto"/>
      </w:divBdr>
    </w:div>
    <w:div w:id="1751124834">
      <w:marLeft w:val="640"/>
      <w:marRight w:val="0"/>
      <w:marTop w:val="0"/>
      <w:marBottom w:val="0"/>
      <w:divBdr>
        <w:top w:val="none" w:sz="0" w:space="0" w:color="auto"/>
        <w:left w:val="none" w:sz="0" w:space="0" w:color="auto"/>
        <w:bottom w:val="none" w:sz="0" w:space="0" w:color="auto"/>
        <w:right w:val="none" w:sz="0" w:space="0" w:color="auto"/>
      </w:divBdr>
    </w:div>
    <w:div w:id="1751149134">
      <w:marLeft w:val="640"/>
      <w:marRight w:val="0"/>
      <w:marTop w:val="0"/>
      <w:marBottom w:val="0"/>
      <w:divBdr>
        <w:top w:val="none" w:sz="0" w:space="0" w:color="auto"/>
        <w:left w:val="none" w:sz="0" w:space="0" w:color="auto"/>
        <w:bottom w:val="none" w:sz="0" w:space="0" w:color="auto"/>
        <w:right w:val="none" w:sz="0" w:space="0" w:color="auto"/>
      </w:divBdr>
    </w:div>
    <w:div w:id="1751196503">
      <w:marLeft w:val="640"/>
      <w:marRight w:val="0"/>
      <w:marTop w:val="0"/>
      <w:marBottom w:val="0"/>
      <w:divBdr>
        <w:top w:val="none" w:sz="0" w:space="0" w:color="auto"/>
        <w:left w:val="none" w:sz="0" w:space="0" w:color="auto"/>
        <w:bottom w:val="none" w:sz="0" w:space="0" w:color="auto"/>
        <w:right w:val="none" w:sz="0" w:space="0" w:color="auto"/>
      </w:divBdr>
    </w:div>
    <w:div w:id="1751659412">
      <w:marLeft w:val="640"/>
      <w:marRight w:val="0"/>
      <w:marTop w:val="0"/>
      <w:marBottom w:val="0"/>
      <w:divBdr>
        <w:top w:val="none" w:sz="0" w:space="0" w:color="auto"/>
        <w:left w:val="none" w:sz="0" w:space="0" w:color="auto"/>
        <w:bottom w:val="none" w:sz="0" w:space="0" w:color="auto"/>
        <w:right w:val="none" w:sz="0" w:space="0" w:color="auto"/>
      </w:divBdr>
    </w:div>
    <w:div w:id="1752581559">
      <w:marLeft w:val="640"/>
      <w:marRight w:val="0"/>
      <w:marTop w:val="0"/>
      <w:marBottom w:val="0"/>
      <w:divBdr>
        <w:top w:val="none" w:sz="0" w:space="0" w:color="auto"/>
        <w:left w:val="none" w:sz="0" w:space="0" w:color="auto"/>
        <w:bottom w:val="none" w:sz="0" w:space="0" w:color="auto"/>
        <w:right w:val="none" w:sz="0" w:space="0" w:color="auto"/>
      </w:divBdr>
    </w:div>
    <w:div w:id="1753619354">
      <w:marLeft w:val="640"/>
      <w:marRight w:val="0"/>
      <w:marTop w:val="0"/>
      <w:marBottom w:val="0"/>
      <w:divBdr>
        <w:top w:val="none" w:sz="0" w:space="0" w:color="auto"/>
        <w:left w:val="none" w:sz="0" w:space="0" w:color="auto"/>
        <w:bottom w:val="none" w:sz="0" w:space="0" w:color="auto"/>
        <w:right w:val="none" w:sz="0" w:space="0" w:color="auto"/>
      </w:divBdr>
    </w:div>
    <w:div w:id="1754202439">
      <w:marLeft w:val="640"/>
      <w:marRight w:val="0"/>
      <w:marTop w:val="0"/>
      <w:marBottom w:val="0"/>
      <w:divBdr>
        <w:top w:val="none" w:sz="0" w:space="0" w:color="auto"/>
        <w:left w:val="none" w:sz="0" w:space="0" w:color="auto"/>
        <w:bottom w:val="none" w:sz="0" w:space="0" w:color="auto"/>
        <w:right w:val="none" w:sz="0" w:space="0" w:color="auto"/>
      </w:divBdr>
    </w:div>
    <w:div w:id="1754206205">
      <w:marLeft w:val="640"/>
      <w:marRight w:val="0"/>
      <w:marTop w:val="0"/>
      <w:marBottom w:val="0"/>
      <w:divBdr>
        <w:top w:val="none" w:sz="0" w:space="0" w:color="auto"/>
        <w:left w:val="none" w:sz="0" w:space="0" w:color="auto"/>
        <w:bottom w:val="none" w:sz="0" w:space="0" w:color="auto"/>
        <w:right w:val="none" w:sz="0" w:space="0" w:color="auto"/>
      </w:divBdr>
    </w:div>
    <w:div w:id="1754475923">
      <w:marLeft w:val="640"/>
      <w:marRight w:val="0"/>
      <w:marTop w:val="0"/>
      <w:marBottom w:val="0"/>
      <w:divBdr>
        <w:top w:val="none" w:sz="0" w:space="0" w:color="auto"/>
        <w:left w:val="none" w:sz="0" w:space="0" w:color="auto"/>
        <w:bottom w:val="none" w:sz="0" w:space="0" w:color="auto"/>
        <w:right w:val="none" w:sz="0" w:space="0" w:color="auto"/>
      </w:divBdr>
    </w:div>
    <w:div w:id="1754476022">
      <w:marLeft w:val="640"/>
      <w:marRight w:val="0"/>
      <w:marTop w:val="0"/>
      <w:marBottom w:val="0"/>
      <w:divBdr>
        <w:top w:val="none" w:sz="0" w:space="0" w:color="auto"/>
        <w:left w:val="none" w:sz="0" w:space="0" w:color="auto"/>
        <w:bottom w:val="none" w:sz="0" w:space="0" w:color="auto"/>
        <w:right w:val="none" w:sz="0" w:space="0" w:color="auto"/>
      </w:divBdr>
    </w:div>
    <w:div w:id="1754931859">
      <w:marLeft w:val="640"/>
      <w:marRight w:val="0"/>
      <w:marTop w:val="0"/>
      <w:marBottom w:val="0"/>
      <w:divBdr>
        <w:top w:val="none" w:sz="0" w:space="0" w:color="auto"/>
        <w:left w:val="none" w:sz="0" w:space="0" w:color="auto"/>
        <w:bottom w:val="none" w:sz="0" w:space="0" w:color="auto"/>
        <w:right w:val="none" w:sz="0" w:space="0" w:color="auto"/>
      </w:divBdr>
    </w:div>
    <w:div w:id="1755122828">
      <w:marLeft w:val="640"/>
      <w:marRight w:val="0"/>
      <w:marTop w:val="0"/>
      <w:marBottom w:val="0"/>
      <w:divBdr>
        <w:top w:val="none" w:sz="0" w:space="0" w:color="auto"/>
        <w:left w:val="none" w:sz="0" w:space="0" w:color="auto"/>
        <w:bottom w:val="none" w:sz="0" w:space="0" w:color="auto"/>
        <w:right w:val="none" w:sz="0" w:space="0" w:color="auto"/>
      </w:divBdr>
    </w:div>
    <w:div w:id="1755204440">
      <w:marLeft w:val="640"/>
      <w:marRight w:val="0"/>
      <w:marTop w:val="0"/>
      <w:marBottom w:val="0"/>
      <w:divBdr>
        <w:top w:val="none" w:sz="0" w:space="0" w:color="auto"/>
        <w:left w:val="none" w:sz="0" w:space="0" w:color="auto"/>
        <w:bottom w:val="none" w:sz="0" w:space="0" w:color="auto"/>
        <w:right w:val="none" w:sz="0" w:space="0" w:color="auto"/>
      </w:divBdr>
    </w:div>
    <w:div w:id="1755272962">
      <w:marLeft w:val="640"/>
      <w:marRight w:val="0"/>
      <w:marTop w:val="0"/>
      <w:marBottom w:val="0"/>
      <w:divBdr>
        <w:top w:val="none" w:sz="0" w:space="0" w:color="auto"/>
        <w:left w:val="none" w:sz="0" w:space="0" w:color="auto"/>
        <w:bottom w:val="none" w:sz="0" w:space="0" w:color="auto"/>
        <w:right w:val="none" w:sz="0" w:space="0" w:color="auto"/>
      </w:divBdr>
    </w:div>
    <w:div w:id="1755660824">
      <w:marLeft w:val="640"/>
      <w:marRight w:val="0"/>
      <w:marTop w:val="0"/>
      <w:marBottom w:val="0"/>
      <w:divBdr>
        <w:top w:val="none" w:sz="0" w:space="0" w:color="auto"/>
        <w:left w:val="none" w:sz="0" w:space="0" w:color="auto"/>
        <w:bottom w:val="none" w:sz="0" w:space="0" w:color="auto"/>
        <w:right w:val="none" w:sz="0" w:space="0" w:color="auto"/>
      </w:divBdr>
    </w:div>
    <w:div w:id="1756393955">
      <w:marLeft w:val="640"/>
      <w:marRight w:val="0"/>
      <w:marTop w:val="0"/>
      <w:marBottom w:val="0"/>
      <w:divBdr>
        <w:top w:val="none" w:sz="0" w:space="0" w:color="auto"/>
        <w:left w:val="none" w:sz="0" w:space="0" w:color="auto"/>
        <w:bottom w:val="none" w:sz="0" w:space="0" w:color="auto"/>
        <w:right w:val="none" w:sz="0" w:space="0" w:color="auto"/>
      </w:divBdr>
    </w:div>
    <w:div w:id="1756629768">
      <w:marLeft w:val="640"/>
      <w:marRight w:val="0"/>
      <w:marTop w:val="0"/>
      <w:marBottom w:val="0"/>
      <w:divBdr>
        <w:top w:val="none" w:sz="0" w:space="0" w:color="auto"/>
        <w:left w:val="none" w:sz="0" w:space="0" w:color="auto"/>
        <w:bottom w:val="none" w:sz="0" w:space="0" w:color="auto"/>
        <w:right w:val="none" w:sz="0" w:space="0" w:color="auto"/>
      </w:divBdr>
    </w:div>
    <w:div w:id="1756703432">
      <w:marLeft w:val="640"/>
      <w:marRight w:val="0"/>
      <w:marTop w:val="0"/>
      <w:marBottom w:val="0"/>
      <w:divBdr>
        <w:top w:val="none" w:sz="0" w:space="0" w:color="auto"/>
        <w:left w:val="none" w:sz="0" w:space="0" w:color="auto"/>
        <w:bottom w:val="none" w:sz="0" w:space="0" w:color="auto"/>
        <w:right w:val="none" w:sz="0" w:space="0" w:color="auto"/>
      </w:divBdr>
    </w:div>
    <w:div w:id="1757701024">
      <w:bodyDiv w:val="1"/>
      <w:marLeft w:val="0"/>
      <w:marRight w:val="0"/>
      <w:marTop w:val="0"/>
      <w:marBottom w:val="0"/>
      <w:divBdr>
        <w:top w:val="none" w:sz="0" w:space="0" w:color="auto"/>
        <w:left w:val="none" w:sz="0" w:space="0" w:color="auto"/>
        <w:bottom w:val="none" w:sz="0" w:space="0" w:color="auto"/>
        <w:right w:val="none" w:sz="0" w:space="0" w:color="auto"/>
      </w:divBdr>
    </w:div>
    <w:div w:id="1757940212">
      <w:marLeft w:val="640"/>
      <w:marRight w:val="0"/>
      <w:marTop w:val="0"/>
      <w:marBottom w:val="0"/>
      <w:divBdr>
        <w:top w:val="none" w:sz="0" w:space="0" w:color="auto"/>
        <w:left w:val="none" w:sz="0" w:space="0" w:color="auto"/>
        <w:bottom w:val="none" w:sz="0" w:space="0" w:color="auto"/>
        <w:right w:val="none" w:sz="0" w:space="0" w:color="auto"/>
      </w:divBdr>
    </w:div>
    <w:div w:id="1758210537">
      <w:marLeft w:val="640"/>
      <w:marRight w:val="0"/>
      <w:marTop w:val="0"/>
      <w:marBottom w:val="0"/>
      <w:divBdr>
        <w:top w:val="none" w:sz="0" w:space="0" w:color="auto"/>
        <w:left w:val="none" w:sz="0" w:space="0" w:color="auto"/>
        <w:bottom w:val="none" w:sz="0" w:space="0" w:color="auto"/>
        <w:right w:val="none" w:sz="0" w:space="0" w:color="auto"/>
      </w:divBdr>
    </w:div>
    <w:div w:id="1758361120">
      <w:marLeft w:val="640"/>
      <w:marRight w:val="0"/>
      <w:marTop w:val="0"/>
      <w:marBottom w:val="0"/>
      <w:divBdr>
        <w:top w:val="none" w:sz="0" w:space="0" w:color="auto"/>
        <w:left w:val="none" w:sz="0" w:space="0" w:color="auto"/>
        <w:bottom w:val="none" w:sz="0" w:space="0" w:color="auto"/>
        <w:right w:val="none" w:sz="0" w:space="0" w:color="auto"/>
      </w:divBdr>
    </w:div>
    <w:div w:id="1760984302">
      <w:marLeft w:val="640"/>
      <w:marRight w:val="0"/>
      <w:marTop w:val="0"/>
      <w:marBottom w:val="0"/>
      <w:divBdr>
        <w:top w:val="none" w:sz="0" w:space="0" w:color="auto"/>
        <w:left w:val="none" w:sz="0" w:space="0" w:color="auto"/>
        <w:bottom w:val="none" w:sz="0" w:space="0" w:color="auto"/>
        <w:right w:val="none" w:sz="0" w:space="0" w:color="auto"/>
      </w:divBdr>
    </w:div>
    <w:div w:id="1761025160">
      <w:marLeft w:val="640"/>
      <w:marRight w:val="0"/>
      <w:marTop w:val="0"/>
      <w:marBottom w:val="0"/>
      <w:divBdr>
        <w:top w:val="none" w:sz="0" w:space="0" w:color="auto"/>
        <w:left w:val="none" w:sz="0" w:space="0" w:color="auto"/>
        <w:bottom w:val="none" w:sz="0" w:space="0" w:color="auto"/>
        <w:right w:val="none" w:sz="0" w:space="0" w:color="auto"/>
      </w:divBdr>
    </w:div>
    <w:div w:id="1761221824">
      <w:marLeft w:val="640"/>
      <w:marRight w:val="0"/>
      <w:marTop w:val="0"/>
      <w:marBottom w:val="0"/>
      <w:divBdr>
        <w:top w:val="none" w:sz="0" w:space="0" w:color="auto"/>
        <w:left w:val="none" w:sz="0" w:space="0" w:color="auto"/>
        <w:bottom w:val="none" w:sz="0" w:space="0" w:color="auto"/>
        <w:right w:val="none" w:sz="0" w:space="0" w:color="auto"/>
      </w:divBdr>
    </w:div>
    <w:div w:id="1762025729">
      <w:marLeft w:val="640"/>
      <w:marRight w:val="0"/>
      <w:marTop w:val="0"/>
      <w:marBottom w:val="0"/>
      <w:divBdr>
        <w:top w:val="none" w:sz="0" w:space="0" w:color="auto"/>
        <w:left w:val="none" w:sz="0" w:space="0" w:color="auto"/>
        <w:bottom w:val="none" w:sz="0" w:space="0" w:color="auto"/>
        <w:right w:val="none" w:sz="0" w:space="0" w:color="auto"/>
      </w:divBdr>
    </w:div>
    <w:div w:id="1762796630">
      <w:bodyDiv w:val="1"/>
      <w:marLeft w:val="0"/>
      <w:marRight w:val="0"/>
      <w:marTop w:val="0"/>
      <w:marBottom w:val="0"/>
      <w:divBdr>
        <w:top w:val="none" w:sz="0" w:space="0" w:color="auto"/>
        <w:left w:val="none" w:sz="0" w:space="0" w:color="auto"/>
        <w:bottom w:val="none" w:sz="0" w:space="0" w:color="auto"/>
        <w:right w:val="none" w:sz="0" w:space="0" w:color="auto"/>
      </w:divBdr>
      <w:divsChild>
        <w:div w:id="1160999596">
          <w:marLeft w:val="0"/>
          <w:marRight w:val="0"/>
          <w:marTop w:val="0"/>
          <w:marBottom w:val="0"/>
          <w:divBdr>
            <w:top w:val="none" w:sz="0" w:space="0" w:color="auto"/>
            <w:left w:val="none" w:sz="0" w:space="0" w:color="auto"/>
            <w:bottom w:val="none" w:sz="0" w:space="0" w:color="auto"/>
            <w:right w:val="none" w:sz="0" w:space="0" w:color="auto"/>
          </w:divBdr>
        </w:div>
      </w:divsChild>
    </w:div>
    <w:div w:id="1763647104">
      <w:marLeft w:val="640"/>
      <w:marRight w:val="0"/>
      <w:marTop w:val="0"/>
      <w:marBottom w:val="0"/>
      <w:divBdr>
        <w:top w:val="none" w:sz="0" w:space="0" w:color="auto"/>
        <w:left w:val="none" w:sz="0" w:space="0" w:color="auto"/>
        <w:bottom w:val="none" w:sz="0" w:space="0" w:color="auto"/>
        <w:right w:val="none" w:sz="0" w:space="0" w:color="auto"/>
      </w:divBdr>
    </w:div>
    <w:div w:id="1764718477">
      <w:marLeft w:val="640"/>
      <w:marRight w:val="0"/>
      <w:marTop w:val="0"/>
      <w:marBottom w:val="0"/>
      <w:divBdr>
        <w:top w:val="none" w:sz="0" w:space="0" w:color="auto"/>
        <w:left w:val="none" w:sz="0" w:space="0" w:color="auto"/>
        <w:bottom w:val="none" w:sz="0" w:space="0" w:color="auto"/>
        <w:right w:val="none" w:sz="0" w:space="0" w:color="auto"/>
      </w:divBdr>
    </w:div>
    <w:div w:id="1764719208">
      <w:marLeft w:val="640"/>
      <w:marRight w:val="0"/>
      <w:marTop w:val="0"/>
      <w:marBottom w:val="0"/>
      <w:divBdr>
        <w:top w:val="none" w:sz="0" w:space="0" w:color="auto"/>
        <w:left w:val="none" w:sz="0" w:space="0" w:color="auto"/>
        <w:bottom w:val="none" w:sz="0" w:space="0" w:color="auto"/>
        <w:right w:val="none" w:sz="0" w:space="0" w:color="auto"/>
      </w:divBdr>
    </w:div>
    <w:div w:id="1764910316">
      <w:marLeft w:val="640"/>
      <w:marRight w:val="0"/>
      <w:marTop w:val="0"/>
      <w:marBottom w:val="0"/>
      <w:divBdr>
        <w:top w:val="none" w:sz="0" w:space="0" w:color="auto"/>
        <w:left w:val="none" w:sz="0" w:space="0" w:color="auto"/>
        <w:bottom w:val="none" w:sz="0" w:space="0" w:color="auto"/>
        <w:right w:val="none" w:sz="0" w:space="0" w:color="auto"/>
      </w:divBdr>
    </w:div>
    <w:div w:id="1765687748">
      <w:marLeft w:val="640"/>
      <w:marRight w:val="0"/>
      <w:marTop w:val="0"/>
      <w:marBottom w:val="0"/>
      <w:divBdr>
        <w:top w:val="none" w:sz="0" w:space="0" w:color="auto"/>
        <w:left w:val="none" w:sz="0" w:space="0" w:color="auto"/>
        <w:bottom w:val="none" w:sz="0" w:space="0" w:color="auto"/>
        <w:right w:val="none" w:sz="0" w:space="0" w:color="auto"/>
      </w:divBdr>
    </w:div>
    <w:div w:id="1765956336">
      <w:marLeft w:val="640"/>
      <w:marRight w:val="0"/>
      <w:marTop w:val="0"/>
      <w:marBottom w:val="0"/>
      <w:divBdr>
        <w:top w:val="none" w:sz="0" w:space="0" w:color="auto"/>
        <w:left w:val="none" w:sz="0" w:space="0" w:color="auto"/>
        <w:bottom w:val="none" w:sz="0" w:space="0" w:color="auto"/>
        <w:right w:val="none" w:sz="0" w:space="0" w:color="auto"/>
      </w:divBdr>
    </w:div>
    <w:div w:id="1766412676">
      <w:marLeft w:val="640"/>
      <w:marRight w:val="0"/>
      <w:marTop w:val="0"/>
      <w:marBottom w:val="0"/>
      <w:divBdr>
        <w:top w:val="none" w:sz="0" w:space="0" w:color="auto"/>
        <w:left w:val="none" w:sz="0" w:space="0" w:color="auto"/>
        <w:bottom w:val="none" w:sz="0" w:space="0" w:color="auto"/>
        <w:right w:val="none" w:sz="0" w:space="0" w:color="auto"/>
      </w:divBdr>
    </w:div>
    <w:div w:id="1766418398">
      <w:marLeft w:val="640"/>
      <w:marRight w:val="0"/>
      <w:marTop w:val="0"/>
      <w:marBottom w:val="0"/>
      <w:divBdr>
        <w:top w:val="none" w:sz="0" w:space="0" w:color="auto"/>
        <w:left w:val="none" w:sz="0" w:space="0" w:color="auto"/>
        <w:bottom w:val="none" w:sz="0" w:space="0" w:color="auto"/>
        <w:right w:val="none" w:sz="0" w:space="0" w:color="auto"/>
      </w:divBdr>
    </w:div>
    <w:div w:id="1766919325">
      <w:marLeft w:val="640"/>
      <w:marRight w:val="0"/>
      <w:marTop w:val="0"/>
      <w:marBottom w:val="0"/>
      <w:divBdr>
        <w:top w:val="none" w:sz="0" w:space="0" w:color="auto"/>
        <w:left w:val="none" w:sz="0" w:space="0" w:color="auto"/>
        <w:bottom w:val="none" w:sz="0" w:space="0" w:color="auto"/>
        <w:right w:val="none" w:sz="0" w:space="0" w:color="auto"/>
      </w:divBdr>
    </w:div>
    <w:div w:id="1767193544">
      <w:marLeft w:val="640"/>
      <w:marRight w:val="0"/>
      <w:marTop w:val="0"/>
      <w:marBottom w:val="0"/>
      <w:divBdr>
        <w:top w:val="none" w:sz="0" w:space="0" w:color="auto"/>
        <w:left w:val="none" w:sz="0" w:space="0" w:color="auto"/>
        <w:bottom w:val="none" w:sz="0" w:space="0" w:color="auto"/>
        <w:right w:val="none" w:sz="0" w:space="0" w:color="auto"/>
      </w:divBdr>
    </w:div>
    <w:div w:id="1767537491">
      <w:marLeft w:val="640"/>
      <w:marRight w:val="0"/>
      <w:marTop w:val="0"/>
      <w:marBottom w:val="0"/>
      <w:divBdr>
        <w:top w:val="none" w:sz="0" w:space="0" w:color="auto"/>
        <w:left w:val="none" w:sz="0" w:space="0" w:color="auto"/>
        <w:bottom w:val="none" w:sz="0" w:space="0" w:color="auto"/>
        <w:right w:val="none" w:sz="0" w:space="0" w:color="auto"/>
      </w:divBdr>
    </w:div>
    <w:div w:id="1767771876">
      <w:marLeft w:val="640"/>
      <w:marRight w:val="0"/>
      <w:marTop w:val="0"/>
      <w:marBottom w:val="0"/>
      <w:divBdr>
        <w:top w:val="none" w:sz="0" w:space="0" w:color="auto"/>
        <w:left w:val="none" w:sz="0" w:space="0" w:color="auto"/>
        <w:bottom w:val="none" w:sz="0" w:space="0" w:color="auto"/>
        <w:right w:val="none" w:sz="0" w:space="0" w:color="auto"/>
      </w:divBdr>
    </w:div>
    <w:div w:id="1768191483">
      <w:marLeft w:val="640"/>
      <w:marRight w:val="0"/>
      <w:marTop w:val="0"/>
      <w:marBottom w:val="0"/>
      <w:divBdr>
        <w:top w:val="none" w:sz="0" w:space="0" w:color="auto"/>
        <w:left w:val="none" w:sz="0" w:space="0" w:color="auto"/>
        <w:bottom w:val="none" w:sz="0" w:space="0" w:color="auto"/>
        <w:right w:val="none" w:sz="0" w:space="0" w:color="auto"/>
      </w:divBdr>
    </w:div>
    <w:div w:id="1768646885">
      <w:marLeft w:val="640"/>
      <w:marRight w:val="0"/>
      <w:marTop w:val="0"/>
      <w:marBottom w:val="0"/>
      <w:divBdr>
        <w:top w:val="none" w:sz="0" w:space="0" w:color="auto"/>
        <w:left w:val="none" w:sz="0" w:space="0" w:color="auto"/>
        <w:bottom w:val="none" w:sz="0" w:space="0" w:color="auto"/>
        <w:right w:val="none" w:sz="0" w:space="0" w:color="auto"/>
      </w:divBdr>
    </w:div>
    <w:div w:id="1769109189">
      <w:marLeft w:val="640"/>
      <w:marRight w:val="0"/>
      <w:marTop w:val="0"/>
      <w:marBottom w:val="0"/>
      <w:divBdr>
        <w:top w:val="none" w:sz="0" w:space="0" w:color="auto"/>
        <w:left w:val="none" w:sz="0" w:space="0" w:color="auto"/>
        <w:bottom w:val="none" w:sz="0" w:space="0" w:color="auto"/>
        <w:right w:val="none" w:sz="0" w:space="0" w:color="auto"/>
      </w:divBdr>
    </w:div>
    <w:div w:id="1769236475">
      <w:marLeft w:val="640"/>
      <w:marRight w:val="0"/>
      <w:marTop w:val="0"/>
      <w:marBottom w:val="0"/>
      <w:divBdr>
        <w:top w:val="none" w:sz="0" w:space="0" w:color="auto"/>
        <w:left w:val="none" w:sz="0" w:space="0" w:color="auto"/>
        <w:bottom w:val="none" w:sz="0" w:space="0" w:color="auto"/>
        <w:right w:val="none" w:sz="0" w:space="0" w:color="auto"/>
      </w:divBdr>
    </w:div>
    <w:div w:id="1770735937">
      <w:marLeft w:val="640"/>
      <w:marRight w:val="0"/>
      <w:marTop w:val="0"/>
      <w:marBottom w:val="0"/>
      <w:divBdr>
        <w:top w:val="none" w:sz="0" w:space="0" w:color="auto"/>
        <w:left w:val="none" w:sz="0" w:space="0" w:color="auto"/>
        <w:bottom w:val="none" w:sz="0" w:space="0" w:color="auto"/>
        <w:right w:val="none" w:sz="0" w:space="0" w:color="auto"/>
      </w:divBdr>
    </w:div>
    <w:div w:id="1771121429">
      <w:marLeft w:val="640"/>
      <w:marRight w:val="0"/>
      <w:marTop w:val="0"/>
      <w:marBottom w:val="0"/>
      <w:divBdr>
        <w:top w:val="none" w:sz="0" w:space="0" w:color="auto"/>
        <w:left w:val="none" w:sz="0" w:space="0" w:color="auto"/>
        <w:bottom w:val="none" w:sz="0" w:space="0" w:color="auto"/>
        <w:right w:val="none" w:sz="0" w:space="0" w:color="auto"/>
      </w:divBdr>
    </w:div>
    <w:div w:id="1771199173">
      <w:marLeft w:val="640"/>
      <w:marRight w:val="0"/>
      <w:marTop w:val="0"/>
      <w:marBottom w:val="0"/>
      <w:divBdr>
        <w:top w:val="none" w:sz="0" w:space="0" w:color="auto"/>
        <w:left w:val="none" w:sz="0" w:space="0" w:color="auto"/>
        <w:bottom w:val="none" w:sz="0" w:space="0" w:color="auto"/>
        <w:right w:val="none" w:sz="0" w:space="0" w:color="auto"/>
      </w:divBdr>
    </w:div>
    <w:div w:id="1771506650">
      <w:marLeft w:val="640"/>
      <w:marRight w:val="0"/>
      <w:marTop w:val="0"/>
      <w:marBottom w:val="0"/>
      <w:divBdr>
        <w:top w:val="none" w:sz="0" w:space="0" w:color="auto"/>
        <w:left w:val="none" w:sz="0" w:space="0" w:color="auto"/>
        <w:bottom w:val="none" w:sz="0" w:space="0" w:color="auto"/>
        <w:right w:val="none" w:sz="0" w:space="0" w:color="auto"/>
      </w:divBdr>
    </w:div>
    <w:div w:id="1771659726">
      <w:marLeft w:val="640"/>
      <w:marRight w:val="0"/>
      <w:marTop w:val="0"/>
      <w:marBottom w:val="0"/>
      <w:divBdr>
        <w:top w:val="none" w:sz="0" w:space="0" w:color="auto"/>
        <w:left w:val="none" w:sz="0" w:space="0" w:color="auto"/>
        <w:bottom w:val="none" w:sz="0" w:space="0" w:color="auto"/>
        <w:right w:val="none" w:sz="0" w:space="0" w:color="auto"/>
      </w:divBdr>
    </w:div>
    <w:div w:id="1771782039">
      <w:marLeft w:val="640"/>
      <w:marRight w:val="0"/>
      <w:marTop w:val="0"/>
      <w:marBottom w:val="0"/>
      <w:divBdr>
        <w:top w:val="none" w:sz="0" w:space="0" w:color="auto"/>
        <w:left w:val="none" w:sz="0" w:space="0" w:color="auto"/>
        <w:bottom w:val="none" w:sz="0" w:space="0" w:color="auto"/>
        <w:right w:val="none" w:sz="0" w:space="0" w:color="auto"/>
      </w:divBdr>
    </w:div>
    <w:div w:id="1771969659">
      <w:marLeft w:val="640"/>
      <w:marRight w:val="0"/>
      <w:marTop w:val="0"/>
      <w:marBottom w:val="0"/>
      <w:divBdr>
        <w:top w:val="none" w:sz="0" w:space="0" w:color="auto"/>
        <w:left w:val="none" w:sz="0" w:space="0" w:color="auto"/>
        <w:bottom w:val="none" w:sz="0" w:space="0" w:color="auto"/>
        <w:right w:val="none" w:sz="0" w:space="0" w:color="auto"/>
      </w:divBdr>
    </w:div>
    <w:div w:id="1772242354">
      <w:marLeft w:val="640"/>
      <w:marRight w:val="0"/>
      <w:marTop w:val="0"/>
      <w:marBottom w:val="0"/>
      <w:divBdr>
        <w:top w:val="none" w:sz="0" w:space="0" w:color="auto"/>
        <w:left w:val="none" w:sz="0" w:space="0" w:color="auto"/>
        <w:bottom w:val="none" w:sz="0" w:space="0" w:color="auto"/>
        <w:right w:val="none" w:sz="0" w:space="0" w:color="auto"/>
      </w:divBdr>
    </w:div>
    <w:div w:id="1772697667">
      <w:marLeft w:val="640"/>
      <w:marRight w:val="0"/>
      <w:marTop w:val="0"/>
      <w:marBottom w:val="0"/>
      <w:divBdr>
        <w:top w:val="none" w:sz="0" w:space="0" w:color="auto"/>
        <w:left w:val="none" w:sz="0" w:space="0" w:color="auto"/>
        <w:bottom w:val="none" w:sz="0" w:space="0" w:color="auto"/>
        <w:right w:val="none" w:sz="0" w:space="0" w:color="auto"/>
      </w:divBdr>
    </w:div>
    <w:div w:id="1773091862">
      <w:marLeft w:val="640"/>
      <w:marRight w:val="0"/>
      <w:marTop w:val="0"/>
      <w:marBottom w:val="0"/>
      <w:divBdr>
        <w:top w:val="none" w:sz="0" w:space="0" w:color="auto"/>
        <w:left w:val="none" w:sz="0" w:space="0" w:color="auto"/>
        <w:bottom w:val="none" w:sz="0" w:space="0" w:color="auto"/>
        <w:right w:val="none" w:sz="0" w:space="0" w:color="auto"/>
      </w:divBdr>
    </w:div>
    <w:div w:id="1773624632">
      <w:marLeft w:val="640"/>
      <w:marRight w:val="0"/>
      <w:marTop w:val="0"/>
      <w:marBottom w:val="0"/>
      <w:divBdr>
        <w:top w:val="none" w:sz="0" w:space="0" w:color="auto"/>
        <w:left w:val="none" w:sz="0" w:space="0" w:color="auto"/>
        <w:bottom w:val="none" w:sz="0" w:space="0" w:color="auto"/>
        <w:right w:val="none" w:sz="0" w:space="0" w:color="auto"/>
      </w:divBdr>
    </w:div>
    <w:div w:id="1773666378">
      <w:marLeft w:val="640"/>
      <w:marRight w:val="0"/>
      <w:marTop w:val="0"/>
      <w:marBottom w:val="0"/>
      <w:divBdr>
        <w:top w:val="none" w:sz="0" w:space="0" w:color="auto"/>
        <w:left w:val="none" w:sz="0" w:space="0" w:color="auto"/>
        <w:bottom w:val="none" w:sz="0" w:space="0" w:color="auto"/>
        <w:right w:val="none" w:sz="0" w:space="0" w:color="auto"/>
      </w:divBdr>
    </w:div>
    <w:div w:id="1773671574">
      <w:marLeft w:val="640"/>
      <w:marRight w:val="0"/>
      <w:marTop w:val="0"/>
      <w:marBottom w:val="0"/>
      <w:divBdr>
        <w:top w:val="none" w:sz="0" w:space="0" w:color="auto"/>
        <w:left w:val="none" w:sz="0" w:space="0" w:color="auto"/>
        <w:bottom w:val="none" w:sz="0" w:space="0" w:color="auto"/>
        <w:right w:val="none" w:sz="0" w:space="0" w:color="auto"/>
      </w:divBdr>
    </w:div>
    <w:div w:id="1773937764">
      <w:marLeft w:val="640"/>
      <w:marRight w:val="0"/>
      <w:marTop w:val="0"/>
      <w:marBottom w:val="0"/>
      <w:divBdr>
        <w:top w:val="none" w:sz="0" w:space="0" w:color="auto"/>
        <w:left w:val="none" w:sz="0" w:space="0" w:color="auto"/>
        <w:bottom w:val="none" w:sz="0" w:space="0" w:color="auto"/>
        <w:right w:val="none" w:sz="0" w:space="0" w:color="auto"/>
      </w:divBdr>
    </w:div>
    <w:div w:id="1774015852">
      <w:marLeft w:val="640"/>
      <w:marRight w:val="0"/>
      <w:marTop w:val="0"/>
      <w:marBottom w:val="0"/>
      <w:divBdr>
        <w:top w:val="none" w:sz="0" w:space="0" w:color="auto"/>
        <w:left w:val="none" w:sz="0" w:space="0" w:color="auto"/>
        <w:bottom w:val="none" w:sz="0" w:space="0" w:color="auto"/>
        <w:right w:val="none" w:sz="0" w:space="0" w:color="auto"/>
      </w:divBdr>
    </w:div>
    <w:div w:id="1774205355">
      <w:marLeft w:val="640"/>
      <w:marRight w:val="0"/>
      <w:marTop w:val="0"/>
      <w:marBottom w:val="0"/>
      <w:divBdr>
        <w:top w:val="none" w:sz="0" w:space="0" w:color="auto"/>
        <w:left w:val="none" w:sz="0" w:space="0" w:color="auto"/>
        <w:bottom w:val="none" w:sz="0" w:space="0" w:color="auto"/>
        <w:right w:val="none" w:sz="0" w:space="0" w:color="auto"/>
      </w:divBdr>
    </w:div>
    <w:div w:id="1774596199">
      <w:marLeft w:val="640"/>
      <w:marRight w:val="0"/>
      <w:marTop w:val="0"/>
      <w:marBottom w:val="0"/>
      <w:divBdr>
        <w:top w:val="none" w:sz="0" w:space="0" w:color="auto"/>
        <w:left w:val="none" w:sz="0" w:space="0" w:color="auto"/>
        <w:bottom w:val="none" w:sz="0" w:space="0" w:color="auto"/>
        <w:right w:val="none" w:sz="0" w:space="0" w:color="auto"/>
      </w:divBdr>
    </w:div>
    <w:div w:id="1774662992">
      <w:marLeft w:val="640"/>
      <w:marRight w:val="0"/>
      <w:marTop w:val="0"/>
      <w:marBottom w:val="0"/>
      <w:divBdr>
        <w:top w:val="none" w:sz="0" w:space="0" w:color="auto"/>
        <w:left w:val="none" w:sz="0" w:space="0" w:color="auto"/>
        <w:bottom w:val="none" w:sz="0" w:space="0" w:color="auto"/>
        <w:right w:val="none" w:sz="0" w:space="0" w:color="auto"/>
      </w:divBdr>
    </w:div>
    <w:div w:id="1774666006">
      <w:marLeft w:val="640"/>
      <w:marRight w:val="0"/>
      <w:marTop w:val="0"/>
      <w:marBottom w:val="0"/>
      <w:divBdr>
        <w:top w:val="none" w:sz="0" w:space="0" w:color="auto"/>
        <w:left w:val="none" w:sz="0" w:space="0" w:color="auto"/>
        <w:bottom w:val="none" w:sz="0" w:space="0" w:color="auto"/>
        <w:right w:val="none" w:sz="0" w:space="0" w:color="auto"/>
      </w:divBdr>
    </w:div>
    <w:div w:id="1775440363">
      <w:marLeft w:val="640"/>
      <w:marRight w:val="0"/>
      <w:marTop w:val="0"/>
      <w:marBottom w:val="0"/>
      <w:divBdr>
        <w:top w:val="none" w:sz="0" w:space="0" w:color="auto"/>
        <w:left w:val="none" w:sz="0" w:space="0" w:color="auto"/>
        <w:bottom w:val="none" w:sz="0" w:space="0" w:color="auto"/>
        <w:right w:val="none" w:sz="0" w:space="0" w:color="auto"/>
      </w:divBdr>
    </w:div>
    <w:div w:id="1775443001">
      <w:marLeft w:val="640"/>
      <w:marRight w:val="0"/>
      <w:marTop w:val="0"/>
      <w:marBottom w:val="0"/>
      <w:divBdr>
        <w:top w:val="none" w:sz="0" w:space="0" w:color="auto"/>
        <w:left w:val="none" w:sz="0" w:space="0" w:color="auto"/>
        <w:bottom w:val="none" w:sz="0" w:space="0" w:color="auto"/>
        <w:right w:val="none" w:sz="0" w:space="0" w:color="auto"/>
      </w:divBdr>
    </w:div>
    <w:div w:id="1776053681">
      <w:marLeft w:val="640"/>
      <w:marRight w:val="0"/>
      <w:marTop w:val="0"/>
      <w:marBottom w:val="0"/>
      <w:divBdr>
        <w:top w:val="none" w:sz="0" w:space="0" w:color="auto"/>
        <w:left w:val="none" w:sz="0" w:space="0" w:color="auto"/>
        <w:bottom w:val="none" w:sz="0" w:space="0" w:color="auto"/>
        <w:right w:val="none" w:sz="0" w:space="0" w:color="auto"/>
      </w:divBdr>
    </w:div>
    <w:div w:id="1777212815">
      <w:marLeft w:val="640"/>
      <w:marRight w:val="0"/>
      <w:marTop w:val="0"/>
      <w:marBottom w:val="0"/>
      <w:divBdr>
        <w:top w:val="none" w:sz="0" w:space="0" w:color="auto"/>
        <w:left w:val="none" w:sz="0" w:space="0" w:color="auto"/>
        <w:bottom w:val="none" w:sz="0" w:space="0" w:color="auto"/>
        <w:right w:val="none" w:sz="0" w:space="0" w:color="auto"/>
      </w:divBdr>
    </w:div>
    <w:div w:id="1777284285">
      <w:marLeft w:val="640"/>
      <w:marRight w:val="0"/>
      <w:marTop w:val="0"/>
      <w:marBottom w:val="0"/>
      <w:divBdr>
        <w:top w:val="none" w:sz="0" w:space="0" w:color="auto"/>
        <w:left w:val="none" w:sz="0" w:space="0" w:color="auto"/>
        <w:bottom w:val="none" w:sz="0" w:space="0" w:color="auto"/>
        <w:right w:val="none" w:sz="0" w:space="0" w:color="auto"/>
      </w:divBdr>
    </w:div>
    <w:div w:id="1777405543">
      <w:marLeft w:val="640"/>
      <w:marRight w:val="0"/>
      <w:marTop w:val="0"/>
      <w:marBottom w:val="0"/>
      <w:divBdr>
        <w:top w:val="none" w:sz="0" w:space="0" w:color="auto"/>
        <w:left w:val="none" w:sz="0" w:space="0" w:color="auto"/>
        <w:bottom w:val="none" w:sz="0" w:space="0" w:color="auto"/>
        <w:right w:val="none" w:sz="0" w:space="0" w:color="auto"/>
      </w:divBdr>
    </w:div>
    <w:div w:id="1777556337">
      <w:marLeft w:val="640"/>
      <w:marRight w:val="0"/>
      <w:marTop w:val="0"/>
      <w:marBottom w:val="0"/>
      <w:divBdr>
        <w:top w:val="none" w:sz="0" w:space="0" w:color="auto"/>
        <w:left w:val="none" w:sz="0" w:space="0" w:color="auto"/>
        <w:bottom w:val="none" w:sz="0" w:space="0" w:color="auto"/>
        <w:right w:val="none" w:sz="0" w:space="0" w:color="auto"/>
      </w:divBdr>
    </w:div>
    <w:div w:id="1778064540">
      <w:marLeft w:val="640"/>
      <w:marRight w:val="0"/>
      <w:marTop w:val="0"/>
      <w:marBottom w:val="0"/>
      <w:divBdr>
        <w:top w:val="none" w:sz="0" w:space="0" w:color="auto"/>
        <w:left w:val="none" w:sz="0" w:space="0" w:color="auto"/>
        <w:bottom w:val="none" w:sz="0" w:space="0" w:color="auto"/>
        <w:right w:val="none" w:sz="0" w:space="0" w:color="auto"/>
      </w:divBdr>
    </w:div>
    <w:div w:id="1778208949">
      <w:marLeft w:val="640"/>
      <w:marRight w:val="0"/>
      <w:marTop w:val="0"/>
      <w:marBottom w:val="0"/>
      <w:divBdr>
        <w:top w:val="none" w:sz="0" w:space="0" w:color="auto"/>
        <w:left w:val="none" w:sz="0" w:space="0" w:color="auto"/>
        <w:bottom w:val="none" w:sz="0" w:space="0" w:color="auto"/>
        <w:right w:val="none" w:sz="0" w:space="0" w:color="auto"/>
      </w:divBdr>
    </w:div>
    <w:div w:id="1778216790">
      <w:marLeft w:val="640"/>
      <w:marRight w:val="0"/>
      <w:marTop w:val="0"/>
      <w:marBottom w:val="0"/>
      <w:divBdr>
        <w:top w:val="none" w:sz="0" w:space="0" w:color="auto"/>
        <w:left w:val="none" w:sz="0" w:space="0" w:color="auto"/>
        <w:bottom w:val="none" w:sz="0" w:space="0" w:color="auto"/>
        <w:right w:val="none" w:sz="0" w:space="0" w:color="auto"/>
      </w:divBdr>
    </w:div>
    <w:div w:id="1778284564">
      <w:marLeft w:val="640"/>
      <w:marRight w:val="0"/>
      <w:marTop w:val="0"/>
      <w:marBottom w:val="0"/>
      <w:divBdr>
        <w:top w:val="none" w:sz="0" w:space="0" w:color="auto"/>
        <w:left w:val="none" w:sz="0" w:space="0" w:color="auto"/>
        <w:bottom w:val="none" w:sz="0" w:space="0" w:color="auto"/>
        <w:right w:val="none" w:sz="0" w:space="0" w:color="auto"/>
      </w:divBdr>
    </w:div>
    <w:div w:id="1778596689">
      <w:marLeft w:val="640"/>
      <w:marRight w:val="0"/>
      <w:marTop w:val="0"/>
      <w:marBottom w:val="0"/>
      <w:divBdr>
        <w:top w:val="none" w:sz="0" w:space="0" w:color="auto"/>
        <w:left w:val="none" w:sz="0" w:space="0" w:color="auto"/>
        <w:bottom w:val="none" w:sz="0" w:space="0" w:color="auto"/>
        <w:right w:val="none" w:sz="0" w:space="0" w:color="auto"/>
      </w:divBdr>
    </w:div>
    <w:div w:id="1778670555">
      <w:marLeft w:val="640"/>
      <w:marRight w:val="0"/>
      <w:marTop w:val="0"/>
      <w:marBottom w:val="0"/>
      <w:divBdr>
        <w:top w:val="none" w:sz="0" w:space="0" w:color="auto"/>
        <w:left w:val="none" w:sz="0" w:space="0" w:color="auto"/>
        <w:bottom w:val="none" w:sz="0" w:space="0" w:color="auto"/>
        <w:right w:val="none" w:sz="0" w:space="0" w:color="auto"/>
      </w:divBdr>
    </w:div>
    <w:div w:id="1779442799">
      <w:marLeft w:val="640"/>
      <w:marRight w:val="0"/>
      <w:marTop w:val="0"/>
      <w:marBottom w:val="0"/>
      <w:divBdr>
        <w:top w:val="none" w:sz="0" w:space="0" w:color="auto"/>
        <w:left w:val="none" w:sz="0" w:space="0" w:color="auto"/>
        <w:bottom w:val="none" w:sz="0" w:space="0" w:color="auto"/>
        <w:right w:val="none" w:sz="0" w:space="0" w:color="auto"/>
      </w:divBdr>
    </w:div>
    <w:div w:id="1779567106">
      <w:marLeft w:val="640"/>
      <w:marRight w:val="0"/>
      <w:marTop w:val="0"/>
      <w:marBottom w:val="0"/>
      <w:divBdr>
        <w:top w:val="none" w:sz="0" w:space="0" w:color="auto"/>
        <w:left w:val="none" w:sz="0" w:space="0" w:color="auto"/>
        <w:bottom w:val="none" w:sz="0" w:space="0" w:color="auto"/>
        <w:right w:val="none" w:sz="0" w:space="0" w:color="auto"/>
      </w:divBdr>
    </w:div>
    <w:div w:id="1781142598">
      <w:marLeft w:val="640"/>
      <w:marRight w:val="0"/>
      <w:marTop w:val="0"/>
      <w:marBottom w:val="0"/>
      <w:divBdr>
        <w:top w:val="none" w:sz="0" w:space="0" w:color="auto"/>
        <w:left w:val="none" w:sz="0" w:space="0" w:color="auto"/>
        <w:bottom w:val="none" w:sz="0" w:space="0" w:color="auto"/>
        <w:right w:val="none" w:sz="0" w:space="0" w:color="auto"/>
      </w:divBdr>
    </w:div>
    <w:div w:id="1781759727">
      <w:marLeft w:val="640"/>
      <w:marRight w:val="0"/>
      <w:marTop w:val="0"/>
      <w:marBottom w:val="0"/>
      <w:divBdr>
        <w:top w:val="none" w:sz="0" w:space="0" w:color="auto"/>
        <w:left w:val="none" w:sz="0" w:space="0" w:color="auto"/>
        <w:bottom w:val="none" w:sz="0" w:space="0" w:color="auto"/>
        <w:right w:val="none" w:sz="0" w:space="0" w:color="auto"/>
      </w:divBdr>
    </w:div>
    <w:div w:id="1781801617">
      <w:marLeft w:val="640"/>
      <w:marRight w:val="0"/>
      <w:marTop w:val="0"/>
      <w:marBottom w:val="0"/>
      <w:divBdr>
        <w:top w:val="none" w:sz="0" w:space="0" w:color="auto"/>
        <w:left w:val="none" w:sz="0" w:space="0" w:color="auto"/>
        <w:bottom w:val="none" w:sz="0" w:space="0" w:color="auto"/>
        <w:right w:val="none" w:sz="0" w:space="0" w:color="auto"/>
      </w:divBdr>
    </w:div>
    <w:div w:id="1782610024">
      <w:marLeft w:val="640"/>
      <w:marRight w:val="0"/>
      <w:marTop w:val="0"/>
      <w:marBottom w:val="0"/>
      <w:divBdr>
        <w:top w:val="none" w:sz="0" w:space="0" w:color="auto"/>
        <w:left w:val="none" w:sz="0" w:space="0" w:color="auto"/>
        <w:bottom w:val="none" w:sz="0" w:space="0" w:color="auto"/>
        <w:right w:val="none" w:sz="0" w:space="0" w:color="auto"/>
      </w:divBdr>
    </w:div>
    <w:div w:id="1782724148">
      <w:marLeft w:val="640"/>
      <w:marRight w:val="0"/>
      <w:marTop w:val="0"/>
      <w:marBottom w:val="0"/>
      <w:divBdr>
        <w:top w:val="none" w:sz="0" w:space="0" w:color="auto"/>
        <w:left w:val="none" w:sz="0" w:space="0" w:color="auto"/>
        <w:bottom w:val="none" w:sz="0" w:space="0" w:color="auto"/>
        <w:right w:val="none" w:sz="0" w:space="0" w:color="auto"/>
      </w:divBdr>
    </w:div>
    <w:div w:id="1782800534">
      <w:marLeft w:val="640"/>
      <w:marRight w:val="0"/>
      <w:marTop w:val="0"/>
      <w:marBottom w:val="0"/>
      <w:divBdr>
        <w:top w:val="none" w:sz="0" w:space="0" w:color="auto"/>
        <w:left w:val="none" w:sz="0" w:space="0" w:color="auto"/>
        <w:bottom w:val="none" w:sz="0" w:space="0" w:color="auto"/>
        <w:right w:val="none" w:sz="0" w:space="0" w:color="auto"/>
      </w:divBdr>
    </w:div>
    <w:div w:id="1782917059">
      <w:marLeft w:val="640"/>
      <w:marRight w:val="0"/>
      <w:marTop w:val="0"/>
      <w:marBottom w:val="0"/>
      <w:divBdr>
        <w:top w:val="none" w:sz="0" w:space="0" w:color="auto"/>
        <w:left w:val="none" w:sz="0" w:space="0" w:color="auto"/>
        <w:bottom w:val="none" w:sz="0" w:space="0" w:color="auto"/>
        <w:right w:val="none" w:sz="0" w:space="0" w:color="auto"/>
      </w:divBdr>
    </w:div>
    <w:div w:id="1783188695">
      <w:marLeft w:val="640"/>
      <w:marRight w:val="0"/>
      <w:marTop w:val="0"/>
      <w:marBottom w:val="0"/>
      <w:divBdr>
        <w:top w:val="none" w:sz="0" w:space="0" w:color="auto"/>
        <w:left w:val="none" w:sz="0" w:space="0" w:color="auto"/>
        <w:bottom w:val="none" w:sz="0" w:space="0" w:color="auto"/>
        <w:right w:val="none" w:sz="0" w:space="0" w:color="auto"/>
      </w:divBdr>
    </w:div>
    <w:div w:id="1784109898">
      <w:marLeft w:val="640"/>
      <w:marRight w:val="0"/>
      <w:marTop w:val="0"/>
      <w:marBottom w:val="0"/>
      <w:divBdr>
        <w:top w:val="none" w:sz="0" w:space="0" w:color="auto"/>
        <w:left w:val="none" w:sz="0" w:space="0" w:color="auto"/>
        <w:bottom w:val="none" w:sz="0" w:space="0" w:color="auto"/>
        <w:right w:val="none" w:sz="0" w:space="0" w:color="auto"/>
      </w:divBdr>
    </w:div>
    <w:div w:id="1784112820">
      <w:marLeft w:val="640"/>
      <w:marRight w:val="0"/>
      <w:marTop w:val="0"/>
      <w:marBottom w:val="0"/>
      <w:divBdr>
        <w:top w:val="none" w:sz="0" w:space="0" w:color="auto"/>
        <w:left w:val="none" w:sz="0" w:space="0" w:color="auto"/>
        <w:bottom w:val="none" w:sz="0" w:space="0" w:color="auto"/>
        <w:right w:val="none" w:sz="0" w:space="0" w:color="auto"/>
      </w:divBdr>
    </w:div>
    <w:div w:id="1784228628">
      <w:marLeft w:val="640"/>
      <w:marRight w:val="0"/>
      <w:marTop w:val="0"/>
      <w:marBottom w:val="0"/>
      <w:divBdr>
        <w:top w:val="none" w:sz="0" w:space="0" w:color="auto"/>
        <w:left w:val="none" w:sz="0" w:space="0" w:color="auto"/>
        <w:bottom w:val="none" w:sz="0" w:space="0" w:color="auto"/>
        <w:right w:val="none" w:sz="0" w:space="0" w:color="auto"/>
      </w:divBdr>
    </w:div>
    <w:div w:id="1785466168">
      <w:marLeft w:val="640"/>
      <w:marRight w:val="0"/>
      <w:marTop w:val="0"/>
      <w:marBottom w:val="0"/>
      <w:divBdr>
        <w:top w:val="none" w:sz="0" w:space="0" w:color="auto"/>
        <w:left w:val="none" w:sz="0" w:space="0" w:color="auto"/>
        <w:bottom w:val="none" w:sz="0" w:space="0" w:color="auto"/>
        <w:right w:val="none" w:sz="0" w:space="0" w:color="auto"/>
      </w:divBdr>
    </w:div>
    <w:div w:id="1786193491">
      <w:marLeft w:val="640"/>
      <w:marRight w:val="0"/>
      <w:marTop w:val="0"/>
      <w:marBottom w:val="0"/>
      <w:divBdr>
        <w:top w:val="none" w:sz="0" w:space="0" w:color="auto"/>
        <w:left w:val="none" w:sz="0" w:space="0" w:color="auto"/>
        <w:bottom w:val="none" w:sz="0" w:space="0" w:color="auto"/>
        <w:right w:val="none" w:sz="0" w:space="0" w:color="auto"/>
      </w:divBdr>
    </w:div>
    <w:div w:id="1786391088">
      <w:marLeft w:val="640"/>
      <w:marRight w:val="0"/>
      <w:marTop w:val="0"/>
      <w:marBottom w:val="0"/>
      <w:divBdr>
        <w:top w:val="none" w:sz="0" w:space="0" w:color="auto"/>
        <w:left w:val="none" w:sz="0" w:space="0" w:color="auto"/>
        <w:bottom w:val="none" w:sz="0" w:space="0" w:color="auto"/>
        <w:right w:val="none" w:sz="0" w:space="0" w:color="auto"/>
      </w:divBdr>
    </w:div>
    <w:div w:id="1786776980">
      <w:marLeft w:val="640"/>
      <w:marRight w:val="0"/>
      <w:marTop w:val="0"/>
      <w:marBottom w:val="0"/>
      <w:divBdr>
        <w:top w:val="none" w:sz="0" w:space="0" w:color="auto"/>
        <w:left w:val="none" w:sz="0" w:space="0" w:color="auto"/>
        <w:bottom w:val="none" w:sz="0" w:space="0" w:color="auto"/>
        <w:right w:val="none" w:sz="0" w:space="0" w:color="auto"/>
      </w:divBdr>
    </w:div>
    <w:div w:id="1787651390">
      <w:marLeft w:val="640"/>
      <w:marRight w:val="0"/>
      <w:marTop w:val="0"/>
      <w:marBottom w:val="0"/>
      <w:divBdr>
        <w:top w:val="none" w:sz="0" w:space="0" w:color="auto"/>
        <w:left w:val="none" w:sz="0" w:space="0" w:color="auto"/>
        <w:bottom w:val="none" w:sz="0" w:space="0" w:color="auto"/>
        <w:right w:val="none" w:sz="0" w:space="0" w:color="auto"/>
      </w:divBdr>
    </w:div>
    <w:div w:id="1787963863">
      <w:marLeft w:val="640"/>
      <w:marRight w:val="0"/>
      <w:marTop w:val="0"/>
      <w:marBottom w:val="0"/>
      <w:divBdr>
        <w:top w:val="none" w:sz="0" w:space="0" w:color="auto"/>
        <w:left w:val="none" w:sz="0" w:space="0" w:color="auto"/>
        <w:bottom w:val="none" w:sz="0" w:space="0" w:color="auto"/>
        <w:right w:val="none" w:sz="0" w:space="0" w:color="auto"/>
      </w:divBdr>
    </w:div>
    <w:div w:id="1788310501">
      <w:marLeft w:val="640"/>
      <w:marRight w:val="0"/>
      <w:marTop w:val="0"/>
      <w:marBottom w:val="0"/>
      <w:divBdr>
        <w:top w:val="none" w:sz="0" w:space="0" w:color="auto"/>
        <w:left w:val="none" w:sz="0" w:space="0" w:color="auto"/>
        <w:bottom w:val="none" w:sz="0" w:space="0" w:color="auto"/>
        <w:right w:val="none" w:sz="0" w:space="0" w:color="auto"/>
      </w:divBdr>
    </w:div>
    <w:div w:id="1788352926">
      <w:marLeft w:val="640"/>
      <w:marRight w:val="0"/>
      <w:marTop w:val="0"/>
      <w:marBottom w:val="0"/>
      <w:divBdr>
        <w:top w:val="none" w:sz="0" w:space="0" w:color="auto"/>
        <w:left w:val="none" w:sz="0" w:space="0" w:color="auto"/>
        <w:bottom w:val="none" w:sz="0" w:space="0" w:color="auto"/>
        <w:right w:val="none" w:sz="0" w:space="0" w:color="auto"/>
      </w:divBdr>
    </w:div>
    <w:div w:id="1788693078">
      <w:marLeft w:val="640"/>
      <w:marRight w:val="0"/>
      <w:marTop w:val="0"/>
      <w:marBottom w:val="0"/>
      <w:divBdr>
        <w:top w:val="none" w:sz="0" w:space="0" w:color="auto"/>
        <w:left w:val="none" w:sz="0" w:space="0" w:color="auto"/>
        <w:bottom w:val="none" w:sz="0" w:space="0" w:color="auto"/>
        <w:right w:val="none" w:sz="0" w:space="0" w:color="auto"/>
      </w:divBdr>
    </w:div>
    <w:div w:id="1789154011">
      <w:marLeft w:val="640"/>
      <w:marRight w:val="0"/>
      <w:marTop w:val="0"/>
      <w:marBottom w:val="0"/>
      <w:divBdr>
        <w:top w:val="none" w:sz="0" w:space="0" w:color="auto"/>
        <w:left w:val="none" w:sz="0" w:space="0" w:color="auto"/>
        <w:bottom w:val="none" w:sz="0" w:space="0" w:color="auto"/>
        <w:right w:val="none" w:sz="0" w:space="0" w:color="auto"/>
      </w:divBdr>
    </w:div>
    <w:div w:id="1790010875">
      <w:bodyDiv w:val="1"/>
      <w:marLeft w:val="0"/>
      <w:marRight w:val="0"/>
      <w:marTop w:val="0"/>
      <w:marBottom w:val="0"/>
      <w:divBdr>
        <w:top w:val="none" w:sz="0" w:space="0" w:color="auto"/>
        <w:left w:val="none" w:sz="0" w:space="0" w:color="auto"/>
        <w:bottom w:val="none" w:sz="0" w:space="0" w:color="auto"/>
        <w:right w:val="none" w:sz="0" w:space="0" w:color="auto"/>
      </w:divBdr>
      <w:divsChild>
        <w:div w:id="5719743">
          <w:marLeft w:val="640"/>
          <w:marRight w:val="0"/>
          <w:marTop w:val="0"/>
          <w:marBottom w:val="0"/>
          <w:divBdr>
            <w:top w:val="none" w:sz="0" w:space="0" w:color="auto"/>
            <w:left w:val="none" w:sz="0" w:space="0" w:color="auto"/>
            <w:bottom w:val="none" w:sz="0" w:space="0" w:color="auto"/>
            <w:right w:val="none" w:sz="0" w:space="0" w:color="auto"/>
          </w:divBdr>
        </w:div>
        <w:div w:id="22829178">
          <w:marLeft w:val="640"/>
          <w:marRight w:val="0"/>
          <w:marTop w:val="0"/>
          <w:marBottom w:val="0"/>
          <w:divBdr>
            <w:top w:val="none" w:sz="0" w:space="0" w:color="auto"/>
            <w:left w:val="none" w:sz="0" w:space="0" w:color="auto"/>
            <w:bottom w:val="none" w:sz="0" w:space="0" w:color="auto"/>
            <w:right w:val="none" w:sz="0" w:space="0" w:color="auto"/>
          </w:divBdr>
        </w:div>
        <w:div w:id="34238230">
          <w:marLeft w:val="640"/>
          <w:marRight w:val="0"/>
          <w:marTop w:val="0"/>
          <w:marBottom w:val="0"/>
          <w:divBdr>
            <w:top w:val="none" w:sz="0" w:space="0" w:color="auto"/>
            <w:left w:val="none" w:sz="0" w:space="0" w:color="auto"/>
            <w:bottom w:val="none" w:sz="0" w:space="0" w:color="auto"/>
            <w:right w:val="none" w:sz="0" w:space="0" w:color="auto"/>
          </w:divBdr>
        </w:div>
        <w:div w:id="40904006">
          <w:marLeft w:val="640"/>
          <w:marRight w:val="0"/>
          <w:marTop w:val="0"/>
          <w:marBottom w:val="0"/>
          <w:divBdr>
            <w:top w:val="none" w:sz="0" w:space="0" w:color="auto"/>
            <w:left w:val="none" w:sz="0" w:space="0" w:color="auto"/>
            <w:bottom w:val="none" w:sz="0" w:space="0" w:color="auto"/>
            <w:right w:val="none" w:sz="0" w:space="0" w:color="auto"/>
          </w:divBdr>
        </w:div>
        <w:div w:id="87777665">
          <w:marLeft w:val="640"/>
          <w:marRight w:val="0"/>
          <w:marTop w:val="0"/>
          <w:marBottom w:val="0"/>
          <w:divBdr>
            <w:top w:val="none" w:sz="0" w:space="0" w:color="auto"/>
            <w:left w:val="none" w:sz="0" w:space="0" w:color="auto"/>
            <w:bottom w:val="none" w:sz="0" w:space="0" w:color="auto"/>
            <w:right w:val="none" w:sz="0" w:space="0" w:color="auto"/>
          </w:divBdr>
        </w:div>
        <w:div w:id="88045921">
          <w:marLeft w:val="640"/>
          <w:marRight w:val="0"/>
          <w:marTop w:val="0"/>
          <w:marBottom w:val="0"/>
          <w:divBdr>
            <w:top w:val="none" w:sz="0" w:space="0" w:color="auto"/>
            <w:left w:val="none" w:sz="0" w:space="0" w:color="auto"/>
            <w:bottom w:val="none" w:sz="0" w:space="0" w:color="auto"/>
            <w:right w:val="none" w:sz="0" w:space="0" w:color="auto"/>
          </w:divBdr>
        </w:div>
        <w:div w:id="93214230">
          <w:marLeft w:val="640"/>
          <w:marRight w:val="0"/>
          <w:marTop w:val="0"/>
          <w:marBottom w:val="0"/>
          <w:divBdr>
            <w:top w:val="none" w:sz="0" w:space="0" w:color="auto"/>
            <w:left w:val="none" w:sz="0" w:space="0" w:color="auto"/>
            <w:bottom w:val="none" w:sz="0" w:space="0" w:color="auto"/>
            <w:right w:val="none" w:sz="0" w:space="0" w:color="auto"/>
          </w:divBdr>
        </w:div>
        <w:div w:id="116871957">
          <w:marLeft w:val="640"/>
          <w:marRight w:val="0"/>
          <w:marTop w:val="0"/>
          <w:marBottom w:val="0"/>
          <w:divBdr>
            <w:top w:val="none" w:sz="0" w:space="0" w:color="auto"/>
            <w:left w:val="none" w:sz="0" w:space="0" w:color="auto"/>
            <w:bottom w:val="none" w:sz="0" w:space="0" w:color="auto"/>
            <w:right w:val="none" w:sz="0" w:space="0" w:color="auto"/>
          </w:divBdr>
        </w:div>
        <w:div w:id="133836402">
          <w:marLeft w:val="640"/>
          <w:marRight w:val="0"/>
          <w:marTop w:val="0"/>
          <w:marBottom w:val="0"/>
          <w:divBdr>
            <w:top w:val="none" w:sz="0" w:space="0" w:color="auto"/>
            <w:left w:val="none" w:sz="0" w:space="0" w:color="auto"/>
            <w:bottom w:val="none" w:sz="0" w:space="0" w:color="auto"/>
            <w:right w:val="none" w:sz="0" w:space="0" w:color="auto"/>
          </w:divBdr>
        </w:div>
        <w:div w:id="135340138">
          <w:marLeft w:val="640"/>
          <w:marRight w:val="0"/>
          <w:marTop w:val="0"/>
          <w:marBottom w:val="0"/>
          <w:divBdr>
            <w:top w:val="none" w:sz="0" w:space="0" w:color="auto"/>
            <w:left w:val="none" w:sz="0" w:space="0" w:color="auto"/>
            <w:bottom w:val="none" w:sz="0" w:space="0" w:color="auto"/>
            <w:right w:val="none" w:sz="0" w:space="0" w:color="auto"/>
          </w:divBdr>
        </w:div>
        <w:div w:id="145631921">
          <w:marLeft w:val="640"/>
          <w:marRight w:val="0"/>
          <w:marTop w:val="0"/>
          <w:marBottom w:val="0"/>
          <w:divBdr>
            <w:top w:val="none" w:sz="0" w:space="0" w:color="auto"/>
            <w:left w:val="none" w:sz="0" w:space="0" w:color="auto"/>
            <w:bottom w:val="none" w:sz="0" w:space="0" w:color="auto"/>
            <w:right w:val="none" w:sz="0" w:space="0" w:color="auto"/>
          </w:divBdr>
        </w:div>
        <w:div w:id="159006446">
          <w:marLeft w:val="640"/>
          <w:marRight w:val="0"/>
          <w:marTop w:val="0"/>
          <w:marBottom w:val="0"/>
          <w:divBdr>
            <w:top w:val="none" w:sz="0" w:space="0" w:color="auto"/>
            <w:left w:val="none" w:sz="0" w:space="0" w:color="auto"/>
            <w:bottom w:val="none" w:sz="0" w:space="0" w:color="auto"/>
            <w:right w:val="none" w:sz="0" w:space="0" w:color="auto"/>
          </w:divBdr>
        </w:div>
        <w:div w:id="159318197">
          <w:marLeft w:val="640"/>
          <w:marRight w:val="0"/>
          <w:marTop w:val="0"/>
          <w:marBottom w:val="0"/>
          <w:divBdr>
            <w:top w:val="none" w:sz="0" w:space="0" w:color="auto"/>
            <w:left w:val="none" w:sz="0" w:space="0" w:color="auto"/>
            <w:bottom w:val="none" w:sz="0" w:space="0" w:color="auto"/>
            <w:right w:val="none" w:sz="0" w:space="0" w:color="auto"/>
          </w:divBdr>
        </w:div>
        <w:div w:id="169565879">
          <w:marLeft w:val="640"/>
          <w:marRight w:val="0"/>
          <w:marTop w:val="0"/>
          <w:marBottom w:val="0"/>
          <w:divBdr>
            <w:top w:val="none" w:sz="0" w:space="0" w:color="auto"/>
            <w:left w:val="none" w:sz="0" w:space="0" w:color="auto"/>
            <w:bottom w:val="none" w:sz="0" w:space="0" w:color="auto"/>
            <w:right w:val="none" w:sz="0" w:space="0" w:color="auto"/>
          </w:divBdr>
        </w:div>
        <w:div w:id="184908867">
          <w:marLeft w:val="640"/>
          <w:marRight w:val="0"/>
          <w:marTop w:val="0"/>
          <w:marBottom w:val="0"/>
          <w:divBdr>
            <w:top w:val="none" w:sz="0" w:space="0" w:color="auto"/>
            <w:left w:val="none" w:sz="0" w:space="0" w:color="auto"/>
            <w:bottom w:val="none" w:sz="0" w:space="0" w:color="auto"/>
            <w:right w:val="none" w:sz="0" w:space="0" w:color="auto"/>
          </w:divBdr>
        </w:div>
        <w:div w:id="188031911">
          <w:marLeft w:val="640"/>
          <w:marRight w:val="0"/>
          <w:marTop w:val="0"/>
          <w:marBottom w:val="0"/>
          <w:divBdr>
            <w:top w:val="none" w:sz="0" w:space="0" w:color="auto"/>
            <w:left w:val="none" w:sz="0" w:space="0" w:color="auto"/>
            <w:bottom w:val="none" w:sz="0" w:space="0" w:color="auto"/>
            <w:right w:val="none" w:sz="0" w:space="0" w:color="auto"/>
          </w:divBdr>
        </w:div>
        <w:div w:id="194848727">
          <w:marLeft w:val="640"/>
          <w:marRight w:val="0"/>
          <w:marTop w:val="0"/>
          <w:marBottom w:val="0"/>
          <w:divBdr>
            <w:top w:val="none" w:sz="0" w:space="0" w:color="auto"/>
            <w:left w:val="none" w:sz="0" w:space="0" w:color="auto"/>
            <w:bottom w:val="none" w:sz="0" w:space="0" w:color="auto"/>
            <w:right w:val="none" w:sz="0" w:space="0" w:color="auto"/>
          </w:divBdr>
        </w:div>
        <w:div w:id="197089195">
          <w:marLeft w:val="640"/>
          <w:marRight w:val="0"/>
          <w:marTop w:val="0"/>
          <w:marBottom w:val="0"/>
          <w:divBdr>
            <w:top w:val="none" w:sz="0" w:space="0" w:color="auto"/>
            <w:left w:val="none" w:sz="0" w:space="0" w:color="auto"/>
            <w:bottom w:val="none" w:sz="0" w:space="0" w:color="auto"/>
            <w:right w:val="none" w:sz="0" w:space="0" w:color="auto"/>
          </w:divBdr>
        </w:div>
        <w:div w:id="199560605">
          <w:marLeft w:val="640"/>
          <w:marRight w:val="0"/>
          <w:marTop w:val="0"/>
          <w:marBottom w:val="0"/>
          <w:divBdr>
            <w:top w:val="none" w:sz="0" w:space="0" w:color="auto"/>
            <w:left w:val="none" w:sz="0" w:space="0" w:color="auto"/>
            <w:bottom w:val="none" w:sz="0" w:space="0" w:color="auto"/>
            <w:right w:val="none" w:sz="0" w:space="0" w:color="auto"/>
          </w:divBdr>
        </w:div>
        <w:div w:id="231237038">
          <w:marLeft w:val="640"/>
          <w:marRight w:val="0"/>
          <w:marTop w:val="0"/>
          <w:marBottom w:val="0"/>
          <w:divBdr>
            <w:top w:val="none" w:sz="0" w:space="0" w:color="auto"/>
            <w:left w:val="none" w:sz="0" w:space="0" w:color="auto"/>
            <w:bottom w:val="none" w:sz="0" w:space="0" w:color="auto"/>
            <w:right w:val="none" w:sz="0" w:space="0" w:color="auto"/>
          </w:divBdr>
        </w:div>
        <w:div w:id="242449189">
          <w:marLeft w:val="640"/>
          <w:marRight w:val="0"/>
          <w:marTop w:val="0"/>
          <w:marBottom w:val="0"/>
          <w:divBdr>
            <w:top w:val="none" w:sz="0" w:space="0" w:color="auto"/>
            <w:left w:val="none" w:sz="0" w:space="0" w:color="auto"/>
            <w:bottom w:val="none" w:sz="0" w:space="0" w:color="auto"/>
            <w:right w:val="none" w:sz="0" w:space="0" w:color="auto"/>
          </w:divBdr>
        </w:div>
        <w:div w:id="243800355">
          <w:marLeft w:val="640"/>
          <w:marRight w:val="0"/>
          <w:marTop w:val="0"/>
          <w:marBottom w:val="0"/>
          <w:divBdr>
            <w:top w:val="none" w:sz="0" w:space="0" w:color="auto"/>
            <w:left w:val="none" w:sz="0" w:space="0" w:color="auto"/>
            <w:bottom w:val="none" w:sz="0" w:space="0" w:color="auto"/>
            <w:right w:val="none" w:sz="0" w:space="0" w:color="auto"/>
          </w:divBdr>
        </w:div>
        <w:div w:id="249196091">
          <w:marLeft w:val="640"/>
          <w:marRight w:val="0"/>
          <w:marTop w:val="0"/>
          <w:marBottom w:val="0"/>
          <w:divBdr>
            <w:top w:val="none" w:sz="0" w:space="0" w:color="auto"/>
            <w:left w:val="none" w:sz="0" w:space="0" w:color="auto"/>
            <w:bottom w:val="none" w:sz="0" w:space="0" w:color="auto"/>
            <w:right w:val="none" w:sz="0" w:space="0" w:color="auto"/>
          </w:divBdr>
        </w:div>
        <w:div w:id="267271859">
          <w:marLeft w:val="640"/>
          <w:marRight w:val="0"/>
          <w:marTop w:val="0"/>
          <w:marBottom w:val="0"/>
          <w:divBdr>
            <w:top w:val="none" w:sz="0" w:space="0" w:color="auto"/>
            <w:left w:val="none" w:sz="0" w:space="0" w:color="auto"/>
            <w:bottom w:val="none" w:sz="0" w:space="0" w:color="auto"/>
            <w:right w:val="none" w:sz="0" w:space="0" w:color="auto"/>
          </w:divBdr>
        </w:div>
        <w:div w:id="272053345">
          <w:marLeft w:val="640"/>
          <w:marRight w:val="0"/>
          <w:marTop w:val="0"/>
          <w:marBottom w:val="0"/>
          <w:divBdr>
            <w:top w:val="none" w:sz="0" w:space="0" w:color="auto"/>
            <w:left w:val="none" w:sz="0" w:space="0" w:color="auto"/>
            <w:bottom w:val="none" w:sz="0" w:space="0" w:color="auto"/>
            <w:right w:val="none" w:sz="0" w:space="0" w:color="auto"/>
          </w:divBdr>
        </w:div>
        <w:div w:id="278294418">
          <w:marLeft w:val="640"/>
          <w:marRight w:val="0"/>
          <w:marTop w:val="0"/>
          <w:marBottom w:val="0"/>
          <w:divBdr>
            <w:top w:val="none" w:sz="0" w:space="0" w:color="auto"/>
            <w:left w:val="none" w:sz="0" w:space="0" w:color="auto"/>
            <w:bottom w:val="none" w:sz="0" w:space="0" w:color="auto"/>
            <w:right w:val="none" w:sz="0" w:space="0" w:color="auto"/>
          </w:divBdr>
        </w:div>
        <w:div w:id="278414340">
          <w:marLeft w:val="640"/>
          <w:marRight w:val="0"/>
          <w:marTop w:val="0"/>
          <w:marBottom w:val="0"/>
          <w:divBdr>
            <w:top w:val="none" w:sz="0" w:space="0" w:color="auto"/>
            <w:left w:val="none" w:sz="0" w:space="0" w:color="auto"/>
            <w:bottom w:val="none" w:sz="0" w:space="0" w:color="auto"/>
            <w:right w:val="none" w:sz="0" w:space="0" w:color="auto"/>
          </w:divBdr>
        </w:div>
        <w:div w:id="280258950">
          <w:marLeft w:val="640"/>
          <w:marRight w:val="0"/>
          <w:marTop w:val="0"/>
          <w:marBottom w:val="0"/>
          <w:divBdr>
            <w:top w:val="none" w:sz="0" w:space="0" w:color="auto"/>
            <w:left w:val="none" w:sz="0" w:space="0" w:color="auto"/>
            <w:bottom w:val="none" w:sz="0" w:space="0" w:color="auto"/>
            <w:right w:val="none" w:sz="0" w:space="0" w:color="auto"/>
          </w:divBdr>
        </w:div>
        <w:div w:id="287585265">
          <w:marLeft w:val="640"/>
          <w:marRight w:val="0"/>
          <w:marTop w:val="0"/>
          <w:marBottom w:val="0"/>
          <w:divBdr>
            <w:top w:val="none" w:sz="0" w:space="0" w:color="auto"/>
            <w:left w:val="none" w:sz="0" w:space="0" w:color="auto"/>
            <w:bottom w:val="none" w:sz="0" w:space="0" w:color="auto"/>
            <w:right w:val="none" w:sz="0" w:space="0" w:color="auto"/>
          </w:divBdr>
        </w:div>
        <w:div w:id="287666197">
          <w:marLeft w:val="640"/>
          <w:marRight w:val="0"/>
          <w:marTop w:val="0"/>
          <w:marBottom w:val="0"/>
          <w:divBdr>
            <w:top w:val="none" w:sz="0" w:space="0" w:color="auto"/>
            <w:left w:val="none" w:sz="0" w:space="0" w:color="auto"/>
            <w:bottom w:val="none" w:sz="0" w:space="0" w:color="auto"/>
            <w:right w:val="none" w:sz="0" w:space="0" w:color="auto"/>
          </w:divBdr>
        </w:div>
        <w:div w:id="294070576">
          <w:marLeft w:val="640"/>
          <w:marRight w:val="0"/>
          <w:marTop w:val="0"/>
          <w:marBottom w:val="0"/>
          <w:divBdr>
            <w:top w:val="none" w:sz="0" w:space="0" w:color="auto"/>
            <w:left w:val="none" w:sz="0" w:space="0" w:color="auto"/>
            <w:bottom w:val="none" w:sz="0" w:space="0" w:color="auto"/>
            <w:right w:val="none" w:sz="0" w:space="0" w:color="auto"/>
          </w:divBdr>
        </w:div>
        <w:div w:id="295721992">
          <w:marLeft w:val="640"/>
          <w:marRight w:val="0"/>
          <w:marTop w:val="0"/>
          <w:marBottom w:val="0"/>
          <w:divBdr>
            <w:top w:val="none" w:sz="0" w:space="0" w:color="auto"/>
            <w:left w:val="none" w:sz="0" w:space="0" w:color="auto"/>
            <w:bottom w:val="none" w:sz="0" w:space="0" w:color="auto"/>
            <w:right w:val="none" w:sz="0" w:space="0" w:color="auto"/>
          </w:divBdr>
        </w:div>
        <w:div w:id="298847330">
          <w:marLeft w:val="640"/>
          <w:marRight w:val="0"/>
          <w:marTop w:val="0"/>
          <w:marBottom w:val="0"/>
          <w:divBdr>
            <w:top w:val="none" w:sz="0" w:space="0" w:color="auto"/>
            <w:left w:val="none" w:sz="0" w:space="0" w:color="auto"/>
            <w:bottom w:val="none" w:sz="0" w:space="0" w:color="auto"/>
            <w:right w:val="none" w:sz="0" w:space="0" w:color="auto"/>
          </w:divBdr>
        </w:div>
        <w:div w:id="311100389">
          <w:marLeft w:val="640"/>
          <w:marRight w:val="0"/>
          <w:marTop w:val="0"/>
          <w:marBottom w:val="0"/>
          <w:divBdr>
            <w:top w:val="none" w:sz="0" w:space="0" w:color="auto"/>
            <w:left w:val="none" w:sz="0" w:space="0" w:color="auto"/>
            <w:bottom w:val="none" w:sz="0" w:space="0" w:color="auto"/>
            <w:right w:val="none" w:sz="0" w:space="0" w:color="auto"/>
          </w:divBdr>
        </w:div>
        <w:div w:id="316108957">
          <w:marLeft w:val="640"/>
          <w:marRight w:val="0"/>
          <w:marTop w:val="0"/>
          <w:marBottom w:val="0"/>
          <w:divBdr>
            <w:top w:val="none" w:sz="0" w:space="0" w:color="auto"/>
            <w:left w:val="none" w:sz="0" w:space="0" w:color="auto"/>
            <w:bottom w:val="none" w:sz="0" w:space="0" w:color="auto"/>
            <w:right w:val="none" w:sz="0" w:space="0" w:color="auto"/>
          </w:divBdr>
        </w:div>
        <w:div w:id="319625270">
          <w:marLeft w:val="640"/>
          <w:marRight w:val="0"/>
          <w:marTop w:val="0"/>
          <w:marBottom w:val="0"/>
          <w:divBdr>
            <w:top w:val="none" w:sz="0" w:space="0" w:color="auto"/>
            <w:left w:val="none" w:sz="0" w:space="0" w:color="auto"/>
            <w:bottom w:val="none" w:sz="0" w:space="0" w:color="auto"/>
            <w:right w:val="none" w:sz="0" w:space="0" w:color="auto"/>
          </w:divBdr>
        </w:div>
        <w:div w:id="322662931">
          <w:marLeft w:val="640"/>
          <w:marRight w:val="0"/>
          <w:marTop w:val="0"/>
          <w:marBottom w:val="0"/>
          <w:divBdr>
            <w:top w:val="none" w:sz="0" w:space="0" w:color="auto"/>
            <w:left w:val="none" w:sz="0" w:space="0" w:color="auto"/>
            <w:bottom w:val="none" w:sz="0" w:space="0" w:color="auto"/>
            <w:right w:val="none" w:sz="0" w:space="0" w:color="auto"/>
          </w:divBdr>
        </w:div>
        <w:div w:id="346949772">
          <w:marLeft w:val="640"/>
          <w:marRight w:val="0"/>
          <w:marTop w:val="0"/>
          <w:marBottom w:val="0"/>
          <w:divBdr>
            <w:top w:val="none" w:sz="0" w:space="0" w:color="auto"/>
            <w:left w:val="none" w:sz="0" w:space="0" w:color="auto"/>
            <w:bottom w:val="none" w:sz="0" w:space="0" w:color="auto"/>
            <w:right w:val="none" w:sz="0" w:space="0" w:color="auto"/>
          </w:divBdr>
        </w:div>
        <w:div w:id="350375177">
          <w:marLeft w:val="640"/>
          <w:marRight w:val="0"/>
          <w:marTop w:val="0"/>
          <w:marBottom w:val="0"/>
          <w:divBdr>
            <w:top w:val="none" w:sz="0" w:space="0" w:color="auto"/>
            <w:left w:val="none" w:sz="0" w:space="0" w:color="auto"/>
            <w:bottom w:val="none" w:sz="0" w:space="0" w:color="auto"/>
            <w:right w:val="none" w:sz="0" w:space="0" w:color="auto"/>
          </w:divBdr>
        </w:div>
        <w:div w:id="365255593">
          <w:marLeft w:val="640"/>
          <w:marRight w:val="0"/>
          <w:marTop w:val="0"/>
          <w:marBottom w:val="0"/>
          <w:divBdr>
            <w:top w:val="none" w:sz="0" w:space="0" w:color="auto"/>
            <w:left w:val="none" w:sz="0" w:space="0" w:color="auto"/>
            <w:bottom w:val="none" w:sz="0" w:space="0" w:color="auto"/>
            <w:right w:val="none" w:sz="0" w:space="0" w:color="auto"/>
          </w:divBdr>
        </w:div>
        <w:div w:id="366100003">
          <w:marLeft w:val="640"/>
          <w:marRight w:val="0"/>
          <w:marTop w:val="0"/>
          <w:marBottom w:val="0"/>
          <w:divBdr>
            <w:top w:val="none" w:sz="0" w:space="0" w:color="auto"/>
            <w:left w:val="none" w:sz="0" w:space="0" w:color="auto"/>
            <w:bottom w:val="none" w:sz="0" w:space="0" w:color="auto"/>
            <w:right w:val="none" w:sz="0" w:space="0" w:color="auto"/>
          </w:divBdr>
        </w:div>
        <w:div w:id="366300023">
          <w:marLeft w:val="640"/>
          <w:marRight w:val="0"/>
          <w:marTop w:val="0"/>
          <w:marBottom w:val="0"/>
          <w:divBdr>
            <w:top w:val="none" w:sz="0" w:space="0" w:color="auto"/>
            <w:left w:val="none" w:sz="0" w:space="0" w:color="auto"/>
            <w:bottom w:val="none" w:sz="0" w:space="0" w:color="auto"/>
            <w:right w:val="none" w:sz="0" w:space="0" w:color="auto"/>
          </w:divBdr>
        </w:div>
        <w:div w:id="413892094">
          <w:marLeft w:val="640"/>
          <w:marRight w:val="0"/>
          <w:marTop w:val="0"/>
          <w:marBottom w:val="0"/>
          <w:divBdr>
            <w:top w:val="none" w:sz="0" w:space="0" w:color="auto"/>
            <w:left w:val="none" w:sz="0" w:space="0" w:color="auto"/>
            <w:bottom w:val="none" w:sz="0" w:space="0" w:color="auto"/>
            <w:right w:val="none" w:sz="0" w:space="0" w:color="auto"/>
          </w:divBdr>
        </w:div>
        <w:div w:id="428307287">
          <w:marLeft w:val="640"/>
          <w:marRight w:val="0"/>
          <w:marTop w:val="0"/>
          <w:marBottom w:val="0"/>
          <w:divBdr>
            <w:top w:val="none" w:sz="0" w:space="0" w:color="auto"/>
            <w:left w:val="none" w:sz="0" w:space="0" w:color="auto"/>
            <w:bottom w:val="none" w:sz="0" w:space="0" w:color="auto"/>
            <w:right w:val="none" w:sz="0" w:space="0" w:color="auto"/>
          </w:divBdr>
        </w:div>
        <w:div w:id="436605607">
          <w:marLeft w:val="640"/>
          <w:marRight w:val="0"/>
          <w:marTop w:val="0"/>
          <w:marBottom w:val="0"/>
          <w:divBdr>
            <w:top w:val="none" w:sz="0" w:space="0" w:color="auto"/>
            <w:left w:val="none" w:sz="0" w:space="0" w:color="auto"/>
            <w:bottom w:val="none" w:sz="0" w:space="0" w:color="auto"/>
            <w:right w:val="none" w:sz="0" w:space="0" w:color="auto"/>
          </w:divBdr>
        </w:div>
        <w:div w:id="441655603">
          <w:marLeft w:val="640"/>
          <w:marRight w:val="0"/>
          <w:marTop w:val="0"/>
          <w:marBottom w:val="0"/>
          <w:divBdr>
            <w:top w:val="none" w:sz="0" w:space="0" w:color="auto"/>
            <w:left w:val="none" w:sz="0" w:space="0" w:color="auto"/>
            <w:bottom w:val="none" w:sz="0" w:space="0" w:color="auto"/>
            <w:right w:val="none" w:sz="0" w:space="0" w:color="auto"/>
          </w:divBdr>
        </w:div>
        <w:div w:id="454717189">
          <w:marLeft w:val="640"/>
          <w:marRight w:val="0"/>
          <w:marTop w:val="0"/>
          <w:marBottom w:val="0"/>
          <w:divBdr>
            <w:top w:val="none" w:sz="0" w:space="0" w:color="auto"/>
            <w:left w:val="none" w:sz="0" w:space="0" w:color="auto"/>
            <w:bottom w:val="none" w:sz="0" w:space="0" w:color="auto"/>
            <w:right w:val="none" w:sz="0" w:space="0" w:color="auto"/>
          </w:divBdr>
        </w:div>
        <w:div w:id="490871695">
          <w:marLeft w:val="640"/>
          <w:marRight w:val="0"/>
          <w:marTop w:val="0"/>
          <w:marBottom w:val="0"/>
          <w:divBdr>
            <w:top w:val="none" w:sz="0" w:space="0" w:color="auto"/>
            <w:left w:val="none" w:sz="0" w:space="0" w:color="auto"/>
            <w:bottom w:val="none" w:sz="0" w:space="0" w:color="auto"/>
            <w:right w:val="none" w:sz="0" w:space="0" w:color="auto"/>
          </w:divBdr>
        </w:div>
        <w:div w:id="493882652">
          <w:marLeft w:val="640"/>
          <w:marRight w:val="0"/>
          <w:marTop w:val="0"/>
          <w:marBottom w:val="0"/>
          <w:divBdr>
            <w:top w:val="none" w:sz="0" w:space="0" w:color="auto"/>
            <w:left w:val="none" w:sz="0" w:space="0" w:color="auto"/>
            <w:bottom w:val="none" w:sz="0" w:space="0" w:color="auto"/>
            <w:right w:val="none" w:sz="0" w:space="0" w:color="auto"/>
          </w:divBdr>
        </w:div>
        <w:div w:id="493882991">
          <w:marLeft w:val="640"/>
          <w:marRight w:val="0"/>
          <w:marTop w:val="0"/>
          <w:marBottom w:val="0"/>
          <w:divBdr>
            <w:top w:val="none" w:sz="0" w:space="0" w:color="auto"/>
            <w:left w:val="none" w:sz="0" w:space="0" w:color="auto"/>
            <w:bottom w:val="none" w:sz="0" w:space="0" w:color="auto"/>
            <w:right w:val="none" w:sz="0" w:space="0" w:color="auto"/>
          </w:divBdr>
        </w:div>
        <w:div w:id="494758837">
          <w:marLeft w:val="640"/>
          <w:marRight w:val="0"/>
          <w:marTop w:val="0"/>
          <w:marBottom w:val="0"/>
          <w:divBdr>
            <w:top w:val="none" w:sz="0" w:space="0" w:color="auto"/>
            <w:left w:val="none" w:sz="0" w:space="0" w:color="auto"/>
            <w:bottom w:val="none" w:sz="0" w:space="0" w:color="auto"/>
            <w:right w:val="none" w:sz="0" w:space="0" w:color="auto"/>
          </w:divBdr>
        </w:div>
        <w:div w:id="514343655">
          <w:marLeft w:val="640"/>
          <w:marRight w:val="0"/>
          <w:marTop w:val="0"/>
          <w:marBottom w:val="0"/>
          <w:divBdr>
            <w:top w:val="none" w:sz="0" w:space="0" w:color="auto"/>
            <w:left w:val="none" w:sz="0" w:space="0" w:color="auto"/>
            <w:bottom w:val="none" w:sz="0" w:space="0" w:color="auto"/>
            <w:right w:val="none" w:sz="0" w:space="0" w:color="auto"/>
          </w:divBdr>
        </w:div>
        <w:div w:id="514733547">
          <w:marLeft w:val="640"/>
          <w:marRight w:val="0"/>
          <w:marTop w:val="0"/>
          <w:marBottom w:val="0"/>
          <w:divBdr>
            <w:top w:val="none" w:sz="0" w:space="0" w:color="auto"/>
            <w:left w:val="none" w:sz="0" w:space="0" w:color="auto"/>
            <w:bottom w:val="none" w:sz="0" w:space="0" w:color="auto"/>
            <w:right w:val="none" w:sz="0" w:space="0" w:color="auto"/>
          </w:divBdr>
        </w:div>
        <w:div w:id="529689802">
          <w:marLeft w:val="640"/>
          <w:marRight w:val="0"/>
          <w:marTop w:val="0"/>
          <w:marBottom w:val="0"/>
          <w:divBdr>
            <w:top w:val="none" w:sz="0" w:space="0" w:color="auto"/>
            <w:left w:val="none" w:sz="0" w:space="0" w:color="auto"/>
            <w:bottom w:val="none" w:sz="0" w:space="0" w:color="auto"/>
            <w:right w:val="none" w:sz="0" w:space="0" w:color="auto"/>
          </w:divBdr>
        </w:div>
        <w:div w:id="543370656">
          <w:marLeft w:val="640"/>
          <w:marRight w:val="0"/>
          <w:marTop w:val="0"/>
          <w:marBottom w:val="0"/>
          <w:divBdr>
            <w:top w:val="none" w:sz="0" w:space="0" w:color="auto"/>
            <w:left w:val="none" w:sz="0" w:space="0" w:color="auto"/>
            <w:bottom w:val="none" w:sz="0" w:space="0" w:color="auto"/>
            <w:right w:val="none" w:sz="0" w:space="0" w:color="auto"/>
          </w:divBdr>
        </w:div>
        <w:div w:id="544565888">
          <w:marLeft w:val="640"/>
          <w:marRight w:val="0"/>
          <w:marTop w:val="0"/>
          <w:marBottom w:val="0"/>
          <w:divBdr>
            <w:top w:val="none" w:sz="0" w:space="0" w:color="auto"/>
            <w:left w:val="none" w:sz="0" w:space="0" w:color="auto"/>
            <w:bottom w:val="none" w:sz="0" w:space="0" w:color="auto"/>
            <w:right w:val="none" w:sz="0" w:space="0" w:color="auto"/>
          </w:divBdr>
        </w:div>
        <w:div w:id="545870549">
          <w:marLeft w:val="640"/>
          <w:marRight w:val="0"/>
          <w:marTop w:val="0"/>
          <w:marBottom w:val="0"/>
          <w:divBdr>
            <w:top w:val="none" w:sz="0" w:space="0" w:color="auto"/>
            <w:left w:val="none" w:sz="0" w:space="0" w:color="auto"/>
            <w:bottom w:val="none" w:sz="0" w:space="0" w:color="auto"/>
            <w:right w:val="none" w:sz="0" w:space="0" w:color="auto"/>
          </w:divBdr>
        </w:div>
        <w:div w:id="549540921">
          <w:marLeft w:val="640"/>
          <w:marRight w:val="0"/>
          <w:marTop w:val="0"/>
          <w:marBottom w:val="0"/>
          <w:divBdr>
            <w:top w:val="none" w:sz="0" w:space="0" w:color="auto"/>
            <w:left w:val="none" w:sz="0" w:space="0" w:color="auto"/>
            <w:bottom w:val="none" w:sz="0" w:space="0" w:color="auto"/>
            <w:right w:val="none" w:sz="0" w:space="0" w:color="auto"/>
          </w:divBdr>
        </w:div>
        <w:div w:id="572013493">
          <w:marLeft w:val="640"/>
          <w:marRight w:val="0"/>
          <w:marTop w:val="0"/>
          <w:marBottom w:val="0"/>
          <w:divBdr>
            <w:top w:val="none" w:sz="0" w:space="0" w:color="auto"/>
            <w:left w:val="none" w:sz="0" w:space="0" w:color="auto"/>
            <w:bottom w:val="none" w:sz="0" w:space="0" w:color="auto"/>
            <w:right w:val="none" w:sz="0" w:space="0" w:color="auto"/>
          </w:divBdr>
        </w:div>
        <w:div w:id="583564204">
          <w:marLeft w:val="640"/>
          <w:marRight w:val="0"/>
          <w:marTop w:val="0"/>
          <w:marBottom w:val="0"/>
          <w:divBdr>
            <w:top w:val="none" w:sz="0" w:space="0" w:color="auto"/>
            <w:left w:val="none" w:sz="0" w:space="0" w:color="auto"/>
            <w:bottom w:val="none" w:sz="0" w:space="0" w:color="auto"/>
            <w:right w:val="none" w:sz="0" w:space="0" w:color="auto"/>
          </w:divBdr>
        </w:div>
        <w:div w:id="583882564">
          <w:marLeft w:val="640"/>
          <w:marRight w:val="0"/>
          <w:marTop w:val="0"/>
          <w:marBottom w:val="0"/>
          <w:divBdr>
            <w:top w:val="none" w:sz="0" w:space="0" w:color="auto"/>
            <w:left w:val="none" w:sz="0" w:space="0" w:color="auto"/>
            <w:bottom w:val="none" w:sz="0" w:space="0" w:color="auto"/>
            <w:right w:val="none" w:sz="0" w:space="0" w:color="auto"/>
          </w:divBdr>
        </w:div>
        <w:div w:id="586696207">
          <w:marLeft w:val="640"/>
          <w:marRight w:val="0"/>
          <w:marTop w:val="0"/>
          <w:marBottom w:val="0"/>
          <w:divBdr>
            <w:top w:val="none" w:sz="0" w:space="0" w:color="auto"/>
            <w:left w:val="none" w:sz="0" w:space="0" w:color="auto"/>
            <w:bottom w:val="none" w:sz="0" w:space="0" w:color="auto"/>
            <w:right w:val="none" w:sz="0" w:space="0" w:color="auto"/>
          </w:divBdr>
        </w:div>
        <w:div w:id="596865729">
          <w:marLeft w:val="640"/>
          <w:marRight w:val="0"/>
          <w:marTop w:val="0"/>
          <w:marBottom w:val="0"/>
          <w:divBdr>
            <w:top w:val="none" w:sz="0" w:space="0" w:color="auto"/>
            <w:left w:val="none" w:sz="0" w:space="0" w:color="auto"/>
            <w:bottom w:val="none" w:sz="0" w:space="0" w:color="auto"/>
            <w:right w:val="none" w:sz="0" w:space="0" w:color="auto"/>
          </w:divBdr>
        </w:div>
        <w:div w:id="600070449">
          <w:marLeft w:val="640"/>
          <w:marRight w:val="0"/>
          <w:marTop w:val="0"/>
          <w:marBottom w:val="0"/>
          <w:divBdr>
            <w:top w:val="none" w:sz="0" w:space="0" w:color="auto"/>
            <w:left w:val="none" w:sz="0" w:space="0" w:color="auto"/>
            <w:bottom w:val="none" w:sz="0" w:space="0" w:color="auto"/>
            <w:right w:val="none" w:sz="0" w:space="0" w:color="auto"/>
          </w:divBdr>
        </w:div>
        <w:div w:id="608778066">
          <w:marLeft w:val="640"/>
          <w:marRight w:val="0"/>
          <w:marTop w:val="0"/>
          <w:marBottom w:val="0"/>
          <w:divBdr>
            <w:top w:val="none" w:sz="0" w:space="0" w:color="auto"/>
            <w:left w:val="none" w:sz="0" w:space="0" w:color="auto"/>
            <w:bottom w:val="none" w:sz="0" w:space="0" w:color="auto"/>
            <w:right w:val="none" w:sz="0" w:space="0" w:color="auto"/>
          </w:divBdr>
        </w:div>
        <w:div w:id="610019140">
          <w:marLeft w:val="640"/>
          <w:marRight w:val="0"/>
          <w:marTop w:val="0"/>
          <w:marBottom w:val="0"/>
          <w:divBdr>
            <w:top w:val="none" w:sz="0" w:space="0" w:color="auto"/>
            <w:left w:val="none" w:sz="0" w:space="0" w:color="auto"/>
            <w:bottom w:val="none" w:sz="0" w:space="0" w:color="auto"/>
            <w:right w:val="none" w:sz="0" w:space="0" w:color="auto"/>
          </w:divBdr>
        </w:div>
        <w:div w:id="610749786">
          <w:marLeft w:val="640"/>
          <w:marRight w:val="0"/>
          <w:marTop w:val="0"/>
          <w:marBottom w:val="0"/>
          <w:divBdr>
            <w:top w:val="none" w:sz="0" w:space="0" w:color="auto"/>
            <w:left w:val="none" w:sz="0" w:space="0" w:color="auto"/>
            <w:bottom w:val="none" w:sz="0" w:space="0" w:color="auto"/>
            <w:right w:val="none" w:sz="0" w:space="0" w:color="auto"/>
          </w:divBdr>
        </w:div>
        <w:div w:id="623463525">
          <w:marLeft w:val="640"/>
          <w:marRight w:val="0"/>
          <w:marTop w:val="0"/>
          <w:marBottom w:val="0"/>
          <w:divBdr>
            <w:top w:val="none" w:sz="0" w:space="0" w:color="auto"/>
            <w:left w:val="none" w:sz="0" w:space="0" w:color="auto"/>
            <w:bottom w:val="none" w:sz="0" w:space="0" w:color="auto"/>
            <w:right w:val="none" w:sz="0" w:space="0" w:color="auto"/>
          </w:divBdr>
        </w:div>
        <w:div w:id="638808105">
          <w:marLeft w:val="640"/>
          <w:marRight w:val="0"/>
          <w:marTop w:val="0"/>
          <w:marBottom w:val="0"/>
          <w:divBdr>
            <w:top w:val="none" w:sz="0" w:space="0" w:color="auto"/>
            <w:left w:val="none" w:sz="0" w:space="0" w:color="auto"/>
            <w:bottom w:val="none" w:sz="0" w:space="0" w:color="auto"/>
            <w:right w:val="none" w:sz="0" w:space="0" w:color="auto"/>
          </w:divBdr>
        </w:div>
        <w:div w:id="645475100">
          <w:marLeft w:val="640"/>
          <w:marRight w:val="0"/>
          <w:marTop w:val="0"/>
          <w:marBottom w:val="0"/>
          <w:divBdr>
            <w:top w:val="none" w:sz="0" w:space="0" w:color="auto"/>
            <w:left w:val="none" w:sz="0" w:space="0" w:color="auto"/>
            <w:bottom w:val="none" w:sz="0" w:space="0" w:color="auto"/>
            <w:right w:val="none" w:sz="0" w:space="0" w:color="auto"/>
          </w:divBdr>
        </w:div>
        <w:div w:id="646591880">
          <w:marLeft w:val="640"/>
          <w:marRight w:val="0"/>
          <w:marTop w:val="0"/>
          <w:marBottom w:val="0"/>
          <w:divBdr>
            <w:top w:val="none" w:sz="0" w:space="0" w:color="auto"/>
            <w:left w:val="none" w:sz="0" w:space="0" w:color="auto"/>
            <w:bottom w:val="none" w:sz="0" w:space="0" w:color="auto"/>
            <w:right w:val="none" w:sz="0" w:space="0" w:color="auto"/>
          </w:divBdr>
        </w:div>
        <w:div w:id="651911305">
          <w:marLeft w:val="640"/>
          <w:marRight w:val="0"/>
          <w:marTop w:val="0"/>
          <w:marBottom w:val="0"/>
          <w:divBdr>
            <w:top w:val="none" w:sz="0" w:space="0" w:color="auto"/>
            <w:left w:val="none" w:sz="0" w:space="0" w:color="auto"/>
            <w:bottom w:val="none" w:sz="0" w:space="0" w:color="auto"/>
            <w:right w:val="none" w:sz="0" w:space="0" w:color="auto"/>
          </w:divBdr>
        </w:div>
        <w:div w:id="654799516">
          <w:marLeft w:val="640"/>
          <w:marRight w:val="0"/>
          <w:marTop w:val="0"/>
          <w:marBottom w:val="0"/>
          <w:divBdr>
            <w:top w:val="none" w:sz="0" w:space="0" w:color="auto"/>
            <w:left w:val="none" w:sz="0" w:space="0" w:color="auto"/>
            <w:bottom w:val="none" w:sz="0" w:space="0" w:color="auto"/>
            <w:right w:val="none" w:sz="0" w:space="0" w:color="auto"/>
          </w:divBdr>
        </w:div>
        <w:div w:id="660616854">
          <w:marLeft w:val="640"/>
          <w:marRight w:val="0"/>
          <w:marTop w:val="0"/>
          <w:marBottom w:val="0"/>
          <w:divBdr>
            <w:top w:val="none" w:sz="0" w:space="0" w:color="auto"/>
            <w:left w:val="none" w:sz="0" w:space="0" w:color="auto"/>
            <w:bottom w:val="none" w:sz="0" w:space="0" w:color="auto"/>
            <w:right w:val="none" w:sz="0" w:space="0" w:color="auto"/>
          </w:divBdr>
        </w:div>
        <w:div w:id="661546027">
          <w:marLeft w:val="640"/>
          <w:marRight w:val="0"/>
          <w:marTop w:val="0"/>
          <w:marBottom w:val="0"/>
          <w:divBdr>
            <w:top w:val="none" w:sz="0" w:space="0" w:color="auto"/>
            <w:left w:val="none" w:sz="0" w:space="0" w:color="auto"/>
            <w:bottom w:val="none" w:sz="0" w:space="0" w:color="auto"/>
            <w:right w:val="none" w:sz="0" w:space="0" w:color="auto"/>
          </w:divBdr>
        </w:div>
        <w:div w:id="664163954">
          <w:marLeft w:val="640"/>
          <w:marRight w:val="0"/>
          <w:marTop w:val="0"/>
          <w:marBottom w:val="0"/>
          <w:divBdr>
            <w:top w:val="none" w:sz="0" w:space="0" w:color="auto"/>
            <w:left w:val="none" w:sz="0" w:space="0" w:color="auto"/>
            <w:bottom w:val="none" w:sz="0" w:space="0" w:color="auto"/>
            <w:right w:val="none" w:sz="0" w:space="0" w:color="auto"/>
          </w:divBdr>
        </w:div>
        <w:div w:id="669330010">
          <w:marLeft w:val="640"/>
          <w:marRight w:val="0"/>
          <w:marTop w:val="0"/>
          <w:marBottom w:val="0"/>
          <w:divBdr>
            <w:top w:val="none" w:sz="0" w:space="0" w:color="auto"/>
            <w:left w:val="none" w:sz="0" w:space="0" w:color="auto"/>
            <w:bottom w:val="none" w:sz="0" w:space="0" w:color="auto"/>
            <w:right w:val="none" w:sz="0" w:space="0" w:color="auto"/>
          </w:divBdr>
        </w:div>
        <w:div w:id="725690163">
          <w:marLeft w:val="640"/>
          <w:marRight w:val="0"/>
          <w:marTop w:val="0"/>
          <w:marBottom w:val="0"/>
          <w:divBdr>
            <w:top w:val="none" w:sz="0" w:space="0" w:color="auto"/>
            <w:left w:val="none" w:sz="0" w:space="0" w:color="auto"/>
            <w:bottom w:val="none" w:sz="0" w:space="0" w:color="auto"/>
            <w:right w:val="none" w:sz="0" w:space="0" w:color="auto"/>
          </w:divBdr>
        </w:div>
        <w:div w:id="726682343">
          <w:marLeft w:val="640"/>
          <w:marRight w:val="0"/>
          <w:marTop w:val="0"/>
          <w:marBottom w:val="0"/>
          <w:divBdr>
            <w:top w:val="none" w:sz="0" w:space="0" w:color="auto"/>
            <w:left w:val="none" w:sz="0" w:space="0" w:color="auto"/>
            <w:bottom w:val="none" w:sz="0" w:space="0" w:color="auto"/>
            <w:right w:val="none" w:sz="0" w:space="0" w:color="auto"/>
          </w:divBdr>
        </w:div>
        <w:div w:id="730882678">
          <w:marLeft w:val="640"/>
          <w:marRight w:val="0"/>
          <w:marTop w:val="0"/>
          <w:marBottom w:val="0"/>
          <w:divBdr>
            <w:top w:val="none" w:sz="0" w:space="0" w:color="auto"/>
            <w:left w:val="none" w:sz="0" w:space="0" w:color="auto"/>
            <w:bottom w:val="none" w:sz="0" w:space="0" w:color="auto"/>
            <w:right w:val="none" w:sz="0" w:space="0" w:color="auto"/>
          </w:divBdr>
        </w:div>
        <w:div w:id="732579666">
          <w:marLeft w:val="640"/>
          <w:marRight w:val="0"/>
          <w:marTop w:val="0"/>
          <w:marBottom w:val="0"/>
          <w:divBdr>
            <w:top w:val="none" w:sz="0" w:space="0" w:color="auto"/>
            <w:left w:val="none" w:sz="0" w:space="0" w:color="auto"/>
            <w:bottom w:val="none" w:sz="0" w:space="0" w:color="auto"/>
            <w:right w:val="none" w:sz="0" w:space="0" w:color="auto"/>
          </w:divBdr>
        </w:div>
        <w:div w:id="752046427">
          <w:marLeft w:val="640"/>
          <w:marRight w:val="0"/>
          <w:marTop w:val="0"/>
          <w:marBottom w:val="0"/>
          <w:divBdr>
            <w:top w:val="none" w:sz="0" w:space="0" w:color="auto"/>
            <w:left w:val="none" w:sz="0" w:space="0" w:color="auto"/>
            <w:bottom w:val="none" w:sz="0" w:space="0" w:color="auto"/>
            <w:right w:val="none" w:sz="0" w:space="0" w:color="auto"/>
          </w:divBdr>
        </w:div>
        <w:div w:id="755899293">
          <w:marLeft w:val="640"/>
          <w:marRight w:val="0"/>
          <w:marTop w:val="0"/>
          <w:marBottom w:val="0"/>
          <w:divBdr>
            <w:top w:val="none" w:sz="0" w:space="0" w:color="auto"/>
            <w:left w:val="none" w:sz="0" w:space="0" w:color="auto"/>
            <w:bottom w:val="none" w:sz="0" w:space="0" w:color="auto"/>
            <w:right w:val="none" w:sz="0" w:space="0" w:color="auto"/>
          </w:divBdr>
        </w:div>
        <w:div w:id="762411771">
          <w:marLeft w:val="640"/>
          <w:marRight w:val="0"/>
          <w:marTop w:val="0"/>
          <w:marBottom w:val="0"/>
          <w:divBdr>
            <w:top w:val="none" w:sz="0" w:space="0" w:color="auto"/>
            <w:left w:val="none" w:sz="0" w:space="0" w:color="auto"/>
            <w:bottom w:val="none" w:sz="0" w:space="0" w:color="auto"/>
            <w:right w:val="none" w:sz="0" w:space="0" w:color="auto"/>
          </w:divBdr>
        </w:div>
        <w:div w:id="774596688">
          <w:marLeft w:val="640"/>
          <w:marRight w:val="0"/>
          <w:marTop w:val="0"/>
          <w:marBottom w:val="0"/>
          <w:divBdr>
            <w:top w:val="none" w:sz="0" w:space="0" w:color="auto"/>
            <w:left w:val="none" w:sz="0" w:space="0" w:color="auto"/>
            <w:bottom w:val="none" w:sz="0" w:space="0" w:color="auto"/>
            <w:right w:val="none" w:sz="0" w:space="0" w:color="auto"/>
          </w:divBdr>
        </w:div>
        <w:div w:id="788089066">
          <w:marLeft w:val="640"/>
          <w:marRight w:val="0"/>
          <w:marTop w:val="0"/>
          <w:marBottom w:val="0"/>
          <w:divBdr>
            <w:top w:val="none" w:sz="0" w:space="0" w:color="auto"/>
            <w:left w:val="none" w:sz="0" w:space="0" w:color="auto"/>
            <w:bottom w:val="none" w:sz="0" w:space="0" w:color="auto"/>
            <w:right w:val="none" w:sz="0" w:space="0" w:color="auto"/>
          </w:divBdr>
        </w:div>
        <w:div w:id="793208296">
          <w:marLeft w:val="640"/>
          <w:marRight w:val="0"/>
          <w:marTop w:val="0"/>
          <w:marBottom w:val="0"/>
          <w:divBdr>
            <w:top w:val="none" w:sz="0" w:space="0" w:color="auto"/>
            <w:left w:val="none" w:sz="0" w:space="0" w:color="auto"/>
            <w:bottom w:val="none" w:sz="0" w:space="0" w:color="auto"/>
            <w:right w:val="none" w:sz="0" w:space="0" w:color="auto"/>
          </w:divBdr>
        </w:div>
        <w:div w:id="810093949">
          <w:marLeft w:val="640"/>
          <w:marRight w:val="0"/>
          <w:marTop w:val="0"/>
          <w:marBottom w:val="0"/>
          <w:divBdr>
            <w:top w:val="none" w:sz="0" w:space="0" w:color="auto"/>
            <w:left w:val="none" w:sz="0" w:space="0" w:color="auto"/>
            <w:bottom w:val="none" w:sz="0" w:space="0" w:color="auto"/>
            <w:right w:val="none" w:sz="0" w:space="0" w:color="auto"/>
          </w:divBdr>
        </w:div>
        <w:div w:id="817649100">
          <w:marLeft w:val="640"/>
          <w:marRight w:val="0"/>
          <w:marTop w:val="0"/>
          <w:marBottom w:val="0"/>
          <w:divBdr>
            <w:top w:val="none" w:sz="0" w:space="0" w:color="auto"/>
            <w:left w:val="none" w:sz="0" w:space="0" w:color="auto"/>
            <w:bottom w:val="none" w:sz="0" w:space="0" w:color="auto"/>
            <w:right w:val="none" w:sz="0" w:space="0" w:color="auto"/>
          </w:divBdr>
        </w:div>
        <w:div w:id="835539693">
          <w:marLeft w:val="640"/>
          <w:marRight w:val="0"/>
          <w:marTop w:val="0"/>
          <w:marBottom w:val="0"/>
          <w:divBdr>
            <w:top w:val="none" w:sz="0" w:space="0" w:color="auto"/>
            <w:left w:val="none" w:sz="0" w:space="0" w:color="auto"/>
            <w:bottom w:val="none" w:sz="0" w:space="0" w:color="auto"/>
            <w:right w:val="none" w:sz="0" w:space="0" w:color="auto"/>
          </w:divBdr>
        </w:div>
        <w:div w:id="837579085">
          <w:marLeft w:val="640"/>
          <w:marRight w:val="0"/>
          <w:marTop w:val="0"/>
          <w:marBottom w:val="0"/>
          <w:divBdr>
            <w:top w:val="none" w:sz="0" w:space="0" w:color="auto"/>
            <w:left w:val="none" w:sz="0" w:space="0" w:color="auto"/>
            <w:bottom w:val="none" w:sz="0" w:space="0" w:color="auto"/>
            <w:right w:val="none" w:sz="0" w:space="0" w:color="auto"/>
          </w:divBdr>
        </w:div>
        <w:div w:id="841702335">
          <w:marLeft w:val="640"/>
          <w:marRight w:val="0"/>
          <w:marTop w:val="0"/>
          <w:marBottom w:val="0"/>
          <w:divBdr>
            <w:top w:val="none" w:sz="0" w:space="0" w:color="auto"/>
            <w:left w:val="none" w:sz="0" w:space="0" w:color="auto"/>
            <w:bottom w:val="none" w:sz="0" w:space="0" w:color="auto"/>
            <w:right w:val="none" w:sz="0" w:space="0" w:color="auto"/>
          </w:divBdr>
        </w:div>
        <w:div w:id="861819083">
          <w:marLeft w:val="640"/>
          <w:marRight w:val="0"/>
          <w:marTop w:val="0"/>
          <w:marBottom w:val="0"/>
          <w:divBdr>
            <w:top w:val="none" w:sz="0" w:space="0" w:color="auto"/>
            <w:left w:val="none" w:sz="0" w:space="0" w:color="auto"/>
            <w:bottom w:val="none" w:sz="0" w:space="0" w:color="auto"/>
            <w:right w:val="none" w:sz="0" w:space="0" w:color="auto"/>
          </w:divBdr>
        </w:div>
        <w:div w:id="890264440">
          <w:marLeft w:val="640"/>
          <w:marRight w:val="0"/>
          <w:marTop w:val="0"/>
          <w:marBottom w:val="0"/>
          <w:divBdr>
            <w:top w:val="none" w:sz="0" w:space="0" w:color="auto"/>
            <w:left w:val="none" w:sz="0" w:space="0" w:color="auto"/>
            <w:bottom w:val="none" w:sz="0" w:space="0" w:color="auto"/>
            <w:right w:val="none" w:sz="0" w:space="0" w:color="auto"/>
          </w:divBdr>
        </w:div>
        <w:div w:id="892278426">
          <w:marLeft w:val="640"/>
          <w:marRight w:val="0"/>
          <w:marTop w:val="0"/>
          <w:marBottom w:val="0"/>
          <w:divBdr>
            <w:top w:val="none" w:sz="0" w:space="0" w:color="auto"/>
            <w:left w:val="none" w:sz="0" w:space="0" w:color="auto"/>
            <w:bottom w:val="none" w:sz="0" w:space="0" w:color="auto"/>
            <w:right w:val="none" w:sz="0" w:space="0" w:color="auto"/>
          </w:divBdr>
        </w:div>
        <w:div w:id="892691385">
          <w:marLeft w:val="640"/>
          <w:marRight w:val="0"/>
          <w:marTop w:val="0"/>
          <w:marBottom w:val="0"/>
          <w:divBdr>
            <w:top w:val="none" w:sz="0" w:space="0" w:color="auto"/>
            <w:left w:val="none" w:sz="0" w:space="0" w:color="auto"/>
            <w:bottom w:val="none" w:sz="0" w:space="0" w:color="auto"/>
            <w:right w:val="none" w:sz="0" w:space="0" w:color="auto"/>
          </w:divBdr>
        </w:div>
        <w:div w:id="910964059">
          <w:marLeft w:val="640"/>
          <w:marRight w:val="0"/>
          <w:marTop w:val="0"/>
          <w:marBottom w:val="0"/>
          <w:divBdr>
            <w:top w:val="none" w:sz="0" w:space="0" w:color="auto"/>
            <w:left w:val="none" w:sz="0" w:space="0" w:color="auto"/>
            <w:bottom w:val="none" w:sz="0" w:space="0" w:color="auto"/>
            <w:right w:val="none" w:sz="0" w:space="0" w:color="auto"/>
          </w:divBdr>
        </w:div>
        <w:div w:id="920792842">
          <w:marLeft w:val="640"/>
          <w:marRight w:val="0"/>
          <w:marTop w:val="0"/>
          <w:marBottom w:val="0"/>
          <w:divBdr>
            <w:top w:val="none" w:sz="0" w:space="0" w:color="auto"/>
            <w:left w:val="none" w:sz="0" w:space="0" w:color="auto"/>
            <w:bottom w:val="none" w:sz="0" w:space="0" w:color="auto"/>
            <w:right w:val="none" w:sz="0" w:space="0" w:color="auto"/>
          </w:divBdr>
        </w:div>
        <w:div w:id="931084092">
          <w:marLeft w:val="640"/>
          <w:marRight w:val="0"/>
          <w:marTop w:val="0"/>
          <w:marBottom w:val="0"/>
          <w:divBdr>
            <w:top w:val="none" w:sz="0" w:space="0" w:color="auto"/>
            <w:left w:val="none" w:sz="0" w:space="0" w:color="auto"/>
            <w:bottom w:val="none" w:sz="0" w:space="0" w:color="auto"/>
            <w:right w:val="none" w:sz="0" w:space="0" w:color="auto"/>
          </w:divBdr>
        </w:div>
        <w:div w:id="945235500">
          <w:marLeft w:val="640"/>
          <w:marRight w:val="0"/>
          <w:marTop w:val="0"/>
          <w:marBottom w:val="0"/>
          <w:divBdr>
            <w:top w:val="none" w:sz="0" w:space="0" w:color="auto"/>
            <w:left w:val="none" w:sz="0" w:space="0" w:color="auto"/>
            <w:bottom w:val="none" w:sz="0" w:space="0" w:color="auto"/>
            <w:right w:val="none" w:sz="0" w:space="0" w:color="auto"/>
          </w:divBdr>
        </w:div>
        <w:div w:id="954484457">
          <w:marLeft w:val="640"/>
          <w:marRight w:val="0"/>
          <w:marTop w:val="0"/>
          <w:marBottom w:val="0"/>
          <w:divBdr>
            <w:top w:val="none" w:sz="0" w:space="0" w:color="auto"/>
            <w:left w:val="none" w:sz="0" w:space="0" w:color="auto"/>
            <w:bottom w:val="none" w:sz="0" w:space="0" w:color="auto"/>
            <w:right w:val="none" w:sz="0" w:space="0" w:color="auto"/>
          </w:divBdr>
        </w:div>
        <w:div w:id="966348974">
          <w:marLeft w:val="640"/>
          <w:marRight w:val="0"/>
          <w:marTop w:val="0"/>
          <w:marBottom w:val="0"/>
          <w:divBdr>
            <w:top w:val="none" w:sz="0" w:space="0" w:color="auto"/>
            <w:left w:val="none" w:sz="0" w:space="0" w:color="auto"/>
            <w:bottom w:val="none" w:sz="0" w:space="0" w:color="auto"/>
            <w:right w:val="none" w:sz="0" w:space="0" w:color="auto"/>
          </w:divBdr>
        </w:div>
        <w:div w:id="967395631">
          <w:marLeft w:val="640"/>
          <w:marRight w:val="0"/>
          <w:marTop w:val="0"/>
          <w:marBottom w:val="0"/>
          <w:divBdr>
            <w:top w:val="none" w:sz="0" w:space="0" w:color="auto"/>
            <w:left w:val="none" w:sz="0" w:space="0" w:color="auto"/>
            <w:bottom w:val="none" w:sz="0" w:space="0" w:color="auto"/>
            <w:right w:val="none" w:sz="0" w:space="0" w:color="auto"/>
          </w:divBdr>
        </w:div>
        <w:div w:id="985353862">
          <w:marLeft w:val="640"/>
          <w:marRight w:val="0"/>
          <w:marTop w:val="0"/>
          <w:marBottom w:val="0"/>
          <w:divBdr>
            <w:top w:val="none" w:sz="0" w:space="0" w:color="auto"/>
            <w:left w:val="none" w:sz="0" w:space="0" w:color="auto"/>
            <w:bottom w:val="none" w:sz="0" w:space="0" w:color="auto"/>
            <w:right w:val="none" w:sz="0" w:space="0" w:color="auto"/>
          </w:divBdr>
        </w:div>
        <w:div w:id="994378811">
          <w:marLeft w:val="640"/>
          <w:marRight w:val="0"/>
          <w:marTop w:val="0"/>
          <w:marBottom w:val="0"/>
          <w:divBdr>
            <w:top w:val="none" w:sz="0" w:space="0" w:color="auto"/>
            <w:left w:val="none" w:sz="0" w:space="0" w:color="auto"/>
            <w:bottom w:val="none" w:sz="0" w:space="0" w:color="auto"/>
            <w:right w:val="none" w:sz="0" w:space="0" w:color="auto"/>
          </w:divBdr>
        </w:div>
        <w:div w:id="997809399">
          <w:marLeft w:val="640"/>
          <w:marRight w:val="0"/>
          <w:marTop w:val="0"/>
          <w:marBottom w:val="0"/>
          <w:divBdr>
            <w:top w:val="none" w:sz="0" w:space="0" w:color="auto"/>
            <w:left w:val="none" w:sz="0" w:space="0" w:color="auto"/>
            <w:bottom w:val="none" w:sz="0" w:space="0" w:color="auto"/>
            <w:right w:val="none" w:sz="0" w:space="0" w:color="auto"/>
          </w:divBdr>
        </w:div>
        <w:div w:id="1008941774">
          <w:marLeft w:val="640"/>
          <w:marRight w:val="0"/>
          <w:marTop w:val="0"/>
          <w:marBottom w:val="0"/>
          <w:divBdr>
            <w:top w:val="none" w:sz="0" w:space="0" w:color="auto"/>
            <w:left w:val="none" w:sz="0" w:space="0" w:color="auto"/>
            <w:bottom w:val="none" w:sz="0" w:space="0" w:color="auto"/>
            <w:right w:val="none" w:sz="0" w:space="0" w:color="auto"/>
          </w:divBdr>
        </w:div>
        <w:div w:id="1015376686">
          <w:marLeft w:val="640"/>
          <w:marRight w:val="0"/>
          <w:marTop w:val="0"/>
          <w:marBottom w:val="0"/>
          <w:divBdr>
            <w:top w:val="none" w:sz="0" w:space="0" w:color="auto"/>
            <w:left w:val="none" w:sz="0" w:space="0" w:color="auto"/>
            <w:bottom w:val="none" w:sz="0" w:space="0" w:color="auto"/>
            <w:right w:val="none" w:sz="0" w:space="0" w:color="auto"/>
          </w:divBdr>
        </w:div>
        <w:div w:id="1030491394">
          <w:marLeft w:val="640"/>
          <w:marRight w:val="0"/>
          <w:marTop w:val="0"/>
          <w:marBottom w:val="0"/>
          <w:divBdr>
            <w:top w:val="none" w:sz="0" w:space="0" w:color="auto"/>
            <w:left w:val="none" w:sz="0" w:space="0" w:color="auto"/>
            <w:bottom w:val="none" w:sz="0" w:space="0" w:color="auto"/>
            <w:right w:val="none" w:sz="0" w:space="0" w:color="auto"/>
          </w:divBdr>
        </w:div>
        <w:div w:id="1034689840">
          <w:marLeft w:val="640"/>
          <w:marRight w:val="0"/>
          <w:marTop w:val="0"/>
          <w:marBottom w:val="0"/>
          <w:divBdr>
            <w:top w:val="none" w:sz="0" w:space="0" w:color="auto"/>
            <w:left w:val="none" w:sz="0" w:space="0" w:color="auto"/>
            <w:bottom w:val="none" w:sz="0" w:space="0" w:color="auto"/>
            <w:right w:val="none" w:sz="0" w:space="0" w:color="auto"/>
          </w:divBdr>
        </w:div>
        <w:div w:id="1043821580">
          <w:marLeft w:val="640"/>
          <w:marRight w:val="0"/>
          <w:marTop w:val="0"/>
          <w:marBottom w:val="0"/>
          <w:divBdr>
            <w:top w:val="none" w:sz="0" w:space="0" w:color="auto"/>
            <w:left w:val="none" w:sz="0" w:space="0" w:color="auto"/>
            <w:bottom w:val="none" w:sz="0" w:space="0" w:color="auto"/>
            <w:right w:val="none" w:sz="0" w:space="0" w:color="auto"/>
          </w:divBdr>
        </w:div>
        <w:div w:id="1050887215">
          <w:marLeft w:val="640"/>
          <w:marRight w:val="0"/>
          <w:marTop w:val="0"/>
          <w:marBottom w:val="0"/>
          <w:divBdr>
            <w:top w:val="none" w:sz="0" w:space="0" w:color="auto"/>
            <w:left w:val="none" w:sz="0" w:space="0" w:color="auto"/>
            <w:bottom w:val="none" w:sz="0" w:space="0" w:color="auto"/>
            <w:right w:val="none" w:sz="0" w:space="0" w:color="auto"/>
          </w:divBdr>
        </w:div>
        <w:div w:id="1054305423">
          <w:marLeft w:val="640"/>
          <w:marRight w:val="0"/>
          <w:marTop w:val="0"/>
          <w:marBottom w:val="0"/>
          <w:divBdr>
            <w:top w:val="none" w:sz="0" w:space="0" w:color="auto"/>
            <w:left w:val="none" w:sz="0" w:space="0" w:color="auto"/>
            <w:bottom w:val="none" w:sz="0" w:space="0" w:color="auto"/>
            <w:right w:val="none" w:sz="0" w:space="0" w:color="auto"/>
          </w:divBdr>
        </w:div>
        <w:div w:id="1060906030">
          <w:marLeft w:val="640"/>
          <w:marRight w:val="0"/>
          <w:marTop w:val="0"/>
          <w:marBottom w:val="0"/>
          <w:divBdr>
            <w:top w:val="none" w:sz="0" w:space="0" w:color="auto"/>
            <w:left w:val="none" w:sz="0" w:space="0" w:color="auto"/>
            <w:bottom w:val="none" w:sz="0" w:space="0" w:color="auto"/>
            <w:right w:val="none" w:sz="0" w:space="0" w:color="auto"/>
          </w:divBdr>
        </w:div>
        <w:div w:id="1069767063">
          <w:marLeft w:val="640"/>
          <w:marRight w:val="0"/>
          <w:marTop w:val="0"/>
          <w:marBottom w:val="0"/>
          <w:divBdr>
            <w:top w:val="none" w:sz="0" w:space="0" w:color="auto"/>
            <w:left w:val="none" w:sz="0" w:space="0" w:color="auto"/>
            <w:bottom w:val="none" w:sz="0" w:space="0" w:color="auto"/>
            <w:right w:val="none" w:sz="0" w:space="0" w:color="auto"/>
          </w:divBdr>
        </w:div>
        <w:div w:id="1083792395">
          <w:marLeft w:val="640"/>
          <w:marRight w:val="0"/>
          <w:marTop w:val="0"/>
          <w:marBottom w:val="0"/>
          <w:divBdr>
            <w:top w:val="none" w:sz="0" w:space="0" w:color="auto"/>
            <w:left w:val="none" w:sz="0" w:space="0" w:color="auto"/>
            <w:bottom w:val="none" w:sz="0" w:space="0" w:color="auto"/>
            <w:right w:val="none" w:sz="0" w:space="0" w:color="auto"/>
          </w:divBdr>
        </w:div>
        <w:div w:id="1116872064">
          <w:marLeft w:val="640"/>
          <w:marRight w:val="0"/>
          <w:marTop w:val="0"/>
          <w:marBottom w:val="0"/>
          <w:divBdr>
            <w:top w:val="none" w:sz="0" w:space="0" w:color="auto"/>
            <w:left w:val="none" w:sz="0" w:space="0" w:color="auto"/>
            <w:bottom w:val="none" w:sz="0" w:space="0" w:color="auto"/>
            <w:right w:val="none" w:sz="0" w:space="0" w:color="auto"/>
          </w:divBdr>
        </w:div>
        <w:div w:id="1125274907">
          <w:marLeft w:val="640"/>
          <w:marRight w:val="0"/>
          <w:marTop w:val="0"/>
          <w:marBottom w:val="0"/>
          <w:divBdr>
            <w:top w:val="none" w:sz="0" w:space="0" w:color="auto"/>
            <w:left w:val="none" w:sz="0" w:space="0" w:color="auto"/>
            <w:bottom w:val="none" w:sz="0" w:space="0" w:color="auto"/>
            <w:right w:val="none" w:sz="0" w:space="0" w:color="auto"/>
          </w:divBdr>
        </w:div>
        <w:div w:id="1143813679">
          <w:marLeft w:val="640"/>
          <w:marRight w:val="0"/>
          <w:marTop w:val="0"/>
          <w:marBottom w:val="0"/>
          <w:divBdr>
            <w:top w:val="none" w:sz="0" w:space="0" w:color="auto"/>
            <w:left w:val="none" w:sz="0" w:space="0" w:color="auto"/>
            <w:bottom w:val="none" w:sz="0" w:space="0" w:color="auto"/>
            <w:right w:val="none" w:sz="0" w:space="0" w:color="auto"/>
          </w:divBdr>
        </w:div>
        <w:div w:id="1146898524">
          <w:marLeft w:val="640"/>
          <w:marRight w:val="0"/>
          <w:marTop w:val="0"/>
          <w:marBottom w:val="0"/>
          <w:divBdr>
            <w:top w:val="none" w:sz="0" w:space="0" w:color="auto"/>
            <w:left w:val="none" w:sz="0" w:space="0" w:color="auto"/>
            <w:bottom w:val="none" w:sz="0" w:space="0" w:color="auto"/>
            <w:right w:val="none" w:sz="0" w:space="0" w:color="auto"/>
          </w:divBdr>
        </w:div>
        <w:div w:id="1158155719">
          <w:marLeft w:val="640"/>
          <w:marRight w:val="0"/>
          <w:marTop w:val="0"/>
          <w:marBottom w:val="0"/>
          <w:divBdr>
            <w:top w:val="none" w:sz="0" w:space="0" w:color="auto"/>
            <w:left w:val="none" w:sz="0" w:space="0" w:color="auto"/>
            <w:bottom w:val="none" w:sz="0" w:space="0" w:color="auto"/>
            <w:right w:val="none" w:sz="0" w:space="0" w:color="auto"/>
          </w:divBdr>
        </w:div>
        <w:div w:id="1160072535">
          <w:marLeft w:val="640"/>
          <w:marRight w:val="0"/>
          <w:marTop w:val="0"/>
          <w:marBottom w:val="0"/>
          <w:divBdr>
            <w:top w:val="none" w:sz="0" w:space="0" w:color="auto"/>
            <w:left w:val="none" w:sz="0" w:space="0" w:color="auto"/>
            <w:bottom w:val="none" w:sz="0" w:space="0" w:color="auto"/>
            <w:right w:val="none" w:sz="0" w:space="0" w:color="auto"/>
          </w:divBdr>
        </w:div>
        <w:div w:id="1162311537">
          <w:marLeft w:val="640"/>
          <w:marRight w:val="0"/>
          <w:marTop w:val="0"/>
          <w:marBottom w:val="0"/>
          <w:divBdr>
            <w:top w:val="none" w:sz="0" w:space="0" w:color="auto"/>
            <w:left w:val="none" w:sz="0" w:space="0" w:color="auto"/>
            <w:bottom w:val="none" w:sz="0" w:space="0" w:color="auto"/>
            <w:right w:val="none" w:sz="0" w:space="0" w:color="auto"/>
          </w:divBdr>
        </w:div>
        <w:div w:id="1170557363">
          <w:marLeft w:val="640"/>
          <w:marRight w:val="0"/>
          <w:marTop w:val="0"/>
          <w:marBottom w:val="0"/>
          <w:divBdr>
            <w:top w:val="none" w:sz="0" w:space="0" w:color="auto"/>
            <w:left w:val="none" w:sz="0" w:space="0" w:color="auto"/>
            <w:bottom w:val="none" w:sz="0" w:space="0" w:color="auto"/>
            <w:right w:val="none" w:sz="0" w:space="0" w:color="auto"/>
          </w:divBdr>
        </w:div>
        <w:div w:id="1170827589">
          <w:marLeft w:val="640"/>
          <w:marRight w:val="0"/>
          <w:marTop w:val="0"/>
          <w:marBottom w:val="0"/>
          <w:divBdr>
            <w:top w:val="none" w:sz="0" w:space="0" w:color="auto"/>
            <w:left w:val="none" w:sz="0" w:space="0" w:color="auto"/>
            <w:bottom w:val="none" w:sz="0" w:space="0" w:color="auto"/>
            <w:right w:val="none" w:sz="0" w:space="0" w:color="auto"/>
          </w:divBdr>
        </w:div>
        <w:div w:id="1179468355">
          <w:marLeft w:val="640"/>
          <w:marRight w:val="0"/>
          <w:marTop w:val="0"/>
          <w:marBottom w:val="0"/>
          <w:divBdr>
            <w:top w:val="none" w:sz="0" w:space="0" w:color="auto"/>
            <w:left w:val="none" w:sz="0" w:space="0" w:color="auto"/>
            <w:bottom w:val="none" w:sz="0" w:space="0" w:color="auto"/>
            <w:right w:val="none" w:sz="0" w:space="0" w:color="auto"/>
          </w:divBdr>
        </w:div>
        <w:div w:id="1202478092">
          <w:marLeft w:val="640"/>
          <w:marRight w:val="0"/>
          <w:marTop w:val="0"/>
          <w:marBottom w:val="0"/>
          <w:divBdr>
            <w:top w:val="none" w:sz="0" w:space="0" w:color="auto"/>
            <w:left w:val="none" w:sz="0" w:space="0" w:color="auto"/>
            <w:bottom w:val="none" w:sz="0" w:space="0" w:color="auto"/>
            <w:right w:val="none" w:sz="0" w:space="0" w:color="auto"/>
          </w:divBdr>
        </w:div>
        <w:div w:id="1230191070">
          <w:marLeft w:val="640"/>
          <w:marRight w:val="0"/>
          <w:marTop w:val="0"/>
          <w:marBottom w:val="0"/>
          <w:divBdr>
            <w:top w:val="none" w:sz="0" w:space="0" w:color="auto"/>
            <w:left w:val="none" w:sz="0" w:space="0" w:color="auto"/>
            <w:bottom w:val="none" w:sz="0" w:space="0" w:color="auto"/>
            <w:right w:val="none" w:sz="0" w:space="0" w:color="auto"/>
          </w:divBdr>
        </w:div>
        <w:div w:id="1237130398">
          <w:marLeft w:val="640"/>
          <w:marRight w:val="0"/>
          <w:marTop w:val="0"/>
          <w:marBottom w:val="0"/>
          <w:divBdr>
            <w:top w:val="none" w:sz="0" w:space="0" w:color="auto"/>
            <w:left w:val="none" w:sz="0" w:space="0" w:color="auto"/>
            <w:bottom w:val="none" w:sz="0" w:space="0" w:color="auto"/>
            <w:right w:val="none" w:sz="0" w:space="0" w:color="auto"/>
          </w:divBdr>
        </w:div>
        <w:div w:id="1241134465">
          <w:marLeft w:val="640"/>
          <w:marRight w:val="0"/>
          <w:marTop w:val="0"/>
          <w:marBottom w:val="0"/>
          <w:divBdr>
            <w:top w:val="none" w:sz="0" w:space="0" w:color="auto"/>
            <w:left w:val="none" w:sz="0" w:space="0" w:color="auto"/>
            <w:bottom w:val="none" w:sz="0" w:space="0" w:color="auto"/>
            <w:right w:val="none" w:sz="0" w:space="0" w:color="auto"/>
          </w:divBdr>
        </w:div>
        <w:div w:id="1242520785">
          <w:marLeft w:val="640"/>
          <w:marRight w:val="0"/>
          <w:marTop w:val="0"/>
          <w:marBottom w:val="0"/>
          <w:divBdr>
            <w:top w:val="none" w:sz="0" w:space="0" w:color="auto"/>
            <w:left w:val="none" w:sz="0" w:space="0" w:color="auto"/>
            <w:bottom w:val="none" w:sz="0" w:space="0" w:color="auto"/>
            <w:right w:val="none" w:sz="0" w:space="0" w:color="auto"/>
          </w:divBdr>
        </w:div>
        <w:div w:id="1248684981">
          <w:marLeft w:val="640"/>
          <w:marRight w:val="0"/>
          <w:marTop w:val="0"/>
          <w:marBottom w:val="0"/>
          <w:divBdr>
            <w:top w:val="none" w:sz="0" w:space="0" w:color="auto"/>
            <w:left w:val="none" w:sz="0" w:space="0" w:color="auto"/>
            <w:bottom w:val="none" w:sz="0" w:space="0" w:color="auto"/>
            <w:right w:val="none" w:sz="0" w:space="0" w:color="auto"/>
          </w:divBdr>
        </w:div>
        <w:div w:id="1251307184">
          <w:marLeft w:val="640"/>
          <w:marRight w:val="0"/>
          <w:marTop w:val="0"/>
          <w:marBottom w:val="0"/>
          <w:divBdr>
            <w:top w:val="none" w:sz="0" w:space="0" w:color="auto"/>
            <w:left w:val="none" w:sz="0" w:space="0" w:color="auto"/>
            <w:bottom w:val="none" w:sz="0" w:space="0" w:color="auto"/>
            <w:right w:val="none" w:sz="0" w:space="0" w:color="auto"/>
          </w:divBdr>
        </w:div>
        <w:div w:id="1269968668">
          <w:marLeft w:val="640"/>
          <w:marRight w:val="0"/>
          <w:marTop w:val="0"/>
          <w:marBottom w:val="0"/>
          <w:divBdr>
            <w:top w:val="none" w:sz="0" w:space="0" w:color="auto"/>
            <w:left w:val="none" w:sz="0" w:space="0" w:color="auto"/>
            <w:bottom w:val="none" w:sz="0" w:space="0" w:color="auto"/>
            <w:right w:val="none" w:sz="0" w:space="0" w:color="auto"/>
          </w:divBdr>
        </w:div>
        <w:div w:id="1273702961">
          <w:marLeft w:val="640"/>
          <w:marRight w:val="0"/>
          <w:marTop w:val="0"/>
          <w:marBottom w:val="0"/>
          <w:divBdr>
            <w:top w:val="none" w:sz="0" w:space="0" w:color="auto"/>
            <w:left w:val="none" w:sz="0" w:space="0" w:color="auto"/>
            <w:bottom w:val="none" w:sz="0" w:space="0" w:color="auto"/>
            <w:right w:val="none" w:sz="0" w:space="0" w:color="auto"/>
          </w:divBdr>
        </w:div>
        <w:div w:id="1286815609">
          <w:marLeft w:val="640"/>
          <w:marRight w:val="0"/>
          <w:marTop w:val="0"/>
          <w:marBottom w:val="0"/>
          <w:divBdr>
            <w:top w:val="none" w:sz="0" w:space="0" w:color="auto"/>
            <w:left w:val="none" w:sz="0" w:space="0" w:color="auto"/>
            <w:bottom w:val="none" w:sz="0" w:space="0" w:color="auto"/>
            <w:right w:val="none" w:sz="0" w:space="0" w:color="auto"/>
          </w:divBdr>
        </w:div>
        <w:div w:id="1288512896">
          <w:marLeft w:val="640"/>
          <w:marRight w:val="0"/>
          <w:marTop w:val="0"/>
          <w:marBottom w:val="0"/>
          <w:divBdr>
            <w:top w:val="none" w:sz="0" w:space="0" w:color="auto"/>
            <w:left w:val="none" w:sz="0" w:space="0" w:color="auto"/>
            <w:bottom w:val="none" w:sz="0" w:space="0" w:color="auto"/>
            <w:right w:val="none" w:sz="0" w:space="0" w:color="auto"/>
          </w:divBdr>
        </w:div>
        <w:div w:id="1288732527">
          <w:marLeft w:val="640"/>
          <w:marRight w:val="0"/>
          <w:marTop w:val="0"/>
          <w:marBottom w:val="0"/>
          <w:divBdr>
            <w:top w:val="none" w:sz="0" w:space="0" w:color="auto"/>
            <w:left w:val="none" w:sz="0" w:space="0" w:color="auto"/>
            <w:bottom w:val="none" w:sz="0" w:space="0" w:color="auto"/>
            <w:right w:val="none" w:sz="0" w:space="0" w:color="auto"/>
          </w:divBdr>
        </w:div>
        <w:div w:id="1293249227">
          <w:marLeft w:val="640"/>
          <w:marRight w:val="0"/>
          <w:marTop w:val="0"/>
          <w:marBottom w:val="0"/>
          <w:divBdr>
            <w:top w:val="none" w:sz="0" w:space="0" w:color="auto"/>
            <w:left w:val="none" w:sz="0" w:space="0" w:color="auto"/>
            <w:bottom w:val="none" w:sz="0" w:space="0" w:color="auto"/>
            <w:right w:val="none" w:sz="0" w:space="0" w:color="auto"/>
          </w:divBdr>
        </w:div>
        <w:div w:id="1306201420">
          <w:marLeft w:val="640"/>
          <w:marRight w:val="0"/>
          <w:marTop w:val="0"/>
          <w:marBottom w:val="0"/>
          <w:divBdr>
            <w:top w:val="none" w:sz="0" w:space="0" w:color="auto"/>
            <w:left w:val="none" w:sz="0" w:space="0" w:color="auto"/>
            <w:bottom w:val="none" w:sz="0" w:space="0" w:color="auto"/>
            <w:right w:val="none" w:sz="0" w:space="0" w:color="auto"/>
          </w:divBdr>
        </w:div>
        <w:div w:id="1307931749">
          <w:marLeft w:val="640"/>
          <w:marRight w:val="0"/>
          <w:marTop w:val="0"/>
          <w:marBottom w:val="0"/>
          <w:divBdr>
            <w:top w:val="none" w:sz="0" w:space="0" w:color="auto"/>
            <w:left w:val="none" w:sz="0" w:space="0" w:color="auto"/>
            <w:bottom w:val="none" w:sz="0" w:space="0" w:color="auto"/>
            <w:right w:val="none" w:sz="0" w:space="0" w:color="auto"/>
          </w:divBdr>
        </w:div>
        <w:div w:id="1313172517">
          <w:marLeft w:val="640"/>
          <w:marRight w:val="0"/>
          <w:marTop w:val="0"/>
          <w:marBottom w:val="0"/>
          <w:divBdr>
            <w:top w:val="none" w:sz="0" w:space="0" w:color="auto"/>
            <w:left w:val="none" w:sz="0" w:space="0" w:color="auto"/>
            <w:bottom w:val="none" w:sz="0" w:space="0" w:color="auto"/>
            <w:right w:val="none" w:sz="0" w:space="0" w:color="auto"/>
          </w:divBdr>
        </w:div>
        <w:div w:id="1316835254">
          <w:marLeft w:val="640"/>
          <w:marRight w:val="0"/>
          <w:marTop w:val="0"/>
          <w:marBottom w:val="0"/>
          <w:divBdr>
            <w:top w:val="none" w:sz="0" w:space="0" w:color="auto"/>
            <w:left w:val="none" w:sz="0" w:space="0" w:color="auto"/>
            <w:bottom w:val="none" w:sz="0" w:space="0" w:color="auto"/>
            <w:right w:val="none" w:sz="0" w:space="0" w:color="auto"/>
          </w:divBdr>
        </w:div>
        <w:div w:id="1327904855">
          <w:marLeft w:val="640"/>
          <w:marRight w:val="0"/>
          <w:marTop w:val="0"/>
          <w:marBottom w:val="0"/>
          <w:divBdr>
            <w:top w:val="none" w:sz="0" w:space="0" w:color="auto"/>
            <w:left w:val="none" w:sz="0" w:space="0" w:color="auto"/>
            <w:bottom w:val="none" w:sz="0" w:space="0" w:color="auto"/>
            <w:right w:val="none" w:sz="0" w:space="0" w:color="auto"/>
          </w:divBdr>
        </w:div>
        <w:div w:id="1333685195">
          <w:marLeft w:val="640"/>
          <w:marRight w:val="0"/>
          <w:marTop w:val="0"/>
          <w:marBottom w:val="0"/>
          <w:divBdr>
            <w:top w:val="none" w:sz="0" w:space="0" w:color="auto"/>
            <w:left w:val="none" w:sz="0" w:space="0" w:color="auto"/>
            <w:bottom w:val="none" w:sz="0" w:space="0" w:color="auto"/>
            <w:right w:val="none" w:sz="0" w:space="0" w:color="auto"/>
          </w:divBdr>
        </w:div>
        <w:div w:id="1340698982">
          <w:marLeft w:val="640"/>
          <w:marRight w:val="0"/>
          <w:marTop w:val="0"/>
          <w:marBottom w:val="0"/>
          <w:divBdr>
            <w:top w:val="none" w:sz="0" w:space="0" w:color="auto"/>
            <w:left w:val="none" w:sz="0" w:space="0" w:color="auto"/>
            <w:bottom w:val="none" w:sz="0" w:space="0" w:color="auto"/>
            <w:right w:val="none" w:sz="0" w:space="0" w:color="auto"/>
          </w:divBdr>
        </w:div>
        <w:div w:id="1342783198">
          <w:marLeft w:val="640"/>
          <w:marRight w:val="0"/>
          <w:marTop w:val="0"/>
          <w:marBottom w:val="0"/>
          <w:divBdr>
            <w:top w:val="none" w:sz="0" w:space="0" w:color="auto"/>
            <w:left w:val="none" w:sz="0" w:space="0" w:color="auto"/>
            <w:bottom w:val="none" w:sz="0" w:space="0" w:color="auto"/>
            <w:right w:val="none" w:sz="0" w:space="0" w:color="auto"/>
          </w:divBdr>
        </w:div>
        <w:div w:id="1350720088">
          <w:marLeft w:val="640"/>
          <w:marRight w:val="0"/>
          <w:marTop w:val="0"/>
          <w:marBottom w:val="0"/>
          <w:divBdr>
            <w:top w:val="none" w:sz="0" w:space="0" w:color="auto"/>
            <w:left w:val="none" w:sz="0" w:space="0" w:color="auto"/>
            <w:bottom w:val="none" w:sz="0" w:space="0" w:color="auto"/>
            <w:right w:val="none" w:sz="0" w:space="0" w:color="auto"/>
          </w:divBdr>
        </w:div>
        <w:div w:id="1351571257">
          <w:marLeft w:val="640"/>
          <w:marRight w:val="0"/>
          <w:marTop w:val="0"/>
          <w:marBottom w:val="0"/>
          <w:divBdr>
            <w:top w:val="none" w:sz="0" w:space="0" w:color="auto"/>
            <w:left w:val="none" w:sz="0" w:space="0" w:color="auto"/>
            <w:bottom w:val="none" w:sz="0" w:space="0" w:color="auto"/>
            <w:right w:val="none" w:sz="0" w:space="0" w:color="auto"/>
          </w:divBdr>
        </w:div>
        <w:div w:id="1359240714">
          <w:marLeft w:val="640"/>
          <w:marRight w:val="0"/>
          <w:marTop w:val="0"/>
          <w:marBottom w:val="0"/>
          <w:divBdr>
            <w:top w:val="none" w:sz="0" w:space="0" w:color="auto"/>
            <w:left w:val="none" w:sz="0" w:space="0" w:color="auto"/>
            <w:bottom w:val="none" w:sz="0" w:space="0" w:color="auto"/>
            <w:right w:val="none" w:sz="0" w:space="0" w:color="auto"/>
          </w:divBdr>
        </w:div>
        <w:div w:id="1367365732">
          <w:marLeft w:val="640"/>
          <w:marRight w:val="0"/>
          <w:marTop w:val="0"/>
          <w:marBottom w:val="0"/>
          <w:divBdr>
            <w:top w:val="none" w:sz="0" w:space="0" w:color="auto"/>
            <w:left w:val="none" w:sz="0" w:space="0" w:color="auto"/>
            <w:bottom w:val="none" w:sz="0" w:space="0" w:color="auto"/>
            <w:right w:val="none" w:sz="0" w:space="0" w:color="auto"/>
          </w:divBdr>
        </w:div>
        <w:div w:id="1379167189">
          <w:marLeft w:val="640"/>
          <w:marRight w:val="0"/>
          <w:marTop w:val="0"/>
          <w:marBottom w:val="0"/>
          <w:divBdr>
            <w:top w:val="none" w:sz="0" w:space="0" w:color="auto"/>
            <w:left w:val="none" w:sz="0" w:space="0" w:color="auto"/>
            <w:bottom w:val="none" w:sz="0" w:space="0" w:color="auto"/>
            <w:right w:val="none" w:sz="0" w:space="0" w:color="auto"/>
          </w:divBdr>
        </w:div>
        <w:div w:id="1381903275">
          <w:marLeft w:val="640"/>
          <w:marRight w:val="0"/>
          <w:marTop w:val="0"/>
          <w:marBottom w:val="0"/>
          <w:divBdr>
            <w:top w:val="none" w:sz="0" w:space="0" w:color="auto"/>
            <w:left w:val="none" w:sz="0" w:space="0" w:color="auto"/>
            <w:bottom w:val="none" w:sz="0" w:space="0" w:color="auto"/>
            <w:right w:val="none" w:sz="0" w:space="0" w:color="auto"/>
          </w:divBdr>
        </w:div>
        <w:div w:id="1397701422">
          <w:marLeft w:val="640"/>
          <w:marRight w:val="0"/>
          <w:marTop w:val="0"/>
          <w:marBottom w:val="0"/>
          <w:divBdr>
            <w:top w:val="none" w:sz="0" w:space="0" w:color="auto"/>
            <w:left w:val="none" w:sz="0" w:space="0" w:color="auto"/>
            <w:bottom w:val="none" w:sz="0" w:space="0" w:color="auto"/>
            <w:right w:val="none" w:sz="0" w:space="0" w:color="auto"/>
          </w:divBdr>
        </w:div>
        <w:div w:id="1414165398">
          <w:marLeft w:val="640"/>
          <w:marRight w:val="0"/>
          <w:marTop w:val="0"/>
          <w:marBottom w:val="0"/>
          <w:divBdr>
            <w:top w:val="none" w:sz="0" w:space="0" w:color="auto"/>
            <w:left w:val="none" w:sz="0" w:space="0" w:color="auto"/>
            <w:bottom w:val="none" w:sz="0" w:space="0" w:color="auto"/>
            <w:right w:val="none" w:sz="0" w:space="0" w:color="auto"/>
          </w:divBdr>
        </w:div>
        <w:div w:id="1414669480">
          <w:marLeft w:val="640"/>
          <w:marRight w:val="0"/>
          <w:marTop w:val="0"/>
          <w:marBottom w:val="0"/>
          <w:divBdr>
            <w:top w:val="none" w:sz="0" w:space="0" w:color="auto"/>
            <w:left w:val="none" w:sz="0" w:space="0" w:color="auto"/>
            <w:bottom w:val="none" w:sz="0" w:space="0" w:color="auto"/>
            <w:right w:val="none" w:sz="0" w:space="0" w:color="auto"/>
          </w:divBdr>
        </w:div>
        <w:div w:id="1417903269">
          <w:marLeft w:val="640"/>
          <w:marRight w:val="0"/>
          <w:marTop w:val="0"/>
          <w:marBottom w:val="0"/>
          <w:divBdr>
            <w:top w:val="none" w:sz="0" w:space="0" w:color="auto"/>
            <w:left w:val="none" w:sz="0" w:space="0" w:color="auto"/>
            <w:bottom w:val="none" w:sz="0" w:space="0" w:color="auto"/>
            <w:right w:val="none" w:sz="0" w:space="0" w:color="auto"/>
          </w:divBdr>
        </w:div>
        <w:div w:id="1426927019">
          <w:marLeft w:val="640"/>
          <w:marRight w:val="0"/>
          <w:marTop w:val="0"/>
          <w:marBottom w:val="0"/>
          <w:divBdr>
            <w:top w:val="none" w:sz="0" w:space="0" w:color="auto"/>
            <w:left w:val="none" w:sz="0" w:space="0" w:color="auto"/>
            <w:bottom w:val="none" w:sz="0" w:space="0" w:color="auto"/>
            <w:right w:val="none" w:sz="0" w:space="0" w:color="auto"/>
          </w:divBdr>
        </w:div>
        <w:div w:id="1431926060">
          <w:marLeft w:val="640"/>
          <w:marRight w:val="0"/>
          <w:marTop w:val="0"/>
          <w:marBottom w:val="0"/>
          <w:divBdr>
            <w:top w:val="none" w:sz="0" w:space="0" w:color="auto"/>
            <w:left w:val="none" w:sz="0" w:space="0" w:color="auto"/>
            <w:bottom w:val="none" w:sz="0" w:space="0" w:color="auto"/>
            <w:right w:val="none" w:sz="0" w:space="0" w:color="auto"/>
          </w:divBdr>
        </w:div>
        <w:div w:id="1438712953">
          <w:marLeft w:val="640"/>
          <w:marRight w:val="0"/>
          <w:marTop w:val="0"/>
          <w:marBottom w:val="0"/>
          <w:divBdr>
            <w:top w:val="none" w:sz="0" w:space="0" w:color="auto"/>
            <w:left w:val="none" w:sz="0" w:space="0" w:color="auto"/>
            <w:bottom w:val="none" w:sz="0" w:space="0" w:color="auto"/>
            <w:right w:val="none" w:sz="0" w:space="0" w:color="auto"/>
          </w:divBdr>
        </w:div>
        <w:div w:id="1457606497">
          <w:marLeft w:val="640"/>
          <w:marRight w:val="0"/>
          <w:marTop w:val="0"/>
          <w:marBottom w:val="0"/>
          <w:divBdr>
            <w:top w:val="none" w:sz="0" w:space="0" w:color="auto"/>
            <w:left w:val="none" w:sz="0" w:space="0" w:color="auto"/>
            <w:bottom w:val="none" w:sz="0" w:space="0" w:color="auto"/>
            <w:right w:val="none" w:sz="0" w:space="0" w:color="auto"/>
          </w:divBdr>
        </w:div>
        <w:div w:id="1465927026">
          <w:marLeft w:val="640"/>
          <w:marRight w:val="0"/>
          <w:marTop w:val="0"/>
          <w:marBottom w:val="0"/>
          <w:divBdr>
            <w:top w:val="none" w:sz="0" w:space="0" w:color="auto"/>
            <w:left w:val="none" w:sz="0" w:space="0" w:color="auto"/>
            <w:bottom w:val="none" w:sz="0" w:space="0" w:color="auto"/>
            <w:right w:val="none" w:sz="0" w:space="0" w:color="auto"/>
          </w:divBdr>
        </w:div>
        <w:div w:id="1472748441">
          <w:marLeft w:val="640"/>
          <w:marRight w:val="0"/>
          <w:marTop w:val="0"/>
          <w:marBottom w:val="0"/>
          <w:divBdr>
            <w:top w:val="none" w:sz="0" w:space="0" w:color="auto"/>
            <w:left w:val="none" w:sz="0" w:space="0" w:color="auto"/>
            <w:bottom w:val="none" w:sz="0" w:space="0" w:color="auto"/>
            <w:right w:val="none" w:sz="0" w:space="0" w:color="auto"/>
          </w:divBdr>
        </w:div>
        <w:div w:id="1475566510">
          <w:marLeft w:val="640"/>
          <w:marRight w:val="0"/>
          <w:marTop w:val="0"/>
          <w:marBottom w:val="0"/>
          <w:divBdr>
            <w:top w:val="none" w:sz="0" w:space="0" w:color="auto"/>
            <w:left w:val="none" w:sz="0" w:space="0" w:color="auto"/>
            <w:bottom w:val="none" w:sz="0" w:space="0" w:color="auto"/>
            <w:right w:val="none" w:sz="0" w:space="0" w:color="auto"/>
          </w:divBdr>
        </w:div>
        <w:div w:id="1482429062">
          <w:marLeft w:val="640"/>
          <w:marRight w:val="0"/>
          <w:marTop w:val="0"/>
          <w:marBottom w:val="0"/>
          <w:divBdr>
            <w:top w:val="none" w:sz="0" w:space="0" w:color="auto"/>
            <w:left w:val="none" w:sz="0" w:space="0" w:color="auto"/>
            <w:bottom w:val="none" w:sz="0" w:space="0" w:color="auto"/>
            <w:right w:val="none" w:sz="0" w:space="0" w:color="auto"/>
          </w:divBdr>
        </w:div>
        <w:div w:id="1495804612">
          <w:marLeft w:val="640"/>
          <w:marRight w:val="0"/>
          <w:marTop w:val="0"/>
          <w:marBottom w:val="0"/>
          <w:divBdr>
            <w:top w:val="none" w:sz="0" w:space="0" w:color="auto"/>
            <w:left w:val="none" w:sz="0" w:space="0" w:color="auto"/>
            <w:bottom w:val="none" w:sz="0" w:space="0" w:color="auto"/>
            <w:right w:val="none" w:sz="0" w:space="0" w:color="auto"/>
          </w:divBdr>
        </w:div>
        <w:div w:id="1524241583">
          <w:marLeft w:val="640"/>
          <w:marRight w:val="0"/>
          <w:marTop w:val="0"/>
          <w:marBottom w:val="0"/>
          <w:divBdr>
            <w:top w:val="none" w:sz="0" w:space="0" w:color="auto"/>
            <w:left w:val="none" w:sz="0" w:space="0" w:color="auto"/>
            <w:bottom w:val="none" w:sz="0" w:space="0" w:color="auto"/>
            <w:right w:val="none" w:sz="0" w:space="0" w:color="auto"/>
          </w:divBdr>
        </w:div>
        <w:div w:id="1542553123">
          <w:marLeft w:val="640"/>
          <w:marRight w:val="0"/>
          <w:marTop w:val="0"/>
          <w:marBottom w:val="0"/>
          <w:divBdr>
            <w:top w:val="none" w:sz="0" w:space="0" w:color="auto"/>
            <w:left w:val="none" w:sz="0" w:space="0" w:color="auto"/>
            <w:bottom w:val="none" w:sz="0" w:space="0" w:color="auto"/>
            <w:right w:val="none" w:sz="0" w:space="0" w:color="auto"/>
          </w:divBdr>
        </w:div>
        <w:div w:id="1544707858">
          <w:marLeft w:val="640"/>
          <w:marRight w:val="0"/>
          <w:marTop w:val="0"/>
          <w:marBottom w:val="0"/>
          <w:divBdr>
            <w:top w:val="none" w:sz="0" w:space="0" w:color="auto"/>
            <w:left w:val="none" w:sz="0" w:space="0" w:color="auto"/>
            <w:bottom w:val="none" w:sz="0" w:space="0" w:color="auto"/>
            <w:right w:val="none" w:sz="0" w:space="0" w:color="auto"/>
          </w:divBdr>
        </w:div>
        <w:div w:id="1551723001">
          <w:marLeft w:val="640"/>
          <w:marRight w:val="0"/>
          <w:marTop w:val="0"/>
          <w:marBottom w:val="0"/>
          <w:divBdr>
            <w:top w:val="none" w:sz="0" w:space="0" w:color="auto"/>
            <w:left w:val="none" w:sz="0" w:space="0" w:color="auto"/>
            <w:bottom w:val="none" w:sz="0" w:space="0" w:color="auto"/>
            <w:right w:val="none" w:sz="0" w:space="0" w:color="auto"/>
          </w:divBdr>
        </w:div>
        <w:div w:id="1565682672">
          <w:marLeft w:val="640"/>
          <w:marRight w:val="0"/>
          <w:marTop w:val="0"/>
          <w:marBottom w:val="0"/>
          <w:divBdr>
            <w:top w:val="none" w:sz="0" w:space="0" w:color="auto"/>
            <w:left w:val="none" w:sz="0" w:space="0" w:color="auto"/>
            <w:bottom w:val="none" w:sz="0" w:space="0" w:color="auto"/>
            <w:right w:val="none" w:sz="0" w:space="0" w:color="auto"/>
          </w:divBdr>
        </w:div>
        <w:div w:id="1566334285">
          <w:marLeft w:val="640"/>
          <w:marRight w:val="0"/>
          <w:marTop w:val="0"/>
          <w:marBottom w:val="0"/>
          <w:divBdr>
            <w:top w:val="none" w:sz="0" w:space="0" w:color="auto"/>
            <w:left w:val="none" w:sz="0" w:space="0" w:color="auto"/>
            <w:bottom w:val="none" w:sz="0" w:space="0" w:color="auto"/>
            <w:right w:val="none" w:sz="0" w:space="0" w:color="auto"/>
          </w:divBdr>
        </w:div>
        <w:div w:id="1567104151">
          <w:marLeft w:val="640"/>
          <w:marRight w:val="0"/>
          <w:marTop w:val="0"/>
          <w:marBottom w:val="0"/>
          <w:divBdr>
            <w:top w:val="none" w:sz="0" w:space="0" w:color="auto"/>
            <w:left w:val="none" w:sz="0" w:space="0" w:color="auto"/>
            <w:bottom w:val="none" w:sz="0" w:space="0" w:color="auto"/>
            <w:right w:val="none" w:sz="0" w:space="0" w:color="auto"/>
          </w:divBdr>
        </w:div>
        <w:div w:id="1567497241">
          <w:marLeft w:val="640"/>
          <w:marRight w:val="0"/>
          <w:marTop w:val="0"/>
          <w:marBottom w:val="0"/>
          <w:divBdr>
            <w:top w:val="none" w:sz="0" w:space="0" w:color="auto"/>
            <w:left w:val="none" w:sz="0" w:space="0" w:color="auto"/>
            <w:bottom w:val="none" w:sz="0" w:space="0" w:color="auto"/>
            <w:right w:val="none" w:sz="0" w:space="0" w:color="auto"/>
          </w:divBdr>
        </w:div>
        <w:div w:id="1611426132">
          <w:marLeft w:val="640"/>
          <w:marRight w:val="0"/>
          <w:marTop w:val="0"/>
          <w:marBottom w:val="0"/>
          <w:divBdr>
            <w:top w:val="none" w:sz="0" w:space="0" w:color="auto"/>
            <w:left w:val="none" w:sz="0" w:space="0" w:color="auto"/>
            <w:bottom w:val="none" w:sz="0" w:space="0" w:color="auto"/>
            <w:right w:val="none" w:sz="0" w:space="0" w:color="auto"/>
          </w:divBdr>
        </w:div>
        <w:div w:id="1613903504">
          <w:marLeft w:val="640"/>
          <w:marRight w:val="0"/>
          <w:marTop w:val="0"/>
          <w:marBottom w:val="0"/>
          <w:divBdr>
            <w:top w:val="none" w:sz="0" w:space="0" w:color="auto"/>
            <w:left w:val="none" w:sz="0" w:space="0" w:color="auto"/>
            <w:bottom w:val="none" w:sz="0" w:space="0" w:color="auto"/>
            <w:right w:val="none" w:sz="0" w:space="0" w:color="auto"/>
          </w:divBdr>
        </w:div>
        <w:div w:id="1620448592">
          <w:marLeft w:val="640"/>
          <w:marRight w:val="0"/>
          <w:marTop w:val="0"/>
          <w:marBottom w:val="0"/>
          <w:divBdr>
            <w:top w:val="none" w:sz="0" w:space="0" w:color="auto"/>
            <w:left w:val="none" w:sz="0" w:space="0" w:color="auto"/>
            <w:bottom w:val="none" w:sz="0" w:space="0" w:color="auto"/>
            <w:right w:val="none" w:sz="0" w:space="0" w:color="auto"/>
          </w:divBdr>
        </w:div>
        <w:div w:id="1633443835">
          <w:marLeft w:val="640"/>
          <w:marRight w:val="0"/>
          <w:marTop w:val="0"/>
          <w:marBottom w:val="0"/>
          <w:divBdr>
            <w:top w:val="none" w:sz="0" w:space="0" w:color="auto"/>
            <w:left w:val="none" w:sz="0" w:space="0" w:color="auto"/>
            <w:bottom w:val="none" w:sz="0" w:space="0" w:color="auto"/>
            <w:right w:val="none" w:sz="0" w:space="0" w:color="auto"/>
          </w:divBdr>
        </w:div>
        <w:div w:id="1636567348">
          <w:marLeft w:val="640"/>
          <w:marRight w:val="0"/>
          <w:marTop w:val="0"/>
          <w:marBottom w:val="0"/>
          <w:divBdr>
            <w:top w:val="none" w:sz="0" w:space="0" w:color="auto"/>
            <w:left w:val="none" w:sz="0" w:space="0" w:color="auto"/>
            <w:bottom w:val="none" w:sz="0" w:space="0" w:color="auto"/>
            <w:right w:val="none" w:sz="0" w:space="0" w:color="auto"/>
          </w:divBdr>
        </w:div>
        <w:div w:id="1648124282">
          <w:marLeft w:val="640"/>
          <w:marRight w:val="0"/>
          <w:marTop w:val="0"/>
          <w:marBottom w:val="0"/>
          <w:divBdr>
            <w:top w:val="none" w:sz="0" w:space="0" w:color="auto"/>
            <w:left w:val="none" w:sz="0" w:space="0" w:color="auto"/>
            <w:bottom w:val="none" w:sz="0" w:space="0" w:color="auto"/>
            <w:right w:val="none" w:sz="0" w:space="0" w:color="auto"/>
          </w:divBdr>
        </w:div>
        <w:div w:id="1654334739">
          <w:marLeft w:val="640"/>
          <w:marRight w:val="0"/>
          <w:marTop w:val="0"/>
          <w:marBottom w:val="0"/>
          <w:divBdr>
            <w:top w:val="none" w:sz="0" w:space="0" w:color="auto"/>
            <w:left w:val="none" w:sz="0" w:space="0" w:color="auto"/>
            <w:bottom w:val="none" w:sz="0" w:space="0" w:color="auto"/>
            <w:right w:val="none" w:sz="0" w:space="0" w:color="auto"/>
          </w:divBdr>
        </w:div>
        <w:div w:id="1673097665">
          <w:marLeft w:val="640"/>
          <w:marRight w:val="0"/>
          <w:marTop w:val="0"/>
          <w:marBottom w:val="0"/>
          <w:divBdr>
            <w:top w:val="none" w:sz="0" w:space="0" w:color="auto"/>
            <w:left w:val="none" w:sz="0" w:space="0" w:color="auto"/>
            <w:bottom w:val="none" w:sz="0" w:space="0" w:color="auto"/>
            <w:right w:val="none" w:sz="0" w:space="0" w:color="auto"/>
          </w:divBdr>
        </w:div>
        <w:div w:id="1680964268">
          <w:marLeft w:val="640"/>
          <w:marRight w:val="0"/>
          <w:marTop w:val="0"/>
          <w:marBottom w:val="0"/>
          <w:divBdr>
            <w:top w:val="none" w:sz="0" w:space="0" w:color="auto"/>
            <w:left w:val="none" w:sz="0" w:space="0" w:color="auto"/>
            <w:bottom w:val="none" w:sz="0" w:space="0" w:color="auto"/>
            <w:right w:val="none" w:sz="0" w:space="0" w:color="auto"/>
          </w:divBdr>
        </w:div>
        <w:div w:id="1682780617">
          <w:marLeft w:val="640"/>
          <w:marRight w:val="0"/>
          <w:marTop w:val="0"/>
          <w:marBottom w:val="0"/>
          <w:divBdr>
            <w:top w:val="none" w:sz="0" w:space="0" w:color="auto"/>
            <w:left w:val="none" w:sz="0" w:space="0" w:color="auto"/>
            <w:bottom w:val="none" w:sz="0" w:space="0" w:color="auto"/>
            <w:right w:val="none" w:sz="0" w:space="0" w:color="auto"/>
          </w:divBdr>
        </w:div>
        <w:div w:id="1685474580">
          <w:marLeft w:val="640"/>
          <w:marRight w:val="0"/>
          <w:marTop w:val="0"/>
          <w:marBottom w:val="0"/>
          <w:divBdr>
            <w:top w:val="none" w:sz="0" w:space="0" w:color="auto"/>
            <w:left w:val="none" w:sz="0" w:space="0" w:color="auto"/>
            <w:bottom w:val="none" w:sz="0" w:space="0" w:color="auto"/>
            <w:right w:val="none" w:sz="0" w:space="0" w:color="auto"/>
          </w:divBdr>
        </w:div>
        <w:div w:id="1725104876">
          <w:marLeft w:val="640"/>
          <w:marRight w:val="0"/>
          <w:marTop w:val="0"/>
          <w:marBottom w:val="0"/>
          <w:divBdr>
            <w:top w:val="none" w:sz="0" w:space="0" w:color="auto"/>
            <w:left w:val="none" w:sz="0" w:space="0" w:color="auto"/>
            <w:bottom w:val="none" w:sz="0" w:space="0" w:color="auto"/>
            <w:right w:val="none" w:sz="0" w:space="0" w:color="auto"/>
          </w:divBdr>
        </w:div>
        <w:div w:id="1726873669">
          <w:marLeft w:val="640"/>
          <w:marRight w:val="0"/>
          <w:marTop w:val="0"/>
          <w:marBottom w:val="0"/>
          <w:divBdr>
            <w:top w:val="none" w:sz="0" w:space="0" w:color="auto"/>
            <w:left w:val="none" w:sz="0" w:space="0" w:color="auto"/>
            <w:bottom w:val="none" w:sz="0" w:space="0" w:color="auto"/>
            <w:right w:val="none" w:sz="0" w:space="0" w:color="auto"/>
          </w:divBdr>
        </w:div>
        <w:div w:id="1735275804">
          <w:marLeft w:val="640"/>
          <w:marRight w:val="0"/>
          <w:marTop w:val="0"/>
          <w:marBottom w:val="0"/>
          <w:divBdr>
            <w:top w:val="none" w:sz="0" w:space="0" w:color="auto"/>
            <w:left w:val="none" w:sz="0" w:space="0" w:color="auto"/>
            <w:bottom w:val="none" w:sz="0" w:space="0" w:color="auto"/>
            <w:right w:val="none" w:sz="0" w:space="0" w:color="auto"/>
          </w:divBdr>
        </w:div>
        <w:div w:id="1738746989">
          <w:marLeft w:val="640"/>
          <w:marRight w:val="0"/>
          <w:marTop w:val="0"/>
          <w:marBottom w:val="0"/>
          <w:divBdr>
            <w:top w:val="none" w:sz="0" w:space="0" w:color="auto"/>
            <w:left w:val="none" w:sz="0" w:space="0" w:color="auto"/>
            <w:bottom w:val="none" w:sz="0" w:space="0" w:color="auto"/>
            <w:right w:val="none" w:sz="0" w:space="0" w:color="auto"/>
          </w:divBdr>
        </w:div>
        <w:div w:id="1747721318">
          <w:marLeft w:val="640"/>
          <w:marRight w:val="0"/>
          <w:marTop w:val="0"/>
          <w:marBottom w:val="0"/>
          <w:divBdr>
            <w:top w:val="none" w:sz="0" w:space="0" w:color="auto"/>
            <w:left w:val="none" w:sz="0" w:space="0" w:color="auto"/>
            <w:bottom w:val="none" w:sz="0" w:space="0" w:color="auto"/>
            <w:right w:val="none" w:sz="0" w:space="0" w:color="auto"/>
          </w:divBdr>
        </w:div>
        <w:div w:id="1750037946">
          <w:marLeft w:val="640"/>
          <w:marRight w:val="0"/>
          <w:marTop w:val="0"/>
          <w:marBottom w:val="0"/>
          <w:divBdr>
            <w:top w:val="none" w:sz="0" w:space="0" w:color="auto"/>
            <w:left w:val="none" w:sz="0" w:space="0" w:color="auto"/>
            <w:bottom w:val="none" w:sz="0" w:space="0" w:color="auto"/>
            <w:right w:val="none" w:sz="0" w:space="0" w:color="auto"/>
          </w:divBdr>
        </w:div>
        <w:div w:id="1752658462">
          <w:marLeft w:val="640"/>
          <w:marRight w:val="0"/>
          <w:marTop w:val="0"/>
          <w:marBottom w:val="0"/>
          <w:divBdr>
            <w:top w:val="none" w:sz="0" w:space="0" w:color="auto"/>
            <w:left w:val="none" w:sz="0" w:space="0" w:color="auto"/>
            <w:bottom w:val="none" w:sz="0" w:space="0" w:color="auto"/>
            <w:right w:val="none" w:sz="0" w:space="0" w:color="auto"/>
          </w:divBdr>
        </w:div>
        <w:div w:id="1759017326">
          <w:marLeft w:val="640"/>
          <w:marRight w:val="0"/>
          <w:marTop w:val="0"/>
          <w:marBottom w:val="0"/>
          <w:divBdr>
            <w:top w:val="none" w:sz="0" w:space="0" w:color="auto"/>
            <w:left w:val="none" w:sz="0" w:space="0" w:color="auto"/>
            <w:bottom w:val="none" w:sz="0" w:space="0" w:color="auto"/>
            <w:right w:val="none" w:sz="0" w:space="0" w:color="auto"/>
          </w:divBdr>
        </w:div>
        <w:div w:id="1762725366">
          <w:marLeft w:val="640"/>
          <w:marRight w:val="0"/>
          <w:marTop w:val="0"/>
          <w:marBottom w:val="0"/>
          <w:divBdr>
            <w:top w:val="none" w:sz="0" w:space="0" w:color="auto"/>
            <w:left w:val="none" w:sz="0" w:space="0" w:color="auto"/>
            <w:bottom w:val="none" w:sz="0" w:space="0" w:color="auto"/>
            <w:right w:val="none" w:sz="0" w:space="0" w:color="auto"/>
          </w:divBdr>
        </w:div>
        <w:div w:id="1767573648">
          <w:marLeft w:val="640"/>
          <w:marRight w:val="0"/>
          <w:marTop w:val="0"/>
          <w:marBottom w:val="0"/>
          <w:divBdr>
            <w:top w:val="none" w:sz="0" w:space="0" w:color="auto"/>
            <w:left w:val="none" w:sz="0" w:space="0" w:color="auto"/>
            <w:bottom w:val="none" w:sz="0" w:space="0" w:color="auto"/>
            <w:right w:val="none" w:sz="0" w:space="0" w:color="auto"/>
          </w:divBdr>
        </w:div>
        <w:div w:id="1769694134">
          <w:marLeft w:val="640"/>
          <w:marRight w:val="0"/>
          <w:marTop w:val="0"/>
          <w:marBottom w:val="0"/>
          <w:divBdr>
            <w:top w:val="none" w:sz="0" w:space="0" w:color="auto"/>
            <w:left w:val="none" w:sz="0" w:space="0" w:color="auto"/>
            <w:bottom w:val="none" w:sz="0" w:space="0" w:color="auto"/>
            <w:right w:val="none" w:sz="0" w:space="0" w:color="auto"/>
          </w:divBdr>
        </w:div>
        <w:div w:id="1775780147">
          <w:marLeft w:val="640"/>
          <w:marRight w:val="0"/>
          <w:marTop w:val="0"/>
          <w:marBottom w:val="0"/>
          <w:divBdr>
            <w:top w:val="none" w:sz="0" w:space="0" w:color="auto"/>
            <w:left w:val="none" w:sz="0" w:space="0" w:color="auto"/>
            <w:bottom w:val="none" w:sz="0" w:space="0" w:color="auto"/>
            <w:right w:val="none" w:sz="0" w:space="0" w:color="auto"/>
          </w:divBdr>
        </w:div>
        <w:div w:id="1784375373">
          <w:marLeft w:val="640"/>
          <w:marRight w:val="0"/>
          <w:marTop w:val="0"/>
          <w:marBottom w:val="0"/>
          <w:divBdr>
            <w:top w:val="none" w:sz="0" w:space="0" w:color="auto"/>
            <w:left w:val="none" w:sz="0" w:space="0" w:color="auto"/>
            <w:bottom w:val="none" w:sz="0" w:space="0" w:color="auto"/>
            <w:right w:val="none" w:sz="0" w:space="0" w:color="auto"/>
          </w:divBdr>
        </w:div>
        <w:div w:id="1787045680">
          <w:marLeft w:val="640"/>
          <w:marRight w:val="0"/>
          <w:marTop w:val="0"/>
          <w:marBottom w:val="0"/>
          <w:divBdr>
            <w:top w:val="none" w:sz="0" w:space="0" w:color="auto"/>
            <w:left w:val="none" w:sz="0" w:space="0" w:color="auto"/>
            <w:bottom w:val="none" w:sz="0" w:space="0" w:color="auto"/>
            <w:right w:val="none" w:sz="0" w:space="0" w:color="auto"/>
          </w:divBdr>
        </w:div>
        <w:div w:id="1805653245">
          <w:marLeft w:val="640"/>
          <w:marRight w:val="0"/>
          <w:marTop w:val="0"/>
          <w:marBottom w:val="0"/>
          <w:divBdr>
            <w:top w:val="none" w:sz="0" w:space="0" w:color="auto"/>
            <w:left w:val="none" w:sz="0" w:space="0" w:color="auto"/>
            <w:bottom w:val="none" w:sz="0" w:space="0" w:color="auto"/>
            <w:right w:val="none" w:sz="0" w:space="0" w:color="auto"/>
          </w:divBdr>
        </w:div>
        <w:div w:id="1816333174">
          <w:marLeft w:val="640"/>
          <w:marRight w:val="0"/>
          <w:marTop w:val="0"/>
          <w:marBottom w:val="0"/>
          <w:divBdr>
            <w:top w:val="none" w:sz="0" w:space="0" w:color="auto"/>
            <w:left w:val="none" w:sz="0" w:space="0" w:color="auto"/>
            <w:bottom w:val="none" w:sz="0" w:space="0" w:color="auto"/>
            <w:right w:val="none" w:sz="0" w:space="0" w:color="auto"/>
          </w:divBdr>
        </w:div>
        <w:div w:id="1818183966">
          <w:marLeft w:val="640"/>
          <w:marRight w:val="0"/>
          <w:marTop w:val="0"/>
          <w:marBottom w:val="0"/>
          <w:divBdr>
            <w:top w:val="none" w:sz="0" w:space="0" w:color="auto"/>
            <w:left w:val="none" w:sz="0" w:space="0" w:color="auto"/>
            <w:bottom w:val="none" w:sz="0" w:space="0" w:color="auto"/>
            <w:right w:val="none" w:sz="0" w:space="0" w:color="auto"/>
          </w:divBdr>
        </w:div>
        <w:div w:id="1827430365">
          <w:marLeft w:val="640"/>
          <w:marRight w:val="0"/>
          <w:marTop w:val="0"/>
          <w:marBottom w:val="0"/>
          <w:divBdr>
            <w:top w:val="none" w:sz="0" w:space="0" w:color="auto"/>
            <w:left w:val="none" w:sz="0" w:space="0" w:color="auto"/>
            <w:bottom w:val="none" w:sz="0" w:space="0" w:color="auto"/>
            <w:right w:val="none" w:sz="0" w:space="0" w:color="auto"/>
          </w:divBdr>
        </w:div>
        <w:div w:id="1846825587">
          <w:marLeft w:val="640"/>
          <w:marRight w:val="0"/>
          <w:marTop w:val="0"/>
          <w:marBottom w:val="0"/>
          <w:divBdr>
            <w:top w:val="none" w:sz="0" w:space="0" w:color="auto"/>
            <w:left w:val="none" w:sz="0" w:space="0" w:color="auto"/>
            <w:bottom w:val="none" w:sz="0" w:space="0" w:color="auto"/>
            <w:right w:val="none" w:sz="0" w:space="0" w:color="auto"/>
          </w:divBdr>
        </w:div>
        <w:div w:id="1850749551">
          <w:marLeft w:val="640"/>
          <w:marRight w:val="0"/>
          <w:marTop w:val="0"/>
          <w:marBottom w:val="0"/>
          <w:divBdr>
            <w:top w:val="none" w:sz="0" w:space="0" w:color="auto"/>
            <w:left w:val="none" w:sz="0" w:space="0" w:color="auto"/>
            <w:bottom w:val="none" w:sz="0" w:space="0" w:color="auto"/>
            <w:right w:val="none" w:sz="0" w:space="0" w:color="auto"/>
          </w:divBdr>
        </w:div>
        <w:div w:id="1853301934">
          <w:marLeft w:val="640"/>
          <w:marRight w:val="0"/>
          <w:marTop w:val="0"/>
          <w:marBottom w:val="0"/>
          <w:divBdr>
            <w:top w:val="none" w:sz="0" w:space="0" w:color="auto"/>
            <w:left w:val="none" w:sz="0" w:space="0" w:color="auto"/>
            <w:bottom w:val="none" w:sz="0" w:space="0" w:color="auto"/>
            <w:right w:val="none" w:sz="0" w:space="0" w:color="auto"/>
          </w:divBdr>
        </w:div>
        <w:div w:id="1855605777">
          <w:marLeft w:val="640"/>
          <w:marRight w:val="0"/>
          <w:marTop w:val="0"/>
          <w:marBottom w:val="0"/>
          <w:divBdr>
            <w:top w:val="none" w:sz="0" w:space="0" w:color="auto"/>
            <w:left w:val="none" w:sz="0" w:space="0" w:color="auto"/>
            <w:bottom w:val="none" w:sz="0" w:space="0" w:color="auto"/>
            <w:right w:val="none" w:sz="0" w:space="0" w:color="auto"/>
          </w:divBdr>
        </w:div>
        <w:div w:id="1858228183">
          <w:marLeft w:val="640"/>
          <w:marRight w:val="0"/>
          <w:marTop w:val="0"/>
          <w:marBottom w:val="0"/>
          <w:divBdr>
            <w:top w:val="none" w:sz="0" w:space="0" w:color="auto"/>
            <w:left w:val="none" w:sz="0" w:space="0" w:color="auto"/>
            <w:bottom w:val="none" w:sz="0" w:space="0" w:color="auto"/>
            <w:right w:val="none" w:sz="0" w:space="0" w:color="auto"/>
          </w:divBdr>
        </w:div>
        <w:div w:id="1859731241">
          <w:marLeft w:val="640"/>
          <w:marRight w:val="0"/>
          <w:marTop w:val="0"/>
          <w:marBottom w:val="0"/>
          <w:divBdr>
            <w:top w:val="none" w:sz="0" w:space="0" w:color="auto"/>
            <w:left w:val="none" w:sz="0" w:space="0" w:color="auto"/>
            <w:bottom w:val="none" w:sz="0" w:space="0" w:color="auto"/>
            <w:right w:val="none" w:sz="0" w:space="0" w:color="auto"/>
          </w:divBdr>
        </w:div>
        <w:div w:id="1866092319">
          <w:marLeft w:val="640"/>
          <w:marRight w:val="0"/>
          <w:marTop w:val="0"/>
          <w:marBottom w:val="0"/>
          <w:divBdr>
            <w:top w:val="none" w:sz="0" w:space="0" w:color="auto"/>
            <w:left w:val="none" w:sz="0" w:space="0" w:color="auto"/>
            <w:bottom w:val="none" w:sz="0" w:space="0" w:color="auto"/>
            <w:right w:val="none" w:sz="0" w:space="0" w:color="auto"/>
          </w:divBdr>
        </w:div>
        <w:div w:id="1875537085">
          <w:marLeft w:val="640"/>
          <w:marRight w:val="0"/>
          <w:marTop w:val="0"/>
          <w:marBottom w:val="0"/>
          <w:divBdr>
            <w:top w:val="none" w:sz="0" w:space="0" w:color="auto"/>
            <w:left w:val="none" w:sz="0" w:space="0" w:color="auto"/>
            <w:bottom w:val="none" w:sz="0" w:space="0" w:color="auto"/>
            <w:right w:val="none" w:sz="0" w:space="0" w:color="auto"/>
          </w:divBdr>
        </w:div>
        <w:div w:id="1898929472">
          <w:marLeft w:val="640"/>
          <w:marRight w:val="0"/>
          <w:marTop w:val="0"/>
          <w:marBottom w:val="0"/>
          <w:divBdr>
            <w:top w:val="none" w:sz="0" w:space="0" w:color="auto"/>
            <w:left w:val="none" w:sz="0" w:space="0" w:color="auto"/>
            <w:bottom w:val="none" w:sz="0" w:space="0" w:color="auto"/>
            <w:right w:val="none" w:sz="0" w:space="0" w:color="auto"/>
          </w:divBdr>
        </w:div>
        <w:div w:id="1908344874">
          <w:marLeft w:val="640"/>
          <w:marRight w:val="0"/>
          <w:marTop w:val="0"/>
          <w:marBottom w:val="0"/>
          <w:divBdr>
            <w:top w:val="none" w:sz="0" w:space="0" w:color="auto"/>
            <w:left w:val="none" w:sz="0" w:space="0" w:color="auto"/>
            <w:bottom w:val="none" w:sz="0" w:space="0" w:color="auto"/>
            <w:right w:val="none" w:sz="0" w:space="0" w:color="auto"/>
          </w:divBdr>
        </w:div>
        <w:div w:id="1919748052">
          <w:marLeft w:val="640"/>
          <w:marRight w:val="0"/>
          <w:marTop w:val="0"/>
          <w:marBottom w:val="0"/>
          <w:divBdr>
            <w:top w:val="none" w:sz="0" w:space="0" w:color="auto"/>
            <w:left w:val="none" w:sz="0" w:space="0" w:color="auto"/>
            <w:bottom w:val="none" w:sz="0" w:space="0" w:color="auto"/>
            <w:right w:val="none" w:sz="0" w:space="0" w:color="auto"/>
          </w:divBdr>
        </w:div>
        <w:div w:id="1921406613">
          <w:marLeft w:val="640"/>
          <w:marRight w:val="0"/>
          <w:marTop w:val="0"/>
          <w:marBottom w:val="0"/>
          <w:divBdr>
            <w:top w:val="none" w:sz="0" w:space="0" w:color="auto"/>
            <w:left w:val="none" w:sz="0" w:space="0" w:color="auto"/>
            <w:bottom w:val="none" w:sz="0" w:space="0" w:color="auto"/>
            <w:right w:val="none" w:sz="0" w:space="0" w:color="auto"/>
          </w:divBdr>
        </w:div>
        <w:div w:id="1924949248">
          <w:marLeft w:val="640"/>
          <w:marRight w:val="0"/>
          <w:marTop w:val="0"/>
          <w:marBottom w:val="0"/>
          <w:divBdr>
            <w:top w:val="none" w:sz="0" w:space="0" w:color="auto"/>
            <w:left w:val="none" w:sz="0" w:space="0" w:color="auto"/>
            <w:bottom w:val="none" w:sz="0" w:space="0" w:color="auto"/>
            <w:right w:val="none" w:sz="0" w:space="0" w:color="auto"/>
          </w:divBdr>
        </w:div>
        <w:div w:id="1925214834">
          <w:marLeft w:val="640"/>
          <w:marRight w:val="0"/>
          <w:marTop w:val="0"/>
          <w:marBottom w:val="0"/>
          <w:divBdr>
            <w:top w:val="none" w:sz="0" w:space="0" w:color="auto"/>
            <w:left w:val="none" w:sz="0" w:space="0" w:color="auto"/>
            <w:bottom w:val="none" w:sz="0" w:space="0" w:color="auto"/>
            <w:right w:val="none" w:sz="0" w:space="0" w:color="auto"/>
          </w:divBdr>
        </w:div>
        <w:div w:id="1926725564">
          <w:marLeft w:val="640"/>
          <w:marRight w:val="0"/>
          <w:marTop w:val="0"/>
          <w:marBottom w:val="0"/>
          <w:divBdr>
            <w:top w:val="none" w:sz="0" w:space="0" w:color="auto"/>
            <w:left w:val="none" w:sz="0" w:space="0" w:color="auto"/>
            <w:bottom w:val="none" w:sz="0" w:space="0" w:color="auto"/>
            <w:right w:val="none" w:sz="0" w:space="0" w:color="auto"/>
          </w:divBdr>
        </w:div>
        <w:div w:id="1938830231">
          <w:marLeft w:val="640"/>
          <w:marRight w:val="0"/>
          <w:marTop w:val="0"/>
          <w:marBottom w:val="0"/>
          <w:divBdr>
            <w:top w:val="none" w:sz="0" w:space="0" w:color="auto"/>
            <w:left w:val="none" w:sz="0" w:space="0" w:color="auto"/>
            <w:bottom w:val="none" w:sz="0" w:space="0" w:color="auto"/>
            <w:right w:val="none" w:sz="0" w:space="0" w:color="auto"/>
          </w:divBdr>
        </w:div>
        <w:div w:id="1951012455">
          <w:marLeft w:val="640"/>
          <w:marRight w:val="0"/>
          <w:marTop w:val="0"/>
          <w:marBottom w:val="0"/>
          <w:divBdr>
            <w:top w:val="none" w:sz="0" w:space="0" w:color="auto"/>
            <w:left w:val="none" w:sz="0" w:space="0" w:color="auto"/>
            <w:bottom w:val="none" w:sz="0" w:space="0" w:color="auto"/>
            <w:right w:val="none" w:sz="0" w:space="0" w:color="auto"/>
          </w:divBdr>
        </w:div>
        <w:div w:id="1953172019">
          <w:marLeft w:val="640"/>
          <w:marRight w:val="0"/>
          <w:marTop w:val="0"/>
          <w:marBottom w:val="0"/>
          <w:divBdr>
            <w:top w:val="none" w:sz="0" w:space="0" w:color="auto"/>
            <w:left w:val="none" w:sz="0" w:space="0" w:color="auto"/>
            <w:bottom w:val="none" w:sz="0" w:space="0" w:color="auto"/>
            <w:right w:val="none" w:sz="0" w:space="0" w:color="auto"/>
          </w:divBdr>
        </w:div>
        <w:div w:id="1955937265">
          <w:marLeft w:val="640"/>
          <w:marRight w:val="0"/>
          <w:marTop w:val="0"/>
          <w:marBottom w:val="0"/>
          <w:divBdr>
            <w:top w:val="none" w:sz="0" w:space="0" w:color="auto"/>
            <w:left w:val="none" w:sz="0" w:space="0" w:color="auto"/>
            <w:bottom w:val="none" w:sz="0" w:space="0" w:color="auto"/>
            <w:right w:val="none" w:sz="0" w:space="0" w:color="auto"/>
          </w:divBdr>
        </w:div>
        <w:div w:id="1967465546">
          <w:marLeft w:val="640"/>
          <w:marRight w:val="0"/>
          <w:marTop w:val="0"/>
          <w:marBottom w:val="0"/>
          <w:divBdr>
            <w:top w:val="none" w:sz="0" w:space="0" w:color="auto"/>
            <w:left w:val="none" w:sz="0" w:space="0" w:color="auto"/>
            <w:bottom w:val="none" w:sz="0" w:space="0" w:color="auto"/>
            <w:right w:val="none" w:sz="0" w:space="0" w:color="auto"/>
          </w:divBdr>
        </w:div>
        <w:div w:id="1967543996">
          <w:marLeft w:val="640"/>
          <w:marRight w:val="0"/>
          <w:marTop w:val="0"/>
          <w:marBottom w:val="0"/>
          <w:divBdr>
            <w:top w:val="none" w:sz="0" w:space="0" w:color="auto"/>
            <w:left w:val="none" w:sz="0" w:space="0" w:color="auto"/>
            <w:bottom w:val="none" w:sz="0" w:space="0" w:color="auto"/>
            <w:right w:val="none" w:sz="0" w:space="0" w:color="auto"/>
          </w:divBdr>
        </w:div>
        <w:div w:id="1968587135">
          <w:marLeft w:val="640"/>
          <w:marRight w:val="0"/>
          <w:marTop w:val="0"/>
          <w:marBottom w:val="0"/>
          <w:divBdr>
            <w:top w:val="none" w:sz="0" w:space="0" w:color="auto"/>
            <w:left w:val="none" w:sz="0" w:space="0" w:color="auto"/>
            <w:bottom w:val="none" w:sz="0" w:space="0" w:color="auto"/>
            <w:right w:val="none" w:sz="0" w:space="0" w:color="auto"/>
          </w:divBdr>
        </w:div>
        <w:div w:id="1987389627">
          <w:marLeft w:val="640"/>
          <w:marRight w:val="0"/>
          <w:marTop w:val="0"/>
          <w:marBottom w:val="0"/>
          <w:divBdr>
            <w:top w:val="none" w:sz="0" w:space="0" w:color="auto"/>
            <w:left w:val="none" w:sz="0" w:space="0" w:color="auto"/>
            <w:bottom w:val="none" w:sz="0" w:space="0" w:color="auto"/>
            <w:right w:val="none" w:sz="0" w:space="0" w:color="auto"/>
          </w:divBdr>
        </w:div>
        <w:div w:id="1987783616">
          <w:marLeft w:val="640"/>
          <w:marRight w:val="0"/>
          <w:marTop w:val="0"/>
          <w:marBottom w:val="0"/>
          <w:divBdr>
            <w:top w:val="none" w:sz="0" w:space="0" w:color="auto"/>
            <w:left w:val="none" w:sz="0" w:space="0" w:color="auto"/>
            <w:bottom w:val="none" w:sz="0" w:space="0" w:color="auto"/>
            <w:right w:val="none" w:sz="0" w:space="0" w:color="auto"/>
          </w:divBdr>
        </w:div>
        <w:div w:id="2003196687">
          <w:marLeft w:val="640"/>
          <w:marRight w:val="0"/>
          <w:marTop w:val="0"/>
          <w:marBottom w:val="0"/>
          <w:divBdr>
            <w:top w:val="none" w:sz="0" w:space="0" w:color="auto"/>
            <w:left w:val="none" w:sz="0" w:space="0" w:color="auto"/>
            <w:bottom w:val="none" w:sz="0" w:space="0" w:color="auto"/>
            <w:right w:val="none" w:sz="0" w:space="0" w:color="auto"/>
          </w:divBdr>
        </w:div>
        <w:div w:id="2006861382">
          <w:marLeft w:val="640"/>
          <w:marRight w:val="0"/>
          <w:marTop w:val="0"/>
          <w:marBottom w:val="0"/>
          <w:divBdr>
            <w:top w:val="none" w:sz="0" w:space="0" w:color="auto"/>
            <w:left w:val="none" w:sz="0" w:space="0" w:color="auto"/>
            <w:bottom w:val="none" w:sz="0" w:space="0" w:color="auto"/>
            <w:right w:val="none" w:sz="0" w:space="0" w:color="auto"/>
          </w:divBdr>
        </w:div>
        <w:div w:id="2010713221">
          <w:marLeft w:val="640"/>
          <w:marRight w:val="0"/>
          <w:marTop w:val="0"/>
          <w:marBottom w:val="0"/>
          <w:divBdr>
            <w:top w:val="none" w:sz="0" w:space="0" w:color="auto"/>
            <w:left w:val="none" w:sz="0" w:space="0" w:color="auto"/>
            <w:bottom w:val="none" w:sz="0" w:space="0" w:color="auto"/>
            <w:right w:val="none" w:sz="0" w:space="0" w:color="auto"/>
          </w:divBdr>
        </w:div>
        <w:div w:id="2014989176">
          <w:marLeft w:val="640"/>
          <w:marRight w:val="0"/>
          <w:marTop w:val="0"/>
          <w:marBottom w:val="0"/>
          <w:divBdr>
            <w:top w:val="none" w:sz="0" w:space="0" w:color="auto"/>
            <w:left w:val="none" w:sz="0" w:space="0" w:color="auto"/>
            <w:bottom w:val="none" w:sz="0" w:space="0" w:color="auto"/>
            <w:right w:val="none" w:sz="0" w:space="0" w:color="auto"/>
          </w:divBdr>
        </w:div>
        <w:div w:id="2017151182">
          <w:marLeft w:val="640"/>
          <w:marRight w:val="0"/>
          <w:marTop w:val="0"/>
          <w:marBottom w:val="0"/>
          <w:divBdr>
            <w:top w:val="none" w:sz="0" w:space="0" w:color="auto"/>
            <w:left w:val="none" w:sz="0" w:space="0" w:color="auto"/>
            <w:bottom w:val="none" w:sz="0" w:space="0" w:color="auto"/>
            <w:right w:val="none" w:sz="0" w:space="0" w:color="auto"/>
          </w:divBdr>
        </w:div>
        <w:div w:id="2018538474">
          <w:marLeft w:val="640"/>
          <w:marRight w:val="0"/>
          <w:marTop w:val="0"/>
          <w:marBottom w:val="0"/>
          <w:divBdr>
            <w:top w:val="none" w:sz="0" w:space="0" w:color="auto"/>
            <w:left w:val="none" w:sz="0" w:space="0" w:color="auto"/>
            <w:bottom w:val="none" w:sz="0" w:space="0" w:color="auto"/>
            <w:right w:val="none" w:sz="0" w:space="0" w:color="auto"/>
          </w:divBdr>
        </w:div>
        <w:div w:id="2029019339">
          <w:marLeft w:val="640"/>
          <w:marRight w:val="0"/>
          <w:marTop w:val="0"/>
          <w:marBottom w:val="0"/>
          <w:divBdr>
            <w:top w:val="none" w:sz="0" w:space="0" w:color="auto"/>
            <w:left w:val="none" w:sz="0" w:space="0" w:color="auto"/>
            <w:bottom w:val="none" w:sz="0" w:space="0" w:color="auto"/>
            <w:right w:val="none" w:sz="0" w:space="0" w:color="auto"/>
          </w:divBdr>
        </w:div>
        <w:div w:id="2036298672">
          <w:marLeft w:val="640"/>
          <w:marRight w:val="0"/>
          <w:marTop w:val="0"/>
          <w:marBottom w:val="0"/>
          <w:divBdr>
            <w:top w:val="none" w:sz="0" w:space="0" w:color="auto"/>
            <w:left w:val="none" w:sz="0" w:space="0" w:color="auto"/>
            <w:bottom w:val="none" w:sz="0" w:space="0" w:color="auto"/>
            <w:right w:val="none" w:sz="0" w:space="0" w:color="auto"/>
          </w:divBdr>
        </w:div>
        <w:div w:id="2065592774">
          <w:marLeft w:val="640"/>
          <w:marRight w:val="0"/>
          <w:marTop w:val="0"/>
          <w:marBottom w:val="0"/>
          <w:divBdr>
            <w:top w:val="none" w:sz="0" w:space="0" w:color="auto"/>
            <w:left w:val="none" w:sz="0" w:space="0" w:color="auto"/>
            <w:bottom w:val="none" w:sz="0" w:space="0" w:color="auto"/>
            <w:right w:val="none" w:sz="0" w:space="0" w:color="auto"/>
          </w:divBdr>
        </w:div>
        <w:div w:id="2066643115">
          <w:marLeft w:val="640"/>
          <w:marRight w:val="0"/>
          <w:marTop w:val="0"/>
          <w:marBottom w:val="0"/>
          <w:divBdr>
            <w:top w:val="none" w:sz="0" w:space="0" w:color="auto"/>
            <w:left w:val="none" w:sz="0" w:space="0" w:color="auto"/>
            <w:bottom w:val="none" w:sz="0" w:space="0" w:color="auto"/>
            <w:right w:val="none" w:sz="0" w:space="0" w:color="auto"/>
          </w:divBdr>
        </w:div>
        <w:div w:id="2069647045">
          <w:marLeft w:val="640"/>
          <w:marRight w:val="0"/>
          <w:marTop w:val="0"/>
          <w:marBottom w:val="0"/>
          <w:divBdr>
            <w:top w:val="none" w:sz="0" w:space="0" w:color="auto"/>
            <w:left w:val="none" w:sz="0" w:space="0" w:color="auto"/>
            <w:bottom w:val="none" w:sz="0" w:space="0" w:color="auto"/>
            <w:right w:val="none" w:sz="0" w:space="0" w:color="auto"/>
          </w:divBdr>
        </w:div>
        <w:div w:id="2084863336">
          <w:marLeft w:val="640"/>
          <w:marRight w:val="0"/>
          <w:marTop w:val="0"/>
          <w:marBottom w:val="0"/>
          <w:divBdr>
            <w:top w:val="none" w:sz="0" w:space="0" w:color="auto"/>
            <w:left w:val="none" w:sz="0" w:space="0" w:color="auto"/>
            <w:bottom w:val="none" w:sz="0" w:space="0" w:color="auto"/>
            <w:right w:val="none" w:sz="0" w:space="0" w:color="auto"/>
          </w:divBdr>
        </w:div>
        <w:div w:id="2087650408">
          <w:marLeft w:val="640"/>
          <w:marRight w:val="0"/>
          <w:marTop w:val="0"/>
          <w:marBottom w:val="0"/>
          <w:divBdr>
            <w:top w:val="none" w:sz="0" w:space="0" w:color="auto"/>
            <w:left w:val="none" w:sz="0" w:space="0" w:color="auto"/>
            <w:bottom w:val="none" w:sz="0" w:space="0" w:color="auto"/>
            <w:right w:val="none" w:sz="0" w:space="0" w:color="auto"/>
          </w:divBdr>
        </w:div>
        <w:div w:id="2108037373">
          <w:marLeft w:val="640"/>
          <w:marRight w:val="0"/>
          <w:marTop w:val="0"/>
          <w:marBottom w:val="0"/>
          <w:divBdr>
            <w:top w:val="none" w:sz="0" w:space="0" w:color="auto"/>
            <w:left w:val="none" w:sz="0" w:space="0" w:color="auto"/>
            <w:bottom w:val="none" w:sz="0" w:space="0" w:color="auto"/>
            <w:right w:val="none" w:sz="0" w:space="0" w:color="auto"/>
          </w:divBdr>
        </w:div>
        <w:div w:id="2115901698">
          <w:marLeft w:val="640"/>
          <w:marRight w:val="0"/>
          <w:marTop w:val="0"/>
          <w:marBottom w:val="0"/>
          <w:divBdr>
            <w:top w:val="none" w:sz="0" w:space="0" w:color="auto"/>
            <w:left w:val="none" w:sz="0" w:space="0" w:color="auto"/>
            <w:bottom w:val="none" w:sz="0" w:space="0" w:color="auto"/>
            <w:right w:val="none" w:sz="0" w:space="0" w:color="auto"/>
          </w:divBdr>
        </w:div>
        <w:div w:id="2117946934">
          <w:marLeft w:val="640"/>
          <w:marRight w:val="0"/>
          <w:marTop w:val="0"/>
          <w:marBottom w:val="0"/>
          <w:divBdr>
            <w:top w:val="none" w:sz="0" w:space="0" w:color="auto"/>
            <w:left w:val="none" w:sz="0" w:space="0" w:color="auto"/>
            <w:bottom w:val="none" w:sz="0" w:space="0" w:color="auto"/>
            <w:right w:val="none" w:sz="0" w:space="0" w:color="auto"/>
          </w:divBdr>
        </w:div>
        <w:div w:id="2118867749">
          <w:marLeft w:val="640"/>
          <w:marRight w:val="0"/>
          <w:marTop w:val="0"/>
          <w:marBottom w:val="0"/>
          <w:divBdr>
            <w:top w:val="none" w:sz="0" w:space="0" w:color="auto"/>
            <w:left w:val="none" w:sz="0" w:space="0" w:color="auto"/>
            <w:bottom w:val="none" w:sz="0" w:space="0" w:color="auto"/>
            <w:right w:val="none" w:sz="0" w:space="0" w:color="auto"/>
          </w:divBdr>
        </w:div>
        <w:div w:id="2130581801">
          <w:marLeft w:val="640"/>
          <w:marRight w:val="0"/>
          <w:marTop w:val="0"/>
          <w:marBottom w:val="0"/>
          <w:divBdr>
            <w:top w:val="none" w:sz="0" w:space="0" w:color="auto"/>
            <w:left w:val="none" w:sz="0" w:space="0" w:color="auto"/>
            <w:bottom w:val="none" w:sz="0" w:space="0" w:color="auto"/>
            <w:right w:val="none" w:sz="0" w:space="0" w:color="auto"/>
          </w:divBdr>
        </w:div>
        <w:div w:id="2134057285">
          <w:marLeft w:val="640"/>
          <w:marRight w:val="0"/>
          <w:marTop w:val="0"/>
          <w:marBottom w:val="0"/>
          <w:divBdr>
            <w:top w:val="none" w:sz="0" w:space="0" w:color="auto"/>
            <w:left w:val="none" w:sz="0" w:space="0" w:color="auto"/>
            <w:bottom w:val="none" w:sz="0" w:space="0" w:color="auto"/>
            <w:right w:val="none" w:sz="0" w:space="0" w:color="auto"/>
          </w:divBdr>
        </w:div>
        <w:div w:id="2136097256">
          <w:marLeft w:val="640"/>
          <w:marRight w:val="0"/>
          <w:marTop w:val="0"/>
          <w:marBottom w:val="0"/>
          <w:divBdr>
            <w:top w:val="none" w:sz="0" w:space="0" w:color="auto"/>
            <w:left w:val="none" w:sz="0" w:space="0" w:color="auto"/>
            <w:bottom w:val="none" w:sz="0" w:space="0" w:color="auto"/>
            <w:right w:val="none" w:sz="0" w:space="0" w:color="auto"/>
          </w:divBdr>
        </w:div>
        <w:div w:id="2140489413">
          <w:marLeft w:val="640"/>
          <w:marRight w:val="0"/>
          <w:marTop w:val="0"/>
          <w:marBottom w:val="0"/>
          <w:divBdr>
            <w:top w:val="none" w:sz="0" w:space="0" w:color="auto"/>
            <w:left w:val="none" w:sz="0" w:space="0" w:color="auto"/>
            <w:bottom w:val="none" w:sz="0" w:space="0" w:color="auto"/>
            <w:right w:val="none" w:sz="0" w:space="0" w:color="auto"/>
          </w:divBdr>
        </w:div>
        <w:div w:id="2146461228">
          <w:marLeft w:val="640"/>
          <w:marRight w:val="0"/>
          <w:marTop w:val="0"/>
          <w:marBottom w:val="0"/>
          <w:divBdr>
            <w:top w:val="none" w:sz="0" w:space="0" w:color="auto"/>
            <w:left w:val="none" w:sz="0" w:space="0" w:color="auto"/>
            <w:bottom w:val="none" w:sz="0" w:space="0" w:color="auto"/>
            <w:right w:val="none" w:sz="0" w:space="0" w:color="auto"/>
          </w:divBdr>
        </w:div>
      </w:divsChild>
    </w:div>
    <w:div w:id="1791317183">
      <w:marLeft w:val="640"/>
      <w:marRight w:val="0"/>
      <w:marTop w:val="0"/>
      <w:marBottom w:val="0"/>
      <w:divBdr>
        <w:top w:val="none" w:sz="0" w:space="0" w:color="auto"/>
        <w:left w:val="none" w:sz="0" w:space="0" w:color="auto"/>
        <w:bottom w:val="none" w:sz="0" w:space="0" w:color="auto"/>
        <w:right w:val="none" w:sz="0" w:space="0" w:color="auto"/>
      </w:divBdr>
    </w:div>
    <w:div w:id="1792047403">
      <w:marLeft w:val="640"/>
      <w:marRight w:val="0"/>
      <w:marTop w:val="0"/>
      <w:marBottom w:val="0"/>
      <w:divBdr>
        <w:top w:val="none" w:sz="0" w:space="0" w:color="auto"/>
        <w:left w:val="none" w:sz="0" w:space="0" w:color="auto"/>
        <w:bottom w:val="none" w:sz="0" w:space="0" w:color="auto"/>
        <w:right w:val="none" w:sz="0" w:space="0" w:color="auto"/>
      </w:divBdr>
    </w:div>
    <w:div w:id="1792092757">
      <w:marLeft w:val="640"/>
      <w:marRight w:val="0"/>
      <w:marTop w:val="0"/>
      <w:marBottom w:val="0"/>
      <w:divBdr>
        <w:top w:val="none" w:sz="0" w:space="0" w:color="auto"/>
        <w:left w:val="none" w:sz="0" w:space="0" w:color="auto"/>
        <w:bottom w:val="none" w:sz="0" w:space="0" w:color="auto"/>
        <w:right w:val="none" w:sz="0" w:space="0" w:color="auto"/>
      </w:divBdr>
    </w:div>
    <w:div w:id="1792169494">
      <w:marLeft w:val="640"/>
      <w:marRight w:val="0"/>
      <w:marTop w:val="0"/>
      <w:marBottom w:val="0"/>
      <w:divBdr>
        <w:top w:val="none" w:sz="0" w:space="0" w:color="auto"/>
        <w:left w:val="none" w:sz="0" w:space="0" w:color="auto"/>
        <w:bottom w:val="none" w:sz="0" w:space="0" w:color="auto"/>
        <w:right w:val="none" w:sz="0" w:space="0" w:color="auto"/>
      </w:divBdr>
    </w:div>
    <w:div w:id="1792627939">
      <w:marLeft w:val="640"/>
      <w:marRight w:val="0"/>
      <w:marTop w:val="0"/>
      <w:marBottom w:val="0"/>
      <w:divBdr>
        <w:top w:val="none" w:sz="0" w:space="0" w:color="auto"/>
        <w:left w:val="none" w:sz="0" w:space="0" w:color="auto"/>
        <w:bottom w:val="none" w:sz="0" w:space="0" w:color="auto"/>
        <w:right w:val="none" w:sz="0" w:space="0" w:color="auto"/>
      </w:divBdr>
    </w:div>
    <w:div w:id="1793985733">
      <w:marLeft w:val="640"/>
      <w:marRight w:val="0"/>
      <w:marTop w:val="0"/>
      <w:marBottom w:val="0"/>
      <w:divBdr>
        <w:top w:val="none" w:sz="0" w:space="0" w:color="auto"/>
        <w:left w:val="none" w:sz="0" w:space="0" w:color="auto"/>
        <w:bottom w:val="none" w:sz="0" w:space="0" w:color="auto"/>
        <w:right w:val="none" w:sz="0" w:space="0" w:color="auto"/>
      </w:divBdr>
    </w:div>
    <w:div w:id="1795754463">
      <w:marLeft w:val="640"/>
      <w:marRight w:val="0"/>
      <w:marTop w:val="0"/>
      <w:marBottom w:val="0"/>
      <w:divBdr>
        <w:top w:val="none" w:sz="0" w:space="0" w:color="auto"/>
        <w:left w:val="none" w:sz="0" w:space="0" w:color="auto"/>
        <w:bottom w:val="none" w:sz="0" w:space="0" w:color="auto"/>
        <w:right w:val="none" w:sz="0" w:space="0" w:color="auto"/>
      </w:divBdr>
    </w:div>
    <w:div w:id="1795829962">
      <w:marLeft w:val="640"/>
      <w:marRight w:val="0"/>
      <w:marTop w:val="0"/>
      <w:marBottom w:val="0"/>
      <w:divBdr>
        <w:top w:val="none" w:sz="0" w:space="0" w:color="auto"/>
        <w:left w:val="none" w:sz="0" w:space="0" w:color="auto"/>
        <w:bottom w:val="none" w:sz="0" w:space="0" w:color="auto"/>
        <w:right w:val="none" w:sz="0" w:space="0" w:color="auto"/>
      </w:divBdr>
    </w:div>
    <w:div w:id="1796216744">
      <w:marLeft w:val="640"/>
      <w:marRight w:val="0"/>
      <w:marTop w:val="0"/>
      <w:marBottom w:val="0"/>
      <w:divBdr>
        <w:top w:val="none" w:sz="0" w:space="0" w:color="auto"/>
        <w:left w:val="none" w:sz="0" w:space="0" w:color="auto"/>
        <w:bottom w:val="none" w:sz="0" w:space="0" w:color="auto"/>
        <w:right w:val="none" w:sz="0" w:space="0" w:color="auto"/>
      </w:divBdr>
    </w:div>
    <w:div w:id="1796675083">
      <w:marLeft w:val="640"/>
      <w:marRight w:val="0"/>
      <w:marTop w:val="0"/>
      <w:marBottom w:val="0"/>
      <w:divBdr>
        <w:top w:val="none" w:sz="0" w:space="0" w:color="auto"/>
        <w:left w:val="none" w:sz="0" w:space="0" w:color="auto"/>
        <w:bottom w:val="none" w:sz="0" w:space="0" w:color="auto"/>
        <w:right w:val="none" w:sz="0" w:space="0" w:color="auto"/>
      </w:divBdr>
    </w:div>
    <w:div w:id="1796749013">
      <w:marLeft w:val="640"/>
      <w:marRight w:val="0"/>
      <w:marTop w:val="0"/>
      <w:marBottom w:val="0"/>
      <w:divBdr>
        <w:top w:val="none" w:sz="0" w:space="0" w:color="auto"/>
        <w:left w:val="none" w:sz="0" w:space="0" w:color="auto"/>
        <w:bottom w:val="none" w:sz="0" w:space="0" w:color="auto"/>
        <w:right w:val="none" w:sz="0" w:space="0" w:color="auto"/>
      </w:divBdr>
    </w:div>
    <w:div w:id="1797412681">
      <w:marLeft w:val="640"/>
      <w:marRight w:val="0"/>
      <w:marTop w:val="0"/>
      <w:marBottom w:val="0"/>
      <w:divBdr>
        <w:top w:val="none" w:sz="0" w:space="0" w:color="auto"/>
        <w:left w:val="none" w:sz="0" w:space="0" w:color="auto"/>
        <w:bottom w:val="none" w:sz="0" w:space="0" w:color="auto"/>
        <w:right w:val="none" w:sz="0" w:space="0" w:color="auto"/>
      </w:divBdr>
    </w:div>
    <w:div w:id="1797874619">
      <w:marLeft w:val="640"/>
      <w:marRight w:val="0"/>
      <w:marTop w:val="0"/>
      <w:marBottom w:val="0"/>
      <w:divBdr>
        <w:top w:val="none" w:sz="0" w:space="0" w:color="auto"/>
        <w:left w:val="none" w:sz="0" w:space="0" w:color="auto"/>
        <w:bottom w:val="none" w:sz="0" w:space="0" w:color="auto"/>
        <w:right w:val="none" w:sz="0" w:space="0" w:color="auto"/>
      </w:divBdr>
    </w:div>
    <w:div w:id="1797914910">
      <w:marLeft w:val="640"/>
      <w:marRight w:val="0"/>
      <w:marTop w:val="0"/>
      <w:marBottom w:val="0"/>
      <w:divBdr>
        <w:top w:val="none" w:sz="0" w:space="0" w:color="auto"/>
        <w:left w:val="none" w:sz="0" w:space="0" w:color="auto"/>
        <w:bottom w:val="none" w:sz="0" w:space="0" w:color="auto"/>
        <w:right w:val="none" w:sz="0" w:space="0" w:color="auto"/>
      </w:divBdr>
    </w:div>
    <w:div w:id="1797989636">
      <w:marLeft w:val="640"/>
      <w:marRight w:val="0"/>
      <w:marTop w:val="0"/>
      <w:marBottom w:val="0"/>
      <w:divBdr>
        <w:top w:val="none" w:sz="0" w:space="0" w:color="auto"/>
        <w:left w:val="none" w:sz="0" w:space="0" w:color="auto"/>
        <w:bottom w:val="none" w:sz="0" w:space="0" w:color="auto"/>
        <w:right w:val="none" w:sz="0" w:space="0" w:color="auto"/>
      </w:divBdr>
    </w:div>
    <w:div w:id="1798334127">
      <w:marLeft w:val="640"/>
      <w:marRight w:val="0"/>
      <w:marTop w:val="0"/>
      <w:marBottom w:val="0"/>
      <w:divBdr>
        <w:top w:val="none" w:sz="0" w:space="0" w:color="auto"/>
        <w:left w:val="none" w:sz="0" w:space="0" w:color="auto"/>
        <w:bottom w:val="none" w:sz="0" w:space="0" w:color="auto"/>
        <w:right w:val="none" w:sz="0" w:space="0" w:color="auto"/>
      </w:divBdr>
    </w:div>
    <w:div w:id="1798598729">
      <w:marLeft w:val="640"/>
      <w:marRight w:val="0"/>
      <w:marTop w:val="0"/>
      <w:marBottom w:val="0"/>
      <w:divBdr>
        <w:top w:val="none" w:sz="0" w:space="0" w:color="auto"/>
        <w:left w:val="none" w:sz="0" w:space="0" w:color="auto"/>
        <w:bottom w:val="none" w:sz="0" w:space="0" w:color="auto"/>
        <w:right w:val="none" w:sz="0" w:space="0" w:color="auto"/>
      </w:divBdr>
    </w:div>
    <w:div w:id="1799491434">
      <w:marLeft w:val="640"/>
      <w:marRight w:val="0"/>
      <w:marTop w:val="0"/>
      <w:marBottom w:val="0"/>
      <w:divBdr>
        <w:top w:val="none" w:sz="0" w:space="0" w:color="auto"/>
        <w:left w:val="none" w:sz="0" w:space="0" w:color="auto"/>
        <w:bottom w:val="none" w:sz="0" w:space="0" w:color="auto"/>
        <w:right w:val="none" w:sz="0" w:space="0" w:color="auto"/>
      </w:divBdr>
    </w:div>
    <w:div w:id="1799495862">
      <w:marLeft w:val="640"/>
      <w:marRight w:val="0"/>
      <w:marTop w:val="0"/>
      <w:marBottom w:val="0"/>
      <w:divBdr>
        <w:top w:val="none" w:sz="0" w:space="0" w:color="auto"/>
        <w:left w:val="none" w:sz="0" w:space="0" w:color="auto"/>
        <w:bottom w:val="none" w:sz="0" w:space="0" w:color="auto"/>
        <w:right w:val="none" w:sz="0" w:space="0" w:color="auto"/>
      </w:divBdr>
    </w:div>
    <w:div w:id="1800101172">
      <w:marLeft w:val="640"/>
      <w:marRight w:val="0"/>
      <w:marTop w:val="0"/>
      <w:marBottom w:val="0"/>
      <w:divBdr>
        <w:top w:val="none" w:sz="0" w:space="0" w:color="auto"/>
        <w:left w:val="none" w:sz="0" w:space="0" w:color="auto"/>
        <w:bottom w:val="none" w:sz="0" w:space="0" w:color="auto"/>
        <w:right w:val="none" w:sz="0" w:space="0" w:color="auto"/>
      </w:divBdr>
    </w:div>
    <w:div w:id="1800756224">
      <w:marLeft w:val="640"/>
      <w:marRight w:val="0"/>
      <w:marTop w:val="0"/>
      <w:marBottom w:val="0"/>
      <w:divBdr>
        <w:top w:val="none" w:sz="0" w:space="0" w:color="auto"/>
        <w:left w:val="none" w:sz="0" w:space="0" w:color="auto"/>
        <w:bottom w:val="none" w:sz="0" w:space="0" w:color="auto"/>
        <w:right w:val="none" w:sz="0" w:space="0" w:color="auto"/>
      </w:divBdr>
    </w:div>
    <w:div w:id="1802115998">
      <w:marLeft w:val="640"/>
      <w:marRight w:val="0"/>
      <w:marTop w:val="0"/>
      <w:marBottom w:val="0"/>
      <w:divBdr>
        <w:top w:val="none" w:sz="0" w:space="0" w:color="auto"/>
        <w:left w:val="none" w:sz="0" w:space="0" w:color="auto"/>
        <w:bottom w:val="none" w:sz="0" w:space="0" w:color="auto"/>
        <w:right w:val="none" w:sz="0" w:space="0" w:color="auto"/>
      </w:divBdr>
    </w:div>
    <w:div w:id="1802187427">
      <w:marLeft w:val="640"/>
      <w:marRight w:val="0"/>
      <w:marTop w:val="0"/>
      <w:marBottom w:val="0"/>
      <w:divBdr>
        <w:top w:val="none" w:sz="0" w:space="0" w:color="auto"/>
        <w:left w:val="none" w:sz="0" w:space="0" w:color="auto"/>
        <w:bottom w:val="none" w:sz="0" w:space="0" w:color="auto"/>
        <w:right w:val="none" w:sz="0" w:space="0" w:color="auto"/>
      </w:divBdr>
    </w:div>
    <w:div w:id="1802383980">
      <w:marLeft w:val="640"/>
      <w:marRight w:val="0"/>
      <w:marTop w:val="0"/>
      <w:marBottom w:val="0"/>
      <w:divBdr>
        <w:top w:val="none" w:sz="0" w:space="0" w:color="auto"/>
        <w:left w:val="none" w:sz="0" w:space="0" w:color="auto"/>
        <w:bottom w:val="none" w:sz="0" w:space="0" w:color="auto"/>
        <w:right w:val="none" w:sz="0" w:space="0" w:color="auto"/>
      </w:divBdr>
    </w:div>
    <w:div w:id="1802769556">
      <w:marLeft w:val="640"/>
      <w:marRight w:val="0"/>
      <w:marTop w:val="0"/>
      <w:marBottom w:val="0"/>
      <w:divBdr>
        <w:top w:val="none" w:sz="0" w:space="0" w:color="auto"/>
        <w:left w:val="none" w:sz="0" w:space="0" w:color="auto"/>
        <w:bottom w:val="none" w:sz="0" w:space="0" w:color="auto"/>
        <w:right w:val="none" w:sz="0" w:space="0" w:color="auto"/>
      </w:divBdr>
    </w:div>
    <w:div w:id="1803036044">
      <w:marLeft w:val="640"/>
      <w:marRight w:val="0"/>
      <w:marTop w:val="0"/>
      <w:marBottom w:val="0"/>
      <w:divBdr>
        <w:top w:val="none" w:sz="0" w:space="0" w:color="auto"/>
        <w:left w:val="none" w:sz="0" w:space="0" w:color="auto"/>
        <w:bottom w:val="none" w:sz="0" w:space="0" w:color="auto"/>
        <w:right w:val="none" w:sz="0" w:space="0" w:color="auto"/>
      </w:divBdr>
    </w:div>
    <w:div w:id="1803226317">
      <w:marLeft w:val="640"/>
      <w:marRight w:val="0"/>
      <w:marTop w:val="0"/>
      <w:marBottom w:val="0"/>
      <w:divBdr>
        <w:top w:val="none" w:sz="0" w:space="0" w:color="auto"/>
        <w:left w:val="none" w:sz="0" w:space="0" w:color="auto"/>
        <w:bottom w:val="none" w:sz="0" w:space="0" w:color="auto"/>
        <w:right w:val="none" w:sz="0" w:space="0" w:color="auto"/>
      </w:divBdr>
    </w:div>
    <w:div w:id="1803384238">
      <w:marLeft w:val="640"/>
      <w:marRight w:val="0"/>
      <w:marTop w:val="0"/>
      <w:marBottom w:val="0"/>
      <w:divBdr>
        <w:top w:val="none" w:sz="0" w:space="0" w:color="auto"/>
        <w:left w:val="none" w:sz="0" w:space="0" w:color="auto"/>
        <w:bottom w:val="none" w:sz="0" w:space="0" w:color="auto"/>
        <w:right w:val="none" w:sz="0" w:space="0" w:color="auto"/>
      </w:divBdr>
    </w:div>
    <w:div w:id="1803570741">
      <w:marLeft w:val="640"/>
      <w:marRight w:val="0"/>
      <w:marTop w:val="0"/>
      <w:marBottom w:val="0"/>
      <w:divBdr>
        <w:top w:val="none" w:sz="0" w:space="0" w:color="auto"/>
        <w:left w:val="none" w:sz="0" w:space="0" w:color="auto"/>
        <w:bottom w:val="none" w:sz="0" w:space="0" w:color="auto"/>
        <w:right w:val="none" w:sz="0" w:space="0" w:color="auto"/>
      </w:divBdr>
    </w:div>
    <w:div w:id="1804272283">
      <w:marLeft w:val="640"/>
      <w:marRight w:val="0"/>
      <w:marTop w:val="0"/>
      <w:marBottom w:val="0"/>
      <w:divBdr>
        <w:top w:val="none" w:sz="0" w:space="0" w:color="auto"/>
        <w:left w:val="none" w:sz="0" w:space="0" w:color="auto"/>
        <w:bottom w:val="none" w:sz="0" w:space="0" w:color="auto"/>
        <w:right w:val="none" w:sz="0" w:space="0" w:color="auto"/>
      </w:divBdr>
    </w:div>
    <w:div w:id="1804735373">
      <w:marLeft w:val="640"/>
      <w:marRight w:val="0"/>
      <w:marTop w:val="0"/>
      <w:marBottom w:val="0"/>
      <w:divBdr>
        <w:top w:val="none" w:sz="0" w:space="0" w:color="auto"/>
        <w:left w:val="none" w:sz="0" w:space="0" w:color="auto"/>
        <w:bottom w:val="none" w:sz="0" w:space="0" w:color="auto"/>
        <w:right w:val="none" w:sz="0" w:space="0" w:color="auto"/>
      </w:divBdr>
    </w:div>
    <w:div w:id="1805810074">
      <w:marLeft w:val="640"/>
      <w:marRight w:val="0"/>
      <w:marTop w:val="0"/>
      <w:marBottom w:val="0"/>
      <w:divBdr>
        <w:top w:val="none" w:sz="0" w:space="0" w:color="auto"/>
        <w:left w:val="none" w:sz="0" w:space="0" w:color="auto"/>
        <w:bottom w:val="none" w:sz="0" w:space="0" w:color="auto"/>
        <w:right w:val="none" w:sz="0" w:space="0" w:color="auto"/>
      </w:divBdr>
    </w:div>
    <w:div w:id="1806003791">
      <w:marLeft w:val="640"/>
      <w:marRight w:val="0"/>
      <w:marTop w:val="0"/>
      <w:marBottom w:val="0"/>
      <w:divBdr>
        <w:top w:val="none" w:sz="0" w:space="0" w:color="auto"/>
        <w:left w:val="none" w:sz="0" w:space="0" w:color="auto"/>
        <w:bottom w:val="none" w:sz="0" w:space="0" w:color="auto"/>
        <w:right w:val="none" w:sz="0" w:space="0" w:color="auto"/>
      </w:divBdr>
    </w:div>
    <w:div w:id="1806048814">
      <w:marLeft w:val="640"/>
      <w:marRight w:val="0"/>
      <w:marTop w:val="0"/>
      <w:marBottom w:val="0"/>
      <w:divBdr>
        <w:top w:val="none" w:sz="0" w:space="0" w:color="auto"/>
        <w:left w:val="none" w:sz="0" w:space="0" w:color="auto"/>
        <w:bottom w:val="none" w:sz="0" w:space="0" w:color="auto"/>
        <w:right w:val="none" w:sz="0" w:space="0" w:color="auto"/>
      </w:divBdr>
    </w:div>
    <w:div w:id="1806462332">
      <w:marLeft w:val="640"/>
      <w:marRight w:val="0"/>
      <w:marTop w:val="0"/>
      <w:marBottom w:val="0"/>
      <w:divBdr>
        <w:top w:val="none" w:sz="0" w:space="0" w:color="auto"/>
        <w:left w:val="none" w:sz="0" w:space="0" w:color="auto"/>
        <w:bottom w:val="none" w:sz="0" w:space="0" w:color="auto"/>
        <w:right w:val="none" w:sz="0" w:space="0" w:color="auto"/>
      </w:divBdr>
    </w:div>
    <w:div w:id="1806657178">
      <w:marLeft w:val="640"/>
      <w:marRight w:val="0"/>
      <w:marTop w:val="0"/>
      <w:marBottom w:val="0"/>
      <w:divBdr>
        <w:top w:val="none" w:sz="0" w:space="0" w:color="auto"/>
        <w:left w:val="none" w:sz="0" w:space="0" w:color="auto"/>
        <w:bottom w:val="none" w:sz="0" w:space="0" w:color="auto"/>
        <w:right w:val="none" w:sz="0" w:space="0" w:color="auto"/>
      </w:divBdr>
    </w:div>
    <w:div w:id="1806848575">
      <w:marLeft w:val="640"/>
      <w:marRight w:val="0"/>
      <w:marTop w:val="0"/>
      <w:marBottom w:val="0"/>
      <w:divBdr>
        <w:top w:val="none" w:sz="0" w:space="0" w:color="auto"/>
        <w:left w:val="none" w:sz="0" w:space="0" w:color="auto"/>
        <w:bottom w:val="none" w:sz="0" w:space="0" w:color="auto"/>
        <w:right w:val="none" w:sz="0" w:space="0" w:color="auto"/>
      </w:divBdr>
    </w:div>
    <w:div w:id="1806924013">
      <w:marLeft w:val="640"/>
      <w:marRight w:val="0"/>
      <w:marTop w:val="0"/>
      <w:marBottom w:val="0"/>
      <w:divBdr>
        <w:top w:val="none" w:sz="0" w:space="0" w:color="auto"/>
        <w:left w:val="none" w:sz="0" w:space="0" w:color="auto"/>
        <w:bottom w:val="none" w:sz="0" w:space="0" w:color="auto"/>
        <w:right w:val="none" w:sz="0" w:space="0" w:color="auto"/>
      </w:divBdr>
    </w:div>
    <w:div w:id="1807550469">
      <w:marLeft w:val="640"/>
      <w:marRight w:val="0"/>
      <w:marTop w:val="0"/>
      <w:marBottom w:val="0"/>
      <w:divBdr>
        <w:top w:val="none" w:sz="0" w:space="0" w:color="auto"/>
        <w:left w:val="none" w:sz="0" w:space="0" w:color="auto"/>
        <w:bottom w:val="none" w:sz="0" w:space="0" w:color="auto"/>
        <w:right w:val="none" w:sz="0" w:space="0" w:color="auto"/>
      </w:divBdr>
    </w:div>
    <w:div w:id="1807966859">
      <w:marLeft w:val="640"/>
      <w:marRight w:val="0"/>
      <w:marTop w:val="0"/>
      <w:marBottom w:val="0"/>
      <w:divBdr>
        <w:top w:val="none" w:sz="0" w:space="0" w:color="auto"/>
        <w:left w:val="none" w:sz="0" w:space="0" w:color="auto"/>
        <w:bottom w:val="none" w:sz="0" w:space="0" w:color="auto"/>
        <w:right w:val="none" w:sz="0" w:space="0" w:color="auto"/>
      </w:divBdr>
    </w:div>
    <w:div w:id="1809586157">
      <w:marLeft w:val="640"/>
      <w:marRight w:val="0"/>
      <w:marTop w:val="0"/>
      <w:marBottom w:val="0"/>
      <w:divBdr>
        <w:top w:val="none" w:sz="0" w:space="0" w:color="auto"/>
        <w:left w:val="none" w:sz="0" w:space="0" w:color="auto"/>
        <w:bottom w:val="none" w:sz="0" w:space="0" w:color="auto"/>
        <w:right w:val="none" w:sz="0" w:space="0" w:color="auto"/>
      </w:divBdr>
    </w:div>
    <w:div w:id="1810441827">
      <w:marLeft w:val="640"/>
      <w:marRight w:val="0"/>
      <w:marTop w:val="0"/>
      <w:marBottom w:val="0"/>
      <w:divBdr>
        <w:top w:val="none" w:sz="0" w:space="0" w:color="auto"/>
        <w:left w:val="none" w:sz="0" w:space="0" w:color="auto"/>
        <w:bottom w:val="none" w:sz="0" w:space="0" w:color="auto"/>
        <w:right w:val="none" w:sz="0" w:space="0" w:color="auto"/>
      </w:divBdr>
    </w:div>
    <w:div w:id="1810443099">
      <w:marLeft w:val="640"/>
      <w:marRight w:val="0"/>
      <w:marTop w:val="0"/>
      <w:marBottom w:val="0"/>
      <w:divBdr>
        <w:top w:val="none" w:sz="0" w:space="0" w:color="auto"/>
        <w:left w:val="none" w:sz="0" w:space="0" w:color="auto"/>
        <w:bottom w:val="none" w:sz="0" w:space="0" w:color="auto"/>
        <w:right w:val="none" w:sz="0" w:space="0" w:color="auto"/>
      </w:divBdr>
    </w:div>
    <w:div w:id="1811633605">
      <w:marLeft w:val="640"/>
      <w:marRight w:val="0"/>
      <w:marTop w:val="0"/>
      <w:marBottom w:val="0"/>
      <w:divBdr>
        <w:top w:val="none" w:sz="0" w:space="0" w:color="auto"/>
        <w:left w:val="none" w:sz="0" w:space="0" w:color="auto"/>
        <w:bottom w:val="none" w:sz="0" w:space="0" w:color="auto"/>
        <w:right w:val="none" w:sz="0" w:space="0" w:color="auto"/>
      </w:divBdr>
    </w:div>
    <w:div w:id="1811751479">
      <w:marLeft w:val="640"/>
      <w:marRight w:val="0"/>
      <w:marTop w:val="0"/>
      <w:marBottom w:val="0"/>
      <w:divBdr>
        <w:top w:val="none" w:sz="0" w:space="0" w:color="auto"/>
        <w:left w:val="none" w:sz="0" w:space="0" w:color="auto"/>
        <w:bottom w:val="none" w:sz="0" w:space="0" w:color="auto"/>
        <w:right w:val="none" w:sz="0" w:space="0" w:color="auto"/>
      </w:divBdr>
    </w:div>
    <w:div w:id="1812014080">
      <w:marLeft w:val="640"/>
      <w:marRight w:val="0"/>
      <w:marTop w:val="0"/>
      <w:marBottom w:val="0"/>
      <w:divBdr>
        <w:top w:val="none" w:sz="0" w:space="0" w:color="auto"/>
        <w:left w:val="none" w:sz="0" w:space="0" w:color="auto"/>
        <w:bottom w:val="none" w:sz="0" w:space="0" w:color="auto"/>
        <w:right w:val="none" w:sz="0" w:space="0" w:color="auto"/>
      </w:divBdr>
    </w:div>
    <w:div w:id="1812213551">
      <w:marLeft w:val="640"/>
      <w:marRight w:val="0"/>
      <w:marTop w:val="0"/>
      <w:marBottom w:val="0"/>
      <w:divBdr>
        <w:top w:val="none" w:sz="0" w:space="0" w:color="auto"/>
        <w:left w:val="none" w:sz="0" w:space="0" w:color="auto"/>
        <w:bottom w:val="none" w:sz="0" w:space="0" w:color="auto"/>
        <w:right w:val="none" w:sz="0" w:space="0" w:color="auto"/>
      </w:divBdr>
    </w:div>
    <w:div w:id="1812555049">
      <w:marLeft w:val="640"/>
      <w:marRight w:val="0"/>
      <w:marTop w:val="0"/>
      <w:marBottom w:val="0"/>
      <w:divBdr>
        <w:top w:val="none" w:sz="0" w:space="0" w:color="auto"/>
        <w:left w:val="none" w:sz="0" w:space="0" w:color="auto"/>
        <w:bottom w:val="none" w:sz="0" w:space="0" w:color="auto"/>
        <w:right w:val="none" w:sz="0" w:space="0" w:color="auto"/>
      </w:divBdr>
    </w:div>
    <w:div w:id="1813015470">
      <w:marLeft w:val="640"/>
      <w:marRight w:val="0"/>
      <w:marTop w:val="0"/>
      <w:marBottom w:val="0"/>
      <w:divBdr>
        <w:top w:val="none" w:sz="0" w:space="0" w:color="auto"/>
        <w:left w:val="none" w:sz="0" w:space="0" w:color="auto"/>
        <w:bottom w:val="none" w:sz="0" w:space="0" w:color="auto"/>
        <w:right w:val="none" w:sz="0" w:space="0" w:color="auto"/>
      </w:divBdr>
    </w:div>
    <w:div w:id="1813869340">
      <w:marLeft w:val="640"/>
      <w:marRight w:val="0"/>
      <w:marTop w:val="0"/>
      <w:marBottom w:val="0"/>
      <w:divBdr>
        <w:top w:val="none" w:sz="0" w:space="0" w:color="auto"/>
        <w:left w:val="none" w:sz="0" w:space="0" w:color="auto"/>
        <w:bottom w:val="none" w:sz="0" w:space="0" w:color="auto"/>
        <w:right w:val="none" w:sz="0" w:space="0" w:color="auto"/>
      </w:divBdr>
    </w:div>
    <w:div w:id="1814104467">
      <w:marLeft w:val="640"/>
      <w:marRight w:val="0"/>
      <w:marTop w:val="0"/>
      <w:marBottom w:val="0"/>
      <w:divBdr>
        <w:top w:val="none" w:sz="0" w:space="0" w:color="auto"/>
        <w:left w:val="none" w:sz="0" w:space="0" w:color="auto"/>
        <w:bottom w:val="none" w:sz="0" w:space="0" w:color="auto"/>
        <w:right w:val="none" w:sz="0" w:space="0" w:color="auto"/>
      </w:divBdr>
    </w:div>
    <w:div w:id="1814641734">
      <w:marLeft w:val="640"/>
      <w:marRight w:val="0"/>
      <w:marTop w:val="0"/>
      <w:marBottom w:val="0"/>
      <w:divBdr>
        <w:top w:val="none" w:sz="0" w:space="0" w:color="auto"/>
        <w:left w:val="none" w:sz="0" w:space="0" w:color="auto"/>
        <w:bottom w:val="none" w:sz="0" w:space="0" w:color="auto"/>
        <w:right w:val="none" w:sz="0" w:space="0" w:color="auto"/>
      </w:divBdr>
    </w:div>
    <w:div w:id="1815028179">
      <w:marLeft w:val="640"/>
      <w:marRight w:val="0"/>
      <w:marTop w:val="0"/>
      <w:marBottom w:val="0"/>
      <w:divBdr>
        <w:top w:val="none" w:sz="0" w:space="0" w:color="auto"/>
        <w:left w:val="none" w:sz="0" w:space="0" w:color="auto"/>
        <w:bottom w:val="none" w:sz="0" w:space="0" w:color="auto"/>
        <w:right w:val="none" w:sz="0" w:space="0" w:color="auto"/>
      </w:divBdr>
    </w:div>
    <w:div w:id="1815757155">
      <w:marLeft w:val="640"/>
      <w:marRight w:val="0"/>
      <w:marTop w:val="0"/>
      <w:marBottom w:val="0"/>
      <w:divBdr>
        <w:top w:val="none" w:sz="0" w:space="0" w:color="auto"/>
        <w:left w:val="none" w:sz="0" w:space="0" w:color="auto"/>
        <w:bottom w:val="none" w:sz="0" w:space="0" w:color="auto"/>
        <w:right w:val="none" w:sz="0" w:space="0" w:color="auto"/>
      </w:divBdr>
    </w:div>
    <w:div w:id="1816147056">
      <w:bodyDiv w:val="1"/>
      <w:marLeft w:val="0"/>
      <w:marRight w:val="0"/>
      <w:marTop w:val="0"/>
      <w:marBottom w:val="0"/>
      <w:divBdr>
        <w:top w:val="none" w:sz="0" w:space="0" w:color="auto"/>
        <w:left w:val="none" w:sz="0" w:space="0" w:color="auto"/>
        <w:bottom w:val="none" w:sz="0" w:space="0" w:color="auto"/>
        <w:right w:val="none" w:sz="0" w:space="0" w:color="auto"/>
      </w:divBdr>
      <w:divsChild>
        <w:div w:id="1470906">
          <w:marLeft w:val="640"/>
          <w:marRight w:val="0"/>
          <w:marTop w:val="0"/>
          <w:marBottom w:val="0"/>
          <w:divBdr>
            <w:top w:val="none" w:sz="0" w:space="0" w:color="auto"/>
            <w:left w:val="none" w:sz="0" w:space="0" w:color="auto"/>
            <w:bottom w:val="none" w:sz="0" w:space="0" w:color="auto"/>
            <w:right w:val="none" w:sz="0" w:space="0" w:color="auto"/>
          </w:divBdr>
        </w:div>
        <w:div w:id="1855994">
          <w:marLeft w:val="640"/>
          <w:marRight w:val="0"/>
          <w:marTop w:val="0"/>
          <w:marBottom w:val="0"/>
          <w:divBdr>
            <w:top w:val="none" w:sz="0" w:space="0" w:color="auto"/>
            <w:left w:val="none" w:sz="0" w:space="0" w:color="auto"/>
            <w:bottom w:val="none" w:sz="0" w:space="0" w:color="auto"/>
            <w:right w:val="none" w:sz="0" w:space="0" w:color="auto"/>
          </w:divBdr>
        </w:div>
        <w:div w:id="3635617">
          <w:marLeft w:val="640"/>
          <w:marRight w:val="0"/>
          <w:marTop w:val="0"/>
          <w:marBottom w:val="0"/>
          <w:divBdr>
            <w:top w:val="none" w:sz="0" w:space="0" w:color="auto"/>
            <w:left w:val="none" w:sz="0" w:space="0" w:color="auto"/>
            <w:bottom w:val="none" w:sz="0" w:space="0" w:color="auto"/>
            <w:right w:val="none" w:sz="0" w:space="0" w:color="auto"/>
          </w:divBdr>
        </w:div>
        <w:div w:id="15234716">
          <w:marLeft w:val="640"/>
          <w:marRight w:val="0"/>
          <w:marTop w:val="0"/>
          <w:marBottom w:val="0"/>
          <w:divBdr>
            <w:top w:val="none" w:sz="0" w:space="0" w:color="auto"/>
            <w:left w:val="none" w:sz="0" w:space="0" w:color="auto"/>
            <w:bottom w:val="none" w:sz="0" w:space="0" w:color="auto"/>
            <w:right w:val="none" w:sz="0" w:space="0" w:color="auto"/>
          </w:divBdr>
        </w:div>
        <w:div w:id="45227065">
          <w:marLeft w:val="640"/>
          <w:marRight w:val="0"/>
          <w:marTop w:val="0"/>
          <w:marBottom w:val="0"/>
          <w:divBdr>
            <w:top w:val="none" w:sz="0" w:space="0" w:color="auto"/>
            <w:left w:val="none" w:sz="0" w:space="0" w:color="auto"/>
            <w:bottom w:val="none" w:sz="0" w:space="0" w:color="auto"/>
            <w:right w:val="none" w:sz="0" w:space="0" w:color="auto"/>
          </w:divBdr>
        </w:div>
        <w:div w:id="58407552">
          <w:marLeft w:val="640"/>
          <w:marRight w:val="0"/>
          <w:marTop w:val="0"/>
          <w:marBottom w:val="0"/>
          <w:divBdr>
            <w:top w:val="none" w:sz="0" w:space="0" w:color="auto"/>
            <w:left w:val="none" w:sz="0" w:space="0" w:color="auto"/>
            <w:bottom w:val="none" w:sz="0" w:space="0" w:color="auto"/>
            <w:right w:val="none" w:sz="0" w:space="0" w:color="auto"/>
          </w:divBdr>
        </w:div>
        <w:div w:id="62025606">
          <w:marLeft w:val="640"/>
          <w:marRight w:val="0"/>
          <w:marTop w:val="0"/>
          <w:marBottom w:val="0"/>
          <w:divBdr>
            <w:top w:val="none" w:sz="0" w:space="0" w:color="auto"/>
            <w:left w:val="none" w:sz="0" w:space="0" w:color="auto"/>
            <w:bottom w:val="none" w:sz="0" w:space="0" w:color="auto"/>
            <w:right w:val="none" w:sz="0" w:space="0" w:color="auto"/>
          </w:divBdr>
        </w:div>
        <w:div w:id="65612488">
          <w:marLeft w:val="640"/>
          <w:marRight w:val="0"/>
          <w:marTop w:val="0"/>
          <w:marBottom w:val="0"/>
          <w:divBdr>
            <w:top w:val="none" w:sz="0" w:space="0" w:color="auto"/>
            <w:left w:val="none" w:sz="0" w:space="0" w:color="auto"/>
            <w:bottom w:val="none" w:sz="0" w:space="0" w:color="auto"/>
            <w:right w:val="none" w:sz="0" w:space="0" w:color="auto"/>
          </w:divBdr>
        </w:div>
        <w:div w:id="92677949">
          <w:marLeft w:val="640"/>
          <w:marRight w:val="0"/>
          <w:marTop w:val="0"/>
          <w:marBottom w:val="0"/>
          <w:divBdr>
            <w:top w:val="none" w:sz="0" w:space="0" w:color="auto"/>
            <w:left w:val="none" w:sz="0" w:space="0" w:color="auto"/>
            <w:bottom w:val="none" w:sz="0" w:space="0" w:color="auto"/>
            <w:right w:val="none" w:sz="0" w:space="0" w:color="auto"/>
          </w:divBdr>
        </w:div>
        <w:div w:id="101461895">
          <w:marLeft w:val="640"/>
          <w:marRight w:val="0"/>
          <w:marTop w:val="0"/>
          <w:marBottom w:val="0"/>
          <w:divBdr>
            <w:top w:val="none" w:sz="0" w:space="0" w:color="auto"/>
            <w:left w:val="none" w:sz="0" w:space="0" w:color="auto"/>
            <w:bottom w:val="none" w:sz="0" w:space="0" w:color="auto"/>
            <w:right w:val="none" w:sz="0" w:space="0" w:color="auto"/>
          </w:divBdr>
        </w:div>
        <w:div w:id="104548306">
          <w:marLeft w:val="640"/>
          <w:marRight w:val="0"/>
          <w:marTop w:val="0"/>
          <w:marBottom w:val="0"/>
          <w:divBdr>
            <w:top w:val="none" w:sz="0" w:space="0" w:color="auto"/>
            <w:left w:val="none" w:sz="0" w:space="0" w:color="auto"/>
            <w:bottom w:val="none" w:sz="0" w:space="0" w:color="auto"/>
            <w:right w:val="none" w:sz="0" w:space="0" w:color="auto"/>
          </w:divBdr>
        </w:div>
        <w:div w:id="113448496">
          <w:marLeft w:val="640"/>
          <w:marRight w:val="0"/>
          <w:marTop w:val="0"/>
          <w:marBottom w:val="0"/>
          <w:divBdr>
            <w:top w:val="none" w:sz="0" w:space="0" w:color="auto"/>
            <w:left w:val="none" w:sz="0" w:space="0" w:color="auto"/>
            <w:bottom w:val="none" w:sz="0" w:space="0" w:color="auto"/>
            <w:right w:val="none" w:sz="0" w:space="0" w:color="auto"/>
          </w:divBdr>
        </w:div>
        <w:div w:id="115099374">
          <w:marLeft w:val="640"/>
          <w:marRight w:val="0"/>
          <w:marTop w:val="0"/>
          <w:marBottom w:val="0"/>
          <w:divBdr>
            <w:top w:val="none" w:sz="0" w:space="0" w:color="auto"/>
            <w:left w:val="none" w:sz="0" w:space="0" w:color="auto"/>
            <w:bottom w:val="none" w:sz="0" w:space="0" w:color="auto"/>
            <w:right w:val="none" w:sz="0" w:space="0" w:color="auto"/>
          </w:divBdr>
        </w:div>
        <w:div w:id="126508715">
          <w:marLeft w:val="640"/>
          <w:marRight w:val="0"/>
          <w:marTop w:val="0"/>
          <w:marBottom w:val="0"/>
          <w:divBdr>
            <w:top w:val="none" w:sz="0" w:space="0" w:color="auto"/>
            <w:left w:val="none" w:sz="0" w:space="0" w:color="auto"/>
            <w:bottom w:val="none" w:sz="0" w:space="0" w:color="auto"/>
            <w:right w:val="none" w:sz="0" w:space="0" w:color="auto"/>
          </w:divBdr>
        </w:div>
        <w:div w:id="126748825">
          <w:marLeft w:val="640"/>
          <w:marRight w:val="0"/>
          <w:marTop w:val="0"/>
          <w:marBottom w:val="0"/>
          <w:divBdr>
            <w:top w:val="none" w:sz="0" w:space="0" w:color="auto"/>
            <w:left w:val="none" w:sz="0" w:space="0" w:color="auto"/>
            <w:bottom w:val="none" w:sz="0" w:space="0" w:color="auto"/>
            <w:right w:val="none" w:sz="0" w:space="0" w:color="auto"/>
          </w:divBdr>
        </w:div>
        <w:div w:id="127549556">
          <w:marLeft w:val="640"/>
          <w:marRight w:val="0"/>
          <w:marTop w:val="0"/>
          <w:marBottom w:val="0"/>
          <w:divBdr>
            <w:top w:val="none" w:sz="0" w:space="0" w:color="auto"/>
            <w:left w:val="none" w:sz="0" w:space="0" w:color="auto"/>
            <w:bottom w:val="none" w:sz="0" w:space="0" w:color="auto"/>
            <w:right w:val="none" w:sz="0" w:space="0" w:color="auto"/>
          </w:divBdr>
        </w:div>
        <w:div w:id="140124001">
          <w:marLeft w:val="640"/>
          <w:marRight w:val="0"/>
          <w:marTop w:val="0"/>
          <w:marBottom w:val="0"/>
          <w:divBdr>
            <w:top w:val="none" w:sz="0" w:space="0" w:color="auto"/>
            <w:left w:val="none" w:sz="0" w:space="0" w:color="auto"/>
            <w:bottom w:val="none" w:sz="0" w:space="0" w:color="auto"/>
            <w:right w:val="none" w:sz="0" w:space="0" w:color="auto"/>
          </w:divBdr>
        </w:div>
        <w:div w:id="141895713">
          <w:marLeft w:val="640"/>
          <w:marRight w:val="0"/>
          <w:marTop w:val="0"/>
          <w:marBottom w:val="0"/>
          <w:divBdr>
            <w:top w:val="none" w:sz="0" w:space="0" w:color="auto"/>
            <w:left w:val="none" w:sz="0" w:space="0" w:color="auto"/>
            <w:bottom w:val="none" w:sz="0" w:space="0" w:color="auto"/>
            <w:right w:val="none" w:sz="0" w:space="0" w:color="auto"/>
          </w:divBdr>
        </w:div>
        <w:div w:id="146291433">
          <w:marLeft w:val="640"/>
          <w:marRight w:val="0"/>
          <w:marTop w:val="0"/>
          <w:marBottom w:val="0"/>
          <w:divBdr>
            <w:top w:val="none" w:sz="0" w:space="0" w:color="auto"/>
            <w:left w:val="none" w:sz="0" w:space="0" w:color="auto"/>
            <w:bottom w:val="none" w:sz="0" w:space="0" w:color="auto"/>
            <w:right w:val="none" w:sz="0" w:space="0" w:color="auto"/>
          </w:divBdr>
        </w:div>
        <w:div w:id="147748782">
          <w:marLeft w:val="640"/>
          <w:marRight w:val="0"/>
          <w:marTop w:val="0"/>
          <w:marBottom w:val="0"/>
          <w:divBdr>
            <w:top w:val="none" w:sz="0" w:space="0" w:color="auto"/>
            <w:left w:val="none" w:sz="0" w:space="0" w:color="auto"/>
            <w:bottom w:val="none" w:sz="0" w:space="0" w:color="auto"/>
            <w:right w:val="none" w:sz="0" w:space="0" w:color="auto"/>
          </w:divBdr>
        </w:div>
        <w:div w:id="153112285">
          <w:marLeft w:val="640"/>
          <w:marRight w:val="0"/>
          <w:marTop w:val="0"/>
          <w:marBottom w:val="0"/>
          <w:divBdr>
            <w:top w:val="none" w:sz="0" w:space="0" w:color="auto"/>
            <w:left w:val="none" w:sz="0" w:space="0" w:color="auto"/>
            <w:bottom w:val="none" w:sz="0" w:space="0" w:color="auto"/>
            <w:right w:val="none" w:sz="0" w:space="0" w:color="auto"/>
          </w:divBdr>
        </w:div>
        <w:div w:id="173111129">
          <w:marLeft w:val="640"/>
          <w:marRight w:val="0"/>
          <w:marTop w:val="0"/>
          <w:marBottom w:val="0"/>
          <w:divBdr>
            <w:top w:val="none" w:sz="0" w:space="0" w:color="auto"/>
            <w:left w:val="none" w:sz="0" w:space="0" w:color="auto"/>
            <w:bottom w:val="none" w:sz="0" w:space="0" w:color="auto"/>
            <w:right w:val="none" w:sz="0" w:space="0" w:color="auto"/>
          </w:divBdr>
        </w:div>
        <w:div w:id="184104340">
          <w:marLeft w:val="640"/>
          <w:marRight w:val="0"/>
          <w:marTop w:val="0"/>
          <w:marBottom w:val="0"/>
          <w:divBdr>
            <w:top w:val="none" w:sz="0" w:space="0" w:color="auto"/>
            <w:left w:val="none" w:sz="0" w:space="0" w:color="auto"/>
            <w:bottom w:val="none" w:sz="0" w:space="0" w:color="auto"/>
            <w:right w:val="none" w:sz="0" w:space="0" w:color="auto"/>
          </w:divBdr>
        </w:div>
        <w:div w:id="216362009">
          <w:marLeft w:val="640"/>
          <w:marRight w:val="0"/>
          <w:marTop w:val="0"/>
          <w:marBottom w:val="0"/>
          <w:divBdr>
            <w:top w:val="none" w:sz="0" w:space="0" w:color="auto"/>
            <w:left w:val="none" w:sz="0" w:space="0" w:color="auto"/>
            <w:bottom w:val="none" w:sz="0" w:space="0" w:color="auto"/>
            <w:right w:val="none" w:sz="0" w:space="0" w:color="auto"/>
          </w:divBdr>
        </w:div>
        <w:div w:id="221798175">
          <w:marLeft w:val="640"/>
          <w:marRight w:val="0"/>
          <w:marTop w:val="0"/>
          <w:marBottom w:val="0"/>
          <w:divBdr>
            <w:top w:val="none" w:sz="0" w:space="0" w:color="auto"/>
            <w:left w:val="none" w:sz="0" w:space="0" w:color="auto"/>
            <w:bottom w:val="none" w:sz="0" w:space="0" w:color="auto"/>
            <w:right w:val="none" w:sz="0" w:space="0" w:color="auto"/>
          </w:divBdr>
        </w:div>
        <w:div w:id="223220936">
          <w:marLeft w:val="640"/>
          <w:marRight w:val="0"/>
          <w:marTop w:val="0"/>
          <w:marBottom w:val="0"/>
          <w:divBdr>
            <w:top w:val="none" w:sz="0" w:space="0" w:color="auto"/>
            <w:left w:val="none" w:sz="0" w:space="0" w:color="auto"/>
            <w:bottom w:val="none" w:sz="0" w:space="0" w:color="auto"/>
            <w:right w:val="none" w:sz="0" w:space="0" w:color="auto"/>
          </w:divBdr>
        </w:div>
        <w:div w:id="227113220">
          <w:marLeft w:val="640"/>
          <w:marRight w:val="0"/>
          <w:marTop w:val="0"/>
          <w:marBottom w:val="0"/>
          <w:divBdr>
            <w:top w:val="none" w:sz="0" w:space="0" w:color="auto"/>
            <w:left w:val="none" w:sz="0" w:space="0" w:color="auto"/>
            <w:bottom w:val="none" w:sz="0" w:space="0" w:color="auto"/>
            <w:right w:val="none" w:sz="0" w:space="0" w:color="auto"/>
          </w:divBdr>
        </w:div>
        <w:div w:id="227304886">
          <w:marLeft w:val="640"/>
          <w:marRight w:val="0"/>
          <w:marTop w:val="0"/>
          <w:marBottom w:val="0"/>
          <w:divBdr>
            <w:top w:val="none" w:sz="0" w:space="0" w:color="auto"/>
            <w:left w:val="none" w:sz="0" w:space="0" w:color="auto"/>
            <w:bottom w:val="none" w:sz="0" w:space="0" w:color="auto"/>
            <w:right w:val="none" w:sz="0" w:space="0" w:color="auto"/>
          </w:divBdr>
        </w:div>
        <w:div w:id="229728803">
          <w:marLeft w:val="640"/>
          <w:marRight w:val="0"/>
          <w:marTop w:val="0"/>
          <w:marBottom w:val="0"/>
          <w:divBdr>
            <w:top w:val="none" w:sz="0" w:space="0" w:color="auto"/>
            <w:left w:val="none" w:sz="0" w:space="0" w:color="auto"/>
            <w:bottom w:val="none" w:sz="0" w:space="0" w:color="auto"/>
            <w:right w:val="none" w:sz="0" w:space="0" w:color="auto"/>
          </w:divBdr>
        </w:div>
        <w:div w:id="233979690">
          <w:marLeft w:val="640"/>
          <w:marRight w:val="0"/>
          <w:marTop w:val="0"/>
          <w:marBottom w:val="0"/>
          <w:divBdr>
            <w:top w:val="none" w:sz="0" w:space="0" w:color="auto"/>
            <w:left w:val="none" w:sz="0" w:space="0" w:color="auto"/>
            <w:bottom w:val="none" w:sz="0" w:space="0" w:color="auto"/>
            <w:right w:val="none" w:sz="0" w:space="0" w:color="auto"/>
          </w:divBdr>
        </w:div>
        <w:div w:id="234047858">
          <w:marLeft w:val="640"/>
          <w:marRight w:val="0"/>
          <w:marTop w:val="0"/>
          <w:marBottom w:val="0"/>
          <w:divBdr>
            <w:top w:val="none" w:sz="0" w:space="0" w:color="auto"/>
            <w:left w:val="none" w:sz="0" w:space="0" w:color="auto"/>
            <w:bottom w:val="none" w:sz="0" w:space="0" w:color="auto"/>
            <w:right w:val="none" w:sz="0" w:space="0" w:color="auto"/>
          </w:divBdr>
        </w:div>
        <w:div w:id="260992980">
          <w:marLeft w:val="640"/>
          <w:marRight w:val="0"/>
          <w:marTop w:val="0"/>
          <w:marBottom w:val="0"/>
          <w:divBdr>
            <w:top w:val="none" w:sz="0" w:space="0" w:color="auto"/>
            <w:left w:val="none" w:sz="0" w:space="0" w:color="auto"/>
            <w:bottom w:val="none" w:sz="0" w:space="0" w:color="auto"/>
            <w:right w:val="none" w:sz="0" w:space="0" w:color="auto"/>
          </w:divBdr>
        </w:div>
        <w:div w:id="262884249">
          <w:marLeft w:val="640"/>
          <w:marRight w:val="0"/>
          <w:marTop w:val="0"/>
          <w:marBottom w:val="0"/>
          <w:divBdr>
            <w:top w:val="none" w:sz="0" w:space="0" w:color="auto"/>
            <w:left w:val="none" w:sz="0" w:space="0" w:color="auto"/>
            <w:bottom w:val="none" w:sz="0" w:space="0" w:color="auto"/>
            <w:right w:val="none" w:sz="0" w:space="0" w:color="auto"/>
          </w:divBdr>
        </w:div>
        <w:div w:id="266088077">
          <w:marLeft w:val="640"/>
          <w:marRight w:val="0"/>
          <w:marTop w:val="0"/>
          <w:marBottom w:val="0"/>
          <w:divBdr>
            <w:top w:val="none" w:sz="0" w:space="0" w:color="auto"/>
            <w:left w:val="none" w:sz="0" w:space="0" w:color="auto"/>
            <w:bottom w:val="none" w:sz="0" w:space="0" w:color="auto"/>
            <w:right w:val="none" w:sz="0" w:space="0" w:color="auto"/>
          </w:divBdr>
        </w:div>
        <w:div w:id="270432762">
          <w:marLeft w:val="640"/>
          <w:marRight w:val="0"/>
          <w:marTop w:val="0"/>
          <w:marBottom w:val="0"/>
          <w:divBdr>
            <w:top w:val="none" w:sz="0" w:space="0" w:color="auto"/>
            <w:left w:val="none" w:sz="0" w:space="0" w:color="auto"/>
            <w:bottom w:val="none" w:sz="0" w:space="0" w:color="auto"/>
            <w:right w:val="none" w:sz="0" w:space="0" w:color="auto"/>
          </w:divBdr>
        </w:div>
        <w:div w:id="274168902">
          <w:marLeft w:val="640"/>
          <w:marRight w:val="0"/>
          <w:marTop w:val="0"/>
          <w:marBottom w:val="0"/>
          <w:divBdr>
            <w:top w:val="none" w:sz="0" w:space="0" w:color="auto"/>
            <w:left w:val="none" w:sz="0" w:space="0" w:color="auto"/>
            <w:bottom w:val="none" w:sz="0" w:space="0" w:color="auto"/>
            <w:right w:val="none" w:sz="0" w:space="0" w:color="auto"/>
          </w:divBdr>
        </w:div>
        <w:div w:id="280654276">
          <w:marLeft w:val="640"/>
          <w:marRight w:val="0"/>
          <w:marTop w:val="0"/>
          <w:marBottom w:val="0"/>
          <w:divBdr>
            <w:top w:val="none" w:sz="0" w:space="0" w:color="auto"/>
            <w:left w:val="none" w:sz="0" w:space="0" w:color="auto"/>
            <w:bottom w:val="none" w:sz="0" w:space="0" w:color="auto"/>
            <w:right w:val="none" w:sz="0" w:space="0" w:color="auto"/>
          </w:divBdr>
        </w:div>
        <w:div w:id="281809918">
          <w:marLeft w:val="640"/>
          <w:marRight w:val="0"/>
          <w:marTop w:val="0"/>
          <w:marBottom w:val="0"/>
          <w:divBdr>
            <w:top w:val="none" w:sz="0" w:space="0" w:color="auto"/>
            <w:left w:val="none" w:sz="0" w:space="0" w:color="auto"/>
            <w:bottom w:val="none" w:sz="0" w:space="0" w:color="auto"/>
            <w:right w:val="none" w:sz="0" w:space="0" w:color="auto"/>
          </w:divBdr>
        </w:div>
        <w:div w:id="336999300">
          <w:marLeft w:val="640"/>
          <w:marRight w:val="0"/>
          <w:marTop w:val="0"/>
          <w:marBottom w:val="0"/>
          <w:divBdr>
            <w:top w:val="none" w:sz="0" w:space="0" w:color="auto"/>
            <w:left w:val="none" w:sz="0" w:space="0" w:color="auto"/>
            <w:bottom w:val="none" w:sz="0" w:space="0" w:color="auto"/>
            <w:right w:val="none" w:sz="0" w:space="0" w:color="auto"/>
          </w:divBdr>
        </w:div>
        <w:div w:id="340661801">
          <w:marLeft w:val="640"/>
          <w:marRight w:val="0"/>
          <w:marTop w:val="0"/>
          <w:marBottom w:val="0"/>
          <w:divBdr>
            <w:top w:val="none" w:sz="0" w:space="0" w:color="auto"/>
            <w:left w:val="none" w:sz="0" w:space="0" w:color="auto"/>
            <w:bottom w:val="none" w:sz="0" w:space="0" w:color="auto"/>
            <w:right w:val="none" w:sz="0" w:space="0" w:color="auto"/>
          </w:divBdr>
        </w:div>
        <w:div w:id="345795184">
          <w:marLeft w:val="640"/>
          <w:marRight w:val="0"/>
          <w:marTop w:val="0"/>
          <w:marBottom w:val="0"/>
          <w:divBdr>
            <w:top w:val="none" w:sz="0" w:space="0" w:color="auto"/>
            <w:left w:val="none" w:sz="0" w:space="0" w:color="auto"/>
            <w:bottom w:val="none" w:sz="0" w:space="0" w:color="auto"/>
            <w:right w:val="none" w:sz="0" w:space="0" w:color="auto"/>
          </w:divBdr>
        </w:div>
        <w:div w:id="359933766">
          <w:marLeft w:val="640"/>
          <w:marRight w:val="0"/>
          <w:marTop w:val="0"/>
          <w:marBottom w:val="0"/>
          <w:divBdr>
            <w:top w:val="none" w:sz="0" w:space="0" w:color="auto"/>
            <w:left w:val="none" w:sz="0" w:space="0" w:color="auto"/>
            <w:bottom w:val="none" w:sz="0" w:space="0" w:color="auto"/>
            <w:right w:val="none" w:sz="0" w:space="0" w:color="auto"/>
          </w:divBdr>
        </w:div>
        <w:div w:id="360283700">
          <w:marLeft w:val="640"/>
          <w:marRight w:val="0"/>
          <w:marTop w:val="0"/>
          <w:marBottom w:val="0"/>
          <w:divBdr>
            <w:top w:val="none" w:sz="0" w:space="0" w:color="auto"/>
            <w:left w:val="none" w:sz="0" w:space="0" w:color="auto"/>
            <w:bottom w:val="none" w:sz="0" w:space="0" w:color="auto"/>
            <w:right w:val="none" w:sz="0" w:space="0" w:color="auto"/>
          </w:divBdr>
        </w:div>
        <w:div w:id="360323109">
          <w:marLeft w:val="640"/>
          <w:marRight w:val="0"/>
          <w:marTop w:val="0"/>
          <w:marBottom w:val="0"/>
          <w:divBdr>
            <w:top w:val="none" w:sz="0" w:space="0" w:color="auto"/>
            <w:left w:val="none" w:sz="0" w:space="0" w:color="auto"/>
            <w:bottom w:val="none" w:sz="0" w:space="0" w:color="auto"/>
            <w:right w:val="none" w:sz="0" w:space="0" w:color="auto"/>
          </w:divBdr>
        </w:div>
        <w:div w:id="369309793">
          <w:marLeft w:val="640"/>
          <w:marRight w:val="0"/>
          <w:marTop w:val="0"/>
          <w:marBottom w:val="0"/>
          <w:divBdr>
            <w:top w:val="none" w:sz="0" w:space="0" w:color="auto"/>
            <w:left w:val="none" w:sz="0" w:space="0" w:color="auto"/>
            <w:bottom w:val="none" w:sz="0" w:space="0" w:color="auto"/>
            <w:right w:val="none" w:sz="0" w:space="0" w:color="auto"/>
          </w:divBdr>
        </w:div>
        <w:div w:id="377977816">
          <w:marLeft w:val="640"/>
          <w:marRight w:val="0"/>
          <w:marTop w:val="0"/>
          <w:marBottom w:val="0"/>
          <w:divBdr>
            <w:top w:val="none" w:sz="0" w:space="0" w:color="auto"/>
            <w:left w:val="none" w:sz="0" w:space="0" w:color="auto"/>
            <w:bottom w:val="none" w:sz="0" w:space="0" w:color="auto"/>
            <w:right w:val="none" w:sz="0" w:space="0" w:color="auto"/>
          </w:divBdr>
        </w:div>
        <w:div w:id="397753694">
          <w:marLeft w:val="640"/>
          <w:marRight w:val="0"/>
          <w:marTop w:val="0"/>
          <w:marBottom w:val="0"/>
          <w:divBdr>
            <w:top w:val="none" w:sz="0" w:space="0" w:color="auto"/>
            <w:left w:val="none" w:sz="0" w:space="0" w:color="auto"/>
            <w:bottom w:val="none" w:sz="0" w:space="0" w:color="auto"/>
            <w:right w:val="none" w:sz="0" w:space="0" w:color="auto"/>
          </w:divBdr>
        </w:div>
        <w:div w:id="416828364">
          <w:marLeft w:val="640"/>
          <w:marRight w:val="0"/>
          <w:marTop w:val="0"/>
          <w:marBottom w:val="0"/>
          <w:divBdr>
            <w:top w:val="none" w:sz="0" w:space="0" w:color="auto"/>
            <w:left w:val="none" w:sz="0" w:space="0" w:color="auto"/>
            <w:bottom w:val="none" w:sz="0" w:space="0" w:color="auto"/>
            <w:right w:val="none" w:sz="0" w:space="0" w:color="auto"/>
          </w:divBdr>
        </w:div>
        <w:div w:id="420032065">
          <w:marLeft w:val="640"/>
          <w:marRight w:val="0"/>
          <w:marTop w:val="0"/>
          <w:marBottom w:val="0"/>
          <w:divBdr>
            <w:top w:val="none" w:sz="0" w:space="0" w:color="auto"/>
            <w:left w:val="none" w:sz="0" w:space="0" w:color="auto"/>
            <w:bottom w:val="none" w:sz="0" w:space="0" w:color="auto"/>
            <w:right w:val="none" w:sz="0" w:space="0" w:color="auto"/>
          </w:divBdr>
        </w:div>
        <w:div w:id="421099492">
          <w:marLeft w:val="640"/>
          <w:marRight w:val="0"/>
          <w:marTop w:val="0"/>
          <w:marBottom w:val="0"/>
          <w:divBdr>
            <w:top w:val="none" w:sz="0" w:space="0" w:color="auto"/>
            <w:left w:val="none" w:sz="0" w:space="0" w:color="auto"/>
            <w:bottom w:val="none" w:sz="0" w:space="0" w:color="auto"/>
            <w:right w:val="none" w:sz="0" w:space="0" w:color="auto"/>
          </w:divBdr>
        </w:div>
        <w:div w:id="423915000">
          <w:marLeft w:val="640"/>
          <w:marRight w:val="0"/>
          <w:marTop w:val="0"/>
          <w:marBottom w:val="0"/>
          <w:divBdr>
            <w:top w:val="none" w:sz="0" w:space="0" w:color="auto"/>
            <w:left w:val="none" w:sz="0" w:space="0" w:color="auto"/>
            <w:bottom w:val="none" w:sz="0" w:space="0" w:color="auto"/>
            <w:right w:val="none" w:sz="0" w:space="0" w:color="auto"/>
          </w:divBdr>
        </w:div>
        <w:div w:id="427316354">
          <w:marLeft w:val="640"/>
          <w:marRight w:val="0"/>
          <w:marTop w:val="0"/>
          <w:marBottom w:val="0"/>
          <w:divBdr>
            <w:top w:val="none" w:sz="0" w:space="0" w:color="auto"/>
            <w:left w:val="none" w:sz="0" w:space="0" w:color="auto"/>
            <w:bottom w:val="none" w:sz="0" w:space="0" w:color="auto"/>
            <w:right w:val="none" w:sz="0" w:space="0" w:color="auto"/>
          </w:divBdr>
        </w:div>
        <w:div w:id="437026131">
          <w:marLeft w:val="640"/>
          <w:marRight w:val="0"/>
          <w:marTop w:val="0"/>
          <w:marBottom w:val="0"/>
          <w:divBdr>
            <w:top w:val="none" w:sz="0" w:space="0" w:color="auto"/>
            <w:left w:val="none" w:sz="0" w:space="0" w:color="auto"/>
            <w:bottom w:val="none" w:sz="0" w:space="0" w:color="auto"/>
            <w:right w:val="none" w:sz="0" w:space="0" w:color="auto"/>
          </w:divBdr>
        </w:div>
        <w:div w:id="439298042">
          <w:marLeft w:val="640"/>
          <w:marRight w:val="0"/>
          <w:marTop w:val="0"/>
          <w:marBottom w:val="0"/>
          <w:divBdr>
            <w:top w:val="none" w:sz="0" w:space="0" w:color="auto"/>
            <w:left w:val="none" w:sz="0" w:space="0" w:color="auto"/>
            <w:bottom w:val="none" w:sz="0" w:space="0" w:color="auto"/>
            <w:right w:val="none" w:sz="0" w:space="0" w:color="auto"/>
          </w:divBdr>
        </w:div>
        <w:div w:id="451899240">
          <w:marLeft w:val="640"/>
          <w:marRight w:val="0"/>
          <w:marTop w:val="0"/>
          <w:marBottom w:val="0"/>
          <w:divBdr>
            <w:top w:val="none" w:sz="0" w:space="0" w:color="auto"/>
            <w:left w:val="none" w:sz="0" w:space="0" w:color="auto"/>
            <w:bottom w:val="none" w:sz="0" w:space="0" w:color="auto"/>
            <w:right w:val="none" w:sz="0" w:space="0" w:color="auto"/>
          </w:divBdr>
        </w:div>
        <w:div w:id="452791927">
          <w:marLeft w:val="640"/>
          <w:marRight w:val="0"/>
          <w:marTop w:val="0"/>
          <w:marBottom w:val="0"/>
          <w:divBdr>
            <w:top w:val="none" w:sz="0" w:space="0" w:color="auto"/>
            <w:left w:val="none" w:sz="0" w:space="0" w:color="auto"/>
            <w:bottom w:val="none" w:sz="0" w:space="0" w:color="auto"/>
            <w:right w:val="none" w:sz="0" w:space="0" w:color="auto"/>
          </w:divBdr>
        </w:div>
        <w:div w:id="459802693">
          <w:marLeft w:val="640"/>
          <w:marRight w:val="0"/>
          <w:marTop w:val="0"/>
          <w:marBottom w:val="0"/>
          <w:divBdr>
            <w:top w:val="none" w:sz="0" w:space="0" w:color="auto"/>
            <w:left w:val="none" w:sz="0" w:space="0" w:color="auto"/>
            <w:bottom w:val="none" w:sz="0" w:space="0" w:color="auto"/>
            <w:right w:val="none" w:sz="0" w:space="0" w:color="auto"/>
          </w:divBdr>
        </w:div>
        <w:div w:id="461270605">
          <w:marLeft w:val="640"/>
          <w:marRight w:val="0"/>
          <w:marTop w:val="0"/>
          <w:marBottom w:val="0"/>
          <w:divBdr>
            <w:top w:val="none" w:sz="0" w:space="0" w:color="auto"/>
            <w:left w:val="none" w:sz="0" w:space="0" w:color="auto"/>
            <w:bottom w:val="none" w:sz="0" w:space="0" w:color="auto"/>
            <w:right w:val="none" w:sz="0" w:space="0" w:color="auto"/>
          </w:divBdr>
        </w:div>
        <w:div w:id="464659702">
          <w:marLeft w:val="640"/>
          <w:marRight w:val="0"/>
          <w:marTop w:val="0"/>
          <w:marBottom w:val="0"/>
          <w:divBdr>
            <w:top w:val="none" w:sz="0" w:space="0" w:color="auto"/>
            <w:left w:val="none" w:sz="0" w:space="0" w:color="auto"/>
            <w:bottom w:val="none" w:sz="0" w:space="0" w:color="auto"/>
            <w:right w:val="none" w:sz="0" w:space="0" w:color="auto"/>
          </w:divBdr>
        </w:div>
        <w:div w:id="466630278">
          <w:marLeft w:val="640"/>
          <w:marRight w:val="0"/>
          <w:marTop w:val="0"/>
          <w:marBottom w:val="0"/>
          <w:divBdr>
            <w:top w:val="none" w:sz="0" w:space="0" w:color="auto"/>
            <w:left w:val="none" w:sz="0" w:space="0" w:color="auto"/>
            <w:bottom w:val="none" w:sz="0" w:space="0" w:color="auto"/>
            <w:right w:val="none" w:sz="0" w:space="0" w:color="auto"/>
          </w:divBdr>
        </w:div>
        <w:div w:id="476455851">
          <w:marLeft w:val="640"/>
          <w:marRight w:val="0"/>
          <w:marTop w:val="0"/>
          <w:marBottom w:val="0"/>
          <w:divBdr>
            <w:top w:val="none" w:sz="0" w:space="0" w:color="auto"/>
            <w:left w:val="none" w:sz="0" w:space="0" w:color="auto"/>
            <w:bottom w:val="none" w:sz="0" w:space="0" w:color="auto"/>
            <w:right w:val="none" w:sz="0" w:space="0" w:color="auto"/>
          </w:divBdr>
        </w:div>
        <w:div w:id="480463201">
          <w:marLeft w:val="640"/>
          <w:marRight w:val="0"/>
          <w:marTop w:val="0"/>
          <w:marBottom w:val="0"/>
          <w:divBdr>
            <w:top w:val="none" w:sz="0" w:space="0" w:color="auto"/>
            <w:left w:val="none" w:sz="0" w:space="0" w:color="auto"/>
            <w:bottom w:val="none" w:sz="0" w:space="0" w:color="auto"/>
            <w:right w:val="none" w:sz="0" w:space="0" w:color="auto"/>
          </w:divBdr>
        </w:div>
        <w:div w:id="482553347">
          <w:marLeft w:val="640"/>
          <w:marRight w:val="0"/>
          <w:marTop w:val="0"/>
          <w:marBottom w:val="0"/>
          <w:divBdr>
            <w:top w:val="none" w:sz="0" w:space="0" w:color="auto"/>
            <w:left w:val="none" w:sz="0" w:space="0" w:color="auto"/>
            <w:bottom w:val="none" w:sz="0" w:space="0" w:color="auto"/>
            <w:right w:val="none" w:sz="0" w:space="0" w:color="auto"/>
          </w:divBdr>
        </w:div>
        <w:div w:id="495993575">
          <w:marLeft w:val="640"/>
          <w:marRight w:val="0"/>
          <w:marTop w:val="0"/>
          <w:marBottom w:val="0"/>
          <w:divBdr>
            <w:top w:val="none" w:sz="0" w:space="0" w:color="auto"/>
            <w:left w:val="none" w:sz="0" w:space="0" w:color="auto"/>
            <w:bottom w:val="none" w:sz="0" w:space="0" w:color="auto"/>
            <w:right w:val="none" w:sz="0" w:space="0" w:color="auto"/>
          </w:divBdr>
        </w:div>
        <w:div w:id="496773143">
          <w:marLeft w:val="640"/>
          <w:marRight w:val="0"/>
          <w:marTop w:val="0"/>
          <w:marBottom w:val="0"/>
          <w:divBdr>
            <w:top w:val="none" w:sz="0" w:space="0" w:color="auto"/>
            <w:left w:val="none" w:sz="0" w:space="0" w:color="auto"/>
            <w:bottom w:val="none" w:sz="0" w:space="0" w:color="auto"/>
            <w:right w:val="none" w:sz="0" w:space="0" w:color="auto"/>
          </w:divBdr>
        </w:div>
        <w:div w:id="518129287">
          <w:marLeft w:val="640"/>
          <w:marRight w:val="0"/>
          <w:marTop w:val="0"/>
          <w:marBottom w:val="0"/>
          <w:divBdr>
            <w:top w:val="none" w:sz="0" w:space="0" w:color="auto"/>
            <w:left w:val="none" w:sz="0" w:space="0" w:color="auto"/>
            <w:bottom w:val="none" w:sz="0" w:space="0" w:color="auto"/>
            <w:right w:val="none" w:sz="0" w:space="0" w:color="auto"/>
          </w:divBdr>
        </w:div>
        <w:div w:id="519126129">
          <w:marLeft w:val="640"/>
          <w:marRight w:val="0"/>
          <w:marTop w:val="0"/>
          <w:marBottom w:val="0"/>
          <w:divBdr>
            <w:top w:val="none" w:sz="0" w:space="0" w:color="auto"/>
            <w:left w:val="none" w:sz="0" w:space="0" w:color="auto"/>
            <w:bottom w:val="none" w:sz="0" w:space="0" w:color="auto"/>
            <w:right w:val="none" w:sz="0" w:space="0" w:color="auto"/>
          </w:divBdr>
        </w:div>
        <w:div w:id="519467744">
          <w:marLeft w:val="640"/>
          <w:marRight w:val="0"/>
          <w:marTop w:val="0"/>
          <w:marBottom w:val="0"/>
          <w:divBdr>
            <w:top w:val="none" w:sz="0" w:space="0" w:color="auto"/>
            <w:left w:val="none" w:sz="0" w:space="0" w:color="auto"/>
            <w:bottom w:val="none" w:sz="0" w:space="0" w:color="auto"/>
            <w:right w:val="none" w:sz="0" w:space="0" w:color="auto"/>
          </w:divBdr>
        </w:div>
        <w:div w:id="540633724">
          <w:marLeft w:val="640"/>
          <w:marRight w:val="0"/>
          <w:marTop w:val="0"/>
          <w:marBottom w:val="0"/>
          <w:divBdr>
            <w:top w:val="none" w:sz="0" w:space="0" w:color="auto"/>
            <w:left w:val="none" w:sz="0" w:space="0" w:color="auto"/>
            <w:bottom w:val="none" w:sz="0" w:space="0" w:color="auto"/>
            <w:right w:val="none" w:sz="0" w:space="0" w:color="auto"/>
          </w:divBdr>
        </w:div>
        <w:div w:id="555632057">
          <w:marLeft w:val="640"/>
          <w:marRight w:val="0"/>
          <w:marTop w:val="0"/>
          <w:marBottom w:val="0"/>
          <w:divBdr>
            <w:top w:val="none" w:sz="0" w:space="0" w:color="auto"/>
            <w:left w:val="none" w:sz="0" w:space="0" w:color="auto"/>
            <w:bottom w:val="none" w:sz="0" w:space="0" w:color="auto"/>
            <w:right w:val="none" w:sz="0" w:space="0" w:color="auto"/>
          </w:divBdr>
        </w:div>
        <w:div w:id="561142076">
          <w:marLeft w:val="640"/>
          <w:marRight w:val="0"/>
          <w:marTop w:val="0"/>
          <w:marBottom w:val="0"/>
          <w:divBdr>
            <w:top w:val="none" w:sz="0" w:space="0" w:color="auto"/>
            <w:left w:val="none" w:sz="0" w:space="0" w:color="auto"/>
            <w:bottom w:val="none" w:sz="0" w:space="0" w:color="auto"/>
            <w:right w:val="none" w:sz="0" w:space="0" w:color="auto"/>
          </w:divBdr>
        </w:div>
        <w:div w:id="562831055">
          <w:marLeft w:val="640"/>
          <w:marRight w:val="0"/>
          <w:marTop w:val="0"/>
          <w:marBottom w:val="0"/>
          <w:divBdr>
            <w:top w:val="none" w:sz="0" w:space="0" w:color="auto"/>
            <w:left w:val="none" w:sz="0" w:space="0" w:color="auto"/>
            <w:bottom w:val="none" w:sz="0" w:space="0" w:color="auto"/>
            <w:right w:val="none" w:sz="0" w:space="0" w:color="auto"/>
          </w:divBdr>
        </w:div>
        <w:div w:id="567572355">
          <w:marLeft w:val="640"/>
          <w:marRight w:val="0"/>
          <w:marTop w:val="0"/>
          <w:marBottom w:val="0"/>
          <w:divBdr>
            <w:top w:val="none" w:sz="0" w:space="0" w:color="auto"/>
            <w:left w:val="none" w:sz="0" w:space="0" w:color="auto"/>
            <w:bottom w:val="none" w:sz="0" w:space="0" w:color="auto"/>
            <w:right w:val="none" w:sz="0" w:space="0" w:color="auto"/>
          </w:divBdr>
        </w:div>
        <w:div w:id="567761968">
          <w:marLeft w:val="640"/>
          <w:marRight w:val="0"/>
          <w:marTop w:val="0"/>
          <w:marBottom w:val="0"/>
          <w:divBdr>
            <w:top w:val="none" w:sz="0" w:space="0" w:color="auto"/>
            <w:left w:val="none" w:sz="0" w:space="0" w:color="auto"/>
            <w:bottom w:val="none" w:sz="0" w:space="0" w:color="auto"/>
            <w:right w:val="none" w:sz="0" w:space="0" w:color="auto"/>
          </w:divBdr>
        </w:div>
        <w:div w:id="575163926">
          <w:marLeft w:val="640"/>
          <w:marRight w:val="0"/>
          <w:marTop w:val="0"/>
          <w:marBottom w:val="0"/>
          <w:divBdr>
            <w:top w:val="none" w:sz="0" w:space="0" w:color="auto"/>
            <w:left w:val="none" w:sz="0" w:space="0" w:color="auto"/>
            <w:bottom w:val="none" w:sz="0" w:space="0" w:color="auto"/>
            <w:right w:val="none" w:sz="0" w:space="0" w:color="auto"/>
          </w:divBdr>
        </w:div>
        <w:div w:id="576013736">
          <w:marLeft w:val="640"/>
          <w:marRight w:val="0"/>
          <w:marTop w:val="0"/>
          <w:marBottom w:val="0"/>
          <w:divBdr>
            <w:top w:val="none" w:sz="0" w:space="0" w:color="auto"/>
            <w:left w:val="none" w:sz="0" w:space="0" w:color="auto"/>
            <w:bottom w:val="none" w:sz="0" w:space="0" w:color="auto"/>
            <w:right w:val="none" w:sz="0" w:space="0" w:color="auto"/>
          </w:divBdr>
        </w:div>
        <w:div w:id="577446619">
          <w:marLeft w:val="640"/>
          <w:marRight w:val="0"/>
          <w:marTop w:val="0"/>
          <w:marBottom w:val="0"/>
          <w:divBdr>
            <w:top w:val="none" w:sz="0" w:space="0" w:color="auto"/>
            <w:left w:val="none" w:sz="0" w:space="0" w:color="auto"/>
            <w:bottom w:val="none" w:sz="0" w:space="0" w:color="auto"/>
            <w:right w:val="none" w:sz="0" w:space="0" w:color="auto"/>
          </w:divBdr>
        </w:div>
        <w:div w:id="584075700">
          <w:marLeft w:val="640"/>
          <w:marRight w:val="0"/>
          <w:marTop w:val="0"/>
          <w:marBottom w:val="0"/>
          <w:divBdr>
            <w:top w:val="none" w:sz="0" w:space="0" w:color="auto"/>
            <w:left w:val="none" w:sz="0" w:space="0" w:color="auto"/>
            <w:bottom w:val="none" w:sz="0" w:space="0" w:color="auto"/>
            <w:right w:val="none" w:sz="0" w:space="0" w:color="auto"/>
          </w:divBdr>
        </w:div>
        <w:div w:id="604923625">
          <w:marLeft w:val="640"/>
          <w:marRight w:val="0"/>
          <w:marTop w:val="0"/>
          <w:marBottom w:val="0"/>
          <w:divBdr>
            <w:top w:val="none" w:sz="0" w:space="0" w:color="auto"/>
            <w:left w:val="none" w:sz="0" w:space="0" w:color="auto"/>
            <w:bottom w:val="none" w:sz="0" w:space="0" w:color="auto"/>
            <w:right w:val="none" w:sz="0" w:space="0" w:color="auto"/>
          </w:divBdr>
        </w:div>
        <w:div w:id="615479114">
          <w:marLeft w:val="640"/>
          <w:marRight w:val="0"/>
          <w:marTop w:val="0"/>
          <w:marBottom w:val="0"/>
          <w:divBdr>
            <w:top w:val="none" w:sz="0" w:space="0" w:color="auto"/>
            <w:left w:val="none" w:sz="0" w:space="0" w:color="auto"/>
            <w:bottom w:val="none" w:sz="0" w:space="0" w:color="auto"/>
            <w:right w:val="none" w:sz="0" w:space="0" w:color="auto"/>
          </w:divBdr>
        </w:div>
        <w:div w:id="623972206">
          <w:marLeft w:val="640"/>
          <w:marRight w:val="0"/>
          <w:marTop w:val="0"/>
          <w:marBottom w:val="0"/>
          <w:divBdr>
            <w:top w:val="none" w:sz="0" w:space="0" w:color="auto"/>
            <w:left w:val="none" w:sz="0" w:space="0" w:color="auto"/>
            <w:bottom w:val="none" w:sz="0" w:space="0" w:color="auto"/>
            <w:right w:val="none" w:sz="0" w:space="0" w:color="auto"/>
          </w:divBdr>
        </w:div>
        <w:div w:id="643317086">
          <w:marLeft w:val="640"/>
          <w:marRight w:val="0"/>
          <w:marTop w:val="0"/>
          <w:marBottom w:val="0"/>
          <w:divBdr>
            <w:top w:val="none" w:sz="0" w:space="0" w:color="auto"/>
            <w:left w:val="none" w:sz="0" w:space="0" w:color="auto"/>
            <w:bottom w:val="none" w:sz="0" w:space="0" w:color="auto"/>
            <w:right w:val="none" w:sz="0" w:space="0" w:color="auto"/>
          </w:divBdr>
        </w:div>
        <w:div w:id="654335952">
          <w:marLeft w:val="640"/>
          <w:marRight w:val="0"/>
          <w:marTop w:val="0"/>
          <w:marBottom w:val="0"/>
          <w:divBdr>
            <w:top w:val="none" w:sz="0" w:space="0" w:color="auto"/>
            <w:left w:val="none" w:sz="0" w:space="0" w:color="auto"/>
            <w:bottom w:val="none" w:sz="0" w:space="0" w:color="auto"/>
            <w:right w:val="none" w:sz="0" w:space="0" w:color="auto"/>
          </w:divBdr>
        </w:div>
        <w:div w:id="668673601">
          <w:marLeft w:val="640"/>
          <w:marRight w:val="0"/>
          <w:marTop w:val="0"/>
          <w:marBottom w:val="0"/>
          <w:divBdr>
            <w:top w:val="none" w:sz="0" w:space="0" w:color="auto"/>
            <w:left w:val="none" w:sz="0" w:space="0" w:color="auto"/>
            <w:bottom w:val="none" w:sz="0" w:space="0" w:color="auto"/>
            <w:right w:val="none" w:sz="0" w:space="0" w:color="auto"/>
          </w:divBdr>
        </w:div>
        <w:div w:id="677344778">
          <w:marLeft w:val="640"/>
          <w:marRight w:val="0"/>
          <w:marTop w:val="0"/>
          <w:marBottom w:val="0"/>
          <w:divBdr>
            <w:top w:val="none" w:sz="0" w:space="0" w:color="auto"/>
            <w:left w:val="none" w:sz="0" w:space="0" w:color="auto"/>
            <w:bottom w:val="none" w:sz="0" w:space="0" w:color="auto"/>
            <w:right w:val="none" w:sz="0" w:space="0" w:color="auto"/>
          </w:divBdr>
        </w:div>
        <w:div w:id="684938902">
          <w:marLeft w:val="640"/>
          <w:marRight w:val="0"/>
          <w:marTop w:val="0"/>
          <w:marBottom w:val="0"/>
          <w:divBdr>
            <w:top w:val="none" w:sz="0" w:space="0" w:color="auto"/>
            <w:left w:val="none" w:sz="0" w:space="0" w:color="auto"/>
            <w:bottom w:val="none" w:sz="0" w:space="0" w:color="auto"/>
            <w:right w:val="none" w:sz="0" w:space="0" w:color="auto"/>
          </w:divBdr>
        </w:div>
        <w:div w:id="686251903">
          <w:marLeft w:val="640"/>
          <w:marRight w:val="0"/>
          <w:marTop w:val="0"/>
          <w:marBottom w:val="0"/>
          <w:divBdr>
            <w:top w:val="none" w:sz="0" w:space="0" w:color="auto"/>
            <w:left w:val="none" w:sz="0" w:space="0" w:color="auto"/>
            <w:bottom w:val="none" w:sz="0" w:space="0" w:color="auto"/>
            <w:right w:val="none" w:sz="0" w:space="0" w:color="auto"/>
          </w:divBdr>
        </w:div>
        <w:div w:id="693187623">
          <w:marLeft w:val="640"/>
          <w:marRight w:val="0"/>
          <w:marTop w:val="0"/>
          <w:marBottom w:val="0"/>
          <w:divBdr>
            <w:top w:val="none" w:sz="0" w:space="0" w:color="auto"/>
            <w:left w:val="none" w:sz="0" w:space="0" w:color="auto"/>
            <w:bottom w:val="none" w:sz="0" w:space="0" w:color="auto"/>
            <w:right w:val="none" w:sz="0" w:space="0" w:color="auto"/>
          </w:divBdr>
        </w:div>
        <w:div w:id="697900646">
          <w:marLeft w:val="640"/>
          <w:marRight w:val="0"/>
          <w:marTop w:val="0"/>
          <w:marBottom w:val="0"/>
          <w:divBdr>
            <w:top w:val="none" w:sz="0" w:space="0" w:color="auto"/>
            <w:left w:val="none" w:sz="0" w:space="0" w:color="auto"/>
            <w:bottom w:val="none" w:sz="0" w:space="0" w:color="auto"/>
            <w:right w:val="none" w:sz="0" w:space="0" w:color="auto"/>
          </w:divBdr>
        </w:div>
        <w:div w:id="698892840">
          <w:marLeft w:val="640"/>
          <w:marRight w:val="0"/>
          <w:marTop w:val="0"/>
          <w:marBottom w:val="0"/>
          <w:divBdr>
            <w:top w:val="none" w:sz="0" w:space="0" w:color="auto"/>
            <w:left w:val="none" w:sz="0" w:space="0" w:color="auto"/>
            <w:bottom w:val="none" w:sz="0" w:space="0" w:color="auto"/>
            <w:right w:val="none" w:sz="0" w:space="0" w:color="auto"/>
          </w:divBdr>
        </w:div>
        <w:div w:id="699742612">
          <w:marLeft w:val="640"/>
          <w:marRight w:val="0"/>
          <w:marTop w:val="0"/>
          <w:marBottom w:val="0"/>
          <w:divBdr>
            <w:top w:val="none" w:sz="0" w:space="0" w:color="auto"/>
            <w:left w:val="none" w:sz="0" w:space="0" w:color="auto"/>
            <w:bottom w:val="none" w:sz="0" w:space="0" w:color="auto"/>
            <w:right w:val="none" w:sz="0" w:space="0" w:color="auto"/>
          </w:divBdr>
        </w:div>
        <w:div w:id="710768478">
          <w:marLeft w:val="640"/>
          <w:marRight w:val="0"/>
          <w:marTop w:val="0"/>
          <w:marBottom w:val="0"/>
          <w:divBdr>
            <w:top w:val="none" w:sz="0" w:space="0" w:color="auto"/>
            <w:left w:val="none" w:sz="0" w:space="0" w:color="auto"/>
            <w:bottom w:val="none" w:sz="0" w:space="0" w:color="auto"/>
            <w:right w:val="none" w:sz="0" w:space="0" w:color="auto"/>
          </w:divBdr>
        </w:div>
        <w:div w:id="725493641">
          <w:marLeft w:val="640"/>
          <w:marRight w:val="0"/>
          <w:marTop w:val="0"/>
          <w:marBottom w:val="0"/>
          <w:divBdr>
            <w:top w:val="none" w:sz="0" w:space="0" w:color="auto"/>
            <w:left w:val="none" w:sz="0" w:space="0" w:color="auto"/>
            <w:bottom w:val="none" w:sz="0" w:space="0" w:color="auto"/>
            <w:right w:val="none" w:sz="0" w:space="0" w:color="auto"/>
          </w:divBdr>
        </w:div>
        <w:div w:id="749960503">
          <w:marLeft w:val="640"/>
          <w:marRight w:val="0"/>
          <w:marTop w:val="0"/>
          <w:marBottom w:val="0"/>
          <w:divBdr>
            <w:top w:val="none" w:sz="0" w:space="0" w:color="auto"/>
            <w:left w:val="none" w:sz="0" w:space="0" w:color="auto"/>
            <w:bottom w:val="none" w:sz="0" w:space="0" w:color="auto"/>
            <w:right w:val="none" w:sz="0" w:space="0" w:color="auto"/>
          </w:divBdr>
        </w:div>
        <w:div w:id="763378380">
          <w:marLeft w:val="640"/>
          <w:marRight w:val="0"/>
          <w:marTop w:val="0"/>
          <w:marBottom w:val="0"/>
          <w:divBdr>
            <w:top w:val="none" w:sz="0" w:space="0" w:color="auto"/>
            <w:left w:val="none" w:sz="0" w:space="0" w:color="auto"/>
            <w:bottom w:val="none" w:sz="0" w:space="0" w:color="auto"/>
            <w:right w:val="none" w:sz="0" w:space="0" w:color="auto"/>
          </w:divBdr>
        </w:div>
        <w:div w:id="775831992">
          <w:marLeft w:val="640"/>
          <w:marRight w:val="0"/>
          <w:marTop w:val="0"/>
          <w:marBottom w:val="0"/>
          <w:divBdr>
            <w:top w:val="none" w:sz="0" w:space="0" w:color="auto"/>
            <w:left w:val="none" w:sz="0" w:space="0" w:color="auto"/>
            <w:bottom w:val="none" w:sz="0" w:space="0" w:color="auto"/>
            <w:right w:val="none" w:sz="0" w:space="0" w:color="auto"/>
          </w:divBdr>
        </w:div>
        <w:div w:id="779493372">
          <w:marLeft w:val="640"/>
          <w:marRight w:val="0"/>
          <w:marTop w:val="0"/>
          <w:marBottom w:val="0"/>
          <w:divBdr>
            <w:top w:val="none" w:sz="0" w:space="0" w:color="auto"/>
            <w:left w:val="none" w:sz="0" w:space="0" w:color="auto"/>
            <w:bottom w:val="none" w:sz="0" w:space="0" w:color="auto"/>
            <w:right w:val="none" w:sz="0" w:space="0" w:color="auto"/>
          </w:divBdr>
        </w:div>
        <w:div w:id="784615514">
          <w:marLeft w:val="640"/>
          <w:marRight w:val="0"/>
          <w:marTop w:val="0"/>
          <w:marBottom w:val="0"/>
          <w:divBdr>
            <w:top w:val="none" w:sz="0" w:space="0" w:color="auto"/>
            <w:left w:val="none" w:sz="0" w:space="0" w:color="auto"/>
            <w:bottom w:val="none" w:sz="0" w:space="0" w:color="auto"/>
            <w:right w:val="none" w:sz="0" w:space="0" w:color="auto"/>
          </w:divBdr>
        </w:div>
        <w:div w:id="794368951">
          <w:marLeft w:val="640"/>
          <w:marRight w:val="0"/>
          <w:marTop w:val="0"/>
          <w:marBottom w:val="0"/>
          <w:divBdr>
            <w:top w:val="none" w:sz="0" w:space="0" w:color="auto"/>
            <w:left w:val="none" w:sz="0" w:space="0" w:color="auto"/>
            <w:bottom w:val="none" w:sz="0" w:space="0" w:color="auto"/>
            <w:right w:val="none" w:sz="0" w:space="0" w:color="auto"/>
          </w:divBdr>
        </w:div>
        <w:div w:id="802230595">
          <w:marLeft w:val="640"/>
          <w:marRight w:val="0"/>
          <w:marTop w:val="0"/>
          <w:marBottom w:val="0"/>
          <w:divBdr>
            <w:top w:val="none" w:sz="0" w:space="0" w:color="auto"/>
            <w:left w:val="none" w:sz="0" w:space="0" w:color="auto"/>
            <w:bottom w:val="none" w:sz="0" w:space="0" w:color="auto"/>
            <w:right w:val="none" w:sz="0" w:space="0" w:color="auto"/>
          </w:divBdr>
        </w:div>
        <w:div w:id="802652110">
          <w:marLeft w:val="640"/>
          <w:marRight w:val="0"/>
          <w:marTop w:val="0"/>
          <w:marBottom w:val="0"/>
          <w:divBdr>
            <w:top w:val="none" w:sz="0" w:space="0" w:color="auto"/>
            <w:left w:val="none" w:sz="0" w:space="0" w:color="auto"/>
            <w:bottom w:val="none" w:sz="0" w:space="0" w:color="auto"/>
            <w:right w:val="none" w:sz="0" w:space="0" w:color="auto"/>
          </w:divBdr>
        </w:div>
        <w:div w:id="802776095">
          <w:marLeft w:val="640"/>
          <w:marRight w:val="0"/>
          <w:marTop w:val="0"/>
          <w:marBottom w:val="0"/>
          <w:divBdr>
            <w:top w:val="none" w:sz="0" w:space="0" w:color="auto"/>
            <w:left w:val="none" w:sz="0" w:space="0" w:color="auto"/>
            <w:bottom w:val="none" w:sz="0" w:space="0" w:color="auto"/>
            <w:right w:val="none" w:sz="0" w:space="0" w:color="auto"/>
          </w:divBdr>
        </w:div>
        <w:div w:id="816065874">
          <w:marLeft w:val="640"/>
          <w:marRight w:val="0"/>
          <w:marTop w:val="0"/>
          <w:marBottom w:val="0"/>
          <w:divBdr>
            <w:top w:val="none" w:sz="0" w:space="0" w:color="auto"/>
            <w:left w:val="none" w:sz="0" w:space="0" w:color="auto"/>
            <w:bottom w:val="none" w:sz="0" w:space="0" w:color="auto"/>
            <w:right w:val="none" w:sz="0" w:space="0" w:color="auto"/>
          </w:divBdr>
        </w:div>
        <w:div w:id="825585369">
          <w:marLeft w:val="640"/>
          <w:marRight w:val="0"/>
          <w:marTop w:val="0"/>
          <w:marBottom w:val="0"/>
          <w:divBdr>
            <w:top w:val="none" w:sz="0" w:space="0" w:color="auto"/>
            <w:left w:val="none" w:sz="0" w:space="0" w:color="auto"/>
            <w:bottom w:val="none" w:sz="0" w:space="0" w:color="auto"/>
            <w:right w:val="none" w:sz="0" w:space="0" w:color="auto"/>
          </w:divBdr>
        </w:div>
        <w:div w:id="836044228">
          <w:marLeft w:val="640"/>
          <w:marRight w:val="0"/>
          <w:marTop w:val="0"/>
          <w:marBottom w:val="0"/>
          <w:divBdr>
            <w:top w:val="none" w:sz="0" w:space="0" w:color="auto"/>
            <w:left w:val="none" w:sz="0" w:space="0" w:color="auto"/>
            <w:bottom w:val="none" w:sz="0" w:space="0" w:color="auto"/>
            <w:right w:val="none" w:sz="0" w:space="0" w:color="auto"/>
          </w:divBdr>
        </w:div>
        <w:div w:id="856503293">
          <w:marLeft w:val="640"/>
          <w:marRight w:val="0"/>
          <w:marTop w:val="0"/>
          <w:marBottom w:val="0"/>
          <w:divBdr>
            <w:top w:val="none" w:sz="0" w:space="0" w:color="auto"/>
            <w:left w:val="none" w:sz="0" w:space="0" w:color="auto"/>
            <w:bottom w:val="none" w:sz="0" w:space="0" w:color="auto"/>
            <w:right w:val="none" w:sz="0" w:space="0" w:color="auto"/>
          </w:divBdr>
        </w:div>
        <w:div w:id="856964748">
          <w:marLeft w:val="640"/>
          <w:marRight w:val="0"/>
          <w:marTop w:val="0"/>
          <w:marBottom w:val="0"/>
          <w:divBdr>
            <w:top w:val="none" w:sz="0" w:space="0" w:color="auto"/>
            <w:left w:val="none" w:sz="0" w:space="0" w:color="auto"/>
            <w:bottom w:val="none" w:sz="0" w:space="0" w:color="auto"/>
            <w:right w:val="none" w:sz="0" w:space="0" w:color="auto"/>
          </w:divBdr>
        </w:div>
        <w:div w:id="857818696">
          <w:marLeft w:val="640"/>
          <w:marRight w:val="0"/>
          <w:marTop w:val="0"/>
          <w:marBottom w:val="0"/>
          <w:divBdr>
            <w:top w:val="none" w:sz="0" w:space="0" w:color="auto"/>
            <w:left w:val="none" w:sz="0" w:space="0" w:color="auto"/>
            <w:bottom w:val="none" w:sz="0" w:space="0" w:color="auto"/>
            <w:right w:val="none" w:sz="0" w:space="0" w:color="auto"/>
          </w:divBdr>
        </w:div>
        <w:div w:id="866674499">
          <w:marLeft w:val="640"/>
          <w:marRight w:val="0"/>
          <w:marTop w:val="0"/>
          <w:marBottom w:val="0"/>
          <w:divBdr>
            <w:top w:val="none" w:sz="0" w:space="0" w:color="auto"/>
            <w:left w:val="none" w:sz="0" w:space="0" w:color="auto"/>
            <w:bottom w:val="none" w:sz="0" w:space="0" w:color="auto"/>
            <w:right w:val="none" w:sz="0" w:space="0" w:color="auto"/>
          </w:divBdr>
        </w:div>
        <w:div w:id="888221460">
          <w:marLeft w:val="640"/>
          <w:marRight w:val="0"/>
          <w:marTop w:val="0"/>
          <w:marBottom w:val="0"/>
          <w:divBdr>
            <w:top w:val="none" w:sz="0" w:space="0" w:color="auto"/>
            <w:left w:val="none" w:sz="0" w:space="0" w:color="auto"/>
            <w:bottom w:val="none" w:sz="0" w:space="0" w:color="auto"/>
            <w:right w:val="none" w:sz="0" w:space="0" w:color="auto"/>
          </w:divBdr>
        </w:div>
        <w:div w:id="894925073">
          <w:marLeft w:val="640"/>
          <w:marRight w:val="0"/>
          <w:marTop w:val="0"/>
          <w:marBottom w:val="0"/>
          <w:divBdr>
            <w:top w:val="none" w:sz="0" w:space="0" w:color="auto"/>
            <w:left w:val="none" w:sz="0" w:space="0" w:color="auto"/>
            <w:bottom w:val="none" w:sz="0" w:space="0" w:color="auto"/>
            <w:right w:val="none" w:sz="0" w:space="0" w:color="auto"/>
          </w:divBdr>
        </w:div>
        <w:div w:id="919143850">
          <w:marLeft w:val="640"/>
          <w:marRight w:val="0"/>
          <w:marTop w:val="0"/>
          <w:marBottom w:val="0"/>
          <w:divBdr>
            <w:top w:val="none" w:sz="0" w:space="0" w:color="auto"/>
            <w:left w:val="none" w:sz="0" w:space="0" w:color="auto"/>
            <w:bottom w:val="none" w:sz="0" w:space="0" w:color="auto"/>
            <w:right w:val="none" w:sz="0" w:space="0" w:color="auto"/>
          </w:divBdr>
        </w:div>
        <w:div w:id="920061528">
          <w:marLeft w:val="640"/>
          <w:marRight w:val="0"/>
          <w:marTop w:val="0"/>
          <w:marBottom w:val="0"/>
          <w:divBdr>
            <w:top w:val="none" w:sz="0" w:space="0" w:color="auto"/>
            <w:left w:val="none" w:sz="0" w:space="0" w:color="auto"/>
            <w:bottom w:val="none" w:sz="0" w:space="0" w:color="auto"/>
            <w:right w:val="none" w:sz="0" w:space="0" w:color="auto"/>
          </w:divBdr>
        </w:div>
        <w:div w:id="920791989">
          <w:marLeft w:val="640"/>
          <w:marRight w:val="0"/>
          <w:marTop w:val="0"/>
          <w:marBottom w:val="0"/>
          <w:divBdr>
            <w:top w:val="none" w:sz="0" w:space="0" w:color="auto"/>
            <w:left w:val="none" w:sz="0" w:space="0" w:color="auto"/>
            <w:bottom w:val="none" w:sz="0" w:space="0" w:color="auto"/>
            <w:right w:val="none" w:sz="0" w:space="0" w:color="auto"/>
          </w:divBdr>
        </w:div>
        <w:div w:id="938949792">
          <w:marLeft w:val="640"/>
          <w:marRight w:val="0"/>
          <w:marTop w:val="0"/>
          <w:marBottom w:val="0"/>
          <w:divBdr>
            <w:top w:val="none" w:sz="0" w:space="0" w:color="auto"/>
            <w:left w:val="none" w:sz="0" w:space="0" w:color="auto"/>
            <w:bottom w:val="none" w:sz="0" w:space="0" w:color="auto"/>
            <w:right w:val="none" w:sz="0" w:space="0" w:color="auto"/>
          </w:divBdr>
        </w:div>
        <w:div w:id="947272414">
          <w:marLeft w:val="640"/>
          <w:marRight w:val="0"/>
          <w:marTop w:val="0"/>
          <w:marBottom w:val="0"/>
          <w:divBdr>
            <w:top w:val="none" w:sz="0" w:space="0" w:color="auto"/>
            <w:left w:val="none" w:sz="0" w:space="0" w:color="auto"/>
            <w:bottom w:val="none" w:sz="0" w:space="0" w:color="auto"/>
            <w:right w:val="none" w:sz="0" w:space="0" w:color="auto"/>
          </w:divBdr>
        </w:div>
        <w:div w:id="950211279">
          <w:marLeft w:val="640"/>
          <w:marRight w:val="0"/>
          <w:marTop w:val="0"/>
          <w:marBottom w:val="0"/>
          <w:divBdr>
            <w:top w:val="none" w:sz="0" w:space="0" w:color="auto"/>
            <w:left w:val="none" w:sz="0" w:space="0" w:color="auto"/>
            <w:bottom w:val="none" w:sz="0" w:space="0" w:color="auto"/>
            <w:right w:val="none" w:sz="0" w:space="0" w:color="auto"/>
          </w:divBdr>
        </w:div>
        <w:div w:id="1003556430">
          <w:marLeft w:val="640"/>
          <w:marRight w:val="0"/>
          <w:marTop w:val="0"/>
          <w:marBottom w:val="0"/>
          <w:divBdr>
            <w:top w:val="none" w:sz="0" w:space="0" w:color="auto"/>
            <w:left w:val="none" w:sz="0" w:space="0" w:color="auto"/>
            <w:bottom w:val="none" w:sz="0" w:space="0" w:color="auto"/>
            <w:right w:val="none" w:sz="0" w:space="0" w:color="auto"/>
          </w:divBdr>
        </w:div>
        <w:div w:id="1005090805">
          <w:marLeft w:val="640"/>
          <w:marRight w:val="0"/>
          <w:marTop w:val="0"/>
          <w:marBottom w:val="0"/>
          <w:divBdr>
            <w:top w:val="none" w:sz="0" w:space="0" w:color="auto"/>
            <w:left w:val="none" w:sz="0" w:space="0" w:color="auto"/>
            <w:bottom w:val="none" w:sz="0" w:space="0" w:color="auto"/>
            <w:right w:val="none" w:sz="0" w:space="0" w:color="auto"/>
          </w:divBdr>
        </w:div>
        <w:div w:id="1005280744">
          <w:marLeft w:val="640"/>
          <w:marRight w:val="0"/>
          <w:marTop w:val="0"/>
          <w:marBottom w:val="0"/>
          <w:divBdr>
            <w:top w:val="none" w:sz="0" w:space="0" w:color="auto"/>
            <w:left w:val="none" w:sz="0" w:space="0" w:color="auto"/>
            <w:bottom w:val="none" w:sz="0" w:space="0" w:color="auto"/>
            <w:right w:val="none" w:sz="0" w:space="0" w:color="auto"/>
          </w:divBdr>
        </w:div>
        <w:div w:id="1005672514">
          <w:marLeft w:val="640"/>
          <w:marRight w:val="0"/>
          <w:marTop w:val="0"/>
          <w:marBottom w:val="0"/>
          <w:divBdr>
            <w:top w:val="none" w:sz="0" w:space="0" w:color="auto"/>
            <w:left w:val="none" w:sz="0" w:space="0" w:color="auto"/>
            <w:bottom w:val="none" w:sz="0" w:space="0" w:color="auto"/>
            <w:right w:val="none" w:sz="0" w:space="0" w:color="auto"/>
          </w:divBdr>
        </w:div>
        <w:div w:id="1009679316">
          <w:marLeft w:val="640"/>
          <w:marRight w:val="0"/>
          <w:marTop w:val="0"/>
          <w:marBottom w:val="0"/>
          <w:divBdr>
            <w:top w:val="none" w:sz="0" w:space="0" w:color="auto"/>
            <w:left w:val="none" w:sz="0" w:space="0" w:color="auto"/>
            <w:bottom w:val="none" w:sz="0" w:space="0" w:color="auto"/>
            <w:right w:val="none" w:sz="0" w:space="0" w:color="auto"/>
          </w:divBdr>
        </w:div>
        <w:div w:id="1013147449">
          <w:marLeft w:val="640"/>
          <w:marRight w:val="0"/>
          <w:marTop w:val="0"/>
          <w:marBottom w:val="0"/>
          <w:divBdr>
            <w:top w:val="none" w:sz="0" w:space="0" w:color="auto"/>
            <w:left w:val="none" w:sz="0" w:space="0" w:color="auto"/>
            <w:bottom w:val="none" w:sz="0" w:space="0" w:color="auto"/>
            <w:right w:val="none" w:sz="0" w:space="0" w:color="auto"/>
          </w:divBdr>
        </w:div>
        <w:div w:id="1015424933">
          <w:marLeft w:val="640"/>
          <w:marRight w:val="0"/>
          <w:marTop w:val="0"/>
          <w:marBottom w:val="0"/>
          <w:divBdr>
            <w:top w:val="none" w:sz="0" w:space="0" w:color="auto"/>
            <w:left w:val="none" w:sz="0" w:space="0" w:color="auto"/>
            <w:bottom w:val="none" w:sz="0" w:space="0" w:color="auto"/>
            <w:right w:val="none" w:sz="0" w:space="0" w:color="auto"/>
          </w:divBdr>
        </w:div>
        <w:div w:id="1031878348">
          <w:marLeft w:val="640"/>
          <w:marRight w:val="0"/>
          <w:marTop w:val="0"/>
          <w:marBottom w:val="0"/>
          <w:divBdr>
            <w:top w:val="none" w:sz="0" w:space="0" w:color="auto"/>
            <w:left w:val="none" w:sz="0" w:space="0" w:color="auto"/>
            <w:bottom w:val="none" w:sz="0" w:space="0" w:color="auto"/>
            <w:right w:val="none" w:sz="0" w:space="0" w:color="auto"/>
          </w:divBdr>
        </w:div>
        <w:div w:id="1035618965">
          <w:marLeft w:val="640"/>
          <w:marRight w:val="0"/>
          <w:marTop w:val="0"/>
          <w:marBottom w:val="0"/>
          <w:divBdr>
            <w:top w:val="none" w:sz="0" w:space="0" w:color="auto"/>
            <w:left w:val="none" w:sz="0" w:space="0" w:color="auto"/>
            <w:bottom w:val="none" w:sz="0" w:space="0" w:color="auto"/>
            <w:right w:val="none" w:sz="0" w:space="0" w:color="auto"/>
          </w:divBdr>
        </w:div>
        <w:div w:id="1039355114">
          <w:marLeft w:val="640"/>
          <w:marRight w:val="0"/>
          <w:marTop w:val="0"/>
          <w:marBottom w:val="0"/>
          <w:divBdr>
            <w:top w:val="none" w:sz="0" w:space="0" w:color="auto"/>
            <w:left w:val="none" w:sz="0" w:space="0" w:color="auto"/>
            <w:bottom w:val="none" w:sz="0" w:space="0" w:color="auto"/>
            <w:right w:val="none" w:sz="0" w:space="0" w:color="auto"/>
          </w:divBdr>
        </w:div>
        <w:div w:id="1068453308">
          <w:marLeft w:val="640"/>
          <w:marRight w:val="0"/>
          <w:marTop w:val="0"/>
          <w:marBottom w:val="0"/>
          <w:divBdr>
            <w:top w:val="none" w:sz="0" w:space="0" w:color="auto"/>
            <w:left w:val="none" w:sz="0" w:space="0" w:color="auto"/>
            <w:bottom w:val="none" w:sz="0" w:space="0" w:color="auto"/>
            <w:right w:val="none" w:sz="0" w:space="0" w:color="auto"/>
          </w:divBdr>
        </w:div>
        <w:div w:id="1098062534">
          <w:marLeft w:val="640"/>
          <w:marRight w:val="0"/>
          <w:marTop w:val="0"/>
          <w:marBottom w:val="0"/>
          <w:divBdr>
            <w:top w:val="none" w:sz="0" w:space="0" w:color="auto"/>
            <w:left w:val="none" w:sz="0" w:space="0" w:color="auto"/>
            <w:bottom w:val="none" w:sz="0" w:space="0" w:color="auto"/>
            <w:right w:val="none" w:sz="0" w:space="0" w:color="auto"/>
          </w:divBdr>
        </w:div>
        <w:div w:id="1103571024">
          <w:marLeft w:val="640"/>
          <w:marRight w:val="0"/>
          <w:marTop w:val="0"/>
          <w:marBottom w:val="0"/>
          <w:divBdr>
            <w:top w:val="none" w:sz="0" w:space="0" w:color="auto"/>
            <w:left w:val="none" w:sz="0" w:space="0" w:color="auto"/>
            <w:bottom w:val="none" w:sz="0" w:space="0" w:color="auto"/>
            <w:right w:val="none" w:sz="0" w:space="0" w:color="auto"/>
          </w:divBdr>
        </w:div>
        <w:div w:id="1103956560">
          <w:marLeft w:val="640"/>
          <w:marRight w:val="0"/>
          <w:marTop w:val="0"/>
          <w:marBottom w:val="0"/>
          <w:divBdr>
            <w:top w:val="none" w:sz="0" w:space="0" w:color="auto"/>
            <w:left w:val="none" w:sz="0" w:space="0" w:color="auto"/>
            <w:bottom w:val="none" w:sz="0" w:space="0" w:color="auto"/>
            <w:right w:val="none" w:sz="0" w:space="0" w:color="auto"/>
          </w:divBdr>
        </w:div>
        <w:div w:id="1109279473">
          <w:marLeft w:val="640"/>
          <w:marRight w:val="0"/>
          <w:marTop w:val="0"/>
          <w:marBottom w:val="0"/>
          <w:divBdr>
            <w:top w:val="none" w:sz="0" w:space="0" w:color="auto"/>
            <w:left w:val="none" w:sz="0" w:space="0" w:color="auto"/>
            <w:bottom w:val="none" w:sz="0" w:space="0" w:color="auto"/>
            <w:right w:val="none" w:sz="0" w:space="0" w:color="auto"/>
          </w:divBdr>
        </w:div>
        <w:div w:id="1125730927">
          <w:marLeft w:val="640"/>
          <w:marRight w:val="0"/>
          <w:marTop w:val="0"/>
          <w:marBottom w:val="0"/>
          <w:divBdr>
            <w:top w:val="none" w:sz="0" w:space="0" w:color="auto"/>
            <w:left w:val="none" w:sz="0" w:space="0" w:color="auto"/>
            <w:bottom w:val="none" w:sz="0" w:space="0" w:color="auto"/>
            <w:right w:val="none" w:sz="0" w:space="0" w:color="auto"/>
          </w:divBdr>
        </w:div>
        <w:div w:id="1137600614">
          <w:marLeft w:val="640"/>
          <w:marRight w:val="0"/>
          <w:marTop w:val="0"/>
          <w:marBottom w:val="0"/>
          <w:divBdr>
            <w:top w:val="none" w:sz="0" w:space="0" w:color="auto"/>
            <w:left w:val="none" w:sz="0" w:space="0" w:color="auto"/>
            <w:bottom w:val="none" w:sz="0" w:space="0" w:color="auto"/>
            <w:right w:val="none" w:sz="0" w:space="0" w:color="auto"/>
          </w:divBdr>
        </w:div>
        <w:div w:id="1137648662">
          <w:marLeft w:val="640"/>
          <w:marRight w:val="0"/>
          <w:marTop w:val="0"/>
          <w:marBottom w:val="0"/>
          <w:divBdr>
            <w:top w:val="none" w:sz="0" w:space="0" w:color="auto"/>
            <w:left w:val="none" w:sz="0" w:space="0" w:color="auto"/>
            <w:bottom w:val="none" w:sz="0" w:space="0" w:color="auto"/>
            <w:right w:val="none" w:sz="0" w:space="0" w:color="auto"/>
          </w:divBdr>
        </w:div>
        <w:div w:id="1143618952">
          <w:marLeft w:val="640"/>
          <w:marRight w:val="0"/>
          <w:marTop w:val="0"/>
          <w:marBottom w:val="0"/>
          <w:divBdr>
            <w:top w:val="none" w:sz="0" w:space="0" w:color="auto"/>
            <w:left w:val="none" w:sz="0" w:space="0" w:color="auto"/>
            <w:bottom w:val="none" w:sz="0" w:space="0" w:color="auto"/>
            <w:right w:val="none" w:sz="0" w:space="0" w:color="auto"/>
          </w:divBdr>
        </w:div>
        <w:div w:id="1157067310">
          <w:marLeft w:val="640"/>
          <w:marRight w:val="0"/>
          <w:marTop w:val="0"/>
          <w:marBottom w:val="0"/>
          <w:divBdr>
            <w:top w:val="none" w:sz="0" w:space="0" w:color="auto"/>
            <w:left w:val="none" w:sz="0" w:space="0" w:color="auto"/>
            <w:bottom w:val="none" w:sz="0" w:space="0" w:color="auto"/>
            <w:right w:val="none" w:sz="0" w:space="0" w:color="auto"/>
          </w:divBdr>
        </w:div>
        <w:div w:id="1182747740">
          <w:marLeft w:val="640"/>
          <w:marRight w:val="0"/>
          <w:marTop w:val="0"/>
          <w:marBottom w:val="0"/>
          <w:divBdr>
            <w:top w:val="none" w:sz="0" w:space="0" w:color="auto"/>
            <w:left w:val="none" w:sz="0" w:space="0" w:color="auto"/>
            <w:bottom w:val="none" w:sz="0" w:space="0" w:color="auto"/>
            <w:right w:val="none" w:sz="0" w:space="0" w:color="auto"/>
          </w:divBdr>
        </w:div>
        <w:div w:id="1189415537">
          <w:marLeft w:val="640"/>
          <w:marRight w:val="0"/>
          <w:marTop w:val="0"/>
          <w:marBottom w:val="0"/>
          <w:divBdr>
            <w:top w:val="none" w:sz="0" w:space="0" w:color="auto"/>
            <w:left w:val="none" w:sz="0" w:space="0" w:color="auto"/>
            <w:bottom w:val="none" w:sz="0" w:space="0" w:color="auto"/>
            <w:right w:val="none" w:sz="0" w:space="0" w:color="auto"/>
          </w:divBdr>
        </w:div>
        <w:div w:id="1204291389">
          <w:marLeft w:val="640"/>
          <w:marRight w:val="0"/>
          <w:marTop w:val="0"/>
          <w:marBottom w:val="0"/>
          <w:divBdr>
            <w:top w:val="none" w:sz="0" w:space="0" w:color="auto"/>
            <w:left w:val="none" w:sz="0" w:space="0" w:color="auto"/>
            <w:bottom w:val="none" w:sz="0" w:space="0" w:color="auto"/>
            <w:right w:val="none" w:sz="0" w:space="0" w:color="auto"/>
          </w:divBdr>
        </w:div>
        <w:div w:id="1238133135">
          <w:marLeft w:val="640"/>
          <w:marRight w:val="0"/>
          <w:marTop w:val="0"/>
          <w:marBottom w:val="0"/>
          <w:divBdr>
            <w:top w:val="none" w:sz="0" w:space="0" w:color="auto"/>
            <w:left w:val="none" w:sz="0" w:space="0" w:color="auto"/>
            <w:bottom w:val="none" w:sz="0" w:space="0" w:color="auto"/>
            <w:right w:val="none" w:sz="0" w:space="0" w:color="auto"/>
          </w:divBdr>
        </w:div>
        <w:div w:id="1243291838">
          <w:marLeft w:val="640"/>
          <w:marRight w:val="0"/>
          <w:marTop w:val="0"/>
          <w:marBottom w:val="0"/>
          <w:divBdr>
            <w:top w:val="none" w:sz="0" w:space="0" w:color="auto"/>
            <w:left w:val="none" w:sz="0" w:space="0" w:color="auto"/>
            <w:bottom w:val="none" w:sz="0" w:space="0" w:color="auto"/>
            <w:right w:val="none" w:sz="0" w:space="0" w:color="auto"/>
          </w:divBdr>
        </w:div>
        <w:div w:id="1255288990">
          <w:marLeft w:val="640"/>
          <w:marRight w:val="0"/>
          <w:marTop w:val="0"/>
          <w:marBottom w:val="0"/>
          <w:divBdr>
            <w:top w:val="none" w:sz="0" w:space="0" w:color="auto"/>
            <w:left w:val="none" w:sz="0" w:space="0" w:color="auto"/>
            <w:bottom w:val="none" w:sz="0" w:space="0" w:color="auto"/>
            <w:right w:val="none" w:sz="0" w:space="0" w:color="auto"/>
          </w:divBdr>
        </w:div>
        <w:div w:id="1271161927">
          <w:marLeft w:val="640"/>
          <w:marRight w:val="0"/>
          <w:marTop w:val="0"/>
          <w:marBottom w:val="0"/>
          <w:divBdr>
            <w:top w:val="none" w:sz="0" w:space="0" w:color="auto"/>
            <w:left w:val="none" w:sz="0" w:space="0" w:color="auto"/>
            <w:bottom w:val="none" w:sz="0" w:space="0" w:color="auto"/>
            <w:right w:val="none" w:sz="0" w:space="0" w:color="auto"/>
          </w:divBdr>
        </w:div>
        <w:div w:id="1271473045">
          <w:marLeft w:val="640"/>
          <w:marRight w:val="0"/>
          <w:marTop w:val="0"/>
          <w:marBottom w:val="0"/>
          <w:divBdr>
            <w:top w:val="none" w:sz="0" w:space="0" w:color="auto"/>
            <w:left w:val="none" w:sz="0" w:space="0" w:color="auto"/>
            <w:bottom w:val="none" w:sz="0" w:space="0" w:color="auto"/>
            <w:right w:val="none" w:sz="0" w:space="0" w:color="auto"/>
          </w:divBdr>
        </w:div>
        <w:div w:id="1272781161">
          <w:marLeft w:val="640"/>
          <w:marRight w:val="0"/>
          <w:marTop w:val="0"/>
          <w:marBottom w:val="0"/>
          <w:divBdr>
            <w:top w:val="none" w:sz="0" w:space="0" w:color="auto"/>
            <w:left w:val="none" w:sz="0" w:space="0" w:color="auto"/>
            <w:bottom w:val="none" w:sz="0" w:space="0" w:color="auto"/>
            <w:right w:val="none" w:sz="0" w:space="0" w:color="auto"/>
          </w:divBdr>
        </w:div>
        <w:div w:id="1316956552">
          <w:marLeft w:val="640"/>
          <w:marRight w:val="0"/>
          <w:marTop w:val="0"/>
          <w:marBottom w:val="0"/>
          <w:divBdr>
            <w:top w:val="none" w:sz="0" w:space="0" w:color="auto"/>
            <w:left w:val="none" w:sz="0" w:space="0" w:color="auto"/>
            <w:bottom w:val="none" w:sz="0" w:space="0" w:color="auto"/>
            <w:right w:val="none" w:sz="0" w:space="0" w:color="auto"/>
          </w:divBdr>
        </w:div>
        <w:div w:id="1328360679">
          <w:marLeft w:val="640"/>
          <w:marRight w:val="0"/>
          <w:marTop w:val="0"/>
          <w:marBottom w:val="0"/>
          <w:divBdr>
            <w:top w:val="none" w:sz="0" w:space="0" w:color="auto"/>
            <w:left w:val="none" w:sz="0" w:space="0" w:color="auto"/>
            <w:bottom w:val="none" w:sz="0" w:space="0" w:color="auto"/>
            <w:right w:val="none" w:sz="0" w:space="0" w:color="auto"/>
          </w:divBdr>
        </w:div>
        <w:div w:id="1337806486">
          <w:marLeft w:val="640"/>
          <w:marRight w:val="0"/>
          <w:marTop w:val="0"/>
          <w:marBottom w:val="0"/>
          <w:divBdr>
            <w:top w:val="none" w:sz="0" w:space="0" w:color="auto"/>
            <w:left w:val="none" w:sz="0" w:space="0" w:color="auto"/>
            <w:bottom w:val="none" w:sz="0" w:space="0" w:color="auto"/>
            <w:right w:val="none" w:sz="0" w:space="0" w:color="auto"/>
          </w:divBdr>
        </w:div>
        <w:div w:id="1387488397">
          <w:marLeft w:val="640"/>
          <w:marRight w:val="0"/>
          <w:marTop w:val="0"/>
          <w:marBottom w:val="0"/>
          <w:divBdr>
            <w:top w:val="none" w:sz="0" w:space="0" w:color="auto"/>
            <w:left w:val="none" w:sz="0" w:space="0" w:color="auto"/>
            <w:bottom w:val="none" w:sz="0" w:space="0" w:color="auto"/>
            <w:right w:val="none" w:sz="0" w:space="0" w:color="auto"/>
          </w:divBdr>
        </w:div>
        <w:div w:id="1390837368">
          <w:marLeft w:val="640"/>
          <w:marRight w:val="0"/>
          <w:marTop w:val="0"/>
          <w:marBottom w:val="0"/>
          <w:divBdr>
            <w:top w:val="none" w:sz="0" w:space="0" w:color="auto"/>
            <w:left w:val="none" w:sz="0" w:space="0" w:color="auto"/>
            <w:bottom w:val="none" w:sz="0" w:space="0" w:color="auto"/>
            <w:right w:val="none" w:sz="0" w:space="0" w:color="auto"/>
          </w:divBdr>
        </w:div>
        <w:div w:id="1392266908">
          <w:marLeft w:val="640"/>
          <w:marRight w:val="0"/>
          <w:marTop w:val="0"/>
          <w:marBottom w:val="0"/>
          <w:divBdr>
            <w:top w:val="none" w:sz="0" w:space="0" w:color="auto"/>
            <w:left w:val="none" w:sz="0" w:space="0" w:color="auto"/>
            <w:bottom w:val="none" w:sz="0" w:space="0" w:color="auto"/>
            <w:right w:val="none" w:sz="0" w:space="0" w:color="auto"/>
          </w:divBdr>
        </w:div>
        <w:div w:id="1401633976">
          <w:marLeft w:val="640"/>
          <w:marRight w:val="0"/>
          <w:marTop w:val="0"/>
          <w:marBottom w:val="0"/>
          <w:divBdr>
            <w:top w:val="none" w:sz="0" w:space="0" w:color="auto"/>
            <w:left w:val="none" w:sz="0" w:space="0" w:color="auto"/>
            <w:bottom w:val="none" w:sz="0" w:space="0" w:color="auto"/>
            <w:right w:val="none" w:sz="0" w:space="0" w:color="auto"/>
          </w:divBdr>
        </w:div>
        <w:div w:id="1410885452">
          <w:marLeft w:val="640"/>
          <w:marRight w:val="0"/>
          <w:marTop w:val="0"/>
          <w:marBottom w:val="0"/>
          <w:divBdr>
            <w:top w:val="none" w:sz="0" w:space="0" w:color="auto"/>
            <w:left w:val="none" w:sz="0" w:space="0" w:color="auto"/>
            <w:bottom w:val="none" w:sz="0" w:space="0" w:color="auto"/>
            <w:right w:val="none" w:sz="0" w:space="0" w:color="auto"/>
          </w:divBdr>
        </w:div>
        <w:div w:id="1411384360">
          <w:marLeft w:val="640"/>
          <w:marRight w:val="0"/>
          <w:marTop w:val="0"/>
          <w:marBottom w:val="0"/>
          <w:divBdr>
            <w:top w:val="none" w:sz="0" w:space="0" w:color="auto"/>
            <w:left w:val="none" w:sz="0" w:space="0" w:color="auto"/>
            <w:bottom w:val="none" w:sz="0" w:space="0" w:color="auto"/>
            <w:right w:val="none" w:sz="0" w:space="0" w:color="auto"/>
          </w:divBdr>
        </w:div>
        <w:div w:id="1418213931">
          <w:marLeft w:val="640"/>
          <w:marRight w:val="0"/>
          <w:marTop w:val="0"/>
          <w:marBottom w:val="0"/>
          <w:divBdr>
            <w:top w:val="none" w:sz="0" w:space="0" w:color="auto"/>
            <w:left w:val="none" w:sz="0" w:space="0" w:color="auto"/>
            <w:bottom w:val="none" w:sz="0" w:space="0" w:color="auto"/>
            <w:right w:val="none" w:sz="0" w:space="0" w:color="auto"/>
          </w:divBdr>
        </w:div>
        <w:div w:id="1424105711">
          <w:marLeft w:val="640"/>
          <w:marRight w:val="0"/>
          <w:marTop w:val="0"/>
          <w:marBottom w:val="0"/>
          <w:divBdr>
            <w:top w:val="none" w:sz="0" w:space="0" w:color="auto"/>
            <w:left w:val="none" w:sz="0" w:space="0" w:color="auto"/>
            <w:bottom w:val="none" w:sz="0" w:space="0" w:color="auto"/>
            <w:right w:val="none" w:sz="0" w:space="0" w:color="auto"/>
          </w:divBdr>
        </w:div>
        <w:div w:id="1434785426">
          <w:marLeft w:val="640"/>
          <w:marRight w:val="0"/>
          <w:marTop w:val="0"/>
          <w:marBottom w:val="0"/>
          <w:divBdr>
            <w:top w:val="none" w:sz="0" w:space="0" w:color="auto"/>
            <w:left w:val="none" w:sz="0" w:space="0" w:color="auto"/>
            <w:bottom w:val="none" w:sz="0" w:space="0" w:color="auto"/>
            <w:right w:val="none" w:sz="0" w:space="0" w:color="auto"/>
          </w:divBdr>
        </w:div>
        <w:div w:id="1435594601">
          <w:marLeft w:val="640"/>
          <w:marRight w:val="0"/>
          <w:marTop w:val="0"/>
          <w:marBottom w:val="0"/>
          <w:divBdr>
            <w:top w:val="none" w:sz="0" w:space="0" w:color="auto"/>
            <w:left w:val="none" w:sz="0" w:space="0" w:color="auto"/>
            <w:bottom w:val="none" w:sz="0" w:space="0" w:color="auto"/>
            <w:right w:val="none" w:sz="0" w:space="0" w:color="auto"/>
          </w:divBdr>
        </w:div>
        <w:div w:id="1459643289">
          <w:marLeft w:val="640"/>
          <w:marRight w:val="0"/>
          <w:marTop w:val="0"/>
          <w:marBottom w:val="0"/>
          <w:divBdr>
            <w:top w:val="none" w:sz="0" w:space="0" w:color="auto"/>
            <w:left w:val="none" w:sz="0" w:space="0" w:color="auto"/>
            <w:bottom w:val="none" w:sz="0" w:space="0" w:color="auto"/>
            <w:right w:val="none" w:sz="0" w:space="0" w:color="auto"/>
          </w:divBdr>
        </w:div>
        <w:div w:id="1464494395">
          <w:marLeft w:val="640"/>
          <w:marRight w:val="0"/>
          <w:marTop w:val="0"/>
          <w:marBottom w:val="0"/>
          <w:divBdr>
            <w:top w:val="none" w:sz="0" w:space="0" w:color="auto"/>
            <w:left w:val="none" w:sz="0" w:space="0" w:color="auto"/>
            <w:bottom w:val="none" w:sz="0" w:space="0" w:color="auto"/>
            <w:right w:val="none" w:sz="0" w:space="0" w:color="auto"/>
          </w:divBdr>
        </w:div>
        <w:div w:id="1481310622">
          <w:marLeft w:val="640"/>
          <w:marRight w:val="0"/>
          <w:marTop w:val="0"/>
          <w:marBottom w:val="0"/>
          <w:divBdr>
            <w:top w:val="none" w:sz="0" w:space="0" w:color="auto"/>
            <w:left w:val="none" w:sz="0" w:space="0" w:color="auto"/>
            <w:bottom w:val="none" w:sz="0" w:space="0" w:color="auto"/>
            <w:right w:val="none" w:sz="0" w:space="0" w:color="auto"/>
          </w:divBdr>
        </w:div>
        <w:div w:id="1484816358">
          <w:marLeft w:val="640"/>
          <w:marRight w:val="0"/>
          <w:marTop w:val="0"/>
          <w:marBottom w:val="0"/>
          <w:divBdr>
            <w:top w:val="none" w:sz="0" w:space="0" w:color="auto"/>
            <w:left w:val="none" w:sz="0" w:space="0" w:color="auto"/>
            <w:bottom w:val="none" w:sz="0" w:space="0" w:color="auto"/>
            <w:right w:val="none" w:sz="0" w:space="0" w:color="auto"/>
          </w:divBdr>
        </w:div>
        <w:div w:id="1496798979">
          <w:marLeft w:val="640"/>
          <w:marRight w:val="0"/>
          <w:marTop w:val="0"/>
          <w:marBottom w:val="0"/>
          <w:divBdr>
            <w:top w:val="none" w:sz="0" w:space="0" w:color="auto"/>
            <w:left w:val="none" w:sz="0" w:space="0" w:color="auto"/>
            <w:bottom w:val="none" w:sz="0" w:space="0" w:color="auto"/>
            <w:right w:val="none" w:sz="0" w:space="0" w:color="auto"/>
          </w:divBdr>
        </w:div>
        <w:div w:id="1497722561">
          <w:marLeft w:val="640"/>
          <w:marRight w:val="0"/>
          <w:marTop w:val="0"/>
          <w:marBottom w:val="0"/>
          <w:divBdr>
            <w:top w:val="none" w:sz="0" w:space="0" w:color="auto"/>
            <w:left w:val="none" w:sz="0" w:space="0" w:color="auto"/>
            <w:bottom w:val="none" w:sz="0" w:space="0" w:color="auto"/>
            <w:right w:val="none" w:sz="0" w:space="0" w:color="auto"/>
          </w:divBdr>
        </w:div>
        <w:div w:id="1498766314">
          <w:marLeft w:val="640"/>
          <w:marRight w:val="0"/>
          <w:marTop w:val="0"/>
          <w:marBottom w:val="0"/>
          <w:divBdr>
            <w:top w:val="none" w:sz="0" w:space="0" w:color="auto"/>
            <w:left w:val="none" w:sz="0" w:space="0" w:color="auto"/>
            <w:bottom w:val="none" w:sz="0" w:space="0" w:color="auto"/>
            <w:right w:val="none" w:sz="0" w:space="0" w:color="auto"/>
          </w:divBdr>
        </w:div>
        <w:div w:id="1508446411">
          <w:marLeft w:val="640"/>
          <w:marRight w:val="0"/>
          <w:marTop w:val="0"/>
          <w:marBottom w:val="0"/>
          <w:divBdr>
            <w:top w:val="none" w:sz="0" w:space="0" w:color="auto"/>
            <w:left w:val="none" w:sz="0" w:space="0" w:color="auto"/>
            <w:bottom w:val="none" w:sz="0" w:space="0" w:color="auto"/>
            <w:right w:val="none" w:sz="0" w:space="0" w:color="auto"/>
          </w:divBdr>
        </w:div>
        <w:div w:id="1512834103">
          <w:marLeft w:val="640"/>
          <w:marRight w:val="0"/>
          <w:marTop w:val="0"/>
          <w:marBottom w:val="0"/>
          <w:divBdr>
            <w:top w:val="none" w:sz="0" w:space="0" w:color="auto"/>
            <w:left w:val="none" w:sz="0" w:space="0" w:color="auto"/>
            <w:bottom w:val="none" w:sz="0" w:space="0" w:color="auto"/>
            <w:right w:val="none" w:sz="0" w:space="0" w:color="auto"/>
          </w:divBdr>
        </w:div>
        <w:div w:id="1524248423">
          <w:marLeft w:val="640"/>
          <w:marRight w:val="0"/>
          <w:marTop w:val="0"/>
          <w:marBottom w:val="0"/>
          <w:divBdr>
            <w:top w:val="none" w:sz="0" w:space="0" w:color="auto"/>
            <w:left w:val="none" w:sz="0" w:space="0" w:color="auto"/>
            <w:bottom w:val="none" w:sz="0" w:space="0" w:color="auto"/>
            <w:right w:val="none" w:sz="0" w:space="0" w:color="auto"/>
          </w:divBdr>
        </w:div>
        <w:div w:id="1532648270">
          <w:marLeft w:val="640"/>
          <w:marRight w:val="0"/>
          <w:marTop w:val="0"/>
          <w:marBottom w:val="0"/>
          <w:divBdr>
            <w:top w:val="none" w:sz="0" w:space="0" w:color="auto"/>
            <w:left w:val="none" w:sz="0" w:space="0" w:color="auto"/>
            <w:bottom w:val="none" w:sz="0" w:space="0" w:color="auto"/>
            <w:right w:val="none" w:sz="0" w:space="0" w:color="auto"/>
          </w:divBdr>
        </w:div>
        <w:div w:id="1544293192">
          <w:marLeft w:val="640"/>
          <w:marRight w:val="0"/>
          <w:marTop w:val="0"/>
          <w:marBottom w:val="0"/>
          <w:divBdr>
            <w:top w:val="none" w:sz="0" w:space="0" w:color="auto"/>
            <w:left w:val="none" w:sz="0" w:space="0" w:color="auto"/>
            <w:bottom w:val="none" w:sz="0" w:space="0" w:color="auto"/>
            <w:right w:val="none" w:sz="0" w:space="0" w:color="auto"/>
          </w:divBdr>
        </w:div>
        <w:div w:id="1544753329">
          <w:marLeft w:val="640"/>
          <w:marRight w:val="0"/>
          <w:marTop w:val="0"/>
          <w:marBottom w:val="0"/>
          <w:divBdr>
            <w:top w:val="none" w:sz="0" w:space="0" w:color="auto"/>
            <w:left w:val="none" w:sz="0" w:space="0" w:color="auto"/>
            <w:bottom w:val="none" w:sz="0" w:space="0" w:color="auto"/>
            <w:right w:val="none" w:sz="0" w:space="0" w:color="auto"/>
          </w:divBdr>
        </w:div>
        <w:div w:id="1547180669">
          <w:marLeft w:val="640"/>
          <w:marRight w:val="0"/>
          <w:marTop w:val="0"/>
          <w:marBottom w:val="0"/>
          <w:divBdr>
            <w:top w:val="none" w:sz="0" w:space="0" w:color="auto"/>
            <w:left w:val="none" w:sz="0" w:space="0" w:color="auto"/>
            <w:bottom w:val="none" w:sz="0" w:space="0" w:color="auto"/>
            <w:right w:val="none" w:sz="0" w:space="0" w:color="auto"/>
          </w:divBdr>
        </w:div>
        <w:div w:id="1551112279">
          <w:marLeft w:val="640"/>
          <w:marRight w:val="0"/>
          <w:marTop w:val="0"/>
          <w:marBottom w:val="0"/>
          <w:divBdr>
            <w:top w:val="none" w:sz="0" w:space="0" w:color="auto"/>
            <w:left w:val="none" w:sz="0" w:space="0" w:color="auto"/>
            <w:bottom w:val="none" w:sz="0" w:space="0" w:color="auto"/>
            <w:right w:val="none" w:sz="0" w:space="0" w:color="auto"/>
          </w:divBdr>
        </w:div>
        <w:div w:id="1553930529">
          <w:marLeft w:val="640"/>
          <w:marRight w:val="0"/>
          <w:marTop w:val="0"/>
          <w:marBottom w:val="0"/>
          <w:divBdr>
            <w:top w:val="none" w:sz="0" w:space="0" w:color="auto"/>
            <w:left w:val="none" w:sz="0" w:space="0" w:color="auto"/>
            <w:bottom w:val="none" w:sz="0" w:space="0" w:color="auto"/>
            <w:right w:val="none" w:sz="0" w:space="0" w:color="auto"/>
          </w:divBdr>
        </w:div>
        <w:div w:id="1556625850">
          <w:marLeft w:val="640"/>
          <w:marRight w:val="0"/>
          <w:marTop w:val="0"/>
          <w:marBottom w:val="0"/>
          <w:divBdr>
            <w:top w:val="none" w:sz="0" w:space="0" w:color="auto"/>
            <w:left w:val="none" w:sz="0" w:space="0" w:color="auto"/>
            <w:bottom w:val="none" w:sz="0" w:space="0" w:color="auto"/>
            <w:right w:val="none" w:sz="0" w:space="0" w:color="auto"/>
          </w:divBdr>
        </w:div>
        <w:div w:id="1574705629">
          <w:marLeft w:val="640"/>
          <w:marRight w:val="0"/>
          <w:marTop w:val="0"/>
          <w:marBottom w:val="0"/>
          <w:divBdr>
            <w:top w:val="none" w:sz="0" w:space="0" w:color="auto"/>
            <w:left w:val="none" w:sz="0" w:space="0" w:color="auto"/>
            <w:bottom w:val="none" w:sz="0" w:space="0" w:color="auto"/>
            <w:right w:val="none" w:sz="0" w:space="0" w:color="auto"/>
          </w:divBdr>
        </w:div>
        <w:div w:id="1590187683">
          <w:marLeft w:val="640"/>
          <w:marRight w:val="0"/>
          <w:marTop w:val="0"/>
          <w:marBottom w:val="0"/>
          <w:divBdr>
            <w:top w:val="none" w:sz="0" w:space="0" w:color="auto"/>
            <w:left w:val="none" w:sz="0" w:space="0" w:color="auto"/>
            <w:bottom w:val="none" w:sz="0" w:space="0" w:color="auto"/>
            <w:right w:val="none" w:sz="0" w:space="0" w:color="auto"/>
          </w:divBdr>
        </w:div>
        <w:div w:id="1595702437">
          <w:marLeft w:val="640"/>
          <w:marRight w:val="0"/>
          <w:marTop w:val="0"/>
          <w:marBottom w:val="0"/>
          <w:divBdr>
            <w:top w:val="none" w:sz="0" w:space="0" w:color="auto"/>
            <w:left w:val="none" w:sz="0" w:space="0" w:color="auto"/>
            <w:bottom w:val="none" w:sz="0" w:space="0" w:color="auto"/>
            <w:right w:val="none" w:sz="0" w:space="0" w:color="auto"/>
          </w:divBdr>
        </w:div>
        <w:div w:id="1603564293">
          <w:marLeft w:val="640"/>
          <w:marRight w:val="0"/>
          <w:marTop w:val="0"/>
          <w:marBottom w:val="0"/>
          <w:divBdr>
            <w:top w:val="none" w:sz="0" w:space="0" w:color="auto"/>
            <w:left w:val="none" w:sz="0" w:space="0" w:color="auto"/>
            <w:bottom w:val="none" w:sz="0" w:space="0" w:color="auto"/>
            <w:right w:val="none" w:sz="0" w:space="0" w:color="auto"/>
          </w:divBdr>
        </w:div>
        <w:div w:id="1607424043">
          <w:marLeft w:val="640"/>
          <w:marRight w:val="0"/>
          <w:marTop w:val="0"/>
          <w:marBottom w:val="0"/>
          <w:divBdr>
            <w:top w:val="none" w:sz="0" w:space="0" w:color="auto"/>
            <w:left w:val="none" w:sz="0" w:space="0" w:color="auto"/>
            <w:bottom w:val="none" w:sz="0" w:space="0" w:color="auto"/>
            <w:right w:val="none" w:sz="0" w:space="0" w:color="auto"/>
          </w:divBdr>
        </w:div>
        <w:div w:id="1631203751">
          <w:marLeft w:val="640"/>
          <w:marRight w:val="0"/>
          <w:marTop w:val="0"/>
          <w:marBottom w:val="0"/>
          <w:divBdr>
            <w:top w:val="none" w:sz="0" w:space="0" w:color="auto"/>
            <w:left w:val="none" w:sz="0" w:space="0" w:color="auto"/>
            <w:bottom w:val="none" w:sz="0" w:space="0" w:color="auto"/>
            <w:right w:val="none" w:sz="0" w:space="0" w:color="auto"/>
          </w:divBdr>
        </w:div>
        <w:div w:id="1633555534">
          <w:marLeft w:val="640"/>
          <w:marRight w:val="0"/>
          <w:marTop w:val="0"/>
          <w:marBottom w:val="0"/>
          <w:divBdr>
            <w:top w:val="none" w:sz="0" w:space="0" w:color="auto"/>
            <w:left w:val="none" w:sz="0" w:space="0" w:color="auto"/>
            <w:bottom w:val="none" w:sz="0" w:space="0" w:color="auto"/>
            <w:right w:val="none" w:sz="0" w:space="0" w:color="auto"/>
          </w:divBdr>
        </w:div>
        <w:div w:id="1665548590">
          <w:marLeft w:val="640"/>
          <w:marRight w:val="0"/>
          <w:marTop w:val="0"/>
          <w:marBottom w:val="0"/>
          <w:divBdr>
            <w:top w:val="none" w:sz="0" w:space="0" w:color="auto"/>
            <w:left w:val="none" w:sz="0" w:space="0" w:color="auto"/>
            <w:bottom w:val="none" w:sz="0" w:space="0" w:color="auto"/>
            <w:right w:val="none" w:sz="0" w:space="0" w:color="auto"/>
          </w:divBdr>
        </w:div>
        <w:div w:id="1667055539">
          <w:marLeft w:val="640"/>
          <w:marRight w:val="0"/>
          <w:marTop w:val="0"/>
          <w:marBottom w:val="0"/>
          <w:divBdr>
            <w:top w:val="none" w:sz="0" w:space="0" w:color="auto"/>
            <w:left w:val="none" w:sz="0" w:space="0" w:color="auto"/>
            <w:bottom w:val="none" w:sz="0" w:space="0" w:color="auto"/>
            <w:right w:val="none" w:sz="0" w:space="0" w:color="auto"/>
          </w:divBdr>
        </w:div>
        <w:div w:id="1670212991">
          <w:marLeft w:val="640"/>
          <w:marRight w:val="0"/>
          <w:marTop w:val="0"/>
          <w:marBottom w:val="0"/>
          <w:divBdr>
            <w:top w:val="none" w:sz="0" w:space="0" w:color="auto"/>
            <w:left w:val="none" w:sz="0" w:space="0" w:color="auto"/>
            <w:bottom w:val="none" w:sz="0" w:space="0" w:color="auto"/>
            <w:right w:val="none" w:sz="0" w:space="0" w:color="auto"/>
          </w:divBdr>
        </w:div>
        <w:div w:id="1676303812">
          <w:marLeft w:val="640"/>
          <w:marRight w:val="0"/>
          <w:marTop w:val="0"/>
          <w:marBottom w:val="0"/>
          <w:divBdr>
            <w:top w:val="none" w:sz="0" w:space="0" w:color="auto"/>
            <w:left w:val="none" w:sz="0" w:space="0" w:color="auto"/>
            <w:bottom w:val="none" w:sz="0" w:space="0" w:color="auto"/>
            <w:right w:val="none" w:sz="0" w:space="0" w:color="auto"/>
          </w:divBdr>
        </w:div>
        <w:div w:id="1698853761">
          <w:marLeft w:val="640"/>
          <w:marRight w:val="0"/>
          <w:marTop w:val="0"/>
          <w:marBottom w:val="0"/>
          <w:divBdr>
            <w:top w:val="none" w:sz="0" w:space="0" w:color="auto"/>
            <w:left w:val="none" w:sz="0" w:space="0" w:color="auto"/>
            <w:bottom w:val="none" w:sz="0" w:space="0" w:color="auto"/>
            <w:right w:val="none" w:sz="0" w:space="0" w:color="auto"/>
          </w:divBdr>
        </w:div>
        <w:div w:id="1704405130">
          <w:marLeft w:val="640"/>
          <w:marRight w:val="0"/>
          <w:marTop w:val="0"/>
          <w:marBottom w:val="0"/>
          <w:divBdr>
            <w:top w:val="none" w:sz="0" w:space="0" w:color="auto"/>
            <w:left w:val="none" w:sz="0" w:space="0" w:color="auto"/>
            <w:bottom w:val="none" w:sz="0" w:space="0" w:color="auto"/>
            <w:right w:val="none" w:sz="0" w:space="0" w:color="auto"/>
          </w:divBdr>
        </w:div>
        <w:div w:id="1708488271">
          <w:marLeft w:val="640"/>
          <w:marRight w:val="0"/>
          <w:marTop w:val="0"/>
          <w:marBottom w:val="0"/>
          <w:divBdr>
            <w:top w:val="none" w:sz="0" w:space="0" w:color="auto"/>
            <w:left w:val="none" w:sz="0" w:space="0" w:color="auto"/>
            <w:bottom w:val="none" w:sz="0" w:space="0" w:color="auto"/>
            <w:right w:val="none" w:sz="0" w:space="0" w:color="auto"/>
          </w:divBdr>
        </w:div>
        <w:div w:id="1708676701">
          <w:marLeft w:val="640"/>
          <w:marRight w:val="0"/>
          <w:marTop w:val="0"/>
          <w:marBottom w:val="0"/>
          <w:divBdr>
            <w:top w:val="none" w:sz="0" w:space="0" w:color="auto"/>
            <w:left w:val="none" w:sz="0" w:space="0" w:color="auto"/>
            <w:bottom w:val="none" w:sz="0" w:space="0" w:color="auto"/>
            <w:right w:val="none" w:sz="0" w:space="0" w:color="auto"/>
          </w:divBdr>
        </w:div>
        <w:div w:id="1709917479">
          <w:marLeft w:val="640"/>
          <w:marRight w:val="0"/>
          <w:marTop w:val="0"/>
          <w:marBottom w:val="0"/>
          <w:divBdr>
            <w:top w:val="none" w:sz="0" w:space="0" w:color="auto"/>
            <w:left w:val="none" w:sz="0" w:space="0" w:color="auto"/>
            <w:bottom w:val="none" w:sz="0" w:space="0" w:color="auto"/>
            <w:right w:val="none" w:sz="0" w:space="0" w:color="auto"/>
          </w:divBdr>
        </w:div>
        <w:div w:id="1723871069">
          <w:marLeft w:val="640"/>
          <w:marRight w:val="0"/>
          <w:marTop w:val="0"/>
          <w:marBottom w:val="0"/>
          <w:divBdr>
            <w:top w:val="none" w:sz="0" w:space="0" w:color="auto"/>
            <w:left w:val="none" w:sz="0" w:space="0" w:color="auto"/>
            <w:bottom w:val="none" w:sz="0" w:space="0" w:color="auto"/>
            <w:right w:val="none" w:sz="0" w:space="0" w:color="auto"/>
          </w:divBdr>
        </w:div>
        <w:div w:id="1734044020">
          <w:marLeft w:val="640"/>
          <w:marRight w:val="0"/>
          <w:marTop w:val="0"/>
          <w:marBottom w:val="0"/>
          <w:divBdr>
            <w:top w:val="none" w:sz="0" w:space="0" w:color="auto"/>
            <w:left w:val="none" w:sz="0" w:space="0" w:color="auto"/>
            <w:bottom w:val="none" w:sz="0" w:space="0" w:color="auto"/>
            <w:right w:val="none" w:sz="0" w:space="0" w:color="auto"/>
          </w:divBdr>
        </w:div>
        <w:div w:id="1741948125">
          <w:marLeft w:val="640"/>
          <w:marRight w:val="0"/>
          <w:marTop w:val="0"/>
          <w:marBottom w:val="0"/>
          <w:divBdr>
            <w:top w:val="none" w:sz="0" w:space="0" w:color="auto"/>
            <w:left w:val="none" w:sz="0" w:space="0" w:color="auto"/>
            <w:bottom w:val="none" w:sz="0" w:space="0" w:color="auto"/>
            <w:right w:val="none" w:sz="0" w:space="0" w:color="auto"/>
          </w:divBdr>
        </w:div>
        <w:div w:id="1748727634">
          <w:marLeft w:val="640"/>
          <w:marRight w:val="0"/>
          <w:marTop w:val="0"/>
          <w:marBottom w:val="0"/>
          <w:divBdr>
            <w:top w:val="none" w:sz="0" w:space="0" w:color="auto"/>
            <w:left w:val="none" w:sz="0" w:space="0" w:color="auto"/>
            <w:bottom w:val="none" w:sz="0" w:space="0" w:color="auto"/>
            <w:right w:val="none" w:sz="0" w:space="0" w:color="auto"/>
          </w:divBdr>
        </w:div>
        <w:div w:id="1749574969">
          <w:marLeft w:val="640"/>
          <w:marRight w:val="0"/>
          <w:marTop w:val="0"/>
          <w:marBottom w:val="0"/>
          <w:divBdr>
            <w:top w:val="none" w:sz="0" w:space="0" w:color="auto"/>
            <w:left w:val="none" w:sz="0" w:space="0" w:color="auto"/>
            <w:bottom w:val="none" w:sz="0" w:space="0" w:color="auto"/>
            <w:right w:val="none" w:sz="0" w:space="0" w:color="auto"/>
          </w:divBdr>
        </w:div>
        <w:div w:id="1799834112">
          <w:marLeft w:val="640"/>
          <w:marRight w:val="0"/>
          <w:marTop w:val="0"/>
          <w:marBottom w:val="0"/>
          <w:divBdr>
            <w:top w:val="none" w:sz="0" w:space="0" w:color="auto"/>
            <w:left w:val="none" w:sz="0" w:space="0" w:color="auto"/>
            <w:bottom w:val="none" w:sz="0" w:space="0" w:color="auto"/>
            <w:right w:val="none" w:sz="0" w:space="0" w:color="auto"/>
          </w:divBdr>
        </w:div>
        <w:div w:id="1838809402">
          <w:marLeft w:val="640"/>
          <w:marRight w:val="0"/>
          <w:marTop w:val="0"/>
          <w:marBottom w:val="0"/>
          <w:divBdr>
            <w:top w:val="none" w:sz="0" w:space="0" w:color="auto"/>
            <w:left w:val="none" w:sz="0" w:space="0" w:color="auto"/>
            <w:bottom w:val="none" w:sz="0" w:space="0" w:color="auto"/>
            <w:right w:val="none" w:sz="0" w:space="0" w:color="auto"/>
          </w:divBdr>
        </w:div>
        <w:div w:id="1846355498">
          <w:marLeft w:val="640"/>
          <w:marRight w:val="0"/>
          <w:marTop w:val="0"/>
          <w:marBottom w:val="0"/>
          <w:divBdr>
            <w:top w:val="none" w:sz="0" w:space="0" w:color="auto"/>
            <w:left w:val="none" w:sz="0" w:space="0" w:color="auto"/>
            <w:bottom w:val="none" w:sz="0" w:space="0" w:color="auto"/>
            <w:right w:val="none" w:sz="0" w:space="0" w:color="auto"/>
          </w:divBdr>
        </w:div>
        <w:div w:id="1850824972">
          <w:marLeft w:val="640"/>
          <w:marRight w:val="0"/>
          <w:marTop w:val="0"/>
          <w:marBottom w:val="0"/>
          <w:divBdr>
            <w:top w:val="none" w:sz="0" w:space="0" w:color="auto"/>
            <w:left w:val="none" w:sz="0" w:space="0" w:color="auto"/>
            <w:bottom w:val="none" w:sz="0" w:space="0" w:color="auto"/>
            <w:right w:val="none" w:sz="0" w:space="0" w:color="auto"/>
          </w:divBdr>
        </w:div>
        <w:div w:id="1852604143">
          <w:marLeft w:val="640"/>
          <w:marRight w:val="0"/>
          <w:marTop w:val="0"/>
          <w:marBottom w:val="0"/>
          <w:divBdr>
            <w:top w:val="none" w:sz="0" w:space="0" w:color="auto"/>
            <w:left w:val="none" w:sz="0" w:space="0" w:color="auto"/>
            <w:bottom w:val="none" w:sz="0" w:space="0" w:color="auto"/>
            <w:right w:val="none" w:sz="0" w:space="0" w:color="auto"/>
          </w:divBdr>
        </w:div>
        <w:div w:id="1868834141">
          <w:marLeft w:val="640"/>
          <w:marRight w:val="0"/>
          <w:marTop w:val="0"/>
          <w:marBottom w:val="0"/>
          <w:divBdr>
            <w:top w:val="none" w:sz="0" w:space="0" w:color="auto"/>
            <w:left w:val="none" w:sz="0" w:space="0" w:color="auto"/>
            <w:bottom w:val="none" w:sz="0" w:space="0" w:color="auto"/>
            <w:right w:val="none" w:sz="0" w:space="0" w:color="auto"/>
          </w:divBdr>
        </w:div>
        <w:div w:id="1882937498">
          <w:marLeft w:val="640"/>
          <w:marRight w:val="0"/>
          <w:marTop w:val="0"/>
          <w:marBottom w:val="0"/>
          <w:divBdr>
            <w:top w:val="none" w:sz="0" w:space="0" w:color="auto"/>
            <w:left w:val="none" w:sz="0" w:space="0" w:color="auto"/>
            <w:bottom w:val="none" w:sz="0" w:space="0" w:color="auto"/>
            <w:right w:val="none" w:sz="0" w:space="0" w:color="auto"/>
          </w:divBdr>
        </w:div>
        <w:div w:id="1888831993">
          <w:marLeft w:val="640"/>
          <w:marRight w:val="0"/>
          <w:marTop w:val="0"/>
          <w:marBottom w:val="0"/>
          <w:divBdr>
            <w:top w:val="none" w:sz="0" w:space="0" w:color="auto"/>
            <w:left w:val="none" w:sz="0" w:space="0" w:color="auto"/>
            <w:bottom w:val="none" w:sz="0" w:space="0" w:color="auto"/>
            <w:right w:val="none" w:sz="0" w:space="0" w:color="auto"/>
          </w:divBdr>
        </w:div>
        <w:div w:id="1888879892">
          <w:marLeft w:val="640"/>
          <w:marRight w:val="0"/>
          <w:marTop w:val="0"/>
          <w:marBottom w:val="0"/>
          <w:divBdr>
            <w:top w:val="none" w:sz="0" w:space="0" w:color="auto"/>
            <w:left w:val="none" w:sz="0" w:space="0" w:color="auto"/>
            <w:bottom w:val="none" w:sz="0" w:space="0" w:color="auto"/>
            <w:right w:val="none" w:sz="0" w:space="0" w:color="auto"/>
          </w:divBdr>
        </w:div>
        <w:div w:id="1893493273">
          <w:marLeft w:val="640"/>
          <w:marRight w:val="0"/>
          <w:marTop w:val="0"/>
          <w:marBottom w:val="0"/>
          <w:divBdr>
            <w:top w:val="none" w:sz="0" w:space="0" w:color="auto"/>
            <w:left w:val="none" w:sz="0" w:space="0" w:color="auto"/>
            <w:bottom w:val="none" w:sz="0" w:space="0" w:color="auto"/>
            <w:right w:val="none" w:sz="0" w:space="0" w:color="auto"/>
          </w:divBdr>
        </w:div>
        <w:div w:id="1894655136">
          <w:marLeft w:val="640"/>
          <w:marRight w:val="0"/>
          <w:marTop w:val="0"/>
          <w:marBottom w:val="0"/>
          <w:divBdr>
            <w:top w:val="none" w:sz="0" w:space="0" w:color="auto"/>
            <w:left w:val="none" w:sz="0" w:space="0" w:color="auto"/>
            <w:bottom w:val="none" w:sz="0" w:space="0" w:color="auto"/>
            <w:right w:val="none" w:sz="0" w:space="0" w:color="auto"/>
          </w:divBdr>
        </w:div>
        <w:div w:id="1895698927">
          <w:marLeft w:val="640"/>
          <w:marRight w:val="0"/>
          <w:marTop w:val="0"/>
          <w:marBottom w:val="0"/>
          <w:divBdr>
            <w:top w:val="none" w:sz="0" w:space="0" w:color="auto"/>
            <w:left w:val="none" w:sz="0" w:space="0" w:color="auto"/>
            <w:bottom w:val="none" w:sz="0" w:space="0" w:color="auto"/>
            <w:right w:val="none" w:sz="0" w:space="0" w:color="auto"/>
          </w:divBdr>
        </w:div>
        <w:div w:id="1899314809">
          <w:marLeft w:val="640"/>
          <w:marRight w:val="0"/>
          <w:marTop w:val="0"/>
          <w:marBottom w:val="0"/>
          <w:divBdr>
            <w:top w:val="none" w:sz="0" w:space="0" w:color="auto"/>
            <w:left w:val="none" w:sz="0" w:space="0" w:color="auto"/>
            <w:bottom w:val="none" w:sz="0" w:space="0" w:color="auto"/>
            <w:right w:val="none" w:sz="0" w:space="0" w:color="auto"/>
          </w:divBdr>
        </w:div>
        <w:div w:id="1903055641">
          <w:marLeft w:val="640"/>
          <w:marRight w:val="0"/>
          <w:marTop w:val="0"/>
          <w:marBottom w:val="0"/>
          <w:divBdr>
            <w:top w:val="none" w:sz="0" w:space="0" w:color="auto"/>
            <w:left w:val="none" w:sz="0" w:space="0" w:color="auto"/>
            <w:bottom w:val="none" w:sz="0" w:space="0" w:color="auto"/>
            <w:right w:val="none" w:sz="0" w:space="0" w:color="auto"/>
          </w:divBdr>
        </w:div>
        <w:div w:id="1905294830">
          <w:marLeft w:val="640"/>
          <w:marRight w:val="0"/>
          <w:marTop w:val="0"/>
          <w:marBottom w:val="0"/>
          <w:divBdr>
            <w:top w:val="none" w:sz="0" w:space="0" w:color="auto"/>
            <w:left w:val="none" w:sz="0" w:space="0" w:color="auto"/>
            <w:bottom w:val="none" w:sz="0" w:space="0" w:color="auto"/>
            <w:right w:val="none" w:sz="0" w:space="0" w:color="auto"/>
          </w:divBdr>
        </w:div>
        <w:div w:id="1916161795">
          <w:marLeft w:val="640"/>
          <w:marRight w:val="0"/>
          <w:marTop w:val="0"/>
          <w:marBottom w:val="0"/>
          <w:divBdr>
            <w:top w:val="none" w:sz="0" w:space="0" w:color="auto"/>
            <w:left w:val="none" w:sz="0" w:space="0" w:color="auto"/>
            <w:bottom w:val="none" w:sz="0" w:space="0" w:color="auto"/>
            <w:right w:val="none" w:sz="0" w:space="0" w:color="auto"/>
          </w:divBdr>
        </w:div>
        <w:div w:id="1923879721">
          <w:marLeft w:val="640"/>
          <w:marRight w:val="0"/>
          <w:marTop w:val="0"/>
          <w:marBottom w:val="0"/>
          <w:divBdr>
            <w:top w:val="none" w:sz="0" w:space="0" w:color="auto"/>
            <w:left w:val="none" w:sz="0" w:space="0" w:color="auto"/>
            <w:bottom w:val="none" w:sz="0" w:space="0" w:color="auto"/>
            <w:right w:val="none" w:sz="0" w:space="0" w:color="auto"/>
          </w:divBdr>
        </w:div>
        <w:div w:id="1933123246">
          <w:marLeft w:val="640"/>
          <w:marRight w:val="0"/>
          <w:marTop w:val="0"/>
          <w:marBottom w:val="0"/>
          <w:divBdr>
            <w:top w:val="none" w:sz="0" w:space="0" w:color="auto"/>
            <w:left w:val="none" w:sz="0" w:space="0" w:color="auto"/>
            <w:bottom w:val="none" w:sz="0" w:space="0" w:color="auto"/>
            <w:right w:val="none" w:sz="0" w:space="0" w:color="auto"/>
          </w:divBdr>
        </w:div>
        <w:div w:id="1943492404">
          <w:marLeft w:val="640"/>
          <w:marRight w:val="0"/>
          <w:marTop w:val="0"/>
          <w:marBottom w:val="0"/>
          <w:divBdr>
            <w:top w:val="none" w:sz="0" w:space="0" w:color="auto"/>
            <w:left w:val="none" w:sz="0" w:space="0" w:color="auto"/>
            <w:bottom w:val="none" w:sz="0" w:space="0" w:color="auto"/>
            <w:right w:val="none" w:sz="0" w:space="0" w:color="auto"/>
          </w:divBdr>
        </w:div>
        <w:div w:id="1956666537">
          <w:marLeft w:val="640"/>
          <w:marRight w:val="0"/>
          <w:marTop w:val="0"/>
          <w:marBottom w:val="0"/>
          <w:divBdr>
            <w:top w:val="none" w:sz="0" w:space="0" w:color="auto"/>
            <w:left w:val="none" w:sz="0" w:space="0" w:color="auto"/>
            <w:bottom w:val="none" w:sz="0" w:space="0" w:color="auto"/>
            <w:right w:val="none" w:sz="0" w:space="0" w:color="auto"/>
          </w:divBdr>
        </w:div>
        <w:div w:id="1958028171">
          <w:marLeft w:val="640"/>
          <w:marRight w:val="0"/>
          <w:marTop w:val="0"/>
          <w:marBottom w:val="0"/>
          <w:divBdr>
            <w:top w:val="none" w:sz="0" w:space="0" w:color="auto"/>
            <w:left w:val="none" w:sz="0" w:space="0" w:color="auto"/>
            <w:bottom w:val="none" w:sz="0" w:space="0" w:color="auto"/>
            <w:right w:val="none" w:sz="0" w:space="0" w:color="auto"/>
          </w:divBdr>
        </w:div>
        <w:div w:id="1960330366">
          <w:marLeft w:val="640"/>
          <w:marRight w:val="0"/>
          <w:marTop w:val="0"/>
          <w:marBottom w:val="0"/>
          <w:divBdr>
            <w:top w:val="none" w:sz="0" w:space="0" w:color="auto"/>
            <w:left w:val="none" w:sz="0" w:space="0" w:color="auto"/>
            <w:bottom w:val="none" w:sz="0" w:space="0" w:color="auto"/>
            <w:right w:val="none" w:sz="0" w:space="0" w:color="auto"/>
          </w:divBdr>
        </w:div>
        <w:div w:id="1960525055">
          <w:marLeft w:val="640"/>
          <w:marRight w:val="0"/>
          <w:marTop w:val="0"/>
          <w:marBottom w:val="0"/>
          <w:divBdr>
            <w:top w:val="none" w:sz="0" w:space="0" w:color="auto"/>
            <w:left w:val="none" w:sz="0" w:space="0" w:color="auto"/>
            <w:bottom w:val="none" w:sz="0" w:space="0" w:color="auto"/>
            <w:right w:val="none" w:sz="0" w:space="0" w:color="auto"/>
          </w:divBdr>
        </w:div>
        <w:div w:id="1961372881">
          <w:marLeft w:val="640"/>
          <w:marRight w:val="0"/>
          <w:marTop w:val="0"/>
          <w:marBottom w:val="0"/>
          <w:divBdr>
            <w:top w:val="none" w:sz="0" w:space="0" w:color="auto"/>
            <w:left w:val="none" w:sz="0" w:space="0" w:color="auto"/>
            <w:bottom w:val="none" w:sz="0" w:space="0" w:color="auto"/>
            <w:right w:val="none" w:sz="0" w:space="0" w:color="auto"/>
          </w:divBdr>
        </w:div>
        <w:div w:id="1963000014">
          <w:marLeft w:val="640"/>
          <w:marRight w:val="0"/>
          <w:marTop w:val="0"/>
          <w:marBottom w:val="0"/>
          <w:divBdr>
            <w:top w:val="none" w:sz="0" w:space="0" w:color="auto"/>
            <w:left w:val="none" w:sz="0" w:space="0" w:color="auto"/>
            <w:bottom w:val="none" w:sz="0" w:space="0" w:color="auto"/>
            <w:right w:val="none" w:sz="0" w:space="0" w:color="auto"/>
          </w:divBdr>
        </w:div>
        <w:div w:id="1963146804">
          <w:marLeft w:val="640"/>
          <w:marRight w:val="0"/>
          <w:marTop w:val="0"/>
          <w:marBottom w:val="0"/>
          <w:divBdr>
            <w:top w:val="none" w:sz="0" w:space="0" w:color="auto"/>
            <w:left w:val="none" w:sz="0" w:space="0" w:color="auto"/>
            <w:bottom w:val="none" w:sz="0" w:space="0" w:color="auto"/>
            <w:right w:val="none" w:sz="0" w:space="0" w:color="auto"/>
          </w:divBdr>
        </w:div>
        <w:div w:id="1965769919">
          <w:marLeft w:val="640"/>
          <w:marRight w:val="0"/>
          <w:marTop w:val="0"/>
          <w:marBottom w:val="0"/>
          <w:divBdr>
            <w:top w:val="none" w:sz="0" w:space="0" w:color="auto"/>
            <w:left w:val="none" w:sz="0" w:space="0" w:color="auto"/>
            <w:bottom w:val="none" w:sz="0" w:space="0" w:color="auto"/>
            <w:right w:val="none" w:sz="0" w:space="0" w:color="auto"/>
          </w:divBdr>
        </w:div>
        <w:div w:id="1990866352">
          <w:marLeft w:val="640"/>
          <w:marRight w:val="0"/>
          <w:marTop w:val="0"/>
          <w:marBottom w:val="0"/>
          <w:divBdr>
            <w:top w:val="none" w:sz="0" w:space="0" w:color="auto"/>
            <w:left w:val="none" w:sz="0" w:space="0" w:color="auto"/>
            <w:bottom w:val="none" w:sz="0" w:space="0" w:color="auto"/>
            <w:right w:val="none" w:sz="0" w:space="0" w:color="auto"/>
          </w:divBdr>
        </w:div>
        <w:div w:id="1994869774">
          <w:marLeft w:val="640"/>
          <w:marRight w:val="0"/>
          <w:marTop w:val="0"/>
          <w:marBottom w:val="0"/>
          <w:divBdr>
            <w:top w:val="none" w:sz="0" w:space="0" w:color="auto"/>
            <w:left w:val="none" w:sz="0" w:space="0" w:color="auto"/>
            <w:bottom w:val="none" w:sz="0" w:space="0" w:color="auto"/>
            <w:right w:val="none" w:sz="0" w:space="0" w:color="auto"/>
          </w:divBdr>
        </w:div>
        <w:div w:id="1998071726">
          <w:marLeft w:val="640"/>
          <w:marRight w:val="0"/>
          <w:marTop w:val="0"/>
          <w:marBottom w:val="0"/>
          <w:divBdr>
            <w:top w:val="none" w:sz="0" w:space="0" w:color="auto"/>
            <w:left w:val="none" w:sz="0" w:space="0" w:color="auto"/>
            <w:bottom w:val="none" w:sz="0" w:space="0" w:color="auto"/>
            <w:right w:val="none" w:sz="0" w:space="0" w:color="auto"/>
          </w:divBdr>
        </w:div>
        <w:div w:id="2000959977">
          <w:marLeft w:val="640"/>
          <w:marRight w:val="0"/>
          <w:marTop w:val="0"/>
          <w:marBottom w:val="0"/>
          <w:divBdr>
            <w:top w:val="none" w:sz="0" w:space="0" w:color="auto"/>
            <w:left w:val="none" w:sz="0" w:space="0" w:color="auto"/>
            <w:bottom w:val="none" w:sz="0" w:space="0" w:color="auto"/>
            <w:right w:val="none" w:sz="0" w:space="0" w:color="auto"/>
          </w:divBdr>
        </w:div>
        <w:div w:id="2044477475">
          <w:marLeft w:val="640"/>
          <w:marRight w:val="0"/>
          <w:marTop w:val="0"/>
          <w:marBottom w:val="0"/>
          <w:divBdr>
            <w:top w:val="none" w:sz="0" w:space="0" w:color="auto"/>
            <w:left w:val="none" w:sz="0" w:space="0" w:color="auto"/>
            <w:bottom w:val="none" w:sz="0" w:space="0" w:color="auto"/>
            <w:right w:val="none" w:sz="0" w:space="0" w:color="auto"/>
          </w:divBdr>
        </w:div>
        <w:div w:id="2044548269">
          <w:marLeft w:val="640"/>
          <w:marRight w:val="0"/>
          <w:marTop w:val="0"/>
          <w:marBottom w:val="0"/>
          <w:divBdr>
            <w:top w:val="none" w:sz="0" w:space="0" w:color="auto"/>
            <w:left w:val="none" w:sz="0" w:space="0" w:color="auto"/>
            <w:bottom w:val="none" w:sz="0" w:space="0" w:color="auto"/>
            <w:right w:val="none" w:sz="0" w:space="0" w:color="auto"/>
          </w:divBdr>
        </w:div>
        <w:div w:id="2057511787">
          <w:marLeft w:val="640"/>
          <w:marRight w:val="0"/>
          <w:marTop w:val="0"/>
          <w:marBottom w:val="0"/>
          <w:divBdr>
            <w:top w:val="none" w:sz="0" w:space="0" w:color="auto"/>
            <w:left w:val="none" w:sz="0" w:space="0" w:color="auto"/>
            <w:bottom w:val="none" w:sz="0" w:space="0" w:color="auto"/>
            <w:right w:val="none" w:sz="0" w:space="0" w:color="auto"/>
          </w:divBdr>
        </w:div>
        <w:div w:id="2068336045">
          <w:marLeft w:val="640"/>
          <w:marRight w:val="0"/>
          <w:marTop w:val="0"/>
          <w:marBottom w:val="0"/>
          <w:divBdr>
            <w:top w:val="none" w:sz="0" w:space="0" w:color="auto"/>
            <w:left w:val="none" w:sz="0" w:space="0" w:color="auto"/>
            <w:bottom w:val="none" w:sz="0" w:space="0" w:color="auto"/>
            <w:right w:val="none" w:sz="0" w:space="0" w:color="auto"/>
          </w:divBdr>
        </w:div>
        <w:div w:id="2069183833">
          <w:marLeft w:val="640"/>
          <w:marRight w:val="0"/>
          <w:marTop w:val="0"/>
          <w:marBottom w:val="0"/>
          <w:divBdr>
            <w:top w:val="none" w:sz="0" w:space="0" w:color="auto"/>
            <w:left w:val="none" w:sz="0" w:space="0" w:color="auto"/>
            <w:bottom w:val="none" w:sz="0" w:space="0" w:color="auto"/>
            <w:right w:val="none" w:sz="0" w:space="0" w:color="auto"/>
          </w:divBdr>
        </w:div>
        <w:div w:id="2072995570">
          <w:marLeft w:val="640"/>
          <w:marRight w:val="0"/>
          <w:marTop w:val="0"/>
          <w:marBottom w:val="0"/>
          <w:divBdr>
            <w:top w:val="none" w:sz="0" w:space="0" w:color="auto"/>
            <w:left w:val="none" w:sz="0" w:space="0" w:color="auto"/>
            <w:bottom w:val="none" w:sz="0" w:space="0" w:color="auto"/>
            <w:right w:val="none" w:sz="0" w:space="0" w:color="auto"/>
          </w:divBdr>
        </w:div>
        <w:div w:id="2075814720">
          <w:marLeft w:val="640"/>
          <w:marRight w:val="0"/>
          <w:marTop w:val="0"/>
          <w:marBottom w:val="0"/>
          <w:divBdr>
            <w:top w:val="none" w:sz="0" w:space="0" w:color="auto"/>
            <w:left w:val="none" w:sz="0" w:space="0" w:color="auto"/>
            <w:bottom w:val="none" w:sz="0" w:space="0" w:color="auto"/>
            <w:right w:val="none" w:sz="0" w:space="0" w:color="auto"/>
          </w:divBdr>
        </w:div>
        <w:div w:id="2085838979">
          <w:marLeft w:val="640"/>
          <w:marRight w:val="0"/>
          <w:marTop w:val="0"/>
          <w:marBottom w:val="0"/>
          <w:divBdr>
            <w:top w:val="none" w:sz="0" w:space="0" w:color="auto"/>
            <w:left w:val="none" w:sz="0" w:space="0" w:color="auto"/>
            <w:bottom w:val="none" w:sz="0" w:space="0" w:color="auto"/>
            <w:right w:val="none" w:sz="0" w:space="0" w:color="auto"/>
          </w:divBdr>
        </w:div>
        <w:div w:id="2091536835">
          <w:marLeft w:val="640"/>
          <w:marRight w:val="0"/>
          <w:marTop w:val="0"/>
          <w:marBottom w:val="0"/>
          <w:divBdr>
            <w:top w:val="none" w:sz="0" w:space="0" w:color="auto"/>
            <w:left w:val="none" w:sz="0" w:space="0" w:color="auto"/>
            <w:bottom w:val="none" w:sz="0" w:space="0" w:color="auto"/>
            <w:right w:val="none" w:sz="0" w:space="0" w:color="auto"/>
          </w:divBdr>
        </w:div>
        <w:div w:id="2098284545">
          <w:marLeft w:val="640"/>
          <w:marRight w:val="0"/>
          <w:marTop w:val="0"/>
          <w:marBottom w:val="0"/>
          <w:divBdr>
            <w:top w:val="none" w:sz="0" w:space="0" w:color="auto"/>
            <w:left w:val="none" w:sz="0" w:space="0" w:color="auto"/>
            <w:bottom w:val="none" w:sz="0" w:space="0" w:color="auto"/>
            <w:right w:val="none" w:sz="0" w:space="0" w:color="auto"/>
          </w:divBdr>
        </w:div>
        <w:div w:id="2110807289">
          <w:marLeft w:val="640"/>
          <w:marRight w:val="0"/>
          <w:marTop w:val="0"/>
          <w:marBottom w:val="0"/>
          <w:divBdr>
            <w:top w:val="none" w:sz="0" w:space="0" w:color="auto"/>
            <w:left w:val="none" w:sz="0" w:space="0" w:color="auto"/>
            <w:bottom w:val="none" w:sz="0" w:space="0" w:color="auto"/>
            <w:right w:val="none" w:sz="0" w:space="0" w:color="auto"/>
          </w:divBdr>
        </w:div>
        <w:div w:id="2118984426">
          <w:marLeft w:val="640"/>
          <w:marRight w:val="0"/>
          <w:marTop w:val="0"/>
          <w:marBottom w:val="0"/>
          <w:divBdr>
            <w:top w:val="none" w:sz="0" w:space="0" w:color="auto"/>
            <w:left w:val="none" w:sz="0" w:space="0" w:color="auto"/>
            <w:bottom w:val="none" w:sz="0" w:space="0" w:color="auto"/>
            <w:right w:val="none" w:sz="0" w:space="0" w:color="auto"/>
          </w:divBdr>
        </w:div>
        <w:div w:id="2126921043">
          <w:marLeft w:val="640"/>
          <w:marRight w:val="0"/>
          <w:marTop w:val="0"/>
          <w:marBottom w:val="0"/>
          <w:divBdr>
            <w:top w:val="none" w:sz="0" w:space="0" w:color="auto"/>
            <w:left w:val="none" w:sz="0" w:space="0" w:color="auto"/>
            <w:bottom w:val="none" w:sz="0" w:space="0" w:color="auto"/>
            <w:right w:val="none" w:sz="0" w:space="0" w:color="auto"/>
          </w:divBdr>
        </w:div>
        <w:div w:id="2134209464">
          <w:marLeft w:val="640"/>
          <w:marRight w:val="0"/>
          <w:marTop w:val="0"/>
          <w:marBottom w:val="0"/>
          <w:divBdr>
            <w:top w:val="none" w:sz="0" w:space="0" w:color="auto"/>
            <w:left w:val="none" w:sz="0" w:space="0" w:color="auto"/>
            <w:bottom w:val="none" w:sz="0" w:space="0" w:color="auto"/>
            <w:right w:val="none" w:sz="0" w:space="0" w:color="auto"/>
          </w:divBdr>
        </w:div>
        <w:div w:id="2140340269">
          <w:marLeft w:val="640"/>
          <w:marRight w:val="0"/>
          <w:marTop w:val="0"/>
          <w:marBottom w:val="0"/>
          <w:divBdr>
            <w:top w:val="none" w:sz="0" w:space="0" w:color="auto"/>
            <w:left w:val="none" w:sz="0" w:space="0" w:color="auto"/>
            <w:bottom w:val="none" w:sz="0" w:space="0" w:color="auto"/>
            <w:right w:val="none" w:sz="0" w:space="0" w:color="auto"/>
          </w:divBdr>
        </w:div>
      </w:divsChild>
    </w:div>
    <w:div w:id="1816411051">
      <w:marLeft w:val="640"/>
      <w:marRight w:val="0"/>
      <w:marTop w:val="0"/>
      <w:marBottom w:val="0"/>
      <w:divBdr>
        <w:top w:val="none" w:sz="0" w:space="0" w:color="auto"/>
        <w:left w:val="none" w:sz="0" w:space="0" w:color="auto"/>
        <w:bottom w:val="none" w:sz="0" w:space="0" w:color="auto"/>
        <w:right w:val="none" w:sz="0" w:space="0" w:color="auto"/>
      </w:divBdr>
    </w:div>
    <w:div w:id="1816950157">
      <w:marLeft w:val="640"/>
      <w:marRight w:val="0"/>
      <w:marTop w:val="0"/>
      <w:marBottom w:val="0"/>
      <w:divBdr>
        <w:top w:val="none" w:sz="0" w:space="0" w:color="auto"/>
        <w:left w:val="none" w:sz="0" w:space="0" w:color="auto"/>
        <w:bottom w:val="none" w:sz="0" w:space="0" w:color="auto"/>
        <w:right w:val="none" w:sz="0" w:space="0" w:color="auto"/>
      </w:divBdr>
    </w:div>
    <w:div w:id="1817143209">
      <w:marLeft w:val="640"/>
      <w:marRight w:val="0"/>
      <w:marTop w:val="0"/>
      <w:marBottom w:val="0"/>
      <w:divBdr>
        <w:top w:val="none" w:sz="0" w:space="0" w:color="auto"/>
        <w:left w:val="none" w:sz="0" w:space="0" w:color="auto"/>
        <w:bottom w:val="none" w:sz="0" w:space="0" w:color="auto"/>
        <w:right w:val="none" w:sz="0" w:space="0" w:color="auto"/>
      </w:divBdr>
    </w:div>
    <w:div w:id="1817255261">
      <w:marLeft w:val="640"/>
      <w:marRight w:val="0"/>
      <w:marTop w:val="0"/>
      <w:marBottom w:val="0"/>
      <w:divBdr>
        <w:top w:val="none" w:sz="0" w:space="0" w:color="auto"/>
        <w:left w:val="none" w:sz="0" w:space="0" w:color="auto"/>
        <w:bottom w:val="none" w:sz="0" w:space="0" w:color="auto"/>
        <w:right w:val="none" w:sz="0" w:space="0" w:color="auto"/>
      </w:divBdr>
    </w:div>
    <w:div w:id="1817600764">
      <w:marLeft w:val="640"/>
      <w:marRight w:val="0"/>
      <w:marTop w:val="0"/>
      <w:marBottom w:val="0"/>
      <w:divBdr>
        <w:top w:val="none" w:sz="0" w:space="0" w:color="auto"/>
        <w:left w:val="none" w:sz="0" w:space="0" w:color="auto"/>
        <w:bottom w:val="none" w:sz="0" w:space="0" w:color="auto"/>
        <w:right w:val="none" w:sz="0" w:space="0" w:color="auto"/>
      </w:divBdr>
    </w:div>
    <w:div w:id="1817602109">
      <w:marLeft w:val="640"/>
      <w:marRight w:val="0"/>
      <w:marTop w:val="0"/>
      <w:marBottom w:val="0"/>
      <w:divBdr>
        <w:top w:val="none" w:sz="0" w:space="0" w:color="auto"/>
        <w:left w:val="none" w:sz="0" w:space="0" w:color="auto"/>
        <w:bottom w:val="none" w:sz="0" w:space="0" w:color="auto"/>
        <w:right w:val="none" w:sz="0" w:space="0" w:color="auto"/>
      </w:divBdr>
    </w:div>
    <w:div w:id="1817602411">
      <w:marLeft w:val="640"/>
      <w:marRight w:val="0"/>
      <w:marTop w:val="0"/>
      <w:marBottom w:val="0"/>
      <w:divBdr>
        <w:top w:val="none" w:sz="0" w:space="0" w:color="auto"/>
        <w:left w:val="none" w:sz="0" w:space="0" w:color="auto"/>
        <w:bottom w:val="none" w:sz="0" w:space="0" w:color="auto"/>
        <w:right w:val="none" w:sz="0" w:space="0" w:color="auto"/>
      </w:divBdr>
    </w:div>
    <w:div w:id="1817993389">
      <w:marLeft w:val="640"/>
      <w:marRight w:val="0"/>
      <w:marTop w:val="0"/>
      <w:marBottom w:val="0"/>
      <w:divBdr>
        <w:top w:val="none" w:sz="0" w:space="0" w:color="auto"/>
        <w:left w:val="none" w:sz="0" w:space="0" w:color="auto"/>
        <w:bottom w:val="none" w:sz="0" w:space="0" w:color="auto"/>
        <w:right w:val="none" w:sz="0" w:space="0" w:color="auto"/>
      </w:divBdr>
    </w:div>
    <w:div w:id="1819612148">
      <w:marLeft w:val="640"/>
      <w:marRight w:val="0"/>
      <w:marTop w:val="0"/>
      <w:marBottom w:val="0"/>
      <w:divBdr>
        <w:top w:val="none" w:sz="0" w:space="0" w:color="auto"/>
        <w:left w:val="none" w:sz="0" w:space="0" w:color="auto"/>
        <w:bottom w:val="none" w:sz="0" w:space="0" w:color="auto"/>
        <w:right w:val="none" w:sz="0" w:space="0" w:color="auto"/>
      </w:divBdr>
    </w:div>
    <w:div w:id="1819835250">
      <w:marLeft w:val="640"/>
      <w:marRight w:val="0"/>
      <w:marTop w:val="0"/>
      <w:marBottom w:val="0"/>
      <w:divBdr>
        <w:top w:val="none" w:sz="0" w:space="0" w:color="auto"/>
        <w:left w:val="none" w:sz="0" w:space="0" w:color="auto"/>
        <w:bottom w:val="none" w:sz="0" w:space="0" w:color="auto"/>
        <w:right w:val="none" w:sz="0" w:space="0" w:color="auto"/>
      </w:divBdr>
    </w:div>
    <w:div w:id="1820343143">
      <w:marLeft w:val="640"/>
      <w:marRight w:val="0"/>
      <w:marTop w:val="0"/>
      <w:marBottom w:val="0"/>
      <w:divBdr>
        <w:top w:val="none" w:sz="0" w:space="0" w:color="auto"/>
        <w:left w:val="none" w:sz="0" w:space="0" w:color="auto"/>
        <w:bottom w:val="none" w:sz="0" w:space="0" w:color="auto"/>
        <w:right w:val="none" w:sz="0" w:space="0" w:color="auto"/>
      </w:divBdr>
    </w:div>
    <w:div w:id="1820344162">
      <w:marLeft w:val="640"/>
      <w:marRight w:val="0"/>
      <w:marTop w:val="0"/>
      <w:marBottom w:val="0"/>
      <w:divBdr>
        <w:top w:val="none" w:sz="0" w:space="0" w:color="auto"/>
        <w:left w:val="none" w:sz="0" w:space="0" w:color="auto"/>
        <w:bottom w:val="none" w:sz="0" w:space="0" w:color="auto"/>
        <w:right w:val="none" w:sz="0" w:space="0" w:color="auto"/>
      </w:divBdr>
    </w:div>
    <w:div w:id="1820533931">
      <w:marLeft w:val="640"/>
      <w:marRight w:val="0"/>
      <w:marTop w:val="0"/>
      <w:marBottom w:val="0"/>
      <w:divBdr>
        <w:top w:val="none" w:sz="0" w:space="0" w:color="auto"/>
        <w:left w:val="none" w:sz="0" w:space="0" w:color="auto"/>
        <w:bottom w:val="none" w:sz="0" w:space="0" w:color="auto"/>
        <w:right w:val="none" w:sz="0" w:space="0" w:color="auto"/>
      </w:divBdr>
    </w:div>
    <w:div w:id="1821800526">
      <w:marLeft w:val="640"/>
      <w:marRight w:val="0"/>
      <w:marTop w:val="0"/>
      <w:marBottom w:val="0"/>
      <w:divBdr>
        <w:top w:val="none" w:sz="0" w:space="0" w:color="auto"/>
        <w:left w:val="none" w:sz="0" w:space="0" w:color="auto"/>
        <w:bottom w:val="none" w:sz="0" w:space="0" w:color="auto"/>
        <w:right w:val="none" w:sz="0" w:space="0" w:color="auto"/>
      </w:divBdr>
    </w:div>
    <w:div w:id="1821998383">
      <w:marLeft w:val="640"/>
      <w:marRight w:val="0"/>
      <w:marTop w:val="0"/>
      <w:marBottom w:val="0"/>
      <w:divBdr>
        <w:top w:val="none" w:sz="0" w:space="0" w:color="auto"/>
        <w:left w:val="none" w:sz="0" w:space="0" w:color="auto"/>
        <w:bottom w:val="none" w:sz="0" w:space="0" w:color="auto"/>
        <w:right w:val="none" w:sz="0" w:space="0" w:color="auto"/>
      </w:divBdr>
    </w:div>
    <w:div w:id="1824198839">
      <w:marLeft w:val="640"/>
      <w:marRight w:val="0"/>
      <w:marTop w:val="0"/>
      <w:marBottom w:val="0"/>
      <w:divBdr>
        <w:top w:val="none" w:sz="0" w:space="0" w:color="auto"/>
        <w:left w:val="none" w:sz="0" w:space="0" w:color="auto"/>
        <w:bottom w:val="none" w:sz="0" w:space="0" w:color="auto"/>
        <w:right w:val="none" w:sz="0" w:space="0" w:color="auto"/>
      </w:divBdr>
    </w:div>
    <w:div w:id="1824471436">
      <w:marLeft w:val="640"/>
      <w:marRight w:val="0"/>
      <w:marTop w:val="0"/>
      <w:marBottom w:val="0"/>
      <w:divBdr>
        <w:top w:val="none" w:sz="0" w:space="0" w:color="auto"/>
        <w:left w:val="none" w:sz="0" w:space="0" w:color="auto"/>
        <w:bottom w:val="none" w:sz="0" w:space="0" w:color="auto"/>
        <w:right w:val="none" w:sz="0" w:space="0" w:color="auto"/>
      </w:divBdr>
    </w:div>
    <w:div w:id="1824808730">
      <w:marLeft w:val="640"/>
      <w:marRight w:val="0"/>
      <w:marTop w:val="0"/>
      <w:marBottom w:val="0"/>
      <w:divBdr>
        <w:top w:val="none" w:sz="0" w:space="0" w:color="auto"/>
        <w:left w:val="none" w:sz="0" w:space="0" w:color="auto"/>
        <w:bottom w:val="none" w:sz="0" w:space="0" w:color="auto"/>
        <w:right w:val="none" w:sz="0" w:space="0" w:color="auto"/>
      </w:divBdr>
    </w:div>
    <w:div w:id="1826505129">
      <w:marLeft w:val="640"/>
      <w:marRight w:val="0"/>
      <w:marTop w:val="0"/>
      <w:marBottom w:val="0"/>
      <w:divBdr>
        <w:top w:val="none" w:sz="0" w:space="0" w:color="auto"/>
        <w:left w:val="none" w:sz="0" w:space="0" w:color="auto"/>
        <w:bottom w:val="none" w:sz="0" w:space="0" w:color="auto"/>
        <w:right w:val="none" w:sz="0" w:space="0" w:color="auto"/>
      </w:divBdr>
    </w:div>
    <w:div w:id="1826822021">
      <w:marLeft w:val="640"/>
      <w:marRight w:val="0"/>
      <w:marTop w:val="0"/>
      <w:marBottom w:val="0"/>
      <w:divBdr>
        <w:top w:val="none" w:sz="0" w:space="0" w:color="auto"/>
        <w:left w:val="none" w:sz="0" w:space="0" w:color="auto"/>
        <w:bottom w:val="none" w:sz="0" w:space="0" w:color="auto"/>
        <w:right w:val="none" w:sz="0" w:space="0" w:color="auto"/>
      </w:divBdr>
    </w:div>
    <w:div w:id="1828672082">
      <w:marLeft w:val="640"/>
      <w:marRight w:val="0"/>
      <w:marTop w:val="0"/>
      <w:marBottom w:val="0"/>
      <w:divBdr>
        <w:top w:val="none" w:sz="0" w:space="0" w:color="auto"/>
        <w:left w:val="none" w:sz="0" w:space="0" w:color="auto"/>
        <w:bottom w:val="none" w:sz="0" w:space="0" w:color="auto"/>
        <w:right w:val="none" w:sz="0" w:space="0" w:color="auto"/>
      </w:divBdr>
    </w:div>
    <w:div w:id="1828743329">
      <w:marLeft w:val="640"/>
      <w:marRight w:val="0"/>
      <w:marTop w:val="0"/>
      <w:marBottom w:val="0"/>
      <w:divBdr>
        <w:top w:val="none" w:sz="0" w:space="0" w:color="auto"/>
        <w:left w:val="none" w:sz="0" w:space="0" w:color="auto"/>
        <w:bottom w:val="none" w:sz="0" w:space="0" w:color="auto"/>
        <w:right w:val="none" w:sz="0" w:space="0" w:color="auto"/>
      </w:divBdr>
    </w:div>
    <w:div w:id="1829251142">
      <w:marLeft w:val="640"/>
      <w:marRight w:val="0"/>
      <w:marTop w:val="0"/>
      <w:marBottom w:val="0"/>
      <w:divBdr>
        <w:top w:val="none" w:sz="0" w:space="0" w:color="auto"/>
        <w:left w:val="none" w:sz="0" w:space="0" w:color="auto"/>
        <w:bottom w:val="none" w:sz="0" w:space="0" w:color="auto"/>
        <w:right w:val="none" w:sz="0" w:space="0" w:color="auto"/>
      </w:divBdr>
    </w:div>
    <w:div w:id="1829711102">
      <w:marLeft w:val="640"/>
      <w:marRight w:val="0"/>
      <w:marTop w:val="0"/>
      <w:marBottom w:val="0"/>
      <w:divBdr>
        <w:top w:val="none" w:sz="0" w:space="0" w:color="auto"/>
        <w:left w:val="none" w:sz="0" w:space="0" w:color="auto"/>
        <w:bottom w:val="none" w:sz="0" w:space="0" w:color="auto"/>
        <w:right w:val="none" w:sz="0" w:space="0" w:color="auto"/>
      </w:divBdr>
    </w:div>
    <w:div w:id="1831407341">
      <w:marLeft w:val="640"/>
      <w:marRight w:val="0"/>
      <w:marTop w:val="0"/>
      <w:marBottom w:val="0"/>
      <w:divBdr>
        <w:top w:val="none" w:sz="0" w:space="0" w:color="auto"/>
        <w:left w:val="none" w:sz="0" w:space="0" w:color="auto"/>
        <w:bottom w:val="none" w:sz="0" w:space="0" w:color="auto"/>
        <w:right w:val="none" w:sz="0" w:space="0" w:color="auto"/>
      </w:divBdr>
    </w:div>
    <w:div w:id="1832326848">
      <w:marLeft w:val="640"/>
      <w:marRight w:val="0"/>
      <w:marTop w:val="0"/>
      <w:marBottom w:val="0"/>
      <w:divBdr>
        <w:top w:val="none" w:sz="0" w:space="0" w:color="auto"/>
        <w:left w:val="none" w:sz="0" w:space="0" w:color="auto"/>
        <w:bottom w:val="none" w:sz="0" w:space="0" w:color="auto"/>
        <w:right w:val="none" w:sz="0" w:space="0" w:color="auto"/>
      </w:divBdr>
    </w:div>
    <w:div w:id="1832717250">
      <w:marLeft w:val="640"/>
      <w:marRight w:val="0"/>
      <w:marTop w:val="0"/>
      <w:marBottom w:val="0"/>
      <w:divBdr>
        <w:top w:val="none" w:sz="0" w:space="0" w:color="auto"/>
        <w:left w:val="none" w:sz="0" w:space="0" w:color="auto"/>
        <w:bottom w:val="none" w:sz="0" w:space="0" w:color="auto"/>
        <w:right w:val="none" w:sz="0" w:space="0" w:color="auto"/>
      </w:divBdr>
    </w:div>
    <w:div w:id="1833525826">
      <w:marLeft w:val="640"/>
      <w:marRight w:val="0"/>
      <w:marTop w:val="0"/>
      <w:marBottom w:val="0"/>
      <w:divBdr>
        <w:top w:val="none" w:sz="0" w:space="0" w:color="auto"/>
        <w:left w:val="none" w:sz="0" w:space="0" w:color="auto"/>
        <w:bottom w:val="none" w:sz="0" w:space="0" w:color="auto"/>
        <w:right w:val="none" w:sz="0" w:space="0" w:color="auto"/>
      </w:divBdr>
    </w:div>
    <w:div w:id="1833569525">
      <w:marLeft w:val="640"/>
      <w:marRight w:val="0"/>
      <w:marTop w:val="0"/>
      <w:marBottom w:val="0"/>
      <w:divBdr>
        <w:top w:val="none" w:sz="0" w:space="0" w:color="auto"/>
        <w:left w:val="none" w:sz="0" w:space="0" w:color="auto"/>
        <w:bottom w:val="none" w:sz="0" w:space="0" w:color="auto"/>
        <w:right w:val="none" w:sz="0" w:space="0" w:color="auto"/>
      </w:divBdr>
    </w:div>
    <w:div w:id="1833641607">
      <w:marLeft w:val="640"/>
      <w:marRight w:val="0"/>
      <w:marTop w:val="0"/>
      <w:marBottom w:val="0"/>
      <w:divBdr>
        <w:top w:val="none" w:sz="0" w:space="0" w:color="auto"/>
        <w:left w:val="none" w:sz="0" w:space="0" w:color="auto"/>
        <w:bottom w:val="none" w:sz="0" w:space="0" w:color="auto"/>
        <w:right w:val="none" w:sz="0" w:space="0" w:color="auto"/>
      </w:divBdr>
    </w:div>
    <w:div w:id="1833763356">
      <w:marLeft w:val="640"/>
      <w:marRight w:val="0"/>
      <w:marTop w:val="0"/>
      <w:marBottom w:val="0"/>
      <w:divBdr>
        <w:top w:val="none" w:sz="0" w:space="0" w:color="auto"/>
        <w:left w:val="none" w:sz="0" w:space="0" w:color="auto"/>
        <w:bottom w:val="none" w:sz="0" w:space="0" w:color="auto"/>
        <w:right w:val="none" w:sz="0" w:space="0" w:color="auto"/>
      </w:divBdr>
    </w:div>
    <w:div w:id="1834299593">
      <w:marLeft w:val="640"/>
      <w:marRight w:val="0"/>
      <w:marTop w:val="0"/>
      <w:marBottom w:val="0"/>
      <w:divBdr>
        <w:top w:val="none" w:sz="0" w:space="0" w:color="auto"/>
        <w:left w:val="none" w:sz="0" w:space="0" w:color="auto"/>
        <w:bottom w:val="none" w:sz="0" w:space="0" w:color="auto"/>
        <w:right w:val="none" w:sz="0" w:space="0" w:color="auto"/>
      </w:divBdr>
    </w:div>
    <w:div w:id="1834906415">
      <w:marLeft w:val="640"/>
      <w:marRight w:val="0"/>
      <w:marTop w:val="0"/>
      <w:marBottom w:val="0"/>
      <w:divBdr>
        <w:top w:val="none" w:sz="0" w:space="0" w:color="auto"/>
        <w:left w:val="none" w:sz="0" w:space="0" w:color="auto"/>
        <w:bottom w:val="none" w:sz="0" w:space="0" w:color="auto"/>
        <w:right w:val="none" w:sz="0" w:space="0" w:color="auto"/>
      </w:divBdr>
    </w:div>
    <w:div w:id="1836142741">
      <w:marLeft w:val="640"/>
      <w:marRight w:val="0"/>
      <w:marTop w:val="0"/>
      <w:marBottom w:val="0"/>
      <w:divBdr>
        <w:top w:val="none" w:sz="0" w:space="0" w:color="auto"/>
        <w:left w:val="none" w:sz="0" w:space="0" w:color="auto"/>
        <w:bottom w:val="none" w:sz="0" w:space="0" w:color="auto"/>
        <w:right w:val="none" w:sz="0" w:space="0" w:color="auto"/>
      </w:divBdr>
    </w:div>
    <w:div w:id="1836258580">
      <w:marLeft w:val="640"/>
      <w:marRight w:val="0"/>
      <w:marTop w:val="0"/>
      <w:marBottom w:val="0"/>
      <w:divBdr>
        <w:top w:val="none" w:sz="0" w:space="0" w:color="auto"/>
        <w:left w:val="none" w:sz="0" w:space="0" w:color="auto"/>
        <w:bottom w:val="none" w:sz="0" w:space="0" w:color="auto"/>
        <w:right w:val="none" w:sz="0" w:space="0" w:color="auto"/>
      </w:divBdr>
    </w:div>
    <w:div w:id="1836801413">
      <w:marLeft w:val="640"/>
      <w:marRight w:val="0"/>
      <w:marTop w:val="0"/>
      <w:marBottom w:val="0"/>
      <w:divBdr>
        <w:top w:val="none" w:sz="0" w:space="0" w:color="auto"/>
        <w:left w:val="none" w:sz="0" w:space="0" w:color="auto"/>
        <w:bottom w:val="none" w:sz="0" w:space="0" w:color="auto"/>
        <w:right w:val="none" w:sz="0" w:space="0" w:color="auto"/>
      </w:divBdr>
    </w:div>
    <w:div w:id="1837065264">
      <w:marLeft w:val="640"/>
      <w:marRight w:val="0"/>
      <w:marTop w:val="0"/>
      <w:marBottom w:val="0"/>
      <w:divBdr>
        <w:top w:val="none" w:sz="0" w:space="0" w:color="auto"/>
        <w:left w:val="none" w:sz="0" w:space="0" w:color="auto"/>
        <w:bottom w:val="none" w:sz="0" w:space="0" w:color="auto"/>
        <w:right w:val="none" w:sz="0" w:space="0" w:color="auto"/>
      </w:divBdr>
    </w:div>
    <w:div w:id="1837190936">
      <w:marLeft w:val="640"/>
      <w:marRight w:val="0"/>
      <w:marTop w:val="0"/>
      <w:marBottom w:val="0"/>
      <w:divBdr>
        <w:top w:val="none" w:sz="0" w:space="0" w:color="auto"/>
        <w:left w:val="none" w:sz="0" w:space="0" w:color="auto"/>
        <w:bottom w:val="none" w:sz="0" w:space="0" w:color="auto"/>
        <w:right w:val="none" w:sz="0" w:space="0" w:color="auto"/>
      </w:divBdr>
    </w:div>
    <w:div w:id="1837528634">
      <w:marLeft w:val="640"/>
      <w:marRight w:val="0"/>
      <w:marTop w:val="0"/>
      <w:marBottom w:val="0"/>
      <w:divBdr>
        <w:top w:val="none" w:sz="0" w:space="0" w:color="auto"/>
        <w:left w:val="none" w:sz="0" w:space="0" w:color="auto"/>
        <w:bottom w:val="none" w:sz="0" w:space="0" w:color="auto"/>
        <w:right w:val="none" w:sz="0" w:space="0" w:color="auto"/>
      </w:divBdr>
    </w:div>
    <w:div w:id="1837576944">
      <w:marLeft w:val="640"/>
      <w:marRight w:val="0"/>
      <w:marTop w:val="0"/>
      <w:marBottom w:val="0"/>
      <w:divBdr>
        <w:top w:val="none" w:sz="0" w:space="0" w:color="auto"/>
        <w:left w:val="none" w:sz="0" w:space="0" w:color="auto"/>
        <w:bottom w:val="none" w:sz="0" w:space="0" w:color="auto"/>
        <w:right w:val="none" w:sz="0" w:space="0" w:color="auto"/>
      </w:divBdr>
    </w:div>
    <w:div w:id="1837648140">
      <w:marLeft w:val="640"/>
      <w:marRight w:val="0"/>
      <w:marTop w:val="0"/>
      <w:marBottom w:val="0"/>
      <w:divBdr>
        <w:top w:val="none" w:sz="0" w:space="0" w:color="auto"/>
        <w:left w:val="none" w:sz="0" w:space="0" w:color="auto"/>
        <w:bottom w:val="none" w:sz="0" w:space="0" w:color="auto"/>
        <w:right w:val="none" w:sz="0" w:space="0" w:color="auto"/>
      </w:divBdr>
    </w:div>
    <w:div w:id="1837768305">
      <w:marLeft w:val="640"/>
      <w:marRight w:val="0"/>
      <w:marTop w:val="0"/>
      <w:marBottom w:val="0"/>
      <w:divBdr>
        <w:top w:val="none" w:sz="0" w:space="0" w:color="auto"/>
        <w:left w:val="none" w:sz="0" w:space="0" w:color="auto"/>
        <w:bottom w:val="none" w:sz="0" w:space="0" w:color="auto"/>
        <w:right w:val="none" w:sz="0" w:space="0" w:color="auto"/>
      </w:divBdr>
    </w:div>
    <w:div w:id="1837769777">
      <w:marLeft w:val="640"/>
      <w:marRight w:val="0"/>
      <w:marTop w:val="0"/>
      <w:marBottom w:val="0"/>
      <w:divBdr>
        <w:top w:val="none" w:sz="0" w:space="0" w:color="auto"/>
        <w:left w:val="none" w:sz="0" w:space="0" w:color="auto"/>
        <w:bottom w:val="none" w:sz="0" w:space="0" w:color="auto"/>
        <w:right w:val="none" w:sz="0" w:space="0" w:color="auto"/>
      </w:divBdr>
    </w:div>
    <w:div w:id="1838760868">
      <w:marLeft w:val="640"/>
      <w:marRight w:val="0"/>
      <w:marTop w:val="0"/>
      <w:marBottom w:val="0"/>
      <w:divBdr>
        <w:top w:val="none" w:sz="0" w:space="0" w:color="auto"/>
        <w:left w:val="none" w:sz="0" w:space="0" w:color="auto"/>
        <w:bottom w:val="none" w:sz="0" w:space="0" w:color="auto"/>
        <w:right w:val="none" w:sz="0" w:space="0" w:color="auto"/>
      </w:divBdr>
    </w:div>
    <w:div w:id="1838955857">
      <w:marLeft w:val="640"/>
      <w:marRight w:val="0"/>
      <w:marTop w:val="0"/>
      <w:marBottom w:val="0"/>
      <w:divBdr>
        <w:top w:val="none" w:sz="0" w:space="0" w:color="auto"/>
        <w:left w:val="none" w:sz="0" w:space="0" w:color="auto"/>
        <w:bottom w:val="none" w:sz="0" w:space="0" w:color="auto"/>
        <w:right w:val="none" w:sz="0" w:space="0" w:color="auto"/>
      </w:divBdr>
    </w:div>
    <w:div w:id="1840189115">
      <w:marLeft w:val="640"/>
      <w:marRight w:val="0"/>
      <w:marTop w:val="0"/>
      <w:marBottom w:val="0"/>
      <w:divBdr>
        <w:top w:val="none" w:sz="0" w:space="0" w:color="auto"/>
        <w:left w:val="none" w:sz="0" w:space="0" w:color="auto"/>
        <w:bottom w:val="none" w:sz="0" w:space="0" w:color="auto"/>
        <w:right w:val="none" w:sz="0" w:space="0" w:color="auto"/>
      </w:divBdr>
    </w:div>
    <w:div w:id="1840728498">
      <w:marLeft w:val="640"/>
      <w:marRight w:val="0"/>
      <w:marTop w:val="0"/>
      <w:marBottom w:val="0"/>
      <w:divBdr>
        <w:top w:val="none" w:sz="0" w:space="0" w:color="auto"/>
        <w:left w:val="none" w:sz="0" w:space="0" w:color="auto"/>
        <w:bottom w:val="none" w:sz="0" w:space="0" w:color="auto"/>
        <w:right w:val="none" w:sz="0" w:space="0" w:color="auto"/>
      </w:divBdr>
    </w:div>
    <w:div w:id="1841238492">
      <w:marLeft w:val="640"/>
      <w:marRight w:val="0"/>
      <w:marTop w:val="0"/>
      <w:marBottom w:val="0"/>
      <w:divBdr>
        <w:top w:val="none" w:sz="0" w:space="0" w:color="auto"/>
        <w:left w:val="none" w:sz="0" w:space="0" w:color="auto"/>
        <w:bottom w:val="none" w:sz="0" w:space="0" w:color="auto"/>
        <w:right w:val="none" w:sz="0" w:space="0" w:color="auto"/>
      </w:divBdr>
    </w:div>
    <w:div w:id="1842040914">
      <w:marLeft w:val="640"/>
      <w:marRight w:val="0"/>
      <w:marTop w:val="0"/>
      <w:marBottom w:val="0"/>
      <w:divBdr>
        <w:top w:val="none" w:sz="0" w:space="0" w:color="auto"/>
        <w:left w:val="none" w:sz="0" w:space="0" w:color="auto"/>
        <w:bottom w:val="none" w:sz="0" w:space="0" w:color="auto"/>
        <w:right w:val="none" w:sz="0" w:space="0" w:color="auto"/>
      </w:divBdr>
    </w:div>
    <w:div w:id="1842499754">
      <w:marLeft w:val="640"/>
      <w:marRight w:val="0"/>
      <w:marTop w:val="0"/>
      <w:marBottom w:val="0"/>
      <w:divBdr>
        <w:top w:val="none" w:sz="0" w:space="0" w:color="auto"/>
        <w:left w:val="none" w:sz="0" w:space="0" w:color="auto"/>
        <w:bottom w:val="none" w:sz="0" w:space="0" w:color="auto"/>
        <w:right w:val="none" w:sz="0" w:space="0" w:color="auto"/>
      </w:divBdr>
    </w:div>
    <w:div w:id="1842621794">
      <w:marLeft w:val="640"/>
      <w:marRight w:val="0"/>
      <w:marTop w:val="0"/>
      <w:marBottom w:val="0"/>
      <w:divBdr>
        <w:top w:val="none" w:sz="0" w:space="0" w:color="auto"/>
        <w:left w:val="none" w:sz="0" w:space="0" w:color="auto"/>
        <w:bottom w:val="none" w:sz="0" w:space="0" w:color="auto"/>
        <w:right w:val="none" w:sz="0" w:space="0" w:color="auto"/>
      </w:divBdr>
    </w:div>
    <w:div w:id="1842698618">
      <w:marLeft w:val="640"/>
      <w:marRight w:val="0"/>
      <w:marTop w:val="0"/>
      <w:marBottom w:val="0"/>
      <w:divBdr>
        <w:top w:val="none" w:sz="0" w:space="0" w:color="auto"/>
        <w:left w:val="none" w:sz="0" w:space="0" w:color="auto"/>
        <w:bottom w:val="none" w:sz="0" w:space="0" w:color="auto"/>
        <w:right w:val="none" w:sz="0" w:space="0" w:color="auto"/>
      </w:divBdr>
    </w:div>
    <w:div w:id="1843858903">
      <w:marLeft w:val="640"/>
      <w:marRight w:val="0"/>
      <w:marTop w:val="0"/>
      <w:marBottom w:val="0"/>
      <w:divBdr>
        <w:top w:val="none" w:sz="0" w:space="0" w:color="auto"/>
        <w:left w:val="none" w:sz="0" w:space="0" w:color="auto"/>
        <w:bottom w:val="none" w:sz="0" w:space="0" w:color="auto"/>
        <w:right w:val="none" w:sz="0" w:space="0" w:color="auto"/>
      </w:divBdr>
    </w:div>
    <w:div w:id="1844081751">
      <w:marLeft w:val="640"/>
      <w:marRight w:val="0"/>
      <w:marTop w:val="0"/>
      <w:marBottom w:val="0"/>
      <w:divBdr>
        <w:top w:val="none" w:sz="0" w:space="0" w:color="auto"/>
        <w:left w:val="none" w:sz="0" w:space="0" w:color="auto"/>
        <w:bottom w:val="none" w:sz="0" w:space="0" w:color="auto"/>
        <w:right w:val="none" w:sz="0" w:space="0" w:color="auto"/>
      </w:divBdr>
    </w:div>
    <w:div w:id="1844392641">
      <w:marLeft w:val="640"/>
      <w:marRight w:val="0"/>
      <w:marTop w:val="0"/>
      <w:marBottom w:val="0"/>
      <w:divBdr>
        <w:top w:val="none" w:sz="0" w:space="0" w:color="auto"/>
        <w:left w:val="none" w:sz="0" w:space="0" w:color="auto"/>
        <w:bottom w:val="none" w:sz="0" w:space="0" w:color="auto"/>
        <w:right w:val="none" w:sz="0" w:space="0" w:color="auto"/>
      </w:divBdr>
    </w:div>
    <w:div w:id="1844395401">
      <w:marLeft w:val="640"/>
      <w:marRight w:val="0"/>
      <w:marTop w:val="0"/>
      <w:marBottom w:val="0"/>
      <w:divBdr>
        <w:top w:val="none" w:sz="0" w:space="0" w:color="auto"/>
        <w:left w:val="none" w:sz="0" w:space="0" w:color="auto"/>
        <w:bottom w:val="none" w:sz="0" w:space="0" w:color="auto"/>
        <w:right w:val="none" w:sz="0" w:space="0" w:color="auto"/>
      </w:divBdr>
    </w:div>
    <w:div w:id="1844473448">
      <w:marLeft w:val="640"/>
      <w:marRight w:val="0"/>
      <w:marTop w:val="0"/>
      <w:marBottom w:val="0"/>
      <w:divBdr>
        <w:top w:val="none" w:sz="0" w:space="0" w:color="auto"/>
        <w:left w:val="none" w:sz="0" w:space="0" w:color="auto"/>
        <w:bottom w:val="none" w:sz="0" w:space="0" w:color="auto"/>
        <w:right w:val="none" w:sz="0" w:space="0" w:color="auto"/>
      </w:divBdr>
    </w:div>
    <w:div w:id="1844777839">
      <w:marLeft w:val="640"/>
      <w:marRight w:val="0"/>
      <w:marTop w:val="0"/>
      <w:marBottom w:val="0"/>
      <w:divBdr>
        <w:top w:val="none" w:sz="0" w:space="0" w:color="auto"/>
        <w:left w:val="none" w:sz="0" w:space="0" w:color="auto"/>
        <w:bottom w:val="none" w:sz="0" w:space="0" w:color="auto"/>
        <w:right w:val="none" w:sz="0" w:space="0" w:color="auto"/>
      </w:divBdr>
    </w:div>
    <w:div w:id="1845054127">
      <w:marLeft w:val="640"/>
      <w:marRight w:val="0"/>
      <w:marTop w:val="0"/>
      <w:marBottom w:val="0"/>
      <w:divBdr>
        <w:top w:val="none" w:sz="0" w:space="0" w:color="auto"/>
        <w:left w:val="none" w:sz="0" w:space="0" w:color="auto"/>
        <w:bottom w:val="none" w:sz="0" w:space="0" w:color="auto"/>
        <w:right w:val="none" w:sz="0" w:space="0" w:color="auto"/>
      </w:divBdr>
    </w:div>
    <w:div w:id="1845777819">
      <w:marLeft w:val="640"/>
      <w:marRight w:val="0"/>
      <w:marTop w:val="0"/>
      <w:marBottom w:val="0"/>
      <w:divBdr>
        <w:top w:val="none" w:sz="0" w:space="0" w:color="auto"/>
        <w:left w:val="none" w:sz="0" w:space="0" w:color="auto"/>
        <w:bottom w:val="none" w:sz="0" w:space="0" w:color="auto"/>
        <w:right w:val="none" w:sz="0" w:space="0" w:color="auto"/>
      </w:divBdr>
    </w:div>
    <w:div w:id="1846703516">
      <w:marLeft w:val="640"/>
      <w:marRight w:val="0"/>
      <w:marTop w:val="0"/>
      <w:marBottom w:val="0"/>
      <w:divBdr>
        <w:top w:val="none" w:sz="0" w:space="0" w:color="auto"/>
        <w:left w:val="none" w:sz="0" w:space="0" w:color="auto"/>
        <w:bottom w:val="none" w:sz="0" w:space="0" w:color="auto"/>
        <w:right w:val="none" w:sz="0" w:space="0" w:color="auto"/>
      </w:divBdr>
    </w:div>
    <w:div w:id="1846750375">
      <w:marLeft w:val="640"/>
      <w:marRight w:val="0"/>
      <w:marTop w:val="0"/>
      <w:marBottom w:val="0"/>
      <w:divBdr>
        <w:top w:val="none" w:sz="0" w:space="0" w:color="auto"/>
        <w:left w:val="none" w:sz="0" w:space="0" w:color="auto"/>
        <w:bottom w:val="none" w:sz="0" w:space="0" w:color="auto"/>
        <w:right w:val="none" w:sz="0" w:space="0" w:color="auto"/>
      </w:divBdr>
    </w:div>
    <w:div w:id="1847014306">
      <w:marLeft w:val="640"/>
      <w:marRight w:val="0"/>
      <w:marTop w:val="0"/>
      <w:marBottom w:val="0"/>
      <w:divBdr>
        <w:top w:val="none" w:sz="0" w:space="0" w:color="auto"/>
        <w:left w:val="none" w:sz="0" w:space="0" w:color="auto"/>
        <w:bottom w:val="none" w:sz="0" w:space="0" w:color="auto"/>
        <w:right w:val="none" w:sz="0" w:space="0" w:color="auto"/>
      </w:divBdr>
    </w:div>
    <w:div w:id="1848057327">
      <w:marLeft w:val="640"/>
      <w:marRight w:val="0"/>
      <w:marTop w:val="0"/>
      <w:marBottom w:val="0"/>
      <w:divBdr>
        <w:top w:val="none" w:sz="0" w:space="0" w:color="auto"/>
        <w:left w:val="none" w:sz="0" w:space="0" w:color="auto"/>
        <w:bottom w:val="none" w:sz="0" w:space="0" w:color="auto"/>
        <w:right w:val="none" w:sz="0" w:space="0" w:color="auto"/>
      </w:divBdr>
    </w:div>
    <w:div w:id="1848325830">
      <w:marLeft w:val="640"/>
      <w:marRight w:val="0"/>
      <w:marTop w:val="0"/>
      <w:marBottom w:val="0"/>
      <w:divBdr>
        <w:top w:val="none" w:sz="0" w:space="0" w:color="auto"/>
        <w:left w:val="none" w:sz="0" w:space="0" w:color="auto"/>
        <w:bottom w:val="none" w:sz="0" w:space="0" w:color="auto"/>
        <w:right w:val="none" w:sz="0" w:space="0" w:color="auto"/>
      </w:divBdr>
    </w:div>
    <w:div w:id="1848789709">
      <w:marLeft w:val="640"/>
      <w:marRight w:val="0"/>
      <w:marTop w:val="0"/>
      <w:marBottom w:val="0"/>
      <w:divBdr>
        <w:top w:val="none" w:sz="0" w:space="0" w:color="auto"/>
        <w:left w:val="none" w:sz="0" w:space="0" w:color="auto"/>
        <w:bottom w:val="none" w:sz="0" w:space="0" w:color="auto"/>
        <w:right w:val="none" w:sz="0" w:space="0" w:color="auto"/>
      </w:divBdr>
    </w:div>
    <w:div w:id="1848902033">
      <w:bodyDiv w:val="1"/>
      <w:marLeft w:val="0"/>
      <w:marRight w:val="0"/>
      <w:marTop w:val="0"/>
      <w:marBottom w:val="0"/>
      <w:divBdr>
        <w:top w:val="none" w:sz="0" w:space="0" w:color="auto"/>
        <w:left w:val="none" w:sz="0" w:space="0" w:color="auto"/>
        <w:bottom w:val="none" w:sz="0" w:space="0" w:color="auto"/>
        <w:right w:val="none" w:sz="0" w:space="0" w:color="auto"/>
      </w:divBdr>
      <w:divsChild>
        <w:div w:id="9258088">
          <w:marLeft w:val="640"/>
          <w:marRight w:val="0"/>
          <w:marTop w:val="0"/>
          <w:marBottom w:val="0"/>
          <w:divBdr>
            <w:top w:val="none" w:sz="0" w:space="0" w:color="auto"/>
            <w:left w:val="none" w:sz="0" w:space="0" w:color="auto"/>
            <w:bottom w:val="none" w:sz="0" w:space="0" w:color="auto"/>
            <w:right w:val="none" w:sz="0" w:space="0" w:color="auto"/>
          </w:divBdr>
        </w:div>
        <w:div w:id="9918182">
          <w:marLeft w:val="640"/>
          <w:marRight w:val="0"/>
          <w:marTop w:val="0"/>
          <w:marBottom w:val="0"/>
          <w:divBdr>
            <w:top w:val="none" w:sz="0" w:space="0" w:color="auto"/>
            <w:left w:val="none" w:sz="0" w:space="0" w:color="auto"/>
            <w:bottom w:val="none" w:sz="0" w:space="0" w:color="auto"/>
            <w:right w:val="none" w:sz="0" w:space="0" w:color="auto"/>
          </w:divBdr>
        </w:div>
        <w:div w:id="13849779">
          <w:marLeft w:val="640"/>
          <w:marRight w:val="0"/>
          <w:marTop w:val="0"/>
          <w:marBottom w:val="0"/>
          <w:divBdr>
            <w:top w:val="none" w:sz="0" w:space="0" w:color="auto"/>
            <w:left w:val="none" w:sz="0" w:space="0" w:color="auto"/>
            <w:bottom w:val="none" w:sz="0" w:space="0" w:color="auto"/>
            <w:right w:val="none" w:sz="0" w:space="0" w:color="auto"/>
          </w:divBdr>
        </w:div>
        <w:div w:id="24409178">
          <w:marLeft w:val="640"/>
          <w:marRight w:val="0"/>
          <w:marTop w:val="0"/>
          <w:marBottom w:val="0"/>
          <w:divBdr>
            <w:top w:val="none" w:sz="0" w:space="0" w:color="auto"/>
            <w:left w:val="none" w:sz="0" w:space="0" w:color="auto"/>
            <w:bottom w:val="none" w:sz="0" w:space="0" w:color="auto"/>
            <w:right w:val="none" w:sz="0" w:space="0" w:color="auto"/>
          </w:divBdr>
        </w:div>
        <w:div w:id="34238763">
          <w:marLeft w:val="640"/>
          <w:marRight w:val="0"/>
          <w:marTop w:val="0"/>
          <w:marBottom w:val="0"/>
          <w:divBdr>
            <w:top w:val="none" w:sz="0" w:space="0" w:color="auto"/>
            <w:left w:val="none" w:sz="0" w:space="0" w:color="auto"/>
            <w:bottom w:val="none" w:sz="0" w:space="0" w:color="auto"/>
            <w:right w:val="none" w:sz="0" w:space="0" w:color="auto"/>
          </w:divBdr>
        </w:div>
        <w:div w:id="36858778">
          <w:marLeft w:val="640"/>
          <w:marRight w:val="0"/>
          <w:marTop w:val="0"/>
          <w:marBottom w:val="0"/>
          <w:divBdr>
            <w:top w:val="none" w:sz="0" w:space="0" w:color="auto"/>
            <w:left w:val="none" w:sz="0" w:space="0" w:color="auto"/>
            <w:bottom w:val="none" w:sz="0" w:space="0" w:color="auto"/>
            <w:right w:val="none" w:sz="0" w:space="0" w:color="auto"/>
          </w:divBdr>
        </w:div>
        <w:div w:id="41178535">
          <w:marLeft w:val="640"/>
          <w:marRight w:val="0"/>
          <w:marTop w:val="0"/>
          <w:marBottom w:val="0"/>
          <w:divBdr>
            <w:top w:val="none" w:sz="0" w:space="0" w:color="auto"/>
            <w:left w:val="none" w:sz="0" w:space="0" w:color="auto"/>
            <w:bottom w:val="none" w:sz="0" w:space="0" w:color="auto"/>
            <w:right w:val="none" w:sz="0" w:space="0" w:color="auto"/>
          </w:divBdr>
        </w:div>
        <w:div w:id="46152927">
          <w:marLeft w:val="640"/>
          <w:marRight w:val="0"/>
          <w:marTop w:val="0"/>
          <w:marBottom w:val="0"/>
          <w:divBdr>
            <w:top w:val="none" w:sz="0" w:space="0" w:color="auto"/>
            <w:left w:val="none" w:sz="0" w:space="0" w:color="auto"/>
            <w:bottom w:val="none" w:sz="0" w:space="0" w:color="auto"/>
            <w:right w:val="none" w:sz="0" w:space="0" w:color="auto"/>
          </w:divBdr>
        </w:div>
        <w:div w:id="52169340">
          <w:marLeft w:val="640"/>
          <w:marRight w:val="0"/>
          <w:marTop w:val="0"/>
          <w:marBottom w:val="0"/>
          <w:divBdr>
            <w:top w:val="none" w:sz="0" w:space="0" w:color="auto"/>
            <w:left w:val="none" w:sz="0" w:space="0" w:color="auto"/>
            <w:bottom w:val="none" w:sz="0" w:space="0" w:color="auto"/>
            <w:right w:val="none" w:sz="0" w:space="0" w:color="auto"/>
          </w:divBdr>
        </w:div>
        <w:div w:id="54473652">
          <w:marLeft w:val="640"/>
          <w:marRight w:val="0"/>
          <w:marTop w:val="0"/>
          <w:marBottom w:val="0"/>
          <w:divBdr>
            <w:top w:val="none" w:sz="0" w:space="0" w:color="auto"/>
            <w:left w:val="none" w:sz="0" w:space="0" w:color="auto"/>
            <w:bottom w:val="none" w:sz="0" w:space="0" w:color="auto"/>
            <w:right w:val="none" w:sz="0" w:space="0" w:color="auto"/>
          </w:divBdr>
        </w:div>
        <w:div w:id="55130215">
          <w:marLeft w:val="640"/>
          <w:marRight w:val="0"/>
          <w:marTop w:val="0"/>
          <w:marBottom w:val="0"/>
          <w:divBdr>
            <w:top w:val="none" w:sz="0" w:space="0" w:color="auto"/>
            <w:left w:val="none" w:sz="0" w:space="0" w:color="auto"/>
            <w:bottom w:val="none" w:sz="0" w:space="0" w:color="auto"/>
            <w:right w:val="none" w:sz="0" w:space="0" w:color="auto"/>
          </w:divBdr>
        </w:div>
        <w:div w:id="55209136">
          <w:marLeft w:val="640"/>
          <w:marRight w:val="0"/>
          <w:marTop w:val="0"/>
          <w:marBottom w:val="0"/>
          <w:divBdr>
            <w:top w:val="none" w:sz="0" w:space="0" w:color="auto"/>
            <w:left w:val="none" w:sz="0" w:space="0" w:color="auto"/>
            <w:bottom w:val="none" w:sz="0" w:space="0" w:color="auto"/>
            <w:right w:val="none" w:sz="0" w:space="0" w:color="auto"/>
          </w:divBdr>
        </w:div>
        <w:div w:id="56827670">
          <w:marLeft w:val="640"/>
          <w:marRight w:val="0"/>
          <w:marTop w:val="0"/>
          <w:marBottom w:val="0"/>
          <w:divBdr>
            <w:top w:val="none" w:sz="0" w:space="0" w:color="auto"/>
            <w:left w:val="none" w:sz="0" w:space="0" w:color="auto"/>
            <w:bottom w:val="none" w:sz="0" w:space="0" w:color="auto"/>
            <w:right w:val="none" w:sz="0" w:space="0" w:color="auto"/>
          </w:divBdr>
        </w:div>
        <w:div w:id="57361682">
          <w:marLeft w:val="640"/>
          <w:marRight w:val="0"/>
          <w:marTop w:val="0"/>
          <w:marBottom w:val="0"/>
          <w:divBdr>
            <w:top w:val="none" w:sz="0" w:space="0" w:color="auto"/>
            <w:left w:val="none" w:sz="0" w:space="0" w:color="auto"/>
            <w:bottom w:val="none" w:sz="0" w:space="0" w:color="auto"/>
            <w:right w:val="none" w:sz="0" w:space="0" w:color="auto"/>
          </w:divBdr>
        </w:div>
        <w:div w:id="58407492">
          <w:marLeft w:val="640"/>
          <w:marRight w:val="0"/>
          <w:marTop w:val="0"/>
          <w:marBottom w:val="0"/>
          <w:divBdr>
            <w:top w:val="none" w:sz="0" w:space="0" w:color="auto"/>
            <w:left w:val="none" w:sz="0" w:space="0" w:color="auto"/>
            <w:bottom w:val="none" w:sz="0" w:space="0" w:color="auto"/>
            <w:right w:val="none" w:sz="0" w:space="0" w:color="auto"/>
          </w:divBdr>
        </w:div>
        <w:div w:id="67464127">
          <w:marLeft w:val="640"/>
          <w:marRight w:val="0"/>
          <w:marTop w:val="0"/>
          <w:marBottom w:val="0"/>
          <w:divBdr>
            <w:top w:val="none" w:sz="0" w:space="0" w:color="auto"/>
            <w:left w:val="none" w:sz="0" w:space="0" w:color="auto"/>
            <w:bottom w:val="none" w:sz="0" w:space="0" w:color="auto"/>
            <w:right w:val="none" w:sz="0" w:space="0" w:color="auto"/>
          </w:divBdr>
        </w:div>
        <w:div w:id="70467454">
          <w:marLeft w:val="640"/>
          <w:marRight w:val="0"/>
          <w:marTop w:val="0"/>
          <w:marBottom w:val="0"/>
          <w:divBdr>
            <w:top w:val="none" w:sz="0" w:space="0" w:color="auto"/>
            <w:left w:val="none" w:sz="0" w:space="0" w:color="auto"/>
            <w:bottom w:val="none" w:sz="0" w:space="0" w:color="auto"/>
            <w:right w:val="none" w:sz="0" w:space="0" w:color="auto"/>
          </w:divBdr>
        </w:div>
        <w:div w:id="103044649">
          <w:marLeft w:val="640"/>
          <w:marRight w:val="0"/>
          <w:marTop w:val="0"/>
          <w:marBottom w:val="0"/>
          <w:divBdr>
            <w:top w:val="none" w:sz="0" w:space="0" w:color="auto"/>
            <w:left w:val="none" w:sz="0" w:space="0" w:color="auto"/>
            <w:bottom w:val="none" w:sz="0" w:space="0" w:color="auto"/>
            <w:right w:val="none" w:sz="0" w:space="0" w:color="auto"/>
          </w:divBdr>
        </w:div>
        <w:div w:id="125439885">
          <w:marLeft w:val="640"/>
          <w:marRight w:val="0"/>
          <w:marTop w:val="0"/>
          <w:marBottom w:val="0"/>
          <w:divBdr>
            <w:top w:val="none" w:sz="0" w:space="0" w:color="auto"/>
            <w:left w:val="none" w:sz="0" w:space="0" w:color="auto"/>
            <w:bottom w:val="none" w:sz="0" w:space="0" w:color="auto"/>
            <w:right w:val="none" w:sz="0" w:space="0" w:color="auto"/>
          </w:divBdr>
        </w:div>
        <w:div w:id="131143478">
          <w:marLeft w:val="640"/>
          <w:marRight w:val="0"/>
          <w:marTop w:val="0"/>
          <w:marBottom w:val="0"/>
          <w:divBdr>
            <w:top w:val="none" w:sz="0" w:space="0" w:color="auto"/>
            <w:left w:val="none" w:sz="0" w:space="0" w:color="auto"/>
            <w:bottom w:val="none" w:sz="0" w:space="0" w:color="auto"/>
            <w:right w:val="none" w:sz="0" w:space="0" w:color="auto"/>
          </w:divBdr>
        </w:div>
        <w:div w:id="132985573">
          <w:marLeft w:val="640"/>
          <w:marRight w:val="0"/>
          <w:marTop w:val="0"/>
          <w:marBottom w:val="0"/>
          <w:divBdr>
            <w:top w:val="none" w:sz="0" w:space="0" w:color="auto"/>
            <w:left w:val="none" w:sz="0" w:space="0" w:color="auto"/>
            <w:bottom w:val="none" w:sz="0" w:space="0" w:color="auto"/>
            <w:right w:val="none" w:sz="0" w:space="0" w:color="auto"/>
          </w:divBdr>
        </w:div>
        <w:div w:id="151458978">
          <w:marLeft w:val="640"/>
          <w:marRight w:val="0"/>
          <w:marTop w:val="0"/>
          <w:marBottom w:val="0"/>
          <w:divBdr>
            <w:top w:val="none" w:sz="0" w:space="0" w:color="auto"/>
            <w:left w:val="none" w:sz="0" w:space="0" w:color="auto"/>
            <w:bottom w:val="none" w:sz="0" w:space="0" w:color="auto"/>
            <w:right w:val="none" w:sz="0" w:space="0" w:color="auto"/>
          </w:divBdr>
        </w:div>
        <w:div w:id="154341933">
          <w:marLeft w:val="640"/>
          <w:marRight w:val="0"/>
          <w:marTop w:val="0"/>
          <w:marBottom w:val="0"/>
          <w:divBdr>
            <w:top w:val="none" w:sz="0" w:space="0" w:color="auto"/>
            <w:left w:val="none" w:sz="0" w:space="0" w:color="auto"/>
            <w:bottom w:val="none" w:sz="0" w:space="0" w:color="auto"/>
            <w:right w:val="none" w:sz="0" w:space="0" w:color="auto"/>
          </w:divBdr>
        </w:div>
        <w:div w:id="156769958">
          <w:marLeft w:val="640"/>
          <w:marRight w:val="0"/>
          <w:marTop w:val="0"/>
          <w:marBottom w:val="0"/>
          <w:divBdr>
            <w:top w:val="none" w:sz="0" w:space="0" w:color="auto"/>
            <w:left w:val="none" w:sz="0" w:space="0" w:color="auto"/>
            <w:bottom w:val="none" w:sz="0" w:space="0" w:color="auto"/>
            <w:right w:val="none" w:sz="0" w:space="0" w:color="auto"/>
          </w:divBdr>
        </w:div>
        <w:div w:id="170727903">
          <w:marLeft w:val="640"/>
          <w:marRight w:val="0"/>
          <w:marTop w:val="0"/>
          <w:marBottom w:val="0"/>
          <w:divBdr>
            <w:top w:val="none" w:sz="0" w:space="0" w:color="auto"/>
            <w:left w:val="none" w:sz="0" w:space="0" w:color="auto"/>
            <w:bottom w:val="none" w:sz="0" w:space="0" w:color="auto"/>
            <w:right w:val="none" w:sz="0" w:space="0" w:color="auto"/>
          </w:divBdr>
        </w:div>
        <w:div w:id="172691911">
          <w:marLeft w:val="640"/>
          <w:marRight w:val="0"/>
          <w:marTop w:val="0"/>
          <w:marBottom w:val="0"/>
          <w:divBdr>
            <w:top w:val="none" w:sz="0" w:space="0" w:color="auto"/>
            <w:left w:val="none" w:sz="0" w:space="0" w:color="auto"/>
            <w:bottom w:val="none" w:sz="0" w:space="0" w:color="auto"/>
            <w:right w:val="none" w:sz="0" w:space="0" w:color="auto"/>
          </w:divBdr>
        </w:div>
        <w:div w:id="182715867">
          <w:marLeft w:val="640"/>
          <w:marRight w:val="0"/>
          <w:marTop w:val="0"/>
          <w:marBottom w:val="0"/>
          <w:divBdr>
            <w:top w:val="none" w:sz="0" w:space="0" w:color="auto"/>
            <w:left w:val="none" w:sz="0" w:space="0" w:color="auto"/>
            <w:bottom w:val="none" w:sz="0" w:space="0" w:color="auto"/>
            <w:right w:val="none" w:sz="0" w:space="0" w:color="auto"/>
          </w:divBdr>
        </w:div>
        <w:div w:id="188761757">
          <w:marLeft w:val="640"/>
          <w:marRight w:val="0"/>
          <w:marTop w:val="0"/>
          <w:marBottom w:val="0"/>
          <w:divBdr>
            <w:top w:val="none" w:sz="0" w:space="0" w:color="auto"/>
            <w:left w:val="none" w:sz="0" w:space="0" w:color="auto"/>
            <w:bottom w:val="none" w:sz="0" w:space="0" w:color="auto"/>
            <w:right w:val="none" w:sz="0" w:space="0" w:color="auto"/>
          </w:divBdr>
        </w:div>
        <w:div w:id="222454041">
          <w:marLeft w:val="640"/>
          <w:marRight w:val="0"/>
          <w:marTop w:val="0"/>
          <w:marBottom w:val="0"/>
          <w:divBdr>
            <w:top w:val="none" w:sz="0" w:space="0" w:color="auto"/>
            <w:left w:val="none" w:sz="0" w:space="0" w:color="auto"/>
            <w:bottom w:val="none" w:sz="0" w:space="0" w:color="auto"/>
            <w:right w:val="none" w:sz="0" w:space="0" w:color="auto"/>
          </w:divBdr>
        </w:div>
        <w:div w:id="231089478">
          <w:marLeft w:val="640"/>
          <w:marRight w:val="0"/>
          <w:marTop w:val="0"/>
          <w:marBottom w:val="0"/>
          <w:divBdr>
            <w:top w:val="none" w:sz="0" w:space="0" w:color="auto"/>
            <w:left w:val="none" w:sz="0" w:space="0" w:color="auto"/>
            <w:bottom w:val="none" w:sz="0" w:space="0" w:color="auto"/>
            <w:right w:val="none" w:sz="0" w:space="0" w:color="auto"/>
          </w:divBdr>
        </w:div>
        <w:div w:id="240215820">
          <w:marLeft w:val="640"/>
          <w:marRight w:val="0"/>
          <w:marTop w:val="0"/>
          <w:marBottom w:val="0"/>
          <w:divBdr>
            <w:top w:val="none" w:sz="0" w:space="0" w:color="auto"/>
            <w:left w:val="none" w:sz="0" w:space="0" w:color="auto"/>
            <w:bottom w:val="none" w:sz="0" w:space="0" w:color="auto"/>
            <w:right w:val="none" w:sz="0" w:space="0" w:color="auto"/>
          </w:divBdr>
        </w:div>
        <w:div w:id="244416201">
          <w:marLeft w:val="640"/>
          <w:marRight w:val="0"/>
          <w:marTop w:val="0"/>
          <w:marBottom w:val="0"/>
          <w:divBdr>
            <w:top w:val="none" w:sz="0" w:space="0" w:color="auto"/>
            <w:left w:val="none" w:sz="0" w:space="0" w:color="auto"/>
            <w:bottom w:val="none" w:sz="0" w:space="0" w:color="auto"/>
            <w:right w:val="none" w:sz="0" w:space="0" w:color="auto"/>
          </w:divBdr>
        </w:div>
        <w:div w:id="244800929">
          <w:marLeft w:val="640"/>
          <w:marRight w:val="0"/>
          <w:marTop w:val="0"/>
          <w:marBottom w:val="0"/>
          <w:divBdr>
            <w:top w:val="none" w:sz="0" w:space="0" w:color="auto"/>
            <w:left w:val="none" w:sz="0" w:space="0" w:color="auto"/>
            <w:bottom w:val="none" w:sz="0" w:space="0" w:color="auto"/>
            <w:right w:val="none" w:sz="0" w:space="0" w:color="auto"/>
          </w:divBdr>
        </w:div>
        <w:div w:id="266818193">
          <w:marLeft w:val="640"/>
          <w:marRight w:val="0"/>
          <w:marTop w:val="0"/>
          <w:marBottom w:val="0"/>
          <w:divBdr>
            <w:top w:val="none" w:sz="0" w:space="0" w:color="auto"/>
            <w:left w:val="none" w:sz="0" w:space="0" w:color="auto"/>
            <w:bottom w:val="none" w:sz="0" w:space="0" w:color="auto"/>
            <w:right w:val="none" w:sz="0" w:space="0" w:color="auto"/>
          </w:divBdr>
        </w:div>
        <w:div w:id="267741380">
          <w:marLeft w:val="640"/>
          <w:marRight w:val="0"/>
          <w:marTop w:val="0"/>
          <w:marBottom w:val="0"/>
          <w:divBdr>
            <w:top w:val="none" w:sz="0" w:space="0" w:color="auto"/>
            <w:left w:val="none" w:sz="0" w:space="0" w:color="auto"/>
            <w:bottom w:val="none" w:sz="0" w:space="0" w:color="auto"/>
            <w:right w:val="none" w:sz="0" w:space="0" w:color="auto"/>
          </w:divBdr>
        </w:div>
        <w:div w:id="270017174">
          <w:marLeft w:val="640"/>
          <w:marRight w:val="0"/>
          <w:marTop w:val="0"/>
          <w:marBottom w:val="0"/>
          <w:divBdr>
            <w:top w:val="none" w:sz="0" w:space="0" w:color="auto"/>
            <w:left w:val="none" w:sz="0" w:space="0" w:color="auto"/>
            <w:bottom w:val="none" w:sz="0" w:space="0" w:color="auto"/>
            <w:right w:val="none" w:sz="0" w:space="0" w:color="auto"/>
          </w:divBdr>
        </w:div>
        <w:div w:id="275449704">
          <w:marLeft w:val="640"/>
          <w:marRight w:val="0"/>
          <w:marTop w:val="0"/>
          <w:marBottom w:val="0"/>
          <w:divBdr>
            <w:top w:val="none" w:sz="0" w:space="0" w:color="auto"/>
            <w:left w:val="none" w:sz="0" w:space="0" w:color="auto"/>
            <w:bottom w:val="none" w:sz="0" w:space="0" w:color="auto"/>
            <w:right w:val="none" w:sz="0" w:space="0" w:color="auto"/>
          </w:divBdr>
        </w:div>
        <w:div w:id="291785197">
          <w:marLeft w:val="640"/>
          <w:marRight w:val="0"/>
          <w:marTop w:val="0"/>
          <w:marBottom w:val="0"/>
          <w:divBdr>
            <w:top w:val="none" w:sz="0" w:space="0" w:color="auto"/>
            <w:left w:val="none" w:sz="0" w:space="0" w:color="auto"/>
            <w:bottom w:val="none" w:sz="0" w:space="0" w:color="auto"/>
            <w:right w:val="none" w:sz="0" w:space="0" w:color="auto"/>
          </w:divBdr>
        </w:div>
        <w:div w:id="291903150">
          <w:marLeft w:val="640"/>
          <w:marRight w:val="0"/>
          <w:marTop w:val="0"/>
          <w:marBottom w:val="0"/>
          <w:divBdr>
            <w:top w:val="none" w:sz="0" w:space="0" w:color="auto"/>
            <w:left w:val="none" w:sz="0" w:space="0" w:color="auto"/>
            <w:bottom w:val="none" w:sz="0" w:space="0" w:color="auto"/>
            <w:right w:val="none" w:sz="0" w:space="0" w:color="auto"/>
          </w:divBdr>
        </w:div>
        <w:div w:id="298267614">
          <w:marLeft w:val="640"/>
          <w:marRight w:val="0"/>
          <w:marTop w:val="0"/>
          <w:marBottom w:val="0"/>
          <w:divBdr>
            <w:top w:val="none" w:sz="0" w:space="0" w:color="auto"/>
            <w:left w:val="none" w:sz="0" w:space="0" w:color="auto"/>
            <w:bottom w:val="none" w:sz="0" w:space="0" w:color="auto"/>
            <w:right w:val="none" w:sz="0" w:space="0" w:color="auto"/>
          </w:divBdr>
        </w:div>
        <w:div w:id="299724100">
          <w:marLeft w:val="640"/>
          <w:marRight w:val="0"/>
          <w:marTop w:val="0"/>
          <w:marBottom w:val="0"/>
          <w:divBdr>
            <w:top w:val="none" w:sz="0" w:space="0" w:color="auto"/>
            <w:left w:val="none" w:sz="0" w:space="0" w:color="auto"/>
            <w:bottom w:val="none" w:sz="0" w:space="0" w:color="auto"/>
            <w:right w:val="none" w:sz="0" w:space="0" w:color="auto"/>
          </w:divBdr>
        </w:div>
        <w:div w:id="301692931">
          <w:marLeft w:val="640"/>
          <w:marRight w:val="0"/>
          <w:marTop w:val="0"/>
          <w:marBottom w:val="0"/>
          <w:divBdr>
            <w:top w:val="none" w:sz="0" w:space="0" w:color="auto"/>
            <w:left w:val="none" w:sz="0" w:space="0" w:color="auto"/>
            <w:bottom w:val="none" w:sz="0" w:space="0" w:color="auto"/>
            <w:right w:val="none" w:sz="0" w:space="0" w:color="auto"/>
          </w:divBdr>
        </w:div>
        <w:div w:id="315305798">
          <w:marLeft w:val="640"/>
          <w:marRight w:val="0"/>
          <w:marTop w:val="0"/>
          <w:marBottom w:val="0"/>
          <w:divBdr>
            <w:top w:val="none" w:sz="0" w:space="0" w:color="auto"/>
            <w:left w:val="none" w:sz="0" w:space="0" w:color="auto"/>
            <w:bottom w:val="none" w:sz="0" w:space="0" w:color="auto"/>
            <w:right w:val="none" w:sz="0" w:space="0" w:color="auto"/>
          </w:divBdr>
        </w:div>
        <w:div w:id="321348810">
          <w:marLeft w:val="640"/>
          <w:marRight w:val="0"/>
          <w:marTop w:val="0"/>
          <w:marBottom w:val="0"/>
          <w:divBdr>
            <w:top w:val="none" w:sz="0" w:space="0" w:color="auto"/>
            <w:left w:val="none" w:sz="0" w:space="0" w:color="auto"/>
            <w:bottom w:val="none" w:sz="0" w:space="0" w:color="auto"/>
            <w:right w:val="none" w:sz="0" w:space="0" w:color="auto"/>
          </w:divBdr>
        </w:div>
        <w:div w:id="332952312">
          <w:marLeft w:val="640"/>
          <w:marRight w:val="0"/>
          <w:marTop w:val="0"/>
          <w:marBottom w:val="0"/>
          <w:divBdr>
            <w:top w:val="none" w:sz="0" w:space="0" w:color="auto"/>
            <w:left w:val="none" w:sz="0" w:space="0" w:color="auto"/>
            <w:bottom w:val="none" w:sz="0" w:space="0" w:color="auto"/>
            <w:right w:val="none" w:sz="0" w:space="0" w:color="auto"/>
          </w:divBdr>
        </w:div>
        <w:div w:id="336731330">
          <w:marLeft w:val="640"/>
          <w:marRight w:val="0"/>
          <w:marTop w:val="0"/>
          <w:marBottom w:val="0"/>
          <w:divBdr>
            <w:top w:val="none" w:sz="0" w:space="0" w:color="auto"/>
            <w:left w:val="none" w:sz="0" w:space="0" w:color="auto"/>
            <w:bottom w:val="none" w:sz="0" w:space="0" w:color="auto"/>
            <w:right w:val="none" w:sz="0" w:space="0" w:color="auto"/>
          </w:divBdr>
        </w:div>
        <w:div w:id="338234819">
          <w:marLeft w:val="640"/>
          <w:marRight w:val="0"/>
          <w:marTop w:val="0"/>
          <w:marBottom w:val="0"/>
          <w:divBdr>
            <w:top w:val="none" w:sz="0" w:space="0" w:color="auto"/>
            <w:left w:val="none" w:sz="0" w:space="0" w:color="auto"/>
            <w:bottom w:val="none" w:sz="0" w:space="0" w:color="auto"/>
            <w:right w:val="none" w:sz="0" w:space="0" w:color="auto"/>
          </w:divBdr>
        </w:div>
        <w:div w:id="344211565">
          <w:marLeft w:val="640"/>
          <w:marRight w:val="0"/>
          <w:marTop w:val="0"/>
          <w:marBottom w:val="0"/>
          <w:divBdr>
            <w:top w:val="none" w:sz="0" w:space="0" w:color="auto"/>
            <w:left w:val="none" w:sz="0" w:space="0" w:color="auto"/>
            <w:bottom w:val="none" w:sz="0" w:space="0" w:color="auto"/>
            <w:right w:val="none" w:sz="0" w:space="0" w:color="auto"/>
          </w:divBdr>
        </w:div>
        <w:div w:id="352150393">
          <w:marLeft w:val="640"/>
          <w:marRight w:val="0"/>
          <w:marTop w:val="0"/>
          <w:marBottom w:val="0"/>
          <w:divBdr>
            <w:top w:val="none" w:sz="0" w:space="0" w:color="auto"/>
            <w:left w:val="none" w:sz="0" w:space="0" w:color="auto"/>
            <w:bottom w:val="none" w:sz="0" w:space="0" w:color="auto"/>
            <w:right w:val="none" w:sz="0" w:space="0" w:color="auto"/>
          </w:divBdr>
        </w:div>
        <w:div w:id="359934549">
          <w:marLeft w:val="640"/>
          <w:marRight w:val="0"/>
          <w:marTop w:val="0"/>
          <w:marBottom w:val="0"/>
          <w:divBdr>
            <w:top w:val="none" w:sz="0" w:space="0" w:color="auto"/>
            <w:left w:val="none" w:sz="0" w:space="0" w:color="auto"/>
            <w:bottom w:val="none" w:sz="0" w:space="0" w:color="auto"/>
            <w:right w:val="none" w:sz="0" w:space="0" w:color="auto"/>
          </w:divBdr>
        </w:div>
        <w:div w:id="379020084">
          <w:marLeft w:val="640"/>
          <w:marRight w:val="0"/>
          <w:marTop w:val="0"/>
          <w:marBottom w:val="0"/>
          <w:divBdr>
            <w:top w:val="none" w:sz="0" w:space="0" w:color="auto"/>
            <w:left w:val="none" w:sz="0" w:space="0" w:color="auto"/>
            <w:bottom w:val="none" w:sz="0" w:space="0" w:color="auto"/>
            <w:right w:val="none" w:sz="0" w:space="0" w:color="auto"/>
          </w:divBdr>
        </w:div>
        <w:div w:id="384835540">
          <w:marLeft w:val="640"/>
          <w:marRight w:val="0"/>
          <w:marTop w:val="0"/>
          <w:marBottom w:val="0"/>
          <w:divBdr>
            <w:top w:val="none" w:sz="0" w:space="0" w:color="auto"/>
            <w:left w:val="none" w:sz="0" w:space="0" w:color="auto"/>
            <w:bottom w:val="none" w:sz="0" w:space="0" w:color="auto"/>
            <w:right w:val="none" w:sz="0" w:space="0" w:color="auto"/>
          </w:divBdr>
        </w:div>
        <w:div w:id="389158475">
          <w:marLeft w:val="640"/>
          <w:marRight w:val="0"/>
          <w:marTop w:val="0"/>
          <w:marBottom w:val="0"/>
          <w:divBdr>
            <w:top w:val="none" w:sz="0" w:space="0" w:color="auto"/>
            <w:left w:val="none" w:sz="0" w:space="0" w:color="auto"/>
            <w:bottom w:val="none" w:sz="0" w:space="0" w:color="auto"/>
            <w:right w:val="none" w:sz="0" w:space="0" w:color="auto"/>
          </w:divBdr>
        </w:div>
        <w:div w:id="397751734">
          <w:marLeft w:val="640"/>
          <w:marRight w:val="0"/>
          <w:marTop w:val="0"/>
          <w:marBottom w:val="0"/>
          <w:divBdr>
            <w:top w:val="none" w:sz="0" w:space="0" w:color="auto"/>
            <w:left w:val="none" w:sz="0" w:space="0" w:color="auto"/>
            <w:bottom w:val="none" w:sz="0" w:space="0" w:color="auto"/>
            <w:right w:val="none" w:sz="0" w:space="0" w:color="auto"/>
          </w:divBdr>
        </w:div>
        <w:div w:id="398525022">
          <w:marLeft w:val="640"/>
          <w:marRight w:val="0"/>
          <w:marTop w:val="0"/>
          <w:marBottom w:val="0"/>
          <w:divBdr>
            <w:top w:val="none" w:sz="0" w:space="0" w:color="auto"/>
            <w:left w:val="none" w:sz="0" w:space="0" w:color="auto"/>
            <w:bottom w:val="none" w:sz="0" w:space="0" w:color="auto"/>
            <w:right w:val="none" w:sz="0" w:space="0" w:color="auto"/>
          </w:divBdr>
        </w:div>
        <w:div w:id="405884029">
          <w:marLeft w:val="640"/>
          <w:marRight w:val="0"/>
          <w:marTop w:val="0"/>
          <w:marBottom w:val="0"/>
          <w:divBdr>
            <w:top w:val="none" w:sz="0" w:space="0" w:color="auto"/>
            <w:left w:val="none" w:sz="0" w:space="0" w:color="auto"/>
            <w:bottom w:val="none" w:sz="0" w:space="0" w:color="auto"/>
            <w:right w:val="none" w:sz="0" w:space="0" w:color="auto"/>
          </w:divBdr>
        </w:div>
        <w:div w:id="436953296">
          <w:marLeft w:val="640"/>
          <w:marRight w:val="0"/>
          <w:marTop w:val="0"/>
          <w:marBottom w:val="0"/>
          <w:divBdr>
            <w:top w:val="none" w:sz="0" w:space="0" w:color="auto"/>
            <w:left w:val="none" w:sz="0" w:space="0" w:color="auto"/>
            <w:bottom w:val="none" w:sz="0" w:space="0" w:color="auto"/>
            <w:right w:val="none" w:sz="0" w:space="0" w:color="auto"/>
          </w:divBdr>
        </w:div>
        <w:div w:id="437338142">
          <w:marLeft w:val="640"/>
          <w:marRight w:val="0"/>
          <w:marTop w:val="0"/>
          <w:marBottom w:val="0"/>
          <w:divBdr>
            <w:top w:val="none" w:sz="0" w:space="0" w:color="auto"/>
            <w:left w:val="none" w:sz="0" w:space="0" w:color="auto"/>
            <w:bottom w:val="none" w:sz="0" w:space="0" w:color="auto"/>
            <w:right w:val="none" w:sz="0" w:space="0" w:color="auto"/>
          </w:divBdr>
        </w:div>
        <w:div w:id="437986020">
          <w:marLeft w:val="640"/>
          <w:marRight w:val="0"/>
          <w:marTop w:val="0"/>
          <w:marBottom w:val="0"/>
          <w:divBdr>
            <w:top w:val="none" w:sz="0" w:space="0" w:color="auto"/>
            <w:left w:val="none" w:sz="0" w:space="0" w:color="auto"/>
            <w:bottom w:val="none" w:sz="0" w:space="0" w:color="auto"/>
            <w:right w:val="none" w:sz="0" w:space="0" w:color="auto"/>
          </w:divBdr>
        </w:div>
        <w:div w:id="453333522">
          <w:marLeft w:val="640"/>
          <w:marRight w:val="0"/>
          <w:marTop w:val="0"/>
          <w:marBottom w:val="0"/>
          <w:divBdr>
            <w:top w:val="none" w:sz="0" w:space="0" w:color="auto"/>
            <w:left w:val="none" w:sz="0" w:space="0" w:color="auto"/>
            <w:bottom w:val="none" w:sz="0" w:space="0" w:color="auto"/>
            <w:right w:val="none" w:sz="0" w:space="0" w:color="auto"/>
          </w:divBdr>
        </w:div>
        <w:div w:id="456265307">
          <w:marLeft w:val="640"/>
          <w:marRight w:val="0"/>
          <w:marTop w:val="0"/>
          <w:marBottom w:val="0"/>
          <w:divBdr>
            <w:top w:val="none" w:sz="0" w:space="0" w:color="auto"/>
            <w:left w:val="none" w:sz="0" w:space="0" w:color="auto"/>
            <w:bottom w:val="none" w:sz="0" w:space="0" w:color="auto"/>
            <w:right w:val="none" w:sz="0" w:space="0" w:color="auto"/>
          </w:divBdr>
        </w:div>
        <w:div w:id="459349465">
          <w:marLeft w:val="640"/>
          <w:marRight w:val="0"/>
          <w:marTop w:val="0"/>
          <w:marBottom w:val="0"/>
          <w:divBdr>
            <w:top w:val="none" w:sz="0" w:space="0" w:color="auto"/>
            <w:left w:val="none" w:sz="0" w:space="0" w:color="auto"/>
            <w:bottom w:val="none" w:sz="0" w:space="0" w:color="auto"/>
            <w:right w:val="none" w:sz="0" w:space="0" w:color="auto"/>
          </w:divBdr>
        </w:div>
        <w:div w:id="468474211">
          <w:marLeft w:val="640"/>
          <w:marRight w:val="0"/>
          <w:marTop w:val="0"/>
          <w:marBottom w:val="0"/>
          <w:divBdr>
            <w:top w:val="none" w:sz="0" w:space="0" w:color="auto"/>
            <w:left w:val="none" w:sz="0" w:space="0" w:color="auto"/>
            <w:bottom w:val="none" w:sz="0" w:space="0" w:color="auto"/>
            <w:right w:val="none" w:sz="0" w:space="0" w:color="auto"/>
          </w:divBdr>
        </w:div>
        <w:div w:id="469059017">
          <w:marLeft w:val="640"/>
          <w:marRight w:val="0"/>
          <w:marTop w:val="0"/>
          <w:marBottom w:val="0"/>
          <w:divBdr>
            <w:top w:val="none" w:sz="0" w:space="0" w:color="auto"/>
            <w:left w:val="none" w:sz="0" w:space="0" w:color="auto"/>
            <w:bottom w:val="none" w:sz="0" w:space="0" w:color="auto"/>
            <w:right w:val="none" w:sz="0" w:space="0" w:color="auto"/>
          </w:divBdr>
        </w:div>
        <w:div w:id="481195846">
          <w:marLeft w:val="640"/>
          <w:marRight w:val="0"/>
          <w:marTop w:val="0"/>
          <w:marBottom w:val="0"/>
          <w:divBdr>
            <w:top w:val="none" w:sz="0" w:space="0" w:color="auto"/>
            <w:left w:val="none" w:sz="0" w:space="0" w:color="auto"/>
            <w:bottom w:val="none" w:sz="0" w:space="0" w:color="auto"/>
            <w:right w:val="none" w:sz="0" w:space="0" w:color="auto"/>
          </w:divBdr>
        </w:div>
        <w:div w:id="484929498">
          <w:marLeft w:val="640"/>
          <w:marRight w:val="0"/>
          <w:marTop w:val="0"/>
          <w:marBottom w:val="0"/>
          <w:divBdr>
            <w:top w:val="none" w:sz="0" w:space="0" w:color="auto"/>
            <w:left w:val="none" w:sz="0" w:space="0" w:color="auto"/>
            <w:bottom w:val="none" w:sz="0" w:space="0" w:color="auto"/>
            <w:right w:val="none" w:sz="0" w:space="0" w:color="auto"/>
          </w:divBdr>
        </w:div>
        <w:div w:id="485972514">
          <w:marLeft w:val="640"/>
          <w:marRight w:val="0"/>
          <w:marTop w:val="0"/>
          <w:marBottom w:val="0"/>
          <w:divBdr>
            <w:top w:val="none" w:sz="0" w:space="0" w:color="auto"/>
            <w:left w:val="none" w:sz="0" w:space="0" w:color="auto"/>
            <w:bottom w:val="none" w:sz="0" w:space="0" w:color="auto"/>
            <w:right w:val="none" w:sz="0" w:space="0" w:color="auto"/>
          </w:divBdr>
        </w:div>
        <w:div w:id="486434112">
          <w:marLeft w:val="640"/>
          <w:marRight w:val="0"/>
          <w:marTop w:val="0"/>
          <w:marBottom w:val="0"/>
          <w:divBdr>
            <w:top w:val="none" w:sz="0" w:space="0" w:color="auto"/>
            <w:left w:val="none" w:sz="0" w:space="0" w:color="auto"/>
            <w:bottom w:val="none" w:sz="0" w:space="0" w:color="auto"/>
            <w:right w:val="none" w:sz="0" w:space="0" w:color="auto"/>
          </w:divBdr>
        </w:div>
        <w:div w:id="488637348">
          <w:marLeft w:val="640"/>
          <w:marRight w:val="0"/>
          <w:marTop w:val="0"/>
          <w:marBottom w:val="0"/>
          <w:divBdr>
            <w:top w:val="none" w:sz="0" w:space="0" w:color="auto"/>
            <w:left w:val="none" w:sz="0" w:space="0" w:color="auto"/>
            <w:bottom w:val="none" w:sz="0" w:space="0" w:color="auto"/>
            <w:right w:val="none" w:sz="0" w:space="0" w:color="auto"/>
          </w:divBdr>
        </w:div>
        <w:div w:id="490296014">
          <w:marLeft w:val="640"/>
          <w:marRight w:val="0"/>
          <w:marTop w:val="0"/>
          <w:marBottom w:val="0"/>
          <w:divBdr>
            <w:top w:val="none" w:sz="0" w:space="0" w:color="auto"/>
            <w:left w:val="none" w:sz="0" w:space="0" w:color="auto"/>
            <w:bottom w:val="none" w:sz="0" w:space="0" w:color="auto"/>
            <w:right w:val="none" w:sz="0" w:space="0" w:color="auto"/>
          </w:divBdr>
        </w:div>
        <w:div w:id="507477076">
          <w:marLeft w:val="640"/>
          <w:marRight w:val="0"/>
          <w:marTop w:val="0"/>
          <w:marBottom w:val="0"/>
          <w:divBdr>
            <w:top w:val="none" w:sz="0" w:space="0" w:color="auto"/>
            <w:left w:val="none" w:sz="0" w:space="0" w:color="auto"/>
            <w:bottom w:val="none" w:sz="0" w:space="0" w:color="auto"/>
            <w:right w:val="none" w:sz="0" w:space="0" w:color="auto"/>
          </w:divBdr>
        </w:div>
        <w:div w:id="523590399">
          <w:marLeft w:val="640"/>
          <w:marRight w:val="0"/>
          <w:marTop w:val="0"/>
          <w:marBottom w:val="0"/>
          <w:divBdr>
            <w:top w:val="none" w:sz="0" w:space="0" w:color="auto"/>
            <w:left w:val="none" w:sz="0" w:space="0" w:color="auto"/>
            <w:bottom w:val="none" w:sz="0" w:space="0" w:color="auto"/>
            <w:right w:val="none" w:sz="0" w:space="0" w:color="auto"/>
          </w:divBdr>
        </w:div>
        <w:div w:id="525681440">
          <w:marLeft w:val="640"/>
          <w:marRight w:val="0"/>
          <w:marTop w:val="0"/>
          <w:marBottom w:val="0"/>
          <w:divBdr>
            <w:top w:val="none" w:sz="0" w:space="0" w:color="auto"/>
            <w:left w:val="none" w:sz="0" w:space="0" w:color="auto"/>
            <w:bottom w:val="none" w:sz="0" w:space="0" w:color="auto"/>
            <w:right w:val="none" w:sz="0" w:space="0" w:color="auto"/>
          </w:divBdr>
        </w:div>
        <w:div w:id="560287128">
          <w:marLeft w:val="640"/>
          <w:marRight w:val="0"/>
          <w:marTop w:val="0"/>
          <w:marBottom w:val="0"/>
          <w:divBdr>
            <w:top w:val="none" w:sz="0" w:space="0" w:color="auto"/>
            <w:left w:val="none" w:sz="0" w:space="0" w:color="auto"/>
            <w:bottom w:val="none" w:sz="0" w:space="0" w:color="auto"/>
            <w:right w:val="none" w:sz="0" w:space="0" w:color="auto"/>
          </w:divBdr>
        </w:div>
        <w:div w:id="573468890">
          <w:marLeft w:val="640"/>
          <w:marRight w:val="0"/>
          <w:marTop w:val="0"/>
          <w:marBottom w:val="0"/>
          <w:divBdr>
            <w:top w:val="none" w:sz="0" w:space="0" w:color="auto"/>
            <w:left w:val="none" w:sz="0" w:space="0" w:color="auto"/>
            <w:bottom w:val="none" w:sz="0" w:space="0" w:color="auto"/>
            <w:right w:val="none" w:sz="0" w:space="0" w:color="auto"/>
          </w:divBdr>
        </w:div>
        <w:div w:id="589048975">
          <w:marLeft w:val="640"/>
          <w:marRight w:val="0"/>
          <w:marTop w:val="0"/>
          <w:marBottom w:val="0"/>
          <w:divBdr>
            <w:top w:val="none" w:sz="0" w:space="0" w:color="auto"/>
            <w:left w:val="none" w:sz="0" w:space="0" w:color="auto"/>
            <w:bottom w:val="none" w:sz="0" w:space="0" w:color="auto"/>
            <w:right w:val="none" w:sz="0" w:space="0" w:color="auto"/>
          </w:divBdr>
        </w:div>
        <w:div w:id="590702527">
          <w:marLeft w:val="640"/>
          <w:marRight w:val="0"/>
          <w:marTop w:val="0"/>
          <w:marBottom w:val="0"/>
          <w:divBdr>
            <w:top w:val="none" w:sz="0" w:space="0" w:color="auto"/>
            <w:left w:val="none" w:sz="0" w:space="0" w:color="auto"/>
            <w:bottom w:val="none" w:sz="0" w:space="0" w:color="auto"/>
            <w:right w:val="none" w:sz="0" w:space="0" w:color="auto"/>
          </w:divBdr>
        </w:div>
        <w:div w:id="593973953">
          <w:marLeft w:val="640"/>
          <w:marRight w:val="0"/>
          <w:marTop w:val="0"/>
          <w:marBottom w:val="0"/>
          <w:divBdr>
            <w:top w:val="none" w:sz="0" w:space="0" w:color="auto"/>
            <w:left w:val="none" w:sz="0" w:space="0" w:color="auto"/>
            <w:bottom w:val="none" w:sz="0" w:space="0" w:color="auto"/>
            <w:right w:val="none" w:sz="0" w:space="0" w:color="auto"/>
          </w:divBdr>
        </w:div>
        <w:div w:id="594484470">
          <w:marLeft w:val="640"/>
          <w:marRight w:val="0"/>
          <w:marTop w:val="0"/>
          <w:marBottom w:val="0"/>
          <w:divBdr>
            <w:top w:val="none" w:sz="0" w:space="0" w:color="auto"/>
            <w:left w:val="none" w:sz="0" w:space="0" w:color="auto"/>
            <w:bottom w:val="none" w:sz="0" w:space="0" w:color="auto"/>
            <w:right w:val="none" w:sz="0" w:space="0" w:color="auto"/>
          </w:divBdr>
        </w:div>
        <w:div w:id="608396338">
          <w:marLeft w:val="640"/>
          <w:marRight w:val="0"/>
          <w:marTop w:val="0"/>
          <w:marBottom w:val="0"/>
          <w:divBdr>
            <w:top w:val="none" w:sz="0" w:space="0" w:color="auto"/>
            <w:left w:val="none" w:sz="0" w:space="0" w:color="auto"/>
            <w:bottom w:val="none" w:sz="0" w:space="0" w:color="auto"/>
            <w:right w:val="none" w:sz="0" w:space="0" w:color="auto"/>
          </w:divBdr>
        </w:div>
        <w:div w:id="609050829">
          <w:marLeft w:val="640"/>
          <w:marRight w:val="0"/>
          <w:marTop w:val="0"/>
          <w:marBottom w:val="0"/>
          <w:divBdr>
            <w:top w:val="none" w:sz="0" w:space="0" w:color="auto"/>
            <w:left w:val="none" w:sz="0" w:space="0" w:color="auto"/>
            <w:bottom w:val="none" w:sz="0" w:space="0" w:color="auto"/>
            <w:right w:val="none" w:sz="0" w:space="0" w:color="auto"/>
          </w:divBdr>
        </w:div>
        <w:div w:id="610280480">
          <w:marLeft w:val="640"/>
          <w:marRight w:val="0"/>
          <w:marTop w:val="0"/>
          <w:marBottom w:val="0"/>
          <w:divBdr>
            <w:top w:val="none" w:sz="0" w:space="0" w:color="auto"/>
            <w:left w:val="none" w:sz="0" w:space="0" w:color="auto"/>
            <w:bottom w:val="none" w:sz="0" w:space="0" w:color="auto"/>
            <w:right w:val="none" w:sz="0" w:space="0" w:color="auto"/>
          </w:divBdr>
        </w:div>
        <w:div w:id="620572651">
          <w:marLeft w:val="640"/>
          <w:marRight w:val="0"/>
          <w:marTop w:val="0"/>
          <w:marBottom w:val="0"/>
          <w:divBdr>
            <w:top w:val="none" w:sz="0" w:space="0" w:color="auto"/>
            <w:left w:val="none" w:sz="0" w:space="0" w:color="auto"/>
            <w:bottom w:val="none" w:sz="0" w:space="0" w:color="auto"/>
            <w:right w:val="none" w:sz="0" w:space="0" w:color="auto"/>
          </w:divBdr>
        </w:div>
        <w:div w:id="620578019">
          <w:marLeft w:val="640"/>
          <w:marRight w:val="0"/>
          <w:marTop w:val="0"/>
          <w:marBottom w:val="0"/>
          <w:divBdr>
            <w:top w:val="none" w:sz="0" w:space="0" w:color="auto"/>
            <w:left w:val="none" w:sz="0" w:space="0" w:color="auto"/>
            <w:bottom w:val="none" w:sz="0" w:space="0" w:color="auto"/>
            <w:right w:val="none" w:sz="0" w:space="0" w:color="auto"/>
          </w:divBdr>
        </w:div>
        <w:div w:id="630980614">
          <w:marLeft w:val="640"/>
          <w:marRight w:val="0"/>
          <w:marTop w:val="0"/>
          <w:marBottom w:val="0"/>
          <w:divBdr>
            <w:top w:val="none" w:sz="0" w:space="0" w:color="auto"/>
            <w:left w:val="none" w:sz="0" w:space="0" w:color="auto"/>
            <w:bottom w:val="none" w:sz="0" w:space="0" w:color="auto"/>
            <w:right w:val="none" w:sz="0" w:space="0" w:color="auto"/>
          </w:divBdr>
        </w:div>
        <w:div w:id="636300094">
          <w:marLeft w:val="640"/>
          <w:marRight w:val="0"/>
          <w:marTop w:val="0"/>
          <w:marBottom w:val="0"/>
          <w:divBdr>
            <w:top w:val="none" w:sz="0" w:space="0" w:color="auto"/>
            <w:left w:val="none" w:sz="0" w:space="0" w:color="auto"/>
            <w:bottom w:val="none" w:sz="0" w:space="0" w:color="auto"/>
            <w:right w:val="none" w:sz="0" w:space="0" w:color="auto"/>
          </w:divBdr>
        </w:div>
        <w:div w:id="646864124">
          <w:marLeft w:val="640"/>
          <w:marRight w:val="0"/>
          <w:marTop w:val="0"/>
          <w:marBottom w:val="0"/>
          <w:divBdr>
            <w:top w:val="none" w:sz="0" w:space="0" w:color="auto"/>
            <w:left w:val="none" w:sz="0" w:space="0" w:color="auto"/>
            <w:bottom w:val="none" w:sz="0" w:space="0" w:color="auto"/>
            <w:right w:val="none" w:sz="0" w:space="0" w:color="auto"/>
          </w:divBdr>
        </w:div>
        <w:div w:id="651102835">
          <w:marLeft w:val="640"/>
          <w:marRight w:val="0"/>
          <w:marTop w:val="0"/>
          <w:marBottom w:val="0"/>
          <w:divBdr>
            <w:top w:val="none" w:sz="0" w:space="0" w:color="auto"/>
            <w:left w:val="none" w:sz="0" w:space="0" w:color="auto"/>
            <w:bottom w:val="none" w:sz="0" w:space="0" w:color="auto"/>
            <w:right w:val="none" w:sz="0" w:space="0" w:color="auto"/>
          </w:divBdr>
        </w:div>
        <w:div w:id="653946167">
          <w:marLeft w:val="640"/>
          <w:marRight w:val="0"/>
          <w:marTop w:val="0"/>
          <w:marBottom w:val="0"/>
          <w:divBdr>
            <w:top w:val="none" w:sz="0" w:space="0" w:color="auto"/>
            <w:left w:val="none" w:sz="0" w:space="0" w:color="auto"/>
            <w:bottom w:val="none" w:sz="0" w:space="0" w:color="auto"/>
            <w:right w:val="none" w:sz="0" w:space="0" w:color="auto"/>
          </w:divBdr>
        </w:div>
        <w:div w:id="664474599">
          <w:marLeft w:val="640"/>
          <w:marRight w:val="0"/>
          <w:marTop w:val="0"/>
          <w:marBottom w:val="0"/>
          <w:divBdr>
            <w:top w:val="none" w:sz="0" w:space="0" w:color="auto"/>
            <w:left w:val="none" w:sz="0" w:space="0" w:color="auto"/>
            <w:bottom w:val="none" w:sz="0" w:space="0" w:color="auto"/>
            <w:right w:val="none" w:sz="0" w:space="0" w:color="auto"/>
          </w:divBdr>
        </w:div>
        <w:div w:id="679551285">
          <w:marLeft w:val="640"/>
          <w:marRight w:val="0"/>
          <w:marTop w:val="0"/>
          <w:marBottom w:val="0"/>
          <w:divBdr>
            <w:top w:val="none" w:sz="0" w:space="0" w:color="auto"/>
            <w:left w:val="none" w:sz="0" w:space="0" w:color="auto"/>
            <w:bottom w:val="none" w:sz="0" w:space="0" w:color="auto"/>
            <w:right w:val="none" w:sz="0" w:space="0" w:color="auto"/>
          </w:divBdr>
        </w:div>
        <w:div w:id="680668677">
          <w:marLeft w:val="640"/>
          <w:marRight w:val="0"/>
          <w:marTop w:val="0"/>
          <w:marBottom w:val="0"/>
          <w:divBdr>
            <w:top w:val="none" w:sz="0" w:space="0" w:color="auto"/>
            <w:left w:val="none" w:sz="0" w:space="0" w:color="auto"/>
            <w:bottom w:val="none" w:sz="0" w:space="0" w:color="auto"/>
            <w:right w:val="none" w:sz="0" w:space="0" w:color="auto"/>
          </w:divBdr>
        </w:div>
        <w:div w:id="688412696">
          <w:marLeft w:val="640"/>
          <w:marRight w:val="0"/>
          <w:marTop w:val="0"/>
          <w:marBottom w:val="0"/>
          <w:divBdr>
            <w:top w:val="none" w:sz="0" w:space="0" w:color="auto"/>
            <w:left w:val="none" w:sz="0" w:space="0" w:color="auto"/>
            <w:bottom w:val="none" w:sz="0" w:space="0" w:color="auto"/>
            <w:right w:val="none" w:sz="0" w:space="0" w:color="auto"/>
          </w:divBdr>
        </w:div>
        <w:div w:id="695036978">
          <w:marLeft w:val="640"/>
          <w:marRight w:val="0"/>
          <w:marTop w:val="0"/>
          <w:marBottom w:val="0"/>
          <w:divBdr>
            <w:top w:val="none" w:sz="0" w:space="0" w:color="auto"/>
            <w:left w:val="none" w:sz="0" w:space="0" w:color="auto"/>
            <w:bottom w:val="none" w:sz="0" w:space="0" w:color="auto"/>
            <w:right w:val="none" w:sz="0" w:space="0" w:color="auto"/>
          </w:divBdr>
        </w:div>
        <w:div w:id="702444851">
          <w:marLeft w:val="640"/>
          <w:marRight w:val="0"/>
          <w:marTop w:val="0"/>
          <w:marBottom w:val="0"/>
          <w:divBdr>
            <w:top w:val="none" w:sz="0" w:space="0" w:color="auto"/>
            <w:left w:val="none" w:sz="0" w:space="0" w:color="auto"/>
            <w:bottom w:val="none" w:sz="0" w:space="0" w:color="auto"/>
            <w:right w:val="none" w:sz="0" w:space="0" w:color="auto"/>
          </w:divBdr>
        </w:div>
        <w:div w:id="716901986">
          <w:marLeft w:val="640"/>
          <w:marRight w:val="0"/>
          <w:marTop w:val="0"/>
          <w:marBottom w:val="0"/>
          <w:divBdr>
            <w:top w:val="none" w:sz="0" w:space="0" w:color="auto"/>
            <w:left w:val="none" w:sz="0" w:space="0" w:color="auto"/>
            <w:bottom w:val="none" w:sz="0" w:space="0" w:color="auto"/>
            <w:right w:val="none" w:sz="0" w:space="0" w:color="auto"/>
          </w:divBdr>
        </w:div>
        <w:div w:id="746994359">
          <w:marLeft w:val="640"/>
          <w:marRight w:val="0"/>
          <w:marTop w:val="0"/>
          <w:marBottom w:val="0"/>
          <w:divBdr>
            <w:top w:val="none" w:sz="0" w:space="0" w:color="auto"/>
            <w:left w:val="none" w:sz="0" w:space="0" w:color="auto"/>
            <w:bottom w:val="none" w:sz="0" w:space="0" w:color="auto"/>
            <w:right w:val="none" w:sz="0" w:space="0" w:color="auto"/>
          </w:divBdr>
        </w:div>
        <w:div w:id="751128230">
          <w:marLeft w:val="640"/>
          <w:marRight w:val="0"/>
          <w:marTop w:val="0"/>
          <w:marBottom w:val="0"/>
          <w:divBdr>
            <w:top w:val="none" w:sz="0" w:space="0" w:color="auto"/>
            <w:left w:val="none" w:sz="0" w:space="0" w:color="auto"/>
            <w:bottom w:val="none" w:sz="0" w:space="0" w:color="auto"/>
            <w:right w:val="none" w:sz="0" w:space="0" w:color="auto"/>
          </w:divBdr>
        </w:div>
        <w:div w:id="758336286">
          <w:marLeft w:val="640"/>
          <w:marRight w:val="0"/>
          <w:marTop w:val="0"/>
          <w:marBottom w:val="0"/>
          <w:divBdr>
            <w:top w:val="none" w:sz="0" w:space="0" w:color="auto"/>
            <w:left w:val="none" w:sz="0" w:space="0" w:color="auto"/>
            <w:bottom w:val="none" w:sz="0" w:space="0" w:color="auto"/>
            <w:right w:val="none" w:sz="0" w:space="0" w:color="auto"/>
          </w:divBdr>
        </w:div>
        <w:div w:id="761998835">
          <w:marLeft w:val="640"/>
          <w:marRight w:val="0"/>
          <w:marTop w:val="0"/>
          <w:marBottom w:val="0"/>
          <w:divBdr>
            <w:top w:val="none" w:sz="0" w:space="0" w:color="auto"/>
            <w:left w:val="none" w:sz="0" w:space="0" w:color="auto"/>
            <w:bottom w:val="none" w:sz="0" w:space="0" w:color="auto"/>
            <w:right w:val="none" w:sz="0" w:space="0" w:color="auto"/>
          </w:divBdr>
        </w:div>
        <w:div w:id="766272378">
          <w:marLeft w:val="640"/>
          <w:marRight w:val="0"/>
          <w:marTop w:val="0"/>
          <w:marBottom w:val="0"/>
          <w:divBdr>
            <w:top w:val="none" w:sz="0" w:space="0" w:color="auto"/>
            <w:left w:val="none" w:sz="0" w:space="0" w:color="auto"/>
            <w:bottom w:val="none" w:sz="0" w:space="0" w:color="auto"/>
            <w:right w:val="none" w:sz="0" w:space="0" w:color="auto"/>
          </w:divBdr>
        </w:div>
        <w:div w:id="769161923">
          <w:marLeft w:val="640"/>
          <w:marRight w:val="0"/>
          <w:marTop w:val="0"/>
          <w:marBottom w:val="0"/>
          <w:divBdr>
            <w:top w:val="none" w:sz="0" w:space="0" w:color="auto"/>
            <w:left w:val="none" w:sz="0" w:space="0" w:color="auto"/>
            <w:bottom w:val="none" w:sz="0" w:space="0" w:color="auto"/>
            <w:right w:val="none" w:sz="0" w:space="0" w:color="auto"/>
          </w:divBdr>
        </w:div>
        <w:div w:id="780107155">
          <w:marLeft w:val="640"/>
          <w:marRight w:val="0"/>
          <w:marTop w:val="0"/>
          <w:marBottom w:val="0"/>
          <w:divBdr>
            <w:top w:val="none" w:sz="0" w:space="0" w:color="auto"/>
            <w:left w:val="none" w:sz="0" w:space="0" w:color="auto"/>
            <w:bottom w:val="none" w:sz="0" w:space="0" w:color="auto"/>
            <w:right w:val="none" w:sz="0" w:space="0" w:color="auto"/>
          </w:divBdr>
        </w:div>
        <w:div w:id="789473293">
          <w:marLeft w:val="640"/>
          <w:marRight w:val="0"/>
          <w:marTop w:val="0"/>
          <w:marBottom w:val="0"/>
          <w:divBdr>
            <w:top w:val="none" w:sz="0" w:space="0" w:color="auto"/>
            <w:left w:val="none" w:sz="0" w:space="0" w:color="auto"/>
            <w:bottom w:val="none" w:sz="0" w:space="0" w:color="auto"/>
            <w:right w:val="none" w:sz="0" w:space="0" w:color="auto"/>
          </w:divBdr>
        </w:div>
        <w:div w:id="794829650">
          <w:marLeft w:val="640"/>
          <w:marRight w:val="0"/>
          <w:marTop w:val="0"/>
          <w:marBottom w:val="0"/>
          <w:divBdr>
            <w:top w:val="none" w:sz="0" w:space="0" w:color="auto"/>
            <w:left w:val="none" w:sz="0" w:space="0" w:color="auto"/>
            <w:bottom w:val="none" w:sz="0" w:space="0" w:color="auto"/>
            <w:right w:val="none" w:sz="0" w:space="0" w:color="auto"/>
          </w:divBdr>
        </w:div>
        <w:div w:id="796797724">
          <w:marLeft w:val="640"/>
          <w:marRight w:val="0"/>
          <w:marTop w:val="0"/>
          <w:marBottom w:val="0"/>
          <w:divBdr>
            <w:top w:val="none" w:sz="0" w:space="0" w:color="auto"/>
            <w:left w:val="none" w:sz="0" w:space="0" w:color="auto"/>
            <w:bottom w:val="none" w:sz="0" w:space="0" w:color="auto"/>
            <w:right w:val="none" w:sz="0" w:space="0" w:color="auto"/>
          </w:divBdr>
        </w:div>
        <w:div w:id="825589124">
          <w:marLeft w:val="640"/>
          <w:marRight w:val="0"/>
          <w:marTop w:val="0"/>
          <w:marBottom w:val="0"/>
          <w:divBdr>
            <w:top w:val="none" w:sz="0" w:space="0" w:color="auto"/>
            <w:left w:val="none" w:sz="0" w:space="0" w:color="auto"/>
            <w:bottom w:val="none" w:sz="0" w:space="0" w:color="auto"/>
            <w:right w:val="none" w:sz="0" w:space="0" w:color="auto"/>
          </w:divBdr>
        </w:div>
        <w:div w:id="847058297">
          <w:marLeft w:val="640"/>
          <w:marRight w:val="0"/>
          <w:marTop w:val="0"/>
          <w:marBottom w:val="0"/>
          <w:divBdr>
            <w:top w:val="none" w:sz="0" w:space="0" w:color="auto"/>
            <w:left w:val="none" w:sz="0" w:space="0" w:color="auto"/>
            <w:bottom w:val="none" w:sz="0" w:space="0" w:color="auto"/>
            <w:right w:val="none" w:sz="0" w:space="0" w:color="auto"/>
          </w:divBdr>
        </w:div>
        <w:div w:id="864947742">
          <w:marLeft w:val="640"/>
          <w:marRight w:val="0"/>
          <w:marTop w:val="0"/>
          <w:marBottom w:val="0"/>
          <w:divBdr>
            <w:top w:val="none" w:sz="0" w:space="0" w:color="auto"/>
            <w:left w:val="none" w:sz="0" w:space="0" w:color="auto"/>
            <w:bottom w:val="none" w:sz="0" w:space="0" w:color="auto"/>
            <w:right w:val="none" w:sz="0" w:space="0" w:color="auto"/>
          </w:divBdr>
        </w:div>
        <w:div w:id="870610025">
          <w:marLeft w:val="640"/>
          <w:marRight w:val="0"/>
          <w:marTop w:val="0"/>
          <w:marBottom w:val="0"/>
          <w:divBdr>
            <w:top w:val="none" w:sz="0" w:space="0" w:color="auto"/>
            <w:left w:val="none" w:sz="0" w:space="0" w:color="auto"/>
            <w:bottom w:val="none" w:sz="0" w:space="0" w:color="auto"/>
            <w:right w:val="none" w:sz="0" w:space="0" w:color="auto"/>
          </w:divBdr>
        </w:div>
        <w:div w:id="885719590">
          <w:marLeft w:val="640"/>
          <w:marRight w:val="0"/>
          <w:marTop w:val="0"/>
          <w:marBottom w:val="0"/>
          <w:divBdr>
            <w:top w:val="none" w:sz="0" w:space="0" w:color="auto"/>
            <w:left w:val="none" w:sz="0" w:space="0" w:color="auto"/>
            <w:bottom w:val="none" w:sz="0" w:space="0" w:color="auto"/>
            <w:right w:val="none" w:sz="0" w:space="0" w:color="auto"/>
          </w:divBdr>
        </w:div>
        <w:div w:id="901722120">
          <w:marLeft w:val="640"/>
          <w:marRight w:val="0"/>
          <w:marTop w:val="0"/>
          <w:marBottom w:val="0"/>
          <w:divBdr>
            <w:top w:val="none" w:sz="0" w:space="0" w:color="auto"/>
            <w:left w:val="none" w:sz="0" w:space="0" w:color="auto"/>
            <w:bottom w:val="none" w:sz="0" w:space="0" w:color="auto"/>
            <w:right w:val="none" w:sz="0" w:space="0" w:color="auto"/>
          </w:divBdr>
        </w:div>
        <w:div w:id="906887450">
          <w:marLeft w:val="640"/>
          <w:marRight w:val="0"/>
          <w:marTop w:val="0"/>
          <w:marBottom w:val="0"/>
          <w:divBdr>
            <w:top w:val="none" w:sz="0" w:space="0" w:color="auto"/>
            <w:left w:val="none" w:sz="0" w:space="0" w:color="auto"/>
            <w:bottom w:val="none" w:sz="0" w:space="0" w:color="auto"/>
            <w:right w:val="none" w:sz="0" w:space="0" w:color="auto"/>
          </w:divBdr>
        </w:div>
        <w:div w:id="929050359">
          <w:marLeft w:val="640"/>
          <w:marRight w:val="0"/>
          <w:marTop w:val="0"/>
          <w:marBottom w:val="0"/>
          <w:divBdr>
            <w:top w:val="none" w:sz="0" w:space="0" w:color="auto"/>
            <w:left w:val="none" w:sz="0" w:space="0" w:color="auto"/>
            <w:bottom w:val="none" w:sz="0" w:space="0" w:color="auto"/>
            <w:right w:val="none" w:sz="0" w:space="0" w:color="auto"/>
          </w:divBdr>
        </w:div>
        <w:div w:id="941493265">
          <w:marLeft w:val="640"/>
          <w:marRight w:val="0"/>
          <w:marTop w:val="0"/>
          <w:marBottom w:val="0"/>
          <w:divBdr>
            <w:top w:val="none" w:sz="0" w:space="0" w:color="auto"/>
            <w:left w:val="none" w:sz="0" w:space="0" w:color="auto"/>
            <w:bottom w:val="none" w:sz="0" w:space="0" w:color="auto"/>
            <w:right w:val="none" w:sz="0" w:space="0" w:color="auto"/>
          </w:divBdr>
        </w:div>
        <w:div w:id="950745524">
          <w:marLeft w:val="640"/>
          <w:marRight w:val="0"/>
          <w:marTop w:val="0"/>
          <w:marBottom w:val="0"/>
          <w:divBdr>
            <w:top w:val="none" w:sz="0" w:space="0" w:color="auto"/>
            <w:left w:val="none" w:sz="0" w:space="0" w:color="auto"/>
            <w:bottom w:val="none" w:sz="0" w:space="0" w:color="auto"/>
            <w:right w:val="none" w:sz="0" w:space="0" w:color="auto"/>
          </w:divBdr>
        </w:div>
        <w:div w:id="951549754">
          <w:marLeft w:val="640"/>
          <w:marRight w:val="0"/>
          <w:marTop w:val="0"/>
          <w:marBottom w:val="0"/>
          <w:divBdr>
            <w:top w:val="none" w:sz="0" w:space="0" w:color="auto"/>
            <w:left w:val="none" w:sz="0" w:space="0" w:color="auto"/>
            <w:bottom w:val="none" w:sz="0" w:space="0" w:color="auto"/>
            <w:right w:val="none" w:sz="0" w:space="0" w:color="auto"/>
          </w:divBdr>
        </w:div>
        <w:div w:id="958342689">
          <w:marLeft w:val="640"/>
          <w:marRight w:val="0"/>
          <w:marTop w:val="0"/>
          <w:marBottom w:val="0"/>
          <w:divBdr>
            <w:top w:val="none" w:sz="0" w:space="0" w:color="auto"/>
            <w:left w:val="none" w:sz="0" w:space="0" w:color="auto"/>
            <w:bottom w:val="none" w:sz="0" w:space="0" w:color="auto"/>
            <w:right w:val="none" w:sz="0" w:space="0" w:color="auto"/>
          </w:divBdr>
        </w:div>
        <w:div w:id="966467841">
          <w:marLeft w:val="640"/>
          <w:marRight w:val="0"/>
          <w:marTop w:val="0"/>
          <w:marBottom w:val="0"/>
          <w:divBdr>
            <w:top w:val="none" w:sz="0" w:space="0" w:color="auto"/>
            <w:left w:val="none" w:sz="0" w:space="0" w:color="auto"/>
            <w:bottom w:val="none" w:sz="0" w:space="0" w:color="auto"/>
            <w:right w:val="none" w:sz="0" w:space="0" w:color="auto"/>
          </w:divBdr>
        </w:div>
        <w:div w:id="978341699">
          <w:marLeft w:val="640"/>
          <w:marRight w:val="0"/>
          <w:marTop w:val="0"/>
          <w:marBottom w:val="0"/>
          <w:divBdr>
            <w:top w:val="none" w:sz="0" w:space="0" w:color="auto"/>
            <w:left w:val="none" w:sz="0" w:space="0" w:color="auto"/>
            <w:bottom w:val="none" w:sz="0" w:space="0" w:color="auto"/>
            <w:right w:val="none" w:sz="0" w:space="0" w:color="auto"/>
          </w:divBdr>
        </w:div>
        <w:div w:id="986206217">
          <w:marLeft w:val="640"/>
          <w:marRight w:val="0"/>
          <w:marTop w:val="0"/>
          <w:marBottom w:val="0"/>
          <w:divBdr>
            <w:top w:val="none" w:sz="0" w:space="0" w:color="auto"/>
            <w:left w:val="none" w:sz="0" w:space="0" w:color="auto"/>
            <w:bottom w:val="none" w:sz="0" w:space="0" w:color="auto"/>
            <w:right w:val="none" w:sz="0" w:space="0" w:color="auto"/>
          </w:divBdr>
        </w:div>
        <w:div w:id="988367033">
          <w:marLeft w:val="640"/>
          <w:marRight w:val="0"/>
          <w:marTop w:val="0"/>
          <w:marBottom w:val="0"/>
          <w:divBdr>
            <w:top w:val="none" w:sz="0" w:space="0" w:color="auto"/>
            <w:left w:val="none" w:sz="0" w:space="0" w:color="auto"/>
            <w:bottom w:val="none" w:sz="0" w:space="0" w:color="auto"/>
            <w:right w:val="none" w:sz="0" w:space="0" w:color="auto"/>
          </w:divBdr>
        </w:div>
        <w:div w:id="995456627">
          <w:marLeft w:val="640"/>
          <w:marRight w:val="0"/>
          <w:marTop w:val="0"/>
          <w:marBottom w:val="0"/>
          <w:divBdr>
            <w:top w:val="none" w:sz="0" w:space="0" w:color="auto"/>
            <w:left w:val="none" w:sz="0" w:space="0" w:color="auto"/>
            <w:bottom w:val="none" w:sz="0" w:space="0" w:color="auto"/>
            <w:right w:val="none" w:sz="0" w:space="0" w:color="auto"/>
          </w:divBdr>
        </w:div>
        <w:div w:id="1007564367">
          <w:marLeft w:val="640"/>
          <w:marRight w:val="0"/>
          <w:marTop w:val="0"/>
          <w:marBottom w:val="0"/>
          <w:divBdr>
            <w:top w:val="none" w:sz="0" w:space="0" w:color="auto"/>
            <w:left w:val="none" w:sz="0" w:space="0" w:color="auto"/>
            <w:bottom w:val="none" w:sz="0" w:space="0" w:color="auto"/>
            <w:right w:val="none" w:sz="0" w:space="0" w:color="auto"/>
          </w:divBdr>
        </w:div>
        <w:div w:id="1008096760">
          <w:marLeft w:val="640"/>
          <w:marRight w:val="0"/>
          <w:marTop w:val="0"/>
          <w:marBottom w:val="0"/>
          <w:divBdr>
            <w:top w:val="none" w:sz="0" w:space="0" w:color="auto"/>
            <w:left w:val="none" w:sz="0" w:space="0" w:color="auto"/>
            <w:bottom w:val="none" w:sz="0" w:space="0" w:color="auto"/>
            <w:right w:val="none" w:sz="0" w:space="0" w:color="auto"/>
          </w:divBdr>
        </w:div>
        <w:div w:id="1022782278">
          <w:marLeft w:val="640"/>
          <w:marRight w:val="0"/>
          <w:marTop w:val="0"/>
          <w:marBottom w:val="0"/>
          <w:divBdr>
            <w:top w:val="none" w:sz="0" w:space="0" w:color="auto"/>
            <w:left w:val="none" w:sz="0" w:space="0" w:color="auto"/>
            <w:bottom w:val="none" w:sz="0" w:space="0" w:color="auto"/>
            <w:right w:val="none" w:sz="0" w:space="0" w:color="auto"/>
          </w:divBdr>
        </w:div>
        <w:div w:id="1023168567">
          <w:marLeft w:val="640"/>
          <w:marRight w:val="0"/>
          <w:marTop w:val="0"/>
          <w:marBottom w:val="0"/>
          <w:divBdr>
            <w:top w:val="none" w:sz="0" w:space="0" w:color="auto"/>
            <w:left w:val="none" w:sz="0" w:space="0" w:color="auto"/>
            <w:bottom w:val="none" w:sz="0" w:space="0" w:color="auto"/>
            <w:right w:val="none" w:sz="0" w:space="0" w:color="auto"/>
          </w:divBdr>
        </w:div>
        <w:div w:id="1046107652">
          <w:marLeft w:val="640"/>
          <w:marRight w:val="0"/>
          <w:marTop w:val="0"/>
          <w:marBottom w:val="0"/>
          <w:divBdr>
            <w:top w:val="none" w:sz="0" w:space="0" w:color="auto"/>
            <w:left w:val="none" w:sz="0" w:space="0" w:color="auto"/>
            <w:bottom w:val="none" w:sz="0" w:space="0" w:color="auto"/>
            <w:right w:val="none" w:sz="0" w:space="0" w:color="auto"/>
          </w:divBdr>
        </w:div>
        <w:div w:id="1054237664">
          <w:marLeft w:val="640"/>
          <w:marRight w:val="0"/>
          <w:marTop w:val="0"/>
          <w:marBottom w:val="0"/>
          <w:divBdr>
            <w:top w:val="none" w:sz="0" w:space="0" w:color="auto"/>
            <w:left w:val="none" w:sz="0" w:space="0" w:color="auto"/>
            <w:bottom w:val="none" w:sz="0" w:space="0" w:color="auto"/>
            <w:right w:val="none" w:sz="0" w:space="0" w:color="auto"/>
          </w:divBdr>
        </w:div>
        <w:div w:id="1064793662">
          <w:marLeft w:val="640"/>
          <w:marRight w:val="0"/>
          <w:marTop w:val="0"/>
          <w:marBottom w:val="0"/>
          <w:divBdr>
            <w:top w:val="none" w:sz="0" w:space="0" w:color="auto"/>
            <w:left w:val="none" w:sz="0" w:space="0" w:color="auto"/>
            <w:bottom w:val="none" w:sz="0" w:space="0" w:color="auto"/>
            <w:right w:val="none" w:sz="0" w:space="0" w:color="auto"/>
          </w:divBdr>
        </w:div>
        <w:div w:id="1067260546">
          <w:marLeft w:val="640"/>
          <w:marRight w:val="0"/>
          <w:marTop w:val="0"/>
          <w:marBottom w:val="0"/>
          <w:divBdr>
            <w:top w:val="none" w:sz="0" w:space="0" w:color="auto"/>
            <w:left w:val="none" w:sz="0" w:space="0" w:color="auto"/>
            <w:bottom w:val="none" w:sz="0" w:space="0" w:color="auto"/>
            <w:right w:val="none" w:sz="0" w:space="0" w:color="auto"/>
          </w:divBdr>
        </w:div>
        <w:div w:id="1072854424">
          <w:marLeft w:val="640"/>
          <w:marRight w:val="0"/>
          <w:marTop w:val="0"/>
          <w:marBottom w:val="0"/>
          <w:divBdr>
            <w:top w:val="none" w:sz="0" w:space="0" w:color="auto"/>
            <w:left w:val="none" w:sz="0" w:space="0" w:color="auto"/>
            <w:bottom w:val="none" w:sz="0" w:space="0" w:color="auto"/>
            <w:right w:val="none" w:sz="0" w:space="0" w:color="auto"/>
          </w:divBdr>
        </w:div>
        <w:div w:id="1087268742">
          <w:marLeft w:val="640"/>
          <w:marRight w:val="0"/>
          <w:marTop w:val="0"/>
          <w:marBottom w:val="0"/>
          <w:divBdr>
            <w:top w:val="none" w:sz="0" w:space="0" w:color="auto"/>
            <w:left w:val="none" w:sz="0" w:space="0" w:color="auto"/>
            <w:bottom w:val="none" w:sz="0" w:space="0" w:color="auto"/>
            <w:right w:val="none" w:sz="0" w:space="0" w:color="auto"/>
          </w:divBdr>
        </w:div>
        <w:div w:id="1099563486">
          <w:marLeft w:val="640"/>
          <w:marRight w:val="0"/>
          <w:marTop w:val="0"/>
          <w:marBottom w:val="0"/>
          <w:divBdr>
            <w:top w:val="none" w:sz="0" w:space="0" w:color="auto"/>
            <w:left w:val="none" w:sz="0" w:space="0" w:color="auto"/>
            <w:bottom w:val="none" w:sz="0" w:space="0" w:color="auto"/>
            <w:right w:val="none" w:sz="0" w:space="0" w:color="auto"/>
          </w:divBdr>
        </w:div>
        <w:div w:id="1107388194">
          <w:marLeft w:val="640"/>
          <w:marRight w:val="0"/>
          <w:marTop w:val="0"/>
          <w:marBottom w:val="0"/>
          <w:divBdr>
            <w:top w:val="none" w:sz="0" w:space="0" w:color="auto"/>
            <w:left w:val="none" w:sz="0" w:space="0" w:color="auto"/>
            <w:bottom w:val="none" w:sz="0" w:space="0" w:color="auto"/>
            <w:right w:val="none" w:sz="0" w:space="0" w:color="auto"/>
          </w:divBdr>
        </w:div>
        <w:div w:id="1111318625">
          <w:marLeft w:val="640"/>
          <w:marRight w:val="0"/>
          <w:marTop w:val="0"/>
          <w:marBottom w:val="0"/>
          <w:divBdr>
            <w:top w:val="none" w:sz="0" w:space="0" w:color="auto"/>
            <w:left w:val="none" w:sz="0" w:space="0" w:color="auto"/>
            <w:bottom w:val="none" w:sz="0" w:space="0" w:color="auto"/>
            <w:right w:val="none" w:sz="0" w:space="0" w:color="auto"/>
          </w:divBdr>
        </w:div>
        <w:div w:id="1115052475">
          <w:marLeft w:val="640"/>
          <w:marRight w:val="0"/>
          <w:marTop w:val="0"/>
          <w:marBottom w:val="0"/>
          <w:divBdr>
            <w:top w:val="none" w:sz="0" w:space="0" w:color="auto"/>
            <w:left w:val="none" w:sz="0" w:space="0" w:color="auto"/>
            <w:bottom w:val="none" w:sz="0" w:space="0" w:color="auto"/>
            <w:right w:val="none" w:sz="0" w:space="0" w:color="auto"/>
          </w:divBdr>
        </w:div>
        <w:div w:id="1134060209">
          <w:marLeft w:val="640"/>
          <w:marRight w:val="0"/>
          <w:marTop w:val="0"/>
          <w:marBottom w:val="0"/>
          <w:divBdr>
            <w:top w:val="none" w:sz="0" w:space="0" w:color="auto"/>
            <w:left w:val="none" w:sz="0" w:space="0" w:color="auto"/>
            <w:bottom w:val="none" w:sz="0" w:space="0" w:color="auto"/>
            <w:right w:val="none" w:sz="0" w:space="0" w:color="auto"/>
          </w:divBdr>
        </w:div>
        <w:div w:id="1147630673">
          <w:marLeft w:val="640"/>
          <w:marRight w:val="0"/>
          <w:marTop w:val="0"/>
          <w:marBottom w:val="0"/>
          <w:divBdr>
            <w:top w:val="none" w:sz="0" w:space="0" w:color="auto"/>
            <w:left w:val="none" w:sz="0" w:space="0" w:color="auto"/>
            <w:bottom w:val="none" w:sz="0" w:space="0" w:color="auto"/>
            <w:right w:val="none" w:sz="0" w:space="0" w:color="auto"/>
          </w:divBdr>
        </w:div>
        <w:div w:id="1168328844">
          <w:marLeft w:val="640"/>
          <w:marRight w:val="0"/>
          <w:marTop w:val="0"/>
          <w:marBottom w:val="0"/>
          <w:divBdr>
            <w:top w:val="none" w:sz="0" w:space="0" w:color="auto"/>
            <w:left w:val="none" w:sz="0" w:space="0" w:color="auto"/>
            <w:bottom w:val="none" w:sz="0" w:space="0" w:color="auto"/>
            <w:right w:val="none" w:sz="0" w:space="0" w:color="auto"/>
          </w:divBdr>
        </w:div>
        <w:div w:id="1191190168">
          <w:marLeft w:val="640"/>
          <w:marRight w:val="0"/>
          <w:marTop w:val="0"/>
          <w:marBottom w:val="0"/>
          <w:divBdr>
            <w:top w:val="none" w:sz="0" w:space="0" w:color="auto"/>
            <w:left w:val="none" w:sz="0" w:space="0" w:color="auto"/>
            <w:bottom w:val="none" w:sz="0" w:space="0" w:color="auto"/>
            <w:right w:val="none" w:sz="0" w:space="0" w:color="auto"/>
          </w:divBdr>
        </w:div>
        <w:div w:id="1192574054">
          <w:marLeft w:val="640"/>
          <w:marRight w:val="0"/>
          <w:marTop w:val="0"/>
          <w:marBottom w:val="0"/>
          <w:divBdr>
            <w:top w:val="none" w:sz="0" w:space="0" w:color="auto"/>
            <w:left w:val="none" w:sz="0" w:space="0" w:color="auto"/>
            <w:bottom w:val="none" w:sz="0" w:space="0" w:color="auto"/>
            <w:right w:val="none" w:sz="0" w:space="0" w:color="auto"/>
          </w:divBdr>
        </w:div>
        <w:div w:id="1193031992">
          <w:marLeft w:val="640"/>
          <w:marRight w:val="0"/>
          <w:marTop w:val="0"/>
          <w:marBottom w:val="0"/>
          <w:divBdr>
            <w:top w:val="none" w:sz="0" w:space="0" w:color="auto"/>
            <w:left w:val="none" w:sz="0" w:space="0" w:color="auto"/>
            <w:bottom w:val="none" w:sz="0" w:space="0" w:color="auto"/>
            <w:right w:val="none" w:sz="0" w:space="0" w:color="auto"/>
          </w:divBdr>
        </w:div>
        <w:div w:id="1202672937">
          <w:marLeft w:val="640"/>
          <w:marRight w:val="0"/>
          <w:marTop w:val="0"/>
          <w:marBottom w:val="0"/>
          <w:divBdr>
            <w:top w:val="none" w:sz="0" w:space="0" w:color="auto"/>
            <w:left w:val="none" w:sz="0" w:space="0" w:color="auto"/>
            <w:bottom w:val="none" w:sz="0" w:space="0" w:color="auto"/>
            <w:right w:val="none" w:sz="0" w:space="0" w:color="auto"/>
          </w:divBdr>
        </w:div>
        <w:div w:id="1215002679">
          <w:marLeft w:val="640"/>
          <w:marRight w:val="0"/>
          <w:marTop w:val="0"/>
          <w:marBottom w:val="0"/>
          <w:divBdr>
            <w:top w:val="none" w:sz="0" w:space="0" w:color="auto"/>
            <w:left w:val="none" w:sz="0" w:space="0" w:color="auto"/>
            <w:bottom w:val="none" w:sz="0" w:space="0" w:color="auto"/>
            <w:right w:val="none" w:sz="0" w:space="0" w:color="auto"/>
          </w:divBdr>
        </w:div>
        <w:div w:id="1219898313">
          <w:marLeft w:val="640"/>
          <w:marRight w:val="0"/>
          <w:marTop w:val="0"/>
          <w:marBottom w:val="0"/>
          <w:divBdr>
            <w:top w:val="none" w:sz="0" w:space="0" w:color="auto"/>
            <w:left w:val="none" w:sz="0" w:space="0" w:color="auto"/>
            <w:bottom w:val="none" w:sz="0" w:space="0" w:color="auto"/>
            <w:right w:val="none" w:sz="0" w:space="0" w:color="auto"/>
          </w:divBdr>
        </w:div>
        <w:div w:id="1220357840">
          <w:marLeft w:val="640"/>
          <w:marRight w:val="0"/>
          <w:marTop w:val="0"/>
          <w:marBottom w:val="0"/>
          <w:divBdr>
            <w:top w:val="none" w:sz="0" w:space="0" w:color="auto"/>
            <w:left w:val="none" w:sz="0" w:space="0" w:color="auto"/>
            <w:bottom w:val="none" w:sz="0" w:space="0" w:color="auto"/>
            <w:right w:val="none" w:sz="0" w:space="0" w:color="auto"/>
          </w:divBdr>
        </w:div>
        <w:div w:id="1226141542">
          <w:marLeft w:val="640"/>
          <w:marRight w:val="0"/>
          <w:marTop w:val="0"/>
          <w:marBottom w:val="0"/>
          <w:divBdr>
            <w:top w:val="none" w:sz="0" w:space="0" w:color="auto"/>
            <w:left w:val="none" w:sz="0" w:space="0" w:color="auto"/>
            <w:bottom w:val="none" w:sz="0" w:space="0" w:color="auto"/>
            <w:right w:val="none" w:sz="0" w:space="0" w:color="auto"/>
          </w:divBdr>
        </w:div>
        <w:div w:id="1227455663">
          <w:marLeft w:val="640"/>
          <w:marRight w:val="0"/>
          <w:marTop w:val="0"/>
          <w:marBottom w:val="0"/>
          <w:divBdr>
            <w:top w:val="none" w:sz="0" w:space="0" w:color="auto"/>
            <w:left w:val="none" w:sz="0" w:space="0" w:color="auto"/>
            <w:bottom w:val="none" w:sz="0" w:space="0" w:color="auto"/>
            <w:right w:val="none" w:sz="0" w:space="0" w:color="auto"/>
          </w:divBdr>
        </w:div>
        <w:div w:id="1229029218">
          <w:marLeft w:val="640"/>
          <w:marRight w:val="0"/>
          <w:marTop w:val="0"/>
          <w:marBottom w:val="0"/>
          <w:divBdr>
            <w:top w:val="none" w:sz="0" w:space="0" w:color="auto"/>
            <w:left w:val="none" w:sz="0" w:space="0" w:color="auto"/>
            <w:bottom w:val="none" w:sz="0" w:space="0" w:color="auto"/>
            <w:right w:val="none" w:sz="0" w:space="0" w:color="auto"/>
          </w:divBdr>
        </w:div>
        <w:div w:id="1247575057">
          <w:marLeft w:val="640"/>
          <w:marRight w:val="0"/>
          <w:marTop w:val="0"/>
          <w:marBottom w:val="0"/>
          <w:divBdr>
            <w:top w:val="none" w:sz="0" w:space="0" w:color="auto"/>
            <w:left w:val="none" w:sz="0" w:space="0" w:color="auto"/>
            <w:bottom w:val="none" w:sz="0" w:space="0" w:color="auto"/>
            <w:right w:val="none" w:sz="0" w:space="0" w:color="auto"/>
          </w:divBdr>
        </w:div>
        <w:div w:id="1250888828">
          <w:marLeft w:val="640"/>
          <w:marRight w:val="0"/>
          <w:marTop w:val="0"/>
          <w:marBottom w:val="0"/>
          <w:divBdr>
            <w:top w:val="none" w:sz="0" w:space="0" w:color="auto"/>
            <w:left w:val="none" w:sz="0" w:space="0" w:color="auto"/>
            <w:bottom w:val="none" w:sz="0" w:space="0" w:color="auto"/>
            <w:right w:val="none" w:sz="0" w:space="0" w:color="auto"/>
          </w:divBdr>
        </w:div>
        <w:div w:id="1252080321">
          <w:marLeft w:val="640"/>
          <w:marRight w:val="0"/>
          <w:marTop w:val="0"/>
          <w:marBottom w:val="0"/>
          <w:divBdr>
            <w:top w:val="none" w:sz="0" w:space="0" w:color="auto"/>
            <w:left w:val="none" w:sz="0" w:space="0" w:color="auto"/>
            <w:bottom w:val="none" w:sz="0" w:space="0" w:color="auto"/>
            <w:right w:val="none" w:sz="0" w:space="0" w:color="auto"/>
          </w:divBdr>
        </w:div>
        <w:div w:id="1253582657">
          <w:marLeft w:val="640"/>
          <w:marRight w:val="0"/>
          <w:marTop w:val="0"/>
          <w:marBottom w:val="0"/>
          <w:divBdr>
            <w:top w:val="none" w:sz="0" w:space="0" w:color="auto"/>
            <w:left w:val="none" w:sz="0" w:space="0" w:color="auto"/>
            <w:bottom w:val="none" w:sz="0" w:space="0" w:color="auto"/>
            <w:right w:val="none" w:sz="0" w:space="0" w:color="auto"/>
          </w:divBdr>
        </w:div>
        <w:div w:id="1259945846">
          <w:marLeft w:val="640"/>
          <w:marRight w:val="0"/>
          <w:marTop w:val="0"/>
          <w:marBottom w:val="0"/>
          <w:divBdr>
            <w:top w:val="none" w:sz="0" w:space="0" w:color="auto"/>
            <w:left w:val="none" w:sz="0" w:space="0" w:color="auto"/>
            <w:bottom w:val="none" w:sz="0" w:space="0" w:color="auto"/>
            <w:right w:val="none" w:sz="0" w:space="0" w:color="auto"/>
          </w:divBdr>
        </w:div>
        <w:div w:id="1272400669">
          <w:marLeft w:val="640"/>
          <w:marRight w:val="0"/>
          <w:marTop w:val="0"/>
          <w:marBottom w:val="0"/>
          <w:divBdr>
            <w:top w:val="none" w:sz="0" w:space="0" w:color="auto"/>
            <w:left w:val="none" w:sz="0" w:space="0" w:color="auto"/>
            <w:bottom w:val="none" w:sz="0" w:space="0" w:color="auto"/>
            <w:right w:val="none" w:sz="0" w:space="0" w:color="auto"/>
          </w:divBdr>
        </w:div>
        <w:div w:id="1277100986">
          <w:marLeft w:val="640"/>
          <w:marRight w:val="0"/>
          <w:marTop w:val="0"/>
          <w:marBottom w:val="0"/>
          <w:divBdr>
            <w:top w:val="none" w:sz="0" w:space="0" w:color="auto"/>
            <w:left w:val="none" w:sz="0" w:space="0" w:color="auto"/>
            <w:bottom w:val="none" w:sz="0" w:space="0" w:color="auto"/>
            <w:right w:val="none" w:sz="0" w:space="0" w:color="auto"/>
          </w:divBdr>
        </w:div>
        <w:div w:id="1295678552">
          <w:marLeft w:val="640"/>
          <w:marRight w:val="0"/>
          <w:marTop w:val="0"/>
          <w:marBottom w:val="0"/>
          <w:divBdr>
            <w:top w:val="none" w:sz="0" w:space="0" w:color="auto"/>
            <w:left w:val="none" w:sz="0" w:space="0" w:color="auto"/>
            <w:bottom w:val="none" w:sz="0" w:space="0" w:color="auto"/>
            <w:right w:val="none" w:sz="0" w:space="0" w:color="auto"/>
          </w:divBdr>
        </w:div>
        <w:div w:id="1307468905">
          <w:marLeft w:val="640"/>
          <w:marRight w:val="0"/>
          <w:marTop w:val="0"/>
          <w:marBottom w:val="0"/>
          <w:divBdr>
            <w:top w:val="none" w:sz="0" w:space="0" w:color="auto"/>
            <w:left w:val="none" w:sz="0" w:space="0" w:color="auto"/>
            <w:bottom w:val="none" w:sz="0" w:space="0" w:color="auto"/>
            <w:right w:val="none" w:sz="0" w:space="0" w:color="auto"/>
          </w:divBdr>
        </w:div>
        <w:div w:id="1334138987">
          <w:marLeft w:val="640"/>
          <w:marRight w:val="0"/>
          <w:marTop w:val="0"/>
          <w:marBottom w:val="0"/>
          <w:divBdr>
            <w:top w:val="none" w:sz="0" w:space="0" w:color="auto"/>
            <w:left w:val="none" w:sz="0" w:space="0" w:color="auto"/>
            <w:bottom w:val="none" w:sz="0" w:space="0" w:color="auto"/>
            <w:right w:val="none" w:sz="0" w:space="0" w:color="auto"/>
          </w:divBdr>
        </w:div>
        <w:div w:id="1334646625">
          <w:marLeft w:val="640"/>
          <w:marRight w:val="0"/>
          <w:marTop w:val="0"/>
          <w:marBottom w:val="0"/>
          <w:divBdr>
            <w:top w:val="none" w:sz="0" w:space="0" w:color="auto"/>
            <w:left w:val="none" w:sz="0" w:space="0" w:color="auto"/>
            <w:bottom w:val="none" w:sz="0" w:space="0" w:color="auto"/>
            <w:right w:val="none" w:sz="0" w:space="0" w:color="auto"/>
          </w:divBdr>
        </w:div>
        <w:div w:id="1341809790">
          <w:marLeft w:val="640"/>
          <w:marRight w:val="0"/>
          <w:marTop w:val="0"/>
          <w:marBottom w:val="0"/>
          <w:divBdr>
            <w:top w:val="none" w:sz="0" w:space="0" w:color="auto"/>
            <w:left w:val="none" w:sz="0" w:space="0" w:color="auto"/>
            <w:bottom w:val="none" w:sz="0" w:space="0" w:color="auto"/>
            <w:right w:val="none" w:sz="0" w:space="0" w:color="auto"/>
          </w:divBdr>
        </w:div>
        <w:div w:id="1345088742">
          <w:marLeft w:val="640"/>
          <w:marRight w:val="0"/>
          <w:marTop w:val="0"/>
          <w:marBottom w:val="0"/>
          <w:divBdr>
            <w:top w:val="none" w:sz="0" w:space="0" w:color="auto"/>
            <w:left w:val="none" w:sz="0" w:space="0" w:color="auto"/>
            <w:bottom w:val="none" w:sz="0" w:space="0" w:color="auto"/>
            <w:right w:val="none" w:sz="0" w:space="0" w:color="auto"/>
          </w:divBdr>
        </w:div>
        <w:div w:id="1354070182">
          <w:marLeft w:val="640"/>
          <w:marRight w:val="0"/>
          <w:marTop w:val="0"/>
          <w:marBottom w:val="0"/>
          <w:divBdr>
            <w:top w:val="none" w:sz="0" w:space="0" w:color="auto"/>
            <w:left w:val="none" w:sz="0" w:space="0" w:color="auto"/>
            <w:bottom w:val="none" w:sz="0" w:space="0" w:color="auto"/>
            <w:right w:val="none" w:sz="0" w:space="0" w:color="auto"/>
          </w:divBdr>
        </w:div>
        <w:div w:id="1358851448">
          <w:marLeft w:val="640"/>
          <w:marRight w:val="0"/>
          <w:marTop w:val="0"/>
          <w:marBottom w:val="0"/>
          <w:divBdr>
            <w:top w:val="none" w:sz="0" w:space="0" w:color="auto"/>
            <w:left w:val="none" w:sz="0" w:space="0" w:color="auto"/>
            <w:bottom w:val="none" w:sz="0" w:space="0" w:color="auto"/>
            <w:right w:val="none" w:sz="0" w:space="0" w:color="auto"/>
          </w:divBdr>
        </w:div>
        <w:div w:id="1365131788">
          <w:marLeft w:val="640"/>
          <w:marRight w:val="0"/>
          <w:marTop w:val="0"/>
          <w:marBottom w:val="0"/>
          <w:divBdr>
            <w:top w:val="none" w:sz="0" w:space="0" w:color="auto"/>
            <w:left w:val="none" w:sz="0" w:space="0" w:color="auto"/>
            <w:bottom w:val="none" w:sz="0" w:space="0" w:color="auto"/>
            <w:right w:val="none" w:sz="0" w:space="0" w:color="auto"/>
          </w:divBdr>
        </w:div>
        <w:div w:id="1373191897">
          <w:marLeft w:val="640"/>
          <w:marRight w:val="0"/>
          <w:marTop w:val="0"/>
          <w:marBottom w:val="0"/>
          <w:divBdr>
            <w:top w:val="none" w:sz="0" w:space="0" w:color="auto"/>
            <w:left w:val="none" w:sz="0" w:space="0" w:color="auto"/>
            <w:bottom w:val="none" w:sz="0" w:space="0" w:color="auto"/>
            <w:right w:val="none" w:sz="0" w:space="0" w:color="auto"/>
          </w:divBdr>
        </w:div>
        <w:div w:id="1377001820">
          <w:marLeft w:val="640"/>
          <w:marRight w:val="0"/>
          <w:marTop w:val="0"/>
          <w:marBottom w:val="0"/>
          <w:divBdr>
            <w:top w:val="none" w:sz="0" w:space="0" w:color="auto"/>
            <w:left w:val="none" w:sz="0" w:space="0" w:color="auto"/>
            <w:bottom w:val="none" w:sz="0" w:space="0" w:color="auto"/>
            <w:right w:val="none" w:sz="0" w:space="0" w:color="auto"/>
          </w:divBdr>
        </w:div>
        <w:div w:id="1382440697">
          <w:marLeft w:val="640"/>
          <w:marRight w:val="0"/>
          <w:marTop w:val="0"/>
          <w:marBottom w:val="0"/>
          <w:divBdr>
            <w:top w:val="none" w:sz="0" w:space="0" w:color="auto"/>
            <w:left w:val="none" w:sz="0" w:space="0" w:color="auto"/>
            <w:bottom w:val="none" w:sz="0" w:space="0" w:color="auto"/>
            <w:right w:val="none" w:sz="0" w:space="0" w:color="auto"/>
          </w:divBdr>
        </w:div>
        <w:div w:id="1383942918">
          <w:marLeft w:val="640"/>
          <w:marRight w:val="0"/>
          <w:marTop w:val="0"/>
          <w:marBottom w:val="0"/>
          <w:divBdr>
            <w:top w:val="none" w:sz="0" w:space="0" w:color="auto"/>
            <w:left w:val="none" w:sz="0" w:space="0" w:color="auto"/>
            <w:bottom w:val="none" w:sz="0" w:space="0" w:color="auto"/>
            <w:right w:val="none" w:sz="0" w:space="0" w:color="auto"/>
          </w:divBdr>
        </w:div>
        <w:div w:id="1384134575">
          <w:marLeft w:val="640"/>
          <w:marRight w:val="0"/>
          <w:marTop w:val="0"/>
          <w:marBottom w:val="0"/>
          <w:divBdr>
            <w:top w:val="none" w:sz="0" w:space="0" w:color="auto"/>
            <w:left w:val="none" w:sz="0" w:space="0" w:color="auto"/>
            <w:bottom w:val="none" w:sz="0" w:space="0" w:color="auto"/>
            <w:right w:val="none" w:sz="0" w:space="0" w:color="auto"/>
          </w:divBdr>
        </w:div>
        <w:div w:id="1387993504">
          <w:marLeft w:val="640"/>
          <w:marRight w:val="0"/>
          <w:marTop w:val="0"/>
          <w:marBottom w:val="0"/>
          <w:divBdr>
            <w:top w:val="none" w:sz="0" w:space="0" w:color="auto"/>
            <w:left w:val="none" w:sz="0" w:space="0" w:color="auto"/>
            <w:bottom w:val="none" w:sz="0" w:space="0" w:color="auto"/>
            <w:right w:val="none" w:sz="0" w:space="0" w:color="auto"/>
          </w:divBdr>
        </w:div>
        <w:div w:id="1392122349">
          <w:marLeft w:val="640"/>
          <w:marRight w:val="0"/>
          <w:marTop w:val="0"/>
          <w:marBottom w:val="0"/>
          <w:divBdr>
            <w:top w:val="none" w:sz="0" w:space="0" w:color="auto"/>
            <w:left w:val="none" w:sz="0" w:space="0" w:color="auto"/>
            <w:bottom w:val="none" w:sz="0" w:space="0" w:color="auto"/>
            <w:right w:val="none" w:sz="0" w:space="0" w:color="auto"/>
          </w:divBdr>
        </w:div>
        <w:div w:id="1394158315">
          <w:marLeft w:val="640"/>
          <w:marRight w:val="0"/>
          <w:marTop w:val="0"/>
          <w:marBottom w:val="0"/>
          <w:divBdr>
            <w:top w:val="none" w:sz="0" w:space="0" w:color="auto"/>
            <w:left w:val="none" w:sz="0" w:space="0" w:color="auto"/>
            <w:bottom w:val="none" w:sz="0" w:space="0" w:color="auto"/>
            <w:right w:val="none" w:sz="0" w:space="0" w:color="auto"/>
          </w:divBdr>
        </w:div>
        <w:div w:id="1396198589">
          <w:marLeft w:val="640"/>
          <w:marRight w:val="0"/>
          <w:marTop w:val="0"/>
          <w:marBottom w:val="0"/>
          <w:divBdr>
            <w:top w:val="none" w:sz="0" w:space="0" w:color="auto"/>
            <w:left w:val="none" w:sz="0" w:space="0" w:color="auto"/>
            <w:bottom w:val="none" w:sz="0" w:space="0" w:color="auto"/>
            <w:right w:val="none" w:sz="0" w:space="0" w:color="auto"/>
          </w:divBdr>
        </w:div>
        <w:div w:id="1419600960">
          <w:marLeft w:val="640"/>
          <w:marRight w:val="0"/>
          <w:marTop w:val="0"/>
          <w:marBottom w:val="0"/>
          <w:divBdr>
            <w:top w:val="none" w:sz="0" w:space="0" w:color="auto"/>
            <w:left w:val="none" w:sz="0" w:space="0" w:color="auto"/>
            <w:bottom w:val="none" w:sz="0" w:space="0" w:color="auto"/>
            <w:right w:val="none" w:sz="0" w:space="0" w:color="auto"/>
          </w:divBdr>
        </w:div>
        <w:div w:id="1430151915">
          <w:marLeft w:val="640"/>
          <w:marRight w:val="0"/>
          <w:marTop w:val="0"/>
          <w:marBottom w:val="0"/>
          <w:divBdr>
            <w:top w:val="none" w:sz="0" w:space="0" w:color="auto"/>
            <w:left w:val="none" w:sz="0" w:space="0" w:color="auto"/>
            <w:bottom w:val="none" w:sz="0" w:space="0" w:color="auto"/>
            <w:right w:val="none" w:sz="0" w:space="0" w:color="auto"/>
          </w:divBdr>
        </w:div>
        <w:div w:id="1449663082">
          <w:marLeft w:val="640"/>
          <w:marRight w:val="0"/>
          <w:marTop w:val="0"/>
          <w:marBottom w:val="0"/>
          <w:divBdr>
            <w:top w:val="none" w:sz="0" w:space="0" w:color="auto"/>
            <w:left w:val="none" w:sz="0" w:space="0" w:color="auto"/>
            <w:bottom w:val="none" w:sz="0" w:space="0" w:color="auto"/>
            <w:right w:val="none" w:sz="0" w:space="0" w:color="auto"/>
          </w:divBdr>
        </w:div>
        <w:div w:id="1452433597">
          <w:marLeft w:val="640"/>
          <w:marRight w:val="0"/>
          <w:marTop w:val="0"/>
          <w:marBottom w:val="0"/>
          <w:divBdr>
            <w:top w:val="none" w:sz="0" w:space="0" w:color="auto"/>
            <w:left w:val="none" w:sz="0" w:space="0" w:color="auto"/>
            <w:bottom w:val="none" w:sz="0" w:space="0" w:color="auto"/>
            <w:right w:val="none" w:sz="0" w:space="0" w:color="auto"/>
          </w:divBdr>
        </w:div>
        <w:div w:id="1460299846">
          <w:marLeft w:val="640"/>
          <w:marRight w:val="0"/>
          <w:marTop w:val="0"/>
          <w:marBottom w:val="0"/>
          <w:divBdr>
            <w:top w:val="none" w:sz="0" w:space="0" w:color="auto"/>
            <w:left w:val="none" w:sz="0" w:space="0" w:color="auto"/>
            <w:bottom w:val="none" w:sz="0" w:space="0" w:color="auto"/>
            <w:right w:val="none" w:sz="0" w:space="0" w:color="auto"/>
          </w:divBdr>
        </w:div>
        <w:div w:id="1463114345">
          <w:marLeft w:val="640"/>
          <w:marRight w:val="0"/>
          <w:marTop w:val="0"/>
          <w:marBottom w:val="0"/>
          <w:divBdr>
            <w:top w:val="none" w:sz="0" w:space="0" w:color="auto"/>
            <w:left w:val="none" w:sz="0" w:space="0" w:color="auto"/>
            <w:bottom w:val="none" w:sz="0" w:space="0" w:color="auto"/>
            <w:right w:val="none" w:sz="0" w:space="0" w:color="auto"/>
          </w:divBdr>
        </w:div>
        <w:div w:id="1470245321">
          <w:marLeft w:val="640"/>
          <w:marRight w:val="0"/>
          <w:marTop w:val="0"/>
          <w:marBottom w:val="0"/>
          <w:divBdr>
            <w:top w:val="none" w:sz="0" w:space="0" w:color="auto"/>
            <w:left w:val="none" w:sz="0" w:space="0" w:color="auto"/>
            <w:bottom w:val="none" w:sz="0" w:space="0" w:color="auto"/>
            <w:right w:val="none" w:sz="0" w:space="0" w:color="auto"/>
          </w:divBdr>
        </w:div>
        <w:div w:id="1478914867">
          <w:marLeft w:val="640"/>
          <w:marRight w:val="0"/>
          <w:marTop w:val="0"/>
          <w:marBottom w:val="0"/>
          <w:divBdr>
            <w:top w:val="none" w:sz="0" w:space="0" w:color="auto"/>
            <w:left w:val="none" w:sz="0" w:space="0" w:color="auto"/>
            <w:bottom w:val="none" w:sz="0" w:space="0" w:color="auto"/>
            <w:right w:val="none" w:sz="0" w:space="0" w:color="auto"/>
          </w:divBdr>
        </w:div>
        <w:div w:id="1487165398">
          <w:marLeft w:val="640"/>
          <w:marRight w:val="0"/>
          <w:marTop w:val="0"/>
          <w:marBottom w:val="0"/>
          <w:divBdr>
            <w:top w:val="none" w:sz="0" w:space="0" w:color="auto"/>
            <w:left w:val="none" w:sz="0" w:space="0" w:color="auto"/>
            <w:bottom w:val="none" w:sz="0" w:space="0" w:color="auto"/>
            <w:right w:val="none" w:sz="0" w:space="0" w:color="auto"/>
          </w:divBdr>
        </w:div>
        <w:div w:id="1491093970">
          <w:marLeft w:val="640"/>
          <w:marRight w:val="0"/>
          <w:marTop w:val="0"/>
          <w:marBottom w:val="0"/>
          <w:divBdr>
            <w:top w:val="none" w:sz="0" w:space="0" w:color="auto"/>
            <w:left w:val="none" w:sz="0" w:space="0" w:color="auto"/>
            <w:bottom w:val="none" w:sz="0" w:space="0" w:color="auto"/>
            <w:right w:val="none" w:sz="0" w:space="0" w:color="auto"/>
          </w:divBdr>
        </w:div>
        <w:div w:id="1491482725">
          <w:marLeft w:val="640"/>
          <w:marRight w:val="0"/>
          <w:marTop w:val="0"/>
          <w:marBottom w:val="0"/>
          <w:divBdr>
            <w:top w:val="none" w:sz="0" w:space="0" w:color="auto"/>
            <w:left w:val="none" w:sz="0" w:space="0" w:color="auto"/>
            <w:bottom w:val="none" w:sz="0" w:space="0" w:color="auto"/>
            <w:right w:val="none" w:sz="0" w:space="0" w:color="auto"/>
          </w:divBdr>
        </w:div>
        <w:div w:id="1499878418">
          <w:marLeft w:val="640"/>
          <w:marRight w:val="0"/>
          <w:marTop w:val="0"/>
          <w:marBottom w:val="0"/>
          <w:divBdr>
            <w:top w:val="none" w:sz="0" w:space="0" w:color="auto"/>
            <w:left w:val="none" w:sz="0" w:space="0" w:color="auto"/>
            <w:bottom w:val="none" w:sz="0" w:space="0" w:color="auto"/>
            <w:right w:val="none" w:sz="0" w:space="0" w:color="auto"/>
          </w:divBdr>
        </w:div>
        <w:div w:id="1505126980">
          <w:marLeft w:val="640"/>
          <w:marRight w:val="0"/>
          <w:marTop w:val="0"/>
          <w:marBottom w:val="0"/>
          <w:divBdr>
            <w:top w:val="none" w:sz="0" w:space="0" w:color="auto"/>
            <w:left w:val="none" w:sz="0" w:space="0" w:color="auto"/>
            <w:bottom w:val="none" w:sz="0" w:space="0" w:color="auto"/>
            <w:right w:val="none" w:sz="0" w:space="0" w:color="auto"/>
          </w:divBdr>
        </w:div>
        <w:div w:id="1519542860">
          <w:marLeft w:val="640"/>
          <w:marRight w:val="0"/>
          <w:marTop w:val="0"/>
          <w:marBottom w:val="0"/>
          <w:divBdr>
            <w:top w:val="none" w:sz="0" w:space="0" w:color="auto"/>
            <w:left w:val="none" w:sz="0" w:space="0" w:color="auto"/>
            <w:bottom w:val="none" w:sz="0" w:space="0" w:color="auto"/>
            <w:right w:val="none" w:sz="0" w:space="0" w:color="auto"/>
          </w:divBdr>
        </w:div>
        <w:div w:id="1553233400">
          <w:marLeft w:val="640"/>
          <w:marRight w:val="0"/>
          <w:marTop w:val="0"/>
          <w:marBottom w:val="0"/>
          <w:divBdr>
            <w:top w:val="none" w:sz="0" w:space="0" w:color="auto"/>
            <w:left w:val="none" w:sz="0" w:space="0" w:color="auto"/>
            <w:bottom w:val="none" w:sz="0" w:space="0" w:color="auto"/>
            <w:right w:val="none" w:sz="0" w:space="0" w:color="auto"/>
          </w:divBdr>
        </w:div>
        <w:div w:id="1568412982">
          <w:marLeft w:val="640"/>
          <w:marRight w:val="0"/>
          <w:marTop w:val="0"/>
          <w:marBottom w:val="0"/>
          <w:divBdr>
            <w:top w:val="none" w:sz="0" w:space="0" w:color="auto"/>
            <w:left w:val="none" w:sz="0" w:space="0" w:color="auto"/>
            <w:bottom w:val="none" w:sz="0" w:space="0" w:color="auto"/>
            <w:right w:val="none" w:sz="0" w:space="0" w:color="auto"/>
          </w:divBdr>
        </w:div>
        <w:div w:id="1575972159">
          <w:marLeft w:val="640"/>
          <w:marRight w:val="0"/>
          <w:marTop w:val="0"/>
          <w:marBottom w:val="0"/>
          <w:divBdr>
            <w:top w:val="none" w:sz="0" w:space="0" w:color="auto"/>
            <w:left w:val="none" w:sz="0" w:space="0" w:color="auto"/>
            <w:bottom w:val="none" w:sz="0" w:space="0" w:color="auto"/>
            <w:right w:val="none" w:sz="0" w:space="0" w:color="auto"/>
          </w:divBdr>
        </w:div>
        <w:div w:id="1589583385">
          <w:marLeft w:val="640"/>
          <w:marRight w:val="0"/>
          <w:marTop w:val="0"/>
          <w:marBottom w:val="0"/>
          <w:divBdr>
            <w:top w:val="none" w:sz="0" w:space="0" w:color="auto"/>
            <w:left w:val="none" w:sz="0" w:space="0" w:color="auto"/>
            <w:bottom w:val="none" w:sz="0" w:space="0" w:color="auto"/>
            <w:right w:val="none" w:sz="0" w:space="0" w:color="auto"/>
          </w:divBdr>
        </w:div>
        <w:div w:id="1593203866">
          <w:marLeft w:val="640"/>
          <w:marRight w:val="0"/>
          <w:marTop w:val="0"/>
          <w:marBottom w:val="0"/>
          <w:divBdr>
            <w:top w:val="none" w:sz="0" w:space="0" w:color="auto"/>
            <w:left w:val="none" w:sz="0" w:space="0" w:color="auto"/>
            <w:bottom w:val="none" w:sz="0" w:space="0" w:color="auto"/>
            <w:right w:val="none" w:sz="0" w:space="0" w:color="auto"/>
          </w:divBdr>
        </w:div>
        <w:div w:id="1599096877">
          <w:marLeft w:val="640"/>
          <w:marRight w:val="0"/>
          <w:marTop w:val="0"/>
          <w:marBottom w:val="0"/>
          <w:divBdr>
            <w:top w:val="none" w:sz="0" w:space="0" w:color="auto"/>
            <w:left w:val="none" w:sz="0" w:space="0" w:color="auto"/>
            <w:bottom w:val="none" w:sz="0" w:space="0" w:color="auto"/>
            <w:right w:val="none" w:sz="0" w:space="0" w:color="auto"/>
          </w:divBdr>
        </w:div>
        <w:div w:id="1600336801">
          <w:marLeft w:val="640"/>
          <w:marRight w:val="0"/>
          <w:marTop w:val="0"/>
          <w:marBottom w:val="0"/>
          <w:divBdr>
            <w:top w:val="none" w:sz="0" w:space="0" w:color="auto"/>
            <w:left w:val="none" w:sz="0" w:space="0" w:color="auto"/>
            <w:bottom w:val="none" w:sz="0" w:space="0" w:color="auto"/>
            <w:right w:val="none" w:sz="0" w:space="0" w:color="auto"/>
          </w:divBdr>
        </w:div>
        <w:div w:id="1600992622">
          <w:marLeft w:val="640"/>
          <w:marRight w:val="0"/>
          <w:marTop w:val="0"/>
          <w:marBottom w:val="0"/>
          <w:divBdr>
            <w:top w:val="none" w:sz="0" w:space="0" w:color="auto"/>
            <w:left w:val="none" w:sz="0" w:space="0" w:color="auto"/>
            <w:bottom w:val="none" w:sz="0" w:space="0" w:color="auto"/>
            <w:right w:val="none" w:sz="0" w:space="0" w:color="auto"/>
          </w:divBdr>
        </w:div>
        <w:div w:id="1607419736">
          <w:marLeft w:val="640"/>
          <w:marRight w:val="0"/>
          <w:marTop w:val="0"/>
          <w:marBottom w:val="0"/>
          <w:divBdr>
            <w:top w:val="none" w:sz="0" w:space="0" w:color="auto"/>
            <w:left w:val="none" w:sz="0" w:space="0" w:color="auto"/>
            <w:bottom w:val="none" w:sz="0" w:space="0" w:color="auto"/>
            <w:right w:val="none" w:sz="0" w:space="0" w:color="auto"/>
          </w:divBdr>
        </w:div>
        <w:div w:id="1615750708">
          <w:marLeft w:val="640"/>
          <w:marRight w:val="0"/>
          <w:marTop w:val="0"/>
          <w:marBottom w:val="0"/>
          <w:divBdr>
            <w:top w:val="none" w:sz="0" w:space="0" w:color="auto"/>
            <w:left w:val="none" w:sz="0" w:space="0" w:color="auto"/>
            <w:bottom w:val="none" w:sz="0" w:space="0" w:color="auto"/>
            <w:right w:val="none" w:sz="0" w:space="0" w:color="auto"/>
          </w:divBdr>
        </w:div>
        <w:div w:id="1625427746">
          <w:marLeft w:val="640"/>
          <w:marRight w:val="0"/>
          <w:marTop w:val="0"/>
          <w:marBottom w:val="0"/>
          <w:divBdr>
            <w:top w:val="none" w:sz="0" w:space="0" w:color="auto"/>
            <w:left w:val="none" w:sz="0" w:space="0" w:color="auto"/>
            <w:bottom w:val="none" w:sz="0" w:space="0" w:color="auto"/>
            <w:right w:val="none" w:sz="0" w:space="0" w:color="auto"/>
          </w:divBdr>
        </w:div>
        <w:div w:id="1625765478">
          <w:marLeft w:val="640"/>
          <w:marRight w:val="0"/>
          <w:marTop w:val="0"/>
          <w:marBottom w:val="0"/>
          <w:divBdr>
            <w:top w:val="none" w:sz="0" w:space="0" w:color="auto"/>
            <w:left w:val="none" w:sz="0" w:space="0" w:color="auto"/>
            <w:bottom w:val="none" w:sz="0" w:space="0" w:color="auto"/>
            <w:right w:val="none" w:sz="0" w:space="0" w:color="auto"/>
          </w:divBdr>
        </w:div>
        <w:div w:id="1628928480">
          <w:marLeft w:val="640"/>
          <w:marRight w:val="0"/>
          <w:marTop w:val="0"/>
          <w:marBottom w:val="0"/>
          <w:divBdr>
            <w:top w:val="none" w:sz="0" w:space="0" w:color="auto"/>
            <w:left w:val="none" w:sz="0" w:space="0" w:color="auto"/>
            <w:bottom w:val="none" w:sz="0" w:space="0" w:color="auto"/>
            <w:right w:val="none" w:sz="0" w:space="0" w:color="auto"/>
          </w:divBdr>
        </w:div>
        <w:div w:id="1654528364">
          <w:marLeft w:val="640"/>
          <w:marRight w:val="0"/>
          <w:marTop w:val="0"/>
          <w:marBottom w:val="0"/>
          <w:divBdr>
            <w:top w:val="none" w:sz="0" w:space="0" w:color="auto"/>
            <w:left w:val="none" w:sz="0" w:space="0" w:color="auto"/>
            <w:bottom w:val="none" w:sz="0" w:space="0" w:color="auto"/>
            <w:right w:val="none" w:sz="0" w:space="0" w:color="auto"/>
          </w:divBdr>
        </w:div>
        <w:div w:id="1677346475">
          <w:marLeft w:val="640"/>
          <w:marRight w:val="0"/>
          <w:marTop w:val="0"/>
          <w:marBottom w:val="0"/>
          <w:divBdr>
            <w:top w:val="none" w:sz="0" w:space="0" w:color="auto"/>
            <w:left w:val="none" w:sz="0" w:space="0" w:color="auto"/>
            <w:bottom w:val="none" w:sz="0" w:space="0" w:color="auto"/>
            <w:right w:val="none" w:sz="0" w:space="0" w:color="auto"/>
          </w:divBdr>
        </w:div>
        <w:div w:id="1684473485">
          <w:marLeft w:val="640"/>
          <w:marRight w:val="0"/>
          <w:marTop w:val="0"/>
          <w:marBottom w:val="0"/>
          <w:divBdr>
            <w:top w:val="none" w:sz="0" w:space="0" w:color="auto"/>
            <w:left w:val="none" w:sz="0" w:space="0" w:color="auto"/>
            <w:bottom w:val="none" w:sz="0" w:space="0" w:color="auto"/>
            <w:right w:val="none" w:sz="0" w:space="0" w:color="auto"/>
          </w:divBdr>
        </w:div>
        <w:div w:id="1708070401">
          <w:marLeft w:val="640"/>
          <w:marRight w:val="0"/>
          <w:marTop w:val="0"/>
          <w:marBottom w:val="0"/>
          <w:divBdr>
            <w:top w:val="none" w:sz="0" w:space="0" w:color="auto"/>
            <w:left w:val="none" w:sz="0" w:space="0" w:color="auto"/>
            <w:bottom w:val="none" w:sz="0" w:space="0" w:color="auto"/>
            <w:right w:val="none" w:sz="0" w:space="0" w:color="auto"/>
          </w:divBdr>
        </w:div>
        <w:div w:id="1710030920">
          <w:marLeft w:val="640"/>
          <w:marRight w:val="0"/>
          <w:marTop w:val="0"/>
          <w:marBottom w:val="0"/>
          <w:divBdr>
            <w:top w:val="none" w:sz="0" w:space="0" w:color="auto"/>
            <w:left w:val="none" w:sz="0" w:space="0" w:color="auto"/>
            <w:bottom w:val="none" w:sz="0" w:space="0" w:color="auto"/>
            <w:right w:val="none" w:sz="0" w:space="0" w:color="auto"/>
          </w:divBdr>
        </w:div>
        <w:div w:id="1718117364">
          <w:marLeft w:val="640"/>
          <w:marRight w:val="0"/>
          <w:marTop w:val="0"/>
          <w:marBottom w:val="0"/>
          <w:divBdr>
            <w:top w:val="none" w:sz="0" w:space="0" w:color="auto"/>
            <w:left w:val="none" w:sz="0" w:space="0" w:color="auto"/>
            <w:bottom w:val="none" w:sz="0" w:space="0" w:color="auto"/>
            <w:right w:val="none" w:sz="0" w:space="0" w:color="auto"/>
          </w:divBdr>
        </w:div>
        <w:div w:id="1729375666">
          <w:marLeft w:val="640"/>
          <w:marRight w:val="0"/>
          <w:marTop w:val="0"/>
          <w:marBottom w:val="0"/>
          <w:divBdr>
            <w:top w:val="none" w:sz="0" w:space="0" w:color="auto"/>
            <w:left w:val="none" w:sz="0" w:space="0" w:color="auto"/>
            <w:bottom w:val="none" w:sz="0" w:space="0" w:color="auto"/>
            <w:right w:val="none" w:sz="0" w:space="0" w:color="auto"/>
          </w:divBdr>
        </w:div>
        <w:div w:id="1743023217">
          <w:marLeft w:val="640"/>
          <w:marRight w:val="0"/>
          <w:marTop w:val="0"/>
          <w:marBottom w:val="0"/>
          <w:divBdr>
            <w:top w:val="none" w:sz="0" w:space="0" w:color="auto"/>
            <w:left w:val="none" w:sz="0" w:space="0" w:color="auto"/>
            <w:bottom w:val="none" w:sz="0" w:space="0" w:color="auto"/>
            <w:right w:val="none" w:sz="0" w:space="0" w:color="auto"/>
          </w:divBdr>
        </w:div>
        <w:div w:id="1755855298">
          <w:marLeft w:val="640"/>
          <w:marRight w:val="0"/>
          <w:marTop w:val="0"/>
          <w:marBottom w:val="0"/>
          <w:divBdr>
            <w:top w:val="none" w:sz="0" w:space="0" w:color="auto"/>
            <w:left w:val="none" w:sz="0" w:space="0" w:color="auto"/>
            <w:bottom w:val="none" w:sz="0" w:space="0" w:color="auto"/>
            <w:right w:val="none" w:sz="0" w:space="0" w:color="auto"/>
          </w:divBdr>
        </w:div>
        <w:div w:id="1764646081">
          <w:marLeft w:val="640"/>
          <w:marRight w:val="0"/>
          <w:marTop w:val="0"/>
          <w:marBottom w:val="0"/>
          <w:divBdr>
            <w:top w:val="none" w:sz="0" w:space="0" w:color="auto"/>
            <w:left w:val="none" w:sz="0" w:space="0" w:color="auto"/>
            <w:bottom w:val="none" w:sz="0" w:space="0" w:color="auto"/>
            <w:right w:val="none" w:sz="0" w:space="0" w:color="auto"/>
          </w:divBdr>
        </w:div>
        <w:div w:id="1787236466">
          <w:marLeft w:val="640"/>
          <w:marRight w:val="0"/>
          <w:marTop w:val="0"/>
          <w:marBottom w:val="0"/>
          <w:divBdr>
            <w:top w:val="none" w:sz="0" w:space="0" w:color="auto"/>
            <w:left w:val="none" w:sz="0" w:space="0" w:color="auto"/>
            <w:bottom w:val="none" w:sz="0" w:space="0" w:color="auto"/>
            <w:right w:val="none" w:sz="0" w:space="0" w:color="auto"/>
          </w:divBdr>
        </w:div>
        <w:div w:id="1798255239">
          <w:marLeft w:val="640"/>
          <w:marRight w:val="0"/>
          <w:marTop w:val="0"/>
          <w:marBottom w:val="0"/>
          <w:divBdr>
            <w:top w:val="none" w:sz="0" w:space="0" w:color="auto"/>
            <w:left w:val="none" w:sz="0" w:space="0" w:color="auto"/>
            <w:bottom w:val="none" w:sz="0" w:space="0" w:color="auto"/>
            <w:right w:val="none" w:sz="0" w:space="0" w:color="auto"/>
          </w:divBdr>
        </w:div>
        <w:div w:id="1822457442">
          <w:marLeft w:val="640"/>
          <w:marRight w:val="0"/>
          <w:marTop w:val="0"/>
          <w:marBottom w:val="0"/>
          <w:divBdr>
            <w:top w:val="none" w:sz="0" w:space="0" w:color="auto"/>
            <w:left w:val="none" w:sz="0" w:space="0" w:color="auto"/>
            <w:bottom w:val="none" w:sz="0" w:space="0" w:color="auto"/>
            <w:right w:val="none" w:sz="0" w:space="0" w:color="auto"/>
          </w:divBdr>
        </w:div>
        <w:div w:id="1823497170">
          <w:marLeft w:val="640"/>
          <w:marRight w:val="0"/>
          <w:marTop w:val="0"/>
          <w:marBottom w:val="0"/>
          <w:divBdr>
            <w:top w:val="none" w:sz="0" w:space="0" w:color="auto"/>
            <w:left w:val="none" w:sz="0" w:space="0" w:color="auto"/>
            <w:bottom w:val="none" w:sz="0" w:space="0" w:color="auto"/>
            <w:right w:val="none" w:sz="0" w:space="0" w:color="auto"/>
          </w:divBdr>
        </w:div>
        <w:div w:id="1827896314">
          <w:marLeft w:val="640"/>
          <w:marRight w:val="0"/>
          <w:marTop w:val="0"/>
          <w:marBottom w:val="0"/>
          <w:divBdr>
            <w:top w:val="none" w:sz="0" w:space="0" w:color="auto"/>
            <w:left w:val="none" w:sz="0" w:space="0" w:color="auto"/>
            <w:bottom w:val="none" w:sz="0" w:space="0" w:color="auto"/>
            <w:right w:val="none" w:sz="0" w:space="0" w:color="auto"/>
          </w:divBdr>
        </w:div>
        <w:div w:id="1828087737">
          <w:marLeft w:val="640"/>
          <w:marRight w:val="0"/>
          <w:marTop w:val="0"/>
          <w:marBottom w:val="0"/>
          <w:divBdr>
            <w:top w:val="none" w:sz="0" w:space="0" w:color="auto"/>
            <w:left w:val="none" w:sz="0" w:space="0" w:color="auto"/>
            <w:bottom w:val="none" w:sz="0" w:space="0" w:color="auto"/>
            <w:right w:val="none" w:sz="0" w:space="0" w:color="auto"/>
          </w:divBdr>
        </w:div>
        <w:div w:id="1853571136">
          <w:marLeft w:val="640"/>
          <w:marRight w:val="0"/>
          <w:marTop w:val="0"/>
          <w:marBottom w:val="0"/>
          <w:divBdr>
            <w:top w:val="none" w:sz="0" w:space="0" w:color="auto"/>
            <w:left w:val="none" w:sz="0" w:space="0" w:color="auto"/>
            <w:bottom w:val="none" w:sz="0" w:space="0" w:color="auto"/>
            <w:right w:val="none" w:sz="0" w:space="0" w:color="auto"/>
          </w:divBdr>
        </w:div>
        <w:div w:id="1854176337">
          <w:marLeft w:val="640"/>
          <w:marRight w:val="0"/>
          <w:marTop w:val="0"/>
          <w:marBottom w:val="0"/>
          <w:divBdr>
            <w:top w:val="none" w:sz="0" w:space="0" w:color="auto"/>
            <w:left w:val="none" w:sz="0" w:space="0" w:color="auto"/>
            <w:bottom w:val="none" w:sz="0" w:space="0" w:color="auto"/>
            <w:right w:val="none" w:sz="0" w:space="0" w:color="auto"/>
          </w:divBdr>
        </w:div>
        <w:div w:id="1865708058">
          <w:marLeft w:val="640"/>
          <w:marRight w:val="0"/>
          <w:marTop w:val="0"/>
          <w:marBottom w:val="0"/>
          <w:divBdr>
            <w:top w:val="none" w:sz="0" w:space="0" w:color="auto"/>
            <w:left w:val="none" w:sz="0" w:space="0" w:color="auto"/>
            <w:bottom w:val="none" w:sz="0" w:space="0" w:color="auto"/>
            <w:right w:val="none" w:sz="0" w:space="0" w:color="auto"/>
          </w:divBdr>
        </w:div>
        <w:div w:id="1867791040">
          <w:marLeft w:val="640"/>
          <w:marRight w:val="0"/>
          <w:marTop w:val="0"/>
          <w:marBottom w:val="0"/>
          <w:divBdr>
            <w:top w:val="none" w:sz="0" w:space="0" w:color="auto"/>
            <w:left w:val="none" w:sz="0" w:space="0" w:color="auto"/>
            <w:bottom w:val="none" w:sz="0" w:space="0" w:color="auto"/>
            <w:right w:val="none" w:sz="0" w:space="0" w:color="auto"/>
          </w:divBdr>
        </w:div>
        <w:div w:id="1870147701">
          <w:marLeft w:val="640"/>
          <w:marRight w:val="0"/>
          <w:marTop w:val="0"/>
          <w:marBottom w:val="0"/>
          <w:divBdr>
            <w:top w:val="none" w:sz="0" w:space="0" w:color="auto"/>
            <w:left w:val="none" w:sz="0" w:space="0" w:color="auto"/>
            <w:bottom w:val="none" w:sz="0" w:space="0" w:color="auto"/>
            <w:right w:val="none" w:sz="0" w:space="0" w:color="auto"/>
          </w:divBdr>
        </w:div>
        <w:div w:id="1871533769">
          <w:marLeft w:val="640"/>
          <w:marRight w:val="0"/>
          <w:marTop w:val="0"/>
          <w:marBottom w:val="0"/>
          <w:divBdr>
            <w:top w:val="none" w:sz="0" w:space="0" w:color="auto"/>
            <w:left w:val="none" w:sz="0" w:space="0" w:color="auto"/>
            <w:bottom w:val="none" w:sz="0" w:space="0" w:color="auto"/>
            <w:right w:val="none" w:sz="0" w:space="0" w:color="auto"/>
          </w:divBdr>
        </w:div>
        <w:div w:id="1888251321">
          <w:marLeft w:val="640"/>
          <w:marRight w:val="0"/>
          <w:marTop w:val="0"/>
          <w:marBottom w:val="0"/>
          <w:divBdr>
            <w:top w:val="none" w:sz="0" w:space="0" w:color="auto"/>
            <w:left w:val="none" w:sz="0" w:space="0" w:color="auto"/>
            <w:bottom w:val="none" w:sz="0" w:space="0" w:color="auto"/>
            <w:right w:val="none" w:sz="0" w:space="0" w:color="auto"/>
          </w:divBdr>
        </w:div>
        <w:div w:id="1907496035">
          <w:marLeft w:val="640"/>
          <w:marRight w:val="0"/>
          <w:marTop w:val="0"/>
          <w:marBottom w:val="0"/>
          <w:divBdr>
            <w:top w:val="none" w:sz="0" w:space="0" w:color="auto"/>
            <w:left w:val="none" w:sz="0" w:space="0" w:color="auto"/>
            <w:bottom w:val="none" w:sz="0" w:space="0" w:color="auto"/>
            <w:right w:val="none" w:sz="0" w:space="0" w:color="auto"/>
          </w:divBdr>
        </w:div>
        <w:div w:id="1910578681">
          <w:marLeft w:val="640"/>
          <w:marRight w:val="0"/>
          <w:marTop w:val="0"/>
          <w:marBottom w:val="0"/>
          <w:divBdr>
            <w:top w:val="none" w:sz="0" w:space="0" w:color="auto"/>
            <w:left w:val="none" w:sz="0" w:space="0" w:color="auto"/>
            <w:bottom w:val="none" w:sz="0" w:space="0" w:color="auto"/>
            <w:right w:val="none" w:sz="0" w:space="0" w:color="auto"/>
          </w:divBdr>
        </w:div>
        <w:div w:id="1911110209">
          <w:marLeft w:val="640"/>
          <w:marRight w:val="0"/>
          <w:marTop w:val="0"/>
          <w:marBottom w:val="0"/>
          <w:divBdr>
            <w:top w:val="none" w:sz="0" w:space="0" w:color="auto"/>
            <w:left w:val="none" w:sz="0" w:space="0" w:color="auto"/>
            <w:bottom w:val="none" w:sz="0" w:space="0" w:color="auto"/>
            <w:right w:val="none" w:sz="0" w:space="0" w:color="auto"/>
          </w:divBdr>
        </w:div>
        <w:div w:id="1915386621">
          <w:marLeft w:val="640"/>
          <w:marRight w:val="0"/>
          <w:marTop w:val="0"/>
          <w:marBottom w:val="0"/>
          <w:divBdr>
            <w:top w:val="none" w:sz="0" w:space="0" w:color="auto"/>
            <w:left w:val="none" w:sz="0" w:space="0" w:color="auto"/>
            <w:bottom w:val="none" w:sz="0" w:space="0" w:color="auto"/>
            <w:right w:val="none" w:sz="0" w:space="0" w:color="auto"/>
          </w:divBdr>
        </w:div>
        <w:div w:id="1961183108">
          <w:marLeft w:val="640"/>
          <w:marRight w:val="0"/>
          <w:marTop w:val="0"/>
          <w:marBottom w:val="0"/>
          <w:divBdr>
            <w:top w:val="none" w:sz="0" w:space="0" w:color="auto"/>
            <w:left w:val="none" w:sz="0" w:space="0" w:color="auto"/>
            <w:bottom w:val="none" w:sz="0" w:space="0" w:color="auto"/>
            <w:right w:val="none" w:sz="0" w:space="0" w:color="auto"/>
          </w:divBdr>
        </w:div>
        <w:div w:id="1974360827">
          <w:marLeft w:val="640"/>
          <w:marRight w:val="0"/>
          <w:marTop w:val="0"/>
          <w:marBottom w:val="0"/>
          <w:divBdr>
            <w:top w:val="none" w:sz="0" w:space="0" w:color="auto"/>
            <w:left w:val="none" w:sz="0" w:space="0" w:color="auto"/>
            <w:bottom w:val="none" w:sz="0" w:space="0" w:color="auto"/>
            <w:right w:val="none" w:sz="0" w:space="0" w:color="auto"/>
          </w:divBdr>
        </w:div>
        <w:div w:id="1996958485">
          <w:marLeft w:val="640"/>
          <w:marRight w:val="0"/>
          <w:marTop w:val="0"/>
          <w:marBottom w:val="0"/>
          <w:divBdr>
            <w:top w:val="none" w:sz="0" w:space="0" w:color="auto"/>
            <w:left w:val="none" w:sz="0" w:space="0" w:color="auto"/>
            <w:bottom w:val="none" w:sz="0" w:space="0" w:color="auto"/>
            <w:right w:val="none" w:sz="0" w:space="0" w:color="auto"/>
          </w:divBdr>
        </w:div>
        <w:div w:id="2003848192">
          <w:marLeft w:val="640"/>
          <w:marRight w:val="0"/>
          <w:marTop w:val="0"/>
          <w:marBottom w:val="0"/>
          <w:divBdr>
            <w:top w:val="none" w:sz="0" w:space="0" w:color="auto"/>
            <w:left w:val="none" w:sz="0" w:space="0" w:color="auto"/>
            <w:bottom w:val="none" w:sz="0" w:space="0" w:color="auto"/>
            <w:right w:val="none" w:sz="0" w:space="0" w:color="auto"/>
          </w:divBdr>
        </w:div>
        <w:div w:id="2010714471">
          <w:marLeft w:val="640"/>
          <w:marRight w:val="0"/>
          <w:marTop w:val="0"/>
          <w:marBottom w:val="0"/>
          <w:divBdr>
            <w:top w:val="none" w:sz="0" w:space="0" w:color="auto"/>
            <w:left w:val="none" w:sz="0" w:space="0" w:color="auto"/>
            <w:bottom w:val="none" w:sz="0" w:space="0" w:color="auto"/>
            <w:right w:val="none" w:sz="0" w:space="0" w:color="auto"/>
          </w:divBdr>
        </w:div>
        <w:div w:id="2017072396">
          <w:marLeft w:val="640"/>
          <w:marRight w:val="0"/>
          <w:marTop w:val="0"/>
          <w:marBottom w:val="0"/>
          <w:divBdr>
            <w:top w:val="none" w:sz="0" w:space="0" w:color="auto"/>
            <w:left w:val="none" w:sz="0" w:space="0" w:color="auto"/>
            <w:bottom w:val="none" w:sz="0" w:space="0" w:color="auto"/>
            <w:right w:val="none" w:sz="0" w:space="0" w:color="auto"/>
          </w:divBdr>
        </w:div>
        <w:div w:id="2036926467">
          <w:marLeft w:val="640"/>
          <w:marRight w:val="0"/>
          <w:marTop w:val="0"/>
          <w:marBottom w:val="0"/>
          <w:divBdr>
            <w:top w:val="none" w:sz="0" w:space="0" w:color="auto"/>
            <w:left w:val="none" w:sz="0" w:space="0" w:color="auto"/>
            <w:bottom w:val="none" w:sz="0" w:space="0" w:color="auto"/>
            <w:right w:val="none" w:sz="0" w:space="0" w:color="auto"/>
          </w:divBdr>
        </w:div>
        <w:div w:id="2041781756">
          <w:marLeft w:val="640"/>
          <w:marRight w:val="0"/>
          <w:marTop w:val="0"/>
          <w:marBottom w:val="0"/>
          <w:divBdr>
            <w:top w:val="none" w:sz="0" w:space="0" w:color="auto"/>
            <w:left w:val="none" w:sz="0" w:space="0" w:color="auto"/>
            <w:bottom w:val="none" w:sz="0" w:space="0" w:color="auto"/>
            <w:right w:val="none" w:sz="0" w:space="0" w:color="auto"/>
          </w:divBdr>
        </w:div>
        <w:div w:id="2045015446">
          <w:marLeft w:val="640"/>
          <w:marRight w:val="0"/>
          <w:marTop w:val="0"/>
          <w:marBottom w:val="0"/>
          <w:divBdr>
            <w:top w:val="none" w:sz="0" w:space="0" w:color="auto"/>
            <w:left w:val="none" w:sz="0" w:space="0" w:color="auto"/>
            <w:bottom w:val="none" w:sz="0" w:space="0" w:color="auto"/>
            <w:right w:val="none" w:sz="0" w:space="0" w:color="auto"/>
          </w:divBdr>
        </w:div>
        <w:div w:id="2049143754">
          <w:marLeft w:val="640"/>
          <w:marRight w:val="0"/>
          <w:marTop w:val="0"/>
          <w:marBottom w:val="0"/>
          <w:divBdr>
            <w:top w:val="none" w:sz="0" w:space="0" w:color="auto"/>
            <w:left w:val="none" w:sz="0" w:space="0" w:color="auto"/>
            <w:bottom w:val="none" w:sz="0" w:space="0" w:color="auto"/>
            <w:right w:val="none" w:sz="0" w:space="0" w:color="auto"/>
          </w:divBdr>
        </w:div>
        <w:div w:id="2051608418">
          <w:marLeft w:val="640"/>
          <w:marRight w:val="0"/>
          <w:marTop w:val="0"/>
          <w:marBottom w:val="0"/>
          <w:divBdr>
            <w:top w:val="none" w:sz="0" w:space="0" w:color="auto"/>
            <w:left w:val="none" w:sz="0" w:space="0" w:color="auto"/>
            <w:bottom w:val="none" w:sz="0" w:space="0" w:color="auto"/>
            <w:right w:val="none" w:sz="0" w:space="0" w:color="auto"/>
          </w:divBdr>
        </w:div>
        <w:div w:id="2068645885">
          <w:marLeft w:val="640"/>
          <w:marRight w:val="0"/>
          <w:marTop w:val="0"/>
          <w:marBottom w:val="0"/>
          <w:divBdr>
            <w:top w:val="none" w:sz="0" w:space="0" w:color="auto"/>
            <w:left w:val="none" w:sz="0" w:space="0" w:color="auto"/>
            <w:bottom w:val="none" w:sz="0" w:space="0" w:color="auto"/>
            <w:right w:val="none" w:sz="0" w:space="0" w:color="auto"/>
          </w:divBdr>
        </w:div>
        <w:div w:id="2073579091">
          <w:marLeft w:val="640"/>
          <w:marRight w:val="0"/>
          <w:marTop w:val="0"/>
          <w:marBottom w:val="0"/>
          <w:divBdr>
            <w:top w:val="none" w:sz="0" w:space="0" w:color="auto"/>
            <w:left w:val="none" w:sz="0" w:space="0" w:color="auto"/>
            <w:bottom w:val="none" w:sz="0" w:space="0" w:color="auto"/>
            <w:right w:val="none" w:sz="0" w:space="0" w:color="auto"/>
          </w:divBdr>
        </w:div>
        <w:div w:id="2079550689">
          <w:marLeft w:val="640"/>
          <w:marRight w:val="0"/>
          <w:marTop w:val="0"/>
          <w:marBottom w:val="0"/>
          <w:divBdr>
            <w:top w:val="none" w:sz="0" w:space="0" w:color="auto"/>
            <w:left w:val="none" w:sz="0" w:space="0" w:color="auto"/>
            <w:bottom w:val="none" w:sz="0" w:space="0" w:color="auto"/>
            <w:right w:val="none" w:sz="0" w:space="0" w:color="auto"/>
          </w:divBdr>
        </w:div>
        <w:div w:id="2081053100">
          <w:marLeft w:val="640"/>
          <w:marRight w:val="0"/>
          <w:marTop w:val="0"/>
          <w:marBottom w:val="0"/>
          <w:divBdr>
            <w:top w:val="none" w:sz="0" w:space="0" w:color="auto"/>
            <w:left w:val="none" w:sz="0" w:space="0" w:color="auto"/>
            <w:bottom w:val="none" w:sz="0" w:space="0" w:color="auto"/>
            <w:right w:val="none" w:sz="0" w:space="0" w:color="auto"/>
          </w:divBdr>
        </w:div>
        <w:div w:id="2092778339">
          <w:marLeft w:val="640"/>
          <w:marRight w:val="0"/>
          <w:marTop w:val="0"/>
          <w:marBottom w:val="0"/>
          <w:divBdr>
            <w:top w:val="none" w:sz="0" w:space="0" w:color="auto"/>
            <w:left w:val="none" w:sz="0" w:space="0" w:color="auto"/>
            <w:bottom w:val="none" w:sz="0" w:space="0" w:color="auto"/>
            <w:right w:val="none" w:sz="0" w:space="0" w:color="auto"/>
          </w:divBdr>
        </w:div>
        <w:div w:id="2099131378">
          <w:marLeft w:val="640"/>
          <w:marRight w:val="0"/>
          <w:marTop w:val="0"/>
          <w:marBottom w:val="0"/>
          <w:divBdr>
            <w:top w:val="none" w:sz="0" w:space="0" w:color="auto"/>
            <w:left w:val="none" w:sz="0" w:space="0" w:color="auto"/>
            <w:bottom w:val="none" w:sz="0" w:space="0" w:color="auto"/>
            <w:right w:val="none" w:sz="0" w:space="0" w:color="auto"/>
          </w:divBdr>
        </w:div>
        <w:div w:id="2137334625">
          <w:marLeft w:val="640"/>
          <w:marRight w:val="0"/>
          <w:marTop w:val="0"/>
          <w:marBottom w:val="0"/>
          <w:divBdr>
            <w:top w:val="none" w:sz="0" w:space="0" w:color="auto"/>
            <w:left w:val="none" w:sz="0" w:space="0" w:color="auto"/>
            <w:bottom w:val="none" w:sz="0" w:space="0" w:color="auto"/>
            <w:right w:val="none" w:sz="0" w:space="0" w:color="auto"/>
          </w:divBdr>
        </w:div>
        <w:div w:id="2144225874">
          <w:marLeft w:val="640"/>
          <w:marRight w:val="0"/>
          <w:marTop w:val="0"/>
          <w:marBottom w:val="0"/>
          <w:divBdr>
            <w:top w:val="none" w:sz="0" w:space="0" w:color="auto"/>
            <w:left w:val="none" w:sz="0" w:space="0" w:color="auto"/>
            <w:bottom w:val="none" w:sz="0" w:space="0" w:color="auto"/>
            <w:right w:val="none" w:sz="0" w:space="0" w:color="auto"/>
          </w:divBdr>
        </w:div>
        <w:div w:id="2145662158">
          <w:marLeft w:val="640"/>
          <w:marRight w:val="0"/>
          <w:marTop w:val="0"/>
          <w:marBottom w:val="0"/>
          <w:divBdr>
            <w:top w:val="none" w:sz="0" w:space="0" w:color="auto"/>
            <w:left w:val="none" w:sz="0" w:space="0" w:color="auto"/>
            <w:bottom w:val="none" w:sz="0" w:space="0" w:color="auto"/>
            <w:right w:val="none" w:sz="0" w:space="0" w:color="auto"/>
          </w:divBdr>
        </w:div>
      </w:divsChild>
    </w:div>
    <w:div w:id="1849711658">
      <w:marLeft w:val="640"/>
      <w:marRight w:val="0"/>
      <w:marTop w:val="0"/>
      <w:marBottom w:val="0"/>
      <w:divBdr>
        <w:top w:val="none" w:sz="0" w:space="0" w:color="auto"/>
        <w:left w:val="none" w:sz="0" w:space="0" w:color="auto"/>
        <w:bottom w:val="none" w:sz="0" w:space="0" w:color="auto"/>
        <w:right w:val="none" w:sz="0" w:space="0" w:color="auto"/>
      </w:divBdr>
    </w:div>
    <w:div w:id="1849979257">
      <w:marLeft w:val="640"/>
      <w:marRight w:val="0"/>
      <w:marTop w:val="0"/>
      <w:marBottom w:val="0"/>
      <w:divBdr>
        <w:top w:val="none" w:sz="0" w:space="0" w:color="auto"/>
        <w:left w:val="none" w:sz="0" w:space="0" w:color="auto"/>
        <w:bottom w:val="none" w:sz="0" w:space="0" w:color="auto"/>
        <w:right w:val="none" w:sz="0" w:space="0" w:color="auto"/>
      </w:divBdr>
    </w:div>
    <w:div w:id="1850368878">
      <w:marLeft w:val="640"/>
      <w:marRight w:val="0"/>
      <w:marTop w:val="0"/>
      <w:marBottom w:val="0"/>
      <w:divBdr>
        <w:top w:val="none" w:sz="0" w:space="0" w:color="auto"/>
        <w:left w:val="none" w:sz="0" w:space="0" w:color="auto"/>
        <w:bottom w:val="none" w:sz="0" w:space="0" w:color="auto"/>
        <w:right w:val="none" w:sz="0" w:space="0" w:color="auto"/>
      </w:divBdr>
    </w:div>
    <w:div w:id="1850481023">
      <w:marLeft w:val="640"/>
      <w:marRight w:val="0"/>
      <w:marTop w:val="0"/>
      <w:marBottom w:val="0"/>
      <w:divBdr>
        <w:top w:val="none" w:sz="0" w:space="0" w:color="auto"/>
        <w:left w:val="none" w:sz="0" w:space="0" w:color="auto"/>
        <w:bottom w:val="none" w:sz="0" w:space="0" w:color="auto"/>
        <w:right w:val="none" w:sz="0" w:space="0" w:color="auto"/>
      </w:divBdr>
    </w:div>
    <w:div w:id="1850606905">
      <w:marLeft w:val="640"/>
      <w:marRight w:val="0"/>
      <w:marTop w:val="0"/>
      <w:marBottom w:val="0"/>
      <w:divBdr>
        <w:top w:val="none" w:sz="0" w:space="0" w:color="auto"/>
        <w:left w:val="none" w:sz="0" w:space="0" w:color="auto"/>
        <w:bottom w:val="none" w:sz="0" w:space="0" w:color="auto"/>
        <w:right w:val="none" w:sz="0" w:space="0" w:color="auto"/>
      </w:divBdr>
    </w:div>
    <w:div w:id="1850682837">
      <w:marLeft w:val="640"/>
      <w:marRight w:val="0"/>
      <w:marTop w:val="0"/>
      <w:marBottom w:val="0"/>
      <w:divBdr>
        <w:top w:val="none" w:sz="0" w:space="0" w:color="auto"/>
        <w:left w:val="none" w:sz="0" w:space="0" w:color="auto"/>
        <w:bottom w:val="none" w:sz="0" w:space="0" w:color="auto"/>
        <w:right w:val="none" w:sz="0" w:space="0" w:color="auto"/>
      </w:divBdr>
    </w:div>
    <w:div w:id="1851026436">
      <w:marLeft w:val="640"/>
      <w:marRight w:val="0"/>
      <w:marTop w:val="0"/>
      <w:marBottom w:val="0"/>
      <w:divBdr>
        <w:top w:val="none" w:sz="0" w:space="0" w:color="auto"/>
        <w:left w:val="none" w:sz="0" w:space="0" w:color="auto"/>
        <w:bottom w:val="none" w:sz="0" w:space="0" w:color="auto"/>
        <w:right w:val="none" w:sz="0" w:space="0" w:color="auto"/>
      </w:divBdr>
    </w:div>
    <w:div w:id="1852259849">
      <w:marLeft w:val="640"/>
      <w:marRight w:val="0"/>
      <w:marTop w:val="0"/>
      <w:marBottom w:val="0"/>
      <w:divBdr>
        <w:top w:val="none" w:sz="0" w:space="0" w:color="auto"/>
        <w:left w:val="none" w:sz="0" w:space="0" w:color="auto"/>
        <w:bottom w:val="none" w:sz="0" w:space="0" w:color="auto"/>
        <w:right w:val="none" w:sz="0" w:space="0" w:color="auto"/>
      </w:divBdr>
    </w:div>
    <w:div w:id="1853297322">
      <w:marLeft w:val="640"/>
      <w:marRight w:val="0"/>
      <w:marTop w:val="0"/>
      <w:marBottom w:val="0"/>
      <w:divBdr>
        <w:top w:val="none" w:sz="0" w:space="0" w:color="auto"/>
        <w:left w:val="none" w:sz="0" w:space="0" w:color="auto"/>
        <w:bottom w:val="none" w:sz="0" w:space="0" w:color="auto"/>
        <w:right w:val="none" w:sz="0" w:space="0" w:color="auto"/>
      </w:divBdr>
    </w:div>
    <w:div w:id="1853493464">
      <w:bodyDiv w:val="1"/>
      <w:marLeft w:val="0"/>
      <w:marRight w:val="0"/>
      <w:marTop w:val="0"/>
      <w:marBottom w:val="0"/>
      <w:divBdr>
        <w:top w:val="none" w:sz="0" w:space="0" w:color="auto"/>
        <w:left w:val="none" w:sz="0" w:space="0" w:color="auto"/>
        <w:bottom w:val="none" w:sz="0" w:space="0" w:color="auto"/>
        <w:right w:val="none" w:sz="0" w:space="0" w:color="auto"/>
      </w:divBdr>
    </w:div>
    <w:div w:id="1853714544">
      <w:marLeft w:val="640"/>
      <w:marRight w:val="0"/>
      <w:marTop w:val="0"/>
      <w:marBottom w:val="0"/>
      <w:divBdr>
        <w:top w:val="none" w:sz="0" w:space="0" w:color="auto"/>
        <w:left w:val="none" w:sz="0" w:space="0" w:color="auto"/>
        <w:bottom w:val="none" w:sz="0" w:space="0" w:color="auto"/>
        <w:right w:val="none" w:sz="0" w:space="0" w:color="auto"/>
      </w:divBdr>
    </w:div>
    <w:div w:id="1853765040">
      <w:marLeft w:val="640"/>
      <w:marRight w:val="0"/>
      <w:marTop w:val="0"/>
      <w:marBottom w:val="0"/>
      <w:divBdr>
        <w:top w:val="none" w:sz="0" w:space="0" w:color="auto"/>
        <w:left w:val="none" w:sz="0" w:space="0" w:color="auto"/>
        <w:bottom w:val="none" w:sz="0" w:space="0" w:color="auto"/>
        <w:right w:val="none" w:sz="0" w:space="0" w:color="auto"/>
      </w:divBdr>
    </w:div>
    <w:div w:id="1854764298">
      <w:marLeft w:val="640"/>
      <w:marRight w:val="0"/>
      <w:marTop w:val="0"/>
      <w:marBottom w:val="0"/>
      <w:divBdr>
        <w:top w:val="none" w:sz="0" w:space="0" w:color="auto"/>
        <w:left w:val="none" w:sz="0" w:space="0" w:color="auto"/>
        <w:bottom w:val="none" w:sz="0" w:space="0" w:color="auto"/>
        <w:right w:val="none" w:sz="0" w:space="0" w:color="auto"/>
      </w:divBdr>
    </w:div>
    <w:div w:id="1855222074">
      <w:marLeft w:val="640"/>
      <w:marRight w:val="0"/>
      <w:marTop w:val="0"/>
      <w:marBottom w:val="0"/>
      <w:divBdr>
        <w:top w:val="none" w:sz="0" w:space="0" w:color="auto"/>
        <w:left w:val="none" w:sz="0" w:space="0" w:color="auto"/>
        <w:bottom w:val="none" w:sz="0" w:space="0" w:color="auto"/>
        <w:right w:val="none" w:sz="0" w:space="0" w:color="auto"/>
      </w:divBdr>
    </w:div>
    <w:div w:id="1855265445">
      <w:marLeft w:val="640"/>
      <w:marRight w:val="0"/>
      <w:marTop w:val="0"/>
      <w:marBottom w:val="0"/>
      <w:divBdr>
        <w:top w:val="none" w:sz="0" w:space="0" w:color="auto"/>
        <w:left w:val="none" w:sz="0" w:space="0" w:color="auto"/>
        <w:bottom w:val="none" w:sz="0" w:space="0" w:color="auto"/>
        <w:right w:val="none" w:sz="0" w:space="0" w:color="auto"/>
      </w:divBdr>
    </w:div>
    <w:div w:id="1857380882">
      <w:marLeft w:val="640"/>
      <w:marRight w:val="0"/>
      <w:marTop w:val="0"/>
      <w:marBottom w:val="0"/>
      <w:divBdr>
        <w:top w:val="none" w:sz="0" w:space="0" w:color="auto"/>
        <w:left w:val="none" w:sz="0" w:space="0" w:color="auto"/>
        <w:bottom w:val="none" w:sz="0" w:space="0" w:color="auto"/>
        <w:right w:val="none" w:sz="0" w:space="0" w:color="auto"/>
      </w:divBdr>
    </w:div>
    <w:div w:id="1858080751">
      <w:marLeft w:val="640"/>
      <w:marRight w:val="0"/>
      <w:marTop w:val="0"/>
      <w:marBottom w:val="0"/>
      <w:divBdr>
        <w:top w:val="none" w:sz="0" w:space="0" w:color="auto"/>
        <w:left w:val="none" w:sz="0" w:space="0" w:color="auto"/>
        <w:bottom w:val="none" w:sz="0" w:space="0" w:color="auto"/>
        <w:right w:val="none" w:sz="0" w:space="0" w:color="auto"/>
      </w:divBdr>
    </w:div>
    <w:div w:id="1858152636">
      <w:marLeft w:val="640"/>
      <w:marRight w:val="0"/>
      <w:marTop w:val="0"/>
      <w:marBottom w:val="0"/>
      <w:divBdr>
        <w:top w:val="none" w:sz="0" w:space="0" w:color="auto"/>
        <w:left w:val="none" w:sz="0" w:space="0" w:color="auto"/>
        <w:bottom w:val="none" w:sz="0" w:space="0" w:color="auto"/>
        <w:right w:val="none" w:sz="0" w:space="0" w:color="auto"/>
      </w:divBdr>
    </w:div>
    <w:div w:id="1858225573">
      <w:marLeft w:val="640"/>
      <w:marRight w:val="0"/>
      <w:marTop w:val="0"/>
      <w:marBottom w:val="0"/>
      <w:divBdr>
        <w:top w:val="none" w:sz="0" w:space="0" w:color="auto"/>
        <w:left w:val="none" w:sz="0" w:space="0" w:color="auto"/>
        <w:bottom w:val="none" w:sz="0" w:space="0" w:color="auto"/>
        <w:right w:val="none" w:sz="0" w:space="0" w:color="auto"/>
      </w:divBdr>
    </w:div>
    <w:div w:id="1858425542">
      <w:marLeft w:val="640"/>
      <w:marRight w:val="0"/>
      <w:marTop w:val="0"/>
      <w:marBottom w:val="0"/>
      <w:divBdr>
        <w:top w:val="none" w:sz="0" w:space="0" w:color="auto"/>
        <w:left w:val="none" w:sz="0" w:space="0" w:color="auto"/>
        <w:bottom w:val="none" w:sz="0" w:space="0" w:color="auto"/>
        <w:right w:val="none" w:sz="0" w:space="0" w:color="auto"/>
      </w:divBdr>
    </w:div>
    <w:div w:id="1858697085">
      <w:marLeft w:val="640"/>
      <w:marRight w:val="0"/>
      <w:marTop w:val="0"/>
      <w:marBottom w:val="0"/>
      <w:divBdr>
        <w:top w:val="none" w:sz="0" w:space="0" w:color="auto"/>
        <w:left w:val="none" w:sz="0" w:space="0" w:color="auto"/>
        <w:bottom w:val="none" w:sz="0" w:space="0" w:color="auto"/>
        <w:right w:val="none" w:sz="0" w:space="0" w:color="auto"/>
      </w:divBdr>
    </w:div>
    <w:div w:id="1859149611">
      <w:marLeft w:val="640"/>
      <w:marRight w:val="0"/>
      <w:marTop w:val="0"/>
      <w:marBottom w:val="0"/>
      <w:divBdr>
        <w:top w:val="none" w:sz="0" w:space="0" w:color="auto"/>
        <w:left w:val="none" w:sz="0" w:space="0" w:color="auto"/>
        <w:bottom w:val="none" w:sz="0" w:space="0" w:color="auto"/>
        <w:right w:val="none" w:sz="0" w:space="0" w:color="auto"/>
      </w:divBdr>
    </w:div>
    <w:div w:id="1859273694">
      <w:marLeft w:val="640"/>
      <w:marRight w:val="0"/>
      <w:marTop w:val="0"/>
      <w:marBottom w:val="0"/>
      <w:divBdr>
        <w:top w:val="none" w:sz="0" w:space="0" w:color="auto"/>
        <w:left w:val="none" w:sz="0" w:space="0" w:color="auto"/>
        <w:bottom w:val="none" w:sz="0" w:space="0" w:color="auto"/>
        <w:right w:val="none" w:sz="0" w:space="0" w:color="auto"/>
      </w:divBdr>
    </w:div>
    <w:div w:id="1859344361">
      <w:marLeft w:val="640"/>
      <w:marRight w:val="0"/>
      <w:marTop w:val="0"/>
      <w:marBottom w:val="0"/>
      <w:divBdr>
        <w:top w:val="none" w:sz="0" w:space="0" w:color="auto"/>
        <w:left w:val="none" w:sz="0" w:space="0" w:color="auto"/>
        <w:bottom w:val="none" w:sz="0" w:space="0" w:color="auto"/>
        <w:right w:val="none" w:sz="0" w:space="0" w:color="auto"/>
      </w:divBdr>
    </w:div>
    <w:div w:id="1859350445">
      <w:marLeft w:val="640"/>
      <w:marRight w:val="0"/>
      <w:marTop w:val="0"/>
      <w:marBottom w:val="0"/>
      <w:divBdr>
        <w:top w:val="none" w:sz="0" w:space="0" w:color="auto"/>
        <w:left w:val="none" w:sz="0" w:space="0" w:color="auto"/>
        <w:bottom w:val="none" w:sz="0" w:space="0" w:color="auto"/>
        <w:right w:val="none" w:sz="0" w:space="0" w:color="auto"/>
      </w:divBdr>
    </w:div>
    <w:div w:id="1859391554">
      <w:marLeft w:val="640"/>
      <w:marRight w:val="0"/>
      <w:marTop w:val="0"/>
      <w:marBottom w:val="0"/>
      <w:divBdr>
        <w:top w:val="none" w:sz="0" w:space="0" w:color="auto"/>
        <w:left w:val="none" w:sz="0" w:space="0" w:color="auto"/>
        <w:bottom w:val="none" w:sz="0" w:space="0" w:color="auto"/>
        <w:right w:val="none" w:sz="0" w:space="0" w:color="auto"/>
      </w:divBdr>
    </w:div>
    <w:div w:id="1860007194">
      <w:marLeft w:val="640"/>
      <w:marRight w:val="0"/>
      <w:marTop w:val="0"/>
      <w:marBottom w:val="0"/>
      <w:divBdr>
        <w:top w:val="none" w:sz="0" w:space="0" w:color="auto"/>
        <w:left w:val="none" w:sz="0" w:space="0" w:color="auto"/>
        <w:bottom w:val="none" w:sz="0" w:space="0" w:color="auto"/>
        <w:right w:val="none" w:sz="0" w:space="0" w:color="auto"/>
      </w:divBdr>
    </w:div>
    <w:div w:id="1860436503">
      <w:marLeft w:val="640"/>
      <w:marRight w:val="0"/>
      <w:marTop w:val="0"/>
      <w:marBottom w:val="0"/>
      <w:divBdr>
        <w:top w:val="none" w:sz="0" w:space="0" w:color="auto"/>
        <w:left w:val="none" w:sz="0" w:space="0" w:color="auto"/>
        <w:bottom w:val="none" w:sz="0" w:space="0" w:color="auto"/>
        <w:right w:val="none" w:sz="0" w:space="0" w:color="auto"/>
      </w:divBdr>
    </w:div>
    <w:div w:id="1860436703">
      <w:marLeft w:val="640"/>
      <w:marRight w:val="0"/>
      <w:marTop w:val="0"/>
      <w:marBottom w:val="0"/>
      <w:divBdr>
        <w:top w:val="none" w:sz="0" w:space="0" w:color="auto"/>
        <w:left w:val="none" w:sz="0" w:space="0" w:color="auto"/>
        <w:bottom w:val="none" w:sz="0" w:space="0" w:color="auto"/>
        <w:right w:val="none" w:sz="0" w:space="0" w:color="auto"/>
      </w:divBdr>
    </w:div>
    <w:div w:id="1861385975">
      <w:marLeft w:val="640"/>
      <w:marRight w:val="0"/>
      <w:marTop w:val="0"/>
      <w:marBottom w:val="0"/>
      <w:divBdr>
        <w:top w:val="none" w:sz="0" w:space="0" w:color="auto"/>
        <w:left w:val="none" w:sz="0" w:space="0" w:color="auto"/>
        <w:bottom w:val="none" w:sz="0" w:space="0" w:color="auto"/>
        <w:right w:val="none" w:sz="0" w:space="0" w:color="auto"/>
      </w:divBdr>
    </w:div>
    <w:div w:id="1861510100">
      <w:marLeft w:val="640"/>
      <w:marRight w:val="0"/>
      <w:marTop w:val="0"/>
      <w:marBottom w:val="0"/>
      <w:divBdr>
        <w:top w:val="none" w:sz="0" w:space="0" w:color="auto"/>
        <w:left w:val="none" w:sz="0" w:space="0" w:color="auto"/>
        <w:bottom w:val="none" w:sz="0" w:space="0" w:color="auto"/>
        <w:right w:val="none" w:sz="0" w:space="0" w:color="auto"/>
      </w:divBdr>
    </w:div>
    <w:div w:id="1862012715">
      <w:marLeft w:val="640"/>
      <w:marRight w:val="0"/>
      <w:marTop w:val="0"/>
      <w:marBottom w:val="0"/>
      <w:divBdr>
        <w:top w:val="none" w:sz="0" w:space="0" w:color="auto"/>
        <w:left w:val="none" w:sz="0" w:space="0" w:color="auto"/>
        <w:bottom w:val="none" w:sz="0" w:space="0" w:color="auto"/>
        <w:right w:val="none" w:sz="0" w:space="0" w:color="auto"/>
      </w:divBdr>
    </w:div>
    <w:div w:id="1862820055">
      <w:marLeft w:val="640"/>
      <w:marRight w:val="0"/>
      <w:marTop w:val="0"/>
      <w:marBottom w:val="0"/>
      <w:divBdr>
        <w:top w:val="none" w:sz="0" w:space="0" w:color="auto"/>
        <w:left w:val="none" w:sz="0" w:space="0" w:color="auto"/>
        <w:bottom w:val="none" w:sz="0" w:space="0" w:color="auto"/>
        <w:right w:val="none" w:sz="0" w:space="0" w:color="auto"/>
      </w:divBdr>
    </w:div>
    <w:div w:id="1863007858">
      <w:marLeft w:val="640"/>
      <w:marRight w:val="0"/>
      <w:marTop w:val="0"/>
      <w:marBottom w:val="0"/>
      <w:divBdr>
        <w:top w:val="none" w:sz="0" w:space="0" w:color="auto"/>
        <w:left w:val="none" w:sz="0" w:space="0" w:color="auto"/>
        <w:bottom w:val="none" w:sz="0" w:space="0" w:color="auto"/>
        <w:right w:val="none" w:sz="0" w:space="0" w:color="auto"/>
      </w:divBdr>
    </w:div>
    <w:div w:id="1863738542">
      <w:marLeft w:val="640"/>
      <w:marRight w:val="0"/>
      <w:marTop w:val="0"/>
      <w:marBottom w:val="0"/>
      <w:divBdr>
        <w:top w:val="none" w:sz="0" w:space="0" w:color="auto"/>
        <w:left w:val="none" w:sz="0" w:space="0" w:color="auto"/>
        <w:bottom w:val="none" w:sz="0" w:space="0" w:color="auto"/>
        <w:right w:val="none" w:sz="0" w:space="0" w:color="auto"/>
      </w:divBdr>
    </w:div>
    <w:div w:id="1863784269">
      <w:marLeft w:val="640"/>
      <w:marRight w:val="0"/>
      <w:marTop w:val="0"/>
      <w:marBottom w:val="0"/>
      <w:divBdr>
        <w:top w:val="none" w:sz="0" w:space="0" w:color="auto"/>
        <w:left w:val="none" w:sz="0" w:space="0" w:color="auto"/>
        <w:bottom w:val="none" w:sz="0" w:space="0" w:color="auto"/>
        <w:right w:val="none" w:sz="0" w:space="0" w:color="auto"/>
      </w:divBdr>
    </w:div>
    <w:div w:id="1863857287">
      <w:marLeft w:val="640"/>
      <w:marRight w:val="0"/>
      <w:marTop w:val="0"/>
      <w:marBottom w:val="0"/>
      <w:divBdr>
        <w:top w:val="none" w:sz="0" w:space="0" w:color="auto"/>
        <w:left w:val="none" w:sz="0" w:space="0" w:color="auto"/>
        <w:bottom w:val="none" w:sz="0" w:space="0" w:color="auto"/>
        <w:right w:val="none" w:sz="0" w:space="0" w:color="auto"/>
      </w:divBdr>
    </w:div>
    <w:div w:id="1863860089">
      <w:marLeft w:val="640"/>
      <w:marRight w:val="0"/>
      <w:marTop w:val="0"/>
      <w:marBottom w:val="0"/>
      <w:divBdr>
        <w:top w:val="none" w:sz="0" w:space="0" w:color="auto"/>
        <w:left w:val="none" w:sz="0" w:space="0" w:color="auto"/>
        <w:bottom w:val="none" w:sz="0" w:space="0" w:color="auto"/>
        <w:right w:val="none" w:sz="0" w:space="0" w:color="auto"/>
      </w:divBdr>
    </w:div>
    <w:div w:id="1864978126">
      <w:marLeft w:val="640"/>
      <w:marRight w:val="0"/>
      <w:marTop w:val="0"/>
      <w:marBottom w:val="0"/>
      <w:divBdr>
        <w:top w:val="none" w:sz="0" w:space="0" w:color="auto"/>
        <w:left w:val="none" w:sz="0" w:space="0" w:color="auto"/>
        <w:bottom w:val="none" w:sz="0" w:space="0" w:color="auto"/>
        <w:right w:val="none" w:sz="0" w:space="0" w:color="auto"/>
      </w:divBdr>
    </w:div>
    <w:div w:id="1865899365">
      <w:marLeft w:val="640"/>
      <w:marRight w:val="0"/>
      <w:marTop w:val="0"/>
      <w:marBottom w:val="0"/>
      <w:divBdr>
        <w:top w:val="none" w:sz="0" w:space="0" w:color="auto"/>
        <w:left w:val="none" w:sz="0" w:space="0" w:color="auto"/>
        <w:bottom w:val="none" w:sz="0" w:space="0" w:color="auto"/>
        <w:right w:val="none" w:sz="0" w:space="0" w:color="auto"/>
      </w:divBdr>
    </w:div>
    <w:div w:id="1866097006">
      <w:marLeft w:val="640"/>
      <w:marRight w:val="0"/>
      <w:marTop w:val="0"/>
      <w:marBottom w:val="0"/>
      <w:divBdr>
        <w:top w:val="none" w:sz="0" w:space="0" w:color="auto"/>
        <w:left w:val="none" w:sz="0" w:space="0" w:color="auto"/>
        <w:bottom w:val="none" w:sz="0" w:space="0" w:color="auto"/>
        <w:right w:val="none" w:sz="0" w:space="0" w:color="auto"/>
      </w:divBdr>
    </w:div>
    <w:div w:id="1866559457">
      <w:marLeft w:val="640"/>
      <w:marRight w:val="0"/>
      <w:marTop w:val="0"/>
      <w:marBottom w:val="0"/>
      <w:divBdr>
        <w:top w:val="none" w:sz="0" w:space="0" w:color="auto"/>
        <w:left w:val="none" w:sz="0" w:space="0" w:color="auto"/>
        <w:bottom w:val="none" w:sz="0" w:space="0" w:color="auto"/>
        <w:right w:val="none" w:sz="0" w:space="0" w:color="auto"/>
      </w:divBdr>
    </w:div>
    <w:div w:id="1866866104">
      <w:marLeft w:val="640"/>
      <w:marRight w:val="0"/>
      <w:marTop w:val="0"/>
      <w:marBottom w:val="0"/>
      <w:divBdr>
        <w:top w:val="none" w:sz="0" w:space="0" w:color="auto"/>
        <w:left w:val="none" w:sz="0" w:space="0" w:color="auto"/>
        <w:bottom w:val="none" w:sz="0" w:space="0" w:color="auto"/>
        <w:right w:val="none" w:sz="0" w:space="0" w:color="auto"/>
      </w:divBdr>
    </w:div>
    <w:div w:id="1867670552">
      <w:marLeft w:val="640"/>
      <w:marRight w:val="0"/>
      <w:marTop w:val="0"/>
      <w:marBottom w:val="0"/>
      <w:divBdr>
        <w:top w:val="none" w:sz="0" w:space="0" w:color="auto"/>
        <w:left w:val="none" w:sz="0" w:space="0" w:color="auto"/>
        <w:bottom w:val="none" w:sz="0" w:space="0" w:color="auto"/>
        <w:right w:val="none" w:sz="0" w:space="0" w:color="auto"/>
      </w:divBdr>
    </w:div>
    <w:div w:id="1868520778">
      <w:marLeft w:val="640"/>
      <w:marRight w:val="0"/>
      <w:marTop w:val="0"/>
      <w:marBottom w:val="0"/>
      <w:divBdr>
        <w:top w:val="none" w:sz="0" w:space="0" w:color="auto"/>
        <w:left w:val="none" w:sz="0" w:space="0" w:color="auto"/>
        <w:bottom w:val="none" w:sz="0" w:space="0" w:color="auto"/>
        <w:right w:val="none" w:sz="0" w:space="0" w:color="auto"/>
      </w:divBdr>
    </w:div>
    <w:div w:id="1868710115">
      <w:marLeft w:val="640"/>
      <w:marRight w:val="0"/>
      <w:marTop w:val="0"/>
      <w:marBottom w:val="0"/>
      <w:divBdr>
        <w:top w:val="none" w:sz="0" w:space="0" w:color="auto"/>
        <w:left w:val="none" w:sz="0" w:space="0" w:color="auto"/>
        <w:bottom w:val="none" w:sz="0" w:space="0" w:color="auto"/>
        <w:right w:val="none" w:sz="0" w:space="0" w:color="auto"/>
      </w:divBdr>
    </w:div>
    <w:div w:id="1869298563">
      <w:marLeft w:val="640"/>
      <w:marRight w:val="0"/>
      <w:marTop w:val="0"/>
      <w:marBottom w:val="0"/>
      <w:divBdr>
        <w:top w:val="none" w:sz="0" w:space="0" w:color="auto"/>
        <w:left w:val="none" w:sz="0" w:space="0" w:color="auto"/>
        <w:bottom w:val="none" w:sz="0" w:space="0" w:color="auto"/>
        <w:right w:val="none" w:sz="0" w:space="0" w:color="auto"/>
      </w:divBdr>
    </w:div>
    <w:div w:id="1869483502">
      <w:marLeft w:val="640"/>
      <w:marRight w:val="0"/>
      <w:marTop w:val="0"/>
      <w:marBottom w:val="0"/>
      <w:divBdr>
        <w:top w:val="none" w:sz="0" w:space="0" w:color="auto"/>
        <w:left w:val="none" w:sz="0" w:space="0" w:color="auto"/>
        <w:bottom w:val="none" w:sz="0" w:space="0" w:color="auto"/>
        <w:right w:val="none" w:sz="0" w:space="0" w:color="auto"/>
      </w:divBdr>
    </w:div>
    <w:div w:id="1869874170">
      <w:marLeft w:val="640"/>
      <w:marRight w:val="0"/>
      <w:marTop w:val="0"/>
      <w:marBottom w:val="0"/>
      <w:divBdr>
        <w:top w:val="none" w:sz="0" w:space="0" w:color="auto"/>
        <w:left w:val="none" w:sz="0" w:space="0" w:color="auto"/>
        <w:bottom w:val="none" w:sz="0" w:space="0" w:color="auto"/>
        <w:right w:val="none" w:sz="0" w:space="0" w:color="auto"/>
      </w:divBdr>
    </w:div>
    <w:div w:id="1870799361">
      <w:marLeft w:val="640"/>
      <w:marRight w:val="0"/>
      <w:marTop w:val="0"/>
      <w:marBottom w:val="0"/>
      <w:divBdr>
        <w:top w:val="none" w:sz="0" w:space="0" w:color="auto"/>
        <w:left w:val="none" w:sz="0" w:space="0" w:color="auto"/>
        <w:bottom w:val="none" w:sz="0" w:space="0" w:color="auto"/>
        <w:right w:val="none" w:sz="0" w:space="0" w:color="auto"/>
      </w:divBdr>
    </w:div>
    <w:div w:id="1871338047">
      <w:marLeft w:val="640"/>
      <w:marRight w:val="0"/>
      <w:marTop w:val="0"/>
      <w:marBottom w:val="0"/>
      <w:divBdr>
        <w:top w:val="none" w:sz="0" w:space="0" w:color="auto"/>
        <w:left w:val="none" w:sz="0" w:space="0" w:color="auto"/>
        <w:bottom w:val="none" w:sz="0" w:space="0" w:color="auto"/>
        <w:right w:val="none" w:sz="0" w:space="0" w:color="auto"/>
      </w:divBdr>
    </w:div>
    <w:div w:id="1871722193">
      <w:marLeft w:val="640"/>
      <w:marRight w:val="0"/>
      <w:marTop w:val="0"/>
      <w:marBottom w:val="0"/>
      <w:divBdr>
        <w:top w:val="none" w:sz="0" w:space="0" w:color="auto"/>
        <w:left w:val="none" w:sz="0" w:space="0" w:color="auto"/>
        <w:bottom w:val="none" w:sz="0" w:space="0" w:color="auto"/>
        <w:right w:val="none" w:sz="0" w:space="0" w:color="auto"/>
      </w:divBdr>
    </w:div>
    <w:div w:id="1872108010">
      <w:marLeft w:val="640"/>
      <w:marRight w:val="0"/>
      <w:marTop w:val="0"/>
      <w:marBottom w:val="0"/>
      <w:divBdr>
        <w:top w:val="none" w:sz="0" w:space="0" w:color="auto"/>
        <w:left w:val="none" w:sz="0" w:space="0" w:color="auto"/>
        <w:bottom w:val="none" w:sz="0" w:space="0" w:color="auto"/>
        <w:right w:val="none" w:sz="0" w:space="0" w:color="auto"/>
      </w:divBdr>
    </w:div>
    <w:div w:id="1872717627">
      <w:marLeft w:val="640"/>
      <w:marRight w:val="0"/>
      <w:marTop w:val="0"/>
      <w:marBottom w:val="0"/>
      <w:divBdr>
        <w:top w:val="none" w:sz="0" w:space="0" w:color="auto"/>
        <w:left w:val="none" w:sz="0" w:space="0" w:color="auto"/>
        <w:bottom w:val="none" w:sz="0" w:space="0" w:color="auto"/>
        <w:right w:val="none" w:sz="0" w:space="0" w:color="auto"/>
      </w:divBdr>
    </w:div>
    <w:div w:id="1873030771">
      <w:marLeft w:val="640"/>
      <w:marRight w:val="0"/>
      <w:marTop w:val="0"/>
      <w:marBottom w:val="0"/>
      <w:divBdr>
        <w:top w:val="none" w:sz="0" w:space="0" w:color="auto"/>
        <w:left w:val="none" w:sz="0" w:space="0" w:color="auto"/>
        <w:bottom w:val="none" w:sz="0" w:space="0" w:color="auto"/>
        <w:right w:val="none" w:sz="0" w:space="0" w:color="auto"/>
      </w:divBdr>
    </w:div>
    <w:div w:id="1873111351">
      <w:marLeft w:val="640"/>
      <w:marRight w:val="0"/>
      <w:marTop w:val="0"/>
      <w:marBottom w:val="0"/>
      <w:divBdr>
        <w:top w:val="none" w:sz="0" w:space="0" w:color="auto"/>
        <w:left w:val="none" w:sz="0" w:space="0" w:color="auto"/>
        <w:bottom w:val="none" w:sz="0" w:space="0" w:color="auto"/>
        <w:right w:val="none" w:sz="0" w:space="0" w:color="auto"/>
      </w:divBdr>
    </w:div>
    <w:div w:id="1873957528">
      <w:marLeft w:val="640"/>
      <w:marRight w:val="0"/>
      <w:marTop w:val="0"/>
      <w:marBottom w:val="0"/>
      <w:divBdr>
        <w:top w:val="none" w:sz="0" w:space="0" w:color="auto"/>
        <w:left w:val="none" w:sz="0" w:space="0" w:color="auto"/>
        <w:bottom w:val="none" w:sz="0" w:space="0" w:color="auto"/>
        <w:right w:val="none" w:sz="0" w:space="0" w:color="auto"/>
      </w:divBdr>
    </w:div>
    <w:div w:id="1874071837">
      <w:marLeft w:val="640"/>
      <w:marRight w:val="0"/>
      <w:marTop w:val="0"/>
      <w:marBottom w:val="0"/>
      <w:divBdr>
        <w:top w:val="none" w:sz="0" w:space="0" w:color="auto"/>
        <w:left w:val="none" w:sz="0" w:space="0" w:color="auto"/>
        <w:bottom w:val="none" w:sz="0" w:space="0" w:color="auto"/>
        <w:right w:val="none" w:sz="0" w:space="0" w:color="auto"/>
      </w:divBdr>
    </w:div>
    <w:div w:id="1875382753">
      <w:marLeft w:val="640"/>
      <w:marRight w:val="0"/>
      <w:marTop w:val="0"/>
      <w:marBottom w:val="0"/>
      <w:divBdr>
        <w:top w:val="none" w:sz="0" w:space="0" w:color="auto"/>
        <w:left w:val="none" w:sz="0" w:space="0" w:color="auto"/>
        <w:bottom w:val="none" w:sz="0" w:space="0" w:color="auto"/>
        <w:right w:val="none" w:sz="0" w:space="0" w:color="auto"/>
      </w:divBdr>
    </w:div>
    <w:div w:id="1875383583">
      <w:marLeft w:val="640"/>
      <w:marRight w:val="0"/>
      <w:marTop w:val="0"/>
      <w:marBottom w:val="0"/>
      <w:divBdr>
        <w:top w:val="none" w:sz="0" w:space="0" w:color="auto"/>
        <w:left w:val="none" w:sz="0" w:space="0" w:color="auto"/>
        <w:bottom w:val="none" w:sz="0" w:space="0" w:color="auto"/>
        <w:right w:val="none" w:sz="0" w:space="0" w:color="auto"/>
      </w:divBdr>
    </w:div>
    <w:div w:id="1876385134">
      <w:marLeft w:val="640"/>
      <w:marRight w:val="0"/>
      <w:marTop w:val="0"/>
      <w:marBottom w:val="0"/>
      <w:divBdr>
        <w:top w:val="none" w:sz="0" w:space="0" w:color="auto"/>
        <w:left w:val="none" w:sz="0" w:space="0" w:color="auto"/>
        <w:bottom w:val="none" w:sz="0" w:space="0" w:color="auto"/>
        <w:right w:val="none" w:sz="0" w:space="0" w:color="auto"/>
      </w:divBdr>
    </w:div>
    <w:div w:id="1876960617">
      <w:bodyDiv w:val="1"/>
      <w:marLeft w:val="0"/>
      <w:marRight w:val="0"/>
      <w:marTop w:val="0"/>
      <w:marBottom w:val="0"/>
      <w:divBdr>
        <w:top w:val="none" w:sz="0" w:space="0" w:color="auto"/>
        <w:left w:val="none" w:sz="0" w:space="0" w:color="auto"/>
        <w:bottom w:val="none" w:sz="0" w:space="0" w:color="auto"/>
        <w:right w:val="none" w:sz="0" w:space="0" w:color="auto"/>
      </w:divBdr>
    </w:div>
    <w:div w:id="1877234933">
      <w:marLeft w:val="640"/>
      <w:marRight w:val="0"/>
      <w:marTop w:val="0"/>
      <w:marBottom w:val="0"/>
      <w:divBdr>
        <w:top w:val="none" w:sz="0" w:space="0" w:color="auto"/>
        <w:left w:val="none" w:sz="0" w:space="0" w:color="auto"/>
        <w:bottom w:val="none" w:sz="0" w:space="0" w:color="auto"/>
        <w:right w:val="none" w:sz="0" w:space="0" w:color="auto"/>
      </w:divBdr>
    </w:div>
    <w:div w:id="1877699704">
      <w:marLeft w:val="640"/>
      <w:marRight w:val="0"/>
      <w:marTop w:val="0"/>
      <w:marBottom w:val="0"/>
      <w:divBdr>
        <w:top w:val="none" w:sz="0" w:space="0" w:color="auto"/>
        <w:left w:val="none" w:sz="0" w:space="0" w:color="auto"/>
        <w:bottom w:val="none" w:sz="0" w:space="0" w:color="auto"/>
        <w:right w:val="none" w:sz="0" w:space="0" w:color="auto"/>
      </w:divBdr>
    </w:div>
    <w:div w:id="1878085364">
      <w:bodyDiv w:val="1"/>
      <w:marLeft w:val="0"/>
      <w:marRight w:val="0"/>
      <w:marTop w:val="0"/>
      <w:marBottom w:val="0"/>
      <w:divBdr>
        <w:top w:val="none" w:sz="0" w:space="0" w:color="auto"/>
        <w:left w:val="none" w:sz="0" w:space="0" w:color="auto"/>
        <w:bottom w:val="none" w:sz="0" w:space="0" w:color="auto"/>
        <w:right w:val="none" w:sz="0" w:space="0" w:color="auto"/>
      </w:divBdr>
      <w:divsChild>
        <w:div w:id="8070491">
          <w:marLeft w:val="640"/>
          <w:marRight w:val="0"/>
          <w:marTop w:val="0"/>
          <w:marBottom w:val="0"/>
          <w:divBdr>
            <w:top w:val="none" w:sz="0" w:space="0" w:color="auto"/>
            <w:left w:val="none" w:sz="0" w:space="0" w:color="auto"/>
            <w:bottom w:val="none" w:sz="0" w:space="0" w:color="auto"/>
            <w:right w:val="none" w:sz="0" w:space="0" w:color="auto"/>
          </w:divBdr>
        </w:div>
        <w:div w:id="25061231">
          <w:marLeft w:val="640"/>
          <w:marRight w:val="0"/>
          <w:marTop w:val="0"/>
          <w:marBottom w:val="0"/>
          <w:divBdr>
            <w:top w:val="none" w:sz="0" w:space="0" w:color="auto"/>
            <w:left w:val="none" w:sz="0" w:space="0" w:color="auto"/>
            <w:bottom w:val="none" w:sz="0" w:space="0" w:color="auto"/>
            <w:right w:val="none" w:sz="0" w:space="0" w:color="auto"/>
          </w:divBdr>
        </w:div>
        <w:div w:id="32312416">
          <w:marLeft w:val="640"/>
          <w:marRight w:val="0"/>
          <w:marTop w:val="0"/>
          <w:marBottom w:val="0"/>
          <w:divBdr>
            <w:top w:val="none" w:sz="0" w:space="0" w:color="auto"/>
            <w:left w:val="none" w:sz="0" w:space="0" w:color="auto"/>
            <w:bottom w:val="none" w:sz="0" w:space="0" w:color="auto"/>
            <w:right w:val="none" w:sz="0" w:space="0" w:color="auto"/>
          </w:divBdr>
        </w:div>
        <w:div w:id="45111761">
          <w:marLeft w:val="640"/>
          <w:marRight w:val="0"/>
          <w:marTop w:val="0"/>
          <w:marBottom w:val="0"/>
          <w:divBdr>
            <w:top w:val="none" w:sz="0" w:space="0" w:color="auto"/>
            <w:left w:val="none" w:sz="0" w:space="0" w:color="auto"/>
            <w:bottom w:val="none" w:sz="0" w:space="0" w:color="auto"/>
            <w:right w:val="none" w:sz="0" w:space="0" w:color="auto"/>
          </w:divBdr>
        </w:div>
        <w:div w:id="66585046">
          <w:marLeft w:val="640"/>
          <w:marRight w:val="0"/>
          <w:marTop w:val="0"/>
          <w:marBottom w:val="0"/>
          <w:divBdr>
            <w:top w:val="none" w:sz="0" w:space="0" w:color="auto"/>
            <w:left w:val="none" w:sz="0" w:space="0" w:color="auto"/>
            <w:bottom w:val="none" w:sz="0" w:space="0" w:color="auto"/>
            <w:right w:val="none" w:sz="0" w:space="0" w:color="auto"/>
          </w:divBdr>
        </w:div>
        <w:div w:id="85425117">
          <w:marLeft w:val="640"/>
          <w:marRight w:val="0"/>
          <w:marTop w:val="0"/>
          <w:marBottom w:val="0"/>
          <w:divBdr>
            <w:top w:val="none" w:sz="0" w:space="0" w:color="auto"/>
            <w:left w:val="none" w:sz="0" w:space="0" w:color="auto"/>
            <w:bottom w:val="none" w:sz="0" w:space="0" w:color="auto"/>
            <w:right w:val="none" w:sz="0" w:space="0" w:color="auto"/>
          </w:divBdr>
        </w:div>
        <w:div w:id="89278817">
          <w:marLeft w:val="640"/>
          <w:marRight w:val="0"/>
          <w:marTop w:val="0"/>
          <w:marBottom w:val="0"/>
          <w:divBdr>
            <w:top w:val="none" w:sz="0" w:space="0" w:color="auto"/>
            <w:left w:val="none" w:sz="0" w:space="0" w:color="auto"/>
            <w:bottom w:val="none" w:sz="0" w:space="0" w:color="auto"/>
            <w:right w:val="none" w:sz="0" w:space="0" w:color="auto"/>
          </w:divBdr>
        </w:div>
        <w:div w:id="93792981">
          <w:marLeft w:val="640"/>
          <w:marRight w:val="0"/>
          <w:marTop w:val="0"/>
          <w:marBottom w:val="0"/>
          <w:divBdr>
            <w:top w:val="none" w:sz="0" w:space="0" w:color="auto"/>
            <w:left w:val="none" w:sz="0" w:space="0" w:color="auto"/>
            <w:bottom w:val="none" w:sz="0" w:space="0" w:color="auto"/>
            <w:right w:val="none" w:sz="0" w:space="0" w:color="auto"/>
          </w:divBdr>
        </w:div>
        <w:div w:id="95684403">
          <w:marLeft w:val="640"/>
          <w:marRight w:val="0"/>
          <w:marTop w:val="0"/>
          <w:marBottom w:val="0"/>
          <w:divBdr>
            <w:top w:val="none" w:sz="0" w:space="0" w:color="auto"/>
            <w:left w:val="none" w:sz="0" w:space="0" w:color="auto"/>
            <w:bottom w:val="none" w:sz="0" w:space="0" w:color="auto"/>
            <w:right w:val="none" w:sz="0" w:space="0" w:color="auto"/>
          </w:divBdr>
        </w:div>
        <w:div w:id="105737001">
          <w:marLeft w:val="640"/>
          <w:marRight w:val="0"/>
          <w:marTop w:val="0"/>
          <w:marBottom w:val="0"/>
          <w:divBdr>
            <w:top w:val="none" w:sz="0" w:space="0" w:color="auto"/>
            <w:left w:val="none" w:sz="0" w:space="0" w:color="auto"/>
            <w:bottom w:val="none" w:sz="0" w:space="0" w:color="auto"/>
            <w:right w:val="none" w:sz="0" w:space="0" w:color="auto"/>
          </w:divBdr>
        </w:div>
        <w:div w:id="125240136">
          <w:marLeft w:val="640"/>
          <w:marRight w:val="0"/>
          <w:marTop w:val="0"/>
          <w:marBottom w:val="0"/>
          <w:divBdr>
            <w:top w:val="none" w:sz="0" w:space="0" w:color="auto"/>
            <w:left w:val="none" w:sz="0" w:space="0" w:color="auto"/>
            <w:bottom w:val="none" w:sz="0" w:space="0" w:color="auto"/>
            <w:right w:val="none" w:sz="0" w:space="0" w:color="auto"/>
          </w:divBdr>
        </w:div>
        <w:div w:id="127286290">
          <w:marLeft w:val="640"/>
          <w:marRight w:val="0"/>
          <w:marTop w:val="0"/>
          <w:marBottom w:val="0"/>
          <w:divBdr>
            <w:top w:val="none" w:sz="0" w:space="0" w:color="auto"/>
            <w:left w:val="none" w:sz="0" w:space="0" w:color="auto"/>
            <w:bottom w:val="none" w:sz="0" w:space="0" w:color="auto"/>
            <w:right w:val="none" w:sz="0" w:space="0" w:color="auto"/>
          </w:divBdr>
        </w:div>
        <w:div w:id="187917904">
          <w:marLeft w:val="640"/>
          <w:marRight w:val="0"/>
          <w:marTop w:val="0"/>
          <w:marBottom w:val="0"/>
          <w:divBdr>
            <w:top w:val="none" w:sz="0" w:space="0" w:color="auto"/>
            <w:left w:val="none" w:sz="0" w:space="0" w:color="auto"/>
            <w:bottom w:val="none" w:sz="0" w:space="0" w:color="auto"/>
            <w:right w:val="none" w:sz="0" w:space="0" w:color="auto"/>
          </w:divBdr>
        </w:div>
        <w:div w:id="216431691">
          <w:marLeft w:val="640"/>
          <w:marRight w:val="0"/>
          <w:marTop w:val="0"/>
          <w:marBottom w:val="0"/>
          <w:divBdr>
            <w:top w:val="none" w:sz="0" w:space="0" w:color="auto"/>
            <w:left w:val="none" w:sz="0" w:space="0" w:color="auto"/>
            <w:bottom w:val="none" w:sz="0" w:space="0" w:color="auto"/>
            <w:right w:val="none" w:sz="0" w:space="0" w:color="auto"/>
          </w:divBdr>
        </w:div>
        <w:div w:id="259073447">
          <w:marLeft w:val="640"/>
          <w:marRight w:val="0"/>
          <w:marTop w:val="0"/>
          <w:marBottom w:val="0"/>
          <w:divBdr>
            <w:top w:val="none" w:sz="0" w:space="0" w:color="auto"/>
            <w:left w:val="none" w:sz="0" w:space="0" w:color="auto"/>
            <w:bottom w:val="none" w:sz="0" w:space="0" w:color="auto"/>
            <w:right w:val="none" w:sz="0" w:space="0" w:color="auto"/>
          </w:divBdr>
        </w:div>
        <w:div w:id="262031656">
          <w:marLeft w:val="640"/>
          <w:marRight w:val="0"/>
          <w:marTop w:val="0"/>
          <w:marBottom w:val="0"/>
          <w:divBdr>
            <w:top w:val="none" w:sz="0" w:space="0" w:color="auto"/>
            <w:left w:val="none" w:sz="0" w:space="0" w:color="auto"/>
            <w:bottom w:val="none" w:sz="0" w:space="0" w:color="auto"/>
            <w:right w:val="none" w:sz="0" w:space="0" w:color="auto"/>
          </w:divBdr>
        </w:div>
        <w:div w:id="269507276">
          <w:marLeft w:val="640"/>
          <w:marRight w:val="0"/>
          <w:marTop w:val="0"/>
          <w:marBottom w:val="0"/>
          <w:divBdr>
            <w:top w:val="none" w:sz="0" w:space="0" w:color="auto"/>
            <w:left w:val="none" w:sz="0" w:space="0" w:color="auto"/>
            <w:bottom w:val="none" w:sz="0" w:space="0" w:color="auto"/>
            <w:right w:val="none" w:sz="0" w:space="0" w:color="auto"/>
          </w:divBdr>
        </w:div>
        <w:div w:id="285089886">
          <w:marLeft w:val="640"/>
          <w:marRight w:val="0"/>
          <w:marTop w:val="0"/>
          <w:marBottom w:val="0"/>
          <w:divBdr>
            <w:top w:val="none" w:sz="0" w:space="0" w:color="auto"/>
            <w:left w:val="none" w:sz="0" w:space="0" w:color="auto"/>
            <w:bottom w:val="none" w:sz="0" w:space="0" w:color="auto"/>
            <w:right w:val="none" w:sz="0" w:space="0" w:color="auto"/>
          </w:divBdr>
        </w:div>
        <w:div w:id="318388446">
          <w:marLeft w:val="640"/>
          <w:marRight w:val="0"/>
          <w:marTop w:val="0"/>
          <w:marBottom w:val="0"/>
          <w:divBdr>
            <w:top w:val="none" w:sz="0" w:space="0" w:color="auto"/>
            <w:left w:val="none" w:sz="0" w:space="0" w:color="auto"/>
            <w:bottom w:val="none" w:sz="0" w:space="0" w:color="auto"/>
            <w:right w:val="none" w:sz="0" w:space="0" w:color="auto"/>
          </w:divBdr>
        </w:div>
        <w:div w:id="337388603">
          <w:marLeft w:val="640"/>
          <w:marRight w:val="0"/>
          <w:marTop w:val="0"/>
          <w:marBottom w:val="0"/>
          <w:divBdr>
            <w:top w:val="none" w:sz="0" w:space="0" w:color="auto"/>
            <w:left w:val="none" w:sz="0" w:space="0" w:color="auto"/>
            <w:bottom w:val="none" w:sz="0" w:space="0" w:color="auto"/>
            <w:right w:val="none" w:sz="0" w:space="0" w:color="auto"/>
          </w:divBdr>
        </w:div>
        <w:div w:id="339360251">
          <w:marLeft w:val="640"/>
          <w:marRight w:val="0"/>
          <w:marTop w:val="0"/>
          <w:marBottom w:val="0"/>
          <w:divBdr>
            <w:top w:val="none" w:sz="0" w:space="0" w:color="auto"/>
            <w:left w:val="none" w:sz="0" w:space="0" w:color="auto"/>
            <w:bottom w:val="none" w:sz="0" w:space="0" w:color="auto"/>
            <w:right w:val="none" w:sz="0" w:space="0" w:color="auto"/>
          </w:divBdr>
        </w:div>
        <w:div w:id="361908008">
          <w:marLeft w:val="640"/>
          <w:marRight w:val="0"/>
          <w:marTop w:val="0"/>
          <w:marBottom w:val="0"/>
          <w:divBdr>
            <w:top w:val="none" w:sz="0" w:space="0" w:color="auto"/>
            <w:left w:val="none" w:sz="0" w:space="0" w:color="auto"/>
            <w:bottom w:val="none" w:sz="0" w:space="0" w:color="auto"/>
            <w:right w:val="none" w:sz="0" w:space="0" w:color="auto"/>
          </w:divBdr>
        </w:div>
        <w:div w:id="376321730">
          <w:marLeft w:val="640"/>
          <w:marRight w:val="0"/>
          <w:marTop w:val="0"/>
          <w:marBottom w:val="0"/>
          <w:divBdr>
            <w:top w:val="none" w:sz="0" w:space="0" w:color="auto"/>
            <w:left w:val="none" w:sz="0" w:space="0" w:color="auto"/>
            <w:bottom w:val="none" w:sz="0" w:space="0" w:color="auto"/>
            <w:right w:val="none" w:sz="0" w:space="0" w:color="auto"/>
          </w:divBdr>
        </w:div>
        <w:div w:id="376584920">
          <w:marLeft w:val="640"/>
          <w:marRight w:val="0"/>
          <w:marTop w:val="0"/>
          <w:marBottom w:val="0"/>
          <w:divBdr>
            <w:top w:val="none" w:sz="0" w:space="0" w:color="auto"/>
            <w:left w:val="none" w:sz="0" w:space="0" w:color="auto"/>
            <w:bottom w:val="none" w:sz="0" w:space="0" w:color="auto"/>
            <w:right w:val="none" w:sz="0" w:space="0" w:color="auto"/>
          </w:divBdr>
        </w:div>
        <w:div w:id="379978300">
          <w:marLeft w:val="640"/>
          <w:marRight w:val="0"/>
          <w:marTop w:val="0"/>
          <w:marBottom w:val="0"/>
          <w:divBdr>
            <w:top w:val="none" w:sz="0" w:space="0" w:color="auto"/>
            <w:left w:val="none" w:sz="0" w:space="0" w:color="auto"/>
            <w:bottom w:val="none" w:sz="0" w:space="0" w:color="auto"/>
            <w:right w:val="none" w:sz="0" w:space="0" w:color="auto"/>
          </w:divBdr>
        </w:div>
        <w:div w:id="395934808">
          <w:marLeft w:val="640"/>
          <w:marRight w:val="0"/>
          <w:marTop w:val="0"/>
          <w:marBottom w:val="0"/>
          <w:divBdr>
            <w:top w:val="none" w:sz="0" w:space="0" w:color="auto"/>
            <w:left w:val="none" w:sz="0" w:space="0" w:color="auto"/>
            <w:bottom w:val="none" w:sz="0" w:space="0" w:color="auto"/>
            <w:right w:val="none" w:sz="0" w:space="0" w:color="auto"/>
          </w:divBdr>
        </w:div>
        <w:div w:id="405298031">
          <w:marLeft w:val="640"/>
          <w:marRight w:val="0"/>
          <w:marTop w:val="0"/>
          <w:marBottom w:val="0"/>
          <w:divBdr>
            <w:top w:val="none" w:sz="0" w:space="0" w:color="auto"/>
            <w:left w:val="none" w:sz="0" w:space="0" w:color="auto"/>
            <w:bottom w:val="none" w:sz="0" w:space="0" w:color="auto"/>
            <w:right w:val="none" w:sz="0" w:space="0" w:color="auto"/>
          </w:divBdr>
        </w:div>
        <w:div w:id="409886553">
          <w:marLeft w:val="640"/>
          <w:marRight w:val="0"/>
          <w:marTop w:val="0"/>
          <w:marBottom w:val="0"/>
          <w:divBdr>
            <w:top w:val="none" w:sz="0" w:space="0" w:color="auto"/>
            <w:left w:val="none" w:sz="0" w:space="0" w:color="auto"/>
            <w:bottom w:val="none" w:sz="0" w:space="0" w:color="auto"/>
            <w:right w:val="none" w:sz="0" w:space="0" w:color="auto"/>
          </w:divBdr>
        </w:div>
        <w:div w:id="414740311">
          <w:marLeft w:val="640"/>
          <w:marRight w:val="0"/>
          <w:marTop w:val="0"/>
          <w:marBottom w:val="0"/>
          <w:divBdr>
            <w:top w:val="none" w:sz="0" w:space="0" w:color="auto"/>
            <w:left w:val="none" w:sz="0" w:space="0" w:color="auto"/>
            <w:bottom w:val="none" w:sz="0" w:space="0" w:color="auto"/>
            <w:right w:val="none" w:sz="0" w:space="0" w:color="auto"/>
          </w:divBdr>
        </w:div>
        <w:div w:id="416050630">
          <w:marLeft w:val="640"/>
          <w:marRight w:val="0"/>
          <w:marTop w:val="0"/>
          <w:marBottom w:val="0"/>
          <w:divBdr>
            <w:top w:val="none" w:sz="0" w:space="0" w:color="auto"/>
            <w:left w:val="none" w:sz="0" w:space="0" w:color="auto"/>
            <w:bottom w:val="none" w:sz="0" w:space="0" w:color="auto"/>
            <w:right w:val="none" w:sz="0" w:space="0" w:color="auto"/>
          </w:divBdr>
        </w:div>
        <w:div w:id="421072166">
          <w:marLeft w:val="640"/>
          <w:marRight w:val="0"/>
          <w:marTop w:val="0"/>
          <w:marBottom w:val="0"/>
          <w:divBdr>
            <w:top w:val="none" w:sz="0" w:space="0" w:color="auto"/>
            <w:left w:val="none" w:sz="0" w:space="0" w:color="auto"/>
            <w:bottom w:val="none" w:sz="0" w:space="0" w:color="auto"/>
            <w:right w:val="none" w:sz="0" w:space="0" w:color="auto"/>
          </w:divBdr>
        </w:div>
        <w:div w:id="421489229">
          <w:marLeft w:val="640"/>
          <w:marRight w:val="0"/>
          <w:marTop w:val="0"/>
          <w:marBottom w:val="0"/>
          <w:divBdr>
            <w:top w:val="none" w:sz="0" w:space="0" w:color="auto"/>
            <w:left w:val="none" w:sz="0" w:space="0" w:color="auto"/>
            <w:bottom w:val="none" w:sz="0" w:space="0" w:color="auto"/>
            <w:right w:val="none" w:sz="0" w:space="0" w:color="auto"/>
          </w:divBdr>
        </w:div>
        <w:div w:id="439449657">
          <w:marLeft w:val="640"/>
          <w:marRight w:val="0"/>
          <w:marTop w:val="0"/>
          <w:marBottom w:val="0"/>
          <w:divBdr>
            <w:top w:val="none" w:sz="0" w:space="0" w:color="auto"/>
            <w:left w:val="none" w:sz="0" w:space="0" w:color="auto"/>
            <w:bottom w:val="none" w:sz="0" w:space="0" w:color="auto"/>
            <w:right w:val="none" w:sz="0" w:space="0" w:color="auto"/>
          </w:divBdr>
        </w:div>
        <w:div w:id="450780156">
          <w:marLeft w:val="640"/>
          <w:marRight w:val="0"/>
          <w:marTop w:val="0"/>
          <w:marBottom w:val="0"/>
          <w:divBdr>
            <w:top w:val="none" w:sz="0" w:space="0" w:color="auto"/>
            <w:left w:val="none" w:sz="0" w:space="0" w:color="auto"/>
            <w:bottom w:val="none" w:sz="0" w:space="0" w:color="auto"/>
            <w:right w:val="none" w:sz="0" w:space="0" w:color="auto"/>
          </w:divBdr>
        </w:div>
        <w:div w:id="452020607">
          <w:marLeft w:val="640"/>
          <w:marRight w:val="0"/>
          <w:marTop w:val="0"/>
          <w:marBottom w:val="0"/>
          <w:divBdr>
            <w:top w:val="none" w:sz="0" w:space="0" w:color="auto"/>
            <w:left w:val="none" w:sz="0" w:space="0" w:color="auto"/>
            <w:bottom w:val="none" w:sz="0" w:space="0" w:color="auto"/>
            <w:right w:val="none" w:sz="0" w:space="0" w:color="auto"/>
          </w:divBdr>
        </w:div>
        <w:div w:id="463238307">
          <w:marLeft w:val="640"/>
          <w:marRight w:val="0"/>
          <w:marTop w:val="0"/>
          <w:marBottom w:val="0"/>
          <w:divBdr>
            <w:top w:val="none" w:sz="0" w:space="0" w:color="auto"/>
            <w:left w:val="none" w:sz="0" w:space="0" w:color="auto"/>
            <w:bottom w:val="none" w:sz="0" w:space="0" w:color="auto"/>
            <w:right w:val="none" w:sz="0" w:space="0" w:color="auto"/>
          </w:divBdr>
        </w:div>
        <w:div w:id="541400771">
          <w:marLeft w:val="640"/>
          <w:marRight w:val="0"/>
          <w:marTop w:val="0"/>
          <w:marBottom w:val="0"/>
          <w:divBdr>
            <w:top w:val="none" w:sz="0" w:space="0" w:color="auto"/>
            <w:left w:val="none" w:sz="0" w:space="0" w:color="auto"/>
            <w:bottom w:val="none" w:sz="0" w:space="0" w:color="auto"/>
            <w:right w:val="none" w:sz="0" w:space="0" w:color="auto"/>
          </w:divBdr>
        </w:div>
        <w:div w:id="544103538">
          <w:marLeft w:val="640"/>
          <w:marRight w:val="0"/>
          <w:marTop w:val="0"/>
          <w:marBottom w:val="0"/>
          <w:divBdr>
            <w:top w:val="none" w:sz="0" w:space="0" w:color="auto"/>
            <w:left w:val="none" w:sz="0" w:space="0" w:color="auto"/>
            <w:bottom w:val="none" w:sz="0" w:space="0" w:color="auto"/>
            <w:right w:val="none" w:sz="0" w:space="0" w:color="auto"/>
          </w:divBdr>
        </w:div>
        <w:div w:id="550650986">
          <w:marLeft w:val="640"/>
          <w:marRight w:val="0"/>
          <w:marTop w:val="0"/>
          <w:marBottom w:val="0"/>
          <w:divBdr>
            <w:top w:val="none" w:sz="0" w:space="0" w:color="auto"/>
            <w:left w:val="none" w:sz="0" w:space="0" w:color="auto"/>
            <w:bottom w:val="none" w:sz="0" w:space="0" w:color="auto"/>
            <w:right w:val="none" w:sz="0" w:space="0" w:color="auto"/>
          </w:divBdr>
        </w:div>
        <w:div w:id="563300780">
          <w:marLeft w:val="640"/>
          <w:marRight w:val="0"/>
          <w:marTop w:val="0"/>
          <w:marBottom w:val="0"/>
          <w:divBdr>
            <w:top w:val="none" w:sz="0" w:space="0" w:color="auto"/>
            <w:left w:val="none" w:sz="0" w:space="0" w:color="auto"/>
            <w:bottom w:val="none" w:sz="0" w:space="0" w:color="auto"/>
            <w:right w:val="none" w:sz="0" w:space="0" w:color="auto"/>
          </w:divBdr>
        </w:div>
        <w:div w:id="567224795">
          <w:marLeft w:val="640"/>
          <w:marRight w:val="0"/>
          <w:marTop w:val="0"/>
          <w:marBottom w:val="0"/>
          <w:divBdr>
            <w:top w:val="none" w:sz="0" w:space="0" w:color="auto"/>
            <w:left w:val="none" w:sz="0" w:space="0" w:color="auto"/>
            <w:bottom w:val="none" w:sz="0" w:space="0" w:color="auto"/>
            <w:right w:val="none" w:sz="0" w:space="0" w:color="auto"/>
          </w:divBdr>
        </w:div>
        <w:div w:id="568921620">
          <w:marLeft w:val="640"/>
          <w:marRight w:val="0"/>
          <w:marTop w:val="0"/>
          <w:marBottom w:val="0"/>
          <w:divBdr>
            <w:top w:val="none" w:sz="0" w:space="0" w:color="auto"/>
            <w:left w:val="none" w:sz="0" w:space="0" w:color="auto"/>
            <w:bottom w:val="none" w:sz="0" w:space="0" w:color="auto"/>
            <w:right w:val="none" w:sz="0" w:space="0" w:color="auto"/>
          </w:divBdr>
        </w:div>
        <w:div w:id="573393392">
          <w:marLeft w:val="640"/>
          <w:marRight w:val="0"/>
          <w:marTop w:val="0"/>
          <w:marBottom w:val="0"/>
          <w:divBdr>
            <w:top w:val="none" w:sz="0" w:space="0" w:color="auto"/>
            <w:left w:val="none" w:sz="0" w:space="0" w:color="auto"/>
            <w:bottom w:val="none" w:sz="0" w:space="0" w:color="auto"/>
            <w:right w:val="none" w:sz="0" w:space="0" w:color="auto"/>
          </w:divBdr>
        </w:div>
        <w:div w:id="585115775">
          <w:marLeft w:val="640"/>
          <w:marRight w:val="0"/>
          <w:marTop w:val="0"/>
          <w:marBottom w:val="0"/>
          <w:divBdr>
            <w:top w:val="none" w:sz="0" w:space="0" w:color="auto"/>
            <w:left w:val="none" w:sz="0" w:space="0" w:color="auto"/>
            <w:bottom w:val="none" w:sz="0" w:space="0" w:color="auto"/>
            <w:right w:val="none" w:sz="0" w:space="0" w:color="auto"/>
          </w:divBdr>
        </w:div>
        <w:div w:id="602499560">
          <w:marLeft w:val="640"/>
          <w:marRight w:val="0"/>
          <w:marTop w:val="0"/>
          <w:marBottom w:val="0"/>
          <w:divBdr>
            <w:top w:val="none" w:sz="0" w:space="0" w:color="auto"/>
            <w:left w:val="none" w:sz="0" w:space="0" w:color="auto"/>
            <w:bottom w:val="none" w:sz="0" w:space="0" w:color="auto"/>
            <w:right w:val="none" w:sz="0" w:space="0" w:color="auto"/>
          </w:divBdr>
        </w:div>
        <w:div w:id="615646935">
          <w:marLeft w:val="640"/>
          <w:marRight w:val="0"/>
          <w:marTop w:val="0"/>
          <w:marBottom w:val="0"/>
          <w:divBdr>
            <w:top w:val="none" w:sz="0" w:space="0" w:color="auto"/>
            <w:left w:val="none" w:sz="0" w:space="0" w:color="auto"/>
            <w:bottom w:val="none" w:sz="0" w:space="0" w:color="auto"/>
            <w:right w:val="none" w:sz="0" w:space="0" w:color="auto"/>
          </w:divBdr>
        </w:div>
        <w:div w:id="617948587">
          <w:marLeft w:val="640"/>
          <w:marRight w:val="0"/>
          <w:marTop w:val="0"/>
          <w:marBottom w:val="0"/>
          <w:divBdr>
            <w:top w:val="none" w:sz="0" w:space="0" w:color="auto"/>
            <w:left w:val="none" w:sz="0" w:space="0" w:color="auto"/>
            <w:bottom w:val="none" w:sz="0" w:space="0" w:color="auto"/>
            <w:right w:val="none" w:sz="0" w:space="0" w:color="auto"/>
          </w:divBdr>
        </w:div>
        <w:div w:id="629628011">
          <w:marLeft w:val="640"/>
          <w:marRight w:val="0"/>
          <w:marTop w:val="0"/>
          <w:marBottom w:val="0"/>
          <w:divBdr>
            <w:top w:val="none" w:sz="0" w:space="0" w:color="auto"/>
            <w:left w:val="none" w:sz="0" w:space="0" w:color="auto"/>
            <w:bottom w:val="none" w:sz="0" w:space="0" w:color="auto"/>
            <w:right w:val="none" w:sz="0" w:space="0" w:color="auto"/>
          </w:divBdr>
        </w:div>
        <w:div w:id="638657681">
          <w:marLeft w:val="640"/>
          <w:marRight w:val="0"/>
          <w:marTop w:val="0"/>
          <w:marBottom w:val="0"/>
          <w:divBdr>
            <w:top w:val="none" w:sz="0" w:space="0" w:color="auto"/>
            <w:left w:val="none" w:sz="0" w:space="0" w:color="auto"/>
            <w:bottom w:val="none" w:sz="0" w:space="0" w:color="auto"/>
            <w:right w:val="none" w:sz="0" w:space="0" w:color="auto"/>
          </w:divBdr>
        </w:div>
        <w:div w:id="667560131">
          <w:marLeft w:val="640"/>
          <w:marRight w:val="0"/>
          <w:marTop w:val="0"/>
          <w:marBottom w:val="0"/>
          <w:divBdr>
            <w:top w:val="none" w:sz="0" w:space="0" w:color="auto"/>
            <w:left w:val="none" w:sz="0" w:space="0" w:color="auto"/>
            <w:bottom w:val="none" w:sz="0" w:space="0" w:color="auto"/>
            <w:right w:val="none" w:sz="0" w:space="0" w:color="auto"/>
          </w:divBdr>
        </w:div>
        <w:div w:id="675808136">
          <w:marLeft w:val="640"/>
          <w:marRight w:val="0"/>
          <w:marTop w:val="0"/>
          <w:marBottom w:val="0"/>
          <w:divBdr>
            <w:top w:val="none" w:sz="0" w:space="0" w:color="auto"/>
            <w:left w:val="none" w:sz="0" w:space="0" w:color="auto"/>
            <w:bottom w:val="none" w:sz="0" w:space="0" w:color="auto"/>
            <w:right w:val="none" w:sz="0" w:space="0" w:color="auto"/>
          </w:divBdr>
        </w:div>
        <w:div w:id="679699057">
          <w:marLeft w:val="640"/>
          <w:marRight w:val="0"/>
          <w:marTop w:val="0"/>
          <w:marBottom w:val="0"/>
          <w:divBdr>
            <w:top w:val="none" w:sz="0" w:space="0" w:color="auto"/>
            <w:left w:val="none" w:sz="0" w:space="0" w:color="auto"/>
            <w:bottom w:val="none" w:sz="0" w:space="0" w:color="auto"/>
            <w:right w:val="none" w:sz="0" w:space="0" w:color="auto"/>
          </w:divBdr>
        </w:div>
        <w:div w:id="723214742">
          <w:marLeft w:val="640"/>
          <w:marRight w:val="0"/>
          <w:marTop w:val="0"/>
          <w:marBottom w:val="0"/>
          <w:divBdr>
            <w:top w:val="none" w:sz="0" w:space="0" w:color="auto"/>
            <w:left w:val="none" w:sz="0" w:space="0" w:color="auto"/>
            <w:bottom w:val="none" w:sz="0" w:space="0" w:color="auto"/>
            <w:right w:val="none" w:sz="0" w:space="0" w:color="auto"/>
          </w:divBdr>
        </w:div>
        <w:div w:id="723527230">
          <w:marLeft w:val="640"/>
          <w:marRight w:val="0"/>
          <w:marTop w:val="0"/>
          <w:marBottom w:val="0"/>
          <w:divBdr>
            <w:top w:val="none" w:sz="0" w:space="0" w:color="auto"/>
            <w:left w:val="none" w:sz="0" w:space="0" w:color="auto"/>
            <w:bottom w:val="none" w:sz="0" w:space="0" w:color="auto"/>
            <w:right w:val="none" w:sz="0" w:space="0" w:color="auto"/>
          </w:divBdr>
        </w:div>
        <w:div w:id="740761254">
          <w:marLeft w:val="640"/>
          <w:marRight w:val="0"/>
          <w:marTop w:val="0"/>
          <w:marBottom w:val="0"/>
          <w:divBdr>
            <w:top w:val="none" w:sz="0" w:space="0" w:color="auto"/>
            <w:left w:val="none" w:sz="0" w:space="0" w:color="auto"/>
            <w:bottom w:val="none" w:sz="0" w:space="0" w:color="auto"/>
            <w:right w:val="none" w:sz="0" w:space="0" w:color="auto"/>
          </w:divBdr>
        </w:div>
        <w:div w:id="751393394">
          <w:marLeft w:val="640"/>
          <w:marRight w:val="0"/>
          <w:marTop w:val="0"/>
          <w:marBottom w:val="0"/>
          <w:divBdr>
            <w:top w:val="none" w:sz="0" w:space="0" w:color="auto"/>
            <w:left w:val="none" w:sz="0" w:space="0" w:color="auto"/>
            <w:bottom w:val="none" w:sz="0" w:space="0" w:color="auto"/>
            <w:right w:val="none" w:sz="0" w:space="0" w:color="auto"/>
          </w:divBdr>
        </w:div>
        <w:div w:id="760565722">
          <w:marLeft w:val="640"/>
          <w:marRight w:val="0"/>
          <w:marTop w:val="0"/>
          <w:marBottom w:val="0"/>
          <w:divBdr>
            <w:top w:val="none" w:sz="0" w:space="0" w:color="auto"/>
            <w:left w:val="none" w:sz="0" w:space="0" w:color="auto"/>
            <w:bottom w:val="none" w:sz="0" w:space="0" w:color="auto"/>
            <w:right w:val="none" w:sz="0" w:space="0" w:color="auto"/>
          </w:divBdr>
        </w:div>
        <w:div w:id="764422458">
          <w:marLeft w:val="640"/>
          <w:marRight w:val="0"/>
          <w:marTop w:val="0"/>
          <w:marBottom w:val="0"/>
          <w:divBdr>
            <w:top w:val="none" w:sz="0" w:space="0" w:color="auto"/>
            <w:left w:val="none" w:sz="0" w:space="0" w:color="auto"/>
            <w:bottom w:val="none" w:sz="0" w:space="0" w:color="auto"/>
            <w:right w:val="none" w:sz="0" w:space="0" w:color="auto"/>
          </w:divBdr>
        </w:div>
        <w:div w:id="773983435">
          <w:marLeft w:val="640"/>
          <w:marRight w:val="0"/>
          <w:marTop w:val="0"/>
          <w:marBottom w:val="0"/>
          <w:divBdr>
            <w:top w:val="none" w:sz="0" w:space="0" w:color="auto"/>
            <w:left w:val="none" w:sz="0" w:space="0" w:color="auto"/>
            <w:bottom w:val="none" w:sz="0" w:space="0" w:color="auto"/>
            <w:right w:val="none" w:sz="0" w:space="0" w:color="auto"/>
          </w:divBdr>
        </w:div>
        <w:div w:id="779492139">
          <w:marLeft w:val="640"/>
          <w:marRight w:val="0"/>
          <w:marTop w:val="0"/>
          <w:marBottom w:val="0"/>
          <w:divBdr>
            <w:top w:val="none" w:sz="0" w:space="0" w:color="auto"/>
            <w:left w:val="none" w:sz="0" w:space="0" w:color="auto"/>
            <w:bottom w:val="none" w:sz="0" w:space="0" w:color="auto"/>
            <w:right w:val="none" w:sz="0" w:space="0" w:color="auto"/>
          </w:divBdr>
        </w:div>
        <w:div w:id="780490240">
          <w:marLeft w:val="640"/>
          <w:marRight w:val="0"/>
          <w:marTop w:val="0"/>
          <w:marBottom w:val="0"/>
          <w:divBdr>
            <w:top w:val="none" w:sz="0" w:space="0" w:color="auto"/>
            <w:left w:val="none" w:sz="0" w:space="0" w:color="auto"/>
            <w:bottom w:val="none" w:sz="0" w:space="0" w:color="auto"/>
            <w:right w:val="none" w:sz="0" w:space="0" w:color="auto"/>
          </w:divBdr>
        </w:div>
        <w:div w:id="783420657">
          <w:marLeft w:val="640"/>
          <w:marRight w:val="0"/>
          <w:marTop w:val="0"/>
          <w:marBottom w:val="0"/>
          <w:divBdr>
            <w:top w:val="none" w:sz="0" w:space="0" w:color="auto"/>
            <w:left w:val="none" w:sz="0" w:space="0" w:color="auto"/>
            <w:bottom w:val="none" w:sz="0" w:space="0" w:color="auto"/>
            <w:right w:val="none" w:sz="0" w:space="0" w:color="auto"/>
          </w:divBdr>
        </w:div>
        <w:div w:id="797261133">
          <w:marLeft w:val="640"/>
          <w:marRight w:val="0"/>
          <w:marTop w:val="0"/>
          <w:marBottom w:val="0"/>
          <w:divBdr>
            <w:top w:val="none" w:sz="0" w:space="0" w:color="auto"/>
            <w:left w:val="none" w:sz="0" w:space="0" w:color="auto"/>
            <w:bottom w:val="none" w:sz="0" w:space="0" w:color="auto"/>
            <w:right w:val="none" w:sz="0" w:space="0" w:color="auto"/>
          </w:divBdr>
        </w:div>
        <w:div w:id="826823119">
          <w:marLeft w:val="640"/>
          <w:marRight w:val="0"/>
          <w:marTop w:val="0"/>
          <w:marBottom w:val="0"/>
          <w:divBdr>
            <w:top w:val="none" w:sz="0" w:space="0" w:color="auto"/>
            <w:left w:val="none" w:sz="0" w:space="0" w:color="auto"/>
            <w:bottom w:val="none" w:sz="0" w:space="0" w:color="auto"/>
            <w:right w:val="none" w:sz="0" w:space="0" w:color="auto"/>
          </w:divBdr>
        </w:div>
        <w:div w:id="845943524">
          <w:marLeft w:val="640"/>
          <w:marRight w:val="0"/>
          <w:marTop w:val="0"/>
          <w:marBottom w:val="0"/>
          <w:divBdr>
            <w:top w:val="none" w:sz="0" w:space="0" w:color="auto"/>
            <w:left w:val="none" w:sz="0" w:space="0" w:color="auto"/>
            <w:bottom w:val="none" w:sz="0" w:space="0" w:color="auto"/>
            <w:right w:val="none" w:sz="0" w:space="0" w:color="auto"/>
          </w:divBdr>
        </w:div>
        <w:div w:id="847989163">
          <w:marLeft w:val="640"/>
          <w:marRight w:val="0"/>
          <w:marTop w:val="0"/>
          <w:marBottom w:val="0"/>
          <w:divBdr>
            <w:top w:val="none" w:sz="0" w:space="0" w:color="auto"/>
            <w:left w:val="none" w:sz="0" w:space="0" w:color="auto"/>
            <w:bottom w:val="none" w:sz="0" w:space="0" w:color="auto"/>
            <w:right w:val="none" w:sz="0" w:space="0" w:color="auto"/>
          </w:divBdr>
        </w:div>
        <w:div w:id="864905265">
          <w:marLeft w:val="640"/>
          <w:marRight w:val="0"/>
          <w:marTop w:val="0"/>
          <w:marBottom w:val="0"/>
          <w:divBdr>
            <w:top w:val="none" w:sz="0" w:space="0" w:color="auto"/>
            <w:left w:val="none" w:sz="0" w:space="0" w:color="auto"/>
            <w:bottom w:val="none" w:sz="0" w:space="0" w:color="auto"/>
            <w:right w:val="none" w:sz="0" w:space="0" w:color="auto"/>
          </w:divBdr>
        </w:div>
        <w:div w:id="868183490">
          <w:marLeft w:val="640"/>
          <w:marRight w:val="0"/>
          <w:marTop w:val="0"/>
          <w:marBottom w:val="0"/>
          <w:divBdr>
            <w:top w:val="none" w:sz="0" w:space="0" w:color="auto"/>
            <w:left w:val="none" w:sz="0" w:space="0" w:color="auto"/>
            <w:bottom w:val="none" w:sz="0" w:space="0" w:color="auto"/>
            <w:right w:val="none" w:sz="0" w:space="0" w:color="auto"/>
          </w:divBdr>
        </w:div>
        <w:div w:id="954561372">
          <w:marLeft w:val="640"/>
          <w:marRight w:val="0"/>
          <w:marTop w:val="0"/>
          <w:marBottom w:val="0"/>
          <w:divBdr>
            <w:top w:val="none" w:sz="0" w:space="0" w:color="auto"/>
            <w:left w:val="none" w:sz="0" w:space="0" w:color="auto"/>
            <w:bottom w:val="none" w:sz="0" w:space="0" w:color="auto"/>
            <w:right w:val="none" w:sz="0" w:space="0" w:color="auto"/>
          </w:divBdr>
        </w:div>
        <w:div w:id="971205840">
          <w:marLeft w:val="640"/>
          <w:marRight w:val="0"/>
          <w:marTop w:val="0"/>
          <w:marBottom w:val="0"/>
          <w:divBdr>
            <w:top w:val="none" w:sz="0" w:space="0" w:color="auto"/>
            <w:left w:val="none" w:sz="0" w:space="0" w:color="auto"/>
            <w:bottom w:val="none" w:sz="0" w:space="0" w:color="auto"/>
            <w:right w:val="none" w:sz="0" w:space="0" w:color="auto"/>
          </w:divBdr>
        </w:div>
        <w:div w:id="978606578">
          <w:marLeft w:val="640"/>
          <w:marRight w:val="0"/>
          <w:marTop w:val="0"/>
          <w:marBottom w:val="0"/>
          <w:divBdr>
            <w:top w:val="none" w:sz="0" w:space="0" w:color="auto"/>
            <w:left w:val="none" w:sz="0" w:space="0" w:color="auto"/>
            <w:bottom w:val="none" w:sz="0" w:space="0" w:color="auto"/>
            <w:right w:val="none" w:sz="0" w:space="0" w:color="auto"/>
          </w:divBdr>
        </w:div>
        <w:div w:id="990599751">
          <w:marLeft w:val="640"/>
          <w:marRight w:val="0"/>
          <w:marTop w:val="0"/>
          <w:marBottom w:val="0"/>
          <w:divBdr>
            <w:top w:val="none" w:sz="0" w:space="0" w:color="auto"/>
            <w:left w:val="none" w:sz="0" w:space="0" w:color="auto"/>
            <w:bottom w:val="none" w:sz="0" w:space="0" w:color="auto"/>
            <w:right w:val="none" w:sz="0" w:space="0" w:color="auto"/>
          </w:divBdr>
        </w:div>
        <w:div w:id="1061758420">
          <w:marLeft w:val="640"/>
          <w:marRight w:val="0"/>
          <w:marTop w:val="0"/>
          <w:marBottom w:val="0"/>
          <w:divBdr>
            <w:top w:val="none" w:sz="0" w:space="0" w:color="auto"/>
            <w:left w:val="none" w:sz="0" w:space="0" w:color="auto"/>
            <w:bottom w:val="none" w:sz="0" w:space="0" w:color="auto"/>
            <w:right w:val="none" w:sz="0" w:space="0" w:color="auto"/>
          </w:divBdr>
        </w:div>
        <w:div w:id="1086222480">
          <w:marLeft w:val="640"/>
          <w:marRight w:val="0"/>
          <w:marTop w:val="0"/>
          <w:marBottom w:val="0"/>
          <w:divBdr>
            <w:top w:val="none" w:sz="0" w:space="0" w:color="auto"/>
            <w:left w:val="none" w:sz="0" w:space="0" w:color="auto"/>
            <w:bottom w:val="none" w:sz="0" w:space="0" w:color="auto"/>
            <w:right w:val="none" w:sz="0" w:space="0" w:color="auto"/>
          </w:divBdr>
        </w:div>
        <w:div w:id="1129938851">
          <w:marLeft w:val="640"/>
          <w:marRight w:val="0"/>
          <w:marTop w:val="0"/>
          <w:marBottom w:val="0"/>
          <w:divBdr>
            <w:top w:val="none" w:sz="0" w:space="0" w:color="auto"/>
            <w:left w:val="none" w:sz="0" w:space="0" w:color="auto"/>
            <w:bottom w:val="none" w:sz="0" w:space="0" w:color="auto"/>
            <w:right w:val="none" w:sz="0" w:space="0" w:color="auto"/>
          </w:divBdr>
        </w:div>
        <w:div w:id="1130587534">
          <w:marLeft w:val="640"/>
          <w:marRight w:val="0"/>
          <w:marTop w:val="0"/>
          <w:marBottom w:val="0"/>
          <w:divBdr>
            <w:top w:val="none" w:sz="0" w:space="0" w:color="auto"/>
            <w:left w:val="none" w:sz="0" w:space="0" w:color="auto"/>
            <w:bottom w:val="none" w:sz="0" w:space="0" w:color="auto"/>
            <w:right w:val="none" w:sz="0" w:space="0" w:color="auto"/>
          </w:divBdr>
        </w:div>
        <w:div w:id="1134983411">
          <w:marLeft w:val="640"/>
          <w:marRight w:val="0"/>
          <w:marTop w:val="0"/>
          <w:marBottom w:val="0"/>
          <w:divBdr>
            <w:top w:val="none" w:sz="0" w:space="0" w:color="auto"/>
            <w:left w:val="none" w:sz="0" w:space="0" w:color="auto"/>
            <w:bottom w:val="none" w:sz="0" w:space="0" w:color="auto"/>
            <w:right w:val="none" w:sz="0" w:space="0" w:color="auto"/>
          </w:divBdr>
        </w:div>
        <w:div w:id="1145586125">
          <w:marLeft w:val="640"/>
          <w:marRight w:val="0"/>
          <w:marTop w:val="0"/>
          <w:marBottom w:val="0"/>
          <w:divBdr>
            <w:top w:val="none" w:sz="0" w:space="0" w:color="auto"/>
            <w:left w:val="none" w:sz="0" w:space="0" w:color="auto"/>
            <w:bottom w:val="none" w:sz="0" w:space="0" w:color="auto"/>
            <w:right w:val="none" w:sz="0" w:space="0" w:color="auto"/>
          </w:divBdr>
        </w:div>
        <w:div w:id="1145976264">
          <w:marLeft w:val="640"/>
          <w:marRight w:val="0"/>
          <w:marTop w:val="0"/>
          <w:marBottom w:val="0"/>
          <w:divBdr>
            <w:top w:val="none" w:sz="0" w:space="0" w:color="auto"/>
            <w:left w:val="none" w:sz="0" w:space="0" w:color="auto"/>
            <w:bottom w:val="none" w:sz="0" w:space="0" w:color="auto"/>
            <w:right w:val="none" w:sz="0" w:space="0" w:color="auto"/>
          </w:divBdr>
        </w:div>
        <w:div w:id="1151291671">
          <w:marLeft w:val="640"/>
          <w:marRight w:val="0"/>
          <w:marTop w:val="0"/>
          <w:marBottom w:val="0"/>
          <w:divBdr>
            <w:top w:val="none" w:sz="0" w:space="0" w:color="auto"/>
            <w:left w:val="none" w:sz="0" w:space="0" w:color="auto"/>
            <w:bottom w:val="none" w:sz="0" w:space="0" w:color="auto"/>
            <w:right w:val="none" w:sz="0" w:space="0" w:color="auto"/>
          </w:divBdr>
        </w:div>
        <w:div w:id="1167286677">
          <w:marLeft w:val="640"/>
          <w:marRight w:val="0"/>
          <w:marTop w:val="0"/>
          <w:marBottom w:val="0"/>
          <w:divBdr>
            <w:top w:val="none" w:sz="0" w:space="0" w:color="auto"/>
            <w:left w:val="none" w:sz="0" w:space="0" w:color="auto"/>
            <w:bottom w:val="none" w:sz="0" w:space="0" w:color="auto"/>
            <w:right w:val="none" w:sz="0" w:space="0" w:color="auto"/>
          </w:divBdr>
        </w:div>
        <w:div w:id="1175419134">
          <w:marLeft w:val="640"/>
          <w:marRight w:val="0"/>
          <w:marTop w:val="0"/>
          <w:marBottom w:val="0"/>
          <w:divBdr>
            <w:top w:val="none" w:sz="0" w:space="0" w:color="auto"/>
            <w:left w:val="none" w:sz="0" w:space="0" w:color="auto"/>
            <w:bottom w:val="none" w:sz="0" w:space="0" w:color="auto"/>
            <w:right w:val="none" w:sz="0" w:space="0" w:color="auto"/>
          </w:divBdr>
        </w:div>
        <w:div w:id="1182205983">
          <w:marLeft w:val="640"/>
          <w:marRight w:val="0"/>
          <w:marTop w:val="0"/>
          <w:marBottom w:val="0"/>
          <w:divBdr>
            <w:top w:val="none" w:sz="0" w:space="0" w:color="auto"/>
            <w:left w:val="none" w:sz="0" w:space="0" w:color="auto"/>
            <w:bottom w:val="none" w:sz="0" w:space="0" w:color="auto"/>
            <w:right w:val="none" w:sz="0" w:space="0" w:color="auto"/>
          </w:divBdr>
        </w:div>
        <w:div w:id="1190024162">
          <w:marLeft w:val="640"/>
          <w:marRight w:val="0"/>
          <w:marTop w:val="0"/>
          <w:marBottom w:val="0"/>
          <w:divBdr>
            <w:top w:val="none" w:sz="0" w:space="0" w:color="auto"/>
            <w:left w:val="none" w:sz="0" w:space="0" w:color="auto"/>
            <w:bottom w:val="none" w:sz="0" w:space="0" w:color="auto"/>
            <w:right w:val="none" w:sz="0" w:space="0" w:color="auto"/>
          </w:divBdr>
        </w:div>
        <w:div w:id="1191143492">
          <w:marLeft w:val="640"/>
          <w:marRight w:val="0"/>
          <w:marTop w:val="0"/>
          <w:marBottom w:val="0"/>
          <w:divBdr>
            <w:top w:val="none" w:sz="0" w:space="0" w:color="auto"/>
            <w:left w:val="none" w:sz="0" w:space="0" w:color="auto"/>
            <w:bottom w:val="none" w:sz="0" w:space="0" w:color="auto"/>
            <w:right w:val="none" w:sz="0" w:space="0" w:color="auto"/>
          </w:divBdr>
        </w:div>
        <w:div w:id="1195508584">
          <w:marLeft w:val="640"/>
          <w:marRight w:val="0"/>
          <w:marTop w:val="0"/>
          <w:marBottom w:val="0"/>
          <w:divBdr>
            <w:top w:val="none" w:sz="0" w:space="0" w:color="auto"/>
            <w:left w:val="none" w:sz="0" w:space="0" w:color="auto"/>
            <w:bottom w:val="none" w:sz="0" w:space="0" w:color="auto"/>
            <w:right w:val="none" w:sz="0" w:space="0" w:color="auto"/>
          </w:divBdr>
        </w:div>
        <w:div w:id="1229877011">
          <w:marLeft w:val="640"/>
          <w:marRight w:val="0"/>
          <w:marTop w:val="0"/>
          <w:marBottom w:val="0"/>
          <w:divBdr>
            <w:top w:val="none" w:sz="0" w:space="0" w:color="auto"/>
            <w:left w:val="none" w:sz="0" w:space="0" w:color="auto"/>
            <w:bottom w:val="none" w:sz="0" w:space="0" w:color="auto"/>
            <w:right w:val="none" w:sz="0" w:space="0" w:color="auto"/>
          </w:divBdr>
        </w:div>
        <w:div w:id="1231959825">
          <w:marLeft w:val="640"/>
          <w:marRight w:val="0"/>
          <w:marTop w:val="0"/>
          <w:marBottom w:val="0"/>
          <w:divBdr>
            <w:top w:val="none" w:sz="0" w:space="0" w:color="auto"/>
            <w:left w:val="none" w:sz="0" w:space="0" w:color="auto"/>
            <w:bottom w:val="none" w:sz="0" w:space="0" w:color="auto"/>
            <w:right w:val="none" w:sz="0" w:space="0" w:color="auto"/>
          </w:divBdr>
        </w:div>
        <w:div w:id="1244802592">
          <w:marLeft w:val="640"/>
          <w:marRight w:val="0"/>
          <w:marTop w:val="0"/>
          <w:marBottom w:val="0"/>
          <w:divBdr>
            <w:top w:val="none" w:sz="0" w:space="0" w:color="auto"/>
            <w:left w:val="none" w:sz="0" w:space="0" w:color="auto"/>
            <w:bottom w:val="none" w:sz="0" w:space="0" w:color="auto"/>
            <w:right w:val="none" w:sz="0" w:space="0" w:color="auto"/>
          </w:divBdr>
        </w:div>
        <w:div w:id="1249463553">
          <w:marLeft w:val="640"/>
          <w:marRight w:val="0"/>
          <w:marTop w:val="0"/>
          <w:marBottom w:val="0"/>
          <w:divBdr>
            <w:top w:val="none" w:sz="0" w:space="0" w:color="auto"/>
            <w:left w:val="none" w:sz="0" w:space="0" w:color="auto"/>
            <w:bottom w:val="none" w:sz="0" w:space="0" w:color="auto"/>
            <w:right w:val="none" w:sz="0" w:space="0" w:color="auto"/>
          </w:divBdr>
        </w:div>
        <w:div w:id="1256983473">
          <w:marLeft w:val="640"/>
          <w:marRight w:val="0"/>
          <w:marTop w:val="0"/>
          <w:marBottom w:val="0"/>
          <w:divBdr>
            <w:top w:val="none" w:sz="0" w:space="0" w:color="auto"/>
            <w:left w:val="none" w:sz="0" w:space="0" w:color="auto"/>
            <w:bottom w:val="none" w:sz="0" w:space="0" w:color="auto"/>
            <w:right w:val="none" w:sz="0" w:space="0" w:color="auto"/>
          </w:divBdr>
        </w:div>
        <w:div w:id="1262951325">
          <w:marLeft w:val="640"/>
          <w:marRight w:val="0"/>
          <w:marTop w:val="0"/>
          <w:marBottom w:val="0"/>
          <w:divBdr>
            <w:top w:val="none" w:sz="0" w:space="0" w:color="auto"/>
            <w:left w:val="none" w:sz="0" w:space="0" w:color="auto"/>
            <w:bottom w:val="none" w:sz="0" w:space="0" w:color="auto"/>
            <w:right w:val="none" w:sz="0" w:space="0" w:color="auto"/>
          </w:divBdr>
        </w:div>
        <w:div w:id="1263025747">
          <w:marLeft w:val="640"/>
          <w:marRight w:val="0"/>
          <w:marTop w:val="0"/>
          <w:marBottom w:val="0"/>
          <w:divBdr>
            <w:top w:val="none" w:sz="0" w:space="0" w:color="auto"/>
            <w:left w:val="none" w:sz="0" w:space="0" w:color="auto"/>
            <w:bottom w:val="none" w:sz="0" w:space="0" w:color="auto"/>
            <w:right w:val="none" w:sz="0" w:space="0" w:color="auto"/>
          </w:divBdr>
        </w:div>
        <w:div w:id="1263420181">
          <w:marLeft w:val="640"/>
          <w:marRight w:val="0"/>
          <w:marTop w:val="0"/>
          <w:marBottom w:val="0"/>
          <w:divBdr>
            <w:top w:val="none" w:sz="0" w:space="0" w:color="auto"/>
            <w:left w:val="none" w:sz="0" w:space="0" w:color="auto"/>
            <w:bottom w:val="none" w:sz="0" w:space="0" w:color="auto"/>
            <w:right w:val="none" w:sz="0" w:space="0" w:color="auto"/>
          </w:divBdr>
        </w:div>
        <w:div w:id="1280212969">
          <w:marLeft w:val="640"/>
          <w:marRight w:val="0"/>
          <w:marTop w:val="0"/>
          <w:marBottom w:val="0"/>
          <w:divBdr>
            <w:top w:val="none" w:sz="0" w:space="0" w:color="auto"/>
            <w:left w:val="none" w:sz="0" w:space="0" w:color="auto"/>
            <w:bottom w:val="none" w:sz="0" w:space="0" w:color="auto"/>
            <w:right w:val="none" w:sz="0" w:space="0" w:color="auto"/>
          </w:divBdr>
        </w:div>
        <w:div w:id="1323239746">
          <w:marLeft w:val="640"/>
          <w:marRight w:val="0"/>
          <w:marTop w:val="0"/>
          <w:marBottom w:val="0"/>
          <w:divBdr>
            <w:top w:val="none" w:sz="0" w:space="0" w:color="auto"/>
            <w:left w:val="none" w:sz="0" w:space="0" w:color="auto"/>
            <w:bottom w:val="none" w:sz="0" w:space="0" w:color="auto"/>
            <w:right w:val="none" w:sz="0" w:space="0" w:color="auto"/>
          </w:divBdr>
        </w:div>
        <w:div w:id="1333414664">
          <w:marLeft w:val="640"/>
          <w:marRight w:val="0"/>
          <w:marTop w:val="0"/>
          <w:marBottom w:val="0"/>
          <w:divBdr>
            <w:top w:val="none" w:sz="0" w:space="0" w:color="auto"/>
            <w:left w:val="none" w:sz="0" w:space="0" w:color="auto"/>
            <w:bottom w:val="none" w:sz="0" w:space="0" w:color="auto"/>
            <w:right w:val="none" w:sz="0" w:space="0" w:color="auto"/>
          </w:divBdr>
        </w:div>
        <w:div w:id="1334988767">
          <w:marLeft w:val="640"/>
          <w:marRight w:val="0"/>
          <w:marTop w:val="0"/>
          <w:marBottom w:val="0"/>
          <w:divBdr>
            <w:top w:val="none" w:sz="0" w:space="0" w:color="auto"/>
            <w:left w:val="none" w:sz="0" w:space="0" w:color="auto"/>
            <w:bottom w:val="none" w:sz="0" w:space="0" w:color="auto"/>
            <w:right w:val="none" w:sz="0" w:space="0" w:color="auto"/>
          </w:divBdr>
        </w:div>
        <w:div w:id="1339694957">
          <w:marLeft w:val="640"/>
          <w:marRight w:val="0"/>
          <w:marTop w:val="0"/>
          <w:marBottom w:val="0"/>
          <w:divBdr>
            <w:top w:val="none" w:sz="0" w:space="0" w:color="auto"/>
            <w:left w:val="none" w:sz="0" w:space="0" w:color="auto"/>
            <w:bottom w:val="none" w:sz="0" w:space="0" w:color="auto"/>
            <w:right w:val="none" w:sz="0" w:space="0" w:color="auto"/>
          </w:divBdr>
        </w:div>
        <w:div w:id="1350836414">
          <w:marLeft w:val="640"/>
          <w:marRight w:val="0"/>
          <w:marTop w:val="0"/>
          <w:marBottom w:val="0"/>
          <w:divBdr>
            <w:top w:val="none" w:sz="0" w:space="0" w:color="auto"/>
            <w:left w:val="none" w:sz="0" w:space="0" w:color="auto"/>
            <w:bottom w:val="none" w:sz="0" w:space="0" w:color="auto"/>
            <w:right w:val="none" w:sz="0" w:space="0" w:color="auto"/>
          </w:divBdr>
        </w:div>
        <w:div w:id="1357922401">
          <w:marLeft w:val="640"/>
          <w:marRight w:val="0"/>
          <w:marTop w:val="0"/>
          <w:marBottom w:val="0"/>
          <w:divBdr>
            <w:top w:val="none" w:sz="0" w:space="0" w:color="auto"/>
            <w:left w:val="none" w:sz="0" w:space="0" w:color="auto"/>
            <w:bottom w:val="none" w:sz="0" w:space="0" w:color="auto"/>
            <w:right w:val="none" w:sz="0" w:space="0" w:color="auto"/>
          </w:divBdr>
        </w:div>
        <w:div w:id="1380396833">
          <w:marLeft w:val="640"/>
          <w:marRight w:val="0"/>
          <w:marTop w:val="0"/>
          <w:marBottom w:val="0"/>
          <w:divBdr>
            <w:top w:val="none" w:sz="0" w:space="0" w:color="auto"/>
            <w:left w:val="none" w:sz="0" w:space="0" w:color="auto"/>
            <w:bottom w:val="none" w:sz="0" w:space="0" w:color="auto"/>
            <w:right w:val="none" w:sz="0" w:space="0" w:color="auto"/>
          </w:divBdr>
        </w:div>
        <w:div w:id="1384911702">
          <w:marLeft w:val="640"/>
          <w:marRight w:val="0"/>
          <w:marTop w:val="0"/>
          <w:marBottom w:val="0"/>
          <w:divBdr>
            <w:top w:val="none" w:sz="0" w:space="0" w:color="auto"/>
            <w:left w:val="none" w:sz="0" w:space="0" w:color="auto"/>
            <w:bottom w:val="none" w:sz="0" w:space="0" w:color="auto"/>
            <w:right w:val="none" w:sz="0" w:space="0" w:color="auto"/>
          </w:divBdr>
        </w:div>
        <w:div w:id="1386952179">
          <w:marLeft w:val="640"/>
          <w:marRight w:val="0"/>
          <w:marTop w:val="0"/>
          <w:marBottom w:val="0"/>
          <w:divBdr>
            <w:top w:val="none" w:sz="0" w:space="0" w:color="auto"/>
            <w:left w:val="none" w:sz="0" w:space="0" w:color="auto"/>
            <w:bottom w:val="none" w:sz="0" w:space="0" w:color="auto"/>
            <w:right w:val="none" w:sz="0" w:space="0" w:color="auto"/>
          </w:divBdr>
        </w:div>
        <w:div w:id="1387873203">
          <w:marLeft w:val="640"/>
          <w:marRight w:val="0"/>
          <w:marTop w:val="0"/>
          <w:marBottom w:val="0"/>
          <w:divBdr>
            <w:top w:val="none" w:sz="0" w:space="0" w:color="auto"/>
            <w:left w:val="none" w:sz="0" w:space="0" w:color="auto"/>
            <w:bottom w:val="none" w:sz="0" w:space="0" w:color="auto"/>
            <w:right w:val="none" w:sz="0" w:space="0" w:color="auto"/>
          </w:divBdr>
        </w:div>
        <w:div w:id="1395663242">
          <w:marLeft w:val="640"/>
          <w:marRight w:val="0"/>
          <w:marTop w:val="0"/>
          <w:marBottom w:val="0"/>
          <w:divBdr>
            <w:top w:val="none" w:sz="0" w:space="0" w:color="auto"/>
            <w:left w:val="none" w:sz="0" w:space="0" w:color="auto"/>
            <w:bottom w:val="none" w:sz="0" w:space="0" w:color="auto"/>
            <w:right w:val="none" w:sz="0" w:space="0" w:color="auto"/>
          </w:divBdr>
        </w:div>
        <w:div w:id="1410929904">
          <w:marLeft w:val="640"/>
          <w:marRight w:val="0"/>
          <w:marTop w:val="0"/>
          <w:marBottom w:val="0"/>
          <w:divBdr>
            <w:top w:val="none" w:sz="0" w:space="0" w:color="auto"/>
            <w:left w:val="none" w:sz="0" w:space="0" w:color="auto"/>
            <w:bottom w:val="none" w:sz="0" w:space="0" w:color="auto"/>
            <w:right w:val="none" w:sz="0" w:space="0" w:color="auto"/>
          </w:divBdr>
        </w:div>
        <w:div w:id="1427308985">
          <w:marLeft w:val="640"/>
          <w:marRight w:val="0"/>
          <w:marTop w:val="0"/>
          <w:marBottom w:val="0"/>
          <w:divBdr>
            <w:top w:val="none" w:sz="0" w:space="0" w:color="auto"/>
            <w:left w:val="none" w:sz="0" w:space="0" w:color="auto"/>
            <w:bottom w:val="none" w:sz="0" w:space="0" w:color="auto"/>
            <w:right w:val="none" w:sz="0" w:space="0" w:color="auto"/>
          </w:divBdr>
        </w:div>
        <w:div w:id="1433162644">
          <w:marLeft w:val="640"/>
          <w:marRight w:val="0"/>
          <w:marTop w:val="0"/>
          <w:marBottom w:val="0"/>
          <w:divBdr>
            <w:top w:val="none" w:sz="0" w:space="0" w:color="auto"/>
            <w:left w:val="none" w:sz="0" w:space="0" w:color="auto"/>
            <w:bottom w:val="none" w:sz="0" w:space="0" w:color="auto"/>
            <w:right w:val="none" w:sz="0" w:space="0" w:color="auto"/>
          </w:divBdr>
        </w:div>
        <w:div w:id="1448620900">
          <w:marLeft w:val="640"/>
          <w:marRight w:val="0"/>
          <w:marTop w:val="0"/>
          <w:marBottom w:val="0"/>
          <w:divBdr>
            <w:top w:val="none" w:sz="0" w:space="0" w:color="auto"/>
            <w:left w:val="none" w:sz="0" w:space="0" w:color="auto"/>
            <w:bottom w:val="none" w:sz="0" w:space="0" w:color="auto"/>
            <w:right w:val="none" w:sz="0" w:space="0" w:color="auto"/>
          </w:divBdr>
        </w:div>
        <w:div w:id="1464545786">
          <w:marLeft w:val="640"/>
          <w:marRight w:val="0"/>
          <w:marTop w:val="0"/>
          <w:marBottom w:val="0"/>
          <w:divBdr>
            <w:top w:val="none" w:sz="0" w:space="0" w:color="auto"/>
            <w:left w:val="none" w:sz="0" w:space="0" w:color="auto"/>
            <w:bottom w:val="none" w:sz="0" w:space="0" w:color="auto"/>
            <w:right w:val="none" w:sz="0" w:space="0" w:color="auto"/>
          </w:divBdr>
        </w:div>
        <w:div w:id="1465847362">
          <w:marLeft w:val="640"/>
          <w:marRight w:val="0"/>
          <w:marTop w:val="0"/>
          <w:marBottom w:val="0"/>
          <w:divBdr>
            <w:top w:val="none" w:sz="0" w:space="0" w:color="auto"/>
            <w:left w:val="none" w:sz="0" w:space="0" w:color="auto"/>
            <w:bottom w:val="none" w:sz="0" w:space="0" w:color="auto"/>
            <w:right w:val="none" w:sz="0" w:space="0" w:color="auto"/>
          </w:divBdr>
        </w:div>
        <w:div w:id="1494756316">
          <w:marLeft w:val="640"/>
          <w:marRight w:val="0"/>
          <w:marTop w:val="0"/>
          <w:marBottom w:val="0"/>
          <w:divBdr>
            <w:top w:val="none" w:sz="0" w:space="0" w:color="auto"/>
            <w:left w:val="none" w:sz="0" w:space="0" w:color="auto"/>
            <w:bottom w:val="none" w:sz="0" w:space="0" w:color="auto"/>
            <w:right w:val="none" w:sz="0" w:space="0" w:color="auto"/>
          </w:divBdr>
        </w:div>
        <w:div w:id="1567959420">
          <w:marLeft w:val="640"/>
          <w:marRight w:val="0"/>
          <w:marTop w:val="0"/>
          <w:marBottom w:val="0"/>
          <w:divBdr>
            <w:top w:val="none" w:sz="0" w:space="0" w:color="auto"/>
            <w:left w:val="none" w:sz="0" w:space="0" w:color="auto"/>
            <w:bottom w:val="none" w:sz="0" w:space="0" w:color="auto"/>
            <w:right w:val="none" w:sz="0" w:space="0" w:color="auto"/>
          </w:divBdr>
        </w:div>
        <w:div w:id="1571623601">
          <w:marLeft w:val="640"/>
          <w:marRight w:val="0"/>
          <w:marTop w:val="0"/>
          <w:marBottom w:val="0"/>
          <w:divBdr>
            <w:top w:val="none" w:sz="0" w:space="0" w:color="auto"/>
            <w:left w:val="none" w:sz="0" w:space="0" w:color="auto"/>
            <w:bottom w:val="none" w:sz="0" w:space="0" w:color="auto"/>
            <w:right w:val="none" w:sz="0" w:space="0" w:color="auto"/>
          </w:divBdr>
        </w:div>
        <w:div w:id="1572277210">
          <w:marLeft w:val="640"/>
          <w:marRight w:val="0"/>
          <w:marTop w:val="0"/>
          <w:marBottom w:val="0"/>
          <w:divBdr>
            <w:top w:val="none" w:sz="0" w:space="0" w:color="auto"/>
            <w:left w:val="none" w:sz="0" w:space="0" w:color="auto"/>
            <w:bottom w:val="none" w:sz="0" w:space="0" w:color="auto"/>
            <w:right w:val="none" w:sz="0" w:space="0" w:color="auto"/>
          </w:divBdr>
        </w:div>
        <w:div w:id="1575780187">
          <w:marLeft w:val="640"/>
          <w:marRight w:val="0"/>
          <w:marTop w:val="0"/>
          <w:marBottom w:val="0"/>
          <w:divBdr>
            <w:top w:val="none" w:sz="0" w:space="0" w:color="auto"/>
            <w:left w:val="none" w:sz="0" w:space="0" w:color="auto"/>
            <w:bottom w:val="none" w:sz="0" w:space="0" w:color="auto"/>
            <w:right w:val="none" w:sz="0" w:space="0" w:color="auto"/>
          </w:divBdr>
        </w:div>
        <w:div w:id="1602495008">
          <w:marLeft w:val="640"/>
          <w:marRight w:val="0"/>
          <w:marTop w:val="0"/>
          <w:marBottom w:val="0"/>
          <w:divBdr>
            <w:top w:val="none" w:sz="0" w:space="0" w:color="auto"/>
            <w:left w:val="none" w:sz="0" w:space="0" w:color="auto"/>
            <w:bottom w:val="none" w:sz="0" w:space="0" w:color="auto"/>
            <w:right w:val="none" w:sz="0" w:space="0" w:color="auto"/>
          </w:divBdr>
        </w:div>
        <w:div w:id="1616210788">
          <w:marLeft w:val="640"/>
          <w:marRight w:val="0"/>
          <w:marTop w:val="0"/>
          <w:marBottom w:val="0"/>
          <w:divBdr>
            <w:top w:val="none" w:sz="0" w:space="0" w:color="auto"/>
            <w:left w:val="none" w:sz="0" w:space="0" w:color="auto"/>
            <w:bottom w:val="none" w:sz="0" w:space="0" w:color="auto"/>
            <w:right w:val="none" w:sz="0" w:space="0" w:color="auto"/>
          </w:divBdr>
        </w:div>
        <w:div w:id="1669361507">
          <w:marLeft w:val="640"/>
          <w:marRight w:val="0"/>
          <w:marTop w:val="0"/>
          <w:marBottom w:val="0"/>
          <w:divBdr>
            <w:top w:val="none" w:sz="0" w:space="0" w:color="auto"/>
            <w:left w:val="none" w:sz="0" w:space="0" w:color="auto"/>
            <w:bottom w:val="none" w:sz="0" w:space="0" w:color="auto"/>
            <w:right w:val="none" w:sz="0" w:space="0" w:color="auto"/>
          </w:divBdr>
        </w:div>
        <w:div w:id="1683820024">
          <w:marLeft w:val="640"/>
          <w:marRight w:val="0"/>
          <w:marTop w:val="0"/>
          <w:marBottom w:val="0"/>
          <w:divBdr>
            <w:top w:val="none" w:sz="0" w:space="0" w:color="auto"/>
            <w:left w:val="none" w:sz="0" w:space="0" w:color="auto"/>
            <w:bottom w:val="none" w:sz="0" w:space="0" w:color="auto"/>
            <w:right w:val="none" w:sz="0" w:space="0" w:color="auto"/>
          </w:divBdr>
        </w:div>
        <w:div w:id="1685201612">
          <w:marLeft w:val="640"/>
          <w:marRight w:val="0"/>
          <w:marTop w:val="0"/>
          <w:marBottom w:val="0"/>
          <w:divBdr>
            <w:top w:val="none" w:sz="0" w:space="0" w:color="auto"/>
            <w:left w:val="none" w:sz="0" w:space="0" w:color="auto"/>
            <w:bottom w:val="none" w:sz="0" w:space="0" w:color="auto"/>
            <w:right w:val="none" w:sz="0" w:space="0" w:color="auto"/>
          </w:divBdr>
        </w:div>
        <w:div w:id="1689525469">
          <w:marLeft w:val="640"/>
          <w:marRight w:val="0"/>
          <w:marTop w:val="0"/>
          <w:marBottom w:val="0"/>
          <w:divBdr>
            <w:top w:val="none" w:sz="0" w:space="0" w:color="auto"/>
            <w:left w:val="none" w:sz="0" w:space="0" w:color="auto"/>
            <w:bottom w:val="none" w:sz="0" w:space="0" w:color="auto"/>
            <w:right w:val="none" w:sz="0" w:space="0" w:color="auto"/>
          </w:divBdr>
        </w:div>
        <w:div w:id="1724333532">
          <w:marLeft w:val="640"/>
          <w:marRight w:val="0"/>
          <w:marTop w:val="0"/>
          <w:marBottom w:val="0"/>
          <w:divBdr>
            <w:top w:val="none" w:sz="0" w:space="0" w:color="auto"/>
            <w:left w:val="none" w:sz="0" w:space="0" w:color="auto"/>
            <w:bottom w:val="none" w:sz="0" w:space="0" w:color="auto"/>
            <w:right w:val="none" w:sz="0" w:space="0" w:color="auto"/>
          </w:divBdr>
        </w:div>
        <w:div w:id="1738086009">
          <w:marLeft w:val="640"/>
          <w:marRight w:val="0"/>
          <w:marTop w:val="0"/>
          <w:marBottom w:val="0"/>
          <w:divBdr>
            <w:top w:val="none" w:sz="0" w:space="0" w:color="auto"/>
            <w:left w:val="none" w:sz="0" w:space="0" w:color="auto"/>
            <w:bottom w:val="none" w:sz="0" w:space="0" w:color="auto"/>
            <w:right w:val="none" w:sz="0" w:space="0" w:color="auto"/>
          </w:divBdr>
        </w:div>
        <w:div w:id="1748500667">
          <w:marLeft w:val="640"/>
          <w:marRight w:val="0"/>
          <w:marTop w:val="0"/>
          <w:marBottom w:val="0"/>
          <w:divBdr>
            <w:top w:val="none" w:sz="0" w:space="0" w:color="auto"/>
            <w:left w:val="none" w:sz="0" w:space="0" w:color="auto"/>
            <w:bottom w:val="none" w:sz="0" w:space="0" w:color="auto"/>
            <w:right w:val="none" w:sz="0" w:space="0" w:color="auto"/>
          </w:divBdr>
        </w:div>
        <w:div w:id="1755469496">
          <w:marLeft w:val="640"/>
          <w:marRight w:val="0"/>
          <w:marTop w:val="0"/>
          <w:marBottom w:val="0"/>
          <w:divBdr>
            <w:top w:val="none" w:sz="0" w:space="0" w:color="auto"/>
            <w:left w:val="none" w:sz="0" w:space="0" w:color="auto"/>
            <w:bottom w:val="none" w:sz="0" w:space="0" w:color="auto"/>
            <w:right w:val="none" w:sz="0" w:space="0" w:color="auto"/>
          </w:divBdr>
        </w:div>
        <w:div w:id="1759406996">
          <w:marLeft w:val="640"/>
          <w:marRight w:val="0"/>
          <w:marTop w:val="0"/>
          <w:marBottom w:val="0"/>
          <w:divBdr>
            <w:top w:val="none" w:sz="0" w:space="0" w:color="auto"/>
            <w:left w:val="none" w:sz="0" w:space="0" w:color="auto"/>
            <w:bottom w:val="none" w:sz="0" w:space="0" w:color="auto"/>
            <w:right w:val="none" w:sz="0" w:space="0" w:color="auto"/>
          </w:divBdr>
        </w:div>
        <w:div w:id="1760447237">
          <w:marLeft w:val="640"/>
          <w:marRight w:val="0"/>
          <w:marTop w:val="0"/>
          <w:marBottom w:val="0"/>
          <w:divBdr>
            <w:top w:val="none" w:sz="0" w:space="0" w:color="auto"/>
            <w:left w:val="none" w:sz="0" w:space="0" w:color="auto"/>
            <w:bottom w:val="none" w:sz="0" w:space="0" w:color="auto"/>
            <w:right w:val="none" w:sz="0" w:space="0" w:color="auto"/>
          </w:divBdr>
        </w:div>
        <w:div w:id="1770815304">
          <w:marLeft w:val="640"/>
          <w:marRight w:val="0"/>
          <w:marTop w:val="0"/>
          <w:marBottom w:val="0"/>
          <w:divBdr>
            <w:top w:val="none" w:sz="0" w:space="0" w:color="auto"/>
            <w:left w:val="none" w:sz="0" w:space="0" w:color="auto"/>
            <w:bottom w:val="none" w:sz="0" w:space="0" w:color="auto"/>
            <w:right w:val="none" w:sz="0" w:space="0" w:color="auto"/>
          </w:divBdr>
        </w:div>
        <w:div w:id="1772772567">
          <w:marLeft w:val="640"/>
          <w:marRight w:val="0"/>
          <w:marTop w:val="0"/>
          <w:marBottom w:val="0"/>
          <w:divBdr>
            <w:top w:val="none" w:sz="0" w:space="0" w:color="auto"/>
            <w:left w:val="none" w:sz="0" w:space="0" w:color="auto"/>
            <w:bottom w:val="none" w:sz="0" w:space="0" w:color="auto"/>
            <w:right w:val="none" w:sz="0" w:space="0" w:color="auto"/>
          </w:divBdr>
        </w:div>
        <w:div w:id="1775709090">
          <w:marLeft w:val="640"/>
          <w:marRight w:val="0"/>
          <w:marTop w:val="0"/>
          <w:marBottom w:val="0"/>
          <w:divBdr>
            <w:top w:val="none" w:sz="0" w:space="0" w:color="auto"/>
            <w:left w:val="none" w:sz="0" w:space="0" w:color="auto"/>
            <w:bottom w:val="none" w:sz="0" w:space="0" w:color="auto"/>
            <w:right w:val="none" w:sz="0" w:space="0" w:color="auto"/>
          </w:divBdr>
        </w:div>
        <w:div w:id="1789932950">
          <w:marLeft w:val="640"/>
          <w:marRight w:val="0"/>
          <w:marTop w:val="0"/>
          <w:marBottom w:val="0"/>
          <w:divBdr>
            <w:top w:val="none" w:sz="0" w:space="0" w:color="auto"/>
            <w:left w:val="none" w:sz="0" w:space="0" w:color="auto"/>
            <w:bottom w:val="none" w:sz="0" w:space="0" w:color="auto"/>
            <w:right w:val="none" w:sz="0" w:space="0" w:color="auto"/>
          </w:divBdr>
        </w:div>
        <w:div w:id="1794984042">
          <w:marLeft w:val="640"/>
          <w:marRight w:val="0"/>
          <w:marTop w:val="0"/>
          <w:marBottom w:val="0"/>
          <w:divBdr>
            <w:top w:val="none" w:sz="0" w:space="0" w:color="auto"/>
            <w:left w:val="none" w:sz="0" w:space="0" w:color="auto"/>
            <w:bottom w:val="none" w:sz="0" w:space="0" w:color="auto"/>
            <w:right w:val="none" w:sz="0" w:space="0" w:color="auto"/>
          </w:divBdr>
        </w:div>
        <w:div w:id="1798251880">
          <w:marLeft w:val="640"/>
          <w:marRight w:val="0"/>
          <w:marTop w:val="0"/>
          <w:marBottom w:val="0"/>
          <w:divBdr>
            <w:top w:val="none" w:sz="0" w:space="0" w:color="auto"/>
            <w:left w:val="none" w:sz="0" w:space="0" w:color="auto"/>
            <w:bottom w:val="none" w:sz="0" w:space="0" w:color="auto"/>
            <w:right w:val="none" w:sz="0" w:space="0" w:color="auto"/>
          </w:divBdr>
        </w:div>
        <w:div w:id="1816993558">
          <w:marLeft w:val="640"/>
          <w:marRight w:val="0"/>
          <w:marTop w:val="0"/>
          <w:marBottom w:val="0"/>
          <w:divBdr>
            <w:top w:val="none" w:sz="0" w:space="0" w:color="auto"/>
            <w:left w:val="none" w:sz="0" w:space="0" w:color="auto"/>
            <w:bottom w:val="none" w:sz="0" w:space="0" w:color="auto"/>
            <w:right w:val="none" w:sz="0" w:space="0" w:color="auto"/>
          </w:divBdr>
        </w:div>
        <w:div w:id="1834445724">
          <w:marLeft w:val="640"/>
          <w:marRight w:val="0"/>
          <w:marTop w:val="0"/>
          <w:marBottom w:val="0"/>
          <w:divBdr>
            <w:top w:val="none" w:sz="0" w:space="0" w:color="auto"/>
            <w:left w:val="none" w:sz="0" w:space="0" w:color="auto"/>
            <w:bottom w:val="none" w:sz="0" w:space="0" w:color="auto"/>
            <w:right w:val="none" w:sz="0" w:space="0" w:color="auto"/>
          </w:divBdr>
        </w:div>
        <w:div w:id="1835367830">
          <w:marLeft w:val="640"/>
          <w:marRight w:val="0"/>
          <w:marTop w:val="0"/>
          <w:marBottom w:val="0"/>
          <w:divBdr>
            <w:top w:val="none" w:sz="0" w:space="0" w:color="auto"/>
            <w:left w:val="none" w:sz="0" w:space="0" w:color="auto"/>
            <w:bottom w:val="none" w:sz="0" w:space="0" w:color="auto"/>
            <w:right w:val="none" w:sz="0" w:space="0" w:color="auto"/>
          </w:divBdr>
        </w:div>
        <w:div w:id="1836995086">
          <w:marLeft w:val="640"/>
          <w:marRight w:val="0"/>
          <w:marTop w:val="0"/>
          <w:marBottom w:val="0"/>
          <w:divBdr>
            <w:top w:val="none" w:sz="0" w:space="0" w:color="auto"/>
            <w:left w:val="none" w:sz="0" w:space="0" w:color="auto"/>
            <w:bottom w:val="none" w:sz="0" w:space="0" w:color="auto"/>
            <w:right w:val="none" w:sz="0" w:space="0" w:color="auto"/>
          </w:divBdr>
        </w:div>
        <w:div w:id="1846476883">
          <w:marLeft w:val="640"/>
          <w:marRight w:val="0"/>
          <w:marTop w:val="0"/>
          <w:marBottom w:val="0"/>
          <w:divBdr>
            <w:top w:val="none" w:sz="0" w:space="0" w:color="auto"/>
            <w:left w:val="none" w:sz="0" w:space="0" w:color="auto"/>
            <w:bottom w:val="none" w:sz="0" w:space="0" w:color="auto"/>
            <w:right w:val="none" w:sz="0" w:space="0" w:color="auto"/>
          </w:divBdr>
        </w:div>
        <w:div w:id="1879732642">
          <w:marLeft w:val="640"/>
          <w:marRight w:val="0"/>
          <w:marTop w:val="0"/>
          <w:marBottom w:val="0"/>
          <w:divBdr>
            <w:top w:val="none" w:sz="0" w:space="0" w:color="auto"/>
            <w:left w:val="none" w:sz="0" w:space="0" w:color="auto"/>
            <w:bottom w:val="none" w:sz="0" w:space="0" w:color="auto"/>
            <w:right w:val="none" w:sz="0" w:space="0" w:color="auto"/>
          </w:divBdr>
        </w:div>
        <w:div w:id="1886331563">
          <w:marLeft w:val="640"/>
          <w:marRight w:val="0"/>
          <w:marTop w:val="0"/>
          <w:marBottom w:val="0"/>
          <w:divBdr>
            <w:top w:val="none" w:sz="0" w:space="0" w:color="auto"/>
            <w:left w:val="none" w:sz="0" w:space="0" w:color="auto"/>
            <w:bottom w:val="none" w:sz="0" w:space="0" w:color="auto"/>
            <w:right w:val="none" w:sz="0" w:space="0" w:color="auto"/>
          </w:divBdr>
        </w:div>
        <w:div w:id="1888911243">
          <w:marLeft w:val="640"/>
          <w:marRight w:val="0"/>
          <w:marTop w:val="0"/>
          <w:marBottom w:val="0"/>
          <w:divBdr>
            <w:top w:val="none" w:sz="0" w:space="0" w:color="auto"/>
            <w:left w:val="none" w:sz="0" w:space="0" w:color="auto"/>
            <w:bottom w:val="none" w:sz="0" w:space="0" w:color="auto"/>
            <w:right w:val="none" w:sz="0" w:space="0" w:color="auto"/>
          </w:divBdr>
        </w:div>
        <w:div w:id="1899197976">
          <w:marLeft w:val="640"/>
          <w:marRight w:val="0"/>
          <w:marTop w:val="0"/>
          <w:marBottom w:val="0"/>
          <w:divBdr>
            <w:top w:val="none" w:sz="0" w:space="0" w:color="auto"/>
            <w:left w:val="none" w:sz="0" w:space="0" w:color="auto"/>
            <w:bottom w:val="none" w:sz="0" w:space="0" w:color="auto"/>
            <w:right w:val="none" w:sz="0" w:space="0" w:color="auto"/>
          </w:divBdr>
        </w:div>
        <w:div w:id="1907033042">
          <w:marLeft w:val="640"/>
          <w:marRight w:val="0"/>
          <w:marTop w:val="0"/>
          <w:marBottom w:val="0"/>
          <w:divBdr>
            <w:top w:val="none" w:sz="0" w:space="0" w:color="auto"/>
            <w:left w:val="none" w:sz="0" w:space="0" w:color="auto"/>
            <w:bottom w:val="none" w:sz="0" w:space="0" w:color="auto"/>
            <w:right w:val="none" w:sz="0" w:space="0" w:color="auto"/>
          </w:divBdr>
        </w:div>
        <w:div w:id="1917126991">
          <w:marLeft w:val="640"/>
          <w:marRight w:val="0"/>
          <w:marTop w:val="0"/>
          <w:marBottom w:val="0"/>
          <w:divBdr>
            <w:top w:val="none" w:sz="0" w:space="0" w:color="auto"/>
            <w:left w:val="none" w:sz="0" w:space="0" w:color="auto"/>
            <w:bottom w:val="none" w:sz="0" w:space="0" w:color="auto"/>
            <w:right w:val="none" w:sz="0" w:space="0" w:color="auto"/>
          </w:divBdr>
        </w:div>
        <w:div w:id="1936551929">
          <w:marLeft w:val="640"/>
          <w:marRight w:val="0"/>
          <w:marTop w:val="0"/>
          <w:marBottom w:val="0"/>
          <w:divBdr>
            <w:top w:val="none" w:sz="0" w:space="0" w:color="auto"/>
            <w:left w:val="none" w:sz="0" w:space="0" w:color="auto"/>
            <w:bottom w:val="none" w:sz="0" w:space="0" w:color="auto"/>
            <w:right w:val="none" w:sz="0" w:space="0" w:color="auto"/>
          </w:divBdr>
        </w:div>
        <w:div w:id="1939020164">
          <w:marLeft w:val="640"/>
          <w:marRight w:val="0"/>
          <w:marTop w:val="0"/>
          <w:marBottom w:val="0"/>
          <w:divBdr>
            <w:top w:val="none" w:sz="0" w:space="0" w:color="auto"/>
            <w:left w:val="none" w:sz="0" w:space="0" w:color="auto"/>
            <w:bottom w:val="none" w:sz="0" w:space="0" w:color="auto"/>
            <w:right w:val="none" w:sz="0" w:space="0" w:color="auto"/>
          </w:divBdr>
        </w:div>
        <w:div w:id="1978997236">
          <w:marLeft w:val="640"/>
          <w:marRight w:val="0"/>
          <w:marTop w:val="0"/>
          <w:marBottom w:val="0"/>
          <w:divBdr>
            <w:top w:val="none" w:sz="0" w:space="0" w:color="auto"/>
            <w:left w:val="none" w:sz="0" w:space="0" w:color="auto"/>
            <w:bottom w:val="none" w:sz="0" w:space="0" w:color="auto"/>
            <w:right w:val="none" w:sz="0" w:space="0" w:color="auto"/>
          </w:divBdr>
        </w:div>
        <w:div w:id="2049136253">
          <w:marLeft w:val="640"/>
          <w:marRight w:val="0"/>
          <w:marTop w:val="0"/>
          <w:marBottom w:val="0"/>
          <w:divBdr>
            <w:top w:val="none" w:sz="0" w:space="0" w:color="auto"/>
            <w:left w:val="none" w:sz="0" w:space="0" w:color="auto"/>
            <w:bottom w:val="none" w:sz="0" w:space="0" w:color="auto"/>
            <w:right w:val="none" w:sz="0" w:space="0" w:color="auto"/>
          </w:divBdr>
        </w:div>
        <w:div w:id="2049984582">
          <w:marLeft w:val="640"/>
          <w:marRight w:val="0"/>
          <w:marTop w:val="0"/>
          <w:marBottom w:val="0"/>
          <w:divBdr>
            <w:top w:val="none" w:sz="0" w:space="0" w:color="auto"/>
            <w:left w:val="none" w:sz="0" w:space="0" w:color="auto"/>
            <w:bottom w:val="none" w:sz="0" w:space="0" w:color="auto"/>
            <w:right w:val="none" w:sz="0" w:space="0" w:color="auto"/>
          </w:divBdr>
        </w:div>
        <w:div w:id="2054768223">
          <w:marLeft w:val="640"/>
          <w:marRight w:val="0"/>
          <w:marTop w:val="0"/>
          <w:marBottom w:val="0"/>
          <w:divBdr>
            <w:top w:val="none" w:sz="0" w:space="0" w:color="auto"/>
            <w:left w:val="none" w:sz="0" w:space="0" w:color="auto"/>
            <w:bottom w:val="none" w:sz="0" w:space="0" w:color="auto"/>
            <w:right w:val="none" w:sz="0" w:space="0" w:color="auto"/>
          </w:divBdr>
        </w:div>
        <w:div w:id="2057535316">
          <w:marLeft w:val="640"/>
          <w:marRight w:val="0"/>
          <w:marTop w:val="0"/>
          <w:marBottom w:val="0"/>
          <w:divBdr>
            <w:top w:val="none" w:sz="0" w:space="0" w:color="auto"/>
            <w:left w:val="none" w:sz="0" w:space="0" w:color="auto"/>
            <w:bottom w:val="none" w:sz="0" w:space="0" w:color="auto"/>
            <w:right w:val="none" w:sz="0" w:space="0" w:color="auto"/>
          </w:divBdr>
        </w:div>
        <w:div w:id="2060206258">
          <w:marLeft w:val="640"/>
          <w:marRight w:val="0"/>
          <w:marTop w:val="0"/>
          <w:marBottom w:val="0"/>
          <w:divBdr>
            <w:top w:val="none" w:sz="0" w:space="0" w:color="auto"/>
            <w:left w:val="none" w:sz="0" w:space="0" w:color="auto"/>
            <w:bottom w:val="none" w:sz="0" w:space="0" w:color="auto"/>
            <w:right w:val="none" w:sz="0" w:space="0" w:color="auto"/>
          </w:divBdr>
        </w:div>
        <w:div w:id="2073233003">
          <w:marLeft w:val="640"/>
          <w:marRight w:val="0"/>
          <w:marTop w:val="0"/>
          <w:marBottom w:val="0"/>
          <w:divBdr>
            <w:top w:val="none" w:sz="0" w:space="0" w:color="auto"/>
            <w:left w:val="none" w:sz="0" w:space="0" w:color="auto"/>
            <w:bottom w:val="none" w:sz="0" w:space="0" w:color="auto"/>
            <w:right w:val="none" w:sz="0" w:space="0" w:color="auto"/>
          </w:divBdr>
        </w:div>
        <w:div w:id="2073918330">
          <w:marLeft w:val="640"/>
          <w:marRight w:val="0"/>
          <w:marTop w:val="0"/>
          <w:marBottom w:val="0"/>
          <w:divBdr>
            <w:top w:val="none" w:sz="0" w:space="0" w:color="auto"/>
            <w:left w:val="none" w:sz="0" w:space="0" w:color="auto"/>
            <w:bottom w:val="none" w:sz="0" w:space="0" w:color="auto"/>
            <w:right w:val="none" w:sz="0" w:space="0" w:color="auto"/>
          </w:divBdr>
        </w:div>
        <w:div w:id="2083136298">
          <w:marLeft w:val="640"/>
          <w:marRight w:val="0"/>
          <w:marTop w:val="0"/>
          <w:marBottom w:val="0"/>
          <w:divBdr>
            <w:top w:val="none" w:sz="0" w:space="0" w:color="auto"/>
            <w:left w:val="none" w:sz="0" w:space="0" w:color="auto"/>
            <w:bottom w:val="none" w:sz="0" w:space="0" w:color="auto"/>
            <w:right w:val="none" w:sz="0" w:space="0" w:color="auto"/>
          </w:divBdr>
        </w:div>
        <w:div w:id="2119986115">
          <w:marLeft w:val="640"/>
          <w:marRight w:val="0"/>
          <w:marTop w:val="0"/>
          <w:marBottom w:val="0"/>
          <w:divBdr>
            <w:top w:val="none" w:sz="0" w:space="0" w:color="auto"/>
            <w:left w:val="none" w:sz="0" w:space="0" w:color="auto"/>
            <w:bottom w:val="none" w:sz="0" w:space="0" w:color="auto"/>
            <w:right w:val="none" w:sz="0" w:space="0" w:color="auto"/>
          </w:divBdr>
        </w:div>
        <w:div w:id="2122607068">
          <w:marLeft w:val="640"/>
          <w:marRight w:val="0"/>
          <w:marTop w:val="0"/>
          <w:marBottom w:val="0"/>
          <w:divBdr>
            <w:top w:val="none" w:sz="0" w:space="0" w:color="auto"/>
            <w:left w:val="none" w:sz="0" w:space="0" w:color="auto"/>
            <w:bottom w:val="none" w:sz="0" w:space="0" w:color="auto"/>
            <w:right w:val="none" w:sz="0" w:space="0" w:color="auto"/>
          </w:divBdr>
        </w:div>
        <w:div w:id="2141337565">
          <w:marLeft w:val="640"/>
          <w:marRight w:val="0"/>
          <w:marTop w:val="0"/>
          <w:marBottom w:val="0"/>
          <w:divBdr>
            <w:top w:val="none" w:sz="0" w:space="0" w:color="auto"/>
            <w:left w:val="none" w:sz="0" w:space="0" w:color="auto"/>
            <w:bottom w:val="none" w:sz="0" w:space="0" w:color="auto"/>
            <w:right w:val="none" w:sz="0" w:space="0" w:color="auto"/>
          </w:divBdr>
        </w:div>
      </w:divsChild>
    </w:div>
    <w:div w:id="1878857445">
      <w:marLeft w:val="640"/>
      <w:marRight w:val="0"/>
      <w:marTop w:val="0"/>
      <w:marBottom w:val="0"/>
      <w:divBdr>
        <w:top w:val="none" w:sz="0" w:space="0" w:color="auto"/>
        <w:left w:val="none" w:sz="0" w:space="0" w:color="auto"/>
        <w:bottom w:val="none" w:sz="0" w:space="0" w:color="auto"/>
        <w:right w:val="none" w:sz="0" w:space="0" w:color="auto"/>
      </w:divBdr>
    </w:div>
    <w:div w:id="1879246101">
      <w:marLeft w:val="640"/>
      <w:marRight w:val="0"/>
      <w:marTop w:val="0"/>
      <w:marBottom w:val="0"/>
      <w:divBdr>
        <w:top w:val="none" w:sz="0" w:space="0" w:color="auto"/>
        <w:left w:val="none" w:sz="0" w:space="0" w:color="auto"/>
        <w:bottom w:val="none" w:sz="0" w:space="0" w:color="auto"/>
        <w:right w:val="none" w:sz="0" w:space="0" w:color="auto"/>
      </w:divBdr>
    </w:div>
    <w:div w:id="1879391661">
      <w:marLeft w:val="640"/>
      <w:marRight w:val="0"/>
      <w:marTop w:val="0"/>
      <w:marBottom w:val="0"/>
      <w:divBdr>
        <w:top w:val="none" w:sz="0" w:space="0" w:color="auto"/>
        <w:left w:val="none" w:sz="0" w:space="0" w:color="auto"/>
        <w:bottom w:val="none" w:sz="0" w:space="0" w:color="auto"/>
        <w:right w:val="none" w:sz="0" w:space="0" w:color="auto"/>
      </w:divBdr>
    </w:div>
    <w:div w:id="1879581121">
      <w:marLeft w:val="640"/>
      <w:marRight w:val="0"/>
      <w:marTop w:val="0"/>
      <w:marBottom w:val="0"/>
      <w:divBdr>
        <w:top w:val="none" w:sz="0" w:space="0" w:color="auto"/>
        <w:left w:val="none" w:sz="0" w:space="0" w:color="auto"/>
        <w:bottom w:val="none" w:sz="0" w:space="0" w:color="auto"/>
        <w:right w:val="none" w:sz="0" w:space="0" w:color="auto"/>
      </w:divBdr>
    </w:div>
    <w:div w:id="1879976846">
      <w:marLeft w:val="640"/>
      <w:marRight w:val="0"/>
      <w:marTop w:val="0"/>
      <w:marBottom w:val="0"/>
      <w:divBdr>
        <w:top w:val="none" w:sz="0" w:space="0" w:color="auto"/>
        <w:left w:val="none" w:sz="0" w:space="0" w:color="auto"/>
        <w:bottom w:val="none" w:sz="0" w:space="0" w:color="auto"/>
        <w:right w:val="none" w:sz="0" w:space="0" w:color="auto"/>
      </w:divBdr>
    </w:div>
    <w:div w:id="1880043956">
      <w:marLeft w:val="640"/>
      <w:marRight w:val="0"/>
      <w:marTop w:val="0"/>
      <w:marBottom w:val="0"/>
      <w:divBdr>
        <w:top w:val="none" w:sz="0" w:space="0" w:color="auto"/>
        <w:left w:val="none" w:sz="0" w:space="0" w:color="auto"/>
        <w:bottom w:val="none" w:sz="0" w:space="0" w:color="auto"/>
        <w:right w:val="none" w:sz="0" w:space="0" w:color="auto"/>
      </w:divBdr>
    </w:div>
    <w:div w:id="1880045825">
      <w:marLeft w:val="640"/>
      <w:marRight w:val="0"/>
      <w:marTop w:val="0"/>
      <w:marBottom w:val="0"/>
      <w:divBdr>
        <w:top w:val="none" w:sz="0" w:space="0" w:color="auto"/>
        <w:left w:val="none" w:sz="0" w:space="0" w:color="auto"/>
        <w:bottom w:val="none" w:sz="0" w:space="0" w:color="auto"/>
        <w:right w:val="none" w:sz="0" w:space="0" w:color="auto"/>
      </w:divBdr>
    </w:div>
    <w:div w:id="1880193407">
      <w:marLeft w:val="640"/>
      <w:marRight w:val="0"/>
      <w:marTop w:val="0"/>
      <w:marBottom w:val="0"/>
      <w:divBdr>
        <w:top w:val="none" w:sz="0" w:space="0" w:color="auto"/>
        <w:left w:val="none" w:sz="0" w:space="0" w:color="auto"/>
        <w:bottom w:val="none" w:sz="0" w:space="0" w:color="auto"/>
        <w:right w:val="none" w:sz="0" w:space="0" w:color="auto"/>
      </w:divBdr>
    </w:div>
    <w:div w:id="1880967837">
      <w:marLeft w:val="640"/>
      <w:marRight w:val="0"/>
      <w:marTop w:val="0"/>
      <w:marBottom w:val="0"/>
      <w:divBdr>
        <w:top w:val="none" w:sz="0" w:space="0" w:color="auto"/>
        <w:left w:val="none" w:sz="0" w:space="0" w:color="auto"/>
        <w:bottom w:val="none" w:sz="0" w:space="0" w:color="auto"/>
        <w:right w:val="none" w:sz="0" w:space="0" w:color="auto"/>
      </w:divBdr>
    </w:div>
    <w:div w:id="1881894455">
      <w:marLeft w:val="640"/>
      <w:marRight w:val="0"/>
      <w:marTop w:val="0"/>
      <w:marBottom w:val="0"/>
      <w:divBdr>
        <w:top w:val="none" w:sz="0" w:space="0" w:color="auto"/>
        <w:left w:val="none" w:sz="0" w:space="0" w:color="auto"/>
        <w:bottom w:val="none" w:sz="0" w:space="0" w:color="auto"/>
        <w:right w:val="none" w:sz="0" w:space="0" w:color="auto"/>
      </w:divBdr>
    </w:div>
    <w:div w:id="1882588716">
      <w:marLeft w:val="640"/>
      <w:marRight w:val="0"/>
      <w:marTop w:val="0"/>
      <w:marBottom w:val="0"/>
      <w:divBdr>
        <w:top w:val="none" w:sz="0" w:space="0" w:color="auto"/>
        <w:left w:val="none" w:sz="0" w:space="0" w:color="auto"/>
        <w:bottom w:val="none" w:sz="0" w:space="0" w:color="auto"/>
        <w:right w:val="none" w:sz="0" w:space="0" w:color="auto"/>
      </w:divBdr>
    </w:div>
    <w:div w:id="1882934110">
      <w:bodyDiv w:val="1"/>
      <w:marLeft w:val="0"/>
      <w:marRight w:val="0"/>
      <w:marTop w:val="0"/>
      <w:marBottom w:val="0"/>
      <w:divBdr>
        <w:top w:val="none" w:sz="0" w:space="0" w:color="auto"/>
        <w:left w:val="none" w:sz="0" w:space="0" w:color="auto"/>
        <w:bottom w:val="none" w:sz="0" w:space="0" w:color="auto"/>
        <w:right w:val="none" w:sz="0" w:space="0" w:color="auto"/>
      </w:divBdr>
    </w:div>
    <w:div w:id="1883861164">
      <w:marLeft w:val="640"/>
      <w:marRight w:val="0"/>
      <w:marTop w:val="0"/>
      <w:marBottom w:val="0"/>
      <w:divBdr>
        <w:top w:val="none" w:sz="0" w:space="0" w:color="auto"/>
        <w:left w:val="none" w:sz="0" w:space="0" w:color="auto"/>
        <w:bottom w:val="none" w:sz="0" w:space="0" w:color="auto"/>
        <w:right w:val="none" w:sz="0" w:space="0" w:color="auto"/>
      </w:divBdr>
    </w:div>
    <w:div w:id="1884096301">
      <w:marLeft w:val="640"/>
      <w:marRight w:val="0"/>
      <w:marTop w:val="0"/>
      <w:marBottom w:val="0"/>
      <w:divBdr>
        <w:top w:val="none" w:sz="0" w:space="0" w:color="auto"/>
        <w:left w:val="none" w:sz="0" w:space="0" w:color="auto"/>
        <w:bottom w:val="none" w:sz="0" w:space="0" w:color="auto"/>
        <w:right w:val="none" w:sz="0" w:space="0" w:color="auto"/>
      </w:divBdr>
    </w:div>
    <w:div w:id="1884249252">
      <w:marLeft w:val="640"/>
      <w:marRight w:val="0"/>
      <w:marTop w:val="0"/>
      <w:marBottom w:val="0"/>
      <w:divBdr>
        <w:top w:val="none" w:sz="0" w:space="0" w:color="auto"/>
        <w:left w:val="none" w:sz="0" w:space="0" w:color="auto"/>
        <w:bottom w:val="none" w:sz="0" w:space="0" w:color="auto"/>
        <w:right w:val="none" w:sz="0" w:space="0" w:color="auto"/>
      </w:divBdr>
    </w:div>
    <w:div w:id="1884441040">
      <w:marLeft w:val="640"/>
      <w:marRight w:val="0"/>
      <w:marTop w:val="0"/>
      <w:marBottom w:val="0"/>
      <w:divBdr>
        <w:top w:val="none" w:sz="0" w:space="0" w:color="auto"/>
        <w:left w:val="none" w:sz="0" w:space="0" w:color="auto"/>
        <w:bottom w:val="none" w:sz="0" w:space="0" w:color="auto"/>
        <w:right w:val="none" w:sz="0" w:space="0" w:color="auto"/>
      </w:divBdr>
    </w:div>
    <w:div w:id="1885212715">
      <w:marLeft w:val="640"/>
      <w:marRight w:val="0"/>
      <w:marTop w:val="0"/>
      <w:marBottom w:val="0"/>
      <w:divBdr>
        <w:top w:val="none" w:sz="0" w:space="0" w:color="auto"/>
        <w:left w:val="none" w:sz="0" w:space="0" w:color="auto"/>
        <w:bottom w:val="none" w:sz="0" w:space="0" w:color="auto"/>
        <w:right w:val="none" w:sz="0" w:space="0" w:color="auto"/>
      </w:divBdr>
    </w:div>
    <w:div w:id="1885408490">
      <w:marLeft w:val="640"/>
      <w:marRight w:val="0"/>
      <w:marTop w:val="0"/>
      <w:marBottom w:val="0"/>
      <w:divBdr>
        <w:top w:val="none" w:sz="0" w:space="0" w:color="auto"/>
        <w:left w:val="none" w:sz="0" w:space="0" w:color="auto"/>
        <w:bottom w:val="none" w:sz="0" w:space="0" w:color="auto"/>
        <w:right w:val="none" w:sz="0" w:space="0" w:color="auto"/>
      </w:divBdr>
    </w:div>
    <w:div w:id="1885633028">
      <w:marLeft w:val="640"/>
      <w:marRight w:val="0"/>
      <w:marTop w:val="0"/>
      <w:marBottom w:val="0"/>
      <w:divBdr>
        <w:top w:val="none" w:sz="0" w:space="0" w:color="auto"/>
        <w:left w:val="none" w:sz="0" w:space="0" w:color="auto"/>
        <w:bottom w:val="none" w:sz="0" w:space="0" w:color="auto"/>
        <w:right w:val="none" w:sz="0" w:space="0" w:color="auto"/>
      </w:divBdr>
    </w:div>
    <w:div w:id="1885673591">
      <w:marLeft w:val="640"/>
      <w:marRight w:val="0"/>
      <w:marTop w:val="0"/>
      <w:marBottom w:val="0"/>
      <w:divBdr>
        <w:top w:val="none" w:sz="0" w:space="0" w:color="auto"/>
        <w:left w:val="none" w:sz="0" w:space="0" w:color="auto"/>
        <w:bottom w:val="none" w:sz="0" w:space="0" w:color="auto"/>
        <w:right w:val="none" w:sz="0" w:space="0" w:color="auto"/>
      </w:divBdr>
    </w:div>
    <w:div w:id="1885755102">
      <w:marLeft w:val="640"/>
      <w:marRight w:val="0"/>
      <w:marTop w:val="0"/>
      <w:marBottom w:val="0"/>
      <w:divBdr>
        <w:top w:val="none" w:sz="0" w:space="0" w:color="auto"/>
        <w:left w:val="none" w:sz="0" w:space="0" w:color="auto"/>
        <w:bottom w:val="none" w:sz="0" w:space="0" w:color="auto"/>
        <w:right w:val="none" w:sz="0" w:space="0" w:color="auto"/>
      </w:divBdr>
    </w:div>
    <w:div w:id="1886066586">
      <w:marLeft w:val="640"/>
      <w:marRight w:val="0"/>
      <w:marTop w:val="0"/>
      <w:marBottom w:val="0"/>
      <w:divBdr>
        <w:top w:val="none" w:sz="0" w:space="0" w:color="auto"/>
        <w:left w:val="none" w:sz="0" w:space="0" w:color="auto"/>
        <w:bottom w:val="none" w:sz="0" w:space="0" w:color="auto"/>
        <w:right w:val="none" w:sz="0" w:space="0" w:color="auto"/>
      </w:divBdr>
    </w:div>
    <w:div w:id="1886328214">
      <w:marLeft w:val="640"/>
      <w:marRight w:val="0"/>
      <w:marTop w:val="0"/>
      <w:marBottom w:val="0"/>
      <w:divBdr>
        <w:top w:val="none" w:sz="0" w:space="0" w:color="auto"/>
        <w:left w:val="none" w:sz="0" w:space="0" w:color="auto"/>
        <w:bottom w:val="none" w:sz="0" w:space="0" w:color="auto"/>
        <w:right w:val="none" w:sz="0" w:space="0" w:color="auto"/>
      </w:divBdr>
    </w:div>
    <w:div w:id="1886598257">
      <w:marLeft w:val="640"/>
      <w:marRight w:val="0"/>
      <w:marTop w:val="0"/>
      <w:marBottom w:val="0"/>
      <w:divBdr>
        <w:top w:val="none" w:sz="0" w:space="0" w:color="auto"/>
        <w:left w:val="none" w:sz="0" w:space="0" w:color="auto"/>
        <w:bottom w:val="none" w:sz="0" w:space="0" w:color="auto"/>
        <w:right w:val="none" w:sz="0" w:space="0" w:color="auto"/>
      </w:divBdr>
    </w:div>
    <w:div w:id="1886602925">
      <w:marLeft w:val="640"/>
      <w:marRight w:val="0"/>
      <w:marTop w:val="0"/>
      <w:marBottom w:val="0"/>
      <w:divBdr>
        <w:top w:val="none" w:sz="0" w:space="0" w:color="auto"/>
        <w:left w:val="none" w:sz="0" w:space="0" w:color="auto"/>
        <w:bottom w:val="none" w:sz="0" w:space="0" w:color="auto"/>
        <w:right w:val="none" w:sz="0" w:space="0" w:color="auto"/>
      </w:divBdr>
    </w:div>
    <w:div w:id="1887139574">
      <w:marLeft w:val="640"/>
      <w:marRight w:val="0"/>
      <w:marTop w:val="0"/>
      <w:marBottom w:val="0"/>
      <w:divBdr>
        <w:top w:val="none" w:sz="0" w:space="0" w:color="auto"/>
        <w:left w:val="none" w:sz="0" w:space="0" w:color="auto"/>
        <w:bottom w:val="none" w:sz="0" w:space="0" w:color="auto"/>
        <w:right w:val="none" w:sz="0" w:space="0" w:color="auto"/>
      </w:divBdr>
    </w:div>
    <w:div w:id="1887570713">
      <w:marLeft w:val="640"/>
      <w:marRight w:val="0"/>
      <w:marTop w:val="0"/>
      <w:marBottom w:val="0"/>
      <w:divBdr>
        <w:top w:val="none" w:sz="0" w:space="0" w:color="auto"/>
        <w:left w:val="none" w:sz="0" w:space="0" w:color="auto"/>
        <w:bottom w:val="none" w:sz="0" w:space="0" w:color="auto"/>
        <w:right w:val="none" w:sz="0" w:space="0" w:color="auto"/>
      </w:divBdr>
    </w:div>
    <w:div w:id="1887638510">
      <w:marLeft w:val="640"/>
      <w:marRight w:val="0"/>
      <w:marTop w:val="0"/>
      <w:marBottom w:val="0"/>
      <w:divBdr>
        <w:top w:val="none" w:sz="0" w:space="0" w:color="auto"/>
        <w:left w:val="none" w:sz="0" w:space="0" w:color="auto"/>
        <w:bottom w:val="none" w:sz="0" w:space="0" w:color="auto"/>
        <w:right w:val="none" w:sz="0" w:space="0" w:color="auto"/>
      </w:divBdr>
    </w:div>
    <w:div w:id="1887831327">
      <w:marLeft w:val="640"/>
      <w:marRight w:val="0"/>
      <w:marTop w:val="0"/>
      <w:marBottom w:val="0"/>
      <w:divBdr>
        <w:top w:val="none" w:sz="0" w:space="0" w:color="auto"/>
        <w:left w:val="none" w:sz="0" w:space="0" w:color="auto"/>
        <w:bottom w:val="none" w:sz="0" w:space="0" w:color="auto"/>
        <w:right w:val="none" w:sz="0" w:space="0" w:color="auto"/>
      </w:divBdr>
    </w:div>
    <w:div w:id="1888106334">
      <w:marLeft w:val="640"/>
      <w:marRight w:val="0"/>
      <w:marTop w:val="0"/>
      <w:marBottom w:val="0"/>
      <w:divBdr>
        <w:top w:val="none" w:sz="0" w:space="0" w:color="auto"/>
        <w:left w:val="none" w:sz="0" w:space="0" w:color="auto"/>
        <w:bottom w:val="none" w:sz="0" w:space="0" w:color="auto"/>
        <w:right w:val="none" w:sz="0" w:space="0" w:color="auto"/>
      </w:divBdr>
    </w:div>
    <w:div w:id="1888225397">
      <w:marLeft w:val="640"/>
      <w:marRight w:val="0"/>
      <w:marTop w:val="0"/>
      <w:marBottom w:val="0"/>
      <w:divBdr>
        <w:top w:val="none" w:sz="0" w:space="0" w:color="auto"/>
        <w:left w:val="none" w:sz="0" w:space="0" w:color="auto"/>
        <w:bottom w:val="none" w:sz="0" w:space="0" w:color="auto"/>
        <w:right w:val="none" w:sz="0" w:space="0" w:color="auto"/>
      </w:divBdr>
    </w:div>
    <w:div w:id="1889030938">
      <w:marLeft w:val="640"/>
      <w:marRight w:val="0"/>
      <w:marTop w:val="0"/>
      <w:marBottom w:val="0"/>
      <w:divBdr>
        <w:top w:val="none" w:sz="0" w:space="0" w:color="auto"/>
        <w:left w:val="none" w:sz="0" w:space="0" w:color="auto"/>
        <w:bottom w:val="none" w:sz="0" w:space="0" w:color="auto"/>
        <w:right w:val="none" w:sz="0" w:space="0" w:color="auto"/>
      </w:divBdr>
    </w:div>
    <w:div w:id="1889106621">
      <w:marLeft w:val="640"/>
      <w:marRight w:val="0"/>
      <w:marTop w:val="0"/>
      <w:marBottom w:val="0"/>
      <w:divBdr>
        <w:top w:val="none" w:sz="0" w:space="0" w:color="auto"/>
        <w:left w:val="none" w:sz="0" w:space="0" w:color="auto"/>
        <w:bottom w:val="none" w:sz="0" w:space="0" w:color="auto"/>
        <w:right w:val="none" w:sz="0" w:space="0" w:color="auto"/>
      </w:divBdr>
    </w:div>
    <w:div w:id="1889411094">
      <w:marLeft w:val="640"/>
      <w:marRight w:val="0"/>
      <w:marTop w:val="0"/>
      <w:marBottom w:val="0"/>
      <w:divBdr>
        <w:top w:val="none" w:sz="0" w:space="0" w:color="auto"/>
        <w:left w:val="none" w:sz="0" w:space="0" w:color="auto"/>
        <w:bottom w:val="none" w:sz="0" w:space="0" w:color="auto"/>
        <w:right w:val="none" w:sz="0" w:space="0" w:color="auto"/>
      </w:divBdr>
    </w:div>
    <w:div w:id="1890149711">
      <w:marLeft w:val="640"/>
      <w:marRight w:val="0"/>
      <w:marTop w:val="0"/>
      <w:marBottom w:val="0"/>
      <w:divBdr>
        <w:top w:val="none" w:sz="0" w:space="0" w:color="auto"/>
        <w:left w:val="none" w:sz="0" w:space="0" w:color="auto"/>
        <w:bottom w:val="none" w:sz="0" w:space="0" w:color="auto"/>
        <w:right w:val="none" w:sz="0" w:space="0" w:color="auto"/>
      </w:divBdr>
    </w:div>
    <w:div w:id="1890602375">
      <w:marLeft w:val="640"/>
      <w:marRight w:val="0"/>
      <w:marTop w:val="0"/>
      <w:marBottom w:val="0"/>
      <w:divBdr>
        <w:top w:val="none" w:sz="0" w:space="0" w:color="auto"/>
        <w:left w:val="none" w:sz="0" w:space="0" w:color="auto"/>
        <w:bottom w:val="none" w:sz="0" w:space="0" w:color="auto"/>
        <w:right w:val="none" w:sz="0" w:space="0" w:color="auto"/>
      </w:divBdr>
    </w:div>
    <w:div w:id="1892494005">
      <w:marLeft w:val="640"/>
      <w:marRight w:val="0"/>
      <w:marTop w:val="0"/>
      <w:marBottom w:val="0"/>
      <w:divBdr>
        <w:top w:val="none" w:sz="0" w:space="0" w:color="auto"/>
        <w:left w:val="none" w:sz="0" w:space="0" w:color="auto"/>
        <w:bottom w:val="none" w:sz="0" w:space="0" w:color="auto"/>
        <w:right w:val="none" w:sz="0" w:space="0" w:color="auto"/>
      </w:divBdr>
    </w:div>
    <w:div w:id="1892617882">
      <w:marLeft w:val="640"/>
      <w:marRight w:val="0"/>
      <w:marTop w:val="0"/>
      <w:marBottom w:val="0"/>
      <w:divBdr>
        <w:top w:val="none" w:sz="0" w:space="0" w:color="auto"/>
        <w:left w:val="none" w:sz="0" w:space="0" w:color="auto"/>
        <w:bottom w:val="none" w:sz="0" w:space="0" w:color="auto"/>
        <w:right w:val="none" w:sz="0" w:space="0" w:color="auto"/>
      </w:divBdr>
    </w:div>
    <w:div w:id="1893273797">
      <w:marLeft w:val="640"/>
      <w:marRight w:val="0"/>
      <w:marTop w:val="0"/>
      <w:marBottom w:val="0"/>
      <w:divBdr>
        <w:top w:val="none" w:sz="0" w:space="0" w:color="auto"/>
        <w:left w:val="none" w:sz="0" w:space="0" w:color="auto"/>
        <w:bottom w:val="none" w:sz="0" w:space="0" w:color="auto"/>
        <w:right w:val="none" w:sz="0" w:space="0" w:color="auto"/>
      </w:divBdr>
    </w:div>
    <w:div w:id="1893887082">
      <w:marLeft w:val="640"/>
      <w:marRight w:val="0"/>
      <w:marTop w:val="0"/>
      <w:marBottom w:val="0"/>
      <w:divBdr>
        <w:top w:val="none" w:sz="0" w:space="0" w:color="auto"/>
        <w:left w:val="none" w:sz="0" w:space="0" w:color="auto"/>
        <w:bottom w:val="none" w:sz="0" w:space="0" w:color="auto"/>
        <w:right w:val="none" w:sz="0" w:space="0" w:color="auto"/>
      </w:divBdr>
    </w:div>
    <w:div w:id="1895118341">
      <w:marLeft w:val="640"/>
      <w:marRight w:val="0"/>
      <w:marTop w:val="0"/>
      <w:marBottom w:val="0"/>
      <w:divBdr>
        <w:top w:val="none" w:sz="0" w:space="0" w:color="auto"/>
        <w:left w:val="none" w:sz="0" w:space="0" w:color="auto"/>
        <w:bottom w:val="none" w:sz="0" w:space="0" w:color="auto"/>
        <w:right w:val="none" w:sz="0" w:space="0" w:color="auto"/>
      </w:divBdr>
    </w:div>
    <w:div w:id="1895121200">
      <w:marLeft w:val="640"/>
      <w:marRight w:val="0"/>
      <w:marTop w:val="0"/>
      <w:marBottom w:val="0"/>
      <w:divBdr>
        <w:top w:val="none" w:sz="0" w:space="0" w:color="auto"/>
        <w:left w:val="none" w:sz="0" w:space="0" w:color="auto"/>
        <w:bottom w:val="none" w:sz="0" w:space="0" w:color="auto"/>
        <w:right w:val="none" w:sz="0" w:space="0" w:color="auto"/>
      </w:divBdr>
    </w:div>
    <w:div w:id="1895197652">
      <w:marLeft w:val="640"/>
      <w:marRight w:val="0"/>
      <w:marTop w:val="0"/>
      <w:marBottom w:val="0"/>
      <w:divBdr>
        <w:top w:val="none" w:sz="0" w:space="0" w:color="auto"/>
        <w:left w:val="none" w:sz="0" w:space="0" w:color="auto"/>
        <w:bottom w:val="none" w:sz="0" w:space="0" w:color="auto"/>
        <w:right w:val="none" w:sz="0" w:space="0" w:color="auto"/>
      </w:divBdr>
    </w:div>
    <w:div w:id="1895697171">
      <w:marLeft w:val="640"/>
      <w:marRight w:val="0"/>
      <w:marTop w:val="0"/>
      <w:marBottom w:val="0"/>
      <w:divBdr>
        <w:top w:val="none" w:sz="0" w:space="0" w:color="auto"/>
        <w:left w:val="none" w:sz="0" w:space="0" w:color="auto"/>
        <w:bottom w:val="none" w:sz="0" w:space="0" w:color="auto"/>
        <w:right w:val="none" w:sz="0" w:space="0" w:color="auto"/>
      </w:divBdr>
    </w:div>
    <w:div w:id="1896617932">
      <w:marLeft w:val="640"/>
      <w:marRight w:val="0"/>
      <w:marTop w:val="0"/>
      <w:marBottom w:val="0"/>
      <w:divBdr>
        <w:top w:val="none" w:sz="0" w:space="0" w:color="auto"/>
        <w:left w:val="none" w:sz="0" w:space="0" w:color="auto"/>
        <w:bottom w:val="none" w:sz="0" w:space="0" w:color="auto"/>
        <w:right w:val="none" w:sz="0" w:space="0" w:color="auto"/>
      </w:divBdr>
    </w:div>
    <w:div w:id="1897622689">
      <w:marLeft w:val="640"/>
      <w:marRight w:val="0"/>
      <w:marTop w:val="0"/>
      <w:marBottom w:val="0"/>
      <w:divBdr>
        <w:top w:val="none" w:sz="0" w:space="0" w:color="auto"/>
        <w:left w:val="none" w:sz="0" w:space="0" w:color="auto"/>
        <w:bottom w:val="none" w:sz="0" w:space="0" w:color="auto"/>
        <w:right w:val="none" w:sz="0" w:space="0" w:color="auto"/>
      </w:divBdr>
    </w:div>
    <w:div w:id="1898471617">
      <w:marLeft w:val="640"/>
      <w:marRight w:val="0"/>
      <w:marTop w:val="0"/>
      <w:marBottom w:val="0"/>
      <w:divBdr>
        <w:top w:val="none" w:sz="0" w:space="0" w:color="auto"/>
        <w:left w:val="none" w:sz="0" w:space="0" w:color="auto"/>
        <w:bottom w:val="none" w:sz="0" w:space="0" w:color="auto"/>
        <w:right w:val="none" w:sz="0" w:space="0" w:color="auto"/>
      </w:divBdr>
    </w:div>
    <w:div w:id="1898516174">
      <w:marLeft w:val="640"/>
      <w:marRight w:val="0"/>
      <w:marTop w:val="0"/>
      <w:marBottom w:val="0"/>
      <w:divBdr>
        <w:top w:val="none" w:sz="0" w:space="0" w:color="auto"/>
        <w:left w:val="none" w:sz="0" w:space="0" w:color="auto"/>
        <w:bottom w:val="none" w:sz="0" w:space="0" w:color="auto"/>
        <w:right w:val="none" w:sz="0" w:space="0" w:color="auto"/>
      </w:divBdr>
    </w:div>
    <w:div w:id="1898779939">
      <w:marLeft w:val="640"/>
      <w:marRight w:val="0"/>
      <w:marTop w:val="0"/>
      <w:marBottom w:val="0"/>
      <w:divBdr>
        <w:top w:val="none" w:sz="0" w:space="0" w:color="auto"/>
        <w:left w:val="none" w:sz="0" w:space="0" w:color="auto"/>
        <w:bottom w:val="none" w:sz="0" w:space="0" w:color="auto"/>
        <w:right w:val="none" w:sz="0" w:space="0" w:color="auto"/>
      </w:divBdr>
    </w:div>
    <w:div w:id="1899511570">
      <w:marLeft w:val="640"/>
      <w:marRight w:val="0"/>
      <w:marTop w:val="0"/>
      <w:marBottom w:val="0"/>
      <w:divBdr>
        <w:top w:val="none" w:sz="0" w:space="0" w:color="auto"/>
        <w:left w:val="none" w:sz="0" w:space="0" w:color="auto"/>
        <w:bottom w:val="none" w:sz="0" w:space="0" w:color="auto"/>
        <w:right w:val="none" w:sz="0" w:space="0" w:color="auto"/>
      </w:divBdr>
    </w:div>
    <w:div w:id="1899631399">
      <w:marLeft w:val="640"/>
      <w:marRight w:val="0"/>
      <w:marTop w:val="0"/>
      <w:marBottom w:val="0"/>
      <w:divBdr>
        <w:top w:val="none" w:sz="0" w:space="0" w:color="auto"/>
        <w:left w:val="none" w:sz="0" w:space="0" w:color="auto"/>
        <w:bottom w:val="none" w:sz="0" w:space="0" w:color="auto"/>
        <w:right w:val="none" w:sz="0" w:space="0" w:color="auto"/>
      </w:divBdr>
    </w:div>
    <w:div w:id="1899783059">
      <w:marLeft w:val="640"/>
      <w:marRight w:val="0"/>
      <w:marTop w:val="0"/>
      <w:marBottom w:val="0"/>
      <w:divBdr>
        <w:top w:val="none" w:sz="0" w:space="0" w:color="auto"/>
        <w:left w:val="none" w:sz="0" w:space="0" w:color="auto"/>
        <w:bottom w:val="none" w:sz="0" w:space="0" w:color="auto"/>
        <w:right w:val="none" w:sz="0" w:space="0" w:color="auto"/>
      </w:divBdr>
    </w:div>
    <w:div w:id="1899894872">
      <w:marLeft w:val="640"/>
      <w:marRight w:val="0"/>
      <w:marTop w:val="0"/>
      <w:marBottom w:val="0"/>
      <w:divBdr>
        <w:top w:val="none" w:sz="0" w:space="0" w:color="auto"/>
        <w:left w:val="none" w:sz="0" w:space="0" w:color="auto"/>
        <w:bottom w:val="none" w:sz="0" w:space="0" w:color="auto"/>
        <w:right w:val="none" w:sz="0" w:space="0" w:color="auto"/>
      </w:divBdr>
    </w:div>
    <w:div w:id="1900162590">
      <w:marLeft w:val="640"/>
      <w:marRight w:val="0"/>
      <w:marTop w:val="0"/>
      <w:marBottom w:val="0"/>
      <w:divBdr>
        <w:top w:val="none" w:sz="0" w:space="0" w:color="auto"/>
        <w:left w:val="none" w:sz="0" w:space="0" w:color="auto"/>
        <w:bottom w:val="none" w:sz="0" w:space="0" w:color="auto"/>
        <w:right w:val="none" w:sz="0" w:space="0" w:color="auto"/>
      </w:divBdr>
    </w:div>
    <w:div w:id="1901821689">
      <w:marLeft w:val="640"/>
      <w:marRight w:val="0"/>
      <w:marTop w:val="0"/>
      <w:marBottom w:val="0"/>
      <w:divBdr>
        <w:top w:val="none" w:sz="0" w:space="0" w:color="auto"/>
        <w:left w:val="none" w:sz="0" w:space="0" w:color="auto"/>
        <w:bottom w:val="none" w:sz="0" w:space="0" w:color="auto"/>
        <w:right w:val="none" w:sz="0" w:space="0" w:color="auto"/>
      </w:divBdr>
    </w:div>
    <w:div w:id="1902473536">
      <w:marLeft w:val="640"/>
      <w:marRight w:val="0"/>
      <w:marTop w:val="0"/>
      <w:marBottom w:val="0"/>
      <w:divBdr>
        <w:top w:val="none" w:sz="0" w:space="0" w:color="auto"/>
        <w:left w:val="none" w:sz="0" w:space="0" w:color="auto"/>
        <w:bottom w:val="none" w:sz="0" w:space="0" w:color="auto"/>
        <w:right w:val="none" w:sz="0" w:space="0" w:color="auto"/>
      </w:divBdr>
    </w:div>
    <w:div w:id="1902667710">
      <w:marLeft w:val="640"/>
      <w:marRight w:val="0"/>
      <w:marTop w:val="0"/>
      <w:marBottom w:val="0"/>
      <w:divBdr>
        <w:top w:val="none" w:sz="0" w:space="0" w:color="auto"/>
        <w:left w:val="none" w:sz="0" w:space="0" w:color="auto"/>
        <w:bottom w:val="none" w:sz="0" w:space="0" w:color="auto"/>
        <w:right w:val="none" w:sz="0" w:space="0" w:color="auto"/>
      </w:divBdr>
    </w:div>
    <w:div w:id="1902668537">
      <w:marLeft w:val="640"/>
      <w:marRight w:val="0"/>
      <w:marTop w:val="0"/>
      <w:marBottom w:val="0"/>
      <w:divBdr>
        <w:top w:val="none" w:sz="0" w:space="0" w:color="auto"/>
        <w:left w:val="none" w:sz="0" w:space="0" w:color="auto"/>
        <w:bottom w:val="none" w:sz="0" w:space="0" w:color="auto"/>
        <w:right w:val="none" w:sz="0" w:space="0" w:color="auto"/>
      </w:divBdr>
    </w:div>
    <w:div w:id="1903054120">
      <w:marLeft w:val="640"/>
      <w:marRight w:val="0"/>
      <w:marTop w:val="0"/>
      <w:marBottom w:val="0"/>
      <w:divBdr>
        <w:top w:val="none" w:sz="0" w:space="0" w:color="auto"/>
        <w:left w:val="none" w:sz="0" w:space="0" w:color="auto"/>
        <w:bottom w:val="none" w:sz="0" w:space="0" w:color="auto"/>
        <w:right w:val="none" w:sz="0" w:space="0" w:color="auto"/>
      </w:divBdr>
    </w:div>
    <w:div w:id="1903981322">
      <w:marLeft w:val="640"/>
      <w:marRight w:val="0"/>
      <w:marTop w:val="0"/>
      <w:marBottom w:val="0"/>
      <w:divBdr>
        <w:top w:val="none" w:sz="0" w:space="0" w:color="auto"/>
        <w:left w:val="none" w:sz="0" w:space="0" w:color="auto"/>
        <w:bottom w:val="none" w:sz="0" w:space="0" w:color="auto"/>
        <w:right w:val="none" w:sz="0" w:space="0" w:color="auto"/>
      </w:divBdr>
    </w:div>
    <w:div w:id="1904288214">
      <w:marLeft w:val="640"/>
      <w:marRight w:val="0"/>
      <w:marTop w:val="0"/>
      <w:marBottom w:val="0"/>
      <w:divBdr>
        <w:top w:val="none" w:sz="0" w:space="0" w:color="auto"/>
        <w:left w:val="none" w:sz="0" w:space="0" w:color="auto"/>
        <w:bottom w:val="none" w:sz="0" w:space="0" w:color="auto"/>
        <w:right w:val="none" w:sz="0" w:space="0" w:color="auto"/>
      </w:divBdr>
    </w:div>
    <w:div w:id="1904370273">
      <w:marLeft w:val="640"/>
      <w:marRight w:val="0"/>
      <w:marTop w:val="0"/>
      <w:marBottom w:val="0"/>
      <w:divBdr>
        <w:top w:val="none" w:sz="0" w:space="0" w:color="auto"/>
        <w:left w:val="none" w:sz="0" w:space="0" w:color="auto"/>
        <w:bottom w:val="none" w:sz="0" w:space="0" w:color="auto"/>
        <w:right w:val="none" w:sz="0" w:space="0" w:color="auto"/>
      </w:divBdr>
    </w:div>
    <w:div w:id="1905027450">
      <w:marLeft w:val="640"/>
      <w:marRight w:val="0"/>
      <w:marTop w:val="0"/>
      <w:marBottom w:val="0"/>
      <w:divBdr>
        <w:top w:val="none" w:sz="0" w:space="0" w:color="auto"/>
        <w:left w:val="none" w:sz="0" w:space="0" w:color="auto"/>
        <w:bottom w:val="none" w:sz="0" w:space="0" w:color="auto"/>
        <w:right w:val="none" w:sz="0" w:space="0" w:color="auto"/>
      </w:divBdr>
    </w:div>
    <w:div w:id="1905529563">
      <w:marLeft w:val="640"/>
      <w:marRight w:val="0"/>
      <w:marTop w:val="0"/>
      <w:marBottom w:val="0"/>
      <w:divBdr>
        <w:top w:val="none" w:sz="0" w:space="0" w:color="auto"/>
        <w:left w:val="none" w:sz="0" w:space="0" w:color="auto"/>
        <w:bottom w:val="none" w:sz="0" w:space="0" w:color="auto"/>
        <w:right w:val="none" w:sz="0" w:space="0" w:color="auto"/>
      </w:divBdr>
    </w:div>
    <w:div w:id="1905750809">
      <w:marLeft w:val="640"/>
      <w:marRight w:val="0"/>
      <w:marTop w:val="0"/>
      <w:marBottom w:val="0"/>
      <w:divBdr>
        <w:top w:val="none" w:sz="0" w:space="0" w:color="auto"/>
        <w:left w:val="none" w:sz="0" w:space="0" w:color="auto"/>
        <w:bottom w:val="none" w:sz="0" w:space="0" w:color="auto"/>
        <w:right w:val="none" w:sz="0" w:space="0" w:color="auto"/>
      </w:divBdr>
    </w:div>
    <w:div w:id="1906329738">
      <w:marLeft w:val="640"/>
      <w:marRight w:val="0"/>
      <w:marTop w:val="0"/>
      <w:marBottom w:val="0"/>
      <w:divBdr>
        <w:top w:val="none" w:sz="0" w:space="0" w:color="auto"/>
        <w:left w:val="none" w:sz="0" w:space="0" w:color="auto"/>
        <w:bottom w:val="none" w:sz="0" w:space="0" w:color="auto"/>
        <w:right w:val="none" w:sz="0" w:space="0" w:color="auto"/>
      </w:divBdr>
    </w:div>
    <w:div w:id="1906641363">
      <w:marLeft w:val="640"/>
      <w:marRight w:val="0"/>
      <w:marTop w:val="0"/>
      <w:marBottom w:val="0"/>
      <w:divBdr>
        <w:top w:val="none" w:sz="0" w:space="0" w:color="auto"/>
        <w:left w:val="none" w:sz="0" w:space="0" w:color="auto"/>
        <w:bottom w:val="none" w:sz="0" w:space="0" w:color="auto"/>
        <w:right w:val="none" w:sz="0" w:space="0" w:color="auto"/>
      </w:divBdr>
    </w:div>
    <w:div w:id="1906648663">
      <w:marLeft w:val="640"/>
      <w:marRight w:val="0"/>
      <w:marTop w:val="0"/>
      <w:marBottom w:val="0"/>
      <w:divBdr>
        <w:top w:val="none" w:sz="0" w:space="0" w:color="auto"/>
        <w:left w:val="none" w:sz="0" w:space="0" w:color="auto"/>
        <w:bottom w:val="none" w:sz="0" w:space="0" w:color="auto"/>
        <w:right w:val="none" w:sz="0" w:space="0" w:color="auto"/>
      </w:divBdr>
    </w:div>
    <w:div w:id="1907954752">
      <w:marLeft w:val="640"/>
      <w:marRight w:val="0"/>
      <w:marTop w:val="0"/>
      <w:marBottom w:val="0"/>
      <w:divBdr>
        <w:top w:val="none" w:sz="0" w:space="0" w:color="auto"/>
        <w:left w:val="none" w:sz="0" w:space="0" w:color="auto"/>
        <w:bottom w:val="none" w:sz="0" w:space="0" w:color="auto"/>
        <w:right w:val="none" w:sz="0" w:space="0" w:color="auto"/>
      </w:divBdr>
    </w:div>
    <w:div w:id="1908372855">
      <w:marLeft w:val="640"/>
      <w:marRight w:val="0"/>
      <w:marTop w:val="0"/>
      <w:marBottom w:val="0"/>
      <w:divBdr>
        <w:top w:val="none" w:sz="0" w:space="0" w:color="auto"/>
        <w:left w:val="none" w:sz="0" w:space="0" w:color="auto"/>
        <w:bottom w:val="none" w:sz="0" w:space="0" w:color="auto"/>
        <w:right w:val="none" w:sz="0" w:space="0" w:color="auto"/>
      </w:divBdr>
    </w:div>
    <w:div w:id="1908416044">
      <w:marLeft w:val="640"/>
      <w:marRight w:val="0"/>
      <w:marTop w:val="0"/>
      <w:marBottom w:val="0"/>
      <w:divBdr>
        <w:top w:val="none" w:sz="0" w:space="0" w:color="auto"/>
        <w:left w:val="none" w:sz="0" w:space="0" w:color="auto"/>
        <w:bottom w:val="none" w:sz="0" w:space="0" w:color="auto"/>
        <w:right w:val="none" w:sz="0" w:space="0" w:color="auto"/>
      </w:divBdr>
    </w:div>
    <w:div w:id="1908608176">
      <w:marLeft w:val="640"/>
      <w:marRight w:val="0"/>
      <w:marTop w:val="0"/>
      <w:marBottom w:val="0"/>
      <w:divBdr>
        <w:top w:val="none" w:sz="0" w:space="0" w:color="auto"/>
        <w:left w:val="none" w:sz="0" w:space="0" w:color="auto"/>
        <w:bottom w:val="none" w:sz="0" w:space="0" w:color="auto"/>
        <w:right w:val="none" w:sz="0" w:space="0" w:color="auto"/>
      </w:divBdr>
    </w:div>
    <w:div w:id="1909143768">
      <w:marLeft w:val="640"/>
      <w:marRight w:val="0"/>
      <w:marTop w:val="0"/>
      <w:marBottom w:val="0"/>
      <w:divBdr>
        <w:top w:val="none" w:sz="0" w:space="0" w:color="auto"/>
        <w:left w:val="none" w:sz="0" w:space="0" w:color="auto"/>
        <w:bottom w:val="none" w:sz="0" w:space="0" w:color="auto"/>
        <w:right w:val="none" w:sz="0" w:space="0" w:color="auto"/>
      </w:divBdr>
    </w:div>
    <w:div w:id="1909146232">
      <w:marLeft w:val="640"/>
      <w:marRight w:val="0"/>
      <w:marTop w:val="0"/>
      <w:marBottom w:val="0"/>
      <w:divBdr>
        <w:top w:val="none" w:sz="0" w:space="0" w:color="auto"/>
        <w:left w:val="none" w:sz="0" w:space="0" w:color="auto"/>
        <w:bottom w:val="none" w:sz="0" w:space="0" w:color="auto"/>
        <w:right w:val="none" w:sz="0" w:space="0" w:color="auto"/>
      </w:divBdr>
    </w:div>
    <w:div w:id="1910311050">
      <w:marLeft w:val="640"/>
      <w:marRight w:val="0"/>
      <w:marTop w:val="0"/>
      <w:marBottom w:val="0"/>
      <w:divBdr>
        <w:top w:val="none" w:sz="0" w:space="0" w:color="auto"/>
        <w:left w:val="none" w:sz="0" w:space="0" w:color="auto"/>
        <w:bottom w:val="none" w:sz="0" w:space="0" w:color="auto"/>
        <w:right w:val="none" w:sz="0" w:space="0" w:color="auto"/>
      </w:divBdr>
    </w:div>
    <w:div w:id="1910381280">
      <w:marLeft w:val="640"/>
      <w:marRight w:val="0"/>
      <w:marTop w:val="0"/>
      <w:marBottom w:val="0"/>
      <w:divBdr>
        <w:top w:val="none" w:sz="0" w:space="0" w:color="auto"/>
        <w:left w:val="none" w:sz="0" w:space="0" w:color="auto"/>
        <w:bottom w:val="none" w:sz="0" w:space="0" w:color="auto"/>
        <w:right w:val="none" w:sz="0" w:space="0" w:color="auto"/>
      </w:divBdr>
    </w:div>
    <w:div w:id="1910572034">
      <w:marLeft w:val="640"/>
      <w:marRight w:val="0"/>
      <w:marTop w:val="0"/>
      <w:marBottom w:val="0"/>
      <w:divBdr>
        <w:top w:val="none" w:sz="0" w:space="0" w:color="auto"/>
        <w:left w:val="none" w:sz="0" w:space="0" w:color="auto"/>
        <w:bottom w:val="none" w:sz="0" w:space="0" w:color="auto"/>
        <w:right w:val="none" w:sz="0" w:space="0" w:color="auto"/>
      </w:divBdr>
    </w:div>
    <w:div w:id="1911891606">
      <w:marLeft w:val="640"/>
      <w:marRight w:val="0"/>
      <w:marTop w:val="0"/>
      <w:marBottom w:val="0"/>
      <w:divBdr>
        <w:top w:val="none" w:sz="0" w:space="0" w:color="auto"/>
        <w:left w:val="none" w:sz="0" w:space="0" w:color="auto"/>
        <w:bottom w:val="none" w:sz="0" w:space="0" w:color="auto"/>
        <w:right w:val="none" w:sz="0" w:space="0" w:color="auto"/>
      </w:divBdr>
    </w:div>
    <w:div w:id="1912882812">
      <w:marLeft w:val="640"/>
      <w:marRight w:val="0"/>
      <w:marTop w:val="0"/>
      <w:marBottom w:val="0"/>
      <w:divBdr>
        <w:top w:val="none" w:sz="0" w:space="0" w:color="auto"/>
        <w:left w:val="none" w:sz="0" w:space="0" w:color="auto"/>
        <w:bottom w:val="none" w:sz="0" w:space="0" w:color="auto"/>
        <w:right w:val="none" w:sz="0" w:space="0" w:color="auto"/>
      </w:divBdr>
    </w:div>
    <w:div w:id="1913075659">
      <w:marLeft w:val="640"/>
      <w:marRight w:val="0"/>
      <w:marTop w:val="0"/>
      <w:marBottom w:val="0"/>
      <w:divBdr>
        <w:top w:val="none" w:sz="0" w:space="0" w:color="auto"/>
        <w:left w:val="none" w:sz="0" w:space="0" w:color="auto"/>
        <w:bottom w:val="none" w:sz="0" w:space="0" w:color="auto"/>
        <w:right w:val="none" w:sz="0" w:space="0" w:color="auto"/>
      </w:divBdr>
    </w:div>
    <w:div w:id="1913350921">
      <w:marLeft w:val="640"/>
      <w:marRight w:val="0"/>
      <w:marTop w:val="0"/>
      <w:marBottom w:val="0"/>
      <w:divBdr>
        <w:top w:val="none" w:sz="0" w:space="0" w:color="auto"/>
        <w:left w:val="none" w:sz="0" w:space="0" w:color="auto"/>
        <w:bottom w:val="none" w:sz="0" w:space="0" w:color="auto"/>
        <w:right w:val="none" w:sz="0" w:space="0" w:color="auto"/>
      </w:divBdr>
    </w:div>
    <w:div w:id="1913470154">
      <w:marLeft w:val="640"/>
      <w:marRight w:val="0"/>
      <w:marTop w:val="0"/>
      <w:marBottom w:val="0"/>
      <w:divBdr>
        <w:top w:val="none" w:sz="0" w:space="0" w:color="auto"/>
        <w:left w:val="none" w:sz="0" w:space="0" w:color="auto"/>
        <w:bottom w:val="none" w:sz="0" w:space="0" w:color="auto"/>
        <w:right w:val="none" w:sz="0" w:space="0" w:color="auto"/>
      </w:divBdr>
    </w:div>
    <w:div w:id="1913733575">
      <w:marLeft w:val="640"/>
      <w:marRight w:val="0"/>
      <w:marTop w:val="0"/>
      <w:marBottom w:val="0"/>
      <w:divBdr>
        <w:top w:val="none" w:sz="0" w:space="0" w:color="auto"/>
        <w:left w:val="none" w:sz="0" w:space="0" w:color="auto"/>
        <w:bottom w:val="none" w:sz="0" w:space="0" w:color="auto"/>
        <w:right w:val="none" w:sz="0" w:space="0" w:color="auto"/>
      </w:divBdr>
    </w:div>
    <w:div w:id="1914584945">
      <w:marLeft w:val="640"/>
      <w:marRight w:val="0"/>
      <w:marTop w:val="0"/>
      <w:marBottom w:val="0"/>
      <w:divBdr>
        <w:top w:val="none" w:sz="0" w:space="0" w:color="auto"/>
        <w:left w:val="none" w:sz="0" w:space="0" w:color="auto"/>
        <w:bottom w:val="none" w:sz="0" w:space="0" w:color="auto"/>
        <w:right w:val="none" w:sz="0" w:space="0" w:color="auto"/>
      </w:divBdr>
    </w:div>
    <w:div w:id="1914585706">
      <w:marLeft w:val="640"/>
      <w:marRight w:val="0"/>
      <w:marTop w:val="0"/>
      <w:marBottom w:val="0"/>
      <w:divBdr>
        <w:top w:val="none" w:sz="0" w:space="0" w:color="auto"/>
        <w:left w:val="none" w:sz="0" w:space="0" w:color="auto"/>
        <w:bottom w:val="none" w:sz="0" w:space="0" w:color="auto"/>
        <w:right w:val="none" w:sz="0" w:space="0" w:color="auto"/>
      </w:divBdr>
    </w:div>
    <w:div w:id="1914855422">
      <w:marLeft w:val="640"/>
      <w:marRight w:val="0"/>
      <w:marTop w:val="0"/>
      <w:marBottom w:val="0"/>
      <w:divBdr>
        <w:top w:val="none" w:sz="0" w:space="0" w:color="auto"/>
        <w:left w:val="none" w:sz="0" w:space="0" w:color="auto"/>
        <w:bottom w:val="none" w:sz="0" w:space="0" w:color="auto"/>
        <w:right w:val="none" w:sz="0" w:space="0" w:color="auto"/>
      </w:divBdr>
    </w:div>
    <w:div w:id="1915236069">
      <w:marLeft w:val="640"/>
      <w:marRight w:val="0"/>
      <w:marTop w:val="0"/>
      <w:marBottom w:val="0"/>
      <w:divBdr>
        <w:top w:val="none" w:sz="0" w:space="0" w:color="auto"/>
        <w:left w:val="none" w:sz="0" w:space="0" w:color="auto"/>
        <w:bottom w:val="none" w:sz="0" w:space="0" w:color="auto"/>
        <w:right w:val="none" w:sz="0" w:space="0" w:color="auto"/>
      </w:divBdr>
    </w:div>
    <w:div w:id="1916207575">
      <w:marLeft w:val="640"/>
      <w:marRight w:val="0"/>
      <w:marTop w:val="0"/>
      <w:marBottom w:val="0"/>
      <w:divBdr>
        <w:top w:val="none" w:sz="0" w:space="0" w:color="auto"/>
        <w:left w:val="none" w:sz="0" w:space="0" w:color="auto"/>
        <w:bottom w:val="none" w:sz="0" w:space="0" w:color="auto"/>
        <w:right w:val="none" w:sz="0" w:space="0" w:color="auto"/>
      </w:divBdr>
    </w:div>
    <w:div w:id="1916552107">
      <w:marLeft w:val="640"/>
      <w:marRight w:val="0"/>
      <w:marTop w:val="0"/>
      <w:marBottom w:val="0"/>
      <w:divBdr>
        <w:top w:val="none" w:sz="0" w:space="0" w:color="auto"/>
        <w:left w:val="none" w:sz="0" w:space="0" w:color="auto"/>
        <w:bottom w:val="none" w:sz="0" w:space="0" w:color="auto"/>
        <w:right w:val="none" w:sz="0" w:space="0" w:color="auto"/>
      </w:divBdr>
    </w:div>
    <w:div w:id="1917126706">
      <w:marLeft w:val="640"/>
      <w:marRight w:val="0"/>
      <w:marTop w:val="0"/>
      <w:marBottom w:val="0"/>
      <w:divBdr>
        <w:top w:val="none" w:sz="0" w:space="0" w:color="auto"/>
        <w:left w:val="none" w:sz="0" w:space="0" w:color="auto"/>
        <w:bottom w:val="none" w:sz="0" w:space="0" w:color="auto"/>
        <w:right w:val="none" w:sz="0" w:space="0" w:color="auto"/>
      </w:divBdr>
    </w:div>
    <w:div w:id="1917667298">
      <w:marLeft w:val="640"/>
      <w:marRight w:val="0"/>
      <w:marTop w:val="0"/>
      <w:marBottom w:val="0"/>
      <w:divBdr>
        <w:top w:val="none" w:sz="0" w:space="0" w:color="auto"/>
        <w:left w:val="none" w:sz="0" w:space="0" w:color="auto"/>
        <w:bottom w:val="none" w:sz="0" w:space="0" w:color="auto"/>
        <w:right w:val="none" w:sz="0" w:space="0" w:color="auto"/>
      </w:divBdr>
    </w:div>
    <w:div w:id="1918246803">
      <w:marLeft w:val="640"/>
      <w:marRight w:val="0"/>
      <w:marTop w:val="0"/>
      <w:marBottom w:val="0"/>
      <w:divBdr>
        <w:top w:val="none" w:sz="0" w:space="0" w:color="auto"/>
        <w:left w:val="none" w:sz="0" w:space="0" w:color="auto"/>
        <w:bottom w:val="none" w:sz="0" w:space="0" w:color="auto"/>
        <w:right w:val="none" w:sz="0" w:space="0" w:color="auto"/>
      </w:divBdr>
    </w:div>
    <w:div w:id="1918440957">
      <w:marLeft w:val="640"/>
      <w:marRight w:val="0"/>
      <w:marTop w:val="0"/>
      <w:marBottom w:val="0"/>
      <w:divBdr>
        <w:top w:val="none" w:sz="0" w:space="0" w:color="auto"/>
        <w:left w:val="none" w:sz="0" w:space="0" w:color="auto"/>
        <w:bottom w:val="none" w:sz="0" w:space="0" w:color="auto"/>
        <w:right w:val="none" w:sz="0" w:space="0" w:color="auto"/>
      </w:divBdr>
    </w:div>
    <w:div w:id="1918704896">
      <w:marLeft w:val="640"/>
      <w:marRight w:val="0"/>
      <w:marTop w:val="0"/>
      <w:marBottom w:val="0"/>
      <w:divBdr>
        <w:top w:val="none" w:sz="0" w:space="0" w:color="auto"/>
        <w:left w:val="none" w:sz="0" w:space="0" w:color="auto"/>
        <w:bottom w:val="none" w:sz="0" w:space="0" w:color="auto"/>
        <w:right w:val="none" w:sz="0" w:space="0" w:color="auto"/>
      </w:divBdr>
    </w:div>
    <w:div w:id="1918904477">
      <w:marLeft w:val="640"/>
      <w:marRight w:val="0"/>
      <w:marTop w:val="0"/>
      <w:marBottom w:val="0"/>
      <w:divBdr>
        <w:top w:val="none" w:sz="0" w:space="0" w:color="auto"/>
        <w:left w:val="none" w:sz="0" w:space="0" w:color="auto"/>
        <w:bottom w:val="none" w:sz="0" w:space="0" w:color="auto"/>
        <w:right w:val="none" w:sz="0" w:space="0" w:color="auto"/>
      </w:divBdr>
    </w:div>
    <w:div w:id="1919360968">
      <w:marLeft w:val="640"/>
      <w:marRight w:val="0"/>
      <w:marTop w:val="0"/>
      <w:marBottom w:val="0"/>
      <w:divBdr>
        <w:top w:val="none" w:sz="0" w:space="0" w:color="auto"/>
        <w:left w:val="none" w:sz="0" w:space="0" w:color="auto"/>
        <w:bottom w:val="none" w:sz="0" w:space="0" w:color="auto"/>
        <w:right w:val="none" w:sz="0" w:space="0" w:color="auto"/>
      </w:divBdr>
    </w:div>
    <w:div w:id="1919443310">
      <w:marLeft w:val="640"/>
      <w:marRight w:val="0"/>
      <w:marTop w:val="0"/>
      <w:marBottom w:val="0"/>
      <w:divBdr>
        <w:top w:val="none" w:sz="0" w:space="0" w:color="auto"/>
        <w:left w:val="none" w:sz="0" w:space="0" w:color="auto"/>
        <w:bottom w:val="none" w:sz="0" w:space="0" w:color="auto"/>
        <w:right w:val="none" w:sz="0" w:space="0" w:color="auto"/>
      </w:divBdr>
    </w:div>
    <w:div w:id="1919514586">
      <w:marLeft w:val="640"/>
      <w:marRight w:val="0"/>
      <w:marTop w:val="0"/>
      <w:marBottom w:val="0"/>
      <w:divBdr>
        <w:top w:val="none" w:sz="0" w:space="0" w:color="auto"/>
        <w:left w:val="none" w:sz="0" w:space="0" w:color="auto"/>
        <w:bottom w:val="none" w:sz="0" w:space="0" w:color="auto"/>
        <w:right w:val="none" w:sz="0" w:space="0" w:color="auto"/>
      </w:divBdr>
    </w:div>
    <w:div w:id="1919826169">
      <w:marLeft w:val="640"/>
      <w:marRight w:val="0"/>
      <w:marTop w:val="0"/>
      <w:marBottom w:val="0"/>
      <w:divBdr>
        <w:top w:val="none" w:sz="0" w:space="0" w:color="auto"/>
        <w:left w:val="none" w:sz="0" w:space="0" w:color="auto"/>
        <w:bottom w:val="none" w:sz="0" w:space="0" w:color="auto"/>
        <w:right w:val="none" w:sz="0" w:space="0" w:color="auto"/>
      </w:divBdr>
    </w:div>
    <w:div w:id="1919905532">
      <w:marLeft w:val="640"/>
      <w:marRight w:val="0"/>
      <w:marTop w:val="0"/>
      <w:marBottom w:val="0"/>
      <w:divBdr>
        <w:top w:val="none" w:sz="0" w:space="0" w:color="auto"/>
        <w:left w:val="none" w:sz="0" w:space="0" w:color="auto"/>
        <w:bottom w:val="none" w:sz="0" w:space="0" w:color="auto"/>
        <w:right w:val="none" w:sz="0" w:space="0" w:color="auto"/>
      </w:divBdr>
    </w:div>
    <w:div w:id="1919946987">
      <w:marLeft w:val="640"/>
      <w:marRight w:val="0"/>
      <w:marTop w:val="0"/>
      <w:marBottom w:val="0"/>
      <w:divBdr>
        <w:top w:val="none" w:sz="0" w:space="0" w:color="auto"/>
        <w:left w:val="none" w:sz="0" w:space="0" w:color="auto"/>
        <w:bottom w:val="none" w:sz="0" w:space="0" w:color="auto"/>
        <w:right w:val="none" w:sz="0" w:space="0" w:color="auto"/>
      </w:divBdr>
    </w:div>
    <w:div w:id="1920671945">
      <w:marLeft w:val="640"/>
      <w:marRight w:val="0"/>
      <w:marTop w:val="0"/>
      <w:marBottom w:val="0"/>
      <w:divBdr>
        <w:top w:val="none" w:sz="0" w:space="0" w:color="auto"/>
        <w:left w:val="none" w:sz="0" w:space="0" w:color="auto"/>
        <w:bottom w:val="none" w:sz="0" w:space="0" w:color="auto"/>
        <w:right w:val="none" w:sz="0" w:space="0" w:color="auto"/>
      </w:divBdr>
    </w:div>
    <w:div w:id="1921258434">
      <w:marLeft w:val="640"/>
      <w:marRight w:val="0"/>
      <w:marTop w:val="0"/>
      <w:marBottom w:val="0"/>
      <w:divBdr>
        <w:top w:val="none" w:sz="0" w:space="0" w:color="auto"/>
        <w:left w:val="none" w:sz="0" w:space="0" w:color="auto"/>
        <w:bottom w:val="none" w:sz="0" w:space="0" w:color="auto"/>
        <w:right w:val="none" w:sz="0" w:space="0" w:color="auto"/>
      </w:divBdr>
    </w:div>
    <w:div w:id="1921451395">
      <w:marLeft w:val="640"/>
      <w:marRight w:val="0"/>
      <w:marTop w:val="0"/>
      <w:marBottom w:val="0"/>
      <w:divBdr>
        <w:top w:val="none" w:sz="0" w:space="0" w:color="auto"/>
        <w:left w:val="none" w:sz="0" w:space="0" w:color="auto"/>
        <w:bottom w:val="none" w:sz="0" w:space="0" w:color="auto"/>
        <w:right w:val="none" w:sz="0" w:space="0" w:color="auto"/>
      </w:divBdr>
    </w:div>
    <w:div w:id="1921479206">
      <w:marLeft w:val="640"/>
      <w:marRight w:val="0"/>
      <w:marTop w:val="0"/>
      <w:marBottom w:val="0"/>
      <w:divBdr>
        <w:top w:val="none" w:sz="0" w:space="0" w:color="auto"/>
        <w:left w:val="none" w:sz="0" w:space="0" w:color="auto"/>
        <w:bottom w:val="none" w:sz="0" w:space="0" w:color="auto"/>
        <w:right w:val="none" w:sz="0" w:space="0" w:color="auto"/>
      </w:divBdr>
    </w:div>
    <w:div w:id="1921600368">
      <w:marLeft w:val="640"/>
      <w:marRight w:val="0"/>
      <w:marTop w:val="0"/>
      <w:marBottom w:val="0"/>
      <w:divBdr>
        <w:top w:val="none" w:sz="0" w:space="0" w:color="auto"/>
        <w:left w:val="none" w:sz="0" w:space="0" w:color="auto"/>
        <w:bottom w:val="none" w:sz="0" w:space="0" w:color="auto"/>
        <w:right w:val="none" w:sz="0" w:space="0" w:color="auto"/>
      </w:divBdr>
    </w:div>
    <w:div w:id="1921867394">
      <w:marLeft w:val="640"/>
      <w:marRight w:val="0"/>
      <w:marTop w:val="0"/>
      <w:marBottom w:val="0"/>
      <w:divBdr>
        <w:top w:val="none" w:sz="0" w:space="0" w:color="auto"/>
        <w:left w:val="none" w:sz="0" w:space="0" w:color="auto"/>
        <w:bottom w:val="none" w:sz="0" w:space="0" w:color="auto"/>
        <w:right w:val="none" w:sz="0" w:space="0" w:color="auto"/>
      </w:divBdr>
    </w:div>
    <w:div w:id="1921982948">
      <w:marLeft w:val="640"/>
      <w:marRight w:val="0"/>
      <w:marTop w:val="0"/>
      <w:marBottom w:val="0"/>
      <w:divBdr>
        <w:top w:val="none" w:sz="0" w:space="0" w:color="auto"/>
        <w:left w:val="none" w:sz="0" w:space="0" w:color="auto"/>
        <w:bottom w:val="none" w:sz="0" w:space="0" w:color="auto"/>
        <w:right w:val="none" w:sz="0" w:space="0" w:color="auto"/>
      </w:divBdr>
    </w:div>
    <w:div w:id="1922329387">
      <w:marLeft w:val="640"/>
      <w:marRight w:val="0"/>
      <w:marTop w:val="0"/>
      <w:marBottom w:val="0"/>
      <w:divBdr>
        <w:top w:val="none" w:sz="0" w:space="0" w:color="auto"/>
        <w:left w:val="none" w:sz="0" w:space="0" w:color="auto"/>
        <w:bottom w:val="none" w:sz="0" w:space="0" w:color="auto"/>
        <w:right w:val="none" w:sz="0" w:space="0" w:color="auto"/>
      </w:divBdr>
    </w:div>
    <w:div w:id="1922443374">
      <w:marLeft w:val="640"/>
      <w:marRight w:val="0"/>
      <w:marTop w:val="0"/>
      <w:marBottom w:val="0"/>
      <w:divBdr>
        <w:top w:val="none" w:sz="0" w:space="0" w:color="auto"/>
        <w:left w:val="none" w:sz="0" w:space="0" w:color="auto"/>
        <w:bottom w:val="none" w:sz="0" w:space="0" w:color="auto"/>
        <w:right w:val="none" w:sz="0" w:space="0" w:color="auto"/>
      </w:divBdr>
    </w:div>
    <w:div w:id="1922444476">
      <w:marLeft w:val="640"/>
      <w:marRight w:val="0"/>
      <w:marTop w:val="0"/>
      <w:marBottom w:val="0"/>
      <w:divBdr>
        <w:top w:val="none" w:sz="0" w:space="0" w:color="auto"/>
        <w:left w:val="none" w:sz="0" w:space="0" w:color="auto"/>
        <w:bottom w:val="none" w:sz="0" w:space="0" w:color="auto"/>
        <w:right w:val="none" w:sz="0" w:space="0" w:color="auto"/>
      </w:divBdr>
    </w:div>
    <w:div w:id="1922445978">
      <w:marLeft w:val="640"/>
      <w:marRight w:val="0"/>
      <w:marTop w:val="0"/>
      <w:marBottom w:val="0"/>
      <w:divBdr>
        <w:top w:val="none" w:sz="0" w:space="0" w:color="auto"/>
        <w:left w:val="none" w:sz="0" w:space="0" w:color="auto"/>
        <w:bottom w:val="none" w:sz="0" w:space="0" w:color="auto"/>
        <w:right w:val="none" w:sz="0" w:space="0" w:color="auto"/>
      </w:divBdr>
    </w:div>
    <w:div w:id="1922910236">
      <w:marLeft w:val="640"/>
      <w:marRight w:val="0"/>
      <w:marTop w:val="0"/>
      <w:marBottom w:val="0"/>
      <w:divBdr>
        <w:top w:val="none" w:sz="0" w:space="0" w:color="auto"/>
        <w:left w:val="none" w:sz="0" w:space="0" w:color="auto"/>
        <w:bottom w:val="none" w:sz="0" w:space="0" w:color="auto"/>
        <w:right w:val="none" w:sz="0" w:space="0" w:color="auto"/>
      </w:divBdr>
    </w:div>
    <w:div w:id="1923372352">
      <w:marLeft w:val="640"/>
      <w:marRight w:val="0"/>
      <w:marTop w:val="0"/>
      <w:marBottom w:val="0"/>
      <w:divBdr>
        <w:top w:val="none" w:sz="0" w:space="0" w:color="auto"/>
        <w:left w:val="none" w:sz="0" w:space="0" w:color="auto"/>
        <w:bottom w:val="none" w:sz="0" w:space="0" w:color="auto"/>
        <w:right w:val="none" w:sz="0" w:space="0" w:color="auto"/>
      </w:divBdr>
    </w:div>
    <w:div w:id="1923562023">
      <w:marLeft w:val="640"/>
      <w:marRight w:val="0"/>
      <w:marTop w:val="0"/>
      <w:marBottom w:val="0"/>
      <w:divBdr>
        <w:top w:val="none" w:sz="0" w:space="0" w:color="auto"/>
        <w:left w:val="none" w:sz="0" w:space="0" w:color="auto"/>
        <w:bottom w:val="none" w:sz="0" w:space="0" w:color="auto"/>
        <w:right w:val="none" w:sz="0" w:space="0" w:color="auto"/>
      </w:divBdr>
    </w:div>
    <w:div w:id="1923564490">
      <w:marLeft w:val="640"/>
      <w:marRight w:val="0"/>
      <w:marTop w:val="0"/>
      <w:marBottom w:val="0"/>
      <w:divBdr>
        <w:top w:val="none" w:sz="0" w:space="0" w:color="auto"/>
        <w:left w:val="none" w:sz="0" w:space="0" w:color="auto"/>
        <w:bottom w:val="none" w:sz="0" w:space="0" w:color="auto"/>
        <w:right w:val="none" w:sz="0" w:space="0" w:color="auto"/>
      </w:divBdr>
    </w:div>
    <w:div w:id="1923832746">
      <w:marLeft w:val="640"/>
      <w:marRight w:val="0"/>
      <w:marTop w:val="0"/>
      <w:marBottom w:val="0"/>
      <w:divBdr>
        <w:top w:val="none" w:sz="0" w:space="0" w:color="auto"/>
        <w:left w:val="none" w:sz="0" w:space="0" w:color="auto"/>
        <w:bottom w:val="none" w:sz="0" w:space="0" w:color="auto"/>
        <w:right w:val="none" w:sz="0" w:space="0" w:color="auto"/>
      </w:divBdr>
    </w:div>
    <w:div w:id="1924336055">
      <w:marLeft w:val="640"/>
      <w:marRight w:val="0"/>
      <w:marTop w:val="0"/>
      <w:marBottom w:val="0"/>
      <w:divBdr>
        <w:top w:val="none" w:sz="0" w:space="0" w:color="auto"/>
        <w:left w:val="none" w:sz="0" w:space="0" w:color="auto"/>
        <w:bottom w:val="none" w:sz="0" w:space="0" w:color="auto"/>
        <w:right w:val="none" w:sz="0" w:space="0" w:color="auto"/>
      </w:divBdr>
    </w:div>
    <w:div w:id="1924415555">
      <w:marLeft w:val="640"/>
      <w:marRight w:val="0"/>
      <w:marTop w:val="0"/>
      <w:marBottom w:val="0"/>
      <w:divBdr>
        <w:top w:val="none" w:sz="0" w:space="0" w:color="auto"/>
        <w:left w:val="none" w:sz="0" w:space="0" w:color="auto"/>
        <w:bottom w:val="none" w:sz="0" w:space="0" w:color="auto"/>
        <w:right w:val="none" w:sz="0" w:space="0" w:color="auto"/>
      </w:divBdr>
    </w:div>
    <w:div w:id="1924562925">
      <w:marLeft w:val="640"/>
      <w:marRight w:val="0"/>
      <w:marTop w:val="0"/>
      <w:marBottom w:val="0"/>
      <w:divBdr>
        <w:top w:val="none" w:sz="0" w:space="0" w:color="auto"/>
        <w:left w:val="none" w:sz="0" w:space="0" w:color="auto"/>
        <w:bottom w:val="none" w:sz="0" w:space="0" w:color="auto"/>
        <w:right w:val="none" w:sz="0" w:space="0" w:color="auto"/>
      </w:divBdr>
    </w:div>
    <w:div w:id="1924871436">
      <w:marLeft w:val="640"/>
      <w:marRight w:val="0"/>
      <w:marTop w:val="0"/>
      <w:marBottom w:val="0"/>
      <w:divBdr>
        <w:top w:val="none" w:sz="0" w:space="0" w:color="auto"/>
        <w:left w:val="none" w:sz="0" w:space="0" w:color="auto"/>
        <w:bottom w:val="none" w:sz="0" w:space="0" w:color="auto"/>
        <w:right w:val="none" w:sz="0" w:space="0" w:color="auto"/>
      </w:divBdr>
    </w:div>
    <w:div w:id="1926065389">
      <w:marLeft w:val="640"/>
      <w:marRight w:val="0"/>
      <w:marTop w:val="0"/>
      <w:marBottom w:val="0"/>
      <w:divBdr>
        <w:top w:val="none" w:sz="0" w:space="0" w:color="auto"/>
        <w:left w:val="none" w:sz="0" w:space="0" w:color="auto"/>
        <w:bottom w:val="none" w:sz="0" w:space="0" w:color="auto"/>
        <w:right w:val="none" w:sz="0" w:space="0" w:color="auto"/>
      </w:divBdr>
    </w:div>
    <w:div w:id="1926186496">
      <w:marLeft w:val="640"/>
      <w:marRight w:val="0"/>
      <w:marTop w:val="0"/>
      <w:marBottom w:val="0"/>
      <w:divBdr>
        <w:top w:val="none" w:sz="0" w:space="0" w:color="auto"/>
        <w:left w:val="none" w:sz="0" w:space="0" w:color="auto"/>
        <w:bottom w:val="none" w:sz="0" w:space="0" w:color="auto"/>
        <w:right w:val="none" w:sz="0" w:space="0" w:color="auto"/>
      </w:divBdr>
    </w:div>
    <w:div w:id="1927886683">
      <w:marLeft w:val="640"/>
      <w:marRight w:val="0"/>
      <w:marTop w:val="0"/>
      <w:marBottom w:val="0"/>
      <w:divBdr>
        <w:top w:val="none" w:sz="0" w:space="0" w:color="auto"/>
        <w:left w:val="none" w:sz="0" w:space="0" w:color="auto"/>
        <w:bottom w:val="none" w:sz="0" w:space="0" w:color="auto"/>
        <w:right w:val="none" w:sz="0" w:space="0" w:color="auto"/>
      </w:divBdr>
    </w:div>
    <w:div w:id="1928029349">
      <w:marLeft w:val="640"/>
      <w:marRight w:val="0"/>
      <w:marTop w:val="0"/>
      <w:marBottom w:val="0"/>
      <w:divBdr>
        <w:top w:val="none" w:sz="0" w:space="0" w:color="auto"/>
        <w:left w:val="none" w:sz="0" w:space="0" w:color="auto"/>
        <w:bottom w:val="none" w:sz="0" w:space="0" w:color="auto"/>
        <w:right w:val="none" w:sz="0" w:space="0" w:color="auto"/>
      </w:divBdr>
    </w:div>
    <w:div w:id="1928343746">
      <w:marLeft w:val="640"/>
      <w:marRight w:val="0"/>
      <w:marTop w:val="0"/>
      <w:marBottom w:val="0"/>
      <w:divBdr>
        <w:top w:val="none" w:sz="0" w:space="0" w:color="auto"/>
        <w:left w:val="none" w:sz="0" w:space="0" w:color="auto"/>
        <w:bottom w:val="none" w:sz="0" w:space="0" w:color="auto"/>
        <w:right w:val="none" w:sz="0" w:space="0" w:color="auto"/>
      </w:divBdr>
    </w:div>
    <w:div w:id="1928611247">
      <w:marLeft w:val="640"/>
      <w:marRight w:val="0"/>
      <w:marTop w:val="0"/>
      <w:marBottom w:val="0"/>
      <w:divBdr>
        <w:top w:val="none" w:sz="0" w:space="0" w:color="auto"/>
        <w:left w:val="none" w:sz="0" w:space="0" w:color="auto"/>
        <w:bottom w:val="none" w:sz="0" w:space="0" w:color="auto"/>
        <w:right w:val="none" w:sz="0" w:space="0" w:color="auto"/>
      </w:divBdr>
    </w:div>
    <w:div w:id="1928880896">
      <w:marLeft w:val="640"/>
      <w:marRight w:val="0"/>
      <w:marTop w:val="0"/>
      <w:marBottom w:val="0"/>
      <w:divBdr>
        <w:top w:val="none" w:sz="0" w:space="0" w:color="auto"/>
        <w:left w:val="none" w:sz="0" w:space="0" w:color="auto"/>
        <w:bottom w:val="none" w:sz="0" w:space="0" w:color="auto"/>
        <w:right w:val="none" w:sz="0" w:space="0" w:color="auto"/>
      </w:divBdr>
    </w:div>
    <w:div w:id="1929264838">
      <w:marLeft w:val="640"/>
      <w:marRight w:val="0"/>
      <w:marTop w:val="0"/>
      <w:marBottom w:val="0"/>
      <w:divBdr>
        <w:top w:val="none" w:sz="0" w:space="0" w:color="auto"/>
        <w:left w:val="none" w:sz="0" w:space="0" w:color="auto"/>
        <w:bottom w:val="none" w:sz="0" w:space="0" w:color="auto"/>
        <w:right w:val="none" w:sz="0" w:space="0" w:color="auto"/>
      </w:divBdr>
    </w:div>
    <w:div w:id="1930458264">
      <w:marLeft w:val="640"/>
      <w:marRight w:val="0"/>
      <w:marTop w:val="0"/>
      <w:marBottom w:val="0"/>
      <w:divBdr>
        <w:top w:val="none" w:sz="0" w:space="0" w:color="auto"/>
        <w:left w:val="none" w:sz="0" w:space="0" w:color="auto"/>
        <w:bottom w:val="none" w:sz="0" w:space="0" w:color="auto"/>
        <w:right w:val="none" w:sz="0" w:space="0" w:color="auto"/>
      </w:divBdr>
    </w:div>
    <w:div w:id="1931544858">
      <w:marLeft w:val="640"/>
      <w:marRight w:val="0"/>
      <w:marTop w:val="0"/>
      <w:marBottom w:val="0"/>
      <w:divBdr>
        <w:top w:val="none" w:sz="0" w:space="0" w:color="auto"/>
        <w:left w:val="none" w:sz="0" w:space="0" w:color="auto"/>
        <w:bottom w:val="none" w:sz="0" w:space="0" w:color="auto"/>
        <w:right w:val="none" w:sz="0" w:space="0" w:color="auto"/>
      </w:divBdr>
    </w:div>
    <w:div w:id="1932156077">
      <w:marLeft w:val="640"/>
      <w:marRight w:val="0"/>
      <w:marTop w:val="0"/>
      <w:marBottom w:val="0"/>
      <w:divBdr>
        <w:top w:val="none" w:sz="0" w:space="0" w:color="auto"/>
        <w:left w:val="none" w:sz="0" w:space="0" w:color="auto"/>
        <w:bottom w:val="none" w:sz="0" w:space="0" w:color="auto"/>
        <w:right w:val="none" w:sz="0" w:space="0" w:color="auto"/>
      </w:divBdr>
    </w:div>
    <w:div w:id="1932933851">
      <w:marLeft w:val="640"/>
      <w:marRight w:val="0"/>
      <w:marTop w:val="0"/>
      <w:marBottom w:val="0"/>
      <w:divBdr>
        <w:top w:val="none" w:sz="0" w:space="0" w:color="auto"/>
        <w:left w:val="none" w:sz="0" w:space="0" w:color="auto"/>
        <w:bottom w:val="none" w:sz="0" w:space="0" w:color="auto"/>
        <w:right w:val="none" w:sz="0" w:space="0" w:color="auto"/>
      </w:divBdr>
    </w:div>
    <w:div w:id="1933587485">
      <w:marLeft w:val="640"/>
      <w:marRight w:val="0"/>
      <w:marTop w:val="0"/>
      <w:marBottom w:val="0"/>
      <w:divBdr>
        <w:top w:val="none" w:sz="0" w:space="0" w:color="auto"/>
        <w:left w:val="none" w:sz="0" w:space="0" w:color="auto"/>
        <w:bottom w:val="none" w:sz="0" w:space="0" w:color="auto"/>
        <w:right w:val="none" w:sz="0" w:space="0" w:color="auto"/>
      </w:divBdr>
    </w:div>
    <w:div w:id="1936589629">
      <w:marLeft w:val="640"/>
      <w:marRight w:val="0"/>
      <w:marTop w:val="0"/>
      <w:marBottom w:val="0"/>
      <w:divBdr>
        <w:top w:val="none" w:sz="0" w:space="0" w:color="auto"/>
        <w:left w:val="none" w:sz="0" w:space="0" w:color="auto"/>
        <w:bottom w:val="none" w:sz="0" w:space="0" w:color="auto"/>
        <w:right w:val="none" w:sz="0" w:space="0" w:color="auto"/>
      </w:divBdr>
    </w:div>
    <w:div w:id="1936741295">
      <w:marLeft w:val="640"/>
      <w:marRight w:val="0"/>
      <w:marTop w:val="0"/>
      <w:marBottom w:val="0"/>
      <w:divBdr>
        <w:top w:val="none" w:sz="0" w:space="0" w:color="auto"/>
        <w:left w:val="none" w:sz="0" w:space="0" w:color="auto"/>
        <w:bottom w:val="none" w:sz="0" w:space="0" w:color="auto"/>
        <w:right w:val="none" w:sz="0" w:space="0" w:color="auto"/>
      </w:divBdr>
    </w:div>
    <w:div w:id="1937202698">
      <w:marLeft w:val="640"/>
      <w:marRight w:val="0"/>
      <w:marTop w:val="0"/>
      <w:marBottom w:val="0"/>
      <w:divBdr>
        <w:top w:val="none" w:sz="0" w:space="0" w:color="auto"/>
        <w:left w:val="none" w:sz="0" w:space="0" w:color="auto"/>
        <w:bottom w:val="none" w:sz="0" w:space="0" w:color="auto"/>
        <w:right w:val="none" w:sz="0" w:space="0" w:color="auto"/>
      </w:divBdr>
    </w:div>
    <w:div w:id="1937204353">
      <w:marLeft w:val="640"/>
      <w:marRight w:val="0"/>
      <w:marTop w:val="0"/>
      <w:marBottom w:val="0"/>
      <w:divBdr>
        <w:top w:val="none" w:sz="0" w:space="0" w:color="auto"/>
        <w:left w:val="none" w:sz="0" w:space="0" w:color="auto"/>
        <w:bottom w:val="none" w:sz="0" w:space="0" w:color="auto"/>
        <w:right w:val="none" w:sz="0" w:space="0" w:color="auto"/>
      </w:divBdr>
    </w:div>
    <w:div w:id="1937786565">
      <w:marLeft w:val="640"/>
      <w:marRight w:val="0"/>
      <w:marTop w:val="0"/>
      <w:marBottom w:val="0"/>
      <w:divBdr>
        <w:top w:val="none" w:sz="0" w:space="0" w:color="auto"/>
        <w:left w:val="none" w:sz="0" w:space="0" w:color="auto"/>
        <w:bottom w:val="none" w:sz="0" w:space="0" w:color="auto"/>
        <w:right w:val="none" w:sz="0" w:space="0" w:color="auto"/>
      </w:divBdr>
    </w:div>
    <w:div w:id="1937901896">
      <w:marLeft w:val="640"/>
      <w:marRight w:val="0"/>
      <w:marTop w:val="0"/>
      <w:marBottom w:val="0"/>
      <w:divBdr>
        <w:top w:val="none" w:sz="0" w:space="0" w:color="auto"/>
        <w:left w:val="none" w:sz="0" w:space="0" w:color="auto"/>
        <w:bottom w:val="none" w:sz="0" w:space="0" w:color="auto"/>
        <w:right w:val="none" w:sz="0" w:space="0" w:color="auto"/>
      </w:divBdr>
    </w:div>
    <w:div w:id="1938247099">
      <w:marLeft w:val="640"/>
      <w:marRight w:val="0"/>
      <w:marTop w:val="0"/>
      <w:marBottom w:val="0"/>
      <w:divBdr>
        <w:top w:val="none" w:sz="0" w:space="0" w:color="auto"/>
        <w:left w:val="none" w:sz="0" w:space="0" w:color="auto"/>
        <w:bottom w:val="none" w:sz="0" w:space="0" w:color="auto"/>
        <w:right w:val="none" w:sz="0" w:space="0" w:color="auto"/>
      </w:divBdr>
    </w:div>
    <w:div w:id="1939678405">
      <w:marLeft w:val="640"/>
      <w:marRight w:val="0"/>
      <w:marTop w:val="0"/>
      <w:marBottom w:val="0"/>
      <w:divBdr>
        <w:top w:val="none" w:sz="0" w:space="0" w:color="auto"/>
        <w:left w:val="none" w:sz="0" w:space="0" w:color="auto"/>
        <w:bottom w:val="none" w:sz="0" w:space="0" w:color="auto"/>
        <w:right w:val="none" w:sz="0" w:space="0" w:color="auto"/>
      </w:divBdr>
    </w:div>
    <w:div w:id="1939748665">
      <w:marLeft w:val="640"/>
      <w:marRight w:val="0"/>
      <w:marTop w:val="0"/>
      <w:marBottom w:val="0"/>
      <w:divBdr>
        <w:top w:val="none" w:sz="0" w:space="0" w:color="auto"/>
        <w:left w:val="none" w:sz="0" w:space="0" w:color="auto"/>
        <w:bottom w:val="none" w:sz="0" w:space="0" w:color="auto"/>
        <w:right w:val="none" w:sz="0" w:space="0" w:color="auto"/>
      </w:divBdr>
    </w:div>
    <w:div w:id="1940873582">
      <w:marLeft w:val="640"/>
      <w:marRight w:val="0"/>
      <w:marTop w:val="0"/>
      <w:marBottom w:val="0"/>
      <w:divBdr>
        <w:top w:val="none" w:sz="0" w:space="0" w:color="auto"/>
        <w:left w:val="none" w:sz="0" w:space="0" w:color="auto"/>
        <w:bottom w:val="none" w:sz="0" w:space="0" w:color="auto"/>
        <w:right w:val="none" w:sz="0" w:space="0" w:color="auto"/>
      </w:divBdr>
    </w:div>
    <w:div w:id="1941060993">
      <w:marLeft w:val="640"/>
      <w:marRight w:val="0"/>
      <w:marTop w:val="0"/>
      <w:marBottom w:val="0"/>
      <w:divBdr>
        <w:top w:val="none" w:sz="0" w:space="0" w:color="auto"/>
        <w:left w:val="none" w:sz="0" w:space="0" w:color="auto"/>
        <w:bottom w:val="none" w:sz="0" w:space="0" w:color="auto"/>
        <w:right w:val="none" w:sz="0" w:space="0" w:color="auto"/>
      </w:divBdr>
    </w:div>
    <w:div w:id="1941254379">
      <w:marLeft w:val="640"/>
      <w:marRight w:val="0"/>
      <w:marTop w:val="0"/>
      <w:marBottom w:val="0"/>
      <w:divBdr>
        <w:top w:val="none" w:sz="0" w:space="0" w:color="auto"/>
        <w:left w:val="none" w:sz="0" w:space="0" w:color="auto"/>
        <w:bottom w:val="none" w:sz="0" w:space="0" w:color="auto"/>
        <w:right w:val="none" w:sz="0" w:space="0" w:color="auto"/>
      </w:divBdr>
    </w:div>
    <w:div w:id="1941259048">
      <w:marLeft w:val="640"/>
      <w:marRight w:val="0"/>
      <w:marTop w:val="0"/>
      <w:marBottom w:val="0"/>
      <w:divBdr>
        <w:top w:val="none" w:sz="0" w:space="0" w:color="auto"/>
        <w:left w:val="none" w:sz="0" w:space="0" w:color="auto"/>
        <w:bottom w:val="none" w:sz="0" w:space="0" w:color="auto"/>
        <w:right w:val="none" w:sz="0" w:space="0" w:color="auto"/>
      </w:divBdr>
    </w:div>
    <w:div w:id="1941595660">
      <w:marLeft w:val="640"/>
      <w:marRight w:val="0"/>
      <w:marTop w:val="0"/>
      <w:marBottom w:val="0"/>
      <w:divBdr>
        <w:top w:val="none" w:sz="0" w:space="0" w:color="auto"/>
        <w:left w:val="none" w:sz="0" w:space="0" w:color="auto"/>
        <w:bottom w:val="none" w:sz="0" w:space="0" w:color="auto"/>
        <w:right w:val="none" w:sz="0" w:space="0" w:color="auto"/>
      </w:divBdr>
    </w:div>
    <w:div w:id="1942029655">
      <w:marLeft w:val="640"/>
      <w:marRight w:val="0"/>
      <w:marTop w:val="0"/>
      <w:marBottom w:val="0"/>
      <w:divBdr>
        <w:top w:val="none" w:sz="0" w:space="0" w:color="auto"/>
        <w:left w:val="none" w:sz="0" w:space="0" w:color="auto"/>
        <w:bottom w:val="none" w:sz="0" w:space="0" w:color="auto"/>
        <w:right w:val="none" w:sz="0" w:space="0" w:color="auto"/>
      </w:divBdr>
    </w:div>
    <w:div w:id="1943798746">
      <w:marLeft w:val="640"/>
      <w:marRight w:val="0"/>
      <w:marTop w:val="0"/>
      <w:marBottom w:val="0"/>
      <w:divBdr>
        <w:top w:val="none" w:sz="0" w:space="0" w:color="auto"/>
        <w:left w:val="none" w:sz="0" w:space="0" w:color="auto"/>
        <w:bottom w:val="none" w:sz="0" w:space="0" w:color="auto"/>
        <w:right w:val="none" w:sz="0" w:space="0" w:color="auto"/>
      </w:divBdr>
    </w:div>
    <w:div w:id="1943876771">
      <w:marLeft w:val="640"/>
      <w:marRight w:val="0"/>
      <w:marTop w:val="0"/>
      <w:marBottom w:val="0"/>
      <w:divBdr>
        <w:top w:val="none" w:sz="0" w:space="0" w:color="auto"/>
        <w:left w:val="none" w:sz="0" w:space="0" w:color="auto"/>
        <w:bottom w:val="none" w:sz="0" w:space="0" w:color="auto"/>
        <w:right w:val="none" w:sz="0" w:space="0" w:color="auto"/>
      </w:divBdr>
    </w:div>
    <w:div w:id="1943948295">
      <w:marLeft w:val="640"/>
      <w:marRight w:val="0"/>
      <w:marTop w:val="0"/>
      <w:marBottom w:val="0"/>
      <w:divBdr>
        <w:top w:val="none" w:sz="0" w:space="0" w:color="auto"/>
        <w:left w:val="none" w:sz="0" w:space="0" w:color="auto"/>
        <w:bottom w:val="none" w:sz="0" w:space="0" w:color="auto"/>
        <w:right w:val="none" w:sz="0" w:space="0" w:color="auto"/>
      </w:divBdr>
    </w:div>
    <w:div w:id="1944342188">
      <w:marLeft w:val="640"/>
      <w:marRight w:val="0"/>
      <w:marTop w:val="0"/>
      <w:marBottom w:val="0"/>
      <w:divBdr>
        <w:top w:val="none" w:sz="0" w:space="0" w:color="auto"/>
        <w:left w:val="none" w:sz="0" w:space="0" w:color="auto"/>
        <w:bottom w:val="none" w:sz="0" w:space="0" w:color="auto"/>
        <w:right w:val="none" w:sz="0" w:space="0" w:color="auto"/>
      </w:divBdr>
    </w:div>
    <w:div w:id="1944343136">
      <w:marLeft w:val="640"/>
      <w:marRight w:val="0"/>
      <w:marTop w:val="0"/>
      <w:marBottom w:val="0"/>
      <w:divBdr>
        <w:top w:val="none" w:sz="0" w:space="0" w:color="auto"/>
        <w:left w:val="none" w:sz="0" w:space="0" w:color="auto"/>
        <w:bottom w:val="none" w:sz="0" w:space="0" w:color="auto"/>
        <w:right w:val="none" w:sz="0" w:space="0" w:color="auto"/>
      </w:divBdr>
    </w:div>
    <w:div w:id="1944418839">
      <w:marLeft w:val="640"/>
      <w:marRight w:val="0"/>
      <w:marTop w:val="0"/>
      <w:marBottom w:val="0"/>
      <w:divBdr>
        <w:top w:val="none" w:sz="0" w:space="0" w:color="auto"/>
        <w:left w:val="none" w:sz="0" w:space="0" w:color="auto"/>
        <w:bottom w:val="none" w:sz="0" w:space="0" w:color="auto"/>
        <w:right w:val="none" w:sz="0" w:space="0" w:color="auto"/>
      </w:divBdr>
    </w:div>
    <w:div w:id="1944532559">
      <w:marLeft w:val="640"/>
      <w:marRight w:val="0"/>
      <w:marTop w:val="0"/>
      <w:marBottom w:val="0"/>
      <w:divBdr>
        <w:top w:val="none" w:sz="0" w:space="0" w:color="auto"/>
        <w:left w:val="none" w:sz="0" w:space="0" w:color="auto"/>
        <w:bottom w:val="none" w:sz="0" w:space="0" w:color="auto"/>
        <w:right w:val="none" w:sz="0" w:space="0" w:color="auto"/>
      </w:divBdr>
    </w:div>
    <w:div w:id="1945649901">
      <w:marLeft w:val="640"/>
      <w:marRight w:val="0"/>
      <w:marTop w:val="0"/>
      <w:marBottom w:val="0"/>
      <w:divBdr>
        <w:top w:val="none" w:sz="0" w:space="0" w:color="auto"/>
        <w:left w:val="none" w:sz="0" w:space="0" w:color="auto"/>
        <w:bottom w:val="none" w:sz="0" w:space="0" w:color="auto"/>
        <w:right w:val="none" w:sz="0" w:space="0" w:color="auto"/>
      </w:divBdr>
    </w:div>
    <w:div w:id="1946116101">
      <w:marLeft w:val="640"/>
      <w:marRight w:val="0"/>
      <w:marTop w:val="0"/>
      <w:marBottom w:val="0"/>
      <w:divBdr>
        <w:top w:val="none" w:sz="0" w:space="0" w:color="auto"/>
        <w:left w:val="none" w:sz="0" w:space="0" w:color="auto"/>
        <w:bottom w:val="none" w:sz="0" w:space="0" w:color="auto"/>
        <w:right w:val="none" w:sz="0" w:space="0" w:color="auto"/>
      </w:divBdr>
    </w:div>
    <w:div w:id="1946229925">
      <w:bodyDiv w:val="1"/>
      <w:marLeft w:val="0"/>
      <w:marRight w:val="0"/>
      <w:marTop w:val="0"/>
      <w:marBottom w:val="0"/>
      <w:divBdr>
        <w:top w:val="none" w:sz="0" w:space="0" w:color="auto"/>
        <w:left w:val="none" w:sz="0" w:space="0" w:color="auto"/>
        <w:bottom w:val="none" w:sz="0" w:space="0" w:color="auto"/>
        <w:right w:val="none" w:sz="0" w:space="0" w:color="auto"/>
      </w:divBdr>
    </w:div>
    <w:div w:id="1946886631">
      <w:marLeft w:val="640"/>
      <w:marRight w:val="0"/>
      <w:marTop w:val="0"/>
      <w:marBottom w:val="0"/>
      <w:divBdr>
        <w:top w:val="none" w:sz="0" w:space="0" w:color="auto"/>
        <w:left w:val="none" w:sz="0" w:space="0" w:color="auto"/>
        <w:bottom w:val="none" w:sz="0" w:space="0" w:color="auto"/>
        <w:right w:val="none" w:sz="0" w:space="0" w:color="auto"/>
      </w:divBdr>
    </w:div>
    <w:div w:id="1948148919">
      <w:marLeft w:val="640"/>
      <w:marRight w:val="0"/>
      <w:marTop w:val="0"/>
      <w:marBottom w:val="0"/>
      <w:divBdr>
        <w:top w:val="none" w:sz="0" w:space="0" w:color="auto"/>
        <w:left w:val="none" w:sz="0" w:space="0" w:color="auto"/>
        <w:bottom w:val="none" w:sz="0" w:space="0" w:color="auto"/>
        <w:right w:val="none" w:sz="0" w:space="0" w:color="auto"/>
      </w:divBdr>
    </w:div>
    <w:div w:id="1948584471">
      <w:marLeft w:val="640"/>
      <w:marRight w:val="0"/>
      <w:marTop w:val="0"/>
      <w:marBottom w:val="0"/>
      <w:divBdr>
        <w:top w:val="none" w:sz="0" w:space="0" w:color="auto"/>
        <w:left w:val="none" w:sz="0" w:space="0" w:color="auto"/>
        <w:bottom w:val="none" w:sz="0" w:space="0" w:color="auto"/>
        <w:right w:val="none" w:sz="0" w:space="0" w:color="auto"/>
      </w:divBdr>
    </w:div>
    <w:div w:id="1948810887">
      <w:marLeft w:val="640"/>
      <w:marRight w:val="0"/>
      <w:marTop w:val="0"/>
      <w:marBottom w:val="0"/>
      <w:divBdr>
        <w:top w:val="none" w:sz="0" w:space="0" w:color="auto"/>
        <w:left w:val="none" w:sz="0" w:space="0" w:color="auto"/>
        <w:bottom w:val="none" w:sz="0" w:space="0" w:color="auto"/>
        <w:right w:val="none" w:sz="0" w:space="0" w:color="auto"/>
      </w:divBdr>
    </w:div>
    <w:div w:id="1948848400">
      <w:marLeft w:val="640"/>
      <w:marRight w:val="0"/>
      <w:marTop w:val="0"/>
      <w:marBottom w:val="0"/>
      <w:divBdr>
        <w:top w:val="none" w:sz="0" w:space="0" w:color="auto"/>
        <w:left w:val="none" w:sz="0" w:space="0" w:color="auto"/>
        <w:bottom w:val="none" w:sz="0" w:space="0" w:color="auto"/>
        <w:right w:val="none" w:sz="0" w:space="0" w:color="auto"/>
      </w:divBdr>
    </w:div>
    <w:div w:id="1949265768">
      <w:marLeft w:val="640"/>
      <w:marRight w:val="0"/>
      <w:marTop w:val="0"/>
      <w:marBottom w:val="0"/>
      <w:divBdr>
        <w:top w:val="none" w:sz="0" w:space="0" w:color="auto"/>
        <w:left w:val="none" w:sz="0" w:space="0" w:color="auto"/>
        <w:bottom w:val="none" w:sz="0" w:space="0" w:color="auto"/>
        <w:right w:val="none" w:sz="0" w:space="0" w:color="auto"/>
      </w:divBdr>
    </w:div>
    <w:div w:id="1949314278">
      <w:marLeft w:val="640"/>
      <w:marRight w:val="0"/>
      <w:marTop w:val="0"/>
      <w:marBottom w:val="0"/>
      <w:divBdr>
        <w:top w:val="none" w:sz="0" w:space="0" w:color="auto"/>
        <w:left w:val="none" w:sz="0" w:space="0" w:color="auto"/>
        <w:bottom w:val="none" w:sz="0" w:space="0" w:color="auto"/>
        <w:right w:val="none" w:sz="0" w:space="0" w:color="auto"/>
      </w:divBdr>
    </w:div>
    <w:div w:id="1949383657">
      <w:marLeft w:val="640"/>
      <w:marRight w:val="0"/>
      <w:marTop w:val="0"/>
      <w:marBottom w:val="0"/>
      <w:divBdr>
        <w:top w:val="none" w:sz="0" w:space="0" w:color="auto"/>
        <w:left w:val="none" w:sz="0" w:space="0" w:color="auto"/>
        <w:bottom w:val="none" w:sz="0" w:space="0" w:color="auto"/>
        <w:right w:val="none" w:sz="0" w:space="0" w:color="auto"/>
      </w:divBdr>
    </w:div>
    <w:div w:id="1949510619">
      <w:marLeft w:val="640"/>
      <w:marRight w:val="0"/>
      <w:marTop w:val="0"/>
      <w:marBottom w:val="0"/>
      <w:divBdr>
        <w:top w:val="none" w:sz="0" w:space="0" w:color="auto"/>
        <w:left w:val="none" w:sz="0" w:space="0" w:color="auto"/>
        <w:bottom w:val="none" w:sz="0" w:space="0" w:color="auto"/>
        <w:right w:val="none" w:sz="0" w:space="0" w:color="auto"/>
      </w:divBdr>
    </w:div>
    <w:div w:id="1950121249">
      <w:marLeft w:val="640"/>
      <w:marRight w:val="0"/>
      <w:marTop w:val="0"/>
      <w:marBottom w:val="0"/>
      <w:divBdr>
        <w:top w:val="none" w:sz="0" w:space="0" w:color="auto"/>
        <w:left w:val="none" w:sz="0" w:space="0" w:color="auto"/>
        <w:bottom w:val="none" w:sz="0" w:space="0" w:color="auto"/>
        <w:right w:val="none" w:sz="0" w:space="0" w:color="auto"/>
      </w:divBdr>
    </w:div>
    <w:div w:id="1950314453">
      <w:marLeft w:val="640"/>
      <w:marRight w:val="0"/>
      <w:marTop w:val="0"/>
      <w:marBottom w:val="0"/>
      <w:divBdr>
        <w:top w:val="none" w:sz="0" w:space="0" w:color="auto"/>
        <w:left w:val="none" w:sz="0" w:space="0" w:color="auto"/>
        <w:bottom w:val="none" w:sz="0" w:space="0" w:color="auto"/>
        <w:right w:val="none" w:sz="0" w:space="0" w:color="auto"/>
      </w:divBdr>
    </w:div>
    <w:div w:id="1950623046">
      <w:marLeft w:val="640"/>
      <w:marRight w:val="0"/>
      <w:marTop w:val="0"/>
      <w:marBottom w:val="0"/>
      <w:divBdr>
        <w:top w:val="none" w:sz="0" w:space="0" w:color="auto"/>
        <w:left w:val="none" w:sz="0" w:space="0" w:color="auto"/>
        <w:bottom w:val="none" w:sz="0" w:space="0" w:color="auto"/>
        <w:right w:val="none" w:sz="0" w:space="0" w:color="auto"/>
      </w:divBdr>
    </w:div>
    <w:div w:id="1951669760">
      <w:marLeft w:val="640"/>
      <w:marRight w:val="0"/>
      <w:marTop w:val="0"/>
      <w:marBottom w:val="0"/>
      <w:divBdr>
        <w:top w:val="none" w:sz="0" w:space="0" w:color="auto"/>
        <w:left w:val="none" w:sz="0" w:space="0" w:color="auto"/>
        <w:bottom w:val="none" w:sz="0" w:space="0" w:color="auto"/>
        <w:right w:val="none" w:sz="0" w:space="0" w:color="auto"/>
      </w:divBdr>
    </w:div>
    <w:div w:id="1953046301">
      <w:marLeft w:val="640"/>
      <w:marRight w:val="0"/>
      <w:marTop w:val="0"/>
      <w:marBottom w:val="0"/>
      <w:divBdr>
        <w:top w:val="none" w:sz="0" w:space="0" w:color="auto"/>
        <w:left w:val="none" w:sz="0" w:space="0" w:color="auto"/>
        <w:bottom w:val="none" w:sz="0" w:space="0" w:color="auto"/>
        <w:right w:val="none" w:sz="0" w:space="0" w:color="auto"/>
      </w:divBdr>
    </w:div>
    <w:div w:id="1953709573">
      <w:marLeft w:val="640"/>
      <w:marRight w:val="0"/>
      <w:marTop w:val="0"/>
      <w:marBottom w:val="0"/>
      <w:divBdr>
        <w:top w:val="none" w:sz="0" w:space="0" w:color="auto"/>
        <w:left w:val="none" w:sz="0" w:space="0" w:color="auto"/>
        <w:bottom w:val="none" w:sz="0" w:space="0" w:color="auto"/>
        <w:right w:val="none" w:sz="0" w:space="0" w:color="auto"/>
      </w:divBdr>
    </w:div>
    <w:div w:id="1954170232">
      <w:marLeft w:val="640"/>
      <w:marRight w:val="0"/>
      <w:marTop w:val="0"/>
      <w:marBottom w:val="0"/>
      <w:divBdr>
        <w:top w:val="none" w:sz="0" w:space="0" w:color="auto"/>
        <w:left w:val="none" w:sz="0" w:space="0" w:color="auto"/>
        <w:bottom w:val="none" w:sz="0" w:space="0" w:color="auto"/>
        <w:right w:val="none" w:sz="0" w:space="0" w:color="auto"/>
      </w:divBdr>
    </w:div>
    <w:div w:id="1954511279">
      <w:marLeft w:val="640"/>
      <w:marRight w:val="0"/>
      <w:marTop w:val="0"/>
      <w:marBottom w:val="0"/>
      <w:divBdr>
        <w:top w:val="none" w:sz="0" w:space="0" w:color="auto"/>
        <w:left w:val="none" w:sz="0" w:space="0" w:color="auto"/>
        <w:bottom w:val="none" w:sz="0" w:space="0" w:color="auto"/>
        <w:right w:val="none" w:sz="0" w:space="0" w:color="auto"/>
      </w:divBdr>
    </w:div>
    <w:div w:id="1954559052">
      <w:marLeft w:val="640"/>
      <w:marRight w:val="0"/>
      <w:marTop w:val="0"/>
      <w:marBottom w:val="0"/>
      <w:divBdr>
        <w:top w:val="none" w:sz="0" w:space="0" w:color="auto"/>
        <w:left w:val="none" w:sz="0" w:space="0" w:color="auto"/>
        <w:bottom w:val="none" w:sz="0" w:space="0" w:color="auto"/>
        <w:right w:val="none" w:sz="0" w:space="0" w:color="auto"/>
      </w:divBdr>
    </w:div>
    <w:div w:id="1955137511">
      <w:marLeft w:val="640"/>
      <w:marRight w:val="0"/>
      <w:marTop w:val="0"/>
      <w:marBottom w:val="0"/>
      <w:divBdr>
        <w:top w:val="none" w:sz="0" w:space="0" w:color="auto"/>
        <w:left w:val="none" w:sz="0" w:space="0" w:color="auto"/>
        <w:bottom w:val="none" w:sz="0" w:space="0" w:color="auto"/>
        <w:right w:val="none" w:sz="0" w:space="0" w:color="auto"/>
      </w:divBdr>
    </w:div>
    <w:div w:id="1955398925">
      <w:marLeft w:val="640"/>
      <w:marRight w:val="0"/>
      <w:marTop w:val="0"/>
      <w:marBottom w:val="0"/>
      <w:divBdr>
        <w:top w:val="none" w:sz="0" w:space="0" w:color="auto"/>
        <w:left w:val="none" w:sz="0" w:space="0" w:color="auto"/>
        <w:bottom w:val="none" w:sz="0" w:space="0" w:color="auto"/>
        <w:right w:val="none" w:sz="0" w:space="0" w:color="auto"/>
      </w:divBdr>
    </w:div>
    <w:div w:id="1955600495">
      <w:marLeft w:val="640"/>
      <w:marRight w:val="0"/>
      <w:marTop w:val="0"/>
      <w:marBottom w:val="0"/>
      <w:divBdr>
        <w:top w:val="none" w:sz="0" w:space="0" w:color="auto"/>
        <w:left w:val="none" w:sz="0" w:space="0" w:color="auto"/>
        <w:bottom w:val="none" w:sz="0" w:space="0" w:color="auto"/>
        <w:right w:val="none" w:sz="0" w:space="0" w:color="auto"/>
      </w:divBdr>
    </w:div>
    <w:div w:id="1956214149">
      <w:marLeft w:val="640"/>
      <w:marRight w:val="0"/>
      <w:marTop w:val="0"/>
      <w:marBottom w:val="0"/>
      <w:divBdr>
        <w:top w:val="none" w:sz="0" w:space="0" w:color="auto"/>
        <w:left w:val="none" w:sz="0" w:space="0" w:color="auto"/>
        <w:bottom w:val="none" w:sz="0" w:space="0" w:color="auto"/>
        <w:right w:val="none" w:sz="0" w:space="0" w:color="auto"/>
      </w:divBdr>
    </w:div>
    <w:div w:id="1956281545">
      <w:marLeft w:val="640"/>
      <w:marRight w:val="0"/>
      <w:marTop w:val="0"/>
      <w:marBottom w:val="0"/>
      <w:divBdr>
        <w:top w:val="none" w:sz="0" w:space="0" w:color="auto"/>
        <w:left w:val="none" w:sz="0" w:space="0" w:color="auto"/>
        <w:bottom w:val="none" w:sz="0" w:space="0" w:color="auto"/>
        <w:right w:val="none" w:sz="0" w:space="0" w:color="auto"/>
      </w:divBdr>
    </w:div>
    <w:div w:id="1956477060">
      <w:marLeft w:val="640"/>
      <w:marRight w:val="0"/>
      <w:marTop w:val="0"/>
      <w:marBottom w:val="0"/>
      <w:divBdr>
        <w:top w:val="none" w:sz="0" w:space="0" w:color="auto"/>
        <w:left w:val="none" w:sz="0" w:space="0" w:color="auto"/>
        <w:bottom w:val="none" w:sz="0" w:space="0" w:color="auto"/>
        <w:right w:val="none" w:sz="0" w:space="0" w:color="auto"/>
      </w:divBdr>
    </w:div>
    <w:div w:id="1956674182">
      <w:marLeft w:val="640"/>
      <w:marRight w:val="0"/>
      <w:marTop w:val="0"/>
      <w:marBottom w:val="0"/>
      <w:divBdr>
        <w:top w:val="none" w:sz="0" w:space="0" w:color="auto"/>
        <w:left w:val="none" w:sz="0" w:space="0" w:color="auto"/>
        <w:bottom w:val="none" w:sz="0" w:space="0" w:color="auto"/>
        <w:right w:val="none" w:sz="0" w:space="0" w:color="auto"/>
      </w:divBdr>
    </w:div>
    <w:div w:id="1958677739">
      <w:marLeft w:val="640"/>
      <w:marRight w:val="0"/>
      <w:marTop w:val="0"/>
      <w:marBottom w:val="0"/>
      <w:divBdr>
        <w:top w:val="none" w:sz="0" w:space="0" w:color="auto"/>
        <w:left w:val="none" w:sz="0" w:space="0" w:color="auto"/>
        <w:bottom w:val="none" w:sz="0" w:space="0" w:color="auto"/>
        <w:right w:val="none" w:sz="0" w:space="0" w:color="auto"/>
      </w:divBdr>
    </w:div>
    <w:div w:id="1958678019">
      <w:bodyDiv w:val="1"/>
      <w:marLeft w:val="0"/>
      <w:marRight w:val="0"/>
      <w:marTop w:val="0"/>
      <w:marBottom w:val="0"/>
      <w:divBdr>
        <w:top w:val="none" w:sz="0" w:space="0" w:color="auto"/>
        <w:left w:val="none" w:sz="0" w:space="0" w:color="auto"/>
        <w:bottom w:val="none" w:sz="0" w:space="0" w:color="auto"/>
        <w:right w:val="none" w:sz="0" w:space="0" w:color="auto"/>
      </w:divBdr>
    </w:div>
    <w:div w:id="1959948622">
      <w:marLeft w:val="640"/>
      <w:marRight w:val="0"/>
      <w:marTop w:val="0"/>
      <w:marBottom w:val="0"/>
      <w:divBdr>
        <w:top w:val="none" w:sz="0" w:space="0" w:color="auto"/>
        <w:left w:val="none" w:sz="0" w:space="0" w:color="auto"/>
        <w:bottom w:val="none" w:sz="0" w:space="0" w:color="auto"/>
        <w:right w:val="none" w:sz="0" w:space="0" w:color="auto"/>
      </w:divBdr>
    </w:div>
    <w:div w:id="1959949426">
      <w:marLeft w:val="640"/>
      <w:marRight w:val="0"/>
      <w:marTop w:val="0"/>
      <w:marBottom w:val="0"/>
      <w:divBdr>
        <w:top w:val="none" w:sz="0" w:space="0" w:color="auto"/>
        <w:left w:val="none" w:sz="0" w:space="0" w:color="auto"/>
        <w:bottom w:val="none" w:sz="0" w:space="0" w:color="auto"/>
        <w:right w:val="none" w:sz="0" w:space="0" w:color="auto"/>
      </w:divBdr>
    </w:div>
    <w:div w:id="1960338388">
      <w:marLeft w:val="640"/>
      <w:marRight w:val="0"/>
      <w:marTop w:val="0"/>
      <w:marBottom w:val="0"/>
      <w:divBdr>
        <w:top w:val="none" w:sz="0" w:space="0" w:color="auto"/>
        <w:left w:val="none" w:sz="0" w:space="0" w:color="auto"/>
        <w:bottom w:val="none" w:sz="0" w:space="0" w:color="auto"/>
        <w:right w:val="none" w:sz="0" w:space="0" w:color="auto"/>
      </w:divBdr>
    </w:div>
    <w:div w:id="1960456788">
      <w:marLeft w:val="640"/>
      <w:marRight w:val="0"/>
      <w:marTop w:val="0"/>
      <w:marBottom w:val="0"/>
      <w:divBdr>
        <w:top w:val="none" w:sz="0" w:space="0" w:color="auto"/>
        <w:left w:val="none" w:sz="0" w:space="0" w:color="auto"/>
        <w:bottom w:val="none" w:sz="0" w:space="0" w:color="auto"/>
        <w:right w:val="none" w:sz="0" w:space="0" w:color="auto"/>
      </w:divBdr>
    </w:div>
    <w:div w:id="1960792093">
      <w:marLeft w:val="640"/>
      <w:marRight w:val="0"/>
      <w:marTop w:val="0"/>
      <w:marBottom w:val="0"/>
      <w:divBdr>
        <w:top w:val="none" w:sz="0" w:space="0" w:color="auto"/>
        <w:left w:val="none" w:sz="0" w:space="0" w:color="auto"/>
        <w:bottom w:val="none" w:sz="0" w:space="0" w:color="auto"/>
        <w:right w:val="none" w:sz="0" w:space="0" w:color="auto"/>
      </w:divBdr>
    </w:div>
    <w:div w:id="1960792938">
      <w:marLeft w:val="640"/>
      <w:marRight w:val="0"/>
      <w:marTop w:val="0"/>
      <w:marBottom w:val="0"/>
      <w:divBdr>
        <w:top w:val="none" w:sz="0" w:space="0" w:color="auto"/>
        <w:left w:val="none" w:sz="0" w:space="0" w:color="auto"/>
        <w:bottom w:val="none" w:sz="0" w:space="0" w:color="auto"/>
        <w:right w:val="none" w:sz="0" w:space="0" w:color="auto"/>
      </w:divBdr>
    </w:div>
    <w:div w:id="1961033813">
      <w:bodyDiv w:val="1"/>
      <w:marLeft w:val="0"/>
      <w:marRight w:val="0"/>
      <w:marTop w:val="0"/>
      <w:marBottom w:val="0"/>
      <w:divBdr>
        <w:top w:val="none" w:sz="0" w:space="0" w:color="auto"/>
        <w:left w:val="none" w:sz="0" w:space="0" w:color="auto"/>
        <w:bottom w:val="none" w:sz="0" w:space="0" w:color="auto"/>
        <w:right w:val="none" w:sz="0" w:space="0" w:color="auto"/>
      </w:divBdr>
    </w:div>
    <w:div w:id="1961036740">
      <w:marLeft w:val="640"/>
      <w:marRight w:val="0"/>
      <w:marTop w:val="0"/>
      <w:marBottom w:val="0"/>
      <w:divBdr>
        <w:top w:val="none" w:sz="0" w:space="0" w:color="auto"/>
        <w:left w:val="none" w:sz="0" w:space="0" w:color="auto"/>
        <w:bottom w:val="none" w:sz="0" w:space="0" w:color="auto"/>
        <w:right w:val="none" w:sz="0" w:space="0" w:color="auto"/>
      </w:divBdr>
    </w:div>
    <w:div w:id="1961716963">
      <w:marLeft w:val="640"/>
      <w:marRight w:val="0"/>
      <w:marTop w:val="0"/>
      <w:marBottom w:val="0"/>
      <w:divBdr>
        <w:top w:val="none" w:sz="0" w:space="0" w:color="auto"/>
        <w:left w:val="none" w:sz="0" w:space="0" w:color="auto"/>
        <w:bottom w:val="none" w:sz="0" w:space="0" w:color="auto"/>
        <w:right w:val="none" w:sz="0" w:space="0" w:color="auto"/>
      </w:divBdr>
    </w:div>
    <w:div w:id="1962177934">
      <w:marLeft w:val="640"/>
      <w:marRight w:val="0"/>
      <w:marTop w:val="0"/>
      <w:marBottom w:val="0"/>
      <w:divBdr>
        <w:top w:val="none" w:sz="0" w:space="0" w:color="auto"/>
        <w:left w:val="none" w:sz="0" w:space="0" w:color="auto"/>
        <w:bottom w:val="none" w:sz="0" w:space="0" w:color="auto"/>
        <w:right w:val="none" w:sz="0" w:space="0" w:color="auto"/>
      </w:divBdr>
    </w:div>
    <w:div w:id="1962498159">
      <w:marLeft w:val="640"/>
      <w:marRight w:val="0"/>
      <w:marTop w:val="0"/>
      <w:marBottom w:val="0"/>
      <w:divBdr>
        <w:top w:val="none" w:sz="0" w:space="0" w:color="auto"/>
        <w:left w:val="none" w:sz="0" w:space="0" w:color="auto"/>
        <w:bottom w:val="none" w:sz="0" w:space="0" w:color="auto"/>
        <w:right w:val="none" w:sz="0" w:space="0" w:color="auto"/>
      </w:divBdr>
    </w:div>
    <w:div w:id="1962809275">
      <w:marLeft w:val="640"/>
      <w:marRight w:val="0"/>
      <w:marTop w:val="0"/>
      <w:marBottom w:val="0"/>
      <w:divBdr>
        <w:top w:val="none" w:sz="0" w:space="0" w:color="auto"/>
        <w:left w:val="none" w:sz="0" w:space="0" w:color="auto"/>
        <w:bottom w:val="none" w:sz="0" w:space="0" w:color="auto"/>
        <w:right w:val="none" w:sz="0" w:space="0" w:color="auto"/>
      </w:divBdr>
    </w:div>
    <w:div w:id="1962952495">
      <w:marLeft w:val="640"/>
      <w:marRight w:val="0"/>
      <w:marTop w:val="0"/>
      <w:marBottom w:val="0"/>
      <w:divBdr>
        <w:top w:val="none" w:sz="0" w:space="0" w:color="auto"/>
        <w:left w:val="none" w:sz="0" w:space="0" w:color="auto"/>
        <w:bottom w:val="none" w:sz="0" w:space="0" w:color="auto"/>
        <w:right w:val="none" w:sz="0" w:space="0" w:color="auto"/>
      </w:divBdr>
    </w:div>
    <w:div w:id="1963262490">
      <w:marLeft w:val="640"/>
      <w:marRight w:val="0"/>
      <w:marTop w:val="0"/>
      <w:marBottom w:val="0"/>
      <w:divBdr>
        <w:top w:val="none" w:sz="0" w:space="0" w:color="auto"/>
        <w:left w:val="none" w:sz="0" w:space="0" w:color="auto"/>
        <w:bottom w:val="none" w:sz="0" w:space="0" w:color="auto"/>
        <w:right w:val="none" w:sz="0" w:space="0" w:color="auto"/>
      </w:divBdr>
    </w:div>
    <w:div w:id="1963994476">
      <w:marLeft w:val="640"/>
      <w:marRight w:val="0"/>
      <w:marTop w:val="0"/>
      <w:marBottom w:val="0"/>
      <w:divBdr>
        <w:top w:val="none" w:sz="0" w:space="0" w:color="auto"/>
        <w:left w:val="none" w:sz="0" w:space="0" w:color="auto"/>
        <w:bottom w:val="none" w:sz="0" w:space="0" w:color="auto"/>
        <w:right w:val="none" w:sz="0" w:space="0" w:color="auto"/>
      </w:divBdr>
    </w:div>
    <w:div w:id="1964069612">
      <w:marLeft w:val="640"/>
      <w:marRight w:val="0"/>
      <w:marTop w:val="0"/>
      <w:marBottom w:val="0"/>
      <w:divBdr>
        <w:top w:val="none" w:sz="0" w:space="0" w:color="auto"/>
        <w:left w:val="none" w:sz="0" w:space="0" w:color="auto"/>
        <w:bottom w:val="none" w:sz="0" w:space="0" w:color="auto"/>
        <w:right w:val="none" w:sz="0" w:space="0" w:color="auto"/>
      </w:divBdr>
    </w:div>
    <w:div w:id="1965766031">
      <w:marLeft w:val="640"/>
      <w:marRight w:val="0"/>
      <w:marTop w:val="0"/>
      <w:marBottom w:val="0"/>
      <w:divBdr>
        <w:top w:val="none" w:sz="0" w:space="0" w:color="auto"/>
        <w:left w:val="none" w:sz="0" w:space="0" w:color="auto"/>
        <w:bottom w:val="none" w:sz="0" w:space="0" w:color="auto"/>
        <w:right w:val="none" w:sz="0" w:space="0" w:color="auto"/>
      </w:divBdr>
    </w:div>
    <w:div w:id="1966420579">
      <w:marLeft w:val="640"/>
      <w:marRight w:val="0"/>
      <w:marTop w:val="0"/>
      <w:marBottom w:val="0"/>
      <w:divBdr>
        <w:top w:val="none" w:sz="0" w:space="0" w:color="auto"/>
        <w:left w:val="none" w:sz="0" w:space="0" w:color="auto"/>
        <w:bottom w:val="none" w:sz="0" w:space="0" w:color="auto"/>
        <w:right w:val="none" w:sz="0" w:space="0" w:color="auto"/>
      </w:divBdr>
    </w:div>
    <w:div w:id="1966741078">
      <w:marLeft w:val="640"/>
      <w:marRight w:val="0"/>
      <w:marTop w:val="0"/>
      <w:marBottom w:val="0"/>
      <w:divBdr>
        <w:top w:val="none" w:sz="0" w:space="0" w:color="auto"/>
        <w:left w:val="none" w:sz="0" w:space="0" w:color="auto"/>
        <w:bottom w:val="none" w:sz="0" w:space="0" w:color="auto"/>
        <w:right w:val="none" w:sz="0" w:space="0" w:color="auto"/>
      </w:divBdr>
    </w:div>
    <w:div w:id="1967737824">
      <w:marLeft w:val="640"/>
      <w:marRight w:val="0"/>
      <w:marTop w:val="0"/>
      <w:marBottom w:val="0"/>
      <w:divBdr>
        <w:top w:val="none" w:sz="0" w:space="0" w:color="auto"/>
        <w:left w:val="none" w:sz="0" w:space="0" w:color="auto"/>
        <w:bottom w:val="none" w:sz="0" w:space="0" w:color="auto"/>
        <w:right w:val="none" w:sz="0" w:space="0" w:color="auto"/>
      </w:divBdr>
    </w:div>
    <w:div w:id="1967810930">
      <w:marLeft w:val="640"/>
      <w:marRight w:val="0"/>
      <w:marTop w:val="0"/>
      <w:marBottom w:val="0"/>
      <w:divBdr>
        <w:top w:val="none" w:sz="0" w:space="0" w:color="auto"/>
        <w:left w:val="none" w:sz="0" w:space="0" w:color="auto"/>
        <w:bottom w:val="none" w:sz="0" w:space="0" w:color="auto"/>
        <w:right w:val="none" w:sz="0" w:space="0" w:color="auto"/>
      </w:divBdr>
    </w:div>
    <w:div w:id="1967857347">
      <w:marLeft w:val="640"/>
      <w:marRight w:val="0"/>
      <w:marTop w:val="0"/>
      <w:marBottom w:val="0"/>
      <w:divBdr>
        <w:top w:val="none" w:sz="0" w:space="0" w:color="auto"/>
        <w:left w:val="none" w:sz="0" w:space="0" w:color="auto"/>
        <w:bottom w:val="none" w:sz="0" w:space="0" w:color="auto"/>
        <w:right w:val="none" w:sz="0" w:space="0" w:color="auto"/>
      </w:divBdr>
    </w:div>
    <w:div w:id="1968506271">
      <w:marLeft w:val="640"/>
      <w:marRight w:val="0"/>
      <w:marTop w:val="0"/>
      <w:marBottom w:val="0"/>
      <w:divBdr>
        <w:top w:val="none" w:sz="0" w:space="0" w:color="auto"/>
        <w:left w:val="none" w:sz="0" w:space="0" w:color="auto"/>
        <w:bottom w:val="none" w:sz="0" w:space="0" w:color="auto"/>
        <w:right w:val="none" w:sz="0" w:space="0" w:color="auto"/>
      </w:divBdr>
    </w:div>
    <w:div w:id="1968703224">
      <w:bodyDiv w:val="1"/>
      <w:marLeft w:val="0"/>
      <w:marRight w:val="0"/>
      <w:marTop w:val="0"/>
      <w:marBottom w:val="0"/>
      <w:divBdr>
        <w:top w:val="none" w:sz="0" w:space="0" w:color="auto"/>
        <w:left w:val="none" w:sz="0" w:space="0" w:color="auto"/>
        <w:bottom w:val="none" w:sz="0" w:space="0" w:color="auto"/>
        <w:right w:val="none" w:sz="0" w:space="0" w:color="auto"/>
      </w:divBdr>
      <w:divsChild>
        <w:div w:id="8289614">
          <w:marLeft w:val="640"/>
          <w:marRight w:val="0"/>
          <w:marTop w:val="0"/>
          <w:marBottom w:val="0"/>
          <w:divBdr>
            <w:top w:val="none" w:sz="0" w:space="0" w:color="auto"/>
            <w:left w:val="none" w:sz="0" w:space="0" w:color="auto"/>
            <w:bottom w:val="none" w:sz="0" w:space="0" w:color="auto"/>
            <w:right w:val="none" w:sz="0" w:space="0" w:color="auto"/>
          </w:divBdr>
        </w:div>
        <w:div w:id="43801340">
          <w:marLeft w:val="640"/>
          <w:marRight w:val="0"/>
          <w:marTop w:val="0"/>
          <w:marBottom w:val="0"/>
          <w:divBdr>
            <w:top w:val="none" w:sz="0" w:space="0" w:color="auto"/>
            <w:left w:val="none" w:sz="0" w:space="0" w:color="auto"/>
            <w:bottom w:val="none" w:sz="0" w:space="0" w:color="auto"/>
            <w:right w:val="none" w:sz="0" w:space="0" w:color="auto"/>
          </w:divBdr>
        </w:div>
        <w:div w:id="58983629">
          <w:marLeft w:val="640"/>
          <w:marRight w:val="0"/>
          <w:marTop w:val="0"/>
          <w:marBottom w:val="0"/>
          <w:divBdr>
            <w:top w:val="none" w:sz="0" w:space="0" w:color="auto"/>
            <w:left w:val="none" w:sz="0" w:space="0" w:color="auto"/>
            <w:bottom w:val="none" w:sz="0" w:space="0" w:color="auto"/>
            <w:right w:val="none" w:sz="0" w:space="0" w:color="auto"/>
          </w:divBdr>
        </w:div>
        <w:div w:id="71005912">
          <w:marLeft w:val="640"/>
          <w:marRight w:val="0"/>
          <w:marTop w:val="0"/>
          <w:marBottom w:val="0"/>
          <w:divBdr>
            <w:top w:val="none" w:sz="0" w:space="0" w:color="auto"/>
            <w:left w:val="none" w:sz="0" w:space="0" w:color="auto"/>
            <w:bottom w:val="none" w:sz="0" w:space="0" w:color="auto"/>
            <w:right w:val="none" w:sz="0" w:space="0" w:color="auto"/>
          </w:divBdr>
        </w:div>
        <w:div w:id="71785075">
          <w:marLeft w:val="640"/>
          <w:marRight w:val="0"/>
          <w:marTop w:val="0"/>
          <w:marBottom w:val="0"/>
          <w:divBdr>
            <w:top w:val="none" w:sz="0" w:space="0" w:color="auto"/>
            <w:left w:val="none" w:sz="0" w:space="0" w:color="auto"/>
            <w:bottom w:val="none" w:sz="0" w:space="0" w:color="auto"/>
            <w:right w:val="none" w:sz="0" w:space="0" w:color="auto"/>
          </w:divBdr>
        </w:div>
        <w:div w:id="93021295">
          <w:marLeft w:val="640"/>
          <w:marRight w:val="0"/>
          <w:marTop w:val="0"/>
          <w:marBottom w:val="0"/>
          <w:divBdr>
            <w:top w:val="none" w:sz="0" w:space="0" w:color="auto"/>
            <w:left w:val="none" w:sz="0" w:space="0" w:color="auto"/>
            <w:bottom w:val="none" w:sz="0" w:space="0" w:color="auto"/>
            <w:right w:val="none" w:sz="0" w:space="0" w:color="auto"/>
          </w:divBdr>
        </w:div>
        <w:div w:id="109475994">
          <w:marLeft w:val="640"/>
          <w:marRight w:val="0"/>
          <w:marTop w:val="0"/>
          <w:marBottom w:val="0"/>
          <w:divBdr>
            <w:top w:val="none" w:sz="0" w:space="0" w:color="auto"/>
            <w:left w:val="none" w:sz="0" w:space="0" w:color="auto"/>
            <w:bottom w:val="none" w:sz="0" w:space="0" w:color="auto"/>
            <w:right w:val="none" w:sz="0" w:space="0" w:color="auto"/>
          </w:divBdr>
        </w:div>
        <w:div w:id="115026142">
          <w:marLeft w:val="640"/>
          <w:marRight w:val="0"/>
          <w:marTop w:val="0"/>
          <w:marBottom w:val="0"/>
          <w:divBdr>
            <w:top w:val="none" w:sz="0" w:space="0" w:color="auto"/>
            <w:left w:val="none" w:sz="0" w:space="0" w:color="auto"/>
            <w:bottom w:val="none" w:sz="0" w:space="0" w:color="auto"/>
            <w:right w:val="none" w:sz="0" w:space="0" w:color="auto"/>
          </w:divBdr>
        </w:div>
        <w:div w:id="137118479">
          <w:marLeft w:val="640"/>
          <w:marRight w:val="0"/>
          <w:marTop w:val="0"/>
          <w:marBottom w:val="0"/>
          <w:divBdr>
            <w:top w:val="none" w:sz="0" w:space="0" w:color="auto"/>
            <w:left w:val="none" w:sz="0" w:space="0" w:color="auto"/>
            <w:bottom w:val="none" w:sz="0" w:space="0" w:color="auto"/>
            <w:right w:val="none" w:sz="0" w:space="0" w:color="auto"/>
          </w:divBdr>
        </w:div>
        <w:div w:id="144008044">
          <w:marLeft w:val="640"/>
          <w:marRight w:val="0"/>
          <w:marTop w:val="0"/>
          <w:marBottom w:val="0"/>
          <w:divBdr>
            <w:top w:val="none" w:sz="0" w:space="0" w:color="auto"/>
            <w:left w:val="none" w:sz="0" w:space="0" w:color="auto"/>
            <w:bottom w:val="none" w:sz="0" w:space="0" w:color="auto"/>
            <w:right w:val="none" w:sz="0" w:space="0" w:color="auto"/>
          </w:divBdr>
        </w:div>
        <w:div w:id="169760230">
          <w:marLeft w:val="640"/>
          <w:marRight w:val="0"/>
          <w:marTop w:val="0"/>
          <w:marBottom w:val="0"/>
          <w:divBdr>
            <w:top w:val="none" w:sz="0" w:space="0" w:color="auto"/>
            <w:left w:val="none" w:sz="0" w:space="0" w:color="auto"/>
            <w:bottom w:val="none" w:sz="0" w:space="0" w:color="auto"/>
            <w:right w:val="none" w:sz="0" w:space="0" w:color="auto"/>
          </w:divBdr>
        </w:div>
        <w:div w:id="178128316">
          <w:marLeft w:val="640"/>
          <w:marRight w:val="0"/>
          <w:marTop w:val="0"/>
          <w:marBottom w:val="0"/>
          <w:divBdr>
            <w:top w:val="none" w:sz="0" w:space="0" w:color="auto"/>
            <w:left w:val="none" w:sz="0" w:space="0" w:color="auto"/>
            <w:bottom w:val="none" w:sz="0" w:space="0" w:color="auto"/>
            <w:right w:val="none" w:sz="0" w:space="0" w:color="auto"/>
          </w:divBdr>
        </w:div>
        <w:div w:id="194464276">
          <w:marLeft w:val="640"/>
          <w:marRight w:val="0"/>
          <w:marTop w:val="0"/>
          <w:marBottom w:val="0"/>
          <w:divBdr>
            <w:top w:val="none" w:sz="0" w:space="0" w:color="auto"/>
            <w:left w:val="none" w:sz="0" w:space="0" w:color="auto"/>
            <w:bottom w:val="none" w:sz="0" w:space="0" w:color="auto"/>
            <w:right w:val="none" w:sz="0" w:space="0" w:color="auto"/>
          </w:divBdr>
        </w:div>
        <w:div w:id="198932939">
          <w:marLeft w:val="640"/>
          <w:marRight w:val="0"/>
          <w:marTop w:val="0"/>
          <w:marBottom w:val="0"/>
          <w:divBdr>
            <w:top w:val="none" w:sz="0" w:space="0" w:color="auto"/>
            <w:left w:val="none" w:sz="0" w:space="0" w:color="auto"/>
            <w:bottom w:val="none" w:sz="0" w:space="0" w:color="auto"/>
            <w:right w:val="none" w:sz="0" w:space="0" w:color="auto"/>
          </w:divBdr>
        </w:div>
        <w:div w:id="210313632">
          <w:marLeft w:val="640"/>
          <w:marRight w:val="0"/>
          <w:marTop w:val="0"/>
          <w:marBottom w:val="0"/>
          <w:divBdr>
            <w:top w:val="none" w:sz="0" w:space="0" w:color="auto"/>
            <w:left w:val="none" w:sz="0" w:space="0" w:color="auto"/>
            <w:bottom w:val="none" w:sz="0" w:space="0" w:color="auto"/>
            <w:right w:val="none" w:sz="0" w:space="0" w:color="auto"/>
          </w:divBdr>
        </w:div>
        <w:div w:id="231164199">
          <w:marLeft w:val="640"/>
          <w:marRight w:val="0"/>
          <w:marTop w:val="0"/>
          <w:marBottom w:val="0"/>
          <w:divBdr>
            <w:top w:val="none" w:sz="0" w:space="0" w:color="auto"/>
            <w:left w:val="none" w:sz="0" w:space="0" w:color="auto"/>
            <w:bottom w:val="none" w:sz="0" w:space="0" w:color="auto"/>
            <w:right w:val="none" w:sz="0" w:space="0" w:color="auto"/>
          </w:divBdr>
        </w:div>
        <w:div w:id="238486800">
          <w:marLeft w:val="640"/>
          <w:marRight w:val="0"/>
          <w:marTop w:val="0"/>
          <w:marBottom w:val="0"/>
          <w:divBdr>
            <w:top w:val="none" w:sz="0" w:space="0" w:color="auto"/>
            <w:left w:val="none" w:sz="0" w:space="0" w:color="auto"/>
            <w:bottom w:val="none" w:sz="0" w:space="0" w:color="auto"/>
            <w:right w:val="none" w:sz="0" w:space="0" w:color="auto"/>
          </w:divBdr>
        </w:div>
        <w:div w:id="266355202">
          <w:marLeft w:val="640"/>
          <w:marRight w:val="0"/>
          <w:marTop w:val="0"/>
          <w:marBottom w:val="0"/>
          <w:divBdr>
            <w:top w:val="none" w:sz="0" w:space="0" w:color="auto"/>
            <w:left w:val="none" w:sz="0" w:space="0" w:color="auto"/>
            <w:bottom w:val="none" w:sz="0" w:space="0" w:color="auto"/>
            <w:right w:val="none" w:sz="0" w:space="0" w:color="auto"/>
          </w:divBdr>
        </w:div>
        <w:div w:id="307323628">
          <w:marLeft w:val="640"/>
          <w:marRight w:val="0"/>
          <w:marTop w:val="0"/>
          <w:marBottom w:val="0"/>
          <w:divBdr>
            <w:top w:val="none" w:sz="0" w:space="0" w:color="auto"/>
            <w:left w:val="none" w:sz="0" w:space="0" w:color="auto"/>
            <w:bottom w:val="none" w:sz="0" w:space="0" w:color="auto"/>
            <w:right w:val="none" w:sz="0" w:space="0" w:color="auto"/>
          </w:divBdr>
        </w:div>
        <w:div w:id="328213441">
          <w:marLeft w:val="640"/>
          <w:marRight w:val="0"/>
          <w:marTop w:val="0"/>
          <w:marBottom w:val="0"/>
          <w:divBdr>
            <w:top w:val="none" w:sz="0" w:space="0" w:color="auto"/>
            <w:left w:val="none" w:sz="0" w:space="0" w:color="auto"/>
            <w:bottom w:val="none" w:sz="0" w:space="0" w:color="auto"/>
            <w:right w:val="none" w:sz="0" w:space="0" w:color="auto"/>
          </w:divBdr>
        </w:div>
        <w:div w:id="331808791">
          <w:marLeft w:val="640"/>
          <w:marRight w:val="0"/>
          <w:marTop w:val="0"/>
          <w:marBottom w:val="0"/>
          <w:divBdr>
            <w:top w:val="none" w:sz="0" w:space="0" w:color="auto"/>
            <w:left w:val="none" w:sz="0" w:space="0" w:color="auto"/>
            <w:bottom w:val="none" w:sz="0" w:space="0" w:color="auto"/>
            <w:right w:val="none" w:sz="0" w:space="0" w:color="auto"/>
          </w:divBdr>
        </w:div>
        <w:div w:id="350843674">
          <w:marLeft w:val="640"/>
          <w:marRight w:val="0"/>
          <w:marTop w:val="0"/>
          <w:marBottom w:val="0"/>
          <w:divBdr>
            <w:top w:val="none" w:sz="0" w:space="0" w:color="auto"/>
            <w:left w:val="none" w:sz="0" w:space="0" w:color="auto"/>
            <w:bottom w:val="none" w:sz="0" w:space="0" w:color="auto"/>
            <w:right w:val="none" w:sz="0" w:space="0" w:color="auto"/>
          </w:divBdr>
        </w:div>
        <w:div w:id="372267937">
          <w:marLeft w:val="640"/>
          <w:marRight w:val="0"/>
          <w:marTop w:val="0"/>
          <w:marBottom w:val="0"/>
          <w:divBdr>
            <w:top w:val="none" w:sz="0" w:space="0" w:color="auto"/>
            <w:left w:val="none" w:sz="0" w:space="0" w:color="auto"/>
            <w:bottom w:val="none" w:sz="0" w:space="0" w:color="auto"/>
            <w:right w:val="none" w:sz="0" w:space="0" w:color="auto"/>
          </w:divBdr>
        </w:div>
        <w:div w:id="395203243">
          <w:marLeft w:val="640"/>
          <w:marRight w:val="0"/>
          <w:marTop w:val="0"/>
          <w:marBottom w:val="0"/>
          <w:divBdr>
            <w:top w:val="none" w:sz="0" w:space="0" w:color="auto"/>
            <w:left w:val="none" w:sz="0" w:space="0" w:color="auto"/>
            <w:bottom w:val="none" w:sz="0" w:space="0" w:color="auto"/>
            <w:right w:val="none" w:sz="0" w:space="0" w:color="auto"/>
          </w:divBdr>
        </w:div>
        <w:div w:id="404455058">
          <w:marLeft w:val="640"/>
          <w:marRight w:val="0"/>
          <w:marTop w:val="0"/>
          <w:marBottom w:val="0"/>
          <w:divBdr>
            <w:top w:val="none" w:sz="0" w:space="0" w:color="auto"/>
            <w:left w:val="none" w:sz="0" w:space="0" w:color="auto"/>
            <w:bottom w:val="none" w:sz="0" w:space="0" w:color="auto"/>
            <w:right w:val="none" w:sz="0" w:space="0" w:color="auto"/>
          </w:divBdr>
        </w:div>
        <w:div w:id="407772323">
          <w:marLeft w:val="640"/>
          <w:marRight w:val="0"/>
          <w:marTop w:val="0"/>
          <w:marBottom w:val="0"/>
          <w:divBdr>
            <w:top w:val="none" w:sz="0" w:space="0" w:color="auto"/>
            <w:left w:val="none" w:sz="0" w:space="0" w:color="auto"/>
            <w:bottom w:val="none" w:sz="0" w:space="0" w:color="auto"/>
            <w:right w:val="none" w:sz="0" w:space="0" w:color="auto"/>
          </w:divBdr>
        </w:div>
        <w:div w:id="409623438">
          <w:marLeft w:val="640"/>
          <w:marRight w:val="0"/>
          <w:marTop w:val="0"/>
          <w:marBottom w:val="0"/>
          <w:divBdr>
            <w:top w:val="none" w:sz="0" w:space="0" w:color="auto"/>
            <w:left w:val="none" w:sz="0" w:space="0" w:color="auto"/>
            <w:bottom w:val="none" w:sz="0" w:space="0" w:color="auto"/>
            <w:right w:val="none" w:sz="0" w:space="0" w:color="auto"/>
          </w:divBdr>
        </w:div>
        <w:div w:id="423110944">
          <w:marLeft w:val="640"/>
          <w:marRight w:val="0"/>
          <w:marTop w:val="0"/>
          <w:marBottom w:val="0"/>
          <w:divBdr>
            <w:top w:val="none" w:sz="0" w:space="0" w:color="auto"/>
            <w:left w:val="none" w:sz="0" w:space="0" w:color="auto"/>
            <w:bottom w:val="none" w:sz="0" w:space="0" w:color="auto"/>
            <w:right w:val="none" w:sz="0" w:space="0" w:color="auto"/>
          </w:divBdr>
        </w:div>
        <w:div w:id="428550230">
          <w:marLeft w:val="640"/>
          <w:marRight w:val="0"/>
          <w:marTop w:val="0"/>
          <w:marBottom w:val="0"/>
          <w:divBdr>
            <w:top w:val="none" w:sz="0" w:space="0" w:color="auto"/>
            <w:left w:val="none" w:sz="0" w:space="0" w:color="auto"/>
            <w:bottom w:val="none" w:sz="0" w:space="0" w:color="auto"/>
            <w:right w:val="none" w:sz="0" w:space="0" w:color="auto"/>
          </w:divBdr>
        </w:div>
        <w:div w:id="459491631">
          <w:marLeft w:val="640"/>
          <w:marRight w:val="0"/>
          <w:marTop w:val="0"/>
          <w:marBottom w:val="0"/>
          <w:divBdr>
            <w:top w:val="none" w:sz="0" w:space="0" w:color="auto"/>
            <w:left w:val="none" w:sz="0" w:space="0" w:color="auto"/>
            <w:bottom w:val="none" w:sz="0" w:space="0" w:color="auto"/>
            <w:right w:val="none" w:sz="0" w:space="0" w:color="auto"/>
          </w:divBdr>
        </w:div>
        <w:div w:id="491411044">
          <w:marLeft w:val="640"/>
          <w:marRight w:val="0"/>
          <w:marTop w:val="0"/>
          <w:marBottom w:val="0"/>
          <w:divBdr>
            <w:top w:val="none" w:sz="0" w:space="0" w:color="auto"/>
            <w:left w:val="none" w:sz="0" w:space="0" w:color="auto"/>
            <w:bottom w:val="none" w:sz="0" w:space="0" w:color="auto"/>
            <w:right w:val="none" w:sz="0" w:space="0" w:color="auto"/>
          </w:divBdr>
        </w:div>
        <w:div w:id="533344132">
          <w:marLeft w:val="640"/>
          <w:marRight w:val="0"/>
          <w:marTop w:val="0"/>
          <w:marBottom w:val="0"/>
          <w:divBdr>
            <w:top w:val="none" w:sz="0" w:space="0" w:color="auto"/>
            <w:left w:val="none" w:sz="0" w:space="0" w:color="auto"/>
            <w:bottom w:val="none" w:sz="0" w:space="0" w:color="auto"/>
            <w:right w:val="none" w:sz="0" w:space="0" w:color="auto"/>
          </w:divBdr>
        </w:div>
        <w:div w:id="534276924">
          <w:marLeft w:val="640"/>
          <w:marRight w:val="0"/>
          <w:marTop w:val="0"/>
          <w:marBottom w:val="0"/>
          <w:divBdr>
            <w:top w:val="none" w:sz="0" w:space="0" w:color="auto"/>
            <w:left w:val="none" w:sz="0" w:space="0" w:color="auto"/>
            <w:bottom w:val="none" w:sz="0" w:space="0" w:color="auto"/>
            <w:right w:val="none" w:sz="0" w:space="0" w:color="auto"/>
          </w:divBdr>
        </w:div>
        <w:div w:id="574241455">
          <w:marLeft w:val="640"/>
          <w:marRight w:val="0"/>
          <w:marTop w:val="0"/>
          <w:marBottom w:val="0"/>
          <w:divBdr>
            <w:top w:val="none" w:sz="0" w:space="0" w:color="auto"/>
            <w:left w:val="none" w:sz="0" w:space="0" w:color="auto"/>
            <w:bottom w:val="none" w:sz="0" w:space="0" w:color="auto"/>
            <w:right w:val="none" w:sz="0" w:space="0" w:color="auto"/>
          </w:divBdr>
        </w:div>
        <w:div w:id="575014230">
          <w:marLeft w:val="640"/>
          <w:marRight w:val="0"/>
          <w:marTop w:val="0"/>
          <w:marBottom w:val="0"/>
          <w:divBdr>
            <w:top w:val="none" w:sz="0" w:space="0" w:color="auto"/>
            <w:left w:val="none" w:sz="0" w:space="0" w:color="auto"/>
            <w:bottom w:val="none" w:sz="0" w:space="0" w:color="auto"/>
            <w:right w:val="none" w:sz="0" w:space="0" w:color="auto"/>
          </w:divBdr>
        </w:div>
        <w:div w:id="598148606">
          <w:marLeft w:val="640"/>
          <w:marRight w:val="0"/>
          <w:marTop w:val="0"/>
          <w:marBottom w:val="0"/>
          <w:divBdr>
            <w:top w:val="none" w:sz="0" w:space="0" w:color="auto"/>
            <w:left w:val="none" w:sz="0" w:space="0" w:color="auto"/>
            <w:bottom w:val="none" w:sz="0" w:space="0" w:color="auto"/>
            <w:right w:val="none" w:sz="0" w:space="0" w:color="auto"/>
          </w:divBdr>
        </w:div>
        <w:div w:id="599681815">
          <w:marLeft w:val="640"/>
          <w:marRight w:val="0"/>
          <w:marTop w:val="0"/>
          <w:marBottom w:val="0"/>
          <w:divBdr>
            <w:top w:val="none" w:sz="0" w:space="0" w:color="auto"/>
            <w:left w:val="none" w:sz="0" w:space="0" w:color="auto"/>
            <w:bottom w:val="none" w:sz="0" w:space="0" w:color="auto"/>
            <w:right w:val="none" w:sz="0" w:space="0" w:color="auto"/>
          </w:divBdr>
        </w:div>
        <w:div w:id="629676819">
          <w:marLeft w:val="640"/>
          <w:marRight w:val="0"/>
          <w:marTop w:val="0"/>
          <w:marBottom w:val="0"/>
          <w:divBdr>
            <w:top w:val="none" w:sz="0" w:space="0" w:color="auto"/>
            <w:left w:val="none" w:sz="0" w:space="0" w:color="auto"/>
            <w:bottom w:val="none" w:sz="0" w:space="0" w:color="auto"/>
            <w:right w:val="none" w:sz="0" w:space="0" w:color="auto"/>
          </w:divBdr>
        </w:div>
        <w:div w:id="643043929">
          <w:marLeft w:val="640"/>
          <w:marRight w:val="0"/>
          <w:marTop w:val="0"/>
          <w:marBottom w:val="0"/>
          <w:divBdr>
            <w:top w:val="none" w:sz="0" w:space="0" w:color="auto"/>
            <w:left w:val="none" w:sz="0" w:space="0" w:color="auto"/>
            <w:bottom w:val="none" w:sz="0" w:space="0" w:color="auto"/>
            <w:right w:val="none" w:sz="0" w:space="0" w:color="auto"/>
          </w:divBdr>
        </w:div>
        <w:div w:id="644551731">
          <w:marLeft w:val="640"/>
          <w:marRight w:val="0"/>
          <w:marTop w:val="0"/>
          <w:marBottom w:val="0"/>
          <w:divBdr>
            <w:top w:val="none" w:sz="0" w:space="0" w:color="auto"/>
            <w:left w:val="none" w:sz="0" w:space="0" w:color="auto"/>
            <w:bottom w:val="none" w:sz="0" w:space="0" w:color="auto"/>
            <w:right w:val="none" w:sz="0" w:space="0" w:color="auto"/>
          </w:divBdr>
        </w:div>
        <w:div w:id="646663213">
          <w:marLeft w:val="640"/>
          <w:marRight w:val="0"/>
          <w:marTop w:val="0"/>
          <w:marBottom w:val="0"/>
          <w:divBdr>
            <w:top w:val="none" w:sz="0" w:space="0" w:color="auto"/>
            <w:left w:val="none" w:sz="0" w:space="0" w:color="auto"/>
            <w:bottom w:val="none" w:sz="0" w:space="0" w:color="auto"/>
            <w:right w:val="none" w:sz="0" w:space="0" w:color="auto"/>
          </w:divBdr>
        </w:div>
        <w:div w:id="660932514">
          <w:marLeft w:val="640"/>
          <w:marRight w:val="0"/>
          <w:marTop w:val="0"/>
          <w:marBottom w:val="0"/>
          <w:divBdr>
            <w:top w:val="none" w:sz="0" w:space="0" w:color="auto"/>
            <w:left w:val="none" w:sz="0" w:space="0" w:color="auto"/>
            <w:bottom w:val="none" w:sz="0" w:space="0" w:color="auto"/>
            <w:right w:val="none" w:sz="0" w:space="0" w:color="auto"/>
          </w:divBdr>
        </w:div>
        <w:div w:id="693961473">
          <w:marLeft w:val="640"/>
          <w:marRight w:val="0"/>
          <w:marTop w:val="0"/>
          <w:marBottom w:val="0"/>
          <w:divBdr>
            <w:top w:val="none" w:sz="0" w:space="0" w:color="auto"/>
            <w:left w:val="none" w:sz="0" w:space="0" w:color="auto"/>
            <w:bottom w:val="none" w:sz="0" w:space="0" w:color="auto"/>
            <w:right w:val="none" w:sz="0" w:space="0" w:color="auto"/>
          </w:divBdr>
        </w:div>
        <w:div w:id="698899227">
          <w:marLeft w:val="640"/>
          <w:marRight w:val="0"/>
          <w:marTop w:val="0"/>
          <w:marBottom w:val="0"/>
          <w:divBdr>
            <w:top w:val="none" w:sz="0" w:space="0" w:color="auto"/>
            <w:left w:val="none" w:sz="0" w:space="0" w:color="auto"/>
            <w:bottom w:val="none" w:sz="0" w:space="0" w:color="auto"/>
            <w:right w:val="none" w:sz="0" w:space="0" w:color="auto"/>
          </w:divBdr>
        </w:div>
        <w:div w:id="707098618">
          <w:marLeft w:val="640"/>
          <w:marRight w:val="0"/>
          <w:marTop w:val="0"/>
          <w:marBottom w:val="0"/>
          <w:divBdr>
            <w:top w:val="none" w:sz="0" w:space="0" w:color="auto"/>
            <w:left w:val="none" w:sz="0" w:space="0" w:color="auto"/>
            <w:bottom w:val="none" w:sz="0" w:space="0" w:color="auto"/>
            <w:right w:val="none" w:sz="0" w:space="0" w:color="auto"/>
          </w:divBdr>
        </w:div>
        <w:div w:id="709375245">
          <w:marLeft w:val="640"/>
          <w:marRight w:val="0"/>
          <w:marTop w:val="0"/>
          <w:marBottom w:val="0"/>
          <w:divBdr>
            <w:top w:val="none" w:sz="0" w:space="0" w:color="auto"/>
            <w:left w:val="none" w:sz="0" w:space="0" w:color="auto"/>
            <w:bottom w:val="none" w:sz="0" w:space="0" w:color="auto"/>
            <w:right w:val="none" w:sz="0" w:space="0" w:color="auto"/>
          </w:divBdr>
        </w:div>
        <w:div w:id="719523110">
          <w:marLeft w:val="640"/>
          <w:marRight w:val="0"/>
          <w:marTop w:val="0"/>
          <w:marBottom w:val="0"/>
          <w:divBdr>
            <w:top w:val="none" w:sz="0" w:space="0" w:color="auto"/>
            <w:left w:val="none" w:sz="0" w:space="0" w:color="auto"/>
            <w:bottom w:val="none" w:sz="0" w:space="0" w:color="auto"/>
            <w:right w:val="none" w:sz="0" w:space="0" w:color="auto"/>
          </w:divBdr>
        </w:div>
        <w:div w:id="762258631">
          <w:marLeft w:val="640"/>
          <w:marRight w:val="0"/>
          <w:marTop w:val="0"/>
          <w:marBottom w:val="0"/>
          <w:divBdr>
            <w:top w:val="none" w:sz="0" w:space="0" w:color="auto"/>
            <w:left w:val="none" w:sz="0" w:space="0" w:color="auto"/>
            <w:bottom w:val="none" w:sz="0" w:space="0" w:color="auto"/>
            <w:right w:val="none" w:sz="0" w:space="0" w:color="auto"/>
          </w:divBdr>
        </w:div>
        <w:div w:id="784270006">
          <w:marLeft w:val="640"/>
          <w:marRight w:val="0"/>
          <w:marTop w:val="0"/>
          <w:marBottom w:val="0"/>
          <w:divBdr>
            <w:top w:val="none" w:sz="0" w:space="0" w:color="auto"/>
            <w:left w:val="none" w:sz="0" w:space="0" w:color="auto"/>
            <w:bottom w:val="none" w:sz="0" w:space="0" w:color="auto"/>
            <w:right w:val="none" w:sz="0" w:space="0" w:color="auto"/>
          </w:divBdr>
        </w:div>
        <w:div w:id="786583742">
          <w:marLeft w:val="640"/>
          <w:marRight w:val="0"/>
          <w:marTop w:val="0"/>
          <w:marBottom w:val="0"/>
          <w:divBdr>
            <w:top w:val="none" w:sz="0" w:space="0" w:color="auto"/>
            <w:left w:val="none" w:sz="0" w:space="0" w:color="auto"/>
            <w:bottom w:val="none" w:sz="0" w:space="0" w:color="auto"/>
            <w:right w:val="none" w:sz="0" w:space="0" w:color="auto"/>
          </w:divBdr>
        </w:div>
        <w:div w:id="823395802">
          <w:marLeft w:val="640"/>
          <w:marRight w:val="0"/>
          <w:marTop w:val="0"/>
          <w:marBottom w:val="0"/>
          <w:divBdr>
            <w:top w:val="none" w:sz="0" w:space="0" w:color="auto"/>
            <w:left w:val="none" w:sz="0" w:space="0" w:color="auto"/>
            <w:bottom w:val="none" w:sz="0" w:space="0" w:color="auto"/>
            <w:right w:val="none" w:sz="0" w:space="0" w:color="auto"/>
          </w:divBdr>
        </w:div>
        <w:div w:id="824980325">
          <w:marLeft w:val="640"/>
          <w:marRight w:val="0"/>
          <w:marTop w:val="0"/>
          <w:marBottom w:val="0"/>
          <w:divBdr>
            <w:top w:val="none" w:sz="0" w:space="0" w:color="auto"/>
            <w:left w:val="none" w:sz="0" w:space="0" w:color="auto"/>
            <w:bottom w:val="none" w:sz="0" w:space="0" w:color="auto"/>
            <w:right w:val="none" w:sz="0" w:space="0" w:color="auto"/>
          </w:divBdr>
        </w:div>
        <w:div w:id="849488241">
          <w:marLeft w:val="640"/>
          <w:marRight w:val="0"/>
          <w:marTop w:val="0"/>
          <w:marBottom w:val="0"/>
          <w:divBdr>
            <w:top w:val="none" w:sz="0" w:space="0" w:color="auto"/>
            <w:left w:val="none" w:sz="0" w:space="0" w:color="auto"/>
            <w:bottom w:val="none" w:sz="0" w:space="0" w:color="auto"/>
            <w:right w:val="none" w:sz="0" w:space="0" w:color="auto"/>
          </w:divBdr>
        </w:div>
        <w:div w:id="866406744">
          <w:marLeft w:val="640"/>
          <w:marRight w:val="0"/>
          <w:marTop w:val="0"/>
          <w:marBottom w:val="0"/>
          <w:divBdr>
            <w:top w:val="none" w:sz="0" w:space="0" w:color="auto"/>
            <w:left w:val="none" w:sz="0" w:space="0" w:color="auto"/>
            <w:bottom w:val="none" w:sz="0" w:space="0" w:color="auto"/>
            <w:right w:val="none" w:sz="0" w:space="0" w:color="auto"/>
          </w:divBdr>
        </w:div>
        <w:div w:id="899024774">
          <w:marLeft w:val="640"/>
          <w:marRight w:val="0"/>
          <w:marTop w:val="0"/>
          <w:marBottom w:val="0"/>
          <w:divBdr>
            <w:top w:val="none" w:sz="0" w:space="0" w:color="auto"/>
            <w:left w:val="none" w:sz="0" w:space="0" w:color="auto"/>
            <w:bottom w:val="none" w:sz="0" w:space="0" w:color="auto"/>
            <w:right w:val="none" w:sz="0" w:space="0" w:color="auto"/>
          </w:divBdr>
        </w:div>
        <w:div w:id="914440488">
          <w:marLeft w:val="640"/>
          <w:marRight w:val="0"/>
          <w:marTop w:val="0"/>
          <w:marBottom w:val="0"/>
          <w:divBdr>
            <w:top w:val="none" w:sz="0" w:space="0" w:color="auto"/>
            <w:left w:val="none" w:sz="0" w:space="0" w:color="auto"/>
            <w:bottom w:val="none" w:sz="0" w:space="0" w:color="auto"/>
            <w:right w:val="none" w:sz="0" w:space="0" w:color="auto"/>
          </w:divBdr>
        </w:div>
        <w:div w:id="944507789">
          <w:marLeft w:val="640"/>
          <w:marRight w:val="0"/>
          <w:marTop w:val="0"/>
          <w:marBottom w:val="0"/>
          <w:divBdr>
            <w:top w:val="none" w:sz="0" w:space="0" w:color="auto"/>
            <w:left w:val="none" w:sz="0" w:space="0" w:color="auto"/>
            <w:bottom w:val="none" w:sz="0" w:space="0" w:color="auto"/>
            <w:right w:val="none" w:sz="0" w:space="0" w:color="auto"/>
          </w:divBdr>
        </w:div>
        <w:div w:id="951592046">
          <w:marLeft w:val="640"/>
          <w:marRight w:val="0"/>
          <w:marTop w:val="0"/>
          <w:marBottom w:val="0"/>
          <w:divBdr>
            <w:top w:val="none" w:sz="0" w:space="0" w:color="auto"/>
            <w:left w:val="none" w:sz="0" w:space="0" w:color="auto"/>
            <w:bottom w:val="none" w:sz="0" w:space="0" w:color="auto"/>
            <w:right w:val="none" w:sz="0" w:space="0" w:color="auto"/>
          </w:divBdr>
        </w:div>
        <w:div w:id="952129787">
          <w:marLeft w:val="640"/>
          <w:marRight w:val="0"/>
          <w:marTop w:val="0"/>
          <w:marBottom w:val="0"/>
          <w:divBdr>
            <w:top w:val="none" w:sz="0" w:space="0" w:color="auto"/>
            <w:left w:val="none" w:sz="0" w:space="0" w:color="auto"/>
            <w:bottom w:val="none" w:sz="0" w:space="0" w:color="auto"/>
            <w:right w:val="none" w:sz="0" w:space="0" w:color="auto"/>
          </w:divBdr>
        </w:div>
        <w:div w:id="956252659">
          <w:marLeft w:val="640"/>
          <w:marRight w:val="0"/>
          <w:marTop w:val="0"/>
          <w:marBottom w:val="0"/>
          <w:divBdr>
            <w:top w:val="none" w:sz="0" w:space="0" w:color="auto"/>
            <w:left w:val="none" w:sz="0" w:space="0" w:color="auto"/>
            <w:bottom w:val="none" w:sz="0" w:space="0" w:color="auto"/>
            <w:right w:val="none" w:sz="0" w:space="0" w:color="auto"/>
          </w:divBdr>
        </w:div>
        <w:div w:id="990982646">
          <w:marLeft w:val="640"/>
          <w:marRight w:val="0"/>
          <w:marTop w:val="0"/>
          <w:marBottom w:val="0"/>
          <w:divBdr>
            <w:top w:val="none" w:sz="0" w:space="0" w:color="auto"/>
            <w:left w:val="none" w:sz="0" w:space="0" w:color="auto"/>
            <w:bottom w:val="none" w:sz="0" w:space="0" w:color="auto"/>
            <w:right w:val="none" w:sz="0" w:space="0" w:color="auto"/>
          </w:divBdr>
        </w:div>
        <w:div w:id="994914175">
          <w:marLeft w:val="640"/>
          <w:marRight w:val="0"/>
          <w:marTop w:val="0"/>
          <w:marBottom w:val="0"/>
          <w:divBdr>
            <w:top w:val="none" w:sz="0" w:space="0" w:color="auto"/>
            <w:left w:val="none" w:sz="0" w:space="0" w:color="auto"/>
            <w:bottom w:val="none" w:sz="0" w:space="0" w:color="auto"/>
            <w:right w:val="none" w:sz="0" w:space="0" w:color="auto"/>
          </w:divBdr>
        </w:div>
        <w:div w:id="1012344240">
          <w:marLeft w:val="640"/>
          <w:marRight w:val="0"/>
          <w:marTop w:val="0"/>
          <w:marBottom w:val="0"/>
          <w:divBdr>
            <w:top w:val="none" w:sz="0" w:space="0" w:color="auto"/>
            <w:left w:val="none" w:sz="0" w:space="0" w:color="auto"/>
            <w:bottom w:val="none" w:sz="0" w:space="0" w:color="auto"/>
            <w:right w:val="none" w:sz="0" w:space="0" w:color="auto"/>
          </w:divBdr>
        </w:div>
        <w:div w:id="1100296676">
          <w:marLeft w:val="640"/>
          <w:marRight w:val="0"/>
          <w:marTop w:val="0"/>
          <w:marBottom w:val="0"/>
          <w:divBdr>
            <w:top w:val="none" w:sz="0" w:space="0" w:color="auto"/>
            <w:left w:val="none" w:sz="0" w:space="0" w:color="auto"/>
            <w:bottom w:val="none" w:sz="0" w:space="0" w:color="auto"/>
            <w:right w:val="none" w:sz="0" w:space="0" w:color="auto"/>
          </w:divBdr>
        </w:div>
        <w:div w:id="1122188516">
          <w:marLeft w:val="640"/>
          <w:marRight w:val="0"/>
          <w:marTop w:val="0"/>
          <w:marBottom w:val="0"/>
          <w:divBdr>
            <w:top w:val="none" w:sz="0" w:space="0" w:color="auto"/>
            <w:left w:val="none" w:sz="0" w:space="0" w:color="auto"/>
            <w:bottom w:val="none" w:sz="0" w:space="0" w:color="auto"/>
            <w:right w:val="none" w:sz="0" w:space="0" w:color="auto"/>
          </w:divBdr>
        </w:div>
        <w:div w:id="1140197045">
          <w:marLeft w:val="640"/>
          <w:marRight w:val="0"/>
          <w:marTop w:val="0"/>
          <w:marBottom w:val="0"/>
          <w:divBdr>
            <w:top w:val="none" w:sz="0" w:space="0" w:color="auto"/>
            <w:left w:val="none" w:sz="0" w:space="0" w:color="auto"/>
            <w:bottom w:val="none" w:sz="0" w:space="0" w:color="auto"/>
            <w:right w:val="none" w:sz="0" w:space="0" w:color="auto"/>
          </w:divBdr>
        </w:div>
        <w:div w:id="1143111488">
          <w:marLeft w:val="640"/>
          <w:marRight w:val="0"/>
          <w:marTop w:val="0"/>
          <w:marBottom w:val="0"/>
          <w:divBdr>
            <w:top w:val="none" w:sz="0" w:space="0" w:color="auto"/>
            <w:left w:val="none" w:sz="0" w:space="0" w:color="auto"/>
            <w:bottom w:val="none" w:sz="0" w:space="0" w:color="auto"/>
            <w:right w:val="none" w:sz="0" w:space="0" w:color="auto"/>
          </w:divBdr>
        </w:div>
        <w:div w:id="1183518008">
          <w:marLeft w:val="640"/>
          <w:marRight w:val="0"/>
          <w:marTop w:val="0"/>
          <w:marBottom w:val="0"/>
          <w:divBdr>
            <w:top w:val="none" w:sz="0" w:space="0" w:color="auto"/>
            <w:left w:val="none" w:sz="0" w:space="0" w:color="auto"/>
            <w:bottom w:val="none" w:sz="0" w:space="0" w:color="auto"/>
            <w:right w:val="none" w:sz="0" w:space="0" w:color="auto"/>
          </w:divBdr>
        </w:div>
        <w:div w:id="1187479484">
          <w:marLeft w:val="640"/>
          <w:marRight w:val="0"/>
          <w:marTop w:val="0"/>
          <w:marBottom w:val="0"/>
          <w:divBdr>
            <w:top w:val="none" w:sz="0" w:space="0" w:color="auto"/>
            <w:left w:val="none" w:sz="0" w:space="0" w:color="auto"/>
            <w:bottom w:val="none" w:sz="0" w:space="0" w:color="auto"/>
            <w:right w:val="none" w:sz="0" w:space="0" w:color="auto"/>
          </w:divBdr>
        </w:div>
        <w:div w:id="1233467696">
          <w:marLeft w:val="640"/>
          <w:marRight w:val="0"/>
          <w:marTop w:val="0"/>
          <w:marBottom w:val="0"/>
          <w:divBdr>
            <w:top w:val="none" w:sz="0" w:space="0" w:color="auto"/>
            <w:left w:val="none" w:sz="0" w:space="0" w:color="auto"/>
            <w:bottom w:val="none" w:sz="0" w:space="0" w:color="auto"/>
            <w:right w:val="none" w:sz="0" w:space="0" w:color="auto"/>
          </w:divBdr>
        </w:div>
        <w:div w:id="1277247644">
          <w:marLeft w:val="640"/>
          <w:marRight w:val="0"/>
          <w:marTop w:val="0"/>
          <w:marBottom w:val="0"/>
          <w:divBdr>
            <w:top w:val="none" w:sz="0" w:space="0" w:color="auto"/>
            <w:left w:val="none" w:sz="0" w:space="0" w:color="auto"/>
            <w:bottom w:val="none" w:sz="0" w:space="0" w:color="auto"/>
            <w:right w:val="none" w:sz="0" w:space="0" w:color="auto"/>
          </w:divBdr>
        </w:div>
        <w:div w:id="1297637750">
          <w:marLeft w:val="640"/>
          <w:marRight w:val="0"/>
          <w:marTop w:val="0"/>
          <w:marBottom w:val="0"/>
          <w:divBdr>
            <w:top w:val="none" w:sz="0" w:space="0" w:color="auto"/>
            <w:left w:val="none" w:sz="0" w:space="0" w:color="auto"/>
            <w:bottom w:val="none" w:sz="0" w:space="0" w:color="auto"/>
            <w:right w:val="none" w:sz="0" w:space="0" w:color="auto"/>
          </w:divBdr>
        </w:div>
        <w:div w:id="1344356193">
          <w:marLeft w:val="640"/>
          <w:marRight w:val="0"/>
          <w:marTop w:val="0"/>
          <w:marBottom w:val="0"/>
          <w:divBdr>
            <w:top w:val="none" w:sz="0" w:space="0" w:color="auto"/>
            <w:left w:val="none" w:sz="0" w:space="0" w:color="auto"/>
            <w:bottom w:val="none" w:sz="0" w:space="0" w:color="auto"/>
            <w:right w:val="none" w:sz="0" w:space="0" w:color="auto"/>
          </w:divBdr>
        </w:div>
        <w:div w:id="1346830692">
          <w:marLeft w:val="640"/>
          <w:marRight w:val="0"/>
          <w:marTop w:val="0"/>
          <w:marBottom w:val="0"/>
          <w:divBdr>
            <w:top w:val="none" w:sz="0" w:space="0" w:color="auto"/>
            <w:left w:val="none" w:sz="0" w:space="0" w:color="auto"/>
            <w:bottom w:val="none" w:sz="0" w:space="0" w:color="auto"/>
            <w:right w:val="none" w:sz="0" w:space="0" w:color="auto"/>
          </w:divBdr>
        </w:div>
        <w:div w:id="1372028208">
          <w:marLeft w:val="640"/>
          <w:marRight w:val="0"/>
          <w:marTop w:val="0"/>
          <w:marBottom w:val="0"/>
          <w:divBdr>
            <w:top w:val="none" w:sz="0" w:space="0" w:color="auto"/>
            <w:left w:val="none" w:sz="0" w:space="0" w:color="auto"/>
            <w:bottom w:val="none" w:sz="0" w:space="0" w:color="auto"/>
            <w:right w:val="none" w:sz="0" w:space="0" w:color="auto"/>
          </w:divBdr>
        </w:div>
        <w:div w:id="1379083515">
          <w:marLeft w:val="640"/>
          <w:marRight w:val="0"/>
          <w:marTop w:val="0"/>
          <w:marBottom w:val="0"/>
          <w:divBdr>
            <w:top w:val="none" w:sz="0" w:space="0" w:color="auto"/>
            <w:left w:val="none" w:sz="0" w:space="0" w:color="auto"/>
            <w:bottom w:val="none" w:sz="0" w:space="0" w:color="auto"/>
            <w:right w:val="none" w:sz="0" w:space="0" w:color="auto"/>
          </w:divBdr>
        </w:div>
        <w:div w:id="1414352213">
          <w:marLeft w:val="640"/>
          <w:marRight w:val="0"/>
          <w:marTop w:val="0"/>
          <w:marBottom w:val="0"/>
          <w:divBdr>
            <w:top w:val="none" w:sz="0" w:space="0" w:color="auto"/>
            <w:left w:val="none" w:sz="0" w:space="0" w:color="auto"/>
            <w:bottom w:val="none" w:sz="0" w:space="0" w:color="auto"/>
            <w:right w:val="none" w:sz="0" w:space="0" w:color="auto"/>
          </w:divBdr>
        </w:div>
        <w:div w:id="1496650283">
          <w:marLeft w:val="640"/>
          <w:marRight w:val="0"/>
          <w:marTop w:val="0"/>
          <w:marBottom w:val="0"/>
          <w:divBdr>
            <w:top w:val="none" w:sz="0" w:space="0" w:color="auto"/>
            <w:left w:val="none" w:sz="0" w:space="0" w:color="auto"/>
            <w:bottom w:val="none" w:sz="0" w:space="0" w:color="auto"/>
            <w:right w:val="none" w:sz="0" w:space="0" w:color="auto"/>
          </w:divBdr>
        </w:div>
        <w:div w:id="1526941332">
          <w:marLeft w:val="640"/>
          <w:marRight w:val="0"/>
          <w:marTop w:val="0"/>
          <w:marBottom w:val="0"/>
          <w:divBdr>
            <w:top w:val="none" w:sz="0" w:space="0" w:color="auto"/>
            <w:left w:val="none" w:sz="0" w:space="0" w:color="auto"/>
            <w:bottom w:val="none" w:sz="0" w:space="0" w:color="auto"/>
            <w:right w:val="none" w:sz="0" w:space="0" w:color="auto"/>
          </w:divBdr>
        </w:div>
        <w:div w:id="1529443500">
          <w:marLeft w:val="640"/>
          <w:marRight w:val="0"/>
          <w:marTop w:val="0"/>
          <w:marBottom w:val="0"/>
          <w:divBdr>
            <w:top w:val="none" w:sz="0" w:space="0" w:color="auto"/>
            <w:left w:val="none" w:sz="0" w:space="0" w:color="auto"/>
            <w:bottom w:val="none" w:sz="0" w:space="0" w:color="auto"/>
            <w:right w:val="none" w:sz="0" w:space="0" w:color="auto"/>
          </w:divBdr>
        </w:div>
        <w:div w:id="1532650435">
          <w:marLeft w:val="640"/>
          <w:marRight w:val="0"/>
          <w:marTop w:val="0"/>
          <w:marBottom w:val="0"/>
          <w:divBdr>
            <w:top w:val="none" w:sz="0" w:space="0" w:color="auto"/>
            <w:left w:val="none" w:sz="0" w:space="0" w:color="auto"/>
            <w:bottom w:val="none" w:sz="0" w:space="0" w:color="auto"/>
            <w:right w:val="none" w:sz="0" w:space="0" w:color="auto"/>
          </w:divBdr>
        </w:div>
        <w:div w:id="1541628435">
          <w:marLeft w:val="640"/>
          <w:marRight w:val="0"/>
          <w:marTop w:val="0"/>
          <w:marBottom w:val="0"/>
          <w:divBdr>
            <w:top w:val="none" w:sz="0" w:space="0" w:color="auto"/>
            <w:left w:val="none" w:sz="0" w:space="0" w:color="auto"/>
            <w:bottom w:val="none" w:sz="0" w:space="0" w:color="auto"/>
            <w:right w:val="none" w:sz="0" w:space="0" w:color="auto"/>
          </w:divBdr>
        </w:div>
        <w:div w:id="1605109138">
          <w:marLeft w:val="640"/>
          <w:marRight w:val="0"/>
          <w:marTop w:val="0"/>
          <w:marBottom w:val="0"/>
          <w:divBdr>
            <w:top w:val="none" w:sz="0" w:space="0" w:color="auto"/>
            <w:left w:val="none" w:sz="0" w:space="0" w:color="auto"/>
            <w:bottom w:val="none" w:sz="0" w:space="0" w:color="auto"/>
            <w:right w:val="none" w:sz="0" w:space="0" w:color="auto"/>
          </w:divBdr>
        </w:div>
        <w:div w:id="1607149334">
          <w:marLeft w:val="640"/>
          <w:marRight w:val="0"/>
          <w:marTop w:val="0"/>
          <w:marBottom w:val="0"/>
          <w:divBdr>
            <w:top w:val="none" w:sz="0" w:space="0" w:color="auto"/>
            <w:left w:val="none" w:sz="0" w:space="0" w:color="auto"/>
            <w:bottom w:val="none" w:sz="0" w:space="0" w:color="auto"/>
            <w:right w:val="none" w:sz="0" w:space="0" w:color="auto"/>
          </w:divBdr>
        </w:div>
        <w:div w:id="1661227851">
          <w:marLeft w:val="640"/>
          <w:marRight w:val="0"/>
          <w:marTop w:val="0"/>
          <w:marBottom w:val="0"/>
          <w:divBdr>
            <w:top w:val="none" w:sz="0" w:space="0" w:color="auto"/>
            <w:left w:val="none" w:sz="0" w:space="0" w:color="auto"/>
            <w:bottom w:val="none" w:sz="0" w:space="0" w:color="auto"/>
            <w:right w:val="none" w:sz="0" w:space="0" w:color="auto"/>
          </w:divBdr>
        </w:div>
        <w:div w:id="1703170845">
          <w:marLeft w:val="640"/>
          <w:marRight w:val="0"/>
          <w:marTop w:val="0"/>
          <w:marBottom w:val="0"/>
          <w:divBdr>
            <w:top w:val="none" w:sz="0" w:space="0" w:color="auto"/>
            <w:left w:val="none" w:sz="0" w:space="0" w:color="auto"/>
            <w:bottom w:val="none" w:sz="0" w:space="0" w:color="auto"/>
            <w:right w:val="none" w:sz="0" w:space="0" w:color="auto"/>
          </w:divBdr>
        </w:div>
        <w:div w:id="1706758609">
          <w:marLeft w:val="640"/>
          <w:marRight w:val="0"/>
          <w:marTop w:val="0"/>
          <w:marBottom w:val="0"/>
          <w:divBdr>
            <w:top w:val="none" w:sz="0" w:space="0" w:color="auto"/>
            <w:left w:val="none" w:sz="0" w:space="0" w:color="auto"/>
            <w:bottom w:val="none" w:sz="0" w:space="0" w:color="auto"/>
            <w:right w:val="none" w:sz="0" w:space="0" w:color="auto"/>
          </w:divBdr>
        </w:div>
        <w:div w:id="1720125277">
          <w:marLeft w:val="640"/>
          <w:marRight w:val="0"/>
          <w:marTop w:val="0"/>
          <w:marBottom w:val="0"/>
          <w:divBdr>
            <w:top w:val="none" w:sz="0" w:space="0" w:color="auto"/>
            <w:left w:val="none" w:sz="0" w:space="0" w:color="auto"/>
            <w:bottom w:val="none" w:sz="0" w:space="0" w:color="auto"/>
            <w:right w:val="none" w:sz="0" w:space="0" w:color="auto"/>
          </w:divBdr>
        </w:div>
        <w:div w:id="1722629285">
          <w:marLeft w:val="640"/>
          <w:marRight w:val="0"/>
          <w:marTop w:val="0"/>
          <w:marBottom w:val="0"/>
          <w:divBdr>
            <w:top w:val="none" w:sz="0" w:space="0" w:color="auto"/>
            <w:left w:val="none" w:sz="0" w:space="0" w:color="auto"/>
            <w:bottom w:val="none" w:sz="0" w:space="0" w:color="auto"/>
            <w:right w:val="none" w:sz="0" w:space="0" w:color="auto"/>
          </w:divBdr>
        </w:div>
        <w:div w:id="1732340713">
          <w:marLeft w:val="640"/>
          <w:marRight w:val="0"/>
          <w:marTop w:val="0"/>
          <w:marBottom w:val="0"/>
          <w:divBdr>
            <w:top w:val="none" w:sz="0" w:space="0" w:color="auto"/>
            <w:left w:val="none" w:sz="0" w:space="0" w:color="auto"/>
            <w:bottom w:val="none" w:sz="0" w:space="0" w:color="auto"/>
            <w:right w:val="none" w:sz="0" w:space="0" w:color="auto"/>
          </w:divBdr>
        </w:div>
        <w:div w:id="1743092220">
          <w:marLeft w:val="640"/>
          <w:marRight w:val="0"/>
          <w:marTop w:val="0"/>
          <w:marBottom w:val="0"/>
          <w:divBdr>
            <w:top w:val="none" w:sz="0" w:space="0" w:color="auto"/>
            <w:left w:val="none" w:sz="0" w:space="0" w:color="auto"/>
            <w:bottom w:val="none" w:sz="0" w:space="0" w:color="auto"/>
            <w:right w:val="none" w:sz="0" w:space="0" w:color="auto"/>
          </w:divBdr>
        </w:div>
        <w:div w:id="1744790672">
          <w:marLeft w:val="640"/>
          <w:marRight w:val="0"/>
          <w:marTop w:val="0"/>
          <w:marBottom w:val="0"/>
          <w:divBdr>
            <w:top w:val="none" w:sz="0" w:space="0" w:color="auto"/>
            <w:left w:val="none" w:sz="0" w:space="0" w:color="auto"/>
            <w:bottom w:val="none" w:sz="0" w:space="0" w:color="auto"/>
            <w:right w:val="none" w:sz="0" w:space="0" w:color="auto"/>
          </w:divBdr>
        </w:div>
        <w:div w:id="1750230161">
          <w:marLeft w:val="640"/>
          <w:marRight w:val="0"/>
          <w:marTop w:val="0"/>
          <w:marBottom w:val="0"/>
          <w:divBdr>
            <w:top w:val="none" w:sz="0" w:space="0" w:color="auto"/>
            <w:left w:val="none" w:sz="0" w:space="0" w:color="auto"/>
            <w:bottom w:val="none" w:sz="0" w:space="0" w:color="auto"/>
            <w:right w:val="none" w:sz="0" w:space="0" w:color="auto"/>
          </w:divBdr>
        </w:div>
        <w:div w:id="1772625401">
          <w:marLeft w:val="640"/>
          <w:marRight w:val="0"/>
          <w:marTop w:val="0"/>
          <w:marBottom w:val="0"/>
          <w:divBdr>
            <w:top w:val="none" w:sz="0" w:space="0" w:color="auto"/>
            <w:left w:val="none" w:sz="0" w:space="0" w:color="auto"/>
            <w:bottom w:val="none" w:sz="0" w:space="0" w:color="auto"/>
            <w:right w:val="none" w:sz="0" w:space="0" w:color="auto"/>
          </w:divBdr>
        </w:div>
        <w:div w:id="1777406488">
          <w:marLeft w:val="640"/>
          <w:marRight w:val="0"/>
          <w:marTop w:val="0"/>
          <w:marBottom w:val="0"/>
          <w:divBdr>
            <w:top w:val="none" w:sz="0" w:space="0" w:color="auto"/>
            <w:left w:val="none" w:sz="0" w:space="0" w:color="auto"/>
            <w:bottom w:val="none" w:sz="0" w:space="0" w:color="auto"/>
            <w:right w:val="none" w:sz="0" w:space="0" w:color="auto"/>
          </w:divBdr>
        </w:div>
        <w:div w:id="1806704429">
          <w:marLeft w:val="640"/>
          <w:marRight w:val="0"/>
          <w:marTop w:val="0"/>
          <w:marBottom w:val="0"/>
          <w:divBdr>
            <w:top w:val="none" w:sz="0" w:space="0" w:color="auto"/>
            <w:left w:val="none" w:sz="0" w:space="0" w:color="auto"/>
            <w:bottom w:val="none" w:sz="0" w:space="0" w:color="auto"/>
            <w:right w:val="none" w:sz="0" w:space="0" w:color="auto"/>
          </w:divBdr>
        </w:div>
        <w:div w:id="1836797586">
          <w:marLeft w:val="640"/>
          <w:marRight w:val="0"/>
          <w:marTop w:val="0"/>
          <w:marBottom w:val="0"/>
          <w:divBdr>
            <w:top w:val="none" w:sz="0" w:space="0" w:color="auto"/>
            <w:left w:val="none" w:sz="0" w:space="0" w:color="auto"/>
            <w:bottom w:val="none" w:sz="0" w:space="0" w:color="auto"/>
            <w:right w:val="none" w:sz="0" w:space="0" w:color="auto"/>
          </w:divBdr>
        </w:div>
        <w:div w:id="1854999561">
          <w:marLeft w:val="640"/>
          <w:marRight w:val="0"/>
          <w:marTop w:val="0"/>
          <w:marBottom w:val="0"/>
          <w:divBdr>
            <w:top w:val="none" w:sz="0" w:space="0" w:color="auto"/>
            <w:left w:val="none" w:sz="0" w:space="0" w:color="auto"/>
            <w:bottom w:val="none" w:sz="0" w:space="0" w:color="auto"/>
            <w:right w:val="none" w:sz="0" w:space="0" w:color="auto"/>
          </w:divBdr>
        </w:div>
        <w:div w:id="1866208051">
          <w:marLeft w:val="640"/>
          <w:marRight w:val="0"/>
          <w:marTop w:val="0"/>
          <w:marBottom w:val="0"/>
          <w:divBdr>
            <w:top w:val="none" w:sz="0" w:space="0" w:color="auto"/>
            <w:left w:val="none" w:sz="0" w:space="0" w:color="auto"/>
            <w:bottom w:val="none" w:sz="0" w:space="0" w:color="auto"/>
            <w:right w:val="none" w:sz="0" w:space="0" w:color="auto"/>
          </w:divBdr>
        </w:div>
        <w:div w:id="1867599797">
          <w:marLeft w:val="640"/>
          <w:marRight w:val="0"/>
          <w:marTop w:val="0"/>
          <w:marBottom w:val="0"/>
          <w:divBdr>
            <w:top w:val="none" w:sz="0" w:space="0" w:color="auto"/>
            <w:left w:val="none" w:sz="0" w:space="0" w:color="auto"/>
            <w:bottom w:val="none" w:sz="0" w:space="0" w:color="auto"/>
            <w:right w:val="none" w:sz="0" w:space="0" w:color="auto"/>
          </w:divBdr>
        </w:div>
        <w:div w:id="1878008078">
          <w:marLeft w:val="640"/>
          <w:marRight w:val="0"/>
          <w:marTop w:val="0"/>
          <w:marBottom w:val="0"/>
          <w:divBdr>
            <w:top w:val="none" w:sz="0" w:space="0" w:color="auto"/>
            <w:left w:val="none" w:sz="0" w:space="0" w:color="auto"/>
            <w:bottom w:val="none" w:sz="0" w:space="0" w:color="auto"/>
            <w:right w:val="none" w:sz="0" w:space="0" w:color="auto"/>
          </w:divBdr>
        </w:div>
        <w:div w:id="1884904494">
          <w:marLeft w:val="640"/>
          <w:marRight w:val="0"/>
          <w:marTop w:val="0"/>
          <w:marBottom w:val="0"/>
          <w:divBdr>
            <w:top w:val="none" w:sz="0" w:space="0" w:color="auto"/>
            <w:left w:val="none" w:sz="0" w:space="0" w:color="auto"/>
            <w:bottom w:val="none" w:sz="0" w:space="0" w:color="auto"/>
            <w:right w:val="none" w:sz="0" w:space="0" w:color="auto"/>
          </w:divBdr>
        </w:div>
        <w:div w:id="1918396370">
          <w:marLeft w:val="640"/>
          <w:marRight w:val="0"/>
          <w:marTop w:val="0"/>
          <w:marBottom w:val="0"/>
          <w:divBdr>
            <w:top w:val="none" w:sz="0" w:space="0" w:color="auto"/>
            <w:left w:val="none" w:sz="0" w:space="0" w:color="auto"/>
            <w:bottom w:val="none" w:sz="0" w:space="0" w:color="auto"/>
            <w:right w:val="none" w:sz="0" w:space="0" w:color="auto"/>
          </w:divBdr>
        </w:div>
        <w:div w:id="1928807273">
          <w:marLeft w:val="640"/>
          <w:marRight w:val="0"/>
          <w:marTop w:val="0"/>
          <w:marBottom w:val="0"/>
          <w:divBdr>
            <w:top w:val="none" w:sz="0" w:space="0" w:color="auto"/>
            <w:left w:val="none" w:sz="0" w:space="0" w:color="auto"/>
            <w:bottom w:val="none" w:sz="0" w:space="0" w:color="auto"/>
            <w:right w:val="none" w:sz="0" w:space="0" w:color="auto"/>
          </w:divBdr>
        </w:div>
        <w:div w:id="1939098276">
          <w:marLeft w:val="640"/>
          <w:marRight w:val="0"/>
          <w:marTop w:val="0"/>
          <w:marBottom w:val="0"/>
          <w:divBdr>
            <w:top w:val="none" w:sz="0" w:space="0" w:color="auto"/>
            <w:left w:val="none" w:sz="0" w:space="0" w:color="auto"/>
            <w:bottom w:val="none" w:sz="0" w:space="0" w:color="auto"/>
            <w:right w:val="none" w:sz="0" w:space="0" w:color="auto"/>
          </w:divBdr>
        </w:div>
        <w:div w:id="1987542358">
          <w:marLeft w:val="640"/>
          <w:marRight w:val="0"/>
          <w:marTop w:val="0"/>
          <w:marBottom w:val="0"/>
          <w:divBdr>
            <w:top w:val="none" w:sz="0" w:space="0" w:color="auto"/>
            <w:left w:val="none" w:sz="0" w:space="0" w:color="auto"/>
            <w:bottom w:val="none" w:sz="0" w:space="0" w:color="auto"/>
            <w:right w:val="none" w:sz="0" w:space="0" w:color="auto"/>
          </w:divBdr>
        </w:div>
        <w:div w:id="1992370208">
          <w:marLeft w:val="640"/>
          <w:marRight w:val="0"/>
          <w:marTop w:val="0"/>
          <w:marBottom w:val="0"/>
          <w:divBdr>
            <w:top w:val="none" w:sz="0" w:space="0" w:color="auto"/>
            <w:left w:val="none" w:sz="0" w:space="0" w:color="auto"/>
            <w:bottom w:val="none" w:sz="0" w:space="0" w:color="auto"/>
            <w:right w:val="none" w:sz="0" w:space="0" w:color="auto"/>
          </w:divBdr>
        </w:div>
        <w:div w:id="2005936727">
          <w:marLeft w:val="640"/>
          <w:marRight w:val="0"/>
          <w:marTop w:val="0"/>
          <w:marBottom w:val="0"/>
          <w:divBdr>
            <w:top w:val="none" w:sz="0" w:space="0" w:color="auto"/>
            <w:left w:val="none" w:sz="0" w:space="0" w:color="auto"/>
            <w:bottom w:val="none" w:sz="0" w:space="0" w:color="auto"/>
            <w:right w:val="none" w:sz="0" w:space="0" w:color="auto"/>
          </w:divBdr>
        </w:div>
        <w:div w:id="2057046560">
          <w:marLeft w:val="640"/>
          <w:marRight w:val="0"/>
          <w:marTop w:val="0"/>
          <w:marBottom w:val="0"/>
          <w:divBdr>
            <w:top w:val="none" w:sz="0" w:space="0" w:color="auto"/>
            <w:left w:val="none" w:sz="0" w:space="0" w:color="auto"/>
            <w:bottom w:val="none" w:sz="0" w:space="0" w:color="auto"/>
            <w:right w:val="none" w:sz="0" w:space="0" w:color="auto"/>
          </w:divBdr>
        </w:div>
        <w:div w:id="2080053830">
          <w:marLeft w:val="640"/>
          <w:marRight w:val="0"/>
          <w:marTop w:val="0"/>
          <w:marBottom w:val="0"/>
          <w:divBdr>
            <w:top w:val="none" w:sz="0" w:space="0" w:color="auto"/>
            <w:left w:val="none" w:sz="0" w:space="0" w:color="auto"/>
            <w:bottom w:val="none" w:sz="0" w:space="0" w:color="auto"/>
            <w:right w:val="none" w:sz="0" w:space="0" w:color="auto"/>
          </w:divBdr>
        </w:div>
        <w:div w:id="2092967517">
          <w:marLeft w:val="640"/>
          <w:marRight w:val="0"/>
          <w:marTop w:val="0"/>
          <w:marBottom w:val="0"/>
          <w:divBdr>
            <w:top w:val="none" w:sz="0" w:space="0" w:color="auto"/>
            <w:left w:val="none" w:sz="0" w:space="0" w:color="auto"/>
            <w:bottom w:val="none" w:sz="0" w:space="0" w:color="auto"/>
            <w:right w:val="none" w:sz="0" w:space="0" w:color="auto"/>
          </w:divBdr>
        </w:div>
        <w:div w:id="2096242662">
          <w:marLeft w:val="640"/>
          <w:marRight w:val="0"/>
          <w:marTop w:val="0"/>
          <w:marBottom w:val="0"/>
          <w:divBdr>
            <w:top w:val="none" w:sz="0" w:space="0" w:color="auto"/>
            <w:left w:val="none" w:sz="0" w:space="0" w:color="auto"/>
            <w:bottom w:val="none" w:sz="0" w:space="0" w:color="auto"/>
            <w:right w:val="none" w:sz="0" w:space="0" w:color="auto"/>
          </w:divBdr>
        </w:div>
        <w:div w:id="2117140736">
          <w:marLeft w:val="640"/>
          <w:marRight w:val="0"/>
          <w:marTop w:val="0"/>
          <w:marBottom w:val="0"/>
          <w:divBdr>
            <w:top w:val="none" w:sz="0" w:space="0" w:color="auto"/>
            <w:left w:val="none" w:sz="0" w:space="0" w:color="auto"/>
            <w:bottom w:val="none" w:sz="0" w:space="0" w:color="auto"/>
            <w:right w:val="none" w:sz="0" w:space="0" w:color="auto"/>
          </w:divBdr>
        </w:div>
        <w:div w:id="2122064549">
          <w:marLeft w:val="640"/>
          <w:marRight w:val="0"/>
          <w:marTop w:val="0"/>
          <w:marBottom w:val="0"/>
          <w:divBdr>
            <w:top w:val="none" w:sz="0" w:space="0" w:color="auto"/>
            <w:left w:val="none" w:sz="0" w:space="0" w:color="auto"/>
            <w:bottom w:val="none" w:sz="0" w:space="0" w:color="auto"/>
            <w:right w:val="none" w:sz="0" w:space="0" w:color="auto"/>
          </w:divBdr>
        </w:div>
      </w:divsChild>
    </w:div>
    <w:div w:id="1969165623">
      <w:marLeft w:val="640"/>
      <w:marRight w:val="0"/>
      <w:marTop w:val="0"/>
      <w:marBottom w:val="0"/>
      <w:divBdr>
        <w:top w:val="none" w:sz="0" w:space="0" w:color="auto"/>
        <w:left w:val="none" w:sz="0" w:space="0" w:color="auto"/>
        <w:bottom w:val="none" w:sz="0" w:space="0" w:color="auto"/>
        <w:right w:val="none" w:sz="0" w:space="0" w:color="auto"/>
      </w:divBdr>
    </w:div>
    <w:div w:id="1970935254">
      <w:marLeft w:val="640"/>
      <w:marRight w:val="0"/>
      <w:marTop w:val="0"/>
      <w:marBottom w:val="0"/>
      <w:divBdr>
        <w:top w:val="none" w:sz="0" w:space="0" w:color="auto"/>
        <w:left w:val="none" w:sz="0" w:space="0" w:color="auto"/>
        <w:bottom w:val="none" w:sz="0" w:space="0" w:color="auto"/>
        <w:right w:val="none" w:sz="0" w:space="0" w:color="auto"/>
      </w:divBdr>
    </w:div>
    <w:div w:id="1971088811">
      <w:marLeft w:val="640"/>
      <w:marRight w:val="0"/>
      <w:marTop w:val="0"/>
      <w:marBottom w:val="0"/>
      <w:divBdr>
        <w:top w:val="none" w:sz="0" w:space="0" w:color="auto"/>
        <w:left w:val="none" w:sz="0" w:space="0" w:color="auto"/>
        <w:bottom w:val="none" w:sz="0" w:space="0" w:color="auto"/>
        <w:right w:val="none" w:sz="0" w:space="0" w:color="auto"/>
      </w:divBdr>
    </w:div>
    <w:div w:id="1971473916">
      <w:marLeft w:val="640"/>
      <w:marRight w:val="0"/>
      <w:marTop w:val="0"/>
      <w:marBottom w:val="0"/>
      <w:divBdr>
        <w:top w:val="none" w:sz="0" w:space="0" w:color="auto"/>
        <w:left w:val="none" w:sz="0" w:space="0" w:color="auto"/>
        <w:bottom w:val="none" w:sz="0" w:space="0" w:color="auto"/>
        <w:right w:val="none" w:sz="0" w:space="0" w:color="auto"/>
      </w:divBdr>
    </w:div>
    <w:div w:id="1971860287">
      <w:marLeft w:val="640"/>
      <w:marRight w:val="0"/>
      <w:marTop w:val="0"/>
      <w:marBottom w:val="0"/>
      <w:divBdr>
        <w:top w:val="none" w:sz="0" w:space="0" w:color="auto"/>
        <w:left w:val="none" w:sz="0" w:space="0" w:color="auto"/>
        <w:bottom w:val="none" w:sz="0" w:space="0" w:color="auto"/>
        <w:right w:val="none" w:sz="0" w:space="0" w:color="auto"/>
      </w:divBdr>
    </w:div>
    <w:div w:id="1971933372">
      <w:marLeft w:val="640"/>
      <w:marRight w:val="0"/>
      <w:marTop w:val="0"/>
      <w:marBottom w:val="0"/>
      <w:divBdr>
        <w:top w:val="none" w:sz="0" w:space="0" w:color="auto"/>
        <w:left w:val="none" w:sz="0" w:space="0" w:color="auto"/>
        <w:bottom w:val="none" w:sz="0" w:space="0" w:color="auto"/>
        <w:right w:val="none" w:sz="0" w:space="0" w:color="auto"/>
      </w:divBdr>
    </w:div>
    <w:div w:id="1972199901">
      <w:marLeft w:val="640"/>
      <w:marRight w:val="0"/>
      <w:marTop w:val="0"/>
      <w:marBottom w:val="0"/>
      <w:divBdr>
        <w:top w:val="none" w:sz="0" w:space="0" w:color="auto"/>
        <w:left w:val="none" w:sz="0" w:space="0" w:color="auto"/>
        <w:bottom w:val="none" w:sz="0" w:space="0" w:color="auto"/>
        <w:right w:val="none" w:sz="0" w:space="0" w:color="auto"/>
      </w:divBdr>
    </w:div>
    <w:div w:id="1972635619">
      <w:marLeft w:val="640"/>
      <w:marRight w:val="0"/>
      <w:marTop w:val="0"/>
      <w:marBottom w:val="0"/>
      <w:divBdr>
        <w:top w:val="none" w:sz="0" w:space="0" w:color="auto"/>
        <w:left w:val="none" w:sz="0" w:space="0" w:color="auto"/>
        <w:bottom w:val="none" w:sz="0" w:space="0" w:color="auto"/>
        <w:right w:val="none" w:sz="0" w:space="0" w:color="auto"/>
      </w:divBdr>
    </w:div>
    <w:div w:id="1972830962">
      <w:marLeft w:val="640"/>
      <w:marRight w:val="0"/>
      <w:marTop w:val="0"/>
      <w:marBottom w:val="0"/>
      <w:divBdr>
        <w:top w:val="none" w:sz="0" w:space="0" w:color="auto"/>
        <w:left w:val="none" w:sz="0" w:space="0" w:color="auto"/>
        <w:bottom w:val="none" w:sz="0" w:space="0" w:color="auto"/>
        <w:right w:val="none" w:sz="0" w:space="0" w:color="auto"/>
      </w:divBdr>
    </w:div>
    <w:div w:id="1973705832">
      <w:marLeft w:val="640"/>
      <w:marRight w:val="0"/>
      <w:marTop w:val="0"/>
      <w:marBottom w:val="0"/>
      <w:divBdr>
        <w:top w:val="none" w:sz="0" w:space="0" w:color="auto"/>
        <w:left w:val="none" w:sz="0" w:space="0" w:color="auto"/>
        <w:bottom w:val="none" w:sz="0" w:space="0" w:color="auto"/>
        <w:right w:val="none" w:sz="0" w:space="0" w:color="auto"/>
      </w:divBdr>
    </w:div>
    <w:div w:id="1973825720">
      <w:marLeft w:val="640"/>
      <w:marRight w:val="0"/>
      <w:marTop w:val="0"/>
      <w:marBottom w:val="0"/>
      <w:divBdr>
        <w:top w:val="none" w:sz="0" w:space="0" w:color="auto"/>
        <w:left w:val="none" w:sz="0" w:space="0" w:color="auto"/>
        <w:bottom w:val="none" w:sz="0" w:space="0" w:color="auto"/>
        <w:right w:val="none" w:sz="0" w:space="0" w:color="auto"/>
      </w:divBdr>
    </w:div>
    <w:div w:id="1974673615">
      <w:marLeft w:val="640"/>
      <w:marRight w:val="0"/>
      <w:marTop w:val="0"/>
      <w:marBottom w:val="0"/>
      <w:divBdr>
        <w:top w:val="none" w:sz="0" w:space="0" w:color="auto"/>
        <w:left w:val="none" w:sz="0" w:space="0" w:color="auto"/>
        <w:bottom w:val="none" w:sz="0" w:space="0" w:color="auto"/>
        <w:right w:val="none" w:sz="0" w:space="0" w:color="auto"/>
      </w:divBdr>
    </w:div>
    <w:div w:id="1975058477">
      <w:marLeft w:val="640"/>
      <w:marRight w:val="0"/>
      <w:marTop w:val="0"/>
      <w:marBottom w:val="0"/>
      <w:divBdr>
        <w:top w:val="none" w:sz="0" w:space="0" w:color="auto"/>
        <w:left w:val="none" w:sz="0" w:space="0" w:color="auto"/>
        <w:bottom w:val="none" w:sz="0" w:space="0" w:color="auto"/>
        <w:right w:val="none" w:sz="0" w:space="0" w:color="auto"/>
      </w:divBdr>
    </w:div>
    <w:div w:id="1975065309">
      <w:marLeft w:val="640"/>
      <w:marRight w:val="0"/>
      <w:marTop w:val="0"/>
      <w:marBottom w:val="0"/>
      <w:divBdr>
        <w:top w:val="none" w:sz="0" w:space="0" w:color="auto"/>
        <w:left w:val="none" w:sz="0" w:space="0" w:color="auto"/>
        <w:bottom w:val="none" w:sz="0" w:space="0" w:color="auto"/>
        <w:right w:val="none" w:sz="0" w:space="0" w:color="auto"/>
      </w:divBdr>
    </w:div>
    <w:div w:id="1975138091">
      <w:marLeft w:val="640"/>
      <w:marRight w:val="0"/>
      <w:marTop w:val="0"/>
      <w:marBottom w:val="0"/>
      <w:divBdr>
        <w:top w:val="none" w:sz="0" w:space="0" w:color="auto"/>
        <w:left w:val="none" w:sz="0" w:space="0" w:color="auto"/>
        <w:bottom w:val="none" w:sz="0" w:space="0" w:color="auto"/>
        <w:right w:val="none" w:sz="0" w:space="0" w:color="auto"/>
      </w:divBdr>
    </w:div>
    <w:div w:id="1975597157">
      <w:marLeft w:val="640"/>
      <w:marRight w:val="0"/>
      <w:marTop w:val="0"/>
      <w:marBottom w:val="0"/>
      <w:divBdr>
        <w:top w:val="none" w:sz="0" w:space="0" w:color="auto"/>
        <w:left w:val="none" w:sz="0" w:space="0" w:color="auto"/>
        <w:bottom w:val="none" w:sz="0" w:space="0" w:color="auto"/>
        <w:right w:val="none" w:sz="0" w:space="0" w:color="auto"/>
      </w:divBdr>
    </w:div>
    <w:div w:id="1975794992">
      <w:marLeft w:val="640"/>
      <w:marRight w:val="0"/>
      <w:marTop w:val="0"/>
      <w:marBottom w:val="0"/>
      <w:divBdr>
        <w:top w:val="none" w:sz="0" w:space="0" w:color="auto"/>
        <w:left w:val="none" w:sz="0" w:space="0" w:color="auto"/>
        <w:bottom w:val="none" w:sz="0" w:space="0" w:color="auto"/>
        <w:right w:val="none" w:sz="0" w:space="0" w:color="auto"/>
      </w:divBdr>
    </w:div>
    <w:div w:id="1976834074">
      <w:marLeft w:val="640"/>
      <w:marRight w:val="0"/>
      <w:marTop w:val="0"/>
      <w:marBottom w:val="0"/>
      <w:divBdr>
        <w:top w:val="none" w:sz="0" w:space="0" w:color="auto"/>
        <w:left w:val="none" w:sz="0" w:space="0" w:color="auto"/>
        <w:bottom w:val="none" w:sz="0" w:space="0" w:color="auto"/>
        <w:right w:val="none" w:sz="0" w:space="0" w:color="auto"/>
      </w:divBdr>
    </w:div>
    <w:div w:id="1977178072">
      <w:marLeft w:val="640"/>
      <w:marRight w:val="0"/>
      <w:marTop w:val="0"/>
      <w:marBottom w:val="0"/>
      <w:divBdr>
        <w:top w:val="none" w:sz="0" w:space="0" w:color="auto"/>
        <w:left w:val="none" w:sz="0" w:space="0" w:color="auto"/>
        <w:bottom w:val="none" w:sz="0" w:space="0" w:color="auto"/>
        <w:right w:val="none" w:sz="0" w:space="0" w:color="auto"/>
      </w:divBdr>
    </w:div>
    <w:div w:id="1978140049">
      <w:marLeft w:val="640"/>
      <w:marRight w:val="0"/>
      <w:marTop w:val="0"/>
      <w:marBottom w:val="0"/>
      <w:divBdr>
        <w:top w:val="none" w:sz="0" w:space="0" w:color="auto"/>
        <w:left w:val="none" w:sz="0" w:space="0" w:color="auto"/>
        <w:bottom w:val="none" w:sz="0" w:space="0" w:color="auto"/>
        <w:right w:val="none" w:sz="0" w:space="0" w:color="auto"/>
      </w:divBdr>
    </w:div>
    <w:div w:id="1978218957">
      <w:marLeft w:val="640"/>
      <w:marRight w:val="0"/>
      <w:marTop w:val="0"/>
      <w:marBottom w:val="0"/>
      <w:divBdr>
        <w:top w:val="none" w:sz="0" w:space="0" w:color="auto"/>
        <w:left w:val="none" w:sz="0" w:space="0" w:color="auto"/>
        <w:bottom w:val="none" w:sz="0" w:space="0" w:color="auto"/>
        <w:right w:val="none" w:sz="0" w:space="0" w:color="auto"/>
      </w:divBdr>
    </w:div>
    <w:div w:id="1978218969">
      <w:marLeft w:val="640"/>
      <w:marRight w:val="0"/>
      <w:marTop w:val="0"/>
      <w:marBottom w:val="0"/>
      <w:divBdr>
        <w:top w:val="none" w:sz="0" w:space="0" w:color="auto"/>
        <w:left w:val="none" w:sz="0" w:space="0" w:color="auto"/>
        <w:bottom w:val="none" w:sz="0" w:space="0" w:color="auto"/>
        <w:right w:val="none" w:sz="0" w:space="0" w:color="auto"/>
      </w:divBdr>
    </w:div>
    <w:div w:id="1978760833">
      <w:marLeft w:val="640"/>
      <w:marRight w:val="0"/>
      <w:marTop w:val="0"/>
      <w:marBottom w:val="0"/>
      <w:divBdr>
        <w:top w:val="none" w:sz="0" w:space="0" w:color="auto"/>
        <w:left w:val="none" w:sz="0" w:space="0" w:color="auto"/>
        <w:bottom w:val="none" w:sz="0" w:space="0" w:color="auto"/>
        <w:right w:val="none" w:sz="0" w:space="0" w:color="auto"/>
      </w:divBdr>
    </w:div>
    <w:div w:id="1979143228">
      <w:marLeft w:val="640"/>
      <w:marRight w:val="0"/>
      <w:marTop w:val="0"/>
      <w:marBottom w:val="0"/>
      <w:divBdr>
        <w:top w:val="none" w:sz="0" w:space="0" w:color="auto"/>
        <w:left w:val="none" w:sz="0" w:space="0" w:color="auto"/>
        <w:bottom w:val="none" w:sz="0" w:space="0" w:color="auto"/>
        <w:right w:val="none" w:sz="0" w:space="0" w:color="auto"/>
      </w:divBdr>
    </w:div>
    <w:div w:id="1980183416">
      <w:marLeft w:val="640"/>
      <w:marRight w:val="0"/>
      <w:marTop w:val="0"/>
      <w:marBottom w:val="0"/>
      <w:divBdr>
        <w:top w:val="none" w:sz="0" w:space="0" w:color="auto"/>
        <w:left w:val="none" w:sz="0" w:space="0" w:color="auto"/>
        <w:bottom w:val="none" w:sz="0" w:space="0" w:color="auto"/>
        <w:right w:val="none" w:sz="0" w:space="0" w:color="auto"/>
      </w:divBdr>
    </w:div>
    <w:div w:id="1980571770">
      <w:marLeft w:val="640"/>
      <w:marRight w:val="0"/>
      <w:marTop w:val="0"/>
      <w:marBottom w:val="0"/>
      <w:divBdr>
        <w:top w:val="none" w:sz="0" w:space="0" w:color="auto"/>
        <w:left w:val="none" w:sz="0" w:space="0" w:color="auto"/>
        <w:bottom w:val="none" w:sz="0" w:space="0" w:color="auto"/>
        <w:right w:val="none" w:sz="0" w:space="0" w:color="auto"/>
      </w:divBdr>
    </w:div>
    <w:div w:id="1980576037">
      <w:marLeft w:val="640"/>
      <w:marRight w:val="0"/>
      <w:marTop w:val="0"/>
      <w:marBottom w:val="0"/>
      <w:divBdr>
        <w:top w:val="none" w:sz="0" w:space="0" w:color="auto"/>
        <w:left w:val="none" w:sz="0" w:space="0" w:color="auto"/>
        <w:bottom w:val="none" w:sz="0" w:space="0" w:color="auto"/>
        <w:right w:val="none" w:sz="0" w:space="0" w:color="auto"/>
      </w:divBdr>
    </w:div>
    <w:div w:id="1981617992">
      <w:marLeft w:val="640"/>
      <w:marRight w:val="0"/>
      <w:marTop w:val="0"/>
      <w:marBottom w:val="0"/>
      <w:divBdr>
        <w:top w:val="none" w:sz="0" w:space="0" w:color="auto"/>
        <w:left w:val="none" w:sz="0" w:space="0" w:color="auto"/>
        <w:bottom w:val="none" w:sz="0" w:space="0" w:color="auto"/>
        <w:right w:val="none" w:sz="0" w:space="0" w:color="auto"/>
      </w:divBdr>
    </w:div>
    <w:div w:id="1981841002">
      <w:marLeft w:val="640"/>
      <w:marRight w:val="0"/>
      <w:marTop w:val="0"/>
      <w:marBottom w:val="0"/>
      <w:divBdr>
        <w:top w:val="none" w:sz="0" w:space="0" w:color="auto"/>
        <w:left w:val="none" w:sz="0" w:space="0" w:color="auto"/>
        <w:bottom w:val="none" w:sz="0" w:space="0" w:color="auto"/>
        <w:right w:val="none" w:sz="0" w:space="0" w:color="auto"/>
      </w:divBdr>
    </w:div>
    <w:div w:id="1982036105">
      <w:marLeft w:val="640"/>
      <w:marRight w:val="0"/>
      <w:marTop w:val="0"/>
      <w:marBottom w:val="0"/>
      <w:divBdr>
        <w:top w:val="none" w:sz="0" w:space="0" w:color="auto"/>
        <w:left w:val="none" w:sz="0" w:space="0" w:color="auto"/>
        <w:bottom w:val="none" w:sz="0" w:space="0" w:color="auto"/>
        <w:right w:val="none" w:sz="0" w:space="0" w:color="auto"/>
      </w:divBdr>
    </w:div>
    <w:div w:id="1983532575">
      <w:marLeft w:val="640"/>
      <w:marRight w:val="0"/>
      <w:marTop w:val="0"/>
      <w:marBottom w:val="0"/>
      <w:divBdr>
        <w:top w:val="none" w:sz="0" w:space="0" w:color="auto"/>
        <w:left w:val="none" w:sz="0" w:space="0" w:color="auto"/>
        <w:bottom w:val="none" w:sz="0" w:space="0" w:color="auto"/>
        <w:right w:val="none" w:sz="0" w:space="0" w:color="auto"/>
      </w:divBdr>
    </w:div>
    <w:div w:id="1983580967">
      <w:marLeft w:val="640"/>
      <w:marRight w:val="0"/>
      <w:marTop w:val="0"/>
      <w:marBottom w:val="0"/>
      <w:divBdr>
        <w:top w:val="none" w:sz="0" w:space="0" w:color="auto"/>
        <w:left w:val="none" w:sz="0" w:space="0" w:color="auto"/>
        <w:bottom w:val="none" w:sz="0" w:space="0" w:color="auto"/>
        <w:right w:val="none" w:sz="0" w:space="0" w:color="auto"/>
      </w:divBdr>
    </w:div>
    <w:div w:id="1983609415">
      <w:marLeft w:val="640"/>
      <w:marRight w:val="0"/>
      <w:marTop w:val="0"/>
      <w:marBottom w:val="0"/>
      <w:divBdr>
        <w:top w:val="none" w:sz="0" w:space="0" w:color="auto"/>
        <w:left w:val="none" w:sz="0" w:space="0" w:color="auto"/>
        <w:bottom w:val="none" w:sz="0" w:space="0" w:color="auto"/>
        <w:right w:val="none" w:sz="0" w:space="0" w:color="auto"/>
      </w:divBdr>
    </w:div>
    <w:div w:id="1983851279">
      <w:marLeft w:val="640"/>
      <w:marRight w:val="0"/>
      <w:marTop w:val="0"/>
      <w:marBottom w:val="0"/>
      <w:divBdr>
        <w:top w:val="none" w:sz="0" w:space="0" w:color="auto"/>
        <w:left w:val="none" w:sz="0" w:space="0" w:color="auto"/>
        <w:bottom w:val="none" w:sz="0" w:space="0" w:color="auto"/>
        <w:right w:val="none" w:sz="0" w:space="0" w:color="auto"/>
      </w:divBdr>
    </w:div>
    <w:div w:id="1984774473">
      <w:marLeft w:val="640"/>
      <w:marRight w:val="0"/>
      <w:marTop w:val="0"/>
      <w:marBottom w:val="0"/>
      <w:divBdr>
        <w:top w:val="none" w:sz="0" w:space="0" w:color="auto"/>
        <w:left w:val="none" w:sz="0" w:space="0" w:color="auto"/>
        <w:bottom w:val="none" w:sz="0" w:space="0" w:color="auto"/>
        <w:right w:val="none" w:sz="0" w:space="0" w:color="auto"/>
      </w:divBdr>
    </w:div>
    <w:div w:id="1985424497">
      <w:marLeft w:val="640"/>
      <w:marRight w:val="0"/>
      <w:marTop w:val="0"/>
      <w:marBottom w:val="0"/>
      <w:divBdr>
        <w:top w:val="none" w:sz="0" w:space="0" w:color="auto"/>
        <w:left w:val="none" w:sz="0" w:space="0" w:color="auto"/>
        <w:bottom w:val="none" w:sz="0" w:space="0" w:color="auto"/>
        <w:right w:val="none" w:sz="0" w:space="0" w:color="auto"/>
      </w:divBdr>
    </w:div>
    <w:div w:id="1986470890">
      <w:marLeft w:val="640"/>
      <w:marRight w:val="0"/>
      <w:marTop w:val="0"/>
      <w:marBottom w:val="0"/>
      <w:divBdr>
        <w:top w:val="none" w:sz="0" w:space="0" w:color="auto"/>
        <w:left w:val="none" w:sz="0" w:space="0" w:color="auto"/>
        <w:bottom w:val="none" w:sz="0" w:space="0" w:color="auto"/>
        <w:right w:val="none" w:sz="0" w:space="0" w:color="auto"/>
      </w:divBdr>
    </w:div>
    <w:div w:id="1986547633">
      <w:marLeft w:val="640"/>
      <w:marRight w:val="0"/>
      <w:marTop w:val="0"/>
      <w:marBottom w:val="0"/>
      <w:divBdr>
        <w:top w:val="none" w:sz="0" w:space="0" w:color="auto"/>
        <w:left w:val="none" w:sz="0" w:space="0" w:color="auto"/>
        <w:bottom w:val="none" w:sz="0" w:space="0" w:color="auto"/>
        <w:right w:val="none" w:sz="0" w:space="0" w:color="auto"/>
      </w:divBdr>
    </w:div>
    <w:div w:id="1987928014">
      <w:marLeft w:val="640"/>
      <w:marRight w:val="0"/>
      <w:marTop w:val="0"/>
      <w:marBottom w:val="0"/>
      <w:divBdr>
        <w:top w:val="none" w:sz="0" w:space="0" w:color="auto"/>
        <w:left w:val="none" w:sz="0" w:space="0" w:color="auto"/>
        <w:bottom w:val="none" w:sz="0" w:space="0" w:color="auto"/>
        <w:right w:val="none" w:sz="0" w:space="0" w:color="auto"/>
      </w:divBdr>
    </w:div>
    <w:div w:id="1988045086">
      <w:marLeft w:val="640"/>
      <w:marRight w:val="0"/>
      <w:marTop w:val="0"/>
      <w:marBottom w:val="0"/>
      <w:divBdr>
        <w:top w:val="none" w:sz="0" w:space="0" w:color="auto"/>
        <w:left w:val="none" w:sz="0" w:space="0" w:color="auto"/>
        <w:bottom w:val="none" w:sz="0" w:space="0" w:color="auto"/>
        <w:right w:val="none" w:sz="0" w:space="0" w:color="auto"/>
      </w:divBdr>
    </w:div>
    <w:div w:id="1988171070">
      <w:marLeft w:val="640"/>
      <w:marRight w:val="0"/>
      <w:marTop w:val="0"/>
      <w:marBottom w:val="0"/>
      <w:divBdr>
        <w:top w:val="none" w:sz="0" w:space="0" w:color="auto"/>
        <w:left w:val="none" w:sz="0" w:space="0" w:color="auto"/>
        <w:bottom w:val="none" w:sz="0" w:space="0" w:color="auto"/>
        <w:right w:val="none" w:sz="0" w:space="0" w:color="auto"/>
      </w:divBdr>
    </w:div>
    <w:div w:id="1988971956">
      <w:marLeft w:val="640"/>
      <w:marRight w:val="0"/>
      <w:marTop w:val="0"/>
      <w:marBottom w:val="0"/>
      <w:divBdr>
        <w:top w:val="none" w:sz="0" w:space="0" w:color="auto"/>
        <w:left w:val="none" w:sz="0" w:space="0" w:color="auto"/>
        <w:bottom w:val="none" w:sz="0" w:space="0" w:color="auto"/>
        <w:right w:val="none" w:sz="0" w:space="0" w:color="auto"/>
      </w:divBdr>
    </w:div>
    <w:div w:id="1989168629">
      <w:marLeft w:val="640"/>
      <w:marRight w:val="0"/>
      <w:marTop w:val="0"/>
      <w:marBottom w:val="0"/>
      <w:divBdr>
        <w:top w:val="none" w:sz="0" w:space="0" w:color="auto"/>
        <w:left w:val="none" w:sz="0" w:space="0" w:color="auto"/>
        <w:bottom w:val="none" w:sz="0" w:space="0" w:color="auto"/>
        <w:right w:val="none" w:sz="0" w:space="0" w:color="auto"/>
      </w:divBdr>
    </w:div>
    <w:div w:id="1989820374">
      <w:marLeft w:val="640"/>
      <w:marRight w:val="0"/>
      <w:marTop w:val="0"/>
      <w:marBottom w:val="0"/>
      <w:divBdr>
        <w:top w:val="none" w:sz="0" w:space="0" w:color="auto"/>
        <w:left w:val="none" w:sz="0" w:space="0" w:color="auto"/>
        <w:bottom w:val="none" w:sz="0" w:space="0" w:color="auto"/>
        <w:right w:val="none" w:sz="0" w:space="0" w:color="auto"/>
      </w:divBdr>
    </w:div>
    <w:div w:id="1989822085">
      <w:marLeft w:val="640"/>
      <w:marRight w:val="0"/>
      <w:marTop w:val="0"/>
      <w:marBottom w:val="0"/>
      <w:divBdr>
        <w:top w:val="none" w:sz="0" w:space="0" w:color="auto"/>
        <w:left w:val="none" w:sz="0" w:space="0" w:color="auto"/>
        <w:bottom w:val="none" w:sz="0" w:space="0" w:color="auto"/>
        <w:right w:val="none" w:sz="0" w:space="0" w:color="auto"/>
      </w:divBdr>
    </w:div>
    <w:div w:id="1990205263">
      <w:marLeft w:val="640"/>
      <w:marRight w:val="0"/>
      <w:marTop w:val="0"/>
      <w:marBottom w:val="0"/>
      <w:divBdr>
        <w:top w:val="none" w:sz="0" w:space="0" w:color="auto"/>
        <w:left w:val="none" w:sz="0" w:space="0" w:color="auto"/>
        <w:bottom w:val="none" w:sz="0" w:space="0" w:color="auto"/>
        <w:right w:val="none" w:sz="0" w:space="0" w:color="auto"/>
      </w:divBdr>
    </w:div>
    <w:div w:id="1990863122">
      <w:marLeft w:val="640"/>
      <w:marRight w:val="0"/>
      <w:marTop w:val="0"/>
      <w:marBottom w:val="0"/>
      <w:divBdr>
        <w:top w:val="none" w:sz="0" w:space="0" w:color="auto"/>
        <w:left w:val="none" w:sz="0" w:space="0" w:color="auto"/>
        <w:bottom w:val="none" w:sz="0" w:space="0" w:color="auto"/>
        <w:right w:val="none" w:sz="0" w:space="0" w:color="auto"/>
      </w:divBdr>
    </w:div>
    <w:div w:id="1991328526">
      <w:marLeft w:val="640"/>
      <w:marRight w:val="0"/>
      <w:marTop w:val="0"/>
      <w:marBottom w:val="0"/>
      <w:divBdr>
        <w:top w:val="none" w:sz="0" w:space="0" w:color="auto"/>
        <w:left w:val="none" w:sz="0" w:space="0" w:color="auto"/>
        <w:bottom w:val="none" w:sz="0" w:space="0" w:color="auto"/>
        <w:right w:val="none" w:sz="0" w:space="0" w:color="auto"/>
      </w:divBdr>
    </w:div>
    <w:div w:id="1991405155">
      <w:marLeft w:val="640"/>
      <w:marRight w:val="0"/>
      <w:marTop w:val="0"/>
      <w:marBottom w:val="0"/>
      <w:divBdr>
        <w:top w:val="none" w:sz="0" w:space="0" w:color="auto"/>
        <w:left w:val="none" w:sz="0" w:space="0" w:color="auto"/>
        <w:bottom w:val="none" w:sz="0" w:space="0" w:color="auto"/>
        <w:right w:val="none" w:sz="0" w:space="0" w:color="auto"/>
      </w:divBdr>
    </w:div>
    <w:div w:id="1991710434">
      <w:marLeft w:val="640"/>
      <w:marRight w:val="0"/>
      <w:marTop w:val="0"/>
      <w:marBottom w:val="0"/>
      <w:divBdr>
        <w:top w:val="none" w:sz="0" w:space="0" w:color="auto"/>
        <w:left w:val="none" w:sz="0" w:space="0" w:color="auto"/>
        <w:bottom w:val="none" w:sz="0" w:space="0" w:color="auto"/>
        <w:right w:val="none" w:sz="0" w:space="0" w:color="auto"/>
      </w:divBdr>
    </w:div>
    <w:div w:id="1992102416">
      <w:marLeft w:val="640"/>
      <w:marRight w:val="0"/>
      <w:marTop w:val="0"/>
      <w:marBottom w:val="0"/>
      <w:divBdr>
        <w:top w:val="none" w:sz="0" w:space="0" w:color="auto"/>
        <w:left w:val="none" w:sz="0" w:space="0" w:color="auto"/>
        <w:bottom w:val="none" w:sz="0" w:space="0" w:color="auto"/>
        <w:right w:val="none" w:sz="0" w:space="0" w:color="auto"/>
      </w:divBdr>
    </w:div>
    <w:div w:id="1992711357">
      <w:marLeft w:val="640"/>
      <w:marRight w:val="0"/>
      <w:marTop w:val="0"/>
      <w:marBottom w:val="0"/>
      <w:divBdr>
        <w:top w:val="none" w:sz="0" w:space="0" w:color="auto"/>
        <w:left w:val="none" w:sz="0" w:space="0" w:color="auto"/>
        <w:bottom w:val="none" w:sz="0" w:space="0" w:color="auto"/>
        <w:right w:val="none" w:sz="0" w:space="0" w:color="auto"/>
      </w:divBdr>
    </w:div>
    <w:div w:id="1994288768">
      <w:marLeft w:val="640"/>
      <w:marRight w:val="0"/>
      <w:marTop w:val="0"/>
      <w:marBottom w:val="0"/>
      <w:divBdr>
        <w:top w:val="none" w:sz="0" w:space="0" w:color="auto"/>
        <w:left w:val="none" w:sz="0" w:space="0" w:color="auto"/>
        <w:bottom w:val="none" w:sz="0" w:space="0" w:color="auto"/>
        <w:right w:val="none" w:sz="0" w:space="0" w:color="auto"/>
      </w:divBdr>
    </w:div>
    <w:div w:id="1994408661">
      <w:marLeft w:val="640"/>
      <w:marRight w:val="0"/>
      <w:marTop w:val="0"/>
      <w:marBottom w:val="0"/>
      <w:divBdr>
        <w:top w:val="none" w:sz="0" w:space="0" w:color="auto"/>
        <w:left w:val="none" w:sz="0" w:space="0" w:color="auto"/>
        <w:bottom w:val="none" w:sz="0" w:space="0" w:color="auto"/>
        <w:right w:val="none" w:sz="0" w:space="0" w:color="auto"/>
      </w:divBdr>
    </w:div>
    <w:div w:id="1995063295">
      <w:marLeft w:val="640"/>
      <w:marRight w:val="0"/>
      <w:marTop w:val="0"/>
      <w:marBottom w:val="0"/>
      <w:divBdr>
        <w:top w:val="none" w:sz="0" w:space="0" w:color="auto"/>
        <w:left w:val="none" w:sz="0" w:space="0" w:color="auto"/>
        <w:bottom w:val="none" w:sz="0" w:space="0" w:color="auto"/>
        <w:right w:val="none" w:sz="0" w:space="0" w:color="auto"/>
      </w:divBdr>
    </w:div>
    <w:div w:id="1995454686">
      <w:marLeft w:val="640"/>
      <w:marRight w:val="0"/>
      <w:marTop w:val="0"/>
      <w:marBottom w:val="0"/>
      <w:divBdr>
        <w:top w:val="none" w:sz="0" w:space="0" w:color="auto"/>
        <w:left w:val="none" w:sz="0" w:space="0" w:color="auto"/>
        <w:bottom w:val="none" w:sz="0" w:space="0" w:color="auto"/>
        <w:right w:val="none" w:sz="0" w:space="0" w:color="auto"/>
      </w:divBdr>
    </w:div>
    <w:div w:id="1996257003">
      <w:marLeft w:val="640"/>
      <w:marRight w:val="0"/>
      <w:marTop w:val="0"/>
      <w:marBottom w:val="0"/>
      <w:divBdr>
        <w:top w:val="none" w:sz="0" w:space="0" w:color="auto"/>
        <w:left w:val="none" w:sz="0" w:space="0" w:color="auto"/>
        <w:bottom w:val="none" w:sz="0" w:space="0" w:color="auto"/>
        <w:right w:val="none" w:sz="0" w:space="0" w:color="auto"/>
      </w:divBdr>
    </w:div>
    <w:div w:id="1996757238">
      <w:marLeft w:val="640"/>
      <w:marRight w:val="0"/>
      <w:marTop w:val="0"/>
      <w:marBottom w:val="0"/>
      <w:divBdr>
        <w:top w:val="none" w:sz="0" w:space="0" w:color="auto"/>
        <w:left w:val="none" w:sz="0" w:space="0" w:color="auto"/>
        <w:bottom w:val="none" w:sz="0" w:space="0" w:color="auto"/>
        <w:right w:val="none" w:sz="0" w:space="0" w:color="auto"/>
      </w:divBdr>
    </w:div>
    <w:div w:id="1996840080">
      <w:marLeft w:val="640"/>
      <w:marRight w:val="0"/>
      <w:marTop w:val="0"/>
      <w:marBottom w:val="0"/>
      <w:divBdr>
        <w:top w:val="none" w:sz="0" w:space="0" w:color="auto"/>
        <w:left w:val="none" w:sz="0" w:space="0" w:color="auto"/>
        <w:bottom w:val="none" w:sz="0" w:space="0" w:color="auto"/>
        <w:right w:val="none" w:sz="0" w:space="0" w:color="auto"/>
      </w:divBdr>
    </w:div>
    <w:div w:id="1998462270">
      <w:marLeft w:val="640"/>
      <w:marRight w:val="0"/>
      <w:marTop w:val="0"/>
      <w:marBottom w:val="0"/>
      <w:divBdr>
        <w:top w:val="none" w:sz="0" w:space="0" w:color="auto"/>
        <w:left w:val="none" w:sz="0" w:space="0" w:color="auto"/>
        <w:bottom w:val="none" w:sz="0" w:space="0" w:color="auto"/>
        <w:right w:val="none" w:sz="0" w:space="0" w:color="auto"/>
      </w:divBdr>
    </w:div>
    <w:div w:id="1998804056">
      <w:marLeft w:val="640"/>
      <w:marRight w:val="0"/>
      <w:marTop w:val="0"/>
      <w:marBottom w:val="0"/>
      <w:divBdr>
        <w:top w:val="none" w:sz="0" w:space="0" w:color="auto"/>
        <w:left w:val="none" w:sz="0" w:space="0" w:color="auto"/>
        <w:bottom w:val="none" w:sz="0" w:space="0" w:color="auto"/>
        <w:right w:val="none" w:sz="0" w:space="0" w:color="auto"/>
      </w:divBdr>
    </w:div>
    <w:div w:id="2000495245">
      <w:marLeft w:val="640"/>
      <w:marRight w:val="0"/>
      <w:marTop w:val="0"/>
      <w:marBottom w:val="0"/>
      <w:divBdr>
        <w:top w:val="none" w:sz="0" w:space="0" w:color="auto"/>
        <w:left w:val="none" w:sz="0" w:space="0" w:color="auto"/>
        <w:bottom w:val="none" w:sz="0" w:space="0" w:color="auto"/>
        <w:right w:val="none" w:sz="0" w:space="0" w:color="auto"/>
      </w:divBdr>
    </w:div>
    <w:div w:id="2000569759">
      <w:marLeft w:val="640"/>
      <w:marRight w:val="0"/>
      <w:marTop w:val="0"/>
      <w:marBottom w:val="0"/>
      <w:divBdr>
        <w:top w:val="none" w:sz="0" w:space="0" w:color="auto"/>
        <w:left w:val="none" w:sz="0" w:space="0" w:color="auto"/>
        <w:bottom w:val="none" w:sz="0" w:space="0" w:color="auto"/>
        <w:right w:val="none" w:sz="0" w:space="0" w:color="auto"/>
      </w:divBdr>
    </w:div>
    <w:div w:id="2000617871">
      <w:marLeft w:val="640"/>
      <w:marRight w:val="0"/>
      <w:marTop w:val="0"/>
      <w:marBottom w:val="0"/>
      <w:divBdr>
        <w:top w:val="none" w:sz="0" w:space="0" w:color="auto"/>
        <w:left w:val="none" w:sz="0" w:space="0" w:color="auto"/>
        <w:bottom w:val="none" w:sz="0" w:space="0" w:color="auto"/>
        <w:right w:val="none" w:sz="0" w:space="0" w:color="auto"/>
      </w:divBdr>
    </w:div>
    <w:div w:id="2000838086">
      <w:marLeft w:val="640"/>
      <w:marRight w:val="0"/>
      <w:marTop w:val="0"/>
      <w:marBottom w:val="0"/>
      <w:divBdr>
        <w:top w:val="none" w:sz="0" w:space="0" w:color="auto"/>
        <w:left w:val="none" w:sz="0" w:space="0" w:color="auto"/>
        <w:bottom w:val="none" w:sz="0" w:space="0" w:color="auto"/>
        <w:right w:val="none" w:sz="0" w:space="0" w:color="auto"/>
      </w:divBdr>
    </w:div>
    <w:div w:id="2000965002">
      <w:bodyDiv w:val="1"/>
      <w:marLeft w:val="0"/>
      <w:marRight w:val="0"/>
      <w:marTop w:val="0"/>
      <w:marBottom w:val="0"/>
      <w:divBdr>
        <w:top w:val="none" w:sz="0" w:space="0" w:color="auto"/>
        <w:left w:val="none" w:sz="0" w:space="0" w:color="auto"/>
        <w:bottom w:val="none" w:sz="0" w:space="0" w:color="auto"/>
        <w:right w:val="none" w:sz="0" w:space="0" w:color="auto"/>
      </w:divBdr>
    </w:div>
    <w:div w:id="2001691153">
      <w:marLeft w:val="640"/>
      <w:marRight w:val="0"/>
      <w:marTop w:val="0"/>
      <w:marBottom w:val="0"/>
      <w:divBdr>
        <w:top w:val="none" w:sz="0" w:space="0" w:color="auto"/>
        <w:left w:val="none" w:sz="0" w:space="0" w:color="auto"/>
        <w:bottom w:val="none" w:sz="0" w:space="0" w:color="auto"/>
        <w:right w:val="none" w:sz="0" w:space="0" w:color="auto"/>
      </w:divBdr>
    </w:div>
    <w:div w:id="2002541325">
      <w:marLeft w:val="640"/>
      <w:marRight w:val="0"/>
      <w:marTop w:val="0"/>
      <w:marBottom w:val="0"/>
      <w:divBdr>
        <w:top w:val="none" w:sz="0" w:space="0" w:color="auto"/>
        <w:left w:val="none" w:sz="0" w:space="0" w:color="auto"/>
        <w:bottom w:val="none" w:sz="0" w:space="0" w:color="auto"/>
        <w:right w:val="none" w:sz="0" w:space="0" w:color="auto"/>
      </w:divBdr>
    </w:div>
    <w:div w:id="2002614274">
      <w:marLeft w:val="640"/>
      <w:marRight w:val="0"/>
      <w:marTop w:val="0"/>
      <w:marBottom w:val="0"/>
      <w:divBdr>
        <w:top w:val="none" w:sz="0" w:space="0" w:color="auto"/>
        <w:left w:val="none" w:sz="0" w:space="0" w:color="auto"/>
        <w:bottom w:val="none" w:sz="0" w:space="0" w:color="auto"/>
        <w:right w:val="none" w:sz="0" w:space="0" w:color="auto"/>
      </w:divBdr>
    </w:div>
    <w:div w:id="2002655281">
      <w:marLeft w:val="640"/>
      <w:marRight w:val="0"/>
      <w:marTop w:val="0"/>
      <w:marBottom w:val="0"/>
      <w:divBdr>
        <w:top w:val="none" w:sz="0" w:space="0" w:color="auto"/>
        <w:left w:val="none" w:sz="0" w:space="0" w:color="auto"/>
        <w:bottom w:val="none" w:sz="0" w:space="0" w:color="auto"/>
        <w:right w:val="none" w:sz="0" w:space="0" w:color="auto"/>
      </w:divBdr>
    </w:div>
    <w:div w:id="2003578524">
      <w:marLeft w:val="640"/>
      <w:marRight w:val="0"/>
      <w:marTop w:val="0"/>
      <w:marBottom w:val="0"/>
      <w:divBdr>
        <w:top w:val="none" w:sz="0" w:space="0" w:color="auto"/>
        <w:left w:val="none" w:sz="0" w:space="0" w:color="auto"/>
        <w:bottom w:val="none" w:sz="0" w:space="0" w:color="auto"/>
        <w:right w:val="none" w:sz="0" w:space="0" w:color="auto"/>
      </w:divBdr>
    </w:div>
    <w:div w:id="2003971143">
      <w:marLeft w:val="640"/>
      <w:marRight w:val="0"/>
      <w:marTop w:val="0"/>
      <w:marBottom w:val="0"/>
      <w:divBdr>
        <w:top w:val="none" w:sz="0" w:space="0" w:color="auto"/>
        <w:left w:val="none" w:sz="0" w:space="0" w:color="auto"/>
        <w:bottom w:val="none" w:sz="0" w:space="0" w:color="auto"/>
        <w:right w:val="none" w:sz="0" w:space="0" w:color="auto"/>
      </w:divBdr>
    </w:div>
    <w:div w:id="2005010992">
      <w:marLeft w:val="640"/>
      <w:marRight w:val="0"/>
      <w:marTop w:val="0"/>
      <w:marBottom w:val="0"/>
      <w:divBdr>
        <w:top w:val="none" w:sz="0" w:space="0" w:color="auto"/>
        <w:left w:val="none" w:sz="0" w:space="0" w:color="auto"/>
        <w:bottom w:val="none" w:sz="0" w:space="0" w:color="auto"/>
        <w:right w:val="none" w:sz="0" w:space="0" w:color="auto"/>
      </w:divBdr>
    </w:div>
    <w:div w:id="2008825552">
      <w:marLeft w:val="640"/>
      <w:marRight w:val="0"/>
      <w:marTop w:val="0"/>
      <w:marBottom w:val="0"/>
      <w:divBdr>
        <w:top w:val="none" w:sz="0" w:space="0" w:color="auto"/>
        <w:left w:val="none" w:sz="0" w:space="0" w:color="auto"/>
        <w:bottom w:val="none" w:sz="0" w:space="0" w:color="auto"/>
        <w:right w:val="none" w:sz="0" w:space="0" w:color="auto"/>
      </w:divBdr>
    </w:div>
    <w:div w:id="2008825735">
      <w:marLeft w:val="640"/>
      <w:marRight w:val="0"/>
      <w:marTop w:val="0"/>
      <w:marBottom w:val="0"/>
      <w:divBdr>
        <w:top w:val="none" w:sz="0" w:space="0" w:color="auto"/>
        <w:left w:val="none" w:sz="0" w:space="0" w:color="auto"/>
        <w:bottom w:val="none" w:sz="0" w:space="0" w:color="auto"/>
        <w:right w:val="none" w:sz="0" w:space="0" w:color="auto"/>
      </w:divBdr>
    </w:div>
    <w:div w:id="2009020331">
      <w:marLeft w:val="640"/>
      <w:marRight w:val="0"/>
      <w:marTop w:val="0"/>
      <w:marBottom w:val="0"/>
      <w:divBdr>
        <w:top w:val="none" w:sz="0" w:space="0" w:color="auto"/>
        <w:left w:val="none" w:sz="0" w:space="0" w:color="auto"/>
        <w:bottom w:val="none" w:sz="0" w:space="0" w:color="auto"/>
        <w:right w:val="none" w:sz="0" w:space="0" w:color="auto"/>
      </w:divBdr>
    </w:div>
    <w:div w:id="2009552304">
      <w:marLeft w:val="640"/>
      <w:marRight w:val="0"/>
      <w:marTop w:val="0"/>
      <w:marBottom w:val="0"/>
      <w:divBdr>
        <w:top w:val="none" w:sz="0" w:space="0" w:color="auto"/>
        <w:left w:val="none" w:sz="0" w:space="0" w:color="auto"/>
        <w:bottom w:val="none" w:sz="0" w:space="0" w:color="auto"/>
        <w:right w:val="none" w:sz="0" w:space="0" w:color="auto"/>
      </w:divBdr>
    </w:div>
    <w:div w:id="2009670406">
      <w:marLeft w:val="640"/>
      <w:marRight w:val="0"/>
      <w:marTop w:val="0"/>
      <w:marBottom w:val="0"/>
      <w:divBdr>
        <w:top w:val="none" w:sz="0" w:space="0" w:color="auto"/>
        <w:left w:val="none" w:sz="0" w:space="0" w:color="auto"/>
        <w:bottom w:val="none" w:sz="0" w:space="0" w:color="auto"/>
        <w:right w:val="none" w:sz="0" w:space="0" w:color="auto"/>
      </w:divBdr>
    </w:div>
    <w:div w:id="2009941274">
      <w:marLeft w:val="640"/>
      <w:marRight w:val="0"/>
      <w:marTop w:val="0"/>
      <w:marBottom w:val="0"/>
      <w:divBdr>
        <w:top w:val="none" w:sz="0" w:space="0" w:color="auto"/>
        <w:left w:val="none" w:sz="0" w:space="0" w:color="auto"/>
        <w:bottom w:val="none" w:sz="0" w:space="0" w:color="auto"/>
        <w:right w:val="none" w:sz="0" w:space="0" w:color="auto"/>
      </w:divBdr>
    </w:div>
    <w:div w:id="2010473926">
      <w:marLeft w:val="640"/>
      <w:marRight w:val="0"/>
      <w:marTop w:val="0"/>
      <w:marBottom w:val="0"/>
      <w:divBdr>
        <w:top w:val="none" w:sz="0" w:space="0" w:color="auto"/>
        <w:left w:val="none" w:sz="0" w:space="0" w:color="auto"/>
        <w:bottom w:val="none" w:sz="0" w:space="0" w:color="auto"/>
        <w:right w:val="none" w:sz="0" w:space="0" w:color="auto"/>
      </w:divBdr>
    </w:div>
    <w:div w:id="2010669059">
      <w:marLeft w:val="640"/>
      <w:marRight w:val="0"/>
      <w:marTop w:val="0"/>
      <w:marBottom w:val="0"/>
      <w:divBdr>
        <w:top w:val="none" w:sz="0" w:space="0" w:color="auto"/>
        <w:left w:val="none" w:sz="0" w:space="0" w:color="auto"/>
        <w:bottom w:val="none" w:sz="0" w:space="0" w:color="auto"/>
        <w:right w:val="none" w:sz="0" w:space="0" w:color="auto"/>
      </w:divBdr>
    </w:div>
    <w:div w:id="2011106112">
      <w:marLeft w:val="640"/>
      <w:marRight w:val="0"/>
      <w:marTop w:val="0"/>
      <w:marBottom w:val="0"/>
      <w:divBdr>
        <w:top w:val="none" w:sz="0" w:space="0" w:color="auto"/>
        <w:left w:val="none" w:sz="0" w:space="0" w:color="auto"/>
        <w:bottom w:val="none" w:sz="0" w:space="0" w:color="auto"/>
        <w:right w:val="none" w:sz="0" w:space="0" w:color="auto"/>
      </w:divBdr>
    </w:div>
    <w:div w:id="2011790575">
      <w:marLeft w:val="640"/>
      <w:marRight w:val="0"/>
      <w:marTop w:val="0"/>
      <w:marBottom w:val="0"/>
      <w:divBdr>
        <w:top w:val="none" w:sz="0" w:space="0" w:color="auto"/>
        <w:left w:val="none" w:sz="0" w:space="0" w:color="auto"/>
        <w:bottom w:val="none" w:sz="0" w:space="0" w:color="auto"/>
        <w:right w:val="none" w:sz="0" w:space="0" w:color="auto"/>
      </w:divBdr>
    </w:div>
    <w:div w:id="2012029935">
      <w:marLeft w:val="640"/>
      <w:marRight w:val="0"/>
      <w:marTop w:val="0"/>
      <w:marBottom w:val="0"/>
      <w:divBdr>
        <w:top w:val="none" w:sz="0" w:space="0" w:color="auto"/>
        <w:left w:val="none" w:sz="0" w:space="0" w:color="auto"/>
        <w:bottom w:val="none" w:sz="0" w:space="0" w:color="auto"/>
        <w:right w:val="none" w:sz="0" w:space="0" w:color="auto"/>
      </w:divBdr>
    </w:div>
    <w:div w:id="2013291626">
      <w:marLeft w:val="640"/>
      <w:marRight w:val="0"/>
      <w:marTop w:val="0"/>
      <w:marBottom w:val="0"/>
      <w:divBdr>
        <w:top w:val="none" w:sz="0" w:space="0" w:color="auto"/>
        <w:left w:val="none" w:sz="0" w:space="0" w:color="auto"/>
        <w:bottom w:val="none" w:sz="0" w:space="0" w:color="auto"/>
        <w:right w:val="none" w:sz="0" w:space="0" w:color="auto"/>
      </w:divBdr>
    </w:div>
    <w:div w:id="2014337491">
      <w:marLeft w:val="640"/>
      <w:marRight w:val="0"/>
      <w:marTop w:val="0"/>
      <w:marBottom w:val="0"/>
      <w:divBdr>
        <w:top w:val="none" w:sz="0" w:space="0" w:color="auto"/>
        <w:left w:val="none" w:sz="0" w:space="0" w:color="auto"/>
        <w:bottom w:val="none" w:sz="0" w:space="0" w:color="auto"/>
        <w:right w:val="none" w:sz="0" w:space="0" w:color="auto"/>
      </w:divBdr>
    </w:div>
    <w:div w:id="2014457323">
      <w:marLeft w:val="640"/>
      <w:marRight w:val="0"/>
      <w:marTop w:val="0"/>
      <w:marBottom w:val="0"/>
      <w:divBdr>
        <w:top w:val="none" w:sz="0" w:space="0" w:color="auto"/>
        <w:left w:val="none" w:sz="0" w:space="0" w:color="auto"/>
        <w:bottom w:val="none" w:sz="0" w:space="0" w:color="auto"/>
        <w:right w:val="none" w:sz="0" w:space="0" w:color="auto"/>
      </w:divBdr>
    </w:div>
    <w:div w:id="2014987181">
      <w:marLeft w:val="640"/>
      <w:marRight w:val="0"/>
      <w:marTop w:val="0"/>
      <w:marBottom w:val="0"/>
      <w:divBdr>
        <w:top w:val="none" w:sz="0" w:space="0" w:color="auto"/>
        <w:left w:val="none" w:sz="0" w:space="0" w:color="auto"/>
        <w:bottom w:val="none" w:sz="0" w:space="0" w:color="auto"/>
        <w:right w:val="none" w:sz="0" w:space="0" w:color="auto"/>
      </w:divBdr>
    </w:div>
    <w:div w:id="2015109246">
      <w:marLeft w:val="640"/>
      <w:marRight w:val="0"/>
      <w:marTop w:val="0"/>
      <w:marBottom w:val="0"/>
      <w:divBdr>
        <w:top w:val="none" w:sz="0" w:space="0" w:color="auto"/>
        <w:left w:val="none" w:sz="0" w:space="0" w:color="auto"/>
        <w:bottom w:val="none" w:sz="0" w:space="0" w:color="auto"/>
        <w:right w:val="none" w:sz="0" w:space="0" w:color="auto"/>
      </w:divBdr>
    </w:div>
    <w:div w:id="2016112308">
      <w:marLeft w:val="640"/>
      <w:marRight w:val="0"/>
      <w:marTop w:val="0"/>
      <w:marBottom w:val="0"/>
      <w:divBdr>
        <w:top w:val="none" w:sz="0" w:space="0" w:color="auto"/>
        <w:left w:val="none" w:sz="0" w:space="0" w:color="auto"/>
        <w:bottom w:val="none" w:sz="0" w:space="0" w:color="auto"/>
        <w:right w:val="none" w:sz="0" w:space="0" w:color="auto"/>
      </w:divBdr>
    </w:div>
    <w:div w:id="2016685087">
      <w:marLeft w:val="640"/>
      <w:marRight w:val="0"/>
      <w:marTop w:val="0"/>
      <w:marBottom w:val="0"/>
      <w:divBdr>
        <w:top w:val="none" w:sz="0" w:space="0" w:color="auto"/>
        <w:left w:val="none" w:sz="0" w:space="0" w:color="auto"/>
        <w:bottom w:val="none" w:sz="0" w:space="0" w:color="auto"/>
        <w:right w:val="none" w:sz="0" w:space="0" w:color="auto"/>
      </w:divBdr>
    </w:div>
    <w:div w:id="2017027372">
      <w:marLeft w:val="640"/>
      <w:marRight w:val="0"/>
      <w:marTop w:val="0"/>
      <w:marBottom w:val="0"/>
      <w:divBdr>
        <w:top w:val="none" w:sz="0" w:space="0" w:color="auto"/>
        <w:left w:val="none" w:sz="0" w:space="0" w:color="auto"/>
        <w:bottom w:val="none" w:sz="0" w:space="0" w:color="auto"/>
        <w:right w:val="none" w:sz="0" w:space="0" w:color="auto"/>
      </w:divBdr>
    </w:div>
    <w:div w:id="2017075274">
      <w:marLeft w:val="640"/>
      <w:marRight w:val="0"/>
      <w:marTop w:val="0"/>
      <w:marBottom w:val="0"/>
      <w:divBdr>
        <w:top w:val="none" w:sz="0" w:space="0" w:color="auto"/>
        <w:left w:val="none" w:sz="0" w:space="0" w:color="auto"/>
        <w:bottom w:val="none" w:sz="0" w:space="0" w:color="auto"/>
        <w:right w:val="none" w:sz="0" w:space="0" w:color="auto"/>
      </w:divBdr>
    </w:div>
    <w:div w:id="2017490913">
      <w:marLeft w:val="640"/>
      <w:marRight w:val="0"/>
      <w:marTop w:val="0"/>
      <w:marBottom w:val="0"/>
      <w:divBdr>
        <w:top w:val="none" w:sz="0" w:space="0" w:color="auto"/>
        <w:left w:val="none" w:sz="0" w:space="0" w:color="auto"/>
        <w:bottom w:val="none" w:sz="0" w:space="0" w:color="auto"/>
        <w:right w:val="none" w:sz="0" w:space="0" w:color="auto"/>
      </w:divBdr>
    </w:div>
    <w:div w:id="2017538516">
      <w:marLeft w:val="640"/>
      <w:marRight w:val="0"/>
      <w:marTop w:val="0"/>
      <w:marBottom w:val="0"/>
      <w:divBdr>
        <w:top w:val="none" w:sz="0" w:space="0" w:color="auto"/>
        <w:left w:val="none" w:sz="0" w:space="0" w:color="auto"/>
        <w:bottom w:val="none" w:sz="0" w:space="0" w:color="auto"/>
        <w:right w:val="none" w:sz="0" w:space="0" w:color="auto"/>
      </w:divBdr>
    </w:div>
    <w:div w:id="2017732394">
      <w:marLeft w:val="640"/>
      <w:marRight w:val="0"/>
      <w:marTop w:val="0"/>
      <w:marBottom w:val="0"/>
      <w:divBdr>
        <w:top w:val="none" w:sz="0" w:space="0" w:color="auto"/>
        <w:left w:val="none" w:sz="0" w:space="0" w:color="auto"/>
        <w:bottom w:val="none" w:sz="0" w:space="0" w:color="auto"/>
        <w:right w:val="none" w:sz="0" w:space="0" w:color="auto"/>
      </w:divBdr>
    </w:div>
    <w:div w:id="2017799871">
      <w:marLeft w:val="640"/>
      <w:marRight w:val="0"/>
      <w:marTop w:val="0"/>
      <w:marBottom w:val="0"/>
      <w:divBdr>
        <w:top w:val="none" w:sz="0" w:space="0" w:color="auto"/>
        <w:left w:val="none" w:sz="0" w:space="0" w:color="auto"/>
        <w:bottom w:val="none" w:sz="0" w:space="0" w:color="auto"/>
        <w:right w:val="none" w:sz="0" w:space="0" w:color="auto"/>
      </w:divBdr>
    </w:div>
    <w:div w:id="2019040042">
      <w:marLeft w:val="640"/>
      <w:marRight w:val="0"/>
      <w:marTop w:val="0"/>
      <w:marBottom w:val="0"/>
      <w:divBdr>
        <w:top w:val="none" w:sz="0" w:space="0" w:color="auto"/>
        <w:left w:val="none" w:sz="0" w:space="0" w:color="auto"/>
        <w:bottom w:val="none" w:sz="0" w:space="0" w:color="auto"/>
        <w:right w:val="none" w:sz="0" w:space="0" w:color="auto"/>
      </w:divBdr>
    </w:div>
    <w:div w:id="2019381665">
      <w:marLeft w:val="640"/>
      <w:marRight w:val="0"/>
      <w:marTop w:val="0"/>
      <w:marBottom w:val="0"/>
      <w:divBdr>
        <w:top w:val="none" w:sz="0" w:space="0" w:color="auto"/>
        <w:left w:val="none" w:sz="0" w:space="0" w:color="auto"/>
        <w:bottom w:val="none" w:sz="0" w:space="0" w:color="auto"/>
        <w:right w:val="none" w:sz="0" w:space="0" w:color="auto"/>
      </w:divBdr>
    </w:div>
    <w:div w:id="2019500228">
      <w:marLeft w:val="640"/>
      <w:marRight w:val="0"/>
      <w:marTop w:val="0"/>
      <w:marBottom w:val="0"/>
      <w:divBdr>
        <w:top w:val="none" w:sz="0" w:space="0" w:color="auto"/>
        <w:left w:val="none" w:sz="0" w:space="0" w:color="auto"/>
        <w:bottom w:val="none" w:sz="0" w:space="0" w:color="auto"/>
        <w:right w:val="none" w:sz="0" w:space="0" w:color="auto"/>
      </w:divBdr>
    </w:div>
    <w:div w:id="2020156077">
      <w:marLeft w:val="640"/>
      <w:marRight w:val="0"/>
      <w:marTop w:val="0"/>
      <w:marBottom w:val="0"/>
      <w:divBdr>
        <w:top w:val="none" w:sz="0" w:space="0" w:color="auto"/>
        <w:left w:val="none" w:sz="0" w:space="0" w:color="auto"/>
        <w:bottom w:val="none" w:sz="0" w:space="0" w:color="auto"/>
        <w:right w:val="none" w:sz="0" w:space="0" w:color="auto"/>
      </w:divBdr>
    </w:div>
    <w:div w:id="2020303707">
      <w:marLeft w:val="640"/>
      <w:marRight w:val="0"/>
      <w:marTop w:val="0"/>
      <w:marBottom w:val="0"/>
      <w:divBdr>
        <w:top w:val="none" w:sz="0" w:space="0" w:color="auto"/>
        <w:left w:val="none" w:sz="0" w:space="0" w:color="auto"/>
        <w:bottom w:val="none" w:sz="0" w:space="0" w:color="auto"/>
        <w:right w:val="none" w:sz="0" w:space="0" w:color="auto"/>
      </w:divBdr>
    </w:div>
    <w:div w:id="2020425788">
      <w:marLeft w:val="640"/>
      <w:marRight w:val="0"/>
      <w:marTop w:val="0"/>
      <w:marBottom w:val="0"/>
      <w:divBdr>
        <w:top w:val="none" w:sz="0" w:space="0" w:color="auto"/>
        <w:left w:val="none" w:sz="0" w:space="0" w:color="auto"/>
        <w:bottom w:val="none" w:sz="0" w:space="0" w:color="auto"/>
        <w:right w:val="none" w:sz="0" w:space="0" w:color="auto"/>
      </w:divBdr>
    </w:div>
    <w:div w:id="2021077038">
      <w:marLeft w:val="640"/>
      <w:marRight w:val="0"/>
      <w:marTop w:val="0"/>
      <w:marBottom w:val="0"/>
      <w:divBdr>
        <w:top w:val="none" w:sz="0" w:space="0" w:color="auto"/>
        <w:left w:val="none" w:sz="0" w:space="0" w:color="auto"/>
        <w:bottom w:val="none" w:sz="0" w:space="0" w:color="auto"/>
        <w:right w:val="none" w:sz="0" w:space="0" w:color="auto"/>
      </w:divBdr>
    </w:div>
    <w:div w:id="2021854046">
      <w:marLeft w:val="640"/>
      <w:marRight w:val="0"/>
      <w:marTop w:val="0"/>
      <w:marBottom w:val="0"/>
      <w:divBdr>
        <w:top w:val="none" w:sz="0" w:space="0" w:color="auto"/>
        <w:left w:val="none" w:sz="0" w:space="0" w:color="auto"/>
        <w:bottom w:val="none" w:sz="0" w:space="0" w:color="auto"/>
        <w:right w:val="none" w:sz="0" w:space="0" w:color="auto"/>
      </w:divBdr>
    </w:div>
    <w:div w:id="2023117493">
      <w:marLeft w:val="640"/>
      <w:marRight w:val="0"/>
      <w:marTop w:val="0"/>
      <w:marBottom w:val="0"/>
      <w:divBdr>
        <w:top w:val="none" w:sz="0" w:space="0" w:color="auto"/>
        <w:left w:val="none" w:sz="0" w:space="0" w:color="auto"/>
        <w:bottom w:val="none" w:sz="0" w:space="0" w:color="auto"/>
        <w:right w:val="none" w:sz="0" w:space="0" w:color="auto"/>
      </w:divBdr>
    </w:div>
    <w:div w:id="2023697962">
      <w:marLeft w:val="640"/>
      <w:marRight w:val="0"/>
      <w:marTop w:val="0"/>
      <w:marBottom w:val="0"/>
      <w:divBdr>
        <w:top w:val="none" w:sz="0" w:space="0" w:color="auto"/>
        <w:left w:val="none" w:sz="0" w:space="0" w:color="auto"/>
        <w:bottom w:val="none" w:sz="0" w:space="0" w:color="auto"/>
        <w:right w:val="none" w:sz="0" w:space="0" w:color="auto"/>
      </w:divBdr>
    </w:div>
    <w:div w:id="2023849858">
      <w:marLeft w:val="640"/>
      <w:marRight w:val="0"/>
      <w:marTop w:val="0"/>
      <w:marBottom w:val="0"/>
      <w:divBdr>
        <w:top w:val="none" w:sz="0" w:space="0" w:color="auto"/>
        <w:left w:val="none" w:sz="0" w:space="0" w:color="auto"/>
        <w:bottom w:val="none" w:sz="0" w:space="0" w:color="auto"/>
        <w:right w:val="none" w:sz="0" w:space="0" w:color="auto"/>
      </w:divBdr>
    </w:div>
    <w:div w:id="2023897559">
      <w:marLeft w:val="640"/>
      <w:marRight w:val="0"/>
      <w:marTop w:val="0"/>
      <w:marBottom w:val="0"/>
      <w:divBdr>
        <w:top w:val="none" w:sz="0" w:space="0" w:color="auto"/>
        <w:left w:val="none" w:sz="0" w:space="0" w:color="auto"/>
        <w:bottom w:val="none" w:sz="0" w:space="0" w:color="auto"/>
        <w:right w:val="none" w:sz="0" w:space="0" w:color="auto"/>
      </w:divBdr>
    </w:div>
    <w:div w:id="2024356315">
      <w:marLeft w:val="640"/>
      <w:marRight w:val="0"/>
      <w:marTop w:val="0"/>
      <w:marBottom w:val="0"/>
      <w:divBdr>
        <w:top w:val="none" w:sz="0" w:space="0" w:color="auto"/>
        <w:left w:val="none" w:sz="0" w:space="0" w:color="auto"/>
        <w:bottom w:val="none" w:sz="0" w:space="0" w:color="auto"/>
        <w:right w:val="none" w:sz="0" w:space="0" w:color="auto"/>
      </w:divBdr>
    </w:div>
    <w:div w:id="2024743869">
      <w:marLeft w:val="640"/>
      <w:marRight w:val="0"/>
      <w:marTop w:val="0"/>
      <w:marBottom w:val="0"/>
      <w:divBdr>
        <w:top w:val="none" w:sz="0" w:space="0" w:color="auto"/>
        <w:left w:val="none" w:sz="0" w:space="0" w:color="auto"/>
        <w:bottom w:val="none" w:sz="0" w:space="0" w:color="auto"/>
        <w:right w:val="none" w:sz="0" w:space="0" w:color="auto"/>
      </w:divBdr>
    </w:div>
    <w:div w:id="2025130936">
      <w:marLeft w:val="640"/>
      <w:marRight w:val="0"/>
      <w:marTop w:val="0"/>
      <w:marBottom w:val="0"/>
      <w:divBdr>
        <w:top w:val="none" w:sz="0" w:space="0" w:color="auto"/>
        <w:left w:val="none" w:sz="0" w:space="0" w:color="auto"/>
        <w:bottom w:val="none" w:sz="0" w:space="0" w:color="auto"/>
        <w:right w:val="none" w:sz="0" w:space="0" w:color="auto"/>
      </w:divBdr>
    </w:div>
    <w:div w:id="2025207619">
      <w:marLeft w:val="640"/>
      <w:marRight w:val="0"/>
      <w:marTop w:val="0"/>
      <w:marBottom w:val="0"/>
      <w:divBdr>
        <w:top w:val="none" w:sz="0" w:space="0" w:color="auto"/>
        <w:left w:val="none" w:sz="0" w:space="0" w:color="auto"/>
        <w:bottom w:val="none" w:sz="0" w:space="0" w:color="auto"/>
        <w:right w:val="none" w:sz="0" w:space="0" w:color="auto"/>
      </w:divBdr>
    </w:div>
    <w:div w:id="2025671405">
      <w:marLeft w:val="640"/>
      <w:marRight w:val="0"/>
      <w:marTop w:val="0"/>
      <w:marBottom w:val="0"/>
      <w:divBdr>
        <w:top w:val="none" w:sz="0" w:space="0" w:color="auto"/>
        <w:left w:val="none" w:sz="0" w:space="0" w:color="auto"/>
        <w:bottom w:val="none" w:sz="0" w:space="0" w:color="auto"/>
        <w:right w:val="none" w:sz="0" w:space="0" w:color="auto"/>
      </w:divBdr>
    </w:div>
    <w:div w:id="2026057995">
      <w:marLeft w:val="640"/>
      <w:marRight w:val="0"/>
      <w:marTop w:val="0"/>
      <w:marBottom w:val="0"/>
      <w:divBdr>
        <w:top w:val="none" w:sz="0" w:space="0" w:color="auto"/>
        <w:left w:val="none" w:sz="0" w:space="0" w:color="auto"/>
        <w:bottom w:val="none" w:sz="0" w:space="0" w:color="auto"/>
        <w:right w:val="none" w:sz="0" w:space="0" w:color="auto"/>
      </w:divBdr>
    </w:div>
    <w:div w:id="2026200778">
      <w:marLeft w:val="640"/>
      <w:marRight w:val="0"/>
      <w:marTop w:val="0"/>
      <w:marBottom w:val="0"/>
      <w:divBdr>
        <w:top w:val="none" w:sz="0" w:space="0" w:color="auto"/>
        <w:left w:val="none" w:sz="0" w:space="0" w:color="auto"/>
        <w:bottom w:val="none" w:sz="0" w:space="0" w:color="auto"/>
        <w:right w:val="none" w:sz="0" w:space="0" w:color="auto"/>
      </w:divBdr>
    </w:div>
    <w:div w:id="2026976311">
      <w:bodyDiv w:val="1"/>
      <w:marLeft w:val="0"/>
      <w:marRight w:val="0"/>
      <w:marTop w:val="0"/>
      <w:marBottom w:val="0"/>
      <w:divBdr>
        <w:top w:val="none" w:sz="0" w:space="0" w:color="auto"/>
        <w:left w:val="none" w:sz="0" w:space="0" w:color="auto"/>
        <w:bottom w:val="none" w:sz="0" w:space="0" w:color="auto"/>
        <w:right w:val="none" w:sz="0" w:space="0" w:color="auto"/>
      </w:divBdr>
    </w:div>
    <w:div w:id="2027437884">
      <w:marLeft w:val="640"/>
      <w:marRight w:val="0"/>
      <w:marTop w:val="0"/>
      <w:marBottom w:val="0"/>
      <w:divBdr>
        <w:top w:val="none" w:sz="0" w:space="0" w:color="auto"/>
        <w:left w:val="none" w:sz="0" w:space="0" w:color="auto"/>
        <w:bottom w:val="none" w:sz="0" w:space="0" w:color="auto"/>
        <w:right w:val="none" w:sz="0" w:space="0" w:color="auto"/>
      </w:divBdr>
    </w:div>
    <w:div w:id="2027906559">
      <w:marLeft w:val="640"/>
      <w:marRight w:val="0"/>
      <w:marTop w:val="0"/>
      <w:marBottom w:val="0"/>
      <w:divBdr>
        <w:top w:val="none" w:sz="0" w:space="0" w:color="auto"/>
        <w:left w:val="none" w:sz="0" w:space="0" w:color="auto"/>
        <w:bottom w:val="none" w:sz="0" w:space="0" w:color="auto"/>
        <w:right w:val="none" w:sz="0" w:space="0" w:color="auto"/>
      </w:divBdr>
    </w:div>
    <w:div w:id="2028674537">
      <w:marLeft w:val="640"/>
      <w:marRight w:val="0"/>
      <w:marTop w:val="0"/>
      <w:marBottom w:val="0"/>
      <w:divBdr>
        <w:top w:val="none" w:sz="0" w:space="0" w:color="auto"/>
        <w:left w:val="none" w:sz="0" w:space="0" w:color="auto"/>
        <w:bottom w:val="none" w:sz="0" w:space="0" w:color="auto"/>
        <w:right w:val="none" w:sz="0" w:space="0" w:color="auto"/>
      </w:divBdr>
    </w:div>
    <w:div w:id="2029525798">
      <w:marLeft w:val="640"/>
      <w:marRight w:val="0"/>
      <w:marTop w:val="0"/>
      <w:marBottom w:val="0"/>
      <w:divBdr>
        <w:top w:val="none" w:sz="0" w:space="0" w:color="auto"/>
        <w:left w:val="none" w:sz="0" w:space="0" w:color="auto"/>
        <w:bottom w:val="none" w:sz="0" w:space="0" w:color="auto"/>
        <w:right w:val="none" w:sz="0" w:space="0" w:color="auto"/>
      </w:divBdr>
    </w:div>
    <w:div w:id="2029715956">
      <w:marLeft w:val="640"/>
      <w:marRight w:val="0"/>
      <w:marTop w:val="0"/>
      <w:marBottom w:val="0"/>
      <w:divBdr>
        <w:top w:val="none" w:sz="0" w:space="0" w:color="auto"/>
        <w:left w:val="none" w:sz="0" w:space="0" w:color="auto"/>
        <w:bottom w:val="none" w:sz="0" w:space="0" w:color="auto"/>
        <w:right w:val="none" w:sz="0" w:space="0" w:color="auto"/>
      </w:divBdr>
    </w:div>
    <w:div w:id="2029869505">
      <w:marLeft w:val="640"/>
      <w:marRight w:val="0"/>
      <w:marTop w:val="0"/>
      <w:marBottom w:val="0"/>
      <w:divBdr>
        <w:top w:val="none" w:sz="0" w:space="0" w:color="auto"/>
        <w:left w:val="none" w:sz="0" w:space="0" w:color="auto"/>
        <w:bottom w:val="none" w:sz="0" w:space="0" w:color="auto"/>
        <w:right w:val="none" w:sz="0" w:space="0" w:color="auto"/>
      </w:divBdr>
    </w:div>
    <w:div w:id="2029985030">
      <w:marLeft w:val="640"/>
      <w:marRight w:val="0"/>
      <w:marTop w:val="0"/>
      <w:marBottom w:val="0"/>
      <w:divBdr>
        <w:top w:val="none" w:sz="0" w:space="0" w:color="auto"/>
        <w:left w:val="none" w:sz="0" w:space="0" w:color="auto"/>
        <w:bottom w:val="none" w:sz="0" w:space="0" w:color="auto"/>
        <w:right w:val="none" w:sz="0" w:space="0" w:color="auto"/>
      </w:divBdr>
    </w:div>
    <w:div w:id="2030570311">
      <w:marLeft w:val="640"/>
      <w:marRight w:val="0"/>
      <w:marTop w:val="0"/>
      <w:marBottom w:val="0"/>
      <w:divBdr>
        <w:top w:val="none" w:sz="0" w:space="0" w:color="auto"/>
        <w:left w:val="none" w:sz="0" w:space="0" w:color="auto"/>
        <w:bottom w:val="none" w:sz="0" w:space="0" w:color="auto"/>
        <w:right w:val="none" w:sz="0" w:space="0" w:color="auto"/>
      </w:divBdr>
    </w:div>
    <w:div w:id="2030643576">
      <w:marLeft w:val="640"/>
      <w:marRight w:val="0"/>
      <w:marTop w:val="0"/>
      <w:marBottom w:val="0"/>
      <w:divBdr>
        <w:top w:val="none" w:sz="0" w:space="0" w:color="auto"/>
        <w:left w:val="none" w:sz="0" w:space="0" w:color="auto"/>
        <w:bottom w:val="none" w:sz="0" w:space="0" w:color="auto"/>
        <w:right w:val="none" w:sz="0" w:space="0" w:color="auto"/>
      </w:divBdr>
    </w:div>
    <w:div w:id="2030795008">
      <w:marLeft w:val="640"/>
      <w:marRight w:val="0"/>
      <w:marTop w:val="0"/>
      <w:marBottom w:val="0"/>
      <w:divBdr>
        <w:top w:val="none" w:sz="0" w:space="0" w:color="auto"/>
        <w:left w:val="none" w:sz="0" w:space="0" w:color="auto"/>
        <w:bottom w:val="none" w:sz="0" w:space="0" w:color="auto"/>
        <w:right w:val="none" w:sz="0" w:space="0" w:color="auto"/>
      </w:divBdr>
    </w:div>
    <w:div w:id="2031372277">
      <w:marLeft w:val="640"/>
      <w:marRight w:val="0"/>
      <w:marTop w:val="0"/>
      <w:marBottom w:val="0"/>
      <w:divBdr>
        <w:top w:val="none" w:sz="0" w:space="0" w:color="auto"/>
        <w:left w:val="none" w:sz="0" w:space="0" w:color="auto"/>
        <w:bottom w:val="none" w:sz="0" w:space="0" w:color="auto"/>
        <w:right w:val="none" w:sz="0" w:space="0" w:color="auto"/>
      </w:divBdr>
    </w:div>
    <w:div w:id="2032145923">
      <w:marLeft w:val="640"/>
      <w:marRight w:val="0"/>
      <w:marTop w:val="0"/>
      <w:marBottom w:val="0"/>
      <w:divBdr>
        <w:top w:val="none" w:sz="0" w:space="0" w:color="auto"/>
        <w:left w:val="none" w:sz="0" w:space="0" w:color="auto"/>
        <w:bottom w:val="none" w:sz="0" w:space="0" w:color="auto"/>
        <w:right w:val="none" w:sz="0" w:space="0" w:color="auto"/>
      </w:divBdr>
    </w:div>
    <w:div w:id="2032296686">
      <w:marLeft w:val="640"/>
      <w:marRight w:val="0"/>
      <w:marTop w:val="0"/>
      <w:marBottom w:val="0"/>
      <w:divBdr>
        <w:top w:val="none" w:sz="0" w:space="0" w:color="auto"/>
        <w:left w:val="none" w:sz="0" w:space="0" w:color="auto"/>
        <w:bottom w:val="none" w:sz="0" w:space="0" w:color="auto"/>
        <w:right w:val="none" w:sz="0" w:space="0" w:color="auto"/>
      </w:divBdr>
    </w:div>
    <w:div w:id="2033410852">
      <w:marLeft w:val="640"/>
      <w:marRight w:val="0"/>
      <w:marTop w:val="0"/>
      <w:marBottom w:val="0"/>
      <w:divBdr>
        <w:top w:val="none" w:sz="0" w:space="0" w:color="auto"/>
        <w:left w:val="none" w:sz="0" w:space="0" w:color="auto"/>
        <w:bottom w:val="none" w:sz="0" w:space="0" w:color="auto"/>
        <w:right w:val="none" w:sz="0" w:space="0" w:color="auto"/>
      </w:divBdr>
    </w:div>
    <w:div w:id="2033601677">
      <w:marLeft w:val="640"/>
      <w:marRight w:val="0"/>
      <w:marTop w:val="0"/>
      <w:marBottom w:val="0"/>
      <w:divBdr>
        <w:top w:val="none" w:sz="0" w:space="0" w:color="auto"/>
        <w:left w:val="none" w:sz="0" w:space="0" w:color="auto"/>
        <w:bottom w:val="none" w:sz="0" w:space="0" w:color="auto"/>
        <w:right w:val="none" w:sz="0" w:space="0" w:color="auto"/>
      </w:divBdr>
    </w:div>
    <w:div w:id="2033650845">
      <w:marLeft w:val="640"/>
      <w:marRight w:val="0"/>
      <w:marTop w:val="0"/>
      <w:marBottom w:val="0"/>
      <w:divBdr>
        <w:top w:val="none" w:sz="0" w:space="0" w:color="auto"/>
        <w:left w:val="none" w:sz="0" w:space="0" w:color="auto"/>
        <w:bottom w:val="none" w:sz="0" w:space="0" w:color="auto"/>
        <w:right w:val="none" w:sz="0" w:space="0" w:color="auto"/>
      </w:divBdr>
    </w:div>
    <w:div w:id="2033875215">
      <w:marLeft w:val="640"/>
      <w:marRight w:val="0"/>
      <w:marTop w:val="0"/>
      <w:marBottom w:val="0"/>
      <w:divBdr>
        <w:top w:val="none" w:sz="0" w:space="0" w:color="auto"/>
        <w:left w:val="none" w:sz="0" w:space="0" w:color="auto"/>
        <w:bottom w:val="none" w:sz="0" w:space="0" w:color="auto"/>
        <w:right w:val="none" w:sz="0" w:space="0" w:color="auto"/>
      </w:divBdr>
    </w:div>
    <w:div w:id="2034526255">
      <w:marLeft w:val="640"/>
      <w:marRight w:val="0"/>
      <w:marTop w:val="0"/>
      <w:marBottom w:val="0"/>
      <w:divBdr>
        <w:top w:val="none" w:sz="0" w:space="0" w:color="auto"/>
        <w:left w:val="none" w:sz="0" w:space="0" w:color="auto"/>
        <w:bottom w:val="none" w:sz="0" w:space="0" w:color="auto"/>
        <w:right w:val="none" w:sz="0" w:space="0" w:color="auto"/>
      </w:divBdr>
    </w:div>
    <w:div w:id="2034917258">
      <w:marLeft w:val="640"/>
      <w:marRight w:val="0"/>
      <w:marTop w:val="0"/>
      <w:marBottom w:val="0"/>
      <w:divBdr>
        <w:top w:val="none" w:sz="0" w:space="0" w:color="auto"/>
        <w:left w:val="none" w:sz="0" w:space="0" w:color="auto"/>
        <w:bottom w:val="none" w:sz="0" w:space="0" w:color="auto"/>
        <w:right w:val="none" w:sz="0" w:space="0" w:color="auto"/>
      </w:divBdr>
    </w:div>
    <w:div w:id="2034962426">
      <w:marLeft w:val="640"/>
      <w:marRight w:val="0"/>
      <w:marTop w:val="0"/>
      <w:marBottom w:val="0"/>
      <w:divBdr>
        <w:top w:val="none" w:sz="0" w:space="0" w:color="auto"/>
        <w:left w:val="none" w:sz="0" w:space="0" w:color="auto"/>
        <w:bottom w:val="none" w:sz="0" w:space="0" w:color="auto"/>
        <w:right w:val="none" w:sz="0" w:space="0" w:color="auto"/>
      </w:divBdr>
    </w:div>
    <w:div w:id="2035112192">
      <w:marLeft w:val="640"/>
      <w:marRight w:val="0"/>
      <w:marTop w:val="0"/>
      <w:marBottom w:val="0"/>
      <w:divBdr>
        <w:top w:val="none" w:sz="0" w:space="0" w:color="auto"/>
        <w:left w:val="none" w:sz="0" w:space="0" w:color="auto"/>
        <w:bottom w:val="none" w:sz="0" w:space="0" w:color="auto"/>
        <w:right w:val="none" w:sz="0" w:space="0" w:color="auto"/>
      </w:divBdr>
    </w:div>
    <w:div w:id="2035306628">
      <w:marLeft w:val="640"/>
      <w:marRight w:val="0"/>
      <w:marTop w:val="0"/>
      <w:marBottom w:val="0"/>
      <w:divBdr>
        <w:top w:val="none" w:sz="0" w:space="0" w:color="auto"/>
        <w:left w:val="none" w:sz="0" w:space="0" w:color="auto"/>
        <w:bottom w:val="none" w:sz="0" w:space="0" w:color="auto"/>
        <w:right w:val="none" w:sz="0" w:space="0" w:color="auto"/>
      </w:divBdr>
    </w:div>
    <w:div w:id="2035379799">
      <w:marLeft w:val="640"/>
      <w:marRight w:val="0"/>
      <w:marTop w:val="0"/>
      <w:marBottom w:val="0"/>
      <w:divBdr>
        <w:top w:val="none" w:sz="0" w:space="0" w:color="auto"/>
        <w:left w:val="none" w:sz="0" w:space="0" w:color="auto"/>
        <w:bottom w:val="none" w:sz="0" w:space="0" w:color="auto"/>
        <w:right w:val="none" w:sz="0" w:space="0" w:color="auto"/>
      </w:divBdr>
    </w:div>
    <w:div w:id="2036147570">
      <w:marLeft w:val="640"/>
      <w:marRight w:val="0"/>
      <w:marTop w:val="0"/>
      <w:marBottom w:val="0"/>
      <w:divBdr>
        <w:top w:val="none" w:sz="0" w:space="0" w:color="auto"/>
        <w:left w:val="none" w:sz="0" w:space="0" w:color="auto"/>
        <w:bottom w:val="none" w:sz="0" w:space="0" w:color="auto"/>
        <w:right w:val="none" w:sz="0" w:space="0" w:color="auto"/>
      </w:divBdr>
    </w:div>
    <w:div w:id="2037466617">
      <w:marLeft w:val="640"/>
      <w:marRight w:val="0"/>
      <w:marTop w:val="0"/>
      <w:marBottom w:val="0"/>
      <w:divBdr>
        <w:top w:val="none" w:sz="0" w:space="0" w:color="auto"/>
        <w:left w:val="none" w:sz="0" w:space="0" w:color="auto"/>
        <w:bottom w:val="none" w:sz="0" w:space="0" w:color="auto"/>
        <w:right w:val="none" w:sz="0" w:space="0" w:color="auto"/>
      </w:divBdr>
    </w:div>
    <w:div w:id="2037657680">
      <w:marLeft w:val="640"/>
      <w:marRight w:val="0"/>
      <w:marTop w:val="0"/>
      <w:marBottom w:val="0"/>
      <w:divBdr>
        <w:top w:val="none" w:sz="0" w:space="0" w:color="auto"/>
        <w:left w:val="none" w:sz="0" w:space="0" w:color="auto"/>
        <w:bottom w:val="none" w:sz="0" w:space="0" w:color="auto"/>
        <w:right w:val="none" w:sz="0" w:space="0" w:color="auto"/>
      </w:divBdr>
    </w:div>
    <w:div w:id="2037660741">
      <w:marLeft w:val="640"/>
      <w:marRight w:val="0"/>
      <w:marTop w:val="0"/>
      <w:marBottom w:val="0"/>
      <w:divBdr>
        <w:top w:val="none" w:sz="0" w:space="0" w:color="auto"/>
        <w:left w:val="none" w:sz="0" w:space="0" w:color="auto"/>
        <w:bottom w:val="none" w:sz="0" w:space="0" w:color="auto"/>
        <w:right w:val="none" w:sz="0" w:space="0" w:color="auto"/>
      </w:divBdr>
    </w:div>
    <w:div w:id="2038650454">
      <w:marLeft w:val="640"/>
      <w:marRight w:val="0"/>
      <w:marTop w:val="0"/>
      <w:marBottom w:val="0"/>
      <w:divBdr>
        <w:top w:val="none" w:sz="0" w:space="0" w:color="auto"/>
        <w:left w:val="none" w:sz="0" w:space="0" w:color="auto"/>
        <w:bottom w:val="none" w:sz="0" w:space="0" w:color="auto"/>
        <w:right w:val="none" w:sz="0" w:space="0" w:color="auto"/>
      </w:divBdr>
    </w:div>
    <w:div w:id="2039114622">
      <w:marLeft w:val="640"/>
      <w:marRight w:val="0"/>
      <w:marTop w:val="0"/>
      <w:marBottom w:val="0"/>
      <w:divBdr>
        <w:top w:val="none" w:sz="0" w:space="0" w:color="auto"/>
        <w:left w:val="none" w:sz="0" w:space="0" w:color="auto"/>
        <w:bottom w:val="none" w:sz="0" w:space="0" w:color="auto"/>
        <w:right w:val="none" w:sz="0" w:space="0" w:color="auto"/>
      </w:divBdr>
    </w:div>
    <w:div w:id="2039115235">
      <w:marLeft w:val="640"/>
      <w:marRight w:val="0"/>
      <w:marTop w:val="0"/>
      <w:marBottom w:val="0"/>
      <w:divBdr>
        <w:top w:val="none" w:sz="0" w:space="0" w:color="auto"/>
        <w:left w:val="none" w:sz="0" w:space="0" w:color="auto"/>
        <w:bottom w:val="none" w:sz="0" w:space="0" w:color="auto"/>
        <w:right w:val="none" w:sz="0" w:space="0" w:color="auto"/>
      </w:divBdr>
    </w:div>
    <w:div w:id="2039381371">
      <w:marLeft w:val="640"/>
      <w:marRight w:val="0"/>
      <w:marTop w:val="0"/>
      <w:marBottom w:val="0"/>
      <w:divBdr>
        <w:top w:val="none" w:sz="0" w:space="0" w:color="auto"/>
        <w:left w:val="none" w:sz="0" w:space="0" w:color="auto"/>
        <w:bottom w:val="none" w:sz="0" w:space="0" w:color="auto"/>
        <w:right w:val="none" w:sz="0" w:space="0" w:color="auto"/>
      </w:divBdr>
    </w:div>
    <w:div w:id="2039547684">
      <w:bodyDiv w:val="1"/>
      <w:marLeft w:val="0"/>
      <w:marRight w:val="0"/>
      <w:marTop w:val="0"/>
      <w:marBottom w:val="0"/>
      <w:divBdr>
        <w:top w:val="none" w:sz="0" w:space="0" w:color="auto"/>
        <w:left w:val="none" w:sz="0" w:space="0" w:color="auto"/>
        <w:bottom w:val="none" w:sz="0" w:space="0" w:color="auto"/>
        <w:right w:val="none" w:sz="0" w:space="0" w:color="auto"/>
      </w:divBdr>
    </w:div>
    <w:div w:id="2039696472">
      <w:marLeft w:val="640"/>
      <w:marRight w:val="0"/>
      <w:marTop w:val="0"/>
      <w:marBottom w:val="0"/>
      <w:divBdr>
        <w:top w:val="none" w:sz="0" w:space="0" w:color="auto"/>
        <w:left w:val="none" w:sz="0" w:space="0" w:color="auto"/>
        <w:bottom w:val="none" w:sz="0" w:space="0" w:color="auto"/>
        <w:right w:val="none" w:sz="0" w:space="0" w:color="auto"/>
      </w:divBdr>
    </w:div>
    <w:div w:id="2040154403">
      <w:marLeft w:val="640"/>
      <w:marRight w:val="0"/>
      <w:marTop w:val="0"/>
      <w:marBottom w:val="0"/>
      <w:divBdr>
        <w:top w:val="none" w:sz="0" w:space="0" w:color="auto"/>
        <w:left w:val="none" w:sz="0" w:space="0" w:color="auto"/>
        <w:bottom w:val="none" w:sz="0" w:space="0" w:color="auto"/>
        <w:right w:val="none" w:sz="0" w:space="0" w:color="auto"/>
      </w:divBdr>
    </w:div>
    <w:div w:id="2041585111">
      <w:marLeft w:val="640"/>
      <w:marRight w:val="0"/>
      <w:marTop w:val="0"/>
      <w:marBottom w:val="0"/>
      <w:divBdr>
        <w:top w:val="none" w:sz="0" w:space="0" w:color="auto"/>
        <w:left w:val="none" w:sz="0" w:space="0" w:color="auto"/>
        <w:bottom w:val="none" w:sz="0" w:space="0" w:color="auto"/>
        <w:right w:val="none" w:sz="0" w:space="0" w:color="auto"/>
      </w:divBdr>
    </w:div>
    <w:div w:id="2041935937">
      <w:marLeft w:val="640"/>
      <w:marRight w:val="0"/>
      <w:marTop w:val="0"/>
      <w:marBottom w:val="0"/>
      <w:divBdr>
        <w:top w:val="none" w:sz="0" w:space="0" w:color="auto"/>
        <w:left w:val="none" w:sz="0" w:space="0" w:color="auto"/>
        <w:bottom w:val="none" w:sz="0" w:space="0" w:color="auto"/>
        <w:right w:val="none" w:sz="0" w:space="0" w:color="auto"/>
      </w:divBdr>
    </w:div>
    <w:div w:id="2042049910">
      <w:marLeft w:val="640"/>
      <w:marRight w:val="0"/>
      <w:marTop w:val="0"/>
      <w:marBottom w:val="0"/>
      <w:divBdr>
        <w:top w:val="none" w:sz="0" w:space="0" w:color="auto"/>
        <w:left w:val="none" w:sz="0" w:space="0" w:color="auto"/>
        <w:bottom w:val="none" w:sz="0" w:space="0" w:color="auto"/>
        <w:right w:val="none" w:sz="0" w:space="0" w:color="auto"/>
      </w:divBdr>
    </w:div>
    <w:div w:id="2042315359">
      <w:marLeft w:val="640"/>
      <w:marRight w:val="0"/>
      <w:marTop w:val="0"/>
      <w:marBottom w:val="0"/>
      <w:divBdr>
        <w:top w:val="none" w:sz="0" w:space="0" w:color="auto"/>
        <w:left w:val="none" w:sz="0" w:space="0" w:color="auto"/>
        <w:bottom w:val="none" w:sz="0" w:space="0" w:color="auto"/>
        <w:right w:val="none" w:sz="0" w:space="0" w:color="auto"/>
      </w:divBdr>
    </w:div>
    <w:div w:id="2042509039">
      <w:marLeft w:val="640"/>
      <w:marRight w:val="0"/>
      <w:marTop w:val="0"/>
      <w:marBottom w:val="0"/>
      <w:divBdr>
        <w:top w:val="none" w:sz="0" w:space="0" w:color="auto"/>
        <w:left w:val="none" w:sz="0" w:space="0" w:color="auto"/>
        <w:bottom w:val="none" w:sz="0" w:space="0" w:color="auto"/>
        <w:right w:val="none" w:sz="0" w:space="0" w:color="auto"/>
      </w:divBdr>
    </w:div>
    <w:div w:id="2042588799">
      <w:marLeft w:val="640"/>
      <w:marRight w:val="0"/>
      <w:marTop w:val="0"/>
      <w:marBottom w:val="0"/>
      <w:divBdr>
        <w:top w:val="none" w:sz="0" w:space="0" w:color="auto"/>
        <w:left w:val="none" w:sz="0" w:space="0" w:color="auto"/>
        <w:bottom w:val="none" w:sz="0" w:space="0" w:color="auto"/>
        <w:right w:val="none" w:sz="0" w:space="0" w:color="auto"/>
      </w:divBdr>
    </w:div>
    <w:div w:id="2042895756">
      <w:marLeft w:val="640"/>
      <w:marRight w:val="0"/>
      <w:marTop w:val="0"/>
      <w:marBottom w:val="0"/>
      <w:divBdr>
        <w:top w:val="none" w:sz="0" w:space="0" w:color="auto"/>
        <w:left w:val="none" w:sz="0" w:space="0" w:color="auto"/>
        <w:bottom w:val="none" w:sz="0" w:space="0" w:color="auto"/>
        <w:right w:val="none" w:sz="0" w:space="0" w:color="auto"/>
      </w:divBdr>
    </w:div>
    <w:div w:id="2043091978">
      <w:marLeft w:val="640"/>
      <w:marRight w:val="0"/>
      <w:marTop w:val="0"/>
      <w:marBottom w:val="0"/>
      <w:divBdr>
        <w:top w:val="none" w:sz="0" w:space="0" w:color="auto"/>
        <w:left w:val="none" w:sz="0" w:space="0" w:color="auto"/>
        <w:bottom w:val="none" w:sz="0" w:space="0" w:color="auto"/>
        <w:right w:val="none" w:sz="0" w:space="0" w:color="auto"/>
      </w:divBdr>
    </w:div>
    <w:div w:id="2043239910">
      <w:marLeft w:val="640"/>
      <w:marRight w:val="0"/>
      <w:marTop w:val="0"/>
      <w:marBottom w:val="0"/>
      <w:divBdr>
        <w:top w:val="none" w:sz="0" w:space="0" w:color="auto"/>
        <w:left w:val="none" w:sz="0" w:space="0" w:color="auto"/>
        <w:bottom w:val="none" w:sz="0" w:space="0" w:color="auto"/>
        <w:right w:val="none" w:sz="0" w:space="0" w:color="auto"/>
      </w:divBdr>
    </w:div>
    <w:div w:id="2044015105">
      <w:marLeft w:val="640"/>
      <w:marRight w:val="0"/>
      <w:marTop w:val="0"/>
      <w:marBottom w:val="0"/>
      <w:divBdr>
        <w:top w:val="none" w:sz="0" w:space="0" w:color="auto"/>
        <w:left w:val="none" w:sz="0" w:space="0" w:color="auto"/>
        <w:bottom w:val="none" w:sz="0" w:space="0" w:color="auto"/>
        <w:right w:val="none" w:sz="0" w:space="0" w:color="auto"/>
      </w:divBdr>
    </w:div>
    <w:div w:id="2044090853">
      <w:marLeft w:val="640"/>
      <w:marRight w:val="0"/>
      <w:marTop w:val="0"/>
      <w:marBottom w:val="0"/>
      <w:divBdr>
        <w:top w:val="none" w:sz="0" w:space="0" w:color="auto"/>
        <w:left w:val="none" w:sz="0" w:space="0" w:color="auto"/>
        <w:bottom w:val="none" w:sz="0" w:space="0" w:color="auto"/>
        <w:right w:val="none" w:sz="0" w:space="0" w:color="auto"/>
      </w:divBdr>
    </w:div>
    <w:div w:id="2044744232">
      <w:marLeft w:val="640"/>
      <w:marRight w:val="0"/>
      <w:marTop w:val="0"/>
      <w:marBottom w:val="0"/>
      <w:divBdr>
        <w:top w:val="none" w:sz="0" w:space="0" w:color="auto"/>
        <w:left w:val="none" w:sz="0" w:space="0" w:color="auto"/>
        <w:bottom w:val="none" w:sz="0" w:space="0" w:color="auto"/>
        <w:right w:val="none" w:sz="0" w:space="0" w:color="auto"/>
      </w:divBdr>
    </w:div>
    <w:div w:id="2045397614">
      <w:marLeft w:val="640"/>
      <w:marRight w:val="0"/>
      <w:marTop w:val="0"/>
      <w:marBottom w:val="0"/>
      <w:divBdr>
        <w:top w:val="none" w:sz="0" w:space="0" w:color="auto"/>
        <w:left w:val="none" w:sz="0" w:space="0" w:color="auto"/>
        <w:bottom w:val="none" w:sz="0" w:space="0" w:color="auto"/>
        <w:right w:val="none" w:sz="0" w:space="0" w:color="auto"/>
      </w:divBdr>
    </w:div>
    <w:div w:id="2045985976">
      <w:marLeft w:val="640"/>
      <w:marRight w:val="0"/>
      <w:marTop w:val="0"/>
      <w:marBottom w:val="0"/>
      <w:divBdr>
        <w:top w:val="none" w:sz="0" w:space="0" w:color="auto"/>
        <w:left w:val="none" w:sz="0" w:space="0" w:color="auto"/>
        <w:bottom w:val="none" w:sz="0" w:space="0" w:color="auto"/>
        <w:right w:val="none" w:sz="0" w:space="0" w:color="auto"/>
      </w:divBdr>
    </w:div>
    <w:div w:id="2046439450">
      <w:marLeft w:val="640"/>
      <w:marRight w:val="0"/>
      <w:marTop w:val="0"/>
      <w:marBottom w:val="0"/>
      <w:divBdr>
        <w:top w:val="none" w:sz="0" w:space="0" w:color="auto"/>
        <w:left w:val="none" w:sz="0" w:space="0" w:color="auto"/>
        <w:bottom w:val="none" w:sz="0" w:space="0" w:color="auto"/>
        <w:right w:val="none" w:sz="0" w:space="0" w:color="auto"/>
      </w:divBdr>
    </w:div>
    <w:div w:id="2046707402">
      <w:marLeft w:val="640"/>
      <w:marRight w:val="0"/>
      <w:marTop w:val="0"/>
      <w:marBottom w:val="0"/>
      <w:divBdr>
        <w:top w:val="none" w:sz="0" w:space="0" w:color="auto"/>
        <w:left w:val="none" w:sz="0" w:space="0" w:color="auto"/>
        <w:bottom w:val="none" w:sz="0" w:space="0" w:color="auto"/>
        <w:right w:val="none" w:sz="0" w:space="0" w:color="auto"/>
      </w:divBdr>
    </w:div>
    <w:div w:id="2047488314">
      <w:marLeft w:val="640"/>
      <w:marRight w:val="0"/>
      <w:marTop w:val="0"/>
      <w:marBottom w:val="0"/>
      <w:divBdr>
        <w:top w:val="none" w:sz="0" w:space="0" w:color="auto"/>
        <w:left w:val="none" w:sz="0" w:space="0" w:color="auto"/>
        <w:bottom w:val="none" w:sz="0" w:space="0" w:color="auto"/>
        <w:right w:val="none" w:sz="0" w:space="0" w:color="auto"/>
      </w:divBdr>
    </w:div>
    <w:div w:id="2047943163">
      <w:marLeft w:val="640"/>
      <w:marRight w:val="0"/>
      <w:marTop w:val="0"/>
      <w:marBottom w:val="0"/>
      <w:divBdr>
        <w:top w:val="none" w:sz="0" w:space="0" w:color="auto"/>
        <w:left w:val="none" w:sz="0" w:space="0" w:color="auto"/>
        <w:bottom w:val="none" w:sz="0" w:space="0" w:color="auto"/>
        <w:right w:val="none" w:sz="0" w:space="0" w:color="auto"/>
      </w:divBdr>
    </w:div>
    <w:div w:id="2048337185">
      <w:marLeft w:val="640"/>
      <w:marRight w:val="0"/>
      <w:marTop w:val="0"/>
      <w:marBottom w:val="0"/>
      <w:divBdr>
        <w:top w:val="none" w:sz="0" w:space="0" w:color="auto"/>
        <w:left w:val="none" w:sz="0" w:space="0" w:color="auto"/>
        <w:bottom w:val="none" w:sz="0" w:space="0" w:color="auto"/>
        <w:right w:val="none" w:sz="0" w:space="0" w:color="auto"/>
      </w:divBdr>
    </w:div>
    <w:div w:id="2048984011">
      <w:marLeft w:val="640"/>
      <w:marRight w:val="0"/>
      <w:marTop w:val="0"/>
      <w:marBottom w:val="0"/>
      <w:divBdr>
        <w:top w:val="none" w:sz="0" w:space="0" w:color="auto"/>
        <w:left w:val="none" w:sz="0" w:space="0" w:color="auto"/>
        <w:bottom w:val="none" w:sz="0" w:space="0" w:color="auto"/>
        <w:right w:val="none" w:sz="0" w:space="0" w:color="auto"/>
      </w:divBdr>
    </w:div>
    <w:div w:id="2048986437">
      <w:marLeft w:val="640"/>
      <w:marRight w:val="0"/>
      <w:marTop w:val="0"/>
      <w:marBottom w:val="0"/>
      <w:divBdr>
        <w:top w:val="none" w:sz="0" w:space="0" w:color="auto"/>
        <w:left w:val="none" w:sz="0" w:space="0" w:color="auto"/>
        <w:bottom w:val="none" w:sz="0" w:space="0" w:color="auto"/>
        <w:right w:val="none" w:sz="0" w:space="0" w:color="auto"/>
      </w:divBdr>
    </w:div>
    <w:div w:id="2049144111">
      <w:marLeft w:val="640"/>
      <w:marRight w:val="0"/>
      <w:marTop w:val="0"/>
      <w:marBottom w:val="0"/>
      <w:divBdr>
        <w:top w:val="none" w:sz="0" w:space="0" w:color="auto"/>
        <w:left w:val="none" w:sz="0" w:space="0" w:color="auto"/>
        <w:bottom w:val="none" w:sz="0" w:space="0" w:color="auto"/>
        <w:right w:val="none" w:sz="0" w:space="0" w:color="auto"/>
      </w:divBdr>
    </w:div>
    <w:div w:id="2049376449">
      <w:marLeft w:val="640"/>
      <w:marRight w:val="0"/>
      <w:marTop w:val="0"/>
      <w:marBottom w:val="0"/>
      <w:divBdr>
        <w:top w:val="none" w:sz="0" w:space="0" w:color="auto"/>
        <w:left w:val="none" w:sz="0" w:space="0" w:color="auto"/>
        <w:bottom w:val="none" w:sz="0" w:space="0" w:color="auto"/>
        <w:right w:val="none" w:sz="0" w:space="0" w:color="auto"/>
      </w:divBdr>
    </w:div>
    <w:div w:id="2049601594">
      <w:marLeft w:val="640"/>
      <w:marRight w:val="0"/>
      <w:marTop w:val="0"/>
      <w:marBottom w:val="0"/>
      <w:divBdr>
        <w:top w:val="none" w:sz="0" w:space="0" w:color="auto"/>
        <w:left w:val="none" w:sz="0" w:space="0" w:color="auto"/>
        <w:bottom w:val="none" w:sz="0" w:space="0" w:color="auto"/>
        <w:right w:val="none" w:sz="0" w:space="0" w:color="auto"/>
      </w:divBdr>
    </w:div>
    <w:div w:id="2050060904">
      <w:marLeft w:val="640"/>
      <w:marRight w:val="0"/>
      <w:marTop w:val="0"/>
      <w:marBottom w:val="0"/>
      <w:divBdr>
        <w:top w:val="none" w:sz="0" w:space="0" w:color="auto"/>
        <w:left w:val="none" w:sz="0" w:space="0" w:color="auto"/>
        <w:bottom w:val="none" w:sz="0" w:space="0" w:color="auto"/>
        <w:right w:val="none" w:sz="0" w:space="0" w:color="auto"/>
      </w:divBdr>
    </w:div>
    <w:div w:id="2050179225">
      <w:marLeft w:val="640"/>
      <w:marRight w:val="0"/>
      <w:marTop w:val="0"/>
      <w:marBottom w:val="0"/>
      <w:divBdr>
        <w:top w:val="none" w:sz="0" w:space="0" w:color="auto"/>
        <w:left w:val="none" w:sz="0" w:space="0" w:color="auto"/>
        <w:bottom w:val="none" w:sz="0" w:space="0" w:color="auto"/>
        <w:right w:val="none" w:sz="0" w:space="0" w:color="auto"/>
      </w:divBdr>
    </w:div>
    <w:div w:id="2050299646">
      <w:marLeft w:val="640"/>
      <w:marRight w:val="0"/>
      <w:marTop w:val="0"/>
      <w:marBottom w:val="0"/>
      <w:divBdr>
        <w:top w:val="none" w:sz="0" w:space="0" w:color="auto"/>
        <w:left w:val="none" w:sz="0" w:space="0" w:color="auto"/>
        <w:bottom w:val="none" w:sz="0" w:space="0" w:color="auto"/>
        <w:right w:val="none" w:sz="0" w:space="0" w:color="auto"/>
      </w:divBdr>
    </w:div>
    <w:div w:id="2050572019">
      <w:marLeft w:val="640"/>
      <w:marRight w:val="0"/>
      <w:marTop w:val="0"/>
      <w:marBottom w:val="0"/>
      <w:divBdr>
        <w:top w:val="none" w:sz="0" w:space="0" w:color="auto"/>
        <w:left w:val="none" w:sz="0" w:space="0" w:color="auto"/>
        <w:bottom w:val="none" w:sz="0" w:space="0" w:color="auto"/>
        <w:right w:val="none" w:sz="0" w:space="0" w:color="auto"/>
      </w:divBdr>
    </w:div>
    <w:div w:id="2050642075">
      <w:marLeft w:val="640"/>
      <w:marRight w:val="0"/>
      <w:marTop w:val="0"/>
      <w:marBottom w:val="0"/>
      <w:divBdr>
        <w:top w:val="none" w:sz="0" w:space="0" w:color="auto"/>
        <w:left w:val="none" w:sz="0" w:space="0" w:color="auto"/>
        <w:bottom w:val="none" w:sz="0" w:space="0" w:color="auto"/>
        <w:right w:val="none" w:sz="0" w:space="0" w:color="auto"/>
      </w:divBdr>
    </w:div>
    <w:div w:id="2050717085">
      <w:marLeft w:val="640"/>
      <w:marRight w:val="0"/>
      <w:marTop w:val="0"/>
      <w:marBottom w:val="0"/>
      <w:divBdr>
        <w:top w:val="none" w:sz="0" w:space="0" w:color="auto"/>
        <w:left w:val="none" w:sz="0" w:space="0" w:color="auto"/>
        <w:bottom w:val="none" w:sz="0" w:space="0" w:color="auto"/>
        <w:right w:val="none" w:sz="0" w:space="0" w:color="auto"/>
      </w:divBdr>
    </w:div>
    <w:div w:id="2051681033">
      <w:marLeft w:val="640"/>
      <w:marRight w:val="0"/>
      <w:marTop w:val="0"/>
      <w:marBottom w:val="0"/>
      <w:divBdr>
        <w:top w:val="none" w:sz="0" w:space="0" w:color="auto"/>
        <w:left w:val="none" w:sz="0" w:space="0" w:color="auto"/>
        <w:bottom w:val="none" w:sz="0" w:space="0" w:color="auto"/>
        <w:right w:val="none" w:sz="0" w:space="0" w:color="auto"/>
      </w:divBdr>
    </w:div>
    <w:div w:id="2051683309">
      <w:marLeft w:val="640"/>
      <w:marRight w:val="0"/>
      <w:marTop w:val="0"/>
      <w:marBottom w:val="0"/>
      <w:divBdr>
        <w:top w:val="none" w:sz="0" w:space="0" w:color="auto"/>
        <w:left w:val="none" w:sz="0" w:space="0" w:color="auto"/>
        <w:bottom w:val="none" w:sz="0" w:space="0" w:color="auto"/>
        <w:right w:val="none" w:sz="0" w:space="0" w:color="auto"/>
      </w:divBdr>
    </w:div>
    <w:div w:id="2052613977">
      <w:marLeft w:val="640"/>
      <w:marRight w:val="0"/>
      <w:marTop w:val="0"/>
      <w:marBottom w:val="0"/>
      <w:divBdr>
        <w:top w:val="none" w:sz="0" w:space="0" w:color="auto"/>
        <w:left w:val="none" w:sz="0" w:space="0" w:color="auto"/>
        <w:bottom w:val="none" w:sz="0" w:space="0" w:color="auto"/>
        <w:right w:val="none" w:sz="0" w:space="0" w:color="auto"/>
      </w:divBdr>
    </w:div>
    <w:div w:id="2052682236">
      <w:marLeft w:val="640"/>
      <w:marRight w:val="0"/>
      <w:marTop w:val="0"/>
      <w:marBottom w:val="0"/>
      <w:divBdr>
        <w:top w:val="none" w:sz="0" w:space="0" w:color="auto"/>
        <w:left w:val="none" w:sz="0" w:space="0" w:color="auto"/>
        <w:bottom w:val="none" w:sz="0" w:space="0" w:color="auto"/>
        <w:right w:val="none" w:sz="0" w:space="0" w:color="auto"/>
      </w:divBdr>
    </w:div>
    <w:div w:id="2052685151">
      <w:marLeft w:val="640"/>
      <w:marRight w:val="0"/>
      <w:marTop w:val="0"/>
      <w:marBottom w:val="0"/>
      <w:divBdr>
        <w:top w:val="none" w:sz="0" w:space="0" w:color="auto"/>
        <w:left w:val="none" w:sz="0" w:space="0" w:color="auto"/>
        <w:bottom w:val="none" w:sz="0" w:space="0" w:color="auto"/>
        <w:right w:val="none" w:sz="0" w:space="0" w:color="auto"/>
      </w:divBdr>
    </w:div>
    <w:div w:id="2052876049">
      <w:marLeft w:val="640"/>
      <w:marRight w:val="0"/>
      <w:marTop w:val="0"/>
      <w:marBottom w:val="0"/>
      <w:divBdr>
        <w:top w:val="none" w:sz="0" w:space="0" w:color="auto"/>
        <w:left w:val="none" w:sz="0" w:space="0" w:color="auto"/>
        <w:bottom w:val="none" w:sz="0" w:space="0" w:color="auto"/>
        <w:right w:val="none" w:sz="0" w:space="0" w:color="auto"/>
      </w:divBdr>
    </w:div>
    <w:div w:id="2053530694">
      <w:marLeft w:val="640"/>
      <w:marRight w:val="0"/>
      <w:marTop w:val="0"/>
      <w:marBottom w:val="0"/>
      <w:divBdr>
        <w:top w:val="none" w:sz="0" w:space="0" w:color="auto"/>
        <w:left w:val="none" w:sz="0" w:space="0" w:color="auto"/>
        <w:bottom w:val="none" w:sz="0" w:space="0" w:color="auto"/>
        <w:right w:val="none" w:sz="0" w:space="0" w:color="auto"/>
      </w:divBdr>
    </w:div>
    <w:div w:id="2055612053">
      <w:marLeft w:val="640"/>
      <w:marRight w:val="0"/>
      <w:marTop w:val="0"/>
      <w:marBottom w:val="0"/>
      <w:divBdr>
        <w:top w:val="none" w:sz="0" w:space="0" w:color="auto"/>
        <w:left w:val="none" w:sz="0" w:space="0" w:color="auto"/>
        <w:bottom w:val="none" w:sz="0" w:space="0" w:color="auto"/>
        <w:right w:val="none" w:sz="0" w:space="0" w:color="auto"/>
      </w:divBdr>
    </w:div>
    <w:div w:id="2055765875">
      <w:marLeft w:val="640"/>
      <w:marRight w:val="0"/>
      <w:marTop w:val="0"/>
      <w:marBottom w:val="0"/>
      <w:divBdr>
        <w:top w:val="none" w:sz="0" w:space="0" w:color="auto"/>
        <w:left w:val="none" w:sz="0" w:space="0" w:color="auto"/>
        <w:bottom w:val="none" w:sz="0" w:space="0" w:color="auto"/>
        <w:right w:val="none" w:sz="0" w:space="0" w:color="auto"/>
      </w:divBdr>
    </w:div>
    <w:div w:id="2058313383">
      <w:marLeft w:val="640"/>
      <w:marRight w:val="0"/>
      <w:marTop w:val="0"/>
      <w:marBottom w:val="0"/>
      <w:divBdr>
        <w:top w:val="none" w:sz="0" w:space="0" w:color="auto"/>
        <w:left w:val="none" w:sz="0" w:space="0" w:color="auto"/>
        <w:bottom w:val="none" w:sz="0" w:space="0" w:color="auto"/>
        <w:right w:val="none" w:sz="0" w:space="0" w:color="auto"/>
      </w:divBdr>
    </w:div>
    <w:div w:id="2058701704">
      <w:marLeft w:val="640"/>
      <w:marRight w:val="0"/>
      <w:marTop w:val="0"/>
      <w:marBottom w:val="0"/>
      <w:divBdr>
        <w:top w:val="none" w:sz="0" w:space="0" w:color="auto"/>
        <w:left w:val="none" w:sz="0" w:space="0" w:color="auto"/>
        <w:bottom w:val="none" w:sz="0" w:space="0" w:color="auto"/>
        <w:right w:val="none" w:sz="0" w:space="0" w:color="auto"/>
      </w:divBdr>
    </w:div>
    <w:div w:id="2059432822">
      <w:marLeft w:val="640"/>
      <w:marRight w:val="0"/>
      <w:marTop w:val="0"/>
      <w:marBottom w:val="0"/>
      <w:divBdr>
        <w:top w:val="none" w:sz="0" w:space="0" w:color="auto"/>
        <w:left w:val="none" w:sz="0" w:space="0" w:color="auto"/>
        <w:bottom w:val="none" w:sz="0" w:space="0" w:color="auto"/>
        <w:right w:val="none" w:sz="0" w:space="0" w:color="auto"/>
      </w:divBdr>
    </w:div>
    <w:div w:id="2059744179">
      <w:marLeft w:val="640"/>
      <w:marRight w:val="0"/>
      <w:marTop w:val="0"/>
      <w:marBottom w:val="0"/>
      <w:divBdr>
        <w:top w:val="none" w:sz="0" w:space="0" w:color="auto"/>
        <w:left w:val="none" w:sz="0" w:space="0" w:color="auto"/>
        <w:bottom w:val="none" w:sz="0" w:space="0" w:color="auto"/>
        <w:right w:val="none" w:sz="0" w:space="0" w:color="auto"/>
      </w:divBdr>
    </w:div>
    <w:div w:id="2059813389">
      <w:marLeft w:val="640"/>
      <w:marRight w:val="0"/>
      <w:marTop w:val="0"/>
      <w:marBottom w:val="0"/>
      <w:divBdr>
        <w:top w:val="none" w:sz="0" w:space="0" w:color="auto"/>
        <w:left w:val="none" w:sz="0" w:space="0" w:color="auto"/>
        <w:bottom w:val="none" w:sz="0" w:space="0" w:color="auto"/>
        <w:right w:val="none" w:sz="0" w:space="0" w:color="auto"/>
      </w:divBdr>
    </w:div>
    <w:div w:id="2059816691">
      <w:marLeft w:val="640"/>
      <w:marRight w:val="0"/>
      <w:marTop w:val="0"/>
      <w:marBottom w:val="0"/>
      <w:divBdr>
        <w:top w:val="none" w:sz="0" w:space="0" w:color="auto"/>
        <w:left w:val="none" w:sz="0" w:space="0" w:color="auto"/>
        <w:bottom w:val="none" w:sz="0" w:space="0" w:color="auto"/>
        <w:right w:val="none" w:sz="0" w:space="0" w:color="auto"/>
      </w:divBdr>
    </w:div>
    <w:div w:id="2060127365">
      <w:marLeft w:val="640"/>
      <w:marRight w:val="0"/>
      <w:marTop w:val="0"/>
      <w:marBottom w:val="0"/>
      <w:divBdr>
        <w:top w:val="none" w:sz="0" w:space="0" w:color="auto"/>
        <w:left w:val="none" w:sz="0" w:space="0" w:color="auto"/>
        <w:bottom w:val="none" w:sz="0" w:space="0" w:color="auto"/>
        <w:right w:val="none" w:sz="0" w:space="0" w:color="auto"/>
      </w:divBdr>
    </w:div>
    <w:div w:id="2061320071">
      <w:marLeft w:val="640"/>
      <w:marRight w:val="0"/>
      <w:marTop w:val="0"/>
      <w:marBottom w:val="0"/>
      <w:divBdr>
        <w:top w:val="none" w:sz="0" w:space="0" w:color="auto"/>
        <w:left w:val="none" w:sz="0" w:space="0" w:color="auto"/>
        <w:bottom w:val="none" w:sz="0" w:space="0" w:color="auto"/>
        <w:right w:val="none" w:sz="0" w:space="0" w:color="auto"/>
      </w:divBdr>
    </w:div>
    <w:div w:id="2061513821">
      <w:marLeft w:val="640"/>
      <w:marRight w:val="0"/>
      <w:marTop w:val="0"/>
      <w:marBottom w:val="0"/>
      <w:divBdr>
        <w:top w:val="none" w:sz="0" w:space="0" w:color="auto"/>
        <w:left w:val="none" w:sz="0" w:space="0" w:color="auto"/>
        <w:bottom w:val="none" w:sz="0" w:space="0" w:color="auto"/>
        <w:right w:val="none" w:sz="0" w:space="0" w:color="auto"/>
      </w:divBdr>
    </w:div>
    <w:div w:id="2062244963">
      <w:marLeft w:val="640"/>
      <w:marRight w:val="0"/>
      <w:marTop w:val="0"/>
      <w:marBottom w:val="0"/>
      <w:divBdr>
        <w:top w:val="none" w:sz="0" w:space="0" w:color="auto"/>
        <w:left w:val="none" w:sz="0" w:space="0" w:color="auto"/>
        <w:bottom w:val="none" w:sz="0" w:space="0" w:color="auto"/>
        <w:right w:val="none" w:sz="0" w:space="0" w:color="auto"/>
      </w:divBdr>
    </w:div>
    <w:div w:id="2062360837">
      <w:marLeft w:val="640"/>
      <w:marRight w:val="0"/>
      <w:marTop w:val="0"/>
      <w:marBottom w:val="0"/>
      <w:divBdr>
        <w:top w:val="none" w:sz="0" w:space="0" w:color="auto"/>
        <w:left w:val="none" w:sz="0" w:space="0" w:color="auto"/>
        <w:bottom w:val="none" w:sz="0" w:space="0" w:color="auto"/>
        <w:right w:val="none" w:sz="0" w:space="0" w:color="auto"/>
      </w:divBdr>
    </w:div>
    <w:div w:id="2062512868">
      <w:marLeft w:val="640"/>
      <w:marRight w:val="0"/>
      <w:marTop w:val="0"/>
      <w:marBottom w:val="0"/>
      <w:divBdr>
        <w:top w:val="none" w:sz="0" w:space="0" w:color="auto"/>
        <w:left w:val="none" w:sz="0" w:space="0" w:color="auto"/>
        <w:bottom w:val="none" w:sz="0" w:space="0" w:color="auto"/>
        <w:right w:val="none" w:sz="0" w:space="0" w:color="auto"/>
      </w:divBdr>
    </w:div>
    <w:div w:id="2063599671">
      <w:marLeft w:val="640"/>
      <w:marRight w:val="0"/>
      <w:marTop w:val="0"/>
      <w:marBottom w:val="0"/>
      <w:divBdr>
        <w:top w:val="none" w:sz="0" w:space="0" w:color="auto"/>
        <w:left w:val="none" w:sz="0" w:space="0" w:color="auto"/>
        <w:bottom w:val="none" w:sz="0" w:space="0" w:color="auto"/>
        <w:right w:val="none" w:sz="0" w:space="0" w:color="auto"/>
      </w:divBdr>
    </w:div>
    <w:div w:id="2063823471">
      <w:marLeft w:val="640"/>
      <w:marRight w:val="0"/>
      <w:marTop w:val="0"/>
      <w:marBottom w:val="0"/>
      <w:divBdr>
        <w:top w:val="none" w:sz="0" w:space="0" w:color="auto"/>
        <w:left w:val="none" w:sz="0" w:space="0" w:color="auto"/>
        <w:bottom w:val="none" w:sz="0" w:space="0" w:color="auto"/>
        <w:right w:val="none" w:sz="0" w:space="0" w:color="auto"/>
      </w:divBdr>
    </w:div>
    <w:div w:id="2064329121">
      <w:marLeft w:val="640"/>
      <w:marRight w:val="0"/>
      <w:marTop w:val="0"/>
      <w:marBottom w:val="0"/>
      <w:divBdr>
        <w:top w:val="none" w:sz="0" w:space="0" w:color="auto"/>
        <w:left w:val="none" w:sz="0" w:space="0" w:color="auto"/>
        <w:bottom w:val="none" w:sz="0" w:space="0" w:color="auto"/>
        <w:right w:val="none" w:sz="0" w:space="0" w:color="auto"/>
      </w:divBdr>
    </w:div>
    <w:div w:id="2066100384">
      <w:marLeft w:val="640"/>
      <w:marRight w:val="0"/>
      <w:marTop w:val="0"/>
      <w:marBottom w:val="0"/>
      <w:divBdr>
        <w:top w:val="none" w:sz="0" w:space="0" w:color="auto"/>
        <w:left w:val="none" w:sz="0" w:space="0" w:color="auto"/>
        <w:bottom w:val="none" w:sz="0" w:space="0" w:color="auto"/>
        <w:right w:val="none" w:sz="0" w:space="0" w:color="auto"/>
      </w:divBdr>
    </w:div>
    <w:div w:id="2067147123">
      <w:bodyDiv w:val="1"/>
      <w:marLeft w:val="0"/>
      <w:marRight w:val="0"/>
      <w:marTop w:val="0"/>
      <w:marBottom w:val="0"/>
      <w:divBdr>
        <w:top w:val="none" w:sz="0" w:space="0" w:color="auto"/>
        <w:left w:val="none" w:sz="0" w:space="0" w:color="auto"/>
        <w:bottom w:val="none" w:sz="0" w:space="0" w:color="auto"/>
        <w:right w:val="none" w:sz="0" w:space="0" w:color="auto"/>
      </w:divBdr>
    </w:div>
    <w:div w:id="2067679090">
      <w:marLeft w:val="640"/>
      <w:marRight w:val="0"/>
      <w:marTop w:val="0"/>
      <w:marBottom w:val="0"/>
      <w:divBdr>
        <w:top w:val="none" w:sz="0" w:space="0" w:color="auto"/>
        <w:left w:val="none" w:sz="0" w:space="0" w:color="auto"/>
        <w:bottom w:val="none" w:sz="0" w:space="0" w:color="auto"/>
        <w:right w:val="none" w:sz="0" w:space="0" w:color="auto"/>
      </w:divBdr>
    </w:div>
    <w:div w:id="2068450774">
      <w:marLeft w:val="640"/>
      <w:marRight w:val="0"/>
      <w:marTop w:val="0"/>
      <w:marBottom w:val="0"/>
      <w:divBdr>
        <w:top w:val="none" w:sz="0" w:space="0" w:color="auto"/>
        <w:left w:val="none" w:sz="0" w:space="0" w:color="auto"/>
        <w:bottom w:val="none" w:sz="0" w:space="0" w:color="auto"/>
        <w:right w:val="none" w:sz="0" w:space="0" w:color="auto"/>
      </w:divBdr>
    </w:div>
    <w:div w:id="2068603232">
      <w:marLeft w:val="640"/>
      <w:marRight w:val="0"/>
      <w:marTop w:val="0"/>
      <w:marBottom w:val="0"/>
      <w:divBdr>
        <w:top w:val="none" w:sz="0" w:space="0" w:color="auto"/>
        <w:left w:val="none" w:sz="0" w:space="0" w:color="auto"/>
        <w:bottom w:val="none" w:sz="0" w:space="0" w:color="auto"/>
        <w:right w:val="none" w:sz="0" w:space="0" w:color="auto"/>
      </w:divBdr>
    </w:div>
    <w:div w:id="2068988905">
      <w:marLeft w:val="640"/>
      <w:marRight w:val="0"/>
      <w:marTop w:val="0"/>
      <w:marBottom w:val="0"/>
      <w:divBdr>
        <w:top w:val="none" w:sz="0" w:space="0" w:color="auto"/>
        <w:left w:val="none" w:sz="0" w:space="0" w:color="auto"/>
        <w:bottom w:val="none" w:sz="0" w:space="0" w:color="auto"/>
        <w:right w:val="none" w:sz="0" w:space="0" w:color="auto"/>
      </w:divBdr>
    </w:div>
    <w:div w:id="2069183188">
      <w:marLeft w:val="640"/>
      <w:marRight w:val="0"/>
      <w:marTop w:val="0"/>
      <w:marBottom w:val="0"/>
      <w:divBdr>
        <w:top w:val="none" w:sz="0" w:space="0" w:color="auto"/>
        <w:left w:val="none" w:sz="0" w:space="0" w:color="auto"/>
        <w:bottom w:val="none" w:sz="0" w:space="0" w:color="auto"/>
        <w:right w:val="none" w:sz="0" w:space="0" w:color="auto"/>
      </w:divBdr>
    </w:div>
    <w:div w:id="2069644323">
      <w:marLeft w:val="640"/>
      <w:marRight w:val="0"/>
      <w:marTop w:val="0"/>
      <w:marBottom w:val="0"/>
      <w:divBdr>
        <w:top w:val="none" w:sz="0" w:space="0" w:color="auto"/>
        <w:left w:val="none" w:sz="0" w:space="0" w:color="auto"/>
        <w:bottom w:val="none" w:sz="0" w:space="0" w:color="auto"/>
        <w:right w:val="none" w:sz="0" w:space="0" w:color="auto"/>
      </w:divBdr>
    </w:div>
    <w:div w:id="2069762892">
      <w:marLeft w:val="640"/>
      <w:marRight w:val="0"/>
      <w:marTop w:val="0"/>
      <w:marBottom w:val="0"/>
      <w:divBdr>
        <w:top w:val="none" w:sz="0" w:space="0" w:color="auto"/>
        <w:left w:val="none" w:sz="0" w:space="0" w:color="auto"/>
        <w:bottom w:val="none" w:sz="0" w:space="0" w:color="auto"/>
        <w:right w:val="none" w:sz="0" w:space="0" w:color="auto"/>
      </w:divBdr>
    </w:div>
    <w:div w:id="2070298183">
      <w:marLeft w:val="640"/>
      <w:marRight w:val="0"/>
      <w:marTop w:val="0"/>
      <w:marBottom w:val="0"/>
      <w:divBdr>
        <w:top w:val="none" w:sz="0" w:space="0" w:color="auto"/>
        <w:left w:val="none" w:sz="0" w:space="0" w:color="auto"/>
        <w:bottom w:val="none" w:sz="0" w:space="0" w:color="auto"/>
        <w:right w:val="none" w:sz="0" w:space="0" w:color="auto"/>
      </w:divBdr>
    </w:div>
    <w:div w:id="2071341988">
      <w:marLeft w:val="640"/>
      <w:marRight w:val="0"/>
      <w:marTop w:val="0"/>
      <w:marBottom w:val="0"/>
      <w:divBdr>
        <w:top w:val="none" w:sz="0" w:space="0" w:color="auto"/>
        <w:left w:val="none" w:sz="0" w:space="0" w:color="auto"/>
        <w:bottom w:val="none" w:sz="0" w:space="0" w:color="auto"/>
        <w:right w:val="none" w:sz="0" w:space="0" w:color="auto"/>
      </w:divBdr>
    </w:div>
    <w:div w:id="2071343496">
      <w:marLeft w:val="640"/>
      <w:marRight w:val="0"/>
      <w:marTop w:val="0"/>
      <w:marBottom w:val="0"/>
      <w:divBdr>
        <w:top w:val="none" w:sz="0" w:space="0" w:color="auto"/>
        <w:left w:val="none" w:sz="0" w:space="0" w:color="auto"/>
        <w:bottom w:val="none" w:sz="0" w:space="0" w:color="auto"/>
        <w:right w:val="none" w:sz="0" w:space="0" w:color="auto"/>
      </w:divBdr>
    </w:div>
    <w:div w:id="2071609498">
      <w:marLeft w:val="640"/>
      <w:marRight w:val="0"/>
      <w:marTop w:val="0"/>
      <w:marBottom w:val="0"/>
      <w:divBdr>
        <w:top w:val="none" w:sz="0" w:space="0" w:color="auto"/>
        <w:left w:val="none" w:sz="0" w:space="0" w:color="auto"/>
        <w:bottom w:val="none" w:sz="0" w:space="0" w:color="auto"/>
        <w:right w:val="none" w:sz="0" w:space="0" w:color="auto"/>
      </w:divBdr>
    </w:div>
    <w:div w:id="2071688525">
      <w:marLeft w:val="640"/>
      <w:marRight w:val="0"/>
      <w:marTop w:val="0"/>
      <w:marBottom w:val="0"/>
      <w:divBdr>
        <w:top w:val="none" w:sz="0" w:space="0" w:color="auto"/>
        <w:left w:val="none" w:sz="0" w:space="0" w:color="auto"/>
        <w:bottom w:val="none" w:sz="0" w:space="0" w:color="auto"/>
        <w:right w:val="none" w:sz="0" w:space="0" w:color="auto"/>
      </w:divBdr>
    </w:div>
    <w:div w:id="2071689744">
      <w:marLeft w:val="640"/>
      <w:marRight w:val="0"/>
      <w:marTop w:val="0"/>
      <w:marBottom w:val="0"/>
      <w:divBdr>
        <w:top w:val="none" w:sz="0" w:space="0" w:color="auto"/>
        <w:left w:val="none" w:sz="0" w:space="0" w:color="auto"/>
        <w:bottom w:val="none" w:sz="0" w:space="0" w:color="auto"/>
        <w:right w:val="none" w:sz="0" w:space="0" w:color="auto"/>
      </w:divBdr>
    </w:div>
    <w:div w:id="2072340692">
      <w:marLeft w:val="640"/>
      <w:marRight w:val="0"/>
      <w:marTop w:val="0"/>
      <w:marBottom w:val="0"/>
      <w:divBdr>
        <w:top w:val="none" w:sz="0" w:space="0" w:color="auto"/>
        <w:left w:val="none" w:sz="0" w:space="0" w:color="auto"/>
        <w:bottom w:val="none" w:sz="0" w:space="0" w:color="auto"/>
        <w:right w:val="none" w:sz="0" w:space="0" w:color="auto"/>
      </w:divBdr>
    </w:div>
    <w:div w:id="2072540850">
      <w:marLeft w:val="640"/>
      <w:marRight w:val="0"/>
      <w:marTop w:val="0"/>
      <w:marBottom w:val="0"/>
      <w:divBdr>
        <w:top w:val="none" w:sz="0" w:space="0" w:color="auto"/>
        <w:left w:val="none" w:sz="0" w:space="0" w:color="auto"/>
        <w:bottom w:val="none" w:sz="0" w:space="0" w:color="auto"/>
        <w:right w:val="none" w:sz="0" w:space="0" w:color="auto"/>
      </w:divBdr>
    </w:div>
    <w:div w:id="2072582871">
      <w:marLeft w:val="640"/>
      <w:marRight w:val="0"/>
      <w:marTop w:val="0"/>
      <w:marBottom w:val="0"/>
      <w:divBdr>
        <w:top w:val="none" w:sz="0" w:space="0" w:color="auto"/>
        <w:left w:val="none" w:sz="0" w:space="0" w:color="auto"/>
        <w:bottom w:val="none" w:sz="0" w:space="0" w:color="auto"/>
        <w:right w:val="none" w:sz="0" w:space="0" w:color="auto"/>
      </w:divBdr>
    </w:div>
    <w:div w:id="2073655958">
      <w:marLeft w:val="640"/>
      <w:marRight w:val="0"/>
      <w:marTop w:val="0"/>
      <w:marBottom w:val="0"/>
      <w:divBdr>
        <w:top w:val="none" w:sz="0" w:space="0" w:color="auto"/>
        <w:left w:val="none" w:sz="0" w:space="0" w:color="auto"/>
        <w:bottom w:val="none" w:sz="0" w:space="0" w:color="auto"/>
        <w:right w:val="none" w:sz="0" w:space="0" w:color="auto"/>
      </w:divBdr>
    </w:div>
    <w:div w:id="2074086841">
      <w:marLeft w:val="640"/>
      <w:marRight w:val="0"/>
      <w:marTop w:val="0"/>
      <w:marBottom w:val="0"/>
      <w:divBdr>
        <w:top w:val="none" w:sz="0" w:space="0" w:color="auto"/>
        <w:left w:val="none" w:sz="0" w:space="0" w:color="auto"/>
        <w:bottom w:val="none" w:sz="0" w:space="0" w:color="auto"/>
        <w:right w:val="none" w:sz="0" w:space="0" w:color="auto"/>
      </w:divBdr>
    </w:div>
    <w:div w:id="2075077294">
      <w:marLeft w:val="640"/>
      <w:marRight w:val="0"/>
      <w:marTop w:val="0"/>
      <w:marBottom w:val="0"/>
      <w:divBdr>
        <w:top w:val="none" w:sz="0" w:space="0" w:color="auto"/>
        <w:left w:val="none" w:sz="0" w:space="0" w:color="auto"/>
        <w:bottom w:val="none" w:sz="0" w:space="0" w:color="auto"/>
        <w:right w:val="none" w:sz="0" w:space="0" w:color="auto"/>
      </w:divBdr>
    </w:div>
    <w:div w:id="2075273620">
      <w:marLeft w:val="640"/>
      <w:marRight w:val="0"/>
      <w:marTop w:val="0"/>
      <w:marBottom w:val="0"/>
      <w:divBdr>
        <w:top w:val="none" w:sz="0" w:space="0" w:color="auto"/>
        <w:left w:val="none" w:sz="0" w:space="0" w:color="auto"/>
        <w:bottom w:val="none" w:sz="0" w:space="0" w:color="auto"/>
        <w:right w:val="none" w:sz="0" w:space="0" w:color="auto"/>
      </w:divBdr>
    </w:div>
    <w:div w:id="2075733153">
      <w:marLeft w:val="640"/>
      <w:marRight w:val="0"/>
      <w:marTop w:val="0"/>
      <w:marBottom w:val="0"/>
      <w:divBdr>
        <w:top w:val="none" w:sz="0" w:space="0" w:color="auto"/>
        <w:left w:val="none" w:sz="0" w:space="0" w:color="auto"/>
        <w:bottom w:val="none" w:sz="0" w:space="0" w:color="auto"/>
        <w:right w:val="none" w:sz="0" w:space="0" w:color="auto"/>
      </w:divBdr>
    </w:div>
    <w:div w:id="2076194449">
      <w:marLeft w:val="640"/>
      <w:marRight w:val="0"/>
      <w:marTop w:val="0"/>
      <w:marBottom w:val="0"/>
      <w:divBdr>
        <w:top w:val="none" w:sz="0" w:space="0" w:color="auto"/>
        <w:left w:val="none" w:sz="0" w:space="0" w:color="auto"/>
        <w:bottom w:val="none" w:sz="0" w:space="0" w:color="auto"/>
        <w:right w:val="none" w:sz="0" w:space="0" w:color="auto"/>
      </w:divBdr>
    </w:div>
    <w:div w:id="2076199845">
      <w:marLeft w:val="640"/>
      <w:marRight w:val="0"/>
      <w:marTop w:val="0"/>
      <w:marBottom w:val="0"/>
      <w:divBdr>
        <w:top w:val="none" w:sz="0" w:space="0" w:color="auto"/>
        <w:left w:val="none" w:sz="0" w:space="0" w:color="auto"/>
        <w:bottom w:val="none" w:sz="0" w:space="0" w:color="auto"/>
        <w:right w:val="none" w:sz="0" w:space="0" w:color="auto"/>
      </w:divBdr>
    </w:div>
    <w:div w:id="2076270022">
      <w:marLeft w:val="640"/>
      <w:marRight w:val="0"/>
      <w:marTop w:val="0"/>
      <w:marBottom w:val="0"/>
      <w:divBdr>
        <w:top w:val="none" w:sz="0" w:space="0" w:color="auto"/>
        <w:left w:val="none" w:sz="0" w:space="0" w:color="auto"/>
        <w:bottom w:val="none" w:sz="0" w:space="0" w:color="auto"/>
        <w:right w:val="none" w:sz="0" w:space="0" w:color="auto"/>
      </w:divBdr>
    </w:div>
    <w:div w:id="2076277362">
      <w:marLeft w:val="640"/>
      <w:marRight w:val="0"/>
      <w:marTop w:val="0"/>
      <w:marBottom w:val="0"/>
      <w:divBdr>
        <w:top w:val="none" w:sz="0" w:space="0" w:color="auto"/>
        <w:left w:val="none" w:sz="0" w:space="0" w:color="auto"/>
        <w:bottom w:val="none" w:sz="0" w:space="0" w:color="auto"/>
        <w:right w:val="none" w:sz="0" w:space="0" w:color="auto"/>
      </w:divBdr>
    </w:div>
    <w:div w:id="2076393612">
      <w:marLeft w:val="640"/>
      <w:marRight w:val="0"/>
      <w:marTop w:val="0"/>
      <w:marBottom w:val="0"/>
      <w:divBdr>
        <w:top w:val="none" w:sz="0" w:space="0" w:color="auto"/>
        <w:left w:val="none" w:sz="0" w:space="0" w:color="auto"/>
        <w:bottom w:val="none" w:sz="0" w:space="0" w:color="auto"/>
        <w:right w:val="none" w:sz="0" w:space="0" w:color="auto"/>
      </w:divBdr>
    </w:div>
    <w:div w:id="2078505839">
      <w:marLeft w:val="640"/>
      <w:marRight w:val="0"/>
      <w:marTop w:val="0"/>
      <w:marBottom w:val="0"/>
      <w:divBdr>
        <w:top w:val="none" w:sz="0" w:space="0" w:color="auto"/>
        <w:left w:val="none" w:sz="0" w:space="0" w:color="auto"/>
        <w:bottom w:val="none" w:sz="0" w:space="0" w:color="auto"/>
        <w:right w:val="none" w:sz="0" w:space="0" w:color="auto"/>
      </w:divBdr>
    </w:div>
    <w:div w:id="2079087314">
      <w:marLeft w:val="640"/>
      <w:marRight w:val="0"/>
      <w:marTop w:val="0"/>
      <w:marBottom w:val="0"/>
      <w:divBdr>
        <w:top w:val="none" w:sz="0" w:space="0" w:color="auto"/>
        <w:left w:val="none" w:sz="0" w:space="0" w:color="auto"/>
        <w:bottom w:val="none" w:sz="0" w:space="0" w:color="auto"/>
        <w:right w:val="none" w:sz="0" w:space="0" w:color="auto"/>
      </w:divBdr>
    </w:div>
    <w:div w:id="2079353360">
      <w:marLeft w:val="640"/>
      <w:marRight w:val="0"/>
      <w:marTop w:val="0"/>
      <w:marBottom w:val="0"/>
      <w:divBdr>
        <w:top w:val="none" w:sz="0" w:space="0" w:color="auto"/>
        <w:left w:val="none" w:sz="0" w:space="0" w:color="auto"/>
        <w:bottom w:val="none" w:sz="0" w:space="0" w:color="auto"/>
        <w:right w:val="none" w:sz="0" w:space="0" w:color="auto"/>
      </w:divBdr>
    </w:div>
    <w:div w:id="2079479261">
      <w:marLeft w:val="640"/>
      <w:marRight w:val="0"/>
      <w:marTop w:val="0"/>
      <w:marBottom w:val="0"/>
      <w:divBdr>
        <w:top w:val="none" w:sz="0" w:space="0" w:color="auto"/>
        <w:left w:val="none" w:sz="0" w:space="0" w:color="auto"/>
        <w:bottom w:val="none" w:sz="0" w:space="0" w:color="auto"/>
        <w:right w:val="none" w:sz="0" w:space="0" w:color="auto"/>
      </w:divBdr>
    </w:div>
    <w:div w:id="2079592688">
      <w:marLeft w:val="640"/>
      <w:marRight w:val="0"/>
      <w:marTop w:val="0"/>
      <w:marBottom w:val="0"/>
      <w:divBdr>
        <w:top w:val="none" w:sz="0" w:space="0" w:color="auto"/>
        <w:left w:val="none" w:sz="0" w:space="0" w:color="auto"/>
        <w:bottom w:val="none" w:sz="0" w:space="0" w:color="auto"/>
        <w:right w:val="none" w:sz="0" w:space="0" w:color="auto"/>
      </w:divBdr>
    </w:div>
    <w:div w:id="2079862347">
      <w:marLeft w:val="640"/>
      <w:marRight w:val="0"/>
      <w:marTop w:val="0"/>
      <w:marBottom w:val="0"/>
      <w:divBdr>
        <w:top w:val="none" w:sz="0" w:space="0" w:color="auto"/>
        <w:left w:val="none" w:sz="0" w:space="0" w:color="auto"/>
        <w:bottom w:val="none" w:sz="0" w:space="0" w:color="auto"/>
        <w:right w:val="none" w:sz="0" w:space="0" w:color="auto"/>
      </w:divBdr>
    </w:div>
    <w:div w:id="2080327808">
      <w:marLeft w:val="640"/>
      <w:marRight w:val="0"/>
      <w:marTop w:val="0"/>
      <w:marBottom w:val="0"/>
      <w:divBdr>
        <w:top w:val="none" w:sz="0" w:space="0" w:color="auto"/>
        <w:left w:val="none" w:sz="0" w:space="0" w:color="auto"/>
        <w:bottom w:val="none" w:sz="0" w:space="0" w:color="auto"/>
        <w:right w:val="none" w:sz="0" w:space="0" w:color="auto"/>
      </w:divBdr>
    </w:div>
    <w:div w:id="2081365467">
      <w:marLeft w:val="640"/>
      <w:marRight w:val="0"/>
      <w:marTop w:val="0"/>
      <w:marBottom w:val="0"/>
      <w:divBdr>
        <w:top w:val="none" w:sz="0" w:space="0" w:color="auto"/>
        <w:left w:val="none" w:sz="0" w:space="0" w:color="auto"/>
        <w:bottom w:val="none" w:sz="0" w:space="0" w:color="auto"/>
        <w:right w:val="none" w:sz="0" w:space="0" w:color="auto"/>
      </w:divBdr>
    </w:div>
    <w:div w:id="2082362087">
      <w:marLeft w:val="640"/>
      <w:marRight w:val="0"/>
      <w:marTop w:val="0"/>
      <w:marBottom w:val="0"/>
      <w:divBdr>
        <w:top w:val="none" w:sz="0" w:space="0" w:color="auto"/>
        <w:left w:val="none" w:sz="0" w:space="0" w:color="auto"/>
        <w:bottom w:val="none" w:sz="0" w:space="0" w:color="auto"/>
        <w:right w:val="none" w:sz="0" w:space="0" w:color="auto"/>
      </w:divBdr>
    </w:div>
    <w:div w:id="2082747852">
      <w:marLeft w:val="640"/>
      <w:marRight w:val="0"/>
      <w:marTop w:val="0"/>
      <w:marBottom w:val="0"/>
      <w:divBdr>
        <w:top w:val="none" w:sz="0" w:space="0" w:color="auto"/>
        <w:left w:val="none" w:sz="0" w:space="0" w:color="auto"/>
        <w:bottom w:val="none" w:sz="0" w:space="0" w:color="auto"/>
        <w:right w:val="none" w:sz="0" w:space="0" w:color="auto"/>
      </w:divBdr>
    </w:div>
    <w:div w:id="2082949386">
      <w:marLeft w:val="640"/>
      <w:marRight w:val="0"/>
      <w:marTop w:val="0"/>
      <w:marBottom w:val="0"/>
      <w:divBdr>
        <w:top w:val="none" w:sz="0" w:space="0" w:color="auto"/>
        <w:left w:val="none" w:sz="0" w:space="0" w:color="auto"/>
        <w:bottom w:val="none" w:sz="0" w:space="0" w:color="auto"/>
        <w:right w:val="none" w:sz="0" w:space="0" w:color="auto"/>
      </w:divBdr>
    </w:div>
    <w:div w:id="2083209877">
      <w:marLeft w:val="640"/>
      <w:marRight w:val="0"/>
      <w:marTop w:val="0"/>
      <w:marBottom w:val="0"/>
      <w:divBdr>
        <w:top w:val="none" w:sz="0" w:space="0" w:color="auto"/>
        <w:left w:val="none" w:sz="0" w:space="0" w:color="auto"/>
        <w:bottom w:val="none" w:sz="0" w:space="0" w:color="auto"/>
        <w:right w:val="none" w:sz="0" w:space="0" w:color="auto"/>
      </w:divBdr>
    </w:div>
    <w:div w:id="2083940155">
      <w:marLeft w:val="640"/>
      <w:marRight w:val="0"/>
      <w:marTop w:val="0"/>
      <w:marBottom w:val="0"/>
      <w:divBdr>
        <w:top w:val="none" w:sz="0" w:space="0" w:color="auto"/>
        <w:left w:val="none" w:sz="0" w:space="0" w:color="auto"/>
        <w:bottom w:val="none" w:sz="0" w:space="0" w:color="auto"/>
        <w:right w:val="none" w:sz="0" w:space="0" w:color="auto"/>
      </w:divBdr>
    </w:div>
    <w:div w:id="2084136320">
      <w:marLeft w:val="640"/>
      <w:marRight w:val="0"/>
      <w:marTop w:val="0"/>
      <w:marBottom w:val="0"/>
      <w:divBdr>
        <w:top w:val="none" w:sz="0" w:space="0" w:color="auto"/>
        <w:left w:val="none" w:sz="0" w:space="0" w:color="auto"/>
        <w:bottom w:val="none" w:sz="0" w:space="0" w:color="auto"/>
        <w:right w:val="none" w:sz="0" w:space="0" w:color="auto"/>
      </w:divBdr>
    </w:div>
    <w:div w:id="2084595853">
      <w:marLeft w:val="640"/>
      <w:marRight w:val="0"/>
      <w:marTop w:val="0"/>
      <w:marBottom w:val="0"/>
      <w:divBdr>
        <w:top w:val="none" w:sz="0" w:space="0" w:color="auto"/>
        <w:left w:val="none" w:sz="0" w:space="0" w:color="auto"/>
        <w:bottom w:val="none" w:sz="0" w:space="0" w:color="auto"/>
        <w:right w:val="none" w:sz="0" w:space="0" w:color="auto"/>
      </w:divBdr>
    </w:div>
    <w:div w:id="2085830679">
      <w:marLeft w:val="640"/>
      <w:marRight w:val="0"/>
      <w:marTop w:val="0"/>
      <w:marBottom w:val="0"/>
      <w:divBdr>
        <w:top w:val="none" w:sz="0" w:space="0" w:color="auto"/>
        <w:left w:val="none" w:sz="0" w:space="0" w:color="auto"/>
        <w:bottom w:val="none" w:sz="0" w:space="0" w:color="auto"/>
        <w:right w:val="none" w:sz="0" w:space="0" w:color="auto"/>
      </w:divBdr>
    </w:div>
    <w:div w:id="2086105815">
      <w:marLeft w:val="640"/>
      <w:marRight w:val="0"/>
      <w:marTop w:val="0"/>
      <w:marBottom w:val="0"/>
      <w:divBdr>
        <w:top w:val="none" w:sz="0" w:space="0" w:color="auto"/>
        <w:left w:val="none" w:sz="0" w:space="0" w:color="auto"/>
        <w:bottom w:val="none" w:sz="0" w:space="0" w:color="auto"/>
        <w:right w:val="none" w:sz="0" w:space="0" w:color="auto"/>
      </w:divBdr>
    </w:div>
    <w:div w:id="2086417892">
      <w:marLeft w:val="640"/>
      <w:marRight w:val="0"/>
      <w:marTop w:val="0"/>
      <w:marBottom w:val="0"/>
      <w:divBdr>
        <w:top w:val="none" w:sz="0" w:space="0" w:color="auto"/>
        <w:left w:val="none" w:sz="0" w:space="0" w:color="auto"/>
        <w:bottom w:val="none" w:sz="0" w:space="0" w:color="auto"/>
        <w:right w:val="none" w:sz="0" w:space="0" w:color="auto"/>
      </w:divBdr>
    </w:div>
    <w:div w:id="2086490575">
      <w:marLeft w:val="640"/>
      <w:marRight w:val="0"/>
      <w:marTop w:val="0"/>
      <w:marBottom w:val="0"/>
      <w:divBdr>
        <w:top w:val="none" w:sz="0" w:space="0" w:color="auto"/>
        <w:left w:val="none" w:sz="0" w:space="0" w:color="auto"/>
        <w:bottom w:val="none" w:sz="0" w:space="0" w:color="auto"/>
        <w:right w:val="none" w:sz="0" w:space="0" w:color="auto"/>
      </w:divBdr>
    </w:div>
    <w:div w:id="2086685815">
      <w:marLeft w:val="640"/>
      <w:marRight w:val="0"/>
      <w:marTop w:val="0"/>
      <w:marBottom w:val="0"/>
      <w:divBdr>
        <w:top w:val="none" w:sz="0" w:space="0" w:color="auto"/>
        <w:left w:val="none" w:sz="0" w:space="0" w:color="auto"/>
        <w:bottom w:val="none" w:sz="0" w:space="0" w:color="auto"/>
        <w:right w:val="none" w:sz="0" w:space="0" w:color="auto"/>
      </w:divBdr>
    </w:div>
    <w:div w:id="2086763258">
      <w:marLeft w:val="640"/>
      <w:marRight w:val="0"/>
      <w:marTop w:val="0"/>
      <w:marBottom w:val="0"/>
      <w:divBdr>
        <w:top w:val="none" w:sz="0" w:space="0" w:color="auto"/>
        <w:left w:val="none" w:sz="0" w:space="0" w:color="auto"/>
        <w:bottom w:val="none" w:sz="0" w:space="0" w:color="auto"/>
        <w:right w:val="none" w:sz="0" w:space="0" w:color="auto"/>
      </w:divBdr>
    </w:div>
    <w:div w:id="2086802142">
      <w:marLeft w:val="640"/>
      <w:marRight w:val="0"/>
      <w:marTop w:val="0"/>
      <w:marBottom w:val="0"/>
      <w:divBdr>
        <w:top w:val="none" w:sz="0" w:space="0" w:color="auto"/>
        <w:left w:val="none" w:sz="0" w:space="0" w:color="auto"/>
        <w:bottom w:val="none" w:sz="0" w:space="0" w:color="auto"/>
        <w:right w:val="none" w:sz="0" w:space="0" w:color="auto"/>
      </w:divBdr>
    </w:div>
    <w:div w:id="2087342793">
      <w:marLeft w:val="640"/>
      <w:marRight w:val="0"/>
      <w:marTop w:val="0"/>
      <w:marBottom w:val="0"/>
      <w:divBdr>
        <w:top w:val="none" w:sz="0" w:space="0" w:color="auto"/>
        <w:left w:val="none" w:sz="0" w:space="0" w:color="auto"/>
        <w:bottom w:val="none" w:sz="0" w:space="0" w:color="auto"/>
        <w:right w:val="none" w:sz="0" w:space="0" w:color="auto"/>
      </w:divBdr>
    </w:div>
    <w:div w:id="2088336281">
      <w:marLeft w:val="640"/>
      <w:marRight w:val="0"/>
      <w:marTop w:val="0"/>
      <w:marBottom w:val="0"/>
      <w:divBdr>
        <w:top w:val="none" w:sz="0" w:space="0" w:color="auto"/>
        <w:left w:val="none" w:sz="0" w:space="0" w:color="auto"/>
        <w:bottom w:val="none" w:sz="0" w:space="0" w:color="auto"/>
        <w:right w:val="none" w:sz="0" w:space="0" w:color="auto"/>
      </w:divBdr>
    </w:div>
    <w:div w:id="2089770869">
      <w:marLeft w:val="640"/>
      <w:marRight w:val="0"/>
      <w:marTop w:val="0"/>
      <w:marBottom w:val="0"/>
      <w:divBdr>
        <w:top w:val="none" w:sz="0" w:space="0" w:color="auto"/>
        <w:left w:val="none" w:sz="0" w:space="0" w:color="auto"/>
        <w:bottom w:val="none" w:sz="0" w:space="0" w:color="auto"/>
        <w:right w:val="none" w:sz="0" w:space="0" w:color="auto"/>
      </w:divBdr>
    </w:div>
    <w:div w:id="2089842339">
      <w:marLeft w:val="640"/>
      <w:marRight w:val="0"/>
      <w:marTop w:val="0"/>
      <w:marBottom w:val="0"/>
      <w:divBdr>
        <w:top w:val="none" w:sz="0" w:space="0" w:color="auto"/>
        <w:left w:val="none" w:sz="0" w:space="0" w:color="auto"/>
        <w:bottom w:val="none" w:sz="0" w:space="0" w:color="auto"/>
        <w:right w:val="none" w:sz="0" w:space="0" w:color="auto"/>
      </w:divBdr>
    </w:div>
    <w:div w:id="2090148070">
      <w:marLeft w:val="640"/>
      <w:marRight w:val="0"/>
      <w:marTop w:val="0"/>
      <w:marBottom w:val="0"/>
      <w:divBdr>
        <w:top w:val="none" w:sz="0" w:space="0" w:color="auto"/>
        <w:left w:val="none" w:sz="0" w:space="0" w:color="auto"/>
        <w:bottom w:val="none" w:sz="0" w:space="0" w:color="auto"/>
        <w:right w:val="none" w:sz="0" w:space="0" w:color="auto"/>
      </w:divBdr>
    </w:div>
    <w:div w:id="2090493181">
      <w:marLeft w:val="640"/>
      <w:marRight w:val="0"/>
      <w:marTop w:val="0"/>
      <w:marBottom w:val="0"/>
      <w:divBdr>
        <w:top w:val="none" w:sz="0" w:space="0" w:color="auto"/>
        <w:left w:val="none" w:sz="0" w:space="0" w:color="auto"/>
        <w:bottom w:val="none" w:sz="0" w:space="0" w:color="auto"/>
        <w:right w:val="none" w:sz="0" w:space="0" w:color="auto"/>
      </w:divBdr>
    </w:div>
    <w:div w:id="2091346119">
      <w:marLeft w:val="640"/>
      <w:marRight w:val="0"/>
      <w:marTop w:val="0"/>
      <w:marBottom w:val="0"/>
      <w:divBdr>
        <w:top w:val="none" w:sz="0" w:space="0" w:color="auto"/>
        <w:left w:val="none" w:sz="0" w:space="0" w:color="auto"/>
        <w:bottom w:val="none" w:sz="0" w:space="0" w:color="auto"/>
        <w:right w:val="none" w:sz="0" w:space="0" w:color="auto"/>
      </w:divBdr>
    </w:div>
    <w:div w:id="2092116899">
      <w:marLeft w:val="640"/>
      <w:marRight w:val="0"/>
      <w:marTop w:val="0"/>
      <w:marBottom w:val="0"/>
      <w:divBdr>
        <w:top w:val="none" w:sz="0" w:space="0" w:color="auto"/>
        <w:left w:val="none" w:sz="0" w:space="0" w:color="auto"/>
        <w:bottom w:val="none" w:sz="0" w:space="0" w:color="auto"/>
        <w:right w:val="none" w:sz="0" w:space="0" w:color="auto"/>
      </w:divBdr>
    </w:div>
    <w:div w:id="2092197595">
      <w:marLeft w:val="640"/>
      <w:marRight w:val="0"/>
      <w:marTop w:val="0"/>
      <w:marBottom w:val="0"/>
      <w:divBdr>
        <w:top w:val="none" w:sz="0" w:space="0" w:color="auto"/>
        <w:left w:val="none" w:sz="0" w:space="0" w:color="auto"/>
        <w:bottom w:val="none" w:sz="0" w:space="0" w:color="auto"/>
        <w:right w:val="none" w:sz="0" w:space="0" w:color="auto"/>
      </w:divBdr>
    </w:div>
    <w:div w:id="2092578436">
      <w:bodyDiv w:val="1"/>
      <w:marLeft w:val="0"/>
      <w:marRight w:val="0"/>
      <w:marTop w:val="0"/>
      <w:marBottom w:val="0"/>
      <w:divBdr>
        <w:top w:val="none" w:sz="0" w:space="0" w:color="auto"/>
        <w:left w:val="none" w:sz="0" w:space="0" w:color="auto"/>
        <w:bottom w:val="none" w:sz="0" w:space="0" w:color="auto"/>
        <w:right w:val="none" w:sz="0" w:space="0" w:color="auto"/>
      </w:divBdr>
    </w:div>
    <w:div w:id="2092854054">
      <w:marLeft w:val="640"/>
      <w:marRight w:val="0"/>
      <w:marTop w:val="0"/>
      <w:marBottom w:val="0"/>
      <w:divBdr>
        <w:top w:val="none" w:sz="0" w:space="0" w:color="auto"/>
        <w:left w:val="none" w:sz="0" w:space="0" w:color="auto"/>
        <w:bottom w:val="none" w:sz="0" w:space="0" w:color="auto"/>
        <w:right w:val="none" w:sz="0" w:space="0" w:color="auto"/>
      </w:divBdr>
    </w:div>
    <w:div w:id="2094860973">
      <w:marLeft w:val="640"/>
      <w:marRight w:val="0"/>
      <w:marTop w:val="0"/>
      <w:marBottom w:val="0"/>
      <w:divBdr>
        <w:top w:val="none" w:sz="0" w:space="0" w:color="auto"/>
        <w:left w:val="none" w:sz="0" w:space="0" w:color="auto"/>
        <w:bottom w:val="none" w:sz="0" w:space="0" w:color="auto"/>
        <w:right w:val="none" w:sz="0" w:space="0" w:color="auto"/>
      </w:divBdr>
    </w:div>
    <w:div w:id="2095393035">
      <w:marLeft w:val="640"/>
      <w:marRight w:val="0"/>
      <w:marTop w:val="0"/>
      <w:marBottom w:val="0"/>
      <w:divBdr>
        <w:top w:val="none" w:sz="0" w:space="0" w:color="auto"/>
        <w:left w:val="none" w:sz="0" w:space="0" w:color="auto"/>
        <w:bottom w:val="none" w:sz="0" w:space="0" w:color="auto"/>
        <w:right w:val="none" w:sz="0" w:space="0" w:color="auto"/>
      </w:divBdr>
    </w:div>
    <w:div w:id="2095465870">
      <w:marLeft w:val="640"/>
      <w:marRight w:val="0"/>
      <w:marTop w:val="0"/>
      <w:marBottom w:val="0"/>
      <w:divBdr>
        <w:top w:val="none" w:sz="0" w:space="0" w:color="auto"/>
        <w:left w:val="none" w:sz="0" w:space="0" w:color="auto"/>
        <w:bottom w:val="none" w:sz="0" w:space="0" w:color="auto"/>
        <w:right w:val="none" w:sz="0" w:space="0" w:color="auto"/>
      </w:divBdr>
    </w:div>
    <w:div w:id="2095662666">
      <w:marLeft w:val="640"/>
      <w:marRight w:val="0"/>
      <w:marTop w:val="0"/>
      <w:marBottom w:val="0"/>
      <w:divBdr>
        <w:top w:val="none" w:sz="0" w:space="0" w:color="auto"/>
        <w:left w:val="none" w:sz="0" w:space="0" w:color="auto"/>
        <w:bottom w:val="none" w:sz="0" w:space="0" w:color="auto"/>
        <w:right w:val="none" w:sz="0" w:space="0" w:color="auto"/>
      </w:divBdr>
    </w:div>
    <w:div w:id="2095784189">
      <w:marLeft w:val="640"/>
      <w:marRight w:val="0"/>
      <w:marTop w:val="0"/>
      <w:marBottom w:val="0"/>
      <w:divBdr>
        <w:top w:val="none" w:sz="0" w:space="0" w:color="auto"/>
        <w:left w:val="none" w:sz="0" w:space="0" w:color="auto"/>
        <w:bottom w:val="none" w:sz="0" w:space="0" w:color="auto"/>
        <w:right w:val="none" w:sz="0" w:space="0" w:color="auto"/>
      </w:divBdr>
    </w:div>
    <w:div w:id="2096121344">
      <w:marLeft w:val="640"/>
      <w:marRight w:val="0"/>
      <w:marTop w:val="0"/>
      <w:marBottom w:val="0"/>
      <w:divBdr>
        <w:top w:val="none" w:sz="0" w:space="0" w:color="auto"/>
        <w:left w:val="none" w:sz="0" w:space="0" w:color="auto"/>
        <w:bottom w:val="none" w:sz="0" w:space="0" w:color="auto"/>
        <w:right w:val="none" w:sz="0" w:space="0" w:color="auto"/>
      </w:divBdr>
    </w:div>
    <w:div w:id="2096128806">
      <w:marLeft w:val="640"/>
      <w:marRight w:val="0"/>
      <w:marTop w:val="0"/>
      <w:marBottom w:val="0"/>
      <w:divBdr>
        <w:top w:val="none" w:sz="0" w:space="0" w:color="auto"/>
        <w:left w:val="none" w:sz="0" w:space="0" w:color="auto"/>
        <w:bottom w:val="none" w:sz="0" w:space="0" w:color="auto"/>
        <w:right w:val="none" w:sz="0" w:space="0" w:color="auto"/>
      </w:divBdr>
    </w:div>
    <w:div w:id="2096513548">
      <w:marLeft w:val="640"/>
      <w:marRight w:val="0"/>
      <w:marTop w:val="0"/>
      <w:marBottom w:val="0"/>
      <w:divBdr>
        <w:top w:val="none" w:sz="0" w:space="0" w:color="auto"/>
        <w:left w:val="none" w:sz="0" w:space="0" w:color="auto"/>
        <w:bottom w:val="none" w:sz="0" w:space="0" w:color="auto"/>
        <w:right w:val="none" w:sz="0" w:space="0" w:color="auto"/>
      </w:divBdr>
    </w:div>
    <w:div w:id="2096708901">
      <w:marLeft w:val="640"/>
      <w:marRight w:val="0"/>
      <w:marTop w:val="0"/>
      <w:marBottom w:val="0"/>
      <w:divBdr>
        <w:top w:val="none" w:sz="0" w:space="0" w:color="auto"/>
        <w:left w:val="none" w:sz="0" w:space="0" w:color="auto"/>
        <w:bottom w:val="none" w:sz="0" w:space="0" w:color="auto"/>
        <w:right w:val="none" w:sz="0" w:space="0" w:color="auto"/>
      </w:divBdr>
    </w:div>
    <w:div w:id="2096709752">
      <w:marLeft w:val="640"/>
      <w:marRight w:val="0"/>
      <w:marTop w:val="0"/>
      <w:marBottom w:val="0"/>
      <w:divBdr>
        <w:top w:val="none" w:sz="0" w:space="0" w:color="auto"/>
        <w:left w:val="none" w:sz="0" w:space="0" w:color="auto"/>
        <w:bottom w:val="none" w:sz="0" w:space="0" w:color="auto"/>
        <w:right w:val="none" w:sz="0" w:space="0" w:color="auto"/>
      </w:divBdr>
    </w:div>
    <w:div w:id="2097050965">
      <w:marLeft w:val="640"/>
      <w:marRight w:val="0"/>
      <w:marTop w:val="0"/>
      <w:marBottom w:val="0"/>
      <w:divBdr>
        <w:top w:val="none" w:sz="0" w:space="0" w:color="auto"/>
        <w:left w:val="none" w:sz="0" w:space="0" w:color="auto"/>
        <w:bottom w:val="none" w:sz="0" w:space="0" w:color="auto"/>
        <w:right w:val="none" w:sz="0" w:space="0" w:color="auto"/>
      </w:divBdr>
    </w:div>
    <w:div w:id="2098281878">
      <w:marLeft w:val="640"/>
      <w:marRight w:val="0"/>
      <w:marTop w:val="0"/>
      <w:marBottom w:val="0"/>
      <w:divBdr>
        <w:top w:val="none" w:sz="0" w:space="0" w:color="auto"/>
        <w:left w:val="none" w:sz="0" w:space="0" w:color="auto"/>
        <w:bottom w:val="none" w:sz="0" w:space="0" w:color="auto"/>
        <w:right w:val="none" w:sz="0" w:space="0" w:color="auto"/>
      </w:divBdr>
    </w:div>
    <w:div w:id="2098862430">
      <w:marLeft w:val="640"/>
      <w:marRight w:val="0"/>
      <w:marTop w:val="0"/>
      <w:marBottom w:val="0"/>
      <w:divBdr>
        <w:top w:val="none" w:sz="0" w:space="0" w:color="auto"/>
        <w:left w:val="none" w:sz="0" w:space="0" w:color="auto"/>
        <w:bottom w:val="none" w:sz="0" w:space="0" w:color="auto"/>
        <w:right w:val="none" w:sz="0" w:space="0" w:color="auto"/>
      </w:divBdr>
    </w:div>
    <w:div w:id="2098944446">
      <w:marLeft w:val="640"/>
      <w:marRight w:val="0"/>
      <w:marTop w:val="0"/>
      <w:marBottom w:val="0"/>
      <w:divBdr>
        <w:top w:val="none" w:sz="0" w:space="0" w:color="auto"/>
        <w:left w:val="none" w:sz="0" w:space="0" w:color="auto"/>
        <w:bottom w:val="none" w:sz="0" w:space="0" w:color="auto"/>
        <w:right w:val="none" w:sz="0" w:space="0" w:color="auto"/>
      </w:divBdr>
    </w:div>
    <w:div w:id="2099523727">
      <w:marLeft w:val="640"/>
      <w:marRight w:val="0"/>
      <w:marTop w:val="0"/>
      <w:marBottom w:val="0"/>
      <w:divBdr>
        <w:top w:val="none" w:sz="0" w:space="0" w:color="auto"/>
        <w:left w:val="none" w:sz="0" w:space="0" w:color="auto"/>
        <w:bottom w:val="none" w:sz="0" w:space="0" w:color="auto"/>
        <w:right w:val="none" w:sz="0" w:space="0" w:color="auto"/>
      </w:divBdr>
    </w:div>
    <w:div w:id="2099593910">
      <w:marLeft w:val="640"/>
      <w:marRight w:val="0"/>
      <w:marTop w:val="0"/>
      <w:marBottom w:val="0"/>
      <w:divBdr>
        <w:top w:val="none" w:sz="0" w:space="0" w:color="auto"/>
        <w:left w:val="none" w:sz="0" w:space="0" w:color="auto"/>
        <w:bottom w:val="none" w:sz="0" w:space="0" w:color="auto"/>
        <w:right w:val="none" w:sz="0" w:space="0" w:color="auto"/>
      </w:divBdr>
    </w:div>
    <w:div w:id="2100636515">
      <w:marLeft w:val="640"/>
      <w:marRight w:val="0"/>
      <w:marTop w:val="0"/>
      <w:marBottom w:val="0"/>
      <w:divBdr>
        <w:top w:val="none" w:sz="0" w:space="0" w:color="auto"/>
        <w:left w:val="none" w:sz="0" w:space="0" w:color="auto"/>
        <w:bottom w:val="none" w:sz="0" w:space="0" w:color="auto"/>
        <w:right w:val="none" w:sz="0" w:space="0" w:color="auto"/>
      </w:divBdr>
    </w:div>
    <w:div w:id="2100716350">
      <w:marLeft w:val="640"/>
      <w:marRight w:val="0"/>
      <w:marTop w:val="0"/>
      <w:marBottom w:val="0"/>
      <w:divBdr>
        <w:top w:val="none" w:sz="0" w:space="0" w:color="auto"/>
        <w:left w:val="none" w:sz="0" w:space="0" w:color="auto"/>
        <w:bottom w:val="none" w:sz="0" w:space="0" w:color="auto"/>
        <w:right w:val="none" w:sz="0" w:space="0" w:color="auto"/>
      </w:divBdr>
    </w:div>
    <w:div w:id="2101103859">
      <w:marLeft w:val="640"/>
      <w:marRight w:val="0"/>
      <w:marTop w:val="0"/>
      <w:marBottom w:val="0"/>
      <w:divBdr>
        <w:top w:val="none" w:sz="0" w:space="0" w:color="auto"/>
        <w:left w:val="none" w:sz="0" w:space="0" w:color="auto"/>
        <w:bottom w:val="none" w:sz="0" w:space="0" w:color="auto"/>
        <w:right w:val="none" w:sz="0" w:space="0" w:color="auto"/>
      </w:divBdr>
    </w:div>
    <w:div w:id="2101371976">
      <w:marLeft w:val="640"/>
      <w:marRight w:val="0"/>
      <w:marTop w:val="0"/>
      <w:marBottom w:val="0"/>
      <w:divBdr>
        <w:top w:val="none" w:sz="0" w:space="0" w:color="auto"/>
        <w:left w:val="none" w:sz="0" w:space="0" w:color="auto"/>
        <w:bottom w:val="none" w:sz="0" w:space="0" w:color="auto"/>
        <w:right w:val="none" w:sz="0" w:space="0" w:color="auto"/>
      </w:divBdr>
    </w:div>
    <w:div w:id="2101440012">
      <w:marLeft w:val="640"/>
      <w:marRight w:val="0"/>
      <w:marTop w:val="0"/>
      <w:marBottom w:val="0"/>
      <w:divBdr>
        <w:top w:val="none" w:sz="0" w:space="0" w:color="auto"/>
        <w:left w:val="none" w:sz="0" w:space="0" w:color="auto"/>
        <w:bottom w:val="none" w:sz="0" w:space="0" w:color="auto"/>
        <w:right w:val="none" w:sz="0" w:space="0" w:color="auto"/>
      </w:divBdr>
    </w:div>
    <w:div w:id="2102287490">
      <w:marLeft w:val="640"/>
      <w:marRight w:val="0"/>
      <w:marTop w:val="0"/>
      <w:marBottom w:val="0"/>
      <w:divBdr>
        <w:top w:val="none" w:sz="0" w:space="0" w:color="auto"/>
        <w:left w:val="none" w:sz="0" w:space="0" w:color="auto"/>
        <w:bottom w:val="none" w:sz="0" w:space="0" w:color="auto"/>
        <w:right w:val="none" w:sz="0" w:space="0" w:color="auto"/>
      </w:divBdr>
    </w:div>
    <w:div w:id="2102752883">
      <w:marLeft w:val="640"/>
      <w:marRight w:val="0"/>
      <w:marTop w:val="0"/>
      <w:marBottom w:val="0"/>
      <w:divBdr>
        <w:top w:val="none" w:sz="0" w:space="0" w:color="auto"/>
        <w:left w:val="none" w:sz="0" w:space="0" w:color="auto"/>
        <w:bottom w:val="none" w:sz="0" w:space="0" w:color="auto"/>
        <w:right w:val="none" w:sz="0" w:space="0" w:color="auto"/>
      </w:divBdr>
    </w:div>
    <w:div w:id="2103136495">
      <w:marLeft w:val="640"/>
      <w:marRight w:val="0"/>
      <w:marTop w:val="0"/>
      <w:marBottom w:val="0"/>
      <w:divBdr>
        <w:top w:val="none" w:sz="0" w:space="0" w:color="auto"/>
        <w:left w:val="none" w:sz="0" w:space="0" w:color="auto"/>
        <w:bottom w:val="none" w:sz="0" w:space="0" w:color="auto"/>
        <w:right w:val="none" w:sz="0" w:space="0" w:color="auto"/>
      </w:divBdr>
    </w:div>
    <w:div w:id="2103378146">
      <w:marLeft w:val="640"/>
      <w:marRight w:val="0"/>
      <w:marTop w:val="0"/>
      <w:marBottom w:val="0"/>
      <w:divBdr>
        <w:top w:val="none" w:sz="0" w:space="0" w:color="auto"/>
        <w:left w:val="none" w:sz="0" w:space="0" w:color="auto"/>
        <w:bottom w:val="none" w:sz="0" w:space="0" w:color="auto"/>
        <w:right w:val="none" w:sz="0" w:space="0" w:color="auto"/>
      </w:divBdr>
    </w:div>
    <w:div w:id="2103531530">
      <w:marLeft w:val="640"/>
      <w:marRight w:val="0"/>
      <w:marTop w:val="0"/>
      <w:marBottom w:val="0"/>
      <w:divBdr>
        <w:top w:val="none" w:sz="0" w:space="0" w:color="auto"/>
        <w:left w:val="none" w:sz="0" w:space="0" w:color="auto"/>
        <w:bottom w:val="none" w:sz="0" w:space="0" w:color="auto"/>
        <w:right w:val="none" w:sz="0" w:space="0" w:color="auto"/>
      </w:divBdr>
    </w:div>
    <w:div w:id="2103837009">
      <w:marLeft w:val="640"/>
      <w:marRight w:val="0"/>
      <w:marTop w:val="0"/>
      <w:marBottom w:val="0"/>
      <w:divBdr>
        <w:top w:val="none" w:sz="0" w:space="0" w:color="auto"/>
        <w:left w:val="none" w:sz="0" w:space="0" w:color="auto"/>
        <w:bottom w:val="none" w:sz="0" w:space="0" w:color="auto"/>
        <w:right w:val="none" w:sz="0" w:space="0" w:color="auto"/>
      </w:divBdr>
    </w:div>
    <w:div w:id="2104102328">
      <w:marLeft w:val="640"/>
      <w:marRight w:val="0"/>
      <w:marTop w:val="0"/>
      <w:marBottom w:val="0"/>
      <w:divBdr>
        <w:top w:val="none" w:sz="0" w:space="0" w:color="auto"/>
        <w:left w:val="none" w:sz="0" w:space="0" w:color="auto"/>
        <w:bottom w:val="none" w:sz="0" w:space="0" w:color="auto"/>
        <w:right w:val="none" w:sz="0" w:space="0" w:color="auto"/>
      </w:divBdr>
    </w:div>
    <w:div w:id="2104380301">
      <w:marLeft w:val="640"/>
      <w:marRight w:val="0"/>
      <w:marTop w:val="0"/>
      <w:marBottom w:val="0"/>
      <w:divBdr>
        <w:top w:val="none" w:sz="0" w:space="0" w:color="auto"/>
        <w:left w:val="none" w:sz="0" w:space="0" w:color="auto"/>
        <w:bottom w:val="none" w:sz="0" w:space="0" w:color="auto"/>
        <w:right w:val="none" w:sz="0" w:space="0" w:color="auto"/>
      </w:divBdr>
    </w:div>
    <w:div w:id="2104449339">
      <w:marLeft w:val="640"/>
      <w:marRight w:val="0"/>
      <w:marTop w:val="0"/>
      <w:marBottom w:val="0"/>
      <w:divBdr>
        <w:top w:val="none" w:sz="0" w:space="0" w:color="auto"/>
        <w:left w:val="none" w:sz="0" w:space="0" w:color="auto"/>
        <w:bottom w:val="none" w:sz="0" w:space="0" w:color="auto"/>
        <w:right w:val="none" w:sz="0" w:space="0" w:color="auto"/>
      </w:divBdr>
    </w:div>
    <w:div w:id="2104643932">
      <w:marLeft w:val="640"/>
      <w:marRight w:val="0"/>
      <w:marTop w:val="0"/>
      <w:marBottom w:val="0"/>
      <w:divBdr>
        <w:top w:val="none" w:sz="0" w:space="0" w:color="auto"/>
        <w:left w:val="none" w:sz="0" w:space="0" w:color="auto"/>
        <w:bottom w:val="none" w:sz="0" w:space="0" w:color="auto"/>
        <w:right w:val="none" w:sz="0" w:space="0" w:color="auto"/>
      </w:divBdr>
    </w:div>
    <w:div w:id="2104957183">
      <w:marLeft w:val="640"/>
      <w:marRight w:val="0"/>
      <w:marTop w:val="0"/>
      <w:marBottom w:val="0"/>
      <w:divBdr>
        <w:top w:val="none" w:sz="0" w:space="0" w:color="auto"/>
        <w:left w:val="none" w:sz="0" w:space="0" w:color="auto"/>
        <w:bottom w:val="none" w:sz="0" w:space="0" w:color="auto"/>
        <w:right w:val="none" w:sz="0" w:space="0" w:color="auto"/>
      </w:divBdr>
    </w:div>
    <w:div w:id="2105303913">
      <w:marLeft w:val="640"/>
      <w:marRight w:val="0"/>
      <w:marTop w:val="0"/>
      <w:marBottom w:val="0"/>
      <w:divBdr>
        <w:top w:val="none" w:sz="0" w:space="0" w:color="auto"/>
        <w:left w:val="none" w:sz="0" w:space="0" w:color="auto"/>
        <w:bottom w:val="none" w:sz="0" w:space="0" w:color="auto"/>
        <w:right w:val="none" w:sz="0" w:space="0" w:color="auto"/>
      </w:divBdr>
    </w:div>
    <w:div w:id="2105569765">
      <w:marLeft w:val="640"/>
      <w:marRight w:val="0"/>
      <w:marTop w:val="0"/>
      <w:marBottom w:val="0"/>
      <w:divBdr>
        <w:top w:val="none" w:sz="0" w:space="0" w:color="auto"/>
        <w:left w:val="none" w:sz="0" w:space="0" w:color="auto"/>
        <w:bottom w:val="none" w:sz="0" w:space="0" w:color="auto"/>
        <w:right w:val="none" w:sz="0" w:space="0" w:color="auto"/>
      </w:divBdr>
    </w:div>
    <w:div w:id="2105570276">
      <w:marLeft w:val="640"/>
      <w:marRight w:val="0"/>
      <w:marTop w:val="0"/>
      <w:marBottom w:val="0"/>
      <w:divBdr>
        <w:top w:val="none" w:sz="0" w:space="0" w:color="auto"/>
        <w:left w:val="none" w:sz="0" w:space="0" w:color="auto"/>
        <w:bottom w:val="none" w:sz="0" w:space="0" w:color="auto"/>
        <w:right w:val="none" w:sz="0" w:space="0" w:color="auto"/>
      </w:divBdr>
    </w:div>
    <w:div w:id="2105606728">
      <w:marLeft w:val="640"/>
      <w:marRight w:val="0"/>
      <w:marTop w:val="0"/>
      <w:marBottom w:val="0"/>
      <w:divBdr>
        <w:top w:val="none" w:sz="0" w:space="0" w:color="auto"/>
        <w:left w:val="none" w:sz="0" w:space="0" w:color="auto"/>
        <w:bottom w:val="none" w:sz="0" w:space="0" w:color="auto"/>
        <w:right w:val="none" w:sz="0" w:space="0" w:color="auto"/>
      </w:divBdr>
    </w:div>
    <w:div w:id="2105682376">
      <w:marLeft w:val="640"/>
      <w:marRight w:val="0"/>
      <w:marTop w:val="0"/>
      <w:marBottom w:val="0"/>
      <w:divBdr>
        <w:top w:val="none" w:sz="0" w:space="0" w:color="auto"/>
        <w:left w:val="none" w:sz="0" w:space="0" w:color="auto"/>
        <w:bottom w:val="none" w:sz="0" w:space="0" w:color="auto"/>
        <w:right w:val="none" w:sz="0" w:space="0" w:color="auto"/>
      </w:divBdr>
    </w:div>
    <w:div w:id="2105685246">
      <w:marLeft w:val="640"/>
      <w:marRight w:val="0"/>
      <w:marTop w:val="0"/>
      <w:marBottom w:val="0"/>
      <w:divBdr>
        <w:top w:val="none" w:sz="0" w:space="0" w:color="auto"/>
        <w:left w:val="none" w:sz="0" w:space="0" w:color="auto"/>
        <w:bottom w:val="none" w:sz="0" w:space="0" w:color="auto"/>
        <w:right w:val="none" w:sz="0" w:space="0" w:color="auto"/>
      </w:divBdr>
    </w:div>
    <w:div w:id="2105956911">
      <w:marLeft w:val="640"/>
      <w:marRight w:val="0"/>
      <w:marTop w:val="0"/>
      <w:marBottom w:val="0"/>
      <w:divBdr>
        <w:top w:val="none" w:sz="0" w:space="0" w:color="auto"/>
        <w:left w:val="none" w:sz="0" w:space="0" w:color="auto"/>
        <w:bottom w:val="none" w:sz="0" w:space="0" w:color="auto"/>
        <w:right w:val="none" w:sz="0" w:space="0" w:color="auto"/>
      </w:divBdr>
    </w:div>
    <w:div w:id="2106606683">
      <w:marLeft w:val="640"/>
      <w:marRight w:val="0"/>
      <w:marTop w:val="0"/>
      <w:marBottom w:val="0"/>
      <w:divBdr>
        <w:top w:val="none" w:sz="0" w:space="0" w:color="auto"/>
        <w:left w:val="none" w:sz="0" w:space="0" w:color="auto"/>
        <w:bottom w:val="none" w:sz="0" w:space="0" w:color="auto"/>
        <w:right w:val="none" w:sz="0" w:space="0" w:color="auto"/>
      </w:divBdr>
    </w:div>
    <w:div w:id="2106882325">
      <w:marLeft w:val="640"/>
      <w:marRight w:val="0"/>
      <w:marTop w:val="0"/>
      <w:marBottom w:val="0"/>
      <w:divBdr>
        <w:top w:val="none" w:sz="0" w:space="0" w:color="auto"/>
        <w:left w:val="none" w:sz="0" w:space="0" w:color="auto"/>
        <w:bottom w:val="none" w:sz="0" w:space="0" w:color="auto"/>
        <w:right w:val="none" w:sz="0" w:space="0" w:color="auto"/>
      </w:divBdr>
    </w:div>
    <w:div w:id="2107536896">
      <w:marLeft w:val="640"/>
      <w:marRight w:val="0"/>
      <w:marTop w:val="0"/>
      <w:marBottom w:val="0"/>
      <w:divBdr>
        <w:top w:val="none" w:sz="0" w:space="0" w:color="auto"/>
        <w:left w:val="none" w:sz="0" w:space="0" w:color="auto"/>
        <w:bottom w:val="none" w:sz="0" w:space="0" w:color="auto"/>
        <w:right w:val="none" w:sz="0" w:space="0" w:color="auto"/>
      </w:divBdr>
    </w:div>
    <w:div w:id="2107799088">
      <w:marLeft w:val="640"/>
      <w:marRight w:val="0"/>
      <w:marTop w:val="0"/>
      <w:marBottom w:val="0"/>
      <w:divBdr>
        <w:top w:val="none" w:sz="0" w:space="0" w:color="auto"/>
        <w:left w:val="none" w:sz="0" w:space="0" w:color="auto"/>
        <w:bottom w:val="none" w:sz="0" w:space="0" w:color="auto"/>
        <w:right w:val="none" w:sz="0" w:space="0" w:color="auto"/>
      </w:divBdr>
    </w:div>
    <w:div w:id="2107844125">
      <w:marLeft w:val="640"/>
      <w:marRight w:val="0"/>
      <w:marTop w:val="0"/>
      <w:marBottom w:val="0"/>
      <w:divBdr>
        <w:top w:val="none" w:sz="0" w:space="0" w:color="auto"/>
        <w:left w:val="none" w:sz="0" w:space="0" w:color="auto"/>
        <w:bottom w:val="none" w:sz="0" w:space="0" w:color="auto"/>
        <w:right w:val="none" w:sz="0" w:space="0" w:color="auto"/>
      </w:divBdr>
    </w:div>
    <w:div w:id="2108385888">
      <w:marLeft w:val="640"/>
      <w:marRight w:val="0"/>
      <w:marTop w:val="0"/>
      <w:marBottom w:val="0"/>
      <w:divBdr>
        <w:top w:val="none" w:sz="0" w:space="0" w:color="auto"/>
        <w:left w:val="none" w:sz="0" w:space="0" w:color="auto"/>
        <w:bottom w:val="none" w:sz="0" w:space="0" w:color="auto"/>
        <w:right w:val="none" w:sz="0" w:space="0" w:color="auto"/>
      </w:divBdr>
    </w:div>
    <w:div w:id="2108772680">
      <w:marLeft w:val="640"/>
      <w:marRight w:val="0"/>
      <w:marTop w:val="0"/>
      <w:marBottom w:val="0"/>
      <w:divBdr>
        <w:top w:val="none" w:sz="0" w:space="0" w:color="auto"/>
        <w:left w:val="none" w:sz="0" w:space="0" w:color="auto"/>
        <w:bottom w:val="none" w:sz="0" w:space="0" w:color="auto"/>
        <w:right w:val="none" w:sz="0" w:space="0" w:color="auto"/>
      </w:divBdr>
    </w:div>
    <w:div w:id="2108965325">
      <w:marLeft w:val="640"/>
      <w:marRight w:val="0"/>
      <w:marTop w:val="0"/>
      <w:marBottom w:val="0"/>
      <w:divBdr>
        <w:top w:val="none" w:sz="0" w:space="0" w:color="auto"/>
        <w:left w:val="none" w:sz="0" w:space="0" w:color="auto"/>
        <w:bottom w:val="none" w:sz="0" w:space="0" w:color="auto"/>
        <w:right w:val="none" w:sz="0" w:space="0" w:color="auto"/>
      </w:divBdr>
    </w:div>
    <w:div w:id="2109348055">
      <w:marLeft w:val="640"/>
      <w:marRight w:val="0"/>
      <w:marTop w:val="0"/>
      <w:marBottom w:val="0"/>
      <w:divBdr>
        <w:top w:val="none" w:sz="0" w:space="0" w:color="auto"/>
        <w:left w:val="none" w:sz="0" w:space="0" w:color="auto"/>
        <w:bottom w:val="none" w:sz="0" w:space="0" w:color="auto"/>
        <w:right w:val="none" w:sz="0" w:space="0" w:color="auto"/>
      </w:divBdr>
    </w:div>
    <w:div w:id="2109735805">
      <w:marLeft w:val="640"/>
      <w:marRight w:val="0"/>
      <w:marTop w:val="0"/>
      <w:marBottom w:val="0"/>
      <w:divBdr>
        <w:top w:val="none" w:sz="0" w:space="0" w:color="auto"/>
        <w:left w:val="none" w:sz="0" w:space="0" w:color="auto"/>
        <w:bottom w:val="none" w:sz="0" w:space="0" w:color="auto"/>
        <w:right w:val="none" w:sz="0" w:space="0" w:color="auto"/>
      </w:divBdr>
    </w:div>
    <w:div w:id="2110082739">
      <w:marLeft w:val="640"/>
      <w:marRight w:val="0"/>
      <w:marTop w:val="0"/>
      <w:marBottom w:val="0"/>
      <w:divBdr>
        <w:top w:val="none" w:sz="0" w:space="0" w:color="auto"/>
        <w:left w:val="none" w:sz="0" w:space="0" w:color="auto"/>
        <w:bottom w:val="none" w:sz="0" w:space="0" w:color="auto"/>
        <w:right w:val="none" w:sz="0" w:space="0" w:color="auto"/>
      </w:divBdr>
    </w:div>
    <w:div w:id="2110269572">
      <w:marLeft w:val="640"/>
      <w:marRight w:val="0"/>
      <w:marTop w:val="0"/>
      <w:marBottom w:val="0"/>
      <w:divBdr>
        <w:top w:val="none" w:sz="0" w:space="0" w:color="auto"/>
        <w:left w:val="none" w:sz="0" w:space="0" w:color="auto"/>
        <w:bottom w:val="none" w:sz="0" w:space="0" w:color="auto"/>
        <w:right w:val="none" w:sz="0" w:space="0" w:color="auto"/>
      </w:divBdr>
    </w:div>
    <w:div w:id="2112120500">
      <w:marLeft w:val="640"/>
      <w:marRight w:val="0"/>
      <w:marTop w:val="0"/>
      <w:marBottom w:val="0"/>
      <w:divBdr>
        <w:top w:val="none" w:sz="0" w:space="0" w:color="auto"/>
        <w:left w:val="none" w:sz="0" w:space="0" w:color="auto"/>
        <w:bottom w:val="none" w:sz="0" w:space="0" w:color="auto"/>
        <w:right w:val="none" w:sz="0" w:space="0" w:color="auto"/>
      </w:divBdr>
    </w:div>
    <w:div w:id="2113043825">
      <w:marLeft w:val="640"/>
      <w:marRight w:val="0"/>
      <w:marTop w:val="0"/>
      <w:marBottom w:val="0"/>
      <w:divBdr>
        <w:top w:val="none" w:sz="0" w:space="0" w:color="auto"/>
        <w:left w:val="none" w:sz="0" w:space="0" w:color="auto"/>
        <w:bottom w:val="none" w:sz="0" w:space="0" w:color="auto"/>
        <w:right w:val="none" w:sz="0" w:space="0" w:color="auto"/>
      </w:divBdr>
    </w:div>
    <w:div w:id="2113427158">
      <w:marLeft w:val="640"/>
      <w:marRight w:val="0"/>
      <w:marTop w:val="0"/>
      <w:marBottom w:val="0"/>
      <w:divBdr>
        <w:top w:val="none" w:sz="0" w:space="0" w:color="auto"/>
        <w:left w:val="none" w:sz="0" w:space="0" w:color="auto"/>
        <w:bottom w:val="none" w:sz="0" w:space="0" w:color="auto"/>
        <w:right w:val="none" w:sz="0" w:space="0" w:color="auto"/>
      </w:divBdr>
    </w:div>
    <w:div w:id="2113476347">
      <w:marLeft w:val="640"/>
      <w:marRight w:val="0"/>
      <w:marTop w:val="0"/>
      <w:marBottom w:val="0"/>
      <w:divBdr>
        <w:top w:val="none" w:sz="0" w:space="0" w:color="auto"/>
        <w:left w:val="none" w:sz="0" w:space="0" w:color="auto"/>
        <w:bottom w:val="none" w:sz="0" w:space="0" w:color="auto"/>
        <w:right w:val="none" w:sz="0" w:space="0" w:color="auto"/>
      </w:divBdr>
    </w:div>
    <w:div w:id="2114782287">
      <w:marLeft w:val="640"/>
      <w:marRight w:val="0"/>
      <w:marTop w:val="0"/>
      <w:marBottom w:val="0"/>
      <w:divBdr>
        <w:top w:val="none" w:sz="0" w:space="0" w:color="auto"/>
        <w:left w:val="none" w:sz="0" w:space="0" w:color="auto"/>
        <w:bottom w:val="none" w:sz="0" w:space="0" w:color="auto"/>
        <w:right w:val="none" w:sz="0" w:space="0" w:color="auto"/>
      </w:divBdr>
    </w:div>
    <w:div w:id="2115324846">
      <w:marLeft w:val="640"/>
      <w:marRight w:val="0"/>
      <w:marTop w:val="0"/>
      <w:marBottom w:val="0"/>
      <w:divBdr>
        <w:top w:val="none" w:sz="0" w:space="0" w:color="auto"/>
        <w:left w:val="none" w:sz="0" w:space="0" w:color="auto"/>
        <w:bottom w:val="none" w:sz="0" w:space="0" w:color="auto"/>
        <w:right w:val="none" w:sz="0" w:space="0" w:color="auto"/>
      </w:divBdr>
    </w:div>
    <w:div w:id="2115517056">
      <w:marLeft w:val="640"/>
      <w:marRight w:val="0"/>
      <w:marTop w:val="0"/>
      <w:marBottom w:val="0"/>
      <w:divBdr>
        <w:top w:val="none" w:sz="0" w:space="0" w:color="auto"/>
        <w:left w:val="none" w:sz="0" w:space="0" w:color="auto"/>
        <w:bottom w:val="none" w:sz="0" w:space="0" w:color="auto"/>
        <w:right w:val="none" w:sz="0" w:space="0" w:color="auto"/>
      </w:divBdr>
    </w:div>
    <w:div w:id="2115665648">
      <w:marLeft w:val="640"/>
      <w:marRight w:val="0"/>
      <w:marTop w:val="0"/>
      <w:marBottom w:val="0"/>
      <w:divBdr>
        <w:top w:val="none" w:sz="0" w:space="0" w:color="auto"/>
        <w:left w:val="none" w:sz="0" w:space="0" w:color="auto"/>
        <w:bottom w:val="none" w:sz="0" w:space="0" w:color="auto"/>
        <w:right w:val="none" w:sz="0" w:space="0" w:color="auto"/>
      </w:divBdr>
    </w:div>
    <w:div w:id="2115709610">
      <w:marLeft w:val="640"/>
      <w:marRight w:val="0"/>
      <w:marTop w:val="0"/>
      <w:marBottom w:val="0"/>
      <w:divBdr>
        <w:top w:val="none" w:sz="0" w:space="0" w:color="auto"/>
        <w:left w:val="none" w:sz="0" w:space="0" w:color="auto"/>
        <w:bottom w:val="none" w:sz="0" w:space="0" w:color="auto"/>
        <w:right w:val="none" w:sz="0" w:space="0" w:color="auto"/>
      </w:divBdr>
    </w:div>
    <w:div w:id="2115856646">
      <w:marLeft w:val="640"/>
      <w:marRight w:val="0"/>
      <w:marTop w:val="0"/>
      <w:marBottom w:val="0"/>
      <w:divBdr>
        <w:top w:val="none" w:sz="0" w:space="0" w:color="auto"/>
        <w:left w:val="none" w:sz="0" w:space="0" w:color="auto"/>
        <w:bottom w:val="none" w:sz="0" w:space="0" w:color="auto"/>
        <w:right w:val="none" w:sz="0" w:space="0" w:color="auto"/>
      </w:divBdr>
    </w:div>
    <w:div w:id="2116242278">
      <w:marLeft w:val="640"/>
      <w:marRight w:val="0"/>
      <w:marTop w:val="0"/>
      <w:marBottom w:val="0"/>
      <w:divBdr>
        <w:top w:val="none" w:sz="0" w:space="0" w:color="auto"/>
        <w:left w:val="none" w:sz="0" w:space="0" w:color="auto"/>
        <w:bottom w:val="none" w:sz="0" w:space="0" w:color="auto"/>
        <w:right w:val="none" w:sz="0" w:space="0" w:color="auto"/>
      </w:divBdr>
    </w:div>
    <w:div w:id="2116822425">
      <w:marLeft w:val="640"/>
      <w:marRight w:val="0"/>
      <w:marTop w:val="0"/>
      <w:marBottom w:val="0"/>
      <w:divBdr>
        <w:top w:val="none" w:sz="0" w:space="0" w:color="auto"/>
        <w:left w:val="none" w:sz="0" w:space="0" w:color="auto"/>
        <w:bottom w:val="none" w:sz="0" w:space="0" w:color="auto"/>
        <w:right w:val="none" w:sz="0" w:space="0" w:color="auto"/>
      </w:divBdr>
    </w:div>
    <w:div w:id="2116828111">
      <w:marLeft w:val="640"/>
      <w:marRight w:val="0"/>
      <w:marTop w:val="0"/>
      <w:marBottom w:val="0"/>
      <w:divBdr>
        <w:top w:val="none" w:sz="0" w:space="0" w:color="auto"/>
        <w:left w:val="none" w:sz="0" w:space="0" w:color="auto"/>
        <w:bottom w:val="none" w:sz="0" w:space="0" w:color="auto"/>
        <w:right w:val="none" w:sz="0" w:space="0" w:color="auto"/>
      </w:divBdr>
    </w:div>
    <w:div w:id="2117751174">
      <w:marLeft w:val="640"/>
      <w:marRight w:val="0"/>
      <w:marTop w:val="0"/>
      <w:marBottom w:val="0"/>
      <w:divBdr>
        <w:top w:val="none" w:sz="0" w:space="0" w:color="auto"/>
        <w:left w:val="none" w:sz="0" w:space="0" w:color="auto"/>
        <w:bottom w:val="none" w:sz="0" w:space="0" w:color="auto"/>
        <w:right w:val="none" w:sz="0" w:space="0" w:color="auto"/>
      </w:divBdr>
    </w:div>
    <w:div w:id="2118215591">
      <w:marLeft w:val="640"/>
      <w:marRight w:val="0"/>
      <w:marTop w:val="0"/>
      <w:marBottom w:val="0"/>
      <w:divBdr>
        <w:top w:val="none" w:sz="0" w:space="0" w:color="auto"/>
        <w:left w:val="none" w:sz="0" w:space="0" w:color="auto"/>
        <w:bottom w:val="none" w:sz="0" w:space="0" w:color="auto"/>
        <w:right w:val="none" w:sz="0" w:space="0" w:color="auto"/>
      </w:divBdr>
    </w:div>
    <w:div w:id="2118330316">
      <w:marLeft w:val="640"/>
      <w:marRight w:val="0"/>
      <w:marTop w:val="0"/>
      <w:marBottom w:val="0"/>
      <w:divBdr>
        <w:top w:val="none" w:sz="0" w:space="0" w:color="auto"/>
        <w:left w:val="none" w:sz="0" w:space="0" w:color="auto"/>
        <w:bottom w:val="none" w:sz="0" w:space="0" w:color="auto"/>
        <w:right w:val="none" w:sz="0" w:space="0" w:color="auto"/>
      </w:divBdr>
    </w:div>
    <w:div w:id="2118478275">
      <w:marLeft w:val="640"/>
      <w:marRight w:val="0"/>
      <w:marTop w:val="0"/>
      <w:marBottom w:val="0"/>
      <w:divBdr>
        <w:top w:val="none" w:sz="0" w:space="0" w:color="auto"/>
        <w:left w:val="none" w:sz="0" w:space="0" w:color="auto"/>
        <w:bottom w:val="none" w:sz="0" w:space="0" w:color="auto"/>
        <w:right w:val="none" w:sz="0" w:space="0" w:color="auto"/>
      </w:divBdr>
    </w:div>
    <w:div w:id="2118518445">
      <w:marLeft w:val="640"/>
      <w:marRight w:val="0"/>
      <w:marTop w:val="0"/>
      <w:marBottom w:val="0"/>
      <w:divBdr>
        <w:top w:val="none" w:sz="0" w:space="0" w:color="auto"/>
        <w:left w:val="none" w:sz="0" w:space="0" w:color="auto"/>
        <w:bottom w:val="none" w:sz="0" w:space="0" w:color="auto"/>
        <w:right w:val="none" w:sz="0" w:space="0" w:color="auto"/>
      </w:divBdr>
    </w:div>
    <w:div w:id="2118937600">
      <w:marLeft w:val="640"/>
      <w:marRight w:val="0"/>
      <w:marTop w:val="0"/>
      <w:marBottom w:val="0"/>
      <w:divBdr>
        <w:top w:val="none" w:sz="0" w:space="0" w:color="auto"/>
        <w:left w:val="none" w:sz="0" w:space="0" w:color="auto"/>
        <w:bottom w:val="none" w:sz="0" w:space="0" w:color="auto"/>
        <w:right w:val="none" w:sz="0" w:space="0" w:color="auto"/>
      </w:divBdr>
    </w:div>
    <w:div w:id="2119138743">
      <w:marLeft w:val="640"/>
      <w:marRight w:val="0"/>
      <w:marTop w:val="0"/>
      <w:marBottom w:val="0"/>
      <w:divBdr>
        <w:top w:val="none" w:sz="0" w:space="0" w:color="auto"/>
        <w:left w:val="none" w:sz="0" w:space="0" w:color="auto"/>
        <w:bottom w:val="none" w:sz="0" w:space="0" w:color="auto"/>
        <w:right w:val="none" w:sz="0" w:space="0" w:color="auto"/>
      </w:divBdr>
    </w:div>
    <w:div w:id="2120298645">
      <w:marLeft w:val="640"/>
      <w:marRight w:val="0"/>
      <w:marTop w:val="0"/>
      <w:marBottom w:val="0"/>
      <w:divBdr>
        <w:top w:val="none" w:sz="0" w:space="0" w:color="auto"/>
        <w:left w:val="none" w:sz="0" w:space="0" w:color="auto"/>
        <w:bottom w:val="none" w:sz="0" w:space="0" w:color="auto"/>
        <w:right w:val="none" w:sz="0" w:space="0" w:color="auto"/>
      </w:divBdr>
    </w:div>
    <w:div w:id="2120449490">
      <w:marLeft w:val="640"/>
      <w:marRight w:val="0"/>
      <w:marTop w:val="0"/>
      <w:marBottom w:val="0"/>
      <w:divBdr>
        <w:top w:val="none" w:sz="0" w:space="0" w:color="auto"/>
        <w:left w:val="none" w:sz="0" w:space="0" w:color="auto"/>
        <w:bottom w:val="none" w:sz="0" w:space="0" w:color="auto"/>
        <w:right w:val="none" w:sz="0" w:space="0" w:color="auto"/>
      </w:divBdr>
    </w:div>
    <w:div w:id="2120483734">
      <w:marLeft w:val="640"/>
      <w:marRight w:val="0"/>
      <w:marTop w:val="0"/>
      <w:marBottom w:val="0"/>
      <w:divBdr>
        <w:top w:val="none" w:sz="0" w:space="0" w:color="auto"/>
        <w:left w:val="none" w:sz="0" w:space="0" w:color="auto"/>
        <w:bottom w:val="none" w:sz="0" w:space="0" w:color="auto"/>
        <w:right w:val="none" w:sz="0" w:space="0" w:color="auto"/>
      </w:divBdr>
    </w:div>
    <w:div w:id="2120834018">
      <w:marLeft w:val="640"/>
      <w:marRight w:val="0"/>
      <w:marTop w:val="0"/>
      <w:marBottom w:val="0"/>
      <w:divBdr>
        <w:top w:val="none" w:sz="0" w:space="0" w:color="auto"/>
        <w:left w:val="none" w:sz="0" w:space="0" w:color="auto"/>
        <w:bottom w:val="none" w:sz="0" w:space="0" w:color="auto"/>
        <w:right w:val="none" w:sz="0" w:space="0" w:color="auto"/>
      </w:divBdr>
    </w:div>
    <w:div w:id="2121142141">
      <w:marLeft w:val="640"/>
      <w:marRight w:val="0"/>
      <w:marTop w:val="0"/>
      <w:marBottom w:val="0"/>
      <w:divBdr>
        <w:top w:val="none" w:sz="0" w:space="0" w:color="auto"/>
        <w:left w:val="none" w:sz="0" w:space="0" w:color="auto"/>
        <w:bottom w:val="none" w:sz="0" w:space="0" w:color="auto"/>
        <w:right w:val="none" w:sz="0" w:space="0" w:color="auto"/>
      </w:divBdr>
    </w:div>
    <w:div w:id="2121337764">
      <w:marLeft w:val="640"/>
      <w:marRight w:val="0"/>
      <w:marTop w:val="0"/>
      <w:marBottom w:val="0"/>
      <w:divBdr>
        <w:top w:val="none" w:sz="0" w:space="0" w:color="auto"/>
        <w:left w:val="none" w:sz="0" w:space="0" w:color="auto"/>
        <w:bottom w:val="none" w:sz="0" w:space="0" w:color="auto"/>
        <w:right w:val="none" w:sz="0" w:space="0" w:color="auto"/>
      </w:divBdr>
    </w:div>
    <w:div w:id="2121757757">
      <w:marLeft w:val="640"/>
      <w:marRight w:val="0"/>
      <w:marTop w:val="0"/>
      <w:marBottom w:val="0"/>
      <w:divBdr>
        <w:top w:val="none" w:sz="0" w:space="0" w:color="auto"/>
        <w:left w:val="none" w:sz="0" w:space="0" w:color="auto"/>
        <w:bottom w:val="none" w:sz="0" w:space="0" w:color="auto"/>
        <w:right w:val="none" w:sz="0" w:space="0" w:color="auto"/>
      </w:divBdr>
    </w:div>
    <w:div w:id="2121760759">
      <w:marLeft w:val="640"/>
      <w:marRight w:val="0"/>
      <w:marTop w:val="0"/>
      <w:marBottom w:val="0"/>
      <w:divBdr>
        <w:top w:val="none" w:sz="0" w:space="0" w:color="auto"/>
        <w:left w:val="none" w:sz="0" w:space="0" w:color="auto"/>
        <w:bottom w:val="none" w:sz="0" w:space="0" w:color="auto"/>
        <w:right w:val="none" w:sz="0" w:space="0" w:color="auto"/>
      </w:divBdr>
    </w:div>
    <w:div w:id="2122146984">
      <w:marLeft w:val="640"/>
      <w:marRight w:val="0"/>
      <w:marTop w:val="0"/>
      <w:marBottom w:val="0"/>
      <w:divBdr>
        <w:top w:val="none" w:sz="0" w:space="0" w:color="auto"/>
        <w:left w:val="none" w:sz="0" w:space="0" w:color="auto"/>
        <w:bottom w:val="none" w:sz="0" w:space="0" w:color="auto"/>
        <w:right w:val="none" w:sz="0" w:space="0" w:color="auto"/>
      </w:divBdr>
    </w:div>
    <w:div w:id="2122336220">
      <w:marLeft w:val="640"/>
      <w:marRight w:val="0"/>
      <w:marTop w:val="0"/>
      <w:marBottom w:val="0"/>
      <w:divBdr>
        <w:top w:val="none" w:sz="0" w:space="0" w:color="auto"/>
        <w:left w:val="none" w:sz="0" w:space="0" w:color="auto"/>
        <w:bottom w:val="none" w:sz="0" w:space="0" w:color="auto"/>
        <w:right w:val="none" w:sz="0" w:space="0" w:color="auto"/>
      </w:divBdr>
    </w:div>
    <w:div w:id="2122454290">
      <w:marLeft w:val="640"/>
      <w:marRight w:val="0"/>
      <w:marTop w:val="0"/>
      <w:marBottom w:val="0"/>
      <w:divBdr>
        <w:top w:val="none" w:sz="0" w:space="0" w:color="auto"/>
        <w:left w:val="none" w:sz="0" w:space="0" w:color="auto"/>
        <w:bottom w:val="none" w:sz="0" w:space="0" w:color="auto"/>
        <w:right w:val="none" w:sz="0" w:space="0" w:color="auto"/>
      </w:divBdr>
    </w:div>
    <w:div w:id="2123574904">
      <w:marLeft w:val="640"/>
      <w:marRight w:val="0"/>
      <w:marTop w:val="0"/>
      <w:marBottom w:val="0"/>
      <w:divBdr>
        <w:top w:val="none" w:sz="0" w:space="0" w:color="auto"/>
        <w:left w:val="none" w:sz="0" w:space="0" w:color="auto"/>
        <w:bottom w:val="none" w:sz="0" w:space="0" w:color="auto"/>
        <w:right w:val="none" w:sz="0" w:space="0" w:color="auto"/>
      </w:divBdr>
    </w:div>
    <w:div w:id="2124500125">
      <w:marLeft w:val="640"/>
      <w:marRight w:val="0"/>
      <w:marTop w:val="0"/>
      <w:marBottom w:val="0"/>
      <w:divBdr>
        <w:top w:val="none" w:sz="0" w:space="0" w:color="auto"/>
        <w:left w:val="none" w:sz="0" w:space="0" w:color="auto"/>
        <w:bottom w:val="none" w:sz="0" w:space="0" w:color="auto"/>
        <w:right w:val="none" w:sz="0" w:space="0" w:color="auto"/>
      </w:divBdr>
    </w:div>
    <w:div w:id="2124613340">
      <w:marLeft w:val="640"/>
      <w:marRight w:val="0"/>
      <w:marTop w:val="0"/>
      <w:marBottom w:val="0"/>
      <w:divBdr>
        <w:top w:val="none" w:sz="0" w:space="0" w:color="auto"/>
        <w:left w:val="none" w:sz="0" w:space="0" w:color="auto"/>
        <w:bottom w:val="none" w:sz="0" w:space="0" w:color="auto"/>
        <w:right w:val="none" w:sz="0" w:space="0" w:color="auto"/>
      </w:divBdr>
    </w:div>
    <w:div w:id="2125231059">
      <w:marLeft w:val="640"/>
      <w:marRight w:val="0"/>
      <w:marTop w:val="0"/>
      <w:marBottom w:val="0"/>
      <w:divBdr>
        <w:top w:val="none" w:sz="0" w:space="0" w:color="auto"/>
        <w:left w:val="none" w:sz="0" w:space="0" w:color="auto"/>
        <w:bottom w:val="none" w:sz="0" w:space="0" w:color="auto"/>
        <w:right w:val="none" w:sz="0" w:space="0" w:color="auto"/>
      </w:divBdr>
    </w:div>
    <w:div w:id="2125810757">
      <w:marLeft w:val="640"/>
      <w:marRight w:val="0"/>
      <w:marTop w:val="0"/>
      <w:marBottom w:val="0"/>
      <w:divBdr>
        <w:top w:val="none" w:sz="0" w:space="0" w:color="auto"/>
        <w:left w:val="none" w:sz="0" w:space="0" w:color="auto"/>
        <w:bottom w:val="none" w:sz="0" w:space="0" w:color="auto"/>
        <w:right w:val="none" w:sz="0" w:space="0" w:color="auto"/>
      </w:divBdr>
    </w:div>
    <w:div w:id="2126390703">
      <w:marLeft w:val="640"/>
      <w:marRight w:val="0"/>
      <w:marTop w:val="0"/>
      <w:marBottom w:val="0"/>
      <w:divBdr>
        <w:top w:val="none" w:sz="0" w:space="0" w:color="auto"/>
        <w:left w:val="none" w:sz="0" w:space="0" w:color="auto"/>
        <w:bottom w:val="none" w:sz="0" w:space="0" w:color="auto"/>
        <w:right w:val="none" w:sz="0" w:space="0" w:color="auto"/>
      </w:divBdr>
    </w:div>
    <w:div w:id="2126805404">
      <w:marLeft w:val="640"/>
      <w:marRight w:val="0"/>
      <w:marTop w:val="0"/>
      <w:marBottom w:val="0"/>
      <w:divBdr>
        <w:top w:val="none" w:sz="0" w:space="0" w:color="auto"/>
        <w:left w:val="none" w:sz="0" w:space="0" w:color="auto"/>
        <w:bottom w:val="none" w:sz="0" w:space="0" w:color="auto"/>
        <w:right w:val="none" w:sz="0" w:space="0" w:color="auto"/>
      </w:divBdr>
    </w:div>
    <w:div w:id="2126925658">
      <w:marLeft w:val="640"/>
      <w:marRight w:val="0"/>
      <w:marTop w:val="0"/>
      <w:marBottom w:val="0"/>
      <w:divBdr>
        <w:top w:val="none" w:sz="0" w:space="0" w:color="auto"/>
        <w:left w:val="none" w:sz="0" w:space="0" w:color="auto"/>
        <w:bottom w:val="none" w:sz="0" w:space="0" w:color="auto"/>
        <w:right w:val="none" w:sz="0" w:space="0" w:color="auto"/>
      </w:divBdr>
    </w:div>
    <w:div w:id="2127116600">
      <w:marLeft w:val="640"/>
      <w:marRight w:val="0"/>
      <w:marTop w:val="0"/>
      <w:marBottom w:val="0"/>
      <w:divBdr>
        <w:top w:val="none" w:sz="0" w:space="0" w:color="auto"/>
        <w:left w:val="none" w:sz="0" w:space="0" w:color="auto"/>
        <w:bottom w:val="none" w:sz="0" w:space="0" w:color="auto"/>
        <w:right w:val="none" w:sz="0" w:space="0" w:color="auto"/>
      </w:divBdr>
    </w:div>
    <w:div w:id="2127238719">
      <w:marLeft w:val="640"/>
      <w:marRight w:val="0"/>
      <w:marTop w:val="0"/>
      <w:marBottom w:val="0"/>
      <w:divBdr>
        <w:top w:val="none" w:sz="0" w:space="0" w:color="auto"/>
        <w:left w:val="none" w:sz="0" w:space="0" w:color="auto"/>
        <w:bottom w:val="none" w:sz="0" w:space="0" w:color="auto"/>
        <w:right w:val="none" w:sz="0" w:space="0" w:color="auto"/>
      </w:divBdr>
    </w:div>
    <w:div w:id="2128354484">
      <w:marLeft w:val="640"/>
      <w:marRight w:val="0"/>
      <w:marTop w:val="0"/>
      <w:marBottom w:val="0"/>
      <w:divBdr>
        <w:top w:val="none" w:sz="0" w:space="0" w:color="auto"/>
        <w:left w:val="none" w:sz="0" w:space="0" w:color="auto"/>
        <w:bottom w:val="none" w:sz="0" w:space="0" w:color="auto"/>
        <w:right w:val="none" w:sz="0" w:space="0" w:color="auto"/>
      </w:divBdr>
    </w:div>
    <w:div w:id="2129421598">
      <w:marLeft w:val="640"/>
      <w:marRight w:val="0"/>
      <w:marTop w:val="0"/>
      <w:marBottom w:val="0"/>
      <w:divBdr>
        <w:top w:val="none" w:sz="0" w:space="0" w:color="auto"/>
        <w:left w:val="none" w:sz="0" w:space="0" w:color="auto"/>
        <w:bottom w:val="none" w:sz="0" w:space="0" w:color="auto"/>
        <w:right w:val="none" w:sz="0" w:space="0" w:color="auto"/>
      </w:divBdr>
    </w:div>
    <w:div w:id="2129465380">
      <w:marLeft w:val="640"/>
      <w:marRight w:val="0"/>
      <w:marTop w:val="0"/>
      <w:marBottom w:val="0"/>
      <w:divBdr>
        <w:top w:val="none" w:sz="0" w:space="0" w:color="auto"/>
        <w:left w:val="none" w:sz="0" w:space="0" w:color="auto"/>
        <w:bottom w:val="none" w:sz="0" w:space="0" w:color="auto"/>
        <w:right w:val="none" w:sz="0" w:space="0" w:color="auto"/>
      </w:divBdr>
    </w:div>
    <w:div w:id="2129472803">
      <w:marLeft w:val="640"/>
      <w:marRight w:val="0"/>
      <w:marTop w:val="0"/>
      <w:marBottom w:val="0"/>
      <w:divBdr>
        <w:top w:val="none" w:sz="0" w:space="0" w:color="auto"/>
        <w:left w:val="none" w:sz="0" w:space="0" w:color="auto"/>
        <w:bottom w:val="none" w:sz="0" w:space="0" w:color="auto"/>
        <w:right w:val="none" w:sz="0" w:space="0" w:color="auto"/>
      </w:divBdr>
    </w:div>
    <w:div w:id="2129932260">
      <w:marLeft w:val="640"/>
      <w:marRight w:val="0"/>
      <w:marTop w:val="0"/>
      <w:marBottom w:val="0"/>
      <w:divBdr>
        <w:top w:val="none" w:sz="0" w:space="0" w:color="auto"/>
        <w:left w:val="none" w:sz="0" w:space="0" w:color="auto"/>
        <w:bottom w:val="none" w:sz="0" w:space="0" w:color="auto"/>
        <w:right w:val="none" w:sz="0" w:space="0" w:color="auto"/>
      </w:divBdr>
    </w:div>
    <w:div w:id="2130203379">
      <w:marLeft w:val="640"/>
      <w:marRight w:val="0"/>
      <w:marTop w:val="0"/>
      <w:marBottom w:val="0"/>
      <w:divBdr>
        <w:top w:val="none" w:sz="0" w:space="0" w:color="auto"/>
        <w:left w:val="none" w:sz="0" w:space="0" w:color="auto"/>
        <w:bottom w:val="none" w:sz="0" w:space="0" w:color="auto"/>
        <w:right w:val="none" w:sz="0" w:space="0" w:color="auto"/>
      </w:divBdr>
    </w:div>
    <w:div w:id="2130931412">
      <w:marLeft w:val="640"/>
      <w:marRight w:val="0"/>
      <w:marTop w:val="0"/>
      <w:marBottom w:val="0"/>
      <w:divBdr>
        <w:top w:val="none" w:sz="0" w:space="0" w:color="auto"/>
        <w:left w:val="none" w:sz="0" w:space="0" w:color="auto"/>
        <w:bottom w:val="none" w:sz="0" w:space="0" w:color="auto"/>
        <w:right w:val="none" w:sz="0" w:space="0" w:color="auto"/>
      </w:divBdr>
    </w:div>
    <w:div w:id="2131049347">
      <w:marLeft w:val="640"/>
      <w:marRight w:val="0"/>
      <w:marTop w:val="0"/>
      <w:marBottom w:val="0"/>
      <w:divBdr>
        <w:top w:val="none" w:sz="0" w:space="0" w:color="auto"/>
        <w:left w:val="none" w:sz="0" w:space="0" w:color="auto"/>
        <w:bottom w:val="none" w:sz="0" w:space="0" w:color="auto"/>
        <w:right w:val="none" w:sz="0" w:space="0" w:color="auto"/>
      </w:divBdr>
    </w:div>
    <w:div w:id="2131509919">
      <w:marLeft w:val="640"/>
      <w:marRight w:val="0"/>
      <w:marTop w:val="0"/>
      <w:marBottom w:val="0"/>
      <w:divBdr>
        <w:top w:val="none" w:sz="0" w:space="0" w:color="auto"/>
        <w:left w:val="none" w:sz="0" w:space="0" w:color="auto"/>
        <w:bottom w:val="none" w:sz="0" w:space="0" w:color="auto"/>
        <w:right w:val="none" w:sz="0" w:space="0" w:color="auto"/>
      </w:divBdr>
    </w:div>
    <w:div w:id="2131629910">
      <w:marLeft w:val="640"/>
      <w:marRight w:val="0"/>
      <w:marTop w:val="0"/>
      <w:marBottom w:val="0"/>
      <w:divBdr>
        <w:top w:val="none" w:sz="0" w:space="0" w:color="auto"/>
        <w:left w:val="none" w:sz="0" w:space="0" w:color="auto"/>
        <w:bottom w:val="none" w:sz="0" w:space="0" w:color="auto"/>
        <w:right w:val="none" w:sz="0" w:space="0" w:color="auto"/>
      </w:divBdr>
    </w:div>
    <w:div w:id="2131898859">
      <w:bodyDiv w:val="1"/>
      <w:marLeft w:val="0"/>
      <w:marRight w:val="0"/>
      <w:marTop w:val="0"/>
      <w:marBottom w:val="0"/>
      <w:divBdr>
        <w:top w:val="none" w:sz="0" w:space="0" w:color="auto"/>
        <w:left w:val="none" w:sz="0" w:space="0" w:color="auto"/>
        <w:bottom w:val="none" w:sz="0" w:space="0" w:color="auto"/>
        <w:right w:val="none" w:sz="0" w:space="0" w:color="auto"/>
      </w:divBdr>
      <w:divsChild>
        <w:div w:id="6098037">
          <w:marLeft w:val="640"/>
          <w:marRight w:val="0"/>
          <w:marTop w:val="0"/>
          <w:marBottom w:val="0"/>
          <w:divBdr>
            <w:top w:val="none" w:sz="0" w:space="0" w:color="auto"/>
            <w:left w:val="none" w:sz="0" w:space="0" w:color="auto"/>
            <w:bottom w:val="none" w:sz="0" w:space="0" w:color="auto"/>
            <w:right w:val="none" w:sz="0" w:space="0" w:color="auto"/>
          </w:divBdr>
        </w:div>
        <w:div w:id="8604066">
          <w:marLeft w:val="640"/>
          <w:marRight w:val="0"/>
          <w:marTop w:val="0"/>
          <w:marBottom w:val="0"/>
          <w:divBdr>
            <w:top w:val="none" w:sz="0" w:space="0" w:color="auto"/>
            <w:left w:val="none" w:sz="0" w:space="0" w:color="auto"/>
            <w:bottom w:val="none" w:sz="0" w:space="0" w:color="auto"/>
            <w:right w:val="none" w:sz="0" w:space="0" w:color="auto"/>
          </w:divBdr>
        </w:div>
        <w:div w:id="13457519">
          <w:marLeft w:val="640"/>
          <w:marRight w:val="0"/>
          <w:marTop w:val="0"/>
          <w:marBottom w:val="0"/>
          <w:divBdr>
            <w:top w:val="none" w:sz="0" w:space="0" w:color="auto"/>
            <w:left w:val="none" w:sz="0" w:space="0" w:color="auto"/>
            <w:bottom w:val="none" w:sz="0" w:space="0" w:color="auto"/>
            <w:right w:val="none" w:sz="0" w:space="0" w:color="auto"/>
          </w:divBdr>
        </w:div>
        <w:div w:id="19019061">
          <w:marLeft w:val="640"/>
          <w:marRight w:val="0"/>
          <w:marTop w:val="0"/>
          <w:marBottom w:val="0"/>
          <w:divBdr>
            <w:top w:val="none" w:sz="0" w:space="0" w:color="auto"/>
            <w:left w:val="none" w:sz="0" w:space="0" w:color="auto"/>
            <w:bottom w:val="none" w:sz="0" w:space="0" w:color="auto"/>
            <w:right w:val="none" w:sz="0" w:space="0" w:color="auto"/>
          </w:divBdr>
        </w:div>
        <w:div w:id="24255308">
          <w:marLeft w:val="640"/>
          <w:marRight w:val="0"/>
          <w:marTop w:val="0"/>
          <w:marBottom w:val="0"/>
          <w:divBdr>
            <w:top w:val="none" w:sz="0" w:space="0" w:color="auto"/>
            <w:left w:val="none" w:sz="0" w:space="0" w:color="auto"/>
            <w:bottom w:val="none" w:sz="0" w:space="0" w:color="auto"/>
            <w:right w:val="none" w:sz="0" w:space="0" w:color="auto"/>
          </w:divBdr>
        </w:div>
        <w:div w:id="31656833">
          <w:marLeft w:val="640"/>
          <w:marRight w:val="0"/>
          <w:marTop w:val="0"/>
          <w:marBottom w:val="0"/>
          <w:divBdr>
            <w:top w:val="none" w:sz="0" w:space="0" w:color="auto"/>
            <w:left w:val="none" w:sz="0" w:space="0" w:color="auto"/>
            <w:bottom w:val="none" w:sz="0" w:space="0" w:color="auto"/>
            <w:right w:val="none" w:sz="0" w:space="0" w:color="auto"/>
          </w:divBdr>
        </w:div>
        <w:div w:id="63258423">
          <w:marLeft w:val="640"/>
          <w:marRight w:val="0"/>
          <w:marTop w:val="0"/>
          <w:marBottom w:val="0"/>
          <w:divBdr>
            <w:top w:val="none" w:sz="0" w:space="0" w:color="auto"/>
            <w:left w:val="none" w:sz="0" w:space="0" w:color="auto"/>
            <w:bottom w:val="none" w:sz="0" w:space="0" w:color="auto"/>
            <w:right w:val="none" w:sz="0" w:space="0" w:color="auto"/>
          </w:divBdr>
        </w:div>
        <w:div w:id="64374494">
          <w:marLeft w:val="640"/>
          <w:marRight w:val="0"/>
          <w:marTop w:val="0"/>
          <w:marBottom w:val="0"/>
          <w:divBdr>
            <w:top w:val="none" w:sz="0" w:space="0" w:color="auto"/>
            <w:left w:val="none" w:sz="0" w:space="0" w:color="auto"/>
            <w:bottom w:val="none" w:sz="0" w:space="0" w:color="auto"/>
            <w:right w:val="none" w:sz="0" w:space="0" w:color="auto"/>
          </w:divBdr>
        </w:div>
        <w:div w:id="91558253">
          <w:marLeft w:val="640"/>
          <w:marRight w:val="0"/>
          <w:marTop w:val="0"/>
          <w:marBottom w:val="0"/>
          <w:divBdr>
            <w:top w:val="none" w:sz="0" w:space="0" w:color="auto"/>
            <w:left w:val="none" w:sz="0" w:space="0" w:color="auto"/>
            <w:bottom w:val="none" w:sz="0" w:space="0" w:color="auto"/>
            <w:right w:val="none" w:sz="0" w:space="0" w:color="auto"/>
          </w:divBdr>
        </w:div>
        <w:div w:id="93791173">
          <w:marLeft w:val="640"/>
          <w:marRight w:val="0"/>
          <w:marTop w:val="0"/>
          <w:marBottom w:val="0"/>
          <w:divBdr>
            <w:top w:val="none" w:sz="0" w:space="0" w:color="auto"/>
            <w:left w:val="none" w:sz="0" w:space="0" w:color="auto"/>
            <w:bottom w:val="none" w:sz="0" w:space="0" w:color="auto"/>
            <w:right w:val="none" w:sz="0" w:space="0" w:color="auto"/>
          </w:divBdr>
        </w:div>
        <w:div w:id="98575386">
          <w:marLeft w:val="640"/>
          <w:marRight w:val="0"/>
          <w:marTop w:val="0"/>
          <w:marBottom w:val="0"/>
          <w:divBdr>
            <w:top w:val="none" w:sz="0" w:space="0" w:color="auto"/>
            <w:left w:val="none" w:sz="0" w:space="0" w:color="auto"/>
            <w:bottom w:val="none" w:sz="0" w:space="0" w:color="auto"/>
            <w:right w:val="none" w:sz="0" w:space="0" w:color="auto"/>
          </w:divBdr>
        </w:div>
        <w:div w:id="108360386">
          <w:marLeft w:val="640"/>
          <w:marRight w:val="0"/>
          <w:marTop w:val="0"/>
          <w:marBottom w:val="0"/>
          <w:divBdr>
            <w:top w:val="none" w:sz="0" w:space="0" w:color="auto"/>
            <w:left w:val="none" w:sz="0" w:space="0" w:color="auto"/>
            <w:bottom w:val="none" w:sz="0" w:space="0" w:color="auto"/>
            <w:right w:val="none" w:sz="0" w:space="0" w:color="auto"/>
          </w:divBdr>
        </w:div>
        <w:div w:id="112290455">
          <w:marLeft w:val="640"/>
          <w:marRight w:val="0"/>
          <w:marTop w:val="0"/>
          <w:marBottom w:val="0"/>
          <w:divBdr>
            <w:top w:val="none" w:sz="0" w:space="0" w:color="auto"/>
            <w:left w:val="none" w:sz="0" w:space="0" w:color="auto"/>
            <w:bottom w:val="none" w:sz="0" w:space="0" w:color="auto"/>
            <w:right w:val="none" w:sz="0" w:space="0" w:color="auto"/>
          </w:divBdr>
        </w:div>
        <w:div w:id="126363660">
          <w:marLeft w:val="640"/>
          <w:marRight w:val="0"/>
          <w:marTop w:val="0"/>
          <w:marBottom w:val="0"/>
          <w:divBdr>
            <w:top w:val="none" w:sz="0" w:space="0" w:color="auto"/>
            <w:left w:val="none" w:sz="0" w:space="0" w:color="auto"/>
            <w:bottom w:val="none" w:sz="0" w:space="0" w:color="auto"/>
            <w:right w:val="none" w:sz="0" w:space="0" w:color="auto"/>
          </w:divBdr>
        </w:div>
        <w:div w:id="130245153">
          <w:marLeft w:val="640"/>
          <w:marRight w:val="0"/>
          <w:marTop w:val="0"/>
          <w:marBottom w:val="0"/>
          <w:divBdr>
            <w:top w:val="none" w:sz="0" w:space="0" w:color="auto"/>
            <w:left w:val="none" w:sz="0" w:space="0" w:color="auto"/>
            <w:bottom w:val="none" w:sz="0" w:space="0" w:color="auto"/>
            <w:right w:val="none" w:sz="0" w:space="0" w:color="auto"/>
          </w:divBdr>
        </w:div>
        <w:div w:id="159010057">
          <w:marLeft w:val="640"/>
          <w:marRight w:val="0"/>
          <w:marTop w:val="0"/>
          <w:marBottom w:val="0"/>
          <w:divBdr>
            <w:top w:val="none" w:sz="0" w:space="0" w:color="auto"/>
            <w:left w:val="none" w:sz="0" w:space="0" w:color="auto"/>
            <w:bottom w:val="none" w:sz="0" w:space="0" w:color="auto"/>
            <w:right w:val="none" w:sz="0" w:space="0" w:color="auto"/>
          </w:divBdr>
        </w:div>
        <w:div w:id="159928885">
          <w:marLeft w:val="640"/>
          <w:marRight w:val="0"/>
          <w:marTop w:val="0"/>
          <w:marBottom w:val="0"/>
          <w:divBdr>
            <w:top w:val="none" w:sz="0" w:space="0" w:color="auto"/>
            <w:left w:val="none" w:sz="0" w:space="0" w:color="auto"/>
            <w:bottom w:val="none" w:sz="0" w:space="0" w:color="auto"/>
            <w:right w:val="none" w:sz="0" w:space="0" w:color="auto"/>
          </w:divBdr>
        </w:div>
        <w:div w:id="174200186">
          <w:marLeft w:val="640"/>
          <w:marRight w:val="0"/>
          <w:marTop w:val="0"/>
          <w:marBottom w:val="0"/>
          <w:divBdr>
            <w:top w:val="none" w:sz="0" w:space="0" w:color="auto"/>
            <w:left w:val="none" w:sz="0" w:space="0" w:color="auto"/>
            <w:bottom w:val="none" w:sz="0" w:space="0" w:color="auto"/>
            <w:right w:val="none" w:sz="0" w:space="0" w:color="auto"/>
          </w:divBdr>
        </w:div>
        <w:div w:id="177738890">
          <w:marLeft w:val="640"/>
          <w:marRight w:val="0"/>
          <w:marTop w:val="0"/>
          <w:marBottom w:val="0"/>
          <w:divBdr>
            <w:top w:val="none" w:sz="0" w:space="0" w:color="auto"/>
            <w:left w:val="none" w:sz="0" w:space="0" w:color="auto"/>
            <w:bottom w:val="none" w:sz="0" w:space="0" w:color="auto"/>
            <w:right w:val="none" w:sz="0" w:space="0" w:color="auto"/>
          </w:divBdr>
        </w:div>
        <w:div w:id="180314346">
          <w:marLeft w:val="640"/>
          <w:marRight w:val="0"/>
          <w:marTop w:val="0"/>
          <w:marBottom w:val="0"/>
          <w:divBdr>
            <w:top w:val="none" w:sz="0" w:space="0" w:color="auto"/>
            <w:left w:val="none" w:sz="0" w:space="0" w:color="auto"/>
            <w:bottom w:val="none" w:sz="0" w:space="0" w:color="auto"/>
            <w:right w:val="none" w:sz="0" w:space="0" w:color="auto"/>
          </w:divBdr>
        </w:div>
        <w:div w:id="182209927">
          <w:marLeft w:val="640"/>
          <w:marRight w:val="0"/>
          <w:marTop w:val="0"/>
          <w:marBottom w:val="0"/>
          <w:divBdr>
            <w:top w:val="none" w:sz="0" w:space="0" w:color="auto"/>
            <w:left w:val="none" w:sz="0" w:space="0" w:color="auto"/>
            <w:bottom w:val="none" w:sz="0" w:space="0" w:color="auto"/>
            <w:right w:val="none" w:sz="0" w:space="0" w:color="auto"/>
          </w:divBdr>
        </w:div>
        <w:div w:id="182600753">
          <w:marLeft w:val="640"/>
          <w:marRight w:val="0"/>
          <w:marTop w:val="0"/>
          <w:marBottom w:val="0"/>
          <w:divBdr>
            <w:top w:val="none" w:sz="0" w:space="0" w:color="auto"/>
            <w:left w:val="none" w:sz="0" w:space="0" w:color="auto"/>
            <w:bottom w:val="none" w:sz="0" w:space="0" w:color="auto"/>
            <w:right w:val="none" w:sz="0" w:space="0" w:color="auto"/>
          </w:divBdr>
        </w:div>
        <w:div w:id="198586914">
          <w:marLeft w:val="640"/>
          <w:marRight w:val="0"/>
          <w:marTop w:val="0"/>
          <w:marBottom w:val="0"/>
          <w:divBdr>
            <w:top w:val="none" w:sz="0" w:space="0" w:color="auto"/>
            <w:left w:val="none" w:sz="0" w:space="0" w:color="auto"/>
            <w:bottom w:val="none" w:sz="0" w:space="0" w:color="auto"/>
            <w:right w:val="none" w:sz="0" w:space="0" w:color="auto"/>
          </w:divBdr>
        </w:div>
        <w:div w:id="198973610">
          <w:marLeft w:val="640"/>
          <w:marRight w:val="0"/>
          <w:marTop w:val="0"/>
          <w:marBottom w:val="0"/>
          <w:divBdr>
            <w:top w:val="none" w:sz="0" w:space="0" w:color="auto"/>
            <w:left w:val="none" w:sz="0" w:space="0" w:color="auto"/>
            <w:bottom w:val="none" w:sz="0" w:space="0" w:color="auto"/>
            <w:right w:val="none" w:sz="0" w:space="0" w:color="auto"/>
          </w:divBdr>
        </w:div>
        <w:div w:id="200826764">
          <w:marLeft w:val="640"/>
          <w:marRight w:val="0"/>
          <w:marTop w:val="0"/>
          <w:marBottom w:val="0"/>
          <w:divBdr>
            <w:top w:val="none" w:sz="0" w:space="0" w:color="auto"/>
            <w:left w:val="none" w:sz="0" w:space="0" w:color="auto"/>
            <w:bottom w:val="none" w:sz="0" w:space="0" w:color="auto"/>
            <w:right w:val="none" w:sz="0" w:space="0" w:color="auto"/>
          </w:divBdr>
        </w:div>
        <w:div w:id="207763226">
          <w:marLeft w:val="640"/>
          <w:marRight w:val="0"/>
          <w:marTop w:val="0"/>
          <w:marBottom w:val="0"/>
          <w:divBdr>
            <w:top w:val="none" w:sz="0" w:space="0" w:color="auto"/>
            <w:left w:val="none" w:sz="0" w:space="0" w:color="auto"/>
            <w:bottom w:val="none" w:sz="0" w:space="0" w:color="auto"/>
            <w:right w:val="none" w:sz="0" w:space="0" w:color="auto"/>
          </w:divBdr>
        </w:div>
        <w:div w:id="210850004">
          <w:marLeft w:val="640"/>
          <w:marRight w:val="0"/>
          <w:marTop w:val="0"/>
          <w:marBottom w:val="0"/>
          <w:divBdr>
            <w:top w:val="none" w:sz="0" w:space="0" w:color="auto"/>
            <w:left w:val="none" w:sz="0" w:space="0" w:color="auto"/>
            <w:bottom w:val="none" w:sz="0" w:space="0" w:color="auto"/>
            <w:right w:val="none" w:sz="0" w:space="0" w:color="auto"/>
          </w:divBdr>
        </w:div>
        <w:div w:id="224797278">
          <w:marLeft w:val="640"/>
          <w:marRight w:val="0"/>
          <w:marTop w:val="0"/>
          <w:marBottom w:val="0"/>
          <w:divBdr>
            <w:top w:val="none" w:sz="0" w:space="0" w:color="auto"/>
            <w:left w:val="none" w:sz="0" w:space="0" w:color="auto"/>
            <w:bottom w:val="none" w:sz="0" w:space="0" w:color="auto"/>
            <w:right w:val="none" w:sz="0" w:space="0" w:color="auto"/>
          </w:divBdr>
        </w:div>
        <w:div w:id="236207870">
          <w:marLeft w:val="640"/>
          <w:marRight w:val="0"/>
          <w:marTop w:val="0"/>
          <w:marBottom w:val="0"/>
          <w:divBdr>
            <w:top w:val="none" w:sz="0" w:space="0" w:color="auto"/>
            <w:left w:val="none" w:sz="0" w:space="0" w:color="auto"/>
            <w:bottom w:val="none" w:sz="0" w:space="0" w:color="auto"/>
            <w:right w:val="none" w:sz="0" w:space="0" w:color="auto"/>
          </w:divBdr>
        </w:div>
        <w:div w:id="263999810">
          <w:marLeft w:val="640"/>
          <w:marRight w:val="0"/>
          <w:marTop w:val="0"/>
          <w:marBottom w:val="0"/>
          <w:divBdr>
            <w:top w:val="none" w:sz="0" w:space="0" w:color="auto"/>
            <w:left w:val="none" w:sz="0" w:space="0" w:color="auto"/>
            <w:bottom w:val="none" w:sz="0" w:space="0" w:color="auto"/>
            <w:right w:val="none" w:sz="0" w:space="0" w:color="auto"/>
          </w:divBdr>
        </w:div>
        <w:div w:id="264046950">
          <w:marLeft w:val="640"/>
          <w:marRight w:val="0"/>
          <w:marTop w:val="0"/>
          <w:marBottom w:val="0"/>
          <w:divBdr>
            <w:top w:val="none" w:sz="0" w:space="0" w:color="auto"/>
            <w:left w:val="none" w:sz="0" w:space="0" w:color="auto"/>
            <w:bottom w:val="none" w:sz="0" w:space="0" w:color="auto"/>
            <w:right w:val="none" w:sz="0" w:space="0" w:color="auto"/>
          </w:divBdr>
        </w:div>
        <w:div w:id="275334412">
          <w:marLeft w:val="640"/>
          <w:marRight w:val="0"/>
          <w:marTop w:val="0"/>
          <w:marBottom w:val="0"/>
          <w:divBdr>
            <w:top w:val="none" w:sz="0" w:space="0" w:color="auto"/>
            <w:left w:val="none" w:sz="0" w:space="0" w:color="auto"/>
            <w:bottom w:val="none" w:sz="0" w:space="0" w:color="auto"/>
            <w:right w:val="none" w:sz="0" w:space="0" w:color="auto"/>
          </w:divBdr>
        </w:div>
        <w:div w:id="282228396">
          <w:marLeft w:val="640"/>
          <w:marRight w:val="0"/>
          <w:marTop w:val="0"/>
          <w:marBottom w:val="0"/>
          <w:divBdr>
            <w:top w:val="none" w:sz="0" w:space="0" w:color="auto"/>
            <w:left w:val="none" w:sz="0" w:space="0" w:color="auto"/>
            <w:bottom w:val="none" w:sz="0" w:space="0" w:color="auto"/>
            <w:right w:val="none" w:sz="0" w:space="0" w:color="auto"/>
          </w:divBdr>
        </w:div>
        <w:div w:id="287899654">
          <w:marLeft w:val="640"/>
          <w:marRight w:val="0"/>
          <w:marTop w:val="0"/>
          <w:marBottom w:val="0"/>
          <w:divBdr>
            <w:top w:val="none" w:sz="0" w:space="0" w:color="auto"/>
            <w:left w:val="none" w:sz="0" w:space="0" w:color="auto"/>
            <w:bottom w:val="none" w:sz="0" w:space="0" w:color="auto"/>
            <w:right w:val="none" w:sz="0" w:space="0" w:color="auto"/>
          </w:divBdr>
        </w:div>
        <w:div w:id="293684522">
          <w:marLeft w:val="640"/>
          <w:marRight w:val="0"/>
          <w:marTop w:val="0"/>
          <w:marBottom w:val="0"/>
          <w:divBdr>
            <w:top w:val="none" w:sz="0" w:space="0" w:color="auto"/>
            <w:left w:val="none" w:sz="0" w:space="0" w:color="auto"/>
            <w:bottom w:val="none" w:sz="0" w:space="0" w:color="auto"/>
            <w:right w:val="none" w:sz="0" w:space="0" w:color="auto"/>
          </w:divBdr>
        </w:div>
        <w:div w:id="295069613">
          <w:marLeft w:val="640"/>
          <w:marRight w:val="0"/>
          <w:marTop w:val="0"/>
          <w:marBottom w:val="0"/>
          <w:divBdr>
            <w:top w:val="none" w:sz="0" w:space="0" w:color="auto"/>
            <w:left w:val="none" w:sz="0" w:space="0" w:color="auto"/>
            <w:bottom w:val="none" w:sz="0" w:space="0" w:color="auto"/>
            <w:right w:val="none" w:sz="0" w:space="0" w:color="auto"/>
          </w:divBdr>
        </w:div>
        <w:div w:id="313413426">
          <w:marLeft w:val="640"/>
          <w:marRight w:val="0"/>
          <w:marTop w:val="0"/>
          <w:marBottom w:val="0"/>
          <w:divBdr>
            <w:top w:val="none" w:sz="0" w:space="0" w:color="auto"/>
            <w:left w:val="none" w:sz="0" w:space="0" w:color="auto"/>
            <w:bottom w:val="none" w:sz="0" w:space="0" w:color="auto"/>
            <w:right w:val="none" w:sz="0" w:space="0" w:color="auto"/>
          </w:divBdr>
        </w:div>
        <w:div w:id="313680105">
          <w:marLeft w:val="640"/>
          <w:marRight w:val="0"/>
          <w:marTop w:val="0"/>
          <w:marBottom w:val="0"/>
          <w:divBdr>
            <w:top w:val="none" w:sz="0" w:space="0" w:color="auto"/>
            <w:left w:val="none" w:sz="0" w:space="0" w:color="auto"/>
            <w:bottom w:val="none" w:sz="0" w:space="0" w:color="auto"/>
            <w:right w:val="none" w:sz="0" w:space="0" w:color="auto"/>
          </w:divBdr>
        </w:div>
        <w:div w:id="314379374">
          <w:marLeft w:val="640"/>
          <w:marRight w:val="0"/>
          <w:marTop w:val="0"/>
          <w:marBottom w:val="0"/>
          <w:divBdr>
            <w:top w:val="none" w:sz="0" w:space="0" w:color="auto"/>
            <w:left w:val="none" w:sz="0" w:space="0" w:color="auto"/>
            <w:bottom w:val="none" w:sz="0" w:space="0" w:color="auto"/>
            <w:right w:val="none" w:sz="0" w:space="0" w:color="auto"/>
          </w:divBdr>
        </w:div>
        <w:div w:id="319236168">
          <w:marLeft w:val="640"/>
          <w:marRight w:val="0"/>
          <w:marTop w:val="0"/>
          <w:marBottom w:val="0"/>
          <w:divBdr>
            <w:top w:val="none" w:sz="0" w:space="0" w:color="auto"/>
            <w:left w:val="none" w:sz="0" w:space="0" w:color="auto"/>
            <w:bottom w:val="none" w:sz="0" w:space="0" w:color="auto"/>
            <w:right w:val="none" w:sz="0" w:space="0" w:color="auto"/>
          </w:divBdr>
        </w:div>
        <w:div w:id="321466745">
          <w:marLeft w:val="640"/>
          <w:marRight w:val="0"/>
          <w:marTop w:val="0"/>
          <w:marBottom w:val="0"/>
          <w:divBdr>
            <w:top w:val="none" w:sz="0" w:space="0" w:color="auto"/>
            <w:left w:val="none" w:sz="0" w:space="0" w:color="auto"/>
            <w:bottom w:val="none" w:sz="0" w:space="0" w:color="auto"/>
            <w:right w:val="none" w:sz="0" w:space="0" w:color="auto"/>
          </w:divBdr>
        </w:div>
        <w:div w:id="329988045">
          <w:marLeft w:val="640"/>
          <w:marRight w:val="0"/>
          <w:marTop w:val="0"/>
          <w:marBottom w:val="0"/>
          <w:divBdr>
            <w:top w:val="none" w:sz="0" w:space="0" w:color="auto"/>
            <w:left w:val="none" w:sz="0" w:space="0" w:color="auto"/>
            <w:bottom w:val="none" w:sz="0" w:space="0" w:color="auto"/>
            <w:right w:val="none" w:sz="0" w:space="0" w:color="auto"/>
          </w:divBdr>
        </w:div>
        <w:div w:id="343098656">
          <w:marLeft w:val="640"/>
          <w:marRight w:val="0"/>
          <w:marTop w:val="0"/>
          <w:marBottom w:val="0"/>
          <w:divBdr>
            <w:top w:val="none" w:sz="0" w:space="0" w:color="auto"/>
            <w:left w:val="none" w:sz="0" w:space="0" w:color="auto"/>
            <w:bottom w:val="none" w:sz="0" w:space="0" w:color="auto"/>
            <w:right w:val="none" w:sz="0" w:space="0" w:color="auto"/>
          </w:divBdr>
        </w:div>
        <w:div w:id="345249197">
          <w:marLeft w:val="640"/>
          <w:marRight w:val="0"/>
          <w:marTop w:val="0"/>
          <w:marBottom w:val="0"/>
          <w:divBdr>
            <w:top w:val="none" w:sz="0" w:space="0" w:color="auto"/>
            <w:left w:val="none" w:sz="0" w:space="0" w:color="auto"/>
            <w:bottom w:val="none" w:sz="0" w:space="0" w:color="auto"/>
            <w:right w:val="none" w:sz="0" w:space="0" w:color="auto"/>
          </w:divBdr>
        </w:div>
        <w:div w:id="350032434">
          <w:marLeft w:val="640"/>
          <w:marRight w:val="0"/>
          <w:marTop w:val="0"/>
          <w:marBottom w:val="0"/>
          <w:divBdr>
            <w:top w:val="none" w:sz="0" w:space="0" w:color="auto"/>
            <w:left w:val="none" w:sz="0" w:space="0" w:color="auto"/>
            <w:bottom w:val="none" w:sz="0" w:space="0" w:color="auto"/>
            <w:right w:val="none" w:sz="0" w:space="0" w:color="auto"/>
          </w:divBdr>
        </w:div>
        <w:div w:id="370493373">
          <w:marLeft w:val="640"/>
          <w:marRight w:val="0"/>
          <w:marTop w:val="0"/>
          <w:marBottom w:val="0"/>
          <w:divBdr>
            <w:top w:val="none" w:sz="0" w:space="0" w:color="auto"/>
            <w:left w:val="none" w:sz="0" w:space="0" w:color="auto"/>
            <w:bottom w:val="none" w:sz="0" w:space="0" w:color="auto"/>
            <w:right w:val="none" w:sz="0" w:space="0" w:color="auto"/>
          </w:divBdr>
        </w:div>
        <w:div w:id="380447441">
          <w:marLeft w:val="640"/>
          <w:marRight w:val="0"/>
          <w:marTop w:val="0"/>
          <w:marBottom w:val="0"/>
          <w:divBdr>
            <w:top w:val="none" w:sz="0" w:space="0" w:color="auto"/>
            <w:left w:val="none" w:sz="0" w:space="0" w:color="auto"/>
            <w:bottom w:val="none" w:sz="0" w:space="0" w:color="auto"/>
            <w:right w:val="none" w:sz="0" w:space="0" w:color="auto"/>
          </w:divBdr>
        </w:div>
        <w:div w:id="391150557">
          <w:marLeft w:val="640"/>
          <w:marRight w:val="0"/>
          <w:marTop w:val="0"/>
          <w:marBottom w:val="0"/>
          <w:divBdr>
            <w:top w:val="none" w:sz="0" w:space="0" w:color="auto"/>
            <w:left w:val="none" w:sz="0" w:space="0" w:color="auto"/>
            <w:bottom w:val="none" w:sz="0" w:space="0" w:color="auto"/>
            <w:right w:val="none" w:sz="0" w:space="0" w:color="auto"/>
          </w:divBdr>
        </w:div>
        <w:div w:id="393937141">
          <w:marLeft w:val="640"/>
          <w:marRight w:val="0"/>
          <w:marTop w:val="0"/>
          <w:marBottom w:val="0"/>
          <w:divBdr>
            <w:top w:val="none" w:sz="0" w:space="0" w:color="auto"/>
            <w:left w:val="none" w:sz="0" w:space="0" w:color="auto"/>
            <w:bottom w:val="none" w:sz="0" w:space="0" w:color="auto"/>
            <w:right w:val="none" w:sz="0" w:space="0" w:color="auto"/>
          </w:divBdr>
        </w:div>
        <w:div w:id="395055170">
          <w:marLeft w:val="640"/>
          <w:marRight w:val="0"/>
          <w:marTop w:val="0"/>
          <w:marBottom w:val="0"/>
          <w:divBdr>
            <w:top w:val="none" w:sz="0" w:space="0" w:color="auto"/>
            <w:left w:val="none" w:sz="0" w:space="0" w:color="auto"/>
            <w:bottom w:val="none" w:sz="0" w:space="0" w:color="auto"/>
            <w:right w:val="none" w:sz="0" w:space="0" w:color="auto"/>
          </w:divBdr>
        </w:div>
        <w:div w:id="395204991">
          <w:marLeft w:val="640"/>
          <w:marRight w:val="0"/>
          <w:marTop w:val="0"/>
          <w:marBottom w:val="0"/>
          <w:divBdr>
            <w:top w:val="none" w:sz="0" w:space="0" w:color="auto"/>
            <w:left w:val="none" w:sz="0" w:space="0" w:color="auto"/>
            <w:bottom w:val="none" w:sz="0" w:space="0" w:color="auto"/>
            <w:right w:val="none" w:sz="0" w:space="0" w:color="auto"/>
          </w:divBdr>
        </w:div>
        <w:div w:id="396630909">
          <w:marLeft w:val="640"/>
          <w:marRight w:val="0"/>
          <w:marTop w:val="0"/>
          <w:marBottom w:val="0"/>
          <w:divBdr>
            <w:top w:val="none" w:sz="0" w:space="0" w:color="auto"/>
            <w:left w:val="none" w:sz="0" w:space="0" w:color="auto"/>
            <w:bottom w:val="none" w:sz="0" w:space="0" w:color="auto"/>
            <w:right w:val="none" w:sz="0" w:space="0" w:color="auto"/>
          </w:divBdr>
        </w:div>
        <w:div w:id="396902308">
          <w:marLeft w:val="640"/>
          <w:marRight w:val="0"/>
          <w:marTop w:val="0"/>
          <w:marBottom w:val="0"/>
          <w:divBdr>
            <w:top w:val="none" w:sz="0" w:space="0" w:color="auto"/>
            <w:left w:val="none" w:sz="0" w:space="0" w:color="auto"/>
            <w:bottom w:val="none" w:sz="0" w:space="0" w:color="auto"/>
            <w:right w:val="none" w:sz="0" w:space="0" w:color="auto"/>
          </w:divBdr>
        </w:div>
        <w:div w:id="405959583">
          <w:marLeft w:val="640"/>
          <w:marRight w:val="0"/>
          <w:marTop w:val="0"/>
          <w:marBottom w:val="0"/>
          <w:divBdr>
            <w:top w:val="none" w:sz="0" w:space="0" w:color="auto"/>
            <w:left w:val="none" w:sz="0" w:space="0" w:color="auto"/>
            <w:bottom w:val="none" w:sz="0" w:space="0" w:color="auto"/>
            <w:right w:val="none" w:sz="0" w:space="0" w:color="auto"/>
          </w:divBdr>
        </w:div>
        <w:div w:id="424032071">
          <w:marLeft w:val="640"/>
          <w:marRight w:val="0"/>
          <w:marTop w:val="0"/>
          <w:marBottom w:val="0"/>
          <w:divBdr>
            <w:top w:val="none" w:sz="0" w:space="0" w:color="auto"/>
            <w:left w:val="none" w:sz="0" w:space="0" w:color="auto"/>
            <w:bottom w:val="none" w:sz="0" w:space="0" w:color="auto"/>
            <w:right w:val="none" w:sz="0" w:space="0" w:color="auto"/>
          </w:divBdr>
        </w:div>
        <w:div w:id="429737488">
          <w:marLeft w:val="640"/>
          <w:marRight w:val="0"/>
          <w:marTop w:val="0"/>
          <w:marBottom w:val="0"/>
          <w:divBdr>
            <w:top w:val="none" w:sz="0" w:space="0" w:color="auto"/>
            <w:left w:val="none" w:sz="0" w:space="0" w:color="auto"/>
            <w:bottom w:val="none" w:sz="0" w:space="0" w:color="auto"/>
            <w:right w:val="none" w:sz="0" w:space="0" w:color="auto"/>
          </w:divBdr>
        </w:div>
        <w:div w:id="442893388">
          <w:marLeft w:val="640"/>
          <w:marRight w:val="0"/>
          <w:marTop w:val="0"/>
          <w:marBottom w:val="0"/>
          <w:divBdr>
            <w:top w:val="none" w:sz="0" w:space="0" w:color="auto"/>
            <w:left w:val="none" w:sz="0" w:space="0" w:color="auto"/>
            <w:bottom w:val="none" w:sz="0" w:space="0" w:color="auto"/>
            <w:right w:val="none" w:sz="0" w:space="0" w:color="auto"/>
          </w:divBdr>
        </w:div>
        <w:div w:id="446236945">
          <w:marLeft w:val="640"/>
          <w:marRight w:val="0"/>
          <w:marTop w:val="0"/>
          <w:marBottom w:val="0"/>
          <w:divBdr>
            <w:top w:val="none" w:sz="0" w:space="0" w:color="auto"/>
            <w:left w:val="none" w:sz="0" w:space="0" w:color="auto"/>
            <w:bottom w:val="none" w:sz="0" w:space="0" w:color="auto"/>
            <w:right w:val="none" w:sz="0" w:space="0" w:color="auto"/>
          </w:divBdr>
        </w:div>
        <w:div w:id="449786653">
          <w:marLeft w:val="640"/>
          <w:marRight w:val="0"/>
          <w:marTop w:val="0"/>
          <w:marBottom w:val="0"/>
          <w:divBdr>
            <w:top w:val="none" w:sz="0" w:space="0" w:color="auto"/>
            <w:left w:val="none" w:sz="0" w:space="0" w:color="auto"/>
            <w:bottom w:val="none" w:sz="0" w:space="0" w:color="auto"/>
            <w:right w:val="none" w:sz="0" w:space="0" w:color="auto"/>
          </w:divBdr>
        </w:div>
        <w:div w:id="456141836">
          <w:marLeft w:val="640"/>
          <w:marRight w:val="0"/>
          <w:marTop w:val="0"/>
          <w:marBottom w:val="0"/>
          <w:divBdr>
            <w:top w:val="none" w:sz="0" w:space="0" w:color="auto"/>
            <w:left w:val="none" w:sz="0" w:space="0" w:color="auto"/>
            <w:bottom w:val="none" w:sz="0" w:space="0" w:color="auto"/>
            <w:right w:val="none" w:sz="0" w:space="0" w:color="auto"/>
          </w:divBdr>
        </w:div>
        <w:div w:id="474371390">
          <w:marLeft w:val="640"/>
          <w:marRight w:val="0"/>
          <w:marTop w:val="0"/>
          <w:marBottom w:val="0"/>
          <w:divBdr>
            <w:top w:val="none" w:sz="0" w:space="0" w:color="auto"/>
            <w:left w:val="none" w:sz="0" w:space="0" w:color="auto"/>
            <w:bottom w:val="none" w:sz="0" w:space="0" w:color="auto"/>
            <w:right w:val="none" w:sz="0" w:space="0" w:color="auto"/>
          </w:divBdr>
        </w:div>
        <w:div w:id="474840719">
          <w:marLeft w:val="640"/>
          <w:marRight w:val="0"/>
          <w:marTop w:val="0"/>
          <w:marBottom w:val="0"/>
          <w:divBdr>
            <w:top w:val="none" w:sz="0" w:space="0" w:color="auto"/>
            <w:left w:val="none" w:sz="0" w:space="0" w:color="auto"/>
            <w:bottom w:val="none" w:sz="0" w:space="0" w:color="auto"/>
            <w:right w:val="none" w:sz="0" w:space="0" w:color="auto"/>
          </w:divBdr>
        </w:div>
        <w:div w:id="474950304">
          <w:marLeft w:val="640"/>
          <w:marRight w:val="0"/>
          <w:marTop w:val="0"/>
          <w:marBottom w:val="0"/>
          <w:divBdr>
            <w:top w:val="none" w:sz="0" w:space="0" w:color="auto"/>
            <w:left w:val="none" w:sz="0" w:space="0" w:color="auto"/>
            <w:bottom w:val="none" w:sz="0" w:space="0" w:color="auto"/>
            <w:right w:val="none" w:sz="0" w:space="0" w:color="auto"/>
          </w:divBdr>
        </w:div>
        <w:div w:id="479809769">
          <w:marLeft w:val="640"/>
          <w:marRight w:val="0"/>
          <w:marTop w:val="0"/>
          <w:marBottom w:val="0"/>
          <w:divBdr>
            <w:top w:val="none" w:sz="0" w:space="0" w:color="auto"/>
            <w:left w:val="none" w:sz="0" w:space="0" w:color="auto"/>
            <w:bottom w:val="none" w:sz="0" w:space="0" w:color="auto"/>
            <w:right w:val="none" w:sz="0" w:space="0" w:color="auto"/>
          </w:divBdr>
        </w:div>
        <w:div w:id="484709661">
          <w:marLeft w:val="640"/>
          <w:marRight w:val="0"/>
          <w:marTop w:val="0"/>
          <w:marBottom w:val="0"/>
          <w:divBdr>
            <w:top w:val="none" w:sz="0" w:space="0" w:color="auto"/>
            <w:left w:val="none" w:sz="0" w:space="0" w:color="auto"/>
            <w:bottom w:val="none" w:sz="0" w:space="0" w:color="auto"/>
            <w:right w:val="none" w:sz="0" w:space="0" w:color="auto"/>
          </w:divBdr>
        </w:div>
        <w:div w:id="486215452">
          <w:marLeft w:val="640"/>
          <w:marRight w:val="0"/>
          <w:marTop w:val="0"/>
          <w:marBottom w:val="0"/>
          <w:divBdr>
            <w:top w:val="none" w:sz="0" w:space="0" w:color="auto"/>
            <w:left w:val="none" w:sz="0" w:space="0" w:color="auto"/>
            <w:bottom w:val="none" w:sz="0" w:space="0" w:color="auto"/>
            <w:right w:val="none" w:sz="0" w:space="0" w:color="auto"/>
          </w:divBdr>
        </w:div>
        <w:div w:id="491068350">
          <w:marLeft w:val="640"/>
          <w:marRight w:val="0"/>
          <w:marTop w:val="0"/>
          <w:marBottom w:val="0"/>
          <w:divBdr>
            <w:top w:val="none" w:sz="0" w:space="0" w:color="auto"/>
            <w:left w:val="none" w:sz="0" w:space="0" w:color="auto"/>
            <w:bottom w:val="none" w:sz="0" w:space="0" w:color="auto"/>
            <w:right w:val="none" w:sz="0" w:space="0" w:color="auto"/>
          </w:divBdr>
        </w:div>
        <w:div w:id="504172996">
          <w:marLeft w:val="640"/>
          <w:marRight w:val="0"/>
          <w:marTop w:val="0"/>
          <w:marBottom w:val="0"/>
          <w:divBdr>
            <w:top w:val="none" w:sz="0" w:space="0" w:color="auto"/>
            <w:left w:val="none" w:sz="0" w:space="0" w:color="auto"/>
            <w:bottom w:val="none" w:sz="0" w:space="0" w:color="auto"/>
            <w:right w:val="none" w:sz="0" w:space="0" w:color="auto"/>
          </w:divBdr>
        </w:div>
        <w:div w:id="509681118">
          <w:marLeft w:val="640"/>
          <w:marRight w:val="0"/>
          <w:marTop w:val="0"/>
          <w:marBottom w:val="0"/>
          <w:divBdr>
            <w:top w:val="none" w:sz="0" w:space="0" w:color="auto"/>
            <w:left w:val="none" w:sz="0" w:space="0" w:color="auto"/>
            <w:bottom w:val="none" w:sz="0" w:space="0" w:color="auto"/>
            <w:right w:val="none" w:sz="0" w:space="0" w:color="auto"/>
          </w:divBdr>
        </w:div>
        <w:div w:id="513763773">
          <w:marLeft w:val="640"/>
          <w:marRight w:val="0"/>
          <w:marTop w:val="0"/>
          <w:marBottom w:val="0"/>
          <w:divBdr>
            <w:top w:val="none" w:sz="0" w:space="0" w:color="auto"/>
            <w:left w:val="none" w:sz="0" w:space="0" w:color="auto"/>
            <w:bottom w:val="none" w:sz="0" w:space="0" w:color="auto"/>
            <w:right w:val="none" w:sz="0" w:space="0" w:color="auto"/>
          </w:divBdr>
        </w:div>
        <w:div w:id="517698804">
          <w:marLeft w:val="640"/>
          <w:marRight w:val="0"/>
          <w:marTop w:val="0"/>
          <w:marBottom w:val="0"/>
          <w:divBdr>
            <w:top w:val="none" w:sz="0" w:space="0" w:color="auto"/>
            <w:left w:val="none" w:sz="0" w:space="0" w:color="auto"/>
            <w:bottom w:val="none" w:sz="0" w:space="0" w:color="auto"/>
            <w:right w:val="none" w:sz="0" w:space="0" w:color="auto"/>
          </w:divBdr>
        </w:div>
        <w:div w:id="572355199">
          <w:marLeft w:val="640"/>
          <w:marRight w:val="0"/>
          <w:marTop w:val="0"/>
          <w:marBottom w:val="0"/>
          <w:divBdr>
            <w:top w:val="none" w:sz="0" w:space="0" w:color="auto"/>
            <w:left w:val="none" w:sz="0" w:space="0" w:color="auto"/>
            <w:bottom w:val="none" w:sz="0" w:space="0" w:color="auto"/>
            <w:right w:val="none" w:sz="0" w:space="0" w:color="auto"/>
          </w:divBdr>
        </w:div>
        <w:div w:id="586695547">
          <w:marLeft w:val="640"/>
          <w:marRight w:val="0"/>
          <w:marTop w:val="0"/>
          <w:marBottom w:val="0"/>
          <w:divBdr>
            <w:top w:val="none" w:sz="0" w:space="0" w:color="auto"/>
            <w:left w:val="none" w:sz="0" w:space="0" w:color="auto"/>
            <w:bottom w:val="none" w:sz="0" w:space="0" w:color="auto"/>
            <w:right w:val="none" w:sz="0" w:space="0" w:color="auto"/>
          </w:divBdr>
        </w:div>
        <w:div w:id="598023632">
          <w:marLeft w:val="640"/>
          <w:marRight w:val="0"/>
          <w:marTop w:val="0"/>
          <w:marBottom w:val="0"/>
          <w:divBdr>
            <w:top w:val="none" w:sz="0" w:space="0" w:color="auto"/>
            <w:left w:val="none" w:sz="0" w:space="0" w:color="auto"/>
            <w:bottom w:val="none" w:sz="0" w:space="0" w:color="auto"/>
            <w:right w:val="none" w:sz="0" w:space="0" w:color="auto"/>
          </w:divBdr>
        </w:div>
        <w:div w:id="609363481">
          <w:marLeft w:val="640"/>
          <w:marRight w:val="0"/>
          <w:marTop w:val="0"/>
          <w:marBottom w:val="0"/>
          <w:divBdr>
            <w:top w:val="none" w:sz="0" w:space="0" w:color="auto"/>
            <w:left w:val="none" w:sz="0" w:space="0" w:color="auto"/>
            <w:bottom w:val="none" w:sz="0" w:space="0" w:color="auto"/>
            <w:right w:val="none" w:sz="0" w:space="0" w:color="auto"/>
          </w:divBdr>
        </w:div>
        <w:div w:id="623002779">
          <w:marLeft w:val="640"/>
          <w:marRight w:val="0"/>
          <w:marTop w:val="0"/>
          <w:marBottom w:val="0"/>
          <w:divBdr>
            <w:top w:val="none" w:sz="0" w:space="0" w:color="auto"/>
            <w:left w:val="none" w:sz="0" w:space="0" w:color="auto"/>
            <w:bottom w:val="none" w:sz="0" w:space="0" w:color="auto"/>
            <w:right w:val="none" w:sz="0" w:space="0" w:color="auto"/>
          </w:divBdr>
        </w:div>
        <w:div w:id="653069567">
          <w:marLeft w:val="640"/>
          <w:marRight w:val="0"/>
          <w:marTop w:val="0"/>
          <w:marBottom w:val="0"/>
          <w:divBdr>
            <w:top w:val="none" w:sz="0" w:space="0" w:color="auto"/>
            <w:left w:val="none" w:sz="0" w:space="0" w:color="auto"/>
            <w:bottom w:val="none" w:sz="0" w:space="0" w:color="auto"/>
            <w:right w:val="none" w:sz="0" w:space="0" w:color="auto"/>
          </w:divBdr>
        </w:div>
        <w:div w:id="656304506">
          <w:marLeft w:val="640"/>
          <w:marRight w:val="0"/>
          <w:marTop w:val="0"/>
          <w:marBottom w:val="0"/>
          <w:divBdr>
            <w:top w:val="none" w:sz="0" w:space="0" w:color="auto"/>
            <w:left w:val="none" w:sz="0" w:space="0" w:color="auto"/>
            <w:bottom w:val="none" w:sz="0" w:space="0" w:color="auto"/>
            <w:right w:val="none" w:sz="0" w:space="0" w:color="auto"/>
          </w:divBdr>
        </w:div>
        <w:div w:id="657465606">
          <w:marLeft w:val="640"/>
          <w:marRight w:val="0"/>
          <w:marTop w:val="0"/>
          <w:marBottom w:val="0"/>
          <w:divBdr>
            <w:top w:val="none" w:sz="0" w:space="0" w:color="auto"/>
            <w:left w:val="none" w:sz="0" w:space="0" w:color="auto"/>
            <w:bottom w:val="none" w:sz="0" w:space="0" w:color="auto"/>
            <w:right w:val="none" w:sz="0" w:space="0" w:color="auto"/>
          </w:divBdr>
        </w:div>
        <w:div w:id="660088729">
          <w:marLeft w:val="640"/>
          <w:marRight w:val="0"/>
          <w:marTop w:val="0"/>
          <w:marBottom w:val="0"/>
          <w:divBdr>
            <w:top w:val="none" w:sz="0" w:space="0" w:color="auto"/>
            <w:left w:val="none" w:sz="0" w:space="0" w:color="auto"/>
            <w:bottom w:val="none" w:sz="0" w:space="0" w:color="auto"/>
            <w:right w:val="none" w:sz="0" w:space="0" w:color="auto"/>
          </w:divBdr>
        </w:div>
        <w:div w:id="672071701">
          <w:marLeft w:val="640"/>
          <w:marRight w:val="0"/>
          <w:marTop w:val="0"/>
          <w:marBottom w:val="0"/>
          <w:divBdr>
            <w:top w:val="none" w:sz="0" w:space="0" w:color="auto"/>
            <w:left w:val="none" w:sz="0" w:space="0" w:color="auto"/>
            <w:bottom w:val="none" w:sz="0" w:space="0" w:color="auto"/>
            <w:right w:val="none" w:sz="0" w:space="0" w:color="auto"/>
          </w:divBdr>
        </w:div>
        <w:div w:id="676348216">
          <w:marLeft w:val="640"/>
          <w:marRight w:val="0"/>
          <w:marTop w:val="0"/>
          <w:marBottom w:val="0"/>
          <w:divBdr>
            <w:top w:val="none" w:sz="0" w:space="0" w:color="auto"/>
            <w:left w:val="none" w:sz="0" w:space="0" w:color="auto"/>
            <w:bottom w:val="none" w:sz="0" w:space="0" w:color="auto"/>
            <w:right w:val="none" w:sz="0" w:space="0" w:color="auto"/>
          </w:divBdr>
        </w:div>
        <w:div w:id="681278711">
          <w:marLeft w:val="640"/>
          <w:marRight w:val="0"/>
          <w:marTop w:val="0"/>
          <w:marBottom w:val="0"/>
          <w:divBdr>
            <w:top w:val="none" w:sz="0" w:space="0" w:color="auto"/>
            <w:left w:val="none" w:sz="0" w:space="0" w:color="auto"/>
            <w:bottom w:val="none" w:sz="0" w:space="0" w:color="auto"/>
            <w:right w:val="none" w:sz="0" w:space="0" w:color="auto"/>
          </w:divBdr>
        </w:div>
        <w:div w:id="689456908">
          <w:marLeft w:val="640"/>
          <w:marRight w:val="0"/>
          <w:marTop w:val="0"/>
          <w:marBottom w:val="0"/>
          <w:divBdr>
            <w:top w:val="none" w:sz="0" w:space="0" w:color="auto"/>
            <w:left w:val="none" w:sz="0" w:space="0" w:color="auto"/>
            <w:bottom w:val="none" w:sz="0" w:space="0" w:color="auto"/>
            <w:right w:val="none" w:sz="0" w:space="0" w:color="auto"/>
          </w:divBdr>
        </w:div>
        <w:div w:id="690684619">
          <w:marLeft w:val="640"/>
          <w:marRight w:val="0"/>
          <w:marTop w:val="0"/>
          <w:marBottom w:val="0"/>
          <w:divBdr>
            <w:top w:val="none" w:sz="0" w:space="0" w:color="auto"/>
            <w:left w:val="none" w:sz="0" w:space="0" w:color="auto"/>
            <w:bottom w:val="none" w:sz="0" w:space="0" w:color="auto"/>
            <w:right w:val="none" w:sz="0" w:space="0" w:color="auto"/>
          </w:divBdr>
        </w:div>
        <w:div w:id="712343009">
          <w:marLeft w:val="640"/>
          <w:marRight w:val="0"/>
          <w:marTop w:val="0"/>
          <w:marBottom w:val="0"/>
          <w:divBdr>
            <w:top w:val="none" w:sz="0" w:space="0" w:color="auto"/>
            <w:left w:val="none" w:sz="0" w:space="0" w:color="auto"/>
            <w:bottom w:val="none" w:sz="0" w:space="0" w:color="auto"/>
            <w:right w:val="none" w:sz="0" w:space="0" w:color="auto"/>
          </w:divBdr>
        </w:div>
        <w:div w:id="722681179">
          <w:marLeft w:val="640"/>
          <w:marRight w:val="0"/>
          <w:marTop w:val="0"/>
          <w:marBottom w:val="0"/>
          <w:divBdr>
            <w:top w:val="none" w:sz="0" w:space="0" w:color="auto"/>
            <w:left w:val="none" w:sz="0" w:space="0" w:color="auto"/>
            <w:bottom w:val="none" w:sz="0" w:space="0" w:color="auto"/>
            <w:right w:val="none" w:sz="0" w:space="0" w:color="auto"/>
          </w:divBdr>
        </w:div>
        <w:div w:id="722947753">
          <w:marLeft w:val="640"/>
          <w:marRight w:val="0"/>
          <w:marTop w:val="0"/>
          <w:marBottom w:val="0"/>
          <w:divBdr>
            <w:top w:val="none" w:sz="0" w:space="0" w:color="auto"/>
            <w:left w:val="none" w:sz="0" w:space="0" w:color="auto"/>
            <w:bottom w:val="none" w:sz="0" w:space="0" w:color="auto"/>
            <w:right w:val="none" w:sz="0" w:space="0" w:color="auto"/>
          </w:divBdr>
        </w:div>
        <w:div w:id="723792710">
          <w:marLeft w:val="640"/>
          <w:marRight w:val="0"/>
          <w:marTop w:val="0"/>
          <w:marBottom w:val="0"/>
          <w:divBdr>
            <w:top w:val="none" w:sz="0" w:space="0" w:color="auto"/>
            <w:left w:val="none" w:sz="0" w:space="0" w:color="auto"/>
            <w:bottom w:val="none" w:sz="0" w:space="0" w:color="auto"/>
            <w:right w:val="none" w:sz="0" w:space="0" w:color="auto"/>
          </w:divBdr>
        </w:div>
        <w:div w:id="724061020">
          <w:marLeft w:val="640"/>
          <w:marRight w:val="0"/>
          <w:marTop w:val="0"/>
          <w:marBottom w:val="0"/>
          <w:divBdr>
            <w:top w:val="none" w:sz="0" w:space="0" w:color="auto"/>
            <w:left w:val="none" w:sz="0" w:space="0" w:color="auto"/>
            <w:bottom w:val="none" w:sz="0" w:space="0" w:color="auto"/>
            <w:right w:val="none" w:sz="0" w:space="0" w:color="auto"/>
          </w:divBdr>
        </w:div>
        <w:div w:id="745496740">
          <w:marLeft w:val="640"/>
          <w:marRight w:val="0"/>
          <w:marTop w:val="0"/>
          <w:marBottom w:val="0"/>
          <w:divBdr>
            <w:top w:val="none" w:sz="0" w:space="0" w:color="auto"/>
            <w:left w:val="none" w:sz="0" w:space="0" w:color="auto"/>
            <w:bottom w:val="none" w:sz="0" w:space="0" w:color="auto"/>
            <w:right w:val="none" w:sz="0" w:space="0" w:color="auto"/>
          </w:divBdr>
        </w:div>
        <w:div w:id="752052131">
          <w:marLeft w:val="640"/>
          <w:marRight w:val="0"/>
          <w:marTop w:val="0"/>
          <w:marBottom w:val="0"/>
          <w:divBdr>
            <w:top w:val="none" w:sz="0" w:space="0" w:color="auto"/>
            <w:left w:val="none" w:sz="0" w:space="0" w:color="auto"/>
            <w:bottom w:val="none" w:sz="0" w:space="0" w:color="auto"/>
            <w:right w:val="none" w:sz="0" w:space="0" w:color="auto"/>
          </w:divBdr>
        </w:div>
        <w:div w:id="766118331">
          <w:marLeft w:val="640"/>
          <w:marRight w:val="0"/>
          <w:marTop w:val="0"/>
          <w:marBottom w:val="0"/>
          <w:divBdr>
            <w:top w:val="none" w:sz="0" w:space="0" w:color="auto"/>
            <w:left w:val="none" w:sz="0" w:space="0" w:color="auto"/>
            <w:bottom w:val="none" w:sz="0" w:space="0" w:color="auto"/>
            <w:right w:val="none" w:sz="0" w:space="0" w:color="auto"/>
          </w:divBdr>
        </w:div>
        <w:div w:id="775564741">
          <w:marLeft w:val="640"/>
          <w:marRight w:val="0"/>
          <w:marTop w:val="0"/>
          <w:marBottom w:val="0"/>
          <w:divBdr>
            <w:top w:val="none" w:sz="0" w:space="0" w:color="auto"/>
            <w:left w:val="none" w:sz="0" w:space="0" w:color="auto"/>
            <w:bottom w:val="none" w:sz="0" w:space="0" w:color="auto"/>
            <w:right w:val="none" w:sz="0" w:space="0" w:color="auto"/>
          </w:divBdr>
        </w:div>
        <w:div w:id="790511216">
          <w:marLeft w:val="640"/>
          <w:marRight w:val="0"/>
          <w:marTop w:val="0"/>
          <w:marBottom w:val="0"/>
          <w:divBdr>
            <w:top w:val="none" w:sz="0" w:space="0" w:color="auto"/>
            <w:left w:val="none" w:sz="0" w:space="0" w:color="auto"/>
            <w:bottom w:val="none" w:sz="0" w:space="0" w:color="auto"/>
            <w:right w:val="none" w:sz="0" w:space="0" w:color="auto"/>
          </w:divBdr>
        </w:div>
        <w:div w:id="815604273">
          <w:marLeft w:val="640"/>
          <w:marRight w:val="0"/>
          <w:marTop w:val="0"/>
          <w:marBottom w:val="0"/>
          <w:divBdr>
            <w:top w:val="none" w:sz="0" w:space="0" w:color="auto"/>
            <w:left w:val="none" w:sz="0" w:space="0" w:color="auto"/>
            <w:bottom w:val="none" w:sz="0" w:space="0" w:color="auto"/>
            <w:right w:val="none" w:sz="0" w:space="0" w:color="auto"/>
          </w:divBdr>
        </w:div>
        <w:div w:id="820386458">
          <w:marLeft w:val="640"/>
          <w:marRight w:val="0"/>
          <w:marTop w:val="0"/>
          <w:marBottom w:val="0"/>
          <w:divBdr>
            <w:top w:val="none" w:sz="0" w:space="0" w:color="auto"/>
            <w:left w:val="none" w:sz="0" w:space="0" w:color="auto"/>
            <w:bottom w:val="none" w:sz="0" w:space="0" w:color="auto"/>
            <w:right w:val="none" w:sz="0" w:space="0" w:color="auto"/>
          </w:divBdr>
        </w:div>
        <w:div w:id="826869642">
          <w:marLeft w:val="640"/>
          <w:marRight w:val="0"/>
          <w:marTop w:val="0"/>
          <w:marBottom w:val="0"/>
          <w:divBdr>
            <w:top w:val="none" w:sz="0" w:space="0" w:color="auto"/>
            <w:left w:val="none" w:sz="0" w:space="0" w:color="auto"/>
            <w:bottom w:val="none" w:sz="0" w:space="0" w:color="auto"/>
            <w:right w:val="none" w:sz="0" w:space="0" w:color="auto"/>
          </w:divBdr>
        </w:div>
        <w:div w:id="839272552">
          <w:marLeft w:val="640"/>
          <w:marRight w:val="0"/>
          <w:marTop w:val="0"/>
          <w:marBottom w:val="0"/>
          <w:divBdr>
            <w:top w:val="none" w:sz="0" w:space="0" w:color="auto"/>
            <w:left w:val="none" w:sz="0" w:space="0" w:color="auto"/>
            <w:bottom w:val="none" w:sz="0" w:space="0" w:color="auto"/>
            <w:right w:val="none" w:sz="0" w:space="0" w:color="auto"/>
          </w:divBdr>
        </w:div>
        <w:div w:id="850485858">
          <w:marLeft w:val="640"/>
          <w:marRight w:val="0"/>
          <w:marTop w:val="0"/>
          <w:marBottom w:val="0"/>
          <w:divBdr>
            <w:top w:val="none" w:sz="0" w:space="0" w:color="auto"/>
            <w:left w:val="none" w:sz="0" w:space="0" w:color="auto"/>
            <w:bottom w:val="none" w:sz="0" w:space="0" w:color="auto"/>
            <w:right w:val="none" w:sz="0" w:space="0" w:color="auto"/>
          </w:divBdr>
        </w:div>
        <w:div w:id="859778628">
          <w:marLeft w:val="640"/>
          <w:marRight w:val="0"/>
          <w:marTop w:val="0"/>
          <w:marBottom w:val="0"/>
          <w:divBdr>
            <w:top w:val="none" w:sz="0" w:space="0" w:color="auto"/>
            <w:left w:val="none" w:sz="0" w:space="0" w:color="auto"/>
            <w:bottom w:val="none" w:sz="0" w:space="0" w:color="auto"/>
            <w:right w:val="none" w:sz="0" w:space="0" w:color="auto"/>
          </w:divBdr>
        </w:div>
        <w:div w:id="866210729">
          <w:marLeft w:val="640"/>
          <w:marRight w:val="0"/>
          <w:marTop w:val="0"/>
          <w:marBottom w:val="0"/>
          <w:divBdr>
            <w:top w:val="none" w:sz="0" w:space="0" w:color="auto"/>
            <w:left w:val="none" w:sz="0" w:space="0" w:color="auto"/>
            <w:bottom w:val="none" w:sz="0" w:space="0" w:color="auto"/>
            <w:right w:val="none" w:sz="0" w:space="0" w:color="auto"/>
          </w:divBdr>
        </w:div>
        <w:div w:id="867257000">
          <w:marLeft w:val="640"/>
          <w:marRight w:val="0"/>
          <w:marTop w:val="0"/>
          <w:marBottom w:val="0"/>
          <w:divBdr>
            <w:top w:val="none" w:sz="0" w:space="0" w:color="auto"/>
            <w:left w:val="none" w:sz="0" w:space="0" w:color="auto"/>
            <w:bottom w:val="none" w:sz="0" w:space="0" w:color="auto"/>
            <w:right w:val="none" w:sz="0" w:space="0" w:color="auto"/>
          </w:divBdr>
        </w:div>
        <w:div w:id="877012091">
          <w:marLeft w:val="640"/>
          <w:marRight w:val="0"/>
          <w:marTop w:val="0"/>
          <w:marBottom w:val="0"/>
          <w:divBdr>
            <w:top w:val="none" w:sz="0" w:space="0" w:color="auto"/>
            <w:left w:val="none" w:sz="0" w:space="0" w:color="auto"/>
            <w:bottom w:val="none" w:sz="0" w:space="0" w:color="auto"/>
            <w:right w:val="none" w:sz="0" w:space="0" w:color="auto"/>
          </w:divBdr>
        </w:div>
        <w:div w:id="884294426">
          <w:marLeft w:val="640"/>
          <w:marRight w:val="0"/>
          <w:marTop w:val="0"/>
          <w:marBottom w:val="0"/>
          <w:divBdr>
            <w:top w:val="none" w:sz="0" w:space="0" w:color="auto"/>
            <w:left w:val="none" w:sz="0" w:space="0" w:color="auto"/>
            <w:bottom w:val="none" w:sz="0" w:space="0" w:color="auto"/>
            <w:right w:val="none" w:sz="0" w:space="0" w:color="auto"/>
          </w:divBdr>
        </w:div>
        <w:div w:id="887690422">
          <w:marLeft w:val="640"/>
          <w:marRight w:val="0"/>
          <w:marTop w:val="0"/>
          <w:marBottom w:val="0"/>
          <w:divBdr>
            <w:top w:val="none" w:sz="0" w:space="0" w:color="auto"/>
            <w:left w:val="none" w:sz="0" w:space="0" w:color="auto"/>
            <w:bottom w:val="none" w:sz="0" w:space="0" w:color="auto"/>
            <w:right w:val="none" w:sz="0" w:space="0" w:color="auto"/>
          </w:divBdr>
        </w:div>
        <w:div w:id="892421074">
          <w:marLeft w:val="640"/>
          <w:marRight w:val="0"/>
          <w:marTop w:val="0"/>
          <w:marBottom w:val="0"/>
          <w:divBdr>
            <w:top w:val="none" w:sz="0" w:space="0" w:color="auto"/>
            <w:left w:val="none" w:sz="0" w:space="0" w:color="auto"/>
            <w:bottom w:val="none" w:sz="0" w:space="0" w:color="auto"/>
            <w:right w:val="none" w:sz="0" w:space="0" w:color="auto"/>
          </w:divBdr>
        </w:div>
        <w:div w:id="900404433">
          <w:marLeft w:val="640"/>
          <w:marRight w:val="0"/>
          <w:marTop w:val="0"/>
          <w:marBottom w:val="0"/>
          <w:divBdr>
            <w:top w:val="none" w:sz="0" w:space="0" w:color="auto"/>
            <w:left w:val="none" w:sz="0" w:space="0" w:color="auto"/>
            <w:bottom w:val="none" w:sz="0" w:space="0" w:color="auto"/>
            <w:right w:val="none" w:sz="0" w:space="0" w:color="auto"/>
          </w:divBdr>
        </w:div>
        <w:div w:id="907113205">
          <w:marLeft w:val="640"/>
          <w:marRight w:val="0"/>
          <w:marTop w:val="0"/>
          <w:marBottom w:val="0"/>
          <w:divBdr>
            <w:top w:val="none" w:sz="0" w:space="0" w:color="auto"/>
            <w:left w:val="none" w:sz="0" w:space="0" w:color="auto"/>
            <w:bottom w:val="none" w:sz="0" w:space="0" w:color="auto"/>
            <w:right w:val="none" w:sz="0" w:space="0" w:color="auto"/>
          </w:divBdr>
        </w:div>
        <w:div w:id="919405584">
          <w:marLeft w:val="640"/>
          <w:marRight w:val="0"/>
          <w:marTop w:val="0"/>
          <w:marBottom w:val="0"/>
          <w:divBdr>
            <w:top w:val="none" w:sz="0" w:space="0" w:color="auto"/>
            <w:left w:val="none" w:sz="0" w:space="0" w:color="auto"/>
            <w:bottom w:val="none" w:sz="0" w:space="0" w:color="auto"/>
            <w:right w:val="none" w:sz="0" w:space="0" w:color="auto"/>
          </w:divBdr>
        </w:div>
        <w:div w:id="945235371">
          <w:marLeft w:val="640"/>
          <w:marRight w:val="0"/>
          <w:marTop w:val="0"/>
          <w:marBottom w:val="0"/>
          <w:divBdr>
            <w:top w:val="none" w:sz="0" w:space="0" w:color="auto"/>
            <w:left w:val="none" w:sz="0" w:space="0" w:color="auto"/>
            <w:bottom w:val="none" w:sz="0" w:space="0" w:color="auto"/>
            <w:right w:val="none" w:sz="0" w:space="0" w:color="auto"/>
          </w:divBdr>
        </w:div>
        <w:div w:id="950088399">
          <w:marLeft w:val="640"/>
          <w:marRight w:val="0"/>
          <w:marTop w:val="0"/>
          <w:marBottom w:val="0"/>
          <w:divBdr>
            <w:top w:val="none" w:sz="0" w:space="0" w:color="auto"/>
            <w:left w:val="none" w:sz="0" w:space="0" w:color="auto"/>
            <w:bottom w:val="none" w:sz="0" w:space="0" w:color="auto"/>
            <w:right w:val="none" w:sz="0" w:space="0" w:color="auto"/>
          </w:divBdr>
        </w:div>
        <w:div w:id="954822680">
          <w:marLeft w:val="640"/>
          <w:marRight w:val="0"/>
          <w:marTop w:val="0"/>
          <w:marBottom w:val="0"/>
          <w:divBdr>
            <w:top w:val="none" w:sz="0" w:space="0" w:color="auto"/>
            <w:left w:val="none" w:sz="0" w:space="0" w:color="auto"/>
            <w:bottom w:val="none" w:sz="0" w:space="0" w:color="auto"/>
            <w:right w:val="none" w:sz="0" w:space="0" w:color="auto"/>
          </w:divBdr>
        </w:div>
        <w:div w:id="957874681">
          <w:marLeft w:val="640"/>
          <w:marRight w:val="0"/>
          <w:marTop w:val="0"/>
          <w:marBottom w:val="0"/>
          <w:divBdr>
            <w:top w:val="none" w:sz="0" w:space="0" w:color="auto"/>
            <w:left w:val="none" w:sz="0" w:space="0" w:color="auto"/>
            <w:bottom w:val="none" w:sz="0" w:space="0" w:color="auto"/>
            <w:right w:val="none" w:sz="0" w:space="0" w:color="auto"/>
          </w:divBdr>
        </w:div>
        <w:div w:id="970791149">
          <w:marLeft w:val="640"/>
          <w:marRight w:val="0"/>
          <w:marTop w:val="0"/>
          <w:marBottom w:val="0"/>
          <w:divBdr>
            <w:top w:val="none" w:sz="0" w:space="0" w:color="auto"/>
            <w:left w:val="none" w:sz="0" w:space="0" w:color="auto"/>
            <w:bottom w:val="none" w:sz="0" w:space="0" w:color="auto"/>
            <w:right w:val="none" w:sz="0" w:space="0" w:color="auto"/>
          </w:divBdr>
        </w:div>
        <w:div w:id="997080574">
          <w:marLeft w:val="640"/>
          <w:marRight w:val="0"/>
          <w:marTop w:val="0"/>
          <w:marBottom w:val="0"/>
          <w:divBdr>
            <w:top w:val="none" w:sz="0" w:space="0" w:color="auto"/>
            <w:left w:val="none" w:sz="0" w:space="0" w:color="auto"/>
            <w:bottom w:val="none" w:sz="0" w:space="0" w:color="auto"/>
            <w:right w:val="none" w:sz="0" w:space="0" w:color="auto"/>
          </w:divBdr>
        </w:div>
        <w:div w:id="999969722">
          <w:marLeft w:val="640"/>
          <w:marRight w:val="0"/>
          <w:marTop w:val="0"/>
          <w:marBottom w:val="0"/>
          <w:divBdr>
            <w:top w:val="none" w:sz="0" w:space="0" w:color="auto"/>
            <w:left w:val="none" w:sz="0" w:space="0" w:color="auto"/>
            <w:bottom w:val="none" w:sz="0" w:space="0" w:color="auto"/>
            <w:right w:val="none" w:sz="0" w:space="0" w:color="auto"/>
          </w:divBdr>
        </w:div>
        <w:div w:id="1001202246">
          <w:marLeft w:val="640"/>
          <w:marRight w:val="0"/>
          <w:marTop w:val="0"/>
          <w:marBottom w:val="0"/>
          <w:divBdr>
            <w:top w:val="none" w:sz="0" w:space="0" w:color="auto"/>
            <w:left w:val="none" w:sz="0" w:space="0" w:color="auto"/>
            <w:bottom w:val="none" w:sz="0" w:space="0" w:color="auto"/>
            <w:right w:val="none" w:sz="0" w:space="0" w:color="auto"/>
          </w:divBdr>
        </w:div>
        <w:div w:id="1008025521">
          <w:marLeft w:val="640"/>
          <w:marRight w:val="0"/>
          <w:marTop w:val="0"/>
          <w:marBottom w:val="0"/>
          <w:divBdr>
            <w:top w:val="none" w:sz="0" w:space="0" w:color="auto"/>
            <w:left w:val="none" w:sz="0" w:space="0" w:color="auto"/>
            <w:bottom w:val="none" w:sz="0" w:space="0" w:color="auto"/>
            <w:right w:val="none" w:sz="0" w:space="0" w:color="auto"/>
          </w:divBdr>
        </w:div>
        <w:div w:id="1021317015">
          <w:marLeft w:val="640"/>
          <w:marRight w:val="0"/>
          <w:marTop w:val="0"/>
          <w:marBottom w:val="0"/>
          <w:divBdr>
            <w:top w:val="none" w:sz="0" w:space="0" w:color="auto"/>
            <w:left w:val="none" w:sz="0" w:space="0" w:color="auto"/>
            <w:bottom w:val="none" w:sz="0" w:space="0" w:color="auto"/>
            <w:right w:val="none" w:sz="0" w:space="0" w:color="auto"/>
          </w:divBdr>
        </w:div>
        <w:div w:id="1024552738">
          <w:marLeft w:val="640"/>
          <w:marRight w:val="0"/>
          <w:marTop w:val="0"/>
          <w:marBottom w:val="0"/>
          <w:divBdr>
            <w:top w:val="none" w:sz="0" w:space="0" w:color="auto"/>
            <w:left w:val="none" w:sz="0" w:space="0" w:color="auto"/>
            <w:bottom w:val="none" w:sz="0" w:space="0" w:color="auto"/>
            <w:right w:val="none" w:sz="0" w:space="0" w:color="auto"/>
          </w:divBdr>
        </w:div>
        <w:div w:id="1032608422">
          <w:marLeft w:val="640"/>
          <w:marRight w:val="0"/>
          <w:marTop w:val="0"/>
          <w:marBottom w:val="0"/>
          <w:divBdr>
            <w:top w:val="none" w:sz="0" w:space="0" w:color="auto"/>
            <w:left w:val="none" w:sz="0" w:space="0" w:color="auto"/>
            <w:bottom w:val="none" w:sz="0" w:space="0" w:color="auto"/>
            <w:right w:val="none" w:sz="0" w:space="0" w:color="auto"/>
          </w:divBdr>
        </w:div>
        <w:div w:id="1045370302">
          <w:marLeft w:val="640"/>
          <w:marRight w:val="0"/>
          <w:marTop w:val="0"/>
          <w:marBottom w:val="0"/>
          <w:divBdr>
            <w:top w:val="none" w:sz="0" w:space="0" w:color="auto"/>
            <w:left w:val="none" w:sz="0" w:space="0" w:color="auto"/>
            <w:bottom w:val="none" w:sz="0" w:space="0" w:color="auto"/>
            <w:right w:val="none" w:sz="0" w:space="0" w:color="auto"/>
          </w:divBdr>
        </w:div>
        <w:div w:id="1047952319">
          <w:marLeft w:val="640"/>
          <w:marRight w:val="0"/>
          <w:marTop w:val="0"/>
          <w:marBottom w:val="0"/>
          <w:divBdr>
            <w:top w:val="none" w:sz="0" w:space="0" w:color="auto"/>
            <w:left w:val="none" w:sz="0" w:space="0" w:color="auto"/>
            <w:bottom w:val="none" w:sz="0" w:space="0" w:color="auto"/>
            <w:right w:val="none" w:sz="0" w:space="0" w:color="auto"/>
          </w:divBdr>
        </w:div>
        <w:div w:id="1052382507">
          <w:marLeft w:val="640"/>
          <w:marRight w:val="0"/>
          <w:marTop w:val="0"/>
          <w:marBottom w:val="0"/>
          <w:divBdr>
            <w:top w:val="none" w:sz="0" w:space="0" w:color="auto"/>
            <w:left w:val="none" w:sz="0" w:space="0" w:color="auto"/>
            <w:bottom w:val="none" w:sz="0" w:space="0" w:color="auto"/>
            <w:right w:val="none" w:sz="0" w:space="0" w:color="auto"/>
          </w:divBdr>
        </w:div>
        <w:div w:id="1070687829">
          <w:marLeft w:val="640"/>
          <w:marRight w:val="0"/>
          <w:marTop w:val="0"/>
          <w:marBottom w:val="0"/>
          <w:divBdr>
            <w:top w:val="none" w:sz="0" w:space="0" w:color="auto"/>
            <w:left w:val="none" w:sz="0" w:space="0" w:color="auto"/>
            <w:bottom w:val="none" w:sz="0" w:space="0" w:color="auto"/>
            <w:right w:val="none" w:sz="0" w:space="0" w:color="auto"/>
          </w:divBdr>
        </w:div>
        <w:div w:id="1083334968">
          <w:marLeft w:val="640"/>
          <w:marRight w:val="0"/>
          <w:marTop w:val="0"/>
          <w:marBottom w:val="0"/>
          <w:divBdr>
            <w:top w:val="none" w:sz="0" w:space="0" w:color="auto"/>
            <w:left w:val="none" w:sz="0" w:space="0" w:color="auto"/>
            <w:bottom w:val="none" w:sz="0" w:space="0" w:color="auto"/>
            <w:right w:val="none" w:sz="0" w:space="0" w:color="auto"/>
          </w:divBdr>
        </w:div>
        <w:div w:id="1095057666">
          <w:marLeft w:val="640"/>
          <w:marRight w:val="0"/>
          <w:marTop w:val="0"/>
          <w:marBottom w:val="0"/>
          <w:divBdr>
            <w:top w:val="none" w:sz="0" w:space="0" w:color="auto"/>
            <w:left w:val="none" w:sz="0" w:space="0" w:color="auto"/>
            <w:bottom w:val="none" w:sz="0" w:space="0" w:color="auto"/>
            <w:right w:val="none" w:sz="0" w:space="0" w:color="auto"/>
          </w:divBdr>
        </w:div>
        <w:div w:id="1097946785">
          <w:marLeft w:val="640"/>
          <w:marRight w:val="0"/>
          <w:marTop w:val="0"/>
          <w:marBottom w:val="0"/>
          <w:divBdr>
            <w:top w:val="none" w:sz="0" w:space="0" w:color="auto"/>
            <w:left w:val="none" w:sz="0" w:space="0" w:color="auto"/>
            <w:bottom w:val="none" w:sz="0" w:space="0" w:color="auto"/>
            <w:right w:val="none" w:sz="0" w:space="0" w:color="auto"/>
          </w:divBdr>
        </w:div>
        <w:div w:id="1106118372">
          <w:marLeft w:val="640"/>
          <w:marRight w:val="0"/>
          <w:marTop w:val="0"/>
          <w:marBottom w:val="0"/>
          <w:divBdr>
            <w:top w:val="none" w:sz="0" w:space="0" w:color="auto"/>
            <w:left w:val="none" w:sz="0" w:space="0" w:color="auto"/>
            <w:bottom w:val="none" w:sz="0" w:space="0" w:color="auto"/>
            <w:right w:val="none" w:sz="0" w:space="0" w:color="auto"/>
          </w:divBdr>
        </w:div>
        <w:div w:id="1108892317">
          <w:marLeft w:val="640"/>
          <w:marRight w:val="0"/>
          <w:marTop w:val="0"/>
          <w:marBottom w:val="0"/>
          <w:divBdr>
            <w:top w:val="none" w:sz="0" w:space="0" w:color="auto"/>
            <w:left w:val="none" w:sz="0" w:space="0" w:color="auto"/>
            <w:bottom w:val="none" w:sz="0" w:space="0" w:color="auto"/>
            <w:right w:val="none" w:sz="0" w:space="0" w:color="auto"/>
          </w:divBdr>
        </w:div>
        <w:div w:id="1118917449">
          <w:marLeft w:val="640"/>
          <w:marRight w:val="0"/>
          <w:marTop w:val="0"/>
          <w:marBottom w:val="0"/>
          <w:divBdr>
            <w:top w:val="none" w:sz="0" w:space="0" w:color="auto"/>
            <w:left w:val="none" w:sz="0" w:space="0" w:color="auto"/>
            <w:bottom w:val="none" w:sz="0" w:space="0" w:color="auto"/>
            <w:right w:val="none" w:sz="0" w:space="0" w:color="auto"/>
          </w:divBdr>
        </w:div>
        <w:div w:id="1119034275">
          <w:marLeft w:val="640"/>
          <w:marRight w:val="0"/>
          <w:marTop w:val="0"/>
          <w:marBottom w:val="0"/>
          <w:divBdr>
            <w:top w:val="none" w:sz="0" w:space="0" w:color="auto"/>
            <w:left w:val="none" w:sz="0" w:space="0" w:color="auto"/>
            <w:bottom w:val="none" w:sz="0" w:space="0" w:color="auto"/>
            <w:right w:val="none" w:sz="0" w:space="0" w:color="auto"/>
          </w:divBdr>
        </w:div>
        <w:div w:id="1136525517">
          <w:marLeft w:val="640"/>
          <w:marRight w:val="0"/>
          <w:marTop w:val="0"/>
          <w:marBottom w:val="0"/>
          <w:divBdr>
            <w:top w:val="none" w:sz="0" w:space="0" w:color="auto"/>
            <w:left w:val="none" w:sz="0" w:space="0" w:color="auto"/>
            <w:bottom w:val="none" w:sz="0" w:space="0" w:color="auto"/>
            <w:right w:val="none" w:sz="0" w:space="0" w:color="auto"/>
          </w:divBdr>
        </w:div>
        <w:div w:id="1149126331">
          <w:marLeft w:val="640"/>
          <w:marRight w:val="0"/>
          <w:marTop w:val="0"/>
          <w:marBottom w:val="0"/>
          <w:divBdr>
            <w:top w:val="none" w:sz="0" w:space="0" w:color="auto"/>
            <w:left w:val="none" w:sz="0" w:space="0" w:color="auto"/>
            <w:bottom w:val="none" w:sz="0" w:space="0" w:color="auto"/>
            <w:right w:val="none" w:sz="0" w:space="0" w:color="auto"/>
          </w:divBdr>
        </w:div>
        <w:div w:id="1154643222">
          <w:marLeft w:val="640"/>
          <w:marRight w:val="0"/>
          <w:marTop w:val="0"/>
          <w:marBottom w:val="0"/>
          <w:divBdr>
            <w:top w:val="none" w:sz="0" w:space="0" w:color="auto"/>
            <w:left w:val="none" w:sz="0" w:space="0" w:color="auto"/>
            <w:bottom w:val="none" w:sz="0" w:space="0" w:color="auto"/>
            <w:right w:val="none" w:sz="0" w:space="0" w:color="auto"/>
          </w:divBdr>
        </w:div>
        <w:div w:id="1166937229">
          <w:marLeft w:val="640"/>
          <w:marRight w:val="0"/>
          <w:marTop w:val="0"/>
          <w:marBottom w:val="0"/>
          <w:divBdr>
            <w:top w:val="none" w:sz="0" w:space="0" w:color="auto"/>
            <w:left w:val="none" w:sz="0" w:space="0" w:color="auto"/>
            <w:bottom w:val="none" w:sz="0" w:space="0" w:color="auto"/>
            <w:right w:val="none" w:sz="0" w:space="0" w:color="auto"/>
          </w:divBdr>
        </w:div>
        <w:div w:id="1170877514">
          <w:marLeft w:val="640"/>
          <w:marRight w:val="0"/>
          <w:marTop w:val="0"/>
          <w:marBottom w:val="0"/>
          <w:divBdr>
            <w:top w:val="none" w:sz="0" w:space="0" w:color="auto"/>
            <w:left w:val="none" w:sz="0" w:space="0" w:color="auto"/>
            <w:bottom w:val="none" w:sz="0" w:space="0" w:color="auto"/>
            <w:right w:val="none" w:sz="0" w:space="0" w:color="auto"/>
          </w:divBdr>
        </w:div>
        <w:div w:id="1171674831">
          <w:marLeft w:val="640"/>
          <w:marRight w:val="0"/>
          <w:marTop w:val="0"/>
          <w:marBottom w:val="0"/>
          <w:divBdr>
            <w:top w:val="none" w:sz="0" w:space="0" w:color="auto"/>
            <w:left w:val="none" w:sz="0" w:space="0" w:color="auto"/>
            <w:bottom w:val="none" w:sz="0" w:space="0" w:color="auto"/>
            <w:right w:val="none" w:sz="0" w:space="0" w:color="auto"/>
          </w:divBdr>
        </w:div>
        <w:div w:id="1175341729">
          <w:marLeft w:val="640"/>
          <w:marRight w:val="0"/>
          <w:marTop w:val="0"/>
          <w:marBottom w:val="0"/>
          <w:divBdr>
            <w:top w:val="none" w:sz="0" w:space="0" w:color="auto"/>
            <w:left w:val="none" w:sz="0" w:space="0" w:color="auto"/>
            <w:bottom w:val="none" w:sz="0" w:space="0" w:color="auto"/>
            <w:right w:val="none" w:sz="0" w:space="0" w:color="auto"/>
          </w:divBdr>
        </w:div>
        <w:div w:id="1181318650">
          <w:marLeft w:val="640"/>
          <w:marRight w:val="0"/>
          <w:marTop w:val="0"/>
          <w:marBottom w:val="0"/>
          <w:divBdr>
            <w:top w:val="none" w:sz="0" w:space="0" w:color="auto"/>
            <w:left w:val="none" w:sz="0" w:space="0" w:color="auto"/>
            <w:bottom w:val="none" w:sz="0" w:space="0" w:color="auto"/>
            <w:right w:val="none" w:sz="0" w:space="0" w:color="auto"/>
          </w:divBdr>
        </w:div>
        <w:div w:id="1195272180">
          <w:marLeft w:val="640"/>
          <w:marRight w:val="0"/>
          <w:marTop w:val="0"/>
          <w:marBottom w:val="0"/>
          <w:divBdr>
            <w:top w:val="none" w:sz="0" w:space="0" w:color="auto"/>
            <w:left w:val="none" w:sz="0" w:space="0" w:color="auto"/>
            <w:bottom w:val="none" w:sz="0" w:space="0" w:color="auto"/>
            <w:right w:val="none" w:sz="0" w:space="0" w:color="auto"/>
          </w:divBdr>
        </w:div>
        <w:div w:id="1208953516">
          <w:marLeft w:val="640"/>
          <w:marRight w:val="0"/>
          <w:marTop w:val="0"/>
          <w:marBottom w:val="0"/>
          <w:divBdr>
            <w:top w:val="none" w:sz="0" w:space="0" w:color="auto"/>
            <w:left w:val="none" w:sz="0" w:space="0" w:color="auto"/>
            <w:bottom w:val="none" w:sz="0" w:space="0" w:color="auto"/>
            <w:right w:val="none" w:sz="0" w:space="0" w:color="auto"/>
          </w:divBdr>
        </w:div>
        <w:div w:id="1209874619">
          <w:marLeft w:val="640"/>
          <w:marRight w:val="0"/>
          <w:marTop w:val="0"/>
          <w:marBottom w:val="0"/>
          <w:divBdr>
            <w:top w:val="none" w:sz="0" w:space="0" w:color="auto"/>
            <w:left w:val="none" w:sz="0" w:space="0" w:color="auto"/>
            <w:bottom w:val="none" w:sz="0" w:space="0" w:color="auto"/>
            <w:right w:val="none" w:sz="0" w:space="0" w:color="auto"/>
          </w:divBdr>
        </w:div>
        <w:div w:id="1210148530">
          <w:marLeft w:val="640"/>
          <w:marRight w:val="0"/>
          <w:marTop w:val="0"/>
          <w:marBottom w:val="0"/>
          <w:divBdr>
            <w:top w:val="none" w:sz="0" w:space="0" w:color="auto"/>
            <w:left w:val="none" w:sz="0" w:space="0" w:color="auto"/>
            <w:bottom w:val="none" w:sz="0" w:space="0" w:color="auto"/>
            <w:right w:val="none" w:sz="0" w:space="0" w:color="auto"/>
          </w:divBdr>
        </w:div>
        <w:div w:id="1228489604">
          <w:marLeft w:val="640"/>
          <w:marRight w:val="0"/>
          <w:marTop w:val="0"/>
          <w:marBottom w:val="0"/>
          <w:divBdr>
            <w:top w:val="none" w:sz="0" w:space="0" w:color="auto"/>
            <w:left w:val="none" w:sz="0" w:space="0" w:color="auto"/>
            <w:bottom w:val="none" w:sz="0" w:space="0" w:color="auto"/>
            <w:right w:val="none" w:sz="0" w:space="0" w:color="auto"/>
          </w:divBdr>
        </w:div>
        <w:div w:id="1250966307">
          <w:marLeft w:val="640"/>
          <w:marRight w:val="0"/>
          <w:marTop w:val="0"/>
          <w:marBottom w:val="0"/>
          <w:divBdr>
            <w:top w:val="none" w:sz="0" w:space="0" w:color="auto"/>
            <w:left w:val="none" w:sz="0" w:space="0" w:color="auto"/>
            <w:bottom w:val="none" w:sz="0" w:space="0" w:color="auto"/>
            <w:right w:val="none" w:sz="0" w:space="0" w:color="auto"/>
          </w:divBdr>
        </w:div>
        <w:div w:id="1257907361">
          <w:marLeft w:val="640"/>
          <w:marRight w:val="0"/>
          <w:marTop w:val="0"/>
          <w:marBottom w:val="0"/>
          <w:divBdr>
            <w:top w:val="none" w:sz="0" w:space="0" w:color="auto"/>
            <w:left w:val="none" w:sz="0" w:space="0" w:color="auto"/>
            <w:bottom w:val="none" w:sz="0" w:space="0" w:color="auto"/>
            <w:right w:val="none" w:sz="0" w:space="0" w:color="auto"/>
          </w:divBdr>
        </w:div>
        <w:div w:id="1258442547">
          <w:marLeft w:val="640"/>
          <w:marRight w:val="0"/>
          <w:marTop w:val="0"/>
          <w:marBottom w:val="0"/>
          <w:divBdr>
            <w:top w:val="none" w:sz="0" w:space="0" w:color="auto"/>
            <w:left w:val="none" w:sz="0" w:space="0" w:color="auto"/>
            <w:bottom w:val="none" w:sz="0" w:space="0" w:color="auto"/>
            <w:right w:val="none" w:sz="0" w:space="0" w:color="auto"/>
          </w:divBdr>
        </w:div>
        <w:div w:id="1259095958">
          <w:marLeft w:val="640"/>
          <w:marRight w:val="0"/>
          <w:marTop w:val="0"/>
          <w:marBottom w:val="0"/>
          <w:divBdr>
            <w:top w:val="none" w:sz="0" w:space="0" w:color="auto"/>
            <w:left w:val="none" w:sz="0" w:space="0" w:color="auto"/>
            <w:bottom w:val="none" w:sz="0" w:space="0" w:color="auto"/>
            <w:right w:val="none" w:sz="0" w:space="0" w:color="auto"/>
          </w:divBdr>
        </w:div>
        <w:div w:id="1289050830">
          <w:marLeft w:val="640"/>
          <w:marRight w:val="0"/>
          <w:marTop w:val="0"/>
          <w:marBottom w:val="0"/>
          <w:divBdr>
            <w:top w:val="none" w:sz="0" w:space="0" w:color="auto"/>
            <w:left w:val="none" w:sz="0" w:space="0" w:color="auto"/>
            <w:bottom w:val="none" w:sz="0" w:space="0" w:color="auto"/>
            <w:right w:val="none" w:sz="0" w:space="0" w:color="auto"/>
          </w:divBdr>
        </w:div>
        <w:div w:id="1296376653">
          <w:marLeft w:val="640"/>
          <w:marRight w:val="0"/>
          <w:marTop w:val="0"/>
          <w:marBottom w:val="0"/>
          <w:divBdr>
            <w:top w:val="none" w:sz="0" w:space="0" w:color="auto"/>
            <w:left w:val="none" w:sz="0" w:space="0" w:color="auto"/>
            <w:bottom w:val="none" w:sz="0" w:space="0" w:color="auto"/>
            <w:right w:val="none" w:sz="0" w:space="0" w:color="auto"/>
          </w:divBdr>
        </w:div>
        <w:div w:id="1300377146">
          <w:marLeft w:val="640"/>
          <w:marRight w:val="0"/>
          <w:marTop w:val="0"/>
          <w:marBottom w:val="0"/>
          <w:divBdr>
            <w:top w:val="none" w:sz="0" w:space="0" w:color="auto"/>
            <w:left w:val="none" w:sz="0" w:space="0" w:color="auto"/>
            <w:bottom w:val="none" w:sz="0" w:space="0" w:color="auto"/>
            <w:right w:val="none" w:sz="0" w:space="0" w:color="auto"/>
          </w:divBdr>
        </w:div>
        <w:div w:id="1326325138">
          <w:marLeft w:val="640"/>
          <w:marRight w:val="0"/>
          <w:marTop w:val="0"/>
          <w:marBottom w:val="0"/>
          <w:divBdr>
            <w:top w:val="none" w:sz="0" w:space="0" w:color="auto"/>
            <w:left w:val="none" w:sz="0" w:space="0" w:color="auto"/>
            <w:bottom w:val="none" w:sz="0" w:space="0" w:color="auto"/>
            <w:right w:val="none" w:sz="0" w:space="0" w:color="auto"/>
          </w:divBdr>
        </w:div>
        <w:div w:id="1337070650">
          <w:marLeft w:val="640"/>
          <w:marRight w:val="0"/>
          <w:marTop w:val="0"/>
          <w:marBottom w:val="0"/>
          <w:divBdr>
            <w:top w:val="none" w:sz="0" w:space="0" w:color="auto"/>
            <w:left w:val="none" w:sz="0" w:space="0" w:color="auto"/>
            <w:bottom w:val="none" w:sz="0" w:space="0" w:color="auto"/>
            <w:right w:val="none" w:sz="0" w:space="0" w:color="auto"/>
          </w:divBdr>
        </w:div>
        <w:div w:id="1342470771">
          <w:marLeft w:val="640"/>
          <w:marRight w:val="0"/>
          <w:marTop w:val="0"/>
          <w:marBottom w:val="0"/>
          <w:divBdr>
            <w:top w:val="none" w:sz="0" w:space="0" w:color="auto"/>
            <w:left w:val="none" w:sz="0" w:space="0" w:color="auto"/>
            <w:bottom w:val="none" w:sz="0" w:space="0" w:color="auto"/>
            <w:right w:val="none" w:sz="0" w:space="0" w:color="auto"/>
          </w:divBdr>
        </w:div>
        <w:div w:id="1353264474">
          <w:marLeft w:val="640"/>
          <w:marRight w:val="0"/>
          <w:marTop w:val="0"/>
          <w:marBottom w:val="0"/>
          <w:divBdr>
            <w:top w:val="none" w:sz="0" w:space="0" w:color="auto"/>
            <w:left w:val="none" w:sz="0" w:space="0" w:color="auto"/>
            <w:bottom w:val="none" w:sz="0" w:space="0" w:color="auto"/>
            <w:right w:val="none" w:sz="0" w:space="0" w:color="auto"/>
          </w:divBdr>
        </w:div>
        <w:div w:id="1369378154">
          <w:marLeft w:val="640"/>
          <w:marRight w:val="0"/>
          <w:marTop w:val="0"/>
          <w:marBottom w:val="0"/>
          <w:divBdr>
            <w:top w:val="none" w:sz="0" w:space="0" w:color="auto"/>
            <w:left w:val="none" w:sz="0" w:space="0" w:color="auto"/>
            <w:bottom w:val="none" w:sz="0" w:space="0" w:color="auto"/>
            <w:right w:val="none" w:sz="0" w:space="0" w:color="auto"/>
          </w:divBdr>
        </w:div>
        <w:div w:id="1380981418">
          <w:marLeft w:val="640"/>
          <w:marRight w:val="0"/>
          <w:marTop w:val="0"/>
          <w:marBottom w:val="0"/>
          <w:divBdr>
            <w:top w:val="none" w:sz="0" w:space="0" w:color="auto"/>
            <w:left w:val="none" w:sz="0" w:space="0" w:color="auto"/>
            <w:bottom w:val="none" w:sz="0" w:space="0" w:color="auto"/>
            <w:right w:val="none" w:sz="0" w:space="0" w:color="auto"/>
          </w:divBdr>
        </w:div>
        <w:div w:id="1393456858">
          <w:marLeft w:val="640"/>
          <w:marRight w:val="0"/>
          <w:marTop w:val="0"/>
          <w:marBottom w:val="0"/>
          <w:divBdr>
            <w:top w:val="none" w:sz="0" w:space="0" w:color="auto"/>
            <w:left w:val="none" w:sz="0" w:space="0" w:color="auto"/>
            <w:bottom w:val="none" w:sz="0" w:space="0" w:color="auto"/>
            <w:right w:val="none" w:sz="0" w:space="0" w:color="auto"/>
          </w:divBdr>
        </w:div>
        <w:div w:id="1395200735">
          <w:marLeft w:val="640"/>
          <w:marRight w:val="0"/>
          <w:marTop w:val="0"/>
          <w:marBottom w:val="0"/>
          <w:divBdr>
            <w:top w:val="none" w:sz="0" w:space="0" w:color="auto"/>
            <w:left w:val="none" w:sz="0" w:space="0" w:color="auto"/>
            <w:bottom w:val="none" w:sz="0" w:space="0" w:color="auto"/>
            <w:right w:val="none" w:sz="0" w:space="0" w:color="auto"/>
          </w:divBdr>
        </w:div>
        <w:div w:id="1395544315">
          <w:marLeft w:val="640"/>
          <w:marRight w:val="0"/>
          <w:marTop w:val="0"/>
          <w:marBottom w:val="0"/>
          <w:divBdr>
            <w:top w:val="none" w:sz="0" w:space="0" w:color="auto"/>
            <w:left w:val="none" w:sz="0" w:space="0" w:color="auto"/>
            <w:bottom w:val="none" w:sz="0" w:space="0" w:color="auto"/>
            <w:right w:val="none" w:sz="0" w:space="0" w:color="auto"/>
          </w:divBdr>
        </w:div>
        <w:div w:id="1404914897">
          <w:marLeft w:val="640"/>
          <w:marRight w:val="0"/>
          <w:marTop w:val="0"/>
          <w:marBottom w:val="0"/>
          <w:divBdr>
            <w:top w:val="none" w:sz="0" w:space="0" w:color="auto"/>
            <w:left w:val="none" w:sz="0" w:space="0" w:color="auto"/>
            <w:bottom w:val="none" w:sz="0" w:space="0" w:color="auto"/>
            <w:right w:val="none" w:sz="0" w:space="0" w:color="auto"/>
          </w:divBdr>
        </w:div>
        <w:div w:id="1408647749">
          <w:marLeft w:val="640"/>
          <w:marRight w:val="0"/>
          <w:marTop w:val="0"/>
          <w:marBottom w:val="0"/>
          <w:divBdr>
            <w:top w:val="none" w:sz="0" w:space="0" w:color="auto"/>
            <w:left w:val="none" w:sz="0" w:space="0" w:color="auto"/>
            <w:bottom w:val="none" w:sz="0" w:space="0" w:color="auto"/>
            <w:right w:val="none" w:sz="0" w:space="0" w:color="auto"/>
          </w:divBdr>
        </w:div>
        <w:div w:id="1409958487">
          <w:marLeft w:val="640"/>
          <w:marRight w:val="0"/>
          <w:marTop w:val="0"/>
          <w:marBottom w:val="0"/>
          <w:divBdr>
            <w:top w:val="none" w:sz="0" w:space="0" w:color="auto"/>
            <w:left w:val="none" w:sz="0" w:space="0" w:color="auto"/>
            <w:bottom w:val="none" w:sz="0" w:space="0" w:color="auto"/>
            <w:right w:val="none" w:sz="0" w:space="0" w:color="auto"/>
          </w:divBdr>
        </w:div>
        <w:div w:id="1410733043">
          <w:marLeft w:val="640"/>
          <w:marRight w:val="0"/>
          <w:marTop w:val="0"/>
          <w:marBottom w:val="0"/>
          <w:divBdr>
            <w:top w:val="none" w:sz="0" w:space="0" w:color="auto"/>
            <w:left w:val="none" w:sz="0" w:space="0" w:color="auto"/>
            <w:bottom w:val="none" w:sz="0" w:space="0" w:color="auto"/>
            <w:right w:val="none" w:sz="0" w:space="0" w:color="auto"/>
          </w:divBdr>
        </w:div>
        <w:div w:id="1419785324">
          <w:marLeft w:val="640"/>
          <w:marRight w:val="0"/>
          <w:marTop w:val="0"/>
          <w:marBottom w:val="0"/>
          <w:divBdr>
            <w:top w:val="none" w:sz="0" w:space="0" w:color="auto"/>
            <w:left w:val="none" w:sz="0" w:space="0" w:color="auto"/>
            <w:bottom w:val="none" w:sz="0" w:space="0" w:color="auto"/>
            <w:right w:val="none" w:sz="0" w:space="0" w:color="auto"/>
          </w:divBdr>
        </w:div>
        <w:div w:id="1445347800">
          <w:marLeft w:val="640"/>
          <w:marRight w:val="0"/>
          <w:marTop w:val="0"/>
          <w:marBottom w:val="0"/>
          <w:divBdr>
            <w:top w:val="none" w:sz="0" w:space="0" w:color="auto"/>
            <w:left w:val="none" w:sz="0" w:space="0" w:color="auto"/>
            <w:bottom w:val="none" w:sz="0" w:space="0" w:color="auto"/>
            <w:right w:val="none" w:sz="0" w:space="0" w:color="auto"/>
          </w:divBdr>
        </w:div>
        <w:div w:id="1453788120">
          <w:marLeft w:val="640"/>
          <w:marRight w:val="0"/>
          <w:marTop w:val="0"/>
          <w:marBottom w:val="0"/>
          <w:divBdr>
            <w:top w:val="none" w:sz="0" w:space="0" w:color="auto"/>
            <w:left w:val="none" w:sz="0" w:space="0" w:color="auto"/>
            <w:bottom w:val="none" w:sz="0" w:space="0" w:color="auto"/>
            <w:right w:val="none" w:sz="0" w:space="0" w:color="auto"/>
          </w:divBdr>
        </w:div>
        <w:div w:id="1461073230">
          <w:marLeft w:val="640"/>
          <w:marRight w:val="0"/>
          <w:marTop w:val="0"/>
          <w:marBottom w:val="0"/>
          <w:divBdr>
            <w:top w:val="none" w:sz="0" w:space="0" w:color="auto"/>
            <w:left w:val="none" w:sz="0" w:space="0" w:color="auto"/>
            <w:bottom w:val="none" w:sz="0" w:space="0" w:color="auto"/>
            <w:right w:val="none" w:sz="0" w:space="0" w:color="auto"/>
          </w:divBdr>
        </w:div>
        <w:div w:id="1475029513">
          <w:marLeft w:val="640"/>
          <w:marRight w:val="0"/>
          <w:marTop w:val="0"/>
          <w:marBottom w:val="0"/>
          <w:divBdr>
            <w:top w:val="none" w:sz="0" w:space="0" w:color="auto"/>
            <w:left w:val="none" w:sz="0" w:space="0" w:color="auto"/>
            <w:bottom w:val="none" w:sz="0" w:space="0" w:color="auto"/>
            <w:right w:val="none" w:sz="0" w:space="0" w:color="auto"/>
          </w:divBdr>
        </w:div>
        <w:div w:id="1481843034">
          <w:marLeft w:val="640"/>
          <w:marRight w:val="0"/>
          <w:marTop w:val="0"/>
          <w:marBottom w:val="0"/>
          <w:divBdr>
            <w:top w:val="none" w:sz="0" w:space="0" w:color="auto"/>
            <w:left w:val="none" w:sz="0" w:space="0" w:color="auto"/>
            <w:bottom w:val="none" w:sz="0" w:space="0" w:color="auto"/>
            <w:right w:val="none" w:sz="0" w:space="0" w:color="auto"/>
          </w:divBdr>
        </w:div>
        <w:div w:id="1491215687">
          <w:marLeft w:val="640"/>
          <w:marRight w:val="0"/>
          <w:marTop w:val="0"/>
          <w:marBottom w:val="0"/>
          <w:divBdr>
            <w:top w:val="none" w:sz="0" w:space="0" w:color="auto"/>
            <w:left w:val="none" w:sz="0" w:space="0" w:color="auto"/>
            <w:bottom w:val="none" w:sz="0" w:space="0" w:color="auto"/>
            <w:right w:val="none" w:sz="0" w:space="0" w:color="auto"/>
          </w:divBdr>
        </w:div>
        <w:div w:id="1499346835">
          <w:marLeft w:val="640"/>
          <w:marRight w:val="0"/>
          <w:marTop w:val="0"/>
          <w:marBottom w:val="0"/>
          <w:divBdr>
            <w:top w:val="none" w:sz="0" w:space="0" w:color="auto"/>
            <w:left w:val="none" w:sz="0" w:space="0" w:color="auto"/>
            <w:bottom w:val="none" w:sz="0" w:space="0" w:color="auto"/>
            <w:right w:val="none" w:sz="0" w:space="0" w:color="auto"/>
          </w:divBdr>
        </w:div>
        <w:div w:id="1499495097">
          <w:marLeft w:val="640"/>
          <w:marRight w:val="0"/>
          <w:marTop w:val="0"/>
          <w:marBottom w:val="0"/>
          <w:divBdr>
            <w:top w:val="none" w:sz="0" w:space="0" w:color="auto"/>
            <w:left w:val="none" w:sz="0" w:space="0" w:color="auto"/>
            <w:bottom w:val="none" w:sz="0" w:space="0" w:color="auto"/>
            <w:right w:val="none" w:sz="0" w:space="0" w:color="auto"/>
          </w:divBdr>
        </w:div>
        <w:div w:id="1503351369">
          <w:marLeft w:val="640"/>
          <w:marRight w:val="0"/>
          <w:marTop w:val="0"/>
          <w:marBottom w:val="0"/>
          <w:divBdr>
            <w:top w:val="none" w:sz="0" w:space="0" w:color="auto"/>
            <w:left w:val="none" w:sz="0" w:space="0" w:color="auto"/>
            <w:bottom w:val="none" w:sz="0" w:space="0" w:color="auto"/>
            <w:right w:val="none" w:sz="0" w:space="0" w:color="auto"/>
          </w:divBdr>
        </w:div>
        <w:div w:id="1536502261">
          <w:marLeft w:val="640"/>
          <w:marRight w:val="0"/>
          <w:marTop w:val="0"/>
          <w:marBottom w:val="0"/>
          <w:divBdr>
            <w:top w:val="none" w:sz="0" w:space="0" w:color="auto"/>
            <w:left w:val="none" w:sz="0" w:space="0" w:color="auto"/>
            <w:bottom w:val="none" w:sz="0" w:space="0" w:color="auto"/>
            <w:right w:val="none" w:sz="0" w:space="0" w:color="auto"/>
          </w:divBdr>
        </w:div>
        <w:div w:id="1562133658">
          <w:marLeft w:val="640"/>
          <w:marRight w:val="0"/>
          <w:marTop w:val="0"/>
          <w:marBottom w:val="0"/>
          <w:divBdr>
            <w:top w:val="none" w:sz="0" w:space="0" w:color="auto"/>
            <w:left w:val="none" w:sz="0" w:space="0" w:color="auto"/>
            <w:bottom w:val="none" w:sz="0" w:space="0" w:color="auto"/>
            <w:right w:val="none" w:sz="0" w:space="0" w:color="auto"/>
          </w:divBdr>
        </w:div>
        <w:div w:id="1567452529">
          <w:marLeft w:val="640"/>
          <w:marRight w:val="0"/>
          <w:marTop w:val="0"/>
          <w:marBottom w:val="0"/>
          <w:divBdr>
            <w:top w:val="none" w:sz="0" w:space="0" w:color="auto"/>
            <w:left w:val="none" w:sz="0" w:space="0" w:color="auto"/>
            <w:bottom w:val="none" w:sz="0" w:space="0" w:color="auto"/>
            <w:right w:val="none" w:sz="0" w:space="0" w:color="auto"/>
          </w:divBdr>
        </w:div>
        <w:div w:id="1586106058">
          <w:marLeft w:val="640"/>
          <w:marRight w:val="0"/>
          <w:marTop w:val="0"/>
          <w:marBottom w:val="0"/>
          <w:divBdr>
            <w:top w:val="none" w:sz="0" w:space="0" w:color="auto"/>
            <w:left w:val="none" w:sz="0" w:space="0" w:color="auto"/>
            <w:bottom w:val="none" w:sz="0" w:space="0" w:color="auto"/>
            <w:right w:val="none" w:sz="0" w:space="0" w:color="auto"/>
          </w:divBdr>
        </w:div>
        <w:div w:id="1586304718">
          <w:marLeft w:val="640"/>
          <w:marRight w:val="0"/>
          <w:marTop w:val="0"/>
          <w:marBottom w:val="0"/>
          <w:divBdr>
            <w:top w:val="none" w:sz="0" w:space="0" w:color="auto"/>
            <w:left w:val="none" w:sz="0" w:space="0" w:color="auto"/>
            <w:bottom w:val="none" w:sz="0" w:space="0" w:color="auto"/>
            <w:right w:val="none" w:sz="0" w:space="0" w:color="auto"/>
          </w:divBdr>
        </w:div>
        <w:div w:id="1589458341">
          <w:marLeft w:val="640"/>
          <w:marRight w:val="0"/>
          <w:marTop w:val="0"/>
          <w:marBottom w:val="0"/>
          <w:divBdr>
            <w:top w:val="none" w:sz="0" w:space="0" w:color="auto"/>
            <w:left w:val="none" w:sz="0" w:space="0" w:color="auto"/>
            <w:bottom w:val="none" w:sz="0" w:space="0" w:color="auto"/>
            <w:right w:val="none" w:sz="0" w:space="0" w:color="auto"/>
          </w:divBdr>
        </w:div>
        <w:div w:id="1593975598">
          <w:marLeft w:val="640"/>
          <w:marRight w:val="0"/>
          <w:marTop w:val="0"/>
          <w:marBottom w:val="0"/>
          <w:divBdr>
            <w:top w:val="none" w:sz="0" w:space="0" w:color="auto"/>
            <w:left w:val="none" w:sz="0" w:space="0" w:color="auto"/>
            <w:bottom w:val="none" w:sz="0" w:space="0" w:color="auto"/>
            <w:right w:val="none" w:sz="0" w:space="0" w:color="auto"/>
          </w:divBdr>
        </w:div>
        <w:div w:id="1596592382">
          <w:marLeft w:val="640"/>
          <w:marRight w:val="0"/>
          <w:marTop w:val="0"/>
          <w:marBottom w:val="0"/>
          <w:divBdr>
            <w:top w:val="none" w:sz="0" w:space="0" w:color="auto"/>
            <w:left w:val="none" w:sz="0" w:space="0" w:color="auto"/>
            <w:bottom w:val="none" w:sz="0" w:space="0" w:color="auto"/>
            <w:right w:val="none" w:sz="0" w:space="0" w:color="auto"/>
          </w:divBdr>
        </w:div>
        <w:div w:id="1619601740">
          <w:marLeft w:val="640"/>
          <w:marRight w:val="0"/>
          <w:marTop w:val="0"/>
          <w:marBottom w:val="0"/>
          <w:divBdr>
            <w:top w:val="none" w:sz="0" w:space="0" w:color="auto"/>
            <w:left w:val="none" w:sz="0" w:space="0" w:color="auto"/>
            <w:bottom w:val="none" w:sz="0" w:space="0" w:color="auto"/>
            <w:right w:val="none" w:sz="0" w:space="0" w:color="auto"/>
          </w:divBdr>
        </w:div>
        <w:div w:id="1623420812">
          <w:marLeft w:val="640"/>
          <w:marRight w:val="0"/>
          <w:marTop w:val="0"/>
          <w:marBottom w:val="0"/>
          <w:divBdr>
            <w:top w:val="none" w:sz="0" w:space="0" w:color="auto"/>
            <w:left w:val="none" w:sz="0" w:space="0" w:color="auto"/>
            <w:bottom w:val="none" w:sz="0" w:space="0" w:color="auto"/>
            <w:right w:val="none" w:sz="0" w:space="0" w:color="auto"/>
          </w:divBdr>
        </w:div>
        <w:div w:id="1623727354">
          <w:marLeft w:val="640"/>
          <w:marRight w:val="0"/>
          <w:marTop w:val="0"/>
          <w:marBottom w:val="0"/>
          <w:divBdr>
            <w:top w:val="none" w:sz="0" w:space="0" w:color="auto"/>
            <w:left w:val="none" w:sz="0" w:space="0" w:color="auto"/>
            <w:bottom w:val="none" w:sz="0" w:space="0" w:color="auto"/>
            <w:right w:val="none" w:sz="0" w:space="0" w:color="auto"/>
          </w:divBdr>
        </w:div>
        <w:div w:id="1624001191">
          <w:marLeft w:val="640"/>
          <w:marRight w:val="0"/>
          <w:marTop w:val="0"/>
          <w:marBottom w:val="0"/>
          <w:divBdr>
            <w:top w:val="none" w:sz="0" w:space="0" w:color="auto"/>
            <w:left w:val="none" w:sz="0" w:space="0" w:color="auto"/>
            <w:bottom w:val="none" w:sz="0" w:space="0" w:color="auto"/>
            <w:right w:val="none" w:sz="0" w:space="0" w:color="auto"/>
          </w:divBdr>
        </w:div>
        <w:div w:id="1627733591">
          <w:marLeft w:val="640"/>
          <w:marRight w:val="0"/>
          <w:marTop w:val="0"/>
          <w:marBottom w:val="0"/>
          <w:divBdr>
            <w:top w:val="none" w:sz="0" w:space="0" w:color="auto"/>
            <w:left w:val="none" w:sz="0" w:space="0" w:color="auto"/>
            <w:bottom w:val="none" w:sz="0" w:space="0" w:color="auto"/>
            <w:right w:val="none" w:sz="0" w:space="0" w:color="auto"/>
          </w:divBdr>
        </w:div>
        <w:div w:id="1639648205">
          <w:marLeft w:val="640"/>
          <w:marRight w:val="0"/>
          <w:marTop w:val="0"/>
          <w:marBottom w:val="0"/>
          <w:divBdr>
            <w:top w:val="none" w:sz="0" w:space="0" w:color="auto"/>
            <w:left w:val="none" w:sz="0" w:space="0" w:color="auto"/>
            <w:bottom w:val="none" w:sz="0" w:space="0" w:color="auto"/>
            <w:right w:val="none" w:sz="0" w:space="0" w:color="auto"/>
          </w:divBdr>
        </w:div>
        <w:div w:id="1644386041">
          <w:marLeft w:val="640"/>
          <w:marRight w:val="0"/>
          <w:marTop w:val="0"/>
          <w:marBottom w:val="0"/>
          <w:divBdr>
            <w:top w:val="none" w:sz="0" w:space="0" w:color="auto"/>
            <w:left w:val="none" w:sz="0" w:space="0" w:color="auto"/>
            <w:bottom w:val="none" w:sz="0" w:space="0" w:color="auto"/>
            <w:right w:val="none" w:sz="0" w:space="0" w:color="auto"/>
          </w:divBdr>
        </w:div>
        <w:div w:id="1655572748">
          <w:marLeft w:val="640"/>
          <w:marRight w:val="0"/>
          <w:marTop w:val="0"/>
          <w:marBottom w:val="0"/>
          <w:divBdr>
            <w:top w:val="none" w:sz="0" w:space="0" w:color="auto"/>
            <w:left w:val="none" w:sz="0" w:space="0" w:color="auto"/>
            <w:bottom w:val="none" w:sz="0" w:space="0" w:color="auto"/>
            <w:right w:val="none" w:sz="0" w:space="0" w:color="auto"/>
          </w:divBdr>
        </w:div>
        <w:div w:id="1676109903">
          <w:marLeft w:val="640"/>
          <w:marRight w:val="0"/>
          <w:marTop w:val="0"/>
          <w:marBottom w:val="0"/>
          <w:divBdr>
            <w:top w:val="none" w:sz="0" w:space="0" w:color="auto"/>
            <w:left w:val="none" w:sz="0" w:space="0" w:color="auto"/>
            <w:bottom w:val="none" w:sz="0" w:space="0" w:color="auto"/>
            <w:right w:val="none" w:sz="0" w:space="0" w:color="auto"/>
          </w:divBdr>
        </w:div>
        <w:div w:id="1695418917">
          <w:marLeft w:val="640"/>
          <w:marRight w:val="0"/>
          <w:marTop w:val="0"/>
          <w:marBottom w:val="0"/>
          <w:divBdr>
            <w:top w:val="none" w:sz="0" w:space="0" w:color="auto"/>
            <w:left w:val="none" w:sz="0" w:space="0" w:color="auto"/>
            <w:bottom w:val="none" w:sz="0" w:space="0" w:color="auto"/>
            <w:right w:val="none" w:sz="0" w:space="0" w:color="auto"/>
          </w:divBdr>
        </w:div>
        <w:div w:id="1699433150">
          <w:marLeft w:val="640"/>
          <w:marRight w:val="0"/>
          <w:marTop w:val="0"/>
          <w:marBottom w:val="0"/>
          <w:divBdr>
            <w:top w:val="none" w:sz="0" w:space="0" w:color="auto"/>
            <w:left w:val="none" w:sz="0" w:space="0" w:color="auto"/>
            <w:bottom w:val="none" w:sz="0" w:space="0" w:color="auto"/>
            <w:right w:val="none" w:sz="0" w:space="0" w:color="auto"/>
          </w:divBdr>
        </w:div>
        <w:div w:id="1704558068">
          <w:marLeft w:val="640"/>
          <w:marRight w:val="0"/>
          <w:marTop w:val="0"/>
          <w:marBottom w:val="0"/>
          <w:divBdr>
            <w:top w:val="none" w:sz="0" w:space="0" w:color="auto"/>
            <w:left w:val="none" w:sz="0" w:space="0" w:color="auto"/>
            <w:bottom w:val="none" w:sz="0" w:space="0" w:color="auto"/>
            <w:right w:val="none" w:sz="0" w:space="0" w:color="auto"/>
          </w:divBdr>
        </w:div>
        <w:div w:id="1710110044">
          <w:marLeft w:val="640"/>
          <w:marRight w:val="0"/>
          <w:marTop w:val="0"/>
          <w:marBottom w:val="0"/>
          <w:divBdr>
            <w:top w:val="none" w:sz="0" w:space="0" w:color="auto"/>
            <w:left w:val="none" w:sz="0" w:space="0" w:color="auto"/>
            <w:bottom w:val="none" w:sz="0" w:space="0" w:color="auto"/>
            <w:right w:val="none" w:sz="0" w:space="0" w:color="auto"/>
          </w:divBdr>
        </w:div>
        <w:div w:id="1716199829">
          <w:marLeft w:val="640"/>
          <w:marRight w:val="0"/>
          <w:marTop w:val="0"/>
          <w:marBottom w:val="0"/>
          <w:divBdr>
            <w:top w:val="none" w:sz="0" w:space="0" w:color="auto"/>
            <w:left w:val="none" w:sz="0" w:space="0" w:color="auto"/>
            <w:bottom w:val="none" w:sz="0" w:space="0" w:color="auto"/>
            <w:right w:val="none" w:sz="0" w:space="0" w:color="auto"/>
          </w:divBdr>
        </w:div>
        <w:div w:id="1720321242">
          <w:marLeft w:val="640"/>
          <w:marRight w:val="0"/>
          <w:marTop w:val="0"/>
          <w:marBottom w:val="0"/>
          <w:divBdr>
            <w:top w:val="none" w:sz="0" w:space="0" w:color="auto"/>
            <w:left w:val="none" w:sz="0" w:space="0" w:color="auto"/>
            <w:bottom w:val="none" w:sz="0" w:space="0" w:color="auto"/>
            <w:right w:val="none" w:sz="0" w:space="0" w:color="auto"/>
          </w:divBdr>
        </w:div>
        <w:div w:id="1724600145">
          <w:marLeft w:val="640"/>
          <w:marRight w:val="0"/>
          <w:marTop w:val="0"/>
          <w:marBottom w:val="0"/>
          <w:divBdr>
            <w:top w:val="none" w:sz="0" w:space="0" w:color="auto"/>
            <w:left w:val="none" w:sz="0" w:space="0" w:color="auto"/>
            <w:bottom w:val="none" w:sz="0" w:space="0" w:color="auto"/>
            <w:right w:val="none" w:sz="0" w:space="0" w:color="auto"/>
          </w:divBdr>
        </w:div>
        <w:div w:id="1727949644">
          <w:marLeft w:val="640"/>
          <w:marRight w:val="0"/>
          <w:marTop w:val="0"/>
          <w:marBottom w:val="0"/>
          <w:divBdr>
            <w:top w:val="none" w:sz="0" w:space="0" w:color="auto"/>
            <w:left w:val="none" w:sz="0" w:space="0" w:color="auto"/>
            <w:bottom w:val="none" w:sz="0" w:space="0" w:color="auto"/>
            <w:right w:val="none" w:sz="0" w:space="0" w:color="auto"/>
          </w:divBdr>
        </w:div>
        <w:div w:id="1765570064">
          <w:marLeft w:val="640"/>
          <w:marRight w:val="0"/>
          <w:marTop w:val="0"/>
          <w:marBottom w:val="0"/>
          <w:divBdr>
            <w:top w:val="none" w:sz="0" w:space="0" w:color="auto"/>
            <w:left w:val="none" w:sz="0" w:space="0" w:color="auto"/>
            <w:bottom w:val="none" w:sz="0" w:space="0" w:color="auto"/>
            <w:right w:val="none" w:sz="0" w:space="0" w:color="auto"/>
          </w:divBdr>
        </w:div>
        <w:div w:id="1776750597">
          <w:marLeft w:val="640"/>
          <w:marRight w:val="0"/>
          <w:marTop w:val="0"/>
          <w:marBottom w:val="0"/>
          <w:divBdr>
            <w:top w:val="none" w:sz="0" w:space="0" w:color="auto"/>
            <w:left w:val="none" w:sz="0" w:space="0" w:color="auto"/>
            <w:bottom w:val="none" w:sz="0" w:space="0" w:color="auto"/>
            <w:right w:val="none" w:sz="0" w:space="0" w:color="auto"/>
          </w:divBdr>
        </w:div>
        <w:div w:id="1780297982">
          <w:marLeft w:val="640"/>
          <w:marRight w:val="0"/>
          <w:marTop w:val="0"/>
          <w:marBottom w:val="0"/>
          <w:divBdr>
            <w:top w:val="none" w:sz="0" w:space="0" w:color="auto"/>
            <w:left w:val="none" w:sz="0" w:space="0" w:color="auto"/>
            <w:bottom w:val="none" w:sz="0" w:space="0" w:color="auto"/>
            <w:right w:val="none" w:sz="0" w:space="0" w:color="auto"/>
          </w:divBdr>
        </w:div>
        <w:div w:id="1799571001">
          <w:marLeft w:val="640"/>
          <w:marRight w:val="0"/>
          <w:marTop w:val="0"/>
          <w:marBottom w:val="0"/>
          <w:divBdr>
            <w:top w:val="none" w:sz="0" w:space="0" w:color="auto"/>
            <w:left w:val="none" w:sz="0" w:space="0" w:color="auto"/>
            <w:bottom w:val="none" w:sz="0" w:space="0" w:color="auto"/>
            <w:right w:val="none" w:sz="0" w:space="0" w:color="auto"/>
          </w:divBdr>
        </w:div>
        <w:div w:id="1802571022">
          <w:marLeft w:val="640"/>
          <w:marRight w:val="0"/>
          <w:marTop w:val="0"/>
          <w:marBottom w:val="0"/>
          <w:divBdr>
            <w:top w:val="none" w:sz="0" w:space="0" w:color="auto"/>
            <w:left w:val="none" w:sz="0" w:space="0" w:color="auto"/>
            <w:bottom w:val="none" w:sz="0" w:space="0" w:color="auto"/>
            <w:right w:val="none" w:sz="0" w:space="0" w:color="auto"/>
          </w:divBdr>
        </w:div>
        <w:div w:id="1811749662">
          <w:marLeft w:val="640"/>
          <w:marRight w:val="0"/>
          <w:marTop w:val="0"/>
          <w:marBottom w:val="0"/>
          <w:divBdr>
            <w:top w:val="none" w:sz="0" w:space="0" w:color="auto"/>
            <w:left w:val="none" w:sz="0" w:space="0" w:color="auto"/>
            <w:bottom w:val="none" w:sz="0" w:space="0" w:color="auto"/>
            <w:right w:val="none" w:sz="0" w:space="0" w:color="auto"/>
          </w:divBdr>
        </w:div>
        <w:div w:id="1816099344">
          <w:marLeft w:val="640"/>
          <w:marRight w:val="0"/>
          <w:marTop w:val="0"/>
          <w:marBottom w:val="0"/>
          <w:divBdr>
            <w:top w:val="none" w:sz="0" w:space="0" w:color="auto"/>
            <w:left w:val="none" w:sz="0" w:space="0" w:color="auto"/>
            <w:bottom w:val="none" w:sz="0" w:space="0" w:color="auto"/>
            <w:right w:val="none" w:sz="0" w:space="0" w:color="auto"/>
          </w:divBdr>
        </w:div>
        <w:div w:id="1823347377">
          <w:marLeft w:val="640"/>
          <w:marRight w:val="0"/>
          <w:marTop w:val="0"/>
          <w:marBottom w:val="0"/>
          <w:divBdr>
            <w:top w:val="none" w:sz="0" w:space="0" w:color="auto"/>
            <w:left w:val="none" w:sz="0" w:space="0" w:color="auto"/>
            <w:bottom w:val="none" w:sz="0" w:space="0" w:color="auto"/>
            <w:right w:val="none" w:sz="0" w:space="0" w:color="auto"/>
          </w:divBdr>
        </w:div>
        <w:div w:id="1823501109">
          <w:marLeft w:val="640"/>
          <w:marRight w:val="0"/>
          <w:marTop w:val="0"/>
          <w:marBottom w:val="0"/>
          <w:divBdr>
            <w:top w:val="none" w:sz="0" w:space="0" w:color="auto"/>
            <w:left w:val="none" w:sz="0" w:space="0" w:color="auto"/>
            <w:bottom w:val="none" w:sz="0" w:space="0" w:color="auto"/>
            <w:right w:val="none" w:sz="0" w:space="0" w:color="auto"/>
          </w:divBdr>
        </w:div>
        <w:div w:id="1833177997">
          <w:marLeft w:val="640"/>
          <w:marRight w:val="0"/>
          <w:marTop w:val="0"/>
          <w:marBottom w:val="0"/>
          <w:divBdr>
            <w:top w:val="none" w:sz="0" w:space="0" w:color="auto"/>
            <w:left w:val="none" w:sz="0" w:space="0" w:color="auto"/>
            <w:bottom w:val="none" w:sz="0" w:space="0" w:color="auto"/>
            <w:right w:val="none" w:sz="0" w:space="0" w:color="auto"/>
          </w:divBdr>
        </w:div>
        <w:div w:id="1833451897">
          <w:marLeft w:val="640"/>
          <w:marRight w:val="0"/>
          <w:marTop w:val="0"/>
          <w:marBottom w:val="0"/>
          <w:divBdr>
            <w:top w:val="none" w:sz="0" w:space="0" w:color="auto"/>
            <w:left w:val="none" w:sz="0" w:space="0" w:color="auto"/>
            <w:bottom w:val="none" w:sz="0" w:space="0" w:color="auto"/>
            <w:right w:val="none" w:sz="0" w:space="0" w:color="auto"/>
          </w:divBdr>
        </w:div>
        <w:div w:id="1847817284">
          <w:marLeft w:val="640"/>
          <w:marRight w:val="0"/>
          <w:marTop w:val="0"/>
          <w:marBottom w:val="0"/>
          <w:divBdr>
            <w:top w:val="none" w:sz="0" w:space="0" w:color="auto"/>
            <w:left w:val="none" w:sz="0" w:space="0" w:color="auto"/>
            <w:bottom w:val="none" w:sz="0" w:space="0" w:color="auto"/>
            <w:right w:val="none" w:sz="0" w:space="0" w:color="auto"/>
          </w:divBdr>
        </w:div>
        <w:div w:id="1854149808">
          <w:marLeft w:val="640"/>
          <w:marRight w:val="0"/>
          <w:marTop w:val="0"/>
          <w:marBottom w:val="0"/>
          <w:divBdr>
            <w:top w:val="none" w:sz="0" w:space="0" w:color="auto"/>
            <w:left w:val="none" w:sz="0" w:space="0" w:color="auto"/>
            <w:bottom w:val="none" w:sz="0" w:space="0" w:color="auto"/>
            <w:right w:val="none" w:sz="0" w:space="0" w:color="auto"/>
          </w:divBdr>
        </w:div>
        <w:div w:id="1868564281">
          <w:marLeft w:val="640"/>
          <w:marRight w:val="0"/>
          <w:marTop w:val="0"/>
          <w:marBottom w:val="0"/>
          <w:divBdr>
            <w:top w:val="none" w:sz="0" w:space="0" w:color="auto"/>
            <w:left w:val="none" w:sz="0" w:space="0" w:color="auto"/>
            <w:bottom w:val="none" w:sz="0" w:space="0" w:color="auto"/>
            <w:right w:val="none" w:sz="0" w:space="0" w:color="auto"/>
          </w:divBdr>
        </w:div>
        <w:div w:id="1882522465">
          <w:marLeft w:val="640"/>
          <w:marRight w:val="0"/>
          <w:marTop w:val="0"/>
          <w:marBottom w:val="0"/>
          <w:divBdr>
            <w:top w:val="none" w:sz="0" w:space="0" w:color="auto"/>
            <w:left w:val="none" w:sz="0" w:space="0" w:color="auto"/>
            <w:bottom w:val="none" w:sz="0" w:space="0" w:color="auto"/>
            <w:right w:val="none" w:sz="0" w:space="0" w:color="auto"/>
          </w:divBdr>
        </w:div>
        <w:div w:id="1888028168">
          <w:marLeft w:val="640"/>
          <w:marRight w:val="0"/>
          <w:marTop w:val="0"/>
          <w:marBottom w:val="0"/>
          <w:divBdr>
            <w:top w:val="none" w:sz="0" w:space="0" w:color="auto"/>
            <w:left w:val="none" w:sz="0" w:space="0" w:color="auto"/>
            <w:bottom w:val="none" w:sz="0" w:space="0" w:color="auto"/>
            <w:right w:val="none" w:sz="0" w:space="0" w:color="auto"/>
          </w:divBdr>
        </w:div>
        <w:div w:id="1896775385">
          <w:marLeft w:val="640"/>
          <w:marRight w:val="0"/>
          <w:marTop w:val="0"/>
          <w:marBottom w:val="0"/>
          <w:divBdr>
            <w:top w:val="none" w:sz="0" w:space="0" w:color="auto"/>
            <w:left w:val="none" w:sz="0" w:space="0" w:color="auto"/>
            <w:bottom w:val="none" w:sz="0" w:space="0" w:color="auto"/>
            <w:right w:val="none" w:sz="0" w:space="0" w:color="auto"/>
          </w:divBdr>
        </w:div>
        <w:div w:id="1898936560">
          <w:marLeft w:val="640"/>
          <w:marRight w:val="0"/>
          <w:marTop w:val="0"/>
          <w:marBottom w:val="0"/>
          <w:divBdr>
            <w:top w:val="none" w:sz="0" w:space="0" w:color="auto"/>
            <w:left w:val="none" w:sz="0" w:space="0" w:color="auto"/>
            <w:bottom w:val="none" w:sz="0" w:space="0" w:color="auto"/>
            <w:right w:val="none" w:sz="0" w:space="0" w:color="auto"/>
          </w:divBdr>
        </w:div>
        <w:div w:id="1915893698">
          <w:marLeft w:val="640"/>
          <w:marRight w:val="0"/>
          <w:marTop w:val="0"/>
          <w:marBottom w:val="0"/>
          <w:divBdr>
            <w:top w:val="none" w:sz="0" w:space="0" w:color="auto"/>
            <w:left w:val="none" w:sz="0" w:space="0" w:color="auto"/>
            <w:bottom w:val="none" w:sz="0" w:space="0" w:color="auto"/>
            <w:right w:val="none" w:sz="0" w:space="0" w:color="auto"/>
          </w:divBdr>
        </w:div>
        <w:div w:id="1962765811">
          <w:marLeft w:val="640"/>
          <w:marRight w:val="0"/>
          <w:marTop w:val="0"/>
          <w:marBottom w:val="0"/>
          <w:divBdr>
            <w:top w:val="none" w:sz="0" w:space="0" w:color="auto"/>
            <w:left w:val="none" w:sz="0" w:space="0" w:color="auto"/>
            <w:bottom w:val="none" w:sz="0" w:space="0" w:color="auto"/>
            <w:right w:val="none" w:sz="0" w:space="0" w:color="auto"/>
          </w:divBdr>
        </w:div>
        <w:div w:id="1975674437">
          <w:marLeft w:val="640"/>
          <w:marRight w:val="0"/>
          <w:marTop w:val="0"/>
          <w:marBottom w:val="0"/>
          <w:divBdr>
            <w:top w:val="none" w:sz="0" w:space="0" w:color="auto"/>
            <w:left w:val="none" w:sz="0" w:space="0" w:color="auto"/>
            <w:bottom w:val="none" w:sz="0" w:space="0" w:color="auto"/>
            <w:right w:val="none" w:sz="0" w:space="0" w:color="auto"/>
          </w:divBdr>
        </w:div>
        <w:div w:id="1978026898">
          <w:marLeft w:val="640"/>
          <w:marRight w:val="0"/>
          <w:marTop w:val="0"/>
          <w:marBottom w:val="0"/>
          <w:divBdr>
            <w:top w:val="none" w:sz="0" w:space="0" w:color="auto"/>
            <w:left w:val="none" w:sz="0" w:space="0" w:color="auto"/>
            <w:bottom w:val="none" w:sz="0" w:space="0" w:color="auto"/>
            <w:right w:val="none" w:sz="0" w:space="0" w:color="auto"/>
          </w:divBdr>
        </w:div>
        <w:div w:id="1995645461">
          <w:marLeft w:val="640"/>
          <w:marRight w:val="0"/>
          <w:marTop w:val="0"/>
          <w:marBottom w:val="0"/>
          <w:divBdr>
            <w:top w:val="none" w:sz="0" w:space="0" w:color="auto"/>
            <w:left w:val="none" w:sz="0" w:space="0" w:color="auto"/>
            <w:bottom w:val="none" w:sz="0" w:space="0" w:color="auto"/>
            <w:right w:val="none" w:sz="0" w:space="0" w:color="auto"/>
          </w:divBdr>
        </w:div>
        <w:div w:id="2005279050">
          <w:marLeft w:val="640"/>
          <w:marRight w:val="0"/>
          <w:marTop w:val="0"/>
          <w:marBottom w:val="0"/>
          <w:divBdr>
            <w:top w:val="none" w:sz="0" w:space="0" w:color="auto"/>
            <w:left w:val="none" w:sz="0" w:space="0" w:color="auto"/>
            <w:bottom w:val="none" w:sz="0" w:space="0" w:color="auto"/>
            <w:right w:val="none" w:sz="0" w:space="0" w:color="auto"/>
          </w:divBdr>
        </w:div>
        <w:div w:id="2011175623">
          <w:marLeft w:val="640"/>
          <w:marRight w:val="0"/>
          <w:marTop w:val="0"/>
          <w:marBottom w:val="0"/>
          <w:divBdr>
            <w:top w:val="none" w:sz="0" w:space="0" w:color="auto"/>
            <w:left w:val="none" w:sz="0" w:space="0" w:color="auto"/>
            <w:bottom w:val="none" w:sz="0" w:space="0" w:color="auto"/>
            <w:right w:val="none" w:sz="0" w:space="0" w:color="auto"/>
          </w:divBdr>
        </w:div>
        <w:div w:id="2011248772">
          <w:marLeft w:val="640"/>
          <w:marRight w:val="0"/>
          <w:marTop w:val="0"/>
          <w:marBottom w:val="0"/>
          <w:divBdr>
            <w:top w:val="none" w:sz="0" w:space="0" w:color="auto"/>
            <w:left w:val="none" w:sz="0" w:space="0" w:color="auto"/>
            <w:bottom w:val="none" w:sz="0" w:space="0" w:color="auto"/>
            <w:right w:val="none" w:sz="0" w:space="0" w:color="auto"/>
          </w:divBdr>
        </w:div>
        <w:div w:id="2030839053">
          <w:marLeft w:val="640"/>
          <w:marRight w:val="0"/>
          <w:marTop w:val="0"/>
          <w:marBottom w:val="0"/>
          <w:divBdr>
            <w:top w:val="none" w:sz="0" w:space="0" w:color="auto"/>
            <w:left w:val="none" w:sz="0" w:space="0" w:color="auto"/>
            <w:bottom w:val="none" w:sz="0" w:space="0" w:color="auto"/>
            <w:right w:val="none" w:sz="0" w:space="0" w:color="auto"/>
          </w:divBdr>
        </w:div>
        <w:div w:id="2030981028">
          <w:marLeft w:val="640"/>
          <w:marRight w:val="0"/>
          <w:marTop w:val="0"/>
          <w:marBottom w:val="0"/>
          <w:divBdr>
            <w:top w:val="none" w:sz="0" w:space="0" w:color="auto"/>
            <w:left w:val="none" w:sz="0" w:space="0" w:color="auto"/>
            <w:bottom w:val="none" w:sz="0" w:space="0" w:color="auto"/>
            <w:right w:val="none" w:sz="0" w:space="0" w:color="auto"/>
          </w:divBdr>
        </w:div>
        <w:div w:id="2032955134">
          <w:marLeft w:val="640"/>
          <w:marRight w:val="0"/>
          <w:marTop w:val="0"/>
          <w:marBottom w:val="0"/>
          <w:divBdr>
            <w:top w:val="none" w:sz="0" w:space="0" w:color="auto"/>
            <w:left w:val="none" w:sz="0" w:space="0" w:color="auto"/>
            <w:bottom w:val="none" w:sz="0" w:space="0" w:color="auto"/>
            <w:right w:val="none" w:sz="0" w:space="0" w:color="auto"/>
          </w:divBdr>
        </w:div>
        <w:div w:id="2035034837">
          <w:marLeft w:val="640"/>
          <w:marRight w:val="0"/>
          <w:marTop w:val="0"/>
          <w:marBottom w:val="0"/>
          <w:divBdr>
            <w:top w:val="none" w:sz="0" w:space="0" w:color="auto"/>
            <w:left w:val="none" w:sz="0" w:space="0" w:color="auto"/>
            <w:bottom w:val="none" w:sz="0" w:space="0" w:color="auto"/>
            <w:right w:val="none" w:sz="0" w:space="0" w:color="auto"/>
          </w:divBdr>
        </w:div>
        <w:div w:id="2039089231">
          <w:marLeft w:val="640"/>
          <w:marRight w:val="0"/>
          <w:marTop w:val="0"/>
          <w:marBottom w:val="0"/>
          <w:divBdr>
            <w:top w:val="none" w:sz="0" w:space="0" w:color="auto"/>
            <w:left w:val="none" w:sz="0" w:space="0" w:color="auto"/>
            <w:bottom w:val="none" w:sz="0" w:space="0" w:color="auto"/>
            <w:right w:val="none" w:sz="0" w:space="0" w:color="auto"/>
          </w:divBdr>
        </w:div>
        <w:div w:id="2047170219">
          <w:marLeft w:val="640"/>
          <w:marRight w:val="0"/>
          <w:marTop w:val="0"/>
          <w:marBottom w:val="0"/>
          <w:divBdr>
            <w:top w:val="none" w:sz="0" w:space="0" w:color="auto"/>
            <w:left w:val="none" w:sz="0" w:space="0" w:color="auto"/>
            <w:bottom w:val="none" w:sz="0" w:space="0" w:color="auto"/>
            <w:right w:val="none" w:sz="0" w:space="0" w:color="auto"/>
          </w:divBdr>
        </w:div>
        <w:div w:id="2056585464">
          <w:marLeft w:val="640"/>
          <w:marRight w:val="0"/>
          <w:marTop w:val="0"/>
          <w:marBottom w:val="0"/>
          <w:divBdr>
            <w:top w:val="none" w:sz="0" w:space="0" w:color="auto"/>
            <w:left w:val="none" w:sz="0" w:space="0" w:color="auto"/>
            <w:bottom w:val="none" w:sz="0" w:space="0" w:color="auto"/>
            <w:right w:val="none" w:sz="0" w:space="0" w:color="auto"/>
          </w:divBdr>
        </w:div>
        <w:div w:id="2065374265">
          <w:marLeft w:val="640"/>
          <w:marRight w:val="0"/>
          <w:marTop w:val="0"/>
          <w:marBottom w:val="0"/>
          <w:divBdr>
            <w:top w:val="none" w:sz="0" w:space="0" w:color="auto"/>
            <w:left w:val="none" w:sz="0" w:space="0" w:color="auto"/>
            <w:bottom w:val="none" w:sz="0" w:space="0" w:color="auto"/>
            <w:right w:val="none" w:sz="0" w:space="0" w:color="auto"/>
          </w:divBdr>
        </w:div>
        <w:div w:id="2087219419">
          <w:marLeft w:val="640"/>
          <w:marRight w:val="0"/>
          <w:marTop w:val="0"/>
          <w:marBottom w:val="0"/>
          <w:divBdr>
            <w:top w:val="none" w:sz="0" w:space="0" w:color="auto"/>
            <w:left w:val="none" w:sz="0" w:space="0" w:color="auto"/>
            <w:bottom w:val="none" w:sz="0" w:space="0" w:color="auto"/>
            <w:right w:val="none" w:sz="0" w:space="0" w:color="auto"/>
          </w:divBdr>
        </w:div>
        <w:div w:id="2091462649">
          <w:marLeft w:val="640"/>
          <w:marRight w:val="0"/>
          <w:marTop w:val="0"/>
          <w:marBottom w:val="0"/>
          <w:divBdr>
            <w:top w:val="none" w:sz="0" w:space="0" w:color="auto"/>
            <w:left w:val="none" w:sz="0" w:space="0" w:color="auto"/>
            <w:bottom w:val="none" w:sz="0" w:space="0" w:color="auto"/>
            <w:right w:val="none" w:sz="0" w:space="0" w:color="auto"/>
          </w:divBdr>
        </w:div>
        <w:div w:id="2108885648">
          <w:marLeft w:val="640"/>
          <w:marRight w:val="0"/>
          <w:marTop w:val="0"/>
          <w:marBottom w:val="0"/>
          <w:divBdr>
            <w:top w:val="none" w:sz="0" w:space="0" w:color="auto"/>
            <w:left w:val="none" w:sz="0" w:space="0" w:color="auto"/>
            <w:bottom w:val="none" w:sz="0" w:space="0" w:color="auto"/>
            <w:right w:val="none" w:sz="0" w:space="0" w:color="auto"/>
          </w:divBdr>
        </w:div>
        <w:div w:id="2113544818">
          <w:marLeft w:val="640"/>
          <w:marRight w:val="0"/>
          <w:marTop w:val="0"/>
          <w:marBottom w:val="0"/>
          <w:divBdr>
            <w:top w:val="none" w:sz="0" w:space="0" w:color="auto"/>
            <w:left w:val="none" w:sz="0" w:space="0" w:color="auto"/>
            <w:bottom w:val="none" w:sz="0" w:space="0" w:color="auto"/>
            <w:right w:val="none" w:sz="0" w:space="0" w:color="auto"/>
          </w:divBdr>
        </w:div>
        <w:div w:id="2117167323">
          <w:marLeft w:val="640"/>
          <w:marRight w:val="0"/>
          <w:marTop w:val="0"/>
          <w:marBottom w:val="0"/>
          <w:divBdr>
            <w:top w:val="none" w:sz="0" w:space="0" w:color="auto"/>
            <w:left w:val="none" w:sz="0" w:space="0" w:color="auto"/>
            <w:bottom w:val="none" w:sz="0" w:space="0" w:color="auto"/>
            <w:right w:val="none" w:sz="0" w:space="0" w:color="auto"/>
          </w:divBdr>
        </w:div>
        <w:div w:id="2135634110">
          <w:marLeft w:val="640"/>
          <w:marRight w:val="0"/>
          <w:marTop w:val="0"/>
          <w:marBottom w:val="0"/>
          <w:divBdr>
            <w:top w:val="none" w:sz="0" w:space="0" w:color="auto"/>
            <w:left w:val="none" w:sz="0" w:space="0" w:color="auto"/>
            <w:bottom w:val="none" w:sz="0" w:space="0" w:color="auto"/>
            <w:right w:val="none" w:sz="0" w:space="0" w:color="auto"/>
          </w:divBdr>
        </w:div>
        <w:div w:id="2139108806">
          <w:marLeft w:val="640"/>
          <w:marRight w:val="0"/>
          <w:marTop w:val="0"/>
          <w:marBottom w:val="0"/>
          <w:divBdr>
            <w:top w:val="none" w:sz="0" w:space="0" w:color="auto"/>
            <w:left w:val="none" w:sz="0" w:space="0" w:color="auto"/>
            <w:bottom w:val="none" w:sz="0" w:space="0" w:color="auto"/>
            <w:right w:val="none" w:sz="0" w:space="0" w:color="auto"/>
          </w:divBdr>
        </w:div>
        <w:div w:id="2143845516">
          <w:marLeft w:val="640"/>
          <w:marRight w:val="0"/>
          <w:marTop w:val="0"/>
          <w:marBottom w:val="0"/>
          <w:divBdr>
            <w:top w:val="none" w:sz="0" w:space="0" w:color="auto"/>
            <w:left w:val="none" w:sz="0" w:space="0" w:color="auto"/>
            <w:bottom w:val="none" w:sz="0" w:space="0" w:color="auto"/>
            <w:right w:val="none" w:sz="0" w:space="0" w:color="auto"/>
          </w:divBdr>
        </w:div>
      </w:divsChild>
    </w:div>
    <w:div w:id="2133476989">
      <w:marLeft w:val="640"/>
      <w:marRight w:val="0"/>
      <w:marTop w:val="0"/>
      <w:marBottom w:val="0"/>
      <w:divBdr>
        <w:top w:val="none" w:sz="0" w:space="0" w:color="auto"/>
        <w:left w:val="none" w:sz="0" w:space="0" w:color="auto"/>
        <w:bottom w:val="none" w:sz="0" w:space="0" w:color="auto"/>
        <w:right w:val="none" w:sz="0" w:space="0" w:color="auto"/>
      </w:divBdr>
    </w:div>
    <w:div w:id="2133816908">
      <w:marLeft w:val="640"/>
      <w:marRight w:val="0"/>
      <w:marTop w:val="0"/>
      <w:marBottom w:val="0"/>
      <w:divBdr>
        <w:top w:val="none" w:sz="0" w:space="0" w:color="auto"/>
        <w:left w:val="none" w:sz="0" w:space="0" w:color="auto"/>
        <w:bottom w:val="none" w:sz="0" w:space="0" w:color="auto"/>
        <w:right w:val="none" w:sz="0" w:space="0" w:color="auto"/>
      </w:divBdr>
    </w:div>
    <w:div w:id="2134519085">
      <w:marLeft w:val="640"/>
      <w:marRight w:val="0"/>
      <w:marTop w:val="0"/>
      <w:marBottom w:val="0"/>
      <w:divBdr>
        <w:top w:val="none" w:sz="0" w:space="0" w:color="auto"/>
        <w:left w:val="none" w:sz="0" w:space="0" w:color="auto"/>
        <w:bottom w:val="none" w:sz="0" w:space="0" w:color="auto"/>
        <w:right w:val="none" w:sz="0" w:space="0" w:color="auto"/>
      </w:divBdr>
    </w:div>
    <w:div w:id="2134522640">
      <w:marLeft w:val="640"/>
      <w:marRight w:val="0"/>
      <w:marTop w:val="0"/>
      <w:marBottom w:val="0"/>
      <w:divBdr>
        <w:top w:val="none" w:sz="0" w:space="0" w:color="auto"/>
        <w:left w:val="none" w:sz="0" w:space="0" w:color="auto"/>
        <w:bottom w:val="none" w:sz="0" w:space="0" w:color="auto"/>
        <w:right w:val="none" w:sz="0" w:space="0" w:color="auto"/>
      </w:divBdr>
    </w:div>
    <w:div w:id="2134592984">
      <w:marLeft w:val="640"/>
      <w:marRight w:val="0"/>
      <w:marTop w:val="0"/>
      <w:marBottom w:val="0"/>
      <w:divBdr>
        <w:top w:val="none" w:sz="0" w:space="0" w:color="auto"/>
        <w:left w:val="none" w:sz="0" w:space="0" w:color="auto"/>
        <w:bottom w:val="none" w:sz="0" w:space="0" w:color="auto"/>
        <w:right w:val="none" w:sz="0" w:space="0" w:color="auto"/>
      </w:divBdr>
    </w:div>
    <w:div w:id="2134711509">
      <w:marLeft w:val="640"/>
      <w:marRight w:val="0"/>
      <w:marTop w:val="0"/>
      <w:marBottom w:val="0"/>
      <w:divBdr>
        <w:top w:val="none" w:sz="0" w:space="0" w:color="auto"/>
        <w:left w:val="none" w:sz="0" w:space="0" w:color="auto"/>
        <w:bottom w:val="none" w:sz="0" w:space="0" w:color="auto"/>
        <w:right w:val="none" w:sz="0" w:space="0" w:color="auto"/>
      </w:divBdr>
    </w:div>
    <w:div w:id="2136678640">
      <w:marLeft w:val="640"/>
      <w:marRight w:val="0"/>
      <w:marTop w:val="0"/>
      <w:marBottom w:val="0"/>
      <w:divBdr>
        <w:top w:val="none" w:sz="0" w:space="0" w:color="auto"/>
        <w:left w:val="none" w:sz="0" w:space="0" w:color="auto"/>
        <w:bottom w:val="none" w:sz="0" w:space="0" w:color="auto"/>
        <w:right w:val="none" w:sz="0" w:space="0" w:color="auto"/>
      </w:divBdr>
    </w:div>
    <w:div w:id="2136948916">
      <w:marLeft w:val="640"/>
      <w:marRight w:val="0"/>
      <w:marTop w:val="0"/>
      <w:marBottom w:val="0"/>
      <w:divBdr>
        <w:top w:val="none" w:sz="0" w:space="0" w:color="auto"/>
        <w:left w:val="none" w:sz="0" w:space="0" w:color="auto"/>
        <w:bottom w:val="none" w:sz="0" w:space="0" w:color="auto"/>
        <w:right w:val="none" w:sz="0" w:space="0" w:color="auto"/>
      </w:divBdr>
    </w:div>
    <w:div w:id="2137872334">
      <w:marLeft w:val="640"/>
      <w:marRight w:val="0"/>
      <w:marTop w:val="0"/>
      <w:marBottom w:val="0"/>
      <w:divBdr>
        <w:top w:val="none" w:sz="0" w:space="0" w:color="auto"/>
        <w:left w:val="none" w:sz="0" w:space="0" w:color="auto"/>
        <w:bottom w:val="none" w:sz="0" w:space="0" w:color="auto"/>
        <w:right w:val="none" w:sz="0" w:space="0" w:color="auto"/>
      </w:divBdr>
    </w:div>
    <w:div w:id="2137916743">
      <w:marLeft w:val="640"/>
      <w:marRight w:val="0"/>
      <w:marTop w:val="0"/>
      <w:marBottom w:val="0"/>
      <w:divBdr>
        <w:top w:val="none" w:sz="0" w:space="0" w:color="auto"/>
        <w:left w:val="none" w:sz="0" w:space="0" w:color="auto"/>
        <w:bottom w:val="none" w:sz="0" w:space="0" w:color="auto"/>
        <w:right w:val="none" w:sz="0" w:space="0" w:color="auto"/>
      </w:divBdr>
    </w:div>
    <w:div w:id="2138332288">
      <w:marLeft w:val="640"/>
      <w:marRight w:val="0"/>
      <w:marTop w:val="0"/>
      <w:marBottom w:val="0"/>
      <w:divBdr>
        <w:top w:val="none" w:sz="0" w:space="0" w:color="auto"/>
        <w:left w:val="none" w:sz="0" w:space="0" w:color="auto"/>
        <w:bottom w:val="none" w:sz="0" w:space="0" w:color="auto"/>
        <w:right w:val="none" w:sz="0" w:space="0" w:color="auto"/>
      </w:divBdr>
    </w:div>
    <w:div w:id="2139183622">
      <w:marLeft w:val="640"/>
      <w:marRight w:val="0"/>
      <w:marTop w:val="0"/>
      <w:marBottom w:val="0"/>
      <w:divBdr>
        <w:top w:val="none" w:sz="0" w:space="0" w:color="auto"/>
        <w:left w:val="none" w:sz="0" w:space="0" w:color="auto"/>
        <w:bottom w:val="none" w:sz="0" w:space="0" w:color="auto"/>
        <w:right w:val="none" w:sz="0" w:space="0" w:color="auto"/>
      </w:divBdr>
    </w:div>
    <w:div w:id="2139567946">
      <w:marLeft w:val="640"/>
      <w:marRight w:val="0"/>
      <w:marTop w:val="0"/>
      <w:marBottom w:val="0"/>
      <w:divBdr>
        <w:top w:val="none" w:sz="0" w:space="0" w:color="auto"/>
        <w:left w:val="none" w:sz="0" w:space="0" w:color="auto"/>
        <w:bottom w:val="none" w:sz="0" w:space="0" w:color="auto"/>
        <w:right w:val="none" w:sz="0" w:space="0" w:color="auto"/>
      </w:divBdr>
    </w:div>
    <w:div w:id="2139637939">
      <w:marLeft w:val="640"/>
      <w:marRight w:val="0"/>
      <w:marTop w:val="0"/>
      <w:marBottom w:val="0"/>
      <w:divBdr>
        <w:top w:val="none" w:sz="0" w:space="0" w:color="auto"/>
        <w:left w:val="none" w:sz="0" w:space="0" w:color="auto"/>
        <w:bottom w:val="none" w:sz="0" w:space="0" w:color="auto"/>
        <w:right w:val="none" w:sz="0" w:space="0" w:color="auto"/>
      </w:divBdr>
    </w:div>
    <w:div w:id="2140101506">
      <w:marLeft w:val="640"/>
      <w:marRight w:val="0"/>
      <w:marTop w:val="0"/>
      <w:marBottom w:val="0"/>
      <w:divBdr>
        <w:top w:val="none" w:sz="0" w:space="0" w:color="auto"/>
        <w:left w:val="none" w:sz="0" w:space="0" w:color="auto"/>
        <w:bottom w:val="none" w:sz="0" w:space="0" w:color="auto"/>
        <w:right w:val="none" w:sz="0" w:space="0" w:color="auto"/>
      </w:divBdr>
    </w:div>
    <w:div w:id="2140340735">
      <w:marLeft w:val="640"/>
      <w:marRight w:val="0"/>
      <w:marTop w:val="0"/>
      <w:marBottom w:val="0"/>
      <w:divBdr>
        <w:top w:val="none" w:sz="0" w:space="0" w:color="auto"/>
        <w:left w:val="none" w:sz="0" w:space="0" w:color="auto"/>
        <w:bottom w:val="none" w:sz="0" w:space="0" w:color="auto"/>
        <w:right w:val="none" w:sz="0" w:space="0" w:color="auto"/>
      </w:divBdr>
    </w:div>
    <w:div w:id="2140418873">
      <w:marLeft w:val="640"/>
      <w:marRight w:val="0"/>
      <w:marTop w:val="0"/>
      <w:marBottom w:val="0"/>
      <w:divBdr>
        <w:top w:val="none" w:sz="0" w:space="0" w:color="auto"/>
        <w:left w:val="none" w:sz="0" w:space="0" w:color="auto"/>
        <w:bottom w:val="none" w:sz="0" w:space="0" w:color="auto"/>
        <w:right w:val="none" w:sz="0" w:space="0" w:color="auto"/>
      </w:divBdr>
    </w:div>
    <w:div w:id="2141075171">
      <w:marLeft w:val="640"/>
      <w:marRight w:val="0"/>
      <w:marTop w:val="0"/>
      <w:marBottom w:val="0"/>
      <w:divBdr>
        <w:top w:val="none" w:sz="0" w:space="0" w:color="auto"/>
        <w:left w:val="none" w:sz="0" w:space="0" w:color="auto"/>
        <w:bottom w:val="none" w:sz="0" w:space="0" w:color="auto"/>
        <w:right w:val="none" w:sz="0" w:space="0" w:color="auto"/>
      </w:divBdr>
    </w:div>
    <w:div w:id="2141146767">
      <w:marLeft w:val="640"/>
      <w:marRight w:val="0"/>
      <w:marTop w:val="0"/>
      <w:marBottom w:val="0"/>
      <w:divBdr>
        <w:top w:val="none" w:sz="0" w:space="0" w:color="auto"/>
        <w:left w:val="none" w:sz="0" w:space="0" w:color="auto"/>
        <w:bottom w:val="none" w:sz="0" w:space="0" w:color="auto"/>
        <w:right w:val="none" w:sz="0" w:space="0" w:color="auto"/>
      </w:divBdr>
    </w:div>
    <w:div w:id="2141216382">
      <w:marLeft w:val="640"/>
      <w:marRight w:val="0"/>
      <w:marTop w:val="0"/>
      <w:marBottom w:val="0"/>
      <w:divBdr>
        <w:top w:val="none" w:sz="0" w:space="0" w:color="auto"/>
        <w:left w:val="none" w:sz="0" w:space="0" w:color="auto"/>
        <w:bottom w:val="none" w:sz="0" w:space="0" w:color="auto"/>
        <w:right w:val="none" w:sz="0" w:space="0" w:color="auto"/>
      </w:divBdr>
    </w:div>
    <w:div w:id="2141263125">
      <w:bodyDiv w:val="1"/>
      <w:marLeft w:val="0"/>
      <w:marRight w:val="0"/>
      <w:marTop w:val="0"/>
      <w:marBottom w:val="0"/>
      <w:divBdr>
        <w:top w:val="none" w:sz="0" w:space="0" w:color="auto"/>
        <w:left w:val="none" w:sz="0" w:space="0" w:color="auto"/>
        <w:bottom w:val="none" w:sz="0" w:space="0" w:color="auto"/>
        <w:right w:val="none" w:sz="0" w:space="0" w:color="auto"/>
      </w:divBdr>
      <w:divsChild>
        <w:div w:id="2755325">
          <w:marLeft w:val="640"/>
          <w:marRight w:val="0"/>
          <w:marTop w:val="0"/>
          <w:marBottom w:val="0"/>
          <w:divBdr>
            <w:top w:val="none" w:sz="0" w:space="0" w:color="auto"/>
            <w:left w:val="none" w:sz="0" w:space="0" w:color="auto"/>
            <w:bottom w:val="none" w:sz="0" w:space="0" w:color="auto"/>
            <w:right w:val="none" w:sz="0" w:space="0" w:color="auto"/>
          </w:divBdr>
        </w:div>
        <w:div w:id="22749805">
          <w:marLeft w:val="640"/>
          <w:marRight w:val="0"/>
          <w:marTop w:val="0"/>
          <w:marBottom w:val="0"/>
          <w:divBdr>
            <w:top w:val="none" w:sz="0" w:space="0" w:color="auto"/>
            <w:left w:val="none" w:sz="0" w:space="0" w:color="auto"/>
            <w:bottom w:val="none" w:sz="0" w:space="0" w:color="auto"/>
            <w:right w:val="none" w:sz="0" w:space="0" w:color="auto"/>
          </w:divBdr>
        </w:div>
        <w:div w:id="46538566">
          <w:marLeft w:val="640"/>
          <w:marRight w:val="0"/>
          <w:marTop w:val="0"/>
          <w:marBottom w:val="0"/>
          <w:divBdr>
            <w:top w:val="none" w:sz="0" w:space="0" w:color="auto"/>
            <w:left w:val="none" w:sz="0" w:space="0" w:color="auto"/>
            <w:bottom w:val="none" w:sz="0" w:space="0" w:color="auto"/>
            <w:right w:val="none" w:sz="0" w:space="0" w:color="auto"/>
          </w:divBdr>
        </w:div>
        <w:div w:id="49501466">
          <w:marLeft w:val="640"/>
          <w:marRight w:val="0"/>
          <w:marTop w:val="0"/>
          <w:marBottom w:val="0"/>
          <w:divBdr>
            <w:top w:val="none" w:sz="0" w:space="0" w:color="auto"/>
            <w:left w:val="none" w:sz="0" w:space="0" w:color="auto"/>
            <w:bottom w:val="none" w:sz="0" w:space="0" w:color="auto"/>
            <w:right w:val="none" w:sz="0" w:space="0" w:color="auto"/>
          </w:divBdr>
        </w:div>
        <w:div w:id="64377818">
          <w:marLeft w:val="640"/>
          <w:marRight w:val="0"/>
          <w:marTop w:val="0"/>
          <w:marBottom w:val="0"/>
          <w:divBdr>
            <w:top w:val="none" w:sz="0" w:space="0" w:color="auto"/>
            <w:left w:val="none" w:sz="0" w:space="0" w:color="auto"/>
            <w:bottom w:val="none" w:sz="0" w:space="0" w:color="auto"/>
            <w:right w:val="none" w:sz="0" w:space="0" w:color="auto"/>
          </w:divBdr>
        </w:div>
        <w:div w:id="71053303">
          <w:marLeft w:val="640"/>
          <w:marRight w:val="0"/>
          <w:marTop w:val="0"/>
          <w:marBottom w:val="0"/>
          <w:divBdr>
            <w:top w:val="none" w:sz="0" w:space="0" w:color="auto"/>
            <w:left w:val="none" w:sz="0" w:space="0" w:color="auto"/>
            <w:bottom w:val="none" w:sz="0" w:space="0" w:color="auto"/>
            <w:right w:val="none" w:sz="0" w:space="0" w:color="auto"/>
          </w:divBdr>
        </w:div>
        <w:div w:id="74716530">
          <w:marLeft w:val="640"/>
          <w:marRight w:val="0"/>
          <w:marTop w:val="0"/>
          <w:marBottom w:val="0"/>
          <w:divBdr>
            <w:top w:val="none" w:sz="0" w:space="0" w:color="auto"/>
            <w:left w:val="none" w:sz="0" w:space="0" w:color="auto"/>
            <w:bottom w:val="none" w:sz="0" w:space="0" w:color="auto"/>
            <w:right w:val="none" w:sz="0" w:space="0" w:color="auto"/>
          </w:divBdr>
        </w:div>
        <w:div w:id="76172106">
          <w:marLeft w:val="640"/>
          <w:marRight w:val="0"/>
          <w:marTop w:val="0"/>
          <w:marBottom w:val="0"/>
          <w:divBdr>
            <w:top w:val="none" w:sz="0" w:space="0" w:color="auto"/>
            <w:left w:val="none" w:sz="0" w:space="0" w:color="auto"/>
            <w:bottom w:val="none" w:sz="0" w:space="0" w:color="auto"/>
            <w:right w:val="none" w:sz="0" w:space="0" w:color="auto"/>
          </w:divBdr>
        </w:div>
        <w:div w:id="78986424">
          <w:marLeft w:val="640"/>
          <w:marRight w:val="0"/>
          <w:marTop w:val="0"/>
          <w:marBottom w:val="0"/>
          <w:divBdr>
            <w:top w:val="none" w:sz="0" w:space="0" w:color="auto"/>
            <w:left w:val="none" w:sz="0" w:space="0" w:color="auto"/>
            <w:bottom w:val="none" w:sz="0" w:space="0" w:color="auto"/>
            <w:right w:val="none" w:sz="0" w:space="0" w:color="auto"/>
          </w:divBdr>
        </w:div>
        <w:div w:id="86852583">
          <w:marLeft w:val="640"/>
          <w:marRight w:val="0"/>
          <w:marTop w:val="0"/>
          <w:marBottom w:val="0"/>
          <w:divBdr>
            <w:top w:val="none" w:sz="0" w:space="0" w:color="auto"/>
            <w:left w:val="none" w:sz="0" w:space="0" w:color="auto"/>
            <w:bottom w:val="none" w:sz="0" w:space="0" w:color="auto"/>
            <w:right w:val="none" w:sz="0" w:space="0" w:color="auto"/>
          </w:divBdr>
        </w:div>
        <w:div w:id="108862641">
          <w:marLeft w:val="640"/>
          <w:marRight w:val="0"/>
          <w:marTop w:val="0"/>
          <w:marBottom w:val="0"/>
          <w:divBdr>
            <w:top w:val="none" w:sz="0" w:space="0" w:color="auto"/>
            <w:left w:val="none" w:sz="0" w:space="0" w:color="auto"/>
            <w:bottom w:val="none" w:sz="0" w:space="0" w:color="auto"/>
            <w:right w:val="none" w:sz="0" w:space="0" w:color="auto"/>
          </w:divBdr>
        </w:div>
        <w:div w:id="109982078">
          <w:marLeft w:val="640"/>
          <w:marRight w:val="0"/>
          <w:marTop w:val="0"/>
          <w:marBottom w:val="0"/>
          <w:divBdr>
            <w:top w:val="none" w:sz="0" w:space="0" w:color="auto"/>
            <w:left w:val="none" w:sz="0" w:space="0" w:color="auto"/>
            <w:bottom w:val="none" w:sz="0" w:space="0" w:color="auto"/>
            <w:right w:val="none" w:sz="0" w:space="0" w:color="auto"/>
          </w:divBdr>
        </w:div>
        <w:div w:id="119542207">
          <w:marLeft w:val="640"/>
          <w:marRight w:val="0"/>
          <w:marTop w:val="0"/>
          <w:marBottom w:val="0"/>
          <w:divBdr>
            <w:top w:val="none" w:sz="0" w:space="0" w:color="auto"/>
            <w:left w:val="none" w:sz="0" w:space="0" w:color="auto"/>
            <w:bottom w:val="none" w:sz="0" w:space="0" w:color="auto"/>
            <w:right w:val="none" w:sz="0" w:space="0" w:color="auto"/>
          </w:divBdr>
        </w:div>
        <w:div w:id="127668073">
          <w:marLeft w:val="640"/>
          <w:marRight w:val="0"/>
          <w:marTop w:val="0"/>
          <w:marBottom w:val="0"/>
          <w:divBdr>
            <w:top w:val="none" w:sz="0" w:space="0" w:color="auto"/>
            <w:left w:val="none" w:sz="0" w:space="0" w:color="auto"/>
            <w:bottom w:val="none" w:sz="0" w:space="0" w:color="auto"/>
            <w:right w:val="none" w:sz="0" w:space="0" w:color="auto"/>
          </w:divBdr>
        </w:div>
        <w:div w:id="128860367">
          <w:marLeft w:val="640"/>
          <w:marRight w:val="0"/>
          <w:marTop w:val="0"/>
          <w:marBottom w:val="0"/>
          <w:divBdr>
            <w:top w:val="none" w:sz="0" w:space="0" w:color="auto"/>
            <w:left w:val="none" w:sz="0" w:space="0" w:color="auto"/>
            <w:bottom w:val="none" w:sz="0" w:space="0" w:color="auto"/>
            <w:right w:val="none" w:sz="0" w:space="0" w:color="auto"/>
          </w:divBdr>
        </w:div>
        <w:div w:id="130832412">
          <w:marLeft w:val="640"/>
          <w:marRight w:val="0"/>
          <w:marTop w:val="0"/>
          <w:marBottom w:val="0"/>
          <w:divBdr>
            <w:top w:val="none" w:sz="0" w:space="0" w:color="auto"/>
            <w:left w:val="none" w:sz="0" w:space="0" w:color="auto"/>
            <w:bottom w:val="none" w:sz="0" w:space="0" w:color="auto"/>
            <w:right w:val="none" w:sz="0" w:space="0" w:color="auto"/>
          </w:divBdr>
        </w:div>
        <w:div w:id="135611515">
          <w:marLeft w:val="640"/>
          <w:marRight w:val="0"/>
          <w:marTop w:val="0"/>
          <w:marBottom w:val="0"/>
          <w:divBdr>
            <w:top w:val="none" w:sz="0" w:space="0" w:color="auto"/>
            <w:left w:val="none" w:sz="0" w:space="0" w:color="auto"/>
            <w:bottom w:val="none" w:sz="0" w:space="0" w:color="auto"/>
            <w:right w:val="none" w:sz="0" w:space="0" w:color="auto"/>
          </w:divBdr>
        </w:div>
        <w:div w:id="135756060">
          <w:marLeft w:val="640"/>
          <w:marRight w:val="0"/>
          <w:marTop w:val="0"/>
          <w:marBottom w:val="0"/>
          <w:divBdr>
            <w:top w:val="none" w:sz="0" w:space="0" w:color="auto"/>
            <w:left w:val="none" w:sz="0" w:space="0" w:color="auto"/>
            <w:bottom w:val="none" w:sz="0" w:space="0" w:color="auto"/>
            <w:right w:val="none" w:sz="0" w:space="0" w:color="auto"/>
          </w:divBdr>
        </w:div>
        <w:div w:id="136800026">
          <w:marLeft w:val="640"/>
          <w:marRight w:val="0"/>
          <w:marTop w:val="0"/>
          <w:marBottom w:val="0"/>
          <w:divBdr>
            <w:top w:val="none" w:sz="0" w:space="0" w:color="auto"/>
            <w:left w:val="none" w:sz="0" w:space="0" w:color="auto"/>
            <w:bottom w:val="none" w:sz="0" w:space="0" w:color="auto"/>
            <w:right w:val="none" w:sz="0" w:space="0" w:color="auto"/>
          </w:divBdr>
        </w:div>
        <w:div w:id="142895314">
          <w:marLeft w:val="640"/>
          <w:marRight w:val="0"/>
          <w:marTop w:val="0"/>
          <w:marBottom w:val="0"/>
          <w:divBdr>
            <w:top w:val="none" w:sz="0" w:space="0" w:color="auto"/>
            <w:left w:val="none" w:sz="0" w:space="0" w:color="auto"/>
            <w:bottom w:val="none" w:sz="0" w:space="0" w:color="auto"/>
            <w:right w:val="none" w:sz="0" w:space="0" w:color="auto"/>
          </w:divBdr>
        </w:div>
        <w:div w:id="146558086">
          <w:marLeft w:val="640"/>
          <w:marRight w:val="0"/>
          <w:marTop w:val="0"/>
          <w:marBottom w:val="0"/>
          <w:divBdr>
            <w:top w:val="none" w:sz="0" w:space="0" w:color="auto"/>
            <w:left w:val="none" w:sz="0" w:space="0" w:color="auto"/>
            <w:bottom w:val="none" w:sz="0" w:space="0" w:color="auto"/>
            <w:right w:val="none" w:sz="0" w:space="0" w:color="auto"/>
          </w:divBdr>
        </w:div>
        <w:div w:id="165949839">
          <w:marLeft w:val="640"/>
          <w:marRight w:val="0"/>
          <w:marTop w:val="0"/>
          <w:marBottom w:val="0"/>
          <w:divBdr>
            <w:top w:val="none" w:sz="0" w:space="0" w:color="auto"/>
            <w:left w:val="none" w:sz="0" w:space="0" w:color="auto"/>
            <w:bottom w:val="none" w:sz="0" w:space="0" w:color="auto"/>
            <w:right w:val="none" w:sz="0" w:space="0" w:color="auto"/>
          </w:divBdr>
        </w:div>
        <w:div w:id="170920231">
          <w:marLeft w:val="640"/>
          <w:marRight w:val="0"/>
          <w:marTop w:val="0"/>
          <w:marBottom w:val="0"/>
          <w:divBdr>
            <w:top w:val="none" w:sz="0" w:space="0" w:color="auto"/>
            <w:left w:val="none" w:sz="0" w:space="0" w:color="auto"/>
            <w:bottom w:val="none" w:sz="0" w:space="0" w:color="auto"/>
            <w:right w:val="none" w:sz="0" w:space="0" w:color="auto"/>
          </w:divBdr>
        </w:div>
        <w:div w:id="184564002">
          <w:marLeft w:val="640"/>
          <w:marRight w:val="0"/>
          <w:marTop w:val="0"/>
          <w:marBottom w:val="0"/>
          <w:divBdr>
            <w:top w:val="none" w:sz="0" w:space="0" w:color="auto"/>
            <w:left w:val="none" w:sz="0" w:space="0" w:color="auto"/>
            <w:bottom w:val="none" w:sz="0" w:space="0" w:color="auto"/>
            <w:right w:val="none" w:sz="0" w:space="0" w:color="auto"/>
          </w:divBdr>
        </w:div>
        <w:div w:id="200360767">
          <w:marLeft w:val="640"/>
          <w:marRight w:val="0"/>
          <w:marTop w:val="0"/>
          <w:marBottom w:val="0"/>
          <w:divBdr>
            <w:top w:val="none" w:sz="0" w:space="0" w:color="auto"/>
            <w:left w:val="none" w:sz="0" w:space="0" w:color="auto"/>
            <w:bottom w:val="none" w:sz="0" w:space="0" w:color="auto"/>
            <w:right w:val="none" w:sz="0" w:space="0" w:color="auto"/>
          </w:divBdr>
        </w:div>
        <w:div w:id="217204531">
          <w:marLeft w:val="640"/>
          <w:marRight w:val="0"/>
          <w:marTop w:val="0"/>
          <w:marBottom w:val="0"/>
          <w:divBdr>
            <w:top w:val="none" w:sz="0" w:space="0" w:color="auto"/>
            <w:left w:val="none" w:sz="0" w:space="0" w:color="auto"/>
            <w:bottom w:val="none" w:sz="0" w:space="0" w:color="auto"/>
            <w:right w:val="none" w:sz="0" w:space="0" w:color="auto"/>
          </w:divBdr>
        </w:div>
        <w:div w:id="223370059">
          <w:marLeft w:val="640"/>
          <w:marRight w:val="0"/>
          <w:marTop w:val="0"/>
          <w:marBottom w:val="0"/>
          <w:divBdr>
            <w:top w:val="none" w:sz="0" w:space="0" w:color="auto"/>
            <w:left w:val="none" w:sz="0" w:space="0" w:color="auto"/>
            <w:bottom w:val="none" w:sz="0" w:space="0" w:color="auto"/>
            <w:right w:val="none" w:sz="0" w:space="0" w:color="auto"/>
          </w:divBdr>
        </w:div>
        <w:div w:id="228274825">
          <w:marLeft w:val="640"/>
          <w:marRight w:val="0"/>
          <w:marTop w:val="0"/>
          <w:marBottom w:val="0"/>
          <w:divBdr>
            <w:top w:val="none" w:sz="0" w:space="0" w:color="auto"/>
            <w:left w:val="none" w:sz="0" w:space="0" w:color="auto"/>
            <w:bottom w:val="none" w:sz="0" w:space="0" w:color="auto"/>
            <w:right w:val="none" w:sz="0" w:space="0" w:color="auto"/>
          </w:divBdr>
        </w:div>
        <w:div w:id="231695858">
          <w:marLeft w:val="640"/>
          <w:marRight w:val="0"/>
          <w:marTop w:val="0"/>
          <w:marBottom w:val="0"/>
          <w:divBdr>
            <w:top w:val="none" w:sz="0" w:space="0" w:color="auto"/>
            <w:left w:val="none" w:sz="0" w:space="0" w:color="auto"/>
            <w:bottom w:val="none" w:sz="0" w:space="0" w:color="auto"/>
            <w:right w:val="none" w:sz="0" w:space="0" w:color="auto"/>
          </w:divBdr>
        </w:div>
        <w:div w:id="233054245">
          <w:marLeft w:val="640"/>
          <w:marRight w:val="0"/>
          <w:marTop w:val="0"/>
          <w:marBottom w:val="0"/>
          <w:divBdr>
            <w:top w:val="none" w:sz="0" w:space="0" w:color="auto"/>
            <w:left w:val="none" w:sz="0" w:space="0" w:color="auto"/>
            <w:bottom w:val="none" w:sz="0" w:space="0" w:color="auto"/>
            <w:right w:val="none" w:sz="0" w:space="0" w:color="auto"/>
          </w:divBdr>
        </w:div>
        <w:div w:id="262999819">
          <w:marLeft w:val="640"/>
          <w:marRight w:val="0"/>
          <w:marTop w:val="0"/>
          <w:marBottom w:val="0"/>
          <w:divBdr>
            <w:top w:val="none" w:sz="0" w:space="0" w:color="auto"/>
            <w:left w:val="none" w:sz="0" w:space="0" w:color="auto"/>
            <w:bottom w:val="none" w:sz="0" w:space="0" w:color="auto"/>
            <w:right w:val="none" w:sz="0" w:space="0" w:color="auto"/>
          </w:divBdr>
        </w:div>
        <w:div w:id="264120442">
          <w:marLeft w:val="640"/>
          <w:marRight w:val="0"/>
          <w:marTop w:val="0"/>
          <w:marBottom w:val="0"/>
          <w:divBdr>
            <w:top w:val="none" w:sz="0" w:space="0" w:color="auto"/>
            <w:left w:val="none" w:sz="0" w:space="0" w:color="auto"/>
            <w:bottom w:val="none" w:sz="0" w:space="0" w:color="auto"/>
            <w:right w:val="none" w:sz="0" w:space="0" w:color="auto"/>
          </w:divBdr>
        </w:div>
        <w:div w:id="270824739">
          <w:marLeft w:val="640"/>
          <w:marRight w:val="0"/>
          <w:marTop w:val="0"/>
          <w:marBottom w:val="0"/>
          <w:divBdr>
            <w:top w:val="none" w:sz="0" w:space="0" w:color="auto"/>
            <w:left w:val="none" w:sz="0" w:space="0" w:color="auto"/>
            <w:bottom w:val="none" w:sz="0" w:space="0" w:color="auto"/>
            <w:right w:val="none" w:sz="0" w:space="0" w:color="auto"/>
          </w:divBdr>
        </w:div>
        <w:div w:id="291402318">
          <w:marLeft w:val="640"/>
          <w:marRight w:val="0"/>
          <w:marTop w:val="0"/>
          <w:marBottom w:val="0"/>
          <w:divBdr>
            <w:top w:val="none" w:sz="0" w:space="0" w:color="auto"/>
            <w:left w:val="none" w:sz="0" w:space="0" w:color="auto"/>
            <w:bottom w:val="none" w:sz="0" w:space="0" w:color="auto"/>
            <w:right w:val="none" w:sz="0" w:space="0" w:color="auto"/>
          </w:divBdr>
        </w:div>
        <w:div w:id="301543023">
          <w:marLeft w:val="640"/>
          <w:marRight w:val="0"/>
          <w:marTop w:val="0"/>
          <w:marBottom w:val="0"/>
          <w:divBdr>
            <w:top w:val="none" w:sz="0" w:space="0" w:color="auto"/>
            <w:left w:val="none" w:sz="0" w:space="0" w:color="auto"/>
            <w:bottom w:val="none" w:sz="0" w:space="0" w:color="auto"/>
            <w:right w:val="none" w:sz="0" w:space="0" w:color="auto"/>
          </w:divBdr>
        </w:div>
        <w:div w:id="301888438">
          <w:marLeft w:val="640"/>
          <w:marRight w:val="0"/>
          <w:marTop w:val="0"/>
          <w:marBottom w:val="0"/>
          <w:divBdr>
            <w:top w:val="none" w:sz="0" w:space="0" w:color="auto"/>
            <w:left w:val="none" w:sz="0" w:space="0" w:color="auto"/>
            <w:bottom w:val="none" w:sz="0" w:space="0" w:color="auto"/>
            <w:right w:val="none" w:sz="0" w:space="0" w:color="auto"/>
          </w:divBdr>
        </w:div>
        <w:div w:id="308022002">
          <w:marLeft w:val="640"/>
          <w:marRight w:val="0"/>
          <w:marTop w:val="0"/>
          <w:marBottom w:val="0"/>
          <w:divBdr>
            <w:top w:val="none" w:sz="0" w:space="0" w:color="auto"/>
            <w:left w:val="none" w:sz="0" w:space="0" w:color="auto"/>
            <w:bottom w:val="none" w:sz="0" w:space="0" w:color="auto"/>
            <w:right w:val="none" w:sz="0" w:space="0" w:color="auto"/>
          </w:divBdr>
        </w:div>
        <w:div w:id="312028246">
          <w:marLeft w:val="640"/>
          <w:marRight w:val="0"/>
          <w:marTop w:val="0"/>
          <w:marBottom w:val="0"/>
          <w:divBdr>
            <w:top w:val="none" w:sz="0" w:space="0" w:color="auto"/>
            <w:left w:val="none" w:sz="0" w:space="0" w:color="auto"/>
            <w:bottom w:val="none" w:sz="0" w:space="0" w:color="auto"/>
            <w:right w:val="none" w:sz="0" w:space="0" w:color="auto"/>
          </w:divBdr>
        </w:div>
        <w:div w:id="315258838">
          <w:marLeft w:val="640"/>
          <w:marRight w:val="0"/>
          <w:marTop w:val="0"/>
          <w:marBottom w:val="0"/>
          <w:divBdr>
            <w:top w:val="none" w:sz="0" w:space="0" w:color="auto"/>
            <w:left w:val="none" w:sz="0" w:space="0" w:color="auto"/>
            <w:bottom w:val="none" w:sz="0" w:space="0" w:color="auto"/>
            <w:right w:val="none" w:sz="0" w:space="0" w:color="auto"/>
          </w:divBdr>
        </w:div>
        <w:div w:id="315451229">
          <w:marLeft w:val="640"/>
          <w:marRight w:val="0"/>
          <w:marTop w:val="0"/>
          <w:marBottom w:val="0"/>
          <w:divBdr>
            <w:top w:val="none" w:sz="0" w:space="0" w:color="auto"/>
            <w:left w:val="none" w:sz="0" w:space="0" w:color="auto"/>
            <w:bottom w:val="none" w:sz="0" w:space="0" w:color="auto"/>
            <w:right w:val="none" w:sz="0" w:space="0" w:color="auto"/>
          </w:divBdr>
        </w:div>
        <w:div w:id="322246119">
          <w:marLeft w:val="640"/>
          <w:marRight w:val="0"/>
          <w:marTop w:val="0"/>
          <w:marBottom w:val="0"/>
          <w:divBdr>
            <w:top w:val="none" w:sz="0" w:space="0" w:color="auto"/>
            <w:left w:val="none" w:sz="0" w:space="0" w:color="auto"/>
            <w:bottom w:val="none" w:sz="0" w:space="0" w:color="auto"/>
            <w:right w:val="none" w:sz="0" w:space="0" w:color="auto"/>
          </w:divBdr>
        </w:div>
        <w:div w:id="337585821">
          <w:marLeft w:val="640"/>
          <w:marRight w:val="0"/>
          <w:marTop w:val="0"/>
          <w:marBottom w:val="0"/>
          <w:divBdr>
            <w:top w:val="none" w:sz="0" w:space="0" w:color="auto"/>
            <w:left w:val="none" w:sz="0" w:space="0" w:color="auto"/>
            <w:bottom w:val="none" w:sz="0" w:space="0" w:color="auto"/>
            <w:right w:val="none" w:sz="0" w:space="0" w:color="auto"/>
          </w:divBdr>
        </w:div>
        <w:div w:id="348487310">
          <w:marLeft w:val="640"/>
          <w:marRight w:val="0"/>
          <w:marTop w:val="0"/>
          <w:marBottom w:val="0"/>
          <w:divBdr>
            <w:top w:val="none" w:sz="0" w:space="0" w:color="auto"/>
            <w:left w:val="none" w:sz="0" w:space="0" w:color="auto"/>
            <w:bottom w:val="none" w:sz="0" w:space="0" w:color="auto"/>
            <w:right w:val="none" w:sz="0" w:space="0" w:color="auto"/>
          </w:divBdr>
        </w:div>
        <w:div w:id="365641449">
          <w:marLeft w:val="640"/>
          <w:marRight w:val="0"/>
          <w:marTop w:val="0"/>
          <w:marBottom w:val="0"/>
          <w:divBdr>
            <w:top w:val="none" w:sz="0" w:space="0" w:color="auto"/>
            <w:left w:val="none" w:sz="0" w:space="0" w:color="auto"/>
            <w:bottom w:val="none" w:sz="0" w:space="0" w:color="auto"/>
            <w:right w:val="none" w:sz="0" w:space="0" w:color="auto"/>
          </w:divBdr>
        </w:div>
        <w:div w:id="370038987">
          <w:marLeft w:val="640"/>
          <w:marRight w:val="0"/>
          <w:marTop w:val="0"/>
          <w:marBottom w:val="0"/>
          <w:divBdr>
            <w:top w:val="none" w:sz="0" w:space="0" w:color="auto"/>
            <w:left w:val="none" w:sz="0" w:space="0" w:color="auto"/>
            <w:bottom w:val="none" w:sz="0" w:space="0" w:color="auto"/>
            <w:right w:val="none" w:sz="0" w:space="0" w:color="auto"/>
          </w:divBdr>
        </w:div>
        <w:div w:id="375394415">
          <w:marLeft w:val="640"/>
          <w:marRight w:val="0"/>
          <w:marTop w:val="0"/>
          <w:marBottom w:val="0"/>
          <w:divBdr>
            <w:top w:val="none" w:sz="0" w:space="0" w:color="auto"/>
            <w:left w:val="none" w:sz="0" w:space="0" w:color="auto"/>
            <w:bottom w:val="none" w:sz="0" w:space="0" w:color="auto"/>
            <w:right w:val="none" w:sz="0" w:space="0" w:color="auto"/>
          </w:divBdr>
        </w:div>
        <w:div w:id="386222542">
          <w:marLeft w:val="640"/>
          <w:marRight w:val="0"/>
          <w:marTop w:val="0"/>
          <w:marBottom w:val="0"/>
          <w:divBdr>
            <w:top w:val="none" w:sz="0" w:space="0" w:color="auto"/>
            <w:left w:val="none" w:sz="0" w:space="0" w:color="auto"/>
            <w:bottom w:val="none" w:sz="0" w:space="0" w:color="auto"/>
            <w:right w:val="none" w:sz="0" w:space="0" w:color="auto"/>
          </w:divBdr>
        </w:div>
        <w:div w:id="389572204">
          <w:marLeft w:val="640"/>
          <w:marRight w:val="0"/>
          <w:marTop w:val="0"/>
          <w:marBottom w:val="0"/>
          <w:divBdr>
            <w:top w:val="none" w:sz="0" w:space="0" w:color="auto"/>
            <w:left w:val="none" w:sz="0" w:space="0" w:color="auto"/>
            <w:bottom w:val="none" w:sz="0" w:space="0" w:color="auto"/>
            <w:right w:val="none" w:sz="0" w:space="0" w:color="auto"/>
          </w:divBdr>
        </w:div>
        <w:div w:id="407003540">
          <w:marLeft w:val="640"/>
          <w:marRight w:val="0"/>
          <w:marTop w:val="0"/>
          <w:marBottom w:val="0"/>
          <w:divBdr>
            <w:top w:val="none" w:sz="0" w:space="0" w:color="auto"/>
            <w:left w:val="none" w:sz="0" w:space="0" w:color="auto"/>
            <w:bottom w:val="none" w:sz="0" w:space="0" w:color="auto"/>
            <w:right w:val="none" w:sz="0" w:space="0" w:color="auto"/>
          </w:divBdr>
        </w:div>
        <w:div w:id="427194200">
          <w:marLeft w:val="640"/>
          <w:marRight w:val="0"/>
          <w:marTop w:val="0"/>
          <w:marBottom w:val="0"/>
          <w:divBdr>
            <w:top w:val="none" w:sz="0" w:space="0" w:color="auto"/>
            <w:left w:val="none" w:sz="0" w:space="0" w:color="auto"/>
            <w:bottom w:val="none" w:sz="0" w:space="0" w:color="auto"/>
            <w:right w:val="none" w:sz="0" w:space="0" w:color="auto"/>
          </w:divBdr>
        </w:div>
        <w:div w:id="427773523">
          <w:marLeft w:val="640"/>
          <w:marRight w:val="0"/>
          <w:marTop w:val="0"/>
          <w:marBottom w:val="0"/>
          <w:divBdr>
            <w:top w:val="none" w:sz="0" w:space="0" w:color="auto"/>
            <w:left w:val="none" w:sz="0" w:space="0" w:color="auto"/>
            <w:bottom w:val="none" w:sz="0" w:space="0" w:color="auto"/>
            <w:right w:val="none" w:sz="0" w:space="0" w:color="auto"/>
          </w:divBdr>
        </w:div>
        <w:div w:id="443768752">
          <w:marLeft w:val="640"/>
          <w:marRight w:val="0"/>
          <w:marTop w:val="0"/>
          <w:marBottom w:val="0"/>
          <w:divBdr>
            <w:top w:val="none" w:sz="0" w:space="0" w:color="auto"/>
            <w:left w:val="none" w:sz="0" w:space="0" w:color="auto"/>
            <w:bottom w:val="none" w:sz="0" w:space="0" w:color="auto"/>
            <w:right w:val="none" w:sz="0" w:space="0" w:color="auto"/>
          </w:divBdr>
        </w:div>
        <w:div w:id="455367192">
          <w:marLeft w:val="640"/>
          <w:marRight w:val="0"/>
          <w:marTop w:val="0"/>
          <w:marBottom w:val="0"/>
          <w:divBdr>
            <w:top w:val="none" w:sz="0" w:space="0" w:color="auto"/>
            <w:left w:val="none" w:sz="0" w:space="0" w:color="auto"/>
            <w:bottom w:val="none" w:sz="0" w:space="0" w:color="auto"/>
            <w:right w:val="none" w:sz="0" w:space="0" w:color="auto"/>
          </w:divBdr>
        </w:div>
        <w:div w:id="459226176">
          <w:marLeft w:val="640"/>
          <w:marRight w:val="0"/>
          <w:marTop w:val="0"/>
          <w:marBottom w:val="0"/>
          <w:divBdr>
            <w:top w:val="none" w:sz="0" w:space="0" w:color="auto"/>
            <w:left w:val="none" w:sz="0" w:space="0" w:color="auto"/>
            <w:bottom w:val="none" w:sz="0" w:space="0" w:color="auto"/>
            <w:right w:val="none" w:sz="0" w:space="0" w:color="auto"/>
          </w:divBdr>
        </w:div>
        <w:div w:id="460223367">
          <w:marLeft w:val="640"/>
          <w:marRight w:val="0"/>
          <w:marTop w:val="0"/>
          <w:marBottom w:val="0"/>
          <w:divBdr>
            <w:top w:val="none" w:sz="0" w:space="0" w:color="auto"/>
            <w:left w:val="none" w:sz="0" w:space="0" w:color="auto"/>
            <w:bottom w:val="none" w:sz="0" w:space="0" w:color="auto"/>
            <w:right w:val="none" w:sz="0" w:space="0" w:color="auto"/>
          </w:divBdr>
        </w:div>
        <w:div w:id="486015899">
          <w:marLeft w:val="640"/>
          <w:marRight w:val="0"/>
          <w:marTop w:val="0"/>
          <w:marBottom w:val="0"/>
          <w:divBdr>
            <w:top w:val="none" w:sz="0" w:space="0" w:color="auto"/>
            <w:left w:val="none" w:sz="0" w:space="0" w:color="auto"/>
            <w:bottom w:val="none" w:sz="0" w:space="0" w:color="auto"/>
            <w:right w:val="none" w:sz="0" w:space="0" w:color="auto"/>
          </w:divBdr>
        </w:div>
        <w:div w:id="496775796">
          <w:marLeft w:val="640"/>
          <w:marRight w:val="0"/>
          <w:marTop w:val="0"/>
          <w:marBottom w:val="0"/>
          <w:divBdr>
            <w:top w:val="none" w:sz="0" w:space="0" w:color="auto"/>
            <w:left w:val="none" w:sz="0" w:space="0" w:color="auto"/>
            <w:bottom w:val="none" w:sz="0" w:space="0" w:color="auto"/>
            <w:right w:val="none" w:sz="0" w:space="0" w:color="auto"/>
          </w:divBdr>
        </w:div>
        <w:div w:id="506284524">
          <w:marLeft w:val="640"/>
          <w:marRight w:val="0"/>
          <w:marTop w:val="0"/>
          <w:marBottom w:val="0"/>
          <w:divBdr>
            <w:top w:val="none" w:sz="0" w:space="0" w:color="auto"/>
            <w:left w:val="none" w:sz="0" w:space="0" w:color="auto"/>
            <w:bottom w:val="none" w:sz="0" w:space="0" w:color="auto"/>
            <w:right w:val="none" w:sz="0" w:space="0" w:color="auto"/>
          </w:divBdr>
        </w:div>
        <w:div w:id="508103620">
          <w:marLeft w:val="640"/>
          <w:marRight w:val="0"/>
          <w:marTop w:val="0"/>
          <w:marBottom w:val="0"/>
          <w:divBdr>
            <w:top w:val="none" w:sz="0" w:space="0" w:color="auto"/>
            <w:left w:val="none" w:sz="0" w:space="0" w:color="auto"/>
            <w:bottom w:val="none" w:sz="0" w:space="0" w:color="auto"/>
            <w:right w:val="none" w:sz="0" w:space="0" w:color="auto"/>
          </w:divBdr>
        </w:div>
        <w:div w:id="523205028">
          <w:marLeft w:val="640"/>
          <w:marRight w:val="0"/>
          <w:marTop w:val="0"/>
          <w:marBottom w:val="0"/>
          <w:divBdr>
            <w:top w:val="none" w:sz="0" w:space="0" w:color="auto"/>
            <w:left w:val="none" w:sz="0" w:space="0" w:color="auto"/>
            <w:bottom w:val="none" w:sz="0" w:space="0" w:color="auto"/>
            <w:right w:val="none" w:sz="0" w:space="0" w:color="auto"/>
          </w:divBdr>
        </w:div>
        <w:div w:id="528956370">
          <w:marLeft w:val="640"/>
          <w:marRight w:val="0"/>
          <w:marTop w:val="0"/>
          <w:marBottom w:val="0"/>
          <w:divBdr>
            <w:top w:val="none" w:sz="0" w:space="0" w:color="auto"/>
            <w:left w:val="none" w:sz="0" w:space="0" w:color="auto"/>
            <w:bottom w:val="none" w:sz="0" w:space="0" w:color="auto"/>
            <w:right w:val="none" w:sz="0" w:space="0" w:color="auto"/>
          </w:divBdr>
        </w:div>
        <w:div w:id="552546623">
          <w:marLeft w:val="640"/>
          <w:marRight w:val="0"/>
          <w:marTop w:val="0"/>
          <w:marBottom w:val="0"/>
          <w:divBdr>
            <w:top w:val="none" w:sz="0" w:space="0" w:color="auto"/>
            <w:left w:val="none" w:sz="0" w:space="0" w:color="auto"/>
            <w:bottom w:val="none" w:sz="0" w:space="0" w:color="auto"/>
            <w:right w:val="none" w:sz="0" w:space="0" w:color="auto"/>
          </w:divBdr>
        </w:div>
        <w:div w:id="560336825">
          <w:marLeft w:val="640"/>
          <w:marRight w:val="0"/>
          <w:marTop w:val="0"/>
          <w:marBottom w:val="0"/>
          <w:divBdr>
            <w:top w:val="none" w:sz="0" w:space="0" w:color="auto"/>
            <w:left w:val="none" w:sz="0" w:space="0" w:color="auto"/>
            <w:bottom w:val="none" w:sz="0" w:space="0" w:color="auto"/>
            <w:right w:val="none" w:sz="0" w:space="0" w:color="auto"/>
          </w:divBdr>
        </w:div>
        <w:div w:id="566913439">
          <w:marLeft w:val="640"/>
          <w:marRight w:val="0"/>
          <w:marTop w:val="0"/>
          <w:marBottom w:val="0"/>
          <w:divBdr>
            <w:top w:val="none" w:sz="0" w:space="0" w:color="auto"/>
            <w:left w:val="none" w:sz="0" w:space="0" w:color="auto"/>
            <w:bottom w:val="none" w:sz="0" w:space="0" w:color="auto"/>
            <w:right w:val="none" w:sz="0" w:space="0" w:color="auto"/>
          </w:divBdr>
        </w:div>
        <w:div w:id="574126186">
          <w:marLeft w:val="640"/>
          <w:marRight w:val="0"/>
          <w:marTop w:val="0"/>
          <w:marBottom w:val="0"/>
          <w:divBdr>
            <w:top w:val="none" w:sz="0" w:space="0" w:color="auto"/>
            <w:left w:val="none" w:sz="0" w:space="0" w:color="auto"/>
            <w:bottom w:val="none" w:sz="0" w:space="0" w:color="auto"/>
            <w:right w:val="none" w:sz="0" w:space="0" w:color="auto"/>
          </w:divBdr>
        </w:div>
        <w:div w:id="594443974">
          <w:marLeft w:val="640"/>
          <w:marRight w:val="0"/>
          <w:marTop w:val="0"/>
          <w:marBottom w:val="0"/>
          <w:divBdr>
            <w:top w:val="none" w:sz="0" w:space="0" w:color="auto"/>
            <w:left w:val="none" w:sz="0" w:space="0" w:color="auto"/>
            <w:bottom w:val="none" w:sz="0" w:space="0" w:color="auto"/>
            <w:right w:val="none" w:sz="0" w:space="0" w:color="auto"/>
          </w:divBdr>
        </w:div>
        <w:div w:id="609361933">
          <w:marLeft w:val="640"/>
          <w:marRight w:val="0"/>
          <w:marTop w:val="0"/>
          <w:marBottom w:val="0"/>
          <w:divBdr>
            <w:top w:val="none" w:sz="0" w:space="0" w:color="auto"/>
            <w:left w:val="none" w:sz="0" w:space="0" w:color="auto"/>
            <w:bottom w:val="none" w:sz="0" w:space="0" w:color="auto"/>
            <w:right w:val="none" w:sz="0" w:space="0" w:color="auto"/>
          </w:divBdr>
        </w:div>
        <w:div w:id="627780655">
          <w:marLeft w:val="640"/>
          <w:marRight w:val="0"/>
          <w:marTop w:val="0"/>
          <w:marBottom w:val="0"/>
          <w:divBdr>
            <w:top w:val="none" w:sz="0" w:space="0" w:color="auto"/>
            <w:left w:val="none" w:sz="0" w:space="0" w:color="auto"/>
            <w:bottom w:val="none" w:sz="0" w:space="0" w:color="auto"/>
            <w:right w:val="none" w:sz="0" w:space="0" w:color="auto"/>
          </w:divBdr>
        </w:div>
        <w:div w:id="639303871">
          <w:marLeft w:val="640"/>
          <w:marRight w:val="0"/>
          <w:marTop w:val="0"/>
          <w:marBottom w:val="0"/>
          <w:divBdr>
            <w:top w:val="none" w:sz="0" w:space="0" w:color="auto"/>
            <w:left w:val="none" w:sz="0" w:space="0" w:color="auto"/>
            <w:bottom w:val="none" w:sz="0" w:space="0" w:color="auto"/>
            <w:right w:val="none" w:sz="0" w:space="0" w:color="auto"/>
          </w:divBdr>
        </w:div>
        <w:div w:id="657811232">
          <w:marLeft w:val="640"/>
          <w:marRight w:val="0"/>
          <w:marTop w:val="0"/>
          <w:marBottom w:val="0"/>
          <w:divBdr>
            <w:top w:val="none" w:sz="0" w:space="0" w:color="auto"/>
            <w:left w:val="none" w:sz="0" w:space="0" w:color="auto"/>
            <w:bottom w:val="none" w:sz="0" w:space="0" w:color="auto"/>
            <w:right w:val="none" w:sz="0" w:space="0" w:color="auto"/>
          </w:divBdr>
        </w:div>
        <w:div w:id="675884052">
          <w:marLeft w:val="640"/>
          <w:marRight w:val="0"/>
          <w:marTop w:val="0"/>
          <w:marBottom w:val="0"/>
          <w:divBdr>
            <w:top w:val="none" w:sz="0" w:space="0" w:color="auto"/>
            <w:left w:val="none" w:sz="0" w:space="0" w:color="auto"/>
            <w:bottom w:val="none" w:sz="0" w:space="0" w:color="auto"/>
            <w:right w:val="none" w:sz="0" w:space="0" w:color="auto"/>
          </w:divBdr>
        </w:div>
        <w:div w:id="682170690">
          <w:marLeft w:val="640"/>
          <w:marRight w:val="0"/>
          <w:marTop w:val="0"/>
          <w:marBottom w:val="0"/>
          <w:divBdr>
            <w:top w:val="none" w:sz="0" w:space="0" w:color="auto"/>
            <w:left w:val="none" w:sz="0" w:space="0" w:color="auto"/>
            <w:bottom w:val="none" w:sz="0" w:space="0" w:color="auto"/>
            <w:right w:val="none" w:sz="0" w:space="0" w:color="auto"/>
          </w:divBdr>
        </w:div>
        <w:div w:id="686368372">
          <w:marLeft w:val="640"/>
          <w:marRight w:val="0"/>
          <w:marTop w:val="0"/>
          <w:marBottom w:val="0"/>
          <w:divBdr>
            <w:top w:val="none" w:sz="0" w:space="0" w:color="auto"/>
            <w:left w:val="none" w:sz="0" w:space="0" w:color="auto"/>
            <w:bottom w:val="none" w:sz="0" w:space="0" w:color="auto"/>
            <w:right w:val="none" w:sz="0" w:space="0" w:color="auto"/>
          </w:divBdr>
        </w:div>
        <w:div w:id="686641997">
          <w:marLeft w:val="640"/>
          <w:marRight w:val="0"/>
          <w:marTop w:val="0"/>
          <w:marBottom w:val="0"/>
          <w:divBdr>
            <w:top w:val="none" w:sz="0" w:space="0" w:color="auto"/>
            <w:left w:val="none" w:sz="0" w:space="0" w:color="auto"/>
            <w:bottom w:val="none" w:sz="0" w:space="0" w:color="auto"/>
            <w:right w:val="none" w:sz="0" w:space="0" w:color="auto"/>
          </w:divBdr>
        </w:div>
        <w:div w:id="689377124">
          <w:marLeft w:val="640"/>
          <w:marRight w:val="0"/>
          <w:marTop w:val="0"/>
          <w:marBottom w:val="0"/>
          <w:divBdr>
            <w:top w:val="none" w:sz="0" w:space="0" w:color="auto"/>
            <w:left w:val="none" w:sz="0" w:space="0" w:color="auto"/>
            <w:bottom w:val="none" w:sz="0" w:space="0" w:color="auto"/>
            <w:right w:val="none" w:sz="0" w:space="0" w:color="auto"/>
          </w:divBdr>
        </w:div>
        <w:div w:id="697632003">
          <w:marLeft w:val="640"/>
          <w:marRight w:val="0"/>
          <w:marTop w:val="0"/>
          <w:marBottom w:val="0"/>
          <w:divBdr>
            <w:top w:val="none" w:sz="0" w:space="0" w:color="auto"/>
            <w:left w:val="none" w:sz="0" w:space="0" w:color="auto"/>
            <w:bottom w:val="none" w:sz="0" w:space="0" w:color="auto"/>
            <w:right w:val="none" w:sz="0" w:space="0" w:color="auto"/>
          </w:divBdr>
        </w:div>
        <w:div w:id="734087754">
          <w:marLeft w:val="640"/>
          <w:marRight w:val="0"/>
          <w:marTop w:val="0"/>
          <w:marBottom w:val="0"/>
          <w:divBdr>
            <w:top w:val="none" w:sz="0" w:space="0" w:color="auto"/>
            <w:left w:val="none" w:sz="0" w:space="0" w:color="auto"/>
            <w:bottom w:val="none" w:sz="0" w:space="0" w:color="auto"/>
            <w:right w:val="none" w:sz="0" w:space="0" w:color="auto"/>
          </w:divBdr>
        </w:div>
        <w:div w:id="736783560">
          <w:marLeft w:val="640"/>
          <w:marRight w:val="0"/>
          <w:marTop w:val="0"/>
          <w:marBottom w:val="0"/>
          <w:divBdr>
            <w:top w:val="none" w:sz="0" w:space="0" w:color="auto"/>
            <w:left w:val="none" w:sz="0" w:space="0" w:color="auto"/>
            <w:bottom w:val="none" w:sz="0" w:space="0" w:color="auto"/>
            <w:right w:val="none" w:sz="0" w:space="0" w:color="auto"/>
          </w:divBdr>
        </w:div>
        <w:div w:id="740060525">
          <w:marLeft w:val="640"/>
          <w:marRight w:val="0"/>
          <w:marTop w:val="0"/>
          <w:marBottom w:val="0"/>
          <w:divBdr>
            <w:top w:val="none" w:sz="0" w:space="0" w:color="auto"/>
            <w:left w:val="none" w:sz="0" w:space="0" w:color="auto"/>
            <w:bottom w:val="none" w:sz="0" w:space="0" w:color="auto"/>
            <w:right w:val="none" w:sz="0" w:space="0" w:color="auto"/>
          </w:divBdr>
        </w:div>
        <w:div w:id="754211374">
          <w:marLeft w:val="640"/>
          <w:marRight w:val="0"/>
          <w:marTop w:val="0"/>
          <w:marBottom w:val="0"/>
          <w:divBdr>
            <w:top w:val="none" w:sz="0" w:space="0" w:color="auto"/>
            <w:left w:val="none" w:sz="0" w:space="0" w:color="auto"/>
            <w:bottom w:val="none" w:sz="0" w:space="0" w:color="auto"/>
            <w:right w:val="none" w:sz="0" w:space="0" w:color="auto"/>
          </w:divBdr>
        </w:div>
        <w:div w:id="780535658">
          <w:marLeft w:val="640"/>
          <w:marRight w:val="0"/>
          <w:marTop w:val="0"/>
          <w:marBottom w:val="0"/>
          <w:divBdr>
            <w:top w:val="none" w:sz="0" w:space="0" w:color="auto"/>
            <w:left w:val="none" w:sz="0" w:space="0" w:color="auto"/>
            <w:bottom w:val="none" w:sz="0" w:space="0" w:color="auto"/>
            <w:right w:val="none" w:sz="0" w:space="0" w:color="auto"/>
          </w:divBdr>
        </w:div>
        <w:div w:id="783573544">
          <w:marLeft w:val="640"/>
          <w:marRight w:val="0"/>
          <w:marTop w:val="0"/>
          <w:marBottom w:val="0"/>
          <w:divBdr>
            <w:top w:val="none" w:sz="0" w:space="0" w:color="auto"/>
            <w:left w:val="none" w:sz="0" w:space="0" w:color="auto"/>
            <w:bottom w:val="none" w:sz="0" w:space="0" w:color="auto"/>
            <w:right w:val="none" w:sz="0" w:space="0" w:color="auto"/>
          </w:divBdr>
        </w:div>
        <w:div w:id="785469710">
          <w:marLeft w:val="640"/>
          <w:marRight w:val="0"/>
          <w:marTop w:val="0"/>
          <w:marBottom w:val="0"/>
          <w:divBdr>
            <w:top w:val="none" w:sz="0" w:space="0" w:color="auto"/>
            <w:left w:val="none" w:sz="0" w:space="0" w:color="auto"/>
            <w:bottom w:val="none" w:sz="0" w:space="0" w:color="auto"/>
            <w:right w:val="none" w:sz="0" w:space="0" w:color="auto"/>
          </w:divBdr>
        </w:div>
        <w:div w:id="788665270">
          <w:marLeft w:val="640"/>
          <w:marRight w:val="0"/>
          <w:marTop w:val="0"/>
          <w:marBottom w:val="0"/>
          <w:divBdr>
            <w:top w:val="none" w:sz="0" w:space="0" w:color="auto"/>
            <w:left w:val="none" w:sz="0" w:space="0" w:color="auto"/>
            <w:bottom w:val="none" w:sz="0" w:space="0" w:color="auto"/>
            <w:right w:val="none" w:sz="0" w:space="0" w:color="auto"/>
          </w:divBdr>
        </w:div>
        <w:div w:id="792863293">
          <w:marLeft w:val="640"/>
          <w:marRight w:val="0"/>
          <w:marTop w:val="0"/>
          <w:marBottom w:val="0"/>
          <w:divBdr>
            <w:top w:val="none" w:sz="0" w:space="0" w:color="auto"/>
            <w:left w:val="none" w:sz="0" w:space="0" w:color="auto"/>
            <w:bottom w:val="none" w:sz="0" w:space="0" w:color="auto"/>
            <w:right w:val="none" w:sz="0" w:space="0" w:color="auto"/>
          </w:divBdr>
        </w:div>
        <w:div w:id="796334564">
          <w:marLeft w:val="640"/>
          <w:marRight w:val="0"/>
          <w:marTop w:val="0"/>
          <w:marBottom w:val="0"/>
          <w:divBdr>
            <w:top w:val="none" w:sz="0" w:space="0" w:color="auto"/>
            <w:left w:val="none" w:sz="0" w:space="0" w:color="auto"/>
            <w:bottom w:val="none" w:sz="0" w:space="0" w:color="auto"/>
            <w:right w:val="none" w:sz="0" w:space="0" w:color="auto"/>
          </w:divBdr>
        </w:div>
        <w:div w:id="801922496">
          <w:marLeft w:val="640"/>
          <w:marRight w:val="0"/>
          <w:marTop w:val="0"/>
          <w:marBottom w:val="0"/>
          <w:divBdr>
            <w:top w:val="none" w:sz="0" w:space="0" w:color="auto"/>
            <w:left w:val="none" w:sz="0" w:space="0" w:color="auto"/>
            <w:bottom w:val="none" w:sz="0" w:space="0" w:color="auto"/>
            <w:right w:val="none" w:sz="0" w:space="0" w:color="auto"/>
          </w:divBdr>
        </w:div>
        <w:div w:id="813107703">
          <w:marLeft w:val="640"/>
          <w:marRight w:val="0"/>
          <w:marTop w:val="0"/>
          <w:marBottom w:val="0"/>
          <w:divBdr>
            <w:top w:val="none" w:sz="0" w:space="0" w:color="auto"/>
            <w:left w:val="none" w:sz="0" w:space="0" w:color="auto"/>
            <w:bottom w:val="none" w:sz="0" w:space="0" w:color="auto"/>
            <w:right w:val="none" w:sz="0" w:space="0" w:color="auto"/>
          </w:divBdr>
        </w:div>
        <w:div w:id="828978920">
          <w:marLeft w:val="640"/>
          <w:marRight w:val="0"/>
          <w:marTop w:val="0"/>
          <w:marBottom w:val="0"/>
          <w:divBdr>
            <w:top w:val="none" w:sz="0" w:space="0" w:color="auto"/>
            <w:left w:val="none" w:sz="0" w:space="0" w:color="auto"/>
            <w:bottom w:val="none" w:sz="0" w:space="0" w:color="auto"/>
            <w:right w:val="none" w:sz="0" w:space="0" w:color="auto"/>
          </w:divBdr>
        </w:div>
        <w:div w:id="829175779">
          <w:marLeft w:val="640"/>
          <w:marRight w:val="0"/>
          <w:marTop w:val="0"/>
          <w:marBottom w:val="0"/>
          <w:divBdr>
            <w:top w:val="none" w:sz="0" w:space="0" w:color="auto"/>
            <w:left w:val="none" w:sz="0" w:space="0" w:color="auto"/>
            <w:bottom w:val="none" w:sz="0" w:space="0" w:color="auto"/>
            <w:right w:val="none" w:sz="0" w:space="0" w:color="auto"/>
          </w:divBdr>
        </w:div>
        <w:div w:id="832255513">
          <w:marLeft w:val="640"/>
          <w:marRight w:val="0"/>
          <w:marTop w:val="0"/>
          <w:marBottom w:val="0"/>
          <w:divBdr>
            <w:top w:val="none" w:sz="0" w:space="0" w:color="auto"/>
            <w:left w:val="none" w:sz="0" w:space="0" w:color="auto"/>
            <w:bottom w:val="none" w:sz="0" w:space="0" w:color="auto"/>
            <w:right w:val="none" w:sz="0" w:space="0" w:color="auto"/>
          </w:divBdr>
        </w:div>
        <w:div w:id="839320499">
          <w:marLeft w:val="640"/>
          <w:marRight w:val="0"/>
          <w:marTop w:val="0"/>
          <w:marBottom w:val="0"/>
          <w:divBdr>
            <w:top w:val="none" w:sz="0" w:space="0" w:color="auto"/>
            <w:left w:val="none" w:sz="0" w:space="0" w:color="auto"/>
            <w:bottom w:val="none" w:sz="0" w:space="0" w:color="auto"/>
            <w:right w:val="none" w:sz="0" w:space="0" w:color="auto"/>
          </w:divBdr>
        </w:div>
        <w:div w:id="843859085">
          <w:marLeft w:val="640"/>
          <w:marRight w:val="0"/>
          <w:marTop w:val="0"/>
          <w:marBottom w:val="0"/>
          <w:divBdr>
            <w:top w:val="none" w:sz="0" w:space="0" w:color="auto"/>
            <w:left w:val="none" w:sz="0" w:space="0" w:color="auto"/>
            <w:bottom w:val="none" w:sz="0" w:space="0" w:color="auto"/>
            <w:right w:val="none" w:sz="0" w:space="0" w:color="auto"/>
          </w:divBdr>
        </w:div>
        <w:div w:id="847672783">
          <w:marLeft w:val="640"/>
          <w:marRight w:val="0"/>
          <w:marTop w:val="0"/>
          <w:marBottom w:val="0"/>
          <w:divBdr>
            <w:top w:val="none" w:sz="0" w:space="0" w:color="auto"/>
            <w:left w:val="none" w:sz="0" w:space="0" w:color="auto"/>
            <w:bottom w:val="none" w:sz="0" w:space="0" w:color="auto"/>
            <w:right w:val="none" w:sz="0" w:space="0" w:color="auto"/>
          </w:divBdr>
        </w:div>
        <w:div w:id="862212484">
          <w:marLeft w:val="640"/>
          <w:marRight w:val="0"/>
          <w:marTop w:val="0"/>
          <w:marBottom w:val="0"/>
          <w:divBdr>
            <w:top w:val="none" w:sz="0" w:space="0" w:color="auto"/>
            <w:left w:val="none" w:sz="0" w:space="0" w:color="auto"/>
            <w:bottom w:val="none" w:sz="0" w:space="0" w:color="auto"/>
            <w:right w:val="none" w:sz="0" w:space="0" w:color="auto"/>
          </w:divBdr>
        </w:div>
        <w:div w:id="865363430">
          <w:marLeft w:val="640"/>
          <w:marRight w:val="0"/>
          <w:marTop w:val="0"/>
          <w:marBottom w:val="0"/>
          <w:divBdr>
            <w:top w:val="none" w:sz="0" w:space="0" w:color="auto"/>
            <w:left w:val="none" w:sz="0" w:space="0" w:color="auto"/>
            <w:bottom w:val="none" w:sz="0" w:space="0" w:color="auto"/>
            <w:right w:val="none" w:sz="0" w:space="0" w:color="auto"/>
          </w:divBdr>
        </w:div>
        <w:div w:id="897058891">
          <w:marLeft w:val="640"/>
          <w:marRight w:val="0"/>
          <w:marTop w:val="0"/>
          <w:marBottom w:val="0"/>
          <w:divBdr>
            <w:top w:val="none" w:sz="0" w:space="0" w:color="auto"/>
            <w:left w:val="none" w:sz="0" w:space="0" w:color="auto"/>
            <w:bottom w:val="none" w:sz="0" w:space="0" w:color="auto"/>
            <w:right w:val="none" w:sz="0" w:space="0" w:color="auto"/>
          </w:divBdr>
        </w:div>
        <w:div w:id="913390527">
          <w:marLeft w:val="640"/>
          <w:marRight w:val="0"/>
          <w:marTop w:val="0"/>
          <w:marBottom w:val="0"/>
          <w:divBdr>
            <w:top w:val="none" w:sz="0" w:space="0" w:color="auto"/>
            <w:left w:val="none" w:sz="0" w:space="0" w:color="auto"/>
            <w:bottom w:val="none" w:sz="0" w:space="0" w:color="auto"/>
            <w:right w:val="none" w:sz="0" w:space="0" w:color="auto"/>
          </w:divBdr>
        </w:div>
        <w:div w:id="940840401">
          <w:marLeft w:val="640"/>
          <w:marRight w:val="0"/>
          <w:marTop w:val="0"/>
          <w:marBottom w:val="0"/>
          <w:divBdr>
            <w:top w:val="none" w:sz="0" w:space="0" w:color="auto"/>
            <w:left w:val="none" w:sz="0" w:space="0" w:color="auto"/>
            <w:bottom w:val="none" w:sz="0" w:space="0" w:color="auto"/>
            <w:right w:val="none" w:sz="0" w:space="0" w:color="auto"/>
          </w:divBdr>
        </w:div>
        <w:div w:id="951933920">
          <w:marLeft w:val="640"/>
          <w:marRight w:val="0"/>
          <w:marTop w:val="0"/>
          <w:marBottom w:val="0"/>
          <w:divBdr>
            <w:top w:val="none" w:sz="0" w:space="0" w:color="auto"/>
            <w:left w:val="none" w:sz="0" w:space="0" w:color="auto"/>
            <w:bottom w:val="none" w:sz="0" w:space="0" w:color="auto"/>
            <w:right w:val="none" w:sz="0" w:space="0" w:color="auto"/>
          </w:divBdr>
        </w:div>
        <w:div w:id="974019022">
          <w:marLeft w:val="640"/>
          <w:marRight w:val="0"/>
          <w:marTop w:val="0"/>
          <w:marBottom w:val="0"/>
          <w:divBdr>
            <w:top w:val="none" w:sz="0" w:space="0" w:color="auto"/>
            <w:left w:val="none" w:sz="0" w:space="0" w:color="auto"/>
            <w:bottom w:val="none" w:sz="0" w:space="0" w:color="auto"/>
            <w:right w:val="none" w:sz="0" w:space="0" w:color="auto"/>
          </w:divBdr>
        </w:div>
        <w:div w:id="984895065">
          <w:marLeft w:val="640"/>
          <w:marRight w:val="0"/>
          <w:marTop w:val="0"/>
          <w:marBottom w:val="0"/>
          <w:divBdr>
            <w:top w:val="none" w:sz="0" w:space="0" w:color="auto"/>
            <w:left w:val="none" w:sz="0" w:space="0" w:color="auto"/>
            <w:bottom w:val="none" w:sz="0" w:space="0" w:color="auto"/>
            <w:right w:val="none" w:sz="0" w:space="0" w:color="auto"/>
          </w:divBdr>
        </w:div>
        <w:div w:id="1001081766">
          <w:marLeft w:val="640"/>
          <w:marRight w:val="0"/>
          <w:marTop w:val="0"/>
          <w:marBottom w:val="0"/>
          <w:divBdr>
            <w:top w:val="none" w:sz="0" w:space="0" w:color="auto"/>
            <w:left w:val="none" w:sz="0" w:space="0" w:color="auto"/>
            <w:bottom w:val="none" w:sz="0" w:space="0" w:color="auto"/>
            <w:right w:val="none" w:sz="0" w:space="0" w:color="auto"/>
          </w:divBdr>
        </w:div>
        <w:div w:id="1034112170">
          <w:marLeft w:val="640"/>
          <w:marRight w:val="0"/>
          <w:marTop w:val="0"/>
          <w:marBottom w:val="0"/>
          <w:divBdr>
            <w:top w:val="none" w:sz="0" w:space="0" w:color="auto"/>
            <w:left w:val="none" w:sz="0" w:space="0" w:color="auto"/>
            <w:bottom w:val="none" w:sz="0" w:space="0" w:color="auto"/>
            <w:right w:val="none" w:sz="0" w:space="0" w:color="auto"/>
          </w:divBdr>
        </w:div>
        <w:div w:id="1039545968">
          <w:marLeft w:val="640"/>
          <w:marRight w:val="0"/>
          <w:marTop w:val="0"/>
          <w:marBottom w:val="0"/>
          <w:divBdr>
            <w:top w:val="none" w:sz="0" w:space="0" w:color="auto"/>
            <w:left w:val="none" w:sz="0" w:space="0" w:color="auto"/>
            <w:bottom w:val="none" w:sz="0" w:space="0" w:color="auto"/>
            <w:right w:val="none" w:sz="0" w:space="0" w:color="auto"/>
          </w:divBdr>
        </w:div>
        <w:div w:id="1060516579">
          <w:marLeft w:val="640"/>
          <w:marRight w:val="0"/>
          <w:marTop w:val="0"/>
          <w:marBottom w:val="0"/>
          <w:divBdr>
            <w:top w:val="none" w:sz="0" w:space="0" w:color="auto"/>
            <w:left w:val="none" w:sz="0" w:space="0" w:color="auto"/>
            <w:bottom w:val="none" w:sz="0" w:space="0" w:color="auto"/>
            <w:right w:val="none" w:sz="0" w:space="0" w:color="auto"/>
          </w:divBdr>
        </w:div>
        <w:div w:id="1066223012">
          <w:marLeft w:val="640"/>
          <w:marRight w:val="0"/>
          <w:marTop w:val="0"/>
          <w:marBottom w:val="0"/>
          <w:divBdr>
            <w:top w:val="none" w:sz="0" w:space="0" w:color="auto"/>
            <w:left w:val="none" w:sz="0" w:space="0" w:color="auto"/>
            <w:bottom w:val="none" w:sz="0" w:space="0" w:color="auto"/>
            <w:right w:val="none" w:sz="0" w:space="0" w:color="auto"/>
          </w:divBdr>
        </w:div>
        <w:div w:id="1075585791">
          <w:marLeft w:val="640"/>
          <w:marRight w:val="0"/>
          <w:marTop w:val="0"/>
          <w:marBottom w:val="0"/>
          <w:divBdr>
            <w:top w:val="none" w:sz="0" w:space="0" w:color="auto"/>
            <w:left w:val="none" w:sz="0" w:space="0" w:color="auto"/>
            <w:bottom w:val="none" w:sz="0" w:space="0" w:color="auto"/>
            <w:right w:val="none" w:sz="0" w:space="0" w:color="auto"/>
          </w:divBdr>
        </w:div>
        <w:div w:id="1081681368">
          <w:marLeft w:val="640"/>
          <w:marRight w:val="0"/>
          <w:marTop w:val="0"/>
          <w:marBottom w:val="0"/>
          <w:divBdr>
            <w:top w:val="none" w:sz="0" w:space="0" w:color="auto"/>
            <w:left w:val="none" w:sz="0" w:space="0" w:color="auto"/>
            <w:bottom w:val="none" w:sz="0" w:space="0" w:color="auto"/>
            <w:right w:val="none" w:sz="0" w:space="0" w:color="auto"/>
          </w:divBdr>
        </w:div>
        <w:div w:id="1083448668">
          <w:marLeft w:val="640"/>
          <w:marRight w:val="0"/>
          <w:marTop w:val="0"/>
          <w:marBottom w:val="0"/>
          <w:divBdr>
            <w:top w:val="none" w:sz="0" w:space="0" w:color="auto"/>
            <w:left w:val="none" w:sz="0" w:space="0" w:color="auto"/>
            <w:bottom w:val="none" w:sz="0" w:space="0" w:color="auto"/>
            <w:right w:val="none" w:sz="0" w:space="0" w:color="auto"/>
          </w:divBdr>
        </w:div>
        <w:div w:id="1119107072">
          <w:marLeft w:val="640"/>
          <w:marRight w:val="0"/>
          <w:marTop w:val="0"/>
          <w:marBottom w:val="0"/>
          <w:divBdr>
            <w:top w:val="none" w:sz="0" w:space="0" w:color="auto"/>
            <w:left w:val="none" w:sz="0" w:space="0" w:color="auto"/>
            <w:bottom w:val="none" w:sz="0" w:space="0" w:color="auto"/>
            <w:right w:val="none" w:sz="0" w:space="0" w:color="auto"/>
          </w:divBdr>
        </w:div>
        <w:div w:id="1129203395">
          <w:marLeft w:val="640"/>
          <w:marRight w:val="0"/>
          <w:marTop w:val="0"/>
          <w:marBottom w:val="0"/>
          <w:divBdr>
            <w:top w:val="none" w:sz="0" w:space="0" w:color="auto"/>
            <w:left w:val="none" w:sz="0" w:space="0" w:color="auto"/>
            <w:bottom w:val="none" w:sz="0" w:space="0" w:color="auto"/>
            <w:right w:val="none" w:sz="0" w:space="0" w:color="auto"/>
          </w:divBdr>
        </w:div>
        <w:div w:id="1143962586">
          <w:marLeft w:val="640"/>
          <w:marRight w:val="0"/>
          <w:marTop w:val="0"/>
          <w:marBottom w:val="0"/>
          <w:divBdr>
            <w:top w:val="none" w:sz="0" w:space="0" w:color="auto"/>
            <w:left w:val="none" w:sz="0" w:space="0" w:color="auto"/>
            <w:bottom w:val="none" w:sz="0" w:space="0" w:color="auto"/>
            <w:right w:val="none" w:sz="0" w:space="0" w:color="auto"/>
          </w:divBdr>
        </w:div>
        <w:div w:id="1157453523">
          <w:marLeft w:val="640"/>
          <w:marRight w:val="0"/>
          <w:marTop w:val="0"/>
          <w:marBottom w:val="0"/>
          <w:divBdr>
            <w:top w:val="none" w:sz="0" w:space="0" w:color="auto"/>
            <w:left w:val="none" w:sz="0" w:space="0" w:color="auto"/>
            <w:bottom w:val="none" w:sz="0" w:space="0" w:color="auto"/>
            <w:right w:val="none" w:sz="0" w:space="0" w:color="auto"/>
          </w:divBdr>
        </w:div>
        <w:div w:id="1160147806">
          <w:marLeft w:val="640"/>
          <w:marRight w:val="0"/>
          <w:marTop w:val="0"/>
          <w:marBottom w:val="0"/>
          <w:divBdr>
            <w:top w:val="none" w:sz="0" w:space="0" w:color="auto"/>
            <w:left w:val="none" w:sz="0" w:space="0" w:color="auto"/>
            <w:bottom w:val="none" w:sz="0" w:space="0" w:color="auto"/>
            <w:right w:val="none" w:sz="0" w:space="0" w:color="auto"/>
          </w:divBdr>
        </w:div>
        <w:div w:id="1162938450">
          <w:marLeft w:val="640"/>
          <w:marRight w:val="0"/>
          <w:marTop w:val="0"/>
          <w:marBottom w:val="0"/>
          <w:divBdr>
            <w:top w:val="none" w:sz="0" w:space="0" w:color="auto"/>
            <w:left w:val="none" w:sz="0" w:space="0" w:color="auto"/>
            <w:bottom w:val="none" w:sz="0" w:space="0" w:color="auto"/>
            <w:right w:val="none" w:sz="0" w:space="0" w:color="auto"/>
          </w:divBdr>
        </w:div>
        <w:div w:id="1175656978">
          <w:marLeft w:val="640"/>
          <w:marRight w:val="0"/>
          <w:marTop w:val="0"/>
          <w:marBottom w:val="0"/>
          <w:divBdr>
            <w:top w:val="none" w:sz="0" w:space="0" w:color="auto"/>
            <w:left w:val="none" w:sz="0" w:space="0" w:color="auto"/>
            <w:bottom w:val="none" w:sz="0" w:space="0" w:color="auto"/>
            <w:right w:val="none" w:sz="0" w:space="0" w:color="auto"/>
          </w:divBdr>
        </w:div>
        <w:div w:id="1181624542">
          <w:marLeft w:val="640"/>
          <w:marRight w:val="0"/>
          <w:marTop w:val="0"/>
          <w:marBottom w:val="0"/>
          <w:divBdr>
            <w:top w:val="none" w:sz="0" w:space="0" w:color="auto"/>
            <w:left w:val="none" w:sz="0" w:space="0" w:color="auto"/>
            <w:bottom w:val="none" w:sz="0" w:space="0" w:color="auto"/>
            <w:right w:val="none" w:sz="0" w:space="0" w:color="auto"/>
          </w:divBdr>
        </w:div>
        <w:div w:id="1185440377">
          <w:marLeft w:val="640"/>
          <w:marRight w:val="0"/>
          <w:marTop w:val="0"/>
          <w:marBottom w:val="0"/>
          <w:divBdr>
            <w:top w:val="none" w:sz="0" w:space="0" w:color="auto"/>
            <w:left w:val="none" w:sz="0" w:space="0" w:color="auto"/>
            <w:bottom w:val="none" w:sz="0" w:space="0" w:color="auto"/>
            <w:right w:val="none" w:sz="0" w:space="0" w:color="auto"/>
          </w:divBdr>
        </w:div>
        <w:div w:id="1199968742">
          <w:marLeft w:val="640"/>
          <w:marRight w:val="0"/>
          <w:marTop w:val="0"/>
          <w:marBottom w:val="0"/>
          <w:divBdr>
            <w:top w:val="none" w:sz="0" w:space="0" w:color="auto"/>
            <w:left w:val="none" w:sz="0" w:space="0" w:color="auto"/>
            <w:bottom w:val="none" w:sz="0" w:space="0" w:color="auto"/>
            <w:right w:val="none" w:sz="0" w:space="0" w:color="auto"/>
          </w:divBdr>
        </w:div>
        <w:div w:id="1202866993">
          <w:marLeft w:val="640"/>
          <w:marRight w:val="0"/>
          <w:marTop w:val="0"/>
          <w:marBottom w:val="0"/>
          <w:divBdr>
            <w:top w:val="none" w:sz="0" w:space="0" w:color="auto"/>
            <w:left w:val="none" w:sz="0" w:space="0" w:color="auto"/>
            <w:bottom w:val="none" w:sz="0" w:space="0" w:color="auto"/>
            <w:right w:val="none" w:sz="0" w:space="0" w:color="auto"/>
          </w:divBdr>
        </w:div>
        <w:div w:id="1203713497">
          <w:marLeft w:val="640"/>
          <w:marRight w:val="0"/>
          <w:marTop w:val="0"/>
          <w:marBottom w:val="0"/>
          <w:divBdr>
            <w:top w:val="none" w:sz="0" w:space="0" w:color="auto"/>
            <w:left w:val="none" w:sz="0" w:space="0" w:color="auto"/>
            <w:bottom w:val="none" w:sz="0" w:space="0" w:color="auto"/>
            <w:right w:val="none" w:sz="0" w:space="0" w:color="auto"/>
          </w:divBdr>
        </w:div>
        <w:div w:id="1236017751">
          <w:marLeft w:val="640"/>
          <w:marRight w:val="0"/>
          <w:marTop w:val="0"/>
          <w:marBottom w:val="0"/>
          <w:divBdr>
            <w:top w:val="none" w:sz="0" w:space="0" w:color="auto"/>
            <w:left w:val="none" w:sz="0" w:space="0" w:color="auto"/>
            <w:bottom w:val="none" w:sz="0" w:space="0" w:color="auto"/>
            <w:right w:val="none" w:sz="0" w:space="0" w:color="auto"/>
          </w:divBdr>
        </w:div>
        <w:div w:id="1241058196">
          <w:marLeft w:val="640"/>
          <w:marRight w:val="0"/>
          <w:marTop w:val="0"/>
          <w:marBottom w:val="0"/>
          <w:divBdr>
            <w:top w:val="none" w:sz="0" w:space="0" w:color="auto"/>
            <w:left w:val="none" w:sz="0" w:space="0" w:color="auto"/>
            <w:bottom w:val="none" w:sz="0" w:space="0" w:color="auto"/>
            <w:right w:val="none" w:sz="0" w:space="0" w:color="auto"/>
          </w:divBdr>
        </w:div>
        <w:div w:id="1261841603">
          <w:marLeft w:val="640"/>
          <w:marRight w:val="0"/>
          <w:marTop w:val="0"/>
          <w:marBottom w:val="0"/>
          <w:divBdr>
            <w:top w:val="none" w:sz="0" w:space="0" w:color="auto"/>
            <w:left w:val="none" w:sz="0" w:space="0" w:color="auto"/>
            <w:bottom w:val="none" w:sz="0" w:space="0" w:color="auto"/>
            <w:right w:val="none" w:sz="0" w:space="0" w:color="auto"/>
          </w:divBdr>
        </w:div>
        <w:div w:id="1263958317">
          <w:marLeft w:val="640"/>
          <w:marRight w:val="0"/>
          <w:marTop w:val="0"/>
          <w:marBottom w:val="0"/>
          <w:divBdr>
            <w:top w:val="none" w:sz="0" w:space="0" w:color="auto"/>
            <w:left w:val="none" w:sz="0" w:space="0" w:color="auto"/>
            <w:bottom w:val="none" w:sz="0" w:space="0" w:color="auto"/>
            <w:right w:val="none" w:sz="0" w:space="0" w:color="auto"/>
          </w:divBdr>
        </w:div>
        <w:div w:id="1277174494">
          <w:marLeft w:val="640"/>
          <w:marRight w:val="0"/>
          <w:marTop w:val="0"/>
          <w:marBottom w:val="0"/>
          <w:divBdr>
            <w:top w:val="none" w:sz="0" w:space="0" w:color="auto"/>
            <w:left w:val="none" w:sz="0" w:space="0" w:color="auto"/>
            <w:bottom w:val="none" w:sz="0" w:space="0" w:color="auto"/>
            <w:right w:val="none" w:sz="0" w:space="0" w:color="auto"/>
          </w:divBdr>
        </w:div>
        <w:div w:id="1289429055">
          <w:marLeft w:val="640"/>
          <w:marRight w:val="0"/>
          <w:marTop w:val="0"/>
          <w:marBottom w:val="0"/>
          <w:divBdr>
            <w:top w:val="none" w:sz="0" w:space="0" w:color="auto"/>
            <w:left w:val="none" w:sz="0" w:space="0" w:color="auto"/>
            <w:bottom w:val="none" w:sz="0" w:space="0" w:color="auto"/>
            <w:right w:val="none" w:sz="0" w:space="0" w:color="auto"/>
          </w:divBdr>
        </w:div>
        <w:div w:id="1293756475">
          <w:marLeft w:val="640"/>
          <w:marRight w:val="0"/>
          <w:marTop w:val="0"/>
          <w:marBottom w:val="0"/>
          <w:divBdr>
            <w:top w:val="none" w:sz="0" w:space="0" w:color="auto"/>
            <w:left w:val="none" w:sz="0" w:space="0" w:color="auto"/>
            <w:bottom w:val="none" w:sz="0" w:space="0" w:color="auto"/>
            <w:right w:val="none" w:sz="0" w:space="0" w:color="auto"/>
          </w:divBdr>
        </w:div>
        <w:div w:id="1295259378">
          <w:marLeft w:val="640"/>
          <w:marRight w:val="0"/>
          <w:marTop w:val="0"/>
          <w:marBottom w:val="0"/>
          <w:divBdr>
            <w:top w:val="none" w:sz="0" w:space="0" w:color="auto"/>
            <w:left w:val="none" w:sz="0" w:space="0" w:color="auto"/>
            <w:bottom w:val="none" w:sz="0" w:space="0" w:color="auto"/>
            <w:right w:val="none" w:sz="0" w:space="0" w:color="auto"/>
          </w:divBdr>
        </w:div>
        <w:div w:id="1296184136">
          <w:marLeft w:val="640"/>
          <w:marRight w:val="0"/>
          <w:marTop w:val="0"/>
          <w:marBottom w:val="0"/>
          <w:divBdr>
            <w:top w:val="none" w:sz="0" w:space="0" w:color="auto"/>
            <w:left w:val="none" w:sz="0" w:space="0" w:color="auto"/>
            <w:bottom w:val="none" w:sz="0" w:space="0" w:color="auto"/>
            <w:right w:val="none" w:sz="0" w:space="0" w:color="auto"/>
          </w:divBdr>
        </w:div>
        <w:div w:id="1297178802">
          <w:marLeft w:val="640"/>
          <w:marRight w:val="0"/>
          <w:marTop w:val="0"/>
          <w:marBottom w:val="0"/>
          <w:divBdr>
            <w:top w:val="none" w:sz="0" w:space="0" w:color="auto"/>
            <w:left w:val="none" w:sz="0" w:space="0" w:color="auto"/>
            <w:bottom w:val="none" w:sz="0" w:space="0" w:color="auto"/>
            <w:right w:val="none" w:sz="0" w:space="0" w:color="auto"/>
          </w:divBdr>
        </w:div>
        <w:div w:id="1305349936">
          <w:marLeft w:val="640"/>
          <w:marRight w:val="0"/>
          <w:marTop w:val="0"/>
          <w:marBottom w:val="0"/>
          <w:divBdr>
            <w:top w:val="none" w:sz="0" w:space="0" w:color="auto"/>
            <w:left w:val="none" w:sz="0" w:space="0" w:color="auto"/>
            <w:bottom w:val="none" w:sz="0" w:space="0" w:color="auto"/>
            <w:right w:val="none" w:sz="0" w:space="0" w:color="auto"/>
          </w:divBdr>
        </w:div>
        <w:div w:id="1307782597">
          <w:marLeft w:val="640"/>
          <w:marRight w:val="0"/>
          <w:marTop w:val="0"/>
          <w:marBottom w:val="0"/>
          <w:divBdr>
            <w:top w:val="none" w:sz="0" w:space="0" w:color="auto"/>
            <w:left w:val="none" w:sz="0" w:space="0" w:color="auto"/>
            <w:bottom w:val="none" w:sz="0" w:space="0" w:color="auto"/>
            <w:right w:val="none" w:sz="0" w:space="0" w:color="auto"/>
          </w:divBdr>
        </w:div>
        <w:div w:id="1308778557">
          <w:marLeft w:val="640"/>
          <w:marRight w:val="0"/>
          <w:marTop w:val="0"/>
          <w:marBottom w:val="0"/>
          <w:divBdr>
            <w:top w:val="none" w:sz="0" w:space="0" w:color="auto"/>
            <w:left w:val="none" w:sz="0" w:space="0" w:color="auto"/>
            <w:bottom w:val="none" w:sz="0" w:space="0" w:color="auto"/>
            <w:right w:val="none" w:sz="0" w:space="0" w:color="auto"/>
          </w:divBdr>
        </w:div>
        <w:div w:id="1323662181">
          <w:marLeft w:val="640"/>
          <w:marRight w:val="0"/>
          <w:marTop w:val="0"/>
          <w:marBottom w:val="0"/>
          <w:divBdr>
            <w:top w:val="none" w:sz="0" w:space="0" w:color="auto"/>
            <w:left w:val="none" w:sz="0" w:space="0" w:color="auto"/>
            <w:bottom w:val="none" w:sz="0" w:space="0" w:color="auto"/>
            <w:right w:val="none" w:sz="0" w:space="0" w:color="auto"/>
          </w:divBdr>
        </w:div>
        <w:div w:id="1324162707">
          <w:marLeft w:val="640"/>
          <w:marRight w:val="0"/>
          <w:marTop w:val="0"/>
          <w:marBottom w:val="0"/>
          <w:divBdr>
            <w:top w:val="none" w:sz="0" w:space="0" w:color="auto"/>
            <w:left w:val="none" w:sz="0" w:space="0" w:color="auto"/>
            <w:bottom w:val="none" w:sz="0" w:space="0" w:color="auto"/>
            <w:right w:val="none" w:sz="0" w:space="0" w:color="auto"/>
          </w:divBdr>
        </w:div>
        <w:div w:id="1325860465">
          <w:marLeft w:val="640"/>
          <w:marRight w:val="0"/>
          <w:marTop w:val="0"/>
          <w:marBottom w:val="0"/>
          <w:divBdr>
            <w:top w:val="none" w:sz="0" w:space="0" w:color="auto"/>
            <w:left w:val="none" w:sz="0" w:space="0" w:color="auto"/>
            <w:bottom w:val="none" w:sz="0" w:space="0" w:color="auto"/>
            <w:right w:val="none" w:sz="0" w:space="0" w:color="auto"/>
          </w:divBdr>
        </w:div>
        <w:div w:id="1336613411">
          <w:marLeft w:val="640"/>
          <w:marRight w:val="0"/>
          <w:marTop w:val="0"/>
          <w:marBottom w:val="0"/>
          <w:divBdr>
            <w:top w:val="none" w:sz="0" w:space="0" w:color="auto"/>
            <w:left w:val="none" w:sz="0" w:space="0" w:color="auto"/>
            <w:bottom w:val="none" w:sz="0" w:space="0" w:color="auto"/>
            <w:right w:val="none" w:sz="0" w:space="0" w:color="auto"/>
          </w:divBdr>
        </w:div>
        <w:div w:id="1338071537">
          <w:marLeft w:val="640"/>
          <w:marRight w:val="0"/>
          <w:marTop w:val="0"/>
          <w:marBottom w:val="0"/>
          <w:divBdr>
            <w:top w:val="none" w:sz="0" w:space="0" w:color="auto"/>
            <w:left w:val="none" w:sz="0" w:space="0" w:color="auto"/>
            <w:bottom w:val="none" w:sz="0" w:space="0" w:color="auto"/>
            <w:right w:val="none" w:sz="0" w:space="0" w:color="auto"/>
          </w:divBdr>
        </w:div>
        <w:div w:id="1341853965">
          <w:marLeft w:val="640"/>
          <w:marRight w:val="0"/>
          <w:marTop w:val="0"/>
          <w:marBottom w:val="0"/>
          <w:divBdr>
            <w:top w:val="none" w:sz="0" w:space="0" w:color="auto"/>
            <w:left w:val="none" w:sz="0" w:space="0" w:color="auto"/>
            <w:bottom w:val="none" w:sz="0" w:space="0" w:color="auto"/>
            <w:right w:val="none" w:sz="0" w:space="0" w:color="auto"/>
          </w:divBdr>
        </w:div>
        <w:div w:id="1346515238">
          <w:marLeft w:val="640"/>
          <w:marRight w:val="0"/>
          <w:marTop w:val="0"/>
          <w:marBottom w:val="0"/>
          <w:divBdr>
            <w:top w:val="none" w:sz="0" w:space="0" w:color="auto"/>
            <w:left w:val="none" w:sz="0" w:space="0" w:color="auto"/>
            <w:bottom w:val="none" w:sz="0" w:space="0" w:color="auto"/>
            <w:right w:val="none" w:sz="0" w:space="0" w:color="auto"/>
          </w:divBdr>
        </w:div>
        <w:div w:id="1347708285">
          <w:marLeft w:val="640"/>
          <w:marRight w:val="0"/>
          <w:marTop w:val="0"/>
          <w:marBottom w:val="0"/>
          <w:divBdr>
            <w:top w:val="none" w:sz="0" w:space="0" w:color="auto"/>
            <w:left w:val="none" w:sz="0" w:space="0" w:color="auto"/>
            <w:bottom w:val="none" w:sz="0" w:space="0" w:color="auto"/>
            <w:right w:val="none" w:sz="0" w:space="0" w:color="auto"/>
          </w:divBdr>
        </w:div>
        <w:div w:id="1351100180">
          <w:marLeft w:val="640"/>
          <w:marRight w:val="0"/>
          <w:marTop w:val="0"/>
          <w:marBottom w:val="0"/>
          <w:divBdr>
            <w:top w:val="none" w:sz="0" w:space="0" w:color="auto"/>
            <w:left w:val="none" w:sz="0" w:space="0" w:color="auto"/>
            <w:bottom w:val="none" w:sz="0" w:space="0" w:color="auto"/>
            <w:right w:val="none" w:sz="0" w:space="0" w:color="auto"/>
          </w:divBdr>
        </w:div>
        <w:div w:id="1354768950">
          <w:marLeft w:val="640"/>
          <w:marRight w:val="0"/>
          <w:marTop w:val="0"/>
          <w:marBottom w:val="0"/>
          <w:divBdr>
            <w:top w:val="none" w:sz="0" w:space="0" w:color="auto"/>
            <w:left w:val="none" w:sz="0" w:space="0" w:color="auto"/>
            <w:bottom w:val="none" w:sz="0" w:space="0" w:color="auto"/>
            <w:right w:val="none" w:sz="0" w:space="0" w:color="auto"/>
          </w:divBdr>
        </w:div>
        <w:div w:id="1355963887">
          <w:marLeft w:val="640"/>
          <w:marRight w:val="0"/>
          <w:marTop w:val="0"/>
          <w:marBottom w:val="0"/>
          <w:divBdr>
            <w:top w:val="none" w:sz="0" w:space="0" w:color="auto"/>
            <w:left w:val="none" w:sz="0" w:space="0" w:color="auto"/>
            <w:bottom w:val="none" w:sz="0" w:space="0" w:color="auto"/>
            <w:right w:val="none" w:sz="0" w:space="0" w:color="auto"/>
          </w:divBdr>
        </w:div>
        <w:div w:id="1362899214">
          <w:marLeft w:val="640"/>
          <w:marRight w:val="0"/>
          <w:marTop w:val="0"/>
          <w:marBottom w:val="0"/>
          <w:divBdr>
            <w:top w:val="none" w:sz="0" w:space="0" w:color="auto"/>
            <w:left w:val="none" w:sz="0" w:space="0" w:color="auto"/>
            <w:bottom w:val="none" w:sz="0" w:space="0" w:color="auto"/>
            <w:right w:val="none" w:sz="0" w:space="0" w:color="auto"/>
          </w:divBdr>
        </w:div>
        <w:div w:id="1366904750">
          <w:marLeft w:val="640"/>
          <w:marRight w:val="0"/>
          <w:marTop w:val="0"/>
          <w:marBottom w:val="0"/>
          <w:divBdr>
            <w:top w:val="none" w:sz="0" w:space="0" w:color="auto"/>
            <w:left w:val="none" w:sz="0" w:space="0" w:color="auto"/>
            <w:bottom w:val="none" w:sz="0" w:space="0" w:color="auto"/>
            <w:right w:val="none" w:sz="0" w:space="0" w:color="auto"/>
          </w:divBdr>
        </w:div>
        <w:div w:id="1370956423">
          <w:marLeft w:val="640"/>
          <w:marRight w:val="0"/>
          <w:marTop w:val="0"/>
          <w:marBottom w:val="0"/>
          <w:divBdr>
            <w:top w:val="none" w:sz="0" w:space="0" w:color="auto"/>
            <w:left w:val="none" w:sz="0" w:space="0" w:color="auto"/>
            <w:bottom w:val="none" w:sz="0" w:space="0" w:color="auto"/>
            <w:right w:val="none" w:sz="0" w:space="0" w:color="auto"/>
          </w:divBdr>
        </w:div>
        <w:div w:id="1403523413">
          <w:marLeft w:val="640"/>
          <w:marRight w:val="0"/>
          <w:marTop w:val="0"/>
          <w:marBottom w:val="0"/>
          <w:divBdr>
            <w:top w:val="none" w:sz="0" w:space="0" w:color="auto"/>
            <w:left w:val="none" w:sz="0" w:space="0" w:color="auto"/>
            <w:bottom w:val="none" w:sz="0" w:space="0" w:color="auto"/>
            <w:right w:val="none" w:sz="0" w:space="0" w:color="auto"/>
          </w:divBdr>
        </w:div>
        <w:div w:id="1408990614">
          <w:marLeft w:val="640"/>
          <w:marRight w:val="0"/>
          <w:marTop w:val="0"/>
          <w:marBottom w:val="0"/>
          <w:divBdr>
            <w:top w:val="none" w:sz="0" w:space="0" w:color="auto"/>
            <w:left w:val="none" w:sz="0" w:space="0" w:color="auto"/>
            <w:bottom w:val="none" w:sz="0" w:space="0" w:color="auto"/>
            <w:right w:val="none" w:sz="0" w:space="0" w:color="auto"/>
          </w:divBdr>
        </w:div>
        <w:div w:id="1418595905">
          <w:marLeft w:val="640"/>
          <w:marRight w:val="0"/>
          <w:marTop w:val="0"/>
          <w:marBottom w:val="0"/>
          <w:divBdr>
            <w:top w:val="none" w:sz="0" w:space="0" w:color="auto"/>
            <w:left w:val="none" w:sz="0" w:space="0" w:color="auto"/>
            <w:bottom w:val="none" w:sz="0" w:space="0" w:color="auto"/>
            <w:right w:val="none" w:sz="0" w:space="0" w:color="auto"/>
          </w:divBdr>
        </w:div>
        <w:div w:id="1427844649">
          <w:marLeft w:val="640"/>
          <w:marRight w:val="0"/>
          <w:marTop w:val="0"/>
          <w:marBottom w:val="0"/>
          <w:divBdr>
            <w:top w:val="none" w:sz="0" w:space="0" w:color="auto"/>
            <w:left w:val="none" w:sz="0" w:space="0" w:color="auto"/>
            <w:bottom w:val="none" w:sz="0" w:space="0" w:color="auto"/>
            <w:right w:val="none" w:sz="0" w:space="0" w:color="auto"/>
          </w:divBdr>
        </w:div>
        <w:div w:id="1428620282">
          <w:marLeft w:val="640"/>
          <w:marRight w:val="0"/>
          <w:marTop w:val="0"/>
          <w:marBottom w:val="0"/>
          <w:divBdr>
            <w:top w:val="none" w:sz="0" w:space="0" w:color="auto"/>
            <w:left w:val="none" w:sz="0" w:space="0" w:color="auto"/>
            <w:bottom w:val="none" w:sz="0" w:space="0" w:color="auto"/>
            <w:right w:val="none" w:sz="0" w:space="0" w:color="auto"/>
          </w:divBdr>
        </w:div>
        <w:div w:id="1436440299">
          <w:marLeft w:val="640"/>
          <w:marRight w:val="0"/>
          <w:marTop w:val="0"/>
          <w:marBottom w:val="0"/>
          <w:divBdr>
            <w:top w:val="none" w:sz="0" w:space="0" w:color="auto"/>
            <w:left w:val="none" w:sz="0" w:space="0" w:color="auto"/>
            <w:bottom w:val="none" w:sz="0" w:space="0" w:color="auto"/>
            <w:right w:val="none" w:sz="0" w:space="0" w:color="auto"/>
          </w:divBdr>
        </w:div>
        <w:div w:id="1441610985">
          <w:marLeft w:val="640"/>
          <w:marRight w:val="0"/>
          <w:marTop w:val="0"/>
          <w:marBottom w:val="0"/>
          <w:divBdr>
            <w:top w:val="none" w:sz="0" w:space="0" w:color="auto"/>
            <w:left w:val="none" w:sz="0" w:space="0" w:color="auto"/>
            <w:bottom w:val="none" w:sz="0" w:space="0" w:color="auto"/>
            <w:right w:val="none" w:sz="0" w:space="0" w:color="auto"/>
          </w:divBdr>
        </w:div>
        <w:div w:id="1452162581">
          <w:marLeft w:val="640"/>
          <w:marRight w:val="0"/>
          <w:marTop w:val="0"/>
          <w:marBottom w:val="0"/>
          <w:divBdr>
            <w:top w:val="none" w:sz="0" w:space="0" w:color="auto"/>
            <w:left w:val="none" w:sz="0" w:space="0" w:color="auto"/>
            <w:bottom w:val="none" w:sz="0" w:space="0" w:color="auto"/>
            <w:right w:val="none" w:sz="0" w:space="0" w:color="auto"/>
          </w:divBdr>
        </w:div>
        <w:div w:id="1453161943">
          <w:marLeft w:val="640"/>
          <w:marRight w:val="0"/>
          <w:marTop w:val="0"/>
          <w:marBottom w:val="0"/>
          <w:divBdr>
            <w:top w:val="none" w:sz="0" w:space="0" w:color="auto"/>
            <w:left w:val="none" w:sz="0" w:space="0" w:color="auto"/>
            <w:bottom w:val="none" w:sz="0" w:space="0" w:color="auto"/>
            <w:right w:val="none" w:sz="0" w:space="0" w:color="auto"/>
          </w:divBdr>
        </w:div>
        <w:div w:id="1459714435">
          <w:marLeft w:val="640"/>
          <w:marRight w:val="0"/>
          <w:marTop w:val="0"/>
          <w:marBottom w:val="0"/>
          <w:divBdr>
            <w:top w:val="none" w:sz="0" w:space="0" w:color="auto"/>
            <w:left w:val="none" w:sz="0" w:space="0" w:color="auto"/>
            <w:bottom w:val="none" w:sz="0" w:space="0" w:color="auto"/>
            <w:right w:val="none" w:sz="0" w:space="0" w:color="auto"/>
          </w:divBdr>
        </w:div>
        <w:div w:id="1465852729">
          <w:marLeft w:val="640"/>
          <w:marRight w:val="0"/>
          <w:marTop w:val="0"/>
          <w:marBottom w:val="0"/>
          <w:divBdr>
            <w:top w:val="none" w:sz="0" w:space="0" w:color="auto"/>
            <w:left w:val="none" w:sz="0" w:space="0" w:color="auto"/>
            <w:bottom w:val="none" w:sz="0" w:space="0" w:color="auto"/>
            <w:right w:val="none" w:sz="0" w:space="0" w:color="auto"/>
          </w:divBdr>
        </w:div>
        <w:div w:id="1469322524">
          <w:marLeft w:val="640"/>
          <w:marRight w:val="0"/>
          <w:marTop w:val="0"/>
          <w:marBottom w:val="0"/>
          <w:divBdr>
            <w:top w:val="none" w:sz="0" w:space="0" w:color="auto"/>
            <w:left w:val="none" w:sz="0" w:space="0" w:color="auto"/>
            <w:bottom w:val="none" w:sz="0" w:space="0" w:color="auto"/>
            <w:right w:val="none" w:sz="0" w:space="0" w:color="auto"/>
          </w:divBdr>
        </w:div>
        <w:div w:id="1471944751">
          <w:marLeft w:val="640"/>
          <w:marRight w:val="0"/>
          <w:marTop w:val="0"/>
          <w:marBottom w:val="0"/>
          <w:divBdr>
            <w:top w:val="none" w:sz="0" w:space="0" w:color="auto"/>
            <w:left w:val="none" w:sz="0" w:space="0" w:color="auto"/>
            <w:bottom w:val="none" w:sz="0" w:space="0" w:color="auto"/>
            <w:right w:val="none" w:sz="0" w:space="0" w:color="auto"/>
          </w:divBdr>
        </w:div>
        <w:div w:id="1475487179">
          <w:marLeft w:val="640"/>
          <w:marRight w:val="0"/>
          <w:marTop w:val="0"/>
          <w:marBottom w:val="0"/>
          <w:divBdr>
            <w:top w:val="none" w:sz="0" w:space="0" w:color="auto"/>
            <w:left w:val="none" w:sz="0" w:space="0" w:color="auto"/>
            <w:bottom w:val="none" w:sz="0" w:space="0" w:color="auto"/>
            <w:right w:val="none" w:sz="0" w:space="0" w:color="auto"/>
          </w:divBdr>
        </w:div>
        <w:div w:id="1479106884">
          <w:marLeft w:val="640"/>
          <w:marRight w:val="0"/>
          <w:marTop w:val="0"/>
          <w:marBottom w:val="0"/>
          <w:divBdr>
            <w:top w:val="none" w:sz="0" w:space="0" w:color="auto"/>
            <w:left w:val="none" w:sz="0" w:space="0" w:color="auto"/>
            <w:bottom w:val="none" w:sz="0" w:space="0" w:color="auto"/>
            <w:right w:val="none" w:sz="0" w:space="0" w:color="auto"/>
          </w:divBdr>
        </w:div>
        <w:div w:id="1483544061">
          <w:marLeft w:val="640"/>
          <w:marRight w:val="0"/>
          <w:marTop w:val="0"/>
          <w:marBottom w:val="0"/>
          <w:divBdr>
            <w:top w:val="none" w:sz="0" w:space="0" w:color="auto"/>
            <w:left w:val="none" w:sz="0" w:space="0" w:color="auto"/>
            <w:bottom w:val="none" w:sz="0" w:space="0" w:color="auto"/>
            <w:right w:val="none" w:sz="0" w:space="0" w:color="auto"/>
          </w:divBdr>
        </w:div>
        <w:div w:id="1497190092">
          <w:marLeft w:val="640"/>
          <w:marRight w:val="0"/>
          <w:marTop w:val="0"/>
          <w:marBottom w:val="0"/>
          <w:divBdr>
            <w:top w:val="none" w:sz="0" w:space="0" w:color="auto"/>
            <w:left w:val="none" w:sz="0" w:space="0" w:color="auto"/>
            <w:bottom w:val="none" w:sz="0" w:space="0" w:color="auto"/>
            <w:right w:val="none" w:sz="0" w:space="0" w:color="auto"/>
          </w:divBdr>
        </w:div>
        <w:div w:id="1518227055">
          <w:marLeft w:val="640"/>
          <w:marRight w:val="0"/>
          <w:marTop w:val="0"/>
          <w:marBottom w:val="0"/>
          <w:divBdr>
            <w:top w:val="none" w:sz="0" w:space="0" w:color="auto"/>
            <w:left w:val="none" w:sz="0" w:space="0" w:color="auto"/>
            <w:bottom w:val="none" w:sz="0" w:space="0" w:color="auto"/>
            <w:right w:val="none" w:sz="0" w:space="0" w:color="auto"/>
          </w:divBdr>
        </w:div>
        <w:div w:id="1534805426">
          <w:marLeft w:val="640"/>
          <w:marRight w:val="0"/>
          <w:marTop w:val="0"/>
          <w:marBottom w:val="0"/>
          <w:divBdr>
            <w:top w:val="none" w:sz="0" w:space="0" w:color="auto"/>
            <w:left w:val="none" w:sz="0" w:space="0" w:color="auto"/>
            <w:bottom w:val="none" w:sz="0" w:space="0" w:color="auto"/>
            <w:right w:val="none" w:sz="0" w:space="0" w:color="auto"/>
          </w:divBdr>
        </w:div>
        <w:div w:id="1536578941">
          <w:marLeft w:val="640"/>
          <w:marRight w:val="0"/>
          <w:marTop w:val="0"/>
          <w:marBottom w:val="0"/>
          <w:divBdr>
            <w:top w:val="none" w:sz="0" w:space="0" w:color="auto"/>
            <w:left w:val="none" w:sz="0" w:space="0" w:color="auto"/>
            <w:bottom w:val="none" w:sz="0" w:space="0" w:color="auto"/>
            <w:right w:val="none" w:sz="0" w:space="0" w:color="auto"/>
          </w:divBdr>
        </w:div>
        <w:div w:id="1542087022">
          <w:marLeft w:val="640"/>
          <w:marRight w:val="0"/>
          <w:marTop w:val="0"/>
          <w:marBottom w:val="0"/>
          <w:divBdr>
            <w:top w:val="none" w:sz="0" w:space="0" w:color="auto"/>
            <w:left w:val="none" w:sz="0" w:space="0" w:color="auto"/>
            <w:bottom w:val="none" w:sz="0" w:space="0" w:color="auto"/>
            <w:right w:val="none" w:sz="0" w:space="0" w:color="auto"/>
          </w:divBdr>
        </w:div>
        <w:div w:id="1574003215">
          <w:marLeft w:val="640"/>
          <w:marRight w:val="0"/>
          <w:marTop w:val="0"/>
          <w:marBottom w:val="0"/>
          <w:divBdr>
            <w:top w:val="none" w:sz="0" w:space="0" w:color="auto"/>
            <w:left w:val="none" w:sz="0" w:space="0" w:color="auto"/>
            <w:bottom w:val="none" w:sz="0" w:space="0" w:color="auto"/>
            <w:right w:val="none" w:sz="0" w:space="0" w:color="auto"/>
          </w:divBdr>
        </w:div>
        <w:div w:id="1590651131">
          <w:marLeft w:val="640"/>
          <w:marRight w:val="0"/>
          <w:marTop w:val="0"/>
          <w:marBottom w:val="0"/>
          <w:divBdr>
            <w:top w:val="none" w:sz="0" w:space="0" w:color="auto"/>
            <w:left w:val="none" w:sz="0" w:space="0" w:color="auto"/>
            <w:bottom w:val="none" w:sz="0" w:space="0" w:color="auto"/>
            <w:right w:val="none" w:sz="0" w:space="0" w:color="auto"/>
          </w:divBdr>
        </w:div>
        <w:div w:id="1594628168">
          <w:marLeft w:val="640"/>
          <w:marRight w:val="0"/>
          <w:marTop w:val="0"/>
          <w:marBottom w:val="0"/>
          <w:divBdr>
            <w:top w:val="none" w:sz="0" w:space="0" w:color="auto"/>
            <w:left w:val="none" w:sz="0" w:space="0" w:color="auto"/>
            <w:bottom w:val="none" w:sz="0" w:space="0" w:color="auto"/>
            <w:right w:val="none" w:sz="0" w:space="0" w:color="auto"/>
          </w:divBdr>
        </w:div>
        <w:div w:id="1598177715">
          <w:marLeft w:val="640"/>
          <w:marRight w:val="0"/>
          <w:marTop w:val="0"/>
          <w:marBottom w:val="0"/>
          <w:divBdr>
            <w:top w:val="none" w:sz="0" w:space="0" w:color="auto"/>
            <w:left w:val="none" w:sz="0" w:space="0" w:color="auto"/>
            <w:bottom w:val="none" w:sz="0" w:space="0" w:color="auto"/>
            <w:right w:val="none" w:sz="0" w:space="0" w:color="auto"/>
          </w:divBdr>
        </w:div>
        <w:div w:id="1605573659">
          <w:marLeft w:val="640"/>
          <w:marRight w:val="0"/>
          <w:marTop w:val="0"/>
          <w:marBottom w:val="0"/>
          <w:divBdr>
            <w:top w:val="none" w:sz="0" w:space="0" w:color="auto"/>
            <w:left w:val="none" w:sz="0" w:space="0" w:color="auto"/>
            <w:bottom w:val="none" w:sz="0" w:space="0" w:color="auto"/>
            <w:right w:val="none" w:sz="0" w:space="0" w:color="auto"/>
          </w:divBdr>
        </w:div>
        <w:div w:id="1616789988">
          <w:marLeft w:val="640"/>
          <w:marRight w:val="0"/>
          <w:marTop w:val="0"/>
          <w:marBottom w:val="0"/>
          <w:divBdr>
            <w:top w:val="none" w:sz="0" w:space="0" w:color="auto"/>
            <w:left w:val="none" w:sz="0" w:space="0" w:color="auto"/>
            <w:bottom w:val="none" w:sz="0" w:space="0" w:color="auto"/>
            <w:right w:val="none" w:sz="0" w:space="0" w:color="auto"/>
          </w:divBdr>
        </w:div>
        <w:div w:id="1623994102">
          <w:marLeft w:val="640"/>
          <w:marRight w:val="0"/>
          <w:marTop w:val="0"/>
          <w:marBottom w:val="0"/>
          <w:divBdr>
            <w:top w:val="none" w:sz="0" w:space="0" w:color="auto"/>
            <w:left w:val="none" w:sz="0" w:space="0" w:color="auto"/>
            <w:bottom w:val="none" w:sz="0" w:space="0" w:color="auto"/>
            <w:right w:val="none" w:sz="0" w:space="0" w:color="auto"/>
          </w:divBdr>
        </w:div>
        <w:div w:id="1643803689">
          <w:marLeft w:val="640"/>
          <w:marRight w:val="0"/>
          <w:marTop w:val="0"/>
          <w:marBottom w:val="0"/>
          <w:divBdr>
            <w:top w:val="none" w:sz="0" w:space="0" w:color="auto"/>
            <w:left w:val="none" w:sz="0" w:space="0" w:color="auto"/>
            <w:bottom w:val="none" w:sz="0" w:space="0" w:color="auto"/>
            <w:right w:val="none" w:sz="0" w:space="0" w:color="auto"/>
          </w:divBdr>
        </w:div>
        <w:div w:id="1647589627">
          <w:marLeft w:val="640"/>
          <w:marRight w:val="0"/>
          <w:marTop w:val="0"/>
          <w:marBottom w:val="0"/>
          <w:divBdr>
            <w:top w:val="none" w:sz="0" w:space="0" w:color="auto"/>
            <w:left w:val="none" w:sz="0" w:space="0" w:color="auto"/>
            <w:bottom w:val="none" w:sz="0" w:space="0" w:color="auto"/>
            <w:right w:val="none" w:sz="0" w:space="0" w:color="auto"/>
          </w:divBdr>
        </w:div>
        <w:div w:id="1654219788">
          <w:marLeft w:val="640"/>
          <w:marRight w:val="0"/>
          <w:marTop w:val="0"/>
          <w:marBottom w:val="0"/>
          <w:divBdr>
            <w:top w:val="none" w:sz="0" w:space="0" w:color="auto"/>
            <w:left w:val="none" w:sz="0" w:space="0" w:color="auto"/>
            <w:bottom w:val="none" w:sz="0" w:space="0" w:color="auto"/>
            <w:right w:val="none" w:sz="0" w:space="0" w:color="auto"/>
          </w:divBdr>
        </w:div>
        <w:div w:id="1665081892">
          <w:marLeft w:val="640"/>
          <w:marRight w:val="0"/>
          <w:marTop w:val="0"/>
          <w:marBottom w:val="0"/>
          <w:divBdr>
            <w:top w:val="none" w:sz="0" w:space="0" w:color="auto"/>
            <w:left w:val="none" w:sz="0" w:space="0" w:color="auto"/>
            <w:bottom w:val="none" w:sz="0" w:space="0" w:color="auto"/>
            <w:right w:val="none" w:sz="0" w:space="0" w:color="auto"/>
          </w:divBdr>
        </w:div>
        <w:div w:id="1665817736">
          <w:marLeft w:val="640"/>
          <w:marRight w:val="0"/>
          <w:marTop w:val="0"/>
          <w:marBottom w:val="0"/>
          <w:divBdr>
            <w:top w:val="none" w:sz="0" w:space="0" w:color="auto"/>
            <w:left w:val="none" w:sz="0" w:space="0" w:color="auto"/>
            <w:bottom w:val="none" w:sz="0" w:space="0" w:color="auto"/>
            <w:right w:val="none" w:sz="0" w:space="0" w:color="auto"/>
          </w:divBdr>
        </w:div>
        <w:div w:id="1666857211">
          <w:marLeft w:val="640"/>
          <w:marRight w:val="0"/>
          <w:marTop w:val="0"/>
          <w:marBottom w:val="0"/>
          <w:divBdr>
            <w:top w:val="none" w:sz="0" w:space="0" w:color="auto"/>
            <w:left w:val="none" w:sz="0" w:space="0" w:color="auto"/>
            <w:bottom w:val="none" w:sz="0" w:space="0" w:color="auto"/>
            <w:right w:val="none" w:sz="0" w:space="0" w:color="auto"/>
          </w:divBdr>
        </w:div>
        <w:div w:id="1667631507">
          <w:marLeft w:val="640"/>
          <w:marRight w:val="0"/>
          <w:marTop w:val="0"/>
          <w:marBottom w:val="0"/>
          <w:divBdr>
            <w:top w:val="none" w:sz="0" w:space="0" w:color="auto"/>
            <w:left w:val="none" w:sz="0" w:space="0" w:color="auto"/>
            <w:bottom w:val="none" w:sz="0" w:space="0" w:color="auto"/>
            <w:right w:val="none" w:sz="0" w:space="0" w:color="auto"/>
          </w:divBdr>
        </w:div>
        <w:div w:id="1669213304">
          <w:marLeft w:val="640"/>
          <w:marRight w:val="0"/>
          <w:marTop w:val="0"/>
          <w:marBottom w:val="0"/>
          <w:divBdr>
            <w:top w:val="none" w:sz="0" w:space="0" w:color="auto"/>
            <w:left w:val="none" w:sz="0" w:space="0" w:color="auto"/>
            <w:bottom w:val="none" w:sz="0" w:space="0" w:color="auto"/>
            <w:right w:val="none" w:sz="0" w:space="0" w:color="auto"/>
          </w:divBdr>
        </w:div>
        <w:div w:id="1680933549">
          <w:marLeft w:val="640"/>
          <w:marRight w:val="0"/>
          <w:marTop w:val="0"/>
          <w:marBottom w:val="0"/>
          <w:divBdr>
            <w:top w:val="none" w:sz="0" w:space="0" w:color="auto"/>
            <w:left w:val="none" w:sz="0" w:space="0" w:color="auto"/>
            <w:bottom w:val="none" w:sz="0" w:space="0" w:color="auto"/>
            <w:right w:val="none" w:sz="0" w:space="0" w:color="auto"/>
          </w:divBdr>
        </w:div>
        <w:div w:id="1693803362">
          <w:marLeft w:val="640"/>
          <w:marRight w:val="0"/>
          <w:marTop w:val="0"/>
          <w:marBottom w:val="0"/>
          <w:divBdr>
            <w:top w:val="none" w:sz="0" w:space="0" w:color="auto"/>
            <w:left w:val="none" w:sz="0" w:space="0" w:color="auto"/>
            <w:bottom w:val="none" w:sz="0" w:space="0" w:color="auto"/>
            <w:right w:val="none" w:sz="0" w:space="0" w:color="auto"/>
          </w:divBdr>
        </w:div>
        <w:div w:id="1694306614">
          <w:marLeft w:val="640"/>
          <w:marRight w:val="0"/>
          <w:marTop w:val="0"/>
          <w:marBottom w:val="0"/>
          <w:divBdr>
            <w:top w:val="none" w:sz="0" w:space="0" w:color="auto"/>
            <w:left w:val="none" w:sz="0" w:space="0" w:color="auto"/>
            <w:bottom w:val="none" w:sz="0" w:space="0" w:color="auto"/>
            <w:right w:val="none" w:sz="0" w:space="0" w:color="auto"/>
          </w:divBdr>
        </w:div>
        <w:div w:id="1696811895">
          <w:marLeft w:val="640"/>
          <w:marRight w:val="0"/>
          <w:marTop w:val="0"/>
          <w:marBottom w:val="0"/>
          <w:divBdr>
            <w:top w:val="none" w:sz="0" w:space="0" w:color="auto"/>
            <w:left w:val="none" w:sz="0" w:space="0" w:color="auto"/>
            <w:bottom w:val="none" w:sz="0" w:space="0" w:color="auto"/>
            <w:right w:val="none" w:sz="0" w:space="0" w:color="auto"/>
          </w:divBdr>
        </w:div>
        <w:div w:id="1704285019">
          <w:marLeft w:val="640"/>
          <w:marRight w:val="0"/>
          <w:marTop w:val="0"/>
          <w:marBottom w:val="0"/>
          <w:divBdr>
            <w:top w:val="none" w:sz="0" w:space="0" w:color="auto"/>
            <w:left w:val="none" w:sz="0" w:space="0" w:color="auto"/>
            <w:bottom w:val="none" w:sz="0" w:space="0" w:color="auto"/>
            <w:right w:val="none" w:sz="0" w:space="0" w:color="auto"/>
          </w:divBdr>
        </w:div>
        <w:div w:id="1712725405">
          <w:marLeft w:val="640"/>
          <w:marRight w:val="0"/>
          <w:marTop w:val="0"/>
          <w:marBottom w:val="0"/>
          <w:divBdr>
            <w:top w:val="none" w:sz="0" w:space="0" w:color="auto"/>
            <w:left w:val="none" w:sz="0" w:space="0" w:color="auto"/>
            <w:bottom w:val="none" w:sz="0" w:space="0" w:color="auto"/>
            <w:right w:val="none" w:sz="0" w:space="0" w:color="auto"/>
          </w:divBdr>
        </w:div>
        <w:div w:id="1714038681">
          <w:marLeft w:val="640"/>
          <w:marRight w:val="0"/>
          <w:marTop w:val="0"/>
          <w:marBottom w:val="0"/>
          <w:divBdr>
            <w:top w:val="none" w:sz="0" w:space="0" w:color="auto"/>
            <w:left w:val="none" w:sz="0" w:space="0" w:color="auto"/>
            <w:bottom w:val="none" w:sz="0" w:space="0" w:color="auto"/>
            <w:right w:val="none" w:sz="0" w:space="0" w:color="auto"/>
          </w:divBdr>
        </w:div>
        <w:div w:id="1724791191">
          <w:marLeft w:val="640"/>
          <w:marRight w:val="0"/>
          <w:marTop w:val="0"/>
          <w:marBottom w:val="0"/>
          <w:divBdr>
            <w:top w:val="none" w:sz="0" w:space="0" w:color="auto"/>
            <w:left w:val="none" w:sz="0" w:space="0" w:color="auto"/>
            <w:bottom w:val="none" w:sz="0" w:space="0" w:color="auto"/>
            <w:right w:val="none" w:sz="0" w:space="0" w:color="auto"/>
          </w:divBdr>
        </w:div>
        <w:div w:id="1737849657">
          <w:marLeft w:val="640"/>
          <w:marRight w:val="0"/>
          <w:marTop w:val="0"/>
          <w:marBottom w:val="0"/>
          <w:divBdr>
            <w:top w:val="none" w:sz="0" w:space="0" w:color="auto"/>
            <w:left w:val="none" w:sz="0" w:space="0" w:color="auto"/>
            <w:bottom w:val="none" w:sz="0" w:space="0" w:color="auto"/>
            <w:right w:val="none" w:sz="0" w:space="0" w:color="auto"/>
          </w:divBdr>
        </w:div>
        <w:div w:id="1740439670">
          <w:marLeft w:val="640"/>
          <w:marRight w:val="0"/>
          <w:marTop w:val="0"/>
          <w:marBottom w:val="0"/>
          <w:divBdr>
            <w:top w:val="none" w:sz="0" w:space="0" w:color="auto"/>
            <w:left w:val="none" w:sz="0" w:space="0" w:color="auto"/>
            <w:bottom w:val="none" w:sz="0" w:space="0" w:color="auto"/>
            <w:right w:val="none" w:sz="0" w:space="0" w:color="auto"/>
          </w:divBdr>
        </w:div>
        <w:div w:id="1742173023">
          <w:marLeft w:val="640"/>
          <w:marRight w:val="0"/>
          <w:marTop w:val="0"/>
          <w:marBottom w:val="0"/>
          <w:divBdr>
            <w:top w:val="none" w:sz="0" w:space="0" w:color="auto"/>
            <w:left w:val="none" w:sz="0" w:space="0" w:color="auto"/>
            <w:bottom w:val="none" w:sz="0" w:space="0" w:color="auto"/>
            <w:right w:val="none" w:sz="0" w:space="0" w:color="auto"/>
          </w:divBdr>
        </w:div>
        <w:div w:id="1742944686">
          <w:marLeft w:val="640"/>
          <w:marRight w:val="0"/>
          <w:marTop w:val="0"/>
          <w:marBottom w:val="0"/>
          <w:divBdr>
            <w:top w:val="none" w:sz="0" w:space="0" w:color="auto"/>
            <w:left w:val="none" w:sz="0" w:space="0" w:color="auto"/>
            <w:bottom w:val="none" w:sz="0" w:space="0" w:color="auto"/>
            <w:right w:val="none" w:sz="0" w:space="0" w:color="auto"/>
          </w:divBdr>
        </w:div>
        <w:div w:id="1745103129">
          <w:marLeft w:val="640"/>
          <w:marRight w:val="0"/>
          <w:marTop w:val="0"/>
          <w:marBottom w:val="0"/>
          <w:divBdr>
            <w:top w:val="none" w:sz="0" w:space="0" w:color="auto"/>
            <w:left w:val="none" w:sz="0" w:space="0" w:color="auto"/>
            <w:bottom w:val="none" w:sz="0" w:space="0" w:color="auto"/>
            <w:right w:val="none" w:sz="0" w:space="0" w:color="auto"/>
          </w:divBdr>
        </w:div>
        <w:div w:id="1755393207">
          <w:marLeft w:val="640"/>
          <w:marRight w:val="0"/>
          <w:marTop w:val="0"/>
          <w:marBottom w:val="0"/>
          <w:divBdr>
            <w:top w:val="none" w:sz="0" w:space="0" w:color="auto"/>
            <w:left w:val="none" w:sz="0" w:space="0" w:color="auto"/>
            <w:bottom w:val="none" w:sz="0" w:space="0" w:color="auto"/>
            <w:right w:val="none" w:sz="0" w:space="0" w:color="auto"/>
          </w:divBdr>
        </w:div>
        <w:div w:id="1755516065">
          <w:marLeft w:val="640"/>
          <w:marRight w:val="0"/>
          <w:marTop w:val="0"/>
          <w:marBottom w:val="0"/>
          <w:divBdr>
            <w:top w:val="none" w:sz="0" w:space="0" w:color="auto"/>
            <w:left w:val="none" w:sz="0" w:space="0" w:color="auto"/>
            <w:bottom w:val="none" w:sz="0" w:space="0" w:color="auto"/>
            <w:right w:val="none" w:sz="0" w:space="0" w:color="auto"/>
          </w:divBdr>
        </w:div>
        <w:div w:id="1762027070">
          <w:marLeft w:val="640"/>
          <w:marRight w:val="0"/>
          <w:marTop w:val="0"/>
          <w:marBottom w:val="0"/>
          <w:divBdr>
            <w:top w:val="none" w:sz="0" w:space="0" w:color="auto"/>
            <w:left w:val="none" w:sz="0" w:space="0" w:color="auto"/>
            <w:bottom w:val="none" w:sz="0" w:space="0" w:color="auto"/>
            <w:right w:val="none" w:sz="0" w:space="0" w:color="auto"/>
          </w:divBdr>
        </w:div>
        <w:div w:id="1763138154">
          <w:marLeft w:val="640"/>
          <w:marRight w:val="0"/>
          <w:marTop w:val="0"/>
          <w:marBottom w:val="0"/>
          <w:divBdr>
            <w:top w:val="none" w:sz="0" w:space="0" w:color="auto"/>
            <w:left w:val="none" w:sz="0" w:space="0" w:color="auto"/>
            <w:bottom w:val="none" w:sz="0" w:space="0" w:color="auto"/>
            <w:right w:val="none" w:sz="0" w:space="0" w:color="auto"/>
          </w:divBdr>
        </w:div>
        <w:div w:id="1768574843">
          <w:marLeft w:val="640"/>
          <w:marRight w:val="0"/>
          <w:marTop w:val="0"/>
          <w:marBottom w:val="0"/>
          <w:divBdr>
            <w:top w:val="none" w:sz="0" w:space="0" w:color="auto"/>
            <w:left w:val="none" w:sz="0" w:space="0" w:color="auto"/>
            <w:bottom w:val="none" w:sz="0" w:space="0" w:color="auto"/>
            <w:right w:val="none" w:sz="0" w:space="0" w:color="auto"/>
          </w:divBdr>
        </w:div>
        <w:div w:id="1777021478">
          <w:marLeft w:val="640"/>
          <w:marRight w:val="0"/>
          <w:marTop w:val="0"/>
          <w:marBottom w:val="0"/>
          <w:divBdr>
            <w:top w:val="none" w:sz="0" w:space="0" w:color="auto"/>
            <w:left w:val="none" w:sz="0" w:space="0" w:color="auto"/>
            <w:bottom w:val="none" w:sz="0" w:space="0" w:color="auto"/>
            <w:right w:val="none" w:sz="0" w:space="0" w:color="auto"/>
          </w:divBdr>
        </w:div>
        <w:div w:id="1790852331">
          <w:marLeft w:val="640"/>
          <w:marRight w:val="0"/>
          <w:marTop w:val="0"/>
          <w:marBottom w:val="0"/>
          <w:divBdr>
            <w:top w:val="none" w:sz="0" w:space="0" w:color="auto"/>
            <w:left w:val="none" w:sz="0" w:space="0" w:color="auto"/>
            <w:bottom w:val="none" w:sz="0" w:space="0" w:color="auto"/>
            <w:right w:val="none" w:sz="0" w:space="0" w:color="auto"/>
          </w:divBdr>
        </w:div>
        <w:div w:id="1817726086">
          <w:marLeft w:val="640"/>
          <w:marRight w:val="0"/>
          <w:marTop w:val="0"/>
          <w:marBottom w:val="0"/>
          <w:divBdr>
            <w:top w:val="none" w:sz="0" w:space="0" w:color="auto"/>
            <w:left w:val="none" w:sz="0" w:space="0" w:color="auto"/>
            <w:bottom w:val="none" w:sz="0" w:space="0" w:color="auto"/>
            <w:right w:val="none" w:sz="0" w:space="0" w:color="auto"/>
          </w:divBdr>
        </w:div>
        <w:div w:id="1821264916">
          <w:marLeft w:val="640"/>
          <w:marRight w:val="0"/>
          <w:marTop w:val="0"/>
          <w:marBottom w:val="0"/>
          <w:divBdr>
            <w:top w:val="none" w:sz="0" w:space="0" w:color="auto"/>
            <w:left w:val="none" w:sz="0" w:space="0" w:color="auto"/>
            <w:bottom w:val="none" w:sz="0" w:space="0" w:color="auto"/>
            <w:right w:val="none" w:sz="0" w:space="0" w:color="auto"/>
          </w:divBdr>
        </w:div>
        <w:div w:id="1827160626">
          <w:marLeft w:val="640"/>
          <w:marRight w:val="0"/>
          <w:marTop w:val="0"/>
          <w:marBottom w:val="0"/>
          <w:divBdr>
            <w:top w:val="none" w:sz="0" w:space="0" w:color="auto"/>
            <w:left w:val="none" w:sz="0" w:space="0" w:color="auto"/>
            <w:bottom w:val="none" w:sz="0" w:space="0" w:color="auto"/>
            <w:right w:val="none" w:sz="0" w:space="0" w:color="auto"/>
          </w:divBdr>
        </w:div>
        <w:div w:id="1827160668">
          <w:marLeft w:val="640"/>
          <w:marRight w:val="0"/>
          <w:marTop w:val="0"/>
          <w:marBottom w:val="0"/>
          <w:divBdr>
            <w:top w:val="none" w:sz="0" w:space="0" w:color="auto"/>
            <w:left w:val="none" w:sz="0" w:space="0" w:color="auto"/>
            <w:bottom w:val="none" w:sz="0" w:space="0" w:color="auto"/>
            <w:right w:val="none" w:sz="0" w:space="0" w:color="auto"/>
          </w:divBdr>
        </w:div>
        <w:div w:id="1830318048">
          <w:marLeft w:val="640"/>
          <w:marRight w:val="0"/>
          <w:marTop w:val="0"/>
          <w:marBottom w:val="0"/>
          <w:divBdr>
            <w:top w:val="none" w:sz="0" w:space="0" w:color="auto"/>
            <w:left w:val="none" w:sz="0" w:space="0" w:color="auto"/>
            <w:bottom w:val="none" w:sz="0" w:space="0" w:color="auto"/>
            <w:right w:val="none" w:sz="0" w:space="0" w:color="auto"/>
          </w:divBdr>
        </w:div>
        <w:div w:id="1833794491">
          <w:marLeft w:val="640"/>
          <w:marRight w:val="0"/>
          <w:marTop w:val="0"/>
          <w:marBottom w:val="0"/>
          <w:divBdr>
            <w:top w:val="none" w:sz="0" w:space="0" w:color="auto"/>
            <w:left w:val="none" w:sz="0" w:space="0" w:color="auto"/>
            <w:bottom w:val="none" w:sz="0" w:space="0" w:color="auto"/>
            <w:right w:val="none" w:sz="0" w:space="0" w:color="auto"/>
          </w:divBdr>
        </w:div>
        <w:div w:id="1851214538">
          <w:marLeft w:val="640"/>
          <w:marRight w:val="0"/>
          <w:marTop w:val="0"/>
          <w:marBottom w:val="0"/>
          <w:divBdr>
            <w:top w:val="none" w:sz="0" w:space="0" w:color="auto"/>
            <w:left w:val="none" w:sz="0" w:space="0" w:color="auto"/>
            <w:bottom w:val="none" w:sz="0" w:space="0" w:color="auto"/>
            <w:right w:val="none" w:sz="0" w:space="0" w:color="auto"/>
          </w:divBdr>
        </w:div>
        <w:div w:id="1852835318">
          <w:marLeft w:val="640"/>
          <w:marRight w:val="0"/>
          <w:marTop w:val="0"/>
          <w:marBottom w:val="0"/>
          <w:divBdr>
            <w:top w:val="none" w:sz="0" w:space="0" w:color="auto"/>
            <w:left w:val="none" w:sz="0" w:space="0" w:color="auto"/>
            <w:bottom w:val="none" w:sz="0" w:space="0" w:color="auto"/>
            <w:right w:val="none" w:sz="0" w:space="0" w:color="auto"/>
          </w:divBdr>
        </w:div>
        <w:div w:id="1861508693">
          <w:marLeft w:val="640"/>
          <w:marRight w:val="0"/>
          <w:marTop w:val="0"/>
          <w:marBottom w:val="0"/>
          <w:divBdr>
            <w:top w:val="none" w:sz="0" w:space="0" w:color="auto"/>
            <w:left w:val="none" w:sz="0" w:space="0" w:color="auto"/>
            <w:bottom w:val="none" w:sz="0" w:space="0" w:color="auto"/>
            <w:right w:val="none" w:sz="0" w:space="0" w:color="auto"/>
          </w:divBdr>
        </w:div>
        <w:div w:id="1870336178">
          <w:marLeft w:val="640"/>
          <w:marRight w:val="0"/>
          <w:marTop w:val="0"/>
          <w:marBottom w:val="0"/>
          <w:divBdr>
            <w:top w:val="none" w:sz="0" w:space="0" w:color="auto"/>
            <w:left w:val="none" w:sz="0" w:space="0" w:color="auto"/>
            <w:bottom w:val="none" w:sz="0" w:space="0" w:color="auto"/>
            <w:right w:val="none" w:sz="0" w:space="0" w:color="auto"/>
          </w:divBdr>
        </w:div>
        <w:div w:id="1892378955">
          <w:marLeft w:val="640"/>
          <w:marRight w:val="0"/>
          <w:marTop w:val="0"/>
          <w:marBottom w:val="0"/>
          <w:divBdr>
            <w:top w:val="none" w:sz="0" w:space="0" w:color="auto"/>
            <w:left w:val="none" w:sz="0" w:space="0" w:color="auto"/>
            <w:bottom w:val="none" w:sz="0" w:space="0" w:color="auto"/>
            <w:right w:val="none" w:sz="0" w:space="0" w:color="auto"/>
          </w:divBdr>
        </w:div>
        <w:div w:id="1895777442">
          <w:marLeft w:val="640"/>
          <w:marRight w:val="0"/>
          <w:marTop w:val="0"/>
          <w:marBottom w:val="0"/>
          <w:divBdr>
            <w:top w:val="none" w:sz="0" w:space="0" w:color="auto"/>
            <w:left w:val="none" w:sz="0" w:space="0" w:color="auto"/>
            <w:bottom w:val="none" w:sz="0" w:space="0" w:color="auto"/>
            <w:right w:val="none" w:sz="0" w:space="0" w:color="auto"/>
          </w:divBdr>
        </w:div>
        <w:div w:id="1932932990">
          <w:marLeft w:val="640"/>
          <w:marRight w:val="0"/>
          <w:marTop w:val="0"/>
          <w:marBottom w:val="0"/>
          <w:divBdr>
            <w:top w:val="none" w:sz="0" w:space="0" w:color="auto"/>
            <w:left w:val="none" w:sz="0" w:space="0" w:color="auto"/>
            <w:bottom w:val="none" w:sz="0" w:space="0" w:color="auto"/>
            <w:right w:val="none" w:sz="0" w:space="0" w:color="auto"/>
          </w:divBdr>
        </w:div>
        <w:div w:id="1943537971">
          <w:marLeft w:val="640"/>
          <w:marRight w:val="0"/>
          <w:marTop w:val="0"/>
          <w:marBottom w:val="0"/>
          <w:divBdr>
            <w:top w:val="none" w:sz="0" w:space="0" w:color="auto"/>
            <w:left w:val="none" w:sz="0" w:space="0" w:color="auto"/>
            <w:bottom w:val="none" w:sz="0" w:space="0" w:color="auto"/>
            <w:right w:val="none" w:sz="0" w:space="0" w:color="auto"/>
          </w:divBdr>
        </w:div>
        <w:div w:id="1957640892">
          <w:marLeft w:val="640"/>
          <w:marRight w:val="0"/>
          <w:marTop w:val="0"/>
          <w:marBottom w:val="0"/>
          <w:divBdr>
            <w:top w:val="none" w:sz="0" w:space="0" w:color="auto"/>
            <w:left w:val="none" w:sz="0" w:space="0" w:color="auto"/>
            <w:bottom w:val="none" w:sz="0" w:space="0" w:color="auto"/>
            <w:right w:val="none" w:sz="0" w:space="0" w:color="auto"/>
          </w:divBdr>
        </w:div>
        <w:div w:id="1972394487">
          <w:marLeft w:val="640"/>
          <w:marRight w:val="0"/>
          <w:marTop w:val="0"/>
          <w:marBottom w:val="0"/>
          <w:divBdr>
            <w:top w:val="none" w:sz="0" w:space="0" w:color="auto"/>
            <w:left w:val="none" w:sz="0" w:space="0" w:color="auto"/>
            <w:bottom w:val="none" w:sz="0" w:space="0" w:color="auto"/>
            <w:right w:val="none" w:sz="0" w:space="0" w:color="auto"/>
          </w:divBdr>
        </w:div>
        <w:div w:id="1975983041">
          <w:marLeft w:val="640"/>
          <w:marRight w:val="0"/>
          <w:marTop w:val="0"/>
          <w:marBottom w:val="0"/>
          <w:divBdr>
            <w:top w:val="none" w:sz="0" w:space="0" w:color="auto"/>
            <w:left w:val="none" w:sz="0" w:space="0" w:color="auto"/>
            <w:bottom w:val="none" w:sz="0" w:space="0" w:color="auto"/>
            <w:right w:val="none" w:sz="0" w:space="0" w:color="auto"/>
          </w:divBdr>
        </w:div>
        <w:div w:id="1983195787">
          <w:marLeft w:val="640"/>
          <w:marRight w:val="0"/>
          <w:marTop w:val="0"/>
          <w:marBottom w:val="0"/>
          <w:divBdr>
            <w:top w:val="none" w:sz="0" w:space="0" w:color="auto"/>
            <w:left w:val="none" w:sz="0" w:space="0" w:color="auto"/>
            <w:bottom w:val="none" w:sz="0" w:space="0" w:color="auto"/>
            <w:right w:val="none" w:sz="0" w:space="0" w:color="auto"/>
          </w:divBdr>
        </w:div>
        <w:div w:id="1984697015">
          <w:marLeft w:val="640"/>
          <w:marRight w:val="0"/>
          <w:marTop w:val="0"/>
          <w:marBottom w:val="0"/>
          <w:divBdr>
            <w:top w:val="none" w:sz="0" w:space="0" w:color="auto"/>
            <w:left w:val="none" w:sz="0" w:space="0" w:color="auto"/>
            <w:bottom w:val="none" w:sz="0" w:space="0" w:color="auto"/>
            <w:right w:val="none" w:sz="0" w:space="0" w:color="auto"/>
          </w:divBdr>
        </w:div>
        <w:div w:id="1990590602">
          <w:marLeft w:val="640"/>
          <w:marRight w:val="0"/>
          <w:marTop w:val="0"/>
          <w:marBottom w:val="0"/>
          <w:divBdr>
            <w:top w:val="none" w:sz="0" w:space="0" w:color="auto"/>
            <w:left w:val="none" w:sz="0" w:space="0" w:color="auto"/>
            <w:bottom w:val="none" w:sz="0" w:space="0" w:color="auto"/>
            <w:right w:val="none" w:sz="0" w:space="0" w:color="auto"/>
          </w:divBdr>
        </w:div>
        <w:div w:id="2002731727">
          <w:marLeft w:val="640"/>
          <w:marRight w:val="0"/>
          <w:marTop w:val="0"/>
          <w:marBottom w:val="0"/>
          <w:divBdr>
            <w:top w:val="none" w:sz="0" w:space="0" w:color="auto"/>
            <w:left w:val="none" w:sz="0" w:space="0" w:color="auto"/>
            <w:bottom w:val="none" w:sz="0" w:space="0" w:color="auto"/>
            <w:right w:val="none" w:sz="0" w:space="0" w:color="auto"/>
          </w:divBdr>
        </w:div>
        <w:div w:id="2003657622">
          <w:marLeft w:val="640"/>
          <w:marRight w:val="0"/>
          <w:marTop w:val="0"/>
          <w:marBottom w:val="0"/>
          <w:divBdr>
            <w:top w:val="none" w:sz="0" w:space="0" w:color="auto"/>
            <w:left w:val="none" w:sz="0" w:space="0" w:color="auto"/>
            <w:bottom w:val="none" w:sz="0" w:space="0" w:color="auto"/>
            <w:right w:val="none" w:sz="0" w:space="0" w:color="auto"/>
          </w:divBdr>
        </w:div>
        <w:div w:id="2010599937">
          <w:marLeft w:val="640"/>
          <w:marRight w:val="0"/>
          <w:marTop w:val="0"/>
          <w:marBottom w:val="0"/>
          <w:divBdr>
            <w:top w:val="none" w:sz="0" w:space="0" w:color="auto"/>
            <w:left w:val="none" w:sz="0" w:space="0" w:color="auto"/>
            <w:bottom w:val="none" w:sz="0" w:space="0" w:color="auto"/>
            <w:right w:val="none" w:sz="0" w:space="0" w:color="auto"/>
          </w:divBdr>
        </w:div>
        <w:div w:id="2014259427">
          <w:marLeft w:val="640"/>
          <w:marRight w:val="0"/>
          <w:marTop w:val="0"/>
          <w:marBottom w:val="0"/>
          <w:divBdr>
            <w:top w:val="none" w:sz="0" w:space="0" w:color="auto"/>
            <w:left w:val="none" w:sz="0" w:space="0" w:color="auto"/>
            <w:bottom w:val="none" w:sz="0" w:space="0" w:color="auto"/>
            <w:right w:val="none" w:sz="0" w:space="0" w:color="auto"/>
          </w:divBdr>
        </w:div>
        <w:div w:id="2017031759">
          <w:marLeft w:val="640"/>
          <w:marRight w:val="0"/>
          <w:marTop w:val="0"/>
          <w:marBottom w:val="0"/>
          <w:divBdr>
            <w:top w:val="none" w:sz="0" w:space="0" w:color="auto"/>
            <w:left w:val="none" w:sz="0" w:space="0" w:color="auto"/>
            <w:bottom w:val="none" w:sz="0" w:space="0" w:color="auto"/>
            <w:right w:val="none" w:sz="0" w:space="0" w:color="auto"/>
          </w:divBdr>
        </w:div>
        <w:div w:id="2024670667">
          <w:marLeft w:val="640"/>
          <w:marRight w:val="0"/>
          <w:marTop w:val="0"/>
          <w:marBottom w:val="0"/>
          <w:divBdr>
            <w:top w:val="none" w:sz="0" w:space="0" w:color="auto"/>
            <w:left w:val="none" w:sz="0" w:space="0" w:color="auto"/>
            <w:bottom w:val="none" w:sz="0" w:space="0" w:color="auto"/>
            <w:right w:val="none" w:sz="0" w:space="0" w:color="auto"/>
          </w:divBdr>
        </w:div>
        <w:div w:id="2029716109">
          <w:marLeft w:val="640"/>
          <w:marRight w:val="0"/>
          <w:marTop w:val="0"/>
          <w:marBottom w:val="0"/>
          <w:divBdr>
            <w:top w:val="none" w:sz="0" w:space="0" w:color="auto"/>
            <w:left w:val="none" w:sz="0" w:space="0" w:color="auto"/>
            <w:bottom w:val="none" w:sz="0" w:space="0" w:color="auto"/>
            <w:right w:val="none" w:sz="0" w:space="0" w:color="auto"/>
          </w:divBdr>
        </w:div>
        <w:div w:id="2030250600">
          <w:marLeft w:val="640"/>
          <w:marRight w:val="0"/>
          <w:marTop w:val="0"/>
          <w:marBottom w:val="0"/>
          <w:divBdr>
            <w:top w:val="none" w:sz="0" w:space="0" w:color="auto"/>
            <w:left w:val="none" w:sz="0" w:space="0" w:color="auto"/>
            <w:bottom w:val="none" w:sz="0" w:space="0" w:color="auto"/>
            <w:right w:val="none" w:sz="0" w:space="0" w:color="auto"/>
          </w:divBdr>
        </w:div>
        <w:div w:id="2031834996">
          <w:marLeft w:val="640"/>
          <w:marRight w:val="0"/>
          <w:marTop w:val="0"/>
          <w:marBottom w:val="0"/>
          <w:divBdr>
            <w:top w:val="none" w:sz="0" w:space="0" w:color="auto"/>
            <w:left w:val="none" w:sz="0" w:space="0" w:color="auto"/>
            <w:bottom w:val="none" w:sz="0" w:space="0" w:color="auto"/>
            <w:right w:val="none" w:sz="0" w:space="0" w:color="auto"/>
          </w:divBdr>
        </w:div>
        <w:div w:id="2034720132">
          <w:marLeft w:val="640"/>
          <w:marRight w:val="0"/>
          <w:marTop w:val="0"/>
          <w:marBottom w:val="0"/>
          <w:divBdr>
            <w:top w:val="none" w:sz="0" w:space="0" w:color="auto"/>
            <w:left w:val="none" w:sz="0" w:space="0" w:color="auto"/>
            <w:bottom w:val="none" w:sz="0" w:space="0" w:color="auto"/>
            <w:right w:val="none" w:sz="0" w:space="0" w:color="auto"/>
          </w:divBdr>
        </w:div>
        <w:div w:id="2036272439">
          <w:marLeft w:val="640"/>
          <w:marRight w:val="0"/>
          <w:marTop w:val="0"/>
          <w:marBottom w:val="0"/>
          <w:divBdr>
            <w:top w:val="none" w:sz="0" w:space="0" w:color="auto"/>
            <w:left w:val="none" w:sz="0" w:space="0" w:color="auto"/>
            <w:bottom w:val="none" w:sz="0" w:space="0" w:color="auto"/>
            <w:right w:val="none" w:sz="0" w:space="0" w:color="auto"/>
          </w:divBdr>
        </w:div>
        <w:div w:id="2039887512">
          <w:marLeft w:val="640"/>
          <w:marRight w:val="0"/>
          <w:marTop w:val="0"/>
          <w:marBottom w:val="0"/>
          <w:divBdr>
            <w:top w:val="none" w:sz="0" w:space="0" w:color="auto"/>
            <w:left w:val="none" w:sz="0" w:space="0" w:color="auto"/>
            <w:bottom w:val="none" w:sz="0" w:space="0" w:color="auto"/>
            <w:right w:val="none" w:sz="0" w:space="0" w:color="auto"/>
          </w:divBdr>
        </w:div>
        <w:div w:id="2047486521">
          <w:marLeft w:val="640"/>
          <w:marRight w:val="0"/>
          <w:marTop w:val="0"/>
          <w:marBottom w:val="0"/>
          <w:divBdr>
            <w:top w:val="none" w:sz="0" w:space="0" w:color="auto"/>
            <w:left w:val="none" w:sz="0" w:space="0" w:color="auto"/>
            <w:bottom w:val="none" w:sz="0" w:space="0" w:color="auto"/>
            <w:right w:val="none" w:sz="0" w:space="0" w:color="auto"/>
          </w:divBdr>
        </w:div>
        <w:div w:id="2049836778">
          <w:marLeft w:val="640"/>
          <w:marRight w:val="0"/>
          <w:marTop w:val="0"/>
          <w:marBottom w:val="0"/>
          <w:divBdr>
            <w:top w:val="none" w:sz="0" w:space="0" w:color="auto"/>
            <w:left w:val="none" w:sz="0" w:space="0" w:color="auto"/>
            <w:bottom w:val="none" w:sz="0" w:space="0" w:color="auto"/>
            <w:right w:val="none" w:sz="0" w:space="0" w:color="auto"/>
          </w:divBdr>
        </w:div>
        <w:div w:id="2057117864">
          <w:marLeft w:val="640"/>
          <w:marRight w:val="0"/>
          <w:marTop w:val="0"/>
          <w:marBottom w:val="0"/>
          <w:divBdr>
            <w:top w:val="none" w:sz="0" w:space="0" w:color="auto"/>
            <w:left w:val="none" w:sz="0" w:space="0" w:color="auto"/>
            <w:bottom w:val="none" w:sz="0" w:space="0" w:color="auto"/>
            <w:right w:val="none" w:sz="0" w:space="0" w:color="auto"/>
          </w:divBdr>
        </w:div>
        <w:div w:id="2061244199">
          <w:marLeft w:val="640"/>
          <w:marRight w:val="0"/>
          <w:marTop w:val="0"/>
          <w:marBottom w:val="0"/>
          <w:divBdr>
            <w:top w:val="none" w:sz="0" w:space="0" w:color="auto"/>
            <w:left w:val="none" w:sz="0" w:space="0" w:color="auto"/>
            <w:bottom w:val="none" w:sz="0" w:space="0" w:color="auto"/>
            <w:right w:val="none" w:sz="0" w:space="0" w:color="auto"/>
          </w:divBdr>
        </w:div>
        <w:div w:id="2062055185">
          <w:marLeft w:val="640"/>
          <w:marRight w:val="0"/>
          <w:marTop w:val="0"/>
          <w:marBottom w:val="0"/>
          <w:divBdr>
            <w:top w:val="none" w:sz="0" w:space="0" w:color="auto"/>
            <w:left w:val="none" w:sz="0" w:space="0" w:color="auto"/>
            <w:bottom w:val="none" w:sz="0" w:space="0" w:color="auto"/>
            <w:right w:val="none" w:sz="0" w:space="0" w:color="auto"/>
          </w:divBdr>
        </w:div>
        <w:div w:id="2094935135">
          <w:marLeft w:val="640"/>
          <w:marRight w:val="0"/>
          <w:marTop w:val="0"/>
          <w:marBottom w:val="0"/>
          <w:divBdr>
            <w:top w:val="none" w:sz="0" w:space="0" w:color="auto"/>
            <w:left w:val="none" w:sz="0" w:space="0" w:color="auto"/>
            <w:bottom w:val="none" w:sz="0" w:space="0" w:color="auto"/>
            <w:right w:val="none" w:sz="0" w:space="0" w:color="auto"/>
          </w:divBdr>
        </w:div>
        <w:div w:id="2096129997">
          <w:marLeft w:val="640"/>
          <w:marRight w:val="0"/>
          <w:marTop w:val="0"/>
          <w:marBottom w:val="0"/>
          <w:divBdr>
            <w:top w:val="none" w:sz="0" w:space="0" w:color="auto"/>
            <w:left w:val="none" w:sz="0" w:space="0" w:color="auto"/>
            <w:bottom w:val="none" w:sz="0" w:space="0" w:color="auto"/>
            <w:right w:val="none" w:sz="0" w:space="0" w:color="auto"/>
          </w:divBdr>
        </w:div>
        <w:div w:id="2099785886">
          <w:marLeft w:val="640"/>
          <w:marRight w:val="0"/>
          <w:marTop w:val="0"/>
          <w:marBottom w:val="0"/>
          <w:divBdr>
            <w:top w:val="none" w:sz="0" w:space="0" w:color="auto"/>
            <w:left w:val="none" w:sz="0" w:space="0" w:color="auto"/>
            <w:bottom w:val="none" w:sz="0" w:space="0" w:color="auto"/>
            <w:right w:val="none" w:sz="0" w:space="0" w:color="auto"/>
          </w:divBdr>
        </w:div>
        <w:div w:id="2117674426">
          <w:marLeft w:val="640"/>
          <w:marRight w:val="0"/>
          <w:marTop w:val="0"/>
          <w:marBottom w:val="0"/>
          <w:divBdr>
            <w:top w:val="none" w:sz="0" w:space="0" w:color="auto"/>
            <w:left w:val="none" w:sz="0" w:space="0" w:color="auto"/>
            <w:bottom w:val="none" w:sz="0" w:space="0" w:color="auto"/>
            <w:right w:val="none" w:sz="0" w:space="0" w:color="auto"/>
          </w:divBdr>
        </w:div>
        <w:div w:id="2120753452">
          <w:marLeft w:val="640"/>
          <w:marRight w:val="0"/>
          <w:marTop w:val="0"/>
          <w:marBottom w:val="0"/>
          <w:divBdr>
            <w:top w:val="none" w:sz="0" w:space="0" w:color="auto"/>
            <w:left w:val="none" w:sz="0" w:space="0" w:color="auto"/>
            <w:bottom w:val="none" w:sz="0" w:space="0" w:color="auto"/>
            <w:right w:val="none" w:sz="0" w:space="0" w:color="auto"/>
          </w:divBdr>
        </w:div>
        <w:div w:id="2122141347">
          <w:marLeft w:val="640"/>
          <w:marRight w:val="0"/>
          <w:marTop w:val="0"/>
          <w:marBottom w:val="0"/>
          <w:divBdr>
            <w:top w:val="none" w:sz="0" w:space="0" w:color="auto"/>
            <w:left w:val="none" w:sz="0" w:space="0" w:color="auto"/>
            <w:bottom w:val="none" w:sz="0" w:space="0" w:color="auto"/>
            <w:right w:val="none" w:sz="0" w:space="0" w:color="auto"/>
          </w:divBdr>
        </w:div>
        <w:div w:id="2144618695">
          <w:marLeft w:val="640"/>
          <w:marRight w:val="0"/>
          <w:marTop w:val="0"/>
          <w:marBottom w:val="0"/>
          <w:divBdr>
            <w:top w:val="none" w:sz="0" w:space="0" w:color="auto"/>
            <w:left w:val="none" w:sz="0" w:space="0" w:color="auto"/>
            <w:bottom w:val="none" w:sz="0" w:space="0" w:color="auto"/>
            <w:right w:val="none" w:sz="0" w:space="0" w:color="auto"/>
          </w:divBdr>
        </w:div>
      </w:divsChild>
    </w:div>
    <w:div w:id="2141485278">
      <w:marLeft w:val="640"/>
      <w:marRight w:val="0"/>
      <w:marTop w:val="0"/>
      <w:marBottom w:val="0"/>
      <w:divBdr>
        <w:top w:val="none" w:sz="0" w:space="0" w:color="auto"/>
        <w:left w:val="none" w:sz="0" w:space="0" w:color="auto"/>
        <w:bottom w:val="none" w:sz="0" w:space="0" w:color="auto"/>
        <w:right w:val="none" w:sz="0" w:space="0" w:color="auto"/>
      </w:divBdr>
    </w:div>
    <w:div w:id="2141603975">
      <w:marLeft w:val="640"/>
      <w:marRight w:val="0"/>
      <w:marTop w:val="0"/>
      <w:marBottom w:val="0"/>
      <w:divBdr>
        <w:top w:val="none" w:sz="0" w:space="0" w:color="auto"/>
        <w:left w:val="none" w:sz="0" w:space="0" w:color="auto"/>
        <w:bottom w:val="none" w:sz="0" w:space="0" w:color="auto"/>
        <w:right w:val="none" w:sz="0" w:space="0" w:color="auto"/>
      </w:divBdr>
    </w:div>
    <w:div w:id="2141654394">
      <w:marLeft w:val="640"/>
      <w:marRight w:val="0"/>
      <w:marTop w:val="0"/>
      <w:marBottom w:val="0"/>
      <w:divBdr>
        <w:top w:val="none" w:sz="0" w:space="0" w:color="auto"/>
        <w:left w:val="none" w:sz="0" w:space="0" w:color="auto"/>
        <w:bottom w:val="none" w:sz="0" w:space="0" w:color="auto"/>
        <w:right w:val="none" w:sz="0" w:space="0" w:color="auto"/>
      </w:divBdr>
    </w:div>
    <w:div w:id="2142455444">
      <w:marLeft w:val="640"/>
      <w:marRight w:val="0"/>
      <w:marTop w:val="0"/>
      <w:marBottom w:val="0"/>
      <w:divBdr>
        <w:top w:val="none" w:sz="0" w:space="0" w:color="auto"/>
        <w:left w:val="none" w:sz="0" w:space="0" w:color="auto"/>
        <w:bottom w:val="none" w:sz="0" w:space="0" w:color="auto"/>
        <w:right w:val="none" w:sz="0" w:space="0" w:color="auto"/>
      </w:divBdr>
    </w:div>
    <w:div w:id="2142991572">
      <w:marLeft w:val="640"/>
      <w:marRight w:val="0"/>
      <w:marTop w:val="0"/>
      <w:marBottom w:val="0"/>
      <w:divBdr>
        <w:top w:val="none" w:sz="0" w:space="0" w:color="auto"/>
        <w:left w:val="none" w:sz="0" w:space="0" w:color="auto"/>
        <w:bottom w:val="none" w:sz="0" w:space="0" w:color="auto"/>
        <w:right w:val="none" w:sz="0" w:space="0" w:color="auto"/>
      </w:divBdr>
    </w:div>
    <w:div w:id="2144884298">
      <w:marLeft w:val="640"/>
      <w:marRight w:val="0"/>
      <w:marTop w:val="0"/>
      <w:marBottom w:val="0"/>
      <w:divBdr>
        <w:top w:val="none" w:sz="0" w:space="0" w:color="auto"/>
        <w:left w:val="none" w:sz="0" w:space="0" w:color="auto"/>
        <w:bottom w:val="none" w:sz="0" w:space="0" w:color="auto"/>
        <w:right w:val="none" w:sz="0" w:space="0" w:color="auto"/>
      </w:divBdr>
    </w:div>
    <w:div w:id="2145152409">
      <w:marLeft w:val="640"/>
      <w:marRight w:val="0"/>
      <w:marTop w:val="0"/>
      <w:marBottom w:val="0"/>
      <w:divBdr>
        <w:top w:val="none" w:sz="0" w:space="0" w:color="auto"/>
        <w:left w:val="none" w:sz="0" w:space="0" w:color="auto"/>
        <w:bottom w:val="none" w:sz="0" w:space="0" w:color="auto"/>
        <w:right w:val="none" w:sz="0" w:space="0" w:color="auto"/>
      </w:divBdr>
    </w:div>
    <w:div w:id="2145190647">
      <w:marLeft w:val="640"/>
      <w:marRight w:val="0"/>
      <w:marTop w:val="0"/>
      <w:marBottom w:val="0"/>
      <w:divBdr>
        <w:top w:val="none" w:sz="0" w:space="0" w:color="auto"/>
        <w:left w:val="none" w:sz="0" w:space="0" w:color="auto"/>
        <w:bottom w:val="none" w:sz="0" w:space="0" w:color="auto"/>
        <w:right w:val="none" w:sz="0" w:space="0" w:color="auto"/>
      </w:divBdr>
    </w:div>
    <w:div w:id="2145925779">
      <w:marLeft w:val="640"/>
      <w:marRight w:val="0"/>
      <w:marTop w:val="0"/>
      <w:marBottom w:val="0"/>
      <w:divBdr>
        <w:top w:val="none" w:sz="0" w:space="0" w:color="auto"/>
        <w:left w:val="none" w:sz="0" w:space="0" w:color="auto"/>
        <w:bottom w:val="none" w:sz="0" w:space="0" w:color="auto"/>
        <w:right w:val="none" w:sz="0" w:space="0" w:color="auto"/>
      </w:divBdr>
    </w:div>
    <w:div w:id="2145928721">
      <w:marLeft w:val="640"/>
      <w:marRight w:val="0"/>
      <w:marTop w:val="0"/>
      <w:marBottom w:val="0"/>
      <w:divBdr>
        <w:top w:val="none" w:sz="0" w:space="0" w:color="auto"/>
        <w:left w:val="none" w:sz="0" w:space="0" w:color="auto"/>
        <w:bottom w:val="none" w:sz="0" w:space="0" w:color="auto"/>
        <w:right w:val="none" w:sz="0" w:space="0" w:color="auto"/>
      </w:divBdr>
    </w:div>
    <w:div w:id="2146773258">
      <w:marLeft w:val="640"/>
      <w:marRight w:val="0"/>
      <w:marTop w:val="0"/>
      <w:marBottom w:val="0"/>
      <w:divBdr>
        <w:top w:val="none" w:sz="0" w:space="0" w:color="auto"/>
        <w:left w:val="none" w:sz="0" w:space="0" w:color="auto"/>
        <w:bottom w:val="none" w:sz="0" w:space="0" w:color="auto"/>
        <w:right w:val="none" w:sz="0" w:space="0" w:color="auto"/>
      </w:divBdr>
    </w:div>
    <w:div w:id="2146920551">
      <w:marLeft w:val="640"/>
      <w:marRight w:val="0"/>
      <w:marTop w:val="0"/>
      <w:marBottom w:val="0"/>
      <w:divBdr>
        <w:top w:val="none" w:sz="0" w:space="0" w:color="auto"/>
        <w:left w:val="none" w:sz="0" w:space="0" w:color="auto"/>
        <w:bottom w:val="none" w:sz="0" w:space="0" w:color="auto"/>
        <w:right w:val="none" w:sz="0" w:space="0" w:color="auto"/>
      </w:divBdr>
    </w:div>
    <w:div w:id="2146922738">
      <w:marLeft w:val="640"/>
      <w:marRight w:val="0"/>
      <w:marTop w:val="0"/>
      <w:marBottom w:val="0"/>
      <w:divBdr>
        <w:top w:val="none" w:sz="0" w:space="0" w:color="auto"/>
        <w:left w:val="none" w:sz="0" w:space="0" w:color="auto"/>
        <w:bottom w:val="none" w:sz="0" w:space="0" w:color="auto"/>
        <w:right w:val="none" w:sz="0" w:space="0" w:color="auto"/>
      </w:divBdr>
    </w:div>
    <w:div w:id="2147156436">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engineering.wisc.edu/directory/profile/ying-li/"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doi.org/10.1021/ACS.EST.1C04373" TargetMode="External"/><Relationship Id="rId26" Type="http://schemas.openxmlformats.org/officeDocument/2006/relationships/hyperlink" Target="https://doi.org/10.1007/S10311-023-01695-Y" TargetMode="External"/><Relationship Id="rId39" Type="http://schemas.openxmlformats.org/officeDocument/2006/relationships/hyperlink" Target="https://doi.org/10.1021/acsami.1c20289" TargetMode="External"/><Relationship Id="rId21" Type="http://schemas.openxmlformats.org/officeDocument/2006/relationships/hyperlink" Target="https://doi.org/10.1021/acsmaterialslett.3c00909" TargetMode="External"/><Relationship Id="rId34" Type="http://schemas.openxmlformats.org/officeDocument/2006/relationships/hyperlink" Target="https://doi.org/10.1016/J.CCST.2025.100374" TargetMode="External"/><Relationship Id="rId42" Type="http://schemas.openxmlformats.org/officeDocument/2006/relationships/image" Target="media/image5.jpeg"/><Relationship Id="rId47" Type="http://schemas.openxmlformats.org/officeDocument/2006/relationships/image" Target="media/image1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MEMSCI.2025.124925" TargetMode="External"/><Relationship Id="rId29" Type="http://schemas.openxmlformats.org/officeDocument/2006/relationships/hyperlink" Target="https://doi.org/10.3390/MEMBRANES11120979/S1" TargetMode="External"/><Relationship Id="rId11" Type="http://schemas.microsoft.com/office/2018/08/relationships/commentsExtensible" Target="commentsExtensible.xml"/><Relationship Id="rId24" Type="http://schemas.openxmlformats.org/officeDocument/2006/relationships/hyperlink" Target="https://doi.org/10.1039/D2ME00023G" TargetMode="External"/><Relationship Id="rId32" Type="http://schemas.openxmlformats.org/officeDocument/2006/relationships/hyperlink" Target="https://doi.org/10.3390/MEMBRANES15060178" TargetMode="External"/><Relationship Id="rId37" Type="http://schemas.openxmlformats.org/officeDocument/2006/relationships/hyperlink" Target="https://doi.org/10.1016/J.EGYAI.2020.100014" TargetMode="External"/><Relationship Id="rId40" Type="http://schemas.openxmlformats.org/officeDocument/2006/relationships/hyperlink" Target="https://doi.org/10.1039/d3ta05235d" TargetMode="External"/><Relationship Id="rId45" Type="http://schemas.openxmlformats.org/officeDocument/2006/relationships/image" Target="media/image8.png"/><Relationship Id="rId53" Type="http://schemas.openxmlformats.org/officeDocument/2006/relationships/theme" Target="theme/theme1.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hyperlink" Target="https://doi.org/10.1021/ACSAMI.2C08977" TargetMode="External"/><Relationship Id="rId31" Type="http://schemas.openxmlformats.org/officeDocument/2006/relationships/hyperlink" Target="https://doi.org/10.1016/J.MEMSCI.2025.124274" TargetMode="External"/><Relationship Id="rId44" Type="http://schemas.openxmlformats.org/officeDocument/2006/relationships/image" Target="media/image7.jpeg"/><Relationship Id="rId52" Type="http://schemas.openxmlformats.org/officeDocument/2006/relationships/glossaryDocument" Target="glossary/document.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hyperlink" Target="https://doi.org/10.1038/s41598-023-36431-7" TargetMode="External"/><Relationship Id="rId27" Type="http://schemas.openxmlformats.org/officeDocument/2006/relationships/hyperlink" Target="https://doi.org/10.1016/J.WATRES.2025.123438" TargetMode="External"/><Relationship Id="rId30" Type="http://schemas.openxmlformats.org/officeDocument/2006/relationships/hyperlink" Target="https://doi.org/10.1109/CCTA49430.2022.9966101" TargetMode="External"/><Relationship Id="rId35" Type="http://schemas.openxmlformats.org/officeDocument/2006/relationships/hyperlink" Target="https://doi.org/10.1021/ACS.NANOLETT.3C05137" TargetMode="External"/><Relationship Id="rId43" Type="http://schemas.openxmlformats.org/officeDocument/2006/relationships/image" Target="media/image6.png"/><Relationship Id="rId48" Type="http://schemas.openxmlformats.org/officeDocument/2006/relationships/image" Target="media/image11.png"/><Relationship Id="rId8" Type="http://schemas.openxmlformats.org/officeDocument/2006/relationships/comments" Target="comments.xml"/><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doi.org/10.1016/J.WATRES.2025.123438" TargetMode="External"/><Relationship Id="rId25" Type="http://schemas.openxmlformats.org/officeDocument/2006/relationships/hyperlink" Target="https://doi.org/10.1016/J.ADVMEM.2023.100072" TargetMode="External"/><Relationship Id="rId33" Type="http://schemas.openxmlformats.org/officeDocument/2006/relationships/hyperlink" Target="https://doi.org/10.1016/J.SEPPUR.2023.123493" TargetMode="External"/><Relationship Id="rId38" Type="http://schemas.openxmlformats.org/officeDocument/2006/relationships/hyperlink" Target="https://doi.org/10.1039/D5EW00417A" TargetMode="External"/><Relationship Id="rId46" Type="http://schemas.openxmlformats.org/officeDocument/2006/relationships/image" Target="media/image9.png"/><Relationship Id="rId20" Type="http://schemas.openxmlformats.org/officeDocument/2006/relationships/hyperlink" Target="https://doi.org/10.1038/s41467-023-40257-2" TargetMode="External"/><Relationship Id="rId41" Type="http://schemas.openxmlformats.org/officeDocument/2006/relationships/hyperlink" Target="https://doi.org/10.1038/s41598-024-54861-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hyperlink" Target="https://doi.org/10.1109/JAS.2020.1003387" TargetMode="External"/><Relationship Id="rId28" Type="http://schemas.openxmlformats.org/officeDocument/2006/relationships/hyperlink" Target="https://doi.org/10.3390/PR13010192" TargetMode="External"/><Relationship Id="rId36" Type="http://schemas.openxmlformats.org/officeDocument/2006/relationships/hyperlink" Target="https://doi.org/10.1016/J.GEE.2022.12.001" TargetMode="External"/><Relationship Id="rId49" Type="http://schemas.openxmlformats.org/officeDocument/2006/relationships/image" Target="media/image1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93C7640-7A80-E043-BF4D-0DBDECE9DFE8}"/>
      </w:docPartPr>
      <w:docPartBody>
        <w:p w:rsidR="00D165D6" w:rsidRDefault="00EB60B9">
          <w:r w:rsidRPr="00F95AB0">
            <w:rPr>
              <w:rStyle w:val="PlaceholderText"/>
            </w:rPr>
            <w:t>Click or tap here to enter text.</w:t>
          </w:r>
        </w:p>
      </w:docPartBody>
    </w:docPart>
    <w:docPart>
      <w:docPartPr>
        <w:name w:val="B7696AAA61A293498EC6E1BC104A6474"/>
        <w:category>
          <w:name w:val="General"/>
          <w:gallery w:val="placeholder"/>
        </w:category>
        <w:types>
          <w:type w:val="bbPlcHdr"/>
        </w:types>
        <w:behaviors>
          <w:behavior w:val="content"/>
        </w:behaviors>
        <w:guid w:val="{63F734AD-8B57-A546-901D-05A729D1AD1F}"/>
      </w:docPartPr>
      <w:docPartBody>
        <w:p w:rsidR="007F721C" w:rsidRDefault="00D61300" w:rsidP="00D61300">
          <w:pPr>
            <w:pStyle w:val="B7696AAA61A293498EC6E1BC104A6474"/>
          </w:pPr>
          <w:r w:rsidRPr="00F95AB0">
            <w:rPr>
              <w:rStyle w:val="PlaceholderText"/>
            </w:rPr>
            <w:t>Click or tap here to enter text.</w:t>
          </w:r>
        </w:p>
      </w:docPartBody>
    </w:docPart>
    <w:docPart>
      <w:docPartPr>
        <w:name w:val="371ED6D1E2A5664DA1C42F64C0A4CE7C"/>
        <w:category>
          <w:name w:val="General"/>
          <w:gallery w:val="placeholder"/>
        </w:category>
        <w:types>
          <w:type w:val="bbPlcHdr"/>
        </w:types>
        <w:behaviors>
          <w:behavior w:val="content"/>
        </w:behaviors>
        <w:guid w:val="{6704892D-9E3B-9046-9C36-C7CBF41CB4A1}"/>
      </w:docPartPr>
      <w:docPartBody>
        <w:p w:rsidR="00EA1133" w:rsidRDefault="008C1A39" w:rsidP="008C1A39">
          <w:pPr>
            <w:pStyle w:val="371ED6D1E2A5664DA1C42F64C0A4CE7C"/>
          </w:pPr>
          <w:r w:rsidRPr="001D550A">
            <w:rPr>
              <w:rStyle w:val="PlaceholderText"/>
            </w:rPr>
            <w:t>Click or tap here to enter text.</w:t>
          </w:r>
        </w:p>
      </w:docPartBody>
    </w:docPart>
    <w:docPart>
      <w:docPartPr>
        <w:name w:val="737DE365C785544595E7AF3FF9CD7464"/>
        <w:category>
          <w:name w:val="General"/>
          <w:gallery w:val="placeholder"/>
        </w:category>
        <w:types>
          <w:type w:val="bbPlcHdr"/>
        </w:types>
        <w:behaviors>
          <w:behavior w:val="content"/>
        </w:behaviors>
        <w:guid w:val="{645900D4-19D6-E547-9722-91D41B74CC6B}"/>
      </w:docPartPr>
      <w:docPartBody>
        <w:p w:rsidR="00EA1133" w:rsidRDefault="008C1A39" w:rsidP="008C1A39">
          <w:pPr>
            <w:pStyle w:val="737DE365C785544595E7AF3FF9CD7464"/>
          </w:pPr>
          <w:r w:rsidRPr="001D550A">
            <w:rPr>
              <w:rStyle w:val="PlaceholderText"/>
            </w:rPr>
            <w:t>Click or tap here to enter text.</w:t>
          </w:r>
        </w:p>
      </w:docPartBody>
    </w:docPart>
    <w:docPart>
      <w:docPartPr>
        <w:name w:val="7EAAAA778C586941844EA7B665DFE829"/>
        <w:category>
          <w:name w:val="General"/>
          <w:gallery w:val="placeholder"/>
        </w:category>
        <w:types>
          <w:type w:val="bbPlcHdr"/>
        </w:types>
        <w:behaviors>
          <w:behavior w:val="content"/>
        </w:behaviors>
        <w:guid w:val="{61D84961-885D-4745-A48F-E8ACA370FFD2}"/>
      </w:docPartPr>
      <w:docPartBody>
        <w:p w:rsidR="00EA1133" w:rsidRDefault="008C1A39" w:rsidP="008C1A39">
          <w:pPr>
            <w:pStyle w:val="7EAAAA778C586941844EA7B665DFE829"/>
          </w:pPr>
          <w:r w:rsidRPr="001D550A">
            <w:rPr>
              <w:rStyle w:val="PlaceholderText"/>
            </w:rPr>
            <w:t>Click or tap here to enter text.</w:t>
          </w:r>
        </w:p>
      </w:docPartBody>
    </w:docPart>
    <w:docPart>
      <w:docPartPr>
        <w:name w:val="91DA129798E73F498F2B9B9004428013"/>
        <w:category>
          <w:name w:val="General"/>
          <w:gallery w:val="placeholder"/>
        </w:category>
        <w:types>
          <w:type w:val="bbPlcHdr"/>
        </w:types>
        <w:behaviors>
          <w:behavior w:val="content"/>
        </w:behaviors>
        <w:guid w:val="{8CFDF45E-8AF6-0141-9CB7-5EFFC8C378EE}"/>
      </w:docPartPr>
      <w:docPartBody>
        <w:p w:rsidR="00EA1133" w:rsidRDefault="008C1A39" w:rsidP="008C1A39">
          <w:pPr>
            <w:pStyle w:val="91DA129798E73F498F2B9B9004428013"/>
          </w:pPr>
          <w:r w:rsidRPr="001D550A">
            <w:rPr>
              <w:rStyle w:val="PlaceholderText"/>
            </w:rPr>
            <w:t>Click or tap here to enter text.</w:t>
          </w:r>
        </w:p>
      </w:docPartBody>
    </w:docPart>
    <w:docPart>
      <w:docPartPr>
        <w:name w:val="7EA7CD6A784D27409B5161E96BEFCF01"/>
        <w:category>
          <w:name w:val="General"/>
          <w:gallery w:val="placeholder"/>
        </w:category>
        <w:types>
          <w:type w:val="bbPlcHdr"/>
        </w:types>
        <w:behaviors>
          <w:behavior w:val="content"/>
        </w:behaviors>
        <w:guid w:val="{C8884361-4E51-8E40-B5B3-BA1E8076BE7F}"/>
      </w:docPartPr>
      <w:docPartBody>
        <w:p w:rsidR="00EA1133" w:rsidRDefault="008C1A39" w:rsidP="008C1A39">
          <w:pPr>
            <w:pStyle w:val="7EA7CD6A784D27409B5161E96BEFCF01"/>
          </w:pPr>
          <w:r w:rsidRPr="001D550A">
            <w:rPr>
              <w:rStyle w:val="PlaceholderText"/>
            </w:rPr>
            <w:t>Click or tap here to enter text.</w:t>
          </w:r>
        </w:p>
      </w:docPartBody>
    </w:docPart>
    <w:docPart>
      <w:docPartPr>
        <w:name w:val="1A5B9A0194812249A0C93FE5BD2AE294"/>
        <w:category>
          <w:name w:val="General"/>
          <w:gallery w:val="placeholder"/>
        </w:category>
        <w:types>
          <w:type w:val="bbPlcHdr"/>
        </w:types>
        <w:behaviors>
          <w:behavior w:val="content"/>
        </w:behaviors>
        <w:guid w:val="{5F167D0A-6E05-4047-8DC0-62B67A699FB6}"/>
      </w:docPartPr>
      <w:docPartBody>
        <w:p w:rsidR="00EA1133" w:rsidRDefault="008C1A39" w:rsidP="008C1A39">
          <w:pPr>
            <w:pStyle w:val="1A5B9A0194812249A0C93FE5BD2AE294"/>
          </w:pPr>
          <w:r w:rsidRPr="001D550A">
            <w:rPr>
              <w:rStyle w:val="PlaceholderText"/>
            </w:rPr>
            <w:t>Click or tap here to enter text.</w:t>
          </w:r>
        </w:p>
      </w:docPartBody>
    </w:docPart>
    <w:docPart>
      <w:docPartPr>
        <w:name w:val="7F636BC972E6364D9BA0300D93E02C0A"/>
        <w:category>
          <w:name w:val="General"/>
          <w:gallery w:val="placeholder"/>
        </w:category>
        <w:types>
          <w:type w:val="bbPlcHdr"/>
        </w:types>
        <w:behaviors>
          <w:behavior w:val="content"/>
        </w:behaviors>
        <w:guid w:val="{7909B626-6708-7A42-8B6E-EE17D6A7F4A1}"/>
      </w:docPartPr>
      <w:docPartBody>
        <w:p w:rsidR="00EA1133" w:rsidRDefault="008C1A39" w:rsidP="008C1A39">
          <w:pPr>
            <w:pStyle w:val="7F636BC972E6364D9BA0300D93E02C0A"/>
          </w:pPr>
          <w:r w:rsidRPr="001D550A">
            <w:rPr>
              <w:rStyle w:val="PlaceholderText"/>
            </w:rPr>
            <w:t>Click or tap here to enter text.</w:t>
          </w:r>
        </w:p>
      </w:docPartBody>
    </w:docPart>
    <w:docPart>
      <w:docPartPr>
        <w:name w:val="950917E880B6DA499A96C23C6FB2AA45"/>
        <w:category>
          <w:name w:val="General"/>
          <w:gallery w:val="placeholder"/>
        </w:category>
        <w:types>
          <w:type w:val="bbPlcHdr"/>
        </w:types>
        <w:behaviors>
          <w:behavior w:val="content"/>
        </w:behaviors>
        <w:guid w:val="{8E0271D9-8F5C-5A48-838D-D1D3E0CEC7DA}"/>
      </w:docPartPr>
      <w:docPartBody>
        <w:p w:rsidR="00EA1133" w:rsidRDefault="008C1A39" w:rsidP="008C1A39">
          <w:pPr>
            <w:pStyle w:val="950917E880B6DA499A96C23C6FB2AA45"/>
          </w:pPr>
          <w:r w:rsidRPr="001D550A">
            <w:rPr>
              <w:rStyle w:val="PlaceholderText"/>
            </w:rPr>
            <w:t>Click or tap here to enter text.</w:t>
          </w:r>
        </w:p>
      </w:docPartBody>
    </w:docPart>
    <w:docPart>
      <w:docPartPr>
        <w:name w:val="3AA9DC704C60A74497BA9D8AAC69E091"/>
        <w:category>
          <w:name w:val="General"/>
          <w:gallery w:val="placeholder"/>
        </w:category>
        <w:types>
          <w:type w:val="bbPlcHdr"/>
        </w:types>
        <w:behaviors>
          <w:behavior w:val="content"/>
        </w:behaviors>
        <w:guid w:val="{09ED58FC-2083-FC41-BAE0-CAAB1985B35B}"/>
      </w:docPartPr>
      <w:docPartBody>
        <w:p w:rsidR="00EA1133" w:rsidRDefault="008C1A39" w:rsidP="008C1A39">
          <w:pPr>
            <w:pStyle w:val="3AA9DC704C60A74497BA9D8AAC69E091"/>
          </w:pPr>
          <w:r w:rsidRPr="001D550A">
            <w:rPr>
              <w:rStyle w:val="PlaceholderText"/>
            </w:rPr>
            <w:t>Click or tap here to enter text.</w:t>
          </w:r>
        </w:p>
      </w:docPartBody>
    </w:docPart>
    <w:docPart>
      <w:docPartPr>
        <w:name w:val="1E9B2544DA740B4EA86A4D53CA6C5CC5"/>
        <w:category>
          <w:name w:val="General"/>
          <w:gallery w:val="placeholder"/>
        </w:category>
        <w:types>
          <w:type w:val="bbPlcHdr"/>
        </w:types>
        <w:behaviors>
          <w:behavior w:val="content"/>
        </w:behaviors>
        <w:guid w:val="{DE531256-D4AF-734D-B58F-7CA9FABB6BC4}"/>
      </w:docPartPr>
      <w:docPartBody>
        <w:p w:rsidR="00EA1133" w:rsidRDefault="008C1A39" w:rsidP="008C1A39">
          <w:pPr>
            <w:pStyle w:val="1E9B2544DA740B4EA86A4D53CA6C5CC5"/>
          </w:pPr>
          <w:r w:rsidRPr="001D550A">
            <w:rPr>
              <w:rStyle w:val="PlaceholderText"/>
            </w:rPr>
            <w:t>Click or tap here to enter text.</w:t>
          </w:r>
        </w:p>
      </w:docPartBody>
    </w:docPart>
    <w:docPart>
      <w:docPartPr>
        <w:name w:val="19167B1E2688334BA1540431CA78013D"/>
        <w:category>
          <w:name w:val="General"/>
          <w:gallery w:val="placeholder"/>
        </w:category>
        <w:types>
          <w:type w:val="bbPlcHdr"/>
        </w:types>
        <w:behaviors>
          <w:behavior w:val="content"/>
        </w:behaviors>
        <w:guid w:val="{818ADCDD-01AA-CF4B-BD19-E0B23DFEDD95}"/>
      </w:docPartPr>
      <w:docPartBody>
        <w:p w:rsidR="00EA1133" w:rsidRDefault="008C1A39" w:rsidP="008C1A39">
          <w:pPr>
            <w:pStyle w:val="19167B1E2688334BA1540431CA78013D"/>
          </w:pPr>
          <w:r w:rsidRPr="001D550A">
            <w:rPr>
              <w:rStyle w:val="PlaceholderText"/>
            </w:rPr>
            <w:t>Click or tap here to enter text.</w:t>
          </w:r>
        </w:p>
      </w:docPartBody>
    </w:docPart>
    <w:docPart>
      <w:docPartPr>
        <w:name w:val="334D63DF37D14F439F24C55CC01FE831"/>
        <w:category>
          <w:name w:val="General"/>
          <w:gallery w:val="placeholder"/>
        </w:category>
        <w:types>
          <w:type w:val="bbPlcHdr"/>
        </w:types>
        <w:behaviors>
          <w:behavior w:val="content"/>
        </w:behaviors>
        <w:guid w:val="{9465FA71-6632-CA42-B2D3-1A8D75F0C474}"/>
      </w:docPartPr>
      <w:docPartBody>
        <w:p w:rsidR="00EA1133" w:rsidRDefault="008C1A39" w:rsidP="008C1A39">
          <w:pPr>
            <w:pStyle w:val="334D63DF37D14F439F24C55CC01FE831"/>
          </w:pPr>
          <w:r w:rsidRPr="001D550A">
            <w:rPr>
              <w:rStyle w:val="PlaceholderText"/>
            </w:rPr>
            <w:t>Click or tap here to enter text.</w:t>
          </w:r>
        </w:p>
      </w:docPartBody>
    </w:docPart>
    <w:docPart>
      <w:docPartPr>
        <w:name w:val="D97BDBF676D20E49B770F52CFDB59866"/>
        <w:category>
          <w:name w:val="General"/>
          <w:gallery w:val="placeholder"/>
        </w:category>
        <w:types>
          <w:type w:val="bbPlcHdr"/>
        </w:types>
        <w:behaviors>
          <w:behavior w:val="content"/>
        </w:behaviors>
        <w:guid w:val="{E579547F-6F6D-D441-8C1F-0D7EAB72E3AE}"/>
      </w:docPartPr>
      <w:docPartBody>
        <w:p w:rsidR="00EA1133" w:rsidRDefault="008C1A39" w:rsidP="008C1A39">
          <w:pPr>
            <w:pStyle w:val="D97BDBF676D20E49B770F52CFDB59866"/>
          </w:pPr>
          <w:r w:rsidRPr="001D550A">
            <w:rPr>
              <w:rStyle w:val="PlaceholderText"/>
            </w:rPr>
            <w:t>Click or tap here to enter text.</w:t>
          </w:r>
        </w:p>
      </w:docPartBody>
    </w:docPart>
    <w:docPart>
      <w:docPartPr>
        <w:name w:val="59FE667FBEB30D469F2B37E7EDDD60F6"/>
        <w:category>
          <w:name w:val="General"/>
          <w:gallery w:val="placeholder"/>
        </w:category>
        <w:types>
          <w:type w:val="bbPlcHdr"/>
        </w:types>
        <w:behaviors>
          <w:behavior w:val="content"/>
        </w:behaviors>
        <w:guid w:val="{894A69C1-642A-DD41-A107-A1DBE1046A74}"/>
      </w:docPartPr>
      <w:docPartBody>
        <w:p w:rsidR="00477A8A" w:rsidRDefault="00B951AE" w:rsidP="00B951AE">
          <w:pPr>
            <w:pStyle w:val="59FE667FBEB30D469F2B37E7EDDD60F6"/>
          </w:pPr>
          <w:r w:rsidRPr="00F95AB0">
            <w:rPr>
              <w:rStyle w:val="PlaceholderText"/>
            </w:rPr>
            <w:t>Click or tap here to enter text.</w:t>
          </w:r>
        </w:p>
      </w:docPartBody>
    </w:docPart>
    <w:docPart>
      <w:docPartPr>
        <w:name w:val="D5F45178F334F643A0AF730B8E10B9A9"/>
        <w:category>
          <w:name w:val="General"/>
          <w:gallery w:val="placeholder"/>
        </w:category>
        <w:types>
          <w:type w:val="bbPlcHdr"/>
        </w:types>
        <w:behaviors>
          <w:behavior w:val="content"/>
        </w:behaviors>
        <w:guid w:val="{770AF578-1CC9-924A-8CD5-2E94DF3DF6A6}"/>
      </w:docPartPr>
      <w:docPartBody>
        <w:p w:rsidR="00477A8A" w:rsidRDefault="00B951AE" w:rsidP="00B951AE">
          <w:pPr>
            <w:pStyle w:val="D5F45178F334F643A0AF730B8E10B9A9"/>
          </w:pPr>
          <w:r w:rsidRPr="00F95AB0">
            <w:rPr>
              <w:rStyle w:val="PlaceholderText"/>
            </w:rPr>
            <w:t>Click or tap here to enter text.</w:t>
          </w:r>
        </w:p>
      </w:docPartBody>
    </w:docPart>
    <w:docPart>
      <w:docPartPr>
        <w:name w:val="DA2C98802EAC4241A3227418843F0316"/>
        <w:category>
          <w:name w:val="General"/>
          <w:gallery w:val="placeholder"/>
        </w:category>
        <w:types>
          <w:type w:val="bbPlcHdr"/>
        </w:types>
        <w:behaviors>
          <w:behavior w:val="content"/>
        </w:behaviors>
        <w:guid w:val="{07F6203D-1AE4-2040-99C8-55CDB54A133A}"/>
      </w:docPartPr>
      <w:docPartBody>
        <w:p w:rsidR="00477A8A" w:rsidRDefault="00B951AE" w:rsidP="00B951AE">
          <w:pPr>
            <w:pStyle w:val="DA2C98802EAC4241A3227418843F0316"/>
          </w:pPr>
          <w:r w:rsidRPr="001D550A">
            <w:rPr>
              <w:rStyle w:val="PlaceholderText"/>
            </w:rPr>
            <w:t>Click or tap here to enter text.</w:t>
          </w:r>
        </w:p>
      </w:docPartBody>
    </w:docPart>
    <w:docPart>
      <w:docPartPr>
        <w:name w:val="53146A00BD0C9845885779DB635A1F15"/>
        <w:category>
          <w:name w:val="General"/>
          <w:gallery w:val="placeholder"/>
        </w:category>
        <w:types>
          <w:type w:val="bbPlcHdr"/>
        </w:types>
        <w:behaviors>
          <w:behavior w:val="content"/>
        </w:behaviors>
        <w:guid w:val="{C8057EF4-70B1-DE43-B62E-1DC695C7DB6D}"/>
      </w:docPartPr>
      <w:docPartBody>
        <w:p w:rsidR="00477A8A" w:rsidRDefault="00B951AE" w:rsidP="00B951AE">
          <w:pPr>
            <w:pStyle w:val="53146A00BD0C9845885779DB635A1F15"/>
          </w:pPr>
          <w:r w:rsidRPr="00F95AB0">
            <w:rPr>
              <w:rStyle w:val="PlaceholderText"/>
            </w:rPr>
            <w:t>Click or tap here to enter text.</w:t>
          </w:r>
        </w:p>
      </w:docPartBody>
    </w:docPart>
    <w:docPart>
      <w:docPartPr>
        <w:name w:val="29191C4F365A6242ABE498E8CFDDCF2D"/>
        <w:category>
          <w:name w:val="General"/>
          <w:gallery w:val="placeholder"/>
        </w:category>
        <w:types>
          <w:type w:val="bbPlcHdr"/>
        </w:types>
        <w:behaviors>
          <w:behavior w:val="content"/>
        </w:behaviors>
        <w:guid w:val="{25E3440F-9339-A041-8FF5-B9703B6E64FD}"/>
      </w:docPartPr>
      <w:docPartBody>
        <w:p w:rsidR="00477A8A" w:rsidRDefault="00B951AE" w:rsidP="00B951AE">
          <w:pPr>
            <w:pStyle w:val="29191C4F365A6242ABE498E8CFDDCF2D"/>
          </w:pPr>
          <w:r w:rsidRPr="00F95AB0">
            <w:rPr>
              <w:rStyle w:val="PlaceholderText"/>
            </w:rPr>
            <w:t>Click or tap here to enter text.</w:t>
          </w:r>
        </w:p>
      </w:docPartBody>
    </w:docPart>
    <w:docPart>
      <w:docPartPr>
        <w:name w:val="380B21A1D8DE4EE48879B3CF3B0BDA42"/>
        <w:category>
          <w:name w:val="General"/>
          <w:gallery w:val="placeholder"/>
        </w:category>
        <w:types>
          <w:type w:val="bbPlcHdr"/>
        </w:types>
        <w:behaviors>
          <w:behavior w:val="content"/>
        </w:behaviors>
        <w:guid w:val="{BD50517A-3A71-4036-B445-404F4680A47C}"/>
      </w:docPartPr>
      <w:docPartBody>
        <w:p w:rsidR="004C3238" w:rsidRDefault="00000000">
          <w:pPr>
            <w:pStyle w:val="380B21A1D8DE4EE48879B3CF3B0BDA42"/>
          </w:pPr>
          <w:r w:rsidRPr="00F95AB0">
            <w:rPr>
              <w:rStyle w:val="PlaceholderText"/>
            </w:rPr>
            <w:t>Click or tap here to enter text.</w:t>
          </w:r>
        </w:p>
      </w:docPartBody>
    </w:docPart>
    <w:docPart>
      <w:docPartPr>
        <w:name w:val="664A45CD100E48C4AD79C9570855135A"/>
        <w:category>
          <w:name w:val="General"/>
          <w:gallery w:val="placeholder"/>
        </w:category>
        <w:types>
          <w:type w:val="bbPlcHdr"/>
        </w:types>
        <w:behaviors>
          <w:behavior w:val="content"/>
        </w:behaviors>
        <w:guid w:val="{5BD2D44C-263E-4D03-9D1A-58B2D4B23FAC}"/>
      </w:docPartPr>
      <w:docPartBody>
        <w:p w:rsidR="00CB0EBE" w:rsidRDefault="00AC5BA8" w:rsidP="00AC5BA8">
          <w:pPr>
            <w:pStyle w:val="664A45CD100E48C4AD79C9570855135A"/>
          </w:pPr>
          <w:r w:rsidRPr="00F95AB0">
            <w:rPr>
              <w:rStyle w:val="PlaceholderText"/>
            </w:rPr>
            <w:t>Click or tap here to enter text.</w:t>
          </w:r>
        </w:p>
      </w:docPartBody>
    </w:docPart>
    <w:docPart>
      <w:docPartPr>
        <w:name w:val="D9982E70C9B64EA18970654B27369139"/>
        <w:category>
          <w:name w:val="General"/>
          <w:gallery w:val="placeholder"/>
        </w:category>
        <w:types>
          <w:type w:val="bbPlcHdr"/>
        </w:types>
        <w:behaviors>
          <w:behavior w:val="content"/>
        </w:behaviors>
        <w:guid w:val="{CDFFDB94-40F5-45F2-B7EB-A7639F489C92}"/>
      </w:docPartPr>
      <w:docPartBody>
        <w:p w:rsidR="00CB0EBE" w:rsidRDefault="00AC5BA8" w:rsidP="00AC5BA8">
          <w:pPr>
            <w:pStyle w:val="D9982E70C9B64EA18970654B27369139"/>
          </w:pPr>
          <w:r w:rsidRPr="00F95AB0">
            <w:rPr>
              <w:rStyle w:val="PlaceholderText"/>
            </w:rPr>
            <w:t>Click or tap here to enter text.</w:t>
          </w:r>
        </w:p>
      </w:docPartBody>
    </w:docPart>
    <w:docPart>
      <w:docPartPr>
        <w:name w:val="DB019ACC2B5C470B9A3A2B6CA330B06D"/>
        <w:category>
          <w:name w:val="General"/>
          <w:gallery w:val="placeholder"/>
        </w:category>
        <w:types>
          <w:type w:val="bbPlcHdr"/>
        </w:types>
        <w:behaviors>
          <w:behavior w:val="content"/>
        </w:behaviors>
        <w:guid w:val="{B685D338-EE1C-4F71-8DA4-0A1FC8DF742B}"/>
      </w:docPartPr>
      <w:docPartBody>
        <w:p w:rsidR="00716C34" w:rsidRDefault="00FC663C" w:rsidP="00FC663C">
          <w:pPr>
            <w:pStyle w:val="DB019ACC2B5C470B9A3A2B6CA330B06D"/>
          </w:pPr>
          <w:r w:rsidRPr="00F95AB0">
            <w:rPr>
              <w:rStyle w:val="PlaceholderText"/>
            </w:rPr>
            <w:t>Click or tap here to enter text.</w:t>
          </w:r>
        </w:p>
      </w:docPartBody>
    </w:docPart>
    <w:docPart>
      <w:docPartPr>
        <w:name w:val="9C954001210448BA8C5A20DA46489FCD"/>
        <w:category>
          <w:name w:val="General"/>
          <w:gallery w:val="placeholder"/>
        </w:category>
        <w:types>
          <w:type w:val="bbPlcHdr"/>
        </w:types>
        <w:behaviors>
          <w:behavior w:val="content"/>
        </w:behaviors>
        <w:guid w:val="{498C617E-3CB5-4F08-8FA7-3A3A213706A5}"/>
      </w:docPartPr>
      <w:docPartBody>
        <w:p w:rsidR="00716C34" w:rsidRDefault="00FC663C" w:rsidP="00FC663C">
          <w:pPr>
            <w:pStyle w:val="9C954001210448BA8C5A20DA46489FCD"/>
          </w:pPr>
          <w:r w:rsidRPr="00F95AB0">
            <w:rPr>
              <w:rStyle w:val="PlaceholderText"/>
            </w:rPr>
            <w:t>Click or tap here to enter text.</w:t>
          </w:r>
        </w:p>
      </w:docPartBody>
    </w:docPart>
    <w:docPart>
      <w:docPartPr>
        <w:name w:val="29134D0E03FA415EB847E824DDEFB925"/>
        <w:category>
          <w:name w:val="General"/>
          <w:gallery w:val="placeholder"/>
        </w:category>
        <w:types>
          <w:type w:val="bbPlcHdr"/>
        </w:types>
        <w:behaviors>
          <w:behavior w:val="content"/>
        </w:behaviors>
        <w:guid w:val="{E182CCB7-2EB8-4C15-84B5-1A68FCE07035}"/>
      </w:docPartPr>
      <w:docPartBody>
        <w:p w:rsidR="00716C34" w:rsidRDefault="00FC663C" w:rsidP="00FC663C">
          <w:pPr>
            <w:pStyle w:val="29134D0E03FA415EB847E824DDEFB925"/>
          </w:pPr>
          <w:r w:rsidRPr="00F95AB0">
            <w:rPr>
              <w:rStyle w:val="PlaceholderText"/>
            </w:rPr>
            <w:t>Click or tap here to enter text.</w:t>
          </w:r>
        </w:p>
      </w:docPartBody>
    </w:docPart>
    <w:docPart>
      <w:docPartPr>
        <w:name w:val="9757E193DE294D69BEB92109863A8141"/>
        <w:category>
          <w:name w:val="General"/>
          <w:gallery w:val="placeholder"/>
        </w:category>
        <w:types>
          <w:type w:val="bbPlcHdr"/>
        </w:types>
        <w:behaviors>
          <w:behavior w:val="content"/>
        </w:behaviors>
        <w:guid w:val="{32253AC2-A845-4CF9-8532-F24FE5BE11D9}"/>
      </w:docPartPr>
      <w:docPartBody>
        <w:p w:rsidR="00716C34" w:rsidRDefault="00FC663C" w:rsidP="00FC663C">
          <w:pPr>
            <w:pStyle w:val="9757E193DE294D69BEB92109863A8141"/>
          </w:pPr>
          <w:r w:rsidRPr="00F95AB0">
            <w:rPr>
              <w:rStyle w:val="PlaceholderText"/>
            </w:rPr>
            <w:t>Click or tap here to enter text.</w:t>
          </w:r>
        </w:p>
      </w:docPartBody>
    </w:docPart>
    <w:docPart>
      <w:docPartPr>
        <w:name w:val="FA868DBA84954380BCA76606AC322C56"/>
        <w:category>
          <w:name w:val="General"/>
          <w:gallery w:val="placeholder"/>
        </w:category>
        <w:types>
          <w:type w:val="bbPlcHdr"/>
        </w:types>
        <w:behaviors>
          <w:behavior w:val="content"/>
        </w:behaviors>
        <w:guid w:val="{378D2436-8862-489D-8F66-0D984C3302AF}"/>
      </w:docPartPr>
      <w:docPartBody>
        <w:p w:rsidR="00716C34" w:rsidRDefault="00FC663C" w:rsidP="00FC663C">
          <w:pPr>
            <w:pStyle w:val="FA868DBA84954380BCA76606AC322C56"/>
          </w:pPr>
          <w:r w:rsidRPr="00F95AB0">
            <w:rPr>
              <w:rStyle w:val="PlaceholderText"/>
            </w:rPr>
            <w:t>Click or tap here to enter text.</w:t>
          </w:r>
        </w:p>
      </w:docPartBody>
    </w:docPart>
    <w:docPart>
      <w:docPartPr>
        <w:name w:val="873D5D1B3D864F269F9AB9F18BAB1C80"/>
        <w:category>
          <w:name w:val="General"/>
          <w:gallery w:val="placeholder"/>
        </w:category>
        <w:types>
          <w:type w:val="bbPlcHdr"/>
        </w:types>
        <w:behaviors>
          <w:behavior w:val="content"/>
        </w:behaviors>
        <w:guid w:val="{642081D7-C5F5-4CE1-9E92-975EFCA52F81}"/>
      </w:docPartPr>
      <w:docPartBody>
        <w:p w:rsidR="00D21F06" w:rsidRDefault="002873AE" w:rsidP="002873AE">
          <w:pPr>
            <w:pStyle w:val="873D5D1B3D864F269F9AB9F18BAB1C80"/>
          </w:pPr>
          <w:r w:rsidRPr="00E805DF">
            <w:rPr>
              <w:rStyle w:val="PlaceholderText"/>
            </w:rPr>
            <w:t>Click or tap here to enter text.</w:t>
          </w:r>
        </w:p>
      </w:docPartBody>
    </w:docPart>
    <w:docPart>
      <w:docPartPr>
        <w:name w:val="9C1849D981C74E38A7649AFC4A9766FA"/>
        <w:category>
          <w:name w:val="General"/>
          <w:gallery w:val="placeholder"/>
        </w:category>
        <w:types>
          <w:type w:val="bbPlcHdr"/>
        </w:types>
        <w:behaviors>
          <w:behavior w:val="content"/>
        </w:behaviors>
        <w:guid w:val="{6ED2A658-ED23-46E4-9587-920215714D29}"/>
      </w:docPartPr>
      <w:docPartBody>
        <w:p w:rsidR="00D21F06" w:rsidRDefault="002873AE" w:rsidP="002873AE">
          <w:pPr>
            <w:pStyle w:val="9C1849D981C74E38A7649AFC4A9766FA"/>
          </w:pPr>
          <w:r w:rsidRPr="00F95AB0">
            <w:rPr>
              <w:rStyle w:val="PlaceholderText"/>
            </w:rPr>
            <w:t>Click or tap here to enter text.</w:t>
          </w:r>
        </w:p>
      </w:docPartBody>
    </w:docPart>
    <w:docPart>
      <w:docPartPr>
        <w:name w:val="70360AB371BD464CAF3EDEB289EFC78F"/>
        <w:category>
          <w:name w:val="General"/>
          <w:gallery w:val="placeholder"/>
        </w:category>
        <w:types>
          <w:type w:val="bbPlcHdr"/>
        </w:types>
        <w:behaviors>
          <w:behavior w:val="content"/>
        </w:behaviors>
        <w:guid w:val="{4E504CD1-4BA2-42AB-B63B-B8D947159F7B}"/>
      </w:docPartPr>
      <w:docPartBody>
        <w:p w:rsidR="00D21F06" w:rsidRDefault="002873AE" w:rsidP="002873AE">
          <w:pPr>
            <w:pStyle w:val="70360AB371BD464CAF3EDEB289EFC78F"/>
          </w:pPr>
          <w:r w:rsidRPr="00F95AB0">
            <w:rPr>
              <w:rStyle w:val="PlaceholderText"/>
            </w:rPr>
            <w:t>Click or tap here to enter text.</w:t>
          </w:r>
        </w:p>
      </w:docPartBody>
    </w:docPart>
    <w:docPart>
      <w:docPartPr>
        <w:name w:val="782E328294DC4090BD065ED748940B4E"/>
        <w:category>
          <w:name w:val="General"/>
          <w:gallery w:val="placeholder"/>
        </w:category>
        <w:types>
          <w:type w:val="bbPlcHdr"/>
        </w:types>
        <w:behaviors>
          <w:behavior w:val="content"/>
        </w:behaviors>
        <w:guid w:val="{7EB059AB-D421-4986-8355-2F8E90FF6941}"/>
      </w:docPartPr>
      <w:docPartBody>
        <w:p w:rsidR="00D21F06" w:rsidRDefault="002873AE" w:rsidP="002873AE">
          <w:pPr>
            <w:pStyle w:val="782E328294DC4090BD065ED748940B4E"/>
          </w:pPr>
          <w:r w:rsidRPr="00F95AB0">
            <w:rPr>
              <w:rStyle w:val="PlaceholderText"/>
            </w:rPr>
            <w:t>Click or tap here to enter text.</w:t>
          </w:r>
        </w:p>
      </w:docPartBody>
    </w:docPart>
    <w:docPart>
      <w:docPartPr>
        <w:name w:val="3D7D051D36CC422A80D0EEEEE88B71F4"/>
        <w:category>
          <w:name w:val="General"/>
          <w:gallery w:val="placeholder"/>
        </w:category>
        <w:types>
          <w:type w:val="bbPlcHdr"/>
        </w:types>
        <w:behaviors>
          <w:behavior w:val="content"/>
        </w:behaviors>
        <w:guid w:val="{08D9C3B2-2577-4C99-8520-9AC4647EC73D}"/>
      </w:docPartPr>
      <w:docPartBody>
        <w:p w:rsidR="00D21F06" w:rsidRDefault="002873AE" w:rsidP="002873AE">
          <w:pPr>
            <w:pStyle w:val="3D7D051D36CC422A80D0EEEEE88B71F4"/>
          </w:pPr>
          <w:r w:rsidRPr="00F95AB0">
            <w:rPr>
              <w:rStyle w:val="PlaceholderText"/>
            </w:rPr>
            <w:t>Click or tap here to enter text.</w:t>
          </w:r>
        </w:p>
      </w:docPartBody>
    </w:docPart>
    <w:docPart>
      <w:docPartPr>
        <w:name w:val="11CBF0BAAF754471AFD7DBD70DEC283D"/>
        <w:category>
          <w:name w:val="General"/>
          <w:gallery w:val="placeholder"/>
        </w:category>
        <w:types>
          <w:type w:val="bbPlcHdr"/>
        </w:types>
        <w:behaviors>
          <w:behavior w:val="content"/>
        </w:behaviors>
        <w:guid w:val="{1FA6ABCC-0A42-4C3A-981F-B91F90D60CD7}"/>
      </w:docPartPr>
      <w:docPartBody>
        <w:p w:rsidR="00D21F06" w:rsidRDefault="002873AE" w:rsidP="002873AE">
          <w:pPr>
            <w:pStyle w:val="11CBF0BAAF754471AFD7DBD70DEC283D"/>
          </w:pPr>
          <w:r w:rsidRPr="00F95AB0">
            <w:rPr>
              <w:rStyle w:val="PlaceholderText"/>
            </w:rPr>
            <w:t>Click or tap here to enter text.</w:t>
          </w:r>
        </w:p>
      </w:docPartBody>
    </w:docPart>
    <w:docPart>
      <w:docPartPr>
        <w:name w:val="9C347D6D555846FF95C07D236995758D"/>
        <w:category>
          <w:name w:val="General"/>
          <w:gallery w:val="placeholder"/>
        </w:category>
        <w:types>
          <w:type w:val="bbPlcHdr"/>
        </w:types>
        <w:behaviors>
          <w:behavior w:val="content"/>
        </w:behaviors>
        <w:guid w:val="{7F722D35-7351-4742-9E5A-8BC50F158D52}"/>
      </w:docPartPr>
      <w:docPartBody>
        <w:p w:rsidR="00D21F06" w:rsidRDefault="002873AE" w:rsidP="002873AE">
          <w:pPr>
            <w:pStyle w:val="9C347D6D555846FF95C07D236995758D"/>
          </w:pPr>
          <w:r w:rsidRPr="00F95AB0">
            <w:rPr>
              <w:rStyle w:val="PlaceholderText"/>
            </w:rPr>
            <w:t>Click or tap here to enter text.</w:t>
          </w:r>
        </w:p>
      </w:docPartBody>
    </w:docPart>
    <w:docPart>
      <w:docPartPr>
        <w:name w:val="33BBD03FD46B4E6285A3BC9DADCD51BA"/>
        <w:category>
          <w:name w:val="General"/>
          <w:gallery w:val="placeholder"/>
        </w:category>
        <w:types>
          <w:type w:val="bbPlcHdr"/>
        </w:types>
        <w:behaviors>
          <w:behavior w:val="content"/>
        </w:behaviors>
        <w:guid w:val="{76EBF531-4B58-472C-912A-97699D4B033C}"/>
      </w:docPartPr>
      <w:docPartBody>
        <w:p w:rsidR="00D21F06" w:rsidRDefault="002873AE" w:rsidP="002873AE">
          <w:pPr>
            <w:pStyle w:val="33BBD03FD46B4E6285A3BC9DADCD51BA"/>
          </w:pPr>
          <w:r w:rsidRPr="00F95AB0">
            <w:rPr>
              <w:rStyle w:val="PlaceholderText"/>
            </w:rPr>
            <w:t>Click or tap here to enter text.</w:t>
          </w:r>
        </w:p>
      </w:docPartBody>
    </w:docPart>
    <w:docPart>
      <w:docPartPr>
        <w:name w:val="DB6A67435FA9473F8A283BBA1EDA2625"/>
        <w:category>
          <w:name w:val="General"/>
          <w:gallery w:val="placeholder"/>
        </w:category>
        <w:types>
          <w:type w:val="bbPlcHdr"/>
        </w:types>
        <w:behaviors>
          <w:behavior w:val="content"/>
        </w:behaviors>
        <w:guid w:val="{80261C9E-5039-43B7-9713-D932CCA9E7EA}"/>
      </w:docPartPr>
      <w:docPartBody>
        <w:p w:rsidR="00D21F06" w:rsidRDefault="002873AE" w:rsidP="002873AE">
          <w:pPr>
            <w:pStyle w:val="DB6A67435FA9473F8A283BBA1EDA2625"/>
          </w:pPr>
          <w:r w:rsidRPr="00F95AB0">
            <w:rPr>
              <w:rStyle w:val="PlaceholderText"/>
            </w:rPr>
            <w:t>Click or tap here to enter text.</w:t>
          </w:r>
        </w:p>
      </w:docPartBody>
    </w:docPart>
    <w:docPart>
      <w:docPartPr>
        <w:name w:val="AA2FF973AF1D4745A0273FE034D3EAFD"/>
        <w:category>
          <w:name w:val="General"/>
          <w:gallery w:val="placeholder"/>
        </w:category>
        <w:types>
          <w:type w:val="bbPlcHdr"/>
        </w:types>
        <w:behaviors>
          <w:behavior w:val="content"/>
        </w:behaviors>
        <w:guid w:val="{5710C31D-9CCF-4935-B15D-3E9FBD527CD6}"/>
      </w:docPartPr>
      <w:docPartBody>
        <w:p w:rsidR="00D21F06" w:rsidRDefault="002873AE" w:rsidP="002873AE">
          <w:pPr>
            <w:pStyle w:val="AA2FF973AF1D4745A0273FE034D3EAFD"/>
          </w:pPr>
          <w:r w:rsidRPr="00F95AB0">
            <w:rPr>
              <w:rStyle w:val="PlaceholderText"/>
            </w:rPr>
            <w:t>Click or tap here to enter text.</w:t>
          </w:r>
        </w:p>
      </w:docPartBody>
    </w:docPart>
    <w:docPart>
      <w:docPartPr>
        <w:name w:val="E98C3735AEC444D991EAC27C16E919BF"/>
        <w:category>
          <w:name w:val="General"/>
          <w:gallery w:val="placeholder"/>
        </w:category>
        <w:types>
          <w:type w:val="bbPlcHdr"/>
        </w:types>
        <w:behaviors>
          <w:behavior w:val="content"/>
        </w:behaviors>
        <w:guid w:val="{78990C27-2218-4B75-AE66-0310053E11D5}"/>
      </w:docPartPr>
      <w:docPartBody>
        <w:p w:rsidR="00D21F06" w:rsidRDefault="002873AE" w:rsidP="002873AE">
          <w:pPr>
            <w:pStyle w:val="E98C3735AEC444D991EAC27C16E919BF"/>
          </w:pPr>
          <w:r w:rsidRPr="00F95AB0">
            <w:rPr>
              <w:rStyle w:val="PlaceholderText"/>
            </w:rPr>
            <w:t>Click or tap here to enter text.</w:t>
          </w:r>
        </w:p>
      </w:docPartBody>
    </w:docPart>
    <w:docPart>
      <w:docPartPr>
        <w:name w:val="BD4EB964FE364A8E9D6192A43CCE1DD5"/>
        <w:category>
          <w:name w:val="General"/>
          <w:gallery w:val="placeholder"/>
        </w:category>
        <w:types>
          <w:type w:val="bbPlcHdr"/>
        </w:types>
        <w:behaviors>
          <w:behavior w:val="content"/>
        </w:behaviors>
        <w:guid w:val="{D367FEA6-F976-4817-B0CF-875765F865B4}"/>
      </w:docPartPr>
      <w:docPartBody>
        <w:p w:rsidR="00D21F06" w:rsidRDefault="002873AE" w:rsidP="002873AE">
          <w:pPr>
            <w:pStyle w:val="BD4EB964FE364A8E9D6192A43CCE1DD5"/>
          </w:pPr>
          <w:r w:rsidRPr="00F95AB0">
            <w:rPr>
              <w:rStyle w:val="PlaceholderText"/>
            </w:rPr>
            <w:t>Click or tap here to enter text.</w:t>
          </w:r>
        </w:p>
      </w:docPartBody>
    </w:docPart>
    <w:docPart>
      <w:docPartPr>
        <w:name w:val="28889F074272468A8E5167310E506A2E"/>
        <w:category>
          <w:name w:val="General"/>
          <w:gallery w:val="placeholder"/>
        </w:category>
        <w:types>
          <w:type w:val="bbPlcHdr"/>
        </w:types>
        <w:behaviors>
          <w:behavior w:val="content"/>
        </w:behaviors>
        <w:guid w:val="{49A5B37B-CA09-4906-895E-D01C40077768}"/>
      </w:docPartPr>
      <w:docPartBody>
        <w:p w:rsidR="00D21F06" w:rsidRDefault="002873AE" w:rsidP="002873AE">
          <w:pPr>
            <w:pStyle w:val="28889F074272468A8E5167310E506A2E"/>
          </w:pPr>
          <w:r w:rsidRPr="00F95AB0">
            <w:rPr>
              <w:rStyle w:val="PlaceholderText"/>
            </w:rPr>
            <w:t>Click or tap here to enter text.</w:t>
          </w:r>
        </w:p>
      </w:docPartBody>
    </w:docPart>
    <w:docPart>
      <w:docPartPr>
        <w:name w:val="80009898CACF4781B7FCA87AB574F2C1"/>
        <w:category>
          <w:name w:val="General"/>
          <w:gallery w:val="placeholder"/>
        </w:category>
        <w:types>
          <w:type w:val="bbPlcHdr"/>
        </w:types>
        <w:behaviors>
          <w:behavior w:val="content"/>
        </w:behaviors>
        <w:guid w:val="{9F09FB3A-6032-4AFC-8A2F-70FE7BF38C00}"/>
      </w:docPartPr>
      <w:docPartBody>
        <w:p w:rsidR="00D21F06" w:rsidRDefault="002873AE" w:rsidP="002873AE">
          <w:pPr>
            <w:pStyle w:val="80009898CACF4781B7FCA87AB574F2C1"/>
          </w:pPr>
          <w:r w:rsidRPr="00F95AB0">
            <w:rPr>
              <w:rStyle w:val="PlaceholderText"/>
            </w:rPr>
            <w:t>Click or tap here to enter text.</w:t>
          </w:r>
        </w:p>
      </w:docPartBody>
    </w:docPart>
    <w:docPart>
      <w:docPartPr>
        <w:name w:val="845900FFBC9F4715882CD6D29B6AE78C"/>
        <w:category>
          <w:name w:val="General"/>
          <w:gallery w:val="placeholder"/>
        </w:category>
        <w:types>
          <w:type w:val="bbPlcHdr"/>
        </w:types>
        <w:behaviors>
          <w:behavior w:val="content"/>
        </w:behaviors>
        <w:guid w:val="{716B7F7B-07DD-467E-96B3-FCA592C4CCAA}"/>
      </w:docPartPr>
      <w:docPartBody>
        <w:p w:rsidR="00D21F06" w:rsidRDefault="002873AE" w:rsidP="002873AE">
          <w:pPr>
            <w:pStyle w:val="845900FFBC9F4715882CD6D29B6AE78C"/>
          </w:pPr>
          <w:r w:rsidRPr="00F95AB0">
            <w:rPr>
              <w:rStyle w:val="PlaceholderText"/>
            </w:rPr>
            <w:t>Click or tap here to enter text.</w:t>
          </w:r>
        </w:p>
      </w:docPartBody>
    </w:docPart>
    <w:docPart>
      <w:docPartPr>
        <w:name w:val="2BFD1B9989094F2EA049046EBB9066AD"/>
        <w:category>
          <w:name w:val="General"/>
          <w:gallery w:val="placeholder"/>
        </w:category>
        <w:types>
          <w:type w:val="bbPlcHdr"/>
        </w:types>
        <w:behaviors>
          <w:behavior w:val="content"/>
        </w:behaviors>
        <w:guid w:val="{19626916-5A2A-4D51-AE41-0DCD7FD1E69F}"/>
      </w:docPartPr>
      <w:docPartBody>
        <w:p w:rsidR="00D21F06" w:rsidRDefault="002873AE" w:rsidP="002873AE">
          <w:pPr>
            <w:pStyle w:val="2BFD1B9989094F2EA049046EBB9066AD"/>
          </w:pPr>
          <w:r w:rsidRPr="00F95AB0">
            <w:rPr>
              <w:rStyle w:val="PlaceholderText"/>
            </w:rPr>
            <w:t>Click or tap here to enter text.</w:t>
          </w:r>
        </w:p>
      </w:docPartBody>
    </w:docPart>
    <w:docPart>
      <w:docPartPr>
        <w:name w:val="9C87DA65D59C45458435FB979A5CA24E"/>
        <w:category>
          <w:name w:val="General"/>
          <w:gallery w:val="placeholder"/>
        </w:category>
        <w:types>
          <w:type w:val="bbPlcHdr"/>
        </w:types>
        <w:behaviors>
          <w:behavior w:val="content"/>
        </w:behaviors>
        <w:guid w:val="{CE256719-BF33-4AB3-9B8C-C72CD7E472AE}"/>
      </w:docPartPr>
      <w:docPartBody>
        <w:p w:rsidR="002C6BC4" w:rsidRDefault="008B1228" w:rsidP="008B1228">
          <w:pPr>
            <w:pStyle w:val="9C87DA65D59C45458435FB979A5CA24E"/>
          </w:pPr>
          <w:r w:rsidRPr="00F95AB0">
            <w:rPr>
              <w:rStyle w:val="PlaceholderText"/>
            </w:rPr>
            <w:t>Click or tap here to enter text.</w:t>
          </w:r>
        </w:p>
      </w:docPartBody>
    </w:docPart>
    <w:docPart>
      <w:docPartPr>
        <w:name w:val="4627FEF3189C4B70BFDB06469CCD703B"/>
        <w:category>
          <w:name w:val="General"/>
          <w:gallery w:val="placeholder"/>
        </w:category>
        <w:types>
          <w:type w:val="bbPlcHdr"/>
        </w:types>
        <w:behaviors>
          <w:behavior w:val="content"/>
        </w:behaviors>
        <w:guid w:val="{C6AD6473-DF0C-4F2E-8D9B-F6258DE91285}"/>
      </w:docPartPr>
      <w:docPartBody>
        <w:p w:rsidR="002C6BC4" w:rsidRDefault="008B1228" w:rsidP="008B1228">
          <w:pPr>
            <w:pStyle w:val="4627FEF3189C4B70BFDB06469CCD703B"/>
          </w:pPr>
          <w:r w:rsidRPr="00F95AB0">
            <w:rPr>
              <w:rStyle w:val="PlaceholderText"/>
            </w:rPr>
            <w:t>Click or tap here to enter text.</w:t>
          </w:r>
        </w:p>
      </w:docPartBody>
    </w:docPart>
    <w:docPart>
      <w:docPartPr>
        <w:name w:val="6FEB0F8ECB494292B3EB44CDCD1CA57F"/>
        <w:category>
          <w:name w:val="General"/>
          <w:gallery w:val="placeholder"/>
        </w:category>
        <w:types>
          <w:type w:val="bbPlcHdr"/>
        </w:types>
        <w:behaviors>
          <w:behavior w:val="content"/>
        </w:behaviors>
        <w:guid w:val="{01CAD29A-18E1-4FAD-A598-53DC61406008}"/>
      </w:docPartPr>
      <w:docPartBody>
        <w:p w:rsidR="002C6BC4" w:rsidRDefault="008B1228" w:rsidP="008B1228">
          <w:pPr>
            <w:pStyle w:val="6FEB0F8ECB494292B3EB44CDCD1CA57F"/>
          </w:pPr>
          <w:r w:rsidRPr="00F95AB0">
            <w:rPr>
              <w:rStyle w:val="PlaceholderText"/>
            </w:rPr>
            <w:t>Click or tap here to enter text.</w:t>
          </w:r>
        </w:p>
      </w:docPartBody>
    </w:docPart>
    <w:docPart>
      <w:docPartPr>
        <w:name w:val="0C8AD56FF10442979ADA7A10AF53683C"/>
        <w:category>
          <w:name w:val="General"/>
          <w:gallery w:val="placeholder"/>
        </w:category>
        <w:types>
          <w:type w:val="bbPlcHdr"/>
        </w:types>
        <w:behaviors>
          <w:behavior w:val="content"/>
        </w:behaviors>
        <w:guid w:val="{E78A3331-2FA4-4E6C-AC5B-71C7E6BA0393}"/>
      </w:docPartPr>
      <w:docPartBody>
        <w:p w:rsidR="002C6BC4" w:rsidRDefault="008B1228" w:rsidP="008B1228">
          <w:pPr>
            <w:pStyle w:val="0C8AD56FF10442979ADA7A10AF53683C"/>
          </w:pPr>
          <w:r w:rsidRPr="00F95AB0">
            <w:rPr>
              <w:rStyle w:val="PlaceholderText"/>
            </w:rPr>
            <w:t>Click or tap here to enter text.</w:t>
          </w:r>
        </w:p>
      </w:docPartBody>
    </w:docPart>
    <w:docPart>
      <w:docPartPr>
        <w:name w:val="E8C499B2D13745C186ED579A446BF536"/>
        <w:category>
          <w:name w:val="General"/>
          <w:gallery w:val="placeholder"/>
        </w:category>
        <w:types>
          <w:type w:val="bbPlcHdr"/>
        </w:types>
        <w:behaviors>
          <w:behavior w:val="content"/>
        </w:behaviors>
        <w:guid w:val="{D934E8B9-C894-4518-9346-21A5187BADA3}"/>
      </w:docPartPr>
      <w:docPartBody>
        <w:p w:rsidR="002C6BC4" w:rsidRDefault="008B1228" w:rsidP="008B1228">
          <w:pPr>
            <w:pStyle w:val="E8C499B2D13745C186ED579A446BF536"/>
          </w:pPr>
          <w:r w:rsidRPr="00F95AB0">
            <w:rPr>
              <w:rStyle w:val="PlaceholderText"/>
            </w:rPr>
            <w:t>Click or tap here to enter text.</w:t>
          </w:r>
        </w:p>
      </w:docPartBody>
    </w:docPart>
    <w:docPart>
      <w:docPartPr>
        <w:name w:val="2F9BA58403714E0D8D3B927A3759324B"/>
        <w:category>
          <w:name w:val="General"/>
          <w:gallery w:val="placeholder"/>
        </w:category>
        <w:types>
          <w:type w:val="bbPlcHdr"/>
        </w:types>
        <w:behaviors>
          <w:behavior w:val="content"/>
        </w:behaviors>
        <w:guid w:val="{C6F78B81-5E5B-4077-8A7F-EA5CBB0BEB5C}"/>
      </w:docPartPr>
      <w:docPartBody>
        <w:p w:rsidR="002C6BC4" w:rsidRDefault="008B1228" w:rsidP="008B1228">
          <w:pPr>
            <w:pStyle w:val="2F9BA58403714E0D8D3B927A3759324B"/>
          </w:pPr>
          <w:r w:rsidRPr="00F95AB0">
            <w:rPr>
              <w:rStyle w:val="PlaceholderText"/>
            </w:rPr>
            <w:t>Click or tap here to enter text.</w:t>
          </w:r>
        </w:p>
      </w:docPartBody>
    </w:docPart>
    <w:docPart>
      <w:docPartPr>
        <w:name w:val="D5F5AFF08D4744EFA30356782A250DE5"/>
        <w:category>
          <w:name w:val="General"/>
          <w:gallery w:val="placeholder"/>
        </w:category>
        <w:types>
          <w:type w:val="bbPlcHdr"/>
        </w:types>
        <w:behaviors>
          <w:behavior w:val="content"/>
        </w:behaviors>
        <w:guid w:val="{5DB7ED81-789B-4746-B8A3-2A59805C7884}"/>
      </w:docPartPr>
      <w:docPartBody>
        <w:p w:rsidR="00BC17E1" w:rsidRDefault="00810BE3" w:rsidP="00810BE3">
          <w:pPr>
            <w:pStyle w:val="D5F5AFF08D4744EFA30356782A250DE5"/>
          </w:pPr>
          <w:r w:rsidRPr="00DC1408">
            <w:rPr>
              <w:rStyle w:val="PlaceholderText"/>
            </w:rPr>
            <w:t>Click or tap here to enter text.</w:t>
          </w:r>
        </w:p>
      </w:docPartBody>
    </w:docPart>
    <w:docPart>
      <w:docPartPr>
        <w:name w:val="F5DBCEC38E894BA8923070F926CF8A2E"/>
        <w:category>
          <w:name w:val="General"/>
          <w:gallery w:val="placeholder"/>
        </w:category>
        <w:types>
          <w:type w:val="bbPlcHdr"/>
        </w:types>
        <w:behaviors>
          <w:behavior w:val="content"/>
        </w:behaviors>
        <w:guid w:val="{94ABBA0E-915C-4AE0-B17F-CEBC879E717A}"/>
      </w:docPartPr>
      <w:docPartBody>
        <w:p w:rsidR="00BC17E1" w:rsidRDefault="00810BE3" w:rsidP="00810BE3">
          <w:pPr>
            <w:pStyle w:val="F5DBCEC38E894BA8923070F926CF8A2E"/>
          </w:pPr>
          <w:r w:rsidRPr="00F95AB0">
            <w:rPr>
              <w:rStyle w:val="PlaceholderText"/>
            </w:rPr>
            <w:t>Click or tap here to enter text.</w:t>
          </w:r>
        </w:p>
      </w:docPartBody>
    </w:docPart>
    <w:docPart>
      <w:docPartPr>
        <w:name w:val="2DC797776C5945E5A326234568F3CF25"/>
        <w:category>
          <w:name w:val="General"/>
          <w:gallery w:val="placeholder"/>
        </w:category>
        <w:types>
          <w:type w:val="bbPlcHdr"/>
        </w:types>
        <w:behaviors>
          <w:behavior w:val="content"/>
        </w:behaviors>
        <w:guid w:val="{B700A026-F5BC-4EF4-B12A-7B168388008C}"/>
      </w:docPartPr>
      <w:docPartBody>
        <w:p w:rsidR="00712C93" w:rsidRDefault="00BC17E1" w:rsidP="00BC17E1">
          <w:pPr>
            <w:pStyle w:val="2DC797776C5945E5A326234568F3CF25"/>
          </w:pPr>
          <w:r w:rsidRPr="00E805DF">
            <w:rPr>
              <w:rStyle w:val="PlaceholderText"/>
            </w:rPr>
            <w:t>Click or tap here to enter text.</w:t>
          </w:r>
        </w:p>
      </w:docPartBody>
    </w:docPart>
    <w:docPart>
      <w:docPartPr>
        <w:name w:val="7D5258D0FAFE4EFFAC134BC121DD0C9C"/>
        <w:category>
          <w:name w:val="General"/>
          <w:gallery w:val="placeholder"/>
        </w:category>
        <w:types>
          <w:type w:val="bbPlcHdr"/>
        </w:types>
        <w:behaviors>
          <w:behavior w:val="content"/>
        </w:behaviors>
        <w:guid w:val="{AC90228E-7747-46D5-A702-874918ABE4CA}"/>
      </w:docPartPr>
      <w:docPartBody>
        <w:p w:rsidR="00712C93" w:rsidRDefault="00BC17E1" w:rsidP="00BC17E1">
          <w:pPr>
            <w:pStyle w:val="7D5258D0FAFE4EFFAC134BC121DD0C9C"/>
          </w:pPr>
          <w:r w:rsidRPr="00E805D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0B9"/>
    <w:rsid w:val="0007566E"/>
    <w:rsid w:val="0008689E"/>
    <w:rsid w:val="000B2F22"/>
    <w:rsid w:val="0016553F"/>
    <w:rsid w:val="0017129E"/>
    <w:rsid w:val="00187AFD"/>
    <w:rsid w:val="001A3D96"/>
    <w:rsid w:val="001E3B44"/>
    <w:rsid w:val="0023348A"/>
    <w:rsid w:val="0023424B"/>
    <w:rsid w:val="00254694"/>
    <w:rsid w:val="00265EBB"/>
    <w:rsid w:val="00267CED"/>
    <w:rsid w:val="002873AE"/>
    <w:rsid w:val="00294209"/>
    <w:rsid w:val="002C6BC4"/>
    <w:rsid w:val="002D5BFB"/>
    <w:rsid w:val="002D76BA"/>
    <w:rsid w:val="0030044E"/>
    <w:rsid w:val="00301594"/>
    <w:rsid w:val="003215B5"/>
    <w:rsid w:val="00366DAE"/>
    <w:rsid w:val="0039131B"/>
    <w:rsid w:val="003A65C8"/>
    <w:rsid w:val="003A7B67"/>
    <w:rsid w:val="003B4457"/>
    <w:rsid w:val="003C0D4D"/>
    <w:rsid w:val="003C75FA"/>
    <w:rsid w:val="003E1D12"/>
    <w:rsid w:val="003F62EF"/>
    <w:rsid w:val="003F6FF1"/>
    <w:rsid w:val="00440FD2"/>
    <w:rsid w:val="00451A9A"/>
    <w:rsid w:val="00451F23"/>
    <w:rsid w:val="00477A8A"/>
    <w:rsid w:val="00487F72"/>
    <w:rsid w:val="00497D37"/>
    <w:rsid w:val="004B5A46"/>
    <w:rsid w:val="004C3238"/>
    <w:rsid w:val="004D23B2"/>
    <w:rsid w:val="004E6CCA"/>
    <w:rsid w:val="00507CFE"/>
    <w:rsid w:val="00580DAF"/>
    <w:rsid w:val="005860EF"/>
    <w:rsid w:val="00590D9D"/>
    <w:rsid w:val="005B4182"/>
    <w:rsid w:val="005F6F3C"/>
    <w:rsid w:val="00675FE2"/>
    <w:rsid w:val="00694251"/>
    <w:rsid w:val="0069504A"/>
    <w:rsid w:val="006A6A04"/>
    <w:rsid w:val="006E7E13"/>
    <w:rsid w:val="00712C93"/>
    <w:rsid w:val="00713F9F"/>
    <w:rsid w:val="00716C34"/>
    <w:rsid w:val="007210DC"/>
    <w:rsid w:val="00745C40"/>
    <w:rsid w:val="0076231E"/>
    <w:rsid w:val="007B5C89"/>
    <w:rsid w:val="007D19D3"/>
    <w:rsid w:val="007D732F"/>
    <w:rsid w:val="007F721C"/>
    <w:rsid w:val="00810BE3"/>
    <w:rsid w:val="00814798"/>
    <w:rsid w:val="008218E8"/>
    <w:rsid w:val="00824F7E"/>
    <w:rsid w:val="008B1228"/>
    <w:rsid w:val="008C0858"/>
    <w:rsid w:val="008C1A39"/>
    <w:rsid w:val="008C67DD"/>
    <w:rsid w:val="008C6D3C"/>
    <w:rsid w:val="008F63F6"/>
    <w:rsid w:val="009010A6"/>
    <w:rsid w:val="00902517"/>
    <w:rsid w:val="009202C5"/>
    <w:rsid w:val="00927588"/>
    <w:rsid w:val="009501DB"/>
    <w:rsid w:val="009C57D0"/>
    <w:rsid w:val="009E35FB"/>
    <w:rsid w:val="009F7425"/>
    <w:rsid w:val="00A00AE9"/>
    <w:rsid w:val="00A35657"/>
    <w:rsid w:val="00A55EC8"/>
    <w:rsid w:val="00A65645"/>
    <w:rsid w:val="00A75C8F"/>
    <w:rsid w:val="00AA0D5B"/>
    <w:rsid w:val="00AC5BA8"/>
    <w:rsid w:val="00AE3CB7"/>
    <w:rsid w:val="00B0446B"/>
    <w:rsid w:val="00B11AAE"/>
    <w:rsid w:val="00B120B4"/>
    <w:rsid w:val="00B73FE8"/>
    <w:rsid w:val="00B951AE"/>
    <w:rsid w:val="00BB2E61"/>
    <w:rsid w:val="00BC17E1"/>
    <w:rsid w:val="00C046D4"/>
    <w:rsid w:val="00C073E5"/>
    <w:rsid w:val="00C14EEF"/>
    <w:rsid w:val="00C408A3"/>
    <w:rsid w:val="00C537A1"/>
    <w:rsid w:val="00C5774A"/>
    <w:rsid w:val="00C710EC"/>
    <w:rsid w:val="00C91A1D"/>
    <w:rsid w:val="00C9631E"/>
    <w:rsid w:val="00C96944"/>
    <w:rsid w:val="00CA1A5A"/>
    <w:rsid w:val="00CA6152"/>
    <w:rsid w:val="00CB0EBE"/>
    <w:rsid w:val="00CD7414"/>
    <w:rsid w:val="00CE1D35"/>
    <w:rsid w:val="00D165D6"/>
    <w:rsid w:val="00D21F06"/>
    <w:rsid w:val="00D47DB5"/>
    <w:rsid w:val="00D61300"/>
    <w:rsid w:val="00D70673"/>
    <w:rsid w:val="00D73134"/>
    <w:rsid w:val="00DD1C5C"/>
    <w:rsid w:val="00DE2E16"/>
    <w:rsid w:val="00DF60AF"/>
    <w:rsid w:val="00DF7E29"/>
    <w:rsid w:val="00E02AA3"/>
    <w:rsid w:val="00E12D72"/>
    <w:rsid w:val="00E1574B"/>
    <w:rsid w:val="00E45B27"/>
    <w:rsid w:val="00E46E9E"/>
    <w:rsid w:val="00E50B3B"/>
    <w:rsid w:val="00EA1133"/>
    <w:rsid w:val="00EA413D"/>
    <w:rsid w:val="00EB60B9"/>
    <w:rsid w:val="00F1456C"/>
    <w:rsid w:val="00F20AC7"/>
    <w:rsid w:val="00F35734"/>
    <w:rsid w:val="00F40F98"/>
    <w:rsid w:val="00F47C27"/>
    <w:rsid w:val="00F50D15"/>
    <w:rsid w:val="00F52909"/>
    <w:rsid w:val="00F730D6"/>
    <w:rsid w:val="00F91694"/>
    <w:rsid w:val="00FA1F13"/>
    <w:rsid w:val="00FB70AC"/>
    <w:rsid w:val="00FC188C"/>
    <w:rsid w:val="00FC66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C17E1"/>
    <w:rPr>
      <w:color w:val="666666"/>
    </w:rPr>
  </w:style>
  <w:style w:type="paragraph" w:customStyle="1" w:styleId="75E880F82856E04AB52AC5416C072CB3">
    <w:name w:val="75E880F82856E04AB52AC5416C072CB3"/>
    <w:rsid w:val="00C14EEF"/>
  </w:style>
  <w:style w:type="paragraph" w:customStyle="1" w:styleId="FD89ACD5DECF4B4D8EC52B57CA9F3C24">
    <w:name w:val="FD89ACD5DECF4B4D8EC52B57CA9F3C24"/>
    <w:rsid w:val="00D165D6"/>
  </w:style>
  <w:style w:type="paragraph" w:customStyle="1" w:styleId="B7696AAA61A293498EC6E1BC104A6474">
    <w:name w:val="B7696AAA61A293498EC6E1BC104A6474"/>
    <w:rsid w:val="00D61300"/>
  </w:style>
  <w:style w:type="paragraph" w:customStyle="1" w:styleId="F5996353D6384F17A4332B1EFA478C53">
    <w:name w:val="F5996353D6384F17A4332B1EFA478C53"/>
    <w:rsid w:val="007F721C"/>
  </w:style>
  <w:style w:type="paragraph" w:customStyle="1" w:styleId="A97D57698DC40D4E91FD82BF45A4F502">
    <w:name w:val="A97D57698DC40D4E91FD82BF45A4F502"/>
    <w:rsid w:val="00D61300"/>
  </w:style>
  <w:style w:type="paragraph" w:customStyle="1" w:styleId="98CFB2950A7D4FA09F1A699C8C501BA1">
    <w:name w:val="98CFB2950A7D4FA09F1A699C8C501BA1"/>
    <w:rsid w:val="007F721C"/>
  </w:style>
  <w:style w:type="paragraph" w:customStyle="1" w:styleId="2A130AB0C2034F43A3A4CCE898382F8A">
    <w:name w:val="2A130AB0C2034F43A3A4CCE898382F8A"/>
    <w:rsid w:val="007F721C"/>
  </w:style>
  <w:style w:type="paragraph" w:customStyle="1" w:styleId="695B70157C034B20B6318528A9773C78">
    <w:name w:val="695B70157C034B20B6318528A9773C78"/>
    <w:rsid w:val="007F721C"/>
  </w:style>
  <w:style w:type="paragraph" w:customStyle="1" w:styleId="036791CBE8024E46BFA39038B570C8FB">
    <w:name w:val="036791CBE8024E46BFA39038B570C8FB"/>
    <w:rsid w:val="007F721C"/>
  </w:style>
  <w:style w:type="paragraph" w:customStyle="1" w:styleId="82F22956A263487B994540F4708FCAD0">
    <w:name w:val="82F22956A263487B994540F4708FCAD0"/>
    <w:rsid w:val="007F721C"/>
  </w:style>
  <w:style w:type="paragraph" w:customStyle="1" w:styleId="14346808CB3D4FE4A526E4E214453952">
    <w:name w:val="14346808CB3D4FE4A526E4E214453952"/>
    <w:rsid w:val="007F721C"/>
  </w:style>
  <w:style w:type="paragraph" w:customStyle="1" w:styleId="88B9A90CF62E4504A9C5B60CAB1CD160">
    <w:name w:val="88B9A90CF62E4504A9C5B60CAB1CD160"/>
    <w:rsid w:val="007F721C"/>
  </w:style>
  <w:style w:type="paragraph" w:customStyle="1" w:styleId="160FCB6396DA4F31B0458CECCBACCCAC">
    <w:name w:val="160FCB6396DA4F31B0458CECCBACCCAC"/>
    <w:rsid w:val="007F721C"/>
  </w:style>
  <w:style w:type="paragraph" w:customStyle="1" w:styleId="371ED6D1E2A5664DA1C42F64C0A4CE7C">
    <w:name w:val="371ED6D1E2A5664DA1C42F64C0A4CE7C"/>
    <w:rsid w:val="008C1A39"/>
  </w:style>
  <w:style w:type="paragraph" w:customStyle="1" w:styleId="B8AA5D843C775745A7067ED3797DC736">
    <w:name w:val="B8AA5D843C775745A7067ED3797DC736"/>
    <w:rsid w:val="008C1A39"/>
  </w:style>
  <w:style w:type="paragraph" w:customStyle="1" w:styleId="737DE365C785544595E7AF3FF9CD7464">
    <w:name w:val="737DE365C785544595E7AF3FF9CD7464"/>
    <w:rsid w:val="008C1A39"/>
  </w:style>
  <w:style w:type="paragraph" w:customStyle="1" w:styleId="7EAAAA778C586941844EA7B665DFE829">
    <w:name w:val="7EAAAA778C586941844EA7B665DFE829"/>
    <w:rsid w:val="008C1A39"/>
  </w:style>
  <w:style w:type="paragraph" w:customStyle="1" w:styleId="91DA129798E73F498F2B9B9004428013">
    <w:name w:val="91DA129798E73F498F2B9B9004428013"/>
    <w:rsid w:val="008C1A39"/>
  </w:style>
  <w:style w:type="paragraph" w:customStyle="1" w:styleId="7EA7CD6A784D27409B5161E96BEFCF01">
    <w:name w:val="7EA7CD6A784D27409B5161E96BEFCF01"/>
    <w:rsid w:val="008C1A39"/>
  </w:style>
  <w:style w:type="paragraph" w:customStyle="1" w:styleId="1A5B9A0194812249A0C93FE5BD2AE294">
    <w:name w:val="1A5B9A0194812249A0C93FE5BD2AE294"/>
    <w:rsid w:val="008C1A39"/>
  </w:style>
  <w:style w:type="paragraph" w:customStyle="1" w:styleId="7F636BC972E6364D9BA0300D93E02C0A">
    <w:name w:val="7F636BC972E6364D9BA0300D93E02C0A"/>
    <w:rsid w:val="008C1A39"/>
  </w:style>
  <w:style w:type="paragraph" w:customStyle="1" w:styleId="950917E880B6DA499A96C23C6FB2AA45">
    <w:name w:val="950917E880B6DA499A96C23C6FB2AA45"/>
    <w:rsid w:val="008C1A39"/>
  </w:style>
  <w:style w:type="paragraph" w:customStyle="1" w:styleId="3AA9DC704C60A74497BA9D8AAC69E091">
    <w:name w:val="3AA9DC704C60A74497BA9D8AAC69E091"/>
    <w:rsid w:val="008C1A39"/>
  </w:style>
  <w:style w:type="paragraph" w:customStyle="1" w:styleId="1E9B2544DA740B4EA86A4D53CA6C5CC5">
    <w:name w:val="1E9B2544DA740B4EA86A4D53CA6C5CC5"/>
    <w:rsid w:val="008C1A39"/>
  </w:style>
  <w:style w:type="paragraph" w:customStyle="1" w:styleId="19167B1E2688334BA1540431CA78013D">
    <w:name w:val="19167B1E2688334BA1540431CA78013D"/>
    <w:rsid w:val="008C1A39"/>
  </w:style>
  <w:style w:type="paragraph" w:customStyle="1" w:styleId="334D63DF37D14F439F24C55CC01FE831">
    <w:name w:val="334D63DF37D14F439F24C55CC01FE831"/>
    <w:rsid w:val="008C1A39"/>
  </w:style>
  <w:style w:type="paragraph" w:customStyle="1" w:styleId="D97BDBF676D20E49B770F52CFDB59866">
    <w:name w:val="D97BDBF676D20E49B770F52CFDB59866"/>
    <w:rsid w:val="008C1A39"/>
  </w:style>
  <w:style w:type="paragraph" w:customStyle="1" w:styleId="81AEBC1F72E8FA42A82DD3EB7F7102E1">
    <w:name w:val="81AEBC1F72E8FA42A82DD3EB7F7102E1"/>
    <w:rsid w:val="00B951AE"/>
  </w:style>
  <w:style w:type="paragraph" w:customStyle="1" w:styleId="85C6582B8C828D45940FEB89FED5CA1C">
    <w:name w:val="85C6582B8C828D45940FEB89FED5CA1C"/>
    <w:rsid w:val="00B951AE"/>
  </w:style>
  <w:style w:type="paragraph" w:customStyle="1" w:styleId="201817EB675CFE4C81E21C8EFB1ED300">
    <w:name w:val="201817EB675CFE4C81E21C8EFB1ED300"/>
    <w:rsid w:val="00B951AE"/>
  </w:style>
  <w:style w:type="paragraph" w:customStyle="1" w:styleId="16807C6BB19AF54397073385BD7ACAB8">
    <w:name w:val="16807C6BB19AF54397073385BD7ACAB8"/>
    <w:rsid w:val="00B951AE"/>
  </w:style>
  <w:style w:type="paragraph" w:customStyle="1" w:styleId="59FE667FBEB30D469F2B37E7EDDD60F6">
    <w:name w:val="59FE667FBEB30D469F2B37E7EDDD60F6"/>
    <w:rsid w:val="00B951AE"/>
  </w:style>
  <w:style w:type="paragraph" w:customStyle="1" w:styleId="D5F45178F334F643A0AF730B8E10B9A9">
    <w:name w:val="D5F45178F334F643A0AF730B8E10B9A9"/>
    <w:rsid w:val="00B951AE"/>
  </w:style>
  <w:style w:type="paragraph" w:customStyle="1" w:styleId="DA2C98802EAC4241A3227418843F0316">
    <w:name w:val="DA2C98802EAC4241A3227418843F0316"/>
    <w:rsid w:val="00B951AE"/>
  </w:style>
  <w:style w:type="paragraph" w:customStyle="1" w:styleId="2631F16828145C4CB7ECF1C89FBDE501">
    <w:name w:val="2631F16828145C4CB7ECF1C89FBDE501"/>
    <w:rsid w:val="00B951AE"/>
  </w:style>
  <w:style w:type="paragraph" w:customStyle="1" w:styleId="DC7834B2E29FF94FB44FD686CCB8705B">
    <w:name w:val="DC7834B2E29FF94FB44FD686CCB8705B"/>
    <w:rsid w:val="00B951AE"/>
  </w:style>
  <w:style w:type="paragraph" w:customStyle="1" w:styleId="53146A00BD0C9845885779DB635A1F15">
    <w:name w:val="53146A00BD0C9845885779DB635A1F15"/>
    <w:rsid w:val="00B951AE"/>
  </w:style>
  <w:style w:type="paragraph" w:customStyle="1" w:styleId="734891603C4FE849BA68844D065ACA40">
    <w:name w:val="734891603C4FE849BA68844D065ACA40"/>
    <w:rsid w:val="00B951AE"/>
  </w:style>
  <w:style w:type="paragraph" w:customStyle="1" w:styleId="29191C4F365A6242ABE498E8CFDDCF2D">
    <w:name w:val="29191C4F365A6242ABE498E8CFDDCF2D"/>
    <w:rsid w:val="00B951AE"/>
  </w:style>
  <w:style w:type="paragraph" w:customStyle="1" w:styleId="2B610B908BC640689D1E75C86A9FEAF9">
    <w:name w:val="2B610B908BC640689D1E75C86A9FEAF9"/>
    <w:rsid w:val="003A7B67"/>
    <w:pPr>
      <w:widowControl w:val="0"/>
    </w:pPr>
    <w:rPr>
      <w:lang w:eastAsia="zh-TW"/>
    </w:rPr>
  </w:style>
  <w:style w:type="paragraph" w:customStyle="1" w:styleId="EEF47B3AC0044FEFA7035D63F58D615A">
    <w:name w:val="EEF47B3AC0044FEFA7035D63F58D615A"/>
    <w:rsid w:val="003A7B67"/>
    <w:pPr>
      <w:widowControl w:val="0"/>
    </w:pPr>
    <w:rPr>
      <w:lang w:eastAsia="zh-TW"/>
    </w:rPr>
  </w:style>
  <w:style w:type="paragraph" w:customStyle="1" w:styleId="22929884341A423A88B1E044EBC6081E">
    <w:name w:val="22929884341A423A88B1E044EBC6081E"/>
    <w:rsid w:val="003A7B67"/>
    <w:pPr>
      <w:widowControl w:val="0"/>
    </w:pPr>
    <w:rPr>
      <w:lang w:eastAsia="zh-TW"/>
    </w:rPr>
  </w:style>
  <w:style w:type="paragraph" w:customStyle="1" w:styleId="2A370D1E59314669972B8305D744FBF0">
    <w:name w:val="2A370D1E59314669972B8305D744FBF0"/>
    <w:rsid w:val="003A7B67"/>
    <w:pPr>
      <w:widowControl w:val="0"/>
    </w:pPr>
    <w:rPr>
      <w:lang w:eastAsia="zh-TW"/>
    </w:rPr>
  </w:style>
  <w:style w:type="paragraph" w:customStyle="1" w:styleId="94148EA674A94E6899F9032E8990AC4C">
    <w:name w:val="94148EA674A94E6899F9032E8990AC4C"/>
    <w:rsid w:val="003A7B67"/>
    <w:pPr>
      <w:widowControl w:val="0"/>
    </w:pPr>
    <w:rPr>
      <w:lang w:eastAsia="zh-TW"/>
    </w:rPr>
  </w:style>
  <w:style w:type="paragraph" w:customStyle="1" w:styleId="97950A1EFC104C9CAD378E4BFFDE5496">
    <w:name w:val="97950A1EFC104C9CAD378E4BFFDE5496"/>
    <w:rsid w:val="003A7B67"/>
    <w:pPr>
      <w:widowControl w:val="0"/>
    </w:pPr>
    <w:rPr>
      <w:lang w:eastAsia="zh-TW"/>
    </w:rPr>
  </w:style>
  <w:style w:type="paragraph" w:customStyle="1" w:styleId="6D0FE5627B6343A5970F689852D5EB7D">
    <w:name w:val="6D0FE5627B6343A5970F689852D5EB7D"/>
    <w:rsid w:val="003A7B67"/>
    <w:pPr>
      <w:widowControl w:val="0"/>
    </w:pPr>
    <w:rPr>
      <w:lang w:eastAsia="zh-TW"/>
    </w:rPr>
  </w:style>
  <w:style w:type="paragraph" w:customStyle="1" w:styleId="3D76C945C6F84537897AC0F523AE2327">
    <w:name w:val="3D76C945C6F84537897AC0F523AE2327"/>
    <w:rsid w:val="003A7B67"/>
    <w:pPr>
      <w:widowControl w:val="0"/>
    </w:pPr>
    <w:rPr>
      <w:lang w:eastAsia="zh-TW"/>
    </w:rPr>
  </w:style>
  <w:style w:type="paragraph" w:customStyle="1" w:styleId="15D54D70231146D390F642E05766DB9B">
    <w:name w:val="15D54D70231146D390F642E05766DB9B"/>
    <w:rsid w:val="003A7B67"/>
    <w:pPr>
      <w:widowControl w:val="0"/>
    </w:pPr>
    <w:rPr>
      <w:lang w:eastAsia="zh-TW"/>
    </w:rPr>
  </w:style>
  <w:style w:type="paragraph" w:customStyle="1" w:styleId="3B43A65C8E0149B78143F0A74EA99233">
    <w:name w:val="3B43A65C8E0149B78143F0A74EA99233"/>
    <w:rsid w:val="003A7B67"/>
    <w:pPr>
      <w:widowControl w:val="0"/>
    </w:pPr>
    <w:rPr>
      <w:lang w:eastAsia="zh-TW"/>
    </w:rPr>
  </w:style>
  <w:style w:type="paragraph" w:customStyle="1" w:styleId="3B0BAC09A87441A7AD7B222C2FB4EAA6">
    <w:name w:val="3B0BAC09A87441A7AD7B222C2FB4EAA6"/>
    <w:rsid w:val="003A7B67"/>
    <w:pPr>
      <w:widowControl w:val="0"/>
    </w:pPr>
    <w:rPr>
      <w:lang w:eastAsia="zh-TW"/>
    </w:rPr>
  </w:style>
  <w:style w:type="paragraph" w:customStyle="1" w:styleId="34596F3A7378467EAD4419D229B18DB1">
    <w:name w:val="34596F3A7378467EAD4419D229B18DB1"/>
    <w:rsid w:val="003A7B67"/>
    <w:pPr>
      <w:widowControl w:val="0"/>
    </w:pPr>
    <w:rPr>
      <w:lang w:eastAsia="zh-TW"/>
    </w:rPr>
  </w:style>
  <w:style w:type="paragraph" w:customStyle="1" w:styleId="380B21A1D8DE4EE48879B3CF3B0BDA42">
    <w:name w:val="380B21A1D8DE4EE48879B3CF3B0BDA42"/>
    <w:pPr>
      <w:widowControl w:val="0"/>
    </w:pPr>
    <w:rPr>
      <w:lang w:eastAsia="zh-TW"/>
    </w:rPr>
  </w:style>
  <w:style w:type="paragraph" w:customStyle="1" w:styleId="47E84E15F8F44B90A1295BD561463C3E">
    <w:name w:val="47E84E15F8F44B90A1295BD561463C3E"/>
    <w:pPr>
      <w:widowControl w:val="0"/>
    </w:pPr>
    <w:rPr>
      <w:lang w:eastAsia="zh-TW"/>
    </w:rPr>
  </w:style>
  <w:style w:type="paragraph" w:customStyle="1" w:styleId="7EA78A21B44F46AAB779B8A52B8FBF0C">
    <w:name w:val="7EA78A21B44F46AAB779B8A52B8FBF0C"/>
    <w:rsid w:val="00451A9A"/>
    <w:pPr>
      <w:widowControl w:val="0"/>
    </w:pPr>
    <w:rPr>
      <w:lang w:eastAsia="zh-TW"/>
    </w:rPr>
  </w:style>
  <w:style w:type="paragraph" w:customStyle="1" w:styleId="636B8D331D1843AF969E69D116578ADE">
    <w:name w:val="636B8D331D1843AF969E69D116578ADE"/>
    <w:rsid w:val="00451A9A"/>
    <w:pPr>
      <w:widowControl w:val="0"/>
    </w:pPr>
    <w:rPr>
      <w:lang w:eastAsia="zh-TW"/>
    </w:rPr>
  </w:style>
  <w:style w:type="paragraph" w:customStyle="1" w:styleId="6E9F669BDEA043AE80FD8AE3A4217CEA">
    <w:name w:val="6E9F669BDEA043AE80FD8AE3A4217CEA"/>
    <w:rsid w:val="00451A9A"/>
    <w:pPr>
      <w:widowControl w:val="0"/>
    </w:pPr>
    <w:rPr>
      <w:lang w:eastAsia="zh-TW"/>
    </w:rPr>
  </w:style>
  <w:style w:type="paragraph" w:customStyle="1" w:styleId="0380E1DC63F54C808FA85B6029D42B32">
    <w:name w:val="0380E1DC63F54C808FA85B6029D42B32"/>
    <w:rsid w:val="00AC5BA8"/>
    <w:pPr>
      <w:widowControl w:val="0"/>
    </w:pPr>
    <w:rPr>
      <w:lang w:eastAsia="zh-TW"/>
    </w:rPr>
  </w:style>
  <w:style w:type="paragraph" w:customStyle="1" w:styleId="A6755FB626EE4412924294A47E22FC2A">
    <w:name w:val="A6755FB626EE4412924294A47E22FC2A"/>
    <w:rsid w:val="00AC5BA8"/>
    <w:pPr>
      <w:widowControl w:val="0"/>
    </w:pPr>
    <w:rPr>
      <w:lang w:eastAsia="zh-TW"/>
    </w:rPr>
  </w:style>
  <w:style w:type="paragraph" w:customStyle="1" w:styleId="496CEFBED05E4F919EFA08872321BD72">
    <w:name w:val="496CEFBED05E4F919EFA08872321BD72"/>
    <w:rsid w:val="00AC5BA8"/>
    <w:pPr>
      <w:widowControl w:val="0"/>
    </w:pPr>
    <w:rPr>
      <w:lang w:eastAsia="zh-TW"/>
    </w:rPr>
  </w:style>
  <w:style w:type="paragraph" w:customStyle="1" w:styleId="2450ECB3AF9A4A2A838E3A2C79D826DC">
    <w:name w:val="2450ECB3AF9A4A2A838E3A2C79D826DC"/>
    <w:rsid w:val="00AC5BA8"/>
    <w:pPr>
      <w:widowControl w:val="0"/>
    </w:pPr>
    <w:rPr>
      <w:lang w:eastAsia="zh-TW"/>
    </w:rPr>
  </w:style>
  <w:style w:type="paragraph" w:customStyle="1" w:styleId="AA0439CCA41A45C5B10810CCC85B6C43">
    <w:name w:val="AA0439CCA41A45C5B10810CCC85B6C43"/>
    <w:rsid w:val="00AC5BA8"/>
    <w:pPr>
      <w:widowControl w:val="0"/>
    </w:pPr>
    <w:rPr>
      <w:lang w:eastAsia="zh-TW"/>
    </w:rPr>
  </w:style>
  <w:style w:type="paragraph" w:customStyle="1" w:styleId="8C5DE8F6A4E84C85885348AF6DF80384">
    <w:name w:val="8C5DE8F6A4E84C85885348AF6DF80384"/>
    <w:rsid w:val="00AC5BA8"/>
    <w:pPr>
      <w:widowControl w:val="0"/>
    </w:pPr>
    <w:rPr>
      <w:lang w:eastAsia="zh-TW"/>
    </w:rPr>
  </w:style>
  <w:style w:type="paragraph" w:customStyle="1" w:styleId="8B0CAC3268EA465AB911D46165F82A81">
    <w:name w:val="8B0CAC3268EA465AB911D46165F82A81"/>
    <w:rsid w:val="00AC5BA8"/>
    <w:pPr>
      <w:widowControl w:val="0"/>
    </w:pPr>
    <w:rPr>
      <w:lang w:eastAsia="zh-TW"/>
    </w:rPr>
  </w:style>
  <w:style w:type="paragraph" w:customStyle="1" w:styleId="1FC6AB046DB74748841E0076A5639957">
    <w:name w:val="1FC6AB046DB74748841E0076A5639957"/>
    <w:rsid w:val="00AC5BA8"/>
    <w:pPr>
      <w:widowControl w:val="0"/>
    </w:pPr>
    <w:rPr>
      <w:lang w:eastAsia="zh-TW"/>
    </w:rPr>
  </w:style>
  <w:style w:type="paragraph" w:customStyle="1" w:styleId="701C15277F63422F9868557425BCBEB8">
    <w:name w:val="701C15277F63422F9868557425BCBEB8"/>
    <w:rsid w:val="00AC5BA8"/>
    <w:pPr>
      <w:widowControl w:val="0"/>
    </w:pPr>
    <w:rPr>
      <w:lang w:eastAsia="zh-TW"/>
    </w:rPr>
  </w:style>
  <w:style w:type="paragraph" w:customStyle="1" w:styleId="E05A3C2C6F2C4AEC8E1B36972985917D">
    <w:name w:val="E05A3C2C6F2C4AEC8E1B36972985917D"/>
    <w:rsid w:val="00AC5BA8"/>
    <w:pPr>
      <w:widowControl w:val="0"/>
    </w:pPr>
    <w:rPr>
      <w:lang w:eastAsia="zh-TW"/>
    </w:rPr>
  </w:style>
  <w:style w:type="paragraph" w:customStyle="1" w:styleId="12C2FE969F354048B51F65D37F813553">
    <w:name w:val="12C2FE969F354048B51F65D37F813553"/>
    <w:rsid w:val="00AC5BA8"/>
    <w:pPr>
      <w:widowControl w:val="0"/>
    </w:pPr>
    <w:rPr>
      <w:lang w:eastAsia="zh-TW"/>
    </w:rPr>
  </w:style>
  <w:style w:type="paragraph" w:customStyle="1" w:styleId="BE540BBB4066495BA97A8C46697BBE84">
    <w:name w:val="BE540BBB4066495BA97A8C46697BBE84"/>
    <w:rsid w:val="00AC5BA8"/>
    <w:pPr>
      <w:widowControl w:val="0"/>
    </w:pPr>
    <w:rPr>
      <w:lang w:eastAsia="zh-TW"/>
    </w:rPr>
  </w:style>
  <w:style w:type="paragraph" w:customStyle="1" w:styleId="47639338ABE14FF5B2ECF839BB7DEE06">
    <w:name w:val="47639338ABE14FF5B2ECF839BB7DEE06"/>
    <w:rsid w:val="00AC5BA8"/>
    <w:pPr>
      <w:widowControl w:val="0"/>
    </w:pPr>
    <w:rPr>
      <w:lang w:eastAsia="zh-TW"/>
    </w:rPr>
  </w:style>
  <w:style w:type="paragraph" w:customStyle="1" w:styleId="B30FAEDF92364E2F9A42C02DCA96666A">
    <w:name w:val="B30FAEDF92364E2F9A42C02DCA96666A"/>
    <w:rsid w:val="00AC5BA8"/>
    <w:pPr>
      <w:widowControl w:val="0"/>
    </w:pPr>
    <w:rPr>
      <w:lang w:eastAsia="zh-TW"/>
    </w:rPr>
  </w:style>
  <w:style w:type="paragraph" w:customStyle="1" w:styleId="DF10108D4CC84932BCD7BE34866C1B81">
    <w:name w:val="DF10108D4CC84932BCD7BE34866C1B81"/>
    <w:rsid w:val="00AC5BA8"/>
    <w:pPr>
      <w:widowControl w:val="0"/>
    </w:pPr>
    <w:rPr>
      <w:lang w:eastAsia="zh-TW"/>
    </w:rPr>
  </w:style>
  <w:style w:type="paragraph" w:customStyle="1" w:styleId="664A45CD100E48C4AD79C9570855135A">
    <w:name w:val="664A45CD100E48C4AD79C9570855135A"/>
    <w:rsid w:val="00AC5BA8"/>
    <w:pPr>
      <w:widowControl w:val="0"/>
    </w:pPr>
    <w:rPr>
      <w:lang w:eastAsia="zh-TW"/>
    </w:rPr>
  </w:style>
  <w:style w:type="paragraph" w:customStyle="1" w:styleId="AB2C14E92C1146BCAE556054CBB75B02">
    <w:name w:val="AB2C14E92C1146BCAE556054CBB75B02"/>
    <w:rsid w:val="00AC5BA8"/>
    <w:pPr>
      <w:widowControl w:val="0"/>
    </w:pPr>
    <w:rPr>
      <w:lang w:eastAsia="zh-TW"/>
    </w:rPr>
  </w:style>
  <w:style w:type="paragraph" w:customStyle="1" w:styleId="D9982E70C9B64EA18970654B27369139">
    <w:name w:val="D9982E70C9B64EA18970654B27369139"/>
    <w:rsid w:val="00AC5BA8"/>
    <w:pPr>
      <w:widowControl w:val="0"/>
    </w:pPr>
    <w:rPr>
      <w:lang w:eastAsia="zh-TW"/>
    </w:rPr>
  </w:style>
  <w:style w:type="paragraph" w:customStyle="1" w:styleId="DB019ACC2B5C470B9A3A2B6CA330B06D">
    <w:name w:val="DB019ACC2B5C470B9A3A2B6CA330B06D"/>
    <w:rsid w:val="00FC663C"/>
    <w:pPr>
      <w:widowControl w:val="0"/>
    </w:pPr>
    <w:rPr>
      <w:lang w:eastAsia="zh-TW"/>
    </w:rPr>
  </w:style>
  <w:style w:type="paragraph" w:customStyle="1" w:styleId="9C954001210448BA8C5A20DA46489FCD">
    <w:name w:val="9C954001210448BA8C5A20DA46489FCD"/>
    <w:rsid w:val="00FC663C"/>
    <w:pPr>
      <w:widowControl w:val="0"/>
    </w:pPr>
    <w:rPr>
      <w:lang w:eastAsia="zh-TW"/>
    </w:rPr>
  </w:style>
  <w:style w:type="paragraph" w:customStyle="1" w:styleId="29134D0E03FA415EB847E824DDEFB925">
    <w:name w:val="29134D0E03FA415EB847E824DDEFB925"/>
    <w:rsid w:val="00FC663C"/>
    <w:pPr>
      <w:widowControl w:val="0"/>
    </w:pPr>
    <w:rPr>
      <w:lang w:eastAsia="zh-TW"/>
    </w:rPr>
  </w:style>
  <w:style w:type="paragraph" w:customStyle="1" w:styleId="9757E193DE294D69BEB92109863A8141">
    <w:name w:val="9757E193DE294D69BEB92109863A8141"/>
    <w:rsid w:val="00FC663C"/>
    <w:pPr>
      <w:widowControl w:val="0"/>
    </w:pPr>
    <w:rPr>
      <w:lang w:eastAsia="zh-TW"/>
    </w:rPr>
  </w:style>
  <w:style w:type="paragraph" w:customStyle="1" w:styleId="FA868DBA84954380BCA76606AC322C56">
    <w:name w:val="FA868DBA84954380BCA76606AC322C56"/>
    <w:rsid w:val="00FC663C"/>
    <w:pPr>
      <w:widowControl w:val="0"/>
    </w:pPr>
    <w:rPr>
      <w:lang w:eastAsia="zh-TW"/>
    </w:rPr>
  </w:style>
  <w:style w:type="paragraph" w:customStyle="1" w:styleId="5E0DC6D49B9B44B094D9675972ECFB12">
    <w:name w:val="5E0DC6D49B9B44B094D9675972ECFB12"/>
    <w:rsid w:val="00FC663C"/>
    <w:pPr>
      <w:widowControl w:val="0"/>
    </w:pPr>
    <w:rPr>
      <w:lang w:eastAsia="zh-TW"/>
    </w:rPr>
  </w:style>
  <w:style w:type="paragraph" w:customStyle="1" w:styleId="26F85D99CD9E43C7B9295A46BF1F5F5C">
    <w:name w:val="26F85D99CD9E43C7B9295A46BF1F5F5C"/>
    <w:rsid w:val="00FC663C"/>
    <w:pPr>
      <w:widowControl w:val="0"/>
    </w:pPr>
    <w:rPr>
      <w:lang w:eastAsia="zh-TW"/>
    </w:rPr>
  </w:style>
  <w:style w:type="paragraph" w:customStyle="1" w:styleId="873D5D1B3D864F269F9AB9F18BAB1C80">
    <w:name w:val="873D5D1B3D864F269F9AB9F18BAB1C80"/>
    <w:rsid w:val="002873AE"/>
    <w:pPr>
      <w:widowControl w:val="0"/>
    </w:pPr>
    <w:rPr>
      <w:lang w:eastAsia="zh-TW"/>
    </w:rPr>
  </w:style>
  <w:style w:type="paragraph" w:customStyle="1" w:styleId="9C1849D981C74E38A7649AFC4A9766FA">
    <w:name w:val="9C1849D981C74E38A7649AFC4A9766FA"/>
    <w:rsid w:val="002873AE"/>
    <w:pPr>
      <w:widowControl w:val="0"/>
    </w:pPr>
    <w:rPr>
      <w:lang w:eastAsia="zh-TW"/>
    </w:rPr>
  </w:style>
  <w:style w:type="paragraph" w:customStyle="1" w:styleId="70360AB371BD464CAF3EDEB289EFC78F">
    <w:name w:val="70360AB371BD464CAF3EDEB289EFC78F"/>
    <w:rsid w:val="002873AE"/>
    <w:pPr>
      <w:widowControl w:val="0"/>
    </w:pPr>
    <w:rPr>
      <w:lang w:eastAsia="zh-TW"/>
    </w:rPr>
  </w:style>
  <w:style w:type="paragraph" w:customStyle="1" w:styleId="782E328294DC4090BD065ED748940B4E">
    <w:name w:val="782E328294DC4090BD065ED748940B4E"/>
    <w:rsid w:val="002873AE"/>
    <w:pPr>
      <w:widowControl w:val="0"/>
    </w:pPr>
    <w:rPr>
      <w:lang w:eastAsia="zh-TW"/>
    </w:rPr>
  </w:style>
  <w:style w:type="paragraph" w:customStyle="1" w:styleId="3D7D051D36CC422A80D0EEEEE88B71F4">
    <w:name w:val="3D7D051D36CC422A80D0EEEEE88B71F4"/>
    <w:rsid w:val="002873AE"/>
    <w:pPr>
      <w:widowControl w:val="0"/>
    </w:pPr>
    <w:rPr>
      <w:lang w:eastAsia="zh-TW"/>
    </w:rPr>
  </w:style>
  <w:style w:type="paragraph" w:customStyle="1" w:styleId="11CBF0BAAF754471AFD7DBD70DEC283D">
    <w:name w:val="11CBF0BAAF754471AFD7DBD70DEC283D"/>
    <w:rsid w:val="002873AE"/>
    <w:pPr>
      <w:widowControl w:val="0"/>
    </w:pPr>
    <w:rPr>
      <w:lang w:eastAsia="zh-TW"/>
    </w:rPr>
  </w:style>
  <w:style w:type="paragraph" w:customStyle="1" w:styleId="9C347D6D555846FF95C07D236995758D">
    <w:name w:val="9C347D6D555846FF95C07D236995758D"/>
    <w:rsid w:val="002873AE"/>
    <w:pPr>
      <w:widowControl w:val="0"/>
    </w:pPr>
    <w:rPr>
      <w:lang w:eastAsia="zh-TW"/>
    </w:rPr>
  </w:style>
  <w:style w:type="paragraph" w:customStyle="1" w:styleId="33BBD03FD46B4E6285A3BC9DADCD51BA">
    <w:name w:val="33BBD03FD46B4E6285A3BC9DADCD51BA"/>
    <w:rsid w:val="002873AE"/>
    <w:pPr>
      <w:widowControl w:val="0"/>
    </w:pPr>
    <w:rPr>
      <w:lang w:eastAsia="zh-TW"/>
    </w:rPr>
  </w:style>
  <w:style w:type="paragraph" w:customStyle="1" w:styleId="DB6A67435FA9473F8A283BBA1EDA2625">
    <w:name w:val="DB6A67435FA9473F8A283BBA1EDA2625"/>
    <w:rsid w:val="002873AE"/>
    <w:pPr>
      <w:widowControl w:val="0"/>
    </w:pPr>
    <w:rPr>
      <w:lang w:eastAsia="zh-TW"/>
    </w:rPr>
  </w:style>
  <w:style w:type="paragraph" w:customStyle="1" w:styleId="AA2FF973AF1D4745A0273FE034D3EAFD">
    <w:name w:val="AA2FF973AF1D4745A0273FE034D3EAFD"/>
    <w:rsid w:val="002873AE"/>
    <w:pPr>
      <w:widowControl w:val="0"/>
    </w:pPr>
    <w:rPr>
      <w:lang w:eastAsia="zh-TW"/>
    </w:rPr>
  </w:style>
  <w:style w:type="paragraph" w:customStyle="1" w:styleId="E98C3735AEC444D991EAC27C16E919BF">
    <w:name w:val="E98C3735AEC444D991EAC27C16E919BF"/>
    <w:rsid w:val="002873AE"/>
    <w:pPr>
      <w:widowControl w:val="0"/>
    </w:pPr>
    <w:rPr>
      <w:lang w:eastAsia="zh-TW"/>
    </w:rPr>
  </w:style>
  <w:style w:type="paragraph" w:customStyle="1" w:styleId="243BDDB4AC3E47AF8A13E3897691FBAA">
    <w:name w:val="243BDDB4AC3E47AF8A13E3897691FBAA"/>
    <w:rsid w:val="002873AE"/>
    <w:pPr>
      <w:widowControl w:val="0"/>
    </w:pPr>
    <w:rPr>
      <w:lang w:eastAsia="zh-TW"/>
    </w:rPr>
  </w:style>
  <w:style w:type="paragraph" w:customStyle="1" w:styleId="BD4EB964FE364A8E9D6192A43CCE1DD5">
    <w:name w:val="BD4EB964FE364A8E9D6192A43CCE1DD5"/>
    <w:rsid w:val="002873AE"/>
    <w:pPr>
      <w:widowControl w:val="0"/>
    </w:pPr>
    <w:rPr>
      <w:lang w:eastAsia="zh-TW"/>
    </w:rPr>
  </w:style>
  <w:style w:type="paragraph" w:customStyle="1" w:styleId="28889F074272468A8E5167310E506A2E">
    <w:name w:val="28889F074272468A8E5167310E506A2E"/>
    <w:rsid w:val="002873AE"/>
    <w:pPr>
      <w:widowControl w:val="0"/>
    </w:pPr>
    <w:rPr>
      <w:lang w:eastAsia="zh-TW"/>
    </w:rPr>
  </w:style>
  <w:style w:type="paragraph" w:customStyle="1" w:styleId="A08AA77AA1D148D08DAE2E08780FA8CC">
    <w:name w:val="A08AA77AA1D148D08DAE2E08780FA8CC"/>
    <w:rsid w:val="002873AE"/>
    <w:pPr>
      <w:widowControl w:val="0"/>
    </w:pPr>
    <w:rPr>
      <w:lang w:eastAsia="zh-TW"/>
    </w:rPr>
  </w:style>
  <w:style w:type="paragraph" w:customStyle="1" w:styleId="80009898CACF4781B7FCA87AB574F2C1">
    <w:name w:val="80009898CACF4781B7FCA87AB574F2C1"/>
    <w:rsid w:val="002873AE"/>
    <w:pPr>
      <w:widowControl w:val="0"/>
    </w:pPr>
    <w:rPr>
      <w:lang w:eastAsia="zh-TW"/>
    </w:rPr>
  </w:style>
  <w:style w:type="paragraph" w:customStyle="1" w:styleId="845900FFBC9F4715882CD6D29B6AE78C">
    <w:name w:val="845900FFBC9F4715882CD6D29B6AE78C"/>
    <w:rsid w:val="002873AE"/>
    <w:pPr>
      <w:widowControl w:val="0"/>
    </w:pPr>
    <w:rPr>
      <w:lang w:eastAsia="zh-TW"/>
    </w:rPr>
  </w:style>
  <w:style w:type="paragraph" w:customStyle="1" w:styleId="23CDA9BCA3B7491FA550AF09A4B24D94">
    <w:name w:val="23CDA9BCA3B7491FA550AF09A4B24D94"/>
    <w:rsid w:val="002873AE"/>
    <w:pPr>
      <w:widowControl w:val="0"/>
    </w:pPr>
    <w:rPr>
      <w:lang w:eastAsia="zh-TW"/>
    </w:rPr>
  </w:style>
  <w:style w:type="paragraph" w:customStyle="1" w:styleId="2BFD1B9989094F2EA049046EBB9066AD">
    <w:name w:val="2BFD1B9989094F2EA049046EBB9066AD"/>
    <w:rsid w:val="002873AE"/>
    <w:pPr>
      <w:widowControl w:val="0"/>
    </w:pPr>
    <w:rPr>
      <w:lang w:eastAsia="zh-TW"/>
    </w:rPr>
  </w:style>
  <w:style w:type="paragraph" w:customStyle="1" w:styleId="7FDC99358EE3440890848F11CBD8F018">
    <w:name w:val="7FDC99358EE3440890848F11CBD8F018"/>
    <w:rsid w:val="00D21F06"/>
    <w:pPr>
      <w:widowControl w:val="0"/>
    </w:pPr>
    <w:rPr>
      <w:lang w:eastAsia="zh-TW"/>
    </w:rPr>
  </w:style>
  <w:style w:type="paragraph" w:customStyle="1" w:styleId="8E81A2DC77DE46D48CB26E22075F9B64">
    <w:name w:val="8E81A2DC77DE46D48CB26E22075F9B64"/>
    <w:rsid w:val="00D21F06"/>
    <w:pPr>
      <w:widowControl w:val="0"/>
    </w:pPr>
    <w:rPr>
      <w:lang w:eastAsia="zh-TW"/>
    </w:rPr>
  </w:style>
  <w:style w:type="paragraph" w:customStyle="1" w:styleId="470AC863AA0B4AACB2A97778A1DC58B1">
    <w:name w:val="470AC863AA0B4AACB2A97778A1DC58B1"/>
    <w:rsid w:val="00D21F06"/>
    <w:pPr>
      <w:widowControl w:val="0"/>
    </w:pPr>
    <w:rPr>
      <w:lang w:eastAsia="zh-TW"/>
    </w:rPr>
  </w:style>
  <w:style w:type="paragraph" w:customStyle="1" w:styleId="F61B221B75874091A25B5CBA1F859411">
    <w:name w:val="F61B221B75874091A25B5CBA1F859411"/>
    <w:rsid w:val="00D21F06"/>
    <w:pPr>
      <w:widowControl w:val="0"/>
    </w:pPr>
    <w:rPr>
      <w:lang w:eastAsia="zh-TW"/>
    </w:rPr>
  </w:style>
  <w:style w:type="paragraph" w:customStyle="1" w:styleId="27539CA3484341B7B825DDB810DB2DB3">
    <w:name w:val="27539CA3484341B7B825DDB810DB2DB3"/>
    <w:rsid w:val="00D21F06"/>
    <w:pPr>
      <w:widowControl w:val="0"/>
    </w:pPr>
    <w:rPr>
      <w:lang w:eastAsia="zh-TW"/>
    </w:rPr>
  </w:style>
  <w:style w:type="paragraph" w:customStyle="1" w:styleId="3866293E25434AD4B967907597FF8A12">
    <w:name w:val="3866293E25434AD4B967907597FF8A12"/>
    <w:rsid w:val="00D21F06"/>
    <w:pPr>
      <w:widowControl w:val="0"/>
    </w:pPr>
    <w:rPr>
      <w:lang w:eastAsia="zh-TW"/>
    </w:rPr>
  </w:style>
  <w:style w:type="paragraph" w:customStyle="1" w:styleId="A9F626DD371E422B9B8794B2DB684FA3">
    <w:name w:val="A9F626DD371E422B9B8794B2DB684FA3"/>
    <w:rsid w:val="00D21F06"/>
    <w:pPr>
      <w:widowControl w:val="0"/>
    </w:pPr>
    <w:rPr>
      <w:lang w:eastAsia="zh-TW"/>
    </w:rPr>
  </w:style>
  <w:style w:type="paragraph" w:customStyle="1" w:styleId="93830DBC82EE4DB29BF3B24BDCA772BB">
    <w:name w:val="93830DBC82EE4DB29BF3B24BDCA772BB"/>
    <w:rsid w:val="00D21F06"/>
    <w:pPr>
      <w:widowControl w:val="0"/>
    </w:pPr>
    <w:rPr>
      <w:lang w:eastAsia="zh-TW"/>
    </w:rPr>
  </w:style>
  <w:style w:type="paragraph" w:customStyle="1" w:styleId="9C87DA65D59C45458435FB979A5CA24E">
    <w:name w:val="9C87DA65D59C45458435FB979A5CA24E"/>
    <w:rsid w:val="008B1228"/>
    <w:pPr>
      <w:widowControl w:val="0"/>
    </w:pPr>
    <w:rPr>
      <w:lang w:eastAsia="zh-TW"/>
    </w:rPr>
  </w:style>
  <w:style w:type="paragraph" w:customStyle="1" w:styleId="4627FEF3189C4B70BFDB06469CCD703B">
    <w:name w:val="4627FEF3189C4B70BFDB06469CCD703B"/>
    <w:rsid w:val="008B1228"/>
    <w:pPr>
      <w:widowControl w:val="0"/>
    </w:pPr>
    <w:rPr>
      <w:lang w:eastAsia="zh-TW"/>
    </w:rPr>
  </w:style>
  <w:style w:type="paragraph" w:customStyle="1" w:styleId="6FEB0F8ECB494292B3EB44CDCD1CA57F">
    <w:name w:val="6FEB0F8ECB494292B3EB44CDCD1CA57F"/>
    <w:rsid w:val="008B1228"/>
    <w:pPr>
      <w:widowControl w:val="0"/>
    </w:pPr>
    <w:rPr>
      <w:lang w:eastAsia="zh-TW"/>
    </w:rPr>
  </w:style>
  <w:style w:type="paragraph" w:customStyle="1" w:styleId="0C8AD56FF10442979ADA7A10AF53683C">
    <w:name w:val="0C8AD56FF10442979ADA7A10AF53683C"/>
    <w:rsid w:val="008B1228"/>
    <w:pPr>
      <w:widowControl w:val="0"/>
    </w:pPr>
    <w:rPr>
      <w:lang w:eastAsia="zh-TW"/>
    </w:rPr>
  </w:style>
  <w:style w:type="paragraph" w:customStyle="1" w:styleId="E8C499B2D13745C186ED579A446BF536">
    <w:name w:val="E8C499B2D13745C186ED579A446BF536"/>
    <w:rsid w:val="008B1228"/>
    <w:pPr>
      <w:widowControl w:val="0"/>
    </w:pPr>
    <w:rPr>
      <w:lang w:eastAsia="zh-TW"/>
    </w:rPr>
  </w:style>
  <w:style w:type="paragraph" w:customStyle="1" w:styleId="2F9BA58403714E0D8D3B927A3759324B">
    <w:name w:val="2F9BA58403714E0D8D3B927A3759324B"/>
    <w:rsid w:val="008B1228"/>
    <w:pPr>
      <w:widowControl w:val="0"/>
    </w:pPr>
    <w:rPr>
      <w:lang w:eastAsia="zh-TW"/>
    </w:rPr>
  </w:style>
  <w:style w:type="paragraph" w:customStyle="1" w:styleId="D5F5AFF08D4744EFA30356782A250DE5">
    <w:name w:val="D5F5AFF08D4744EFA30356782A250DE5"/>
    <w:rsid w:val="00810BE3"/>
    <w:pPr>
      <w:widowControl w:val="0"/>
    </w:pPr>
    <w:rPr>
      <w:lang w:eastAsia="zh-TW"/>
    </w:rPr>
  </w:style>
  <w:style w:type="paragraph" w:customStyle="1" w:styleId="366B2AB94A414E88955BB5A5694EE203">
    <w:name w:val="366B2AB94A414E88955BB5A5694EE203"/>
    <w:rsid w:val="00810BE3"/>
    <w:pPr>
      <w:widowControl w:val="0"/>
    </w:pPr>
    <w:rPr>
      <w:lang w:eastAsia="zh-TW"/>
    </w:rPr>
  </w:style>
  <w:style w:type="paragraph" w:customStyle="1" w:styleId="46E87AD9A1D145C5AC0342EA97C074DB">
    <w:name w:val="46E87AD9A1D145C5AC0342EA97C074DB"/>
    <w:rsid w:val="00810BE3"/>
    <w:pPr>
      <w:widowControl w:val="0"/>
    </w:pPr>
    <w:rPr>
      <w:lang w:eastAsia="zh-TW"/>
    </w:rPr>
  </w:style>
  <w:style w:type="paragraph" w:customStyle="1" w:styleId="A02A9C26AB5B403DBA72C4BAA8D3D3F3">
    <w:name w:val="A02A9C26AB5B403DBA72C4BAA8D3D3F3"/>
    <w:rsid w:val="00810BE3"/>
    <w:pPr>
      <w:widowControl w:val="0"/>
    </w:pPr>
    <w:rPr>
      <w:lang w:eastAsia="zh-TW"/>
    </w:rPr>
  </w:style>
  <w:style w:type="paragraph" w:customStyle="1" w:styleId="F2326FECB9CA45C9BE63362DDC132D44">
    <w:name w:val="F2326FECB9CA45C9BE63362DDC132D44"/>
    <w:rsid w:val="00810BE3"/>
    <w:pPr>
      <w:widowControl w:val="0"/>
    </w:pPr>
    <w:rPr>
      <w:lang w:eastAsia="zh-TW"/>
    </w:rPr>
  </w:style>
  <w:style w:type="paragraph" w:customStyle="1" w:styleId="F5DBCEC38E894BA8923070F926CF8A2E">
    <w:name w:val="F5DBCEC38E894BA8923070F926CF8A2E"/>
    <w:rsid w:val="00810BE3"/>
    <w:pPr>
      <w:widowControl w:val="0"/>
    </w:pPr>
    <w:rPr>
      <w:lang w:eastAsia="zh-TW"/>
    </w:rPr>
  </w:style>
  <w:style w:type="paragraph" w:customStyle="1" w:styleId="2DC797776C5945E5A326234568F3CF25">
    <w:name w:val="2DC797776C5945E5A326234568F3CF25"/>
    <w:rsid w:val="00BC17E1"/>
    <w:pPr>
      <w:widowControl w:val="0"/>
    </w:pPr>
    <w:rPr>
      <w:lang w:eastAsia="zh-TW"/>
    </w:rPr>
  </w:style>
  <w:style w:type="paragraph" w:customStyle="1" w:styleId="7D5258D0FAFE4EFFAC134BC121DD0C9C">
    <w:name w:val="7D5258D0FAFE4EFFAC134BC121DD0C9C"/>
    <w:rsid w:val="00BC17E1"/>
    <w:pPr>
      <w:widowControl w:val="0"/>
    </w:pPr>
    <w:rPr>
      <w:lang w:eastAsia="zh-TW"/>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2A867C-2EDE-7040-8732-BE54160C7B27}">
  <we:reference id="wa104382081" version="1.55.1.0" store="ko-KR" storeType="OMEX"/>
  <we:alternateReferences>
    <we:reference id="WA104382081" version="1.55.1.0" store="" storeType="OMEX"/>
  </we:alternateReferences>
  <we:properties>
    <we:property name="MENDELEY_BIBLIOGRAPHY_IS_DIRTY" value="false"/>
    <we:property name="MENDELEY_BIBLIOGRAPHY_LAST_MODIFIED" value="1786871209468"/>
    <we:property name="MENDELEY_CITATIONS" value="[{&quot;citationID&quot;:&quot;MENDELEY_CITATION_194acf83-e39b-40bf-a338-1ee1e05ebf4b&quot;,&quot;properties&quot;:{&quot;noteIndex&quot;:0},&quot;isEdited&quot;:false,&quot;manualOverride&quot;:{&quot;isManuallyOverridden&quot;:false,&quot;citeprocText&quot;:&quot;[1]&quot;,&quot;manualOverrideText&quot;:&quot;&quot;},&quot;citationTag&quot;:&quot;MENDELEY_CITATION_v3_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&quot;,&quot;citationItems&quot;:[{&quot;id&quot;:&quot;bb055a91-ecd1-38f3-a4db-108e75be05b8&quot;,&quot;itemData&quot;:{&quot;type&quot;:&quot;article-journal&quot;,&quot;id&quot;:&quot;bb055a91-ecd1-38f3-a4db-108e75be05b8&quot;,&quot;title&quot;:&quot;Polymer History&quot;,&quot;author&quot;:[{&quot;family&quot;:&quot;Feldman&quot;,&quot;given&quot;:&quot;Dorel&quot;,&quot;parse-names&quot;:false,&quot;dropping-particle&quot;:&quot;&quot;,&quot;non-dropping-particle&quot;:&quot;&quot;}],&quot;container-title&quot;:&quot;Designed Monomers and Polymers&quot;,&quot;container-title-short&quot;:&quot;Des. Monomers Polym.&quot;,&quot;accessed&quot;:{&quot;date-parts&quot;:[[2026,7,1]]},&quot;DOI&quot;:&quot;10.1163/156855508X292383&quot;,&quot;ISSN&quot;:&quot;1385772X&quot;,&quot;URL&quot;:&quot;https://www.tandfonline.com/doi/pdf/10.1163/156855508X292383&quot;,&quot;issued&quot;:{&quot;date-parts&quot;:[[2008,2,1]]},&quot;page&quot;:&quot;1-15&quot;,&quot;abstract&quot;:&quot;During the last century and a half, new families of engineering materials known as polymers have been discovered and produced, that have not only challenged the classical materials but have also made possible the realization of new products which have contributed to extend the range of activities of mankind. This paper is a brief review of the history of the most important groups of polymeric materials, such as plastics, fibers and elastomers. In the growth of polymeric materials during the last century and a half, plastics are the leader followed by fibers and elastomers. © 2008 VSP.&quot;,&quot;publisher&quot;:&quot;Taylor &amp; Francis Group&quot;,&quot;issue&quot;:&quot;1&quot;,&quot;volume&quot;:&quot;11&quot;},&quot;isTemporary&quot;:false}]},{&quot;citationID&quot;:&quot;MENDELEY_CITATION_2b4a9dcf-ab5a-4995-a85b-2783108ed2ce&quot;,&quot;properties&quot;:{&quot;noteIndex&quot;:0},&quot;isEdited&quot;:false,&quot;manualOverride&quot;:{&quot;isManuallyOverridden&quot;:false,&quot;citeprocText&quot;:&quot;[2,3]&quot;,&quot;manualOverrideText&quot;:&quot;&quot;},&quot;citationTag&quot;:&quot;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&quot;,&quot;citationItems&quot;:[{&quot;id&quot;:&quot;ad872a65-a321-362d-984e-5f97edc66da4&quot;,&quot;itemData&quot;:{&quot;type&quot;:&quot;article-journal&quot;,&quot;id&quot;:&quot;ad872a65-a321-362d-984e-5f97edc66da4&quot;,&quot;title&quot;:&quot;Encyclopedia of Membrane Science and Technology&quot;,&quot;groupId&quot;:&quot;6e378410-341d-365f-a1d1-a9bfe92aa34f&quot;,&quot;container-title&quot;:&quot;Encyclopedia of Membrane Science and Technology&quot;,&quot;accessed&quot;:{&quot;date-parts&quot;:[[2026,1,9]]},&quot;DOI&quot;:&quot;10.1002/9781118522318&quot;,&quot;ISBN&quot;:&quot;9781118522318&quot;,&quot;URL&quot;:&quot;https://onlinelibrary.wiley.com/doi/book/10.1002/9781118522318&quot;,&quot;issued&quot;:{&quot;date-parts&quot;:[[2013,6,18]]},&quot;abstract&quot;:&quot;Nanofiltration (NF) is, formally, the pressure-driven membrane process that fills the gap between reverse osmosis (RO) and ultrafiltration (UF). Because the name of the process was introduced and accepted rather late (in the 1980s), the process boundaries are not well defined, so that NF has features of both neighboring processes, combined with the process' own specificities. This transitional profile makes NF to an exceptionally interesting technology, particularly because it operates in the range of applications for removal of small organic solutes in the range of 200–2000 g/mol, and (partial) removal of inorganic ions, with the additional potential of separating mono- and multivalent ions. The combination of the dual nature of NF as a process intermediate to RO and UF and its specific challenges and opportunities are shown in this article. Membrane materials and synthesis methods are described in brief and to the extent that they differ from general methods of membrane manufacturing. Properties of membranes and membrane materials prove to be necessary for understanding the performance of filtration and separation, which will be shown through a combined approach based on experimental insights and modeling. Solvent-resistant nanofiltration (SRNF) is described separately as one of the newly emerging membrane processes, with a very large potential for separations in the chemical, petrochemical, pharmaceutical, as well as food and related industries. The performance of SRNF will be related to physicochemical parameters, which eventually should allow prediction of the process performance. For aqueous applications, special attention is paid to membrane fouling in NF, which remains one of the main points of attention. The approach followed here is that of the resistance-in-series model, in which flux decline is split up into its different contributing effects, aiming at identifying and controlling the most significant contributors. It is suggested that adsorption of organic solutes and pore blocking are potentially the most important mechanisms of flux decline that are difficult to control. The most important applications of NF (in aqueous solutions) are outlined: production of drinking water (with focus on newly emerging applications such as the removal of a wide range of micropollutants), applications in wastewater treatment and water recycling, and the use of NF in fractionation processes. Finally, a brief indication is given of the challenges for NF and …&quot;,&quot;publisher&quot;:&quot;Wiley&quot;,&quot;container-title-short&quot;:&quot;&quot;},&quot;isTemporary&quot;:false},{&quot;id&quot;:&quot;c7236d0f-9c37-30cb-aebe-5a6510ecadfd&quot;,&quot;itemData&quot;:{&quot;type&quot;:&quot;article-journal&quot;,&quot;id&quot;:&quot;c7236d0f-9c37-30cb-aebe-5a6510ecadfd&quot;,&quot;title&quot;:&quot;Interconnection between renewable energy technologies and water treatment processes&quot;,&quot;groupId&quot;:&quot;6e378410-341d-365f-a1d1-a9bfe92aa34f&quot;,&quot;author&quot;:[{&quot;family&quot;:&quot;Choi&quot;,&quot;given&quot;:&quot;Paula Jungwon&quot;,&quot;parse-names&quot;:false,&quot;dropping-particle&quot;:&quot;&quot;,&quot;non-dropping-particle&quot;:&quot;&quot;},{&quot;family&quot;:&quot;Lee&quot;,&quot;given&quot;:&quot;Jechan&quot;,&quot;parse-names&quot;:false,&quot;dropping-particle&quot;:&quot;&quot;,&quot;non-dropping-particle&quot;:&quot;&quot;},{&quot;family&quot;:&quot;Jang&quot;,&quot;given&quot;:&quot;Am&quot;,&quot;parse-names&quot;:false,&quot;dropping-particle&quot;:&quot;&quot;,&quot;non-dropping-particle&quot;:&quot;&quot;}],&quot;container-title&quot;:&quot;Water Research&quot;,&quot;accessed&quot;:{&quot;date-parts&quot;:[[2026,1,9]]},&quot;DOI&quot;:&quot;10.1016/J.WATRES.2024.122037&quot;,&quot;ISSN&quot;:&quot;0043-1354&quot;,&quot;PMID&quot;:&quot;39003875&quot;,&quot;URL&quot;:&quot;https://www.sciencedirect.com/science/article/pii/S0043135424009370&quot;,&quot;issued&quot;:{&quot;date-parts&quot;:[[2024,9,1]]},&quot;page&quot;:&quot;122037&quot;,&quot;abstract&quot;:&quot;The renewable-energy-based water-energy nexus is a promising approach that contributes to climate change mitigation. Increasing concerns on GHG emission and energy demand, policies have been implemented in many countries to make use of renewable energy as much as possible. Renewable energy technologies can be directly employed in desalination processes, including membrane-based (e.g., reverse osmosis (RO) and membrane distillation (MD)) and thermal-based (e.g., multistage flash distillation (MSF) and multieffect distillation (MED)) technologies. Although the production capacities of fossil-based desalination processes (RO, MD, and MED) are higher than those of renewable-energy-based desalination processes, most latter desalination processes have lower specific energy consumption than conventional processes, which may offer potential for the implementation of renewable energy sources. In addition to the direct application of renewable energy technology to desalination, biofuels can be produced by converting algal lipids obtained from the growth of algae, which are associated with wastewater bioremediation and nitrogen and phosphorus removal during wastewater treatment. Salinity gradient power can be harvested from brine originating from desalination plants and freshwater driven by pressure-retarded osmosis or reverse electrodialysis. This study provides an overview of these approaches and discusses their effectiveness. It not only offers insights into the potential of applying renewable energy technologies to various water treatment processes but also suggests future directions for scientists to further enhance the efficiency of renewable energy production processes for possible implementation.&quot;,&quot;publisher&quot;:&quot;Pergamon&quot;,&quot;volume&quot;:&quot;261&quot;,&quot;container-title-short&quot;:&quot;Water Res.&quot;},&quot;isTemporary&quot;:false}]},{&quot;citationID&quot;:&quot;MENDELEY_CITATION_d09bb75c-9e3b-4ee2-9c91-56572d6c5a81&quot;,&quot;properties&quot;:{&quot;noteIndex&quot;:0},&quot;isEdited&quot;:false,&quot;manualOverride&quot;:{&quot;isManuallyOverridden&quot;:false,&quot;citeprocText&quot;:&quot;[2,3]&quot;,&quot;manualOverrideText&quot;:&quot;&quot;},&quot;citationTag&quot;:&quot;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&quot;,&quot;citationItems&quot;:[{&quot;id&quot;:&quot;ad872a65-a321-362d-984e-5f97edc66da4&quot;,&quot;itemData&quot;:{&quot;type&quot;:&quot;article-journal&quot;,&quot;id&quot;:&quot;ad872a65-a321-362d-984e-5f97edc66da4&quot;,&quot;title&quot;:&quot;Encyclopedia of Membrane Science and Technology&quot;,&quot;groupId&quot;:&quot;6e378410-341d-365f-a1d1-a9bfe92aa34f&quot;,&quot;container-title&quot;:&quot;Encyclopedia of Membrane Science and Technology&quot;,&quot;accessed&quot;:{&quot;date-parts&quot;:[[2026,1,9]]},&quot;DOI&quot;:&quot;10.1002/9781118522318&quot;,&quot;ISBN&quot;:&quot;9781118522318&quot;,&quot;URL&quot;:&quot;https://onlinelibrary.wiley.com/doi/book/10.1002/9781118522318&quot;,&quot;issued&quot;:{&quot;date-parts&quot;:[[2013,6,18]]},&quot;abstract&quot;:&quot;Nanofiltration (NF) is, formally, the pressure-driven membrane process that fills the gap between reverse osmosis (RO) and ultrafiltration (UF). Because the name of the process was introduced and accepted rather late (in the 1980s), the process boundaries are not well defined, so that NF has features of both neighboring processes, combined with the process' own specificities. This transitional profile makes NF to an exceptionally interesting technology, particularly because it operates in the range of applications for removal of small organic solutes in the range of 200–2000 g/mol, and (partial) removal of inorganic ions, with the additional potential of separating mono- and multivalent ions. The combination of the dual nature of NF as a process intermediate to RO and UF and its specific challenges and opportunities are shown in this article. Membrane materials and synthesis methods are described in brief and to the extent that they differ from general methods of membrane manufacturing. Properties of membranes and membrane materials prove to be necessary for understanding the performance of filtration and separation, which will be shown through a combined approach based on experimental insights and modeling. Solvent-resistant nanofiltration (SRNF) is described separately as one of the newly emerging membrane processes, with a very large potential for separations in the chemical, petrochemical, pharmaceutical, as well as food and related industries. The performance of SRNF will be related to physicochemical parameters, which eventually should allow prediction of the process performance. For aqueous applications, special attention is paid to membrane fouling in NF, which remains one of the main points of attention. The approach followed here is that of the resistance-in-series model, in which flux decline is split up into its different contributing effects, aiming at identifying and controlling the most significant contributors. It is suggested that adsorption of organic solutes and pore blocking are potentially the most important mechanisms of flux decline that are difficult to control. The most important applications of NF (in aqueous solutions) are outlined: production of drinking water (with focus on newly emerging applications such as the removal of a wide range of micropollutants), applications in wastewater treatment and water recycling, and the use of NF in fractionation processes. Finally, a brief indication is given of the challenges for NF and …&quot;,&quot;publisher&quot;:&quot;Wiley&quot;,&quot;container-title-short&quot;:&quot;&quot;},&quot;isTemporary&quot;:false},{&quot;id&quot;:&quot;c7236d0f-9c37-30cb-aebe-5a6510ecadfd&quot;,&quot;itemData&quot;:{&quot;type&quot;:&quot;article-journal&quot;,&quot;id&quot;:&quot;c7236d0f-9c37-30cb-aebe-5a6510ecadfd&quot;,&quot;title&quot;:&quot;Interconnection between renewable energy technologies and water treatment processes&quot;,&quot;groupId&quot;:&quot;6e378410-341d-365f-a1d1-a9bfe92aa34f&quot;,&quot;author&quot;:[{&quot;family&quot;:&quot;Choi&quot;,&quot;given&quot;:&quot;Paula Jungwon&quot;,&quot;parse-names&quot;:false,&quot;dropping-particle&quot;:&quot;&quot;,&quot;non-dropping-particle&quot;:&quot;&quot;},{&quot;family&quot;:&quot;Lee&quot;,&quot;given&quot;:&quot;Jechan&quot;,&quot;parse-names&quot;:false,&quot;dropping-particle&quot;:&quot;&quot;,&quot;non-dropping-particle&quot;:&quot;&quot;},{&quot;family&quot;:&quot;Jang&quot;,&quot;given&quot;:&quot;Am&quot;,&quot;parse-names&quot;:false,&quot;dropping-particle&quot;:&quot;&quot;,&quot;non-dropping-particle&quot;:&quot;&quot;}],&quot;container-title&quot;:&quot;Water Research&quot;,&quot;accessed&quot;:{&quot;date-parts&quot;:[[2026,1,9]]},&quot;DOI&quot;:&quot;10.1016/J.WATRES.2024.122037&quot;,&quot;ISSN&quot;:&quot;0043-1354&quot;,&quot;PMID&quot;:&quot;39003875&quot;,&quot;URL&quot;:&quot;https://www.sciencedirect.com/science/article/pii/S0043135424009370&quot;,&quot;issued&quot;:{&quot;date-parts&quot;:[[2024,9,1]]},&quot;page&quot;:&quot;122037&quot;,&quot;abstract&quot;:&quot;The renewable-energy-based water-energy nexus is a promising approach that contributes to climate change mitigation. Increasing concerns on GHG emission and energy demand, policies have been implemented in many countries to make use of renewable energy as much as possible. Renewable energy technologies can be directly employed in desalination processes, including membrane-based (e.g., reverse osmosis (RO) and membrane distillation (MD)) and thermal-based (e.g., multistage flash distillation (MSF) and multieffect distillation (MED)) technologies. Although the production capacities of fossil-based desalination processes (RO, MD, and MED) are higher than those of renewable-energy-based desalination processes, most latter desalination processes have lower specific energy consumption than conventional processes, which may offer potential for the implementation of renewable energy sources. In addition to the direct application of renewable energy technology to desalination, biofuels can be produced by converting algal lipids obtained from the growth of algae, which are associated with wastewater bioremediation and nitrogen and phosphorus removal during wastewater treatment. Salinity gradient power can be harvested from brine originating from desalination plants and freshwater driven by pressure-retarded osmosis or reverse electrodialysis. This study provides an overview of these approaches and discusses their effectiveness. It not only offers insights into the potential of applying renewable energy technologies to various water treatment processes but also suggests future directions for scientists to further enhance the efficiency of renewable energy production processes for possible implementation.&quot;,&quot;publisher&quot;:&quot;Pergamon&quot;,&quot;volume&quot;:&quot;261&quot;,&quot;container-title-short&quot;:&quot;Water Res.&quot;},&quot;isTemporary&quot;:false}]},{&quot;citationID&quot;:&quot;MENDELEY_CITATION_c4b26ae6-cc4f-4e73-bd52-a8aa267e8760&quot;,&quot;properties&quot;:{&quot;noteIndex&quot;:0},&quot;isEdited&quot;:false,&quot;manualOverride&quot;:{&quot;isManuallyOverridden&quot;:false,&quot;citeprocText&quot;:&quot;[4,5]&quot;,&quot;manualOverrideText&quot;:&quot;&quot;},&quot;citationTag&quot;:&quot;MENDELEY_CITATION_v3_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&quot;,&quot;citationItems&quot;:[{&quot;id&quot;:&quot;15fe0fce-14eb-3f41-9326-77dd6d6ef21c&quot;,&quot;itemData&quot;:{&quot;type&quot;:&quot;article-journal&quot;,&quot;id&quot;:&quot;15fe0fce-14eb-3f41-9326-77dd6d6ef21c&quot;,&quot;title&quot;:&quot;Membrane technology and applications&quot;,&quot;groupId&quot;:&quot;6e378410-341d-365f-a1d1-a9bfe92aa34f&quot;,&quot;author&quot;:[{&quot;family&quot;:&quot;Baker&quot;,&quot;given&quot;:&quot;Richard W..&quot;,&quot;parse-names&quot;:false,&quot;dropping-particle&quot;:&quot;&quot;,&quot;non-dropping-particle&quot;:&quot;&quot;}],&quot;accessed&quot;:{&quot;date-parts&quot;:[[2026,1,9]]},&quot;ISBN&quot;:&quot;9781119685982&quot;,&quot;issued&quot;:{&quot;date-parts&quot;:[[2024]]},&quot;page&quot;:&quot;539&quot;,&quot;abstract&quot;:&quot;Fourth edition. Includes index. \&quot;Membranes have gained an important place in chemical technology and are used in a broad range of applications. The key property that is exploited is the ability of a membrane to control the permeation rate of a chemical species through the membrane, e.g. in controlled drug delivery. In separation applications, the aim is to allow one component of a mixture to permeate the membrane freely, while hindering permeation of other components.\&quot;-- Provided by publisher. &quot;,&quot;publisher&quot;:&quot;Wiley&quot;,&quot;container-title-short&quot;:&quot;&quot;},&quot;isTemporary&quot;:false},{&quot;id&quot;:&quot;3e97b96c-1c50-3c90-ae71-8a91b527faf7&quot;,&quot;itemData&quot;:{&quot;type&quot;:&quot;article-journal&quot;,&quot;id&quot;:&quot;3e97b96c-1c50-3c90-ae71-8a91b527faf7&quot;,&quot;title&quot;:&quot;Machine learning toward improving the performance of membrane-based wastewater treatment: A review&quot;,&quot;groupId&quot;:&quot;6e378410-341d-365f-a1d1-a9bfe92aa34f&quot;,&quot;author&quot;:[{&quot;family&quot;:&quot;Dansawad&quot;,&quot;given&quot;:&quot;Panchan&quot;,&quot;parse-names&quot;:false,&quot;dropping-particle&quot;:&quot;&quot;,&quot;non-dropping-particle&quot;:&quot;&quot;},{&quot;family&quot;:&quot;Li&quot;,&quot;given&quot;:&quot;Yanxiang&quot;,&quot;parse-names&quot;:false,&quot;dropping-particle&quot;:&quot;&quot;,&quot;non-dropping-particle&quot;:&quot;&quot;},{&quot;family&quot;:&quot;Li&quot;,&quot;given&quot;:&quot;Yize&quot;,&quot;parse-names&quot;:false,&quot;dropping-particle&quot;:&quot;&quot;,&quot;non-dropping-particle&quot;:&quot;&quot;},{&quot;family&quot;:&quot;Zhang&quot;,&quot;given&quot;:&quot;Jingjie&quot;,&quot;parse-names&quot;:false,&quot;dropping-particle&quot;:&quot;&quot;,&quot;non-dropping-particle&quot;:&quot;&quot;},{&quot;family&quot;:&quot;You&quot;,&quot;given&quot;:&quot;Siming&quot;,&quot;parse-names&quot;:false,&quot;dropping-particle&quot;:&quot;&quot;,&quot;non-dropping-particle&quot;:&quot;&quot;},{&quot;family&quot;:&quot;Li&quot;,&quot;given&quot;:&quot;Wangliang&quot;,&quot;parse-names&quot;:false,&quot;dropping-particle&quot;:&quot;&quot;,&quot;non-dropping-particle&quot;:&quot;&quot;},{&quot;family&quot;:&quot;Yi&quot;,&quot;given&quot;:&quot;Shouliang&quot;,&quot;parse-names&quot;:false,&quot;dropping-particle&quot;:&quot;&quot;,&quot;non-dropping-particle&quot;:&quot;&quot;}],&quot;container-title&quot;:&quot;Advanced Membranes&quot;,&quot;accessed&quot;:{&quot;date-parts&quot;:[[2025,12,22]]},&quot;DOI&quot;:&quot;10.1016/J.ADVMEM.2023.100072&quot;,&quot;ISSN&quot;:&quot;2772-8234&quot;,&quot;URL&quot;:&quot;https://www.sciencedirect.com/science/article/pii/S2772823423000131&quot;,&quot;issued&quot;:{&quot;date-parts&quot;:[[2023,1,1]]},&quot;page&quot;:&quot;100072&quot;,&quot;abstract&quot;:&quot;Machine learning (ML) is a data-driven approach that can be applied to design, analyze, predict, and optimize a process based on existing data. Recently, ML has found its application in improving membrane separation performance for wastewater treatment. Models have been developed to predict the performance of membranes to separate contaminants from wastewater, design optimum conditions for membrane fabrication for greater membrane separation performance and predict backwashing membranes and membrane fouling. This review summarizes the progress of ML-based membrane separation modeling and explores the direction of the future development of ML in membrane separation-based wastewater treatment. The strengths and drawbacks of the ML algorithms extensively used in membrane separation-based wastewater treatment are summarized. Artificial neural network (ANN) was the most used algorithm for modeling membrane separation-based wastewater treatment. Future research is recommended to focus on the development of integrated ML algorithms and on combining ML algorithms with other modeling approaches (e.g., process-based models and statistical models). This will serve to achieve higher accuracy and better performance of the ML application.&quot;,&quot;publisher&quot;:&quot;Elsevier&quot;,&quot;volume&quot;:&quot;3&quot;,&quot;container-title-short&quot;:&quot;&quot;},&quot;isTemporary&quot;:false}]},{&quot;citationID&quot;:&quot;MENDELEY_CITATION_57de2af2-aca4-44a2-810f-87195661ea95&quot;,&quot;properties&quot;:{&quot;noteIndex&quot;:0},&quot;isEdited&quot;:false,&quot;manualOverride&quot;:{&quot;isManuallyOverridden&quot;:false,&quot;citeprocText&quot;:&quot;[6]&quot;,&quot;manualOverrideText&quot;:&quot;&quot;},&quot;citationTag&quot;:&quot;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&quot;,&quot;citationItems&quot;:[{&quot;id&quot;:&quot;8bcedf8f-d5e9-3353-ad93-8e373a00462d&quot;,&quot;itemData&quot;:{&quot;type&quot;:&quot;article-journal&quot;,&quot;id&quot;:&quot;8bcedf8f-d5e9-3353-ad93-8e373a00462d&quot;,&quot;title&quot;:&quot;Artificial intelligence: A powerful paradigm for scientific research&quot;,&quot;groupId&quot;:&quot;6e378410-341d-365f-a1d1-a9bfe92aa34f&quot;,&quot;author&quot;:[{&quot;family&quot;:&quot;Xu&quot;,&quot;given&quot;:&quot;Yongjun&quot;,&quot;parse-names&quot;:false,&quot;dropping-particle&quot;:&quot;&quot;,&quot;non-dropping-particle&quot;:&quot;&quot;},{&quot;family&quot;:&quot;Liu&quot;,&quot;given&quot;:&quot;Xin&quot;,&quot;parse-names&quot;:false,&quot;dropping-particle&quot;:&quot;&quot;,&quot;non-dropping-particle&quot;:&quot;&quot;},{&quot;family&quot;:&quot;Cao&quot;,&quot;given&quot;:&quot;Xin&quot;,&quot;parse-names&quot;:false,&quot;dropping-particle&quot;:&quot;&quot;,&quot;non-dropping-particle&quot;:&quot;&quot;},{&quot;family&quot;:&quot;Huang&quot;,&quot;given&quot;:&quot;Changping&quot;,&quot;parse-names&quot;:false,&quot;dropping-particle&quot;:&quot;&quot;,&quot;non-dropping-particle&quot;:&quot;&quot;},{&quot;family&quot;:&quot;Liu&quot;,&quot;given&quot;:&quot;Enke&quot;,&quot;parse-names&quot;:false,&quot;dropping-particle&quot;:&quot;&quot;,&quot;non-dropping-particle&quot;:&quot;&quot;},{&quot;family&quot;:&quot;Qian&quot;,&quot;given&quot;:&quot;Sen&quot;,&quot;parse-names&quot;:false,&quot;dropping-particle&quot;:&quot;&quot;,&quot;non-dropping-particle&quot;:&quot;&quot;},{&quot;family&quot;:&quot;Liu&quot;,&quot;given&quot;:&quot;Xingchen&quot;,&quot;parse-names&quot;:false,&quot;dropping-particle&quot;:&quot;&quot;,&quot;non-dropping-particle&quot;:&quot;&quot;},{&quot;family&quot;:&quot;Wu&quot;,&quot;given&quot;:&quot;Yanjun&quot;,&quot;parse-names&quot;:false,&quot;dropping-particle&quot;:&quot;&quot;,&quot;non-dropping-particle&quot;:&quot;&quot;},{&quot;family&quot;:&quot;Dong&quot;,&quot;given&quot;:&quot;Fengliang&quot;,&quot;parse-names&quot;:false,&quot;dropping-particle&quot;:&quot;&quot;,&quot;non-dropping-particle&quot;:&quot;&quot;},{&quot;family&quot;:&quot;Qiu&quot;,&quot;given&quot;:&quot;Cheng Wei&quot;,&quot;parse-names&quot;:false,&quot;dropping-particle&quot;:&quot;&quot;,&quot;non-dropping-particle&quot;:&quot;&quot;},{&quot;family&quot;:&quot;Qiu&quot;,&quot;given&quot;:&quot;Junjun&quot;,&quot;parse-names&quot;:false,&quot;dropping-particle&quot;:&quot;&quot;,&quot;non-dropping-particle&quot;:&quot;&quot;},{&quot;family&quot;:&quot;Hua&quot;,&quot;given&quot;:&quot;Keqin&quot;,&quot;parse-names&quot;:false,&quot;dropping-particle&quot;:&quot;&quot;,&quot;non-dropping-particle&quot;:&quot;&quot;},{&quot;family&quot;:&quot;Su&quot;,&quot;given&quot;:&quot;Wentao&quot;,&quot;parse-names&quot;:false,&quot;dropping-particle&quot;:&quot;&quot;,&quot;non-dropping-particle&quot;:&quot;&quot;},{&quot;family&quot;:&quot;Wu&quot;,&quot;given&quot;:&quot;Jian&quot;,&quot;parse-names&quot;:false,&quot;dropping-particle&quot;:&quot;&quot;,&quot;non-dropping-particle&quot;:&quot;&quot;},{&quot;family&quot;:&quot;Xu&quot;,&quot;given&quot;:&quot;Huiyu&quot;,&quot;parse-names&quot;:false,&quot;dropping-particle&quot;:&quot;&quot;,&quot;non-dropping-particle&quot;:&quot;&quot;},{&quot;family&quot;:&quot;Han&quot;,&quot;given&quot;:&quot;Yong&quot;,&quot;parse-names&quot;:false,&quot;dropping-particle&quot;:&quot;&quot;,&quot;non-dropping-particle&quot;:&quot;&quot;},{&quot;family&quot;:&quot;Fu&quot;,&quot;given&quot;:&quot;Chenguang&quot;,&quot;parse-names&quot;:false,&quot;dropping-particle&quot;:&quot;&quot;,&quot;non-dropping-particle&quot;:&quot;&quot;},{&quot;family&quot;:&quot;Yin&quot;,&quot;given&quot;:&quot;Zhigang&quot;,&quot;parse-names&quot;:false,&quot;dropping-particle&quot;:&quot;&quot;,&quot;non-dropping-particle&quot;:&quot;&quot;},{&quot;family&quot;:&quot;Liu&quot;,&quot;given&quot;:&quot;Miao&quot;,&quot;parse-names&quot;:false,&quot;dropping-particle&quot;:&quot;&quot;,&quot;non-dropping-particle&quot;:&quot;&quot;},{&quot;family&quot;:&quot;Roepman&quot;,&quot;given&quot;:&quot;Ronald&quot;,&quot;parse-names&quot;:false,&quot;dropping-particle&quot;:&quot;&quot;,&quot;non-dropping-particle&quot;:&quot;&quot;},{&quot;family&quot;:&quot;Dietmann&quot;,&quot;given&quot;:&quot;Sabine&quot;,&quot;parse-names&quot;:false,&quot;dropping-particle&quot;:&quot;&quot;,&quot;non-dropping-particle&quot;:&quot;&quot;},{&quot;family&quot;:&quot;Virta&quot;,&quot;given&quot;:&quot;Marko&quot;,&quot;parse-names&quot;:false,&quot;dropping-particle&quot;:&quot;&quot;,&quot;non-dropping-particle&quot;:&quot;&quot;},{&quot;family&quot;:&quot;Kengara&quot;,&quot;given&quot;:&quot;Fredrick&quot;,&quot;parse-names&quot;:false,&quot;dropping-particle&quot;:&quot;&quot;,&quot;non-dropping-particle&quot;:&quot;&quot;},{&quot;family&quot;:&quot;Zhang&quot;,&quot;given&quot;:&quot;Ze&quot;,&quot;parse-names&quot;:false,&quot;dropping-particle&quot;:&quot;&quot;,&quot;non-dropping-particle&quot;:&quot;&quot;},{&quot;family&quot;:&quot;Zhang&quot;,&quot;given&quot;:&quot;Lifu&quot;,&quot;parse-names&quot;:false,&quot;dropping-particle&quot;:&quot;&quot;,&quot;non-dropping-particle&quot;:&quot;&quot;},{&quot;family&quot;:&quot;Zhao&quot;,&quot;given&quot;:&quot;Taolan&quot;,&quot;parse-names&quot;:false,&quot;dropping-particle&quot;:&quot;&quot;,&quot;non-dropping-particle&quot;:&quot;&quot;},{&quot;family&quot;:&quot;Dai&quot;,&quot;given&quot;:&quot;Ji&quot;,&quot;parse-names&quot;:false,&quot;dropping-particle&quot;:&quot;&quot;,&quot;non-dropping-particle&quot;:&quot;&quot;},{&quot;family&quot;:&quot;Yang&quot;,&quot;given&quot;:&quot;Jialiang&quot;,&quot;parse-names&quot;:false,&quot;dropping-particle&quot;:&quot;&quot;,&quot;non-dropping-particle&quot;:&quot;&quot;},{&quot;family&quot;:&quot;Lan&quot;,&quot;given&quot;:&quot;Liang&quot;,&quot;parse-names&quot;:false,&quot;dropping-particle&quot;:&quot;&quot;,&quot;non-dropping-particle&quot;:&quot;&quot;},{&quot;family&quot;:&quot;Luo&quot;,&quot;given&quot;:&quot;Ming&quot;,&quot;parse-names&quot;:false,&quot;dropping-particle&quot;:&quot;&quot;,&quot;non-dropping-particle&quot;:&quot;&quot;},{&quot;family&quot;:&quot;Liu&quot;,&quot;given&quot;:&quot;Zhaofeng&quot;,&quot;parse-names&quot;:false,&quot;dropping-particle&quot;:&quot;&quot;,&quot;non-dropping-particle&quot;:&quot;&quot;},{&quot;family&quot;:&quot;An&quot;,&quot;given&quot;:&quot;Tao&quot;,&quot;parse-names&quot;:false,&quot;dropping-particle&quot;:&quot;&quot;,&quot;non-dropping-particle&quot;:&quot;&quot;},{&quot;family&quot;:&quot;Zhang&quot;,&quot;given&quot;:&quot;Bin&quot;,&quot;parse-names&quot;:false,&quot;dropping-particle&quot;:&quot;&quot;,&quot;non-dropping-particle&quot;:&quot;&quot;},{&quot;family&quot;:&quot;He&quot;,&quot;given&quot;:&quot;Xiao&quot;,&quot;parse-names&quot;:false,&quot;dropping-particle&quot;:&quot;&quot;,&quot;non-dropping-particle&quot;:&quot;&quot;},{&quot;family&quot;:&quot;Cong&quot;,&quot;given&quot;:&quot;Shan&quot;,&quot;parse-names&quot;:false,&quot;dropping-particle&quot;:&quot;&quot;,&quot;non-dropping-particle&quot;:&quot;&quot;},{&quot;family&quot;:&quot;Liu&quot;,&quot;given&quot;:&quot;Xiaohong&quot;,&quot;parse-names&quot;:false,&quot;dropping-particle&quot;:&quot;&quot;,&quot;non-dropping-particle&quot;:&quot;&quot;},{&quot;family&quot;:&quot;Zhang&quot;,&quot;given&quot;:&quot;Wei&quot;,&quot;parse-names&quot;:false,&quot;dropping-particle&quot;:&quot;&quot;,&quot;non-dropping-particle&quot;:&quot;&quot;},{&quot;family&quot;:&quot;Lewis&quot;,&quot;given&quot;:&quot;James P.&quot;,&quot;parse-names&quot;:false,&quot;dropping-particle&quot;:&quot;&quot;,&quot;non-dropping-particle&quot;:&quot;&quot;},{&quot;family&quot;:&quot;Tiedje&quot;,&quot;given&quot;:&quot;James M.&quot;,&quot;parse-names&quot;:false,&quot;dropping-particle&quot;:&quot;&quot;,&quot;non-dropping-particle&quot;:&quot;&quot;},{&quot;family&quot;:&quot;Wang&quot;,&quot;given&quot;:&quot;Qi&quot;,&quot;parse-names&quot;:false,&quot;dropping-particle&quot;:&quot;&quot;,&quot;non-dropping-particle&quot;:&quot;&quot;},{&quot;family&quot;:&quot;An&quot;,&quot;given&quot;:&quot;Zhulin&quot;,&quot;parse-names&quot;:false,&quot;dropping-particle&quot;:&quot;&quot;,&quot;non-dropping-particle&quot;:&quot;&quot;},{&quot;family&quot;:&quot;Wang&quot;,&quot;given&quot;:&quot;Fei&quot;,&quot;parse-names&quot;:false,&quot;dropping-particle&quot;:&quot;&quot;,&quot;non-dropping-particle&quot;:&quot;&quot;},{&quot;family&quot;:&quot;Zhang&quot;,&quot;given&quot;:&quot;Libo&quot;,&quot;parse-names&quot;:false,&quot;dropping-particle&quot;:&quot;&quot;,&quot;non-dropping-particle&quot;:&quot;&quot;},{&quot;family&quot;:&quot;Huang&quot;,&quot;given&quot;:&quot;Tao&quot;,&quot;parse-names&quot;:false,&quot;dropping-particle&quot;:&quot;&quot;,&quot;non-dropping-particle&quot;:&quot;&quot;},{&quot;family&quot;:&quot;Lu&quot;,&quot;given&quot;:&quot;Chuan&quot;,&quot;parse-names&quot;:false,&quot;dropping-particle&quot;:&quot;&quot;,&quot;non-dropping-particle&quot;:&quot;&quot;},{&quot;family&quot;:&quot;Cai&quot;,&quot;given&quot;:&quot;Zhipeng&quot;,&quot;parse-names&quot;:false,&quot;dropping-particle&quot;:&quot;&quot;,&quot;non-dropping-particle&quot;:&quot;&quot;},{&quot;family&quot;:&quot;Wang&quot;,&quot;given&quot;:&quot;Fang&quot;,&quot;parse-names&quot;:false,&quot;dropping-particle&quot;:&quot;&quot;,&quot;non-dropping-particle&quot;:&quot;&quot;},{&quot;family&quot;:&quot;Zhang&quot;,&quot;given&quot;:&quot;Jiabao&quot;,&quot;parse-names&quot;:false,&quot;dropping-particle&quot;:&quot;&quot;,&quot;non-dropping-particle&quot;:&quot;&quot;}],&quot;container-title&quot;:&quot;The Innovation&quot;,&quot;accessed&quot;:{&quot;date-parts&quot;:[[2026,1,9]]},&quot;DOI&quot;:&quot;10.1016/J.XINN.2021.100179&quot;,&quot;ISSN&quot;:&quot;2666-6758&quot;,&quot;PMID&quot;:&quot;34877560&quot;,&quot;URL&quot;:&quot;https://www.cell.com/action/showFullText?pii=S2666675821001041&quot;,&quot;issued&quot;:{&quot;date-parts&quot;:[[2021,11,28]]},&quot;page&quot;:&quot;100179&quot;,&quot;abstract&quot;:&quot;&lt;p&gt;Artificial intelligence (AI) coupled with promising machine learning (ML) techniques well known from computer science is broadly affecting many aspects of various fields including science and technology, industry, and even our day-to-day life. The ML techniques have been developed to analyze high-throughput data with a view to obtaining useful insights, categorizing, predicting, and making evidence-based decisions in novel ways, which will promote the growth of novel applications and fuel the sustainable booming of AI. This paper undertakes a comprehensive survey on the development and application of AI in different aspects of fundamental sciences, including information science, mathematics, medical science, materials science, geoscience, life science, physics, and chemistry. The challenges that each discipline of science meets, and the potentials of AI techniques to handle these challenges, are discussed in detail. Moreover, we shed light on new research trends entailing the integration of AI into each scientific discipline. The aim of this paper is to provide a broad research guideline on fundamental sciences with potential infusion of AI, to help motivate researchers to deeply understand the state-of-the-art applications of AI-based fundamental sciences, and thereby to help promote the continuous development of these fundamental sciences.&lt;/p&gt;&quot;,&quot;publisher&quot;:&quot;Elsevier&quot;,&quot;issue&quot;:&quot;4&quot;,&quot;volume&quot;:&quot;2&quot;,&quot;container-title-short&quot;:&quot;&quot;},&quot;isTemporary&quot;:false}]},{&quot;citationID&quot;:&quot;MENDELEY_CITATION_655e6679-e8b2-4671-8bc7-a643ddc73266&quot;,&quot;properties&quot;:{&quot;noteIndex&quot;:0},&quot;isEdited&quot;:false,&quot;manualOverride&quot;:{&quot;isManuallyOverridden&quot;:false,&quot;citeprocText&quot;:&quot;[7]&quot;,&quot;manualOverrideText&quot;:&quot;&quot;},&quot;citationTag&quot;:&quot;MENDELEY_CITATION_v3_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&quot;,&quot;citationItems&quot;:[{&quot;id&quot;:&quot;e05d5091-0d88-3b64-a1eb-b99e04d4bcd1&quot;,&quot;itemData&quot;:{&quot;type&quot;:&quot;article&quot;,&quot;id&quot;:&quot;e05d5091-0d88-3b64-a1eb-b99e04d4bcd1&quot;,&quot;title&quot;:&quot;Machine learning for molecular and materials science&quot;,&quot;author&quot;:[{&quot;family&quot;:&quot;Butler&quot;,&quot;given&quot;:&quot;Keith T.&quot;,&quot;parse-names&quot;:false,&quot;dropping-particle&quot;:&quot;&quot;,&quot;non-dropping-particle&quot;:&quot;&quot;},{&quot;family&quot;:&quot;Davies&quot;,&quot;given&quot;:&quot;Daniel W.&quot;,&quot;parse-names&quot;:false,&quot;dropping-particle&quot;:&quot;&quot;,&quot;non-dropping-particle&quot;:&quot;&quot;},{&quot;family&quot;:&quot;Cartwright&quot;,&quot;given&quot;:&quot;Hugh&quot;,&quot;parse-names&quot;:false,&quot;dropping-particle&quot;:&quot;&quot;,&quot;non-dropping-particle&quot;:&quot;&quot;},{&quot;family&quot;:&quot;Isayev&quot;,&quot;given&quot;:&quot;Olexandr&quot;,&quot;parse-names&quot;:false,&quot;dropping-particle&quot;:&quot;&quot;,&quot;non-dropping-particle&quot;:&quot;&quot;},{&quot;family&quot;:&quot;Walsh&quot;,&quot;given&quot;:&quot;Aron&quot;,&quot;parse-names&quot;:false,&quot;dropping-particle&quot;:&quot;&quot;,&quot;non-dropping-particle&quot;:&quot;&quot;}],&quot;container-title&quot;:&quot;Nature&quot;,&quot;container-title-short&quot;:&quot;Nature&quot;,&quot;DOI&quot;:&quot;10.1038/s41586-018-0337-2&quot;,&quot;ISSN&quot;:&quot;14764687&quot;,&quot;PMID&quot;:&quot;30046072&quot;,&quot;issued&quot;:{&quot;date-parts&quot;:[[2018,7,26]]},&quot;page&quot;:&quot;547-555&quot;,&quot;abstract&quot;:&quot;Here we summarize recent progress in machine learning for the chemical sciences. We outline machine-learning techniques that are suitable for addressing research questions in this domain, as well as future directions for the field. We envisage a future in which the design, synthesis, characterization and application of molecules and materials is accelerated by artificial intelligence.&quot;,&quot;publisher&quot;:&quot;Nature Publishing Group&quot;,&quot;issue&quot;:&quot;7715&quot;,&quot;volume&quot;:&quot;559&quot;},&quot;isTemporary&quot;:false}]},{&quot;citationID&quot;:&quot;MENDELEY_CITATION_974faf0b-5078-4c04-8749-2eaea32932f0&quot;,&quot;properties&quot;:{&quot;noteIndex&quot;:0},&quot;isEdited&quot;:false,&quot;manualOverride&quot;:{&quot;isManuallyOverridden&quot;:false,&quot;citeprocText&quot;:&quot;[8]&quot;,&quot;manualOverrideText&quot;:&quot;&quot;},&quot;citationTag&quot;:&quot;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&quot;,&quot;citationItems&quot;:[{&quot;id&quot;:&quot;4c3fe3d0-b60b-32d0-b51b-cea3f7a9c46d&quot;,&quot;itemData&quot;:{&quot;type&quot;:&quot;article-journal&quot;,&quot;id&quot;:&quot;4c3fe3d0-b60b-32d0-b51b-cea3f7a9c46d&quot;,&quot;title&quot;:&quot;Highly accurate protein structure prediction with AlphaFold&quot;,&quot;author&quot;:[{&quot;family&quot;:&quot;Jumper&quot;,&quot;given&quot;:&quot;John&quot;,&quot;parse-names&quot;:false,&quot;dropping-particle&quot;:&quot;&quot;,&quot;non-dropping-particle&quot;:&quot;&quot;},{&quot;family&quot;:&quot;Evans&quot;,&quot;given&quot;:&quot;Richard&quot;,&quot;parse-names&quot;:false,&quot;dropping-particle&quot;:&quot;&quot;,&quot;non-dropping-particle&quot;:&quot;&quot;},{&quot;family&quot;:&quot;Pritzel&quot;,&quot;given&quot;:&quot;Alexander&quot;,&quot;parse-names&quot;:false,&quot;dropping-particle&quot;:&quot;&quot;,&quot;non-dropping-particle&quot;:&quot;&quot;},{&quot;family&quot;:&quot;Green&quot;,&quot;given&quot;:&quot;Tim&quot;,&quot;parse-names&quot;:false,&quot;dropping-particle&quot;:&quot;&quot;,&quot;non-dropping-particle&quot;:&quot;&quot;},{&quot;family&quot;:&quot;Figurnov&quot;,&quot;given&quot;:&quot;Michael&quot;,&quot;parse-names&quot;:false,&quot;dropping-particle&quot;:&quot;&quot;,&quot;non-dropping-particle&quot;:&quot;&quot;},{&quot;family&quot;:&quot;Ronneberger&quot;,&quot;given&quot;:&quot;Olaf&quot;,&quot;parse-names&quot;:false,&quot;dropping-particle&quot;:&quot;&quot;,&quot;non-dropping-particle&quot;:&quot;&quot;},{&quot;family&quot;:&quot;Tunyasuvunakool&quot;,&quot;given&quot;:&quot;Kathryn&quot;,&quot;parse-names&quot;:false,&quot;dropping-particle&quot;:&quot;&quot;,&quot;non-dropping-particle&quot;:&quot;&quot;},{&quot;family&quot;:&quot;Bates&quot;,&quot;given&quot;:&quot;Russ&quot;,&quot;parse-names&quot;:false,&quot;dropping-particle&quot;:&quot;&quot;,&quot;non-dropping-particle&quot;:&quot;&quot;},{&quot;family&quot;:&quot;Žídek&quot;,&quot;given&quot;:&quot;Augustin&quot;,&quot;parse-names&quot;:false,&quot;dropping-particle&quot;:&quot;&quot;,&quot;non-dropping-particle&quot;:&quot;&quot;},{&quot;family&quot;:&quot;Potapenko&quot;,&quot;given&quot;:&quot;Anna&quot;,&quot;parse-names&quot;:false,&quot;dropping-particle&quot;:&quot;&quot;,&quot;non-dropping-particle&quot;:&quot;&quot;},{&quot;family&quot;:&quot;Bridgland&quot;,&quot;given&quot;:&quot;Alex&quot;,&quot;parse-names&quot;:false,&quot;dropping-particle&quot;:&quot;&quot;,&quot;non-dropping-particle&quot;:&quot;&quot;},{&quot;family&quot;:&quot;Meyer&quot;,&quot;given&quot;:&quot;Clemens&quot;,&quot;parse-names&quot;:false,&quot;dropping-particle&quot;:&quot;&quot;,&quot;non-dropping-particle&quot;:&quot;&quot;},{&quot;family&quot;:&quot;Kohl&quot;,&quot;given&quot;:&quot;Simon A.A.&quot;,&quot;parse-names&quot;:false,&quot;dropping-particle&quot;:&quot;&quot;,&quot;non-dropping-particle&quot;:&quot;&quot;},{&quot;family&quot;:&quot;Ballard&quot;,&quot;given&quot;:&quot;Andrew J.&quot;,&quot;parse-names&quot;:false,&quot;dropping-particle&quot;:&quot;&quot;,&quot;non-dropping-particle&quot;:&quot;&quot;},{&quot;family&quot;:&quot;Cowie&quot;,&quot;given&quot;:&quot;Andrew&quot;,&quot;parse-names&quot;:false,&quot;dropping-particle&quot;:&quot;&quot;,&quot;non-dropping-particle&quot;:&quot;&quot;},{&quot;family&quot;:&quot;Romera-Paredes&quot;,&quot;given&quot;:&quot;Bernardino&quot;,&quot;parse-names&quot;:false,&quot;dropping-particle&quot;:&quot;&quot;,&quot;non-dropping-particle&quot;:&quot;&quot;},{&quot;family&quot;:&quot;Nikolov&quot;,&quot;given&quot;:&quot;Stanislav&quot;,&quot;parse-names&quot;:false,&quot;dropping-particle&quot;:&quot;&quot;,&quot;non-dropping-particle&quot;:&quot;&quot;},{&quot;family&quot;:&quot;Jain&quot;,&quot;given&quot;:&quot;Rishub&quot;,&quot;parse-names&quot;:false,&quot;dropping-particle&quot;:&quot;&quot;,&quot;non-dropping-particle&quot;:&quot;&quot;},{&quot;family&quot;:&quot;Adler&quot;,&quot;given&quot;:&quot;Jonas&quot;,&quot;parse-names&quot;:false,&quot;dropping-particle&quot;:&quot;&quot;,&quot;non-dropping-particle&quot;:&quot;&quot;},{&quot;family&quot;:&quot;Back&quot;,&quot;given&quot;:&quot;Trevor&quot;,&quot;parse-names&quot;:false,&quot;dropping-particle&quot;:&quot;&quot;,&quot;non-dropping-particle&quot;:&quot;&quot;},{&quot;family&quot;:&quot;Petersen&quot;,&quot;given&quot;:&quot;Stig&quot;,&quot;parse-names&quot;:false,&quot;dropping-particle&quot;:&quot;&quot;,&quot;non-dropping-particle&quot;:&quot;&quot;},{&quot;family&quot;:&quot;Reiman&quot;,&quot;given&quot;:&quot;David&quot;,&quot;parse-names&quot;:false,&quot;dropping-particle&quot;:&quot;&quot;,&quot;non-dropping-particle&quot;:&quot;&quot;},{&quot;family&quot;:&quot;Clancy&quot;,&quot;given&quot;:&quot;Ellen&quot;,&quot;parse-names&quot;:false,&quot;dropping-particle&quot;:&quot;&quot;,&quot;non-dropping-particle&quot;:&quot;&quot;},{&quot;family&quot;:&quot;Zielinski&quot;,&quot;given&quot;:&quot;Michal&quot;,&quot;parse-names&quot;:false,&quot;dropping-particle&quot;:&quot;&quot;,&quot;non-dropping-particle&quot;:&quot;&quot;},{&quot;family&quot;:&quot;Steinegger&quot;,&quot;given&quot;:&quot;Martin&quot;,&quot;parse-names&quot;:false,&quot;dropping-particle&quot;:&quot;&quot;,&quot;non-dropping-particle&quot;:&quot;&quot;},{&quot;family&quot;:&quot;Pacholska&quot;,&quot;given&quot;:&quot;Michalina&quot;,&quot;parse-names&quot;:false,&quot;dropping-particle&quot;:&quot;&quot;,&quot;non-dropping-particle&quot;:&quot;&quot;},{&quot;family&quot;:&quot;Berghammer&quot;,&quot;given&quot;:&quot;Tamas&quot;,&quot;parse-names&quot;:false,&quot;dropping-particle&quot;:&quot;&quot;,&quot;non-dropping-particle&quot;:&quot;&quot;},{&quot;family&quot;:&quot;Bodenstein&quot;,&quot;given&quot;:&quot;Sebastian&quot;,&quot;parse-names&quot;:false,&quot;dropping-particle&quot;:&quot;&quot;,&quot;non-dropping-particle&quot;:&quot;&quot;},{&quot;family&quot;:&quot;Silver&quot;,&quot;given&quot;:&quot;David&quot;,&quot;parse-names&quot;:false,&quot;dropping-particle&quot;:&quot;&quot;,&quot;non-dropping-particle&quot;:&quot;&quot;},{&quot;family&quot;:&quot;Vinyals&quot;,&quot;given&quot;:&quot;Oriol&quot;,&quot;parse-names&quot;:false,&quot;dropping-particle&quot;:&quot;&quot;,&quot;non-dropping-particle&quot;:&quot;&quot;},{&quot;family&quot;:&quot;Senior&quot;,&quot;given&quot;:&quot;Andrew W.&quot;,&quot;parse-names&quot;:false,&quot;dropping-particle&quot;:&quot;&quot;,&quot;non-dropping-particle&quot;:&quot;&quot;},{&quot;family&quot;:&quot;Kavukcuoglu&quot;,&quot;given&quot;:&quot;Koray&quot;,&quot;parse-names&quot;:false,&quot;dropping-particle&quot;:&quot;&quot;,&quot;non-dropping-particle&quot;:&quot;&quot;},{&quot;family&quot;:&quot;Kohli&quot;,&quot;given&quot;:&quot;Pushmeet&quot;,&quot;parse-names&quot;:false,&quot;dropping-particle&quot;:&quot;&quot;,&quot;non-dropping-particle&quot;:&quot;&quot;},{&quot;family&quot;:&quot;Hassabis&quot;,&quot;given&quot;:&quot;Demis&quot;,&quot;parse-names&quot;:false,&quot;dropping-particle&quot;:&quot;&quot;,&quot;non-dropping-particle&quot;:&quot;&quot;}],&quot;container-title&quot;:&quot;Nature&quot;,&quot;container-title-short&quot;:&quot;Nature&quot;,&quot;DOI&quot;:&quot;10.1038/s41586-021-03819-2&quot;,&quot;ISSN&quot;:&quot;14764687&quot;,&quot;PMID&quot;:&quot;34265844&quot;,&quot;issued&quot;:{&quot;date-parts&quot;:[[2021,8,26]]},&quot;page&quot;:&quot;583-589&quot;,&quot;abstract&quot;:&quot;Proteins are essential to life, and understanding their structure can facilitate a mechanistic understanding of their function. Through an enormous experimental effort1–4, the structures of around 100,000 unique proteins have been determined5, but this represents a small fraction of the billions of known protein sequences6,7.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8—has been an important open research problem for more than 50 years9. Despite recent progress10–14,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15,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quot;,&quot;publisher&quot;:&quot;Nature Research&quot;,&quot;issue&quot;:&quot;7873&quot;,&quot;volume&quot;:&quot;596&quot;},&quot;isTemporary&quot;:false}]},{&quot;citationID&quot;:&quot;MENDELEY_CITATION_beddd1a7-1c3d-439e-bfd0-fb9b1f9a8b0f&quot;,&quot;properties&quot;:{&quot;noteIndex&quot;:0},&quot;isEdited&quot;:false,&quot;manualOverride&quot;:{&quot;isManuallyOverridden&quot;:false,&quot;citeprocText&quot;:&quot;[9]&quot;,&quot;manualOverrideText&quot;:&quot;&quot;},&quot;citationTag&quot;:&quot;MENDELEY_CITATION_v3_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&quot;,&quot;citationItems&quot;:[{&quot;id&quot;:&quot;608ae0c4-c8a4-3bda-baea-f0f1629b83c4&quot;,&quot;itemData&quot;:{&quot;type&quot;:&quot;article-journal&quot;,&quot;id&quot;:&quot;608ae0c4-c8a4-3bda-baea-f0f1629b83c4&quot;,&quot;title&quot;:&quot;Scaling deep learning for materials discovery&quot;,&quot;groupId&quot;:&quot;6e378410-341d-365f-a1d1-a9bfe92aa34f&quot;,&quot;author&quot;:[{&quot;family&quot;:&quot;Merchant&quot;,&quot;given&quot;:&quot;Amil&quot;,&quot;parse-names&quot;:false,&quot;dropping-particle&quot;:&quot;&quot;,&quot;non-dropping-particle&quot;:&quot;&quot;},{&quot;family&quot;:&quot;Batzner&quot;,&quot;given&quot;:&quot;Simon&quot;,&quot;parse-names&quot;:false,&quot;dropping-particle&quot;:&quot;&quot;,&quot;non-dropping-particle&quot;:&quot;&quot;},{&quot;family&quot;:&quot;Schoenholz&quot;,&quot;given&quot;:&quot;Samuel S.&quot;,&quot;parse-names&quot;:false,&quot;dropping-particle&quot;:&quot;&quot;,&quot;non-dropping-particle&quot;:&quot;&quot;},{&quot;family&quot;:&quot;Aykol&quot;,&quot;given&quot;:&quot;Muratahan&quot;,&quot;parse-names&quot;:false,&quot;dropping-particle&quot;:&quot;&quot;,&quot;non-dropping-particle&quot;:&quot;&quot;},{&quot;family&quot;:&quot;Cheon&quot;,&quot;given&quot;:&quot;Gowoon&quot;,&quot;parse-names&quot;:false,&quot;dropping-particle&quot;:&quot;&quot;,&quot;non-dropping-particle&quot;:&quot;&quot;},{&quot;family&quot;:&quot;Cubuk&quot;,&quot;given&quot;:&quot;Ekin Dogus&quot;,&quot;parse-names&quot;:false,&quot;dropping-particle&quot;:&quot;&quot;,&quot;non-dropping-particle&quot;:&quot;&quot;}],&quot;container-title&quot;:&quot;Nature 2023 624:7990&quot;,&quot;accessed&quot;:{&quot;date-parts&quot;:[[2026,1,9]]},&quot;DOI&quot;:&quot;10.1038/s41586-023-06735-9&quot;,&quot;ISSN&quot;:&quot;1476-4687&quot;,&quot;PMID&quot;:&quot;38030720&quot;,&quot;URL&quot;:&quot;https://www.nature.com/articles/s41586-023-06735-9&quot;,&quot;issued&quot;:{&quot;date-parts&quot;:[[2023,11,29]]},&quot;page&quot;:&quot;80-85&quot;,&quot;abstract&quot;:&quot;Novel functional materials enable fundamental breakthroughs across technological applications from clean energy to information processing1–11. From microchips to batteries and photovoltaics, discovery of inorganic crystals has been bottlenecked by expensive trial-and-error approaches. Concurrently, deep-learning models for language, vision and biology have showcased emergent predictive capabilities with increasing data and computation12–14. Here we show that graph networks trained at scale can reach unprecedented levels of generalization, improving the efficiency of materials discovery by an order of magnitude. Building on 48,000 stable crystals identified in continuing studies15–17, improved efficiency enables the discovery of 2.2 million structures below the current convex hull, many of which escaped previous human chemical intuition. Our work represents an order-of-magnitude expansion in stable materials known to humanity. Stable discoveries that are on the final convex hull will be made available to screen for technological applications, as we demonstrate for layered materials and solid-electrolyte candidates. Of the stable structures, 736 have already been independently experimentally realized. The scale and diversity of hundreds of millions of first-principles calculations also unlock modelling capabilities for downstream applications, leading in particular to highly accurate and robust learned interatomic potentials that can be used in condensed-phase molecular-dynamics simulations and high-fidelity zero-shot prediction of ionic conductivity. A protocol using large-scale training of graph networks enables high-throughput discovery of novel stable structures and led to the identification of 2.2 million crystal structures, of which 381,000 are newly discovered&amp;nbsp;stable materials.&quot;,&quot;publisher&quot;:&quot;Nature Publishing Group&quot;,&quot;issue&quot;:&quot;7990&quot;,&quot;volume&quot;:&quot;624&quot;,&quot;container-title-short&quot;:&quot;&quot;},&quot;isTemporary&quot;:false}]},{&quot;citationID&quot;:&quot;MENDELEY_CITATION_1c91b185-2b78-43a3-a40e-fdda961eede5&quot;,&quot;properties&quot;:{&quot;noteIndex&quot;:0},&quot;isEdited&quot;:false,&quot;manualOverride&quot;:{&quot;isManuallyOverridden&quot;:false,&quot;citeprocText&quot;:&quot;[10–12]&quot;,&quot;manualOverrideText&quot;:&quot;&quot;},&quot;citationTag&quot;:&quot;MENDELEY_CITATION_v3_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&quot;,&quot;citationItems&quot;:[{&quot;id&quot;:&quot;e1c75874-3cda-3bd3-9080-db8fe4f2b19e&quot;,&quot;itemData&quot;:{&quot;type&quot;:&quot;article-journal&quot;,&quot;id&quot;:&quot;e1c75874-3cda-3bd3-9080-db8fe4f2b19e&quot;,&quot;title&quot;:&quot;Can machine learning methods guide gas separation membranes fabrication?&quot;,&quot;groupId&quot;:&quot;6e378410-341d-365f-a1d1-a9bfe92aa34f&quot;,&quot;author&quot;:[{&quot;family&quot;:&quot;Tayyebi&quot;,&quot;given&quot;:&quot;Arash&quot;,&quot;parse-names&quot;:false,&quot;dropping-particle&quot;:&quot;&quot;,&quot;non-dropping-particle&quot;:&quot;&quot;},{&quot;family&quot;:&quot;Alshami&quot;,&quot;given&quot;:&quot;Ali S.&quot;,&quot;parse-names&quot;:false,&quot;dropping-particle&quot;:&quot;&quot;,&quot;non-dropping-particle&quot;:&quot;&quot;},{&quot;family&quot;:&quot;Yu&quot;,&quot;given&quot;:&quot;Xue&quot;,&quot;parse-names&quot;:false,&quot;dropping-particle&quot;:&quot;&quot;,&quot;non-dropping-particle&quot;:&quot;&quot;},{&quot;family&quot;:&quot;Kolodka&quot;,&quot;given&quot;:&quot;Edward&quot;,&quot;parse-names&quot;:false,&quot;dropping-particle&quot;:&quot;&quot;,&quot;non-dropping-particle&quot;:&quot;&quot;}],&quot;container-title&quot;:&quot;Journal of Membrane Science Letters&quot;,&quot;accessed&quot;:{&quot;date-parts&quot;:[[2025,12,22]]},&quot;DOI&quot;:&quot;10.1016/J.MEMLET.2022.100033&quot;,&quot;ISSN&quot;:&quot;2772-4212&quot;,&quot;URL&quot;:&quot;https://www.sciencedirect.com/science/article/pii/S2772421222000204&quot;,&quot;issued&quot;:{&quot;date-parts&quot;:[[2022,11,1]]},&quot;page&quot;:&quot;100033&quot;,&quot;abstract&quot;:&quot;Transforming a vast array of candidate materials into membranes with suitable morphologies and improved molecular separation performance is an arduous and costly endeavor for membrane scientists. With the advancement made in artificial intelligence and machine-learning in recent years, it is timely to ask: can machine learning methods guide gas separation membranes Fabrication? The answer is “YES”, and this article explains the justifications for this answer by systematically reviewing and analyzing the up-to-date research efforts in the field. This work aimed to explore the potential of ML algorithms as an effective and cost-saving tool in guiding the experimental process of developing the next generation polymeric membranes, and in addressing the critical needs in the field. Findings demonstrate that training Heteropolymers instead of Homopolymers, synthesizing novel polymers by an inverse design approach, and using reliable datasets that are created under the same conditions, are the most crucial factors to achieve the design intent. A path from A to Z for anyone who intends to use ML algorithms in the membranes’ synthesis process is offered. The article concludes with a brief discussion on future development prospects and open issues that are yet to be addressed for ML‐driven polymeric‐based membranes design and optimization.&quot;,&quot;publisher&quot;:&quot;Elsevier&quot;,&quot;issue&quot;:&quot;2&quot;,&quot;volume&quot;:&quot;2&quot;,&quot;container-title-short&quot;:&quot;&quot;},&quot;isTemporary&quot;:false},{&quot;id&quot;:&quot;1ceff938-572b-3716-8471-932ffb6b281a&quot;,&quot;itemData&quot;:{&quot;type&quot;:&quot;thesis&quot;,&quot;id&quot;:&quot;1ceff938-572b-3716-8471-932ffb6b281a&quot;,&quot;title&quot;:&quot;Fabrication and machine learning of nanocomposite organic solvent nanofiltration membranes&quot;,&quot;groupId&quot;:&quot;6e378410-341d-365f-a1d1-a9bfe92aa34f&quot;,&quot;author&quot;:[{&quot;family&quot;:&quot;Wang&quot;,&quot;given&quot;:&quot;Chen&quot;,&quot;parse-names&quot;:false,&quot;dropping-particle&quot;:&quot;&quot;,&quot;non-dropping-particle&quot;:&quot;&quot;}],&quot;accessed&quot;:{&quot;date-parts&quot;:[[2026,1,9]]},&quot;issued&quot;:{&quot;date-parts&quot;:[[2023]]},&quot;publisher-place&quot;:&quot;Sydney&quot;,&quot;publisher&quot;:&quot;University of Technology Sydney&quot;,&quot;container-title-short&quot;:&quot;&quot;},&quot;isTemporary&quot;:false},{&quot;id&quot;:&quot;79df4d78-9bdc-382b-8ec4-6bb72c9b4b41&quot;,&quot;itemData&quot;:{&quot;type&quot;:&quot;article-journal&quot;,&quot;id&quot;:&quot;79df4d78-9bdc-382b-8ec4-6bb72c9b4b41&quot;,&quot;title&quot;:&quot;Membrane Science Meets Machine Learning: Future and Potential\nUse in Assisting Membrane Material Design and Fabrication&quot;,&quot;groupId&quot;:&quot;6e378410-341d-365f-a1d1-a9bfe92aa34f&quot;,&quot;author&quot;:[{&quot;family&quot;:&quot;Talukder&quot;,&quot;given&quot;:&quot;Musabbir J&quot;,&quot;parse-names&quot;:false,&quot;dropping-particle&quot;:&quot;&quot;,&quot;non-dropping-particle&quot;:&quot;&quot;},{&quot;family&quot;:&quot;Alshami&quot;,&quot;given&quot;:&quot;Ali&quot;,&quot;parse-names&quot;:false,&quot;dropping-particle&quot;:&quot;&quot;,&quot;non-dropping-particle&quot;:&quot;&quot;},{&quot;family&quot;:&quot;Tayyebi&quot;,&quot;given&quot;:&quot;Arash&quot;,&quot;parse-names&quot;:false,&quot;dropping-particle&quot;:&quot;&quot;,&quot;non-dropping-particle&quot;:&quot;&quot;},{&quot;family&quot;:&quot;Ismail&quot;,&quot;given&quot;:&quot;Nadhem&quot;,&quot;parse-names&quot;:false,&quot;dropping-particle&quot;:&quot;&quot;,&quot;non-dropping-particle&quot;:&quot;&quot;},{&quot;family&quot;:&quot;Yu&quot;,&quot;given&quot;:&quot;Xue&quot;,&quot;parse-names&quot;:false,&quot;dropping-particle&quot;:&quot;&quot;,&quot;non-dropping-particle&quot;:&quot;&quot;},{&quot;family&quot;:&quot;Alshami&quot;,&quot;given&quot;:&quot;Ali S&quot;,&quot;parse-names&quot;:false,&quot;dropping-particle&quot;:&quot;&quot;,&quot;non-dropping-particle&quot;:&quot;&quot;}],&quot;accessed&quot;:{&quot;date-parts&quot;:[[2026,1,6]]},&quot;URL&quot;:&quot;https://commons.und.edu/che-fac&quot;,&quot;issued&quot;:{&quot;date-parts&quot;:[[2023]]},&quot;abstract&quot;:&quot;The evolving membrane technology integrated with machine learning (ML) algorithm can significantly advance the novel membrane material design and fabrication. Although several studies have reported ML-based assistance in membrane development, none of them have offered a complete analysis of existing ML-assisted membrane fabrication methods from material design perspective. A two-way information gateway is therefore necessary to achieve the desired objective, whereby experienced researchers and data scientists from both sides need to provide valuable insights into novel membrane development process. In this work, we offer a midway platform by providing an overall view and scopes of ML use in membrane science. This is accomplished by analyzing reported ML-assisted membrane fabrications via lensing through the overall ML development. This work culminates in identifying four crucial factors affecting ML-assisted membrane development: data mining, material functional description, selection of ML models, and model interpretation. A future direction is proposed by making specific ML models and descriptors suggestions, in addition to molecular similarity analysis technique and ML based Image processing. We believe the proposed approaches and analysis through our identified lens will prove crucial for the future of ML-assisted membrane material design and development.&quot;,&quot;container-title-short&quot;:&quot;&quot;},&quot;isTemporary&quot;:false}]},{&quot;citationID&quot;:&quot;MENDELEY_CITATION_a01172fb-7d1e-470d-9320-d83b78c67851&quot;,&quot;properties&quot;:{&quot;noteIndex&quot;:0},&quot;isEdited&quot;:false,&quot;manualOverride&quot;:{&quot;isManuallyOverridden&quot;:false,&quot;citeprocText&quot;:&quot;[10]&quot;,&quot;manualOverrideText&quot;:&quot;&quot;},&quot;citationTag&quot;:&quot;MENDELEY_CITATION_v3_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&quot;,&quot;citationItems&quot;:[{&quot;id&quot;:&quot;e1c75874-3cda-3bd3-9080-db8fe4f2b19e&quot;,&quot;itemData&quot;:{&quot;type&quot;:&quot;article-journal&quot;,&quot;id&quot;:&quot;e1c75874-3cda-3bd3-9080-db8fe4f2b19e&quot;,&quot;title&quot;:&quot;Can machine learning methods guide gas separation membranes fabrication?&quot;,&quot;groupId&quot;:&quot;6e378410-341d-365f-a1d1-a9bfe92aa34f&quot;,&quot;author&quot;:[{&quot;family&quot;:&quot;Tayyebi&quot;,&quot;given&quot;:&quot;Arash&quot;,&quot;parse-names&quot;:false,&quot;dropping-particle&quot;:&quot;&quot;,&quot;non-dropping-particle&quot;:&quot;&quot;},{&quot;family&quot;:&quot;Alshami&quot;,&quot;given&quot;:&quot;Ali S.&quot;,&quot;parse-names&quot;:false,&quot;dropping-particle&quot;:&quot;&quot;,&quot;non-dropping-particle&quot;:&quot;&quot;},{&quot;family&quot;:&quot;Yu&quot;,&quot;given&quot;:&quot;Xue&quot;,&quot;parse-names&quot;:false,&quot;dropping-particle&quot;:&quot;&quot;,&quot;non-dropping-particle&quot;:&quot;&quot;},{&quot;family&quot;:&quot;Kolodka&quot;,&quot;given&quot;:&quot;Edward&quot;,&quot;parse-names&quot;:false,&quot;dropping-particle&quot;:&quot;&quot;,&quot;non-dropping-particle&quot;:&quot;&quot;}],&quot;container-title&quot;:&quot;Journal of Membrane Science Letters&quot;,&quot;accessed&quot;:{&quot;date-parts&quot;:[[2025,12,22]]},&quot;DOI&quot;:&quot;10.1016/J.MEMLET.2022.100033&quot;,&quot;ISSN&quot;:&quot;2772-4212&quot;,&quot;URL&quot;:&quot;https://www.sciencedirect.com/science/article/pii/S2772421222000204&quot;,&quot;issued&quot;:{&quot;date-parts&quot;:[[2022,11,1]]},&quot;page&quot;:&quot;100033&quot;,&quot;abstract&quot;:&quot;Transforming a vast array of candidate materials into membranes with suitable morphologies and improved molecular separation performance is an arduous and costly endeavor for membrane scientists. With the advancement made in artificial intelligence and machine-learning in recent years, it is timely to ask: can machine learning methods guide gas separation membranes Fabrication? The answer is “YES”, and this article explains the justifications for this answer by systematically reviewing and analyzing the up-to-date research efforts in the field. This work aimed to explore the potential of ML algorithms as an effective and cost-saving tool in guiding the experimental process of developing the next generation polymeric membranes, and in addressing the critical needs in the field. Findings demonstrate that training Heteropolymers instead of Homopolymers, synthesizing novel polymers by an inverse design approach, and using reliable datasets that are created under the same conditions, are the most crucial factors to achieve the design intent. A path from A to Z for anyone who intends to use ML algorithms in the membranes’ synthesis process is offered. The article concludes with a brief discussion on future development prospects and open issues that are yet to be addressed for ML‐driven polymeric‐based membranes design and optimization.&quot;,&quot;publisher&quot;:&quot;Elsevier&quot;,&quot;issue&quot;:&quot;2&quot;,&quot;volume&quot;:&quot;2&quot;,&quot;container-title-short&quot;:&quot;&quot;},&quot;isTemporary&quot;:false}]},{&quot;citationID&quot;:&quot;MENDELEY_CITATION_df00387f-9df9-4e5b-8f65-187bf07c38b0&quot;,&quot;properties&quot;:{&quot;noteIndex&quot;:0},&quot;isEdited&quot;:false,&quot;manualOverride&quot;:{&quot;isManuallyOverridden&quot;:false,&quot;citeprocText&quot;:&quot;[13]&quot;,&quot;manualOverrideText&quot;:&quot;&quot;},&quot;citationTag&quot;:&quot;MENDELEY_CITATION_v3_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&quot;,&quot;citationItems&quot;:[{&quot;id&quot;:&quot;19c4ffc7-568f-362b-88cb-b3b6ea562c28&quot;,&quot;itemData&quot;:{&quot;type&quot;:&quot;article-journal&quot;,&quot;id&quot;:&quot;19c4ffc7-568f-362b-88cb-b3b6ea562c28&quot;,&quot;title&quot;:&quot;OpenPoly: A Polymer Database Empowering Benchmarking and Multi-property Predictions&quot;,&quot;groupId&quot;:&quot;6e378410-341d-365f-a1d1-a9bfe92aa34f&quot;,&quot;author&quot;:[{&quot;family&quot;:&quot;Wang&quot;,&quot;given&quot;:&quot;Ji Feng&quot;,&quot;parse-names&quot;:false,&quot;dropping-particle&quot;:&quot;&quot;,&quot;non-dropping-particle&quot;:&quot;&quot;},{&quot;family&quot;:&quot;Sun&quot;,&quot;given&quot;:&quot;Yu Bo&quot;,&quot;parse-names&quot;:false,&quot;dropping-particle&quot;:&quot;&quot;,&quot;non-dropping-particle&quot;:&quot;&quot;},{&quot;family&quot;:&quot;Chen&quot;,&quot;given&quot;:&quot;Qiu Tong&quot;,&quot;parse-names&quot;:false,&quot;dropping-particle&quot;:&quot;&quot;,&quot;non-dropping-particle&quot;:&quot;&quot;},{&quot;family&quot;:&quot;Ji&quot;,&quot;given&quot;:&quot;Fei Fan&quot;,&quot;parse-names&quot;:false,&quot;dropping-particle&quot;:&quot;&quot;,&quot;non-dropping-particle&quot;:&quot;&quot;},{&quot;family&quot;:&quot;Song&quot;,&quot;given&quot;:&quot;Yuan Yuan&quot;,&quot;parse-names&quot;:false,&quot;dropping-particle&quot;:&quot;&quot;,&quot;non-dropping-particle&quot;:&quot;&quot;},{&quot;family&quot;:&quot;Ruan&quot;,&quot;given&quot;:&quot;Meng Yuan&quot;,&quot;parse-names&quot;:false,&quot;dropping-particle&quot;:&quot;&quot;,&quot;non-dropping-particle&quot;:&quot;&quot;},{&quot;family&quot;:&quot;Wang&quot;,&quot;given&quot;:&quot;Ying&quot;,&quot;parse-names&quot;:false,&quot;dropping-particle&quot;:&quot;&quot;,&quot;non-dropping-particle&quot;:&quot;&quot;}],&quot;container-title&quot;:&quot;Chinese Journal of Polymer Science 2025 43:10&quot;,&quot;accessed&quot;:{&quot;date-parts&quot;:[[2026,1,9]]},&quot;DOI&quot;:&quot;10.1007/S10118-025-3402-Y&quot;,&quot;ISSN&quot;:&quot;1439-6203&quot;,&quot;URL&quot;:&quot;https://link.springer.com/article/10.1007/s10118-025-3402-y&quot;,&quot;issued&quot;:{&quot;date-parts&quot;:[[2025,9,10]]},&quot;page&quot;:&quot;1749-1760&quot;,&quot;abstract&quot;:&quot;Advancing the integration of artificial intelligence and polymer science requires high-quality, open-source, and large-scale datasets. However, existing polymer databases often suffer from data sparsity, lack of polymer-property labels, and limited accessibility, hindering systematic modeling across property prediction tasks. Here, we present OpenPoly, a curated experimental polymer database derived from extensive literature mining and manual validation, comprising 3985 unique polymer-property data points spanning 26 key properties. We further develop a multi-task benchmarking framework that evaluates property prediction using four encoding methods and eight representative models. Our results highlight that the optimized degree-of-polymerization encoding coupled with Morgan fingerprints achieves an optimal trade-off between computational cost and accuracy. In data-scarce condition, XGBoost outperforms deep learning models on key properties such as dielectric constant, glass transition temperature, melting point, and mechanical strength, achieving R2 scores of 0.65—0.87. To further showcase the practical utility of the database, we propose potential polymers for two energy-relevant applications: high temperature polymer dielectrics and fuel cell membranes. By offering a consistent and accessible benchmark and database, OpenPoly paves the way for more accurate polymer-property modeling and fosters data-driven advances in polymer genome engineering.&quot;,&quot;publisher&quot;:&quot;Springer&quot;,&quot;issue&quot;:&quot;10&quot;,&quot;volume&quot;:&quot;43&quot;,&quot;container-title-short&quot;:&quot;&quot;},&quot;isTemporary&quot;:false}]},{&quot;citationID&quot;:&quot;MENDELEY_CITATION_3eeda1c6-3ae9-4725-83aa-b59e2d89a9de&quot;,&quot;properties&quot;:{&quot;noteIndex&quot;:0},&quot;isEdited&quot;:false,&quot;manualOverride&quot;:{&quot;isManuallyOverridden&quot;:false,&quot;citeprocText&quot;:&quot;[14]&quot;,&quot;manualOverrideText&quot;:&quot;&quot;},&quot;citationTag&quot;:&quot;MENDELEY_CITATION_v3_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&quot;,&quot;citationItems&quot;:[{&quot;id&quot;:&quot;c9f322d2-bdc0-34b9-8715-f29bf64c4d3e&quot;,&quot;itemData&quot;:{&quot;type&quot;:&quot;article-journal&quot;,&quot;id&quot;:&quot;c9f322d2-bdc0-34b9-8715-f29bf64c4d3e&quot;,&quot;title&quot;:&quot;Machine learning for membrane design and discovery&quot;,&quot;groupId&quot;:&quot;6e378410-341d-365f-a1d1-a9bfe92aa34f&quot;,&quot;author&quot;:[{&quot;family&quot;:&quot;Cai&quot;,&quot;given&quot;:&quot;Jiazhen&quot;,&quot;parse-names&quot;:false,&quot;dropping-particle&quot;:&quot;&quot;,&quot;non-dropping-particle&quot;:&quot;&quot;},{&quot;family&quot;:&quot;Chu&quot;,&quot;given&quot;:&quot;Xuan&quot;,&quot;parse-names&quot;:false,&quot;dropping-particle&quot;:&quot;&quot;,&quot;non-dropping-particle&quot;:&quot;&quot;},{&quot;family&quot;:&quot;Xu&quot;,&quot;given&quot;:&quot;Kun&quot;,&quot;parse-names&quot;:false,&quot;dropping-particle&quot;:&quot;&quot;,&quot;non-dropping-particle&quot;:&quot;&quot;},{&quot;family&quot;:&quot;Li&quot;,&quot;given&quot;:&quot;Hongbo&quot;,&quot;parse-names&quot;:false,&quot;dropping-particle&quot;:&quot;&quot;,&quot;non-dropping-particle&quot;:&quot;&quot;},{&quot;family&quot;:&quot;Wei&quot;,&quot;given&quot;:&quot;Jing&quot;,&quot;parse-names&quot;:false,&quot;dropping-particle&quot;:&quot;&quot;,&quot;non-dropping-particle&quot;:&quot;&quot;}],&quot;accessed&quot;:{&quot;date-parts&quot;:[[2025,12,28]]},&quot;DOI&quot;:&quot;10.1039/d0na00388c&quot;,&quot;URL&quot;:&quot;http://cepdb.molecularspace.org/&quot;,&quot;issued&quot;:{&quot;date-parts&quot;:[[2020]]},&quot;abstract&quot;:&quot;New materials can bring about tremendous progress in technology and applications. However, the commonly used trial-and-error method cannot meet the current need for new materials. Now, a newly proposed idea of using machine learning to explore new materials is becoming popular. In this paper, we review this research paradigm of applying machine learning in material discovery, including data preprocessing, feature engineering, machine learning algorithms and cross-validation procedures. Furthermore, we propose to assist traditional DFT calculations with machine learning for material discovery. Many experiments and literature reports have shown the great effects and prospects of this idea. It is currently showing its potential and advantages in property prediction, material discovery, inverse design, corrosion detection and many other aspects of life.&quot;,&quot;container-title-short&quot;:&quot;&quot;},&quot;isTemporary&quot;:false}]},{&quot;citationID&quot;:&quot;MENDELEY_CITATION_194007bf-2381-421b-81b7-03309825bc8f&quot;,&quot;properties&quot;:{&quot;noteIndex&quot;:0},&quot;isEdited&quot;:false,&quot;manualOverride&quot;:{&quot;isManuallyOverridden&quot;:false,&quot;citeprocText&quot;:&quot;[15]&quot;,&quot;manualOverrideText&quot;:&quot;&quot;},&quot;citationTag&quot;:&quot;MENDELEY_CITATION_v3_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U3V6dWtpIiwiZ2l2ZW4iOiJIYWppbWUiLCJwYXJzZS1uYW1lcyI6ZmFsc2UsImRyb3BwaW5nLXBhcnRpY2xlIjoiIiwibm9uLWRyb3BwaW5nLXBhcnRpY2xlIjoiIn0seyJmYW1pbHkiOiJOaSIsImdpdmVuIjoiV2VpIiwicGFyc2UtbmFtZXMiOmZhbHNlLCJkcm9wcGluZy1wYXJ0aWNsZSI6IiIsIm5vbi1kcm9wcGluZy1wYXJ0aWNsZSI6IiJ9LHsiZmFtaWx5IjoiU2lkZGlxdWkiLCJnaXZlbiI6IlNhcmFoIEFsaS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&quot;,&quot;citationItems&quot;:[{&quot;id&quot;:&quot;f84ce2ed-47cf-3c30-bc64-9fa715480bc5&quot;,&quot;itemData&quot;:{&quot;type&quot;:&quot;article-journal&quot;,&quot;id&quot;:&quot;f84ce2ed-47cf-3c30-bc64-9fa715480bc5&quot;,&quot;title&quot;:&quot;Towards a Machine Learning Driven Trust Management Heuristic for the Internet of Vehicles&quot;,&quot;author&quot;:[{&quot;family&quot;:&quot;Siddiqui&quot;,&quot;given&quot;:&quot;Sarah Ali&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Suzuki&quot;,&quot;given&quot;:&quot;Hajime&quot;,&quot;parse-names&quot;:false,&quot;dropping-particle&quot;:&quot;&quot;,&quot;non-dropping-particle&quot;:&quot;&quot;},{&quot;family&quot;:&quot;Ni&quot;,&quot;given&quot;:&quot;Wei&quot;,&quot;parse-names&quot;:false,&quot;dropping-particle&quot;:&quot;&quot;,&quot;non-dropping-particle&quot;:&quot;&quot;},{&quot;family&quot;:&quot;Siddiqui&quot;,&quot;given&quot;:&quot;Sarah Ali&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Suzuki&quot;,&quot;given&quot;:&quot;Hajime&quot;,&quot;parse-names&quot;:false,&quot;dropping-particle&quot;:&quot;&quot;,&quot;non-dropping-particle&quot;:&quot;&quot;},{&quot;family&quot;:&quot;Ni&quot;,&quot;given&quot;:&quot;Wei&quot;,&quot;parse-names&quot;:false,&quot;dropping-particle&quot;:&quot;&quot;,&quot;non-dropping-particle&quot;:&quot;&quot;}],&quot;container-title&quot;:&quot;Sensors 2023, Vol. 23,&quot;,&quot;accessed&quot;:{&quot;date-parts&quot;:[[2026,1,2]]},&quot;DOI&quot;:&quot;10.3390/S23042325&quot;,&quot;ISSN&quot;:&quot;1424-8220&quot;,&quot;PMID&quot;:&quot;36850923&quot;,&quot;URL&quot;:&quot;https://www.mdpi.com/1424-8220/23/4/2325&quot;,&quot;issued&quot;:{&quot;date-parts&quot;:[[2023,2,20]]},&quot;abstract&quot;:&quot;The rapid proliferation of the emerging yet promising notion of the Internet-of-Vehicles (IoV) has led to the development of a variety of conventional...&quot;,&quot;publisher&quot;:&quot;Multidisciplinary Digital Publishing Institute&quot;,&quot;issue&quot;:&quot;4&quot;,&quot;volume&quot;:&quot;23&quot;,&quot;container-title-short&quot;:&quot;&quot;},&quot;isTemporary&quot;:false,&quot;suppress-author&quot;:false,&quot;composite&quot;:false,&quot;author-only&quot;:false}]},{&quot;citationID&quot;:&quot;MENDELEY_CITATION_185ef77a-4dd0-4d7e-9fe0-214f3ca99e66&quot;,&quot;properties&quot;:{&quot;noteIndex&quot;:0},&quot;isEdited&quot;:false,&quot;manualOverride&quot;:{&quot;isManuallyOverridden&quot;:false,&quot;citeprocText&quot;:&quot;[16]&quot;,&quot;manualOverrideText&quot;:&quot;&quot;},&quot;citationTag&quot;:&quot;MENDELEY_CITATION_v3_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&quot;,&quot;citationItems&quot;:[{&quot;id&quot;:&quot;0e855aa8-82ce-3f34-98f1-e755b0e728b7&quot;,&quot;itemData&quot;:{&quot;type&quot;:&quot;article-journal&quot;,&quot;id&quot;:&quot;0e855aa8-82ce-3f34-98f1-e755b0e728b7&quot;,&quot;title&quot;:&quot;Machine Learning&quot;,&quot;author&quot;:[{&quot;family&quot;:&quot;Zhou&quot;,&quot;given&quot;:&quot;Zhi Hua&quot;,&quot;parse-names&quot;:false,&quot;dropping-particle&quot;:&quot;&quot;,&quot;non-dropping-particle&quot;:&quot;&quot;}],&quot;container-title&quot;:&quot;Machine Learning&quot;,&quot;container-title-short&quot;:&quot;Mach. Learn.&quot;,&quot;accessed&quot;:{&quot;date-parts&quot;:[[2026,1,3]]},&quot;DOI&quot;:&quot;10.1007/978-981-15-1967-3/COVER&quot;,&quot;ISBN&quot;:&quot;9789811519673&quot;,&quot;issued&quot;:{&quot;date-parts&quot;:[[2021,1,1]]},&quot;page&quot;:&quot;1-458&quot;,&quot;abstract&quot;:&quot;Machine Learning, a vital and core area of artificial intelligence (AI), is propelling the AI field ever further and making it one of the most compelling areas of computer science research. This textbook offers a comprehensive and unbiased introduction to almost all aspects of machine learning, from the fundamentals to advanced topics. It consists of 16 chapters divided into three parts: Part 1 (Chapters 1-3) introduces the fundamentals of machine learning, including terminology, basic principles, evaluation, and linear models; Part 2 (Chapters 4-10) presents classic and commonly used machine learning methods, such as decision trees, neural networks, support vector machines, Bayesian classifiers, ensemble methods, clustering, dimension reduction and metric learning; Part 3 (Chapters 11-16) introduces some advanced topics, covering feature selection and sparse learning, computational learning theory, semi-supervised learning, probabilistic graphical models, rule learning, and reinforcement learning. Each chapter includes exercises and further reading, so that readers can explore areas of interest. The book can be used as an undergraduate or postgraduate textbook for computer science, computer engineering, electrical engineering, data science, and related majors. It is also a useful reference resource for researchers and practitioners of machine learning.&quot;,&quot;publisher&quot;:&quot;Springer Nature&quot;},&quot;isTemporary&quot;:false,&quot;suppress-author&quot;:false,&quot;composite&quot;:false,&quot;author-only&quot;:false}]},{&quot;citationID&quot;:&quot;MENDELEY_CITATION_07a09d21-2d03-4e81-93a8-313e473118d8&quot;,&quot;properties&quot;:{&quot;noteIndex&quot;:0},&quot;isEdited&quot;:false,&quot;manualOverride&quot;:{&quot;isManuallyOverridden&quot;:false,&quot;citeprocText&quot;:&quot;[17]&quot;,&quot;manualOverrideText&quot;:&quot;&quot;},&quot;citationTag&quot;:&quot;MENDELEY_CITATION_v3_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&quot;,&quot;citationItems&quot;:[{&quot;id&quot;:&quot;d81de350-4e2f-3c1b-93f7-639a67402c10&quot;,&quot;itemData&quot;:{&quot;type&quot;:&quot;article-journal&quot;,&quot;id&quot;:&quot;d81de350-4e2f-3c1b-93f7-639a67402c10&quot;,&quot;title&quot;:&quot;Machine Learning Aided Design and Optimization of Thermal Metamaterials&quot;,&quot;author&quot;:[{&quot;family&quot;:&quot;Zhu&quot;,&quot;given&quot;:&quot;Changliang&quot;,&quot;parse-names&quot;:false,&quot;dropping-particle&quot;:&quot;&quot;,&quot;non-dropping-particle&quot;:&quot;&quot;},{&quot;family&quot;:&quot;Bamidele&quot;,&quot;given&quot;:&quot;Emmanuel Anuoluwa&quot;,&quot;parse-names&quot;:false,&quot;dropping-particle&quot;:&quot;&quot;,&quot;non-dropping-particle&quot;:&quot;&quot;},{&quot;family&quot;:&quot;Shen&quot;,&quot;given&quot;:&quot;Xiangying&quot;,&quot;parse-names&quot;:false,&quot;dropping-particle&quot;:&quot;&quot;,&quot;non-dropping-particle&quot;:&quot;&quot;},{&quot;family&quot;:&quot;Zhu&quot;,&quot;given&quot;:&quot;Guimei&quot;,&quot;parse-names&quot;:false,&quot;dropping-particle&quot;:&quot;&quot;,&quot;non-dropping-particle&quot;:&quot;&quot;},{&quot;family&quot;:&quot;Li&quot;,&quot;given&quot;:&quot;Baowen&quot;,&quot;parse-names&quot;:false,&quot;dropping-particle&quot;:&quot;&quot;,&quot;non-dropping-particle&quot;:&quot;&quot;}],&quot;container-title&quot;:&quot;Chemical Reviews&quot;,&quot;container-title-short&quot;:&quot;Chem. Rev.&quot;,&quot;accessed&quot;:{&quot;date-parts&quot;:[[2026,1,2]]},&quot;DOI&quot;:&quot;10.1021/ACS.CHEMREV.3C00708&quot;,&quot;ISSN&quot;:&quot;15206890&quot;,&quot;PMID&quot;:&quot;38546632&quot;,&quot;URL&quot;:&quot;/doi/pdf/10.1021/acs.chemrev.3c00708?ref=article_openPDF&quot;,&quot;issued&quot;:{&quot;date-parts&quot;:[[2024,4,10]]},&quot;page&quot;:&quot;4258-4331&quot;,&quot;abstract&quot;:&quot;Artificial Intelligence (AI) has advanced material research that were previously intractable, for example, the machine learning (ML) has been able to predict some unprecedented thermal properties. In this review, we first elucidate the methodologies underpinning discriminative and generative models, as well as the paradigm of optimization approaches. Then, we present a series of case studies showcasing the application of machine learning in thermal metamaterial design. Finally, we give a brief discussion on the challenges and opportunities in this fast developing field. In particular, this review provides: (1) Optimization of thermal metamaterials using optimization algorithms to achieve specific target properties. (2) Integration of discriminative models with optimization algorithms to enhance computational efficiency. (3) Generative models for the structural design and optimization of thermal metamaterials.&quot;,&quot;publisher&quot;:&quot;American Chemical Society&quot;,&quot;issue&quot;:&quot;7&quot;,&quot;volume&quot;:&quot;124&quot;},&quot;isTemporary&quot;:false,&quot;suppress-author&quot;:false,&quot;composite&quot;:false,&quot;author-only&quot;:false}]},{&quot;citationID&quot;:&quot;MENDELEY_CITATION_2f6f153e-0d68-461c-843c-72b674e8b020&quot;,&quot;properties&quot;:{&quot;noteIndex&quot;:0},&quot;isEdited&quot;:false,&quot;manualOverride&quot;:{&quot;isManuallyOverridden&quot;:false,&quot;citeprocText&quot;:&quot;[18]&quot;,&quot;manualOverrideText&quot;:&quot;&quot;},&quot;citationTag&quot;:&quot;MENDELEY_CITATION_v3_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&quot;,&quot;citationItems&quot;:[{&quot;id&quot;:&quot;65b87d05-8207-3373-904e-9fd0a40c545b&quot;,&quot;itemData&quot;:{&quot;type&quot;:&quot;article-journal&quot;,&quot;id&quot;:&quot;65b87d05-8207-3373-904e-9fd0a40c545b&quot;,&quot;title&quot;:&quot;Modeling and Evaluation of the Permeate Flux in Forward Osmosis Process with Machine Learning&quot;,&quot;author&quot;:[{&quot;family&quot;:&quot;Shi&quot;,&quot;given&quot;:&quot;Fengming&quot;,&quot;parse-names&quot;:false,&quot;dropping-particle&quot;:&quot;&quot;,&quot;non-dropping-particle&quot;:&quot;&quot;},{&quot;family&quot;:&quot;Lu&quot;,&quot;given&quot;:&quot;Shang&quot;,&quot;parse-names&quot;:false,&quot;dropping-particle&quot;:&quot;&quot;,&quot;non-dropping-particle&quot;:&quot;&quot;},{&quot;family&quot;:&quot;Gu&quot;,&quot;given&quot;:&quot;Jinglian&quot;,&quot;parse-names&quot;:false,&quot;dropping-particle&quot;:&quot;&quot;,&quot;non-dropping-particle&quot;:&quot;&quot;},{&quot;family&quot;:&quot;Lin&quot;,&quot;given&quot;:&quot;Jiuyang&quot;,&quot;parse-names&quot;:false,&quot;dropping-particle&quot;:&quot;&quot;,&quot;non-dropping-particle&quot;:&quot;&quot;},{&quot;family&quot;:&quot;Zhao&quot;,&quot;given&quot;:&quot;Chengxi&quot;,&quot;parse-names&quot;:false,&quot;dropping-particle&quot;:&quot;&quot;,&quot;non-dropping-particle&quot;:&quot;&quot;},{&quot;family&quot;:&quot;You&quot;,&quot;given&quot;:&quot;Xinqiang&quot;,&quot;parse-names&quot;:false,&quot;dropping-particle&quot;:&quot;&quot;,&quot;non-dropping-particle&quot;:&quot;&quot;},{&quot;family&quot;:&quot;Lin&quot;,&quot;given&quot;:&quot;Xiaocheng&quot;,&quot;parse-names&quot;:false,&quot;dropping-particle&quot;:&quot;&quot;,&quot;non-dropping-particle&quot;:&quot;&quot;}],&quot;container-title&quot;:&quot;Industrial &amp; Engineering Chemistry Research&quot;,&quot;container-title-short&quot;:&quot;Ind. Eng. Chem. Res.&quot;,&quot;accessed&quot;:{&quot;date-parts&quot;:[[2026,1,2]]},&quot;DOI&quot;:&quot;10.1021/ACS.IECR.2C03064&quot;,&quot;ISSN&quot;:&quot;15205045&quot;,&quot;URL&quot;:&quot;/doi/pdf/10.1021/acs.iecr.2c03064?ref=article_openPDF&quot;,&quot;issued&quot;:{&quot;date-parts&quot;:[[2022,12,14]]},&quot;page&quot;:&quot;18045-18056&quot;,&quot;abstract&quot;:&quot;Predicting the permeate flux is critical for evaluating and optimizing the performance of the forward osmosis (FO) process. However, the solution diffusion models have poor applicability in accessing the FO process. Recently, the data-driven eXtreme Gradient Boosting (XGBoost) algorithm has been proven to be effective in processing structure data in engineering problems and has not been utilized to assess the FO process. Herein, a combination of the XGBoost model with a genetic algorithm (GA) was first proposed to predict the permeate flux, highlighting its superiority in the FO process through comparison of the support vector regression (SVR) model, the artificial neural network (ANN), and the multiple linear regression (MLR). Moreover, the performance of these models was optimized by tuning hyperparameters with a genetic algorithm (GA) and compared via Taylor Diagram. Among these machine learning (ML) models, the GA-based XGBoost model is superior to the other three models in terms of mean square error (MSE, 2.7326) and coefficient of determination (R2, 0.9721) on the test data, and its prediction power was compared to that of the solution diffusion (SD) model in the literature. Finally, further insight into the feature importance that affects the permeate flux in the FO process was examined by utilizing the SHapley Additive exPlanations (SHAP) to estimate the contribution value of various variables. The results demonstrated that the XGBoost model could predict the permeate flux in the FO system with high accuracy and good generalization ability for the given data set and even on the unseen data. Furthermore, the findings of the SHAP method show that the osmotic pressure difference, the osmotic pressure difference of draw solution and FS solution, the crossflow velocity of the feed solution and draw solution, and the water permeability coefficient have a significant impact on water flux.&quot;,&quot;publisher&quot;:&quot;American Chemical Society&quot;,&quot;issue&quot;:&quot;49&quot;,&quot;volume&quot;:&quot;61&quot;},&quot;isTemporary&quot;:false,&quot;suppress-author&quot;:false,&quot;composite&quot;:false,&quot;author-only&quot;:false}]},{&quot;citationID&quot;:&quot;MENDELEY_CITATION_dbba27f9-9c49-4665-8ea5-6af5682d1d95&quot;,&quot;properties&quot;:{&quot;noteIndex&quot;:0},&quot;isEdited&quot;:false,&quot;manualOverride&quot;:{&quot;isManuallyOverridden&quot;:false,&quot;citeprocText&quot;:&quot;[19]&quot;,&quot;manualOverrideText&quot;:&quot;&quot;},&quot;citationTag&quot;:&quot;MENDELEY_CITATION_v3_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&quot;,&quot;citationItems&quot;:[{&quot;id&quot;:&quot;fcf148bf-14d8-301d-8f5d-0c2f2852af84&quot;,&quot;itemData&quot;:{&quot;type&quot;:&quot;article-journal&quot;,&quot;id&quot;:&quot;fcf148bf-14d8-301d-8f5d-0c2f2852af84&quot;,&quot;title&quot;:&quot;Predicting and optimizing forward osmosis membrane operation using machine learning&quot;,&quot;author&quot;:[{&quot;family&quot;:&quot;Nurhayati&quot;,&quot;given&quot;:&quot;Mita&quot;,&quot;parse-names&quot;:false,&quot;dropping-particle&quot;:&quot;&quot;,&quot;non-dropping-particle&quot;:&quot;&quot;},{&quot;family&quot;:&quot;Jeong&quot;,&quot;given&quot;:&quot;Kwanho&quot;,&quot;parse-names&quot;:false,&quot;dropping-particle&quot;:&quot;&quot;,&quot;non-dropping-particle&quot;:&quot;&quot;},{&quot;family&quot;:&quot;Lee&quot;,&quot;given&quot;:&quot;Haelyong&quot;,&quot;parse-names&quot;:false,&quot;dropping-particle&quot;:&quot;&quot;,&quot;non-dropping-particle&quot;:&quot;&quot;},{&quot;family&quot;:&quot;Park&quot;,&quot;given&quot;:&quot;Jongkwan&quot;,&quot;parse-names&quot;:false,&quot;dropping-particle&quot;:&quot;&quot;,&quot;non-dropping-particle&quot;:&quot;&quot;},{&quot;family&quot;:&quot;Hong&quot;,&quot;given&quot;:&quot;Bum Ui&quot;,&quot;parse-names&quot;:false,&quot;dropping-particle&quot;:&quot;&quot;,&quot;non-dropping-particle&quot;:&quot;&quot;},{&quot;family&quot;:&quot;Kang&quot;,&quot;given&quot;:&quot;Ho Geun&quot;,&quot;parse-names&quot;:false,&quot;dropping-particle&quot;:&quot;&quot;,&quot;non-dropping-particle&quot;:&quot;&quot;},{&quot;family&quot;:&quot;Shon&quot;,&quot;given&quot;:&quot;Ho Kyong&quot;,&quot;parse-names&quot;:false,&quot;dropping-particle&quot;:&quot;&quot;,&quot;non-dropping-particle&quot;:&quot;&quot;},{&quot;family&quot;:&quot;Lee&quot;,&quot;given&quot;:&quot;Sungyun&quot;,&quot;parse-names&quot;:false,&quot;dropping-particle&quot;:&quot;&quot;,&quot;non-dropping-particle&quot;:&quot;&quot;}],&quot;container-title&quot;:&quot;Desalination&quot;,&quot;container-title-short&quot;:&quot;Desalination&quot;,&quot;accessed&quot;:{&quot;date-parts&quot;:[[2026,1,2]]},&quot;DOI&quot;:&quot;10.1016/J.DESAL.2024.118154&quot;,&quot;ISSN&quot;:&quot;0011-9164&quot;,&quot;URL&quot;:&quot;https://www.sciencedirect.com/science/article/pii/S0011916424008658&quot;,&quot;issued&quot;:{&quot;date-parts&quot;:[[2024,12,21]]},&quot;page&quot;:&quot;118154&quot;,&quot;abstract&quot;:&quot;Forward osmosis (FO) utilizes a draw solution to transport water across a semipermeable membrane, offering energy-efficient water treatment and resource recovery. This study explores machine learning models to predict FO performance at pilot scale, overcoming the limitations of traditional mathematical models in terms of computational load and time. By analyzing data from FO pilot experiments, we compare various algorithms, including multiple linear regression (MLR), support vector machine (SVM), k-nearest neighbor (KNN), decision tree, and artificial neural networks (ANNs). Among these, ANN was evaluated as most suitable and further optimized with input features of the permeate flux, membrane area, feed and draw solution flow rates, and feed and draw solution concentrations. The optimized ANN model demonstrated high accuracy for water flux prediction, with R2 values of 0.9886 and RMSE values of 0.3498 Lm−2 h−1. Additionally, an ANN model is developed to predict operating pressures under various FO operation conditions. By integrating FO water flux and operating pressure predictions, our model identifies optimal operating conditions that balance specific energy consumption and water recovery. Our findings offer insights and practical guidance for process engineers to efficiently design and operate FO systems to minimize energy consumption and maximize recovery.&quot;,&quot;publisher&quot;:&quot;Elsevier&quot;,&quot;volume&quot;:&quot;592&quot;},&quot;isTemporary&quot;:false,&quot;suppress-author&quot;:false,&quot;composite&quot;:false,&quot;author-only&quot;:false}]},{&quot;citationID&quot;:&quot;MENDELEY_CITATION_3eb55982-f4dc-49d7-af98-48140342b624&quot;,&quot;properties&quot;:{&quot;noteIndex&quot;:0},&quot;isEdited&quot;:false,&quot;manualOverride&quot;:{&quot;isManuallyOverridden&quot;:false,&quot;citeprocText&quot;:&quot;[20–23]&quot;,&quot;manualOverrideText&quot;:&quot;&quot;},&quot;citationTag&quot;:&quot;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&quot;,&quot;citationItems&quot;:[{&quot;id&quot;:&quot;b0435778-fa94-3f89-a9d0-7b365bbec764&quot;,&quot;itemData&quot;:{&quot;type&quot;:&quot;article-journal&quot;,&quot;id&quot;:&quot;b0435778-fa94-3f89-a9d0-7b365bbec764&quot;,&quot;title&quot;:&quot;Quantitative and Qualitative Comparison of Decision-Map Techniques for Explaining Classification Models&quot;,&quot;author&quot;:[{&quot;family&quot;:&quot;Wang&quot;,&quot;given&quot;:&quot;Yu&quot;,&quot;parse-names&quot;:false,&quot;dropping-particle&quot;:&quot;&quot;,&quot;non-dropping-particle&quot;:&quot;&quot;},{&quot;family&quot;:&quot;Machado&quot;,&quot;given&quot;:&quot;Alister&quot;,&quot;parse-names&quot;:false,&quot;dropping-particle&quot;:&quot;&quot;,&quot;non-dropping-particle&quot;:&quot;&quot;},{&quot;family&quot;:&quot;Telea&quot;,&quot;given&quot;:&quot;Alexandru&quot;,&quot;parse-names&quot;:false,&quot;dropping-particle&quot;:&quot;&quot;,&quot;non-dropping-particle&quot;:&quot;&quot;},{&quot;family&quot;:&quot;Wang&quot;,&quot;given&quot;:&quot;Yu&quot;,&quot;parse-names&quot;:false,&quot;dropping-particle&quot;:&quot;&quot;,&quot;non-dropping-particle&quot;:&quot;&quot;},{&quot;family&quot;:&quot;Machado&quot;,&quot;given&quot;:&quot;Alister&quot;,&quot;parse-names&quot;:false,&quot;dropping-particle&quot;:&quot;&quot;,&quot;non-dropping-particle&quot;:&quot;&quot;},{&quot;family&quot;:&quot;Telea&quot;,&quot;given&quot;:&quot;Alexandru&quot;,&quot;parse-names&quot;:false,&quot;dropping-particle&quot;:&quot;&quot;,&quot;non-dropping-particle&quot;:&quot;&quot;}],&quot;container-title&quot;:&quot;Algorithms 2023, Vol. 16,&quot;,&quot;accessed&quot;:{&quot;date-parts&quot;:[[2026,1,3]]},&quot;DOI&quot;:&quot;10.3390/A16090438&quot;,&quot;ISSN&quot;:&quot;1999-4893&quot;,&quot;URL&quot;:&quot;https://www.mdpi.com/1999-4893/16/9/438&quot;,&quot;issued&quot;:{&quot;date-parts&quot;:[[2023,9,11]]},&quot;abstract&quot;:&quot;Visualization techniques for understanding and explaining machine learning models have gained significant attention. One such technique is the decisio...&quot;,&quot;publisher&quot;:&quot;Multidisciplinary Digital Publishing Institute&quot;,&quot;issue&quot;:&quot;9&quot;,&quot;volume&quot;:&quot;16&quot;,&quot;container-title-short&quot;:&quot;&quot;},&quot;isTemporary&quot;:false,&quot;suppress-author&quot;:false,&quot;composite&quot;:false,&quot;author-only&quot;:false},{&quot;id&quot;:&quot;cb40f113-79f3-365d-9b7f-3d5fac1cda5a&quot;,&quot;itemData&quot;:{&quot;type&quot;:&quot;article-journal&quot;,&quot;id&quot;:&quot;cb40f113-79f3-365d-9b7f-3d5fac1cda5a&quot;,&quot;title&quot;:&quot;Support-vector networks&quot;,&quot;author&quot;:[{&quot;family&quot;:&quot;Cortes&quot;,&quot;given&quot;:&quot;Corinna&quot;,&quot;parse-names&quot;:false,&quot;dropping-particle&quot;:&quot;&quot;,&quot;non-dropping-particle&quot;:&quot;&quot;},{&quot;family&quot;:&quot;Vapnik&quot;,&quot;given&quot;:&quot;Vladimir&quot;,&quot;parse-names&quot;:false,&quot;dropping-particle&quot;:&quot;&quot;,&quot;non-dropping-particle&quot;:&quot;&quot;},{&quot;family&quot;:&quot;Saitta&quot;,&quot;given&quot;:&quot;Lorenza&quot;,&quot;parse-names&quot;:false,&quot;dropping-particle&quot;:&quot;&quot;,&quot;non-dropping-particle&quot;:&quot;&quot;}],&quot;container-title&quot;:&quot;Machine Learning 1995 20:3&quot;,&quot;accessed&quot;:{&quot;date-parts&quot;:[[2026,1,3]]},&quot;DOI&quot;:&quot;10.1007/BF00994018&quot;,&quot;ISSN&quot;:&quot;1573-0565&quot;,&quot;URL&quot;:&quot;https://link.springer.com/article/10.1007/BF00994018&quot;,&quot;issued&quot;:{&quot;date-parts&quot;:[[1995,9]]},&quot;page&quot;:&quot;273-297&quot;,&quot;abstract&quot;:&quot;The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 High generalization ability of support-vector networks utilizing polynomial input transformations is demonstrated. We also compare the performance of the support-vector network to various classical learning algorithms that all took part in a benchmark study of Optical Character Recognition.&quot;,&quot;publisher&quot;:&quot;Springer&quot;,&quot;issue&quot;:&quot;3&quot;,&quot;volume&quot;:&quot;20&quot;,&quot;container-title-short&quot;:&quot;&quot;},&quot;isTemporary&quot;:false},{&quot;id&quot;:&quot;b197f16d-d2c1-37a8-88b8-4172c45527a5&quot;,&quot;itemData&quot;:{&quot;type&quot;:&quot;article-journal&quot;,&quot;id&quot;:&quot;b197f16d-d2c1-37a8-88b8-4172c45527a5&quot;,&quot;title&quot;:&quot;Possibilistic classification by support vector networks&quot;,&quot;author&quot;:[{&quot;family&quot;:&quot;Hao&quot;,&quot;given&quot;:&quot;Pei Yi&quot;,&quot;parse-names&quot;:false,&quot;dropping-particle&quot;:&quot;&quot;,&quot;non-dropping-particle&quot;:&quot;&quot;},{&quot;family&quot;:&quot;Chiang&quot;,&quot;given&quot;:&quot;Jung Hsien&quot;,&quot;parse-names&quot;:false,&quot;dropping-particle&quot;:&quot;&quot;,&quot;non-dropping-particle&quot;:&quot;&quot;},{&quot;family&quot;:&quot;Chen&quot;,&quot;given&quot;:&quot;Yu&quot;,&quot;parse-names&quot;:false,&quot;dropping-particle&quot;:&quot;De&quot;,&quot;non-dropping-particle&quot;:&quot;&quot;}],&quot;container-title&quot;:&quot;Neural Networks&quot;,&quot;accessed&quot;:{&quot;date-parts&quot;:[[2026,1,3]]},&quot;DOI&quot;:&quot;10.1016/J.NEUNET.2022.02.007&quot;,&quot;ISSN&quot;:&quot;0893-6080&quot;,&quot;PMID&quot;:&quot;35189529&quot;,&quot;URL&quot;:&quot;https://www.sciencedirect.com/science/article/pii/S0893608022000405&quot;,&quot;issued&quot;:{&quot;date-parts&quot;:[[2022,5,1]]},&quot;page&quot;:&quot;40-56&quot;,&quot;abstract&quot;:&quot;In many real-world classification problems, the available information is often uncertain. In order to effectively describe the inherent vagueness and improve the classification performance, this paper proposes a novel possibilistic classification algorithm using support vector machines (SVMs). Based on possibility theory, the proposed algorithm aims at finding a maximal-margin fuzzy hyperplane by solving a fuzzy mathematical optimization problem Moreover, the decision function of the proposed approach is generalized such that the values assigned to the data vectors fall within a specified range and indicate the membership grade of these data vectors in the positive class. The proposed algorithm retains the advantages of fuzzy set theory and SVM theory. The proposed approach is more robust for handling data corrupted by outliers. Moreover, the structural risk minimization principle of SVMs enables the proposed approach to effectively classify the unseen data. Furthermore, the proposed algorithm has additional advantage of using vagueness parameter v for controlling the bounds on fractions of support vectors and errors. The extensive experiments performed on benchmark datasets and real applications demonstrate that the proposed algorithm has satisfactory generalization accuracy and better describes the inherent vagueness in the given dataset.&quot;,&quot;publisher&quot;:&quot;Pergamon&quot;,&quot;volume&quot;:&quot;149&quot;,&quot;container-title-short&quot;:&quot;&quot;},&quot;isTemporary&quot;:false},{&quot;id&quot;:&quot;41725f9e-ef2b-34a4-beef-553b5b1c8f3b&quot;,&quot;itemData&quot;:{&quot;type&quot;:&quot;article-journal&quot;,&quot;id&quot;:&quot;41725f9e-ef2b-34a4-beef-553b5b1c8f3b&quot;,&quot;title&quot;:&quot;Training Stochastic Model Recognition Algorithms as Networks can Lead to Maximum Mutual Information Estimation of Parameters&quot;,&quot;author&quot;:[{&quot;family&quot;:&quot;Bridle&quot;,&quot;given&quot;:&quot;John S&quot;,&quot;parse-names&quot;:false,&quot;dropping-particle&quot;:&quot;&quot;,&quot;non-dropping-particle&quot;:&quot;&quot;}],&quot;container-title&quot;:&quot;Advances in Neural Information Processing Systems&quot;,&quot;container-title-short&quot;:&quot;Adv. Neural Inf. Process. Syst.&quot;,&quot;accessed&quot;:{&quot;date-parts&quot;:[[2026,1,3]]},&quot;issued&quot;:{&quot;date-parts&quot;:[[1989]]},&quot;abstract&quot;:&quot;One of the attractions of neural network approaches to pattern recognition is the use of a discrimination-based training method. We show that once we have modified the output layer of a multi-layer perceptron to provide mathematically correct probability distributions , and replaced the usual squared error criterion with a probability-based score, the result is equivalent to Maximum Mutual Information training, which has been used successfully to improve the performance of hidden Markov models for speech recognition. If the network is specially constructed to perform the recognition computations of a given kind of stochastic model based clas-sifier then we obtain a method for discrimination-based training of the parameters of the models. Examples include an HMM-based word discriminator, which we call an 'Alphanet'.&quot;,&quot;volume&quot;:&quot;2&quot;},&quot;isTemporary&quot;:false}]},{&quot;citationID&quot;:&quot;MENDELEY_CITATION_438d9ebe-e8a8-4def-8d7c-f721f473f94c&quot;,&quot;properties&quot;:{&quot;noteIndex&quot;:0},&quot;isEdited&quot;:false,&quot;manualOverride&quot;:{&quot;isManuallyOverridden&quot;:false,&quot;citeprocText&quot;:&quot;[24]&quot;,&quot;manualOverrideText&quot;:&quot;&quot;},&quot;citationTag&quot;:&quot;MENDELEY_CITATION_v3_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&quot;,&quot;citationItems&quot;:[{&quot;id&quot;:&quot;6e2adefc-8975-3c48-935e-8433b3891aae&quot;,&quot;itemData&quot;:{&quot;type&quot;:&quot;article-journal&quot;,&quot;id&quot;:&quot;6e2adefc-8975-3c48-935e-8433b3891aae&quot;,&quot;title&quot;:&quot;Predicting the performance of polyvinylidene fluoride, polyethersulfone and polysulfone filtration membranes using machine learning&quot;,&quot;author&quot;:[{&quot;family&quot;:&quot;Liu&quot;,&quot;given&quot;:&quot;Tingli&quot;,&quot;parse-names&quot;:false,&quot;dropping-particle&quot;:&quot;&quot;,&quot;non-dropping-particle&quot;:&quot;&quot;},{&quot;family&quot;:&quot;Liu&quot;,&quot;given&quot;:&quot;Lunyang&quot;,&quot;parse-names&quot;:false,&quot;dropping-particle&quot;:&quot;&quot;,&quot;non-dropping-particle&quot;:&quot;&quot;},{&quot;family&quot;:&quot;Cui&quot;,&quot;given&quot;:&quot;Fengchao&quot;,&quot;parse-names&quot;:false,&quot;dropping-particle&quot;:&quot;&quot;,&quot;non-dropping-particle&quot;:&quot;&quot;},{&quot;family&quot;:&quot;Ding&quot;,&quot;given&quot;:&quot;Fang&quot;,&quot;parse-names&quot;:false,&quot;dropping-particle&quot;:&quot;&quot;,&quot;non-dropping-particle&quot;:&quot;&quot;},{&quot;family&quot;:&quot;Zhang&quot;,&quot;given&quot;:&quot;Qifeng&quot;,&quot;parse-names&quot;:false,&quot;dropping-particle&quot;:&quot;&quot;,&quot;non-dropping-particle&quot;:&quot;&quot;},{&quot;family&quot;:&quot;Li&quot;,&quot;given&quot;:&quot;Yunqi&quot;,&quot;parse-names&quot;:false,&quot;dropping-particle&quot;:&quot;&quot;,&quot;non-dropping-particle&quot;:&quot;&quot;}],&quot;container-title&quot;:&quot;Journal of Materials Chemistry A&quot;,&quot;container-title-short&quot;:&quot;J. Mater. Chem. A Mater.&quot;,&quot;accessed&quot;:{&quot;date-parts&quot;:[[2026,1,3]]},&quot;DOI&quot;:&quot;10.1039/D0TA07607D&quot;,&quot;ISSN&quot;:&quot;2050-7496&quot;,&quot;URL&quot;:&quot;https://pubs.rsc.org/en/content/articlehtml/2020/ta/d0ta07607d&quot;,&quot;issued&quot;:{&quot;date-parts&quot;:[[2020,10,27]]},&quot;page&quot;:&quot;21862-21871&quot;,&quot;abstract&quot;:&quot;Micro/ultra/nano-filtration membranes based on polyvinylidene fluoride, polyethersulfone and polysulfone are advancing steadily in laboratory research and scalable production. Variables associated with the composition, fabrication, and operation are highly diverse, and their quantitative correlations with the core performance in permeability, selectivity and their trade-off are still elusive. To predict the performance based on a comprehensive dataset with 1895 vectors, the coefficient of determination spans from 0.79 to 0.85 for regression models, and the area under the receiver operating characteristic curve (AUC) reaches from 0.94 to 0.97 for classification models to distinguish the top 20% (Pareto set) and top 50% (balanced set) membranes with superior performance in the separation of macromolecules and salts from water. Further including experimental structural information (porosity, thickness, surface contact angle and roughness) brings significant improvement for regression models, while filling with predicted values only shows marginal improvement. A standalone algorithm that integrated the predictive models was released at https://github.com/polySML/polySML to facilitate the development of advanced filtration membranes through virtual experiments.&quot;,&quot;publisher&quot;:&quot;The Royal Society of Chemistry&quot;,&quot;issue&quot;:&quot;41&quot;,&quot;volume&quot;:&quot;8&quot;},&quot;isTemporary&quot;:false,&quot;suppress-author&quot;:false,&quot;composite&quot;:false,&quot;author-only&quot;:false}]},{&quot;citationID&quot;:&quot;MENDELEY_CITATION_07cce031-688a-4f27-837c-efb37433f6ad&quot;,&quot;properties&quot;:{&quot;noteIndex&quot;:0},&quot;isEdited&quot;:false,&quot;manualOverride&quot;:{&quot;isManuallyOverridden&quot;:false,&quot;citeprocText&quot;:&quot;[25]&quot;,&quot;manualOverrideText&quot;:&quot;&quot;},&quot;citationTag&quot;:&quot;MENDELEY_CITATION_v3_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&quot;,&quot;citationItems&quot;:[{&quot;id&quot;:&quot;a3370299-54da-3428-8b5f-59c1e6fea009&quot;,&quot;itemData&quot;:{&quot;type&quot;:&quot;article-journal&quot;,&quot;id&quot;:&quot;a3370299-54da-3428-8b5f-59c1e6fea009&quot;,&quot;title&quot;:&quot;Prediction of bead formation in PVDF fiber across different solvent systems using Interpretable Machine Learning&quot;,&quot;author&quot;:[{&quot;family&quot;:&quot;Sarma&quot;,&quot;given&quot;:&quot;Shrutidhara&quot;,&quot;parse-names&quot;:false,&quot;dropping-particle&quot;:&quot;&quot;,&quot;non-dropping-particle&quot;:&quot;&quot;},{&quot;family&quot;:&quot;Gaur&quot;,&quot;given&quot;:&quot;Chaitanya&quot;,&quot;parse-names&quot;:false,&quot;dropping-particle&quot;:&quot;&quot;,&quot;non-dropping-particle&quot;:&quot;&quot;},{&quot;family&quot;:&quot;Benarrait&quot;,&quot;given&quot;:&quot;Racha&quot;,&quot;parse-names&quot;:false,&quot;dropping-particle&quot;:&quot;&quot;,&quot;non-dropping-particle&quot;:&quot;&quot;},{&quot;family&quot;:&quot;Haus&quot;,&quot;given&quot;:&quot;Jan Niklas&quot;,&quot;parse-names&quot;:false,&quot;dropping-particle&quot;:&quot;&quot;,&quot;non-dropping-particle&quot;:&quot;&quot;},{&quot;family&quot;:&quot;Koch&quot;,&quot;given&quot;:&quot;Eugen&quot;,&quot;parse-names&quot;:false,&quot;dropping-particle&quot;:&quot;&quot;,&quot;non-dropping-particle&quot;:&quot;&quot;},{&quot;family&quot;:&quot;Dietzel&quot;,&quot;given&quot;:&quot;Andreas&quot;,&quot;parse-names&quot;:false,&quot;dropping-particle&quot;:&quot;&quot;,&quot;non-dropping-particle&quot;:&quot;&quot;}],&quot;container-title&quot;:&quot;Polymer&quot;,&quot;container-title-short&quot;:&quot;Polymer (Guildf).&quot;,&quot;accessed&quot;:{&quot;date-parts&quot;:[[2026,1,3]]},&quot;DOI&quot;:&quot;10.1016/J.POLYMER.2024.127972&quot;,&quot;ISSN&quot;:&quot;0032-3861&quot;,&quot;URL&quot;:&quot;https://www.sciencedirect.com/science/article/pii/S0032386124013089&quot;,&quot;issued&quot;:{&quot;date-parts&quot;:[[2025,1,15]]},&quot;page&quot;:&quot;127972&quot;,&quot;abstract&quot;:&quot;Bead formation is a typical ramification of electrospun fibers during electrospinning. Presence or absence of beads controls the fiber properties, which dictates its usefulness in diverse applications. However, bead formation is a complex non-linear process influenced by solution properties as well as electrospinning process parameters, mostly explored through trial-and-error experiments. Thus, being able to predict bead formation and identify its causal properties could have tremendous techno-economic value by reducing cost of experimentation. This is challenging as these structure-property relationships between experimental features and bead formation are inherently complex and modelling them requires large datasets from diverse experiments with multiple solvents, which are not commonly available. Here, we developed our own Electrospun Fiber Experimental Attributes Dataset (FEAD) dataset, a curated meta-database of experimental data available in literature, supplemented with our own experiments. Combining it with multiple machine learning models, we showed that while an increase in polymer concentration and applied voltage leads to fewer beads, a higher Flory-Huggins parameter supports increased bead formation. Further, we adopted a game theory-based model agnostic interpretation technique called SHAP (SHapley Additive exPlanations) to identify features contributing towards the occurrence of beads and their relative significance. This novel framework successfully predicted bead formation across various PVDF-polymer solvent systems and demonstrates how community meta datasets, cutting-edge machine learning techniques, and model interpretability methods could be seamlessly integrated to reduce the number of experiments required for developing high quality PVDF fibers.&quot;,&quot;publisher&quot;:&quot;Elsevier&quot;,&quot;volume&quot;:&quot;317&quot;},&quot;isTemporary&quot;:false,&quot;suppress-author&quot;:false,&quot;composite&quot;:false,&quot;author-only&quot;:false}]},{&quot;citationID&quot;:&quot;MENDELEY_CITATION_0c61ae1e-7b6f-470b-bb6c-ca48756d4b53&quot;,&quot;properties&quot;:{&quot;noteIndex&quot;:0},&quot;isEdited&quot;:false,&quot;manualOverride&quot;:{&quot;isManuallyOverridden&quot;:false,&quot;citeprocText&quot;:&quot;[26]&quot;,&quot;manualOverrideText&quot;:&quot;&quot;},&quot;citationTag&quot;:&quot;MENDELEY_CITATION_v3_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&quot;,&quot;citationItems&quot;:[{&quot;id&quot;:&quot;cc40e300-2f15-3d19-be38-bdd08f749d67&quot;,&quot;itemData&quot;:{&quot;type&quot;:&quot;article-journal&quot;,&quot;id&quot;:&quot;cc40e300-2f15-3d19-be38-bdd08f749d67&quot;,&quot;title&quot;:&quot;Enhanced robustness in machine learning: Application of an adaptive robust loss function&quot;,&quot;author&quot;:[{&quot;family&quot;:&quot;Wan&quot;,&quot;given&quot;:&quot;Jiuyang&quot;,&quot;parse-names&quot;:false,&quot;dropping-particle&quot;:&quot;&quot;,&quot;non-dropping-particle&quot;:&quot;&quot;},{&quot;family&quot;:&quot;Wang&quot;,&quot;given&quot;:&quot;Tianyi&quot;,&quot;parse-names&quot;:false,&quot;dropping-particle&quot;:&quot;&quot;,&quot;non-dropping-particle&quot;:&quot;&quot;},{&quot;family&quot;:&quot;Li&quot;,&quot;given&quot;:&quot;Wancheng&quot;,&quot;parse-names&quot;:false,&quot;dropping-particle&quot;:&quot;&quot;,&quot;non-dropping-particle&quot;:&quot;&quot;},{&quot;family&quot;:&quot;Wang&quot;,&quot;given&quot;:&quot;Ziyao&quot;,&quot;parse-names&quot;:false,&quot;dropping-particle&quot;:&quot;&quot;,&quot;non-dropping-particle&quot;:&quot;&quot;}],&quot;container-title&quot;:&quot;Applied and Computational Engineering&quot;,&quot;accessed&quot;:{&quot;date-parts&quot;:[[2026,1,3]]},&quot;DOI&quot;:&quot;10.54254/2755-2721/95/2024CH0053&quot;,&quot;ISSN&quot;:&quot;2755-273X&quot;,&quot;URL&quot;:&quot;https://ace.ewapub.com/article/view/16125&quot;,&quot;issued&quot;:{&quot;date-parts&quot;:[[2024,10,25]]},&quot;page&quot;:&quot;151-161&quot;,&quot;abstract&quot;:&quot;In the field of machine learning, the selection of a loss function plays a pivotal role in determining the training dynamics and generalization capability of models. Traditional loss functions such as mean square error (MSE) and cross-entropy are often not equipped to handle noisy and anomalous data effectively, which can result in models that perform poorly in practical scenarios. To address these shortcomings, this study introduces a novel adaptive robust loss function, enhanced by a tunable parameter α, which allows for flexibility in adjusting the robustness of the function according to the nature of the data being processed. Our research demonstrates that this new loss function significantly improves the performance of linear regression and multilayer perceptron models, particularly in environments laden with noisy and anomalous data. By adapting the parameter α, the function can cater to varying levels of data irregularities, thus enhancing the model’s accuracy and reliability across diverse and complex data environments. This adaptive mechanism not only offers a substantial theoretical contribution to the understanding of robust loss functions but also provides a practical tool for machine learning practitioners to develop models that are resilient to data imperfections. The implications of this research are profound, suggesting a shift towards more adaptive and robust approaches in machine learning model development.&quot;,&quot;publisher&quot;:&quot;EWA Publishing&quot;,&quot;issue&quot;:&quot;1&quot;,&quot;volume&quot;:&quot;95&quot;,&quot;container-title-short&quot;:&quot;&quot;},&quot;isTemporary&quot;:false,&quot;suppress-author&quot;:false,&quot;composite&quot;:false,&quot;author-only&quot;:false}]},{&quot;citationID&quot;:&quot;MENDELEY_CITATION_1e28bfc1-142f-4c65-b701-d90818f5e1ac&quot;,&quot;properties&quot;:{&quot;noteIndex&quot;:0},&quot;isEdited&quot;:false,&quot;manualOverride&quot;:{&quot;isManuallyOverridden&quot;:false,&quot;citeprocText&quot;:&quot;[27]&quot;,&quot;manualOverrideText&quot;:&quot;&quot;},&quot;citationTag&quot;:&quot;MENDELEY_CITATION_v3_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&quot;,&quot;citationItems&quot;:[{&quot;id&quot;:&quot;c4ba92d5-827a-38e0-a565-896057473b6c&quot;,&quot;itemData&quot;:{&quot;type&quot;:&quot;article-journal&quot;,&quot;id&quot;:&quot;c4ba92d5-827a-38e0-a565-896057473b6c&quot;,&quot;title&quot;:&quot;Advancements and Applications of Artificial Intelligence and Machine Learning in Material Science and Membrane Technology: A Comprehensive Review&quot;,&quot;author&quot;:[{&quot;family&quot;:&quot;Nazari&quot;,&quot;given&quot;:&quot;Simin&quot;,&quot;parse-names&quot;:false,&quot;dropping-particle&quot;:&quot;&quot;,&quot;non-dropping-particle&quot;:&quot;&quot;},{&quot;family&quot;:&quot;Abdelrasoul&quot;,&quot;given&quot;:&quot;Amira&quot;,&quot;parse-names&quot;:false,&quot;dropping-particle&quot;:&quot;&quot;,&quot;non-dropping-particle&quot;:&quot;&quot;},{&quot;family&quot;:&quot;Nazari&quot;,&quot;given&quot;:&quot;Simin&quot;,&quot;parse-names&quot;:false,&quot;dropping-particle&quot;:&quot;&quot;,&quot;non-dropping-particle&quot;:&quot;&quot;},{&quot;family&quot;:&quot;Abdelrasoul&quot;,&quot;given&quot;:&quot;Amira&quot;,&quot;parse-names&quot;:false,&quot;dropping-particle&quot;:&quot;&quot;,&quot;non-dropping-particle&quot;:&quot;&quot;}],&quot;container-title&quot;:&quot;Membranes 2025, Vol. 15,&quot;,&quot;accessed&quot;:{&quot;date-parts&quot;:[[2026,1,3]]},&quot;DOI&quot;:&quot;10.3390/MEMBRANES15120353&quot;,&quot;ISSN&quot;:&quot;2077-0375&quot;,&quot;URL&quot;:&quot;https://www.mdpi.com/2077-0375/15/12/353&quot;,&quot;issued&quot;:{&quot;date-parts&quot;:[[2025,11,24]]},&quot;page&quot;:&quot;353&quot;,&quot;abstract&quot;:&quot;Membrane technologies play a vital role in sustainable development due to their efficiency in separation, purification, and chemical processing applic...&quot;,&quot;publisher&quot;:&quot;Multidisciplinary Digital Publishing Institute&quot;,&quot;issue&quot;:&quot;12&quot;,&quot;volume&quot;:&quot;15&quot;,&quot;container-title-short&quot;:&quot;&quot;},&quot;isTemporary&quot;:false,&quot;suppress-author&quot;:false,&quot;composite&quot;:false,&quot;author-only&quot;:false}]},{&quot;citationID&quot;:&quot;MENDELEY_CITATION_911e2b71-3a5e-4c74-b841-055cd7ae36bd&quot;,&quot;properties&quot;:{&quot;noteIndex&quot;:0},&quot;isEdited&quot;:false,&quot;manualOverride&quot;:{&quot;isManuallyOverridden&quot;:false,&quot;citeprocText&quot;:&quot;[28]&quot;,&quot;manualOverrideText&quot;:&quot;&quot;},&quot;citationTag&quot;:&quot;MENDELEY_CITATION_v3_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&quot;,&quot;citationItems&quot;:[{&quot;id&quot;:&quot;1dd943fc-3fa7-352e-bc07-244da94ce01d&quot;,&quot;itemData&quot;:{&quot;type&quot;:&quot;article-journal&quot;,&quot;id&quot;:&quot;1dd943fc-3fa7-352e-bc07-244da94ce01d&quot;,&quot;title&quot;:&quot;Linear regression&quot;,&quot;author&quot;:[{&quot;family&quot;:&quot;Su&quot;,&quot;given&quot;:&quot;Xiaogang&quot;,&quot;parse-names&quot;:false,&quot;dropping-particle&quot;:&quot;&quot;,&quot;non-dropping-particle&quot;:&quot;&quot;},{&quot;family&quot;:&quot;Yan&quot;,&quot;given&quot;:&quot;Xin&quot;,&quot;parse-names&quot;:false,&quot;dropping-particle&quot;:&quot;&quot;,&quot;non-dropping-particle&quot;:&quot;&quot;},{&quot;family&quot;:&quot;Tsai&quot;,&quot;given&quot;:&quot;Chih Ling&quot;,&quot;parse-names&quot;:false,&quot;dropping-particle&quot;:&quot;&quot;,&quot;non-dropping-particle&quot;:&quot;&quot;}],&quot;container-title&quot;:&quot;Wiley Interdisciplinary Reviews: Computational Statistics&quot;,&quot;container-title-short&quot;:&quot;Wiley Interdiscip. Rev. Comput. Stat.&quot;,&quot;accessed&quot;:{&quot;date-parts&quot;:[[2026,1,7]]},&quot;DOI&quot;:&quot;10.1002/WICS.1198&quot;,&quot;ISSN&quot;:&quot;19395108&quot;,&quot;issued&quot;:{&quot;date-parts&quot;:[[2012,5]]},&quot;page&quot;:&quot;275-294&quot;,&quot;abstract&quot;:&quot;Linear regression plays a fundamental role in statistical modeling. This article provides a step-by-step coverage of linear models in the order of model specification, model estimation, statistical inference, variable selection, model diagnosis, and prediction. Computation issues in linear regression and intimately relevant extensions of linear models are also discussed. © 2012 Wiley Periodicals, Inc.&quot;,&quot;issue&quot;:&quot;3&quot;,&quot;volume&quot;:&quot;4&quot;},&quot;isTemporary&quot;:false,&quot;suppress-author&quot;:false,&quot;composite&quot;:false,&quot;author-only&quot;:false}]},{&quot;citationID&quot;:&quot;MENDELEY_CITATION_50c05d22-3a0b-4b24-8043-f72c5a6fbc6d&quot;,&quot;properties&quot;:{&quot;noteIndex&quot;:0},&quot;isEdited&quot;:false,&quot;manualOverride&quot;:{&quot;isManuallyOverridden&quot;:false,&quot;citeprocText&quot;:&quot;[29,30]&quot;,&quot;manualOverrideText&quot;:&quot;&quot;},&quot;citationTag&quot;:&quot;MENDELEY_CITATION_v3_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&quot;,&quot;citationItems&quot;:[{&quot;id&quot;:&quot;dc65ddcf-9c11-34bf-8b96-e1fc4ae12179&quot;,&quot;itemData&quot;:{&quot;type&quot;:&quot;article-journal&quot;,&quot;id&quot;:&quot;dc65ddcf-9c11-34bf-8b96-e1fc4ae12179&quot;,&quot;title&quot;:&quot;On a class of linear regression methods ✩&quot;,&quot;author&quot;:[{&quot;family&quot;:&quot;Wang&quot;,&quot;given&quot;:&quot;Ying-Ao&quot;,&quot;parse-names&quot;:false,&quot;dropping-particle&quot;:&quot;&quot;,&quot;non-dropping-particle&quot;:&quot;&quot;},{&quot;family&quot;:&quot;Huang&quot;,&quot;given&quot;:&quot;Qin&quot;,&quot;parse-names&quot;:false,&quot;dropping-particle&quot;:&quot;&quot;,&quot;non-dropping-particle&quot;:&quot;&quot;},{&quot;family&quot;:&quot;Yao&quot;,&quot;given&quot;:&quot;Zhigang&quot;,&quot;parse-names&quot;:false,&quot;dropping-particle&quot;:&quot;&quot;,&quot;non-dropping-particle&quot;:&quot;&quot;},{&quot;family&quot;:&quot;Zhang&quot;,&quot;given&quot;:&quot;Ye&quot;,&quot;parse-names&quot;:false,&quot;dropping-particle&quot;:&quot;&quot;,&quot;non-dropping-particle&quot;:&quot;&quot;}],&quot;container-title&quot;:&quot;Journal of Complexity&quot;,&quot;container-title-short&quot;:&quot;J. Complex.&quot;,&quot;accessed&quot;:{&quot;date-parts&quot;:[[2026,1,7]]},&quot;DOI&quot;:&quot;10.1016/j.jco.2024.101826&quot;,&quot;URL&quot;:&quot;https://doi.org/10.1016/j.jco.2024.101826&quot;,&quot;issued&quot;:{&quot;date-parts&quot;:[[2024]]},&quot;page&quot;:&quot;101826&quot;,&quot;abstract&quot;:&quot;In this paper, a unified study is presented for the design and analysis of a broad class of linear regression methods. The proposed general framework includes the conventional linear regression methods (such as the least squares regression and the Ridge regression) and some new regression methods (e.g. the Landweber regression and Showalter regression), which have recently been introduced in the fields of optimization and inverse problems. The strong consistency, the reduced mean squared error, the asymptotic Gaussian property, and the best worst case error of this class of linear regression methods are investigated. Various numerical experiments are performed to demonstrate the consistency and efficiency of the proposed class of methods for linear regression.&quot;,&quot;volume&quot;:&quot;82&quot;},&quot;isTemporary&quot;:false,&quot;suppress-author&quot;:false,&quot;composite&quot;:false,&quot;author-only&quot;:false},{&quot;id&quot;:&quot;81f9a682-f1f0-3dfa-bfc3-23ac7db034b7&quot;,&quot;itemData&quot;:{&quot;type&quot;:&quot;article-journal&quot;,&quot;id&quot;:&quot;81f9a682-f1f0-3dfa-bfc3-23ac7db034b7&quot;,&quot;title&quot;:&quot;Robust Linear Regression: Gradient-descent, Early-stopping, and Beyond&quot;,&quot;author&quot;:[{&quot;family&quot;:&quot;Scetbon&quot;,&quot;given&quot;:&quot;Meyer&quot;,&quot;parse-names&quot;:false,&quot;dropping-particle&quot;:&quot;&quot;,&quot;non-dropping-particle&quot;:&quot;&quot;},{&quot;family&quot;:&quot;Dohmatob&quot;,&quot;given&quot;:&quot;Elvis&quot;,&quot;parse-names&quot;:false,&quot;dropping-particle&quot;:&quot;&quot;,&quot;non-dropping-particle&quot;:&quot;&quot;}],&quot;accessed&quot;:{&quot;date-parts&quot;:[[2026,1,7]]},&quot;issued&quot;:{&quot;date-parts&quot;:[[2023]]},&quot;abstract&quot;:&quot;In this work we study the robustness to ad-versarial attacks, of early-stopping strategies on gradient-descent (GD) methods for linear regression. More precisely, we show that early-stopped GD is optimally robust (up to an absolute constant) against Euclidean-norm adversar-ial attacks. However, we show that this strategy can be arbitrarily sub-optimal in the case of general Mahalanobis attacks. This observation is compatible with recent findings in the case of classification Vardi et al. (2022) that show that GD provably converges to non-robust models. To alleviate this issue, we propose to apply instead a GD scheme on a transformation of the data adapted to the attack. This data transformation amounts to apply feature-depending learning rates and we show that this modified GD is able to handle any Mahalanobis attack, as well as more general attacks under some conditions. Unfortunately, choosing such adapted transformations can be hard for general attacks. To the rescue, we design a simple and tractable estima-tor whose adversarial risk is optimal up to within a multiplicative constant of 1.1124 in the population regime, and works for any norm.&quot;,&quot;container-title-short&quot;:&quot;&quot;},&quot;isTemporary&quot;:false}]},{&quot;citationID&quot;:&quot;MENDELEY_CITATION_c881d240-1f44-4c83-839f-1e6f368dba41&quot;,&quot;properties&quot;:{&quot;noteIndex&quot;:0},&quot;isEdited&quot;:false,&quot;manualOverride&quot;:{&quot;isManuallyOverridden&quot;:false,&quot;citeprocText&quot;:&quot;[31]&quot;,&quot;manualOverrideText&quot;:&quot;&quot;},&quot;citationTag&quot;:&quot;MENDELEY_CITATION_v3_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&quot;,&quot;citationItems&quot;:[{&quot;id&quot;:&quot;a1377296-3db2-38fb-b236-4b922af1d045&quot;,&quot;itemData&quot;:{&quot;type&quot;:&quot;article-journal&quot;,&quot;id&quot;:&quot;a1377296-3db2-38fb-b236-4b922af1d045&quot;,&quot;title&quot;:&quot;Machine learning algorithms, applications, and practices in data science&quot;,&quot;author&quot;:[{&quot;family&quot;:&quot;Yeturu&quot;,&quot;given&quot;:&quot;Kalidas&quot;,&quot;parse-names&quot;:false,&quot;dropping-particle&quot;:&quot;&quot;,&quot;non-dropping-particle&quot;:&quot;&quot;}],&quot;container-title&quot;:&quot;Handbook of Statistics&quot;,&quot;accessed&quot;:{&quot;date-parts&quot;:[[2026,1,7]]},&quot;DOI&quot;:&quot;10.1016/BS.HOST.2020.01.002&quot;,&quot;ISBN&quot;:&quot;9780444642110&quot;,&quot;ISSN&quot;:&quot;0169-7161&quot;,&quot;issued&quot;:{&quot;date-parts&quot;:[[2020,1,1]]},&quot;page&quot;:&quot;81-206&quot;,&quot;abstract&quot;:&quot;Data science is an umbrella term used for referring to concepts and practices of subset of the topics under artificial intelligence (AI) methodologies. AI is actually a framework to define notion of intelligence in software systems or devices in terms of knowledge representation and reasoning methodologies. There are two main types of reasoning methods deductive and inductive over data. The major class of machine learning and deep learning methods come under inductive reasoning where essentially, missing pieces of information are interpolated based on existing data through numerical transformations. However, today AI is mostly identified with deduction systems while it is actually a comprehensive school of thought and formal framework. The AI framework offers rigor and robustness to the solutions developed and there is still scope for onboarding today's deep learning solutions and reap benefits of sturdiness. Data science is about end to end development of a smart solution that involves creation of pipelines for activities for data generation, business decision making and solution maintenance with humans in loop. Data generation is a cycle of activities involving collection, refinement, feature transformations, devising more insightful heuristic measures based on domain peculiarities and iterations to enhance quality of data driven decisions. Business decision making is pipeline of activities involving designing mappers from data to business decisions. The mappers are typically machine learning methods which are fine tuned to give best possible performance in a given period of study subject to business constraints. The mappers are fine tuned based on quality and magnitude of data and subdata. Solution maintenance is a critical component that involves setting up alarms to detect when a given decision maker model no longer works as desired. The maintenance work calls for repair actions such as identifying data to gather, comparative metrics of different models and monitoring the patterns and trends in the input data.&quot;,&quot;publisher&quot;:&quot;Elsevier&quot;,&quot;volume&quot;:&quot;43&quot;,&quot;container-title-short&quot;:&quot;&quot;},&quot;isTemporary&quot;:false,&quot;suppress-author&quot;:false,&quot;composite&quot;:false,&quot;author-only&quot;:false}]},{&quot;citationID&quot;:&quot;MENDELEY_CITATION_f269df82-5def-44dd-b754-8a2f8e83113f&quot;,&quot;properties&quot;:{&quot;noteIndex&quot;:0},&quot;isEdited&quot;:false,&quot;manualOverride&quot;:{&quot;isManuallyOverridden&quot;:false,&quot;citeprocText&quot;:&quot;[32]&quot;,&quot;manualOverrideText&quot;:&quot;&quot;},&quot;citationTag&quot;:&quot;MENDELEY_CITATION_v3_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&quot;,&quot;citationItems&quot;:[{&quot;id&quot;:&quot;90104844-4bb3-33c7-988c-f7378a8c9c11&quot;,&quot;itemData&quot;:{&quot;type&quot;:&quot;article-journal&quot;,&quot;id&quot;:&quot;90104844-4bb3-33c7-988c-f7378a8c9c11&quot;,&quot;title&quot;:&quot;Multivariate linear regression&quot;,&quot;author&quot;:[{&quot;family&quot;:&quot;Oja&quot;,&quot;given&quot;:&quot;Hannu&quot;,&quot;parse-names&quot;:false,&quot;dropping-particle&quot;:&quot;&quot;,&quot;non-dropping-particle&quot;:&quot;&quot;}],&quot;accessed&quot;:{&quot;date-parts&quot;:[[2026,1,7]]},&quot;DOI&quot;:&quot;10.1007/978-1-4419-0468-3_13&quot;,&quot;ISBN&quot;:&quot;978-1-4419-0468-3&quot;,&quot;URL&quot;:&quot;https://link.springer.com/chapter/10.1007/978-1-4419-0468-3_13&quot;,&quot;issued&quot;:{&quot;date-parts&quot;:[[2010]]},&quot;page&quot;:&quot;183-200&quot;,&quot;abstract&quot;:&quot;In this chapter we consider the multivariate multiple regression problem. The tests and estimates are again based on identity, spatial sign, and spatial rank scores. The estimates obtained in this way are then the regular LS estimate, the LAD estimate based on the...&quot;,&quot;publisher&quot;:&quot;Springer, New York, NY&quot;,&quot;container-title-short&quot;:&quot;&quot;},&quot;isTemporary&quot;:false}]},{&quot;citationID&quot;:&quot;MENDELEY_CITATION_6ee7c144-3a15-4d81-9b60-e104b2252a74&quot;,&quot;properties&quot;:{&quot;noteIndex&quot;:0},&quot;isEdited&quot;:false,&quot;manualOverride&quot;:{&quot;isManuallyOverridden&quot;:false,&quot;citeprocText&quot;:&quot;[33]&quot;,&quot;manualOverrideText&quot;:&quot;&quot;},&quot;citationTag&quot;:&quot;MENDELEY_CITATION_v3_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&quot;,&quot;citationItems&quot;:[{&quot;id&quot;:&quot;99c9b39e-da23-3856-a41b-b22071d2907a&quot;,&quot;itemData&quot;:{&quot;type&quot;:&quot;article-journal&quot;,&quot;id&quot;:&quot;99c9b39e-da23-3856-a41b-b22071d2907a&quot;,&quot;title&quot;:&quot;AI powered, automated discovery of polymer membranes for carbon capture&quot;,&quot;author&quot;:[{&quot;family&quot;:&quot;Giro&quot;,&quot;given&quot;:&quot;Ronaldo&quot;,&quot;parse-names&quot;:false,&quot;dropping-particle&quot;:&quot;&quot;,&quot;non-dropping-particle&quot;:&quot;&quot;},{&quot;family&quot;:&quot;Hsu&quot;,&quot;given&quot;:&quot;Hsianghan&quot;,&quot;parse-names&quot;:false,&quot;dropping-particle&quot;:&quot;&quot;,&quot;non-dropping-particle&quot;:&quot;&quot;},{&quot;family&quot;:&quot;Kishimoto&quot;,&quot;given&quot;:&quot;Akihiro&quot;,&quot;parse-names&quot;:false,&quot;dropping-particle&quot;:&quot;&quot;,&quot;non-dropping-particle&quot;:&quot;&quot;},{&quot;family&quot;:&quot;Hama&quot;,&quot;given&quot;:&quot;Toshiyuki&quot;,&quot;parse-names&quot;:false,&quot;dropping-particle&quot;:&quot;&quot;,&quot;non-dropping-particle&quot;:&quot;&quot;},{&quot;family&quot;:&quot;Neumann&quot;,&quot;given&quot;:&quot;Rodrigo F.&quot;,&quot;parse-names&quot;:false,&quot;dropping-particle&quot;:&quot;&quot;,&quot;non-dropping-particle&quot;:&quot;&quot;},{&quot;family&quot;:&quot;Luan&quot;,&quot;given&quot;:&quot;Binquan&quot;,&quot;parse-names&quot;:false,&quot;dropping-particle&quot;:&quot;&quot;,&quot;non-dropping-particle&quot;:&quot;&quot;},{&quot;family&quot;:&quot;Takeda&quot;,&quot;given&quot;:&quot;Seiji&quot;,&quot;parse-names&quot;:false,&quot;dropping-particle&quot;:&quot;&quot;,&quot;non-dropping-particle&quot;:&quot;&quot;},{&quot;family&quot;:&quot;Hamada&quot;,&quot;given&quot;:&quot;Lisa&quot;,&quot;parse-names&quot;:false,&quot;dropping-particle&quot;:&quot;&quot;,&quot;non-dropping-particle&quot;:&quot;&quot;},{&quot;family&quot;:&quot;Steiner&quot;,&quot;given&quot;:&quot;Mathias B.&quot;,&quot;parse-names&quot;:false,&quot;dropping-particle&quot;:&quot;&quot;,&quot;non-dropping-particle&quot;:&quot;&quot;}],&quot;container-title&quot;:&quot;npj Computational Materials&quot;,&quot;container-title-short&quot;:&quot;NPJ Comput. Mater.&quot;,&quot;DOI&quot;:&quot;10.1038/s41524-023-01088-3&quot;,&quot;ISSN&quot;:&quot;20573960&quot;,&quot;issued&quot;:{&quot;date-parts&quot;:[[2023,12,1]]},&quot;abstract&quot;:&quot;The generation of molecules with artificial intelligence (AI) or, more specifically, machine learning (ML), is poised to revolutionize materials discovery. Potential applications range from development of potent drugs to efficient carbon capture and separation technologies. However, existing computational discovery frameworks for polymer membranes lack automated training data creation, generative design, and physical performance validation at meso-scale where complex properties of amorphous materials emerge. The methodological gaps are less relevant to the ML design of individual molecules such as the monomers which constitute the building blocks of polymers. Here, we report automated discovery of complex materials through inverse molecular design which is informed by meso-scale target features and process figures-of-merit. We have explored the multi-scale discovery regime by computationally generating and validating hundreds of polymer candidates designed for application in post-combustion carbon dioxide filtration. Specifically, we have validated each discovery step, from training dataset creation, via graph-based generative design of optimized monomer units, to molecular dynamics simulation of gas permeation through the polymer membranes. For the latter, we have devised a representative elementary volume (REV) enabling permeability simulations at about 1000× the volume of an individual, ML-generated monomer, obtaining quantitative agreement. The discovery-to-validation time per polymer candidate is on the order of 100 h using one CPU and one GPU, offering a computational screening alternative prior to lab validation.&quot;,&quot;publisher&quot;:&quot;Nature Research&quot;,&quot;issue&quot;:&quot;1&quot;,&quot;volume&quot;:&quot;9&quot;},&quot;isTemporary&quot;:false}]},{&quot;citationID&quot;:&quot;MENDELEY_CITATION_89f0ac90-9cc5-4a13-bd7a-37d343a2a94d&quot;,&quot;properties&quot;:{&quot;noteIndex&quot;:0},&quot;isEdited&quot;:false,&quot;manualOverride&quot;:{&quot;isManuallyOverridden&quot;:false,&quot;citeprocText&quot;:&quot;[34]&quot;,&quot;manualOverrideText&quot;:&quot;&quot;},&quot;citationTag&quot;:&quot;MENDELEY_CITATION_v3_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&quot;,&quot;citationItems&quot;:[{&quot;id&quot;:&quot;b696564c-d27f-37bb-9f7a-7f2160cdf988&quot;,&quot;itemData&quot;:{&quot;type&quot;:&quot;article-journal&quot;,&quot;id&quot;:&quot;b696564c-d27f-37bb-9f7a-7f2160cdf988&quot;,&quot;title&quot;:&quot;Machine Learning–Driven Multi-Objective Optimization of Electrospun Nanofibrous Membranes Design for Membrane Distillation&quot;,&quot;author&quot;:[{&quot;family&quot;:&quot;Li&quot;,&quot;given&quot;:&quot;Xiaolu&quot;,&quot;parse-names&quot;:false,&quot;dropping-particle&quot;:&quot;&quot;,&quot;non-dropping-particle&quot;:&quot;&quot;},{&quot;family&quot;:&quot;Yan&quot;,&quot;given&quot;:&quot;Kai Qi&quot;,&quot;parse-names&quot;:false,&quot;dropping-particle&quot;:&quot;&quot;,&quot;non-dropping-particle&quot;:&quot;&quot;},{&quot;family&quot;:&quot;Wei&quot;,&quot;given&quot;:&quot;Xinxin&quot;,&quot;parse-names&quot;:false,&quot;dropping-particle&quot;:&quot;&quot;,&quot;non-dropping-particle&quot;:&quot;&quot;},{&quot;family&quot;:&quot;Li&quot;,&quot;given&quot;:&quot;Minjian&quot;,&quot;parse-names&quot;:false,&quot;dropping-particle&quot;:&quot;&quot;,&quot;non-dropping-particle&quot;:&quot;&quot;},{&quot;family&quot;:&quot;Sun&quot;,&quot;given&quot;:&quot;Jiawei&quot;,&quot;parse-names&quot;:false,&quot;dropping-particle&quot;:&quot;&quot;,&quot;non-dropping-particle&quot;:&quot;&quot;},{&quot;family&quot;:&quot;Bi&quot;,&quot;given&quot;:&quot;Ying&quot;,&quot;parse-names&quot;:false,&quot;dropping-particle&quot;:&quot;&quot;,&quot;non-dropping-particle&quot;:&quot;&quot;},{&quot;family&quot;:&quot;Shao&quot;,&quot;given&quot;:&quot;Lu&quot;,&quot;parse-names&quot;:false,&quot;dropping-particle&quot;:&quot;&quot;,&quot;non-dropping-particle&quot;:&quot;&quot;},{&quot;family&quot;:&quot;Gao&quot;,&quot;given&quot;:&quot;Hanyu&quot;,&quot;parse-names&quot;:false,&quot;dropping-particle&quot;:&quot;&quot;,&quot;non-dropping-particle&quot;:&quot;&quot;},{&quot;family&quot;:&quot;An&quot;,&quot;given&quot;:&quot;Alicia Kyoungjin&quot;,&quot;parse-names&quot;:false,&quot;dropping-particle&quot;:&quot;&quot;,&quot;non-dropping-particle&quot;:&quot;&quot;}],&quot;container-title&quot;:&quot;Water Research&quot;,&quot;container-title-short&quot;:&quot;Water Res.&quot;,&quot;DOI&quot;:&quot;10.1016/j.watres.2026.126093&quot;,&quot;ISSN&quot;:&quot;00431354&quot;,&quot;URL&quot;:&quot;https://linkinghub.elsevier.com/retrieve/pii/S0043135426007748&quot;,&quot;issued&quot;:{&quot;date-parts&quot;:[[2026,5]]},&quot;page&quot;:&quot;126093&quot;},&quot;isTemporary&quot;:false}]},{&quot;citationID&quot;:&quot;MENDELEY_CITATION_68e5c69b-3d51-4a1b-88b6-c0be25564780&quot;,&quot;properties&quot;:{&quot;noteIndex&quot;:0},&quot;isEdited&quot;:false,&quot;manualOverride&quot;:{&quot;isManuallyOverridden&quot;:false,&quot;citeprocText&quot;:&quot;[35,36]&quot;,&quot;manualOverrideText&quot;:&quot;&quot;},&quot;citationTag&quot;:&quot;MENDELEY_CITATION_v3_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&quot;,&quot;citationItems&quot;:[{&quot;id&quot;:&quot;4dfa15ef-d6d9-3a3b-b6e7-3dacec81572a&quot;,&quot;itemData&quot;:{&quot;type&quot;:&quot;article-journal&quot;,&quot;id&quot;:&quot;4dfa15ef-d6d9-3a3b-b6e7-3dacec81572a&quot;,&quot;title&quot;:&quot;Machine learning frameworks to accurately estimate the adsorption of organic materials onto resin and biochar&quot;,&quot;author&quot;:[{&quot;family&quot;:&quot;Hassan&quot;,&quot;given&quot;:&quot;Raouf&quot;,&quot;parse-names&quot;:false,&quot;dropping-particle&quot;:&quot;&quot;,&quot;non-dropping-particle&quot;:&quot;&quot;},{&quot;family&quot;:&quot;Kazemi&quot;,&quot;given&quot;:&quot;Mohammad Reza&quot;,&quot;parse-names&quot;:false,&quot;dropping-particle&quot;:&quot;&quot;,&quot;non-dropping-particle&quot;:&quot;&quot;}],&quot;container-title&quot;:&quot;Scientific Reports&quot;,&quot;container-title-short&quot;:&quot;Sci. Rep.&quot;,&quot;DOI&quot;:&quot;10.1038/s41598-025-99759-2&quot;,&quot;ISSN&quot;:&quot;20452322&quot;,&quot;PMID&quot;:&quot;40307355&quot;,&quot;issued&quot;:{&quot;date-parts&quot;:[[2025,12,1]]},&quot;abstract&quot;:&quot;Adsorption prediction of organic components on biochar and resins is essential for advancing industrial and energy technologies. This study utilized a dataset of 1750 adsorption isotherms comprising adsorption data for 73 organic materials on 50 biochar samples and 30 polymer resins. Machine learning models were developed using eight input parameters, including five Abraham solvation descriptors, total pore volume (Vt), specific surface area (BET), and equilibrium concentration (logCe), with the output parameter being adsorption degree (logKd). The dataset was split into training (1225 data points), testing (262), and validation (263). Various machine learning methods were evaluated, including Linear Regression, Ridge Regression, Lasso Regression, Elastic Net, Support Vector Regression (SVR), k-Nearest Neighbors (KNN), Decision Trees, Random Forests, Gradient Boosting Machines, Artificial Neural Networks (ANNs), Convolutional Neural Networks (CNNs), Gaussian Processes, as well as ensemble algorithms such as XGBoost, LightGBM, and CatBoost. Among these, XGBoost achieved superior accuracy with an R² of 0.974 and a mean squared error (MSE) of 0.0343, followed by LightGBM (R²=0.964, MSE = 0.0484) and CatBoost (R²=0.984, MSE = 0.0212). Simpler models such as Linear Regression and Elastic Net showed lower performance, with R² values ranging from 0.678 to 0.875 and higher MSE values. Sensitivity and SHAP analyses identified equilibrium concentration and specific surface area as the most critical factors influencing adsorption. The findings underscore the effectiveness of machine learning methods, particularly XGBoost, LightGBM, and CatBoost, in forecasting adsorption levels with high precision while offering actionable insights into key variables driving adsorption mechanisms.&quot;,&quot;publisher&quot;:&quot;Nature Research&quot;,&quot;issue&quot;:&quot;1&quot;,&quot;volume&quot;:&quot;15&quot;},&quot;isTemporary&quot;:false},{&quot;id&quot;:&quot;2c65cc24-4b5a-381f-82f4-597dff5513fb&quot;,&quot;itemData&quot;:{&quot;type&quot;:&quot;article-journal&quot;,&quot;id&quot;:&quot;2c65cc24-4b5a-381f-82f4-597dff5513fb&quot;,&quot;title&quot;:&quot;Predicting and understanding the performance of polyamide nanofiltration membrane for Li/Mg selective separation based on machine learning&quot;,&quot;author&quot;:[{&quot;family&quot;:&quot;Sun&quot;,&quot;given&quot;:&quot;Jing Ou&quot;,&quot;parse-names&quot;:false,&quot;dropping-particle&quot;:&quot;&quot;,&quot;non-dropping-particle&quot;:&quot;&quot;},{&quot;family&quot;:&quot;Hua&quot;,&quot;given&quot;:&quot;Tian Wei&quot;,&quot;parse-names&quot;:false,&quot;dropping-particle&quot;:&quot;&quot;,&quot;non-dropping-particle&quot;:&quot;&quot;},{&quot;family&quot;:&quot;Guan&quot;,&quot;given&quot;:&quot;Yan Fang&quot;,&quot;parse-names&quot;:false,&quot;dropping-particle&quot;:&quot;&quot;,&quot;non-dropping-particle&quot;:&quot;&quot;},{&quot;family&quot;:&quot;Yu&quot;,&quot;given&quot;:&quot;Han Qing&quot;,&quot;parse-names&quot;:false,&quot;dropping-particle&quot;:&quot;&quot;,&quot;non-dropping-particle&quot;:&quot;&quot;}],&quot;container-title&quot;:&quot;Water Research&quot;,&quot;container-title-short&quot;:&quot;Water Res.&quot;,&quot;DOI&quot;:&quot;10.1016/j.watres.2025.124140&quot;,&quot;ISSN&quot;:&quot;18792448&quot;,&quot;PMID&quot;:&quot;40644850&quot;,&quot;issued&quot;:{&quot;date-parts&quot;:[[2025,10,1]]},&quot;abstract&quot;:&quot;Nanofiltration technology holds significant promise for the selective separation of monovalent and multivalent ions, such as lithium (Li) and magnesium (Mg), during Li extraction from salt lakes. Nevertheless, optimizing polyamide nanofiltration membranes for selective ion separation remains inherently challenging due to the complex interactions between ions and membrane structural and experimental parameters, making the ion transport mechanism ambiguous. This work employed a machine learning (ML) approach to identify and comprehensively understand the features that influence the membrane permeability and selectivity using a comprehensive dataset, which encompassed fabrication parameters, experimental conditions, membrane properties, and single salt rejection performance. Initially, ML algorithms accurately predicted intrinsic membrane properties using only fabrication parameters but struggled to predict permeation and selectivity when combining fabrication parameters or membrane properties with experimental conditions. To address this limitation, salt rejection performance was incorporated, and various combinations of input variables were systematically compared to identify optimal input configurations for robust ML algorithms capable of accurately predicting membrane permeability and selectivity. Using the Shapley additive explanation (SHAP) method, we found that membrane permeability was mainly determined by fabrication parameters such as substrate type and heat curing temperature. While these parameters also influenced molecular weight cut-off (MWCO) and zeta potential, they did not fully reflect the physicochemical factors governing ion separation. In contrast, MgCl2 rejection served as a more integrative and informative descriptor, capturing both pore structure and surface electrostatic effects in predicting Li/Mg selectivity. These findings underscore the necessity of a multifaceted approach in modeling membrane performance, integrating both intrinsic properties and external factors to achieve optimal ion selectivity.&quot;,&quot;publisher&quot;:&quot;Elsevier Ltd&quot;,&quot;volume&quot;:&quot;285&quot;},&quot;isTemporary&quot;:false}]},{&quot;citationID&quot;:&quot;MENDELEY_CITATION_8ce50b9b-2ba8-4fd9-8b70-e30292f26d1d&quot;,&quot;properties&quot;:{&quot;noteIndex&quot;:0},&quot;isEdited&quot;:false,&quot;manualOverride&quot;:{&quot;isManuallyOverridden&quot;:false,&quot;citeprocText&quot;:&quot;[37]&quot;,&quot;manualOverrideText&quot;:&quot;&quot;},&quot;citationTag&quot;:&quot;MENDELEY_CITATION_v3_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&quot;,&quot;citationItems&quot;:[{&quot;id&quot;:&quot;8f1f4d21-f77a-3aab-9454-b29ce3735847&quot;,&quot;itemData&quot;:{&quot;type&quot;:&quot;article-journal&quot;,&quot;id&quot;:&quot;8f1f4d21-f77a-3aab-9454-b29ce3735847&quot;,&quot;title&quot;:&quot;Integration of machine learning and CFD for modeling mass transfer in water treatment using membrane separation process&quot;,&quot;author&quot;:[{&quot;family&quot;:&quot;Thajudeen&quot;,&quot;given&quot;:&quot;Kamal Y.&quot;,&quot;parse-names&quot;:false,&quot;dropping-particle&quot;:&quot;&quot;,&quot;non-dropping-particle&quot;:&quot;&quot;},{&quot;family&quot;:&quot;Ahmed&quot;,&quot;given&quot;:&quot;Mohammed Muqtader&quot;,&quot;parse-names&quot;:false,&quot;dropping-particle&quot;:&quot;&quot;,&quot;non-dropping-particle&quot;:&quot;&quot;},{&quot;family&quot;:&quot;Alshehri&quot;,&quot;given&quot;:&quot;Saad Ali&quot;,&quot;parse-names&quot;:false,&quot;dropping-particle&quot;:&quot;&quot;,&quot;non-dropping-particle&quot;:&quot;&quot;}],&quot;container-title&quot;:&quot;Scientific Reports&quot;,&quot;container-title-short&quot;:&quot;Sci. Rep.&quot;,&quot;DOI&quot;:&quot;10.1038/s41598-024-74530-1&quot;,&quot;ISSN&quot;:&quot;20452322&quot;,&quot;PMID&quot;:&quot;39397099&quot;,&quot;issued&quot;:{&quot;date-parts&quot;:[[2024,12,1]]},&quot;abstract&quot;:&quot;This study aims to assess the efficacy of machine learning models in predicting solute concentration (C) distribution in a membrane separation process, using the input parameters which are spatial coordinates. Computational fluid dynamics (CFD) was employed with machine learning for simulation of process. The models evaluated include Kernel Ridge Regression (KRR), Radius nearest neighbor regression (RNN), K-nearest neighbors (KNN), LASSO, and Multi-Layer Perceptron (MLP). Additionally, Harris Hawks Optimization (HHO) was utilized to fine-tune the hyperparameters of these models. Leading the way is the MLP model, which achieves a remarkable test R2 value of 0.98637 together with very low RMSE and MAE values. Strongness and generalization capacity are shown by its consistent performance on test and training datasets. To conclude, the effectiveness of using machine learning regression methods more especially, KRR, KNN, RNN, LASSO, and MLP in estimating concentration from spatial coordinates was demonstrated in this work. For separation science via membranes where predictive modeling of spatial data is essential, the results offer important new perspectives by developing hybrid model.&quot;,&quot;publisher&quot;:&quot;Nature Research&quot;,&quot;issue&quot;:&quot;1&quot;,&quot;volume&quot;:&quot;14&quot;},&quot;isTemporary&quot;:false}]},{&quot;citationID&quot;:&quot;MENDELEY_CITATION_657c9710-d752-4478-9cb8-00873e31a76c&quot;,&quot;properties&quot;:{&quot;noteIndex&quot;:0},&quot;isEdited&quot;:false,&quot;manualOverride&quot;:{&quot;isManuallyOverridden&quot;:false,&quot;citeprocText&quot;:&quot;[38,39]&quot;,&quot;manualOverrideText&quot;:&quot;&quot;},&quot;citationTag&quot;:&quot;MENDELEY_CITATION_v3_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&quot;,&quot;citationItems&quot;:[{&quot;id&quot;:&quot;81b45816-527c-3607-80b5-5bfcb151f2a3&quot;,&quot;itemData&quot;:{&quot;type&quot;:&quot;article&quot;,&quot;id&quot;:&quot;81b45816-527c-3607-80b5-5bfcb151f2a3&quot;,&quot;title&quot;:&quot;Machine Learning in Membrane Design: From Property Prediction to AI-Guided Optimization&quot;,&quot;author&quot;:[{&quot;family&quot;:&quot;Cao&quot;,&quot;given&quot;:&quot;Zhonglin&quot;,&quot;parse-names&quot;:false,&quot;dropping-particle&quot;:&quot;&quot;,&quot;non-dropping-particle&quot;:&quot;&quot;},{&quot;family&quot;:&quot;Barati Farimani&quot;,&quot;given&quot;:&quot;Omid&quot;,&quot;parse-names&quot;:false,&quot;dropping-particle&quot;:&quot;&quot;,&quot;non-dropping-particle&quot;:&quot;&quot;},{&quot;family&quot;:&quot;Ock&quot;,&quot;given&quot;:&quot;Janghoon&quot;,&quot;parse-names&quot;:false,&quot;dropping-particle&quot;:&quot;&quot;,&quot;non-dropping-particle&quot;:&quot;&quot;},{&quot;family&quot;:&quot;Barati Farimani&quot;,&quot;given&quot;:&quot;Amir&quot;,&quot;parse-names&quot;:false,&quot;dropping-particle&quot;:&quot;&quot;,&quot;non-dropping-particle&quot;:&quot;&quot;}],&quot;container-title&quot;:&quot;Nano Letters&quot;,&quot;container-title-short&quot;:&quot;Nano Lett.&quot;,&quot;DOI&quot;:&quot;10.1021/acs.nanolett.3c05137&quot;,&quot;ISSN&quot;:&quot;15306992&quot;,&quot;PMID&quot;:&quot;38436240&quot;,&quot;issued&quot;:{&quot;date-parts&quot;:[[2024,3,13]]},&quot;page&quot;:&quot;2953-2960&quot;,&quot;abstract&quot;:&quot;Porous membranes, either polymeric or two-dimensional materials, have been extensively studied because of their outstanding performance in many applications such as water filtration. Recently, inspired by the significant success of machine learning (ML) in many areas of scientific discovery, researchers have started to tackle the problem in the field of membrane design using data-driven ML tools. In this Mini Review, we summarize research efforts on three types of applications of machine learning in membrane design, including (1) membrane property prediction using ML, (2) gaining physical insight and drawing quantitative relationships between membrane properties and performance using explainable artificial intelligence, and (3) ML-guided design, optimization, or virtual screening of membranes. On top of the review of previous research, we discuss the challenges associated with applying ML for membrane design and potential future directions.&quot;,&quot;publisher&quot;:&quot;American Chemical Society&quot;,&quot;issue&quot;:&quot;10&quot;,&quot;volume&quot;:&quot;24&quot;},&quot;isTemporary&quot;:false},{&quot;id&quot;:&quot;f9a6f3f6-89cd-31d1-9ee7-48be32173249&quot;,&quot;itemData&quot;:{&quot;type&quot;:&quot;article-journal&quot;,&quot;id&quot;:&quot;f9a6f3f6-89cd-31d1-9ee7-48be32173249&quot;,&quot;title&quot;:&quot;A data-driven approach to interfacial polymerization exploiting machine learning for predicting thin-film composite membrane formation&quot;,&quot;author&quot;:[{&quot;family&quot;:&quot;Ignacz&quot;,&quot;given&quot;:&quot;Gergo&quot;,&quot;parse-names&quot;:false,&quot;dropping-particle&quot;:&quot;&quot;,&quot;non-dropping-particle&quot;:&quot;&quot;},{&quot;family&quot;:&quot;Baig&quot;,&quot;given&quot;:&quot;Muhammad Irshad&quot;,&quot;parse-names&quot;:false,&quot;dropping-particle&quot;:&quot;&quot;,&quot;non-dropping-particle&quot;:&quot;&quot;},{&quot;family&quot;:&quot;Gopalsamy&quot;,&quot;given&quot;:&quot;Karuppasamy&quot;,&quot;parse-names&quot;:false,&quot;dropping-particle&quot;:&quot;&quot;,&quot;non-dropping-particle&quot;:&quot;&quot;},{&quot;family&quot;:&quot;Villa&quot;,&quot;given&quot;:&quot;Andres&quot;,&quot;parse-names&quot;:false,&quot;dropping-particle&quot;:&quot;&quot;,&quot;non-dropping-particle&quot;:&quot;&quot;},{&quot;family&quot;:&quot;Nunes&quot;,&quot;given&quot;:&quot;Suzana&quot;,&quot;parse-names&quot;:false,&quot;dropping-particle&quot;:&quot;&quot;,&quot;non-dropping-particle&quot;:&quot;&quot;},{&quot;family&quot;:&quot;Ghanem&quot;,&quot;given&quot;:&quot;Bernard&quot;,&quot;parse-names&quot;:false,&quot;dropping-particle&quot;:&quot;&quot;,&quot;non-dropping-particle&quot;:&quot;&quot;},{&quot;family&quot;:&quot;Shastry&quot;,&quot;given&quot;:&quot;Tejus&quot;,&quot;parse-names&quot;:false,&quot;dropping-particle&quot;:&quot;&quot;,&quot;non-dropping-particle&quot;:&quot;&quot;},{&quot;family&quot;:&quot;Kumar&quot;,&quot;given&quot;:&quot;Sanat K.&quot;,&quot;parse-names&quot;:false,&quot;dropping-particle&quot;:&quot;&quot;,&quot;non-dropping-particle&quot;:&quot;&quot;},{&quot;family&quot;:&quot;Szekely&quot;,&quot;given&quot;:&quot;Gyorgy&quot;,&quot;parse-names&quot;:false,&quot;dropping-particle&quot;:&quot;&quot;,&quot;non-dropping-particle&quot;:&quot;&quot;}],&quot;container-title&quot;:&quot;Materials Horizons&quot;,&quot;container-title-short&quot;:&quot;Mater. Horiz.&quot;,&quot;DOI&quot;:&quot;10.1039/d5mh01420d&quot;,&quot;ISSN&quot;:&quot;20516355&quot;,&quot;PMID&quot;:&quot;41002654&quot;,&quot;issued&quot;:{&quot;date-parts&quot;:[[2025]]},&quot;abstract&quot;:&quot;Polymeric thin-film membranes prepared by interfacial polymerization are the cornerstone of liquid separation, with the potential to reduce industrial waste and energy consumption. However, the limited diversity of monomers may hinder further development by restricting the accessible chemical space. To address this, we propose a divide &amp; conquer approach for the interfacial polymerization membrane development pipeline. We constructed a dataset using 18 organic- and 73 water-phase monomers, conducting 1246 interfacial reactions and analyzing membranes via AFM and optical microscopy. This unprecedentedly large and open access dataset marks a considerable step toward data-driven thin-film membrane development. We trained five machine learning models on molecular structures and density functional theory calculations to study film formation parameters and their binary outcomes. The results indicate that film formation can be predicted directly from monomers, facilitating the potential of data-driven membrane development. Our work shifts the focus from performance prediction to the fundamental step of thin-film formation, offering a new perspective in data-driven membrane research.&quot;,&quot;publisher&quot;:&quot;Royal Society of Chemistry&quot;},&quot;isTemporary&quot;:false}]},{&quot;citationID&quot;:&quot;MENDELEY_CITATION_231f871e-628a-42bb-86ca-60229a928327&quot;,&quot;properties&quot;:{&quot;noteIndex&quot;:0},&quot;isEdited&quot;:false,&quot;manualOverride&quot;:{&quot;isManuallyOverridden&quot;:false,&quot;citeprocText&quot;:&quot;[40,41]&quot;,&quot;manualOverrideText&quot;:&quot;&quot;},&quot;citationTag&quot;:&quot;MENDELEY_CITATION_v3_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quot;,&quot;citationItems&quot;:[{&quot;id&quot;:&quot;b2b06379-6449-35ce-8321-29e956c7ad00&quot;,&quot;itemData&quot;:{&quot;type&quot;:&quot;article-journal&quot;,&quot;id&quot;:&quot;b2b06379-6449-35ce-8321-29e956c7ad00&quot;,&quot;title&quot;:&quot;Tailoring thin film composite membranes for clean water production: A study on structural variations and predictive insights using machine learning&quot;,&quot;groupId&quot;:&quot;6e378410-341d-365f-a1d1-a9bfe92aa34f&quot;,&quot;author&quot;:[{&quot;family&quot;:&quot;Usman&quot;,&quot;given&quot;:&quot;Jamilu&quot;,&quot;parse-names&quot;:false,&quot;dropping-particle&quot;:&quot;&quot;,&quot;non-dropping-particle&quot;:&quot;&quot;},{&quot;family&quot;:&quot;Baig&quot;,&quot;given&quot;:&quot;Umair&quot;,&quot;parse-names&quot;:false,&quot;dropping-particle&quot;:&quot;&quot;,&quot;non-dropping-particle&quot;:&quot;&quot;},{&quot;family&quot;:&quot;Abba&quot;,&quot;given&quot;:&quot;Sani I.&quot;,&quot;parse-names&quot;:false,&quot;dropping-particle&quot;:&quot;&quot;,&quot;non-dropping-particle&quot;:&quot;&quot;},{&quot;family&quot;:&quot;Alharthi&quot;,&quot;given&quot;:&quot;Fahad Ayesh&quot;,&quot;parse-names&quot;:false,&quot;dropping-particle&quot;:&quot;&quot;,&quot;non-dropping-particle&quot;:&quot;&quot;},{&quot;family&quot;:&quot;Fellows&quot;,&quot;given&quot;:&quot;Christopher Michael&quot;,&quot;parse-names&quot;:false,&quot;dropping-particle&quot;:&quot;&quot;,&quot;non-dropping-particle&quot;:&quot;&quot;},{&quot;family&quot;:&quot;Waheed&quot;,&quot;given&quot;:&quot;Abdul&quot;,&quot;parse-names&quot;:false,&quot;dropping-particle&quot;:&quot;&quot;,&quot;non-dropping-particle&quot;:&quot;&quot;},{&quot;family&quot;:&quot;Aljundi&quot;,&quot;given&quot;:&quot;Isam H.&quot;,&quot;parse-names&quot;:false,&quot;dropping-particle&quot;:&quot;&quot;,&quot;non-dropping-particle&quot;:&quot;&quot;}],&quot;container-title&quot;:&quot;Journal of Environmental Chemical Engineering&quot;,&quot;accessed&quot;:{&quot;date-parts&quot;:[[2025,12,22]]},&quot;DOI&quot;:&quot;10.1016/J.JECE.2024.112569&quot;,&quot;ISSN&quot;:&quot;2213-3437&quot;,&quot;URL&quot;:&quot;https://www.sciencedirect.com/science/article/pii/S2213343724006997&quot;,&quot;issued&quot;:{&quot;date-parts&quot;:[[2024,6,1]]},&quot;page&quot;:&quot;112569&quot;,&quot;abstract&quot;:&quot;This study focuses on the fabrication of three thin film composite membranes by interfacial polymerization on polyacrylonitrile support. The objective is to explore the influence of different monomers on structural and functional features of resultant membranes for treating saline water and removing micropollutants. A new linear aliphatic amine 4A–2E was used as an aqueous monomer for the first time. Trimesoyl chloride, isophthaloyl chloride, and terephthaloyl chloride were used as organic phase crosslinkers. The resulting membranes exhibited distinctive structural features such as varied roughness and hydrophilicity, which correlated with their functional performance. The membrane roughness for 4A–2E-TPC@PAN/PET reached the highest value of Ra = 56 nm among the fabricated membranes. Moreover, permeate flux of 32, 56, and 49 L m−2 h−1 at 25 bar was measured for 4A–2E-TPC@PAN/PET, 4A–2E-IPC@PAN/PET, and 4A–2E-TMC@PAN/PET, respectively. Notably, 4A–2E-TPC@PAN/PET membrane exhibited 98% rejection of MgCl2 among the tested divalent salts. Furthermore, the membrane displayed high rejections of micropollutants, with 85% rejection for Amitriptyline. Upon chlorine exposure, the 4A–2E-TPC@PAN/PET membrane proved more resistant than both 4A–2E-IPC@PAN/PET and 4A–2E-TMC@PAN/PET membranes. Machine learning predictive insight was developed using Matérn Gaussian Process Regression model to simulate flux before and after chlorination of membranes. The results in both training and testing proved reliable predictive insight with 99% accuracy in terms of Nash Sutcliffe Efficiency. Hence, current work highlights the use of a linear amine 4A–2E and TPC crosslinker to fabricate a dense polyamide membrane and the application of ML algorithms to desalination data makes it possible to predict the membrane performance.&quot;,&quot;publisher&quot;:&quot;Elsevier&quot;,&quot;issue&quot;:&quot;3&quot;,&quot;volume&quot;:&quot;12&quot;,&quot;container-title-short&quot;:&quot;J. Environ. Chem. Eng.&quot;},&quot;isTemporary&quot;:false},{&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citationID&quot;:&quot;MENDELEY_CITATION_1c2f220c-7bec-4e7f-a02a-52653e2e46d2&quot;,&quot;properties&quot;:{&quot;noteIndex&quot;:0},&quot;isEdited&quot;:false,&quot;manualOverride&quot;:{&quot;isManuallyOverridden&quot;:false,&quot;citeprocText&quot;:&quot;[40]&quot;,&quot;manualOverrideText&quot;:&quot;&quot;},&quot;citationTag&quot;:&quot;MENDELEY_CITATION_v3_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&quot;,&quot;citationItems&quot;:[{&quot;id&quot;:&quot;b2b06379-6449-35ce-8321-29e956c7ad00&quot;,&quot;itemData&quot;:{&quot;type&quot;:&quot;article-journal&quot;,&quot;id&quot;:&quot;b2b06379-6449-35ce-8321-29e956c7ad00&quot;,&quot;title&quot;:&quot;Tailoring thin film composite membranes for clean water production: A study on structural variations and predictive insights using machine learning&quot;,&quot;groupId&quot;:&quot;6e378410-341d-365f-a1d1-a9bfe92aa34f&quot;,&quot;author&quot;:[{&quot;family&quot;:&quot;Usman&quot;,&quot;given&quot;:&quot;Jamilu&quot;,&quot;parse-names&quot;:false,&quot;dropping-particle&quot;:&quot;&quot;,&quot;non-dropping-particle&quot;:&quot;&quot;},{&quot;family&quot;:&quot;Baig&quot;,&quot;given&quot;:&quot;Umair&quot;,&quot;parse-names&quot;:false,&quot;dropping-particle&quot;:&quot;&quot;,&quot;non-dropping-particle&quot;:&quot;&quot;},{&quot;family&quot;:&quot;Abba&quot;,&quot;given&quot;:&quot;Sani I.&quot;,&quot;parse-names&quot;:false,&quot;dropping-particle&quot;:&quot;&quot;,&quot;non-dropping-particle&quot;:&quot;&quot;},{&quot;family&quot;:&quot;Alharthi&quot;,&quot;given&quot;:&quot;Fahad Ayesh&quot;,&quot;parse-names&quot;:false,&quot;dropping-particle&quot;:&quot;&quot;,&quot;non-dropping-particle&quot;:&quot;&quot;},{&quot;family&quot;:&quot;Fellows&quot;,&quot;given&quot;:&quot;Christopher Michael&quot;,&quot;parse-names&quot;:false,&quot;dropping-particle&quot;:&quot;&quot;,&quot;non-dropping-particle&quot;:&quot;&quot;},{&quot;family&quot;:&quot;Waheed&quot;,&quot;given&quot;:&quot;Abdul&quot;,&quot;parse-names&quot;:false,&quot;dropping-particle&quot;:&quot;&quot;,&quot;non-dropping-particle&quot;:&quot;&quot;},{&quot;family&quot;:&quot;Aljundi&quot;,&quot;given&quot;:&quot;Isam H.&quot;,&quot;parse-names&quot;:false,&quot;dropping-particle&quot;:&quot;&quot;,&quot;non-dropping-particle&quot;:&quot;&quot;}],&quot;container-title&quot;:&quot;Journal of Environmental Chemical Engineering&quot;,&quot;accessed&quot;:{&quot;date-parts&quot;:[[2025,12,22]]},&quot;DOI&quot;:&quot;10.1016/J.JECE.2024.112569&quot;,&quot;ISSN&quot;:&quot;2213-3437&quot;,&quot;URL&quot;:&quot;https://www.sciencedirect.com/science/article/pii/S2213343724006997&quot;,&quot;issued&quot;:{&quot;date-parts&quot;:[[2024,6,1]]},&quot;page&quot;:&quot;112569&quot;,&quot;abstract&quot;:&quot;This study focuses on the fabrication of three thin film composite membranes by interfacial polymerization on polyacrylonitrile support. The objective is to explore the influence of different monomers on structural and functional features of resultant membranes for treating saline water and removing micropollutants. A new linear aliphatic amine 4A–2E was used as an aqueous monomer for the first time. Trimesoyl chloride, isophthaloyl chloride, and terephthaloyl chloride were used as organic phase crosslinkers. The resulting membranes exhibited distinctive structural features such as varied roughness and hydrophilicity, which correlated with their functional performance. The membrane roughness for 4A–2E-TPC@PAN/PET reached the highest value of Ra = 56 nm among the fabricated membranes. Moreover, permeate flux of 32, 56, and 49 L m−2 h−1 at 25 bar was measured for 4A–2E-TPC@PAN/PET, 4A–2E-IPC@PAN/PET, and 4A–2E-TMC@PAN/PET, respectively. Notably, 4A–2E-TPC@PAN/PET membrane exhibited 98% rejection of MgCl2 among the tested divalent salts. Furthermore, the membrane displayed high rejections of micropollutants, with 85% rejection for Amitriptyline. Upon chlorine exposure, the 4A–2E-TPC@PAN/PET membrane proved more resistant than both 4A–2E-IPC@PAN/PET and 4A–2E-TMC@PAN/PET membranes. Machine learning predictive insight was developed using Matérn Gaussian Process Regression model to simulate flux before and after chlorination of membranes. The results in both training and testing proved reliable predictive insight with 99% accuracy in terms of Nash Sutcliffe Efficiency. Hence, current work highlights the use of a linear amine 4A–2E and TPC crosslinker to fabricate a dense polyamide membrane and the application of ML algorithms to desalination data makes it possible to predict the membrane performance.&quot;,&quot;publisher&quot;:&quot;Elsevier&quot;,&quot;issue&quot;:&quot;3&quot;,&quot;volume&quot;:&quot;12&quot;,&quot;container-title-short&quot;:&quot;J. Environ. Chem. Eng.&quot;},&quot;isTemporary&quot;:false}]},{&quot;citationID&quot;:&quot;MENDELEY_CITATION_982b4026-cd36-41b3-a16d-70786aa4b50f&quot;,&quot;properties&quot;:{&quot;noteIndex&quot;:0},&quot;isEdited&quot;:false,&quot;manualOverride&quot;:{&quot;isManuallyOverridden&quot;:false,&quot;citeprocText&quot;:&quot;[41]&quot;,&quot;manualOverrideText&quot;:&quot;&quot;},&quot;citationTag&quot;:&quot;MENDELEY_CITATION_v3_eyJjaXRhdGlvbklEIjoiTUVOREVMRVlfQ0lUQVRJT05fOTgyYjQwMjYtY2QzNi00MWIzLWExNmQtNzA3ODZhYTRiNTBm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quot;,&quot;citationItems&quot;:[{&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citationID&quot;:&quot;MENDELEY_CITATION_639a2f7e-c29e-41fe-9a7d-53bb3e384efd&quot;,&quot;properties&quot;:{&quot;noteIndex&quot;:0},&quot;isEdited&quot;:false,&quot;manualOverride&quot;:{&quot;isManuallyOverridden&quot;:false,&quot;citeprocText&quot;:&quot;[42]&quot;,&quot;manualOverrideText&quot;:&quot;&quot;},&quot;citationTag&quot;:&quot;MENDELEY_CITATION_v3_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&quot;,&quot;citationItems&quot;:[{&quot;id&quot;:&quot;7e294d45-7bb9-31bc-84ea-ae215aab6b7f&quot;,&quot;itemData&quot;:{&quot;type&quot;:&quot;article-journal&quot;,&quot;id&quot;:&quot;7e294d45-7bb9-31bc-84ea-ae215aab6b7f&quot;,&quot;title&quot;:&quot;Highlights Graph imbalanced ML guides discovery of polymer membranes surpassing empirical limits Two synthesized polymers show superior gas separation for O 2 /N 2 , H 2 /CH 4 , and H 2 /N 2&quot;,&quot;groupId&quot;:&quot;6e378410-341d-365f-a1d1-a9bfe92aa34f&quot;,&quot;author&quot;:[{&quot;family&quot;:&quot;Xu&quot;,&quot;given&quot;:&quot;Jiaxin&quot;,&quot;parse-names&quot;:false,&quot;dropping-particle&quot;:&quot;&quot;,&quot;non-dropping-particle&quot;:&quot;&quot;},{&quot;family&quot;:&quot;Suleiman&quot;,&quot;given&quot;:&quot;Agboola&quot;,&quot;parse-names&quot;:false,&quot;dropping-particle&quot;:&quot;&quot;,&quot;non-dropping-particle&quot;:&quot;&quot;},{&quot;family&quot;:&quot;Jiang&quot;,&quot;given&quot;:&quot;Meng&quot;,&quot;parse-names&quot;:false,&quot;dropping-particle&quot;:&quot;&quot;,&quot;non-dropping-particle&quot;:&quot;&quot;},{&quot;family&quot;:&quot;Guo&quot;,&quot;given&quot;:&quot;Ruilan&quot;,&quot;parse-names&quot;:false,&quot;dropping-particle&quot;:&quot;&quot;,&quot;non-dropping-particle&quot;:&quot;&quot;},{&quot;family&quot;:&quot;Luo&quot;,&quot;given&quot;:&quot;Tengfei&quot;,&quot;parse-names&quot;:false,&quot;dropping-particle&quot;:&quot;&quot;,&quot;non-dropping-particle&quot;:&quot;&quot;}],&quot;accessed&quot;:{&quot;date-parts&quot;:[[2025,12,22]]},&quot;DOI&quot;:&quot;10.1016/j.xcrp.2024.102067&quot;,&quot;URL&quot;:&quot;https://doi.org/10.1016/j.xcrp.2024.102067&quot;,&quot;abstract&quot;:&quot;Article Superior polymeric gas separation membrane designed by explainable graph machine learning Membrane-based separations can significantly reduce the energy, carbon, and water intensity of many traditional thermally driven separation processes. Xu et al. use a self-explainable graph-augmented and imbalanced machine learning technique to design exceptional polymers for efficient industrial gas separations, significantly reducing development cycles.&quot;,&quot;container-title-short&quot;:&quot;&quot;},&quot;isTemporary&quot;:false}]},{&quot;citationID&quot;:&quot;MENDELEY_CITATION_d81dba4d-faf8-4875-9709-3f315245773e&quot;,&quot;properties&quot;:{&quot;noteIndex&quot;:0},&quot;isEdited&quot;:false,&quot;manualOverride&quot;:{&quot;isManuallyOverridden&quot;:false,&quot;citeprocText&quot;:&quot;[43]&quot;,&quot;manualOverrideText&quot;:&quot;&quot;},&quot;citationTag&quot;:&quot;MENDELEY_CITATION_v3_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&quot;,&quot;citationItems&quot;:[{&quot;id&quot;:&quot;9a9c51c7-5c41-384e-8e2f-68646983cdd0&quot;,&quot;itemData&quot;:{&quot;type&quot;:&quot;article-journal&quot;,&quot;id&quot;:&quot;9a9c51c7-5c41-384e-8e2f-68646983cdd0&quot;,&quot;title&quot;:&quot;Stabilized oily-wastewater separation based on superhydrophilic and underwater superoleophobic ceramic membranes: Integrated experimental design and standalone machine learning algorithms&quot;,&quot;groupId&quot;:&quot;6e378410-341d-365f-a1d1-a9bfe92aa34f&quot;,&quot;author&quot;:[{&quot;family&quot;:&quot;Usman&quot;,&quot;given&quot;:&quot;Jamilu&quot;,&quot;parse-names&quot;:false,&quot;dropping-particle&quot;:&quot;&quot;,&quot;non-dropping-particle&quot;:&quot;&quot;},{&quot;family&quot;:&quot;Abba&quot;,&quot;given&quot;:&quot;Sani I.&quot;,&quot;parse-names&quot;:false,&quot;dropping-particle&quot;:&quot;&quot;,&quot;non-dropping-particle&quot;:&quot;&quot;},{&quot;family&quot;:&quot;Usman&quot;,&quot;given&quot;:&quot;Abdullahi G.&quot;,&quot;parse-names&quot;:false,&quot;dropping-particle&quot;:&quot;&quot;,&quot;non-dropping-particle&quot;:&quot;&quot;},{&quot;family&quot;:&quot;Yogarathinam&quot;,&quot;given&quot;:&quot;Lukka Thuyavan&quot;,&quot;parse-names&quot;:false,&quot;dropping-particle&quot;:&quot;&quot;,&quot;non-dropping-particle&quot;:&quot;&quot;},{&quot;family&quot;:&quot;Bafaqeer&quot;,&quot;given&quot;:&quot;Abdullah&quot;,&quot;parse-names&quot;:false,&quot;dropping-particle&quot;:&quot;&quot;,&quot;non-dropping-particle&quot;:&quot;&quot;},{&quot;family&quot;:&quot;Baig&quot;,&quot;given&quot;:&quot;Nadeem&quot;,&quot;parse-names&quot;:false,&quot;dropping-particle&quot;:&quot;&quot;,&quot;non-dropping-particle&quot;:&quot;&quot;},{&quot;family&quot;:&quot;Aljundi&quot;,&quot;given&quot;:&quot;Isam H.&quot;,&quot;parse-names&quot;:false,&quot;dropping-particle&quot;:&quot;&quot;,&quot;non-dropping-particle&quot;:&quot;&quot;}],&quot;container-title&quot;:&quot;Journal of the Taiwan Institute of Chemical Engineers&quot;,&quot;accessed&quot;:{&quot;date-parts&quot;:[[2026,2,20]]},&quot;DOI&quot;:&quot;10.1016/j.jtice.2024.105704&quot;,&quot;ISSN&quot;:&quot;18761070&quot;,&quot;URL&quot;:&quot;https://www.sciencedirect.com/science/article/abs/pii/S1876107024003626?via%3Dihub&quot;,&quot;issued&quot;:{&quot;date-parts&quot;:[[2024,11,1]]},&quot;page&quot;:&quot;105704&quot;,&quot;abstract&quot;:&quot;Background: Reliable computational approaches to evaluate ceramic membrane performance in wastewater treatment mark a transformative step towards optimizing separation processes, ensuring environmental sustainability, and advancing water purification technologies. The current study explores the influential factors using artificial intelligence (AI) tools in the performance evaluation of superhydrophilic and underwater super-oleophobic ceramic membranes for the selective treatment of oily wastewater. Methods: The chemometrics scenario of the research based on established experimental work employs advanced AI models viz: Random Forest (RF), Support Vector Regression (SVR), and Gaussian Process Regression (GPR) to predict the efficacy of these membranes in terms of rejection and flux. The model predictions were evaluated using the Pearson Correlation Coefficient (PCC), Willmott Index (WI), mean absolute percentage error (MAPE), and mean absolute error (MAE). Significant findings: From the results, GPR had shown good agreement with correlations (WI=99.9) during the training and testing phases for flux prediction, indicating an exceptional model fit with negligible error (MAPE=0.001, MAE=0.000 in the testing phase). For rejection modelling, GPR and SVR exhibit similar levels of accuracy, with moderate PCC and WI values, while RF reveals significant limitations with the lowest scores across all statistical metrics. The findings highlight the potential of AI in optimizing wastewater treatment processes, with GPR identified as the most promising model for flux prediction. This study would provide insight into the modelling of the membrane separation process for oily wastewater and integrate AI in the performance evaluation of wastewater reclamation.&quot;,&quot;publisher&quot;:&quot;Elsevier&quot;,&quot;volume&quot;:&quot;164&quot;,&quot;container-title-short&quot;:&quot;J. Taiwan Inst. Chem. Eng.&quot;},&quot;isTemporary&quot;:false}]},{&quot;citationID&quot;:&quot;MENDELEY_CITATION_f61e0ade-3c46-49a7-9841-e6c5b3d5e2bc&quot;,&quot;properties&quot;:{&quot;noteIndex&quot;:0},&quot;isEdited&quot;:false,&quot;manualOverride&quot;:{&quot;isManuallyOverridden&quot;:false,&quot;citeprocText&quot;:&quot;[40]&quot;,&quot;manualOverrideText&quot;:&quot;&quot;},&quot;citationTag&quot;:&quot;MENDELEY_CITATION_v3_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&quot;,&quot;citationItems&quot;:[{&quot;id&quot;:&quot;b2b06379-6449-35ce-8321-29e956c7ad00&quot;,&quot;itemData&quot;:{&quot;type&quot;:&quot;article-journal&quot;,&quot;id&quot;:&quot;b2b06379-6449-35ce-8321-29e956c7ad00&quot;,&quot;title&quot;:&quot;Tailoring thin film composite membranes for clean water production: A study on structural variations and predictive insights using machine learning&quot;,&quot;groupId&quot;:&quot;6e378410-341d-365f-a1d1-a9bfe92aa34f&quot;,&quot;author&quot;:[{&quot;family&quot;:&quot;Usman&quot;,&quot;given&quot;:&quot;Jamilu&quot;,&quot;parse-names&quot;:false,&quot;dropping-particle&quot;:&quot;&quot;,&quot;non-dropping-particle&quot;:&quot;&quot;},{&quot;family&quot;:&quot;Baig&quot;,&quot;given&quot;:&quot;Umair&quot;,&quot;parse-names&quot;:false,&quot;dropping-particle&quot;:&quot;&quot;,&quot;non-dropping-particle&quot;:&quot;&quot;},{&quot;family&quot;:&quot;Abba&quot;,&quot;given&quot;:&quot;Sani I.&quot;,&quot;parse-names&quot;:false,&quot;dropping-particle&quot;:&quot;&quot;,&quot;non-dropping-particle&quot;:&quot;&quot;},{&quot;family&quot;:&quot;Alharthi&quot;,&quot;given&quot;:&quot;Fahad Ayesh&quot;,&quot;parse-names&quot;:false,&quot;dropping-particle&quot;:&quot;&quot;,&quot;non-dropping-particle&quot;:&quot;&quot;},{&quot;family&quot;:&quot;Fellows&quot;,&quot;given&quot;:&quot;Christopher Michael&quot;,&quot;parse-names&quot;:false,&quot;dropping-particle&quot;:&quot;&quot;,&quot;non-dropping-particle&quot;:&quot;&quot;},{&quot;family&quot;:&quot;Waheed&quot;,&quot;given&quot;:&quot;Abdul&quot;,&quot;parse-names&quot;:false,&quot;dropping-particle&quot;:&quot;&quot;,&quot;non-dropping-particle&quot;:&quot;&quot;},{&quot;family&quot;:&quot;Aljundi&quot;,&quot;given&quot;:&quot;Isam H.&quot;,&quot;parse-names&quot;:false,&quot;dropping-particle&quot;:&quot;&quot;,&quot;non-dropping-particle&quot;:&quot;&quot;}],&quot;container-title&quot;:&quot;Journal of Environmental Chemical Engineering&quot;,&quot;accessed&quot;:{&quot;date-parts&quot;:[[2025,12,22]]},&quot;DOI&quot;:&quot;10.1016/J.JECE.2024.112569&quot;,&quot;ISSN&quot;:&quot;2213-3437&quot;,&quot;URL&quot;:&quot;https://www.sciencedirect.com/science/article/pii/S2213343724006997&quot;,&quot;issued&quot;:{&quot;date-parts&quot;:[[2024,6,1]]},&quot;page&quot;:&quot;112569&quot;,&quot;abstract&quot;:&quot;This study focuses on the fabrication of three thin film composite membranes by interfacial polymerization on polyacrylonitrile support. The objective is to explore the influence of different monomers on structural and functional features of resultant membranes for treating saline water and removing micropollutants. A new linear aliphatic amine 4A–2E was used as an aqueous monomer for the first time. Trimesoyl chloride, isophthaloyl chloride, and terephthaloyl chloride were used as organic phase crosslinkers. The resulting membranes exhibited distinctive structural features such as varied roughness and hydrophilicity, which correlated with their functional performance. The membrane roughness for 4A–2E-TPC@PAN/PET reached the highest value of Ra = 56 nm among the fabricated membranes. Moreover, permeate flux of 32, 56, and 49 L m−2 h−1 at 25 bar was measured for 4A–2E-TPC@PAN/PET, 4A–2E-IPC@PAN/PET, and 4A–2E-TMC@PAN/PET, respectively. Notably, 4A–2E-TPC@PAN/PET membrane exhibited 98% rejection of MgCl2 among the tested divalent salts. Furthermore, the membrane displayed high rejections of micropollutants, with 85% rejection for Amitriptyline. Upon chlorine exposure, the 4A–2E-TPC@PAN/PET membrane proved more resistant than both 4A–2E-IPC@PAN/PET and 4A–2E-TMC@PAN/PET membranes. Machine learning predictive insight was developed using Matérn Gaussian Process Regression model to simulate flux before and after chlorination of membranes. The results in both training and testing proved reliable predictive insight with 99% accuracy in terms of Nash Sutcliffe Efficiency. Hence, current work highlights the use of a linear amine 4A–2E and TPC crosslinker to fabricate a dense polyamide membrane and the application of ML algorithms to desalination data makes it possible to predict the membrane performance.&quot;,&quot;publisher&quot;:&quot;Elsevier&quot;,&quot;issue&quot;:&quot;3&quot;,&quot;volume&quot;:&quot;12&quot;,&quot;container-title-short&quot;:&quot;J. Environ. Chem. Eng.&quot;},&quot;isTemporary&quot;:false}]},{&quot;citationID&quot;:&quot;MENDELEY_CITATION_ccd6477d-e593-41b5-85b6-99d8aad50326&quot;,&quot;properties&quot;:{&quot;noteIndex&quot;:0},&quot;isEdited&quot;:false,&quot;manualOverride&quot;:{&quot;isManuallyOverridden&quot;:false,&quot;citeprocText&quot;:&quot;[44]&quot;,&quot;manualOverrideText&quot;:&quot;&quot;},&quot;citationTag&quot;:&quot;MENDELEY_CITATION_v3_eyJjaXRhdGlvbklEIjoiTUVOREVMRVlfQ0lUQVRJT05fY2NkNjQ3N2QtZTU5My00MWI1LTg1YjYtOTlkOGFhZDUwMzI2IiwicHJvcGVydGllcyI6eyJub3RlSW5kZXgiOjB9LCJpc0VkaXRlZCI6ZmFsc2UsIm1hbnVhbE92ZXJyaWRlIjp7ImlzTWFudWFsbHlPdmVycmlkZGVuIjpmYWxzZSwiY2l0ZXByb2NUZXh0IjoiWzQ0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V19&quot;,&quot;citationItems&quot;:[{&quot;id&quot;:&quot;be501e67-0e68-3a2e-bc5d-2336f155ddaf&quot;,&quot;itemData&quot;:{&quot;type&quot;:&quot;article-journal&quot;,&quot;id&quot;:&quot;be501e67-0e68-3a2e-bc5d-2336f155ddaf&quot;,&quot;title&quot;:&quot;Machine learning for membrane design in energy production, gas separation, and water treatment: a review&quot;,&quot;groupId&quot;:&quot;6e378410-341d-365f-a1d1-a9bfe92aa34f&quot;,&quot;author&quot;:[{&quot;family&quot;:&quot;Osman&quot;,&quot;given&quot;:&quot;Ahmed I.&quot;,&quot;parse-names&quot;:false,&quot;dropping-particle&quot;:&quot;&quot;,&quot;non-dropping-particle&quot;:&quot;&quot;},{&quot;family&quot;:&quot;Nasr&quot;,&quot;given&quot;:&quot;Mahmoud&quot;,&quot;parse-names&quot;:false,&quot;dropping-particle&quot;:&quot;&quot;,&quot;non-dropping-particle&quot;:&quot;&quot;},{&quot;family&quot;:&quot;Farghali&quot;,&quot;given&quot;:&quot;Mohamed&quot;,&quot;parse-names&quot;:false,&quot;dropping-particle&quot;:&quot;&quot;,&quot;non-dropping-particle&quot;:&quot;&quot;},{&quot;family&quot;:&quot;Bakr&quot;,&quot;given&quot;:&quot;Sara S.&quot;,&quot;parse-names&quot;:false,&quot;dropping-particle&quot;:&quot;&quot;,&quot;non-dropping-particle&quot;:&quot;&quot;},{&quot;family&quot;:&quot;Eltaweil&quot;,&quot;given&quot;:&quot;Abdelazeem S.&quot;,&quot;parse-names&quot;:false,&quot;dropping-particle&quot;:&quot;&quot;,&quot;non-dropping-particle&quot;:&quot;&quot;},{&quot;family&quot;:&quot;Rashwan&quot;,&quot;given&quot;:&quot;Ahmed K.&quot;,&quot;parse-names&quot;:false,&quot;dropping-particle&quot;:&quot;&quot;,&quot;non-dropping-particle&quot;:&quot;&quot;},{&quot;family&quot;:&quot;Abd El-Monaem&quot;,&quot;given&quot;:&quot;Eman M.&quot;,&quot;parse-names&quot;:false,&quot;dropping-particle&quot;:&quot;&quot;,&quot;non-dropping-particle&quot;:&quot;&quot;}],&quot;container-title&quot;:&quot;Environmental Chemistry Letters 2024 22:2&quot;,&quot;accessed&quot;:{&quot;date-parts&quot;:[[2025,12,16]]},&quot;DOI&quot;:&quot;10.1007/S10311-023-01695-Y&quot;,&quot;ISBN&quot;:&quot;0123456789&quot;,&quot;ISSN&quot;:&quot;1610-3661&quot;,&quot;URL&quot;:&quot;https://link.springer.com/article/10.1007/s10311-023-01695-y&quot;,&quot;issued&quot;:{&quot;date-parts&quot;:[[2024,2,6]]},&quot;page&quot;:&quot;505-560&quot;,&quot;abstract&quot;:&quot;Membrane filtration is a major process used in the energy, gas separation, and water treatment sectors, yet the efficiency of current membranes is limited. Here, we review the use of machine learning to improve membrane efficiency, with emphasis on reverse osmosis, nanofiltration, pervaporation, removal of pollutants, pathogens and nutrients, gas separation of carbon dioxide, oxygen and hydrogen, fuel cells, biodiesel, and biogas purification. We found that the use of machine&amp;nbsp;learning brings substantial improvements in performance and efficiency, leading to specialized membranes with remarkable potential for various applications. This integration&amp;nbsp;offers versatile solutions crucial for addressing global challenges in sustainable development and advancing environmental goals.&amp;nbsp;Membrane gas separation techniques improve carbon capture and purification of industrial gases, aiding in the reduction of carbon dioxide emissions.&quot;,&quot;publisher&quot;:&quot;Springer&quot;,&quot;issue&quot;:&quot;2&quot;,&quot;volume&quot;:&quot;22&quot;,&quot;container-title-short&quot;:&quot;&quot;},&quot;isTemporary&quot;:false}]},{&quot;citationID&quot;:&quot;MENDELEY_CITATION_785b5e4a-6034-4e5b-b3fc-940599384880&quot;,&quot;properties&quot;:{&quot;noteIndex&quot;:0},&quot;isEdited&quot;:false,&quot;manualOverride&quot;:{&quot;isManuallyOverridden&quot;:false,&quot;citeprocText&quot;:&quot;[45]&quot;,&quot;manualOverrideText&quot;:&quot;&quot;},&quot;citationTag&quot;:&quot;MENDELEY_CITATION_v3_eyJjaXRhdGlvbklEIjoiTUVOREVMRVlfQ0lUQVRJT05fNzg1YjVlNGEtNjAzNC00ZTViLWIzZmMtOTQwNTk5Mzg0ODgwIiwicHJvcGVydGllcyI6eyJub3RlSW5kZXgiOjB9LCJpc0VkaXRlZCI6ZmFsc2UsIm1hbnVhbE92ZXJyaWRlIjp7ImlzTWFudWFsbHlPdmVycmlkZGVuIjpmYWxzZSwiY2l0ZXByb2NUZXh0IjoiWzQ1XSIsIm1hbnVhbE92ZXJyaWRlVGV4dCI6IiJ9LCJjaXRhdGlvbkl0ZW1zIjpb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XX0=&quot;,&quot;citationItems&quot;:[{&quot;id&quot;:&quot;690f25df-c716-39dd-b4c6-fe8b7fa27508&quot;,&quot;itemData&quot;:{&quot;type&quot;:&quot;article-journal&quot;,&quot;id&quot;:&quot;690f25df-c716-39dd-b4c6-fe8b7fa27508&quot;,&quot;title&quot;:&quot;Machine Learning in the Design and Performance Prediction of Organic Framework Membranes: Methodologies, Applications, and Industrial Prospects&quot;,&quot;groupId&quot;:&quot;6e378410-341d-365f-a1d1-a9bfe92aa34f&quot;,&quot;author&quot;:[{&quot;family&quot;:&quot;Wu&quot;,&quot;given&quot;:&quot;Tong&quot;,&quot;parse-names&quot;:false,&quot;dropping-particle&quot;:&quot;&quot;,&quot;non-dropping-particle&quot;:&quot;&quot;},{&quot;family&quot;:&quot;Zhang&quot;,&quot;given&quot;:&quot;Jiawei&quot;,&quot;parse-names&quot;:false,&quot;dropping-particle&quot;:&quot;&quot;,&quot;non-dropping-particle&quot;:&quot;&quot;},{&quot;family&quot;:&quot;Yan&quot;,&quot;given&quot;:&quot;Qinghao&quot;,&quot;parse-names&quot;:false,&quot;dropping-particle&quot;:&quot;&quot;,&quot;non-dropping-particle&quot;:&quot;&quot;},{&quot;family&quot;:&quot;Wang&quot;,&quot;given&quot;:&quot;Jingxiang&quot;,&quot;parse-names&quot;:false,&quot;dropping-particle&quot;:&quot;&quot;,&quot;non-dropping-particle&quot;:&quot;&quot;},{&quot;family&quot;:&quot;Yang&quot;,&quot;given&quot;:&quot;Hao&quot;,&quot;parse-names&quot;:false,&quot;dropping-particle&quot;:&quot;&quot;,&quot;non-dropping-particle&quot;:&quot;&quot;}],&quot;container-title&quot;:&quot;Membranes 2025, Vol. 15, Page 178&quot;,&quot;accessed&quot;:{&quot;date-parts&quot;:[[2025,12,22]]},&quot;DOI&quot;:&quot;10.3390/MEMBRANES15060178&quot;,&quot;ISSN&quot;:&quot;2077-0375&quot;,&quot;URL&quot;:&quot;https://www.mdpi.com/2077-0375/15/6/178/htm&quot;,&quot;issued&quot;:{&quot;date-parts&quot;:[[2025,6,11]]},&quot;page&quot;:&quot;178&quot;,&quot;abstract&quot;:&quot;Organic framework membranes (OFMs) have emerged as transformative materials for separation technologies due to their tunable porosity, structural diversity, and stability, yet their design and optimization face challenges in navigating vast chemical spaces and complex performance trade-offs. This review highlights the pivotal role of machine learning (ML) in overcoming these limitations by integrating multi-source data, constructing quantitative structure–property relationships, and enabling the cross-scale optimization of OFMs. Methodologically, ML workflows—spanning data construction, feature engineering, and model optimization—accelerate candidate screening, inverse design, and mechanistic interpretation, as demonstrated in gas separations and nascent liquid-phase applications. Key findings reveal that ML identifies critical structural descriptors and environmental parameters, guiding the development of high-performance membranes that surpass traditional selectivity–permeability limits. Challenges persist in liquid separations due to dynamic operational complexities and data scarcity, while emerging frameworks offer untapped potential. The integration of interpretable ML, in situ characterization, and industrial scalability strategies is essential to transition OFMs from laboratory innovations to sustainable, adaptive separation systems. This review underscores ML’s transformative capacity to bridge computational insights with experimental validation, fostering next-generation membranes for carbon neutrality, water security, and energy-efficient industrial processes.&quot;,&quot;publisher&quot;:&quot;Multidisciplinary Digital Publishing Institute&quot;,&quot;issue&quot;:&quot;6&quot;,&quot;volume&quot;:&quot;15&quot;,&quot;container-title-short&quot;:&quot;&quot;},&quot;isTemporary&quot;:false}]},{&quot;citationID&quot;:&quot;MENDELEY_CITATION_b96c7648-9fd1-438c-9921-9a9a95713e0b&quot;,&quot;properties&quot;:{&quot;noteIndex&quot;:0},&quot;isEdited&quot;:false,&quot;manualOverride&quot;:{&quot;isManuallyOverridden&quot;:false,&quot;citeprocText&quot;:&quot;[46]&quot;,&quot;manualOverrideText&quot;:&quot;&quot;},&quot;citationTag&quot;:&quot;MENDELEY_CITATION_v3_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&quot;,&quot;citationItems&quot;:[{&quot;id&quot;:&quot;f61f2fb0-0cee-34c3-a2fc-37388d0a528a&quot;,&quot;itemData&quot;:{&quot;type&quot;:&quot;article-journal&quot;,&quot;id&quot;:&quot;f61f2fb0-0cee-34c3-a2fc-37388d0a528a&quot;,&quot;title&quot;:&quot;Designing exceptional gas-separation polymer membranes using machine learning&quot;,&quot;groupId&quot;:&quot;6e378410-341d-365f-a1d1-a9bfe92aa34f&quot;,&quot;author&quot;:[{&quot;family&quot;:&quot;Barnett&quot;,&quot;given&quot;:&quot;J. Wesley&quot;,&quot;parse-names&quot;:false,&quot;dropping-particle&quot;:&quot;&quot;,&quot;non-dropping-particle&quot;:&quot;&quot;},{&quot;family&quot;:&quot;Bilchak&quot;,&quot;given&quot;:&quot;Connor R.&quot;,&quot;parse-names&quot;:false,&quot;dropping-particle&quot;:&quot;&quot;,&quot;non-dropping-particle&quot;:&quot;&quot;},{&quot;family&quot;:&quot;Wang&quot;,&quot;given&quot;:&quot;Yiwen&quot;,&quot;parse-names&quot;:false,&quot;dropping-particle&quot;:&quot;&quot;,&quot;non-dropping-particle&quot;:&quot;&quot;},{&quot;family&quot;:&quot;Benicewicz&quot;,&quot;given&quot;:&quot;Brian C.&quot;,&quot;parse-names&quot;:false,&quot;dropping-particle&quot;:&quot;&quot;,&quot;non-dropping-particle&quot;:&quot;&quot;},{&quot;family&quot;:&quot;Murdock&quot;,&quot;given&quot;:&quot;Laura A.&quot;,&quot;parse-names&quot;:false,&quot;dropping-particle&quot;:&quot;&quot;,&quot;non-dropping-particle&quot;:&quot;&quot;},{&quot;family&quot;:&quot;Bereau&quot;,&quot;given&quot;:&quot;Tristan&quot;,&quot;parse-names&quot;:false,&quot;dropping-particle&quot;:&quot;&quot;,&quot;non-dropping-particle&quot;:&quot;&quot;},{&quot;family&quot;:&quot;Kumar&quot;,&quot;given&quot;:&quot;Sanat K.&quot;,&quot;parse-names&quot;:false,&quot;dropping-particle&quot;:&quot;&quot;,&quot;non-dropping-particle&quot;:&quot;&quot;}],&quot;container-title&quot;:&quot;Science Advances&quot;,&quot;accessed&quot;:{&quot;date-parts&quot;:[[2025,12,22]]},&quot;ISSN&quot;:&quot;23752548&quot;,&quot;PMID&quot;:&quot;32440545&quot;,&quot;URL&quot;:&quot;/doi/pdf/10.1126/sciadv.aaz4301?download=true&quot;,&quot;issued&quot;:{&quot;date-parts&quot;:[[2020,5,1]]},&quot;abstract&quot;:&quot;The field of polymer membrane design is primarily based on empirical observation, which limits discovery of new materials optimized for separating a given gas pair. Instead of relying on exhaustive experimental investigations, we trained a machine learning (ML) algorithm, using a topological, path-based hash of the polymer repeating unit. We used a limited set of experimental gas permeability data for six different gases in ~700 polymeric constructs that have been measured to date to predict the gas-separation behavior of over 11,000 homopolymers not previously tested for these properties. To test the algorithm’s accuracy, we synthesized two of the most promising polymer membranes predicted by this approach and found that they exceeded the upper bound for CO2/CH4 separation performance. This ML technique, which is trained using a relatively small body of experimental data (and no simulation data), evidently represents an innovative means of exploring the vast phase space available for polymer membrane design.&quot;,&quot;publisher&quot;:&quot;American Association for the Advancement of Science&quot;,&quot;issue&quot;:&quot;20&quot;,&quot;volume&quot;:&quot;6&quot;,&quot;container-title-short&quot;:&quot;Sci. Adv.&quot;},&quot;isTemporary&quot;:false}]},{&quot;citationID&quot;:&quot;MENDELEY_CITATION_37cbb6e1-ff8f-42d0-901f-97aa1cc426bb&quot;,&quot;properties&quot;:{&quot;noteIndex&quot;:0},&quot;isEdited&quot;:false,&quot;manualOverride&quot;:{&quot;isManuallyOverridden&quot;:false,&quot;citeprocText&quot;:&quot;[47]&quot;,&quot;manualOverrideText&quot;:&quot;&quot;},&quot;citationTag&quot;:&quot;MENDELEY_CITATION_v3_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&quot;,&quot;citationItems&quot;:[{&quot;id&quot;:&quot;f788d621-4a4c-3875-a45a-814659589b00&quot;,&quot;itemData&quot;:{&quot;type&quot;:&quot;article-journal&quot;,&quot;id&quot;:&quot;f788d621-4a4c-3875-a45a-814659589b00&quot;,&quot;title&quot;:&quot;Design of Polymeric Membranes for Air Separation by Combining Machine Learning Tools with Computer Aided Molecular Design&quot;,&quot;groupId&quot;:&quot;6e378410-341d-365f-a1d1-a9bfe92aa34f&quot;,&quot;author&quot;:[{&quot;family&quot;:&quot;Liew&quot;,&quot;given&quot;:&quot;J.-Y ;&quot;,&quot;parse-names&quot;:false,&quot;dropping-particle&quot;:&quot;&quot;,&quot;non-dropping-particle&quot;:&quot;&quot;},{&quot;family&quot;:&quot;Tan&quot;,&quot;given&quot;:&quot;J.-Y.-L ;&quot;,&quot;parse-names&quot;:false,&quot;dropping-particle&quot;:&quot;&quot;,&quot;non-dropping-particle&quot;:&quot;&quot;},{&quot;family&quot;:&quot;Chong&quot;,&quot;given&quot;:&quot;Q.-Y ;&quot;,&quot;parse-names&quot;:false,&quot;dropping-particle&quot;:&quot;&quot;,&quot;non-dropping-particle&quot;:&quot;&quot;},{&quot;family&quot;:&quot;Ooi&quot;,&quot;given&quot;:&quot;J.-W ;&quot;,&quot;parse-names&quot;:false,&quot;dropping-particle&quot;:&quot;&quot;,&quot;non-dropping-particle&quot;:&quot;&quot;},{&quot;family&quot;:&quot;Chemmangattuvalappil&quot;,&quot;given&quot;:&quot;J ;&quot;,&quot;parse-names&quot;:false,&quot;dropping-particle&quot;:&quot;&quot;,&quot;non-dropping-particle&quot;:&quot;&quot;},{&quot;family&quot;:&quot;Design&quot;,&quot;given&quot;:&quot;N G&quot;,&quot;parse-names&quot;:false,&quot;dropping-particle&quot;:&quot;&quot;,&quot;non-dropping-particle&quot;:&quot;&quot;},{&quot;family&quot;:&quot;Cheun&quot;,&quot;given&quot;:&quot;Jie-Ying&quot;,&quot;parse-names&quot;:false,&quot;dropping-particle&quot;:&quot;&quot;,&quot;non-dropping-particle&quot;:&quot;&quot;},{&quot;family&quot;:&quot;Liew&quot;,&quot;given&quot;:&quot;Joshua-Yeh-Loong&quot;,&quot;parse-names&quot;:false,&quot;dropping-particle&quot;:&quot;&quot;,&quot;non-dropping-particle&quot;:&quot;&quot;},{&quot;family&quot;:&quot;Tan&quot;,&quot;given&quot;:&quot;Qian-Ying&quot;,&quot;parse-names&quot;:false,&quot;dropping-particle&quot;:&quot;&quot;,&quot;non-dropping-particle&quot;:&quot;&quot;},{&quot;family&quot;:&quot;Chong&quot;,&quot;given&quot;:&quot;Jia-Wen&quot;,&quot;parse-names&quot;:false,&quot;dropping-particle&quot;:&quot;&quot;,&quot;non-dropping-particle&quot;:&quot;&quot;},{&quot;family&quot;:&quot;Ooi&quot;,&quot;given&quot;:&quot;Jecksin&quot;,&quot;parse-names&quot;:false,&quot;dropping-particle&quot;:&quot;&quot;,&quot;non-dropping-particle&quot;:&quot;&quot;},{&quot;family&quot;:&quot;Chemmangattuvalappil&quot;,&quot;given&quot;:&quot;Nishanth G&quot;,&quot;parse-names&quot;:false,&quot;dropping-particle&quot;:&quot;&quot;,&quot;non-dropping-particle&quot;:&quot;&quot;}],&quot;container-title&quot;:&quot;Processes 2023, Vol. 11, Page 2004&quot;,&quot;accessed&quot;:{&quot;date-parts&quot;:[[2025,12,22]]},&quot;DOI&quot;:&quot;10.3390/PR11072004&quot;,&quot;ISSN&quot;:&quot;2227-9717&quot;,&quot;URL&quot;:&quot;https://www.mdpi.com/2227-9717/11/7/2004/htm&quot;,&quot;issued&quot;:{&quot;date-parts&quot;:[[2023,7,4]]},&quot;page&quot;:&quot;2004&quot;,&quot;abstract&quot;:&quot;The growing importance of the membrane-based air separation processes results in an increasing demand for suitable polymeric membrane structures. This has spurred the interest in designing polymer structures for O2/N2 separation by employing a systematic approach. In this work, a computer-aided molecular design (CAMD)-based framework was developed to identify promising structures of polymers that can be used for air separation. To incorporate constraints in CAMD, the rough set-based machine learning (RSML) method was implemented to establish predictive models for the physical and transport properties of polymer owing to its interpretability. The deterministic rules generated from RSML would be interpreted scientifically reflecting the structure–property relationship to ensure that the molecules generated were feasible according to a scientific point of view. The most prominent rules selected were then integrated as constraints in CAMD. The relevant properties in this framework comprised of glass transition temperature (Tg), molar volume (Vm), cohesive energy (Ecoh), O2 permeability and O2/N2 selectivity. The solutions from CAMD optimisation were demonstrated in case studies. Results indicated the capability of a novel approach in identifying potential polymeric membrane candidates for air separation application that meet the permeability and selectivity requirements.&quot;,&quot;publisher&quot;:&quot;Multidisciplinary Digital Publishing Institute&quot;,&quot;issue&quot;:&quot;7&quot;,&quot;volume&quot;:&quot;11&quot;,&quot;container-title-short&quot;:&quot;&quot;},&quot;isTemporary&quot;:false}]},{&quot;citationID&quot;:&quot;MENDELEY_CITATION_e2e689eb-73cc-4b72-8e35-be3465f5a7cd&quot;,&quot;properties&quot;:{&quot;noteIndex&quot;:0},&quot;isEdited&quot;:false,&quot;manualOverride&quot;:{&quot;isManuallyOverridden&quot;:false,&quot;citeprocText&quot;:&quot;[48]&quot;,&quot;manualOverrideText&quot;:&quot;&quot;},&quot;citationTag&quot;:&quot;MENDELEY_CITATION_v3_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&quot;,&quot;citationItems&quot;:[{&quot;id&quot;:&quot;d63be864-c05f-3ffa-8c72-e7e583962222&quot;,&quot;itemData&quot;:{&quot;type&quot;:&quot;article-journal&quot;,&quot;id&quot;:&quot;d63be864-c05f-3ffa-8c72-e7e583962222&quot;,&quot;title&quot;:&quot;Prediction of bead formation in PVDF fiber across different solvent systems using Interpretable Machine Learning&quot;,&quot;groupId&quot;:&quot;6e378410-341d-365f-a1d1-a9bfe92aa34f&quot;,&quot;author&quot;:[{&quot;family&quot;:&quot;Sarma&quot;,&quot;given&quot;:&quot;Shrutidhara&quot;,&quot;parse-names&quot;:false,&quot;dropping-particle&quot;:&quot;&quot;,&quot;non-dropping-particle&quot;:&quot;&quot;},{&quot;family&quot;:&quot;Gaur&quot;,&quot;given&quot;:&quot;Chaitanya&quot;,&quot;parse-names&quot;:false,&quot;dropping-particle&quot;:&quot;&quot;,&quot;non-dropping-particle&quot;:&quot;&quot;},{&quot;family&quot;:&quot;Benarrait&quot;,&quot;given&quot;:&quot;Racha&quot;,&quot;parse-names&quot;:false,&quot;dropping-particle&quot;:&quot;&quot;,&quot;non-dropping-particle&quot;:&quot;&quot;},{&quot;family&quot;:&quot;Haus&quot;,&quot;given&quot;:&quot;Jan Niklas&quot;,&quot;parse-names&quot;:false,&quot;dropping-particle&quot;:&quot;&quot;,&quot;non-dropping-particle&quot;:&quot;&quot;},{&quot;family&quot;:&quot;Koch&quot;,&quot;given&quot;:&quot;Eugen&quot;,&quot;parse-names&quot;:false,&quot;dropping-particle&quot;:&quot;&quot;,&quot;non-dropping-particle&quot;:&quot;&quot;},{&quot;family&quot;:&quot;Dietzel&quot;,&quot;given&quot;:&quot;Andreas&quot;,&quot;parse-names&quot;:false,&quot;dropping-particle&quot;:&quot;&quot;,&quot;non-dropping-particle&quot;:&quot;&quot;}],&quot;container-title&quot;:&quot;Polymer&quot;,&quot;accessed&quot;:{&quot;date-parts&quot;:[[2026,7,4]]},&quot;DOI&quot;:&quot;10.1016/J.POLYMER.2024.127972&quot;,&quot;ISSN&quot;:&quot;0032-3861&quot;,&quot;URL&quot;:&quot;https://www.sciencedirect.com/science/article/pii/S0032386124013089&quot;,&quot;issued&quot;:{&quot;date-parts&quot;:[[2025,1,15]]},&quot;page&quot;:&quot;127972&quot;,&quot;abstract&quot;:&quot;Bead formation is a typical ramification of electrospun fibers during electrospinning. Presence or absence of beads controls the fiber properties, which dictates its usefulness in diverse applications. However, bead formation is a complex non-linear process influenced by solution properties as well as electrospinning process parameters, mostly explored through trial-and-error experiments. Thus, being able to predict bead formation and identify its causal properties could have tremendous techno-economic value by reducing cost of experimentation. This is challenging as these structure-property relationships between experimental features and bead formation are inherently complex and modelling them requires large datasets from diverse experiments with multiple solvents, which are not commonly available. Here, we developed our own Electrospun Fiber Experimental Attributes Dataset (FEAD) dataset, a curated meta-database of experimental data available in literature, supplemented with our own experiments. Combining it with multiple machine learning models, we showed that while an increase in polymer concentration and applied voltage leads to fewer beads, a higher Flory-Huggins parameter supports increased bead formation. Further, we adopted a game theory-based model agnostic interpretation technique called SHAP (SHapley Additive exPlanations) to identify features contributing towards the occurrence of beads and their relative significance. This novel framework successfully predicted bead formation across various PVDF-polymer solvent systems and demonstrates how community meta datasets, cutting-edge machine learning techniques, and model interpretability methods could be seamlessly integrated to reduce the number of experiments required for developing high quality PVDF fibers.&quot;,&quot;publisher&quot;:&quot;Elsevier&quot;,&quot;volume&quot;:&quot;317&quot;,&quot;container-title-short&quot;:&quot;Polymer (Guildf).&quot;},&quot;isTemporary&quot;:false}]},{&quot;citationID&quot;:&quot;MENDELEY_CITATION_e42b3460-bdad-4881-a075-dead9b1e1c02&quot;,&quot;properties&quot;:{&quot;noteIndex&quot;:0},&quot;isEdited&quot;:false,&quot;manualOverride&quot;:{&quot;isManuallyOverridden&quot;:false,&quot;citeprocText&quot;:&quot;[49]&quot;,&quot;manualOverrideText&quot;:&quot;&quot;},&quot;citationTag&quot;:&quot;MENDELEY_CITATION_v3_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&quot;,&quot;citationItems&quot;:[{&quot;id&quot;:&quot;f141ffdc-1ed3-34cb-9b1c-8594fb214581&quot;,&quot;itemData&quot;:{&quot;type&quot;:&quot;article-journal&quot;,&quot;id&quot;:&quot;f141ffdc-1ed3-34cb-9b1c-8594fb214581&quot;,&quot;title&quot;:&quot;Predicting and understanding the performance of polyamide nanofiltration membrane for Li/Mg selective separation based on machine learning&quot;,&quot;groupId&quot;:&quot;6e378410-341d-365f-a1d1-a9bfe92aa34f&quot;,&quot;author&quot;:[{&quot;family&quot;:&quot;Sun&quot;,&quot;given&quot;:&quot;Jing Ou&quot;,&quot;parse-names&quot;:false,&quot;dropping-particle&quot;:&quot;&quot;,&quot;non-dropping-particle&quot;:&quot;&quot;},{&quot;family&quot;:&quot;Hua&quot;,&quot;given&quot;:&quot;Tian Wei&quot;,&quot;parse-names&quot;:false,&quot;dropping-particle&quot;:&quot;&quot;,&quot;non-dropping-particle&quot;:&quot;&quot;},{&quot;family&quot;:&quot;Guan&quot;,&quot;given&quot;:&quot;Yan Fang&quot;,&quot;parse-names&quot;:false,&quot;dropping-particle&quot;:&quot;&quot;,&quot;non-dropping-particle&quot;:&quot;&quot;},{&quot;family&quot;:&quot;Yu&quot;,&quot;given&quot;:&quot;Han Qing&quot;,&quot;parse-names&quot;:false,&quot;dropping-particle&quot;:&quot;&quot;,&quot;non-dropping-particle&quot;:&quot;&quot;}],&quot;container-title&quot;:&quot;Water Research&quot;,&quot;accessed&quot;:{&quot;date-parts&quot;:[[2025,12,22]]},&quot;DOI&quot;:&quot;10.1016/J.WATRES.2025.124140&quot;,&quot;ISSN&quot;:&quot;0043-1354&quot;,&quot;PMID&quot;:&quot;40644850&quot;,&quot;URL&quot;:&quot;https://www.sciencedirect.com/science/article/pii/S0043135425010474&quot;,&quot;issued&quot;:{&quot;date-parts&quot;:[[2025,10,1]]},&quot;page&quot;:&quot;124140&quot;,&quot;abstract&quot;:&quot;Nanofiltration technology holds significant promise for the selective separation of monovalent and multivalent ions, such as lithium (Li) and magnesium (Mg), during Li extraction from salt lakes. Nevertheless, optimizing polyamide nanofiltration membranes for selective ion separation remains inherently challenging due to the complex interactions between ions and membrane structural and experimental parameters, making the ion transport mechanism ambiguous. This work employed a machine learning (ML) approach to identify and comprehensively understand the features that influence the membrane permeability and selectivity using a comprehensive dataset, which encompassed fabrication parameters, experimental conditions, membrane properties, and single salt rejection performance. Initially, ML algorithms accurately predicted intrinsic membrane properties using only fabrication parameters but struggled to predict permeation and selectivity when combining fabrication parameters or membrane properties with experimental conditions. To address this limitation, salt rejection performance was incorporated, and various combinations of input variables were systematically compared to identify optimal input configurations for robust ML algorithms capable of accurately predicting membrane permeability and selectivity. Using the Shapley additive explanation (SHAP) method, we found that membrane permeability was mainly determined by fabrication parameters such as substrate type and heat curing temperature. While these parameters also influenced molecular weight cut-off (MWCO) and zeta potential, they did not fully reflect the physicochemical factors governing ion separation. In contrast, MgCl2 rejection served as a more integrative and informative descriptor, capturing both pore structure and surface electrostatic effects in predicting Li/Mg selectivity. These findings underscore the necessity of a multifaceted approach in modeling membrane performance, integrating both intrinsic properties and external factors to achieve optimal ion selectivity.&quot;,&quot;publisher&quot;:&quot;Pergamon&quot;,&quot;volume&quot;:&quot;285&quot;,&quot;container-title-short&quot;:&quot;Water Res.&quot;},&quot;isTemporary&quot;:false}]},{&quot;citationID&quot;:&quot;MENDELEY_CITATION_138133a6-af1e-43a1-b8fd-fab58830a759&quot;,&quot;properties&quot;:{&quot;noteIndex&quot;:0},&quot;isEdited&quot;:false,&quot;manualOverride&quot;:{&quot;isManuallyOverridden&quot;:false,&quot;citeprocText&quot;:&quot;[50]&quot;,&quot;manualOverrideText&quot;:&quot;&quot;},&quot;citationTag&quot;:&quot;MENDELEY_CITATION_v3_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&quot;,&quot;citationItems&quot;:[{&quot;id&quot;:&quot;ffe31882-cdd0-324b-b12b-bc657620fbb0&quot;,&quot;itemData&quot;:{&quot;type&quot;:&quot;article-journal&quot;,&quot;id&quot;:&quot;ffe31882-cdd0-324b-b12b-bc657620fbb0&quot;,&quot;title&quot;:&quot;Development of machine learning and stepwise mechanistic models for performance prediction of direct contact membrane distillation module- A comparative study&quot;,&quot;groupId&quot;:&quot;6e378410-341d-365f-a1d1-a9bfe92aa34f&quot;,&quot;author&quot;:[{&quot;family&quot;:&quot;Behnam&quot;,&quot;given&quot;:&quot;Pooria&quot;,&quot;parse-names&quot;:false,&quot;dropping-particle&quot;:&quot;&quot;,&quot;non-dropping-particle&quot;:&quot;&quot;},{&quot;family&quot;:&quot;Shafieian&quot;,&quot;given&quot;:&quot;Abdellah&quot;,&quot;parse-names&quot;:false,&quot;dropping-particle&quot;:&quot;&quot;,&quot;non-dropping-particle&quot;:&quot;&quot;},{&quot;family&quot;:&quot;Zargar&quot;,&quot;given&quot;:&quot;Masoumeh&quot;,&quot;parse-names&quot;:false,&quot;dropping-particle&quot;:&quot;&quot;,&quot;non-dropping-particle&quot;:&quot;&quot;},{&quot;family&quot;:&quot;Khiadani&quot;,&quot;given&quot;:&quot;Mehdi&quot;,&quot;parse-names&quot;:false,&quot;dropping-particle&quot;:&quot;&quot;,&quot;non-dropping-particle&quot;:&quot;&quot;}],&quot;container-title&quot;:&quot;Chemical Engineering and Processing - Process Intensification&quot;,&quot;accessed&quot;:{&quot;date-parts&quot;:[[2026,7,4]]},&quot;DOI&quot;:&quot;10.1016/J.CEP.2022.108857&quot;,&quot;ISSN&quot;:&quot;0255-2701&quot;,&quot;URL&quot;:&quot;https://www.sciencedirect.com/science/article/pii/S0255270122000770&quot;,&quot;issued&quot;:{&quot;date-parts&quot;:[[2022,3,1]]},&quot;page&quot;:&quot;108857&quot;,&quot;abstract&quot;:&quot;The development of accurate and fast modeling tools to predict the performance of direct contact membrane distillation (DCMD) modules can result in their performance improvement. Conventional models ignoring the variations of operational parameters along the membrane's length may cause inaccuracy. Moreover, models considering these variations are often complex and computationally expensive. To propose an accurate and fast modeling tool, the possibility of using machine learning models for the performance prediction of the DCMD module has been studied for the first time in this study. The robustness of three machine learning models (ANN, SVR, and RF) has been thoroughly compared with the stepwise mechanistic modeling approach in terms of models’ accuracy, trend predictability, and computational time. The results show that ANN and SVR models exhibit an enhanced performance over the mechanistic model, possessing a MAPEtest of 3.46% and 4.78% as compared to the mechanistic model with a MAPEtest of 7.31%. Further, compared to the mechanistic model, the machine learning models have the privilege of simplicity, enhanced accuracy, and significantly lowered computational time. The feature importance analysis also showed that the feed flow temperature is the most influencing parameter on permeate flux in the DCMD system.&quot;,&quot;publisher&quot;:&quot;Elsevier&quot;,&quot;volume&quot;:&quot;173&quot;,&quot;container-title-short&quot;:&quot;&quot;},&quot;isTemporary&quot;:false}]},{&quot;citationID&quot;:&quot;MENDELEY_CITATION_8bf7a738-3afb-4112-b1c7-0abd806a025a&quot;,&quot;properties&quot;:{&quot;noteIndex&quot;:0},&quot;isEdited&quot;:false,&quot;manualOverride&quot;:{&quot;isManuallyOverridden&quot;:false,&quot;citeprocText&quot;:&quot;[51]&quot;,&quot;manualOverrideText&quot;:&quot;&quot;},&quot;citationTag&quot;:&quot;MENDELEY_CITATION_v3_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&quot;,&quot;citationItems&quot;:[{&quot;id&quot;:&quot;0e7739d8-fd26-3c56-8682-1a48f6bd27d6&quot;,&quot;itemData&quot;:{&quot;type&quot;:&quot;article-journal&quot;,&quot;id&quot;:&quot;0e7739d8-fd26-3c56-8682-1a48f6bd27d6&quot;,&quot;title&quot;:&quot;Towards an interpretable machine learning model for electrospun polyvinylidene fluoride (PVDF) fiber properties&quot;,&quot;groupId&quot;:&quot;6e378410-341d-365f-a1d1-a9bfe92aa34f&quot;,&quot;author&quot;:[{&quot;family&quot;:&quot;Sarma&quot;,&quot;given&quot;:&quot;Shrutidhara&quot;,&quot;parse-names&quot;:false,&quot;dropping-particle&quot;:&quot;&quot;,&quot;non-dropping-particle&quot;:&quot;&quot;},{&quot;family&quot;:&quot;Verma&quot;,&quot;given&quot;:&quot;Akarshit Kumar&quot;,&quot;parse-names&quot;:false,&quot;dropping-particle&quot;:&quot;&quot;,&quot;non-dropping-particle&quot;:&quot;&quot;},{&quot;family&quot;:&quot;Phadkule&quot;,&quot;given&quot;:&quot;Saket Sanjay&quot;,&quot;parse-names&quot;:false,&quot;dropping-particle&quot;:&quot;&quot;,&quot;non-dropping-particle&quot;:&quot;&quot;},{&quot;family&quot;:&quot;Saharia&quot;,&quot;given&quot;:&quot;Manabendra&quot;,&quot;parse-names&quot;:false,&quot;dropping-particle&quot;:&quot;&quot;,&quot;non-dropping-particle&quot;:&quot;&quot;}],&quot;container-title&quot;:&quot;Computational Materials Science&quot;,&quot;accessed&quot;:{&quot;date-parts&quot;:[[2026,7,4]]},&quot;DOI&quot;:&quot;10.1016/J.COMMATSCI.2022.111661&quot;,&quot;ISSN&quot;:&quot;0927-0256&quot;,&quot;URL&quot;:&quot;https://www.sciencedirect.com/science/article/pii/S0927025622003950&quot;,&quot;issued&quot;:{&quot;date-parts&quot;:[[2022,10,1]]},&quot;page&quot;:&quot;111661&quot;,&quot;abstract&quot;:&quot;A robust understanding of structure–property relations of electrospun fibers is vital for device design. However, these relationships are inherently complex and hard to model using data from limited trial and error experiments. Machine learning has emerged as an efficient approach to model multidimensional relationships but fundamentally require diverse data to learn these relationships from. In this study, we present a novel Electrospun Fiber Experimental Attributes Dataset (FEAD) by collating experimental data from literature, developing new features, and complementing with our own experiments. Fiber diameter, a key parameter for controlling electrical and thermal properties of electrospun polyvinylidene fluoride (PVDF) polymer, is modeled using a large number of solution and electrospinning process experimental parameters using a multi-model machine learning approach. This is complemented with a model-agnostic interpretable game-theoretic approach to identify the relative and absolute relationships between the variables. Experimental attributes such as feed, polymer concentration, Flory-Huggins Chi parameter, and relative energy difference were found to be most impactful for modeling fiber diameter. This study overcomes several limitations in existing literature such as non-availability of meta datasets, application of latest machine learning techniques, and state-of-the-art approaches for interpreting these “black box” models, thus bridging the gap between experimental and computational studies. This improved ability to generalize structure–property relationships across any PVDF-polymer solvent system presents a promising ability to reduce expensive lab testing required for developing PVDF fibers of desired mechanical and electrical properties.&quot;,&quot;publisher&quot;:&quot;Elsevier&quot;,&quot;volume&quot;:&quot;213&quot;,&quot;container-title-short&quot;:&quot;Comput. Mater. Sci.&quot;},&quot;isTemporary&quot;:false}]},{&quot;citationID&quot;:&quot;MENDELEY_CITATION_b70ab8b1-1822-4395-8fda-8baf6b030a05&quot;,&quot;properties&quot;:{&quot;noteIndex&quot;:0},&quot;isEdited&quot;:false,&quot;manualOverride&quot;:{&quot;isManuallyOverridden&quot;:false,&quot;citeprocText&quot;:&quot;[52]&quot;,&quot;manualOverrideText&quot;:&quot;&quot;},&quot;citationTag&quot;:&quot;MENDELEY_CITATION_v3_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&quot;,&quot;citationItems&quot;:[{&quot;id&quot;:&quot;e41012eb-b42f-3ed7-a8f5-41ef8fcdc859&quot;,&quot;itemData&quot;:{&quot;type&quot;:&quot;article-journal&quot;,&quot;id&quot;:&quot;e41012eb-b42f-3ed7-a8f5-41ef8fcdc859&quot;,&quot;title&quot;:&quot;Machine learning-assisted performance prediction from the synthesis conditions of nanofiltration membranes&quot;,&quot;groupId&quot;:&quot;6e378410-341d-365f-a1d1-a9bfe92aa34f&quot;,&quot;author&quot;:[{&quot;family&quot;:&quot;Sutariya&quot;,&quot;given&quot;:&quot;Bhaumik&quot;,&quot;parse-names&quot;:false,&quot;dropping-particle&quot;:&quot;&quot;,&quot;non-dropping-particle&quot;:&quot;&quot;},{&quot;family&quot;:&quot;Sarkar&quot;,&quot;given&quot;:&quot;Pulak&quot;,&quot;parse-names&quot;:false,&quot;dropping-particle&quot;:&quot;&quot;,&quot;non-dropping-particle&quot;:&quot;&quot;},{&quot;family&quot;:&quot;Indurkar&quot;,&quot;given&quot;:&quot;Pankaj D.&quot;,&quot;parse-names&quot;:false,&quot;dropping-particle&quot;:&quot;&quot;,&quot;non-dropping-particle&quot;:&quot;&quot;},{&quot;family&quot;:&quot;Karan&quot;,&quot;given&quot;:&quot;Santanu&quot;,&quot;parse-names&quot;:false,&quot;dropping-particle&quot;:&quot;&quot;,&quot;non-dropping-particle&quot;:&quot;&quot;}],&quot;container-title&quot;:&quot;Separation and Purification Technology&quot;,&quot;accessed&quot;:{&quot;date-parts&quot;:[[2026,2,20]]},&quot;DOI&quot;:&quot;10.1016/j.seppur.2024.128960&quot;,&quot;ISSN&quot;:&quot;18733794&quot;,&quot;URL&quot;:&quot;https://www.sciencedirect.com/science/article/abs/pii/S1383586624026996?via%3Dihub&quot;,&quot;issued&quot;:{&quot;date-parts&quot;:[[2025,2,19]]},&quot;page&quot;:&quot;128960&quot;,&quot;abstract&quot;:&quot;Optimizing membrane fabrication conditions, including monomer and catalyst concentrations, reaction time, etc., is crucial for achieving high-performance membranes. However, the multitude of variables involved can result in a complex and laborious permutation process, making trial-and-error optimization challenging. To address this issue, we developed a conventional multiple linear regression model and machine learning (ML) models, specifically random forest (RF) and multi-layer perceptron (MLP), to predict the performance of nanofiltration membranes in terms of key parameters such as pure water permeance or PWP (LMH/bar), Na2SO4 rejection (%), and NaCl rejection (%), based on specified input variable ranges. The input variables utilized to construct the models are the concentration of piperazine (PIP) (0.01–2 wt%), the concentration of trimesoyl chloride (TMC) (0.05–0.15 wt%), the concentration of sodium lauryl sulfate (SLS) (0–10 mM), and reaction time (5–1200 s). The conventional regression model failed to predict the membrane performance. The RF model exhibited the best prediction capability for PWP and NaCl rejection with the R2 of 0.9806 and 0.9812 for training, and 0.9669 and 0.9082 for testing, respectively. Similarly, the MLP model outperformed the RF model in predicting Na2SO4 rejection with an R2 of 0.9972 for testing and 0.9844 for training. The best membrane exhibited permeance ranging from 16 to 20 LMH/bar and selectivity between NaCl and Na2SO4 of over 4000, was facilitated by specific conditions. These conditions included lower concentrations of PIP (0.05–0.1 wt%), intermediate concentration of TMC (0.1 wt%), lower concentration of SLS (1 mM), and shorter reaction times (5–30 s). The best-performing ML-based models have been used to provide insights into the relative importance of these input variables in determining membrane performance, thereby aiding in correlating model predictions with fundamental principles of membrane fabrication processes.&quot;,&quot;publisher&quot;:&quot;Elsevier&quot;,&quot;volume&quot;:&quot;354&quot;,&quot;container-title-short&quot;:&quot;Sep. Purif. Technol.&quot;},&quot;isTemporary&quot;:false}]},{&quot;citationID&quot;:&quot;MENDELEY_CITATION_d5f1cdaf-0180-4cb3-8923-ecf553dc4009&quot;,&quot;properties&quot;:{&quot;noteIndex&quot;:0},&quot;isEdited&quot;:false,&quot;manualOverride&quot;:{&quot;isManuallyOverridden&quot;:false,&quot;citeprocText&quot;:&quot;[53]&quot;,&quot;manualOverrideText&quot;:&quot;&quot;},&quot;citationTag&quot;:&quot;MENDELEY_CITATION_v3_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&quot;,&quot;citationItems&quot;:[{&quot;id&quot;:&quot;facc776f-3b4f-3edd-b668-1e92470e3144&quot;,&quot;itemData&quot;:{&quot;type&quot;:&quot;article-journal&quot;,&quot;id&quot;:&quot;facc776f-3b4f-3edd-b668-1e92470e3144&quot;,&quot;title&quot;:&quot;Modeling of flat sheet-based direct contact membrane distillation (DCMD) for the robust prediction of permeate flux using single and ensemble interpretable machine learning&quot;,&quot;groupId&quot;:&quot;6e378410-341d-365f-a1d1-a9bfe92aa34f&quot;,&quot;author&quot;:[{&quot;family&quot;:&quot;Talhami&quot;,&quot;given&quot;:&quot;Mohammed&quot;,&quot;parse-names&quot;:false,&quot;dropping-particle&quot;:&quot;&quot;,&quot;non-dropping-particle&quot;:&quot;&quot;},{&quot;family&quot;:&quot;Alkhatib&quot;,&quot;given&quot;:&quot;Amira&quot;,&quot;parse-names&quot;:false,&quot;dropping-particle&quot;:&quot;&quot;,&quot;non-dropping-particle&quot;:&quot;&quot;},{&quot;family&quot;:&quot;Albaba&quot;,&quot;given&quot;:&quot;Mhd Taisir&quot;,&quot;parse-names&quot;:false,&quot;dropping-particle&quot;:&quot;&quot;,&quot;non-dropping-particle&quot;:&quot;&quot;},{&quot;family&quot;:&quot;Ayari&quot;,&quot;given&quot;:&quot;Mohamed Arselene&quot;,&quot;parse-names&quot;:false,&quot;dropping-particle&quot;:&quot;&quot;,&quot;non-dropping-particle&quot;:&quot;&quot;},{&quot;family&quot;:&quot;Altaee&quot;,&quot;given&quot;:&quot;Ali&quot;,&quot;parse-names&quot;:false,&quot;dropping-particle&quot;:&quot;&quot;,&quot;non-dropping-particle&quot;:&quot;&quot;},{&quot;family&quot;:&quot;AL-Ejji&quot;,&quot;given&quot;:&quot;Maryam&quot;,&quot;parse-names&quot;:false,&quot;dropping-particle&quot;:&quot;&quot;,&quot;non-dropping-particle&quot;:&quot;&quot;},{&quot;family&quot;:&quot;Das&quot;,&quot;given&quot;:&quot;Probir&quot;,&quot;parse-names&quot;:false,&quot;dropping-particle&quot;:&quot;&quot;,&quot;non-dropping-particle&quot;:&quot;&quot;},{&quot;family&quot;:&quot;Hawari&quot;,&quot;given&quot;:&quot;Alaa H.&quot;,&quot;parse-names&quot;:false,&quot;dropping-particle&quot;:&quot;&quot;,&quot;non-dropping-particle&quot;:&quot;&quot;}],&quot;container-title&quot;:&quot;Journal of Environmental Chemical Engineering&quot;,&quot;accessed&quot;:{&quot;date-parts&quot;:[[2026,7,4]]},&quot;DOI&quot;:&quot;10.1016/J.JECE.2025.115463&quot;,&quot;ISSN&quot;:&quot;2213-3437&quot;,&quot;URL&quot;:&quot;https://www.sciencedirect.com/science/article/pii/S2213343725001587&quot;,&quot;issued&quot;:{&quot;date-parts&quot;:[[2025,4,1]]},&quot;page&quot;:&quot;115463&quot;,&quot;abstract&quot;:&quot;Direct contact membrane distillation (DCMD) has emerged as a promising technology for water desalination and treatment while offering advantages such as high energy efficiency and the adequacy to treat high-salinity feeds. However, due to complex interactions among multiple process parameters, the accurate prediction of permeate flux, a critical performance indicator of the DCMD process, remains a challenge that numerous traditional predictive techniques fall short of achieving. Thus, for the first time, this study investigated the effectiveness of various machine learning techniques, including four single and four ensemble models, to predict the permeate flux in the DCMD process. Utilizing a comprehensive dataset of 475 experimental points compiled from the literature, these models were built considering ten key process parameters, with the membrane material (PTFE or PVDF) being the sole categorical input. The performance evaluation demonstrated that the advanced ensemble models consistently outperformed the relatively simpler single models. Among all techniques, the extreme gradient boosting (XGB) model exhibited the most accurate and reliable predictions of permeate flux, confirmed by the lowest error metrics of MAE = 1.94 LMH, MAPE = 9.90 %, and RMSE = 2.59 LMH, along with the highest R2 (97.33 %), on the test dataset. In addition, to overcome the limited interpretability of black-box models, the Unified Shapley Additive Explanation technique was used, and the feed temperature and feed flowrate were identified as the most influential features on the permeate flux. Additionally, a user-friendly web interface was developed for the best predictive model, providing an accessible tool to advance DCMD applications in sustainable water treatment.&quot;,&quot;publisher&quot;:&quot;Elsevier&quot;,&quot;issue&quot;:&quot;2&quot;,&quot;volume&quot;:&quot;13&quot;,&quot;container-title-short&quot;:&quot;J. Environ. Chem. Eng.&quot;},&quot;isTemporary&quot;:false}]},{&quot;citationID&quot;:&quot;MENDELEY_CITATION_2afb5a90-6650-4fb7-8fd3-cd8cf8270f60&quot;,&quot;properties&quot;:{&quot;noteIndex&quot;:0},&quot;isEdited&quot;:false,&quot;manualOverride&quot;:{&quot;isManuallyOverridden&quot;:false,&quot;citeprocText&quot;:&quot;[54]&quot;,&quot;manualOverrideText&quot;:&quot;&quot;},&quot;citationTag&quot;:&quot;MENDELEY_CITATION_v3_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&quot;,&quot;citationItems&quot;:[{&quot;id&quot;:&quot;9a1be586-fd98-3cdd-9e35-01c2abc2c117&quot;,&quot;itemData&quot;:{&quot;type&quot;:&quot;article-journal&quot;,&quot;id&quot;:&quot;9a1be586-fd98-3cdd-9e35-01c2abc2c117&quot;,&quot;title&quot;:&quot;Polymeric membrane concentration of lithium-magnesium solution for sustainable resource recovery with machine learning&quot;,&quot;groupId&quot;:&quot;6e378410-341d-365f-a1d1-a9bfe92aa34f&quot;,&quot;author&quot;:[{&quot;family&quot;:&quot;Ji&quot;,&quot;given&quot;:&quot;Zhanlin&quot;,&quot;parse-names&quot;:false,&quot;dropping-particle&quot;:&quot;&quot;,&quot;non-dropping-particle&quot;:&quot;&quot;},{&quot;family&quot;:&quot;Guan&quot;,&quot;given&quot;:&quot;Hao&quot;,&quot;parse-names&quot;:false,&quot;dropping-particle&quot;:&quot;&quot;,&quot;non-dropping-particle&quot;:&quot;&quot;},{&quot;family&quot;:&quot;Wang&quot;,&quot;given&quot;:&quot;Meng&quot;,&quot;parse-names&quot;:false,&quot;dropping-particle&quot;:&quot;&quot;,&quot;non-dropping-particle&quot;:&quot;&quot;},{&quot;family&quot;:&quot;Li&quot;,&quot;given&quot;:&quot;Zeyu&quot;,&quot;parse-names&quot;:false,&quot;dropping-particle&quot;:&quot;&quot;,&quot;non-dropping-particle&quot;:&quot;&quot;},{&quot;family&quot;:&quot;Dong&quot;,&quot;given&quot;:&quot;Yingchao&quot;,&quot;parse-names&quot;:false,&quot;dropping-particle&quot;:&quot;&quot;,&quot;non-dropping-particle&quot;:&quot;&quot;}],&quot;container-title&quot;:&quot;Water Research&quot;,&quot;accessed&quot;:{&quot;date-parts&quot;:[[2025,12,22]]},&quot;DOI&quot;:&quot;10.1016/J.WATRES.2025.124438&quot;,&quot;ISSN&quot;:&quot;0043-1354&quot;,&quot;PMID&quot;:&quot;40848362&quot;,&quot;URL&quot;:&quot;https://www.sciencedirect.com/science/article/pii/S0043135425013430&quot;,&quot;issued&quot;:{&quot;date-parts&quot;:[[2025,12,1]]},&quot;page&quot;:&quot;124438&quot;,&quot;abstract&quot;:&quot;It is crucial to efficiently recover high value sources from seawater and salt-lake brines for global sustainable development goals. However, conventional membrane-based recovery methods face some significant challenges such as insufficient membrane performance and unclear mechanism. To address this issue, we propose a machine learning-driven framework with various models to systematically optimize nanofiltration membrane performance and then elucidate the underlying mechanism at the structure-process-performance nexus. To understand how the membrane and process variables affect the performance, we integrate shapley additive explanations (SHAP) and partial dependence analysis. Interestingly, we find that steric hindrance effect plays a dominant role in separation performance, which is dependent by transmembrane pressure, molecular weight cut-off, and membrane surface roughness. Specifically, high performance such as water permeance and rejection can be achieved under the transmembrane pressures of 5–10 bar and surface roughness of 3.4–3.5 nm. Through particle swarm optimization, a high water permeance of 15.12 L·m⁻²·h⁻¹ could be achieved while retaining high Li+ and Mg2+ rejection. This work could hopefully advance membrane-based resource recovery by establishing a machine learning-driven paradigm for system optimization and mechanism understanding, thus offering a reliable path for furnishing some theoretical guidance in the field.&quot;,&quot;publisher&quot;:&quot;Pergamon&quot;,&quot;volume&quot;:&quot;287&quot;,&quot;container-title-short&quot;:&quot;Water Res.&quot;},&quot;isTemporary&quot;:false}]},{&quot;citationID&quot;:&quot;MENDELEY_CITATION_4b4b0e94-1403-48c8-aaaf-e53de1f09c1a&quot;,&quot;properties&quot;:{&quot;noteIndex&quot;:0},&quot;isEdited&quot;:false,&quot;manualOverride&quot;:{&quot;isManuallyOverridden&quot;:false,&quot;citeprocText&quot;:&quot;[10]&quot;,&quot;manualOverrideText&quot;:&quot;&quot;},&quot;citationTag&quot;:&quot;MENDELEY_CITATION_v3_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&quot;,&quot;citationItems&quot;:[{&quot;id&quot;:&quot;e1c75874-3cda-3bd3-9080-db8fe4f2b19e&quot;,&quot;itemData&quot;:{&quot;type&quot;:&quot;article-journal&quot;,&quot;id&quot;:&quot;e1c75874-3cda-3bd3-9080-db8fe4f2b19e&quot;,&quot;title&quot;:&quot;Can machine learning methods guide gas separation membranes fabrication?&quot;,&quot;groupId&quot;:&quot;6e378410-341d-365f-a1d1-a9bfe92aa34f&quot;,&quot;author&quot;:[{&quot;family&quot;:&quot;Tayyebi&quot;,&quot;given&quot;:&quot;Arash&quot;,&quot;parse-names&quot;:false,&quot;dropping-particle&quot;:&quot;&quot;,&quot;non-dropping-particle&quot;:&quot;&quot;},{&quot;family&quot;:&quot;Alshami&quot;,&quot;given&quot;:&quot;Ali S.&quot;,&quot;parse-names&quot;:false,&quot;dropping-particle&quot;:&quot;&quot;,&quot;non-dropping-particle&quot;:&quot;&quot;},{&quot;family&quot;:&quot;Yu&quot;,&quot;given&quot;:&quot;Xue&quot;,&quot;parse-names&quot;:false,&quot;dropping-particle&quot;:&quot;&quot;,&quot;non-dropping-particle&quot;:&quot;&quot;},{&quot;family&quot;:&quot;Kolodka&quot;,&quot;given&quot;:&quot;Edward&quot;,&quot;parse-names&quot;:false,&quot;dropping-particle&quot;:&quot;&quot;,&quot;non-dropping-particle&quot;:&quot;&quot;}],&quot;container-title&quot;:&quot;Journal of Membrane Science Letters&quot;,&quot;accessed&quot;:{&quot;date-parts&quot;:[[2025,12,22]]},&quot;DOI&quot;:&quot;10.1016/J.MEMLET.2022.100033&quot;,&quot;ISSN&quot;:&quot;2772-4212&quot;,&quot;URL&quot;:&quot;https://www.sciencedirect.com/science/article/pii/S2772421222000204&quot;,&quot;issued&quot;:{&quot;date-parts&quot;:[[2022,11,1]]},&quot;page&quot;:&quot;100033&quot;,&quot;abstract&quot;:&quot;Transforming a vast array of candidate materials into membranes with suitable morphologies and improved molecular separation performance is an arduous and costly endeavor for membrane scientists. With the advancement made in artificial intelligence and machine-learning in recent years, it is timely to ask: can machine learning methods guide gas separation membranes Fabrication? The answer is “YES”, and this article explains the justifications for this answer by systematically reviewing and analyzing the up-to-date research efforts in the field. This work aimed to explore the potential of ML algorithms as an effective and cost-saving tool in guiding the experimental process of developing the next generation polymeric membranes, and in addressing the critical needs in the field. Findings demonstrate that training Heteropolymers instead of Homopolymers, synthesizing novel polymers by an inverse design approach, and using reliable datasets that are created under the same conditions, are the most crucial factors to achieve the design intent. A path from A to Z for anyone who intends to use ML algorithms in the membranes’ synthesis process is offered. The article concludes with a brief discussion on future development prospects and open issues that are yet to be addressed for ML‐driven polymeric‐based membranes design and optimization.&quot;,&quot;publisher&quot;:&quot;Elsevier&quot;,&quot;issue&quot;:&quot;2&quot;,&quot;volume&quot;:&quot;2&quot;,&quot;container-title-short&quot;:&quot;&quot;},&quot;isTemporary&quot;:false}]},{&quot;citationID&quot;:&quot;MENDELEY_CITATION_77eebb0f-8a77-4c90-8007-3a7fabce818a&quot;,&quot;properties&quot;:{&quot;noteIndex&quot;:0},&quot;isEdited&quot;:false,&quot;manualOverride&quot;:{&quot;isManuallyOverridden&quot;:false,&quot;citeprocText&quot;:&quot;[55]&quot;,&quot;manualOverrideText&quot;:&quot;&quot;},&quot;citationTag&quot;:&quot;MENDELEY_CITATION_v3_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&quot;,&quot;citationItems&quot;:[{&quot;id&quot;:&quot;1a1dcc47-bbf0-379a-bd23-40101d9e5e1a&quot;,&quot;itemData&quot;:{&quot;type&quot;:&quot;article-journal&quot;,&quot;id&quot;:&quot;1a1dcc47-bbf0-379a-bd23-40101d9e5e1a&quot;,&quot;title&quot;:&quot;Machine-Learning-Assisted High-Throughput computational screening of Metal–Organic framework membranes for hydrogen separation&quot;,&quot;groupId&quot;:&quot;6e378410-341d-365f-a1d1-a9bfe92aa34f&quot;,&quot;author&quot;:[{&quot;family&quot;:&quot;Bai&quot;,&quot;given&quot;:&quot;Xiangning&quot;,&quot;parse-names&quot;:false,&quot;dropping-particle&quot;:&quot;&quot;,&quot;non-dropping-particle&quot;:&quot;&quot;},{&quot;family&quot;:&quot;Shi&quot;,&quot;given&quot;:&quot;Zenan&quot;,&quot;parse-names&quot;:false,&quot;dropping-particle&quot;:&quot;&quot;,&quot;non-dropping-particle&quot;:&quot;&quot;},{&quot;family&quot;:&quot;Xia&quot;,&quot;given&quot;:&quot;Huan&quot;,&quot;parse-names&quot;:false,&quot;dropping-particle&quot;:&quot;&quot;,&quot;non-dropping-particle&quot;:&quot;&quot;},{&quot;family&quot;:&quot;Li&quot;,&quot;given&quot;:&quot;Shuhua&quot;,&quot;parse-names&quot;:false,&quot;dropping-particle&quot;:&quot;&quot;,&quot;non-dropping-particle&quot;:&quot;&quot;},{&quot;family&quot;:&quot;Liu&quot;,&quot;given&quot;:&quot;Zili&quot;,&quot;parse-names&quot;:false,&quot;dropping-particle&quot;:&quot;&quot;,&quot;non-dropping-particle&quot;:&quot;&quot;},{&quot;family&quot;:&quot;Liang&quot;,&quot;given&quot;:&quot;Hong&quot;,&quot;parse-names&quot;:false,&quot;dropping-particle&quot;:&quot;&quot;,&quot;non-dropping-particle&quot;:&quot;&quot;},{&quot;family&quot;:&quot;Liu&quot;,&quot;given&quot;:&quot;Zhiting&quot;,&quot;parse-names&quot;:false,&quot;dropping-particle&quot;:&quot;&quot;,&quot;non-dropping-particle&quot;:&quot;&quot;},{&quot;family&quot;:&quot;Wang&quot;,&quot;given&quot;:&quot;Bangfen&quot;,&quot;parse-names&quot;:false,&quot;dropping-particle&quot;:&quot;&quot;,&quot;non-dropping-particle&quot;:&quot;&quot;},{&quot;family&quot;:&quot;Qiao&quot;,&quot;given&quot;:&quot;Zhiwei&quot;,&quot;parse-names&quot;:false,&quot;dropping-particle&quot;:&quot;&quot;,&quot;non-dropping-particle&quot;:&quot;&quot;}],&quot;container-title&quot;:&quot;Chemical Engineering Journal&quot;,&quot;accessed&quot;:{&quot;date-parts&quot;:[[2025,12,22]]},&quot;DOI&quot;:&quot;10.1016/J.CEJ.2022.136783&quot;,&quot;ISSN&quot;:&quot;1385-8947&quot;,&quot;URL&quot;:&quot;https://www.sciencedirect.com/science/article/pii/S1385894722022781&quot;,&quot;issued&quot;:{&quot;date-parts&quot;:[[2022,10,15]]},&quot;page&quot;:&quot;136783&quot;,&quot;abstract&quot;:&quot;The high-throughput computational screening (HTCS) and machine learning (ML) were applied to evaluate the H2 separation performances of computation-ready, experimental metal–organic framework membranes (CoRE-MOFMs). For the separation of H2/X (X = CH4, N2, H2S, O2, CO2, and He), based on the results of the structure-performance relationships by univariate analysis found that the performance of the top-performing candidates far exceeded Robeson's upper bound. To evaluate the H2 permeability (PH2) and permselectivity, a new trade-off variable, the trade-off multiple selectivity and permeability (TMSP), was defined as the comprehensive performance of the CoRE-MOFMs. The TMSP could effectively evaluate the separation performance of CoRE-MOFMs for a variety of H2/X pairs at inifinite dilution. Eight ML methods based on supervised learning algorithms were employed to predict PH2 and TMSP, and the Gaussian process regression and random forest methods exhibited the first and second highest predictive abilities, respectively. Calculating the feature importance of each CoRE-MOFM to investigate the relationship between the number of features and the accuracy of the ML model. And a decision tree model was established following the principle of the minimum Gini coefficient, which would be accurately classified the CoRE-MOFMs based on the membrane structural descriptors; the optimal structural descriptors of MOF and the physical properties of the gas to be separated are used to establish a multivariate regression model which can predict the value of the optimal structural descriptors of MOFMs by knowing the physical properties of component X in the other H2/X separation. The quantitative structure-performance relationships on the microscopic scale could provide a theoretical basis for the screening of top-performing CoRE-MOFMs. The HTCS and ML methods could efficiently accelerate the design and the development of top-performing CoRE-MOFMs for H2 separation.&quot;,&quot;publisher&quot;:&quot;Elsevier&quot;,&quot;volume&quot;:&quot;446&quot;,&quot;container-title-short&quot;:&quot;&quot;},&quot;isTemporary&quot;:false}]},{&quot;citationID&quot;:&quot;MENDELEY_CITATION_eddd7a5d-0b07-4d8c-bc40-a7c795f30d36&quot;,&quot;properties&quot;:{&quot;noteIndex&quot;:0},&quot;isEdited&quot;:false,&quot;manualOverride&quot;:{&quot;isManuallyOverridden&quot;:false,&quot;citeprocText&quot;:&quot;[56]&quot;,&quot;manualOverrideText&quot;:&quot;&quot;},&quot;citationTag&quot;:&quot;MENDELEY_CITATION_v3_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&quot;,&quot;citationItems&quot;:[{&quot;id&quot;:&quot;cecb89e4-d19f-386f-b399-f16aa668a194&quot;,&quot;itemData&quot;:{&quot;type&quot;:&quot;article-journal&quot;,&quot;id&quot;:&quot;cecb89e4-d19f-386f-b399-f16aa668a194&quot;,&quot;title&quot;:&quot;Designing desalination MXene membranes by machine learning and global optimization algorithm&quot;,&quot;groupId&quot;:&quot;6e378410-341d-365f-a1d1-a9bfe92aa34f&quot;,&quot;author&quot;:[{&quot;family&quot;:&quot;Ma&quot;,&quot;given&quot;:&quot;Xuanchao&quot;,&quot;parse-names&quot;:false,&quot;dropping-particle&quot;:&quot;&quot;,&quot;non-dropping-particle&quot;:&quot;&quot;},{&quot;family&quot;:&quot;Lan&quot;,&quot;given&quot;:&quot;Chengyi&quot;,&quot;parse-names&quot;:false,&quot;dropping-particle&quot;:&quot;&quot;,&quot;non-dropping-particle&quot;:&quot;&quot;},{&quot;family&quot;:&quot;Lin&quot;,&quot;given&quot;:&quot;Haoran&quot;,&quot;parse-names&quot;:false,&quot;dropping-particle&quot;:&quot;&quot;,&quot;non-dropping-particle&quot;:&quot;&quot;},{&quot;family&quot;:&quot;Peng&quot;,&quot;given&quot;:&quot;Yiran&quot;,&quot;parse-names&quot;:false,&quot;dropping-particle&quot;:&quot;&quot;,&quot;non-dropping-particle&quot;:&quot;&quot;},{&quot;family&quot;:&quot;Li&quot;,&quot;given&quot;:&quot;Tianyu&quot;,&quot;parse-names&quot;:false,&quot;dropping-particle&quot;:&quot;&quot;,&quot;non-dropping-particle&quot;:&quot;&quot;},{&quot;family&quot;:&quot;Wang&quot;,&quot;given&quot;:&quot;Jiadong&quot;,&quot;parse-names&quot;:false,&quot;dropping-particle&quot;:&quot;&quot;,&quot;non-dropping-particle&quot;:&quot;&quot;},{&quot;family&quot;:&quot;Azamat&quot;,&quot;given&quot;:&quot;Jafar&quot;,&quot;parse-names&quot;:false,&quot;dropping-particle&quot;:&quot;&quot;,&quot;non-dropping-particle&quot;:&quot;&quot;},{&quot;family&quot;:&quot;Liang&quot;,&quot;given&quot;:&quot;Lijun&quot;,&quot;parse-names&quot;:false,&quot;dropping-particle&quot;:&quot;&quot;,&quot;non-dropping-particle&quot;:&quot;&quot;}],&quot;container-title&quot;:&quot;Journal of Membrane Science&quot;,&quot;accessed&quot;:{&quot;date-parts&quot;:[[2025,12,22]]},&quot;DOI&quot;:&quot;10.1016/J.MEMSCI.2024.122803&quot;,&quot;ISSN&quot;:&quot;0376-7388&quot;,&quot;URL&quot;:&quot;https://www.sciencedirect.com/science/article/pii/S0376738824003971&quot;,&quot;issued&quot;:{&quot;date-parts&quot;:[[2024,5,1]]},&quot;page&quot;:&quot;122803&quot;,&quot;abstract&quot;:&quot;The development of energy-efficient and low-cost desalination techniques is crucial. Among these techniques, reverse osmosis (RO) is considered one of the most promising solutions for addressing the global water crisis. It has been widely implemented for both large-scale and distributed water desalination. One such promising desalination membrane is MXene with nanopores, thanks to its unique properties. However, accurately predicting the performance of the desalination process or designing new materials is challenging due to the complexity of the process and the various tunable properties of the membranes and nanopores themselves. The combination of machine learning (ML) and global optimization algorithms offers a superior approach to material design from multiple perspectives. Our study demonstrates that Particle Swarm Optimization (PSO) exhibits faster convergence speed and stability compared to Genetic Algorithms. Ti3C2O2 with a specific charge on the nanopore mouth is an excellent candidate, as determined by the particle swarm optimization algorithm. By analyzing water density and ion density along the nanopore, we gain a deep understanding of how pore charge and functionalized groups affect salt rejection and water permeation. The integration of ML and global optimization algorithms can facilitate the design of materials with outstanding desalination performance.&quot;,&quot;publisher&quot;:&quot;Elsevier&quot;,&quot;volume&quot;:&quot;702&quot;,&quot;container-title-short&quot;:&quot;J. Memb. Sci.&quot;},&quot;isTemporary&quot;:false}]},{&quot;citationID&quot;:&quot;MENDELEY_CITATION_7273ab79-17f5-4c66-8bed-a894d0c7bd7f&quot;,&quot;properties&quot;:{&quot;noteIndex&quot;:0},&quot;isEdited&quot;:false,&quot;manualOverride&quot;:{&quot;isManuallyOverridden&quot;:false,&quot;citeprocText&quot;:&quot;[57]&quot;,&quot;manualOverrideText&quot;:&quot;&quot;},&quot;citationTag&quot;:&quot;MENDELEY_CITATION_v3_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&quot;,&quot;citationItems&quot;:[{&quot;id&quot;:&quot;c3a6e2bd-5c4b-39d2-800c-fd71593c5f54&quot;,&quot;itemData&quot;:{&quot;type&quot;:&quot;article-journal&quot;,&quot;id&quot;:&quot;c3a6e2bd-5c4b-39d2-800c-fd71593c5f54&quot;,&quot;title&quot;:&quot;Machine learning – Driven surface grafting of thin-film composite reverse osmosis (TFC-RO) membrane&quot;,&quot;groupId&quot;:&quot;6e378410-341d-365f-a1d1-a9bfe92aa34f&quot;,&quot;author&quot;:[{&quot;family&quot;:&quot;Tayyebi&quot;,&quot;given&quot;:&quot;Arash&quot;,&quot;parse-names&quot;:false,&quot;dropping-particle&quot;:&quot;&quot;,&quot;non-dropping-particle&quot;:&quot;&quot;},{&quot;family&quot;:&quot;Alshami&quot;,&quot;given&quot;:&quot;Ali S.&quot;,&quot;parse-names&quot;:false,&quot;dropping-particle&quot;:&quot;&quot;,&quot;non-dropping-particle&quot;:&quot;&quot;},{&quot;family&quot;:&quot;Tayyebi&quot;,&quot;given&quot;:&quot;Erfan&quot;,&quot;parse-names&quot;:false,&quot;dropping-particle&quot;:&quot;&quot;,&quot;non-dropping-particle&quot;:&quot;&quot;},{&quot;family&quot;:&quot;Buelke&quot;,&quot;given&quot;:&quot;Chris&quot;,&quot;parse-names&quot;:false,&quot;dropping-particle&quot;:&quot;&quot;,&quot;non-dropping-particle&quot;:&quot;&quot;},{&quot;family&quot;:&quot;Talukder&quot;,&quot;given&quot;:&quot;Musabbir Jahan&quot;,&quot;parse-names&quot;:false,&quot;dropping-particle&quot;:&quot;&quot;,&quot;non-dropping-particle&quot;:&quot;&quot;},{&quot;family&quot;:&quot;Ismail&quot;,&quot;given&quot;:&quot;Nadhem&quot;,&quot;parse-names&quot;:false,&quot;dropping-particle&quot;:&quot;&quot;,&quot;non-dropping-particle&quot;:&quot;&quot;},{&quot;family&quot;:&quot;Al-Goraee&quot;,&quot;given&quot;:&quot;Ashraf&quot;,&quot;parse-names&quot;:false,&quot;dropping-particle&quot;:&quot;&quot;,&quot;non-dropping-particle&quot;:&quot;&quot;},{&quot;family&quot;:&quot;Rabiei&quot;,&quot;given&quot;:&quot;Zeinab&quot;,&quot;parse-names&quot;:false,&quot;dropping-particle&quot;:&quot;&quot;,&quot;non-dropping-particle&quot;:&quot;&quot;},{&quot;family&quot;:&quot;Yu&quot;,&quot;given&quot;:&quot;Xue&quot;,&quot;parse-names&quot;:false,&quot;dropping-particle&quot;:&quot;&quot;,&quot;non-dropping-particle&quot;:&quot;&quot;}],&quot;container-title&quot;:&quot;Desalination&quot;,&quot;accessed&quot;:{&quot;date-parts&quot;:[[2025,12,22]]},&quot;DOI&quot;:&quot;10.1016/J.DESAL.2024.117502&quot;,&quot;ISSN&quot;:&quot;0011-9164&quot;,&quot;URL&quot;:&quot;https://www.sciencedirect.com/science/article/pii/S0011916424002133&quot;,&quot;issued&quot;:{&quot;date-parts&quot;:[[2024,6,29]]},&quot;page&quot;:&quot;117502&quot;,&quot;abstract&quot;:&quot;Modifying reverse-osmosis (RO) membrane performance is challenging and time-consuming due to the complex interplay of various factors that influence the membrane's performance. To address this challenge, we have explored the potential of using machine-learning (ML) to graft the polyamide (PA) surface of an RO membrane to increase water permeability and overcome the limitations of the permeability/selectivity tradeoff. We identified moieties with positive and negative contributions toward water permeability by applying Shapley-Additive-exPlanations (SHAP) analysis to our model as an explainable artificial intelligence (XAI) method. We attempted to improve the subunits of the PA's structure with positive Shapley values and graft the polyamide RO membrane layer of a commercial membrane, Dupont XLE, resulting in a substantial increase in water permeability. The membranes were characterized using FTIR, EDS, and SEM analysis, and their performance was evaluated for water permeance and NaCl rejection using a dead-end stirred cell. The modified membrane exhibited a significant improvement in the commercial membrane's water flux, increasing from 2.45 LMH to 4.9 LMH. Our results demonstrate the potential of using ML to replace traditional trial-and-error methods for modifying PA-RO membrane polyamide layers and advancing the development of higher efficient and sustainable RO membranes for water treatment and purification applications.&quot;,&quot;publisher&quot;:&quot;Elsevier&quot;,&quot;volume&quot;:&quot;579&quot;,&quot;container-title-short&quot;:&quot;Desalination&quot;},&quot;isTemporary&quot;:false}]},{&quot;citationID&quot;:&quot;MENDELEY_CITATION_7f18ba58-9300-4b17-a085-d0b98149af72&quot;,&quot;properties&quot;:{&quot;noteIndex&quot;:0},&quot;isEdited&quot;:false,&quot;manualOverride&quot;:{&quot;isManuallyOverridden&quot;:false,&quot;citeprocText&quot;:&quot;[58]&quot;,&quot;manualOverrideText&quot;:&quot;&quot;},&quot;citationTag&quot;:&quot;MENDELEY_CITATION_v3_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&quot;,&quot;citationItems&quot;:[{&quot;id&quot;:&quot;b72a232d-a387-3b08-b298-f7db4c77aae5&quot;,&quot;itemData&quot;:{&quot;type&quot;:&quot;article-journal&quot;,&quot;id&quot;:&quot;b72a232d-a387-3b08-b298-f7db4c77aae5&quot;,&quot;title&quot;:&quot;Machine learning for layer-by-layer nanofiltration membrane performance prediction and polymer candidate exploration&quot;,&quot;groupId&quot;:&quot;6e378410-341d-365f-a1d1-a9bfe92aa34f&quot;,&quot;author&quot;:[{&quot;family&quot;:&quot;Wang&quot;,&quot;given&quot;:&quot;Chen&quot;,&quot;parse-names&quot;:false,&quot;dropping-particle&quot;:&quot;&quot;,&quot;non-dropping-particle&quot;:&quot;&quot;},{&quot;family&quot;:&quot;Wang&quot;,&quot;given&quot;:&quot;Li&quot;,&quot;parse-names&quot;:false,&quot;dropping-particle&quot;:&quot;&quot;,&quot;non-dropping-particle&quot;:&quot;&quot;},{&quot;family&quot;:&quot;Yu&quot;,&quot;given&quot;:&quot;Hanwei&quot;,&quot;parse-names&quot;:false,&quot;dropping-particle&quot;:&quot;&quot;,&quot;non-dropping-particle&quot;:&quot;&quot;},{&quot;family&quot;:&quot;Seo&quot;,&quot;given&quot;:&quot;Allan&quot;,&quot;parse-names&quot;:false,&quot;dropping-particle&quot;:&quot;&quot;,&quot;non-dropping-particle&quot;:&quot;&quot;},{&quot;family&quot;:&quot;Wang&quot;,&quot;given&quot;:&quot;Zhining&quot;,&quot;parse-names&quot;:false,&quot;dropping-particle&quot;:&quot;&quot;,&quot;non-dropping-particle&quot;:&quot;&quot;},{&quot;family&quot;:&quot;Rajabzadeh&quot;,&quot;given&quot;:&quot;Saeid&quot;,&quot;parse-names&quot;:false,&quot;dropping-particle&quot;:&quot;&quot;,&quot;non-dropping-particle&quot;:&quot;&quot;},{&quot;family&quot;:&quot;Ni&quot;,&quot;given&quot;:&quot;Bing Jie&quot;,&quot;parse-names&quot;:false,&quot;dropping-particle&quot;:&quot;&quot;,&quot;non-dropping-particle&quot;:&quot;&quot;},{&quot;family&quot;:&quot;Shon&quot;,&quot;given&quot;:&quot;Ho Kyong&quot;,&quot;parse-names&quot;:false,&quot;dropping-particle&quot;:&quot;&quot;,&quot;non-dropping-particle&quot;:&quot;&quot;}],&quot;container-title&quot;:&quot;Chemosphere&quot;,&quot;accessed&quot;:{&quot;date-parts&quot;:[[2025,12,22]]},&quot;DOI&quot;:&quot;10.1016/J.CHEMOSPHERE.2023.140999&quot;,&quot;ISSN&quot;:&quot;0045-6535&quot;,&quot;PMID&quot;:&quot;38151066&quot;,&quot;URL&quot;:&quot;https://www.sciencedirect.com/science/article/pii/S0045653523032691&quot;,&quot;issued&quot;:{&quot;date-parts&quot;:[[2024,2,1]]},&quot;page&quot;:&quot;140999&quot;,&quot;abstract&quot;:&quot;In this study, machine learning-based models were established for layer-by-layer (LBL) nanofiltration (NF) membrane performance prediction and polymer candidate exploration. Four different models, i.e., linear, random forest (RF), boosted tree (BT), and eXtreme Gradient Boosting (XGBoost), were formed, and membrane performance prediction was determined in terms of membrane permeability and selectivity. The XGBoost exhibited optimal prediction accuracy for membrane permeability (coefficient of determination (R2): 0.99) and membrane selectivity (R2: 0.80). The Shapley Additive exPlanation (SHAP) method was utilized to evaluate the effects of different LBL NF membrane fabrication conditions on membrane performances. The SHAP method was also used to identify the relationships between polymer structure and membrane performance. Polymers were represented by Morgan fingerprint, which is an effective description approach for developing modeling. Based on the SHAP value results, two reference Morgan fingerprints were constructed containing atomic groups with positive contributions to membrane permeability and selectivity. According to the reference Morgan fingerprint, 204 potential polymers were explored from the largest polymer database (PoLyInfo). By calculating the similarities between each potential polymer and both reference Morgan fingerprints, 23 polymer candidates were selected and could be further used for LBL NF membrane fabrication with the potential for providing good membrane performance. Overall, this work provided new ways both for LBL NF membrane performance prediction and high-performance polymer candidate exploration. The source code for the models and algorithms used in this study is publicly available to facilitate replication and further research. https://github.com/wangliwfsd/LLNMPP/&quot;,&quot;publisher&quot;:&quot;Pergamon&quot;,&quot;volume&quot;:&quot;350&quot;,&quot;container-title-short&quot;:&quot;Chemosphere&quot;},&quot;isTemporary&quot;:false}]},{&quot;citationID&quot;:&quot;MENDELEY_CITATION_a41c7321-c812-46eb-9048-d55f98295bb3&quot;,&quot;properties&quot;:{&quot;noteIndex&quot;:0},&quot;isEdited&quot;:false,&quot;manualOverride&quot;:{&quot;isManuallyOverridden&quot;:false,&quot;citeprocText&quot;:&quot;[59]&quot;,&quot;manualOverrideText&quot;:&quot;&quot;},&quot;citationTag&quot;:&quot;MENDELEY_CITATION_v3_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&quot;,&quot;citationItems&quot;:[{&quot;id&quot;:&quot;12faea3b-404b-3061-84d7-46d0439db49d&quot;,&quot;itemData&quot;:{&quot;type&quot;:&quot;article-journal&quot;,&quot;id&quot;:&quot;12faea3b-404b-3061-84d7-46d0439db49d&quot;,&quot;title&quot;:&quot;Design of Modified Polymer Membranes Using Machine Learning&quot;,&quot;groupId&quot;:&quot;6e378410-341d-365f-a1d1-a9bfe92aa34f&quot;,&quot;author&quot;:[{&quot;family&quot;:&quot;Glass&quot;,&quot;given&quot;:&quot;Sarah&quot;,&quot;parse-names&quot;:false,&quot;dropping-particle&quot;:&quot;&quot;,&quot;non-dropping-particle&quot;:&quot;&quot;},{&quot;family&quot;:&quot;Schmidt&quot;,&quot;given&quot;:&quot;Martin&quot;,&quot;parse-names&quot;:false,&quot;dropping-particle&quot;:&quot;&quot;,&quot;non-dropping-particle&quot;:&quot;&quot;},{&quot;family&quot;:&quot;Merten&quot;,&quot;given&quot;:&quot;Petra&quot;,&quot;parse-names&quot;:false,&quot;dropping-particle&quot;:&quot;&quot;,&quot;non-dropping-particle&quot;:&quot;&quot;},{&quot;family&quot;:&quot;Abdul Latif&quot;,&quot;given&quot;:&quot;Amira&quot;,&quot;parse-names&quot;:false,&quot;dropping-particle&quot;:&quot;&quot;,&quot;non-dropping-particle&quot;:&quot;&quot;},{&quot;family&quot;:&quot;Fischer&quot;,&quot;given&quot;:&quot;Kristina&quot;,&quot;parse-names&quot;:false,&quot;dropping-particle&quot;:&quot;&quot;,&quot;non-dropping-particle&quot;:&quot;&quot;},{&quot;family&quot;:&quot;Schulze&quot;,&quot;given&quot;:&quot;Agnes&quot;,&quot;parse-names&quot;:false,&quot;dropping-particle&quot;:&quot;&quot;,&quot;non-dropping-particle&quot;:&quot;&quot;},{&quot;family&quot;:&quot;Friederich&quot;,&quot;given&quot;:&quot;Pascal&quot;,&quot;parse-names&quot;:false,&quot;dropping-particle&quot;:&quot;&quot;,&quot;non-dropping-particle&quot;:&quot;&quot;},{&quot;family&quot;:&quot;Filiz&quot;,&quot;given&quot;:&quot;Volkan&quot;,&quot;parse-names&quot;:false,&quot;dropping-particle&quot;:&quot;&quot;,&quot;non-dropping-particle&quot;:&quot;&quot;}],&quot;container-title&quot;:&quot;ACS Applied Materials &amp; Interfaces&quot;,&quot;accessed&quot;:{&quot;date-parts&quot;:[[2025,12,22]]},&quot;DOI&quot;:&quot;10.1021/ACSAMI.3C18805&quot;,&quot;ISSN&quot;:&quot;19448252&quot;,&quot;PMID&quot;:&quot;38600824&quot;,&quot;URL&quot;:&quot;/doi/pdf/10.1021/acsami.3c18805?ref=article_openPDF&quot;,&quot;issued&quot;:{&quot;date-parts&quot;:[[2024]]},&quot;abstract&quot;:&quot;Surface modification is an attractive strategy to adjust the properties of polymer membranes. Unfortunately, predictive structure–processing–property relationships between the modification strategies and membrane performance are often unknown. One possibility to tackle this challenge is the application of data-driven methods such as machine learning. In this study, we applied machine learning methods to data sets containing the performance parameters of modified membranes. The resulting machine learning models were used to predict performance parameters, such as the pure water permeability and the zeta potential of membranes modified with new substances. The predictions had low prediction errors, which allowed us to generalize them to similar membrane modifications and processing conditions. Additionally, machine learning methods were able to identify the impact of substance properties and process parameters on the resulting membrane properties. Our results demonstrate that small data sets, as they are common in materials science, can be used as training data for predictive machine learning models. Therefore, machine learning shows great potential as a tool to expedite the development of high-performance membranes while reducing the time and costs associated with the development process at the same time.&quot;,&quot;publisher&quot;:&quot;American Chemical Society&quot;,&quot;volume&quot;:&quot;16&quot;,&quot;container-title-short&quot;:&quot;ACS Appl. Mater. Interfaces&quot;},&quot;isTemporary&quot;:false}]},{&quot;citationID&quot;:&quot;MENDELEY_CITATION_7874ad74-bc49-48ec-8d57-686adecdce0e&quot;,&quot;properties&quot;:{&quot;noteIndex&quot;:0},&quot;isEdited&quot;:false,&quot;manualOverride&quot;:{&quot;isManuallyOverridden&quot;:false,&quot;citeprocText&quot;:&quot;[60]&quot;,&quot;manualOverrideText&quot;:&quot;&quot;},&quot;citationTag&quot;:&quot;MENDELEY_CITATION_v3_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&quot;,&quot;citationItems&quot;:[{&quot;id&quot;:&quot;9938f327-acff-3be3-b6bf-f414734a5add&quot;,&quot;itemData&quot;:{&quot;type&quot;:&quot;article-journal&quot;,&quot;id&quot;:&quot;9938f327-acff-3be3-b6bf-f414734a5add&quot;,&quot;title&quot;:&quot;Understanding and optimization of thin film nanocomposite membranes for reverse osmosis with machine learning&quot;,&quot;groupId&quot;:&quot;6e378410-341d-365f-a1d1-a9bfe92aa34f&quot;,&quot;author&quot;:[{&quot;family&quot;:&quot;Yeo&quot;,&quot;given&quot;:&quot;Chester Su Hern&quot;,&quot;parse-names&quot;:false,&quot;dropping-particle&quot;:&quot;&quot;,&quot;non-dropping-particle&quot;:&quot;&quot;},{&quot;family&quot;:&quot;Xie&quot;,&quot;given&quot;:&quot;Qian&quot;,&quot;parse-names&quot;:false,&quot;dropping-particle&quot;:&quot;&quot;,&quot;non-dropping-particle&quot;:&quot;&quot;},{&quot;family&quot;:&quot;Wang&quot;,&quot;given&quot;:&quot;Xiaonan&quot;,&quot;parse-names&quot;:false,&quot;dropping-particle&quot;:&quot;&quot;,&quot;non-dropping-particle&quot;:&quot;&quot;},{&quot;family&quot;:&quot;Zhang&quot;,&quot;given&quot;:&quot;Sui&quot;,&quot;parse-names&quot;:false,&quot;dropping-particle&quot;:&quot;&quot;,&quot;non-dropping-particle&quot;:&quot;&quot;}],&quot;container-title&quot;:&quot;Journal of Membrane Science&quot;,&quot;accessed&quot;:{&quot;date-parts&quot;:[[2025,12,22]]},&quot;DOI&quot;:&quot;10.1016/J.MEMSCI.2020.118135&quot;,&quot;ISSN&quot;:&quot;0376-7388&quot;,&quot;URL&quot;:&quot;https://www.sciencedirect.com/science/article/pii/S0376738820307134&quot;,&quot;issued&quot;:{&quot;date-parts&quot;:[[2020,7,1]]},&quot;page&quot;:&quot;118135&quot;,&quot;abstract&quot;:&quot;The optimization of water permeability and salt rejection of thin film nanocomposite (TFN) membranes is of great interests for reverse osmosis (RO) desalination. Based on literature data, machine learning was used to form prediction models of water permeability and salt pass rate for TFN RO membranes. A literature review was done to examine key parameters in membrane transport. Gradient boosting tree model was employed to learn from relevant variables such as loading, size, pore size of nanoparticles, and properties of the membranes. The results suggest that while porous nanoparticles perform better than nonporous ones, factors including loading, size and hydrophilicity are the primary factors that influence membrane performances. Ways to optimize the parameters for improved membrane performance were discussed using partial dependence plot analysis. The optimized properties were also compared with aquaporin-based membranes and implications for future development were discussed.&quot;,&quot;publisher&quot;:&quot;Elsevier&quot;,&quot;volume&quot;:&quot;606&quot;,&quot;container-title-short&quot;:&quot;J. Memb. Sci.&quot;},&quot;isTemporary&quot;:false}]},{&quot;citationID&quot;:&quot;MENDELEY_CITATION_4cfad650-414a-4cc0-92c9-0f5e8f2ab8e6&quot;,&quot;properties&quot;:{&quot;noteIndex&quot;:0},&quot;isEdited&quot;:false,&quot;manualOverride&quot;:{&quot;isManuallyOverridden&quot;:false,&quot;citeprocText&quot;:&quot;[61]&quot;,&quot;manualOverrideText&quot;:&quot;&quot;},&quot;citationTag&quot;:&quot;MENDELEY_CITATION_v3_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&quot;,&quot;citationItems&quot;:[{&quot;id&quot;:&quot;d2acf0cf-48bd-3c5e-8c33-8c44da43059a&quot;,&quot;itemData&quot;:{&quot;type&quot;:&quot;article-journal&quot;,&quot;id&quot;:&quot;d2acf0cf-48bd-3c5e-8c33-8c44da43059a&quot;,&quot;title&quot;:&quot;Machine learning enables interpretable discovery of innovative polymers for gas separation membranes&quot;,&quot;groupId&quot;:&quot;6e378410-341d-365f-a1d1-a9bfe92aa34f&quot;,&quot;author&quot;:[{&quot;family&quot;:&quot;Yang&quot;,&quot;given&quot;:&quot;Jason&quot;,&quot;parse-names&quot;:false,&quot;dropping-particle&quot;:&quot;&quot;,&quot;non-dropping-particle&quot;:&quot;&quot;},{&quot;family&quot;:&quot;Tao&quot;,&quot;given&quot;:&quot;Lei&quot;,&quot;parse-names&quot;:false,&quot;dropping-particle&quot;:&quot;&quot;,&quot;non-dropping-particle&quot;:&quot;&quot;},{&quot;family&quot;:&quot;He&quot;,&quot;given&quot;:&quot;Jinlong&quot;,&quot;parse-names&quot;:false,&quot;dropping-particle&quot;:&quot;&quot;,&quot;non-dropping-particle&quot;:&quot;&quot;},{&quot;family&quot;:&quot;McCutcheon&quot;,&quot;given&quot;:&quot;Jeffrey R.&quot;,&quot;parse-names&quot;:false,&quot;dropping-particle&quot;:&quot;&quot;,&quot;non-dropping-particle&quot;:&quot;&quot;},{&quot;family&quot;:&quot;Li&quot;,&quot;given&quot;:&quot;Ying&quot;,&quot;parse-names&quot;:false,&quot;dropping-particle&quot;:&quot;&quot;,&quot;non-dropping-particle&quot;:&quot;&quot;}],&quot;container-title&quot;:&quot;Science Advances&quot;,&quot;accessed&quot;:{&quot;date-parts&quot;:[[2025,12,22]]},&quot;DOI&quot;:&quot;10.1126/SCIADV.ABN9545;WEBSITE:WEBSITE:AAAS-SITE;REQUESTEDJOURNAL:JOURNAL:SCIADV;WGROUP:STRING:PUBLICATION&quot;,&quot;ISSN&quot;:&quot;23752548&quot;,&quot;PMID&quot;:&quot;35857839&quot;,&quot;URL&quot;:&quot;/doi/pdf/10.1126/sciadv.abn9545?download=true&quot;,&quot;issued&quot;:{&quot;date-parts&quot;:[[2022,7,22]]},&quot;page&quot;:&quot;9545&quot;,&quot;abstract&quot;:&quot;Polymer membranes perform innumerable separations with far-reaching environmental implications. Despite decades of research, design of new membrane materials remains a largely Edisonian process. To address this shortcoming, we demonstrate a generalizable, accurate machine learning (ML) implementation for the discovery of innovative polymers with ideal performance. Specifically, multitask ML models are trained on experimental data to link polymer chemistry to gas permeabilities of He, H2, O2, N2, CO2, and CH4. We interpret the ML models and extract valuable insights into the contributions of different chemical moieties to permeability and selectivity. We then screen over 9 million hypothetical polymers and identify thousands that lie well above current performance upper bounds, including hundreds of never-before-seen ultrapermeable polymer membranes with O2 and CO2 permeability greater than 104 and 105 Barrers, respectively. High-fidelity molecular dynamics simulations confirm the ML-predicted gas permeabilities of the promising candidates, which suggests that many can be translated to reality.&quot;,&quot;publisher&quot;:&quot;American Association for the Advancement of Science&quot;,&quot;issue&quot;:&quot;29&quot;,&quot;volume&quot;:&quot;8&quot;,&quot;container-title-short&quot;:&quot;Sci. Adv.&quot;},&quot;isTemporary&quot;:false}]},{&quot;citationID&quot;:&quot;MENDELEY_CITATION_a22e4288-0386-454e-9418-03996895f56a&quot;,&quot;properties&quot;:{&quot;noteIndex&quot;:0},&quot;isEdited&quot;:false,&quot;manualOverride&quot;:{&quot;isManuallyOverridden&quot;:false,&quot;citeprocText&quot;:&quot;[62]&quot;,&quot;manualOverrideText&quot;:&quot;&quot;},&quot;citationTag&quot;:&quot;MENDELEY_CITATION_v3_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&quot;,&quot;citationItems&quot;:[{&quot;id&quot;:&quot;aea8d072-a7ea-37e7-a41f-c2863ba6739e&quot;,&quot;itemData&quot;:{&quot;type&quot;:&quot;article-journal&quot;,&quot;id&quot;:&quot;aea8d072-a7ea-37e7-a41f-c2863ba6739e&quot;,&quot;title&quot;:&quot;Machine learning reveals key ion selectivity mechanisms in polymeric membranes with subnanometer pores&quot;,&quot;groupId&quot;:&quot;6e378410-341d-365f-a1d1-a9bfe92aa34f&quot;,&quot;author&quot;:[{&quot;family&quot;:&quot;Ritt&quot;,&quot;given&quot;:&quot;Cody L.&quot;,&quot;parse-names&quot;:false,&quot;dropping-particle&quot;:&quot;&quot;,&quot;non-dropping-particle&quot;:&quot;&quot;},{&quot;family&quot;:&quot;Liu&quot;,&quot;given&quot;:&quot;Mingjie&quot;,&quot;parse-names&quot;:false,&quot;dropping-particle&quot;:&quot;&quot;,&quot;non-dropping-particle&quot;:&quot;&quot;},{&quot;family&quot;:&quot;Pham&quot;,&quot;given&quot;:&quot;Tuan Anh&quot;,&quot;parse-names&quot;:false,&quot;dropping-particle&quot;:&quot;&quot;,&quot;non-dropping-particle&quot;:&quot;&quot;},{&quot;family&quot;:&quot;Epsztein&quot;,&quot;given&quot;:&quot;Razi&quot;,&quot;parse-names&quot;:false,&quot;dropping-particle&quot;:&quot;&quot;,&quot;non-dropping-particle&quot;:&quot;&quot;},{&quot;family&quot;:&quot;Kulik&quot;,&quot;given&quot;:&quot;Heather J.&quot;,&quot;parse-names&quot;:false,&quot;dropping-particle&quot;:&quot;&quot;,&quot;non-dropping-particle&quot;:&quot;&quot;},{&quot;family&quot;:&quot;Elimelech&quot;,&quot;given&quot;:&quot;Menachem&quot;,&quot;parse-names&quot;:false,&quot;dropping-particle&quot;:&quot;&quot;,&quot;non-dropping-particle&quot;:&quot;&quot;}],&quot;container-title&quot;:&quot;Science Advances&quot;,&quot;accessed&quot;:{&quot;date-parts&quot;:[[2025,12,22]]},&quot;DOI&quot;:&quot;10.1126/SCIADV.ABL5771;CTYPE:STRING:JOURNAL&quot;,&quot;ISSN&quot;:&quot;23752548&quot;,&quot;PMID&quot;:&quot;35030018&quot;,&quot;URL&quot;:&quot;/doi/pdf/10.1126/sciadv.abl5771?download=true&quot;,&quot;issued&quot;:{&quot;date-parts&quot;:[[2022,1,1]]},&quot;page&quot;:&quot;5771&quot;,&quot;abstract&quot;:&quot;Designing single-species selective membranes for high-precision separations requires a fundamental understanding of the molecular interactions governing solute transport. Here, we comprehensively assess molecular-level features that influence the separation of 18 different anions by nanoporous cellulose acetate membranes. Our analysis identifies the limitations of bulk solvation characteristics to explain ion transport, highlighted by the poor correlation between hydration energy and the measured permselectivity (R2 = 0.37). Entropy-enthalpy compensation, spanning 40 kilojoules per mole, leads to a free-energy barrier (∆G‡) variation of only ~8 kilojoules per mole across all anions. We apply machine learning to elucidate descriptors for energetic barriers from a set of 126 collected features. Notably, electrostatic features account for 75% of the overall features used to describe ∆G‡, despite the relatively uncharged state of cellulose acetate. Our work presents an approach for studying ion transport across nanoporous membranes that could enable the design of ion-selective membranes.&quot;,&quot;publisher&quot;:&quot;American Association for the Advancement of Science&quot;,&quot;issue&quot;:&quot;2&quot;,&quot;volume&quot;:&quot;8&quot;,&quot;container-title-short&quot;:&quot;Sci. Adv.&quot;},&quot;isTemporary&quot;:false}]},{&quot;citationID&quot;:&quot;MENDELEY_CITATION_6bd1e88e-648f-4bd8-8bba-62875ea944ba&quot;,&quot;properties&quot;:{&quot;noteIndex&quot;:0},&quot;isEdited&quot;:false,&quot;manualOverride&quot;:{&quot;isManuallyOverridden&quot;:false,&quot;citeprocText&quot;:&quot;[63]&quot;,&quot;manualOverrideText&quot;:&quot;&quot;},&quot;citationTag&quot;:&quot;MENDELEY_CITATION_v3_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&quot;,&quot;citationItems&quot;:[{&quot;id&quot;:&quot;7bdc58a7-791a-30c3-8627-38b08f0fbe89&quot;,&quot;itemData&quot;:{&quot;type&quot;:&quot;article-journal&quot;,&quot;id&quot;:&quot;7bdc58a7-791a-30c3-8627-38b08f0fbe89&quot;,&quot;title&quot;:&quot;Machine learning-enabled discovery and design of membrane-active peptides&quot;,&quot;groupId&quot;:&quot;6e378410-341d-365f-a1d1-a9bfe92aa34f&quot;,&quot;author&quot;:[{&quot;family&quot;:&quot;Lee&quot;,&quot;given&quot;:&quot;Ernest Y.&quot;,&quot;parse-names&quot;:false,&quot;dropping-particle&quot;:&quot;&quot;,&quot;non-dropping-particle&quot;:&quot;&quot;},{&quot;family&quot;:&quot;Wong&quot;,&quot;given&quot;:&quot;Gerard C.L.&quot;,&quot;parse-names&quot;:false,&quot;dropping-particle&quot;:&quot;&quot;,&quot;non-dropping-particle&quot;:&quot;&quot;},{&quot;family&quot;:&quot;Ferguson&quot;,&quot;given&quot;:&quot;Andrew L.&quot;,&quot;parse-names&quot;:false,&quot;dropping-particle&quot;:&quot;&quot;,&quot;non-dropping-particle&quot;:&quot;&quot;}],&quot;container-title&quot;:&quot;Bioorganic &amp; Medicinal Chemistry&quot;,&quot;accessed&quot;:{&quot;date-parts&quot;:[[2025,12,22]]},&quot;DOI&quot;:&quot;10.1016/J.BMC.2017.07.012&quot;,&quot;ISSN&quot;:&quot;0968-0896&quot;,&quot;PMID&quot;:&quot;28728899&quot;,&quot;URL&quot;:&quot;https://www.sciencedirect.com/science/article/pii/S0968089617308672&quot;,&quot;issued&quot;:{&quot;date-parts&quot;:[[2018,6,1]]},&quot;page&quot;:&quot;2708-2718&quot;,&quot;abstract&quot;:&quot;Antimicrobial peptides are a class of membrane-active peptides that form a critical component of innate host immunity and possess a diversity of sequence and structure. Machine learning approaches have been profitably employed to efficiently screen sequence space and guide experiment towards promising candidates with high putative activity. In this mini-review, we provide an introduction to antimicrobial peptides and summarize recent advances in machine learning-enabled antimicrobial peptide discovery and design with a focus on a recent work Lee et al. Proc. Natl. Acad. Sci. USA 2016;113(48):13588–13593. This study reports the development of a support vector machine classifier to aid in the design of membrane active peptides. We use this model to discover membrane activity as a multiplexed function in diverse peptide families and provide interpretable understanding of the physicochemical properties and mechanisms governing membrane activity. Experimental validation of the classifier reveals it to have learned membrane activity as a unifying signature of antimicrobial peptides with diverse modes of action. Some of the discriminating rules by which it performs classification are in line with existing “human learned” understanding, but it also unveils new previously unknown determinants and multidimensional couplings governing membrane activity. Integrating machine learning with targeted experimentation can guide both antimicrobial peptide discovery and design and new understanding of the properties and mechanisms underpinning their modes of action.&quot;,&quot;publisher&quot;:&quot;Pergamon&quot;,&quot;issue&quot;:&quot;10&quot;,&quot;volume&quot;:&quot;26&quot;,&quot;container-title-short&quot;:&quot;Bioorg. Med. Chem.&quot;},&quot;isTemporary&quot;:false}]},{&quot;citationID&quot;:&quot;MENDELEY_CITATION_19e20698-b412-4707-8b4a-ad06f3566479&quot;,&quot;properties&quot;:{&quot;noteIndex&quot;:0},&quot;isEdited&quot;:false,&quot;manualOverride&quot;:{&quot;isManuallyOverridden&quot;:false,&quot;citeprocText&quot;:&quot;[64]&quot;,&quot;manualOverrideText&quot;:&quot;&quot;},&quot;citationTag&quot;:&quot;MENDELEY_CITATION_v3_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&quot;,&quot;citationItems&quot;:[{&quot;id&quot;:&quot;4befd9cd-dec2-3ca8-a17b-b1ee20cdd172&quot;,&quot;itemData&quot;:{&quot;type&quot;:&quot;article-journal&quot;,&quot;id&quot;:&quot;4befd9cd-dec2-3ca8-a17b-b1ee20cdd172&quot;,&quot;title&quot;:&quot;Machine learning aided high-throughput prediction of ionic liquid@MOF composites for membrane-based CO2 capture&quot;,&quot;groupId&quot;:&quot;6e378410-341d-365f-a1d1-a9bfe92aa34f&quot;,&quot;author&quot;:[{&quot;family&quot;:&quot;Zhang&quot;,&quot;given&quot;:&quot;Zhengqing&quot;,&quot;parse-names&quot;:false,&quot;dropping-particle&quot;:&quot;&quot;,&quot;non-dropping-particle&quot;:&quot;&quot;},{&quot;family&quot;:&quot;Cao&quot;,&quot;given&quot;:&quot;Xiaohao&quot;,&quot;parse-names&quot;:false,&quot;dropping-particle&quot;:&quot;&quot;,&quot;non-dropping-particle&quot;:&quot;&quot;},{&quot;family&quot;:&quot;Geng&quot;,&quot;given&quot;:&quot;Chenxu&quot;,&quot;parse-names&quot;:false,&quot;dropping-particle&quot;:&quot;&quot;,&quot;non-dropping-particle&quot;:&quot;&quot;},{&quot;family&quot;:&quot;Sun&quot;,&quot;given&quot;:&quot;Yuxiu&quot;,&quot;parse-names&quot;:false,&quot;dropping-particle&quot;:&quot;&quot;,&quot;non-dropping-particle&quot;:&quot;&quot;},{&quot;family&quot;:&quot;He&quot;,&quot;given&quot;:&quot;Yanjing&quot;,&quot;parse-names&quot;:false,&quot;dropping-particle&quot;:&quot;&quot;,&quot;non-dropping-particle&quot;:&quot;&quot;},{&quot;family&quot;:&quot;Qiao&quot;,&quot;given&quot;:&quot;Zhihua&quot;,&quot;parse-names&quot;:false,&quot;dropping-particle&quot;:&quot;&quot;,&quot;non-dropping-particle&quot;:&quot;&quot;},{&quot;family&quot;:&quot;Zhong&quot;,&quot;given&quot;:&quot;Chongli&quot;,&quot;parse-names&quot;:false,&quot;dropping-particle&quot;:&quot;&quot;,&quot;non-dropping-particle&quot;:&quot;&quot;}],&quot;container-title&quot;:&quot;Journal of Membrane Science&quot;,&quot;accessed&quot;:{&quot;date-parts&quot;:[[2026,7,4]]},&quot;DOI&quot;:&quot;10.1016/J.MEMSCI.2022.120399&quot;,&quot;ISSN&quot;:&quot;0376-7388&quot;,&quot;URL&quot;:&quot;https://www.sciencedirect.com/science/article/pii/S0376738822001454&quot;,&quot;issued&quot;:{&quot;date-parts&quot;:[[2022,5,15]]},&quot;page&quot;:&quot;120399&quot;,&quot;abstract&quot;:&quot;Ionic liquid encapsulated metal-organic framework (IL@MOF) composites as promising filler used for mixed matrix membranes (MMMs) fabrication to break the trade-off limitation. However, discovering appropriate IL@MOF composites effectively and cost-efficiently still faces a great challenge. In this study, we first construct the filler database consisting of 8167 IL@MOF composites by inserting [NH2-Pmim][Tf2N] molecule into computation-ready, experimental metal-organic frameworks (CoRE MOFs). Using molecular simulation, we identified the best IL@MOF composites based on different metrics and revealed gas separation mechanism. Working with RF model (R2 &gt; 0.72), we uncover that the AV and gASA are key factors in predicting the membrane selectivity and CO2 permeability, respectively. The [NH2-Pmim][Tf2N]@ZIF-67 predicted can be as one of candidates for MMMs fabrication. The experimental results show that CO2 permeability (9536 Barrer) and CO2/N2 selectivity (31.1) of [NH2-Pmim][Tf2N]@ZIF-67/PIM-1 have 121.3% (37.6%) and 32.6% (38.8%) enhancements compared with unfilled PIM-1 (ZIF-67/PIM-1), surpassing the updated CO2/N2 Jansen/McKeown upper bound. Our computational study could offer effective prediction and may trigger experimental efforts to accelerate development of novel IL@MOF composites used for fabricating MMMs with excellent performance.&quot;,&quot;publisher&quot;:&quot;Elsevier&quot;,&quot;volume&quot;:&quot;650&quot;,&quot;container-title-short&quot;:&quot;J. Memb. Sci.&quot;},&quot;isTemporary&quot;:false}]},{&quot;citationID&quot;:&quot;MENDELEY_CITATION_f5675684-44cd-4c05-b1d3-b77c418327a5&quot;,&quot;properties&quot;:{&quot;noteIndex&quot;:0},&quot;isEdited&quot;:false,&quot;manualOverride&quot;:{&quot;isManuallyOverridden&quot;:false,&quot;citeprocText&quot;:&quot;[65]&quot;,&quot;manualOverrideText&quot;:&quot;&quot;},&quot;citationTag&quot;:&quot;MENDELEY_CITATION_v3_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&quot;,&quot;citationItems&quot;:[{&quot;id&quot;:&quot;e450d279-d8e6-392d-9e72-24b3b594e3e2&quot;,&quot;itemData&quot;:{&quot;type&quot;:&quot;article-journal&quot;,&quot;id&quot;:&quot;e450d279-d8e6-392d-9e72-24b3b594e3e2&quot;,&quot;title&quot;:&quot;Machine learning based prediction and optimization of thin film nanocomposite membranes for organic solvent nanofiltration&quot;,&quot;groupId&quot;:&quot;6e378410-341d-365f-a1d1-a9bfe92aa34f&quot;,&quot;author&quot;:[{&quot;family&quot;:&quot;Wang&quot;,&quot;given&quot;:&quot;Chen&quot;,&quot;parse-names&quot;:false,&quot;dropping-particle&quot;:&quot;&quot;,&quot;non-dropping-particle&quot;:&quot;&quot;},{&quot;family&quot;:&quot;Wang&quot;,&quot;given&quot;:&quot;Li&quot;,&quot;parse-names&quot;:false,&quot;dropping-particle&quot;:&quot;&quot;,&quot;non-dropping-particle&quot;:&quot;&quot;},{&quot;family&quot;:&quot;Soo&quot;,&quot;given&quot;:&quot;Allan&quot;,&quot;parse-names&quot;:false,&quot;dropping-particle&quot;:&quot;&quot;,&quot;non-dropping-particle&quot;:&quot;&quot;},{&quot;family&quot;:&quot;Bansidhar Pathak&quot;,&quot;given&quot;:&quot;Nirenkumar&quot;,&quot;parse-names&quot;:false,&quot;dropping-particle&quot;:&quot;&quot;,&quot;non-dropping-particle&quot;:&quot;&quot;},{&quot;family&quot;:&quot;Kyong Shon&quot;,&quot;given&quot;:&quot;Ho&quot;,&quot;parse-names&quot;:false,&quot;dropping-particle&quot;:&quot;&quot;,&quot;non-dropping-particle&quot;:&quot;&quot;}],&quot;container-title&quot;:&quot;Separation and Purification Technology&quot;,&quot;accessed&quot;:{&quot;date-parts&quot;:[[2026,2,20]]},&quot;DOI&quot;:&quot;10.1016/j.seppur.2022.122328&quot;,&quot;ISSN&quot;:&quot;18733794&quot;,&quot;URL&quot;:&quot;https://www.sciencedirect.com/science/article/abs/pii/S1383586622018834?via%3Dihub&quot;,&quot;issued&quot;:{&quot;date-parts&quot;:[[2023,1,1]]},&quot;page&quot;:&quot;122328&quot;,&quot;abstract&quot;:&quot;In this study, machine learning was used to form prediction models for thin film nanocomposite (TFN) organic solvent nanofiltration (OSN) membrane performance evaluation in terms of relative permeability (RP) and relative selectivity (RS). Twenty references including 9252 data points were collected to form four different models: linear, support vector machine (SVM), boosted tree (BT), and artificial neural network (ANN). Among the four models, BT exhibited optimal prediction accuracy in terms of root mean square error (RMSE) and coefficient of determination (R2) values for membrane RP (RMSE: 0.295, R2: 0.918) and RS (RMSE: 0.053, R2: 0.849) performance prediction. Parameter contribution analysis indicated that nanoparticle loading, amine concentration, chloride concentration, water contact angle, solvent viscosity, and molar volume are the main parameters influencing RP performance. For RS performance, nanoparticle loading, amine concentration, chloride concentration, and solute molecular weight play important roles. Partial dependence analysis indicated that the optimal conditions for TFN-OSN membrane fabrication are nanoparticle loading less than 5 wt%, the amine concentration around 2 wt%, and the chloride concentration around 0.15 wt%. In addition, membrane with super-hydrophilic or super-hydrophobic surface property exhibited higher RP performance based on different feed solvent types. Overall, this work introduces new ways both for TFN-OSN membrane performance prediction and for higher performance membrane design and development.&quot;,&quot;publisher&quot;:&quot;Elsevier&quot;,&quot;volume&quot;:&quot;304&quot;,&quot;container-title-short&quot;:&quot;Sep. Purif. Technol.&quot;},&quot;isTemporary&quot;:false}]},{&quot;citationID&quot;:&quot;MENDELEY_CITATION_603eb84d-552c-42a1-8399-4ab197e6b4ab&quot;,&quot;properties&quot;:{&quot;noteIndex&quot;:0},&quot;isEdited&quot;:false,&quot;manualOverride&quot;:{&quot;isManuallyOverridden&quot;:false,&quot;citeprocText&quot;:&quot;[66]&quot;,&quot;manualOverrideText&quot;:&quot;&quot;},&quot;citationTag&quot;:&quot;MENDELEY_CITATION_v3_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&quot;,&quot;citationItems&quot;:[{&quot;id&quot;:&quot;3c45c7c4-a533-38e1-8fa3-a349df0adba3&quot;,&quot;itemData&quot;:{&quot;type&quot;:&quot;article-journal&quot;,&quot;id&quot;:&quot;3c45c7c4-a533-38e1-8fa3-a349df0adba3&quot;,&quot;title&quot;:&quot;Machine learning reveals key factors governing RO membrane performance degradation under chlorination exposure&quot;,&quot;groupId&quot;:&quot;6e378410-341d-365f-a1d1-a9bfe92aa34f&quot;,&quot;author&quot;:[{&quot;family&quot;:&quot;Xing&quot;,&quot;given&quot;:&quot;Jingrun&quot;,&quot;parse-names&quot;:false,&quot;dropping-particle&quot;:&quot;&quot;,&quot;non-dropping-particle&quot;:&quot;&quot;},{&quot;family&quot;:&quot;Zhao&quot;,&quot;given&quot;:&quot;Zihang&quot;,&quot;parse-names&quot;:false,&quot;dropping-particle&quot;:&quot;&quot;,&quot;non-dropping-particle&quot;:&quot;&quot;},{&quot;family&quot;:&quot;Sun&quot;,&quot;given&quot;:&quot;Qianzhi&quot;,&quot;parse-names&quot;:false,&quot;dropping-particle&quot;:&quot;&quot;,&quot;non-dropping-particle&quot;:&quot;&quot;},{&quot;family&quot;:&quot;Geng&quot;,&quot;given&quot;:&quot;Yifang&quot;,&quot;parse-names&quot;:false,&quot;dropping-particle&quot;:&quot;&quot;,&quot;non-dropping-particle&quot;:&quot;&quot;},{&quot;family&quot;:&quot;Jiang&quot;,&quot;given&quot;:&quot;Hongya&quot;,&quot;parse-names&quot;:false,&quot;dropping-particle&quot;:&quot;&quot;,&quot;non-dropping-particle&quot;:&quot;&quot;},{&quot;family&quot;:&quot;Huang&quot;,&quot;given&quot;:&quot;Mi&quot;,&quot;parse-names&quot;:false,&quot;dropping-particle&quot;:&quot;&quot;,&quot;non-dropping-particle&quot;:&quot;&quot;},{&quot;family&quot;:&quot;Yao&quot;,&quot;given&quot;:&quot;Zhikan&quot;,&quot;parse-names&quot;:false,&quot;dropping-particle&quot;:&quot;&quot;,&quot;non-dropping-particle&quot;:&quot;&quot;},{&quot;family&quot;:&quot;Liang&quot;,&quot;given&quot;:&quot;Lijun&quot;,&quot;parse-names&quot;:false,&quot;dropping-particle&quot;:&quot;&quot;,&quot;non-dropping-particle&quot;:&quot;&quot;},{&quot;family&quot;:&quot;Zheng&quot;,&quot;given&quot;:&quot;Danjun&quot;,&quot;parse-names&quot;:false,&quot;dropping-particle&quot;:&quot;&quot;,&quot;non-dropping-particle&quot;:&quot;&quot;},{&quot;family&quot;:&quot;Zhang&quot;,&quot;given&quot;:&quot;Lin&quot;,&quot;parse-names&quot;:false,&quot;dropping-particle&quot;:&quot;&quot;,&quot;non-dropping-particle&quot;:&quot;&quot;}],&quot;container-title&quot;:&quot;Separation and Purification Technology&quot;,&quot;accessed&quot;:{&quot;date-parts&quot;:[[2026,7,4]]},&quot;DOI&quot;:&quot;10.1016/J.SEPPUR.2025.134191&quot;,&quot;ISSN&quot;:&quot;1383-5866&quot;,&quot;URL&quot;:&quot;https://www.sciencedirect.com/science/article/pii/S1383586625027881&quot;,&quot;issued&quot;:{&quot;date-parts&quot;:[[2025,12,19]]},&quot;page&quot;:&quot;134191&quot;,&quot;abstract&quot;:&quot;The intrinsic amide linkages in PA-RO membranes are vulnerable to degradation via chlorination, leading to structural compromise and reduced membrane life-span. The complexity of multiple exposure conditions combined with membrane structural variability complicates the establishment of universally applicable guidelines. In this study, we present an interpretable machine learning framework integrating the XGBoost algorithm with the SHAP method to identify critical factors determining chlorination degradation of PA-RO membranes. The relative contributions of chlorination conditions and membrane structural characteristics on the variations in membrane flux and rejection were systematically evaluated. Chlorination pH, chloride concentration/strength, and the O/N ratio emerged as principal determinants of membrane performance degradation. Beyond confirming established operational recommendations, such as maintaining near-neutral pH and minimizing residual chlorine exposure, this work highlights the general overlooked role of membrane structural design. Notably, a moderate cross-linking degree (O/N ∼ 1.2) enhanced resistance to rejection decline under chlorination, making such membranes particularly suitable for the initial stage of multi-stage RO systems where residual chlorine may remain in the feed water. These findings provide practical insights for the fabrication of chlorine-resistant membranes and the optimization of operational protocols in RO systems subjected to chlorination stress.&quot;,&quot;publisher&quot;:&quot;Elsevier&quot;,&quot;volume&quot;:&quot;377&quot;,&quot;container-title-short&quot;:&quot;Sep. Purif. Technol.&quot;},&quot;isTemporary&quot;:false}]},{&quot;citationID&quot;:&quot;MENDELEY_CITATION_7e04bd27-e6ef-499b-94ba-1be1fba5eefe&quot;,&quot;properties&quot;:{&quot;noteIndex&quot;:0},&quot;isEdited&quot;:false,&quot;manualOverride&quot;:{&quot;isManuallyOverridden&quot;:false,&quot;citeprocText&quot;:&quot;[67]&quot;,&quot;manualOverrideText&quot;:&quot;&quot;},&quot;citationTag&quot;:&quot;MENDELEY_CITATION_v3_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&quot;,&quot;citationItems&quot;:[{&quot;id&quot;:&quot;a8a24c40-fc4b-31fa-af16-a33252119595&quot;,&quot;itemData&quot;:{&quot;type&quot;:&quot;article-journal&quot;,&quot;id&quot;:&quot;a8a24c40-fc4b-31fa-af16-a33252119595&quot;,&quot;title&quot;:&quot;Mathematical formulation of the machine learning backpropagation network and regression modelling of the chemical stability and thermal properties of PLA/HKUST-1 fabricated porous membranes&quot;,&quot;groupId&quot;:&quot;6e378410-341d-365f-a1d1-a9bfe92aa34f&quot;,&quot;author&quot;:[{&quot;family&quot;:&quot;Abdulhamid Alhulaybi&quot;,&quot;given&quot;:&quot;Zaid&quot;,&quot;parse-names&quot;:false,&quot;dropping-particle&quot;:&quot;&quot;,&quot;non-dropping-particle&quot;:&quot;&quot;},{&quot;family&quot;:&quot;Jinadu Otaru&quot;,&quot;given&quot;:&quot;Abdulrazak&quot;,&quot;parse-names&quot;:false,&quot;dropping-particle&quot;:&quot;&quot;,&quot;non-dropping-particle&quot;:&quot;&quot;},{&quot;family&quot;:&quot;Alhulaybi&quot;,&quot;given&quot;:&quot;Z A&quot;,&quot;parse-names&quot;:false,&quot;dropping-particle&quot;:&quot;&quot;,&quot;non-dropping-particle&quot;:&quot;&quot;},{&quot;family&quot;:&quot;Otaru&quot;,&quot;given&quot;:&quot;A J&quot;,&quot;parse-names&quot;:false,&quot;dropping-particle&quot;:&quot;&quot;,&quot;non-dropping-particle&quot;:&quot;&quot;}],&quot;container-title&quot;:&quot;Journal of Thermal Analysis and Calorimetry 2024 149:23&quot;,&quot;accessed&quot;:{&quot;date-parts&quot;:[[2026,7,4]]},&quot;DOI&quot;:&quot;10.1007/S10973-024-13801-5&quot;,&quot;ISBN&quot;:&quot;0123456789&quot;,&quot;ISSN&quot;:&quot;1588-2926&quot;,&quot;URL&quot;:&quot;https://link.springer.com/article/10.1007/s10973-024-13801-5&quot;,&quot;issued&quot;:{&quot;date-parts&quot;:[[2024,11,18]]},&quot;page&quot;:&quot;13851-13864&quot;,&quot;abstract&quot;:&quot;As part of the ongoing quest to optimize the application and operational performance of biodegradable polymer materials, mathematical models have been developed to predict the chemical stability and thermal properties of PLA/HKUST-1 mixed matrix biopolymer composites, utilizing machine learning deep neural networks and regression modelling. These models were constructed by integrating a single-entry input that encompasses the percentage mass composition of PLA and HKUST-1, immersion time, casting thickness, and immersion temperature into a test function designed to predict behavior characterized by the chemical stability and thermal properties of these materials. Leveraging experimental datasets available in the literature, the models were trained to derive arbitrary constants and empirical constants that are instrumental in forecasting the chemical stability and thermal properties of the materials. With error estimates ranging from 0.01 to 2.16%, the formulated models accurately represented most output signals, including thermal stability at 5.0 and 50.0% mass loss, glass transition temperature, crystallization temperature, and melting point temperature of mixed matrix biopolymer materials. The application of this methodology may prove beneficial for the design and fabrication of novel polymer/composite materials with diverse engineering applications. Plots of experimental and (a) DNN predictive values of reduced Chemical stability at 5&amp;nbsp;°C against reduced values of X and (b) linear and quadratic regression model predictive values of chemical stability at 5% [oC] against X = (x3*x4*x5)/(xa-xb).&quot;,&quot;publisher&quot;:&quot;Springer&quot;,&quot;issue&quot;:&quot;23&quot;,&quot;volume&quot;:&quot;149&quot;,&quot;container-title-short&quot;:&quot;&quot;},&quot;isTemporary&quot;:false}]},{&quot;citationID&quot;:&quot;MENDELEY_CITATION_a735aecf-cdb2-4161-a715-7d16f25a436f&quot;,&quot;properties&quot;:{&quot;noteIndex&quot;:0},&quot;isEdited&quot;:false,&quot;manualOverride&quot;:{&quot;isManuallyOverridden&quot;:false,&quot;citeprocText&quot;:&quot;[68]&quot;,&quot;manualOverrideText&quot;:&quot;&quot;},&quot;citationTag&quot;:&quot;MENDELEY_CITATION_v3_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&quot;,&quot;citationItems&quot;:[{&quot;id&quot;:&quot;417ee289-baa6-37ff-9ef2-8ef894d1e548&quot;,&quot;itemData&quot;:{&quot;type&quot;:&quot;article-journal&quot;,&quot;id&quot;:&quot;417ee289-baa6-37ff-9ef2-8ef894d1e548&quot;,&quot;title&quot;:&quot;Modeling the Mechanical Properties of a Polymer-Based Mixed-Matrix Membrane Using Deep Learning\nNeural Networks&quot;,&quot;groupId&quot;:&quot;6e378410-341d-365f-a1d1-a9bfe92aa34f&quot;,&quot;author&quot;:[{&quot;family&quot;:&quot;Alhulaybi&quot;,&quot;given&quot;:&quot;Zaid Abdulhamid&quot;,&quot;parse-names&quot;:false,&quot;dropping-particle&quot;:&quot;&quot;,&quot;non-dropping-particle&quot;:&quot;&quot;},{&quot;family&quot;:&quot;Martuza&quot;,&quot;given&quot;:&quot;Muhammad Ali&quot;,&quot;parse-names&quot;:false,&quot;dropping-particle&quot;:&quot;&quot;,&quot;non-dropping-particle&quot;:&quot;&quot;},{&quot;family&quot;:&quot;Rushd&quot;,&quot;given&quot;:&quot;Sayeed&quot;,&quot;parse-names&quot;:false,&quot;dropping-particle&quot;:&quot;&quot;,&quot;non-dropping-particle&quot;:&quot;&quot;}],&quot;container-title&quot;:&quot;ChemEngineering 2023, Vol. 7, Page 80&quot;,&quot;accessed&quot;:{&quot;date-parts&quot;:[[2026,7,4]]},&quot;DOI&quot;:&quot;10.3390/CHEMENGINEERING7050080&quot;,&quot;ISSN&quot;:&quot;2305-7084&quot;,&quot;URL&quot;:&quot;https://www.mdpi.com/2305-7084/7/5/80/htm&quot;,&quot;issued&quot;:{&quot;date-parts&quot;:[[2023,9,4]]},&quot;page&quot;:&quot;80&quot;,&quot;abstract&quot;:&quot;Polylactic acid (PLA), the second most produced biopolymer, was selected for the fabrication of mixed-matrix membranes (MMMs) via the incorporation of HKUST-1 metal–organic framework (MOF) particles into a PLA matrix with the aim of improving mechanical characteristics. A deep learning neural network (DLNN) model was developed on the TensorFlow 2 backend to predict the mechanical properties, stress, strain, elastic modulus, and toughness of the PLA/HKUST-1 MMMs with different input parameters, such as PLA wt%, HKUST-1 wt%, casting thickness, and immersion time. The model was trained and validated with 1214 interpolated datasets in stratified fivefold cross validation. Dropout and early stopping regularizations were applied to prevent model overfitting in the training phase. The model performed consistently for the unknown interpolated datasets and 26 original experimental datasets, with coefficients of determination (R2) of 0.93–0.97 and 0.78–0.88, respectively. The results suggest that the proposed method can build effective DLNNmodels using a small dataset to predict material properties.&quot;,&quot;publisher&quot;:&quot;Multidisciplinary Digital Publishing Institute&quot;,&quot;issue&quot;:&quot;5&quot;,&quot;volume&quot;:&quot;7&quot;,&quot;container-title-short&quot;:&quot;&quot;},&quot;isTemporary&quot;:false}]},{&quot;citationID&quot;:&quot;MENDELEY_CITATION_ae919814-f057-4311-8c22-1ff56a03aa3c&quot;,&quot;properties&quot;:{&quot;noteIndex&quot;:0},&quot;isEdited&quot;:false,&quot;manualOverride&quot;:{&quot;isManuallyOverridden&quot;:false,&quot;citeprocText&quot;:&quot;[69]&quot;,&quot;manualOverrideText&quot;:&quot;&quot;},&quot;citationTag&quot;:&quot;MENDELEY_CITATION_v3_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&quot;,&quot;citationItems&quot;:[{&quot;id&quot;:&quot;5d72765e-9792-38aa-8631-12c3534aa1d4&quot;,&quot;itemData&quot;:{&quot;type&quot;:&quot;article-journal&quot;,&quot;id&quot;:&quot;5d72765e-9792-38aa-8631-12c3534aa1d4&quot;,&quot;title&quot;:&quot;Optimization of polyimide-based membrane distillation performance through machine learning parametric study&quot;,&quot;groupId&quot;:&quot;6e378410-341d-365f-a1d1-a9bfe92aa34f&quot;,&quot;author&quot;:[{&quot;family&quot;:&quot;Obidara&quot;,&quot;given&quot;:&quot;Toheeb O.&quot;,&quot;parse-names&quot;:false,&quot;dropping-particle&quot;:&quot;&quot;,&quot;non-dropping-particle&quot;:&quot;&quot;},{&quot;family&quot;:&quot;Abdulhamid&quot;,&quot;given&quot;:&quot;Mahmoud A.&quot;,&quot;parse-names&quot;:false,&quot;dropping-particle&quot;:&quot;&quot;,&quot;non-dropping-particle&quot;:&quot;&quot;},{&quot;family&quot;:&quot;Azeem&quot;,&quot;given&quot;:&quot;Mohammed Abdul&quot;,&quot;parse-names&quot;:false,&quot;dropping-particle&quot;:&quot;&quot;,&quot;non-dropping-particle&quot;:&quot;&quot;},{&quot;family&quot;:&quot;Lawal&quot;,&quot;given&quot;:&quot;Dahiru U.&quot;,&quot;parse-names&quot;:false,&quot;dropping-particle&quot;:&quot;&quot;,&quot;non-dropping-particle&quot;:&quot;&quot;},{&quot;family&quot;:&quot;Usman&quot;,&quot;given&quot;:&quot;Jamilu&quot;,&quot;parse-names&quot;:false,&quot;dropping-particle&quot;:&quot;&quot;,&quot;non-dropping-particle&quot;:&quot;&quot;},{&quot;family&quot;:&quot;Abba&quot;,&quot;given&quot;:&quot;Sani I.&quot;,&quot;parse-names&quot;:false,&quot;dropping-particle&quot;:&quot;&quot;,&quot;non-dropping-particle&quot;:&quot;&quot;},{&quot;family&quot;:&quot;Baroud&quot;,&quot;given&quot;:&quot;Turki N.&quot;,&quot;parse-names&quot;:false,&quot;dropping-particle&quot;:&quot;&quot;,&quot;non-dropping-particle&quot;:&quot;&quot;}],&quot;container-title&quot;:&quot;Journal of Environmental Chemical Engineering&quot;,&quot;accessed&quot;:{&quot;date-parts&quot;:[[2026,7,4]]},&quot;DOI&quot;:&quot;10.1016/J.JECE.2025.118645&quot;,&quot;ISSN&quot;:&quot;2213-3437&quot;,&quot;URL&quot;:&quot;https://www.sciencedirect.com/science/article/pii/S221334372503341X&quot;,&quot;issued&quot;:{&quot;date-parts&quot;:[[2025,10,1]]},&quot;page&quot;:&quot;118645&quot;,&quot;abstract&quot;:&quot;Membrane distillation (MD) is a prevalent separation technology employed in water treatment applications using porous membranes. This study presents a detailed performance evaluation and predictive modeling of an intrinsic porous polyimide membrane prepared from 4,4'-(hexafluoroisopropylidene) diphthalic anhydride and 2,3,5,6-tetramethyl-p-phenylenediamine (i.e., 6FDA-TMPD polymer). The influence of operational parameters, such as feed salinity, temperature, and flow rates, on membrane performance, particularly flux and gain output ratio (GOR), was analyzed. Results showed that increasing the synthetic feed solution temperature from 50 to 80 ?C led to a significant improvement in both flux and GOR. In contrast, replacing the synthetic feed solution (NaCl, 70,000 ppm) with real seawater (48,200 ppm) reduced the flux and GOR by 22.01 % and 26.71 %, respectively. The 6FDA-TMPD membrane demonstrated stable salt rejection &gt; 99.94 % for both synthetic and real seawater. Furthermore, different data preprocessing techniques and machine learning (ML) models were utilized. ML models, specifically boosted trees (BT) and adaptive neuro-fuzzy inference systems (ANFIS), were developed to predict flux and GOR using experimental data. The ANFIS model demonstrated excellent performance, indicating high predictive accuracy with root mean square error (RMSE) values of 0.0529 and 0.0544 for flux and GOR, respectively. Analysis of operational parameters evaluated in this study identified feed temperature and concentration as dominant factors influencing membrane performance. This study contributes to advancing MD membrane optimization for sustainable high saline water treatment by integrating experimental and data-driven techniques.&quot;,&quot;publisher&quot;:&quot;Elsevier&quot;,&quot;issue&quot;:&quot;5&quot;,&quot;volume&quot;:&quot;13&quot;,&quot;container-title-short&quot;:&quot;J. Environ. Chem. Eng.&quot;},&quot;isTemporary&quot;:false}]},{&quot;citationID&quot;:&quot;MENDELEY_CITATION_6f078559-3df3-4811-9e8e-e0a205aefe27&quot;,&quot;properties&quot;:{&quot;noteIndex&quot;:0},&quot;isEdited&quot;:false,&quot;manualOverride&quot;:{&quot;isManuallyOverridden&quot;:false,&quot;citeprocText&quot;:&quot;[70]&quot;,&quot;manualOverrideText&quot;:&quot;&quot;},&quot;citationTag&quot;:&quot;MENDELEY_CITATION_v3_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&quot;,&quot;citationItems&quot;:[{&quot;id&quot;:&quot;48671b5f-9992-30a5-8ea6-18cb17b142af&quot;,&quot;itemData&quot;:{&quot;type&quot;:&quot;article-journal&quot;,&quot;id&quot;:&quot;48671b5f-9992-30a5-8ea6-18cb17b142af&quot;,&quot;title&quot;:&quot;Polydopamine-incorporated MOF membrane with hydrophilicity for effective oil/water separation and fouling-resistant model analysis and prediction&quot;,&quot;groupId&quot;:&quot;6e378410-341d-365f-a1d1-a9bfe92aa34f&quot;,&quot;author&quot;:[{&quot;family&quot;:&quot;Wang&quot;,&quot;given&quot;:&quot;Lu&quot;,&quot;parse-names&quot;:false,&quot;dropping-particle&quot;:&quot;&quot;,&quot;non-dropping-particle&quot;:&quot;&quot;},{&quot;family&quot;:&quot;Cao&quot;,&quot;given&quot;:&quot;Langyuan&quot;,&quot;parse-names&quot;:false,&quot;dropping-particle&quot;:&quot;&quot;,&quot;non-dropping-particle&quot;:&quot;&quot;},{&quot;family&quot;:&quot;Fan&quot;,&quot;given&quot;:&quot;Jianhua&quot;,&quot;parse-names&quot;:false,&quot;dropping-particle&quot;:&quot;&quot;,&quot;non-dropping-particle&quot;:&quot;&quot;},{&quot;family&quot;:&quot;Li&quot;,&quot;given&quot;:&quot;Zonghao&quot;,&quot;parse-names&quot;:false,&quot;dropping-particle&quot;:&quot;&quot;,&quot;non-dropping-particle&quot;:&quot;&quot;},{&quot;family&quot;:&quot;Han&quot;,&quot;given&quot;:&quot;Zhiwu&quot;,&quot;parse-names&quot;:false,&quot;dropping-particle&quot;:&quot;&quot;,&quot;non-dropping-particle&quot;:&quot;&quot;},{&quot;family&quot;:&quot;Liu&quot;,&quot;given&quot;:&quot;Dan&quot;,&quot;parse-names&quot;:false,&quot;dropping-particle&quot;:&quot;&quot;,&quot;non-dropping-particle&quot;:&quot;&quot;}],&quot;container-title&quot;:&quot;Journal of Molecular Liquids&quot;,&quot;accessed&quot;:{&quot;date-parts&quot;:[[2026,7,4]]},&quot;DOI&quot;:&quot;10.1016/J.MOLLIQ.2024.126432&quot;,&quot;ISSN&quot;:&quot;0167-7322&quot;,&quot;URL&quot;:&quot;https://www.sciencedirect.com/science/article/pii/S0167732224024917&quot;,&quot;issued&quot;:{&quot;date-parts&quot;:[[2024,12,1]]},&quot;page&quot;:&quot;126432&quot;,&quot;abstract&quot;:&quot;A large number of oil spills and oily wastewater are discharged, in the modern industrial production process, resulting in serious water pollution. Oily wastewater can be extremely harmful to ecosystems and human health. Oil-water separation has become a major challenge at present, and membrane separation has aroused more and more concern in recent years due to its high economic efficiency. This paper fabricated PES filtration membranes using the novel nanoparticles based on both metal–organic frameworks-5 (MOF-5) and polydopamine (PDA) layers as dopants, and then adequately explored the porosity, morphology, separation, hydrophilicity, and fouling-resistant performance of the resultant membranes. In addition, the prepared membranes were used for oil–water separation, including soybean-in-water, petroleum ether-in-water, and gasoline-in-water emulsions. MOF@PDA membranes exhibit high separation efficiency of up to 99.8%. Subsequently, membrane fouling mechanisms were investigated using the Derjaguin-Landau-Verwey-Overbeek (XDLVO) theory, and the molecular mode of interaction with the three oil–water emulsions with the membrane was compared. Newly prepared MOF@PDA membranes have better stability, fouling-resistant, and self-cleaning properties. Finally, an optimal machine learning model for oil–water separation efficiency was developed with a high prediction accuracy of 98%. The obtained results indicate that mixed matrix membranes exhibit excellent oil–water separation performance, demonstrating great application prospects in the remediation of oily wastewater.&quot;,&quot;publisher&quot;:&quot;Elsevier&quot;,&quot;volume&quot;:&quot;415&quot;,&quot;container-title-short&quot;:&quot;J. Mol. Liq.&quot;},&quot;isTemporary&quot;:false}]},{&quot;citationID&quot;:&quot;MENDELEY_CITATION_ae4c21f8-9798-47d3-9d7b-f6e417b5a1c3&quot;,&quot;properties&quot;:{&quot;noteIndex&quot;:0},&quot;isEdited&quot;:false,&quot;manualOverride&quot;:{&quot;isManuallyOverridden&quot;:false,&quot;citeprocText&quot;:&quot;[71]&quot;,&quot;manualOverrideText&quot;:&quot;&quot;},&quot;citationTag&quot;:&quot;MENDELEY_CITATION_v3_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&quot;,&quot;citationItems&quot;:[{&quot;id&quot;:&quot;bc1e0bd6-6a13-3c5d-98b7-bcfcee1fe843&quot;,&quot;itemData&quot;:{&quot;type&quot;:&quot;article-journal&quot;,&quot;id&quot;:&quot;bc1e0bd6-6a13-3c5d-98b7-bcfcee1fe843&quot;,&quot;title&quot;:&quot;Predicting the performance of polyvinylidene fluoride, polyethersulfone and polysulfone filtration membranes using machine learning&quot;,&quot;groupId&quot;:&quot;6e378410-341d-365f-a1d1-a9bfe92aa34f&quot;,&quot;author&quot;:[{&quot;family&quot;:&quot;Liu&quot;,&quot;given&quot;:&quot;Tingli&quot;,&quot;parse-names&quot;:false,&quot;dropping-particle&quot;:&quot;&quot;,&quot;non-dropping-particle&quot;:&quot;&quot;},{&quot;family&quot;:&quot;Liu&quot;,&quot;given&quot;:&quot;Lunyang&quot;,&quot;parse-names&quot;:false,&quot;dropping-particle&quot;:&quot;&quot;,&quot;non-dropping-particle&quot;:&quot;&quot;},{&quot;family&quot;:&quot;Cui&quot;,&quot;given&quot;:&quot;Fengchao&quot;,&quot;parse-names&quot;:false,&quot;dropping-particle&quot;:&quot;&quot;,&quot;non-dropping-particle&quot;:&quot;&quot;},{&quot;family&quot;:&quot;Ding&quot;,&quot;given&quot;:&quot;Fang&quot;,&quot;parse-names&quot;:false,&quot;dropping-particle&quot;:&quot;&quot;,&quot;non-dropping-particle&quot;:&quot;&quot;},{&quot;family&quot;:&quot;Zhang&quot;,&quot;given&quot;:&quot;Qifeng&quot;,&quot;parse-names&quot;:false,&quot;dropping-particle&quot;:&quot;&quot;,&quot;non-dropping-particle&quot;:&quot;&quot;},{&quot;family&quot;:&quot;Li&quot;,&quot;given&quot;:&quot;Yunqi&quot;,&quot;parse-names&quot;:false,&quot;dropping-particle&quot;:&quot;&quot;,&quot;non-dropping-particle&quot;:&quot;&quot;}],&quot;container-title&quot;:&quot;Journal of Materials Chemistry A&quot;,&quot;accessed&quot;:{&quot;date-parts&quot;:[[2026,7,4]]},&quot;DOI&quot;:&quot;10.1039/D0TA07607D&quot;,&quot;ISSN&quot;:&quot;2050-7488&quot;,&quot;URL&quot;:&quot;https://dx.doi.org/10.1039/d0ta07607d&quot;,&quot;issued&quot;:{&quot;date-parts&quot;:[[2020,10,27]]},&quot;page&quot;:&quot;21862-21871&quot;,&quot;abstract&quot;:&quot;Micro/ultra/nano-filtration membranes based on polyvinylidene fluoride, polyethersulfone and polysulfone are advancing steadily in laboratory research and scalable production. Variables associated with the composition, fabrication, and operation are highly diverse, and their quantitative correlations with the core performance in permeability, selectivity and their trade-off are still elusive. To predict the performance based on a comprehensive dataset with 1895 vectors, the coefficient of determination spans from 0.79 to 0.85 for regression models, and the area under the receiver operating characteristic curve (AUC) reaches from 0.94 to 0.97 for classification models to distinguish the top 20% (Pareto set) and top 50% (balanced set) membranes with superior performance in the separation of macromolecules and salts from water. Further including experimental structural information (porosity, thickness, surface contact angle and roughness) brings significant improvement for regression models, while filling with predicted values only shows marginal improvement. A standalone algorithm that integrated the predictive models was released at https://github.com/polySML/polySML to facilitate the development of advanced filtration membranes through virtual experiments. This journal is&quot;,&quot;publisher&quot;:&quot;The Royal Society of Chemistry&quot;,&quot;issue&quot;:&quot;41&quot;,&quot;volume&quot;:&quot;8&quot;,&quot;container-title-short&quot;:&quot;J. Mater. Chem. A Mater.&quot;},&quot;isTemporary&quot;:false}]},{&quot;citationID&quot;:&quot;MENDELEY_CITATION_28262efd-260c-44d4-a815-fe5ccc873a9c&quot;,&quot;properties&quot;:{&quot;noteIndex&quot;:0},&quot;isEdited&quot;:false,&quot;manualOverride&quot;:{&quot;isManuallyOverridden&quot;:false,&quot;citeprocText&quot;:&quot;[72]&quot;,&quot;manualOverrideText&quot;:&quot;&quot;},&quot;citationTag&quot;:&quot;MENDELEY_CITATION_v3_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&quot;,&quot;citationItems&quot;:[{&quot;id&quot;:&quot;a82ae34f-2c7b-354b-836e-e9f80a64ba25&quot;,&quot;itemData&quot;:{&quot;type&quot;:&quot;article-journal&quot;,&quot;id&quot;:&quot;a82ae34f-2c7b-354b-836e-e9f80a64ba25&quot;,&quot;title&quot;:&quot;Predictive machine learning optimization of anion exchange membrane water electrolysis systems&quot;,&quot;groupId&quot;:&quot;6e378410-341d-365f-a1d1-a9bfe92aa34f&quot;,&quot;author&quot;:[{&quot;family&quot;:&quot;Kabir&quot;,&quot;given&quot;:&quot;Mohammad Mahbub&quot;,&quot;parse-names&quot;:false,&quot;dropping-particle&quot;:&quot;&quot;,&quot;non-dropping-particle&quot;:&quot;&quot;},{&quot;family&quot;:&quot;Choden&quot;,&quot;given&quot;:&quot;Yeshi&quot;,&quot;parse-names&quot;:false,&quot;dropping-particle&quot;:&quot;&quot;,&quot;non-dropping-particle&quot;:&quot;&quot;},{&quot;family&quot;:&quot;Phuntsho&quot;,&quot;given&quot;:&quot;Sherub&quot;,&quot;parse-names&quot;:false,&quot;dropping-particle&quot;:&quot;&quot;,&quot;non-dropping-particle&quot;:&quot;&quot;},{&quot;family&quot;:&quot;Tijing&quot;,&quot;given&quot;:&quot;Leonard&quot;,&quot;parse-names&quot;:false,&quot;dropping-particle&quot;:&quot;&quot;,&quot;non-dropping-particle&quot;:&quot;&quot;},{&quot;family&quot;:&quot;Shon&quot;,&quot;given&quot;:&quot;Ho Kyong&quot;,&quot;parse-names&quot;:false,&quot;dropping-particle&quot;:&quot;&quot;,&quot;non-dropping-particle&quot;:&quot;&quot;}],&quot;container-title&quot;:&quot;Desalination&quot;,&quot;accessed&quot;:{&quot;date-parts&quot;:[[2025,12,22]]},&quot;DOI&quot;:&quot;10.1016/j.desal.2025.119198&quot;,&quot;ISSN&quot;:&quot;0011-9164&quot;,&quot;URL&quot;:&quot;https://www.sciencedirect.com/science/article/pii/S0011916425006745&quot;,&quot;issued&quot;:{&quot;date-parts&quot;:[[2025,11,1]]},&quot;page&quot;:&quot;119198&quot;,&quot;abstract&quot;:&quot;Anion exchange membrane water electrolysis (AEMWE) represents a promising pathway for ultra-pure green hydrogen production, contributing to net-zero emissions and the achievement of sustainable development goals (SDGs). Despite its tremendous potential, AEMWE systems face significant challenges due to trade-offs among key processes, including electrochemical/membrane electrode assembly (MEA) design, anion exchange membrane (AEM) characteristics, and broader operational parameters. Optimizing these interdependent processes is therefore essential for scalable and efficient hydrogen generation. In this study, multiple predictive machine learning models were employed for the first time to systematically identify and optimize the most influential parameters affecting AEMWE performance. Recursive feature elimination was applied to select critical features across the processes, followed by cross-validation, hyperparameter tuning, and model optimization. Among the models examined, CatBoost and random forest demonstrated the highest predictive performance of current density, achieving an R2 of 0.95 and 0.91, respectively, along with the lowest RMSE, MAE, and MAPE. Correlation analysis revealed notable trade-offs among electrochemical, dimensional, and mechanical attributes of the AEMs. Furthermore, permutation variable importance (PVI) and SHapley Additive exPlanations (SHAP) techniques identified ion conductivity (IC) as the most influential predictor of current density. Partial dependence analysis (PDA) suggested that an IC of 250 mS cm−1 is optimal for maximizing current density. These findings offer valuable insights into data-driven process optimization for advancing AEMWE technology toward commercial viability. The key insights presented in this study could serve as a potential roadmap for the fabrication of high-performance AEMs and MEA designs, while complete automation of the AEMWE systems at an industrial scale.&quot;,&quot;publisher&quot;:&quot;Elsevier&quot;,&quot;volume&quot;:&quot;614&quot;,&quot;container-title-short&quot;:&quot;Desalination&quot;},&quot;isTemporary&quot;:false}]},{&quot;citationID&quot;:&quot;MENDELEY_CITATION_ad0f18de-7fdd-4980-8af7-8708e61eded4&quot;,&quot;properties&quot;:{&quot;noteIndex&quot;:0},&quot;isEdited&quot;:false,&quot;manualOverride&quot;:{&quot;isManuallyOverridden&quot;:false,&quot;citeprocText&quot;:&quot;[73]&quot;,&quot;manualOverrideText&quot;:&quot;&quot;},&quot;citationTag&quot;:&quot;MENDELEY_CITATION_v3_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&quot;,&quot;citationItems&quot;:[{&quot;id&quot;:&quot;f8d589f3-c2e3-3b60-8f02-45717b4723ff&quot;,&quot;itemData&quot;:{&quot;type&quot;:&quot;article-journal&quot;,&quot;id&quot;:&quot;f8d589f3-c2e3-3b60-8f02-45717b4723ff&quot;,&quot;title&quot;:&quot;Toward the design of graft-type proton exchange membranes with high proton conductivity and low water uptake: A machine learning study&quot;,&quot;groupId&quot;:&quot;6e378410-341d-365f-a1d1-a9bfe92aa34f&quot;,&quot;author&quot;:[{&quot;family&quot;:&quot;Sawada&quot;,&quot;given&quot;:&quot;Shin ichi&quot;,&quot;parse-names&quot;:false,&quot;dropping-particle&quot;:&quot;&quot;,&quot;non-dropping-particle&quot;:&quot;&quot;},{&quot;family&quot;:&quot;Sakamoto&quot;,&quot;given&quot;:&quot;Yukiko&quot;,&quot;parse-names&quot;:false,&quot;dropping-particle&quot;:&quot;&quot;,&quot;non-dropping-particle&quot;:&quot;&quot;},{&quot;family&quot;:&quot;Funatsu&quot;,&quot;given&quot;:&quot;Kimito&quot;,&quot;parse-names&quot;:false,&quot;dropping-particle&quot;:&quot;&quot;,&quot;non-dropping-particle&quot;:&quot;&quot;},{&quot;family&quot;:&quot;Maekawa&quot;,&quot;given&quot;:&quot;Yasunari&quot;,&quot;parse-names&quot;:false,&quot;dropping-particle&quot;:&quot;&quot;,&quot;non-dropping-particle&quot;:&quot;&quot;}],&quot;container-title&quot;:&quot;Journal of Membrane Science&quot;,&quot;accessed&quot;:{&quot;date-parts&quot;:[[2025,12,22]]},&quot;DOI&quot;:&quot;10.1016/J.MEMSCI.2023.122169&quot;,&quot;ISSN&quot;:&quot;0376-7388&quot;,&quot;URL&quot;:&quot;https://www.sciencedirect.com/science/article/pii/S0376738823008256&quot;,&quot;issued&quot;:{&quot;date-parts&quot;:[[2024,2,1]]},&quot;page&quot;:&quot;122169&quot;,&quot;abstract&quot;:&quot;Proton conductivity (σ) and hydration number (λ) are important characteristics for proton exchange membranes (PEMs) in fuel cells and water electrolyzers. A High σ yields high performance of these systems, while a low λ improves the dimensional stability to achieve the long-term operation. Accordingly, σ/λ is the most important characteristic because it reflects how efficiently protons can conduct at low water content and is called conduction efficiency in this study. For graft-type PEMs based on various types of polymers, σ, λ, and σ/λ depend on the base polymers, even at the same volume-normalized ion exchange capacity. We analyzed these three characteristics as objective variables using machine learning methods: least absolute shrinkage and selection operator (LASSO), artificial neural network (ANN), and random forest (RF) regression. A total of 20 physical and chemical properties of base polymers collected by literature, experiments, quantum chemical calculation, and descriptor generators were used as explanatory variables. The prediction accuracy was sufficiently high in the ANN and RF regression analyses, and low in LASSO. Only the RF regression model revealed the importance of explanatory variables. It is clear from the RF model that the enhancement of σ/λ should be achieved using base polymers with low crystallinity and high melting point.&quot;,&quot;publisher&quot;:&quot;Elsevier&quot;,&quot;volume&quot;:&quot;692&quot;,&quot;container-title-short&quot;:&quot;J. Memb. Sci.&quot;},&quot;isTemporary&quot;:false}]},{&quot;citationID&quot;:&quot;MENDELEY_CITATION_63aa7122-6ada-42fa-9bcc-07b954e1b7c8&quot;,&quot;properties&quot;:{&quot;noteIndex&quot;:0},&quot;isEdited&quot;:false,&quot;manualOverride&quot;:{&quot;isManuallyOverridden&quot;:false,&quot;citeprocText&quot;:&quot;[74]&quot;,&quot;manualOverrideText&quot;:&quot;&quot;},&quot;citationTag&quot;:&quot;MENDELEY_CITATION_v3_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&quot;,&quot;citationItems&quot;:[{&quot;id&quot;:&quot;69a81ae7-379b-3a58-a976-295a9546895b&quot;,&quot;itemData&quot;:{&quot;type&quot;:&quot;article-journal&quot;,&quot;id&quot;:&quot;69a81ae7-379b-3a58-a976-295a9546895b&quot;,&quot;title&quot;:&quot;Ultrahigh stable laminar graphene membranes for effective ionic and molecular nanofiltration with a machine learning-assisted study&quot;,&quot;groupId&quot;:&quot;6e378410-341d-365f-a1d1-a9bfe92aa34f&quot;,&quot;author&quot;:[{&quot;family&quot;:&quot;Paechotrattanakul&quot;,&quot;given&quot;:&quot;Poonsawat&quot;,&quot;parse-names&quot;:false,&quot;dropping-particle&quot;:&quot;&quot;,&quot;non-dropping-particle&quot;:&quot;&quot;},{&quot;family&quot;:&quot;Jitapunkul&quot;,&quot;given&quot;:&quot;Kulpavee&quot;,&quot;parse-names&quot;:false,&quot;dropping-particle&quot;:&quot;&quot;,&quot;non-dropping-particle&quot;:&quot;&quot;},{&quot;family&quot;:&quot;Iamprasertkun&quot;,&quot;given&quot;:&quot;Pawin&quot;,&quot;parse-names&quot;:false,&quot;dropping-particle&quot;:&quot;&quot;,&quot;non-dropping-particle&quot;:&quot;&quot;},{&quot;family&quot;:&quot;Srinoi&quot;,&quot;given&quot;:&quot;Pannaree&quot;,&quot;parse-names&quot;:false,&quot;dropping-particle&quot;:&quot;&quot;,&quot;non-dropping-particle&quot;:&quot;&quot;},{&quot;family&quot;:&quot;Sirisaksoontorn&quot;,&quot;given&quot;:&quot;Weekit&quot;,&quot;parse-names&quot;:false,&quot;dropping-particle&quot;:&quot;&quot;,&quot;non-dropping-particle&quot;:&quot;&quot;},{&quot;family&quot;:&quot;Hirunpinyopas&quot;,&quot;given&quot;:&quot;Wisit&quot;,&quot;parse-names&quot;:false,&quot;dropping-particle&quot;:&quot;&quot;,&quot;non-dropping-particle&quot;:&quot;&quot;}],&quot;accessed&quot;:{&quot;date-parts&quot;:[[2025,12,22]]},&quot;DOI&quot;:&quot;10.1039/d2nr06969e&quot;,&quot;URL&quot;:&quot;https://doi.org/10.1039/d2nr06969e&quot;,&quot;issued&quot;:{&quot;date-parts&quot;:[[2023]]},&quot;abstract&quot;:&quot;Graphene oxide (GO) membranes have gained great attention for water purification due to the formation of stacked nanosheets giving nanocapillary channels. Unlike graphene, the interlayer spacing of GO membranes gets readily expanded in aqueous solution due to their high oxygen content, resulting in poor ion rejection. Herein, we prepared ultralow oxygen-containing graphene (∼1 at%) via facile liquid-phase exfo-liation which was formed as membrane laminates. The graphene membranes exhibited ultrahigh stability with no observed swelling or deformation of the laminar structure when kept in water, aqueous salt solutions , and various pH solutions for over one week. The membranes with a high degree of tortuous nano-capillary channels can efficiently reject the ions found in seawater as well as various charged dye molecules. This indicates that the graphene membranes exhibited ionic and molecular sieving properties due to the effect of size exclusion obtained from the narrow nanocapillary channel and electrostatic repulsion from negatively charged graphene nanosheets. Moreover, we also demonstrated machine learning to gain insights into the membrane performance, which allowed us to obtain membrane optimization as a model for water purification technology.&quot;,&quot;container-title-short&quot;:&quot;&quot;},&quot;isTemporary&quot;:false}]},{&quot;citationID&quot;:&quot;MENDELEY_CITATION_7165e619-d2fa-4637-950b-2d9cbbc23c48&quot;,&quot;properties&quot;:{&quot;noteIndex&quot;:0},&quot;isEdited&quot;:false,&quot;manualOverride&quot;:{&quot;isManuallyOverridden&quot;:false,&quot;citeprocText&quot;:&quot;[75]&quot;,&quot;manualOverrideText&quot;:&quot;&quot;},&quot;citationTag&quot;:&quot;MENDELEY_CITATION_v3_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&quot;,&quot;citationItems&quot;:[{&quot;id&quot;:&quot;c737007f-1a43-3602-a930-13410b2c6c30&quot;,&quot;itemData&quot;:{&quot;type&quot;:&quot;article-journal&quot;,&quot;id&quot;:&quot;c737007f-1a43-3602-a930-13410b2c6c30&quot;,&quot;title&quot;:&quot;Machine Learning-Aided Design of Highly Conductive Anion Exchange Membranes for Fuel Cells and Water Electrolyzers&quot;,&quot;groupId&quot;:&quot;6e378410-341d-365f-a1d1-a9bfe92aa34f&quot;,&quot;author&quot;:[{&quot;family&quot;:&quot;Zhang&quot;,&quot;given&quot;:&quot;Qiuhuan&quot;,&quot;parse-names&quot;:false,&quot;dropping-particle&quot;:&quot;&quot;,&quot;non-dropping-particle&quot;:&quot;&quot;},{&quot;family&quot;:&quot;Yuan&quot;,&quot;given&quot;:&quot;Yongjiang&quot;,&quot;parse-names&quot;:false,&quot;dropping-particle&quot;:&quot;&quot;,&quot;non-dropping-particle&quot;:&quot;&quot;},{&quot;family&quot;:&quot;Zhang&quot;,&quot;given&quot;:&quot;Jiale&quot;,&quot;parse-names&quot;:false,&quot;dropping-particle&quot;:&quot;&quot;,&quot;non-dropping-particle&quot;:&quot;&quot;},{&quot;family&quot;:&quot;Fang&quot;,&quot;given&quot;:&quot;Pengda&quot;,&quot;parse-names&quot;:false,&quot;dropping-particle&quot;:&quot;&quot;,&quot;non-dropping-particle&quot;:&quot;&quot;},{&quot;family&quot;:&quot;Pan&quot;,&quot;given&quot;:&quot;Ji&quot;,&quot;parse-names&quot;:false,&quot;dropping-particle&quot;:&quot;&quot;,&quot;non-dropping-particle&quot;:&quot;&quot;},{&quot;family&quot;:&quot;Zhang&quot;,&quot;given&quot;:&quot;Hao&quot;,&quot;parse-names&quot;:false,&quot;dropping-particle&quot;:&quot;&quot;,&quot;non-dropping-particle&quot;:&quot;&quot;},{&quot;family&quot;:&quot;Zhou&quot;,&quot;given&quot;:&quot;Tao&quot;,&quot;parse-names&quot;:false,&quot;dropping-particle&quot;:&quot;&quot;,&quot;non-dropping-particle&quot;:&quot;&quot;},{&quot;family&quot;:&quot;Yu&quot;,&quot;given&quot;:&quot;Qikun&quot;,&quot;parse-names&quot;:false,&quot;dropping-particle&quot;:&quot;&quot;,&quot;non-dropping-particle&quot;:&quot;&quot;},{&quot;family&quot;:&quot;Zou&quot;,&quot;given&quot;:&quot;Xiuyang&quot;,&quot;parse-names&quot;:false,&quot;dropping-particle&quot;:&quot;&quot;,&quot;non-dropping-particle&quot;:&quot;&quot;},{&quot;family&quot;:&quot;Sun&quot;,&quot;given&quot;:&quot;Zhe&quot;,&quot;parse-names&quot;:false,&quot;dropping-particle&quot;:&quot;&quot;,&quot;non-dropping-particle&quot;:&quot;&quot;},{&quot;family&quot;:&quot;Yan&quot;,&quot;given&quot;:&quot;Feng&quot;,&quot;parse-names&quot;:false,&quot;dropping-particle&quot;:&quot;&quot;,&quot;non-dropping-particle&quot;:&quot;&quot;}],&quot;container-title&quot;:&quot;Advanced Materials&quot;,&quot;accessed&quot;:{&quot;date-parts&quot;:[[2025,12,22]]},&quot;DOI&quot;:&quot;10.1002/ADMA.202404981;WEBSITE:WEBSITE:ADVANCED;CTYPE:STRING:JOURNAL&quot;,&quot;ISSN&quot;:&quot;15214095&quot;,&quot;PMID&quot;:&quot;39075826&quot;,&quot;URL&quot;:&quot;/doi/pdf/10.1002/adma.202404981&quot;,&quot;issued&quot;:{&quot;date-parts&quot;:[[2024,9,5]]},&quot;page&quot;:&quot;2404981&quot;,&quot;abstract&quot;:&quot;Alkaline anion exchange membrane (AEM)-based fuel cells (AEMFCs) and water electrolyzers (AEMWEs) are vital for enabling the efficient and large-scale utilization of hydrogen energy. However, the performance of such energy devices is impeded by the relatively low conductivity of AEMs. The conventional trial-and-error approach to designing membrane structures has proven to be both inefficient and costly. To address this challenge, a fully connected neural network (FCNN) model is developed based on acid-catalyzed AEMs to analyze the relationship between structure and conductivity among 180,000 AEM variations. Under machine learning guidance, anilinium cation-type membranes are designed and synthesized. Molecular dynamics simulations and Mulliken charge population analysis validated that the presence of a large anilinium cation domain is a result of the inductive effect of N+ and benzene rings. The interconnected anilinium cation domains facilitated the formation of a continuous ion transport channel within the AEMs. Additionally, the incorporation of the benzyl electron-withdrawing group heightened the inductive effect, leading to high conductivity AEM variant as screened by the machine learning model. Furthermore, based on the highly active and low-cost monomers given by machine learning, the large-scale synthesis of anilinium-based AEMs confirms the potential for commercial applications.&quot;,&quot;publisher&quot;:&quot;John Wiley and Sons Inc&quot;,&quot;issue&quot;:&quot;36&quot;,&quot;volume&quot;:&quot;36&quot;,&quot;container-title-short&quot;:&quot;&quot;},&quot;isTemporary&quot;:false}]},{&quot;citationID&quot;:&quot;MENDELEY_CITATION_d54fbb56-c038-43de-a75f-7f5472229882&quot;,&quot;properties&quot;:{&quot;noteIndex&quot;:0},&quot;isEdited&quot;:false,&quot;manualOverride&quot;:{&quot;isManuallyOverridden&quot;:false,&quot;citeprocText&quot;:&quot;[76]&quot;,&quot;manualOverrideText&quot;:&quot;&quot;},&quot;citationTag&quot;:&quot;MENDELEY_CITATION_v3_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&quot;,&quot;citationItems&quot;:[{&quot;id&quot;:&quot;1b3ccaf2-3e2b-3ce1-957c-9a89ac8ba131&quot;,&quot;itemData&quot;:{&quot;type&quot;:&quot;article-journal&quot;,&quot;id&quot;:&quot;1b3ccaf2-3e2b-3ce1-957c-9a89ac8ba131&quot;,&quot;title&quot;:&quot;A machine learning based framework to tailor properties of nanofiltration and reverse osmosis membranes for targeted removal of organic micropollutants&quot;,&quot;groupId&quot;:&quot;6e378410-341d-365f-a1d1-a9bfe92aa34f&quot;,&quot;author&quot;:[{&quot;family&quot;:&quot;Hu&quot;,&quot;given&quot;:&quot;Airan&quot;,&quot;parse-names&quot;:false,&quot;dropping-particle&quot;:&quot;&quot;,&quot;non-dropping-particle&quot;:&quot;&quot;},{&quot;family&quot;:&quot;Liu&quot;,&quot;given&quot;:&quot;Yanling&quot;,&quot;parse-names&quot;:false,&quot;dropping-particle&quot;:&quot;&quot;,&quot;non-dropping-particle&quot;:&quot;&quot;},{&quot;family&quot;:&quot;Wang&quot;,&quot;given&quot;:&quot;Xiaomao&quot;,&quot;parse-names&quot;:false,&quot;dropping-particle&quot;:&quot;&quot;,&quot;non-dropping-particle&quot;:&quot;&quot;},{&quot;family&quot;:&quot;Xia&quot;,&quot;given&quot;:&quot;Shengji&quot;,&quot;parse-names&quot;:false,&quot;dropping-particle&quot;:&quot;&quot;,&quot;non-dropping-particle&quot;:&quot;&quot;},{&quot;family&quot;:&quot;Bruggen&quot;,&quot;given&quot;:&quot;Bart&quot;,&quot;parse-names&quot;:false,&quot;dropping-particle&quot;:&quot;&quot;,&quot;non-dropping-particle&quot;:&quot;Van der&quot;}],&quot;container-title&quot;:&quot;Water Research&quot;,&quot;accessed&quot;:{&quot;date-parts&quot;:[[2025,12,22]]},&quot;DOI&quot;:&quot;10.1016/J.WATRES.2024.122677&quot;,&quot;ISSN&quot;:&quot;0043-1354&quot;,&quot;PMID&quot;:&quot;39490095&quot;,&quot;URL&quot;:&quot;https://www.sciencedirect.com/science/article/pii/S0043135424015768&quot;,&quot;issued&quot;:{&quot;date-parts&quot;:[[2025,1,1]]},&quot;page&quot;:&quot;122677&quot;,&quot;abstract&quot;:&quot;Nanofiltration (NF) and reverse osmosis (RO) membranes play an increasingly important role in the removal of organic micropollutants (OMPs), which puts higher demands on the customization of membranes suitable for OMPs removal based on the rejection mechanisms. Here, the pathways of OMPs-targeted optimization for membranes were constructed by using machine learning (ML) to capture the correlations between OMPs removal efficiency with properties of membranes and OMPs. Through expertise assistance and rigorous modeling methodology, an accurate and robust Extreme Gradient Boosting (XGBoost) model was established, which could well recognize the dominant rejection mechanisms of OMPs (i.e., the size exclusion effect and electrostatic interactions). An exemplary application to another dataset of several high-risk OMPs showed how the optimized model could be used to estimate the overall efficiency of OMPs risk control and, more importantly, to provide quantitative guidance on membrane properties for specific removal targets. The satisfying prediction results demonstrated the good generalization of the ML model and consequently its ability to sensitively define the ideal membrane properties for the targeted removal of these (and any other concerned) OMPs. This study provides a feasible and universal ML-based framework to achieve the tailored selection and design of NF/RO membranes for OMPs risk control.&quot;,&quot;publisher&quot;:&quot;Pergamon&quot;,&quot;volume&quot;:&quot;268&quot;,&quot;container-title-short&quot;:&quot;Water Res.&quot;},&quot;isTemporary&quot;:false}]},{&quot;citationID&quot;:&quot;MENDELEY_CITATION_9ce35c0d-2160-46b6-8bea-288b780ddf29&quot;,&quot;properties&quot;:{&quot;noteIndex&quot;:0},&quot;isEdited&quot;:false,&quot;manualOverride&quot;:{&quot;isManuallyOverridden&quot;:false,&quot;citeprocText&quot;:&quot;[77]&quot;,&quot;manualOverrideText&quot;:&quot;&quot;},&quot;citationTag&quot;:&quot;MENDELEY_CITATION_v3_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&quot;,&quot;citationItems&quot;:[{&quot;id&quot;:&quot;93362ac8-2e36-3d5d-8438-b6bb86e344ea&quot;,&quot;itemData&quot;:{&quot;type&quot;:&quot;article-journal&quot;,&quot;id&quot;:&quot;93362ac8-2e36-3d5d-8438-b6bb86e344ea&quot;,&quot;title&quot;:&quot;Accelerating inverse design of thin-film composite polyamide membranes for water purification via fragment-based machine learning&quot;,&quot;groupId&quot;:&quot;6e378410-341d-365f-a1d1-a9bfe92aa34f&quot;,&quot;author&quot;:[{&quot;family&quot;:&quot;Ma&quot;,&quot;given&quot;:&quot;Jun&quot;,&quot;parse-names&quot;:false,&quot;dropping-particle&quot;:&quot;&quot;,&quot;non-dropping-particle&quot;:&quot;&quot;},{&quot;family&quot;:&quot;Xu&quot;,&quot;given&quot;:&quot;Hang&quot;,&quot;parse-names&quot;:false,&quot;dropping-particle&quot;:&quot;&quot;,&quot;non-dropping-particle&quot;:&quot;&quot;},{&quot;family&quot;:&quot;Zhang&quot;,&quot;given&quot;:&quot;Meng&quot;,&quot;parse-names&quot;:false,&quot;dropping-particle&quot;:&quot;&quot;,&quot;non-dropping-particle&quot;:&quot;&quot;},{&quot;family&quot;:&quot;Wang&quot;,&quot;given&quot;:&quot;Jingjun&quot;,&quot;parse-names&quot;:false,&quot;dropping-particle&quot;:&quot;&quot;,&quot;non-dropping-particle&quot;:&quot;&quot;},{&quot;family&quot;:&quot;Wang&quot;,&quot;given&quot;:&quot;Ao&quot;,&quot;parse-names&quot;:false,&quot;dropping-particle&quot;:&quot;&quot;,&quot;non-dropping-particle&quot;:&quot;&quot;},{&quot;family&quot;:&quot;Lin&quot;,&quot;given&quot;:&quot;Tao&quot;,&quot;parse-names&quot;:false,&quot;dropping-particle&quot;:&quot;&quot;,&quot;non-dropping-particle&quot;:&quot;&quot;},{&quot;family&quot;:&quot;Ding&quot;,&quot;given&quot;:&quot;Mingmei&quot;,&quot;parse-names&quot;:false,&quot;dropping-particle&quot;:&quot;&quot;,&quot;non-dropping-particle&quot;:&quot;&quot;}],&quot;container-title&quot;:&quot;Journal of Membrane Science&quot;,&quot;accessed&quot;:{&quot;date-parts&quot;:[[2025,12,22]]},&quot;DOI&quot;:&quot;10.1016/J.MEMSCI.2025.124719&quot;,&quot;ISSN&quot;:&quot;0376-7388&quot;,&quot;URL&quot;:&quot;https://www.sciencedirect.com/science/article/pii/S0376738825010324&quot;,&quot;issued&quot;:{&quot;date-parts&quot;:[[2025,12,1]]},&quot;page&quot;:&quot;124719&quot;,&quot;abstract&quot;:&quot;Thin-film composite polyamide (TFC PA) membranes are renowned for their excellent liquid separation capabilities. Developing novel monomers through the relationship between the chemical structures and performance will help accelerate the development of TFC membranes. Here, machine learning (ML) is employed to guide the rational design of TFC PA membranes. A comprehensive dataset integrating monomer fragments, synthetic and operation conditions, and properties of both membranes and solutes was used to train ML models. Fragment-based Catboost models exhibit robust predictive capability for both permeance and solute rejection. The feature contribution analysis revealed that the frgament of monomers such as amine and methylene groups, as well as pore size and anion radius, are paramount determinants for performance. Leveraging the well-trained model for multi-objective screening, top-performing membranes are efficiently identified from a pool of 133864 candidates. Experimental validation confirmed that two ML-identified TFC PA membranes exhibited enhanced permeance while sustaining high Na2SO4 rejection. This work presents a novel approach that shifts the paradigm in the inverse design of TFC membranes and can be extended to other material systems for accelerated materials discovery.&quot;,&quot;publisher&quot;:&quot;Elsevier&quot;,&quot;volume&quot;:&quot;736&quot;,&quot;container-title-short&quot;:&quot;J. Memb. Sci.&quot;},&quot;isTemporary&quot;:false}]},{&quot;citationID&quot;:&quot;MENDELEY_CITATION_6469ad0b-12c2-44bd-aa2e-f14d19e8922c&quot;,&quot;properties&quot;:{&quot;noteIndex&quot;:0},&quot;isEdited&quot;:false,&quot;manualOverride&quot;:{&quot;isManuallyOverridden&quot;:false,&quot;citeprocText&quot;:&quot;[78]&quot;,&quot;manualOverrideText&quot;:&quot;&quot;},&quot;citationTag&quot;:&quot;MENDELEY_CITATION_v3_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&quot;,&quot;citationItems&quot;:[{&quot;id&quot;:&quot;46925703-7e2e-3c8a-a69d-8f6e6c2b3f0e&quot;,&quot;itemData&quot;:{&quot;type&quot;:&quot;article-journal&quot;,&quot;id&quot;:&quot;46925703-7e2e-3c8a-a69d-8f6e6c2b3f0e&quot;,&quot;title&quot;:&quot;Artificial Neural Network Model for Membrane Desalination: A Predictive and Optimization Study&quot;,&quot;groupId&quot;:&quot;6e378410-341d-365f-a1d1-a9bfe92aa34f&quot;,&quot;author&quot;:[{&quot;family&quot;:&quot;Saucedo&quot;,&quot;given&quot;:&quot;Antonio Marmolejo&quot;,&quot;parse-names&quot;:false,&quot;dropping-particle&quot;:&quot;&quot;,&quot;non-dropping-particle&quot;:&quot;&quot;},{&quot;family&quot;:&quot;Thomas&quot;,&quot;given&quot;:&quot;Joshua&quot;,&quot;parse-names&quot;:false,&quot;dropping-particle&quot;:&quot;&quot;,&quot;non-dropping-particle&quot;:&quot;&quot;},{&quot;family&quot;:&quot;Mrsic&quot;,&quot;given&quot;:&quot;Leo&quot;,&quot;parse-names&quot;:false,&quot;dropping-particle&quot;:&quot;&quot;,&quot;non-dropping-particle&quot;:&quot;&quot;},{&quot;family&quot;:&quot;Aguilar&quot;,&quot;given&quot;:&quot;Román Rodríguez&quot;,&quot;parse-names&quot;:false,&quot;dropping-particle&quot;:&quot;&quot;,&quot;non-dropping-particle&quot;:&quot;&quot;},{&quot;family&quot;:&quot;Vasant&quot;,&quot;given&quot;:&quot;Pandian&quot;,&quot;parse-names&quot;:false,&quot;dropping-particle&quot;:&quot;&quot;,&quot;non-dropping-particle&quot;:&quot;&quot;},{&quot;family&quot;:&quot;Chan&quot;,&quot;given&quot;:&quot;Mieowkee&quot;,&quot;parse-names&quot;:false,&quot;dropping-particle&quot;:&quot;&quot;,&quot;non-dropping-particle&quot;:&quot;&quot;},{&quot;family&quot;:&quot;Shams&quot;,&quot;given&quot;:&quot;Amin&quot;,&quot;parse-names&quot;:false,&quot;dropping-particle&quot;:&quot;&quot;,&quot;non-dropping-particle&quot;:&quot;&quot;},{&quot;family&quot;:&quot;Wang&quot;,&quot;given&quot;:&quot;Chanchin&quot;,&quot;parse-names&quot;:false,&quot;dropping-particle&quot;:&quot;&quot;,&quot;non-dropping-particle&quot;:&quot;&quot;},{&quot;family&quot;:&quot;Lee&quot;,&quot;given&quot;:&quot;Peiyi&quot;,&quot;parse-names&quot;:false,&quot;dropping-particle&quot;:&quot;&quot;,&quot;non-dropping-particle&quot;:&quot;&quot;},{&quot;family&quot;:&quot;Jahani&quot;,&quot;given&quot;:&quot;Yousef&quot;,&quot;parse-names&quot;:false,&quot;dropping-particle&quot;:&quot;&quot;,&quot;non-dropping-particle&quot;:&quot;&quot;},{&quot;family&quot;:&quot;Mirbagheri&quot;,&quot;given&quot;:&quot;Seyyed Ahmad&quot;,&quot;parse-names&quot;:false,&quot;dropping-particle&quot;:&quot;&quot;,&quot;non-dropping-particle&quot;:&quot;&quot;}],&quot;container-title&quot;:&quot;Computation 2023, Vol. 11, Page 68&quot;,&quot;accessed&quot;:{&quot;date-parts&quot;:[[2026,7,4]]},&quot;DOI&quot;:&quot;10.3390/COMPUTATION11030068&quot;,&quot;ISSN&quot;:&quot;2079-3197&quot;,&quot;URL&quot;:&quot;https://www.mdpi.com/2079-3197/11/3/68/htm&quot;,&quot;issued&quot;:{&quot;date-parts&quot;:[[2023,3,22]]},&quot;page&quot;:&quot;68&quot;,&quot;abstract&quot;:&quot;Desalination is a sustainable method to solve global water scarcity. A Response Surface Methodology (RSM) approach is widely applied to optimize the desalination performance, but further investigations with additional inputs are restricted. An Artificial neuron network (ANN) method is proposed to reconstruct the parameters and demonstrate multivariate analysis. Graphene oxide (GO) content, Polyhedral Oligomeric Silsesquioxane (POSS) content, operating pressure, and salinity were combined as input parameters for a four-dimensional regression analysis to predict the three responses: contact angle, salt rejection, and permeation flux. Average coefficient of determination (R2) values ranged between 0.918 and 0.959. A mathematical equation was derived to find global max and min values. Three objective functions and three-dimensional diagrams were applied to optimize effective cost conditions. It served as the database for the membranologists to decide the amount of GO to be used to fabricate membranes by considering the effects of operating conditions such as salinity and pressure to achieve the desired salt rejection, permeation flux, contact angle, and cost. The finding suggested that a membrane with 0.0063 wt% of GO, operated at 14.2 atm for a 5501 ppm salt solution, is the preferred optimal condition to achieve high salt rejection and permeation flux simultaneously.&quot;,&quot;publisher&quot;:&quot;Multidisciplinary Digital Publishing Institute&quot;,&quot;issue&quot;:&quot;3&quot;,&quot;volume&quot;:&quot;11&quot;,&quot;container-title-short&quot;:&quot;&quot;},&quot;isTemporary&quot;:false}]},{&quot;citationID&quot;:&quot;MENDELEY_CITATION_e527f3bf-4157-4cf7-a969-0b93d454e983&quot;,&quot;properties&quot;:{&quot;noteIndex&quot;:0},&quot;isEdited&quot;:false,&quot;manualOverride&quot;:{&quot;isManuallyOverridden&quot;:false,&quot;citeprocText&quot;:&quot;[79]&quot;,&quot;manualOverrideText&quot;:&quot;&quot;},&quot;citationTag&quot;:&quot;MENDELEY_CITATION_v3_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&quot;,&quot;citationItems&quot;:[{&quot;id&quot;:&quot;73121195-6b11-3032-b88c-565ddba138d3&quot;,&quot;itemData&quot;:{&quot;type&quot;:&quot;article-journal&quot;,&quot;id&quot;:&quot;73121195-6b11-3032-b88c-565ddba138d3&quot;,&quot;title&quot;:&quot;Machine Learning-Guided Design and Synthesis of Eco-Friendly Poly(ethylene oxide) Membranes for High-Efficacy CO2/N2 Separation&quot;,&quot;groupId&quot;:&quot;6e378410-341d-365f-a1d1-a9bfe92aa34f&quot;,&quot;author&quot;:[{&quot;family&quot;:&quot;Zheng&quot;,&quot;given&quot;:&quot;Guangtai&quot;,&quot;parse-names&quot;:false,&quot;dropping-particle&quot;:&quot;&quot;,&quot;non-dropping-particle&quot;:&quot;&quot;},{&quot;family&quot;:&quot;Zhang&quot;,&quot;given&quot;:&quot;Shuyuan&quot;,&quot;parse-names&quot;:false,&quot;dropping-particle&quot;:&quot;&quot;,&quot;non-dropping-particle&quot;:&quot;&quot;},{&quot;family&quot;:&quot;Meng&quot;,&quot;given&quot;:&quot;Linghang&quot;,&quot;parse-names&quot;:false,&quot;dropping-particle&quot;:&quot;&quot;,&quot;non-dropping-particle&quot;:&quot;&quot;},{&quot;family&quot;:&quot;Zhang&quot;,&quot;given&quot;:&quot;Sui&quot;,&quot;parse-names&quot;:false,&quot;dropping-particle&quot;:&quot;&quot;,&quot;non-dropping-particle&quot;:&quot;&quot;},{&quot;family&quot;:&quot;Wang&quot;,&quot;given&quot;:&quot;Xiaonan&quot;,&quot;parse-names&quot;:false,&quot;dropping-particle&quot;:&quot;&quot;,&quot;non-dropping-particle&quot;:&quot;&quot;}],&quot;container-title&quot;:&quot;Advanced Functional Materials&quot;,&quot;accessed&quot;:{&quot;date-parts&quot;:[[2025,12,16]]},&quot;DOI&quot;:&quot;10.1002/ADFM.202410075;PAGEGROUP:STRING:PUBLICATION&quot;,&quot;ISSN&quot;:&quot;16163028&quot;,&quot;URL&quot;:&quot;/doi/pdf/10.1002/adfm.202410075&quot;,&quot;issued&quot;:{&quot;date-parts&quot;:[[2024,12,16]]},&quot;page&quot;:&quot;2410075&quot;,&quot;abstract&quot;:&quot;Machine learning (ML)-guided polymer design and synthesis will enable the next-generation membrane material discovery for CO2 capture. Herein, ML is leveraged to establish a structure-performance relationship for the eco-friendly poly(ethylene oxide) (PEO) membrane and guide its design for high-efficacy CO2/N2 separation. Through a rational fragment representation method and knowledge sharing across membranes fabricated by different methods, the precise prediction of CO2/N2 separation performance for PEO membranes with high Pearson correlation coefficients (0.973 for permeability and 0.875 for selectivity) despite data scarcity is demonstrated. Expertise knowledge and external monomer databases are then utilized in a human-in-the-loop workflow to effectively explore high-performance PEO membranes in the design space. Several discovered thermally crosslinked PEO membranes achieve CO2/N2 separation performances close to the 2019 Robeson upper bound, which are promising for practical large-scale carbon capture applications. Model interpretation techniques are employed to provide data-driven insights into the design of PEO membranes for high-efficacy CO2/N2 separation. Further life cycle assessment results reveal the outstanding advantage of discovered PEO membranes in terms of environmental friendliness. The work highlights the enormous potential of ML in expediting the discovery of high-performance carbon capture membrane materials.&quot;,&quot;publisher&quot;:&quot;John Wiley and Sons Inc&quot;,&quot;issue&quot;:&quot;51&quot;,&quot;volume&quot;:&quot;34&quot;,&quot;container-title-short&quot;:&quot;Adv. Funct. Mater.&quot;},&quot;isTemporary&quot;:false}]},{&quot;citationID&quot;:&quot;MENDELEY_CITATION_b7c4a50d-514f-48c9-b8da-698c0f20a25f&quot;,&quot;properties&quot;:{&quot;noteIndex&quot;:0},&quot;isEdited&quot;:false,&quot;manualOverride&quot;:{&quot;isManuallyOverridden&quot;:false,&quot;citeprocText&quot;:&quot;[80]&quot;,&quot;manualOverrideText&quot;:&quot;&quot;},&quot;citationTag&quot;:&quot;MENDELEY_CITATION_v3_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&quot;,&quot;citationItems&quot;:[{&quot;id&quot;:&quot;a4a68d6e-efde-3eed-8e32-0d57b5efdc7d&quot;,&quot;itemData&quot;:{&quot;type&quot;:&quot;article-journal&quot;,&quot;id&quot;:&quot;a4a68d6e-efde-3eed-8e32-0d57b5efdc7d&quot;,&quot;title&quot;:&quot;Machine learning accelerates high throughput design and screening of MOF mixed-matrix membranes towards He separation&quot;,&quot;groupId&quot;:&quot;6e378410-341d-365f-a1d1-a9bfe92aa34f&quot;,&quot;author&quot;:[{&quot;family&quot;:&quot;Wu&quot;,&quot;given&quot;:&quot;Jiasheng&quot;,&quot;parse-names&quot;:false,&quot;dropping-particle&quot;:&quot;&quot;,&quot;non-dropping-particle&quot;:&quot;&quot;},{&quot;family&quot;:&quot;Guo&quot;,&quot;given&quot;:&quot;Yanan&quot;,&quot;parse-names&quot;:false,&quot;dropping-particle&quot;:&quot;&quot;,&quot;non-dropping-particle&quot;:&quot;&quot;},{&quot;family&quot;:&quot;Liu&quot;,&quot;given&quot;:&quot;Guozhen&quot;,&quot;parse-names&quot;:false,&quot;dropping-particle&quot;:&quot;&quot;,&quot;non-dropping-particle&quot;:&quot;&quot;},{&quot;family&quot;:&quot;Liu&quot;,&quot;given&quot;:&quot;Gongping&quot;,&quot;parse-names&quot;:false,&quot;dropping-particle&quot;:&quot;&quot;,&quot;non-dropping-particle&quot;:&quot;&quot;},{&quot;family&quot;:&quot;Jin&quot;,&quot;given&quot;:&quot;Wanqin&quot;,&quot;parse-names&quot;:false,&quot;dropping-particle&quot;:&quot;&quot;,&quot;non-dropping-particle&quot;:&quot;&quot;}],&quot;container-title&quot;:&quot;Journal of Membrane Science&quot;,&quot;accessed&quot;:{&quot;date-parts&quot;:[[2026,7,4]]},&quot;DOI&quot;:&quot;10.1016/J.MEMSCI.2024.123612&quot;,&quot;ISSN&quot;:&quot;0376-7388&quot;,&quot;URL&quot;:&quot;https://www.sciencedirect.com/science/article/pii/S0376738824012067&quot;,&quot;issued&quot;:{&quot;date-parts&quot;:[[2025,2,1]]},&quot;page&quot;:&quot;123612&quot;,&quot;abstract&quot;:&quot;Helium (He) is a non-renewable resource and membrane technology shows great potential for separating He from natural gas. Mixed matrix membrane (MMM) is a promising candidate for He separation, while the design of MMMs is still in the stage of “trial and error” due to the wide variety of fillers and complex membrane structures. In this work, we report machine learning accelerated high throughput design and screening of mixed matrix membranes. High throughput grand canonical Monte Carlo calculations and molecular dynamics simulations were performed to calculate the reliable structure and performance features of thousands of MOFs fillers. The high throughput computational data were combined with experimental data of polymer membranes to construct a big dataset of 456,872 MMMs. Four machine learning regression models were trained to predict the permeation and the separation performances and to reveal the underlying structure-performance relationships of MMMs. Our studies show that the XGBoost model has the best performance indicated by high R2 value and lower RMSE and MAE values compared with the other models. The thorough data-driven model interpretation quantitatively revealed the key properties and structural parameters for fabricating MMMs with high He/CH4 separation performance: for polymer matrices, S1He/CH4 &gt; 900, P1He &gt; 1600 Barrer and P1CH4 as low as possible; meanwhile for MOF fillers, porosity (ɸ) &gt; 0.5 and 2.6 Å &lt; PLD &lt;3.2 Å. The XGBoost model shows good transferability on the dataset constructed from the hypothetical MOFs. This work provides guidance for designing He separation membranes.&quot;,&quot;publisher&quot;:&quot;Elsevier&quot;,&quot;volume&quot;:&quot;717&quot;,&quot;container-title-short&quot;:&quot;J. Memb. Sci.&quot;},&quot;isTemporary&quot;:false}]},{&quot;citationID&quot;:&quot;MENDELEY_CITATION_db7abc04-d495-41de-91db-e7b74a1984b2&quot;,&quot;properties&quot;:{&quot;noteIndex&quot;:0},&quot;isEdited&quot;:false,&quot;manualOverride&quot;:{&quot;isManuallyOverridden&quot;:false,&quot;citeprocText&quot;:&quot;[81]&quot;,&quot;manualOverrideText&quot;:&quot;&quot;},&quot;citationTag&quot;:&quot;MENDELEY_CITATION_v3_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&quot;,&quot;citationItems&quot;:[{&quot;id&quot;:&quot;e0b17006-004d-3a9e-ae35-33a3fda7719c&quot;,&quot;itemData&quot;:{&quot;type&quot;:&quot;article-journal&quot;,&quot;id&quot;:&quot;e0b17006-004d-3a9e-ae35-33a3fda7719c&quot;,&quot;title&quot;:&quot;Explainable machine learning for unraveling solvent effects in polyimide organic solvent nanofiltration membranes&quot;,&quot;groupId&quot;:&quot;6e378410-341d-365f-a1d1-a9bfe92aa34f&quot;,&quot;author&quot;:[{&quot;family&quot;:&quot;Ignacz&quot;,&quot;given&quot;:&quot;Gergo&quot;,&quot;parse-names&quot;:false,&quot;dropping-particle&quot;:&quot;&quot;,&quot;non-dropping-particle&quot;:&quot;&quot;},{&quot;family&quot;:&quot;Alqadhi&quot;,&quot;given&quot;:&quot;Nawader&quot;,&quot;parse-names&quot;:false,&quot;dropping-particle&quot;:&quot;&quot;,&quot;non-dropping-particle&quot;:&quot;&quot;},{&quot;family&quot;:&quot;Szekely&quot;,&quot;given&quot;:&quot;Gyorgy&quot;,&quot;parse-names&quot;:false,&quot;dropping-particle&quot;:&quot;&quot;,&quot;non-dropping-particle&quot;:&quot;&quot;}],&quot;container-title&quot;:&quot;Advanced Membranes&quot;,&quot;accessed&quot;:{&quot;date-parts&quot;:[[2025,12,22]]},&quot;DOI&quot;:&quot;10.1016/J.ADVMEM.2023.100061&quot;,&quot;ISSN&quot;:&quot;2772-8234&quot;,&quot;URL&quot;:&quot;https://www.sciencedirect.com/science/article/pii/S2772823423000027&quot;,&quot;issued&quot;:{&quot;date-parts&quot;:[[2023,1,1]]},&quot;page&quot;:&quot;100061&quot;,&quot;abstract&quot;:&quot;Understanding the effects of solvents on organic solvent nanofiltration currently depends on results obtained from small datasets, which slows down the industrial implementation of this technology. We present an in-depth study to identify and unify the effects of solvent parameters on solute rejection. For this purpose, we measured the rejection of 407 solutes in 11 common and green solvents using a polyimide membrane in a medium-throughput cross-flow nanofiltration system. Based on the large dataset, we experimentally verify that permeance and electronic effects of the solvent structure (Hildebrand parameters, electrotopological descriptors, and LogP) have strong impact on the average solute rejection. We furthermore identify the most important solvent parameters affecting solute rejection. Our dataset was used to build and test a graph neural network to predict the rejection of solutes. The results were rigorously tested against both internal and literature data, and demonstrated good generalization and robustness. Our model showed 0.124 (86.4% R2) and 0.123 (71.4 R2) root mean squared error for the internal and literature test sets, respectively. Explainable artificial intelligence helps understand and visualize the underlying effects of atoms and functional groups altering the rejection.&quot;,&quot;publisher&quot;:&quot;Elsevier&quot;,&quot;volume&quot;:&quot;3&quot;,&quot;container-title-short&quot;:&quot;&quot;},&quot;isTemporary&quot;:false}]},{&quot;citationID&quot;:&quot;MENDELEY_CITATION_6ef0dd7e-7053-46fd-b125-d6f0a86425e4&quot;,&quot;properties&quot;:{&quot;noteIndex&quot;:0},&quot;isEdited&quot;:false,&quot;manualOverride&quot;:{&quot;isManuallyOverridden&quot;:false,&quot;citeprocText&quot;:&quot;[82]&quot;,&quot;manualOverrideText&quot;:&quot;&quot;},&quot;citationTag&quot;:&quot;MENDELEY_CITATION_v3_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&quot;,&quot;citationItems&quot;:[{&quot;id&quot;:&quot;7df6f29c-5e29-3761-b8aa-0b206b531032&quot;,&quot;itemData&quot;:{&quot;type&quot;:&quot;article-journal&quot;,&quot;id&quot;:&quot;7df6f29c-5e29-3761-b8aa-0b206b531032&quot;,&quot;title&quot;:&quot;Synergizing machine learning, molecular simulation and experiment to develop polymer membranes for solvent recovery&quot;,&quot;groupId&quot;:&quot;6e378410-341d-365f-a1d1-a9bfe92aa34f&quot;,&quot;author&quot;:[{&quot;family&quot;:&quot;Xu&quot;,&quot;given&quot;:&quot;Qisong&quot;,&quot;parse-names&quot;:false,&quot;dropping-particle&quot;:&quot;&quot;,&quot;non-dropping-particle&quot;:&quot;&quot;},{&quot;family&quot;:&quot;Gao&quot;,&quot;given&quot;:&quot;Jie&quot;,&quot;parse-names&quot;:false,&quot;dropping-particle&quot;:&quot;&quot;,&quot;non-dropping-particle&quot;:&quot;&quot;},{&quot;family&quot;:&quot;Feng&quot;,&quot;given&quot;:&quot;Fan&quot;,&quot;parse-names&quot;:false,&quot;dropping-particle&quot;:&quot;&quot;,&quot;non-dropping-particle&quot;:&quot;&quot;},{&quot;family&quot;:&quot;Chung&quot;,&quot;given&quot;:&quot;Tai Shung&quot;,&quot;parse-names&quot;:false,&quot;dropping-particle&quot;:&quot;&quot;,&quot;non-dropping-particle&quot;:&quot;&quot;},{&quot;family&quot;:&quot;Jiang&quot;,&quot;given&quot;:&quot;Jianwen&quot;,&quot;parse-names&quot;:false,&quot;dropping-particle&quot;:&quot;&quot;,&quot;non-dropping-particle&quot;:&quot;&quot;}],&quot;container-title&quot;:&quot;Journal of Membrane Science&quot;,&quot;accessed&quot;:{&quot;date-parts&quot;:[[2025,12,22]]},&quot;DOI&quot;:&quot;10.1016/J.MEMSCI.2023.121678&quot;,&quot;ISSN&quot;:&quot;0376-7388&quot;,&quot;URL&quot;:&quot;https://www.sciencedirect.com/science/article/pii/S0376738823003344&quot;,&quot;issued&quot;:{&quot;date-parts&quot;:[[2023,7,15]]},&quot;page&quot;:&quot;121678&quot;,&quot;abstract&quot;:&quot;Organic solvent nanofiltration (OSN) is a robust membrane technology for solvent recovery and molecular separation in harsh conditions. However, the current OSN membranes are largely produced through trial-and-error methods. In this study, machine learning (ML), molecular simulation (MS) and experiment are synergized for the development of OSN membranes. Using three different learning strategies, ML models are first constructed to identify critical gross properties (i.e., solvent viscosity, membrane thickness and water contact angle) and establish a phenomenological relationship for permeability prediction. Subsequently, ML models based on molecular representation via concatenated fragments are developed to predict methanol permeabilities in three polymer of intrinsic microporosity (PIM) membranes (PIM-A1, CX-PIM-A1 and PIM-8). The methanol permeability predicted in PIM-A1 is the highest among the three and also higher than that in archetypal PIM-1. Next, MS is conducted to provide microscopic insights into swelling behavior and methanol permeation in the three PIM membranes. Finally, the PIM-A1 membrane is experimentally fabricated and found to exhibit nearly complete solute rejection and methanol permeability of 2.33 × 10−6 L·m/m2·h·bar, which validates the ML prediction. This study demonstrates that the synergy of ML, MS and experiment can fundamentally elucidate and quantitatively predict solvent permeation in polymer membranes, and the holistic approach may advance the development of new membranes for solvent recovery and other important separation processes.&quot;,&quot;publisher&quot;:&quot;Elsevier&quot;,&quot;volume&quot;:&quot;678&quot;,&quot;container-title-short&quot;:&quot;J. Memb. Sci.&quot;},&quot;isTemporary&quot;:false}]},{&quot;citationID&quot;:&quot;MENDELEY_CITATION_878fce31-7c84-4be4-a027-ac6053b0685d&quot;,&quot;properties&quot;:{&quot;noteIndex&quot;:0},&quot;isEdited&quot;:false,&quot;manualOverride&quot;:{&quot;isManuallyOverridden&quot;:false,&quot;citeprocText&quot;:&quot;[83]&quot;,&quot;manualOverrideText&quot;:&quot;&quot;},&quot;citationTag&quot;:&quot;MENDELEY_CITATION_v3_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&quot;,&quot;citationItems&quot;:[{&quot;id&quot;:&quot;719e7023-f54b-3f71-bc00-43a1dad4a132&quot;,&quot;itemData&quot;:{&quot;type&quot;:&quot;article-journal&quot;,&quot;id&quot;:&quot;719e7023-f54b-3f71-bc00-43a1dad4a132&quot;,&quot;title&quot;:&quot;Machine Learning-Assisted Design of Thin-Film Composite Membranes for Solvent Recovery&quot;,&quot;groupId&quot;:&quot;6e378410-341d-365f-a1d1-a9bfe92aa34f&quot;,&quot;author&quot;:[{&quot;family&quot;:&quot;Wang&quot;,&quot;given&quot;:&quot;Mao&quot;,&quot;parse-names&quot;:false,&quot;dropping-particle&quot;:&quot;&quot;,&quot;non-dropping-particle&quot;:&quot;&quot;},{&quot;family&quot;:&quot;Shi&quot;,&quot;given&quot;:&quot;Gui Min&quot;,&quot;parse-names&quot;:false,&quot;dropping-particle&quot;:&quot;&quot;,&quot;non-dropping-particle&quot;:&quot;&quot;},{&quot;family&quot;:&quot;Zhao&quot;,&quot;given&quot;:&quot;Daohui&quot;,&quot;parse-names&quot;:false,&quot;dropping-particle&quot;:&quot;&quot;,&quot;non-dropping-particle&quot;:&quot;&quot;},{&quot;family&quot;:&quot;Liu&quot;,&quot;given&quot;:&quot;Xinyi&quot;,&quot;parse-names&quot;:false,&quot;dropping-particle&quot;:&quot;&quot;,&quot;non-dropping-particle&quot;:&quot;&quot;},{&quot;family&quot;:&quot;Jiang&quot;,&quot;given&quot;:&quot;Jianwen&quot;,&quot;parse-names&quot;:false,&quot;dropping-particle&quot;:&quot;&quot;,&quot;non-dropping-particle&quot;:&quot;&quot;}],&quot;container-title&quot;:&quot;Environmental Science &amp; Technology&quot;,&quot;accessed&quot;:{&quot;date-parts&quot;:[[2026,7,4]]},&quot;DOI&quot;:&quot;10.1021/ACS.EST.3C04773&quot;,&quot;ISSN&quot;:&quot;0013-936X&quot;,&quot;URL&quot;:&quot;/doi/pdf/10.1021/acs.est.3c04773?ref=article_openPDF&quot;,&quot;issued&quot;:{&quot;date-parts&quot;:[[2023,10,24]]},&quot;page&quot;:&quot;15914-15924&quot;,&quot;abstract&quot;:&quot;Organic solvents are extensively utilized in industries as raw materials, reaction media, and cleaning agents. It is crucial to efficiently recover solvents for environmental protection and sustainable manufacturing. Recently, organic solvent nanofiltration (OSN) has emerged as an energy-efficient membrane technology for solvent recovery; however, current OSN membranes are largely fabricated by trial-and-error methods. In this study, for the first time, we develop a machine learning (ML) approach to design new thin-film composite membranes for solvent recovery. The monomers used in interfacial polymerization, along with membrane, solvent and solute properties, are featurized to train ML models via gradient boosting regression. The ML models demonstrate high accuracy in predicting OSN performance including solvent permeance and solute rejection. Subsequently, 167 new membranes are designed from 40 monomers and their OSN performance is predicted by the ML models for common solvents (methanol, acetone, dimethylformamide, and n-hexane). New top-performing membranes are identified with methanol permeance superior to that of existing membranes. Particularly, nitrogen-containing heterocyclic monomers are found to enhance microporosity and contribute to higher permeance. Finally, one new membrane is experimentally synthesized and tested to validate the ML predictions. Based on the chemical structures of monomers, the ML approach developed here provides a bottom-up strategy toward the rational design of new membranes for high-performance solvent recovery and many other technologically important applications.&quot;,&quot;publisher&quot;:&quot;American Chemical Society&quot;,&quot;issue&quot;:&quot;42&quot;,&quot;volume&quot;:&quot;57&quot;,&quot;container-title-short&quot;:&quot;Environ. Sci. Technol.&quot;},&quot;isTemporary&quot;:false}]},{&quot;citationID&quot;:&quot;MENDELEY_CITATION_cdcc8cb6-a2db-4485-8e8c-975ea7740763&quot;,&quot;properties&quot;:{&quot;noteIndex&quot;:0},&quot;isEdited&quot;:false,&quot;manualOverride&quot;:{&quot;isManuallyOverridden&quot;:false,&quot;citeprocText&quot;:&quot;[84]&quot;,&quot;manualOverrideText&quot;:&quot;&quot;},&quot;citationTag&quot;:&quot;MENDELEY_CITATION_v3_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&quot;,&quot;citationItems&quot;:[{&quot;id&quot;:&quot;f6a2fcc9-4861-352e-b954-f8384d3eac92&quot;,&quot;itemData&quot;:{&quot;type&quot;:&quot;article-journal&quot;,&quot;id&quot;:&quot;f6a2fcc9-4861-352e-b954-f8384d3eac92&quot;,&quot;title&quot;:&quot;Predicting Extraction Selectivity of Acetic Acid in Pervaporation by Machine Learning Models with Data Leakage Management&quot;,&quot;groupId&quot;:&quot;6e378410-341d-365f-a1d1-a9bfe92aa34f&quot;,&quot;author&quot;:[{&quot;family&quot;:&quot;Yang&quot;,&quot;given&quot;:&quot;Meiqi&quot;,&quot;parse-names&quot;:false,&quot;dropping-particle&quot;:&quot;&quot;,&quot;non-dropping-particle&quot;:&quot;&quot;},{&quot;family&quot;:&quot;Zhu&quot;,&quot;given&quot;:&quot;Jun Jie&quot;,&quot;parse-names&quot;:false,&quot;dropping-particle&quot;:&quot;&quot;,&quot;non-dropping-particle&quot;:&quot;&quot;},{&quot;family&quot;:&quot;McGaughey&quot;,&quot;given&quot;:&quot;Allyson&quot;,&quot;parse-names&quot;:false,&quot;dropping-particle&quot;:&quot;&quot;,&quot;non-dropping-particle&quot;:&quot;&quot;},{&quot;family&quot;:&quot;Zheng&quot;,&quot;given&quot;:&quot;Sunxiang&quot;,&quot;parse-names&quot;:false,&quot;dropping-particle&quot;:&quot;&quot;,&quot;non-dropping-particle&quot;:&quot;&quot;},{&quot;family&quot;:&quot;Priestley&quot;,&quot;given&quot;:&quot;Rodney D.&quot;,&quot;parse-names&quot;:false,&quot;dropping-particle&quot;:&quot;&quot;,&quot;non-dropping-particle&quot;:&quot;&quot;},{&quot;family&quot;:&quot;Ren&quot;,&quot;given&quot;:&quot;Zhiyong Jason&quot;,&quot;parse-names&quot;:false,&quot;dropping-particle&quot;:&quot;&quot;,&quot;non-dropping-particle&quot;:&quot;&quot;}],&quot;container-title&quot;:&quot;Environmental Science &amp; Technology&quot;,&quot;accessed&quot;:{&quot;date-parts&quot;:[[2026,7,4]]},&quot;DOI&quot;:&quot;10.1021/ACS.EST.2C06382&quot;,&quot;ISSN&quot;:&quot;15205851&quot;,&quot;PMID&quot;:&quot;36972410&quot;,&quot;URL&quot;:&quot;/doi/pdf/10.1021/acs.est.2c06382?ref=article_openPDF&quot;,&quot;issued&quot;:{&quot;date-parts&quot;:[[2023,4,11]]},&quot;page&quot;:&quot;5934-5946&quot;,&quot;abstract&quot;:&quot;The extraction of acetic acid and other carboxylic acids from water is an emerging separation need as they are increasingly produced from waste organics and CO2 during carbon valorization. However, the traditional experimental approach can be slow and expensive, and machine learning (ML) may provide new insights and guidance in membrane development for organic acid extraction. In this study, we collected extensive literature data and developed the first ML models for predicting separation factors between acetic acid and water in pervaporation with polymers’ properties, membrane morphology, fabrication parameters, and operating conditions. Importantly, we assessed seed randomness and data leakage problems during model development, which have been overlooked in ML studies but will result in over-optimistic results and misinterpreted variable importance. With proper data leakage management, we established a robust model and achieved a root-mean-square error of 0.515 using the CatBoost regression model. In addition, the prediction model was interpreted to elucidate the variables’ importance, where the mass ratio was the topmost significant variable in predicting separation factors. In addition, polymers’ concentration and membranes’ effective area contributed to information leakage. These results demonstrate ML models’ advances in membrane design and fabrication and the importance of vigorous model validation.&quot;,&quot;publisher&quot;:&quot;American Chemical Society&quot;,&quot;issue&quot;:&quot;14&quot;,&quot;volume&quot;:&quot;57&quot;,&quot;container-title-short&quot;:&quot;Environ. Sci. Technol.&quot;},&quot;isTemporary&quot;:false}]},{&quot;citationID&quot;:&quot;MENDELEY_CITATION_93a49282-73c1-490d-94b0-3c64cda9d0d4&quot;,&quot;properties&quot;:{&quot;noteIndex&quot;:0},&quot;isEdited&quot;:false,&quot;manualOverride&quot;:{&quot;isManuallyOverridden&quot;:false,&quot;citeprocText&quot;:&quot;[85]&quot;,&quot;manualOverrideText&quot;:&quot;&quot;},&quot;citationTag&quot;:&quot;MENDELEY_CITATION_v3_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&quot;,&quot;citationItems&quot;:[{&quot;id&quot;:&quot;73fed528-6819-35af-9812-d319723b9831&quot;,&quot;itemData&quot;:{&quot;type&quot;:&quot;article-journal&quot;,&quot;id&quot;:&quot;73fed528-6819-35af-9812-d319723b9831&quot;,&quot;title&quot;:&quot;Bifunctional Metal Meshes Acting as a Semipermeable Membrane and Electrode for Sensitive Electrochemical Determination of Volatile Compounds&quot;,&quot;groupId&quot;:&quot;6e378410-341d-365f-a1d1-a9bfe92aa34f&quot;,&quot;author&quot;:[{&quot;family&quot;:&quot;Giordano&quot;,&quot;given&quot;:&quot;Gabriela F.&quot;,&quot;parse-names&quot;:false,&quot;dropping-particle&quot;:&quot;&quot;,&quot;non-dropping-particle&quot;:&quot;&quot;},{&quot;family&quot;:&quot;Freitas&quot;,&quot;given&quot;:&quot;Vitoria M.S.&quot;,&quot;parse-names&quot;:false,&quot;dropping-particle&quot;:&quot;&quot;,&quot;non-dropping-particle&quot;:&quot;&quot;},{&quot;family&quot;:&quot;Schleder&quot;,&quot;given&quot;:&quot;Gabriel R.&quot;,&quot;parse-names&quot;:false,&quot;dropping-particle&quot;:&quot;&quot;,&quot;non-dropping-particle&quot;:&quot;&quot;},{&quot;family&quot;:&quot;Santhiago&quot;,&quot;given&quot;:&quot;Murilo&quot;,&quot;parse-names&quot;:false,&quot;dropping-particle&quot;:&quot;&quot;,&quot;non-dropping-particle&quot;:&quot;&quot;},{&quot;family&quot;:&quot;Gobbi&quot;,&quot;given&quot;:&quot;Angelo L.&quot;,&quot;parse-names&quot;:false,&quot;dropping-particle&quot;:&quot;&quot;,&quot;non-dropping-particle&quot;:&quot;&quot;},{&quot;family&quot;:&quot;Lima&quot;,&quot;given&quot;:&quot;Renato S.&quot;,&quot;parse-names&quot;:false,&quot;dropping-particle&quot;:&quot;&quot;,&quot;non-dropping-particle&quot;:&quot;&quot;}],&quot;container-title&quot;:&quot;ACS Applied Materials &amp; Interfaces&quot;,&quot;accessed&quot;:{&quot;date-parts&quot;:[[2026,7,4]]},&quot;DOI&quot;:&quot;10.1021/ACSAMI.1C07874&quot;,&quot;ISSN&quot;:&quot;19448252&quot;,&quot;PMID&quot;:&quot;34309352&quot;,&quot;URL&quot;:&quot;/doi/pdf/10.1021/acsami.1c07874?ref=article_openPDF&quot;,&quot;issued&quot;:{&quot;date-parts&quot;:[[2021,8,4]]},&quot;page&quot;:&quot;35914-35923&quot;,&quot;abstract&quot;:&quot;The monitoring of toxic inorganic gases and volatile organic compounds has brought the development of field-deployable, sensitive, and scalable sensors into focus. Here, we attempted to meet these requirements by using concurrently microhole-structured meshes as (i) a membrane for the gas diffusion extraction of an analyte from a donor sample and (ii) an electrode for the sensitive electrochemical determination of this target with the receptor electrolyte at rest. We used two types of meshes with complementary benefits, i.e., Ni mesh fabricated by robust, scalable, and well-established methods for manufacturing specific designs and stainless steel wire mesh (SSWM), which is commercially available at a low cost. The diffusion of gas (from a donor) was conducted in headspace mode, thus minimizing issues related to mesh fouling. When compared with the conventional polytetrafluoroethylene (PTFE) membrane, both the meshes (40 μm hole diameter) led to a higher amount of vapor collected into the electrolyte for subsequent detection. This inedited fashion produced a kind of reverse diffusion of the analyte dissolved into the electrolyte (receptor), i.e., from the electrode to bulk, which further enabled highly sensitive analyses. Using Ni mesh coated with Ni(OH)2 nanoparticles, the limit of detection reached for ethanol was 24-fold lower than the data attained by a platform with a PTFE membrane and placement of the electrode into electrolyte bulk. This system was applied in the determination of ethanol in complex samples related to the production of ethanol biofuel. It is noteworthy that a simple equation fitted by machine learning was able to provide accurate assays (accuracies from 97 to 102%) by overcoming matrix effect-related interferences on detection performance. Furthermore, preliminary measurements demonstrated the successful coating of the meshes with gold films as an alternative raw electrode material and the monitoring of HCl utilizing Au-coated SSWMs. These strategies extend the applicability of the platform that may help to develop valuable volatile sensing solutions.&quot;,&quot;publisher&quot;:&quot;American Chemical Society&quot;,&quot;issue&quot;:&quot;30&quot;,&quot;volume&quot;:&quot;13&quot;,&quot;container-title-short&quot;:&quot;ACS Appl. Mater. Interfaces&quot;},&quot;isTemporary&quot;:false}]},{&quot;citationID&quot;:&quot;MENDELEY_CITATION_965f08c2-f968-4df3-b50e-a546d5f0ba1c&quot;,&quot;properties&quot;:{&quot;noteIndex&quot;:0},&quot;isEdited&quot;:false,&quot;manualOverride&quot;:{&quot;isManuallyOverridden&quot;:false,&quot;citeprocText&quot;:&quot;[43]&quot;,&quot;manualOverrideText&quot;:&quot;&quot;},&quot;citationTag&quot;:&quot;MENDELEY_CITATION_v3_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&quot;,&quot;citationItems&quot;:[{&quot;id&quot;:&quot;9a9c51c7-5c41-384e-8e2f-68646983cdd0&quot;,&quot;itemData&quot;:{&quot;type&quot;:&quot;article-journal&quot;,&quot;id&quot;:&quot;9a9c51c7-5c41-384e-8e2f-68646983cdd0&quot;,&quot;title&quot;:&quot;Stabilized oily-wastewater separation based on superhydrophilic and underwater superoleophobic ceramic membranes: Integrated experimental design and standalone machine learning algorithms&quot;,&quot;groupId&quot;:&quot;6e378410-341d-365f-a1d1-a9bfe92aa34f&quot;,&quot;author&quot;:[{&quot;family&quot;:&quot;Usman&quot;,&quot;given&quot;:&quot;Jamilu&quot;,&quot;parse-names&quot;:false,&quot;dropping-particle&quot;:&quot;&quot;,&quot;non-dropping-particle&quot;:&quot;&quot;},{&quot;family&quot;:&quot;Abba&quot;,&quot;given&quot;:&quot;Sani I.&quot;,&quot;parse-names&quot;:false,&quot;dropping-particle&quot;:&quot;&quot;,&quot;non-dropping-particle&quot;:&quot;&quot;},{&quot;family&quot;:&quot;Usman&quot;,&quot;given&quot;:&quot;Abdullahi G.&quot;,&quot;parse-names&quot;:false,&quot;dropping-particle&quot;:&quot;&quot;,&quot;non-dropping-particle&quot;:&quot;&quot;},{&quot;family&quot;:&quot;Yogarathinam&quot;,&quot;given&quot;:&quot;Lukka Thuyavan&quot;,&quot;parse-names&quot;:false,&quot;dropping-particle&quot;:&quot;&quot;,&quot;non-dropping-particle&quot;:&quot;&quot;},{&quot;family&quot;:&quot;Bafaqeer&quot;,&quot;given&quot;:&quot;Abdullah&quot;,&quot;parse-names&quot;:false,&quot;dropping-particle&quot;:&quot;&quot;,&quot;non-dropping-particle&quot;:&quot;&quot;},{&quot;family&quot;:&quot;Baig&quot;,&quot;given&quot;:&quot;Nadeem&quot;,&quot;parse-names&quot;:false,&quot;dropping-particle&quot;:&quot;&quot;,&quot;non-dropping-particle&quot;:&quot;&quot;},{&quot;family&quot;:&quot;Aljundi&quot;,&quot;given&quot;:&quot;Isam H.&quot;,&quot;parse-names&quot;:false,&quot;dropping-particle&quot;:&quot;&quot;,&quot;non-dropping-particle&quot;:&quot;&quot;}],&quot;container-title&quot;:&quot;Journal of the Taiwan Institute of Chemical Engineers&quot;,&quot;accessed&quot;:{&quot;date-parts&quot;:[[2026,2,20]]},&quot;DOI&quot;:&quot;10.1016/j.jtice.2024.105704&quot;,&quot;ISSN&quot;:&quot;18761070&quot;,&quot;URL&quot;:&quot;https://www.sciencedirect.com/science/article/abs/pii/S1876107024003626?via%3Dihub&quot;,&quot;issued&quot;:{&quot;date-parts&quot;:[[2024,11,1]]},&quot;page&quot;:&quot;105704&quot;,&quot;abstract&quot;:&quot;Background: Reliable computational approaches to evaluate ceramic membrane performance in wastewater treatment mark a transformative step towards optimizing separation processes, ensuring environmental sustainability, and advancing water purification technologies. The current study explores the influential factors using artificial intelligence (AI) tools in the performance evaluation of superhydrophilic and underwater super-oleophobic ceramic membranes for the selective treatment of oily wastewater. Methods: The chemometrics scenario of the research based on established experimental work employs advanced AI models viz: Random Forest (RF), Support Vector Regression (SVR), and Gaussian Process Regression (GPR) to predict the efficacy of these membranes in terms of rejection and flux. The model predictions were evaluated using the Pearson Correlation Coefficient (PCC), Willmott Index (WI), mean absolute percentage error (MAPE), and mean absolute error (MAE). Significant findings: From the results, GPR had shown good agreement with correlations (WI=99.9) during the training and testing phases for flux prediction, indicating an exceptional model fit with negligible error (MAPE=0.001, MAE=0.000 in the testing phase). For rejection modelling, GPR and SVR exhibit similar levels of accuracy, with moderate PCC and WI values, while RF reveals significant limitations with the lowest scores across all statistical metrics. The findings highlight the potential of AI in optimizing wastewater treatment processes, with GPR identified as the most promising model for flux prediction. This study would provide insight into the modelling of the membrane separation process for oily wastewater and integrate AI in the performance evaluation of wastewater reclamation.&quot;,&quot;publisher&quot;:&quot;Elsevier&quot;,&quot;volume&quot;:&quot;164&quot;,&quot;container-title-short&quot;:&quot;J. Taiwan Inst. Chem. Eng.&quot;},&quot;isTemporary&quot;:false}]},{&quot;citationID&quot;:&quot;MENDELEY_CITATION_d47ff3f7-c458-4f2a-baf0-5d294e1676a4&quot;,&quot;properties&quot;:{&quot;noteIndex&quot;:0},&quot;isEdited&quot;:false,&quot;manualOverride&quot;:{&quot;isManuallyOverridden&quot;:false,&quot;citeprocText&quot;:&quot;[86]&quot;,&quot;manualOverrideText&quot;:&quot;&quot;},&quot;citationTag&quot;:&quot;MENDELEY_CITATION_v3_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&quot;,&quot;citationItems&quot;:[{&quot;id&quot;:&quot;fd307f08-b822-318a-9413-0f3d0364f691&quot;,&quot;itemData&quot;:{&quot;type&quot;:&quot;article-journal&quot;,&quot;id&quot;:&quot;fd307f08-b822-318a-9413-0f3d0364f691&quot;,&quot;title&quot;:&quot;Predicting micropollutant removal through nanopore-sized membranes using several machine-learning approaches based on feature engineering&quot;,&quot;groupId&quot;:&quot;6e378410-341d-365f-a1d1-a9bfe92aa34f&quot;,&quot;author&quot;:[{&quot;family&quot;:&quot;Yogarathinam&quot;,&quot;given&quot;:&quot;Lukka Thuyavan&quot;,&quot;parse-names&quot;:false,&quot;dropping-particle&quot;:&quot;&quot;,&quot;non-dropping-particle&quot;:&quot;&quot;},{&quot;family&quot;:&quot;Abba&quot;,&quot;given&quot;:&quot;Sani I.&quot;,&quot;parse-names&quot;:false,&quot;dropping-particle&quot;:&quot;&quot;,&quot;non-dropping-particle&quot;:&quot;&quot;},{&quot;family&quot;:&quot;Usman&quot;,&quot;given&quot;:&quot;Jamilu&quot;,&quot;parse-names&quot;:false,&quot;dropping-particle&quot;:&quot;&quot;,&quot;non-dropping-particle&quot;:&quot;&quot;},{&quot;family&quot;:&quot;Lawal&quot;,&quot;given&quot;:&quot;Dahiru U.&quot;,&quot;parse-names&quot;:false,&quot;dropping-particle&quot;:&quot;&quot;,&quot;non-dropping-particle&quot;:&quot;&quot;},{&quot;family&quot;:&quot;Aljundi&quot;,&quot;given&quot;:&quot;Isam H.&quot;,&quot;parse-names&quot;:false,&quot;dropping-particle&quot;:&quot;&quot;,&quot;non-dropping-particle&quot;:&quot;&quot;}],&quot;container-title&quot;:&quot;RSC Advances&quot;,&quot;accessed&quot;:{&quot;date-parts&quot;:[[2026,2,20]]},&quot;DOI&quot;:&quot;10.1039/d4ra02475c&quot;,&quot;ISSN&quot;:&quot;20462069&quot;,&quot;URL&quot;:&quot;https://pubs.rsc.org/en/content/articlehtml/2024/ra/d4ra02475c&quot;,&quot;issued&quot;:{&quot;date-parts&quot;:[[2024,6,12]]},&quot;page&quot;:&quot;19331-19348&quot;,&quot;abstract&quot;:&quot;Predicting the efficacy of micropollutant separation through functionalized membranes is an arduous endeavor. The challenge stems from the complex interactions between the physicochemical properties of the micropollutants and the basic principles underlying membrane filtration. This study aimed to compare the effectiveness of a modest dataset on various machine learning tools (ML) tools in predicting micropollutant removal efficiency for functionalized reverse osmosis (RO) and nanofiltration (NF) membranes. The inherent attributes of both the micropollutants and the membranes are utilized as input factors. The chosen ML tools are supervised algorithm (adaptive network-based fuzzy inference system (NF), linear regression framework (linear regression (LR)), stepwise linear regression (SLR) and multivariate linear regression (MVR)), and unsupervised algorithm (support vector machine (SVM) and ensemble boosted tree (BT)). The feature engineering and parametric dependency analysis revealed that characteristics of micropollutants, such as maximum projection diameter (MaxP), minimal projection diameter (MinP), molecular weight (MW), and compound size (CS), exhibited a notably positive impact on the correlation with removal efficiency. Model combination with key variables demonstrated high prediction accuracy in both supervised and unsupervised ML for micropollutant removal efficiency. An NF-grid partitioning (NF-GP) model achieved the highest accuracy with an R2 value of 0.965, accompanied by low error metrics, specifically an RMSE and MAE of 3.65. It is owed to the handling of the complex spatial and temporal aspects of micropollutant data through division into consistent subsets facilitating improved identification of rejection efficiency and relationships. The inclusion of inputs with both negative and positive correlations introduces variability, amplifies the system responsiveness, and impedes the precision of predictive models. This study identified key micropollutant properties, including MaxP, MinP, MW, and CS, as crucial factors for efficient micropollutant rejection during real-time filtration applications. It also allowed the design of pore size of self-prepared membranes for the enhanced separation of micropollutants from wastewater.&quot;,&quot;publisher&quot;:&quot;The Royal Society of Chemistry&quot;,&quot;issue&quot;:&quot;27&quot;,&quot;volume&quot;:&quot;14&quot;,&quot;container-title-short&quot;:&quot;RSC Adv.&quot;},&quot;isTemporary&quot;:false}]},{&quot;citationID&quot;:&quot;MENDELEY_CITATION_c1f3408a-a2be-403e-9bc2-dac32f27aa6c&quot;,&quot;properties&quot;:{&quot;noteIndex&quot;:0},&quot;isEdited&quot;:false,&quot;manualOverride&quot;:{&quot;isManuallyOverridden&quot;:false,&quot;citeprocText&quot;:&quot;[40]&quot;,&quot;manualOverrideText&quot;:&quot;&quot;},&quot;citationTag&quot;:&quot;MENDELEY_CITATION_v3_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&quot;,&quot;citationItems&quot;:[{&quot;id&quot;:&quot;b2b06379-6449-35ce-8321-29e956c7ad00&quot;,&quot;itemData&quot;:{&quot;type&quot;:&quot;article-journal&quot;,&quot;id&quot;:&quot;b2b06379-6449-35ce-8321-29e956c7ad00&quot;,&quot;title&quot;:&quot;Tailoring thin film composite membranes for clean water production: A study on structural variations and predictive insights using machine learning&quot;,&quot;groupId&quot;:&quot;6e378410-341d-365f-a1d1-a9bfe92aa34f&quot;,&quot;author&quot;:[{&quot;family&quot;:&quot;Usman&quot;,&quot;given&quot;:&quot;Jamilu&quot;,&quot;parse-names&quot;:false,&quot;dropping-particle&quot;:&quot;&quot;,&quot;non-dropping-particle&quot;:&quot;&quot;},{&quot;family&quot;:&quot;Baig&quot;,&quot;given&quot;:&quot;Umair&quot;,&quot;parse-names&quot;:false,&quot;dropping-particle&quot;:&quot;&quot;,&quot;non-dropping-particle&quot;:&quot;&quot;},{&quot;family&quot;:&quot;Abba&quot;,&quot;given&quot;:&quot;Sani I.&quot;,&quot;parse-names&quot;:false,&quot;dropping-particle&quot;:&quot;&quot;,&quot;non-dropping-particle&quot;:&quot;&quot;},{&quot;family&quot;:&quot;Alharthi&quot;,&quot;given&quot;:&quot;Fahad Ayesh&quot;,&quot;parse-names&quot;:false,&quot;dropping-particle&quot;:&quot;&quot;,&quot;non-dropping-particle&quot;:&quot;&quot;},{&quot;family&quot;:&quot;Fellows&quot;,&quot;given&quot;:&quot;Christopher Michael&quot;,&quot;parse-names&quot;:false,&quot;dropping-particle&quot;:&quot;&quot;,&quot;non-dropping-particle&quot;:&quot;&quot;},{&quot;family&quot;:&quot;Waheed&quot;,&quot;given&quot;:&quot;Abdul&quot;,&quot;parse-names&quot;:false,&quot;dropping-particle&quot;:&quot;&quot;,&quot;non-dropping-particle&quot;:&quot;&quot;},{&quot;family&quot;:&quot;Aljundi&quot;,&quot;given&quot;:&quot;Isam H.&quot;,&quot;parse-names&quot;:false,&quot;dropping-particle&quot;:&quot;&quot;,&quot;non-dropping-particle&quot;:&quot;&quot;}],&quot;container-title&quot;:&quot;Journal of Environmental Chemical Engineering&quot;,&quot;accessed&quot;:{&quot;date-parts&quot;:[[2025,12,22]]},&quot;DOI&quot;:&quot;10.1016/J.JECE.2024.112569&quot;,&quot;ISSN&quot;:&quot;2213-3437&quot;,&quot;URL&quot;:&quot;https://www.sciencedirect.com/science/article/pii/S2213343724006997&quot;,&quot;issued&quot;:{&quot;date-parts&quot;:[[2024,6,1]]},&quot;page&quot;:&quot;112569&quot;,&quot;abstract&quot;:&quot;This study focuses on the fabrication of three thin film composite membranes by interfacial polymerization on polyacrylonitrile support. The objective is to explore the influence of different monomers on structural and functional features of resultant membranes for treating saline water and removing micropollutants. A new linear aliphatic amine 4A–2E was used as an aqueous monomer for the first time. Trimesoyl chloride, isophthaloyl chloride, and terephthaloyl chloride were used as organic phase crosslinkers. The resulting membranes exhibited distinctive structural features such as varied roughness and hydrophilicity, which correlated with their functional performance. The membrane roughness for 4A–2E-TPC@PAN/PET reached the highest value of Ra = 56 nm among the fabricated membranes. Moreover, permeate flux of 32, 56, and 49 L m−2 h−1 at 25 bar was measured for 4A–2E-TPC@PAN/PET, 4A–2E-IPC@PAN/PET, and 4A–2E-TMC@PAN/PET, respectively. Notably, 4A–2E-TPC@PAN/PET membrane exhibited 98% rejection of MgCl2 among the tested divalent salts. Furthermore, the membrane displayed high rejections of micropollutants, with 85% rejection for Amitriptyline. Upon chlorine exposure, the 4A–2E-TPC@PAN/PET membrane proved more resistant than both 4A–2E-IPC@PAN/PET and 4A–2E-TMC@PAN/PET membranes. Machine learning predictive insight was developed using Matérn Gaussian Process Regression model to simulate flux before and after chlorination of membranes. The results in both training and testing proved reliable predictive insight with 99% accuracy in terms of Nash Sutcliffe Efficiency. Hence, current work highlights the use of a linear amine 4A–2E and TPC crosslinker to fabricate a dense polyamide membrane and the application of ML algorithms to desalination data makes it possible to predict the membrane performance.&quot;,&quot;publisher&quot;:&quot;Elsevier&quot;,&quot;issue&quot;:&quot;3&quot;,&quot;volume&quot;:&quot;12&quot;,&quot;container-title-short&quot;:&quot;J. Environ. Chem. Eng.&quot;},&quot;isTemporary&quot;:false}]},{&quot;citationID&quot;:&quot;MENDELEY_CITATION_9697490d-ac95-4b59-bfec-d7cfffe59481&quot;,&quot;properties&quot;:{&quot;noteIndex&quot;:0},&quot;isEdited&quot;:false,&quot;manualOverride&quot;:{&quot;isManuallyOverridden&quot;:false,&quot;citeprocText&quot;:&quot;[87]&quot;,&quot;manualOverrideText&quot;:&quot;&quot;},&quot;citationTag&quot;:&quot;MENDELEY_CITATION_v3_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&quot;,&quot;citationItems&quot;:[{&quot;id&quot;:&quot;b2d139cd-1ba9-3371-aee8-716204139064&quot;,&quot;itemData&quot;:{&quot;type&quot;:&quot;article-journal&quot;,&quot;id&quot;:&quot;b2d139cd-1ba9-3371-aee8-716204139064&quot;,&quot;title&quot;:&quot;Machine Learning Assisted Screening of Two-Dimensional Materials for Water Desalination&quot;,&quot;groupId&quot;:&quot;6e378410-341d-365f-a1d1-a9bfe92aa34f&quot;,&quot;author&quot;:[{&quot;family&quot;:&quot;Priya&quot;,&quot;given&quot;:&quot;Pikee&quot;,&quot;parse-names&quot;:false,&quot;dropping-particle&quot;:&quot;&quot;,&quot;non-dropping-particle&quot;:&quot;&quot;},{&quot;family&quot;:&quot;Nguyen&quot;,&quot;given&quot;:&quot;Thanh C.&quot;,&quot;parse-names&quot;:false,&quot;dropping-particle&quot;:&quot;&quot;,&quot;non-dropping-particle&quot;:&quot;&quot;},{&quot;family&quot;:&quot;Saxena&quot;,&quot;given&quot;:&quot;Anshul&quot;,&quot;parse-names&quot;:false,&quot;dropping-particle&quot;:&quot;&quot;,&quot;non-dropping-particle&quot;:&quot;&quot;},{&quot;family&quot;:&quot;Aluru&quot;,&quot;given&quot;:&quot;Narayana R.&quot;,&quot;parse-names&quot;:false,&quot;dropping-particle&quot;:&quot;&quot;,&quot;non-dropping-particle&quot;:&quot;&quot;}],&quot;container-title&quot;:&quot;ACS Nano&quot;,&quot;accessed&quot;:{&quot;date-parts&quot;:[[2026,7,4]]},&quot;DOI&quot;:&quot;10.1021/ACSNANO.1C05345&quot;,&quot;ISSN&quot;:&quot;1936086X&quot;,&quot;PMID&quot;:&quot;35043618&quot;,&quot;URL&quot;:&quot;/doi/pdf/10.1021/acsnano.1c05345?ref=article_openPDF&quot;,&quot;issued&quot;:{&quot;date-parts&quot;:[[2022,2,22]]},&quot;page&quot;:&quot;1929-1939&quot;,&quot;abstract&quot;:&quot;There exists a vast expanse of data in the literature which can be harnessed for accelerated design and discovery of advanced materials for various applications of importance ─ for example, desalination of seawater. Here, we develop a machine learning (ML) model, training it with ∼260 molecular dynamics (MD) computation results, to predict the desalination performance of 2D membranes that exist in the literature. The desalination performance variables of water flux and salt rejection rates are correlated to 49 material features related to the chemistry of the pores and the membranes along with applied pressure, salt concentration, partial charges on the atoms, geometry of the pore, the mechanical properties of the membranes, and the properties of water for the water model used. We used the ML model to screen 3814 structurally optimized 2D materials for maximum water flux and salt rejection rates from the literature. We found some candidates that perform ∼4 times better than the more popularly known 2D materials such as graphene and MoS2. This result is verified using data obtained from MD simulations performed on several representative 2D membranes for different classes. Such validated statistical frameworks using literature data can be very useful in guiding experiments in the field of functional materials for varied applications.&quot;,&quot;publisher&quot;:&quot;American Chemical Society&quot;,&quot;issue&quot;:&quot;2&quot;,&quot;volume&quot;:&quot;16&quot;,&quot;container-title-short&quot;:&quot;ACS Nano&quot;},&quot;isTemporary&quot;:false}]},{&quot;citationID&quot;:&quot;MENDELEY_CITATION_703bf246-2002-4fd6-8e31-21cd49e876a7&quot;,&quot;properties&quot;:{&quot;noteIndex&quot;:0},&quot;isEdited&quot;:false,&quot;manualOverride&quot;:{&quot;isManuallyOverridden&quot;:false,&quot;citeprocText&quot;:&quot;[88]&quot;,&quot;manualOverrideText&quot;:&quot;&quot;},&quot;citationTag&quot;:&quot;MENDELEY_CITATION_v3_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&quot;,&quot;citationItems&quot;:[{&quot;id&quot;:&quot;ee4f0172-5d42-3de3-a83c-1ccc5905a6fe&quot;,&quot;itemData&quot;:{&quot;type&quot;:&quot;article-journal&quot;,&quot;id&quot;:&quot;ee4f0172-5d42-3de3-a83c-1ccc5905a6fe&quot;,&quot;title&quot;:&quot;Superior polymeric gas separation membrane designed by explainable graph machine learning&quot;,&quot;groupId&quot;:&quot;6e378410-341d-365f-a1d1-a9bfe92aa34f&quot;,&quot;author&quot;:[{&quot;family&quot;:&quot;Xu&quot;,&quot;given&quot;:&quot;Jiaxin&quot;,&quot;parse-names&quot;:false,&quot;dropping-particle&quot;:&quot;&quot;,&quot;non-dropping-particle&quot;:&quot;&quot;},{&quot;family&quot;:&quot;Suleiman&quot;,&quot;given&quot;:&quot;Agboola&quot;,&quot;parse-names&quot;:false,&quot;dropping-particle&quot;:&quot;&quot;,&quot;non-dropping-particle&quot;:&quot;&quot;},{&quot;family&quot;:&quot;Liu&quot;,&quot;given&quot;:&quot;Gang&quot;,&quot;parse-names&quot;:false,&quot;dropping-particle&quot;:&quot;&quot;,&quot;non-dropping-particle&quot;:&quot;&quot;},{&quot;family&quot;:&quot;Perez&quot;,&quot;given&quot;:&quot;Michael&quot;,&quot;parse-names&quot;:false,&quot;dropping-particle&quot;:&quot;&quot;,&quot;non-dropping-particle&quot;:&quot;&quot;},{&quot;family&quot;:&quot;Zhang&quot;,&quot;given&quot;:&quot;Renzheng&quot;,&quot;parse-names&quot;:false,&quot;dropping-particle&quot;:&quot;&quot;,&quot;non-dropping-particle&quot;:&quot;&quot;},{&quot;family&quot;:&quot;Jiang&quot;,&quot;given&quot;:&quot;Meng&quot;,&quot;parse-names&quot;:false,&quot;dropping-particle&quot;:&quot;&quot;,&quot;non-dropping-particle&quot;:&quot;&quot;},{&quot;family&quot;:&quot;Guo&quot;,&quot;given&quot;:&quot;Ruilan&quot;,&quot;parse-names&quot;:false,&quot;dropping-particle&quot;:&quot;&quot;,&quot;non-dropping-particle&quot;:&quot;&quot;},{&quot;family&quot;:&quot;Luo&quot;,&quot;given&quot;:&quot;Tengfei&quot;,&quot;parse-names&quot;:false,&quot;dropping-particle&quot;:&quot;&quot;,&quot;non-dropping-particle&quot;:&quot;&quot;}],&quot;container-title&quot;:&quot;Cell Reports Physical Science&quot;,&quot;DOI&quot;:&quot;10.1016/j.xcrp.2024.102067&quot;,&quot;ISSN&quot;:&quot;26663864&quot;,&quot;URL&quot;:&quot;https://linkinghub.elsevier.com/retrieve/pii/S2666386424003369&quot;,&quot;issued&quot;:{&quot;date-parts&quot;:[[2024,7]]},&quot;page&quot;:&quot;102067&quot;,&quot;issue&quot;:&quot;7&quot;,&quot;volume&quot;:&quot;5&quot;,&quot;container-title-short&quot;:&quot;Cell Rep. Phys. Sci.&quot;},&quot;isTemporary&quot;:false}]},{&quot;citationID&quot;:&quot;MENDELEY_CITATION_c43c8260-d8e5-4d27-8bf0-1324a5d16884&quot;,&quot;properties&quot;:{&quot;noteIndex&quot;:0},&quot;isEdited&quot;:false,&quot;manualOverride&quot;:{&quot;isManuallyOverridden&quot;:false,&quot;citeprocText&quot;:&quot;[89]&quot;,&quot;manualOverrideText&quot;:&quot;&quot;},&quot;citationTag&quot;:&quot;MENDELEY_CITATION_v3_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&quot;,&quot;citationItems&quot;:[{&quot;id&quot;:&quot;43c35393-32d1-3fba-9d62-e16288fd9c1e&quot;,&quot;itemData&quot;:{&quot;type&quot;:&quot;article-journal&quot;,&quot;id&quot;:&quot;43c35393-32d1-3fba-9d62-e16288fd9c1e&quot;,&quot;title&quot;:&quot;Gas permeability, diffusivity, and solubility in polymers: Simulation-experiment data fusion and multi-task machine learning&quot;,&quot;groupId&quot;:&quot;6e378410-341d-365f-a1d1-a9bfe92aa34f&quot;,&quot;author&quot;:[{&quot;family&quot;:&quot;Phan&quot;,&quot;given&quot;:&quot;Brandon K.&quot;,&quot;parse-names&quot;:false,&quot;dropping-particle&quot;:&quot;&quot;,&quot;non-dropping-particle&quot;:&quot;&quot;},{&quot;family&quot;:&quot;Shen&quot;,&quot;given&quot;:&quot;Kuan Hsuan&quot;,&quot;parse-names&quot;:false,&quot;dropping-particle&quot;:&quot;&quot;,&quot;non-dropping-particle&quot;:&quot;&quot;},{&quot;family&quot;:&quot;Gurnani&quot;,&quot;given&quot;:&quot;Rishi&quot;,&quot;parse-names&quot;:false,&quot;dropping-particle&quot;:&quot;&quot;,&quot;non-dropping-particle&quot;:&quot;&quot;},{&quot;family&quot;:&quot;Tran&quot;,&quot;given&quot;:&quot;Huan&quot;,&quot;parse-names&quot;:false,&quot;dropping-particle&quot;:&quot;&quot;,&quot;non-dropping-particle&quot;:&quot;&quot;},{&quot;family&quot;:&quot;Lively&quot;,&quot;given&quot;:&quot;Ryan&quot;,&quot;parse-names&quot;:false,&quot;dropping-particle&quot;:&quot;&quot;,&quot;non-dropping-particle&quot;:&quot;&quot;},{&quot;family&quot;:&quot;Ramprasad&quot;,&quot;given&quot;:&quot;Rampi&quot;,&quot;parse-names&quot;:false,&quot;dropping-particle&quot;:&quot;&quot;,&quot;non-dropping-particle&quot;:&quot;&quot;}],&quot;container-title&quot;:&quot;npj Computational Materials 2024 10:1&quot;,&quot;accessed&quot;:{&quot;date-parts&quot;:[[2026,7,4]]},&quot;DOI&quot;:&quot;10.1038/s41524-024-01373-9&quot;,&quot;ISSN&quot;:&quot;2057-3960&quot;,&quot;URL&quot;:&quot;https://www.nature.com/articles/s41524-024-01373-9&quot;,&quot;issued&quot;:{&quot;date-parts&quot;:[[2024,8,15]]},&quot;page&quot;:&quot;186-&quot;,&quot;abstract&quot;:&quot;Machine learning (ML) models for predicting gas permeability through polymers have traditionally relied on experimental data. While these models exhibit robustness within familiar chemical domains, reliability wanes when applied to new spaces. To address this challenge, we present a multi-tiered multi-task learning framework empowered with advanced machine-crafted polymer fingerprinting algorithms and data fusion techniques. This framework combines scarce “high-fidelity” experimental data with abundant diverse “low-fidelity” simulation or synthetic data, resulting in predictive models that display a high level of generalizability across novel chemical spaces. Additionally, this multi-task scheme capitalizes on known physics and interrelated properties, such as gas diffusivity and solubility, both of which are closely tied to permeability. By amalgamating high throughput generated simulation data with available experimental data for gas permeability, diffusivity, and solubility for various gases, we construct multi-task deep learning models. These models can simultaneously predict all three properties for all gases under consideration, with markedly enhanced predictive accuracy, particularly compared to traditional models reliant solely on experimental data for a singular property. This strategy underscores the potential of coupling high-throughput classical simulations with data fusion methodologies to yield state-of-the-art property predictors, especially when experimental data for targeted properties is scarce.&quot;,&quot;publisher&quot;:&quot;Nature Publishing Group&quot;,&quot;issue&quot;:&quot;1&quot;,&quot;volume&quot;:&quot;10&quot;,&quot;container-title-short&quot;:&quot;&quot;},&quot;isTemporary&quot;:false}]},{&quot;citationID&quot;:&quot;MENDELEY_CITATION_d7b6af11-ea31-4bfc-a683-85c119362fb7&quot;,&quot;properties&quot;:{&quot;noteIndex&quot;:0},&quot;isEdited&quot;:false,&quot;manualOverride&quot;:{&quot;isManuallyOverridden&quot;:false,&quot;citeprocText&quot;:&quot;[90]&quot;,&quot;manualOverrideText&quot;:&quot;&quot;},&quot;citationTag&quot;:&quot;MENDELEY_CITATION_v3_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&quot;,&quot;citationItems&quot;:[{&quot;id&quot;:&quot;795bd4b6-9ee1-3638-86b7-e3a08212a496&quot;,&quot;itemData&quot;:{&quot;type&quot;:&quot;article-journal&quot;,&quot;id&quot;:&quot;795bd4b6-9ee1-3638-86b7-e3a08212a496&quot;,&quot;title&quot;:&quot;Machine Learning Guided Polyamide Membrane with Exceptional Solute–Solute Selectivity and Permeance&quot;,&quot;groupId&quot;:&quot;6e378410-341d-365f-a1d1-a9bfe92aa34f&quot;,&quot;author&quot;:[{&quot;family&quot;:&quot;Deng&quot;,&quot;given&quot;:&quot;Hao&quot;,&quot;parse-names&quot;:false,&quot;dropping-particle&quot;:&quot;&quot;,&quot;non-dropping-particle&quot;:&quot;&quot;},{&quot;family&quot;:&quot;Luo&quot;,&quot;given&quot;:&quot;Zhiyao&quot;,&quot;parse-names&quot;:false,&quot;dropping-particle&quot;:&quot;&quot;,&quot;non-dropping-particle&quot;:&quot;&quot;},{&quot;family&quot;:&quot;Imbrogno&quot;,&quot;given&quot;:&quot;Joe&quot;,&quot;parse-names&quot;:false,&quot;dropping-particle&quot;:&quot;&quot;,&quot;non-dropping-particle&quot;:&quot;&quot;},{&quot;family&quot;:&quot;Swenson&quot;,&quot;given&quot;:&quot;Tim M.&quot;,&quot;parse-names&quot;:false,&quot;dropping-particle&quot;:&quot;&quot;,&quot;non-dropping-particle&quot;:&quot;&quot;},{&quot;family&quot;:&quot;Jiang&quot;,&quot;given&quot;:&quot;Zhongyi&quot;,&quot;parse-names&quot;:false,&quot;dropping-particle&quot;:&quot;&quot;,&quot;non-dropping-particle&quot;:&quot;&quot;},{&quot;family&quot;:&quot;Wang&quot;,&quot;given&quot;:&quot;Xiaonan&quot;,&quot;parse-names&quot;:false,&quot;dropping-particle&quot;:&quot;&quot;,&quot;non-dropping-particle&quot;:&quot;&quot;},{&quot;family&quot;:&quot;Zhang&quot;,&quot;given&quot;:&quot;Sui&quot;,&quot;parse-names&quot;:false,&quot;dropping-particle&quot;:&quot;&quot;,&quot;non-dropping-particle&quot;:&quot;&quot;}],&quot;container-title&quot;:&quot;Environmental Science &amp; Technology&quot;,&quot;accessed&quot;:{&quot;date-parts&quot;:[[2025,12,22]]},&quot;DOI&quot;:&quot;10.1021/ACS.EST.2C05571&quot;,&quot;ISSN&quot;:&quot;15205851&quot;,&quot;PMID&quot;:&quot;36576929&quot;,&quot;URL&quot;:&quot;/doi/pdf/10.1021/acs.est.2c05571?ref=article_openPDF&quot;,&quot;issued&quot;:{&quot;date-parts&quot;:[[2022,11,21]]},&quot;page&quot;:&quot;17841-17850&quot;,&quot;abstract&quot;:&quot;Designing polymeric membranes with high solute–solute selectivity and permeance is important but technically challenging. Existing industrial interfacial polymerization (IP) process to fabricate polyamide-based polymeric membranes is largely empirical, which requires enormous trial-and-error experimentations to identify optimal fabrication conditions from a wide candidate space for separating a given solute pair. Herein, we developed a novel multitask machine learning (ML) model based on an artificial neural network (ANN) with skip connections and selectivity regularization to guide the design of polyamide membranes. We used limited sets of lab-collected data to obtain satisfactory model performance over four iterations by introducing human expert experience in the online learning process. Four membranes under fabrication conditions guided by the model exceeded the present upper bound for mono/divalent ion selectivity and permeance of the polymeric membranes. Moreover, we obtained new mechanistic insights into the membrane design through feature analysis of the model. Our work demonstrates a ML approach that represents a paradigm shift for high-performance polymeric membranes design.&quot;,&quot;publisher&quot;:&quot;American Chemical Society&quot;,&quot;issue&quot;:&quot;46&quot;,&quot;volume&quot;:&quot;57&quot;,&quot;container-title-short&quot;:&quot;Environ. Sci. Technol.&quot;},&quot;isTemporary&quot;:false}]},{&quot;citationID&quot;:&quot;MENDELEY_CITATION_76d678c0-3f2d-412f-877d-6722bd5d6200&quot;,&quot;properties&quot;:{&quot;noteIndex&quot;:0},&quot;isEdited&quot;:false,&quot;manualOverride&quot;:{&quot;isManuallyOverridden&quot;:false,&quot;citeprocText&quot;:&quot;[91]&quot;,&quot;manualOverrideText&quot;:&quot;&quot;},&quot;citationTag&quot;:&quot;MENDELEY_CITATION_v3_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&quot;,&quot;citationItems&quot;:[{&quot;id&quot;:&quot;6a28e21b-0731-347c-9082-e9dd22d20fdf&quot;,&quot;itemData&quot;:{&quot;type&quot;:&quot;article-journal&quot;,&quot;id&quot;:&quot;6a28e21b-0731-347c-9082-e9dd22d20fdf&quot;,&quot;title&quot;:&quot;Polymer Informatics at Scale with Multitask Graph Neural Networks&quot;,&quot;groupId&quot;:&quot;6e378410-341d-365f-a1d1-a9bfe92aa34f&quot;,&quot;author&quot;:[{&quot;family&quot;:&quot;Gurnani&quot;,&quot;given&quot;:&quot;Rishi&quot;,&quot;parse-names&quot;:false,&quot;dropping-particle&quot;:&quot;&quot;,&quot;non-dropping-particle&quot;:&quot;&quot;},{&quot;family&quot;:&quot;Kuenneth&quot;,&quot;given&quot;:&quot;Christopher&quot;,&quot;parse-names&quot;:false,&quot;dropping-particle&quot;:&quot;&quot;,&quot;non-dropping-particle&quot;:&quot;&quot;},{&quot;family&quot;:&quot;Toland&quot;,&quot;given&quot;:&quot;Aubrey&quot;,&quot;parse-names&quot;:false,&quot;dropping-particle&quot;:&quot;&quot;,&quot;non-dropping-particle&quot;:&quot;&quot;},{&quot;family&quot;:&quot;Ramprasad&quot;,&quot;given&quot;:&quot;Rampi&quot;,&quot;parse-names&quot;:false,&quot;dropping-particle&quot;:&quot;&quot;,&quot;non-dropping-particle&quot;:&quot;&quot;}],&quot;container-title&quot;:&quot;Chemistry of Materials&quot;,&quot;accessed&quot;:{&quot;date-parts&quot;:[[2026,7,4]]},&quot;DOI&quot;:&quot;10.1021/ACS.CHEMMATER.2C02991&quot;,&quot;ISSN&quot;:&quot;15205002&quot;,&quot;URL&quot;:&quot;/doi/pdf/10.1021/acs.chemmater.2c02991?ref=article_openPDF&quot;,&quot;issued&quot;:{&quot;date-parts&quot;:[[2023,2,28]]},&quot;page&quot;:&quot;1560-1567&quot;,&quot;abstract&quot;:&quot;Artificial intelligence-based methods are becoming increasingly effective at screening libraries of polymers down to a selection that is manageable for experimental inquiry. The vast majority of presently adopted approaches for polymer screening rely on handcrafted chemostructural features extracted from polymer repeat units─a burdensome task as polymer libraries, which approximate the polymer chemical search space, progressively grow over time. Here, we demonstrate that directly “machine learning” important features from a polymer repeat unit is a cheap and viable alternative to extracting expensive features by hand. Our approach─based on graph neural networks, multitask learning, and other advanced deep learning techniques─speeds up feature extraction by 1–2 orders of magnitude relative to presently adopted handcrafted methods without compromising model accuracy for a variety of polymer property prediction tasks. We anticipate that our approach, which unlocks the screening of truly massive polymer libraries at scale, will enable more sophisticated and large scale screening technologies in the field of polymer informatics.&quot;,&quot;publisher&quot;:&quot;American Chemical Society&quot;,&quot;issue&quot;:&quot;4&quot;,&quot;volume&quot;:&quot;35&quot;,&quot;container-title-short&quot;:&quot;&quot;},&quot;isTemporary&quot;:false}]},{&quot;citationID&quot;:&quot;MENDELEY_CITATION_4b0e2f65-bc84-4985-929a-29df49089290&quot;,&quot;properties&quot;:{&quot;noteIndex&quot;:0},&quot;isEdited&quot;:false,&quot;manualOverride&quot;:{&quot;isManuallyOverridden&quot;:false,&quot;citeprocText&quot;:&quot;[92]&quot;,&quot;manualOverrideText&quot;:&quot;&quot;},&quot;citationTag&quot;:&quot;MENDELEY_CITATION_v3_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&quot;,&quot;citationItems&quot;:[{&quot;id&quot;:&quot;54a4fcf5-7982-313a-9b10-57a2780d53c5&quot;,&quot;itemData&quot;:{&quot;type&quot;:&quot;article-journal&quot;,&quot;id&quot;:&quot;54a4fcf5-7982-313a-9b10-57a2780d53c5&quot;,&quot;title&quot;:&quot;Polymer design for solvent separations by integrating simulations, experiments and known physics via machine learning&quot;,&quot;groupId&quot;:&quot;6e378410-341d-365f-a1d1-a9bfe92aa34f&quot;,&quot;author&quot;:[{&quot;family&quot;:&quot;Nistane&quot;,&quot;given&quot;:&quot;Janhavi&quot;,&quot;parse-names&quot;:false,&quot;dropping-particle&quot;:&quot;&quot;,&quot;non-dropping-particle&quot;:&quot;&quot;},{&quot;family&quot;:&quot;Datta&quot;,&quot;given&quot;:&quot;Rohan&quot;,&quot;parse-names&quot;:false,&quot;dropping-particle&quot;:&quot;&quot;,&quot;non-dropping-particle&quot;:&quot;&quot;},{&quot;family&quot;:&quot;Lee&quot;,&quot;given&quot;:&quot;Young Joo&quot;,&quot;parse-names&quot;:false,&quot;dropping-particle&quot;:&quot;&quot;,&quot;non-dropping-particle&quot;:&quot;&quot;},{&quot;family&quot;:&quot;Sahu&quot;,&quot;given&quot;:&quot;Harikrishna&quot;,&quot;parse-names&quot;:false,&quot;dropping-particle&quot;:&quot;&quot;,&quot;non-dropping-particle&quot;:&quot;&quot;},{&quot;family&quot;:&quot;Jang&quot;,&quot;given&quot;:&quot;Seung Soon&quot;,&quot;parse-names&quot;:false,&quot;dropping-particle&quot;:&quot;&quot;,&quot;non-dropping-particle&quot;:&quot;&quot;},{&quot;family&quot;:&quot;Lively&quot;,&quot;given&quot;:&quot;Ryan&quot;,&quot;parse-names&quot;:false,&quot;dropping-particle&quot;:&quot;&quot;,&quot;non-dropping-particle&quot;:&quot;&quot;},{&quot;family&quot;:&quot;Ramprasad&quot;,&quot;given&quot;:&quot;Rampi&quot;,&quot;parse-names&quot;:false,&quot;dropping-particle&quot;:&quot;&quot;,&quot;non-dropping-particle&quot;:&quot;&quot;}],&quot;container-title&quot;:&quot;npj Computational Materials 2025 11:1&quot;,&quot;accessed&quot;:{&quot;date-parts&quot;:[[2026,7,4]]},&quot;DOI&quot;:&quot;10.1038/s41524-025-01681-8&quot;,&quot;ISSN&quot;:&quot;2057-3960&quot;,&quot;URL&quot;:&quot;https://www.nature.com/articles/s41524-025-01681-8&quot;,&quot;issued&quot;:{&quot;date-parts&quot;:[[2025,6,19]]},&quot;page&quot;:&quot;187-&quot;,&quot;abstract&quot;:&quot;This study guides the discovery of sustainable high-performance polymer membranes for organic binary solvent separations. We focus on solvent diffusivity in polymers, a key factor in quantifying solvent transport. Traditional experimental and computational methods for determining diffusivity are time- and resource-intensive, while current machine learning (ML) models often lack accuracy outside their training domains. To overcome this, we fuse experimental and simulated diffusivity data to train physics-enforced multi-task ML models, achieving more robust predictions in unseen chemical spaces and outperforming single-task models in data-limited scenarios. Next, we address the challenge of identifying optimal membranes for a model toluene-heptane separation, identifying polyvinyl chloride (PVC) as the optimal membrane among 13,000 polymers, consistent with literature findings, thereby validating our methodology. Expanding our search, we screen 1 million publicly available and 7 million chemically recyclable polymers, identifying greener halogen-free alternatives to PVC. This capability is expected to advance membrane design for solvent separations. Guiding membrane design for organic solvent separations through a physics-enforced multi-task ML model fusing experimental and simulated data.&quot;,&quot;publisher&quot;:&quot;Nature Publishing Group&quot;,&quot;issue&quot;:&quot;1&quot;,&quot;volume&quot;:&quot;11&quot;,&quot;container-title-short&quot;:&quot;&quot;},&quot;isTemporary&quot;:false}]},{&quot;citationID&quot;:&quot;MENDELEY_CITATION_84fc80f2-028d-4f42-af89-d3431b91c401&quot;,&quot;properties&quot;:{&quot;noteIndex&quot;:0},&quot;isEdited&quot;:false,&quot;manualOverride&quot;:{&quot;isManuallyOverridden&quot;:false,&quot;citeprocText&quot;:&quot;[93]&quot;,&quot;manualOverrideText&quot;:&quot;&quot;},&quot;citationTag&quot;:&quot;MENDELEY_CITATION_v3_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&quot;,&quot;citationItems&quot;:[{&quot;id&quot;:&quot;3769bd84-644f-31de-9bed-08bf855f9d4e&quot;,&quot;itemData&quot;:{&quot;type&quot;:&quot;article-journal&quot;,&quot;id&quot;:&quot;3769bd84-644f-31de-9bed-08bf855f9d4e&quot;,&quot;title&quot;:&quot;Machine learning for membrane design and discovery&quot;,&quot;groupId&quot;:&quot;6e378410-341d-365f-a1d1-a9bfe92aa34f&quot;,&quot;author&quot;:[{&quot;family&quot;:&quot;Yin&quot;,&quot;given&quot;:&quot;Haoyu&quot;,&quot;parse-names&quot;:false,&quot;dropping-particle&quot;:&quot;&quot;,&quot;non-dropping-particle&quot;:&quot;&quot;},{&quot;family&quot;:&quot;Xu&quot;,&quot;given&quot;:&quot;Muzi&quot;,&quot;parse-names&quot;:false,&quot;dropping-particle&quot;:&quot;&quot;,&quot;non-dropping-particle&quot;:&quot;&quot;},{&quot;family&quot;:&quot;Luo&quot;,&quot;given&quot;:&quot;Zhiyao&quot;,&quot;parse-names&quot;:false,&quot;dropping-particle&quot;:&quot;&quot;,&quot;non-dropping-particle&quot;:&quot;&quot;},{&quot;family&quot;:&quot;Bi&quot;,&quot;given&quot;:&quot;Xiaotian&quot;,&quot;parse-names&quot;:false,&quot;dropping-particle&quot;:&quot;&quot;,&quot;non-dropping-particle&quot;:&quot;&quot;},{&quot;family&quot;:&quot;Li&quot;,&quot;given&quot;:&quot;Jiali&quot;,&quot;parse-names&quot;:false,&quot;dropping-particle&quot;:&quot;&quot;,&quot;non-dropping-particle&quot;:&quot;&quot;},{&quot;family&quot;:&quot;Zhang&quot;,&quot;given&quot;:&quot;Sui&quot;,&quot;parse-names&quot;:false,&quot;dropping-particle&quot;:&quot;&quot;,&quot;non-dropping-particle&quot;:&quot;&quot;},{&quot;family&quot;:&quot;Wang&quot;,&quot;given&quot;:&quot;Xiaonan&quot;,&quot;parse-names&quot;:false,&quot;dropping-particle&quot;:&quot;&quot;,&quot;non-dropping-particle&quot;:&quot;&quot;}],&quot;container-title&quot;:&quot;Green Energy &amp; Environment&quot;,&quot;accessed&quot;:{&quot;date-parts&quot;:[[2025,12,22]]},&quot;DOI&quot;:&quot;10.1016/J.GEE.2022.12.001&quot;,&quot;ISSN&quot;:&quot;2468-0257&quot;,&quot;URL&quot;:&quot;https://www.sciencedirect.com/science/article/pii/S2468025722001790&quot;,&quot;issued&quot;:{&quot;date-parts&quot;:[[2024,1,1]]},&quot;page&quot;:&quot;54-70&quot;,&quot;abstract&quot;:&quot;Membrane technologies are becoming increasingly versatile and helpful today for sustainable development. Machine Learning (ML), an essential branch of artificial intelligence (AI), has substantially impacted the research and development norm of new materials for energy and environment. This review provides an overview and perspectives on ML methodologies and their applications in membrane design and discovery. A brief overview of membrane technologies is first provided with the current bottlenecks and potential solutions. Through an applications-based perspective of AI-aided membrane design and discovery, we further show how ML strategies are applied to the membrane discovery cycle (including membrane material design, membrane application, membrane process design, and knowledge extraction), in various membrane systems, ranging from gas, liquid, and fuel cell separation membranes. Furthermore, the best practices of integrating ML methods and specific application targets in membrane design and discovery are presented with an ideal paradigm proposed. The challenges to be addressed and prospects of AI applications in membrane discovery are also highlighted in the end.&quot;,&quot;publisher&quot;:&quot;Elsevier&quot;,&quot;issue&quot;:&quot;1&quot;,&quot;volume&quot;:&quot;9&quot;,&quot;container-title-short&quot;:&quot;&quot;},&quot;isTemporary&quot;:false}]},{&quot;citationID&quot;:&quot;MENDELEY_CITATION_38761757-085e-4420-ac79-51cc32df83f2&quot;,&quot;properties&quot;:{&quot;noteIndex&quot;:0},&quot;isEdited&quot;:false,&quot;manualOverride&quot;:{&quot;isManuallyOverridden&quot;:false,&quot;citeprocText&quot;:&quot;[41]&quot;,&quot;manualOverrideText&quot;:&quot;&quot;},&quot;citationTag&quot;:&quot;MENDELEY_CITATION_v3_eyJjaXRhdGlvbklEIjoiTUVOREVMRVlfQ0lUQVRJT05fMzg3NjE3NTctMDg1ZS00NDIwLWFjNzktNTFjYzMyZGY4M2Yy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quot;,&quot;citationItems&quot;:[{&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citationID&quot;:&quot;MENDELEY_CITATION_69d02604-0542-4bc9-b8b0-0a6434aebb82&quot;,&quot;properties&quot;:{&quot;noteIndex&quot;:0},&quot;isEdited&quot;:false,&quot;manualOverride&quot;:{&quot;isManuallyOverridden&quot;:false,&quot;citeprocText&quot;:&quot;[94]&quot;,&quot;manualOverrideText&quot;:&quot;&quot;},&quot;citationTag&quot;:&quot;MENDELEY_CITATION_v3_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&quot;,&quot;citationItems&quot;:[{&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dc6a9351-a8f6-4d09-801e-fbb0cec56e69&quot;,&quot;properties&quot;:{&quot;noteIndex&quot;:0},&quot;isEdited&quot;:false,&quot;manualOverride&quot;:{&quot;isManuallyOverridden&quot;:false,&quot;citeprocText&quot;:&quot;[90,93]&quot;,&quot;manualOverrideText&quot;:&quot;&quot;},&quot;citationTag&quot;:&quot;MENDELEY_CITATION_v3_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&quot;,&quot;citationItems&quot;:[{&quot;id&quot;:&quot;795bd4b6-9ee1-3638-86b7-e3a08212a496&quot;,&quot;itemData&quot;:{&quot;type&quot;:&quot;article-journal&quot;,&quot;id&quot;:&quot;795bd4b6-9ee1-3638-86b7-e3a08212a496&quot;,&quot;title&quot;:&quot;Machine Learning Guided Polyamide Membrane with Exceptional Solute–Solute Selectivity and Permeance&quot;,&quot;groupId&quot;:&quot;6e378410-341d-365f-a1d1-a9bfe92aa34f&quot;,&quot;author&quot;:[{&quot;family&quot;:&quot;Deng&quot;,&quot;given&quot;:&quot;Hao&quot;,&quot;parse-names&quot;:false,&quot;dropping-particle&quot;:&quot;&quot;,&quot;non-dropping-particle&quot;:&quot;&quot;},{&quot;family&quot;:&quot;Luo&quot;,&quot;given&quot;:&quot;Zhiyao&quot;,&quot;parse-names&quot;:false,&quot;dropping-particle&quot;:&quot;&quot;,&quot;non-dropping-particle&quot;:&quot;&quot;},{&quot;family&quot;:&quot;Imbrogno&quot;,&quot;given&quot;:&quot;Joe&quot;,&quot;parse-names&quot;:false,&quot;dropping-particle&quot;:&quot;&quot;,&quot;non-dropping-particle&quot;:&quot;&quot;},{&quot;family&quot;:&quot;Swenson&quot;,&quot;given&quot;:&quot;Tim M.&quot;,&quot;parse-names&quot;:false,&quot;dropping-particle&quot;:&quot;&quot;,&quot;non-dropping-particle&quot;:&quot;&quot;},{&quot;family&quot;:&quot;Jiang&quot;,&quot;given&quot;:&quot;Zhongyi&quot;,&quot;parse-names&quot;:false,&quot;dropping-particle&quot;:&quot;&quot;,&quot;non-dropping-particle&quot;:&quot;&quot;},{&quot;family&quot;:&quot;Wang&quot;,&quot;given&quot;:&quot;Xiaonan&quot;,&quot;parse-names&quot;:false,&quot;dropping-particle&quot;:&quot;&quot;,&quot;non-dropping-particle&quot;:&quot;&quot;},{&quot;family&quot;:&quot;Zhang&quot;,&quot;given&quot;:&quot;Sui&quot;,&quot;parse-names&quot;:false,&quot;dropping-particle&quot;:&quot;&quot;,&quot;non-dropping-particle&quot;:&quot;&quot;}],&quot;container-title&quot;:&quot;Environmental Science &amp; Technology&quot;,&quot;accessed&quot;:{&quot;date-parts&quot;:[[2025,12,22]]},&quot;DOI&quot;:&quot;10.1021/ACS.EST.2C05571&quot;,&quot;ISSN&quot;:&quot;15205851&quot;,&quot;PMID&quot;:&quot;36576929&quot;,&quot;URL&quot;:&quot;/doi/pdf/10.1021/acs.est.2c05571?ref=article_openPDF&quot;,&quot;issued&quot;:{&quot;date-parts&quot;:[[2022,11,21]]},&quot;page&quot;:&quot;17841-17850&quot;,&quot;abstract&quot;:&quot;Designing polymeric membranes with high solute–solute selectivity and permeance is important but technically challenging. Existing industrial interfacial polymerization (IP) process to fabricate polyamide-based polymeric membranes is largely empirical, which requires enormous trial-and-error experimentations to identify optimal fabrication conditions from a wide candidate space for separating a given solute pair. Herein, we developed a novel multitask machine learning (ML) model based on an artificial neural network (ANN) with skip connections and selectivity regularization to guide the design of polyamide membranes. We used limited sets of lab-collected data to obtain satisfactory model performance over four iterations by introducing human expert experience in the online learning process. Four membranes under fabrication conditions guided by the model exceeded the present upper bound for mono/divalent ion selectivity and permeance of the polymeric membranes. Moreover, we obtained new mechanistic insights into the membrane design through feature analysis of the model. Our work demonstrates a ML approach that represents a paradigm shift for high-performance polymeric membranes design.&quot;,&quot;publisher&quot;:&quot;American Chemical Society&quot;,&quot;issue&quot;:&quot;46&quot;,&quot;volume&quot;:&quot;57&quot;,&quot;container-title-short&quot;:&quot;Environ. Sci. Technol.&quot;},&quot;isTemporary&quot;:false},{&quot;id&quot;:&quot;3769bd84-644f-31de-9bed-08bf855f9d4e&quot;,&quot;itemData&quot;:{&quot;type&quot;:&quot;article-journal&quot;,&quot;id&quot;:&quot;3769bd84-644f-31de-9bed-08bf855f9d4e&quot;,&quot;title&quot;:&quot;Machine learning for membrane design and discovery&quot;,&quot;groupId&quot;:&quot;6e378410-341d-365f-a1d1-a9bfe92aa34f&quot;,&quot;author&quot;:[{&quot;family&quot;:&quot;Yin&quot;,&quot;given&quot;:&quot;Haoyu&quot;,&quot;parse-names&quot;:false,&quot;dropping-particle&quot;:&quot;&quot;,&quot;non-dropping-particle&quot;:&quot;&quot;},{&quot;family&quot;:&quot;Xu&quot;,&quot;given&quot;:&quot;Muzi&quot;,&quot;parse-names&quot;:false,&quot;dropping-particle&quot;:&quot;&quot;,&quot;non-dropping-particle&quot;:&quot;&quot;},{&quot;family&quot;:&quot;Luo&quot;,&quot;given&quot;:&quot;Zhiyao&quot;,&quot;parse-names&quot;:false,&quot;dropping-particle&quot;:&quot;&quot;,&quot;non-dropping-particle&quot;:&quot;&quot;},{&quot;family&quot;:&quot;Bi&quot;,&quot;given&quot;:&quot;Xiaotian&quot;,&quot;parse-names&quot;:false,&quot;dropping-particle&quot;:&quot;&quot;,&quot;non-dropping-particle&quot;:&quot;&quot;},{&quot;family&quot;:&quot;Li&quot;,&quot;given&quot;:&quot;Jiali&quot;,&quot;parse-names&quot;:false,&quot;dropping-particle&quot;:&quot;&quot;,&quot;non-dropping-particle&quot;:&quot;&quot;},{&quot;family&quot;:&quot;Zhang&quot;,&quot;given&quot;:&quot;Sui&quot;,&quot;parse-names&quot;:false,&quot;dropping-particle&quot;:&quot;&quot;,&quot;non-dropping-particle&quot;:&quot;&quot;},{&quot;family&quot;:&quot;Wang&quot;,&quot;given&quot;:&quot;Xiaonan&quot;,&quot;parse-names&quot;:false,&quot;dropping-particle&quot;:&quot;&quot;,&quot;non-dropping-particle&quot;:&quot;&quot;}],&quot;container-title&quot;:&quot;Green Energy &amp; Environment&quot;,&quot;accessed&quot;:{&quot;date-parts&quot;:[[2025,12,22]]},&quot;DOI&quot;:&quot;10.1016/J.GEE.2022.12.001&quot;,&quot;ISSN&quot;:&quot;2468-0257&quot;,&quot;URL&quot;:&quot;https://www.sciencedirect.com/science/article/pii/S2468025722001790&quot;,&quot;issued&quot;:{&quot;date-parts&quot;:[[2024,1,1]]},&quot;page&quot;:&quot;54-70&quot;,&quot;abstract&quot;:&quot;Membrane technologies are becoming increasingly versatile and helpful today for sustainable development. Machine Learning (ML), an essential branch of artificial intelligence (AI), has substantially impacted the research and development norm of new materials for energy and environment. This review provides an overview and perspectives on ML methodologies and their applications in membrane design and discovery. A brief overview of membrane technologies is first provided with the current bottlenecks and potential solutions. Through an applications-based perspective of AI-aided membrane design and discovery, we further show how ML strategies are applied to the membrane discovery cycle (including membrane material design, membrane application, membrane process design, and knowledge extraction), in various membrane systems, ranging from gas, liquid, and fuel cell separation membranes. Furthermore, the best practices of integrating ML methods and specific application targets in membrane design and discovery are presented with an ideal paradigm proposed. The challenges to be addressed and prospects of AI applications in membrane discovery are also highlighted in the end.&quot;,&quot;publisher&quot;:&quot;Elsevier&quot;,&quot;issue&quot;:&quot;1&quot;,&quot;volume&quot;:&quot;9&quot;,&quot;container-title-short&quot;:&quot;&quot;},&quot;isTemporary&quot;:false}]},{&quot;citationID&quot;:&quot;MENDELEY_CITATION_919e7d51-3904-4e91-bdc8-304f50b90bac&quot;,&quot;properties&quot;:{&quot;noteIndex&quot;:0},&quot;isEdited&quot;:false,&quot;manualOverride&quot;:{&quot;isManuallyOverridden&quot;:false,&quot;citeprocText&quot;:&quot;[95]&quot;,&quot;manualOverrideText&quot;:&quot;&quot;},&quot;citationTag&quot;:&quot;MENDELEY_CITATION_v3_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&quot;,&quot;citationItems&quot;:[{&quot;id&quot;:&quot;e784a80c-d7b9-3692-a15d-26954abbeac5&quot;,&quot;itemData&quot;:{&quot;type&quot;:&quot;article-journal&quot;,&quot;id&quot;:&quot;e784a80c-d7b9-3692-a15d-26954abbeac5&quot;,&quot;title&quot;:&quot;Recent development in machine learning of polymer membranes for liquid separation&quot;,&quot;groupId&quot;:&quot;6e378410-341d-365f-a1d1-a9bfe92aa34f&quot;,&quot;author&quot;:[{&quot;family&quot;:&quot;Xu&quot;,&quot;given&quot;:&quot;Qisong&quot;,&quot;parse-names&quot;:false,&quot;dropping-particle&quot;:&quot;&quot;,&quot;non-dropping-particle&quot;:&quot;&quot;},{&quot;family&quot;:&quot;Jiang&quot;,&quot;given&quot;:&quot;Jianwen&quot;,&quot;parse-names&quot;:false,&quot;dropping-particle&quot;:&quot;&quot;,&quot;non-dropping-particle&quot;:&quot;&quot;}],&quot;container-title&quot;:&quot;Molecular Systems Design &amp; Engineering&quot;,&quot;accessed&quot;:{&quot;date-parts&quot;:[[2025,12,22]]},&quot;DOI&quot;:&quot;10.1039/D2ME00023G&quot;,&quot;ISSN&quot;:&quot;20589689&quot;,&quot;URL&quot;:&quot;https://pubs.rsc.org/en/content/articlehtml/2022/me/d2me00023g&quot;,&quot;issued&quot;:{&quot;date-parts&quot;:[[2022,8,1]]},&quot;page&quot;:&quot;856-872&quot;,&quot;abstract&quot;:&quot;Emerged as a transformative technology, machine learning (ML) has demonstrated unprecedented success in the design and discovery of new materials. Over the past few years, we have witnessed the increasing applications of ML in the field of membranes. In this review, we present recent development in ML studies of polymer membranes for liquid separation, including water treatment at both process and membrane levels, pervaporation based water-organic and organic-organic separation, and solvent recovery. Along with these latest advances, we suggest directions for future ML exploration: (1) Membrane Separation Genome, (2) Membrane and process representations, (3) Deep learning algorithms, (4) ML enhanced high-throughput approach, and (5) Digital Membrane Separation. These directions provide new opportunities and challenges in this rapidly evolving field to accelerate membrane development for high-performance liquid separation.&quot;,&quot;publisher&quot;:&quot;Royal Society of Chemistry&quot;,&quot;issue&quot;:&quot;8&quot;,&quot;volume&quot;:&quot;7&quot;,&quot;container-title-short&quot;:&quot;Mol. Syst. Des. Eng.&quot;},&quot;isTemporary&quot;:false}]},{&quot;citationID&quot;:&quot;MENDELEY_CITATION_fb73f954-41b8-4a5a-968a-e31b4d449c1a&quot;,&quot;properties&quot;:{&quot;noteIndex&quot;:0},&quot;isEdited&quot;:false,&quot;manualOverride&quot;:{&quot;isManuallyOverridden&quot;:false,&quot;citeprocText&quot;:&quot;[94,96]&quot;,&quot;manualOverrideText&quot;:&quot;&quot;},&quot;citationTag&quot;:&quot;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&quot;,&quot;citationItems&quot;:[{&quot;id&quot;:&quot;f9e0ba42-ba45-3039-935b-389f43cbbe73&quot;,&quot;itemData&quot;:{&quot;type&quot;:&quot;article-journal&quot;,&quot;id&quot;:&quot;f9e0ba42-ba45-3039-935b-389f43cbbe73&quot;,&quot;title&quot;:&quot;Fundamentals, materials, and machine learning of polymer electrolyte membrane fuel cell technology&quot;,&quot;groupId&quot;:&quot;6e378410-341d-365f-a1d1-a9bfe92aa34f&quot;,&quot;author&quot;:[{&quot;family&quot;:&quot;Wang&quot;,&quot;given&quot;:&quot;Yun&quot;,&quot;parse-names&quot;:false,&quot;dropping-particle&quot;:&quot;&quot;,&quot;non-dropping-particle&quot;:&quot;&quot;},{&quot;family&quot;:&quot;Seo&quot;,&quot;given&quot;:&quot;Bongjin&quot;,&quot;parse-names&quot;:false,&quot;dropping-particle&quot;:&quot;&quot;,&quot;non-dropping-particle&quot;:&quot;&quot;},{&quot;family&quot;:&quot;Wang&quot;,&quot;given&quot;:&quot;Bowen&quot;,&quot;parse-names&quot;:false,&quot;dropping-particle&quot;:&quot;&quot;,&quot;non-dropping-particle&quot;:&quot;&quot;},{&quot;family&quot;:&quot;Zamel&quot;,&quot;given&quot;:&quot;Nada&quot;,&quot;parse-names&quot;:false,&quot;dropping-particle&quot;:&quot;&quot;,&quot;non-dropping-particle&quot;:&quot;&quot;},{&quot;family&quot;:&quot;Jiao&quot;,&quot;given&quot;:&quot;Kui&quot;,&quot;parse-names&quot;:false,&quot;dropping-particle&quot;:&quot;&quot;,&quot;non-dropping-particle&quot;:&quot;&quot;},{&quot;family&quot;:&quot;Adroher&quot;,&quot;given&quot;:&quot;Xavier Cordobes&quot;,&quot;parse-names&quot;:false,&quot;dropping-particle&quot;:&quot;&quot;,&quot;non-dropping-particle&quot;:&quot;&quot;}],&quot;container-title&quot;:&quot;Energy and AI&quot;,&quot;accessed&quot;:{&quot;date-parts&quot;:[[2025,12,22]]},&quot;DOI&quot;:&quot;10.1016/J.EGYAI.2020.100014&quot;,&quot;ISSN&quot;:&quot;2666-5468&quot;,&quot;URL&quot;:&quot;https://www.sciencedirect.com/science/article/pii/S2666546820300148&quot;,&quot;issued&quot;:{&quot;date-parts&quot;:[[2020,8,1]]},&quot;page&quot;:&quot;100014&quot;,&quot;abstract&quot;:&quot;Polymer electrolyte membrane (PEM) fuel cells are electrochemical devices that directly convert the chemical energy stored in fuel into electrical energy with a practical conversion efficiency as high as 65%. In the past years, significant progress has been made in PEM fuel cell commercialization. By 2019, there were over 19,000 fuel cell electric vehicles (FCEV) and 340 hydrogen refueling stations (HRF) in the U.S. (~8,000 and 44, respectively), Japan (~3,600 and 112, respectively), South Korea (~5,000 and 34, respectively), Europe (~2,500 and 140, respectively), and China (~110 and 12, respectively). Japan, South Korea, and China plan to build approximately 3,000 HRF stations by 2030. In 2019, Hyundai Nexo and Toyota Mirai accounted for approximately 63% and 32% of the total sales, with a driving range of 380 and 312 miles and a mile per gallon (MPGe) of 65 and 67, respectively. Fundamentals of PEM fuel cells play a crucial role in the technological advancement to improve fuel cell performance/durability and reduce cost. Several key aspects for fuel cell design, operational control, and material development, such as durability, electrocatalyst materials, water and thermal management, dynamic operation, and cold start, are briefly explained in this work. Machine learning and artificial intelligence (AI) have received increasing attention in material/energy development. This review also discusses their applications and potential in the development of fundamental knowledge and correlations, material selection and improvement, cell design and optimization, system control, power management, and monitoring of operation health for PEM fuel cells, along with main physics in PEM fuel cells for physics-informed machine learning. The objective of this review is three fold: (1) to present the most recent status of PEM fuel cell applications in the portable, stationary, and transportation sectors; (2) to describe the important fundamentals for the further advancement of fuel cell technology in terms of design and control optimization, cost reduction, and durability improvement; and (3) to explain machine learning, physics-informed deep learning, and AI methods and describe their significant potentials in PEM fuel cell research and development (R&amp;D).&quot;,&quot;publisher&quot;:&quot;Elsevier&quot;,&quot;volume&quot;:&quot;1&quot;,&quot;container-title-short&quot;:&quot;&quot;},&quot;isTemporary&quot;:false},{&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5dc189ba-36a0-4d9c-b1fc-59d6ddcb4366&quot;,&quot;properties&quot;:{&quot;noteIndex&quot;:0},&quot;isEdited&quot;:false,&quot;manualOverride&quot;:{&quot;isManuallyOverridden&quot;:false,&quot;citeprocText&quot;:&quot;[97]&quot;,&quot;manualOverrideText&quot;:&quot;&quot;},&quot;citationTag&quot;:&quot;MENDELEY_CITATION_v3_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&quot;,&quot;citationItems&quot;:[{&quot;id&quot;:&quot;8a0c503b-f426-3e65-84dc-fb7f18860c98&quot;,&quot;itemData&quot;:{&quot;type&quot;:&quot;article-journal&quot;,&quot;id&quot;:&quot;8a0c503b-f426-3e65-84dc-fb7f18860c98&quot;,&quot;title&quot;:&quot;Machine learning in membrane science: Bridging materials, structures, and performance for next-generation membrane design&quot;,&quot;groupId&quot;:&quot;6e378410-341d-365f-a1d1-a9bfe92aa34f&quot;,&quot;author&quot;:[{&quot;family&quot;:&quot;Liang&quot;,&quot;given&quot;:&quot;Lijun&quot;,&quot;parse-names&quot;:false,&quot;dropping-particle&quot;:&quot;&quot;,&quot;non-dropping-particle&quot;:&quot;&quot;},{&quot;family&quot;:&quot;Lu&quot;,&quot;given&quot;:&quot;Dan&quot;,&quot;parse-names&quot;:false,&quot;dropping-particle&quot;:&quot;&quot;,&quot;non-dropping-particle&quot;:&quot;&quot;},{&quot;family&quot;:&quot;Qin&quot;,&quot;given&quot;:&quot;Yuhuan&quot;,&quot;parse-names&quot;:false,&quot;dropping-particle&quot;:&quot;&quot;,&quot;non-dropping-particle&quot;:&quot;&quot;},{&quot;family&quot;:&quot;Chen&quot;,&quot;given&quot;:&quot;Jiangxin&quot;,&quot;parse-names&quot;:false,&quot;dropping-particle&quot;:&quot;&quot;,&quot;non-dropping-particle&quot;:&quot;&quot;},{&quot;family&quot;:&quot;Zhang&quot;,&quot;given&quot;:&quot;Lin&quot;,&quot;parse-names&quot;:false,&quot;dropping-particle&quot;:&quot;&quot;,&quot;non-dropping-particle&quot;:&quot;&quot;}],&quot;container-title&quot;:&quot;Separation and Purification Technology&quot;,&quot;accessed&quot;:{&quot;date-parts&quot;:[[2025,12,22]]},&quot;DOI&quot;:&quot;10.1016/J.SEPPUR.2025.133091&quot;,&quot;ISSN&quot;:&quot;1383-5866&quot;,&quot;URL&quot;:&quot;https://www.sciencedirect.com/science/article/pii/S1383586625016880&quot;,&quot;issued&quot;:{&quot;date-parts&quot;:[[2025,10,7]]},&quot;page&quot;:&quot;133091&quot;,&quot;abstract&quot;:&quot;The development of high-performance separation membrane materials is of great significance for promoting the green and low-carbon development of industries such as fine chemicals, petrochemicals and environmental protection. However, conventional approaches face bottlenecks including unclear structure–property relationships, reliance on trial-and-error methods, and extended development cycles. It severely restricts the application in the current context. Fortunately, the development of machine learning (ML) opens a new chapter for membrane science due to its high prediction performance. It is being widely used in membrane science from the membrane material to property prediction. In this article, the relationship between membrane material, membrane structure, and membrane performance analyzed via ML was summarized. Firstly, the workflow of ML in the membrane field is introduced, along with commonly used algorithms advantages and limitations. Subsequently, the focus is on presenting the progress of ML in analyzing the relationships among membrane materials, membrane structures, and membrane properties. Secondly, the applications of ML in membrane design for three aspects, namely water treatment membranes, gas separation membranes, and solvent recovery membranes, are systematically sorted out. Finally, the future and challenges of ML applications in membrane science are highlighted.&quot;,&quot;publisher&quot;:&quot;Elsevier&quot;,&quot;volume&quot;:&quot;369&quot;,&quot;container-title-short&quot;:&quot;Sep. Purif. Technol.&quot;},&quot;isTemporary&quot;:false}]},{&quot;citationID&quot;:&quot;MENDELEY_CITATION_90cea5c7-a3a1-4fc6-b844-dc761bcd8345&quot;,&quot;properties&quot;:{&quot;noteIndex&quot;:0},&quot;isEdited&quot;:false,&quot;manualOverride&quot;:{&quot;isManuallyOverridden&quot;:false,&quot;citeprocText&quot;:&quot;[63]&quot;,&quot;manualOverrideText&quot;:&quot;&quot;},&quot;citationTag&quot;:&quot;MENDELEY_CITATION_v3_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&quot;,&quot;citationItems&quot;:[{&quot;id&quot;:&quot;7bdc58a7-791a-30c3-8627-38b08f0fbe89&quot;,&quot;itemData&quot;:{&quot;type&quot;:&quot;article-journal&quot;,&quot;id&quot;:&quot;7bdc58a7-791a-30c3-8627-38b08f0fbe89&quot;,&quot;title&quot;:&quot;Machine learning-enabled discovery and design of membrane-active peptides&quot;,&quot;groupId&quot;:&quot;6e378410-341d-365f-a1d1-a9bfe92aa34f&quot;,&quot;author&quot;:[{&quot;family&quot;:&quot;Lee&quot;,&quot;given&quot;:&quot;Ernest Y.&quot;,&quot;parse-names&quot;:false,&quot;dropping-particle&quot;:&quot;&quot;,&quot;non-dropping-particle&quot;:&quot;&quot;},{&quot;family&quot;:&quot;Wong&quot;,&quot;given&quot;:&quot;Gerard C.L.&quot;,&quot;parse-names&quot;:false,&quot;dropping-particle&quot;:&quot;&quot;,&quot;non-dropping-particle&quot;:&quot;&quot;},{&quot;family&quot;:&quot;Ferguson&quot;,&quot;given&quot;:&quot;Andrew L.&quot;,&quot;parse-names&quot;:false,&quot;dropping-particle&quot;:&quot;&quot;,&quot;non-dropping-particle&quot;:&quot;&quot;}],&quot;container-title&quot;:&quot;Bioorganic &amp; Medicinal Chemistry&quot;,&quot;accessed&quot;:{&quot;date-parts&quot;:[[2025,12,22]]},&quot;DOI&quot;:&quot;10.1016/J.BMC.2017.07.012&quot;,&quot;ISSN&quot;:&quot;0968-0896&quot;,&quot;PMID&quot;:&quot;28728899&quot;,&quot;URL&quot;:&quot;https://www.sciencedirect.com/science/article/pii/S0968089617308672&quot;,&quot;issued&quot;:{&quot;date-parts&quot;:[[2018,6,1]]},&quot;page&quot;:&quot;2708-2718&quot;,&quot;abstract&quot;:&quot;Antimicrobial peptides are a class of membrane-active peptides that form a critical component of innate host immunity and possess a diversity of sequence and structure. Machine learning approaches have been profitably employed to efficiently screen sequence space and guide experiment towards promising candidates with high putative activity. In this mini-review, we provide an introduction to antimicrobial peptides and summarize recent advances in machine learning-enabled antimicrobial peptide discovery and design with a focus on a recent work Lee et al. Proc. Natl. Acad. Sci. USA 2016;113(48):13588–13593. This study reports the development of a support vector machine classifier to aid in the design of membrane active peptides. We use this model to discover membrane activity as a multiplexed function in diverse peptide families and provide interpretable understanding of the physicochemical properties and mechanisms governing membrane activity. Experimental validation of the classifier reveals it to have learned membrane activity as a unifying signature of antimicrobial peptides with diverse modes of action. Some of the discriminating rules by which it performs classification are in line with existing “human learned” understanding, but it also unveils new previously unknown determinants and multidimensional couplings governing membrane activity. Integrating machine learning with targeted experimentation can guide both antimicrobial peptide discovery and design and new understanding of the properties and mechanisms underpinning their modes of action.&quot;,&quot;publisher&quot;:&quot;Pergamon&quot;,&quot;issue&quot;:&quot;10&quot;,&quot;volume&quot;:&quot;26&quot;,&quot;container-title-short&quot;:&quot;Bioorg. Med. Chem.&quot;},&quot;isTemporary&quot;:false}]},{&quot;citationID&quot;:&quot;MENDELEY_CITATION_054d3815-18b2-4f0e-9316-a7ce614ca2d1&quot;,&quot;properties&quot;:{&quot;noteIndex&quot;:0},&quot;isEdited&quot;:false,&quot;manualOverride&quot;:{&quot;isManuallyOverridden&quot;:false,&quot;citeprocText&quot;:&quot;[97]&quot;,&quot;manualOverrideText&quot;:&quot;&quot;},&quot;citationTag&quot;:&quot;MENDELEY_CITATION_v3_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&quot;,&quot;citationItems&quot;:[{&quot;id&quot;:&quot;8a0c503b-f426-3e65-84dc-fb7f18860c98&quot;,&quot;itemData&quot;:{&quot;type&quot;:&quot;article-journal&quot;,&quot;id&quot;:&quot;8a0c503b-f426-3e65-84dc-fb7f18860c98&quot;,&quot;title&quot;:&quot;Machine learning in membrane science: Bridging materials, structures, and performance for next-generation membrane design&quot;,&quot;groupId&quot;:&quot;6e378410-341d-365f-a1d1-a9bfe92aa34f&quot;,&quot;author&quot;:[{&quot;family&quot;:&quot;Liang&quot;,&quot;given&quot;:&quot;Lijun&quot;,&quot;parse-names&quot;:false,&quot;dropping-particle&quot;:&quot;&quot;,&quot;non-dropping-particle&quot;:&quot;&quot;},{&quot;family&quot;:&quot;Lu&quot;,&quot;given&quot;:&quot;Dan&quot;,&quot;parse-names&quot;:false,&quot;dropping-particle&quot;:&quot;&quot;,&quot;non-dropping-particle&quot;:&quot;&quot;},{&quot;family&quot;:&quot;Qin&quot;,&quot;given&quot;:&quot;Yuhuan&quot;,&quot;parse-names&quot;:false,&quot;dropping-particle&quot;:&quot;&quot;,&quot;non-dropping-particle&quot;:&quot;&quot;},{&quot;family&quot;:&quot;Chen&quot;,&quot;given&quot;:&quot;Jiangxin&quot;,&quot;parse-names&quot;:false,&quot;dropping-particle&quot;:&quot;&quot;,&quot;non-dropping-particle&quot;:&quot;&quot;},{&quot;family&quot;:&quot;Zhang&quot;,&quot;given&quot;:&quot;Lin&quot;,&quot;parse-names&quot;:false,&quot;dropping-particle&quot;:&quot;&quot;,&quot;non-dropping-particle&quot;:&quot;&quot;}],&quot;container-title&quot;:&quot;Separation and Purification Technology&quot;,&quot;accessed&quot;:{&quot;date-parts&quot;:[[2025,12,22]]},&quot;DOI&quot;:&quot;10.1016/J.SEPPUR.2025.133091&quot;,&quot;ISSN&quot;:&quot;1383-5866&quot;,&quot;URL&quot;:&quot;https://www.sciencedirect.com/science/article/pii/S1383586625016880&quot;,&quot;issued&quot;:{&quot;date-parts&quot;:[[2025,10,7]]},&quot;page&quot;:&quot;133091&quot;,&quot;abstract&quot;:&quot;The development of high-performance separation membrane materials is of great significance for promoting the green and low-carbon development of industries such as fine chemicals, petrochemicals and environmental protection. However, conventional approaches face bottlenecks including unclear structure–property relationships, reliance on trial-and-error methods, and extended development cycles. It severely restricts the application in the current context. Fortunately, the development of machine learning (ML) opens a new chapter for membrane science due to its high prediction performance. It is being widely used in membrane science from the membrane material to property prediction. In this article, the relationship between membrane material, membrane structure, and membrane performance analyzed via ML was summarized. Firstly, the workflow of ML in the membrane field is introduced, along with commonly used algorithms advantages and limitations. Subsequently, the focus is on presenting the progress of ML in analyzing the relationships among membrane materials, membrane structures, and membrane properties. Secondly, the applications of ML in membrane design for three aspects, namely water treatment membranes, gas separation membranes, and solvent recovery membranes, are systematically sorted out. Finally, the future and challenges of ML applications in membrane science are highlighted.&quot;,&quot;publisher&quot;:&quot;Elsevier&quot;,&quot;volume&quot;:&quot;369&quot;,&quot;container-title-short&quot;:&quot;Sep. Purif. Technol.&quot;},&quot;isTemporary&quot;:false}]},{&quot;citationID&quot;:&quot;MENDELEY_CITATION_86ef277c-0f9a-41e3-8fd9-b6888e23cb6a&quot;,&quot;properties&quot;:{&quot;noteIndex&quot;:0},&quot;isEdited&quot;:false,&quot;manualOverride&quot;:{&quot;isManuallyOverridden&quot;:false,&quot;citeprocText&quot;:&quot;[41]&quot;,&quot;manualOverrideText&quot;:&quot;&quot;},&quot;citationTag&quot;:&quot;MENDELEY_CITATION_v3_eyJjaXRhdGlvbklEIjoiTUVOREVMRVlfQ0lUQVRJT05fODZlZjI3N2MtMGY5YS00MWUzLThmZDktYjY4ODhlMjNjYjZh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quot;,&quot;citationItems&quot;:[{&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citationID&quot;:&quot;MENDELEY_CITATION_74578b33-6e90-454c-a69c-4d72e801f1d1&quot;,&quot;properties&quot;:{&quot;noteIndex&quot;:0},&quot;isEdited&quot;:false,&quot;manualOverride&quot;:{&quot;isManuallyOverridden&quot;:false,&quot;citeprocText&quot;:&quot;[93]&quot;,&quot;manualOverrideText&quot;:&quot;&quot;},&quot;citationTag&quot;:&quot;MENDELEY_CITATION_v3_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&quot;,&quot;citationItems&quot;:[{&quot;id&quot;:&quot;3769bd84-644f-31de-9bed-08bf855f9d4e&quot;,&quot;itemData&quot;:{&quot;type&quot;:&quot;article-journal&quot;,&quot;id&quot;:&quot;3769bd84-644f-31de-9bed-08bf855f9d4e&quot;,&quot;title&quot;:&quot;Machine learning for membrane design and discovery&quot;,&quot;groupId&quot;:&quot;6e378410-341d-365f-a1d1-a9bfe92aa34f&quot;,&quot;author&quot;:[{&quot;family&quot;:&quot;Yin&quot;,&quot;given&quot;:&quot;Haoyu&quot;,&quot;parse-names&quot;:false,&quot;dropping-particle&quot;:&quot;&quot;,&quot;non-dropping-particle&quot;:&quot;&quot;},{&quot;family&quot;:&quot;Xu&quot;,&quot;given&quot;:&quot;Muzi&quot;,&quot;parse-names&quot;:false,&quot;dropping-particle&quot;:&quot;&quot;,&quot;non-dropping-particle&quot;:&quot;&quot;},{&quot;family&quot;:&quot;Luo&quot;,&quot;given&quot;:&quot;Zhiyao&quot;,&quot;parse-names&quot;:false,&quot;dropping-particle&quot;:&quot;&quot;,&quot;non-dropping-particle&quot;:&quot;&quot;},{&quot;family&quot;:&quot;Bi&quot;,&quot;given&quot;:&quot;Xiaotian&quot;,&quot;parse-names&quot;:false,&quot;dropping-particle&quot;:&quot;&quot;,&quot;non-dropping-particle&quot;:&quot;&quot;},{&quot;family&quot;:&quot;Li&quot;,&quot;given&quot;:&quot;Jiali&quot;,&quot;parse-names&quot;:false,&quot;dropping-particle&quot;:&quot;&quot;,&quot;non-dropping-particle&quot;:&quot;&quot;},{&quot;family&quot;:&quot;Zhang&quot;,&quot;given&quot;:&quot;Sui&quot;,&quot;parse-names&quot;:false,&quot;dropping-particle&quot;:&quot;&quot;,&quot;non-dropping-particle&quot;:&quot;&quot;},{&quot;family&quot;:&quot;Wang&quot;,&quot;given&quot;:&quot;Xiaonan&quot;,&quot;parse-names&quot;:false,&quot;dropping-particle&quot;:&quot;&quot;,&quot;non-dropping-particle&quot;:&quot;&quot;}],&quot;container-title&quot;:&quot;Green Energy &amp; Environment&quot;,&quot;accessed&quot;:{&quot;date-parts&quot;:[[2025,12,22]]},&quot;DOI&quot;:&quot;10.1016/J.GEE.2022.12.001&quot;,&quot;ISSN&quot;:&quot;2468-0257&quot;,&quot;URL&quot;:&quot;https://www.sciencedirect.com/science/article/pii/S2468025722001790&quot;,&quot;issued&quot;:{&quot;date-parts&quot;:[[2024,1,1]]},&quot;page&quot;:&quot;54-70&quot;,&quot;abstract&quot;:&quot;Membrane technologies are becoming increasingly versatile and helpful today for sustainable development. Machine Learning (ML), an essential branch of artificial intelligence (AI), has substantially impacted the research and development norm of new materials for energy and environment. This review provides an overview and perspectives on ML methodologies and their applications in membrane design and discovery. A brief overview of membrane technologies is first provided with the current bottlenecks and potential solutions. Through an applications-based perspective of AI-aided membrane design and discovery, we further show how ML strategies are applied to the membrane discovery cycle (including membrane material design, membrane application, membrane process design, and knowledge extraction), in various membrane systems, ranging from gas, liquid, and fuel cell separation membranes. Furthermore, the best practices of integrating ML methods and specific application targets in membrane design and discovery are presented with an ideal paradigm proposed. The challenges to be addressed and prospects of AI applications in membrane discovery are also highlighted in the end.&quot;,&quot;publisher&quot;:&quot;Elsevier&quot;,&quot;issue&quot;:&quot;1&quot;,&quot;volume&quot;:&quot;9&quot;,&quot;container-title-short&quot;:&quot;&quot;},&quot;isTemporary&quot;:false}]},{&quot;citationID&quot;:&quot;MENDELEY_CITATION_9e56eb61-d388-4315-93cd-bb77242caaed&quot;,&quot;properties&quot;:{&quot;noteIndex&quot;:0},&quot;isEdited&quot;:false,&quot;manualOverride&quot;:{&quot;isManuallyOverridden&quot;:false,&quot;citeprocText&quot;:&quot;[14]&quot;,&quot;manualOverrideText&quot;:&quot;&quot;},&quot;citationTag&quot;:&quot;MENDELEY_CITATION_v3_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&quot;,&quot;citationItems&quot;:[{&quot;id&quot;:&quot;c9f322d2-bdc0-34b9-8715-f29bf64c4d3e&quot;,&quot;itemData&quot;:{&quot;type&quot;:&quot;article-journal&quot;,&quot;id&quot;:&quot;c9f322d2-bdc0-34b9-8715-f29bf64c4d3e&quot;,&quot;title&quot;:&quot;Machine learning for membrane design and discovery&quot;,&quot;groupId&quot;:&quot;6e378410-341d-365f-a1d1-a9bfe92aa34f&quot;,&quot;author&quot;:[{&quot;family&quot;:&quot;Cai&quot;,&quot;given&quot;:&quot;Jiazhen&quot;,&quot;parse-names&quot;:false,&quot;dropping-particle&quot;:&quot;&quot;,&quot;non-dropping-particle&quot;:&quot;&quot;},{&quot;family&quot;:&quot;Chu&quot;,&quot;given&quot;:&quot;Xuan&quot;,&quot;parse-names&quot;:false,&quot;dropping-particle&quot;:&quot;&quot;,&quot;non-dropping-particle&quot;:&quot;&quot;},{&quot;family&quot;:&quot;Xu&quot;,&quot;given&quot;:&quot;Kun&quot;,&quot;parse-names&quot;:false,&quot;dropping-particle&quot;:&quot;&quot;,&quot;non-dropping-particle&quot;:&quot;&quot;},{&quot;family&quot;:&quot;Li&quot;,&quot;given&quot;:&quot;Hongbo&quot;,&quot;parse-names&quot;:false,&quot;dropping-particle&quot;:&quot;&quot;,&quot;non-dropping-particle&quot;:&quot;&quot;},{&quot;family&quot;:&quot;Wei&quot;,&quot;given&quot;:&quot;Jing&quot;,&quot;parse-names&quot;:false,&quot;dropping-particle&quot;:&quot;&quot;,&quot;non-dropping-particle&quot;:&quot;&quot;}],&quot;accessed&quot;:{&quot;date-parts&quot;:[[2025,12,28]]},&quot;DOI&quot;:&quot;10.1039/d0na00388c&quot;,&quot;URL&quot;:&quot;http://cepdb.molecularspace.org/&quot;,&quot;issued&quot;:{&quot;date-parts&quot;:[[2020]]},&quot;abstract&quot;:&quot;New materials can bring about tremendous progress in technology and applications. However, the commonly used trial-and-error method cannot meet the current need for new materials. Now, a newly proposed idea of using machine learning to explore new materials is becoming popular. In this paper, we review this research paradigm of applying machine learning in material discovery, including data preprocessing, feature engineering, machine learning algorithms and cross-validation procedures. Furthermore, we propose to assist traditional DFT calculations with machine learning for material discovery. Many experiments and literature reports have shown the great effects and prospects of this idea. It is currently showing its potential and advantages in property prediction, material discovery, inverse design, corrosion detection and many other aspects of life.&quot;,&quot;container-title-short&quot;:&quot;&quot;},&quot;isTemporary&quot;:false}]},{&quot;citationID&quot;:&quot;MENDELEY_CITATION_74b99951-ca60-43de-93fd-561f89f56684&quot;,&quot;properties&quot;:{&quot;noteIndex&quot;:0},&quot;isEdited&quot;:false,&quot;manualOverride&quot;:{&quot;isManuallyOverridden&quot;:false,&quot;citeprocText&quot;:&quot;[94]&quot;,&quot;manualOverrideText&quot;:&quot;&quot;},&quot;citationTag&quot;:&quot;MENDELEY_CITATION_v3_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&quot;,&quot;citationItems&quot;:[{&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f8cf7c74-a4f0-4e58-975e-8b3b9fb52289&quot;,&quot;properties&quot;:{&quot;noteIndex&quot;:0},&quot;isEdited&quot;:false,&quot;manualOverride&quot;:{&quot;isManuallyOverridden&quot;:false,&quot;citeprocText&quot;:&quot;[55]&quot;,&quot;manualOverrideText&quot;:&quot;&quot;},&quot;citationTag&quot;:&quot;MENDELEY_CITATION_v3_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&quot;,&quot;citationItems&quot;:[{&quot;id&quot;:&quot;1a1dcc47-bbf0-379a-bd23-40101d9e5e1a&quot;,&quot;itemData&quot;:{&quot;type&quot;:&quot;article-journal&quot;,&quot;id&quot;:&quot;1a1dcc47-bbf0-379a-bd23-40101d9e5e1a&quot;,&quot;title&quot;:&quot;Machine-Learning-Assisted High-Throughput computational screening of Metal–Organic framework membranes for hydrogen separation&quot;,&quot;groupId&quot;:&quot;6e378410-341d-365f-a1d1-a9bfe92aa34f&quot;,&quot;author&quot;:[{&quot;family&quot;:&quot;Bai&quot;,&quot;given&quot;:&quot;Xiangning&quot;,&quot;parse-names&quot;:false,&quot;dropping-particle&quot;:&quot;&quot;,&quot;non-dropping-particle&quot;:&quot;&quot;},{&quot;family&quot;:&quot;Shi&quot;,&quot;given&quot;:&quot;Zenan&quot;,&quot;parse-names&quot;:false,&quot;dropping-particle&quot;:&quot;&quot;,&quot;non-dropping-particle&quot;:&quot;&quot;},{&quot;family&quot;:&quot;Xia&quot;,&quot;given&quot;:&quot;Huan&quot;,&quot;parse-names&quot;:false,&quot;dropping-particle&quot;:&quot;&quot;,&quot;non-dropping-particle&quot;:&quot;&quot;},{&quot;family&quot;:&quot;Li&quot;,&quot;given&quot;:&quot;Shuhua&quot;,&quot;parse-names&quot;:false,&quot;dropping-particle&quot;:&quot;&quot;,&quot;non-dropping-particle&quot;:&quot;&quot;},{&quot;family&quot;:&quot;Liu&quot;,&quot;given&quot;:&quot;Zili&quot;,&quot;parse-names&quot;:false,&quot;dropping-particle&quot;:&quot;&quot;,&quot;non-dropping-particle&quot;:&quot;&quot;},{&quot;family&quot;:&quot;Liang&quot;,&quot;given&quot;:&quot;Hong&quot;,&quot;parse-names&quot;:false,&quot;dropping-particle&quot;:&quot;&quot;,&quot;non-dropping-particle&quot;:&quot;&quot;},{&quot;family&quot;:&quot;Liu&quot;,&quot;given&quot;:&quot;Zhiting&quot;,&quot;parse-names&quot;:false,&quot;dropping-particle&quot;:&quot;&quot;,&quot;non-dropping-particle&quot;:&quot;&quot;},{&quot;family&quot;:&quot;Wang&quot;,&quot;given&quot;:&quot;Bangfen&quot;,&quot;parse-names&quot;:false,&quot;dropping-particle&quot;:&quot;&quot;,&quot;non-dropping-particle&quot;:&quot;&quot;},{&quot;family&quot;:&quot;Qiao&quot;,&quot;given&quot;:&quot;Zhiwei&quot;,&quot;parse-names&quot;:false,&quot;dropping-particle&quot;:&quot;&quot;,&quot;non-dropping-particle&quot;:&quot;&quot;}],&quot;container-title&quot;:&quot;Chemical Engineering Journal&quot;,&quot;accessed&quot;:{&quot;date-parts&quot;:[[2025,12,22]]},&quot;DOI&quot;:&quot;10.1016/J.CEJ.2022.136783&quot;,&quot;ISSN&quot;:&quot;1385-8947&quot;,&quot;URL&quot;:&quot;https://www.sciencedirect.com/science/article/pii/S1385894722022781&quot;,&quot;issued&quot;:{&quot;date-parts&quot;:[[2022,10,15]]},&quot;page&quot;:&quot;136783&quot;,&quot;abstract&quot;:&quot;The high-throughput computational screening (HTCS) and machine learning (ML) were applied to evaluate the H2 separation performances of computation-ready, experimental metal–organic framework membranes (CoRE-MOFMs). For the separation of H2/X (X = CH4, N2, H2S, O2, CO2, and He), based on the results of the structure-performance relationships by univariate analysis found that the performance of the top-performing candidates far exceeded Robeson's upper bound. To evaluate the H2 permeability (PH2) and permselectivity, a new trade-off variable, the trade-off multiple selectivity and permeability (TMSP), was defined as the comprehensive performance of the CoRE-MOFMs. The TMSP could effectively evaluate the separation performance of CoRE-MOFMs for a variety of H2/X pairs at inifinite dilution. Eight ML methods based on supervised learning algorithms were employed to predict PH2 and TMSP, and the Gaussian process regression and random forest methods exhibited the first and second highest predictive abilities, respectively. Calculating the feature importance of each CoRE-MOFM to investigate the relationship between the number of features and the accuracy of the ML model. And a decision tree model was established following the principle of the minimum Gini coefficient, which would be accurately classified the CoRE-MOFMs based on the membrane structural descriptors; the optimal structural descriptors of MOF and the physical properties of the gas to be separated are used to establish a multivariate regression model which can predict the value of the optimal structural descriptors of MOFMs by knowing the physical properties of component X in the other H2/X separation. The quantitative structure-performance relationships on the microscopic scale could provide a theoretical basis for the screening of top-performing CoRE-MOFMs. The HTCS and ML methods could efficiently accelerate the design and the development of top-performing CoRE-MOFMs for H2 separation.&quot;,&quot;publisher&quot;:&quot;Elsevier&quot;,&quot;volume&quot;:&quot;446&quot;,&quot;container-title-short&quot;:&quot;&quot;},&quot;isTemporary&quot;:false}]},{&quot;citationID&quot;:&quot;MENDELEY_CITATION_38ea024c-ade4-46b9-92e5-9f05a84c573b&quot;,&quot;properties&quot;:{&quot;noteIndex&quot;:0},&quot;isEdited&quot;:false,&quot;manualOverride&quot;:{&quot;isManuallyOverridden&quot;:false,&quot;citeprocText&quot;:&quot;[11]&quot;,&quot;manualOverrideText&quot;:&quot;&quot;},&quot;citationTag&quot;:&quot;MENDELEY_CITATION_v3_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&quot;,&quot;citationItems&quot;:[{&quot;id&quot;:&quot;1ceff938-572b-3716-8471-932ffb6b281a&quot;,&quot;itemData&quot;:{&quot;type&quot;:&quot;thesis&quot;,&quot;id&quot;:&quot;1ceff938-572b-3716-8471-932ffb6b281a&quot;,&quot;title&quot;:&quot;Fabrication and machine learning of nanocomposite organic solvent nanofiltration membranes&quot;,&quot;groupId&quot;:&quot;6e378410-341d-365f-a1d1-a9bfe92aa34f&quot;,&quot;author&quot;:[{&quot;family&quot;:&quot;Wang&quot;,&quot;given&quot;:&quot;Chen&quot;,&quot;parse-names&quot;:false,&quot;dropping-particle&quot;:&quot;&quot;,&quot;non-dropping-particle&quot;:&quot;&quot;}],&quot;accessed&quot;:{&quot;date-parts&quot;:[[2026,1,9]]},&quot;issued&quot;:{&quot;date-parts&quot;:[[2023]]},&quot;publisher-place&quot;:&quot;Sydney&quot;,&quot;publisher&quot;:&quot;University of Technology Sydney&quot;,&quot;container-title-short&quot;:&quot;&quot;},&quot;isTemporary&quot;:false}]},{&quot;citationID&quot;:&quot;MENDELEY_CITATION_ddcf6d3d-c4a1-43af-80db-d548545b0914&quot;,&quot;properties&quot;:{&quot;noteIndex&quot;:0},&quot;isEdited&quot;:false,&quot;manualOverride&quot;:{&quot;isManuallyOverridden&quot;:false,&quot;citeprocText&quot;:&quot;[94,98]&quot;,&quot;manualOverrideText&quot;:&quot;&quot;},&quot;citationTag&quot;:&quot;MENDELEY_CITATION_v3_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&quot;,&quot;citationItems&quot;:[{&quot;id&quot;:&quot;4e183a62-dcf4-35b4-b309-4e2a0864ea15&quot;,&quot;itemData&quot;:{&quot;type&quot;:&quot;article-journal&quot;,&quot;id&quot;:&quot;4e183a62-dcf4-35b4-b309-4e2a0864ea15&quot;,&quot;title&quot;:&quot;Machine learning-assisted development of gas separation membranes: A review&quot;,&quot;groupId&quot;:&quot;6e378410-341d-365f-a1d1-a9bfe92aa34f&quot;,&quot;author&quot;:[{&quot;family&quot;:&quot;Li&quot;,&quot;given&quot;:&quot;An&quot;,&quot;parse-names&quot;:false,&quot;dropping-particle&quot;:&quot;&quot;,&quot;non-dropping-particle&quot;:&quot;&quot;},{&quot;family&quot;:&quot;Chu&quot;,&quot;given&quot;:&quot;Jianchun&quot;,&quot;parse-names&quot;:false,&quot;dropping-particle&quot;:&quot;&quot;,&quot;non-dropping-particle&quot;:&quot;&quot;},{&quot;family&quot;:&quot;Huang&quot;,&quot;given&quot;:&quot;Shaoxuan&quot;,&quot;parse-names&quot;:false,&quot;dropping-particle&quot;:&quot;&quot;,&quot;non-dropping-particle&quot;:&quot;&quot;},{&quot;family&quot;:&quot;Liu&quot;,&quot;given&quot;:&quot;Yongqi&quot;,&quot;parse-names&quot;:false,&quot;dropping-particle&quot;:&quot;&quot;,&quot;non-dropping-particle&quot;:&quot;&quot;},{&quot;family&quot;:&quot;He&quot;,&quot;given&quot;:&quot;Maogang&quot;,&quot;parse-names&quot;:false,&quot;dropping-particle&quot;:&quot;&quot;,&quot;non-dropping-particle&quot;:&quot;&quot;},{&quot;family&quot;:&quot;Liu&quot;,&quot;given&quot;:&quot;Xiangyang&quot;,&quot;parse-names&quot;:false,&quot;dropping-particle&quot;:&quot;&quot;,&quot;non-dropping-particle&quot;:&quot;&quot;}],&quot;container-title&quot;:&quot;Carbon Capture Science &amp; Technology&quot;,&quot;accessed&quot;:{&quot;date-parts&quot;:[[2025,12,22]]},&quot;DOI&quot;:&quot;10.1016/J.CCST.2025.100374&quot;,&quot;ISSN&quot;:&quot;2772-6568&quot;,&quot;URL&quot;:&quot;https://www.sciencedirect.com/science/article/pii/S2772656825000144&quot;,&quot;issued&quot;:{&quot;date-parts&quot;:[[2025,3,1]]},&quot;page&quot;:&quot;100374&quot;,&quot;abstract&quot;:&quot;Gas separation membranes have been a hot topic of research in recent decades due to their low costs, high energy efficiency and wide range of applications. Machine learning provide a fast way to design gas separation membranes with required performance. This review systematically describes the process of machine learning-assisted gas separation membrane development. In addition, the experimental data on CO2/CH4, CO2/N2 and O2/N2 separation performance were summarized to provide basis for future work on machine learning-assisted design of gas separation membrane for carbon dioxide capture, and natural gas purification as well as oxygen or nitrogen enrichment. Moreover, we discuss the classical materials that make up gas separation membranes, including MOFs, polymers and COFs, and analyze the strengths and weaknesses of the different materials. Finally, we discuss the challenges in the development of machine learning method for next-generation gas separation membranes.&quot;,&quot;publisher&quot;:&quot;Elsevier&quot;,&quot;volume&quot;:&quot;14&quot;,&quot;container-title-short&quot;:&quot;&quot;},&quot;isTemporary&quot;:false},{&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a6b34fd8-b63c-4a62-b63a-899c92cb4f1f&quot;,&quot;properties&quot;:{&quot;noteIndex&quot;:0},&quot;isEdited&quot;:false,&quot;manualOverride&quot;:{&quot;isManuallyOverridden&quot;:false,&quot;citeprocText&quot;:&quot;[54,63,93]&quot;,&quot;manualOverrideText&quot;:&quot;&quot;},&quot;citationTag&quot;:&quot;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&quot;,&quot;citationItems&quot;:[{&quot;id&quot;:&quot;3769bd84-644f-31de-9bed-08bf855f9d4e&quot;,&quot;itemData&quot;:{&quot;type&quot;:&quot;article-journal&quot;,&quot;id&quot;:&quot;3769bd84-644f-31de-9bed-08bf855f9d4e&quot;,&quot;title&quot;:&quot;Machine learning for membrane design and discovery&quot;,&quot;groupId&quot;:&quot;6e378410-341d-365f-a1d1-a9bfe92aa34f&quot;,&quot;author&quot;:[{&quot;family&quot;:&quot;Yin&quot;,&quot;given&quot;:&quot;Haoyu&quot;,&quot;parse-names&quot;:false,&quot;dropping-particle&quot;:&quot;&quot;,&quot;non-dropping-particle&quot;:&quot;&quot;},{&quot;family&quot;:&quot;Xu&quot;,&quot;given&quot;:&quot;Muzi&quot;,&quot;parse-names&quot;:false,&quot;dropping-particle&quot;:&quot;&quot;,&quot;non-dropping-particle&quot;:&quot;&quot;},{&quot;family&quot;:&quot;Luo&quot;,&quot;given&quot;:&quot;Zhiyao&quot;,&quot;parse-names&quot;:false,&quot;dropping-particle&quot;:&quot;&quot;,&quot;non-dropping-particle&quot;:&quot;&quot;},{&quot;family&quot;:&quot;Bi&quot;,&quot;given&quot;:&quot;Xiaotian&quot;,&quot;parse-names&quot;:false,&quot;dropping-particle&quot;:&quot;&quot;,&quot;non-dropping-particle&quot;:&quot;&quot;},{&quot;family&quot;:&quot;Li&quot;,&quot;given&quot;:&quot;Jiali&quot;,&quot;parse-names&quot;:false,&quot;dropping-particle&quot;:&quot;&quot;,&quot;non-dropping-particle&quot;:&quot;&quot;},{&quot;family&quot;:&quot;Zhang&quot;,&quot;given&quot;:&quot;Sui&quot;,&quot;parse-names&quot;:false,&quot;dropping-particle&quot;:&quot;&quot;,&quot;non-dropping-particle&quot;:&quot;&quot;},{&quot;family&quot;:&quot;Wang&quot;,&quot;given&quot;:&quot;Xiaonan&quot;,&quot;parse-names&quot;:false,&quot;dropping-particle&quot;:&quot;&quot;,&quot;non-dropping-particle&quot;:&quot;&quot;}],&quot;container-title&quot;:&quot;Green Energy &amp; Environment&quot;,&quot;accessed&quot;:{&quot;date-parts&quot;:[[2025,12,22]]},&quot;DOI&quot;:&quot;10.1016/J.GEE.2022.12.001&quot;,&quot;ISSN&quot;:&quot;2468-0257&quot;,&quot;URL&quot;:&quot;https://www.sciencedirect.com/science/article/pii/S2468025722001790&quot;,&quot;issued&quot;:{&quot;date-parts&quot;:[[2024,1,1]]},&quot;page&quot;:&quot;54-70&quot;,&quot;abstract&quot;:&quot;Membrane technologies are becoming increasingly versatile and helpful today for sustainable development. Machine Learning (ML), an essential branch of artificial intelligence (AI), has substantially impacted the research and development norm of new materials for energy and environment. This review provides an overview and perspectives on ML methodologies and their applications in membrane design and discovery. A brief overview of membrane technologies is first provided with the current bottlenecks and potential solutions. Through an applications-based perspective of AI-aided membrane design and discovery, we further show how ML strategies are applied to the membrane discovery cycle (including membrane material design, membrane application, membrane process design, and knowledge extraction), in various membrane systems, ranging from gas, liquid, and fuel cell separation membranes. Furthermore, the best practices of integrating ML methods and specific application targets in membrane design and discovery are presented with an ideal paradigm proposed. The challenges to be addressed and prospects of AI applications in membrane discovery are also highlighted in the end.&quot;,&quot;publisher&quot;:&quot;Elsevier&quot;,&quot;issue&quot;:&quot;1&quot;,&quot;volume&quot;:&quot;9&quot;,&quot;container-title-short&quot;:&quot;&quot;},&quot;isTemporary&quot;:false},{&quot;id&quot;:&quot;9a1be586-fd98-3cdd-9e35-01c2abc2c117&quot;,&quot;itemData&quot;:{&quot;type&quot;:&quot;article-journal&quot;,&quot;id&quot;:&quot;9a1be586-fd98-3cdd-9e35-01c2abc2c117&quot;,&quot;title&quot;:&quot;Polymeric membrane concentration of lithium-magnesium solution for sustainable resource recovery with machine learning&quot;,&quot;groupId&quot;:&quot;6e378410-341d-365f-a1d1-a9bfe92aa34f&quot;,&quot;author&quot;:[{&quot;family&quot;:&quot;Ji&quot;,&quot;given&quot;:&quot;Zhanlin&quot;,&quot;parse-names&quot;:false,&quot;dropping-particle&quot;:&quot;&quot;,&quot;non-dropping-particle&quot;:&quot;&quot;},{&quot;family&quot;:&quot;Guan&quot;,&quot;given&quot;:&quot;Hao&quot;,&quot;parse-names&quot;:false,&quot;dropping-particle&quot;:&quot;&quot;,&quot;non-dropping-particle&quot;:&quot;&quot;},{&quot;family&quot;:&quot;Wang&quot;,&quot;given&quot;:&quot;Meng&quot;,&quot;parse-names&quot;:false,&quot;dropping-particle&quot;:&quot;&quot;,&quot;non-dropping-particle&quot;:&quot;&quot;},{&quot;family&quot;:&quot;Li&quot;,&quot;given&quot;:&quot;Zeyu&quot;,&quot;parse-names&quot;:false,&quot;dropping-particle&quot;:&quot;&quot;,&quot;non-dropping-particle&quot;:&quot;&quot;},{&quot;family&quot;:&quot;Dong&quot;,&quot;given&quot;:&quot;Yingchao&quot;,&quot;parse-names&quot;:false,&quot;dropping-particle&quot;:&quot;&quot;,&quot;non-dropping-particle&quot;:&quot;&quot;}],&quot;container-title&quot;:&quot;Water Research&quot;,&quot;accessed&quot;:{&quot;date-parts&quot;:[[2025,12,22]]},&quot;DOI&quot;:&quot;10.1016/J.WATRES.2025.124438&quot;,&quot;ISSN&quot;:&quot;0043-1354&quot;,&quot;PMID&quot;:&quot;40848362&quot;,&quot;URL&quot;:&quot;https://www.sciencedirect.com/science/article/pii/S0043135425013430&quot;,&quot;issued&quot;:{&quot;date-parts&quot;:[[2025,12,1]]},&quot;page&quot;:&quot;124438&quot;,&quot;abstract&quot;:&quot;It is crucial to efficiently recover high value sources from seawater and salt-lake brines for global sustainable development goals. However, conventional membrane-based recovery methods face some significant challenges such as insufficient membrane performance and unclear mechanism. To address this issue, we propose a machine learning-driven framework with various models to systematically optimize nanofiltration membrane performance and then elucidate the underlying mechanism at the structure-process-performance nexus. To understand how the membrane and process variables affect the performance, we integrate shapley additive explanations (SHAP) and partial dependence analysis. Interestingly, we find that steric hindrance effect plays a dominant role in separation performance, which is dependent by transmembrane pressure, molecular weight cut-off, and membrane surface roughness. Specifically, high performance such as water permeance and rejection can be achieved under the transmembrane pressures of 5–10 bar and surface roughness of 3.4–3.5 nm. Through particle swarm optimization, a high water permeance of 15.12 L·m⁻²·h⁻¹ could be achieved while retaining high Li+ and Mg2+ rejection. This work could hopefully advance membrane-based resource recovery by establishing a machine learning-driven paradigm for system optimization and mechanism understanding, thus offering a reliable path for furnishing some theoretical guidance in the field.&quot;,&quot;publisher&quot;:&quot;Pergamon&quot;,&quot;volume&quot;:&quot;287&quot;,&quot;container-title-short&quot;:&quot;Water Res.&quot;},&quot;isTemporary&quot;:false},{&quot;id&quot;:&quot;7bdc58a7-791a-30c3-8627-38b08f0fbe89&quot;,&quot;itemData&quot;:{&quot;type&quot;:&quot;article-journal&quot;,&quot;id&quot;:&quot;7bdc58a7-791a-30c3-8627-38b08f0fbe89&quot;,&quot;title&quot;:&quot;Machine learning-enabled discovery and design of membrane-active peptides&quot;,&quot;groupId&quot;:&quot;6e378410-341d-365f-a1d1-a9bfe92aa34f&quot;,&quot;author&quot;:[{&quot;family&quot;:&quot;Lee&quot;,&quot;given&quot;:&quot;Ernest Y.&quot;,&quot;parse-names&quot;:false,&quot;dropping-particle&quot;:&quot;&quot;,&quot;non-dropping-particle&quot;:&quot;&quot;},{&quot;family&quot;:&quot;Wong&quot;,&quot;given&quot;:&quot;Gerard C.L.&quot;,&quot;parse-names&quot;:false,&quot;dropping-particle&quot;:&quot;&quot;,&quot;non-dropping-particle&quot;:&quot;&quot;},{&quot;family&quot;:&quot;Ferguson&quot;,&quot;given&quot;:&quot;Andrew L.&quot;,&quot;parse-names&quot;:false,&quot;dropping-particle&quot;:&quot;&quot;,&quot;non-dropping-particle&quot;:&quot;&quot;}],&quot;container-title&quot;:&quot;Bioorganic &amp; Medicinal Chemistry&quot;,&quot;accessed&quot;:{&quot;date-parts&quot;:[[2025,12,22]]},&quot;DOI&quot;:&quot;10.1016/J.BMC.2017.07.012&quot;,&quot;ISSN&quot;:&quot;0968-0896&quot;,&quot;PMID&quot;:&quot;28728899&quot;,&quot;URL&quot;:&quot;https://www.sciencedirect.com/science/article/pii/S0968089617308672&quot;,&quot;issued&quot;:{&quot;date-parts&quot;:[[2018,6,1]]},&quot;page&quot;:&quot;2708-2718&quot;,&quot;abstract&quot;:&quot;Antimicrobial peptides are a class of membrane-active peptides that form a critical component of innate host immunity and possess a diversity of sequence and structure. Machine learning approaches have been profitably employed to efficiently screen sequence space and guide experiment towards promising candidates with high putative activity. In this mini-review, we provide an introduction to antimicrobial peptides and summarize recent advances in machine learning-enabled antimicrobial peptide discovery and design with a focus on a recent work Lee et al. Proc. Natl. Acad. Sci. USA 2016;113(48):13588–13593. This study reports the development of a support vector machine classifier to aid in the design of membrane active peptides. We use this model to discover membrane activity as a multiplexed function in diverse peptide families and provide interpretable understanding of the physicochemical properties and mechanisms governing membrane activity. Experimental validation of the classifier reveals it to have learned membrane activity as a unifying signature of antimicrobial peptides with diverse modes of action. Some of the discriminating rules by which it performs classification are in line with existing “human learned” understanding, but it also unveils new previously unknown determinants and multidimensional couplings governing membrane activity. Integrating machine learning with targeted experimentation can guide both antimicrobial peptide discovery and design and new understanding of the properties and mechanisms underpinning their modes of action.&quot;,&quot;publisher&quot;:&quot;Pergamon&quot;,&quot;issue&quot;:&quot;10&quot;,&quot;volume&quot;:&quot;26&quot;,&quot;container-title-short&quot;:&quot;Bioorg. Med. Chem.&quot;},&quot;isTemporary&quot;:false}]},{&quot;citationID&quot;:&quot;MENDELEY_CITATION_b18fb019-b94e-40f4-a0d1-4126ad36e407&quot;,&quot;properties&quot;:{&quot;noteIndex&quot;:0},&quot;isEdited&quot;:false,&quot;manualOverride&quot;:{&quot;isManuallyOverridden&quot;:false,&quot;citeprocText&quot;:&quot;[5,94,99]&quot;,&quot;manualOverrideText&quot;:&quot;&quot;},&quot;citationTag&quot;:&quot;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&quot;,&quot;citationItems&quot;:[{&quot;id&quot;:&quot;48d1e96b-e152-395b-a1d8-c5e60b5f042c&quot;,&quot;itemData&quot;:{&quot;type&quot;:&quot;article-journal&quot;,&quot;id&quot;:&quot;48d1e96b-e152-395b-a1d8-c5e60b5f042c&quot;,&quot;title&quot;:&quot;Predictive machine learning optimization of anion exchange membrane water electrolysis systems&quot;,&quot;groupId&quot;:&quot;6e378410-341d-365f-a1d1-a9bfe92aa34f&quot;,&quot;author&quot;:[{&quot;family&quot;:&quot;Kabir&quot;,&quot;given&quot;:&quot;Mohammad Mahbub&quot;,&quot;parse-names&quot;:false,&quot;dropping-particle&quot;:&quot;&quot;,&quot;non-dropping-particle&quot;:&quot;&quot;},{&quot;family&quot;:&quot;Sabur&quot;,&quot;given&quot;:&quot;Golam Md&quot;,&quot;parse-names&quot;:false,&quot;dropping-particle&quot;:&quot;&quot;,&quot;non-dropping-particle&quot;:&quot;&quot;},{&quot;family&quot;:&quot;Akter&quot;,&quot;given&quot;:&quot;Mst Mahmoda&quot;,&quot;parse-names&quot;:false,&quot;dropping-particle&quot;:&quot;&quot;,&quot;non-dropping-particle&quot;:&quot;&quot;},{&quot;family&quot;:&quot;Nam&quot;,&quot;given&quot;:&quot;Sang Yong&quot;,&quot;parse-names&quot;:false,&quot;dropping-particle&quot;:&quot;&quot;,&quot;non-dropping-particle&quot;:&quot;&quot;},{&quot;family&quot;:&quot;Im&quot;,&quot;given&quot;:&quot;Kwang Seop&quot;,&quot;parse-names&quot;:false,&quot;dropping-particle&quot;:&quot;&quot;,&quot;non-dropping-particle&quot;:&quot;&quot;},{&quot;family&quot;:&quot;Tijing&quot;,&quot;given&quot;:&quot;Leonard&quot;,&quot;parse-names&quot;:false,&quot;dropping-particle&quot;:&quot;&quot;,&quot;non-dropping-particle&quot;:&quot;&quot;},{&quot;family&quot;:&quot;Shon&quot;,&quot;given&quot;:&quot;Ho Kyong&quot;,&quot;parse-names&quot;:false,&quot;dropping-particle&quot;:&quot;&quot;,&quot;non-dropping-particle&quot;:&quot;&quot;}],&quot;container-title&quot;:&quot;Desalination&quot;,&quot;container-title-short&quot;:&quot;Desalination&quot;,&quot;accessed&quot;:{&quot;date-parts&quot;:[[2026,3,24]]},&quot;DOI&quot;:&quot;10.1016/j.desal.2023.117041&quot;,&quot;ISSN&quot;:&quot;00119164&quot;,&quot;URL&quot;:&quot;https://doi.org/10.1016/J.DESAL.2023.117041&quot;,&quot;issued&quot;:{&quot;date-parts&quot;:[[2025,11,1]]},&quot;page&quot;:&quot;119198&quot;,&quot;abstract&quot;:&quot;The water industries (WIN) are now approaching towards sustainability of resource use, recovery process, and water and energy management based on the circular economy (CRE) framework. Thus, the integration of electrodialysis (ED) technology in the WIN with a CRE paradigm should be recommended for ensuring the sustainability of ED desalination, resource, and energy recovery (EDDRER). According to the literature review, and to the best of our knowledge, there is no systematic study devoted to the sustainable EDDRER; hence a comprehensive and critical knowledge generation of EDDRER is essential for further technological advancements of ED. Consequently, this review paper investigated the plausible incorporation of ED in the WIN for a CRE of EDDRER. The recent progress of EDDRER has been described comprehensively and critically. Moreover, an all-inclusive techno-economics and environmental sustainability analysis of EDDRER from WIN for a CRE has been carried out. This paper marks the first instance in which energy recovery techniques employing ED have been reported and critically discussed. In addition, the latest case studies of EDDRER in the WIN have been discussed critically, and the significant scaling-up issues of EDDRER have been assessed based on the state-of-the-art recent scientific findings. Furthermore, the potential mitigation measures for the scaling-up issues have also been addressed. This study is the first comprehensive assessment of EDDRER from WIN for a closed-loop economy. The novel insights of this study could be essential for the development of a sustainable CRE-based EDDRER process for WIN to attain sustainable development goals (SDGs).&quot;,&quot;publisher&quot;:&quot;Elsevier&quot;,&quot;volume&quot;:&quot;614&quot;},&quot;isTemporary&quot;:false},{&quot;id&quot;:&quot;3e97b96c-1c50-3c90-ae71-8a91b527faf7&quot;,&quot;itemData&quot;:{&quot;type&quot;:&quot;article-journal&quot;,&quot;id&quot;:&quot;3e97b96c-1c50-3c90-ae71-8a91b527faf7&quot;,&quot;title&quot;:&quot;Machine learning toward improving the performance of membrane-based wastewater treatment: A review&quot;,&quot;groupId&quot;:&quot;6e378410-341d-365f-a1d1-a9bfe92aa34f&quot;,&quot;author&quot;:[{&quot;family&quot;:&quot;Dansawad&quot;,&quot;given&quot;:&quot;Panchan&quot;,&quot;parse-names&quot;:false,&quot;dropping-particle&quot;:&quot;&quot;,&quot;non-dropping-particle&quot;:&quot;&quot;},{&quot;family&quot;:&quot;Li&quot;,&quot;given&quot;:&quot;Yanxiang&quot;,&quot;parse-names&quot;:false,&quot;dropping-particle&quot;:&quot;&quot;,&quot;non-dropping-particle&quot;:&quot;&quot;},{&quot;family&quot;:&quot;Li&quot;,&quot;given&quot;:&quot;Yize&quot;,&quot;parse-names&quot;:false,&quot;dropping-particle&quot;:&quot;&quot;,&quot;non-dropping-particle&quot;:&quot;&quot;},{&quot;family&quot;:&quot;Zhang&quot;,&quot;given&quot;:&quot;Jingjie&quot;,&quot;parse-names&quot;:false,&quot;dropping-particle&quot;:&quot;&quot;,&quot;non-dropping-particle&quot;:&quot;&quot;},{&quot;family&quot;:&quot;You&quot;,&quot;given&quot;:&quot;Siming&quot;,&quot;parse-names&quot;:false,&quot;dropping-particle&quot;:&quot;&quot;,&quot;non-dropping-particle&quot;:&quot;&quot;},{&quot;family&quot;:&quot;Li&quot;,&quot;given&quot;:&quot;Wangliang&quot;,&quot;parse-names&quot;:false,&quot;dropping-particle&quot;:&quot;&quot;,&quot;non-dropping-particle&quot;:&quot;&quot;},{&quot;family&quot;:&quot;Yi&quot;,&quot;given&quot;:&quot;Shouliang&quot;,&quot;parse-names&quot;:false,&quot;dropping-particle&quot;:&quot;&quot;,&quot;non-dropping-particle&quot;:&quot;&quot;}],&quot;container-title&quot;:&quot;Advanced Membranes&quot;,&quot;accessed&quot;:{&quot;date-parts&quot;:[[2025,12,22]]},&quot;DOI&quot;:&quot;10.1016/J.ADVMEM.2023.100072&quot;,&quot;ISSN&quot;:&quot;2772-8234&quot;,&quot;URL&quot;:&quot;https://www.sciencedirect.com/science/article/pii/S2772823423000131&quot;,&quot;issued&quot;:{&quot;date-parts&quot;:[[2023,1,1]]},&quot;page&quot;:&quot;100072&quot;,&quot;abstract&quot;:&quot;Machine learning (ML) is a data-driven approach that can be applied to design, analyze, predict, and optimize a process based on existing data. Recently, ML has found its application in improving membrane separation performance for wastewater treatment. Models have been developed to predict the performance of membranes to separate contaminants from wastewater, design optimum conditions for membrane fabrication for greater membrane separation performance and predict backwashing membranes and membrane fouling. This review summarizes the progress of ML-based membrane separation modeling and explores the direction of the future development of ML in membrane separation-based wastewater treatment. The strengths and drawbacks of the ML algorithms extensively used in membrane separation-based wastewater treatment are summarized. Artificial neural network (ANN) was the most used algorithm for modeling membrane separation-based wastewater treatment. Future research is recommended to focus on the development of integrated ML algorithms and on combining ML algorithms with other modeling approaches (e.g., process-based models and statistical models). This will serve to achieve higher accuracy and better performance of the ML application.&quot;,&quot;publisher&quot;:&quot;Elsevier&quot;,&quot;volume&quot;:&quot;3&quot;,&quot;container-title-short&quot;:&quot;&quot;},&quot;isTemporary&quot;:false},{&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69f9e26b-bc55-408b-89a2-677e5762d44f&quot;,&quot;properties&quot;:{&quot;noteIndex&quot;:0},&quot;isEdited&quot;:false,&quot;manualOverride&quot;:{&quot;isManuallyOverridden&quot;:false,&quot;citeprocText&quot;:&quot;[45,100]&quot;,&quot;manualOverrideText&quot;:&quot;&quot;},&quot;citationTag&quot;:&quot;MENDELEY_CITATION_v3_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XX0=&quot;,&quot;citationItems&quot;:[{&quot;id&quot;:&quot;b8b0ded5-f77f-3a0f-aa59-247025e58382&quot;,&quot;itemData&quot;:{&quot;type&quot;:&quot;article-journal&quot;,&quot;id&quot;:&quot;b8b0ded5-f77f-3a0f-aa59-247025e58382&quot;,&quot;title&quot;:&quot;Black-box vs. White-Box: Understanding their advantages and weaknesses from a practical point of view&quot;,&quot;groupId&quot;:&quot;6e378410-341d-365f-a1d1-a9bfe92aa34f&quot;,&quot;author&quot;:[{&quot;family&quot;:&quot;Loyola-Gonzalez&quot;,&quot;given&quot;:&quot;Octavio&quot;,&quot;parse-names&quot;:false,&quot;dropping-particle&quot;:&quot;&quot;,&quot;non-dropping-particle&quot;:&quot;&quot;}],&quot;container-title&quot;:&quot;IEEE Access&quot;,&quot;accessed&quot;:{&quot;date-parts&quot;:[[2025,12,16]]},&quot;DOI&quot;:&quot;10.1109/ACCESS.2019.2949286&quot;,&quot;ISSN&quot;:&quot;21693536&quot;,&quot;URL&quot;:&quot;https://ieeexplore.ieee.org/abstract/document/8882211&quot;,&quot;issued&quot;:{&quot;date-parts&quot;:[[2019]]},&quot;page&quot;:&quot;154096-154113&quot;,&quot;abstract&quot;:&quot;Nowadays, in the international scientific community of machine learning, there exists an enormous discussion about the use of black-box models or explainable models; especially in practical problems. On the one hand, a part of the community defends that black-box models are more accurate than explainable models in some contexts, like image preprocessing. On the other hand, there exist another part of the community alleging that explainable models are better than black-box models because they can obtain comparable results and also they can explain these results in a language close to a human expert by using patterns. In this paper, advantages and weaknesses for each approach are shown; taking into account a state-of-the-art review for both approaches, their practical applications, trends, and future challenges. This paper shows that both approaches are suitable for solving practical problems, but experts in machine learning need to understand the input data, the problem to solve, and the best way for showing the output data before applying a machine learning model. Also, we propose some ideas for fusing both, explainable and black-box, approaches to provide better solutions to experts in real-world domains. Additionally, we show one way to measure the effectiveness of the applied machine learning model by using expert opinions jointly with statistical methods. Throughout this paper, we show the impact of using explainable and black-box models on the security and medical applications.&quot;,&quot;publisher&quot;:&quot;Institute of Electrical and Electronics Engineers Inc.&quot;,&quot;volume&quot;:&quot;7&quot;,&quot;container-title-short&quot;:&quot;&quot;},&quot;isTemporary&quot;:false},{&quot;id&quot;:&quot;690f25df-c716-39dd-b4c6-fe8b7fa27508&quot;,&quot;itemData&quot;:{&quot;type&quot;:&quot;article-journal&quot;,&quot;id&quot;:&quot;690f25df-c716-39dd-b4c6-fe8b7fa27508&quot;,&quot;title&quot;:&quot;Machine Learning in the Design and Performance Prediction of Organic Framework Membranes: Methodologies, Applications, and Industrial Prospects&quot;,&quot;groupId&quot;:&quot;6e378410-341d-365f-a1d1-a9bfe92aa34f&quot;,&quot;author&quot;:[{&quot;family&quot;:&quot;Wu&quot;,&quot;given&quot;:&quot;Tong&quot;,&quot;parse-names&quot;:false,&quot;dropping-particle&quot;:&quot;&quot;,&quot;non-dropping-particle&quot;:&quot;&quot;},{&quot;family&quot;:&quot;Zhang&quot;,&quot;given&quot;:&quot;Jiawei&quot;,&quot;parse-names&quot;:false,&quot;dropping-particle&quot;:&quot;&quot;,&quot;non-dropping-particle&quot;:&quot;&quot;},{&quot;family&quot;:&quot;Yan&quot;,&quot;given&quot;:&quot;Qinghao&quot;,&quot;parse-names&quot;:false,&quot;dropping-particle&quot;:&quot;&quot;,&quot;non-dropping-particle&quot;:&quot;&quot;},{&quot;family&quot;:&quot;Wang&quot;,&quot;given&quot;:&quot;Jingxiang&quot;,&quot;parse-names&quot;:false,&quot;dropping-particle&quot;:&quot;&quot;,&quot;non-dropping-particle&quot;:&quot;&quot;},{&quot;family&quot;:&quot;Yang&quot;,&quot;given&quot;:&quot;Hao&quot;,&quot;parse-names&quot;:false,&quot;dropping-particle&quot;:&quot;&quot;,&quot;non-dropping-particle&quot;:&quot;&quot;}],&quot;container-title&quot;:&quot;Membranes 2025, Vol. 15, Page 178&quot;,&quot;accessed&quot;:{&quot;date-parts&quot;:[[2025,12,22]]},&quot;DOI&quot;:&quot;10.3390/MEMBRANES15060178&quot;,&quot;ISSN&quot;:&quot;2077-0375&quot;,&quot;URL&quot;:&quot;https://www.mdpi.com/2077-0375/15/6/178/htm&quot;,&quot;issued&quot;:{&quot;date-parts&quot;:[[2025,6,11]]},&quot;page&quot;:&quot;178&quot;,&quot;abstract&quot;:&quot;Organic framework membranes (OFMs) have emerged as transformative materials for separation technologies due to their tunable porosity, structural diversity, and stability, yet their design and optimization face challenges in navigating vast chemical spaces and complex performance trade-offs. This review highlights the pivotal role of machine learning (ML) in overcoming these limitations by integrating multi-source data, constructing quantitative structure–property relationships, and enabling the cross-scale optimization of OFMs. Methodologically, ML workflows—spanning data construction, feature engineering, and model optimization—accelerate candidate screening, inverse design, and mechanistic interpretation, as demonstrated in gas separations and nascent liquid-phase applications. Key findings reveal that ML identifies critical structural descriptors and environmental parameters, guiding the development of high-performance membranes that surpass traditional selectivity–permeability limits. Challenges persist in liquid separations due to dynamic operational complexities and data scarcity, while emerging frameworks offer untapped potential. The integration of interpretable ML, in situ characterization, and industrial scalability strategies is essential to transition OFMs from laboratory innovations to sustainable, adaptive separation systems. This review underscores ML’s transformative capacity to bridge computational insights with experimental validation, fostering next-generation membranes for carbon neutrality, water security, and energy-efficient industrial processes.&quot;,&quot;publisher&quot;:&quot;Multidisciplinary Digital Publishing Institute&quot;,&quot;issue&quot;:&quot;6&quot;,&quot;volume&quot;:&quot;15&quot;,&quot;container-title-short&quot;:&quot;&quot;},&quot;isTemporary&quot;:false}]},{&quot;citationID&quot;:&quot;MENDELEY_CITATION_19f4a652-b082-4afc-84b3-dd939b1158fb&quot;,&quot;properties&quot;:{&quot;noteIndex&quot;:0},&quot;isEdited&quot;:false,&quot;manualOverride&quot;:{&quot;isManuallyOverridden&quot;:false,&quot;citeprocText&quot;:&quot;[101,102]&quot;,&quot;manualOverrideText&quot;:&quot;&quot;},&quot;citationTag&quot;:&quot;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&quot;,&quot;citationItems&quot;:[{&quot;id&quot;:&quot;d17fdecd-cde6-36e3-99b0-bf81d8ede48d&quot;,&quot;itemData&quot;:{&quot;type&quot;:&quot;article-journal&quot;,&quot;id&quot;:&quot;d17fdecd-cde6-36e3-99b0-bf81d8ede48d&quot;,&quot;title&quot;:&quot;Machine learning-guided underlying decisive factors of high-performance membrane distillation system: Membrane properties, operation conditions and solution composition&quot;,&quot;groupId&quot;:&quot;6e378410-341d-365f-a1d1-a9bfe92aa34f&quot;,&quot;author&quot;:[{&quot;family&quot;:&quot;Ma&quot;,&quot;given&quot;:&quot;Jun&quot;,&quot;parse-names&quot;:false,&quot;dropping-particle&quot;:&quot;&quot;,&quot;non-dropping-particle&quot;:&quot;&quot;},{&quot;family&quot;:&quot;Xu&quot;,&quot;given&quot;:&quot;Hang&quot;,&quot;parse-names&quot;:false,&quot;dropping-particle&quot;:&quot;&quot;,&quot;non-dropping-particle&quot;:&quot;&quot;},{&quot;family&quot;:&quot;Wang&quot;,&quot;given&quot;:&quot;Anqi&quot;,&quot;parse-names&quot;:false,&quot;dropping-particle&quot;:&quot;&quot;,&quot;non-dropping-particle&quot;:&quot;&quot;},{&quot;family&quot;:&quot;Wang&quot;,&quot;given&quot;:&quot;Ao&quot;,&quot;parse-names&quot;:false,&quot;dropping-particle&quot;:&quot;&quot;,&quot;non-dropping-particle&quot;:&quot;&quot;},{&quot;family&quot;:&quot;Gao&quot;,&quot;given&quot;:&quot;Li&quot;,&quot;parse-names&quot;:false,&quot;dropping-particle&quot;:&quot;&quot;,&quot;non-dropping-particle&quot;:&quot;&quot;},{&quot;family&quot;:&quot;Ding&quot;,&quot;given&quot;:&quot;Mingmei&quot;,&quot;parse-names&quot;:false,&quot;dropping-particle&quot;:&quot;&quot;,&quot;non-dropping-particle&quot;:&quot;&quot;}],&quot;container-title&quot;:&quot;Separation and Purification Technology&quot;,&quot;accessed&quot;:{&quot;date-parts&quot;:[[2025,12,22]]},&quot;DOI&quot;:&quot;10.1016/J.SEPPUR.2023.124964&quot;,&quot;ISSN&quot;:&quot;1383-5866&quot;,&quot;URL&quot;:&quot;https://www.sciencedirect.com/science/article/pii/S1383586623018725&quot;,&quot;issued&quot;:{&quot;date-parts&quot;:[[2023,12,15]]},&quot;page&quot;:&quot;124964&quot;,&quot;abstract&quot;:&quot;Membrane distillation (MD) is considered as one of the promising membrane technologies with the potential to effectively produce freshwater from high concentration brines. Increasing demand for freshwater necessitates a deep understanding of the high-performance MD systems. Traditional experimental approaches are limited in their ability to comprehensively explore factors from multiple perspectives. Herein, a comprehensive machine learning (ML) workflow comprising of four distinct modules was devised to elucidate the decisive factors of high-performance MD systems. A comprehensive database was constructed consisting of 25 input features with membrane properties, operating conditions, and solution composition, along with the inclusion of three output performance indices, namely flux, wetting, and fouling. Leveraging automated machine learning (AutoML) algorithms, three ML models have been developed for accurately predicting the performance of MD system. We interpreted the ML models and extracted meaningful insights pertaining to the contributions of important factors on performances. The results indicated that ML can capture the important roles of the temperature difference between feed and permeate (ΔT). Furthermore, the water contact angle (WCA) made considerable contributions to membrane wetting, and module size attached more importance to membrane fouling. Based on the predictive models, the particle swarm optimization (PSO) effectively inferred 6 optimal parameters to achieve high-performance for the MD system. Our work represents a paradigm shift in the field of membrane technologies, highlighting the potential of ML-guided methods to elucidate the fundamental mechanisms of high-performance MD systems.&quot;,&quot;publisher&quot;:&quot;Elsevier&quot;,&quot;volume&quot;:&quot;327&quot;,&quot;container-title-short&quot;:&quot;Sep. Purif. Technol.&quot;},&quot;isTemporary&quot;:false},{&quot;id&quot;:&quot;1747a55b-542b-334d-af10-9ea7a2f0b0c5&quot;,&quot;itemData&quot;:{&quot;type&quot;:&quot;article-journal&quot;,&quot;id&quot;:&quot;1747a55b-542b-334d-af10-9ea7a2f0b0c5&quot;,&quot;title&quot;:&quot;Machine learning in gas separation membrane developing: Ready for prime time&quot;,&quot;groupId&quot;:&quot;6e378410-341d-365f-a1d1-a9bfe92aa34f&quot;,&quot;author&quot;:[{&quot;family&quot;:&quot;Wang&quot;,&quot;given&quot;:&quot;Jing&quot;,&quot;parse-names&quot;:false,&quot;dropping-particle&quot;:&quot;&quot;,&quot;non-dropping-particle&quot;:&quot;&quot;},{&quot;family&quot;:&quot;Tian&quot;,&quot;given&quot;:&quot;Kai&quot;,&quot;parse-names&quot;:false,&quot;dropping-particle&quot;:&quot;&quot;,&quot;non-dropping-particle&quot;:&quot;&quot;},{&quot;family&quot;:&quot;Li&quot;,&quot;given&quot;:&quot;Dongyang&quot;,&quot;parse-names&quot;:false,&quot;dropping-particle&quot;:&quot;&quot;,&quot;non-dropping-particle&quot;:&quot;&quot;},{&quot;family&quot;:&quot;Chen&quot;,&quot;given&quot;:&quot;Muning&quot;,&quot;parse-names&quot;:false,&quot;dropping-particle&quot;:&quot;&quot;,&quot;non-dropping-particle&quot;:&quot;&quot;},{&quot;family&quot;:&quot;Feng&quot;,&quot;given&quot;:&quot;Xiaoquan&quot;,&quot;parse-names&quot;:false,&quot;dropping-particle&quot;:&quot;&quot;,&quot;non-dropping-particle&quot;:&quot;&quot;},{&quot;family&quot;:&quot;Zhang&quot;,&quot;given&quot;:&quot;Yatao&quot;,&quot;parse-names&quot;:false,&quot;dropping-particle&quot;:&quot;&quot;,&quot;non-dropping-particle&quot;:&quot;&quot;},{&quot;family&quot;:&quot;Wang&quot;,&quot;given&quot;:&quot;Yong&quot;,&quot;parse-names&quot;:false,&quot;dropping-particle&quot;:&quot;&quot;,&quot;non-dropping-particle&quot;:&quot;&quot;},{&quot;family&quot;:&quot;Bruggen&quot;,&quot;given&quot;:&quot;Bart&quot;,&quot;parse-names&quot;:false,&quot;dropping-particle&quot;:&quot;&quot;,&quot;non-dropping-particle&quot;:&quot;Van der&quot;}],&quot;container-title&quot;:&quot;Separation and Purification Technology&quot;,&quot;accessed&quot;:{&quot;date-parts&quot;:[[2025,12,22]]},&quot;DOI&quot;:&quot;10.1016/J.SEPPUR.2023.123493&quot;,&quot;ISSN&quot;:&quot;1383-5866&quot;,&quot;URL&quot;:&quot;https://www.sciencedirect.com/science/article/pii/S138358662300401X&quot;,&quot;issued&quot;:{&quot;date-parts&quot;:[[2023,5,15]]},&quot;page&quot;:&quot;123493&quot;,&quot;abstract&quot;:&quot;Membrane technology is a promising next-generation gas separation technology and has drawn tremendous research interest during the past decades. Despite the advanced progress in membrane materials, the timelines for developing high-performance membranes still cannot be compatible with the urgent needs. Accurate prediction of membrane performance in advance can efficiently optimize the process of novel membrane development and economize the funds. As so, numerous empirical, semi-empirical, or completely theoretical prediction models were established over the past decades while still facing the challenges of poor universality and limited accuracy. Big-data science-based “machine learning” (ML) has made a great effort in many research communities including chemistry and material science. Using experimental or/and molecular simulation data as the input to train a suitable ML model enable to precisely predict and interpret many membrane properties including gas separation performance. This review aims to elucidate how machine learning, a promising data-centric strategy, accelerate the screening and design of gas separation membranes. First, the concepts and algorithms of ML are briefly introduced. Then, a comprehensive and critical review of the progress in gas separation membrane screen and design assisted by machine learning is made (consisting of polymer membrane, porous polycrystalline membrane, and mixed matrix membrane). Subsequently, the data ecology in gas separation membranes is summarized. Lastly, the current issues, along with the outlooks in improving the development of gas separation membranes through machine learning are proposed.&quot;,&quot;publisher&quot;:&quot;Elsevier&quot;,&quot;volume&quot;:&quot;313&quot;,&quot;container-title-short&quot;:&quot;Sep. Purif. Technol.&quot;},&quot;isTemporary&quot;:false}]},{&quot;citationID&quot;:&quot;MENDELEY_CITATION_167f1693-ee72-4a27-ab56-a7ea84fc0743&quot;,&quot;properties&quot;:{&quot;noteIndex&quot;:0},&quot;isEdited&quot;:false,&quot;manualOverride&quot;:{&quot;isManuallyOverridden&quot;:false,&quot;citeprocText&quot;:&quot;[44,55]&quot;,&quot;manualOverrideText&quot;:&quot;&quot;},&quot;citationTag&quot;:&quot;MENDELEY_CITATION_v3_eyJjaXRhdGlvbklEIjoiTUVOREVMRVlfQ0lUQVRJT05fMTY3ZjE2OTMtZWU3Mi00YTI3LWFiNTYtYTdlYTg0ZmMwNzQzIiwicHJvcGVydGllcyI6eyJub3RlSW5kZXgiOjB9LCJpc0VkaXRlZCI6ZmFsc2UsIm1hbnVhbE92ZXJyaWRlIjp7ImlzTWFudWFsbHlPdmVycmlkZGVuIjpmYWxzZSwiY2l0ZXByb2NUZXh0IjoiWzQ0LDU1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&quot;,&quot;citationItems&quot;:[{&quot;id&quot;:&quot;be501e67-0e68-3a2e-bc5d-2336f155ddaf&quot;,&quot;itemData&quot;:{&quot;type&quot;:&quot;article-journal&quot;,&quot;id&quot;:&quot;be501e67-0e68-3a2e-bc5d-2336f155ddaf&quot;,&quot;title&quot;:&quot;Machine learning for membrane design in energy production, gas separation, and water treatment: a review&quot;,&quot;groupId&quot;:&quot;6e378410-341d-365f-a1d1-a9bfe92aa34f&quot;,&quot;author&quot;:[{&quot;family&quot;:&quot;Osman&quot;,&quot;given&quot;:&quot;Ahmed I.&quot;,&quot;parse-names&quot;:false,&quot;dropping-particle&quot;:&quot;&quot;,&quot;non-dropping-particle&quot;:&quot;&quot;},{&quot;family&quot;:&quot;Nasr&quot;,&quot;given&quot;:&quot;Mahmoud&quot;,&quot;parse-names&quot;:false,&quot;dropping-particle&quot;:&quot;&quot;,&quot;non-dropping-particle&quot;:&quot;&quot;},{&quot;family&quot;:&quot;Farghali&quot;,&quot;given&quot;:&quot;Mohamed&quot;,&quot;parse-names&quot;:false,&quot;dropping-particle&quot;:&quot;&quot;,&quot;non-dropping-particle&quot;:&quot;&quot;},{&quot;family&quot;:&quot;Bakr&quot;,&quot;given&quot;:&quot;Sara S.&quot;,&quot;parse-names&quot;:false,&quot;dropping-particle&quot;:&quot;&quot;,&quot;non-dropping-particle&quot;:&quot;&quot;},{&quot;family&quot;:&quot;Eltaweil&quot;,&quot;given&quot;:&quot;Abdelazeem S.&quot;,&quot;parse-names&quot;:false,&quot;dropping-particle&quot;:&quot;&quot;,&quot;non-dropping-particle&quot;:&quot;&quot;},{&quot;family&quot;:&quot;Rashwan&quot;,&quot;given&quot;:&quot;Ahmed K.&quot;,&quot;parse-names&quot;:false,&quot;dropping-particle&quot;:&quot;&quot;,&quot;non-dropping-particle&quot;:&quot;&quot;},{&quot;family&quot;:&quot;Abd El-Monaem&quot;,&quot;given&quot;:&quot;Eman M.&quot;,&quot;parse-names&quot;:false,&quot;dropping-particle&quot;:&quot;&quot;,&quot;non-dropping-particle&quot;:&quot;&quot;}],&quot;container-title&quot;:&quot;Environmental Chemistry Letters 2024 22:2&quot;,&quot;accessed&quot;:{&quot;date-parts&quot;:[[2025,12,16]]},&quot;DOI&quot;:&quot;10.1007/S10311-023-01695-Y&quot;,&quot;ISBN&quot;:&quot;0123456789&quot;,&quot;ISSN&quot;:&quot;1610-3661&quot;,&quot;URL&quot;:&quot;https://link.springer.com/article/10.1007/s10311-023-01695-y&quot;,&quot;issued&quot;:{&quot;date-parts&quot;:[[2024,2,6]]},&quot;page&quot;:&quot;505-560&quot;,&quot;abstract&quot;:&quot;Membrane filtration is a major process used in the energy, gas separation, and water treatment sectors, yet the efficiency of current membranes is limited. Here, we review the use of machine learning to improve membrane efficiency, with emphasis on reverse osmosis, nanofiltration, pervaporation, removal of pollutants, pathogens and nutrients, gas separation of carbon dioxide, oxygen and hydrogen, fuel cells, biodiesel, and biogas purification. We found that the use of machine&amp;nbsp;learning brings substantial improvements in performance and efficiency, leading to specialized membranes with remarkable potential for various applications. This integration&amp;nbsp;offers versatile solutions crucial for addressing global challenges in sustainable development and advancing environmental goals.&amp;nbsp;Membrane gas separation techniques improve carbon capture and purification of industrial gases, aiding in the reduction of carbon dioxide emissions.&quot;,&quot;publisher&quot;:&quot;Springer&quot;,&quot;issue&quot;:&quot;2&quot;,&quot;volume&quot;:&quot;22&quot;,&quot;container-title-short&quot;:&quot;&quot;},&quot;isTemporary&quot;:false},{&quot;id&quot;:&quot;1a1dcc47-bbf0-379a-bd23-40101d9e5e1a&quot;,&quot;itemData&quot;:{&quot;type&quot;:&quot;article-journal&quot;,&quot;id&quot;:&quot;1a1dcc47-bbf0-379a-bd23-40101d9e5e1a&quot;,&quot;title&quot;:&quot;Machine-Learning-Assisted High-Throughput computational screening of Metal–Organic framework membranes for hydrogen separation&quot;,&quot;groupId&quot;:&quot;6e378410-341d-365f-a1d1-a9bfe92aa34f&quot;,&quot;author&quot;:[{&quot;family&quot;:&quot;Bai&quot;,&quot;given&quot;:&quot;Xiangning&quot;,&quot;parse-names&quot;:false,&quot;dropping-particle&quot;:&quot;&quot;,&quot;non-dropping-particle&quot;:&quot;&quot;},{&quot;family&quot;:&quot;Shi&quot;,&quot;given&quot;:&quot;Zenan&quot;,&quot;parse-names&quot;:false,&quot;dropping-particle&quot;:&quot;&quot;,&quot;non-dropping-particle&quot;:&quot;&quot;},{&quot;family&quot;:&quot;Xia&quot;,&quot;given&quot;:&quot;Huan&quot;,&quot;parse-names&quot;:false,&quot;dropping-particle&quot;:&quot;&quot;,&quot;non-dropping-particle&quot;:&quot;&quot;},{&quot;family&quot;:&quot;Li&quot;,&quot;given&quot;:&quot;Shuhua&quot;,&quot;parse-names&quot;:false,&quot;dropping-particle&quot;:&quot;&quot;,&quot;non-dropping-particle&quot;:&quot;&quot;},{&quot;family&quot;:&quot;Liu&quot;,&quot;given&quot;:&quot;Zili&quot;,&quot;parse-names&quot;:false,&quot;dropping-particle&quot;:&quot;&quot;,&quot;non-dropping-particle&quot;:&quot;&quot;},{&quot;family&quot;:&quot;Liang&quot;,&quot;given&quot;:&quot;Hong&quot;,&quot;parse-names&quot;:false,&quot;dropping-particle&quot;:&quot;&quot;,&quot;non-dropping-particle&quot;:&quot;&quot;},{&quot;family&quot;:&quot;Liu&quot;,&quot;given&quot;:&quot;Zhiting&quot;,&quot;parse-names&quot;:false,&quot;dropping-particle&quot;:&quot;&quot;,&quot;non-dropping-particle&quot;:&quot;&quot;},{&quot;family&quot;:&quot;Wang&quot;,&quot;given&quot;:&quot;Bangfen&quot;,&quot;parse-names&quot;:false,&quot;dropping-particle&quot;:&quot;&quot;,&quot;non-dropping-particle&quot;:&quot;&quot;},{&quot;family&quot;:&quot;Qiao&quot;,&quot;given&quot;:&quot;Zhiwei&quot;,&quot;parse-names&quot;:false,&quot;dropping-particle&quot;:&quot;&quot;,&quot;non-dropping-particle&quot;:&quot;&quot;}],&quot;container-title&quot;:&quot;Chemical Engineering Journal&quot;,&quot;accessed&quot;:{&quot;date-parts&quot;:[[2025,12,22]]},&quot;DOI&quot;:&quot;10.1016/J.CEJ.2022.136783&quot;,&quot;ISSN&quot;:&quot;1385-8947&quot;,&quot;URL&quot;:&quot;https://www.sciencedirect.com/science/article/pii/S1385894722022781&quot;,&quot;issued&quot;:{&quot;date-parts&quot;:[[2022,10,15]]},&quot;page&quot;:&quot;136783&quot;,&quot;abstract&quot;:&quot;The high-throughput computational screening (HTCS) and machine learning (ML) were applied to evaluate the H2 separation performances of computation-ready, experimental metal–organic framework membranes (CoRE-MOFMs). For the separation of H2/X (X = CH4, N2, H2S, O2, CO2, and He), based on the results of the structure-performance relationships by univariate analysis found that the performance of the top-performing candidates far exceeded Robeson's upper bound. To evaluate the H2 permeability (PH2) and permselectivity, a new trade-off variable, the trade-off multiple selectivity and permeability (TMSP), was defined as the comprehensive performance of the CoRE-MOFMs. The TMSP could effectively evaluate the separation performance of CoRE-MOFMs for a variety of H2/X pairs at inifinite dilution. Eight ML methods based on supervised learning algorithms were employed to predict PH2 and TMSP, and the Gaussian process regression and random forest methods exhibited the first and second highest predictive abilities, respectively. Calculating the feature importance of each CoRE-MOFM to investigate the relationship between the number of features and the accuracy of the ML model. And a decision tree model was established following the principle of the minimum Gini coefficient, which would be accurately classified the CoRE-MOFMs based on the membrane structural descriptors; the optimal structural descriptors of MOF and the physical properties of the gas to be separated are used to establish a multivariate regression model which can predict the value of the optimal structural descriptors of MOFMs by knowing the physical properties of component X in the other H2/X separation. The quantitative structure-performance relationships on the microscopic scale could provide a theoretical basis for the screening of top-performing CoRE-MOFMs. The HTCS and ML methods could efficiently accelerate the design and the development of top-performing CoRE-MOFMs for H2 separation.&quot;,&quot;publisher&quot;:&quot;Elsevier&quot;,&quot;volume&quot;:&quot;446&quot;,&quot;container-title-short&quot;:&quot;&quot;},&quot;isTemporary&quot;:false}]},{&quot;citationID&quot;:&quot;MENDELEY_CITATION_759774dd-d843-4282-b130-c891e0e09d37&quot;,&quot;properties&quot;:{&quot;noteIndex&quot;:0},&quot;isEdited&quot;:false,&quot;manualOverride&quot;:{&quot;isManuallyOverridden&quot;:false,&quot;citeprocText&quot;:&quot;[41]&quot;,&quot;manualOverrideText&quot;:&quot;&quot;},&quot;citationTag&quot;:&quot;MENDELEY_CITATION_v3_eyJjaXRhdGlvbklEIjoiTUVOREVMRVlfQ0lUQVRJT05fNzU5Nzc0ZGQtZDg0My00MjgyLWIxMzAtYzg5MWUwZTA5ZDM3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quot;,&quot;citationItems&quot;:[{&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citationID&quot;:&quot;MENDELEY_CITATION_98f7948f-f598-4626-97f3-31630a2e99f7&quot;,&quot;properties&quot;:{&quot;noteIndex&quot;:0},&quot;isEdited&quot;:false,&quot;manualOverride&quot;:{&quot;isManuallyOverridden&quot;:false,&quot;citeprocText&quot;:&quot;[63,94]&quot;,&quot;manualOverrideText&quot;:&quot;&quot;},&quot;citationTag&quot;:&quot;MENDELEY_CITATION_v3_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&quot;,&quot;citationItems&quot;:[{&quot;id&quot;:&quot;7bdc58a7-791a-30c3-8627-38b08f0fbe89&quot;,&quot;itemData&quot;:{&quot;type&quot;:&quot;article-journal&quot;,&quot;id&quot;:&quot;7bdc58a7-791a-30c3-8627-38b08f0fbe89&quot;,&quot;title&quot;:&quot;Machine learning-enabled discovery and design of membrane-active peptides&quot;,&quot;groupId&quot;:&quot;6e378410-341d-365f-a1d1-a9bfe92aa34f&quot;,&quot;author&quot;:[{&quot;family&quot;:&quot;Lee&quot;,&quot;given&quot;:&quot;Ernest Y.&quot;,&quot;parse-names&quot;:false,&quot;dropping-particle&quot;:&quot;&quot;,&quot;non-dropping-particle&quot;:&quot;&quot;},{&quot;family&quot;:&quot;Wong&quot;,&quot;given&quot;:&quot;Gerard C.L.&quot;,&quot;parse-names&quot;:false,&quot;dropping-particle&quot;:&quot;&quot;,&quot;non-dropping-particle&quot;:&quot;&quot;},{&quot;family&quot;:&quot;Ferguson&quot;,&quot;given&quot;:&quot;Andrew L.&quot;,&quot;parse-names&quot;:false,&quot;dropping-particle&quot;:&quot;&quot;,&quot;non-dropping-particle&quot;:&quot;&quot;}],&quot;container-title&quot;:&quot;Bioorganic &amp; Medicinal Chemistry&quot;,&quot;accessed&quot;:{&quot;date-parts&quot;:[[2025,12,22]]},&quot;DOI&quot;:&quot;10.1016/J.BMC.2017.07.012&quot;,&quot;ISSN&quot;:&quot;0968-0896&quot;,&quot;PMID&quot;:&quot;28728899&quot;,&quot;URL&quot;:&quot;https://www.sciencedirect.com/science/article/pii/S0968089617308672&quot;,&quot;issued&quot;:{&quot;date-parts&quot;:[[2018,6,1]]},&quot;page&quot;:&quot;2708-2718&quot;,&quot;abstract&quot;:&quot;Antimicrobial peptides are a class of membrane-active peptides that form a critical component of innate host immunity and possess a diversity of sequence and structure. Machine learning approaches have been profitably employed to efficiently screen sequence space and guide experiment towards promising candidates with high putative activity. In this mini-review, we provide an introduction to antimicrobial peptides and summarize recent advances in machine learning-enabled antimicrobial peptide discovery and design with a focus on a recent work Lee et al. Proc. Natl. Acad. Sci. USA 2016;113(48):13588–13593. This study reports the development of a support vector machine classifier to aid in the design of membrane active peptides. We use this model to discover membrane activity as a multiplexed function in diverse peptide families and provide interpretable understanding of the physicochemical properties and mechanisms governing membrane activity. Experimental validation of the classifier reveals it to have learned membrane activity as a unifying signature of antimicrobial peptides with diverse modes of action. Some of the discriminating rules by which it performs classification are in line with existing “human learned” understanding, but it also unveils new previously unknown determinants and multidimensional couplings governing membrane activity. Integrating machine learning with targeted experimentation can guide both antimicrobial peptide discovery and design and new understanding of the properties and mechanisms underpinning their modes of action.&quot;,&quot;publisher&quot;:&quot;Pergamon&quot;,&quot;issue&quot;:&quot;10&quot;,&quot;volume&quot;:&quot;26&quot;,&quot;container-title-short&quot;:&quot;Bioorg. Med. Chem.&quot;},&quot;isTemporary&quot;:false},{&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d6880e35-720f-4df2-8ad2-9e87a400623a&quot;,&quot;properties&quot;:{&quot;noteIndex&quot;:0},&quot;isEdited&quot;:false,&quot;manualOverride&quot;:{&quot;isManuallyOverridden&quot;:false,&quot;citeprocText&quot;:&quot;[82,97]&quot;,&quot;manualOverrideText&quot;:&quot;&quot;},&quot;citationTag&quot;:&quot;MENDELEY_CITATION_v3_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&quot;,&quot;citationItems&quot;:[{&quot;id&quot;:&quot;7df6f29c-5e29-3761-b8aa-0b206b531032&quot;,&quot;itemData&quot;:{&quot;type&quot;:&quot;article-journal&quot;,&quot;id&quot;:&quot;7df6f29c-5e29-3761-b8aa-0b206b531032&quot;,&quot;title&quot;:&quot;Synergizing machine learning, molecular simulation and experiment to develop polymer membranes for solvent recovery&quot;,&quot;groupId&quot;:&quot;6e378410-341d-365f-a1d1-a9bfe92aa34f&quot;,&quot;author&quot;:[{&quot;family&quot;:&quot;Xu&quot;,&quot;given&quot;:&quot;Qisong&quot;,&quot;parse-names&quot;:false,&quot;dropping-particle&quot;:&quot;&quot;,&quot;non-dropping-particle&quot;:&quot;&quot;},{&quot;family&quot;:&quot;Gao&quot;,&quot;given&quot;:&quot;Jie&quot;,&quot;parse-names&quot;:false,&quot;dropping-particle&quot;:&quot;&quot;,&quot;non-dropping-particle&quot;:&quot;&quot;},{&quot;family&quot;:&quot;Feng&quot;,&quot;given&quot;:&quot;Fan&quot;,&quot;parse-names&quot;:false,&quot;dropping-particle&quot;:&quot;&quot;,&quot;non-dropping-particle&quot;:&quot;&quot;},{&quot;family&quot;:&quot;Chung&quot;,&quot;given&quot;:&quot;Tai Shung&quot;,&quot;parse-names&quot;:false,&quot;dropping-particle&quot;:&quot;&quot;,&quot;non-dropping-particle&quot;:&quot;&quot;},{&quot;family&quot;:&quot;Jiang&quot;,&quot;given&quot;:&quot;Jianwen&quot;,&quot;parse-names&quot;:false,&quot;dropping-particle&quot;:&quot;&quot;,&quot;non-dropping-particle&quot;:&quot;&quot;}],&quot;container-title&quot;:&quot;Journal of Membrane Science&quot;,&quot;accessed&quot;:{&quot;date-parts&quot;:[[2025,12,22]]},&quot;DOI&quot;:&quot;10.1016/J.MEMSCI.2023.121678&quot;,&quot;ISSN&quot;:&quot;0376-7388&quot;,&quot;URL&quot;:&quot;https://www.sciencedirect.com/science/article/pii/S0376738823003344&quot;,&quot;issued&quot;:{&quot;date-parts&quot;:[[2023,7,15]]},&quot;page&quot;:&quot;121678&quot;,&quot;abstract&quot;:&quot;Organic solvent nanofiltration (OSN) is a robust membrane technology for solvent recovery and molecular separation in harsh conditions. However, the current OSN membranes are largely produced through trial-and-error methods. In this study, machine learning (ML), molecular simulation (MS) and experiment are synergized for the development of OSN membranes. Using three different learning strategies, ML models are first constructed to identify critical gross properties (i.e., solvent viscosity, membrane thickness and water contact angle) and establish a phenomenological relationship for permeability prediction. Subsequently, ML models based on molecular representation via concatenated fragments are developed to predict methanol permeabilities in three polymer of intrinsic microporosity (PIM) membranes (PIM-A1, CX-PIM-A1 and PIM-8). The methanol permeability predicted in PIM-A1 is the highest among the three and also higher than that in archetypal PIM-1. Next, MS is conducted to provide microscopic insights into swelling behavior and methanol permeation in the three PIM membranes. Finally, the PIM-A1 membrane is experimentally fabricated and found to exhibit nearly complete solute rejection and methanol permeability of 2.33 × 10−6 L·m/m2·h·bar, which validates the ML prediction. This study demonstrates that the synergy of ML, MS and experiment can fundamentally elucidate and quantitatively predict solvent permeation in polymer membranes, and the holistic approach may advance the development of new membranes for solvent recovery and other important separation processes.&quot;,&quot;publisher&quot;:&quot;Elsevier&quot;,&quot;volume&quot;:&quot;678&quot;,&quot;container-title-short&quot;:&quot;J. Memb. Sci.&quot;},&quot;isTemporary&quot;:false},{&quot;id&quot;:&quot;8a0c503b-f426-3e65-84dc-fb7f18860c98&quot;,&quot;itemData&quot;:{&quot;type&quot;:&quot;article-journal&quot;,&quot;id&quot;:&quot;8a0c503b-f426-3e65-84dc-fb7f18860c98&quot;,&quot;title&quot;:&quot;Machine learning in membrane science: Bridging materials, structures, and performance for next-generation membrane design&quot;,&quot;groupId&quot;:&quot;6e378410-341d-365f-a1d1-a9bfe92aa34f&quot;,&quot;author&quot;:[{&quot;family&quot;:&quot;Liang&quot;,&quot;given&quot;:&quot;Lijun&quot;,&quot;parse-names&quot;:false,&quot;dropping-particle&quot;:&quot;&quot;,&quot;non-dropping-particle&quot;:&quot;&quot;},{&quot;family&quot;:&quot;Lu&quot;,&quot;given&quot;:&quot;Dan&quot;,&quot;parse-names&quot;:false,&quot;dropping-particle&quot;:&quot;&quot;,&quot;non-dropping-particle&quot;:&quot;&quot;},{&quot;family&quot;:&quot;Qin&quot;,&quot;given&quot;:&quot;Yuhuan&quot;,&quot;parse-names&quot;:false,&quot;dropping-particle&quot;:&quot;&quot;,&quot;non-dropping-particle&quot;:&quot;&quot;},{&quot;family&quot;:&quot;Chen&quot;,&quot;given&quot;:&quot;Jiangxin&quot;,&quot;parse-names&quot;:false,&quot;dropping-particle&quot;:&quot;&quot;,&quot;non-dropping-particle&quot;:&quot;&quot;},{&quot;family&quot;:&quot;Zhang&quot;,&quot;given&quot;:&quot;Lin&quot;,&quot;parse-names&quot;:false,&quot;dropping-particle&quot;:&quot;&quot;,&quot;non-dropping-particle&quot;:&quot;&quot;}],&quot;container-title&quot;:&quot;Separation and Purification Technology&quot;,&quot;accessed&quot;:{&quot;date-parts&quot;:[[2025,12,22]]},&quot;DOI&quot;:&quot;10.1016/J.SEPPUR.2025.133091&quot;,&quot;ISSN&quot;:&quot;1383-5866&quot;,&quot;URL&quot;:&quot;https://www.sciencedirect.com/science/article/pii/S1383586625016880&quot;,&quot;issued&quot;:{&quot;date-parts&quot;:[[2025,10,7]]},&quot;page&quot;:&quot;133091&quot;,&quot;abstract&quot;:&quot;The development of high-performance separation membrane materials is of great significance for promoting the green and low-carbon development of industries such as fine chemicals, petrochemicals and environmental protection. However, conventional approaches face bottlenecks including unclear structure–property relationships, reliance on trial-and-error methods, and extended development cycles. It severely restricts the application in the current context. Fortunately, the development of machine learning (ML) opens a new chapter for membrane science due to its high prediction performance. It is being widely used in membrane science from the membrane material to property prediction. In this article, the relationship between membrane material, membrane structure, and membrane performance analyzed via ML was summarized. Firstly, the workflow of ML in the membrane field is introduced, along with commonly used algorithms advantages and limitations. Subsequently, the focus is on presenting the progress of ML in analyzing the relationships among membrane materials, membrane structures, and membrane properties. Secondly, the applications of ML in membrane design for three aspects, namely water treatment membranes, gas separation membranes, and solvent recovery membranes, are systematically sorted out. Finally, the future and challenges of ML applications in membrane science are highlighted.&quot;,&quot;publisher&quot;:&quot;Elsevier&quot;,&quot;volume&quot;:&quot;369&quot;,&quot;container-title-short&quot;:&quot;Sep. Purif. Technol.&quot;},&quot;isTemporary&quot;:false}]},{&quot;citationID&quot;:&quot;MENDELEY_CITATION_dc43ba89-4074-4330-8fc2-6a1b403f1e2f&quot;,&quot;properties&quot;:{&quot;noteIndex&quot;:0},&quot;isEdited&quot;:false,&quot;manualOverride&quot;:{&quot;isManuallyOverridden&quot;:false,&quot;citeprocText&quot;:&quot;[95]&quot;,&quot;manualOverrideText&quot;:&quot;&quot;},&quot;citationTag&quot;:&quot;MENDELEY_CITATION_v3_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&quot;,&quot;citationItems&quot;:[{&quot;id&quot;:&quot;e784a80c-d7b9-3692-a15d-26954abbeac5&quot;,&quot;itemData&quot;:{&quot;type&quot;:&quot;article-journal&quot;,&quot;id&quot;:&quot;e784a80c-d7b9-3692-a15d-26954abbeac5&quot;,&quot;title&quot;:&quot;Recent development in machine learning of polymer membranes for liquid separation&quot;,&quot;groupId&quot;:&quot;6e378410-341d-365f-a1d1-a9bfe92aa34f&quot;,&quot;author&quot;:[{&quot;family&quot;:&quot;Xu&quot;,&quot;given&quot;:&quot;Qisong&quot;,&quot;parse-names&quot;:false,&quot;dropping-particle&quot;:&quot;&quot;,&quot;non-dropping-particle&quot;:&quot;&quot;},{&quot;family&quot;:&quot;Jiang&quot;,&quot;given&quot;:&quot;Jianwen&quot;,&quot;parse-names&quot;:false,&quot;dropping-particle&quot;:&quot;&quot;,&quot;non-dropping-particle&quot;:&quot;&quot;}],&quot;container-title&quot;:&quot;Molecular Systems Design &amp; Engineering&quot;,&quot;accessed&quot;:{&quot;date-parts&quot;:[[2025,12,22]]},&quot;DOI&quot;:&quot;10.1039/D2ME00023G&quot;,&quot;ISSN&quot;:&quot;20589689&quot;,&quot;URL&quot;:&quot;https://pubs.rsc.org/en/content/articlehtml/2022/me/d2me00023g&quot;,&quot;issued&quot;:{&quot;date-parts&quot;:[[2022,8,1]]},&quot;page&quot;:&quot;856-872&quot;,&quot;abstract&quot;:&quot;Emerged as a transformative technology, machine learning (ML) has demonstrated unprecedented success in the design and discovery of new materials. Over the past few years, we have witnessed the increasing applications of ML in the field of membranes. In this review, we present recent development in ML studies of polymer membranes for liquid separation, including water treatment at both process and membrane levels, pervaporation based water-organic and organic-organic separation, and solvent recovery. Along with these latest advances, we suggest directions for future ML exploration: (1) Membrane Separation Genome, (2) Membrane and process representations, (3) Deep learning algorithms, (4) ML enhanced high-throughput approach, and (5) Digital Membrane Separation. These directions provide new opportunities and challenges in this rapidly evolving field to accelerate membrane development for high-performance liquid separation.&quot;,&quot;publisher&quot;:&quot;Royal Society of Chemistry&quot;,&quot;issue&quot;:&quot;8&quot;,&quot;volume&quot;:&quot;7&quot;,&quot;container-title-short&quot;:&quot;Mol. Syst. Des. Eng.&quot;},&quot;isTemporary&quot;:false}]},{&quot;citationID&quot;:&quot;MENDELEY_CITATION_bf2c996b-dd49-474c-8780-b8fd19716d0e&quot;,&quot;properties&quot;:{&quot;noteIndex&quot;:0},&quot;isEdited&quot;:false,&quot;manualOverride&quot;:{&quot;isManuallyOverridden&quot;:false,&quot;citeprocText&quot;:&quot;[94]&quot;,&quot;manualOverrideText&quot;:&quot;&quot;},&quot;citationTag&quot;:&quot;MENDELEY_CITATION_v3_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&quot;,&quot;citationItems&quot;:[{&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b7d6bc06-1135-41f4-b088-99cb529e0a02&quot;,&quot;properties&quot;:{&quot;noteIndex&quot;:0},&quot;isEdited&quot;:false,&quot;manualOverride&quot;:{&quot;isManuallyOverridden&quot;:false,&quot;citeprocText&quot;:&quot;[103]&quot;,&quot;manualOverrideText&quot;:&quot;&quot;},&quot;citationTag&quot;:&quot;MENDELEY_CITATION_v3_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&quot;,&quot;citationItems&quot;:[{&quot;id&quot;:&quot;12b9e17d-42dd-32d2-99d5-875aa1be41b2&quot;,&quot;itemData&quot;:{&quot;type&quot;:&quot;article-journal&quot;,&quot;id&quot;:&quot;12b9e17d-42dd-32d2-99d5-875aa1be41b2&quot;,&quot;title&quot;:&quot;Exploring Principal Component Analysis for Enhanced Insights into Physical and Operational Characteristics of Palladium-Based Membrane Composites: Advancing Hydrogen (H2) Energy Potential to Revolutionize the Energy Sector&quot;,&quot;groupId&quot;:&quot;6e378410-341d-365f-a1d1-a9bfe92aa34f&quot;,&quot;author&quot;:[{&quot;family&quot;:&quot;Younes&quot;,&quot;given&quot;:&quot;Khaled&quot;,&quot;parse-names&quot;:false,&quot;dropping-particle&quot;:&quot;&quot;,&quot;non-dropping-particle&quot;:&quot;&quot;},{&quot;family&quot;:&quot;Al-Shaar&quot;,&quot;given&quot;:&quot;Walid&quot;,&quot;parse-names&quot;:false,&quot;dropping-particle&quot;:&quot;&quot;,&quot;non-dropping-particle&quot;:&quot;&quot;},{&quot;family&quot;:&quot;Hochlaf&quot;,&quot;given&quot;:&quot;Majdi&quot;,&quot;parse-names&quot;:false,&quot;dropping-particle&quot;:&quot;&quot;,&quot;non-dropping-particle&quot;:&quot;&quot;},{&quot;family&quot;:&quot;Fattouche&quot;,&quot;given&quot;:&quot;Maroua&quot;,&quot;parse-names&quot;:false,&quot;dropping-particle&quot;:&quot;&quot;,&quot;non-dropping-particle&quot;:&quot;&quot;},{&quot;family&quot;:&quot;Belaidi&quot;,&quot;given&quot;:&quot;Salah&quot;,&quot;parse-names&quot;:false,&quot;dropping-particle&quot;:&quot;&quot;,&quot;non-dropping-particle&quot;:&quot;&quot;},{&quot;family&quot;:&quot;Sawda&quot;,&quot;given&quot;:&quot;Christina&quot;,&quot;parse-names&quot;:false,&quot;dropping-particle&quot;:&quot;&quot;,&quot;non-dropping-particle&quot;:&quot;El&quot;}],&quot;container-title&quot;:&quot;Processes 2025, Vol. 13, Page 192&quot;,&quot;accessed&quot;:{&quot;date-parts&quot;:[[2026,7,2]]},&quot;DOI&quot;:&quot;10.3390/PR13010192&quot;,&quot;ISSN&quot;:&quot;2227-9717&quot;,&quot;URL&quot;:&quot;https://www.mdpi.com/2227-9717/13/1/192/htm&quot;,&quot;issued&quot;:{&quot;date-parts&quot;:[[2025,1,11]]},&quot;page&quot;:&quot;192&quot;,&quot;abstract&quot;:&quot;In this study, we used Principal Component Analysis (PCA) to evaluate the physical and operational properties of palladium (Pd)-based membrane composites, focusing on variables like temperature, differential pressure (ΔP), thickness, hydrogen (H2) permeability, and H2 flux. The analysis revealed that the first two principal components explained 53.16% of the total variance, indicating moderate explanatory power. Interdependencies were observed among temperature, thickness, H2 flux, and H2 permeability, while ΔP functioned independently. This study found similarities among membranes, such as eco-friendly chitosan-based membranes, which performed comparably to conventional options like Pd–PSS and Pd–Cu/αAl2O3. Overall, PCA proved to be an invaluable tool for uncovering hidden patterns, optimizing experimental processes, and deepening the understanding of Pd-based membranes. The findings underscore PCA’s potential to enhance material performance and promote sustainable alternatives, with practical benefits for advancing hydrogen separation technologies. This study illustrates how data-driven approaches can refine material analysis and drive innovation in membrane design.&quot;,&quot;publisher&quot;:&quot;Multidisciplinary Digital Publishing Institute&quot;,&quot;issue&quot;:&quot;1&quot;,&quot;volume&quot;:&quot;13&quot;,&quot;container-title-short&quot;:&quot;&quot;},&quot;isTemporary&quot;:false}]},{&quot;citationID&quot;:&quot;MENDELEY_CITATION_6f17e8ee-f94e-4707-a469-06164618f77b&quot;,&quot;properties&quot;:{&quot;noteIndex&quot;:0},&quot;isEdited&quot;:false,&quot;manualOverride&quot;:{&quot;isManuallyOverridden&quot;:false,&quot;citeprocText&quot;:&quot;[104]&quot;,&quot;manualOverrideText&quot;:&quot;&quot;},&quot;citationTag&quot;:&quot;MENDELEY_CITATION_v3_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&quot;,&quot;citationItems&quot;:[{&quot;id&quot;:&quot;7314fdbb-0e96-3645-86e0-83789222939c&quot;,&quot;itemData&quot;:{&quot;type&quot;:&quot;article-journal&quot;,&quot;id&quot;:&quot;7314fdbb-0e96-3645-86e0-83789222939c&quot;,&quot;title&quot;:&quot;The application of principal component analysis (PCA) for the optimization of the conditions of fabrication of electrospun nanofibrous membrane for desalination and ion removal&quot;,&quot;groupId&quot;:&quot;6e378410-341d-365f-a1d1-a9bfe92aa34f&quot;,&quot;author&quot;:[{&quot;family&quot;:&quot;Younes&quot;,&quot;given&quot;:&quot;Khaled&quot;,&quot;parse-names&quot;:false,&quot;dropping-particle&quot;:&quot;&quot;,&quot;non-dropping-particle&quot;:&quot;&quot;},{&quot;family&quot;:&quot;Mouhtady&quot;,&quot;given&quot;:&quot;Omar&quot;,&quot;parse-names&quot;:false,&quot;dropping-particle&quot;:&quot;&quot;,&quot;non-dropping-particle&quot;:&quot;&quot;},{&quot;family&quot;:&quot;Chaouk&quot;,&quot;given&quot;:&quot;Hamdi&quot;,&quot;parse-names&quot;:false,&quot;dropping-particle&quot;:&quot;&quot;,&quot;non-dropping-particle&quot;:&quot;&quot;},{&quot;family&quot;:&quot;Obeid&quot;,&quot;given&quot;:&quot;Emil&quot;,&quot;parse-names&quot;:false,&quot;dropping-particle&quot;:&quot;&quot;,&quot;non-dropping-particle&quot;:&quot;&quot;},{&quot;family&quot;:&quot;Roufayel&quot;,&quot;given&quot;:&quot;Rabih&quot;,&quot;parse-names&quot;:false,&quot;dropping-particle&quot;:&quot;&quot;,&quot;non-dropping-particle&quot;:&quot;&quot;},{&quot;family&quot;:&quot;Moghrabi&quot;,&quot;given&quot;:&quot;Ahmad&quot;,&quot;parse-names&quot;:false,&quot;dropping-particle&quot;:&quot;&quot;,&quot;non-dropping-particle&quot;:&quot;&quot;},{&quot;family&quot;:&quot;Murshid&quot;,&quot;given&quot;:&quot;Nimer&quot;,&quot;parse-names&quot;:false,&quot;dropping-particle&quot;:&quot;&quot;,&quot;non-dropping-particle&quot;:&quot;&quot;}],&quot;container-title&quot;:&quot;Membranes&quot;,&quot;accessed&quot;:{&quot;date-parts&quot;:[[2026,7,2]]},&quot;DOI&quot;:&quot;10.3390/MEMBRANES11120979/S1&quot;,&quot;ISSN&quot;:&quot;20770375&quot;,&quot;URL&quot;:&quot;https://pmc.ncbi.nlm.nih.gov/articles/PMC8709082/&quot;,&quot;issued&quot;:{&quot;date-parts&quot;:[[2021,11,1]]},&quot;page&quot;:&quot;979&quot;,&quot;abstract&quot;:&quot;Nowadays, acquiring a water supply for urban and industrial uses is one of the greatest challenges facing humanity for ensuring sustainability. Membrane technology has been considered cost‐effective, encompasses lower energy requirements, and at the same time, offers acceptable performance. Electrospun nanofibrous membranes (ENMs) are considered a novel and promising strategy for the production of membranes that could be applied in several treatment processes, especially desalination and ion removal. In this study, we apply an unsupervised machine‐learning strategy, the so‐called principal component analysis (PCA), for the purpose of seeking discrepancies and similarities between different ENMs. The main purpose was to investigate the influence of membrane fabrication conditions, characteristics, and process conditions in order to seek the relevance of the application of different electrospun nanofibrous membranes (ENMs). Membranes were majorly classified into single polymers/layers, from one side, and dual multiple layer ENMs, from another side. For both classes, variables related to membrane fabrication conditions were not separated from membrane characterization variables. This reveals that membranes’ characteristics not only depend on the chemical composition, but also on the fabrication conditions. On the other hand, the process conditions of ENM fabrication showed an extensive effect on membranes’ performance.&quot;,&quot;publisher&quot;:&quot;MDPI&quot;,&quot;issue&quot;:&quot;12&quot;,&quot;volume&quot;:&quot;11&quot;,&quot;container-title-short&quot;:&quot;Membranes (Basel).&quot;},&quot;isTemporary&quot;:false}]},{&quot;citationID&quot;:&quot;MENDELEY_CITATION_3020b7c6-6b95-4fdb-8dfa-d478dc1a5a5f&quot;,&quot;properties&quot;:{&quot;noteIndex&quot;:0},&quot;isEdited&quot;:false,&quot;manualOverride&quot;:{&quot;isManuallyOverridden&quot;:false,&quot;citeprocText&quot;:&quot;[94]&quot;,&quot;manualOverrideText&quot;:&quot;&quot;},&quot;citationTag&quot;:&quot;MENDELEY_CITATION_v3_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&quot;,&quot;citationItems&quot;:[{&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991e3197-a753-411c-b72c-8b73b0488350&quot;,&quot;properties&quot;:{&quot;noteIndex&quot;:0},&quot;isEdited&quot;:false,&quot;manualOverride&quot;:{&quot;isManuallyOverridden&quot;:false,&quot;citeprocText&quot;:&quot;[105,106]&quot;,&quot;manualOverrideText&quot;:&quot;&quot;},&quot;citationTag&quot;:&quot;MENDELEY_CITATION_v3_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&quot;,&quot;citationItems&quot;:[{&quot;id&quot;:&quot;fdae6fef-46e7-39fe-9343-82891e316b99&quot;,&quot;itemData&quot;:{&quot;type&quot;:&quot;article-journal&quot;,&quot;id&quot;:&quot;fdae6fef-46e7-39fe-9343-82891e316b99&quot;,&quot;title&quot;:&quot;Machine learning-driven design of membranes for saline and produced water treatment across scales&quot;,&quot;groupId&quot;:&quot;6e378410-341d-365f-a1d1-a9bfe92aa34f&quot;,&quot;author&quot;:[{&quot;family&quot;:&quot;Ahmad&quot;,&quot;given&quot;:&quot;Uzair&quot;,&quot;parse-names&quot;:false,&quot;dropping-particle&quot;:&quot;&quot;,&quot;non-dropping-particle&quot;:&quot;&quot;},{&quot;family&quot;:&quot;Abdala&quot;,&quot;given&quot;:&quot;Ahmed&quot;,&quot;parse-names&quot;:false,&quot;dropping-particle&quot;:&quot;&quot;,&quot;non-dropping-particle&quot;:&quot;&quot;},{&quot;family&quot;:&quot;Ng&quot;,&quot;given&quot;:&quot;Kim Choon&quot;,&quot;parse-names&quot;:false,&quot;dropping-particle&quot;:&quot;&quot;,&quot;non-dropping-particle&quot;:&quot;&quot;},{&quot;family&quot;:&quot;Akhtar&quot;,&quot;given&quot;:&quot;Faheem Hassan&quot;,&quot;parse-names&quot;:false,&quot;dropping-particle&quot;:&quot;&quot;,&quot;non-dropping-particle&quot;:&quot;&quot;}],&quot;container-title&quot;:&quot;Environmental Science: Water Research &amp; Technology&quot;,&quot;accessed&quot;:{&quot;date-parts&quot;:[[2025,12,16]]},&quot;DOI&quot;:&quot;10.1039/D5EW00417A&quot;,&quot;ISSN&quot;:&quot;2053-1419&quot;,&quot;URL&quot;:&quot;https://pubs.rsc.org/en/content/articlehtml/2025/ew/d5ew00417a&quot;,&quot;issued&quot;:{&quot;date-parts&quot;:[[2025,8,21]]},&quot;page&quot;:&quot;2080-2099&quot;,&quot;abstract&quot;:&quot;Membrane-based desalination technologies are critical for addressing global water scarcity; however, their performance optimization remains a complex challenge. This review explores the potential of machine learning (ML) in advancing membrane desalination, with a focus on process optimization, fouling mitigation, and performance prediction. We provide a comprehensive analysis of ML techniques, including artificial neural networks (ANNs), support vector machines (SVMs), and random forest (RF), applied to membrane systems such as reverse osmosis (RO), forward osmosis (FO), and for the treatment of produced water. The study highlights how data-driven models enhance decision-making by correlating operational parameters (e.g., pressure, temperature, feed salinity) with membrane efficiency, energy consumption, and fouling behavior. A key emphasis is placed on ANN-based frameworks for real-time monitoring and predictive control, demonstrating their superiority in modeling non-linear interactions compared to traditional mechanistic approaches. We also examine ML applications in optimizing design parameters, maintenance strategies, and renewable-energy-integrated desalination systems. Challenges such as data scarcity and model generalizability are discussed, alongside future directions for integrating ML with emerging membrane materials and hybrid processes. This review highlights ML's role in bridging theoretical and practical gaps in desalination, offering actionable insights for researchers and industry experts to deploy intelligent and sustainable water treatment solutions.&quot;,&quot;publisher&quot;:&quot;The Royal Society of Chemistry&quot;,&quot;issue&quot;:&quot;9&quot;,&quot;volume&quot;:&quot;11&quot;,&quot;container-title-short&quot;:&quot;Environ. Sci. (Camb).&quot;},&quot;isTemporary&quot;:false},{&quot;id&quot;:&quot;48cb3686-9a18-3da1-adfa-4b129ca369aa&quot;,&quot;itemData&quot;:{&quot;type&quot;:&quot;article-journal&quot;,&quot;id&quot;:&quot;48cb3686-9a18-3da1-adfa-4b129ca369aa&quot;,&quot;title&quot;:&quot;Machine Learning&quot;,&quot;groupId&quot;:&quot;6e378410-341d-365f-a1d1-a9bfe92aa34f&quot;,&quot;author&quot;:[{&quot;family&quot;:&quot;Zhou&quot;,&quot;given&quot;:&quot;Zhi Hua&quot;,&quot;parse-names&quot;:false,&quot;dropping-particle&quot;:&quot;&quot;,&quot;non-dropping-particle&quot;:&quot;&quot;}],&quot;container-title&quot;:&quot;Machine Learning&quot;,&quot;accessed&quot;:{&quot;date-parts&quot;:[[2026,2,20]]},&quot;DOI&quot;:&quot;10.1007/978-981-15-1967-3&quot;,&quot;ISBN&quot;:&quot;9789811519673&quot;,&quot;issued&quot;:{&quot;date-parts&quot;:[[2021,1,1]]},&quot;page&quot;:&quot;1-458&quot;,&quot;abstract&quot;:&quot;Machine Learning, a vital and core area of artificial intelligence (AI), is propelling the AI field ever further and making it one of the most compelling areas of computer science research. This textbook offers a comprehensive and unbiased introduction to almost all aspects of machine learning, from the fundamentals to advanced topics. It consists of 16 chapters divided into three parts: Part 1 (Chapters 1-3) introduces the fundamentals of machine learning, including terminology, basic principles, evaluation, and linear models; Part 2 (Chapters 4-10) presents classic and commonly used machine learning methods, such as decision trees, neural networks, support vector machines, Bayesian classifiers, ensemble methods, clustering, dimension reduction and metric learning; Part 3 (Chapters 11-16) introduces some advanced topics, covering feature selection and sparse learning, computational learning theory, semi-supervised learning, probabilistic graphical models, rule learning, and reinforcement learning. Each chapter includes exercises and further reading, so that readers can explore areas of interest. The book can be used as an undergraduate or postgraduate textbook for computer science, computer engineering, electrical engineering, data science, and related majors. It is also a useful reference resource for researchers and practitioners of machine learning.&quot;,&quot;publisher&quot;:&quot;Springer Nature&quot;,&quot;container-title-short&quot;:&quot;Mach. Learn.&quot;},&quot;isTemporary&quot;:false}]},{&quot;citationID&quot;:&quot;MENDELEY_CITATION_18609765-a178-42c9-83a6-3abd1ba9e3df&quot;,&quot;properties&quot;:{&quot;noteIndex&quot;:0},&quot;isEdited&quot;:false,&quot;manualOverride&quot;:{&quot;isManuallyOverridden&quot;:false,&quot;citeprocText&quot;:&quot;[56,99]&quot;,&quot;manualOverrideText&quot;:&quot;&quot;},&quot;citationTag&quot;:&quot;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&quot;,&quot;citationItems&quot;:[{&quot;id&quot;:&quot;48d1e96b-e152-395b-a1d8-c5e60b5f042c&quot;,&quot;itemData&quot;:{&quot;type&quot;:&quot;article-journal&quot;,&quot;id&quot;:&quot;48d1e96b-e152-395b-a1d8-c5e60b5f042c&quot;,&quot;title&quot;:&quot;Predictive machine learning optimization of anion exchange membrane water electrolysis systems&quot;,&quot;groupId&quot;:&quot;6e378410-341d-365f-a1d1-a9bfe92aa34f&quot;,&quot;author&quot;:[{&quot;family&quot;:&quot;Kabir&quot;,&quot;given&quot;:&quot;Mohammad Mahbub&quot;,&quot;parse-names&quot;:false,&quot;dropping-particle&quot;:&quot;&quot;,&quot;non-dropping-particle&quot;:&quot;&quot;},{&quot;family&quot;:&quot;Sabur&quot;,&quot;given&quot;:&quot;Golam Md&quot;,&quot;parse-names&quot;:false,&quot;dropping-particle&quot;:&quot;&quot;,&quot;non-dropping-particle&quot;:&quot;&quot;},{&quot;family&quot;:&quot;Akter&quot;,&quot;given&quot;:&quot;Mst Mahmoda&quot;,&quot;parse-names&quot;:false,&quot;dropping-particle&quot;:&quot;&quot;,&quot;non-dropping-particle&quot;:&quot;&quot;},{&quot;family&quot;:&quot;Nam&quot;,&quot;given&quot;:&quot;Sang Yong&quot;,&quot;parse-names&quot;:false,&quot;dropping-particle&quot;:&quot;&quot;,&quot;non-dropping-particle&quot;:&quot;&quot;},{&quot;family&quot;:&quot;Im&quot;,&quot;given&quot;:&quot;Kwang Seop&quot;,&quot;parse-names&quot;:false,&quot;dropping-particle&quot;:&quot;&quot;,&quot;non-dropping-particle&quot;:&quot;&quot;},{&quot;family&quot;:&quot;Tijing&quot;,&quot;given&quot;:&quot;Leonard&quot;,&quot;parse-names&quot;:false,&quot;dropping-particle&quot;:&quot;&quot;,&quot;non-dropping-particle&quot;:&quot;&quot;},{&quot;family&quot;:&quot;Shon&quot;,&quot;given&quot;:&quot;Ho Kyong&quot;,&quot;parse-names&quot;:false,&quot;dropping-particle&quot;:&quot;&quot;,&quot;non-dropping-particle&quot;:&quot;&quot;}],&quot;container-title&quot;:&quot;Desalination&quot;,&quot;container-title-short&quot;:&quot;Desalination&quot;,&quot;accessed&quot;:{&quot;date-parts&quot;:[[2026,3,24]]},&quot;DOI&quot;:&quot;10.1016/j.desal.2023.117041&quot;,&quot;ISSN&quot;:&quot;00119164&quot;,&quot;URL&quot;:&quot;https://doi.org/10.1016/J.DESAL.2023.117041&quot;,&quot;issued&quot;:{&quot;date-parts&quot;:[[2025,11,1]]},&quot;page&quot;:&quot;119198&quot;,&quot;abstract&quot;:&quot;The water industries (WIN) are now approaching towards sustainability of resource use, recovery process, and water and energy management based on the circular economy (CRE) framework. Thus, the integration of electrodialysis (ED) technology in the WIN with a CRE paradigm should be recommended for ensuring the sustainability of ED desalination, resource, and energy recovery (EDDRER). According to the literature review, and to the best of our knowledge, there is no systematic study devoted to the sustainable EDDRER; hence a comprehensive and critical knowledge generation of EDDRER is essential for further technological advancements of ED. Consequently, this review paper investigated the plausible incorporation of ED in the WIN for a CRE of EDDRER. The recent progress of EDDRER has been described comprehensively and critically. Moreover, an all-inclusive techno-economics and environmental sustainability analysis of EDDRER from WIN for a CRE has been carried out. This paper marks the first instance in which energy recovery techniques employing ED have been reported and critically discussed. In addition, the latest case studies of EDDRER in the WIN have been discussed critically, and the significant scaling-up issues of EDDRER have been assessed based on the state-of-the-art recent scientific findings. Furthermore, the potential mitigation measures for the scaling-up issues have also been addressed. This study is the first comprehensive assessment of EDDRER from WIN for a closed-loop economy. The novel insights of this study could be essential for the development of a sustainable CRE-based EDDRER process for WIN to attain sustainable development goals (SDGs).&quot;,&quot;publisher&quot;:&quot;Elsevier&quot;,&quot;volume&quot;:&quot;614&quot;},&quot;isTemporary&quot;:false},{&quot;id&quot;:&quot;cecb89e4-d19f-386f-b399-f16aa668a194&quot;,&quot;itemData&quot;:{&quot;type&quot;:&quot;article-journal&quot;,&quot;id&quot;:&quot;cecb89e4-d19f-386f-b399-f16aa668a194&quot;,&quot;title&quot;:&quot;Designing desalination MXene membranes by machine learning and global optimization algorithm&quot;,&quot;groupId&quot;:&quot;6e378410-341d-365f-a1d1-a9bfe92aa34f&quot;,&quot;author&quot;:[{&quot;family&quot;:&quot;Ma&quot;,&quot;given&quot;:&quot;Xuanchao&quot;,&quot;parse-names&quot;:false,&quot;dropping-particle&quot;:&quot;&quot;,&quot;non-dropping-particle&quot;:&quot;&quot;},{&quot;family&quot;:&quot;Lan&quot;,&quot;given&quot;:&quot;Chengyi&quot;,&quot;parse-names&quot;:false,&quot;dropping-particle&quot;:&quot;&quot;,&quot;non-dropping-particle&quot;:&quot;&quot;},{&quot;family&quot;:&quot;Lin&quot;,&quot;given&quot;:&quot;Haoran&quot;,&quot;parse-names&quot;:false,&quot;dropping-particle&quot;:&quot;&quot;,&quot;non-dropping-particle&quot;:&quot;&quot;},{&quot;family&quot;:&quot;Peng&quot;,&quot;given&quot;:&quot;Yiran&quot;,&quot;parse-names&quot;:false,&quot;dropping-particle&quot;:&quot;&quot;,&quot;non-dropping-particle&quot;:&quot;&quot;},{&quot;family&quot;:&quot;Li&quot;,&quot;given&quot;:&quot;Tianyu&quot;,&quot;parse-names&quot;:false,&quot;dropping-particle&quot;:&quot;&quot;,&quot;non-dropping-particle&quot;:&quot;&quot;},{&quot;family&quot;:&quot;Wang&quot;,&quot;given&quot;:&quot;Jiadong&quot;,&quot;parse-names&quot;:false,&quot;dropping-particle&quot;:&quot;&quot;,&quot;non-dropping-particle&quot;:&quot;&quot;},{&quot;family&quot;:&quot;Azamat&quot;,&quot;given&quot;:&quot;Jafar&quot;,&quot;parse-names&quot;:false,&quot;dropping-particle&quot;:&quot;&quot;,&quot;non-dropping-particle&quot;:&quot;&quot;},{&quot;family&quot;:&quot;Liang&quot;,&quot;given&quot;:&quot;Lijun&quot;,&quot;parse-names&quot;:false,&quot;dropping-particle&quot;:&quot;&quot;,&quot;non-dropping-particle&quot;:&quot;&quot;}],&quot;container-title&quot;:&quot;Journal of Membrane Science&quot;,&quot;accessed&quot;:{&quot;date-parts&quot;:[[2025,12,22]]},&quot;DOI&quot;:&quot;10.1016/J.MEMSCI.2024.122803&quot;,&quot;ISSN&quot;:&quot;0376-7388&quot;,&quot;URL&quot;:&quot;https://www.sciencedirect.com/science/article/pii/S0376738824003971&quot;,&quot;issued&quot;:{&quot;date-parts&quot;:[[2024,5,1]]},&quot;page&quot;:&quot;122803&quot;,&quot;abstract&quot;:&quot;The development of energy-efficient and low-cost desalination techniques is crucial. Among these techniques, reverse osmosis (RO) is considered one of the most promising solutions for addressing the global water crisis. It has been widely implemented for both large-scale and distributed water desalination. One such promising desalination membrane is MXene with nanopores, thanks to its unique properties. However, accurately predicting the performance of the desalination process or designing new materials is challenging due to the complexity of the process and the various tunable properties of the membranes and nanopores themselves. The combination of machine learning (ML) and global optimization algorithms offers a superior approach to material design from multiple perspectives. Our study demonstrates that Particle Swarm Optimization (PSO) exhibits faster convergence speed and stability compared to Genetic Algorithms. Ti3C2O2 with a specific charge on the nanopore mouth is an excellent candidate, as determined by the particle swarm optimization algorithm. By analyzing water density and ion density along the nanopore, we gain a deep understanding of how pore charge and functionalized groups affect salt rejection and water permeation. The integration of ML and global optimization algorithms can facilitate the design of materials with outstanding desalination performance.&quot;,&quot;publisher&quot;:&quot;Elsevier&quot;,&quot;volume&quot;:&quot;702&quot;,&quot;container-title-short&quot;:&quot;J. Memb. Sci.&quot;},&quot;isTemporary&quot;:false}]},{&quot;citationID&quot;:&quot;MENDELEY_CITATION_0df5c279-e169-47f8-b446-e8b9e7032220&quot;,&quot;properties&quot;:{&quot;noteIndex&quot;:0},&quot;isEdited&quot;:false,&quot;manualOverride&quot;:{&quot;isManuallyOverridden&quot;:false,&quot;citeprocText&quot;:&quot;[42,63]&quot;,&quot;manualOverrideText&quot;:&quot;&quot;},&quot;citationTag&quot;:&quot;MENDELEY_CITATION_v3_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&quot;,&quot;citationItems&quot;:[{&quot;id&quot;:&quot;7e294d45-7bb9-31bc-84ea-ae215aab6b7f&quot;,&quot;itemData&quot;:{&quot;type&quot;:&quot;article-journal&quot;,&quot;id&quot;:&quot;7e294d45-7bb9-31bc-84ea-ae215aab6b7f&quot;,&quot;title&quot;:&quot;Highlights Graph imbalanced ML guides discovery of polymer membranes surpassing empirical limits Two synthesized polymers show superior gas separation for O 2 /N 2 , H 2 /CH 4 , and H 2 /N 2&quot;,&quot;groupId&quot;:&quot;6e378410-341d-365f-a1d1-a9bfe92aa34f&quot;,&quot;author&quot;:[{&quot;family&quot;:&quot;Xu&quot;,&quot;given&quot;:&quot;Jiaxin&quot;,&quot;parse-names&quot;:false,&quot;dropping-particle&quot;:&quot;&quot;,&quot;non-dropping-particle&quot;:&quot;&quot;},{&quot;family&quot;:&quot;Suleiman&quot;,&quot;given&quot;:&quot;Agboola&quot;,&quot;parse-names&quot;:false,&quot;dropping-particle&quot;:&quot;&quot;,&quot;non-dropping-particle&quot;:&quot;&quot;},{&quot;family&quot;:&quot;Jiang&quot;,&quot;given&quot;:&quot;Meng&quot;,&quot;parse-names&quot;:false,&quot;dropping-particle&quot;:&quot;&quot;,&quot;non-dropping-particle&quot;:&quot;&quot;},{&quot;family&quot;:&quot;Guo&quot;,&quot;given&quot;:&quot;Ruilan&quot;,&quot;parse-names&quot;:false,&quot;dropping-particle&quot;:&quot;&quot;,&quot;non-dropping-particle&quot;:&quot;&quot;},{&quot;family&quot;:&quot;Luo&quot;,&quot;given&quot;:&quot;Tengfei&quot;,&quot;parse-names&quot;:false,&quot;dropping-particle&quot;:&quot;&quot;,&quot;non-dropping-particle&quot;:&quot;&quot;}],&quot;accessed&quot;:{&quot;date-parts&quot;:[[2025,12,22]]},&quot;DOI&quot;:&quot;10.1016/j.xcrp.2024.102067&quot;,&quot;URL&quot;:&quot;https://doi.org/10.1016/j.xcrp.2024.102067&quot;,&quot;abstract&quot;:&quot;Article Superior polymeric gas separation membrane designed by explainable graph machine learning Membrane-based separations can significantly reduce the energy, carbon, and water intensity of many traditional thermally driven separation processes. Xu et al. use a self-explainable graph-augmented and imbalanced machine learning technique to design exceptional polymers for efficient industrial gas separations, significantly reducing development cycles.&quot;,&quot;container-title-short&quot;:&quot;&quot;},&quot;isTemporary&quot;:false},{&quot;id&quot;:&quot;7bdc58a7-791a-30c3-8627-38b08f0fbe89&quot;,&quot;itemData&quot;:{&quot;type&quot;:&quot;article-journal&quot;,&quot;id&quot;:&quot;7bdc58a7-791a-30c3-8627-38b08f0fbe89&quot;,&quot;title&quot;:&quot;Machine learning-enabled discovery and design of membrane-active peptides&quot;,&quot;groupId&quot;:&quot;6e378410-341d-365f-a1d1-a9bfe92aa34f&quot;,&quot;author&quot;:[{&quot;family&quot;:&quot;Lee&quot;,&quot;given&quot;:&quot;Ernest Y.&quot;,&quot;parse-names&quot;:false,&quot;dropping-particle&quot;:&quot;&quot;,&quot;non-dropping-particle&quot;:&quot;&quot;},{&quot;family&quot;:&quot;Wong&quot;,&quot;given&quot;:&quot;Gerard C.L.&quot;,&quot;parse-names&quot;:false,&quot;dropping-particle&quot;:&quot;&quot;,&quot;non-dropping-particle&quot;:&quot;&quot;},{&quot;family&quot;:&quot;Ferguson&quot;,&quot;given&quot;:&quot;Andrew L.&quot;,&quot;parse-names&quot;:false,&quot;dropping-particle&quot;:&quot;&quot;,&quot;non-dropping-particle&quot;:&quot;&quot;}],&quot;container-title&quot;:&quot;Bioorganic &amp; Medicinal Chemistry&quot;,&quot;accessed&quot;:{&quot;date-parts&quot;:[[2025,12,22]]},&quot;DOI&quot;:&quot;10.1016/J.BMC.2017.07.012&quot;,&quot;ISSN&quot;:&quot;0968-0896&quot;,&quot;PMID&quot;:&quot;28728899&quot;,&quot;URL&quot;:&quot;https://www.sciencedirect.com/science/article/pii/S0968089617308672&quot;,&quot;issued&quot;:{&quot;date-parts&quot;:[[2018,6,1]]},&quot;page&quot;:&quot;2708-2718&quot;,&quot;abstract&quot;:&quot;Antimicrobial peptides are a class of membrane-active peptides that form a critical component of innate host immunity and possess a diversity of sequence and structure. Machine learning approaches have been profitably employed to efficiently screen sequence space and guide experiment towards promising candidates with high putative activity. In this mini-review, we provide an introduction to antimicrobial peptides and summarize recent advances in machine learning-enabled antimicrobial peptide discovery and design with a focus on a recent work Lee et al. Proc. Natl. Acad. Sci. USA 2016;113(48):13588–13593. This study reports the development of a support vector machine classifier to aid in the design of membrane active peptides. We use this model to discover membrane activity as a multiplexed function in diverse peptide families and provide interpretable understanding of the physicochemical properties and mechanisms governing membrane activity. Experimental validation of the classifier reveals it to have learned membrane activity as a unifying signature of antimicrobial peptides with diverse modes of action. Some of the discriminating rules by which it performs classification are in line with existing “human learned” understanding, but it also unveils new previously unknown determinants and multidimensional couplings governing membrane activity. Integrating machine learning with targeted experimentation can guide both antimicrobial peptide discovery and design and new understanding of the properties and mechanisms underpinning their modes of action.&quot;,&quot;publisher&quot;:&quot;Pergamon&quot;,&quot;issue&quot;:&quot;10&quot;,&quot;volume&quot;:&quot;26&quot;,&quot;container-title-short&quot;:&quot;Bioorg. Med. Chem.&quot;},&quot;isTemporary&quot;:false}]},{&quot;citationID&quot;:&quot;MENDELEY_CITATION_bfc6e5dc-095f-4555-b73a-cb40f81d0b19&quot;,&quot;properties&quot;:{&quot;noteIndex&quot;:0},&quot;isEdited&quot;:false,&quot;manualOverride&quot;:{&quot;isManuallyOverridden&quot;:false,&quot;citeprocText&quot;:&quot;[93]&quot;,&quot;manualOverrideText&quot;:&quot;&quot;},&quot;citationTag&quot;:&quot;MENDELEY_CITATION_v3_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&quot;,&quot;citationItems&quot;:[{&quot;id&quot;:&quot;3769bd84-644f-31de-9bed-08bf855f9d4e&quot;,&quot;itemData&quot;:{&quot;type&quot;:&quot;article-journal&quot;,&quot;id&quot;:&quot;3769bd84-644f-31de-9bed-08bf855f9d4e&quot;,&quot;title&quot;:&quot;Machine learning for membrane design and discovery&quot;,&quot;groupId&quot;:&quot;6e378410-341d-365f-a1d1-a9bfe92aa34f&quot;,&quot;author&quot;:[{&quot;family&quot;:&quot;Yin&quot;,&quot;given&quot;:&quot;Haoyu&quot;,&quot;parse-names&quot;:false,&quot;dropping-particle&quot;:&quot;&quot;,&quot;non-dropping-particle&quot;:&quot;&quot;},{&quot;family&quot;:&quot;Xu&quot;,&quot;given&quot;:&quot;Muzi&quot;,&quot;parse-names&quot;:false,&quot;dropping-particle&quot;:&quot;&quot;,&quot;non-dropping-particle&quot;:&quot;&quot;},{&quot;family&quot;:&quot;Luo&quot;,&quot;given&quot;:&quot;Zhiyao&quot;,&quot;parse-names&quot;:false,&quot;dropping-particle&quot;:&quot;&quot;,&quot;non-dropping-particle&quot;:&quot;&quot;},{&quot;family&quot;:&quot;Bi&quot;,&quot;given&quot;:&quot;Xiaotian&quot;,&quot;parse-names&quot;:false,&quot;dropping-particle&quot;:&quot;&quot;,&quot;non-dropping-particle&quot;:&quot;&quot;},{&quot;family&quot;:&quot;Li&quot;,&quot;given&quot;:&quot;Jiali&quot;,&quot;parse-names&quot;:false,&quot;dropping-particle&quot;:&quot;&quot;,&quot;non-dropping-particle&quot;:&quot;&quot;},{&quot;family&quot;:&quot;Zhang&quot;,&quot;given&quot;:&quot;Sui&quot;,&quot;parse-names&quot;:false,&quot;dropping-particle&quot;:&quot;&quot;,&quot;non-dropping-particle&quot;:&quot;&quot;},{&quot;family&quot;:&quot;Wang&quot;,&quot;given&quot;:&quot;Xiaonan&quot;,&quot;parse-names&quot;:false,&quot;dropping-particle&quot;:&quot;&quot;,&quot;non-dropping-particle&quot;:&quot;&quot;}],&quot;container-title&quot;:&quot;Green Energy &amp; Environment&quot;,&quot;accessed&quot;:{&quot;date-parts&quot;:[[2025,12,22]]},&quot;DOI&quot;:&quot;10.1016/J.GEE.2022.12.001&quot;,&quot;ISSN&quot;:&quot;2468-0257&quot;,&quot;URL&quot;:&quot;https://www.sciencedirect.com/science/article/pii/S2468025722001790&quot;,&quot;issued&quot;:{&quot;date-parts&quot;:[[2024,1,1]]},&quot;page&quot;:&quot;54-70&quot;,&quot;abstract&quot;:&quot;Membrane technologies are becoming increasingly versatile and helpful today for sustainable development. Machine Learning (ML), an essential branch of artificial intelligence (AI), has substantially impacted the research and development norm of new materials for energy and environment. This review provides an overview and perspectives on ML methodologies and their applications in membrane design and discovery. A brief overview of membrane technologies is first provided with the current bottlenecks and potential solutions. Through an applications-based perspective of AI-aided membrane design and discovery, we further show how ML strategies are applied to the membrane discovery cycle (including membrane material design, membrane application, membrane process design, and knowledge extraction), in various membrane systems, ranging from gas, liquid, and fuel cell separation membranes. Furthermore, the best practices of integrating ML methods and specific application targets in membrane design and discovery are presented with an ideal paradigm proposed. The challenges to be addressed and prospects of AI applications in membrane discovery are also highlighted in the end.&quot;,&quot;publisher&quot;:&quot;Elsevier&quot;,&quot;issue&quot;:&quot;1&quot;,&quot;volume&quot;:&quot;9&quot;,&quot;container-title-short&quot;:&quot;&quot;},&quot;isTemporary&quot;:false}]},{&quot;citationID&quot;:&quot;MENDELEY_CITATION_c336b8c7-44ce-4248-a825-271d104289bf&quot;,&quot;properties&quot;:{&quot;noteIndex&quot;:0},&quot;isEdited&quot;:false,&quot;manualOverride&quot;:{&quot;isManuallyOverridden&quot;:false,&quot;citeprocText&quot;:&quot;[62]&quot;,&quot;manualOverrideText&quot;:&quot;&quot;},&quot;citationTag&quot;:&quot;MENDELEY_CITATION_v3_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&quot;,&quot;citationItems&quot;:[{&quot;id&quot;:&quot;aea8d072-a7ea-37e7-a41f-c2863ba6739e&quot;,&quot;itemData&quot;:{&quot;type&quot;:&quot;article-journal&quot;,&quot;id&quot;:&quot;aea8d072-a7ea-37e7-a41f-c2863ba6739e&quot;,&quot;title&quot;:&quot;Machine learning reveals key ion selectivity mechanisms in polymeric membranes with subnanometer pores&quot;,&quot;groupId&quot;:&quot;6e378410-341d-365f-a1d1-a9bfe92aa34f&quot;,&quot;author&quot;:[{&quot;family&quot;:&quot;Ritt&quot;,&quot;given&quot;:&quot;Cody L.&quot;,&quot;parse-names&quot;:false,&quot;dropping-particle&quot;:&quot;&quot;,&quot;non-dropping-particle&quot;:&quot;&quot;},{&quot;family&quot;:&quot;Liu&quot;,&quot;given&quot;:&quot;Mingjie&quot;,&quot;parse-names&quot;:false,&quot;dropping-particle&quot;:&quot;&quot;,&quot;non-dropping-particle&quot;:&quot;&quot;},{&quot;family&quot;:&quot;Pham&quot;,&quot;given&quot;:&quot;Tuan Anh&quot;,&quot;parse-names&quot;:false,&quot;dropping-particle&quot;:&quot;&quot;,&quot;non-dropping-particle&quot;:&quot;&quot;},{&quot;family&quot;:&quot;Epsztein&quot;,&quot;given&quot;:&quot;Razi&quot;,&quot;parse-names&quot;:false,&quot;dropping-particle&quot;:&quot;&quot;,&quot;non-dropping-particle&quot;:&quot;&quot;},{&quot;family&quot;:&quot;Kulik&quot;,&quot;given&quot;:&quot;Heather J.&quot;,&quot;parse-names&quot;:false,&quot;dropping-particle&quot;:&quot;&quot;,&quot;non-dropping-particle&quot;:&quot;&quot;},{&quot;family&quot;:&quot;Elimelech&quot;,&quot;given&quot;:&quot;Menachem&quot;,&quot;parse-names&quot;:false,&quot;dropping-particle&quot;:&quot;&quot;,&quot;non-dropping-particle&quot;:&quot;&quot;}],&quot;container-title&quot;:&quot;Science Advances&quot;,&quot;accessed&quot;:{&quot;date-parts&quot;:[[2025,12,22]]},&quot;DOI&quot;:&quot;10.1126/SCIADV.ABL5771;CTYPE:STRING:JOURNAL&quot;,&quot;ISSN&quot;:&quot;23752548&quot;,&quot;PMID&quot;:&quot;35030018&quot;,&quot;URL&quot;:&quot;/doi/pdf/10.1126/sciadv.abl5771?download=true&quot;,&quot;issued&quot;:{&quot;date-parts&quot;:[[2022,1,1]]},&quot;page&quot;:&quot;5771&quot;,&quot;abstract&quot;:&quot;Designing single-species selective membranes for high-precision separations requires a fundamental understanding of the molecular interactions governing solute transport. Here, we comprehensively assess molecular-level features that influence the separation of 18 different anions by nanoporous cellulose acetate membranes. Our analysis identifies the limitations of bulk solvation characteristics to explain ion transport, highlighted by the poor correlation between hydration energy and the measured permselectivity (R2 = 0.37). Entropy-enthalpy compensation, spanning 40 kilojoules per mole, leads to a free-energy barrier (∆G‡) variation of only ~8 kilojoules per mole across all anions. We apply machine learning to elucidate descriptors for energetic barriers from a set of 126 collected features. Notably, electrostatic features account for 75% of the overall features used to describe ∆G‡, despite the relatively uncharged state of cellulose acetate. Our work presents an approach for studying ion transport across nanoporous membranes that could enable the design of ion-selective membranes.&quot;,&quot;publisher&quot;:&quot;American Association for the Advancement of Science&quot;,&quot;issue&quot;:&quot;2&quot;,&quot;volume&quot;:&quot;8&quot;,&quot;container-title-short&quot;:&quot;Sci. Adv.&quot;},&quot;isTemporary&quot;:false}]},{&quot;citationID&quot;:&quot;MENDELEY_CITATION_32a032fc-d430-4a09-802a-b6ed155c49dc&quot;,&quot;properties&quot;:{&quot;noteIndex&quot;:0},&quot;isEdited&quot;:false,&quot;manualOverride&quot;:{&quot;isManuallyOverridden&quot;:false,&quot;citeprocText&quot;:&quot;[44]&quot;,&quot;manualOverrideText&quot;:&quot;&quot;},&quot;citationTag&quot;:&quot;MENDELEY_CITATION_v3_eyJjaXRhdGlvbklEIjoiTUVOREVMRVlfQ0lUQVRJT05fMzJhMDMyZmMtZDQzMC00YTA5LTgwMmEtYjZlZDE1NWM0OWRjIiwicHJvcGVydGllcyI6eyJub3RlSW5kZXgiOjB9LCJpc0VkaXRlZCI6ZmFsc2UsIm1hbnVhbE92ZXJyaWRlIjp7ImlzTWFudWFsbHlPdmVycmlkZGVuIjpmYWxzZSwiY2l0ZXByb2NUZXh0IjoiWzQ0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V19&quot;,&quot;citationItems&quot;:[{&quot;id&quot;:&quot;be501e67-0e68-3a2e-bc5d-2336f155ddaf&quot;,&quot;itemData&quot;:{&quot;type&quot;:&quot;article-journal&quot;,&quot;id&quot;:&quot;be501e67-0e68-3a2e-bc5d-2336f155ddaf&quot;,&quot;title&quot;:&quot;Machine learning for membrane design in energy production, gas separation, and water treatment: a review&quot;,&quot;groupId&quot;:&quot;6e378410-341d-365f-a1d1-a9bfe92aa34f&quot;,&quot;author&quot;:[{&quot;family&quot;:&quot;Osman&quot;,&quot;given&quot;:&quot;Ahmed I.&quot;,&quot;parse-names&quot;:false,&quot;dropping-particle&quot;:&quot;&quot;,&quot;non-dropping-particle&quot;:&quot;&quot;},{&quot;family&quot;:&quot;Nasr&quot;,&quot;given&quot;:&quot;Mahmoud&quot;,&quot;parse-names&quot;:false,&quot;dropping-particle&quot;:&quot;&quot;,&quot;non-dropping-particle&quot;:&quot;&quot;},{&quot;family&quot;:&quot;Farghali&quot;,&quot;given&quot;:&quot;Mohamed&quot;,&quot;parse-names&quot;:false,&quot;dropping-particle&quot;:&quot;&quot;,&quot;non-dropping-particle&quot;:&quot;&quot;},{&quot;family&quot;:&quot;Bakr&quot;,&quot;given&quot;:&quot;Sara S.&quot;,&quot;parse-names&quot;:false,&quot;dropping-particle&quot;:&quot;&quot;,&quot;non-dropping-particle&quot;:&quot;&quot;},{&quot;family&quot;:&quot;Eltaweil&quot;,&quot;given&quot;:&quot;Abdelazeem S.&quot;,&quot;parse-names&quot;:false,&quot;dropping-particle&quot;:&quot;&quot;,&quot;non-dropping-particle&quot;:&quot;&quot;},{&quot;family&quot;:&quot;Rashwan&quot;,&quot;given&quot;:&quot;Ahmed K.&quot;,&quot;parse-names&quot;:false,&quot;dropping-particle&quot;:&quot;&quot;,&quot;non-dropping-particle&quot;:&quot;&quot;},{&quot;family&quot;:&quot;Abd El-Monaem&quot;,&quot;given&quot;:&quot;Eman M.&quot;,&quot;parse-names&quot;:false,&quot;dropping-particle&quot;:&quot;&quot;,&quot;non-dropping-particle&quot;:&quot;&quot;}],&quot;container-title&quot;:&quot;Environmental Chemistry Letters 2024 22:2&quot;,&quot;accessed&quot;:{&quot;date-parts&quot;:[[2025,12,16]]},&quot;DOI&quot;:&quot;10.1007/S10311-023-01695-Y&quot;,&quot;ISBN&quot;:&quot;0123456789&quot;,&quot;ISSN&quot;:&quot;1610-3661&quot;,&quot;URL&quot;:&quot;https://link.springer.com/article/10.1007/s10311-023-01695-y&quot;,&quot;issued&quot;:{&quot;date-parts&quot;:[[2024,2,6]]},&quot;page&quot;:&quot;505-560&quot;,&quot;abstract&quot;:&quot;Membrane filtration is a major process used in the energy, gas separation, and water treatment sectors, yet the efficiency of current membranes is limited. Here, we review the use of machine learning to improve membrane efficiency, with emphasis on reverse osmosis, nanofiltration, pervaporation, removal of pollutants, pathogens and nutrients, gas separation of carbon dioxide, oxygen and hydrogen, fuel cells, biodiesel, and biogas purification. We found that the use of machine&amp;nbsp;learning brings substantial improvements in performance and efficiency, leading to specialized membranes with remarkable potential for various applications. This integration&amp;nbsp;offers versatile solutions crucial for addressing global challenges in sustainable development and advancing environmental goals.&amp;nbsp;Membrane gas separation techniques improve carbon capture and purification of industrial gases, aiding in the reduction of carbon dioxide emissions.&quot;,&quot;publisher&quot;:&quot;Springer&quot;,&quot;issue&quot;:&quot;2&quot;,&quot;volume&quot;:&quot;22&quot;,&quot;container-title-short&quot;:&quot;&quot;},&quot;isTemporary&quot;:false}]},{&quot;citationID&quot;:&quot;MENDELEY_CITATION_8872efd2-366e-452e-9eb2-e1f714942174&quot;,&quot;properties&quot;:{&quot;noteIndex&quot;:0},&quot;isEdited&quot;:false,&quot;manualOverride&quot;:{&quot;isManuallyOverridden&quot;:false,&quot;citeprocText&quot;:&quot;[100,107]&quot;,&quot;manualOverrideText&quot;:&quot;&quot;},&quot;citationTag&quot;:&quot;MENDELEY_CITATION_v3_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&quot;,&quot;citationItems&quot;:[{&quot;id&quot;:&quot;b8b0ded5-f77f-3a0f-aa59-247025e58382&quot;,&quot;itemData&quot;:{&quot;type&quot;:&quot;article-journal&quot;,&quot;id&quot;:&quot;b8b0ded5-f77f-3a0f-aa59-247025e58382&quot;,&quot;title&quot;:&quot;Black-box vs. White-Box: Understanding their advantages and weaknesses from a practical point of view&quot;,&quot;groupId&quot;:&quot;6e378410-341d-365f-a1d1-a9bfe92aa34f&quot;,&quot;author&quot;:[{&quot;family&quot;:&quot;Loyola-Gonzalez&quot;,&quot;given&quot;:&quot;Octavio&quot;,&quot;parse-names&quot;:false,&quot;dropping-particle&quot;:&quot;&quot;,&quot;non-dropping-particle&quot;:&quot;&quot;}],&quot;container-title&quot;:&quot;IEEE Access&quot;,&quot;accessed&quot;:{&quot;date-parts&quot;:[[2025,12,16]]},&quot;DOI&quot;:&quot;10.1109/ACCESS.2019.2949286&quot;,&quot;ISSN&quot;:&quot;21693536&quot;,&quot;URL&quot;:&quot;https://ieeexplore.ieee.org/abstract/document/8882211&quot;,&quot;issued&quot;:{&quot;date-parts&quot;:[[2019]]},&quot;page&quot;:&quot;154096-154113&quot;,&quot;abstract&quot;:&quot;Nowadays, in the international scientific community of machine learning, there exists an enormous discussion about the use of black-box models or explainable models; especially in practical problems. On the one hand, a part of the community defends that black-box models are more accurate than explainable models in some contexts, like image preprocessing. On the other hand, there exist another part of the community alleging that explainable models are better than black-box models because they can obtain comparable results and also they can explain these results in a language close to a human expert by using patterns. In this paper, advantages and weaknesses for each approach are shown; taking into account a state-of-the-art review for both approaches, their practical applications, trends, and future challenges. This paper shows that both approaches are suitable for solving practical problems, but experts in machine learning need to understand the input data, the problem to solve, and the best way for showing the output data before applying a machine learning model. Also, we propose some ideas for fusing both, explainable and black-box, approaches to provide better solutions to experts in real-world domains. Additionally, we show one way to measure the effectiveness of the applied machine learning model by using expert opinions jointly with statistical methods. Throughout this paper, we show the impact of using explainable and black-box models on the security and medical applications.&quot;,&quot;publisher&quot;:&quot;Institute of Electrical and Electronics Engineers Inc.&quot;,&quot;volume&quot;:&quot;7&quot;,&quot;container-title-short&quot;:&quot;&quot;},&quot;isTemporary&quot;:false},{&quot;id&quot;:&quot;5c1d99d0-0156-3da0-af18-81bc86902a52&quot;,&quot;itemData&quot;:{&quot;type&quot;:&quot;article-journal&quot;,&quot;id&quot;:&quot;5c1d99d0-0156-3da0-af18-81bc86902a52&quot;,&quot;title&quot;:&quot;Revolutionizing Membrane Design Using Machine Learning-Bayesian Optimization&quot;,&quot;groupId&quot;:&quot;6e378410-341d-365f-a1d1-a9bfe92aa34f&quot;,&quot;author&quot;:[{&quot;family&quot;:&quot;Gao&quot;,&quot;given&quot;:&quot;Haiping&quot;,&quot;parse-names&quot;:false,&quot;dropping-particle&quot;:&quot;&quot;,&quot;non-dropping-particle&quot;:&quot;&quot;},{&quot;family&quot;:&quot;Zhong&quot;,&quot;given&quot;:&quot;Shifa&quot;,&quot;parse-names&quot;:false,&quot;dropping-particle&quot;:&quot;&quot;,&quot;non-dropping-particle&quot;:&quot;&quot;},{&quot;family&quot;:&quot;Zhang&quot;,&quot;given&quot;:&quot;Wenlong&quot;,&quot;parse-names&quot;:false,&quot;dropping-particle&quot;:&quot;&quot;,&quot;non-dropping-particle&quot;:&quot;&quot;},{&quot;family&quot;:&quot;Igou&quot;,&quot;given&quot;:&quot;Thomas&quot;,&quot;parse-names&quot;:false,&quot;dropping-particle&quot;:&quot;&quot;,&quot;non-dropping-particle&quot;:&quot;&quot;},{&quot;family&quot;:&quot;Berger&quot;,&quot;given&quot;:&quot;Eli&quot;,&quot;parse-names&quot;:false,&quot;dropping-particle&quot;:&quot;&quot;,&quot;non-dropping-particle&quot;:&quot;&quot;},{&quot;family&quot;:&quot;Reid&quot;,&quot;given&quot;:&quot;Elliot&quot;,&quot;parse-names&quot;:false,&quot;dropping-particle&quot;:&quot;&quot;,&quot;non-dropping-particle&quot;:&quot;&quot;},{&quot;family&quot;:&quot;Zhao&quot;,&quot;given&quot;:&quot;Yangying&quot;,&quot;parse-names&quot;:false,&quot;dropping-particle&quot;:&quot;&quot;,&quot;non-dropping-particle&quot;:&quot;&quot;},{&quot;family&quot;:&quot;Lambeth&quot;,&quot;given&quot;:&quot;Dylan&quot;,&quot;parse-names&quot;:false,&quot;dropping-particle&quot;:&quot;&quot;,&quot;non-dropping-particle&quot;:&quot;&quot;},{&quot;family&quot;:&quot;Gan&quot;,&quot;given&quot;:&quot;Lan&quot;,&quot;parse-names&quot;:false,&quot;dropping-particle&quot;:&quot;&quot;,&quot;non-dropping-particle&quot;:&quot;&quot;},{&quot;family&quot;:&quot;Afolabi&quot;,&quot;given&quot;:&quot;Moyosore A.&quot;,&quot;parse-names&quot;:false,&quot;dropping-particle&quot;:&quot;&quot;,&quot;non-dropping-particle&quot;:&quot;&quot;},{&quot;family&quot;:&quot;Tong&quot;,&quot;given&quot;:&quot;Zhaohui&quot;,&quot;parse-names&quot;:false,&quot;dropping-particle&quot;:&quot;&quot;,&quot;non-dropping-particle&quot;:&quot;&quot;},{&quot;family&quot;:&quot;Lan&quot;,&quot;given&quot;:&quot;Guanghui&quot;,&quot;parse-names&quot;:false,&quot;dropping-particle&quot;:&quot;&quot;,&quot;non-dropping-particle&quot;:&quot;&quot;},{&quot;family&quot;:&quot;Chen&quot;,&quot;given&quot;:&quot;Yongsheng&quot;,&quot;parse-names&quot;:false,&quot;dropping-particle&quot;:&quot;&quot;,&quot;non-dropping-particle&quot;:&quot;&quot;}],&quot;container-title&quot;:&quot;Environmental Science &amp; Technology&quot;,&quot;accessed&quot;:{&quot;date-parts&quot;:[[2025,12,22]]},&quot;DOI&quot;:&quot;10.1021/ACS.EST.1C04373&quot;,&quot;ISSN&quot;:&quot;15205851&quot;,&quot;PMID&quot;:&quot;34968041&quot;,&quot;URL&quot;:&quot;/doi/pdf/10.1021/acs.est.1c04373?ref=article_openPDF&quot;,&quot;issued&quot;:{&quot;date-parts&quot;:[[2021,2,15]]},&quot;page&quot;:&quot;2572-2581&quot;,&quot;abstract&quot;:&quot;Polymeric membrane design is a multidimensional process involving selection of membrane materials and optimization of fabrication conditions from an infinite candidate space. It is impossible to explore the entire space by trial-and-error experimentation. Here, we present a membrane design strategy utilizing machine learning-based Bayesian optimization to precisely identify the optimal combinations of unexplored monomers and their fabrication conditions from an infinite space. We developed ML models to accurately predict water permeability and salt rejection from membrane monomer types (represented by the Morgan fingerprint) and fabrication conditions. We applied Bayesian optimization on the built ML model to inversely identify sets of monomer/fabrication condition combinations with the potential to break the upper bound for water/salt selectivity and permeability. We fabricated eight membranes under the identified combinations and found that they exceeded the present upper bound. Our findings demonstrate that ML-based Bayesian optimization represents a paradigm shift for next-generation separation membrane design.&quot;,&quot;publisher&quot;:&quot;American Chemical Society&quot;,&quot;issue&quot;:&quot;4&quot;,&quot;volume&quot;:&quot;56&quot;,&quot;container-title-short&quot;:&quot;Environ. Sci. Technol.&quot;},&quot;isTemporary&quot;:false}]},{&quot;citationID&quot;:&quot;MENDELEY_CITATION_70e09096-272c-4d6f-bfe4-f14971c5b740&quot;,&quot;properties&quot;:{&quot;noteIndex&quot;:0},&quot;isEdited&quot;:false,&quot;manualOverride&quot;:{&quot;isManuallyOverridden&quot;:false,&quot;citeprocText&quot;:&quot;[45,98,107]&quot;,&quot;manualOverrideText&quot;:&quot;&quot;},&quot;citationTag&quot;:&quot;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&quot;,&quot;citationItems&quot;:[{&quot;id&quot;:&quot;5c1d99d0-0156-3da0-af18-81bc86902a52&quot;,&quot;itemData&quot;:{&quot;type&quot;:&quot;article-journal&quot;,&quot;id&quot;:&quot;5c1d99d0-0156-3da0-af18-81bc86902a52&quot;,&quot;title&quot;:&quot;Revolutionizing Membrane Design Using Machine Learning-Bayesian Optimization&quot;,&quot;groupId&quot;:&quot;6e378410-341d-365f-a1d1-a9bfe92aa34f&quot;,&quot;author&quot;:[{&quot;family&quot;:&quot;Gao&quot;,&quot;given&quot;:&quot;Haiping&quot;,&quot;parse-names&quot;:false,&quot;dropping-particle&quot;:&quot;&quot;,&quot;non-dropping-particle&quot;:&quot;&quot;},{&quot;family&quot;:&quot;Zhong&quot;,&quot;given&quot;:&quot;Shifa&quot;,&quot;parse-names&quot;:false,&quot;dropping-particle&quot;:&quot;&quot;,&quot;non-dropping-particle&quot;:&quot;&quot;},{&quot;family&quot;:&quot;Zhang&quot;,&quot;given&quot;:&quot;Wenlong&quot;,&quot;parse-names&quot;:false,&quot;dropping-particle&quot;:&quot;&quot;,&quot;non-dropping-particle&quot;:&quot;&quot;},{&quot;family&quot;:&quot;Igou&quot;,&quot;given&quot;:&quot;Thomas&quot;,&quot;parse-names&quot;:false,&quot;dropping-particle&quot;:&quot;&quot;,&quot;non-dropping-particle&quot;:&quot;&quot;},{&quot;family&quot;:&quot;Berger&quot;,&quot;given&quot;:&quot;Eli&quot;,&quot;parse-names&quot;:false,&quot;dropping-particle&quot;:&quot;&quot;,&quot;non-dropping-particle&quot;:&quot;&quot;},{&quot;family&quot;:&quot;Reid&quot;,&quot;given&quot;:&quot;Elliot&quot;,&quot;parse-names&quot;:false,&quot;dropping-particle&quot;:&quot;&quot;,&quot;non-dropping-particle&quot;:&quot;&quot;},{&quot;family&quot;:&quot;Zhao&quot;,&quot;given&quot;:&quot;Yangying&quot;,&quot;parse-names&quot;:false,&quot;dropping-particle&quot;:&quot;&quot;,&quot;non-dropping-particle&quot;:&quot;&quot;},{&quot;family&quot;:&quot;Lambeth&quot;,&quot;given&quot;:&quot;Dylan&quot;,&quot;parse-names&quot;:false,&quot;dropping-particle&quot;:&quot;&quot;,&quot;non-dropping-particle&quot;:&quot;&quot;},{&quot;family&quot;:&quot;Gan&quot;,&quot;given&quot;:&quot;Lan&quot;,&quot;parse-names&quot;:false,&quot;dropping-particle&quot;:&quot;&quot;,&quot;non-dropping-particle&quot;:&quot;&quot;},{&quot;family&quot;:&quot;Afolabi&quot;,&quot;given&quot;:&quot;Moyosore A.&quot;,&quot;parse-names&quot;:false,&quot;dropping-particle&quot;:&quot;&quot;,&quot;non-dropping-particle&quot;:&quot;&quot;},{&quot;family&quot;:&quot;Tong&quot;,&quot;given&quot;:&quot;Zhaohui&quot;,&quot;parse-names&quot;:false,&quot;dropping-particle&quot;:&quot;&quot;,&quot;non-dropping-particle&quot;:&quot;&quot;},{&quot;family&quot;:&quot;Lan&quot;,&quot;given&quot;:&quot;Guanghui&quot;,&quot;parse-names&quot;:false,&quot;dropping-particle&quot;:&quot;&quot;,&quot;non-dropping-particle&quot;:&quot;&quot;},{&quot;family&quot;:&quot;Chen&quot;,&quot;given&quot;:&quot;Yongsheng&quot;,&quot;parse-names&quot;:false,&quot;dropping-particle&quot;:&quot;&quot;,&quot;non-dropping-particle&quot;:&quot;&quot;}],&quot;container-title&quot;:&quot;Environmental Science &amp; Technology&quot;,&quot;accessed&quot;:{&quot;date-parts&quot;:[[2025,12,22]]},&quot;DOI&quot;:&quot;10.1021/ACS.EST.1C04373&quot;,&quot;ISSN&quot;:&quot;15205851&quot;,&quot;PMID&quot;:&quot;34968041&quot;,&quot;URL&quot;:&quot;/doi/pdf/10.1021/acs.est.1c04373?ref=article_openPDF&quot;,&quot;issued&quot;:{&quot;date-parts&quot;:[[2021,2,15]]},&quot;page&quot;:&quot;2572-2581&quot;,&quot;abstract&quot;:&quot;Polymeric membrane design is a multidimensional process involving selection of membrane materials and optimization of fabrication conditions from an infinite candidate space. It is impossible to explore the entire space by trial-and-error experimentation. Here, we present a membrane design strategy utilizing machine learning-based Bayesian optimization to precisely identify the optimal combinations of unexplored monomers and their fabrication conditions from an infinite space. We developed ML models to accurately predict water permeability and salt rejection from membrane monomer types (represented by the Morgan fingerprint) and fabrication conditions. We applied Bayesian optimization on the built ML model to inversely identify sets of monomer/fabrication condition combinations with the potential to break the upper bound for water/salt selectivity and permeability. We fabricated eight membranes under the identified combinations and found that they exceeded the present upper bound. Our findings demonstrate that ML-based Bayesian optimization represents a paradigm shift for next-generation separation membrane design.&quot;,&quot;publisher&quot;:&quot;American Chemical Society&quot;,&quot;issue&quot;:&quot;4&quot;,&quot;volume&quot;:&quot;56&quot;,&quot;container-title-short&quot;:&quot;Environ. Sci. Technol.&quot;},&quot;isTemporary&quot;:false},{&quot;id&quot;:&quot;4e183a62-dcf4-35b4-b309-4e2a0864ea15&quot;,&quot;itemData&quot;:{&quot;type&quot;:&quot;article-journal&quot;,&quot;id&quot;:&quot;4e183a62-dcf4-35b4-b309-4e2a0864ea15&quot;,&quot;title&quot;:&quot;Machine learning-assisted development of gas separation membranes: A review&quot;,&quot;groupId&quot;:&quot;6e378410-341d-365f-a1d1-a9bfe92aa34f&quot;,&quot;author&quot;:[{&quot;family&quot;:&quot;Li&quot;,&quot;given&quot;:&quot;An&quot;,&quot;parse-names&quot;:false,&quot;dropping-particle&quot;:&quot;&quot;,&quot;non-dropping-particle&quot;:&quot;&quot;},{&quot;family&quot;:&quot;Chu&quot;,&quot;given&quot;:&quot;Jianchun&quot;,&quot;parse-names&quot;:false,&quot;dropping-particle&quot;:&quot;&quot;,&quot;non-dropping-particle&quot;:&quot;&quot;},{&quot;family&quot;:&quot;Huang&quot;,&quot;given&quot;:&quot;Shaoxuan&quot;,&quot;parse-names&quot;:false,&quot;dropping-particle&quot;:&quot;&quot;,&quot;non-dropping-particle&quot;:&quot;&quot;},{&quot;family&quot;:&quot;Liu&quot;,&quot;given&quot;:&quot;Yongqi&quot;,&quot;parse-names&quot;:false,&quot;dropping-particle&quot;:&quot;&quot;,&quot;non-dropping-particle&quot;:&quot;&quot;},{&quot;family&quot;:&quot;He&quot;,&quot;given&quot;:&quot;Maogang&quot;,&quot;parse-names&quot;:false,&quot;dropping-particle&quot;:&quot;&quot;,&quot;non-dropping-particle&quot;:&quot;&quot;},{&quot;family&quot;:&quot;Liu&quot;,&quot;given&quot;:&quot;Xiangyang&quot;,&quot;parse-names&quot;:false,&quot;dropping-particle&quot;:&quot;&quot;,&quot;non-dropping-particle&quot;:&quot;&quot;}],&quot;container-title&quot;:&quot;Carbon Capture Science &amp; Technology&quot;,&quot;accessed&quot;:{&quot;date-parts&quot;:[[2025,12,22]]},&quot;DOI&quot;:&quot;10.1016/J.CCST.2025.100374&quot;,&quot;ISSN&quot;:&quot;2772-6568&quot;,&quot;URL&quot;:&quot;https://www.sciencedirect.com/science/article/pii/S2772656825000144&quot;,&quot;issued&quot;:{&quot;date-parts&quot;:[[2025,3,1]]},&quot;page&quot;:&quot;100374&quot;,&quot;abstract&quot;:&quot;Gas separation membranes have been a hot topic of research in recent decades due to their low costs, high energy efficiency and wide range of applications. Machine learning provide a fast way to design gas separation membranes with required performance. This review systematically describes the process of machine learning-assisted gas separation membrane development. In addition, the experimental data on CO2/CH4, CO2/N2 and O2/N2 separation performance were summarized to provide basis for future work on machine learning-assisted design of gas separation membrane for carbon dioxide capture, and natural gas purification as well as oxygen or nitrogen enrichment. Moreover, we discuss the classical materials that make up gas separation membranes, including MOFs, polymers and COFs, and analyze the strengths and weaknesses of the different materials. Finally, we discuss the challenges in the development of machine learning method for next-generation gas separation membranes.&quot;,&quot;publisher&quot;:&quot;Elsevier&quot;,&quot;volume&quot;:&quot;14&quot;,&quot;container-title-short&quot;:&quot;&quot;},&quot;isTemporary&quot;:false},{&quot;id&quot;:&quot;690f25df-c716-39dd-b4c6-fe8b7fa27508&quot;,&quot;itemData&quot;:{&quot;type&quot;:&quot;article-journal&quot;,&quot;id&quot;:&quot;690f25df-c716-39dd-b4c6-fe8b7fa27508&quot;,&quot;title&quot;:&quot;Machine Learning in the Design and Performance Prediction of Organic Framework Membranes: Methodologies, Applications, and Industrial Prospects&quot;,&quot;groupId&quot;:&quot;6e378410-341d-365f-a1d1-a9bfe92aa34f&quot;,&quot;author&quot;:[{&quot;family&quot;:&quot;Wu&quot;,&quot;given&quot;:&quot;Tong&quot;,&quot;parse-names&quot;:false,&quot;dropping-particle&quot;:&quot;&quot;,&quot;non-dropping-particle&quot;:&quot;&quot;},{&quot;family&quot;:&quot;Zhang&quot;,&quot;given&quot;:&quot;Jiawei&quot;,&quot;parse-names&quot;:false,&quot;dropping-particle&quot;:&quot;&quot;,&quot;non-dropping-particle&quot;:&quot;&quot;},{&quot;family&quot;:&quot;Yan&quot;,&quot;given&quot;:&quot;Qinghao&quot;,&quot;parse-names&quot;:false,&quot;dropping-particle&quot;:&quot;&quot;,&quot;non-dropping-particle&quot;:&quot;&quot;},{&quot;family&quot;:&quot;Wang&quot;,&quot;given&quot;:&quot;Jingxiang&quot;,&quot;parse-names&quot;:false,&quot;dropping-particle&quot;:&quot;&quot;,&quot;non-dropping-particle&quot;:&quot;&quot;},{&quot;family&quot;:&quot;Yang&quot;,&quot;given&quot;:&quot;Hao&quot;,&quot;parse-names&quot;:false,&quot;dropping-particle&quot;:&quot;&quot;,&quot;non-dropping-particle&quot;:&quot;&quot;}],&quot;container-title&quot;:&quot;Membranes 2025, Vol. 15, Page 178&quot;,&quot;accessed&quot;:{&quot;date-parts&quot;:[[2025,12,22]]},&quot;DOI&quot;:&quot;10.3390/MEMBRANES15060178&quot;,&quot;ISSN&quot;:&quot;2077-0375&quot;,&quot;URL&quot;:&quot;https://www.mdpi.com/2077-0375/15/6/178/htm&quot;,&quot;issued&quot;:{&quot;date-parts&quot;:[[2025,6,11]]},&quot;page&quot;:&quot;178&quot;,&quot;abstract&quot;:&quot;Organic framework membranes (OFMs) have emerged as transformative materials for separation technologies due to their tunable porosity, structural diversity, and stability, yet their design and optimization face challenges in navigating vast chemical spaces and complex performance trade-offs. This review highlights the pivotal role of machine learning (ML) in overcoming these limitations by integrating multi-source data, constructing quantitative structure–property relationships, and enabling the cross-scale optimization of OFMs. Methodologically, ML workflows—spanning data construction, feature engineering, and model optimization—accelerate candidate screening, inverse design, and mechanistic interpretation, as demonstrated in gas separations and nascent liquid-phase applications. Key findings reveal that ML identifies critical structural descriptors and environmental parameters, guiding the development of high-performance membranes that surpass traditional selectivity–permeability limits. Challenges persist in liquid separations due to dynamic operational complexities and data scarcity, while emerging frameworks offer untapped potential. The integration of interpretable ML, in situ characterization, and industrial scalability strategies is essential to transition OFMs from laboratory innovations to sustainable, adaptive separation systems. This review underscores ML’s transformative capacity to bridge computational insights with experimental validation, fostering next-generation membranes for carbon neutrality, water security, and energy-efficient industrial processes.&quot;,&quot;publisher&quot;:&quot;Multidisciplinary Digital Publishing Institute&quot;,&quot;issue&quot;:&quot;6&quot;,&quot;volume&quot;:&quot;15&quot;,&quot;container-title-short&quot;:&quot;&quot;},&quot;isTemporary&quot;:false}]},{&quot;citationID&quot;:&quot;MENDELEY_CITATION_992203ac-627c-4860-aebe-6fec16d93588&quot;,&quot;properties&quot;:{&quot;noteIndex&quot;:0},&quot;isEdited&quot;:false,&quot;manualOverride&quot;:{&quot;isManuallyOverridden&quot;:false,&quot;citeprocText&quot;:&quot;[45]&quot;,&quot;manualOverrideText&quot;:&quot;&quot;},&quot;citationTag&quot;:&quot;MENDELEY_CITATION_v3_eyJjaXRhdGlvbklEIjoiTUVOREVMRVlfQ0lUQVRJT05fOTkyMjAzYWMtNjI3Yy00ODYwLWFlYmUtNmZlYzE2ZDkzNTg4IiwicHJvcGVydGllcyI6eyJub3RlSW5kZXgiOjB9LCJpc0VkaXRlZCI6ZmFsc2UsIm1hbnVhbE92ZXJyaWRlIjp7ImlzTWFudWFsbHlPdmVycmlkZGVuIjpmYWxzZSwiY2l0ZXByb2NUZXh0IjoiWzQ1XSIsIm1hbnVhbE92ZXJyaWRlVGV4dCI6IiJ9LCJjaXRhdGlvbkl0ZW1zIjpb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XX0=&quot;,&quot;citationItems&quot;:[{&quot;id&quot;:&quot;690f25df-c716-39dd-b4c6-fe8b7fa27508&quot;,&quot;itemData&quot;:{&quot;type&quot;:&quot;article-journal&quot;,&quot;id&quot;:&quot;690f25df-c716-39dd-b4c6-fe8b7fa27508&quot;,&quot;title&quot;:&quot;Machine Learning in the Design and Performance Prediction of Organic Framework Membranes: Methodologies, Applications, and Industrial Prospects&quot;,&quot;groupId&quot;:&quot;6e378410-341d-365f-a1d1-a9bfe92aa34f&quot;,&quot;author&quot;:[{&quot;family&quot;:&quot;Wu&quot;,&quot;given&quot;:&quot;Tong&quot;,&quot;parse-names&quot;:false,&quot;dropping-particle&quot;:&quot;&quot;,&quot;non-dropping-particle&quot;:&quot;&quot;},{&quot;family&quot;:&quot;Zhang&quot;,&quot;given&quot;:&quot;Jiawei&quot;,&quot;parse-names&quot;:false,&quot;dropping-particle&quot;:&quot;&quot;,&quot;non-dropping-particle&quot;:&quot;&quot;},{&quot;family&quot;:&quot;Yan&quot;,&quot;given&quot;:&quot;Qinghao&quot;,&quot;parse-names&quot;:false,&quot;dropping-particle&quot;:&quot;&quot;,&quot;non-dropping-particle&quot;:&quot;&quot;},{&quot;family&quot;:&quot;Wang&quot;,&quot;given&quot;:&quot;Jingxiang&quot;,&quot;parse-names&quot;:false,&quot;dropping-particle&quot;:&quot;&quot;,&quot;non-dropping-particle&quot;:&quot;&quot;},{&quot;family&quot;:&quot;Yang&quot;,&quot;given&quot;:&quot;Hao&quot;,&quot;parse-names&quot;:false,&quot;dropping-particle&quot;:&quot;&quot;,&quot;non-dropping-particle&quot;:&quot;&quot;}],&quot;container-title&quot;:&quot;Membranes 2025, Vol. 15, Page 178&quot;,&quot;accessed&quot;:{&quot;date-parts&quot;:[[2025,12,22]]},&quot;DOI&quot;:&quot;10.3390/MEMBRANES15060178&quot;,&quot;ISSN&quot;:&quot;2077-0375&quot;,&quot;URL&quot;:&quot;https://www.mdpi.com/2077-0375/15/6/178/htm&quot;,&quot;issued&quot;:{&quot;date-parts&quot;:[[2025,6,11]]},&quot;page&quot;:&quot;178&quot;,&quot;abstract&quot;:&quot;Organic framework membranes (OFMs) have emerged as transformative materials for separation technologies due to their tunable porosity, structural diversity, and stability, yet their design and optimization face challenges in navigating vast chemical spaces and complex performance trade-offs. This review highlights the pivotal role of machine learning (ML) in overcoming these limitations by integrating multi-source data, constructing quantitative structure–property relationships, and enabling the cross-scale optimization of OFMs. Methodologically, ML workflows—spanning data construction, feature engineering, and model optimization—accelerate candidate screening, inverse design, and mechanistic interpretation, as demonstrated in gas separations and nascent liquid-phase applications. Key findings reveal that ML identifies critical structural descriptors and environmental parameters, guiding the development of high-performance membranes that surpass traditional selectivity–permeability limits. Challenges persist in liquid separations due to dynamic operational complexities and data scarcity, while emerging frameworks offer untapped potential. The integration of interpretable ML, in situ characterization, and industrial scalability strategies is essential to transition OFMs from laboratory innovations to sustainable, adaptive separation systems. This review underscores ML’s transformative capacity to bridge computational insights with experimental validation, fostering next-generation membranes for carbon neutrality, water security, and energy-efficient industrial processes.&quot;,&quot;publisher&quot;:&quot;Multidisciplinary Digital Publishing Institute&quot;,&quot;issue&quot;:&quot;6&quot;,&quot;volume&quot;:&quot;15&quot;,&quot;container-title-short&quot;:&quot;&quot;},&quot;isTemporary&quot;:false}]},{&quot;citationID&quot;:&quot;MENDELEY_CITATION_2a66f428-cb1c-4c63-8a38-a7c21fe6ebda&quot;,&quot;properties&quot;:{&quot;noteIndex&quot;:0},&quot;isEdited&quot;:false,&quot;manualOverride&quot;:{&quot;isManuallyOverridden&quot;:false,&quot;citeprocText&quot;:&quot;[44,62,105]&quot;,&quot;manualOverrideText&quot;:&quot;&quot;},&quot;citationTag&quot;:&quot;MENDELEY_CITATION_v3_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V19&quot;,&quot;citationItems&quot;:[{&quot;id&quot;:&quot;fdae6fef-46e7-39fe-9343-82891e316b99&quot;,&quot;itemData&quot;:{&quot;type&quot;:&quot;article-journal&quot;,&quot;id&quot;:&quot;fdae6fef-46e7-39fe-9343-82891e316b99&quot;,&quot;title&quot;:&quot;Machine learning-driven design of membranes for saline and produced water treatment across scales&quot;,&quot;groupId&quot;:&quot;6e378410-341d-365f-a1d1-a9bfe92aa34f&quot;,&quot;author&quot;:[{&quot;family&quot;:&quot;Ahmad&quot;,&quot;given&quot;:&quot;Uzair&quot;,&quot;parse-names&quot;:false,&quot;dropping-particle&quot;:&quot;&quot;,&quot;non-dropping-particle&quot;:&quot;&quot;},{&quot;family&quot;:&quot;Abdala&quot;,&quot;given&quot;:&quot;Ahmed&quot;,&quot;parse-names&quot;:false,&quot;dropping-particle&quot;:&quot;&quot;,&quot;non-dropping-particle&quot;:&quot;&quot;},{&quot;family&quot;:&quot;Ng&quot;,&quot;given&quot;:&quot;Kim Choon&quot;,&quot;parse-names&quot;:false,&quot;dropping-particle&quot;:&quot;&quot;,&quot;non-dropping-particle&quot;:&quot;&quot;},{&quot;family&quot;:&quot;Akhtar&quot;,&quot;given&quot;:&quot;Faheem Hassan&quot;,&quot;parse-names&quot;:false,&quot;dropping-particle&quot;:&quot;&quot;,&quot;non-dropping-particle&quot;:&quot;&quot;}],&quot;container-title&quot;:&quot;Environmental Science: Water Research &amp; Technology&quot;,&quot;accessed&quot;:{&quot;date-parts&quot;:[[2025,12,16]]},&quot;DOI&quot;:&quot;10.1039/D5EW00417A&quot;,&quot;ISSN&quot;:&quot;2053-1419&quot;,&quot;URL&quot;:&quot;https://pubs.rsc.org/en/content/articlehtml/2025/ew/d5ew00417a&quot;,&quot;issued&quot;:{&quot;date-parts&quot;:[[2025,8,21]]},&quot;page&quot;:&quot;2080-2099&quot;,&quot;abstract&quot;:&quot;Membrane-based desalination technologies are critical for addressing global water scarcity; however, their performance optimization remains a complex challenge. This review explores the potential of machine learning (ML) in advancing membrane desalination, with a focus on process optimization, fouling mitigation, and performance prediction. We provide a comprehensive analysis of ML techniques, including artificial neural networks (ANNs), support vector machines (SVMs), and random forest (RF), applied to membrane systems such as reverse osmosis (RO), forward osmosis (FO), and for the treatment of produced water. The study highlights how data-driven models enhance decision-making by correlating operational parameters (e.g., pressure, temperature, feed salinity) with membrane efficiency, energy consumption, and fouling behavior. A key emphasis is placed on ANN-based frameworks for real-time monitoring and predictive control, demonstrating their superiority in modeling non-linear interactions compared to traditional mechanistic approaches. We also examine ML applications in optimizing design parameters, maintenance strategies, and renewable-energy-integrated desalination systems. Challenges such as data scarcity and model generalizability are discussed, alongside future directions for integrating ML with emerging membrane materials and hybrid processes. This review highlights ML's role in bridging theoretical and practical gaps in desalination, offering actionable insights for researchers and industry experts to deploy intelligent and sustainable water treatment solutions.&quot;,&quot;publisher&quot;:&quot;The Royal Society of Chemistry&quot;,&quot;issue&quot;:&quot;9&quot;,&quot;volume&quot;:&quot;11&quot;,&quot;container-title-short&quot;:&quot;Environ. Sci. (Camb).&quot;},&quot;isTemporary&quot;:false},{&quot;id&quot;:&quot;aea8d072-a7ea-37e7-a41f-c2863ba6739e&quot;,&quot;itemData&quot;:{&quot;type&quot;:&quot;article-journal&quot;,&quot;id&quot;:&quot;aea8d072-a7ea-37e7-a41f-c2863ba6739e&quot;,&quot;title&quot;:&quot;Machine learning reveals key ion selectivity mechanisms in polymeric membranes with subnanometer pores&quot;,&quot;groupId&quot;:&quot;6e378410-341d-365f-a1d1-a9bfe92aa34f&quot;,&quot;author&quot;:[{&quot;family&quot;:&quot;Ritt&quot;,&quot;given&quot;:&quot;Cody L.&quot;,&quot;parse-names&quot;:false,&quot;dropping-particle&quot;:&quot;&quot;,&quot;non-dropping-particle&quot;:&quot;&quot;},{&quot;family&quot;:&quot;Liu&quot;,&quot;given&quot;:&quot;Mingjie&quot;,&quot;parse-names&quot;:false,&quot;dropping-particle&quot;:&quot;&quot;,&quot;non-dropping-particle&quot;:&quot;&quot;},{&quot;family&quot;:&quot;Pham&quot;,&quot;given&quot;:&quot;Tuan Anh&quot;,&quot;parse-names&quot;:false,&quot;dropping-particle&quot;:&quot;&quot;,&quot;non-dropping-particle&quot;:&quot;&quot;},{&quot;family&quot;:&quot;Epsztein&quot;,&quot;given&quot;:&quot;Razi&quot;,&quot;parse-names&quot;:false,&quot;dropping-particle&quot;:&quot;&quot;,&quot;non-dropping-particle&quot;:&quot;&quot;},{&quot;family&quot;:&quot;Kulik&quot;,&quot;given&quot;:&quot;Heather J.&quot;,&quot;parse-names&quot;:false,&quot;dropping-particle&quot;:&quot;&quot;,&quot;non-dropping-particle&quot;:&quot;&quot;},{&quot;family&quot;:&quot;Elimelech&quot;,&quot;given&quot;:&quot;Menachem&quot;,&quot;parse-names&quot;:false,&quot;dropping-particle&quot;:&quot;&quot;,&quot;non-dropping-particle&quot;:&quot;&quot;}],&quot;container-title&quot;:&quot;Science Advances&quot;,&quot;accessed&quot;:{&quot;date-parts&quot;:[[2025,12,22]]},&quot;DOI&quot;:&quot;10.1126/SCIADV.ABL5771;CTYPE:STRING:JOURNAL&quot;,&quot;ISSN&quot;:&quot;23752548&quot;,&quot;PMID&quot;:&quot;35030018&quot;,&quot;URL&quot;:&quot;/doi/pdf/10.1126/sciadv.abl5771?download=true&quot;,&quot;issued&quot;:{&quot;date-parts&quot;:[[2022,1,1]]},&quot;page&quot;:&quot;5771&quot;,&quot;abstract&quot;:&quot;Designing single-species selective membranes for high-precision separations requires a fundamental understanding of the molecular interactions governing solute transport. Here, we comprehensively assess molecular-level features that influence the separation of 18 different anions by nanoporous cellulose acetate membranes. Our analysis identifies the limitations of bulk solvation characteristics to explain ion transport, highlighted by the poor correlation between hydration energy and the measured permselectivity (R2 = 0.37). Entropy-enthalpy compensation, spanning 40 kilojoules per mole, leads to a free-energy barrier (∆G‡) variation of only ~8 kilojoules per mole across all anions. We apply machine learning to elucidate descriptors for energetic barriers from a set of 126 collected features. Notably, electrostatic features account for 75% of the overall features used to describe ∆G‡, despite the relatively uncharged state of cellulose acetate. Our work presents an approach for studying ion transport across nanoporous membranes that could enable the design of ion-selective membranes.&quot;,&quot;publisher&quot;:&quot;American Association for the Advancement of Science&quot;,&quot;issue&quot;:&quot;2&quot;,&quot;volume&quot;:&quot;8&quot;,&quot;container-title-short&quot;:&quot;Sci. Adv.&quot;},&quot;isTemporary&quot;:false},{&quot;id&quot;:&quot;be501e67-0e68-3a2e-bc5d-2336f155ddaf&quot;,&quot;itemData&quot;:{&quot;type&quot;:&quot;article-journal&quot;,&quot;id&quot;:&quot;be501e67-0e68-3a2e-bc5d-2336f155ddaf&quot;,&quot;title&quot;:&quot;Machine learning for membrane design in energy production, gas separation, and water treatment: a review&quot;,&quot;groupId&quot;:&quot;6e378410-341d-365f-a1d1-a9bfe92aa34f&quot;,&quot;author&quot;:[{&quot;family&quot;:&quot;Osman&quot;,&quot;given&quot;:&quot;Ahmed I.&quot;,&quot;parse-names&quot;:false,&quot;dropping-particle&quot;:&quot;&quot;,&quot;non-dropping-particle&quot;:&quot;&quot;},{&quot;family&quot;:&quot;Nasr&quot;,&quot;given&quot;:&quot;Mahmoud&quot;,&quot;parse-names&quot;:false,&quot;dropping-particle&quot;:&quot;&quot;,&quot;non-dropping-particle&quot;:&quot;&quot;},{&quot;family&quot;:&quot;Farghali&quot;,&quot;given&quot;:&quot;Mohamed&quot;,&quot;parse-names&quot;:false,&quot;dropping-particle&quot;:&quot;&quot;,&quot;non-dropping-particle&quot;:&quot;&quot;},{&quot;family&quot;:&quot;Bakr&quot;,&quot;given&quot;:&quot;Sara S.&quot;,&quot;parse-names&quot;:false,&quot;dropping-particle&quot;:&quot;&quot;,&quot;non-dropping-particle&quot;:&quot;&quot;},{&quot;family&quot;:&quot;Eltaweil&quot;,&quot;given&quot;:&quot;Abdelazeem S.&quot;,&quot;parse-names&quot;:false,&quot;dropping-particle&quot;:&quot;&quot;,&quot;non-dropping-particle&quot;:&quot;&quot;},{&quot;family&quot;:&quot;Rashwan&quot;,&quot;given&quot;:&quot;Ahmed K.&quot;,&quot;parse-names&quot;:false,&quot;dropping-particle&quot;:&quot;&quot;,&quot;non-dropping-particle&quot;:&quot;&quot;},{&quot;family&quot;:&quot;Abd El-Monaem&quot;,&quot;given&quot;:&quot;Eman M.&quot;,&quot;parse-names&quot;:false,&quot;dropping-particle&quot;:&quot;&quot;,&quot;non-dropping-particle&quot;:&quot;&quot;}],&quot;container-title&quot;:&quot;Environmental Chemistry Letters 2024 22:2&quot;,&quot;accessed&quot;:{&quot;date-parts&quot;:[[2025,12,16]]},&quot;DOI&quot;:&quot;10.1007/S10311-023-01695-Y&quot;,&quot;ISBN&quot;:&quot;0123456789&quot;,&quot;ISSN&quot;:&quot;1610-3661&quot;,&quot;URL&quot;:&quot;https://link.springer.com/article/10.1007/s10311-023-01695-y&quot;,&quot;issued&quot;:{&quot;date-parts&quot;:[[2024,2,6]]},&quot;page&quot;:&quot;505-560&quot;,&quot;abstract&quot;:&quot;Membrane filtration is a major process used in the energy, gas separation, and water treatment sectors, yet the efficiency of current membranes is limited. Here, we review the use of machine learning to improve membrane efficiency, with emphasis on reverse osmosis, nanofiltration, pervaporation, removal of pollutants, pathogens and nutrients, gas separation of carbon dioxide, oxygen and hydrogen, fuel cells, biodiesel, and biogas purification. We found that the use of machine&amp;nbsp;learning brings substantial improvements in performance and efficiency, leading to specialized membranes with remarkable potential for various applications. This integration&amp;nbsp;offers versatile solutions crucial for addressing global challenges in sustainable development and advancing environmental goals.&amp;nbsp;Membrane gas separation techniques improve carbon capture and purification of industrial gases, aiding in the reduction of carbon dioxide emissions.&quot;,&quot;publisher&quot;:&quot;Springer&quot;,&quot;issue&quot;:&quot;2&quot;,&quot;volume&quot;:&quot;22&quot;,&quot;container-title-short&quot;:&quot;&quot;},&quot;isTemporary&quot;:false}]},{&quot;citationID&quot;:&quot;MENDELEY_CITATION_6cc7869c-8112-4224-9aec-51951f090f4d&quot;,&quot;properties&quot;:{&quot;noteIndex&quot;:0},&quot;isEdited&quot;:false,&quot;manualOverride&quot;:{&quot;isManuallyOverridden&quot;:false,&quot;citeprocText&quot;:&quot;[54,94,95,108]&quot;,&quot;manualOverrideText&quot;:&quot;&quot;},&quot;citationTag&quot;:&quot;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&quot;,&quot;citationItems&quot;:[{&quot;id&quot;:&quot;e784a80c-d7b9-3692-a15d-26954abbeac5&quot;,&quot;itemData&quot;:{&quot;type&quot;:&quot;article-journal&quot;,&quot;id&quot;:&quot;e784a80c-d7b9-3692-a15d-26954abbeac5&quot;,&quot;title&quot;:&quot;Recent development in machine learning of polymer membranes for liquid separation&quot;,&quot;groupId&quot;:&quot;6e378410-341d-365f-a1d1-a9bfe92aa34f&quot;,&quot;author&quot;:[{&quot;family&quot;:&quot;Xu&quot;,&quot;given&quot;:&quot;Qisong&quot;,&quot;parse-names&quot;:false,&quot;dropping-particle&quot;:&quot;&quot;,&quot;non-dropping-particle&quot;:&quot;&quot;},{&quot;family&quot;:&quot;Jiang&quot;,&quot;given&quot;:&quot;Jianwen&quot;,&quot;parse-names&quot;:false,&quot;dropping-particle&quot;:&quot;&quot;,&quot;non-dropping-particle&quot;:&quot;&quot;}],&quot;container-title&quot;:&quot;Molecular Systems Design &amp; Engineering&quot;,&quot;accessed&quot;:{&quot;date-parts&quot;:[[2025,12,22]]},&quot;DOI&quot;:&quot;10.1039/D2ME00023G&quot;,&quot;ISSN&quot;:&quot;20589689&quot;,&quot;URL&quot;:&quot;https://pubs.rsc.org/en/content/articlehtml/2022/me/d2me00023g&quot;,&quot;issued&quot;:{&quot;date-parts&quot;:[[2022,8,1]]},&quot;page&quot;:&quot;856-872&quot;,&quot;abstract&quot;:&quot;Emerged as a transformative technology, machine learning (ML) has demonstrated unprecedented success in the design and discovery of new materials. Over the past few years, we have witnessed the increasing applications of ML in the field of membranes. In this review, we present recent development in ML studies of polymer membranes for liquid separation, including water treatment at both process and membrane levels, pervaporation based water-organic and organic-organic separation, and solvent recovery. Along with these latest advances, we suggest directions for future ML exploration: (1) Membrane Separation Genome, (2) Membrane and process representations, (3) Deep learning algorithms, (4) ML enhanced high-throughput approach, and (5) Digital Membrane Separation. These directions provide new opportunities and challenges in this rapidly evolving field to accelerate membrane development for high-performance liquid separation.&quot;,&quot;publisher&quot;:&quot;Royal Society of Chemistry&quot;,&quot;issue&quot;:&quot;8&quot;,&quot;volume&quot;:&quot;7&quot;,&quot;container-title-short&quot;:&quot;Mol. Syst. Des. Eng.&quot;},&quot;isTemporary&quot;:false},{&quot;id&quot;:&quot;51739427-e374-3292-ad87-2a64d8081757&quot;,&quot;itemData&quot;:{&quot;type&quot;:&quot;article-journal&quot;,&quot;id&quot;:&quot;51739427-e374-3292-ad87-2a64d8081757&quot;,&quot;title&quot;:&quot;DFT-assisted machine learning for polyester membrane design in textile wastewater recovery applications&quot;,&quot;groupId&quot;:&quot;6e378410-341d-365f-a1d1-a9bfe92aa34f&quot;,&quot;author&quot;:[{&quot;family&quot;:&quot;Liu&quot;,&quot;given&quot;:&quot;Peng&quot;,&quot;parse-names&quot;:false,&quot;dropping-particle&quot;:&quot;&quot;,&quot;non-dropping-particle&quot;:&quot;&quot;},{&quot;family&quot;:&quot;Xu&quot;,&quot;given&quot;:&quot;Hangbin&quot;,&quot;parse-names&quot;:false,&quot;dropping-particle&quot;:&quot;&quot;,&quot;non-dropping-particle&quot;:&quot;&quot;},{&quot;family&quot;:&quot;Jin&quot;,&quot;given&quot;:&quot;Pengrui&quot;,&quot;parse-names&quot;:false,&quot;dropping-particle&quot;:&quot;&quot;,&quot;non-dropping-particle&quot;:&quot;&quot;},{&quot;family&quot;:&quot;Zhu&quot;,&quot;given&quot;:&quot;Xuewu&quot;,&quot;parse-names&quot;:false,&quot;dropping-particle&quot;:&quot;&quot;,&quot;non-dropping-particle&quot;:&quot;&quot;},{&quot;family&quot;:&quot;Zheng&quot;,&quot;given&quot;:&quot;Junfeng&quot;,&quot;parse-names&quot;:false,&quot;dropping-particle&quot;:&quot;&quot;,&quot;non-dropping-particle&quot;:&quot;&quot;},{&quot;family&quot;:&quot;Liu&quot;,&quot;given&quot;:&quot;Yanling&quot;,&quot;parse-names&quot;:false,&quot;dropping-particle&quot;:&quot;&quot;,&quot;non-dropping-particle&quot;:&quot;&quot;},{&quot;family&quot;:&quot;Yang&quot;,&quot;given&quot;:&quot;Jiaxuan&quot;,&quot;parse-names&quot;:false,&quot;dropping-particle&quot;:&quot;&quot;,&quot;non-dropping-particle&quot;:&quot;&quot;},{&quot;family&quot;:&quot;Xu&quot;,&quot;given&quot;:&quot;Daliang&quot;,&quot;parse-names&quot;:false,&quot;dropping-particle&quot;:&quot;&quot;,&quot;non-dropping-particle&quot;:&quot;&quot;},{&quot;family&quot;:&quot;Liang&quot;,&quot;given&quot;:&quot;Heng&quot;,&quot;parse-names&quot;:false,&quot;dropping-particle&quot;:&quot;&quot;,&quot;non-dropping-particle&quot;:&quot;&quot;}],&quot;container-title&quot;:&quot;Water Research&quot;,&quot;accessed&quot;:{&quot;date-parts&quot;:[[2025,12,22]]},&quot;DOI&quot;:&quot;10.1016/J.WATRES.2025.123438&quot;,&quot;ISSN&quot;:&quot;0043-1354&quot;,&quot;PMID&quot;:&quot;40073492&quot;,&quot;URL&quot;:&quot;https://www.sciencedirect.com/science/article/pii/S0043135425003513&quot;,&quot;issued&quot;:{&quot;date-parts&quot;:[[2025,7,1]]},&quot;page&quot;:&quot;123438&quot;,&quot;abstract&quot;:&quot;Resource recovery from textile wastewater has attracted increasing interest because it simultaneously addresses wastewater treatment and maximizes the utilization of the residual dyes. Although polyester membranes have demonstrated great potential for textile wastewater recovery, tailoring high-performance polyester membranes remains a multidimensional challenge because of the complex nonlinear relationships between the membrane materials and their performance. Here we developed density functional theory (DFT)-assisted machine learning models that integrates DFT descriptors with fabrication and operation parameters to facilitate the generative design of polyester membranes. The developed machine learning model demonstrated the ability to accurately predict permeance and separation performance. The contribution analysis revealed that the fabrication parameters emerged as the critical factors influencing permeance, whereas the DFT descriptors played important roles in determining the dye and salt rejection. Additionally, optimal combinations of monomer, fabrication, and operation conditions were identified from a chemical space of 8,000 candidates using the developed model combined with Bayesian optimization, targeting dye/salt and dye/dye selectivity. Five polyester membranes were then fabricated under these identified combinations. These membranes surpassed the current performance upper bound and achieved efficient recovery of the dyes from textile wastewater. Overall, a feasible and universal machine learning model aimed at driving a paradigm shift in the inverse design of polyester membranes was developed.&quot;,&quot;publisher&quot;:&quot;Pergamon&quot;,&quot;volume&quot;:&quot;279&quot;,&quot;container-title-short&quot;:&quot;Water Res.&quot;},&quot;isTemporary&quot;:false},{&quot;id&quot;:&quot;9a1be586-fd98-3cdd-9e35-01c2abc2c117&quot;,&quot;itemData&quot;:{&quot;type&quot;:&quot;article-journal&quot;,&quot;id&quot;:&quot;9a1be586-fd98-3cdd-9e35-01c2abc2c117&quot;,&quot;title&quot;:&quot;Polymeric membrane concentration of lithium-magnesium solution for sustainable resource recovery with machine learning&quot;,&quot;groupId&quot;:&quot;6e378410-341d-365f-a1d1-a9bfe92aa34f&quot;,&quot;author&quot;:[{&quot;family&quot;:&quot;Ji&quot;,&quot;given&quot;:&quot;Zhanlin&quot;,&quot;parse-names&quot;:false,&quot;dropping-particle&quot;:&quot;&quot;,&quot;non-dropping-particle&quot;:&quot;&quot;},{&quot;family&quot;:&quot;Guan&quot;,&quot;given&quot;:&quot;Hao&quot;,&quot;parse-names&quot;:false,&quot;dropping-particle&quot;:&quot;&quot;,&quot;non-dropping-particle&quot;:&quot;&quot;},{&quot;family&quot;:&quot;Wang&quot;,&quot;given&quot;:&quot;Meng&quot;,&quot;parse-names&quot;:false,&quot;dropping-particle&quot;:&quot;&quot;,&quot;non-dropping-particle&quot;:&quot;&quot;},{&quot;family&quot;:&quot;Li&quot;,&quot;given&quot;:&quot;Zeyu&quot;,&quot;parse-names&quot;:false,&quot;dropping-particle&quot;:&quot;&quot;,&quot;non-dropping-particle&quot;:&quot;&quot;},{&quot;family&quot;:&quot;Dong&quot;,&quot;given&quot;:&quot;Yingchao&quot;,&quot;parse-names&quot;:false,&quot;dropping-particle&quot;:&quot;&quot;,&quot;non-dropping-particle&quot;:&quot;&quot;}],&quot;container-title&quot;:&quot;Water Research&quot;,&quot;accessed&quot;:{&quot;date-parts&quot;:[[2025,12,22]]},&quot;DOI&quot;:&quot;10.1016/J.WATRES.2025.124438&quot;,&quot;ISSN&quot;:&quot;0043-1354&quot;,&quot;PMID&quot;:&quot;40848362&quot;,&quot;URL&quot;:&quot;https://www.sciencedirect.com/science/article/pii/S0043135425013430&quot;,&quot;issued&quot;:{&quot;date-parts&quot;:[[2025,12,1]]},&quot;page&quot;:&quot;124438&quot;,&quot;abstract&quot;:&quot;It is crucial to efficiently recover high value sources from seawater and salt-lake brines for global sustainable development goals. However, conventional membrane-based recovery methods face some significant challenges such as insufficient membrane performance and unclear mechanism. To address this issue, we propose a machine learning-driven framework with various models to systematically optimize nanofiltration membrane performance and then elucidate the underlying mechanism at the structure-process-performance nexus. To understand how the membrane and process variables affect the performance, we integrate shapley additive explanations (SHAP) and partial dependence analysis. Interestingly, we find that steric hindrance effect plays a dominant role in separation performance, which is dependent by transmembrane pressure, molecular weight cut-off, and membrane surface roughness. Specifically, high performance such as water permeance and rejection can be achieved under the transmembrane pressures of 5–10 bar and surface roughness of 3.4–3.5 nm. Through particle swarm optimization, a high water permeance of 15.12 L·m⁻²·h⁻¹ could be achieved while retaining high Li+ and Mg2+ rejection. This work could hopefully advance membrane-based resource recovery by establishing a machine learning-driven paradigm for system optimization and mechanism understanding, thus offering a reliable path for furnishing some theoretical guidance in the field.&quot;,&quot;publisher&quot;:&quot;Pergamon&quot;,&quot;volume&quot;:&quot;287&quot;,&quot;container-title-short&quot;:&quot;Water Res.&quot;},&quot;isTemporary&quot;:false},{&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df7b4594-d5dd-4c90-816a-c3cc17816159&quot;,&quot;properties&quot;:{&quot;noteIndex&quot;:0},&quot;isEdited&quot;:false,&quot;manualOverride&quot;:{&quot;isManuallyOverridden&quot;:false,&quot;citeprocText&quot;:&quot;[109,110]&quot;,&quot;manualOverrideText&quot;:&quot;&quot;},&quot;citationTag&quot;:&quot;MENDELEY_CITATION_v3_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&quot;,&quot;citationItems&quot;:[{&quot;id&quot;:&quot;7b6b9e4d-fc2f-365d-b910-945169cbde7f&quot;,&quot;itemData&quot;:{&quot;type&quot;:&quot;article-journal&quot;,&quot;id&quot;:&quot;7b6b9e4d-fc2f-365d-b910-945169cbde7f&quot;,&quot;title&quot;:&quot;Physics-informed neural networks: A deep learning framework for solving forward and inverse problems involving nonlinear partial differential equations&quot;,&quot;author&quot;:[{&quot;family&quot;:&quot;Raissi&quot;,&quot;given&quot;:&quot;M.&quot;,&quot;parse-names&quot;:false,&quot;dropping-particle&quot;:&quot;&quot;,&quot;non-dropping-particle&quot;:&quot;&quot;},{&quot;family&quot;:&quot;Perdikaris&quot;,&quot;given&quot;:&quot;P.&quot;,&quot;parse-names&quot;:false,&quot;dropping-particle&quot;:&quot;&quot;,&quot;non-dropping-particle&quot;:&quot;&quot;},{&quot;family&quot;:&quot;Karniadakis&quot;,&quot;given&quot;:&quot;G. E.&quot;,&quot;parse-names&quot;:false,&quot;dropping-particle&quot;:&quot;&quot;,&quot;non-dropping-particle&quot;:&quot;&quot;}],&quot;container-title&quot;:&quot;Journal of Computational Physics&quot;,&quot;container-title-short&quot;:&quot;J. Comput. Phys.&quot;,&quot;DOI&quot;:&quot;10.1016/j.jcp.2018.10.045&quot;,&quot;ISSN&quot;:&quot;10902716&quot;,&quot;issued&quot;:{&quot;date-parts&quot;:[[2019,2,1]]},&quot;page&quot;:&quot;686-707&quot;,&quot;abstract&quot;:&quot;We introduce physics-informed neural networks – neural networks that are trained to solve supervised learning tasks while respecting any given laws of physics described by general nonlinear partial differential equations. In this work, we present our developments in the context of solving two main classes of problems: data-driven solution and data-driven discovery of partial differential equations. Depending on the nature and arrangement of the available data, we devise two distinct types of algorithms, namely continuous time and discrete time models. The first type of models forms a new family of data-efficient spatio-temporal function approximators, while the latter type allows the use of arbitrarily accurate implicit Runge–Kutta time stepping schemes with unlimited number of stages. The effectiveness of the proposed framework is demonstrated through a collection of classical problems in fluids, quantum mechanics, reaction–diffusion systems, and the propagation of nonlinear shallow-water waves.&quot;,&quot;publisher&quot;:&quot;Academic Press Inc.&quot;,&quot;volume&quot;:&quot;378&quot;},&quot;isTemporary&quot;:false},{&quot;id&quot;:&quot;08ca139e-8a60-3e65-a034-25add200fa23&quot;,&quot;itemData&quot;:{&quot;type&quot;:&quot;article&quot;,&quot;id&quot;:&quot;08ca139e-8a60-3e65-a034-25add200fa23&quot;,&quot;title&quot;:&quot;Physics-informed machine learning&quot;,&quot;author&quot;:[{&quot;family&quot;:&quot;Karniadakis&quot;,&quot;given&quot;:&quot;George Em&quot;,&quot;parse-names&quot;:false,&quot;dropping-particle&quot;:&quot;&quot;,&quot;non-dropping-particle&quot;:&quot;&quot;},{&quot;family&quot;:&quot;Kevrekidis&quot;,&quot;given&quot;:&quot;Ioannis G.&quot;,&quot;parse-names&quot;:false,&quot;dropping-particle&quot;:&quot;&quot;,&quot;non-dropping-particle&quot;:&quot;&quot;},{&quot;family&quot;:&quot;Lu&quot;,&quot;given&quot;:&quot;Lu&quot;,&quot;parse-names&quot;:false,&quot;dropping-particle&quot;:&quot;&quot;,&quot;non-dropping-particle&quot;:&quot;&quot;},{&quot;family&quot;:&quot;Perdikaris&quot;,&quot;given&quot;:&quot;Paris&quot;,&quot;parse-names&quot;:false,&quot;dropping-particle&quot;:&quot;&quot;,&quot;non-dropping-particle&quot;:&quot;&quot;},{&quot;family&quot;:&quot;Wang&quot;,&quot;given&quot;:&quot;Sifan&quot;,&quot;parse-names&quot;:false,&quot;dropping-particle&quot;:&quot;&quot;,&quot;non-dropping-particle&quot;:&quot;&quot;},{&quot;family&quot;:&quot;Yang&quot;,&quot;given&quot;:&quot;Liu&quot;,&quot;parse-names&quot;:false,&quot;dropping-particle&quot;:&quot;&quot;,&quot;non-dropping-particle&quot;:&quot;&quot;}],&quot;container-title&quot;:&quot;Nature Reviews Physics&quot;,&quot;DOI&quot;:&quot;10.1038/s42254-021-00314-5&quot;,&quot;ISSN&quot;:&quot;25225820&quot;,&quot;issued&quot;:{&quot;date-parts&quot;:[[2021,6,1]]},&quot;page&quot;:&quot;422-440&quot;,&quot;abstract&quot;:&quot;Despite great progress in simulating multiphysics problems using the numerical discretization of partial differential equations (PDEs), one still cannot seamlessly incorporate noisy data into existing algorithms, mesh generation remains complex, and high-dimensional problems governed by parameterized PDEs cannot be tackled. Moreover, solving inverse problems with hidden physics is often prohibitively expensive and requires different formulations and elaborate computer codes. Machine learning has emerged as a promising alternative, but training deep neural networks requires big data, not always available for scientific problems. Instead, such networks can be trained from additional information obtained by enforcing the physical laws (for example, at random points in the continuous space-time domain). Such physics-informed learning integrates (noisy) data and mathematical models, and implements them through neural networks or other kernel-based regression networks. Moreover, it may be possible to design specialized network architectures that automatically satisfy some of the physical invariants for better accuracy, faster training and improved generalization. Here, we review some of the prevailing trends in embedding physics into machine learning, present some of the current capabilities and limitations and discuss diverse applications of physics-informed learning both for forward and inverse problems, including discovering hidden physics and tackling high-dimensional problems.&quot;,&quot;publisher&quot;:&quot;Springer Nature&quot;,&quot;issue&quot;:&quot;6&quot;,&quot;volume&quot;:&quot;3&quot;,&quot;container-title-short&quot;:&quot;&quot;},&quot;isTemporary&quot;:false}]},{&quot;citationID&quot;:&quot;MENDELEY_CITATION_31d64f10-3a26-4bb2-b4c0-1b8f9cfb660c&quot;,&quot;properties&quot;:{&quot;noteIndex&quot;:0},&quot;isEdited&quot;:false,&quot;manualOverride&quot;:{&quot;isManuallyOverridden&quot;:false,&quot;citeprocText&quot;:&quot;[45,63]&quot;,&quot;manualOverrideText&quot;:&quot;&quot;},&quot;citationTag&quot;:&quot;MENDELEY_CITATION_v3_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&quot;,&quot;citationItems&quot;:[{&quot;id&quot;:&quot;7bdc58a7-791a-30c3-8627-38b08f0fbe89&quot;,&quot;itemData&quot;:{&quot;type&quot;:&quot;article-journal&quot;,&quot;id&quot;:&quot;7bdc58a7-791a-30c3-8627-38b08f0fbe89&quot;,&quot;title&quot;:&quot;Machine learning-enabled discovery and design of membrane-active peptides&quot;,&quot;groupId&quot;:&quot;6e378410-341d-365f-a1d1-a9bfe92aa34f&quot;,&quot;author&quot;:[{&quot;family&quot;:&quot;Lee&quot;,&quot;given&quot;:&quot;Ernest Y.&quot;,&quot;parse-names&quot;:false,&quot;dropping-particle&quot;:&quot;&quot;,&quot;non-dropping-particle&quot;:&quot;&quot;},{&quot;family&quot;:&quot;Wong&quot;,&quot;given&quot;:&quot;Gerard C.L.&quot;,&quot;parse-names&quot;:false,&quot;dropping-particle&quot;:&quot;&quot;,&quot;non-dropping-particle&quot;:&quot;&quot;},{&quot;family&quot;:&quot;Ferguson&quot;,&quot;given&quot;:&quot;Andrew L.&quot;,&quot;parse-names&quot;:false,&quot;dropping-particle&quot;:&quot;&quot;,&quot;non-dropping-particle&quot;:&quot;&quot;}],&quot;container-title&quot;:&quot;Bioorganic &amp; Medicinal Chemistry&quot;,&quot;accessed&quot;:{&quot;date-parts&quot;:[[2025,12,22]]},&quot;DOI&quot;:&quot;10.1016/J.BMC.2017.07.012&quot;,&quot;ISSN&quot;:&quot;0968-0896&quot;,&quot;PMID&quot;:&quot;28728899&quot;,&quot;URL&quot;:&quot;https://www.sciencedirect.com/science/article/pii/S0968089617308672&quot;,&quot;issued&quot;:{&quot;date-parts&quot;:[[2018,6,1]]},&quot;page&quot;:&quot;2708-2718&quot;,&quot;abstract&quot;:&quot;Antimicrobial peptides are a class of membrane-active peptides that form a critical component of innate host immunity and possess a diversity of sequence and structure. Machine learning approaches have been profitably employed to efficiently screen sequence space and guide experiment towards promising candidates with high putative activity. In this mini-review, we provide an introduction to antimicrobial peptides and summarize recent advances in machine learning-enabled antimicrobial peptide discovery and design with a focus on a recent work Lee et al. Proc. Natl. Acad. Sci. USA 2016;113(48):13588–13593. This study reports the development of a support vector machine classifier to aid in the design of membrane active peptides. We use this model to discover membrane activity as a multiplexed function in diverse peptide families and provide interpretable understanding of the physicochemical properties and mechanisms governing membrane activity. Experimental validation of the classifier reveals it to have learned membrane activity as a unifying signature of antimicrobial peptides with diverse modes of action. Some of the discriminating rules by which it performs classification are in line with existing “human learned” understanding, but it also unveils new previously unknown determinants and multidimensional couplings governing membrane activity. Integrating machine learning with targeted experimentation can guide both antimicrobial peptide discovery and design and new understanding of the properties and mechanisms underpinning their modes of action.&quot;,&quot;publisher&quot;:&quot;Pergamon&quot;,&quot;issue&quot;:&quot;10&quot;,&quot;volume&quot;:&quot;26&quot;,&quot;container-title-short&quot;:&quot;Bioorg. Med. Chem.&quot;},&quot;isTemporary&quot;:false},{&quot;id&quot;:&quot;690f25df-c716-39dd-b4c6-fe8b7fa27508&quot;,&quot;itemData&quot;:{&quot;type&quot;:&quot;article-journal&quot;,&quot;id&quot;:&quot;690f25df-c716-39dd-b4c6-fe8b7fa27508&quot;,&quot;title&quot;:&quot;Machine Learning in the Design and Performance Prediction of Organic Framework Membranes: Methodologies, Applications, and Industrial Prospects&quot;,&quot;groupId&quot;:&quot;6e378410-341d-365f-a1d1-a9bfe92aa34f&quot;,&quot;author&quot;:[{&quot;family&quot;:&quot;Wu&quot;,&quot;given&quot;:&quot;Tong&quot;,&quot;parse-names&quot;:false,&quot;dropping-particle&quot;:&quot;&quot;,&quot;non-dropping-particle&quot;:&quot;&quot;},{&quot;family&quot;:&quot;Zhang&quot;,&quot;given&quot;:&quot;Jiawei&quot;,&quot;parse-names&quot;:false,&quot;dropping-particle&quot;:&quot;&quot;,&quot;non-dropping-particle&quot;:&quot;&quot;},{&quot;family&quot;:&quot;Yan&quot;,&quot;given&quot;:&quot;Qinghao&quot;,&quot;parse-names&quot;:false,&quot;dropping-particle&quot;:&quot;&quot;,&quot;non-dropping-particle&quot;:&quot;&quot;},{&quot;family&quot;:&quot;Wang&quot;,&quot;given&quot;:&quot;Jingxiang&quot;,&quot;parse-names&quot;:false,&quot;dropping-particle&quot;:&quot;&quot;,&quot;non-dropping-particle&quot;:&quot;&quot;},{&quot;family&quot;:&quot;Yang&quot;,&quot;given&quot;:&quot;Hao&quot;,&quot;parse-names&quot;:false,&quot;dropping-particle&quot;:&quot;&quot;,&quot;non-dropping-particle&quot;:&quot;&quot;}],&quot;container-title&quot;:&quot;Membranes 2025, Vol. 15, Page 178&quot;,&quot;accessed&quot;:{&quot;date-parts&quot;:[[2025,12,22]]},&quot;DOI&quot;:&quot;10.3390/MEMBRANES15060178&quot;,&quot;ISSN&quot;:&quot;2077-0375&quot;,&quot;URL&quot;:&quot;https://www.mdpi.com/2077-0375/15/6/178/htm&quot;,&quot;issued&quot;:{&quot;date-parts&quot;:[[2025,6,11]]},&quot;page&quot;:&quot;178&quot;,&quot;abstract&quot;:&quot;Organic framework membranes (OFMs) have emerged as transformative materials for separation technologies due to their tunable porosity, structural diversity, and stability, yet their design and optimization face challenges in navigating vast chemical spaces and complex performance trade-offs. This review highlights the pivotal role of machine learning (ML) in overcoming these limitations by integrating multi-source data, constructing quantitative structure–property relationships, and enabling the cross-scale optimization of OFMs. Methodologically, ML workflows—spanning data construction, feature engineering, and model optimization—accelerate candidate screening, inverse design, and mechanistic interpretation, as demonstrated in gas separations and nascent liquid-phase applications. Key findings reveal that ML identifies critical structural descriptors and environmental parameters, guiding the development of high-performance membranes that surpass traditional selectivity–permeability limits. Challenges persist in liquid separations due to dynamic operational complexities and data scarcity, while emerging frameworks offer untapped potential. The integration of interpretable ML, in situ characterization, and industrial scalability strategies is essential to transition OFMs from laboratory innovations to sustainable, adaptive separation systems. This review underscores ML’s transformative capacity to bridge computational insights with experimental validation, fostering next-generation membranes for carbon neutrality, water security, and energy-efficient industrial processes.&quot;,&quot;publisher&quot;:&quot;Multidisciplinary Digital Publishing Institute&quot;,&quot;issue&quot;:&quot;6&quot;,&quot;volume&quot;:&quot;15&quot;,&quot;container-title-short&quot;:&quot;&quot;},&quot;isTemporary&quot;:false}]},{&quot;citationID&quot;:&quot;MENDELEY_CITATION_d0c8daab-9fe0-481c-b5f8-93f0b8d7a4bd&quot;,&quot;properties&quot;:{&quot;noteIndex&quot;:0},&quot;isEdited&quot;:false,&quot;manualOverride&quot;:{&quot;isManuallyOverridden&quot;:false,&quot;citeprocText&quot;:&quot;[41,42,45]&quot;,&quot;manualOverrideText&quot;:&quot;&quot;},&quot;citationTag&quot;:&quot;MENDELEY_CITATION_v3_eyJjaXRhdGlvbklEIjoiTUVOREVMRVlfQ0lUQVRJT05fZDBjOGRhYWItOWZlMC00ODFjLWI1ZjgtOTNmMGI4ZDdhNGJkIiwicHJvcGVydGllcyI6eyJub3RlSW5kZXgiOjB9LCJpc0VkaXRlZCI6ZmFsc2UsIm1hbnVhbE92ZXJyaWRlIjp7ImlzTWFudWFsbHlPdmVycmlkZGVuIjpmYWxzZSwiY2l0ZXByb2NUZXh0IjoiWzQxLDQyLDQ1XSIsIm1hbnVhbE92ZXJyaWRlVGV4dCI6IiJ9LCJjaXRhdGlvbkl0ZW1zIjpb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&quot;,&quot;citationItems&quot;:[{&quot;id&quot;:&quot;690f25df-c716-39dd-b4c6-fe8b7fa27508&quot;,&quot;itemData&quot;:{&quot;type&quot;:&quot;article-journal&quot;,&quot;id&quot;:&quot;690f25df-c716-39dd-b4c6-fe8b7fa27508&quot;,&quot;title&quot;:&quot;Machine Learning in the Design and Performance Prediction of Organic Framework Membranes: Methodologies, Applications, and Industrial Prospects&quot;,&quot;groupId&quot;:&quot;6e378410-341d-365f-a1d1-a9bfe92aa34f&quot;,&quot;author&quot;:[{&quot;family&quot;:&quot;Wu&quot;,&quot;given&quot;:&quot;Tong&quot;,&quot;parse-names&quot;:false,&quot;dropping-particle&quot;:&quot;&quot;,&quot;non-dropping-particle&quot;:&quot;&quot;},{&quot;family&quot;:&quot;Zhang&quot;,&quot;given&quot;:&quot;Jiawei&quot;,&quot;parse-names&quot;:false,&quot;dropping-particle&quot;:&quot;&quot;,&quot;non-dropping-particle&quot;:&quot;&quot;},{&quot;family&quot;:&quot;Yan&quot;,&quot;given&quot;:&quot;Qinghao&quot;,&quot;parse-names&quot;:false,&quot;dropping-particle&quot;:&quot;&quot;,&quot;non-dropping-particle&quot;:&quot;&quot;},{&quot;family&quot;:&quot;Wang&quot;,&quot;given&quot;:&quot;Jingxiang&quot;,&quot;parse-names&quot;:false,&quot;dropping-particle&quot;:&quot;&quot;,&quot;non-dropping-particle&quot;:&quot;&quot;},{&quot;family&quot;:&quot;Yang&quot;,&quot;given&quot;:&quot;Hao&quot;,&quot;parse-names&quot;:false,&quot;dropping-particle&quot;:&quot;&quot;,&quot;non-dropping-particle&quot;:&quot;&quot;}],&quot;container-title&quot;:&quot;Membranes 2025, Vol. 15, Page 178&quot;,&quot;accessed&quot;:{&quot;date-parts&quot;:[[2025,12,22]]},&quot;DOI&quot;:&quot;10.3390/MEMBRANES15060178&quot;,&quot;ISSN&quot;:&quot;2077-0375&quot;,&quot;URL&quot;:&quot;https://www.mdpi.com/2077-0375/15/6/178/htm&quot;,&quot;issued&quot;:{&quot;date-parts&quot;:[[2025,6,11]]},&quot;page&quot;:&quot;178&quot;,&quot;abstract&quot;:&quot;Organic framework membranes (OFMs) have emerged as transformative materials for separation technologies due to their tunable porosity, structural diversity, and stability, yet their design and optimization face challenges in navigating vast chemical spaces and complex performance trade-offs. This review highlights the pivotal role of machine learning (ML) in overcoming these limitations by integrating multi-source data, constructing quantitative structure–property relationships, and enabling the cross-scale optimization of OFMs. Methodologically, ML workflows—spanning data construction, feature engineering, and model optimization—accelerate candidate screening, inverse design, and mechanistic interpretation, as demonstrated in gas separations and nascent liquid-phase applications. Key findings reveal that ML identifies critical structural descriptors and environmental parameters, guiding the development of high-performance membranes that surpass traditional selectivity–permeability limits. Challenges persist in liquid separations due to dynamic operational complexities and data scarcity, while emerging frameworks offer untapped potential. The integration of interpretable ML, in situ characterization, and industrial scalability strategies is essential to transition OFMs from laboratory innovations to sustainable, adaptive separation systems. This review underscores ML’s transformative capacity to bridge computational insights with experimental validation, fostering next-generation membranes for carbon neutrality, water security, and energy-efficient industrial processes.&quot;,&quot;publisher&quot;:&quot;Multidisciplinary Digital Publishing Institute&quot;,&quot;issue&quot;:&quot;6&quot;,&quot;volume&quot;:&quot;15&quot;,&quot;container-title-short&quot;:&quot;&quot;},&quot;isTemporary&quot;:false},{&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id&quot;:&quot;7e294d45-7bb9-31bc-84ea-ae215aab6b7f&quot;,&quot;itemData&quot;:{&quot;type&quot;:&quot;article-journal&quot;,&quot;id&quot;:&quot;7e294d45-7bb9-31bc-84ea-ae215aab6b7f&quot;,&quot;title&quot;:&quot;Highlights Graph imbalanced ML guides discovery of polymer membranes surpassing empirical limits Two synthesized polymers show superior gas separation for O 2 /N 2 , H 2 /CH 4 , and H 2 /N 2&quot;,&quot;groupId&quot;:&quot;6e378410-341d-365f-a1d1-a9bfe92aa34f&quot;,&quot;author&quot;:[{&quot;family&quot;:&quot;Xu&quot;,&quot;given&quot;:&quot;Jiaxin&quot;,&quot;parse-names&quot;:false,&quot;dropping-particle&quot;:&quot;&quot;,&quot;non-dropping-particle&quot;:&quot;&quot;},{&quot;family&quot;:&quot;Suleiman&quot;,&quot;given&quot;:&quot;Agboola&quot;,&quot;parse-names&quot;:false,&quot;dropping-particle&quot;:&quot;&quot;,&quot;non-dropping-particle&quot;:&quot;&quot;},{&quot;family&quot;:&quot;Jiang&quot;,&quot;given&quot;:&quot;Meng&quot;,&quot;parse-names&quot;:false,&quot;dropping-particle&quot;:&quot;&quot;,&quot;non-dropping-particle&quot;:&quot;&quot;},{&quot;family&quot;:&quot;Guo&quot;,&quot;given&quot;:&quot;Ruilan&quot;,&quot;parse-names&quot;:false,&quot;dropping-particle&quot;:&quot;&quot;,&quot;non-dropping-particle&quot;:&quot;&quot;},{&quot;family&quot;:&quot;Luo&quot;,&quot;given&quot;:&quot;Tengfei&quot;,&quot;parse-names&quot;:false,&quot;dropping-particle&quot;:&quot;&quot;,&quot;non-dropping-particle&quot;:&quot;&quot;}],&quot;accessed&quot;:{&quot;date-parts&quot;:[[2025,12,22]]},&quot;DOI&quot;:&quot;10.1016/j.xcrp.2024.102067&quot;,&quot;URL&quot;:&quot;https://doi.org/10.1016/j.xcrp.2024.102067&quot;,&quot;abstract&quot;:&quot;Article Superior polymeric gas separation membrane designed by explainable graph machine learning Membrane-based separations can significantly reduce the energy, carbon, and water intensity of many traditional thermally driven separation processes. Xu et al. use a self-explainable graph-augmented and imbalanced machine learning technique to design exceptional polymers for efficient industrial gas separations, significantly reducing development cycles.&quot;,&quot;container-title-short&quot;:&quot;&quot;},&quot;isTemporary&quot;:false}]},{&quot;citationID&quot;:&quot;MENDELEY_CITATION_6263bb00-335b-4406-91e0-bc739f3ed791&quot;,&quot;properties&quot;:{&quot;noteIndex&quot;:0},&quot;isEdited&quot;:false,&quot;manualOverride&quot;:{&quot;isManuallyOverridden&quot;:false,&quot;citeprocText&quot;:&quot;[41,97]&quot;,&quot;manualOverrideText&quot;:&quot;&quot;},&quot;citationTag&quot;:&quot;MENDELEY_CITATION_v3_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quot;,&quot;citationItems&quot;:[{&quot;id&quot;:&quot;8a0c503b-f426-3e65-84dc-fb7f18860c98&quot;,&quot;itemData&quot;:{&quot;type&quot;:&quot;article-journal&quot;,&quot;id&quot;:&quot;8a0c503b-f426-3e65-84dc-fb7f18860c98&quot;,&quot;title&quot;:&quot;Machine learning in membrane science: Bridging materials, structures, and performance for next-generation membrane design&quot;,&quot;groupId&quot;:&quot;6e378410-341d-365f-a1d1-a9bfe92aa34f&quot;,&quot;author&quot;:[{&quot;family&quot;:&quot;Liang&quot;,&quot;given&quot;:&quot;Lijun&quot;,&quot;parse-names&quot;:false,&quot;dropping-particle&quot;:&quot;&quot;,&quot;non-dropping-particle&quot;:&quot;&quot;},{&quot;family&quot;:&quot;Lu&quot;,&quot;given&quot;:&quot;Dan&quot;,&quot;parse-names&quot;:false,&quot;dropping-particle&quot;:&quot;&quot;,&quot;non-dropping-particle&quot;:&quot;&quot;},{&quot;family&quot;:&quot;Qin&quot;,&quot;given&quot;:&quot;Yuhuan&quot;,&quot;parse-names&quot;:false,&quot;dropping-particle&quot;:&quot;&quot;,&quot;non-dropping-particle&quot;:&quot;&quot;},{&quot;family&quot;:&quot;Chen&quot;,&quot;given&quot;:&quot;Jiangxin&quot;,&quot;parse-names&quot;:false,&quot;dropping-particle&quot;:&quot;&quot;,&quot;non-dropping-particle&quot;:&quot;&quot;},{&quot;family&quot;:&quot;Zhang&quot;,&quot;given&quot;:&quot;Lin&quot;,&quot;parse-names&quot;:false,&quot;dropping-particle&quot;:&quot;&quot;,&quot;non-dropping-particle&quot;:&quot;&quot;}],&quot;container-title&quot;:&quot;Separation and Purification Technology&quot;,&quot;accessed&quot;:{&quot;date-parts&quot;:[[2025,12,22]]},&quot;DOI&quot;:&quot;10.1016/J.SEPPUR.2025.133091&quot;,&quot;ISSN&quot;:&quot;1383-5866&quot;,&quot;URL&quot;:&quot;https://www.sciencedirect.com/science/article/pii/S1383586625016880&quot;,&quot;issued&quot;:{&quot;date-parts&quot;:[[2025,10,7]]},&quot;page&quot;:&quot;133091&quot;,&quot;abstract&quot;:&quot;The development of high-performance separation membrane materials is of great significance for promoting the green and low-carbon development of industries such as fine chemicals, petrochemicals and environmental protection. However, conventional approaches face bottlenecks including unclear structure–property relationships, reliance on trial-and-error methods, and extended development cycles. It severely restricts the application in the current context. Fortunately, the development of machine learning (ML) opens a new chapter for membrane science due to its high prediction performance. It is being widely used in membrane science from the membrane material to property prediction. In this article, the relationship between membrane material, membrane structure, and membrane performance analyzed via ML was summarized. Firstly, the workflow of ML in the membrane field is introduced, along with commonly used algorithms advantages and limitations. Subsequently, the focus is on presenting the progress of ML in analyzing the relationships among membrane materials, membrane structures, and membrane properties. Secondly, the applications of ML in membrane design for three aspects, namely water treatment membranes, gas separation membranes, and solvent recovery membranes, are systematically sorted out. Finally, the future and challenges of ML applications in membrane science are highlighted.&quot;,&quot;publisher&quot;:&quot;Elsevier&quot;,&quot;volume&quot;:&quot;369&quot;,&quot;container-title-short&quot;:&quot;Sep. Purif. Technol.&quot;},&quot;isTemporary&quot;:false},{&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citationID&quot;:&quot;MENDELEY_CITATION_6b027075-157a-4c3d-af03-a570e459e9d4&quot;,&quot;properties&quot;:{&quot;noteIndex&quot;:0},&quot;isEdited&quot;:false,&quot;manualOverride&quot;:{&quot;isManuallyOverridden&quot;:false,&quot;citeprocText&quot;:&quot;[41,45,111]&quot;,&quot;manualOverrideText&quot;:&quot;&quot;},&quot;citationTag&quot;:&quot;MENDELEY_CITATION_v3_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&quot;,&quot;citationItems&quot;:[{&quot;id&quot;:&quot;d4fa4f43-3f6f-37b3-b459-2a9f1f5ec1c4&quot;,&quot;itemData&quot;:{&quot;type&quot;:&quot;article&quot;,&quot;id&quot;:&quot;d4fa4f43-3f6f-37b3-b459-2a9f1f5ec1c4&quot;,&quot;title&quot;:&quot;Materials discovery and design using machine learning&quot;,&quot;groupId&quot;:&quot;6e378410-341d-365f-a1d1-a9bfe92aa34f&quot;,&quot;author&quot;:[{&quot;family&quot;:&quot;Liu&quot;,&quot;given&quot;:&quot;Yue&quot;,&quot;parse-names&quot;:false,&quot;dropping-particle&quot;:&quot;&quot;,&quot;non-dropping-particle&quot;:&quot;&quot;},{&quot;family&quot;:&quot;Zhao&quot;,&quot;given&quot;:&quot;Tianlu&quot;,&quot;parse-names&quot;:false,&quot;dropping-particle&quot;:&quot;&quot;,&quot;non-dropping-particle&quot;:&quot;&quot;},{&quot;family&quot;:&quot;Ju&quot;,&quot;given&quot;:&quot;Wangwei&quot;,&quot;parse-names&quot;:false,&quot;dropping-particle&quot;:&quot;&quot;,&quot;non-dropping-particle&quot;:&quot;&quot;},{&quot;family&quot;:&quot;Shi&quot;,&quot;given&quot;:&quot;Siqi&quot;,&quot;parse-names&quot;:false,&quot;dropping-particle&quot;:&quot;&quot;,&quot;non-dropping-particle&quot;:&quot;&quot;}],&quot;container-title&quot;:&quot;Journal of Materiomics&quot;,&quot;DOI&quot;:&quot;10.1016/j.jmat.2017.08.002&quot;,&quot;ISSN&quot;:&quot;23528486&quot;,&quot;issued&quot;:{&quot;date-parts&quot;:[[2017,9,1]]},&quot;page&quot;:&quot;159-177&quot;,&quot;abstract&quot;:&quot;The screening of novel materials with good performance and the modelling of quantitative structure-activity relationships (QSARs), among other issues, are hot topics in the field of materials science. Traditional experiments and computational modelling often consume tremendous time and resources and are limited by their experimental conditions and theoretical foundations. Thus, it is imperative to develop a new method of accelerating the discovery and design process for novel materials. Recently, materials discovery and design using machine learning have been receiving increasing attention and have achieved great improvements in both time efficiency and prediction accuracy. In this review, we first outline the typical mode of and basic procedures for applying machine learning in materials science, and we classify and compare the main algorithms. Then, the current research status is reviewed with regard to applications of machine learning in material property prediction, in new materials discovery and for other purposes. Finally, we discuss problems related to machine learning in materials science, propose possible solutions, and forecast potential directions of future research. By directly combining computational studies with experiments, we hope to provide insight into the parameters that affect the properties of materials, thereby enabling more efficient and target-oriented research on materials discovery and design.&quot;,&quot;publisher&quot;:&quot;Chinese Ceramic Society&quot;,&quot;issue&quot;:&quot;3&quot;,&quot;volume&quot;:&quot;3&quot;,&quot;container-title-short&quot;:&quot;&quot;},&quot;isTemporary&quot;:false},{&quot;id&quot;:&quot;690f25df-c716-39dd-b4c6-fe8b7fa27508&quot;,&quot;itemData&quot;:{&quot;type&quot;:&quot;article-journal&quot;,&quot;id&quot;:&quot;690f25df-c716-39dd-b4c6-fe8b7fa27508&quot;,&quot;title&quot;:&quot;Machine Learning in the Design and Performance Prediction of Organic Framework Membranes: Methodologies, Applications, and Industrial Prospects&quot;,&quot;groupId&quot;:&quot;6e378410-341d-365f-a1d1-a9bfe92aa34f&quot;,&quot;author&quot;:[{&quot;family&quot;:&quot;Wu&quot;,&quot;given&quot;:&quot;Tong&quot;,&quot;parse-names&quot;:false,&quot;dropping-particle&quot;:&quot;&quot;,&quot;non-dropping-particle&quot;:&quot;&quot;},{&quot;family&quot;:&quot;Zhang&quot;,&quot;given&quot;:&quot;Jiawei&quot;,&quot;parse-names&quot;:false,&quot;dropping-particle&quot;:&quot;&quot;,&quot;non-dropping-particle&quot;:&quot;&quot;},{&quot;family&quot;:&quot;Yan&quot;,&quot;given&quot;:&quot;Qinghao&quot;,&quot;parse-names&quot;:false,&quot;dropping-particle&quot;:&quot;&quot;,&quot;non-dropping-particle&quot;:&quot;&quot;},{&quot;family&quot;:&quot;Wang&quot;,&quot;given&quot;:&quot;Jingxiang&quot;,&quot;parse-names&quot;:false,&quot;dropping-particle&quot;:&quot;&quot;,&quot;non-dropping-particle&quot;:&quot;&quot;},{&quot;family&quot;:&quot;Yang&quot;,&quot;given&quot;:&quot;Hao&quot;,&quot;parse-names&quot;:false,&quot;dropping-particle&quot;:&quot;&quot;,&quot;non-dropping-particle&quot;:&quot;&quot;}],&quot;container-title&quot;:&quot;Membranes 2025, Vol. 15, Page 178&quot;,&quot;accessed&quot;:{&quot;date-parts&quot;:[[2025,12,22]]},&quot;DOI&quot;:&quot;10.3390/MEMBRANES15060178&quot;,&quot;ISSN&quot;:&quot;2077-0375&quot;,&quot;URL&quot;:&quot;https://www.mdpi.com/2077-0375/15/6/178/htm&quot;,&quot;issued&quot;:{&quot;date-parts&quot;:[[2025,6,11]]},&quot;page&quot;:&quot;178&quot;,&quot;abstract&quot;:&quot;Organic framework membranes (OFMs) have emerged as transformative materials for separation technologies due to their tunable porosity, structural diversity, and stability, yet their design and optimization face challenges in navigating vast chemical spaces and complex performance trade-offs. This review highlights the pivotal role of machine learning (ML) in overcoming these limitations by integrating multi-source data, constructing quantitative structure–property relationships, and enabling the cross-scale optimization of OFMs. Methodologically, ML workflows—spanning data construction, feature engineering, and model optimization—accelerate candidate screening, inverse design, and mechanistic interpretation, as demonstrated in gas separations and nascent liquid-phase applications. Key findings reveal that ML identifies critical structural descriptors and environmental parameters, guiding the development of high-performance membranes that surpass traditional selectivity–permeability limits. Challenges persist in liquid separations due to dynamic operational complexities and data scarcity, while emerging frameworks offer untapped potential. The integration of interpretable ML, in situ characterization, and industrial scalability strategies is essential to transition OFMs from laboratory innovations to sustainable, adaptive separation systems. This review underscores ML’s transformative capacity to bridge computational insights with experimental validation, fostering next-generation membranes for carbon neutrality, water security, and energy-efficient industrial processes.&quot;,&quot;publisher&quot;:&quot;Multidisciplinary Digital Publishing Institute&quot;,&quot;issue&quot;:&quot;6&quot;,&quot;volume&quot;:&quot;15&quot;,&quot;container-title-short&quot;:&quot;&quot;},&quot;isTemporary&quot;:false},{&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citationID&quot;:&quot;MENDELEY_CITATION_2614b234-221c-4e81-b0ea-ba6294566818&quot;,&quot;properties&quot;:{&quot;noteIndex&quot;:0},&quot;isEdited&quot;:false,&quot;manualOverride&quot;:{&quot;isManuallyOverridden&quot;:false,&quot;citeprocText&quot;:&quot;[94,96]&quot;,&quot;manualOverrideText&quot;:&quot;&quot;},&quot;citationTag&quot;:&quot;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&quot;,&quot;citationItems&quot;:[{&quot;id&quot;:&quot;f9e0ba42-ba45-3039-935b-389f43cbbe73&quot;,&quot;itemData&quot;:{&quot;type&quot;:&quot;article-journal&quot;,&quot;id&quot;:&quot;f9e0ba42-ba45-3039-935b-389f43cbbe73&quot;,&quot;title&quot;:&quot;Fundamentals, materials, and machine learning of polymer electrolyte membrane fuel cell technology&quot;,&quot;groupId&quot;:&quot;6e378410-341d-365f-a1d1-a9bfe92aa34f&quot;,&quot;author&quot;:[{&quot;family&quot;:&quot;Wang&quot;,&quot;given&quot;:&quot;Yun&quot;,&quot;parse-names&quot;:false,&quot;dropping-particle&quot;:&quot;&quot;,&quot;non-dropping-particle&quot;:&quot;&quot;},{&quot;family&quot;:&quot;Seo&quot;,&quot;given&quot;:&quot;Bongjin&quot;,&quot;parse-names&quot;:false,&quot;dropping-particle&quot;:&quot;&quot;,&quot;non-dropping-particle&quot;:&quot;&quot;},{&quot;family&quot;:&quot;Wang&quot;,&quot;given&quot;:&quot;Bowen&quot;,&quot;parse-names&quot;:false,&quot;dropping-particle&quot;:&quot;&quot;,&quot;non-dropping-particle&quot;:&quot;&quot;},{&quot;family&quot;:&quot;Zamel&quot;,&quot;given&quot;:&quot;Nada&quot;,&quot;parse-names&quot;:false,&quot;dropping-particle&quot;:&quot;&quot;,&quot;non-dropping-particle&quot;:&quot;&quot;},{&quot;family&quot;:&quot;Jiao&quot;,&quot;given&quot;:&quot;Kui&quot;,&quot;parse-names&quot;:false,&quot;dropping-particle&quot;:&quot;&quot;,&quot;non-dropping-particle&quot;:&quot;&quot;},{&quot;family&quot;:&quot;Adroher&quot;,&quot;given&quot;:&quot;Xavier Cordobes&quot;,&quot;parse-names&quot;:false,&quot;dropping-particle&quot;:&quot;&quot;,&quot;non-dropping-particle&quot;:&quot;&quot;}],&quot;container-title&quot;:&quot;Energy and AI&quot;,&quot;accessed&quot;:{&quot;date-parts&quot;:[[2025,12,22]]},&quot;DOI&quot;:&quot;10.1016/J.EGYAI.2020.100014&quot;,&quot;ISSN&quot;:&quot;2666-5468&quot;,&quot;URL&quot;:&quot;https://www.sciencedirect.com/science/article/pii/S2666546820300148&quot;,&quot;issued&quot;:{&quot;date-parts&quot;:[[2020,8,1]]},&quot;page&quot;:&quot;100014&quot;,&quot;abstract&quot;:&quot;Polymer electrolyte membrane (PEM) fuel cells are electrochemical devices that directly convert the chemical energy stored in fuel into electrical energy with a practical conversion efficiency as high as 65%. In the past years, significant progress has been made in PEM fuel cell commercialization. By 2019, there were over 19,000 fuel cell electric vehicles (FCEV) and 340 hydrogen refueling stations (HRF) in the U.S. (~8,000 and 44, respectively), Japan (~3,600 and 112, respectively), South Korea (~5,000 and 34, respectively), Europe (~2,500 and 140, respectively), and China (~110 and 12, respectively). Japan, South Korea, and China plan to build approximately 3,000 HRF stations by 2030. In 2019, Hyundai Nexo and Toyota Mirai accounted for approximately 63% and 32% of the total sales, with a driving range of 380 and 312 miles and a mile per gallon (MPGe) of 65 and 67, respectively. Fundamentals of PEM fuel cells play a crucial role in the technological advancement to improve fuel cell performance/durability and reduce cost. Several key aspects for fuel cell design, operational control, and material development, such as durability, electrocatalyst materials, water and thermal management, dynamic operation, and cold start, are briefly explained in this work. Machine learning and artificial intelligence (AI) have received increasing attention in material/energy development. This review also discusses their applications and potential in the development of fundamental knowledge and correlations, material selection and improvement, cell design and optimization, system control, power management, and monitoring of operation health for PEM fuel cells, along with main physics in PEM fuel cells for physics-informed machine learning. The objective of this review is three fold: (1) to present the most recent status of PEM fuel cell applications in the portable, stationary, and transportation sectors; (2) to describe the important fundamentals for the further advancement of fuel cell technology in terms of design and control optimization, cost reduction, and durability improvement; and (3) to explain machine learning, physics-informed deep learning, and AI methods and describe their significant potentials in PEM fuel cell research and development (R&amp;D).&quot;,&quot;publisher&quot;:&quot;Elsevier&quot;,&quot;volume&quot;:&quot;1&quot;,&quot;container-title-short&quot;:&quot;&quot;},&quot;isTemporary&quot;:false},{&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citationID&quot;:&quot;MENDELEY_CITATION_b007f1e6-d79f-46e0-8f09-845a64aa5308&quot;,&quot;properties&quot;:{&quot;noteIndex&quot;:0},&quot;isEdited&quot;:false,&quot;manualOverride&quot;:{&quot;isManuallyOverridden&quot;:false,&quot;citeprocText&quot;:&quot;[44,95]&quot;,&quot;manualOverrideText&quot;:&quot;&quot;},&quot;citationTag&quot;:&quot;MENDELEY_CITATION_v3_eyJjaXRhdGlvbklEIjoiTUVOREVMRVlfQ0lUQVRJT05fYjAwN2YxZTYtZDc5Zi00NmUwLThmMDktODQ1YTY0YWE1MzA4IiwicHJvcGVydGllcyI6eyJub3RlSW5kZXgiOjB9LCJpc0VkaXRlZCI6ZmFsc2UsIm1hbnVhbE92ZXJyaWRlIjp7ImlzTWFudWFsbHlPdmVycmlkZGVuIjpmYWxzZSwiY2l0ZXByb2NUZXh0IjoiWzQ0LDk1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&quot;,&quot;citationItems&quot;:[{&quot;id&quot;:&quot;be501e67-0e68-3a2e-bc5d-2336f155ddaf&quot;,&quot;itemData&quot;:{&quot;type&quot;:&quot;article-journal&quot;,&quot;id&quot;:&quot;be501e67-0e68-3a2e-bc5d-2336f155ddaf&quot;,&quot;title&quot;:&quot;Machine learning for membrane design in energy production, gas separation, and water treatment: a review&quot;,&quot;groupId&quot;:&quot;6e378410-341d-365f-a1d1-a9bfe92aa34f&quot;,&quot;author&quot;:[{&quot;family&quot;:&quot;Osman&quot;,&quot;given&quot;:&quot;Ahmed I.&quot;,&quot;parse-names&quot;:false,&quot;dropping-particle&quot;:&quot;&quot;,&quot;non-dropping-particle&quot;:&quot;&quot;},{&quot;family&quot;:&quot;Nasr&quot;,&quot;given&quot;:&quot;Mahmoud&quot;,&quot;parse-names&quot;:false,&quot;dropping-particle&quot;:&quot;&quot;,&quot;non-dropping-particle&quot;:&quot;&quot;},{&quot;family&quot;:&quot;Farghali&quot;,&quot;given&quot;:&quot;Mohamed&quot;,&quot;parse-names&quot;:false,&quot;dropping-particle&quot;:&quot;&quot;,&quot;non-dropping-particle&quot;:&quot;&quot;},{&quot;family&quot;:&quot;Bakr&quot;,&quot;given&quot;:&quot;Sara S.&quot;,&quot;parse-names&quot;:false,&quot;dropping-particle&quot;:&quot;&quot;,&quot;non-dropping-particle&quot;:&quot;&quot;},{&quot;family&quot;:&quot;Eltaweil&quot;,&quot;given&quot;:&quot;Abdelazeem S.&quot;,&quot;parse-names&quot;:false,&quot;dropping-particle&quot;:&quot;&quot;,&quot;non-dropping-particle&quot;:&quot;&quot;},{&quot;family&quot;:&quot;Rashwan&quot;,&quot;given&quot;:&quot;Ahmed K.&quot;,&quot;parse-names&quot;:false,&quot;dropping-particle&quot;:&quot;&quot;,&quot;non-dropping-particle&quot;:&quot;&quot;},{&quot;family&quot;:&quot;Abd El-Monaem&quot;,&quot;given&quot;:&quot;Eman M.&quot;,&quot;parse-names&quot;:false,&quot;dropping-particle&quot;:&quot;&quot;,&quot;non-dropping-particle&quot;:&quot;&quot;}],&quot;container-title&quot;:&quot;Environmental Chemistry Letters 2024 22:2&quot;,&quot;accessed&quot;:{&quot;date-parts&quot;:[[2025,12,16]]},&quot;DOI&quot;:&quot;10.1007/S10311-023-01695-Y&quot;,&quot;ISBN&quot;:&quot;0123456789&quot;,&quot;ISSN&quot;:&quot;1610-3661&quot;,&quot;URL&quot;:&quot;https://link.springer.com/article/10.1007/s10311-023-01695-y&quot;,&quot;issued&quot;:{&quot;date-parts&quot;:[[2024,2,6]]},&quot;page&quot;:&quot;505-560&quot;,&quot;abstract&quot;:&quot;Membrane filtration is a major process used in the energy, gas separation, and water treatment sectors, yet the efficiency of current membranes is limited. Here, we review the use of machine learning to improve membrane efficiency, with emphasis on reverse osmosis, nanofiltration, pervaporation, removal of pollutants, pathogens and nutrients, gas separation of carbon dioxide, oxygen and hydrogen, fuel cells, biodiesel, and biogas purification. We found that the use of machine&amp;nbsp;learning brings substantial improvements in performance and efficiency, leading to specialized membranes with remarkable potential for various applications. This integration&amp;nbsp;offers versatile solutions crucial for addressing global challenges in sustainable development and advancing environmental goals.&amp;nbsp;Membrane gas separation techniques improve carbon capture and purification of industrial gases, aiding in the reduction of carbon dioxide emissions.&quot;,&quot;publisher&quot;:&quot;Springer&quot;,&quot;issue&quot;:&quot;2&quot;,&quot;volume&quot;:&quot;22&quot;,&quot;container-title-short&quot;:&quot;&quot;},&quot;isTemporary&quot;:false},{&quot;id&quot;:&quot;e784a80c-d7b9-3692-a15d-26954abbeac5&quot;,&quot;itemData&quot;:{&quot;type&quot;:&quot;article-journal&quot;,&quot;id&quot;:&quot;e784a80c-d7b9-3692-a15d-26954abbeac5&quot;,&quot;title&quot;:&quot;Recent development in machine learning of polymer membranes for liquid separation&quot;,&quot;groupId&quot;:&quot;6e378410-341d-365f-a1d1-a9bfe92aa34f&quot;,&quot;author&quot;:[{&quot;family&quot;:&quot;Xu&quot;,&quot;given&quot;:&quot;Qisong&quot;,&quot;parse-names&quot;:false,&quot;dropping-particle&quot;:&quot;&quot;,&quot;non-dropping-particle&quot;:&quot;&quot;},{&quot;family&quot;:&quot;Jiang&quot;,&quot;given&quot;:&quot;Jianwen&quot;,&quot;parse-names&quot;:false,&quot;dropping-particle&quot;:&quot;&quot;,&quot;non-dropping-particle&quot;:&quot;&quot;}],&quot;container-title&quot;:&quot;Molecular Systems Design &amp; Engineering&quot;,&quot;accessed&quot;:{&quot;date-parts&quot;:[[2025,12,22]]},&quot;DOI&quot;:&quot;10.1039/D2ME00023G&quot;,&quot;ISSN&quot;:&quot;20589689&quot;,&quot;URL&quot;:&quot;https://pubs.rsc.org/en/content/articlehtml/2022/me/d2me00023g&quot;,&quot;issued&quot;:{&quot;date-parts&quot;:[[2022,8,1]]},&quot;page&quot;:&quot;856-872&quot;,&quot;abstract&quot;:&quot;Emerged as a transformative technology, machine learning (ML) has demonstrated unprecedented success in the design and discovery of new materials. Over the past few years, we have witnessed the increasing applications of ML in the field of membranes. In this review, we present recent development in ML studies of polymer membranes for liquid separation, including water treatment at both process and membrane levels, pervaporation based water-organic and organic-organic separation, and solvent recovery. Along with these latest advances, we suggest directions for future ML exploration: (1) Membrane Separation Genome, (2) Membrane and process representations, (3) Deep learning algorithms, (4) ML enhanced high-throughput approach, and (5) Digital Membrane Separation. These directions provide new opportunities and challenges in this rapidly evolving field to accelerate membrane development for high-performance liquid separation.&quot;,&quot;publisher&quot;:&quot;Royal Society of Chemistry&quot;,&quot;issue&quot;:&quot;8&quot;,&quot;volume&quot;:&quot;7&quot;,&quot;container-title-short&quot;:&quot;Mol. Syst. Des. Eng.&quot;},&quot;isTemporary&quot;:false}]},{&quot;citationID&quot;:&quot;MENDELEY_CITATION_5e0739c3-e11d-4d40-9a7f-1f227a1c3b39&quot;,&quot;properties&quot;:{&quot;noteIndex&quot;:0},&quot;isEdited&quot;:false,&quot;manualOverride&quot;:{&quot;isManuallyOverridden&quot;:false,&quot;citeprocText&quot;:&quot;[41,54,112]&quot;,&quot;manualOverrideText&quot;:&quot;&quot;},&quot;citationTag&quot;:&quot;MENDELEY_CITATION_v3_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&quot;,&quot;citationItems&quot;:[{&quot;id&quot;:&quot;3c8cadf8-4abe-36ac-8c8e-b4fd38da8b17&quot;,&quot;itemData&quot;:{&quot;type&quot;:&quot;article-journal&quot;,&quot;id&quot;:&quot;3c8cadf8-4abe-36ac-8c8e-b4fd38da8b17&quot;,&quot;title&quot;:&quot;Machine Learning in Membrane Design: From Property Prediction to AI-Guided Optimization&quot;,&quot;groupId&quot;:&quot;6e378410-341d-365f-a1d1-a9bfe92aa34f&quot;,&quot;author&quot;:[{&quot;family&quot;:&quot;Cao&quot;,&quot;given&quot;:&quot;Zhonglin&quot;,&quot;parse-names&quot;:false,&quot;dropping-particle&quot;:&quot;&quot;,&quot;non-dropping-particle&quot;:&quot;&quot;},{&quot;family&quot;:&quot;Barati Farimani&quot;,&quot;given&quot;:&quot;Omid&quot;,&quot;parse-names&quot;:false,&quot;dropping-particle&quot;:&quot;&quot;,&quot;non-dropping-particle&quot;:&quot;&quot;},{&quot;family&quot;:&quot;Ock&quot;,&quot;given&quot;:&quot;Janghoon&quot;,&quot;parse-names&quot;:false,&quot;dropping-particle&quot;:&quot;&quot;,&quot;non-dropping-particle&quot;:&quot;&quot;},{&quot;family&quot;:&quot;Barati Farimani&quot;,&quot;given&quot;:&quot;Amir&quot;,&quot;parse-names&quot;:false,&quot;dropping-particle&quot;:&quot;&quot;,&quot;non-dropping-particle&quot;:&quot;&quot;}],&quot;container-title&quot;:&quot;Nano Letters&quot;,&quot;accessed&quot;:{&quot;date-parts&quot;:[[2025,12,22]]},&quot;DOI&quot;:&quot;10.1021/ACS.NANOLETT.3C05137&quot;,&quot;ISSN&quot;:&quot;15306992&quot;,&quot;PMID&quot;:&quot;38436240&quot;,&quot;URL&quot;:&quot;/doi/pdf/10.1021/acs.nanolett.3c05137?ref=article_openPDF&quot;,&quot;issued&quot;:{&quot;date-parts&quot;:[[2024,3,13]]},&quot;page&quot;:&quot;2953-2960&quot;,&quot;abstract&quot;:&quot;Porous membranes, either polymeric or two-dimensional materials, have been extensively studied because of their outstanding performance in many applications such as water filtration. Recently, insp...&quot;,&quot;publisher&quot;:&quot;American Chemical Society&quot;,&quot;issue&quot;:&quot;10&quot;,&quot;volume&quot;:&quot;24&quot;,&quot;container-title-short&quot;:&quot;Nano Lett.&quot;},&quot;isTemporary&quot;:false},{&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id&quot;:&quot;9a1be586-fd98-3cdd-9e35-01c2abc2c117&quot;,&quot;itemData&quot;:{&quot;type&quot;:&quot;article-journal&quot;,&quot;id&quot;:&quot;9a1be586-fd98-3cdd-9e35-01c2abc2c117&quot;,&quot;title&quot;:&quot;Polymeric membrane concentration of lithium-magnesium solution for sustainable resource recovery with machine learning&quot;,&quot;groupId&quot;:&quot;6e378410-341d-365f-a1d1-a9bfe92aa34f&quot;,&quot;author&quot;:[{&quot;family&quot;:&quot;Ji&quot;,&quot;given&quot;:&quot;Zhanlin&quot;,&quot;parse-names&quot;:false,&quot;dropping-particle&quot;:&quot;&quot;,&quot;non-dropping-particle&quot;:&quot;&quot;},{&quot;family&quot;:&quot;Guan&quot;,&quot;given&quot;:&quot;Hao&quot;,&quot;parse-names&quot;:false,&quot;dropping-particle&quot;:&quot;&quot;,&quot;non-dropping-particle&quot;:&quot;&quot;},{&quot;family&quot;:&quot;Wang&quot;,&quot;given&quot;:&quot;Meng&quot;,&quot;parse-names&quot;:false,&quot;dropping-particle&quot;:&quot;&quot;,&quot;non-dropping-particle&quot;:&quot;&quot;},{&quot;family&quot;:&quot;Li&quot;,&quot;given&quot;:&quot;Zeyu&quot;,&quot;parse-names&quot;:false,&quot;dropping-particle&quot;:&quot;&quot;,&quot;non-dropping-particle&quot;:&quot;&quot;},{&quot;family&quot;:&quot;Dong&quot;,&quot;given&quot;:&quot;Yingchao&quot;,&quot;parse-names&quot;:false,&quot;dropping-particle&quot;:&quot;&quot;,&quot;non-dropping-particle&quot;:&quot;&quot;}],&quot;container-title&quot;:&quot;Water Research&quot;,&quot;accessed&quot;:{&quot;date-parts&quot;:[[2025,12,22]]},&quot;DOI&quot;:&quot;10.1016/J.WATRES.2025.124438&quot;,&quot;ISSN&quot;:&quot;0043-1354&quot;,&quot;PMID&quot;:&quot;40848362&quot;,&quot;URL&quot;:&quot;https://www.sciencedirect.com/science/article/pii/S0043135425013430&quot;,&quot;issued&quot;:{&quot;date-parts&quot;:[[2025,12,1]]},&quot;page&quot;:&quot;124438&quot;,&quot;abstract&quot;:&quot;It is crucial to efficiently recover high value sources from seawater and salt-lake brines for global sustainable development goals. However, conventional membrane-based recovery methods face some significant challenges such as insufficient membrane performance and unclear mechanism. To address this issue, we propose a machine learning-driven framework with various models to systematically optimize nanofiltration membrane performance and then elucidate the underlying mechanism at the structure-process-performance nexus. To understand how the membrane and process variables affect the performance, we integrate shapley additive explanations (SHAP) and partial dependence analysis. Interestingly, we find that steric hindrance effect plays a dominant role in separation performance, which is dependent by transmembrane pressure, molecular weight cut-off, and membrane surface roughness. Specifically, high performance such as water permeance and rejection can be achieved under the transmembrane pressures of 5–10 bar and surface roughness of 3.4–3.5 nm. Through particle swarm optimization, a high water permeance of 15.12 L·m⁻²·h⁻¹ could be achieved while retaining high Li+ and Mg2+ rejection. This work could hopefully advance membrane-based resource recovery by establishing a machine learning-driven paradigm for system optimization and mechanism understanding, thus offering a reliable path for furnishing some theoretical guidance in the field.&quot;,&quot;publisher&quot;:&quot;Pergamon&quot;,&quot;volume&quot;:&quot;287&quot;,&quot;container-title-short&quot;:&quot;Water Res.&quot;},&quot;isTemporary&quot;:false}]},{&quot;citationID&quot;:&quot;MENDELEY_CITATION_e0f8b3d7-22f3-4d54-9e41-db1322b3f22f&quot;,&quot;properties&quot;:{&quot;noteIndex&quot;:0},&quot;isEdited&quot;:false,&quot;manualOverride&quot;:{&quot;isManuallyOverridden&quot;:false,&quot;citeprocText&quot;:&quot;[62]&quot;,&quot;manualOverrideText&quot;:&quot;&quot;},&quot;citationTag&quot;:&quot;MENDELEY_CITATION_v3_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&quot;,&quot;citationItems&quot;:[{&quot;id&quot;:&quot;aea8d072-a7ea-37e7-a41f-c2863ba6739e&quot;,&quot;itemData&quot;:{&quot;type&quot;:&quot;article-journal&quot;,&quot;id&quot;:&quot;aea8d072-a7ea-37e7-a41f-c2863ba6739e&quot;,&quot;title&quot;:&quot;Machine learning reveals key ion selectivity mechanisms in polymeric membranes with subnanometer pores&quot;,&quot;groupId&quot;:&quot;6e378410-341d-365f-a1d1-a9bfe92aa34f&quot;,&quot;author&quot;:[{&quot;family&quot;:&quot;Ritt&quot;,&quot;given&quot;:&quot;Cody L.&quot;,&quot;parse-names&quot;:false,&quot;dropping-particle&quot;:&quot;&quot;,&quot;non-dropping-particle&quot;:&quot;&quot;},{&quot;family&quot;:&quot;Liu&quot;,&quot;given&quot;:&quot;Mingjie&quot;,&quot;parse-names&quot;:false,&quot;dropping-particle&quot;:&quot;&quot;,&quot;non-dropping-particle&quot;:&quot;&quot;},{&quot;family&quot;:&quot;Pham&quot;,&quot;given&quot;:&quot;Tuan Anh&quot;,&quot;parse-names&quot;:false,&quot;dropping-particle&quot;:&quot;&quot;,&quot;non-dropping-particle&quot;:&quot;&quot;},{&quot;family&quot;:&quot;Epsztein&quot;,&quot;given&quot;:&quot;Razi&quot;,&quot;parse-names&quot;:false,&quot;dropping-particle&quot;:&quot;&quot;,&quot;non-dropping-particle&quot;:&quot;&quot;},{&quot;family&quot;:&quot;Kulik&quot;,&quot;given&quot;:&quot;Heather J.&quot;,&quot;parse-names&quot;:false,&quot;dropping-particle&quot;:&quot;&quot;,&quot;non-dropping-particle&quot;:&quot;&quot;},{&quot;family&quot;:&quot;Elimelech&quot;,&quot;given&quot;:&quot;Menachem&quot;,&quot;parse-names&quot;:false,&quot;dropping-particle&quot;:&quot;&quot;,&quot;non-dropping-particle&quot;:&quot;&quot;}],&quot;container-title&quot;:&quot;Science Advances&quot;,&quot;accessed&quot;:{&quot;date-parts&quot;:[[2025,12,22]]},&quot;DOI&quot;:&quot;10.1126/SCIADV.ABL5771;CTYPE:STRING:JOURNAL&quot;,&quot;ISSN&quot;:&quot;23752548&quot;,&quot;PMID&quot;:&quot;35030018&quot;,&quot;URL&quot;:&quot;/doi/pdf/10.1126/sciadv.abl5771?download=true&quot;,&quot;issued&quot;:{&quot;date-parts&quot;:[[2022,1,1]]},&quot;page&quot;:&quot;5771&quot;,&quot;abstract&quot;:&quot;Designing single-species selective membranes for high-precision separations requires a fundamental understanding of the molecular interactions governing solute transport. Here, we comprehensively assess molecular-level features that influence the separation of 18 different anions by nanoporous cellulose acetate membranes. Our analysis identifies the limitations of bulk solvation characteristics to explain ion transport, highlighted by the poor correlation between hydration energy and the measured permselectivity (R2 = 0.37). Entropy-enthalpy compensation, spanning 40 kilojoules per mole, leads to a free-energy barrier (∆G‡) variation of only ~8 kilojoules per mole across all anions. We apply machine learning to elucidate descriptors for energetic barriers from a set of 126 collected features. Notably, electrostatic features account for 75% of the overall features used to describe ∆G‡, despite the relatively uncharged state of cellulose acetate. Our work presents an approach for studying ion transport across nanoporous membranes that could enable the design of ion-selective membranes.&quot;,&quot;publisher&quot;:&quot;American Association for the Advancement of Science&quot;,&quot;issue&quot;:&quot;2&quot;,&quot;volume&quot;:&quot;8&quot;,&quot;container-title-short&quot;:&quot;Sci. Adv.&quot;},&quot;isTemporary&quot;:false}]},{&quot;citationID&quot;:&quot;MENDELEY_CITATION_70ad2513-8103-447e-9adf-afd39f81f459&quot;,&quot;properties&quot;:{&quot;noteIndex&quot;:0},&quot;isEdited&quot;:false,&quot;manualOverride&quot;:{&quot;isManuallyOverridden&quot;:false,&quot;citeprocText&quot;:&quot;[45,90,94]&quot;,&quot;manualOverrideText&quot;:&quot;&quot;},&quot;citationTag&quot;:&quot;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&quot;,&quot;citationItems&quot;:[{&quot;id&quot;:&quot;795bd4b6-9ee1-3638-86b7-e3a08212a496&quot;,&quot;itemData&quot;:{&quot;type&quot;:&quot;article-journal&quot;,&quot;id&quot;:&quot;795bd4b6-9ee1-3638-86b7-e3a08212a496&quot;,&quot;title&quot;:&quot;Machine Learning Guided Polyamide Membrane with Exceptional Solute–Solute Selectivity and Permeance&quot;,&quot;groupId&quot;:&quot;6e378410-341d-365f-a1d1-a9bfe92aa34f&quot;,&quot;author&quot;:[{&quot;family&quot;:&quot;Deng&quot;,&quot;given&quot;:&quot;Hao&quot;,&quot;parse-names&quot;:false,&quot;dropping-particle&quot;:&quot;&quot;,&quot;non-dropping-particle&quot;:&quot;&quot;},{&quot;family&quot;:&quot;Luo&quot;,&quot;given&quot;:&quot;Zhiyao&quot;,&quot;parse-names&quot;:false,&quot;dropping-particle&quot;:&quot;&quot;,&quot;non-dropping-particle&quot;:&quot;&quot;},{&quot;family&quot;:&quot;Imbrogno&quot;,&quot;given&quot;:&quot;Joe&quot;,&quot;parse-names&quot;:false,&quot;dropping-particle&quot;:&quot;&quot;,&quot;non-dropping-particle&quot;:&quot;&quot;},{&quot;family&quot;:&quot;Swenson&quot;,&quot;given&quot;:&quot;Tim M.&quot;,&quot;parse-names&quot;:false,&quot;dropping-particle&quot;:&quot;&quot;,&quot;non-dropping-particle&quot;:&quot;&quot;},{&quot;family&quot;:&quot;Jiang&quot;,&quot;given&quot;:&quot;Zhongyi&quot;,&quot;parse-names&quot;:false,&quot;dropping-particle&quot;:&quot;&quot;,&quot;non-dropping-particle&quot;:&quot;&quot;},{&quot;family&quot;:&quot;Wang&quot;,&quot;given&quot;:&quot;Xiaonan&quot;,&quot;parse-names&quot;:false,&quot;dropping-particle&quot;:&quot;&quot;,&quot;non-dropping-particle&quot;:&quot;&quot;},{&quot;family&quot;:&quot;Zhang&quot;,&quot;given&quot;:&quot;Sui&quot;,&quot;parse-names&quot;:false,&quot;dropping-particle&quot;:&quot;&quot;,&quot;non-dropping-particle&quot;:&quot;&quot;}],&quot;container-title&quot;:&quot;Environmental Science &amp; Technology&quot;,&quot;accessed&quot;:{&quot;date-parts&quot;:[[2025,12,22]]},&quot;DOI&quot;:&quot;10.1021/ACS.EST.2C05571&quot;,&quot;ISSN&quot;:&quot;15205851&quot;,&quot;PMID&quot;:&quot;36576929&quot;,&quot;URL&quot;:&quot;/doi/pdf/10.1021/acs.est.2c05571?ref=article_openPDF&quot;,&quot;issued&quot;:{&quot;date-parts&quot;:[[2022,11,21]]},&quot;page&quot;:&quot;17841-17850&quot;,&quot;abstract&quot;:&quot;Designing polymeric membranes with high solute–solute selectivity and permeance is important but technically challenging. Existing industrial interfacial polymerization (IP) process to fabricate polyamide-based polymeric membranes is largely empirical, which requires enormous trial-and-error experimentations to identify optimal fabrication conditions from a wide candidate space for separating a given solute pair. Herein, we developed a novel multitask machine learning (ML) model based on an artificial neural network (ANN) with skip connections and selectivity regularization to guide the design of polyamide membranes. We used limited sets of lab-collected data to obtain satisfactory model performance over four iterations by introducing human expert experience in the online learning process. Four membranes under fabrication conditions guided by the model exceeded the present upper bound for mono/divalent ion selectivity and permeance of the polymeric membranes. Moreover, we obtained new mechanistic insights into the membrane design through feature analysis of the model. Our work demonstrates a ML approach that represents a paradigm shift for high-performance polymeric membranes design.&quot;,&quot;publisher&quot;:&quot;American Chemical Society&quot;,&quot;issue&quot;:&quot;46&quot;,&quot;volume&quot;:&quot;57&quot;,&quot;container-title-short&quot;:&quot;Environ. Sci. Technol.&quot;},&quot;isTemporary&quot;:false},{&quot;id&quot;:&quot;fbdb3165-97d6-3409-9c80-51cf04fc416e&quot;,&quot;itemData&quot;:{&quot;type&quot;:&quot;article-journal&quot;,&quot;id&quot;:&quot;fbdb3165-97d6-3409-9c80-51cf04fc416e&quot;,&quot;title&quot;:&quot;Machine learning for the advancement of membrane science and technology: A critical review&quot;,&quot;groupId&quot;:&quot;6e378410-341d-365f-a1d1-a9bfe92aa34f&quot;,&quot;author&quot;:[{&quot;family&quot;:&quot;Ignacz&quot;,&quot;given&quot;:&quot;Gergo&quot;,&quot;parse-names&quot;:false,&quot;dropping-particle&quot;:&quot;&quot;,&quot;non-dropping-particle&quot;:&quot;&quot;},{&quot;family&quot;:&quot;Bader&quot;,&quot;given&quot;:&quot;Lana&quot;,&quot;parse-names&quot;:false,&quot;dropping-particle&quot;:&quot;&quot;,&quot;non-dropping-particle&quot;:&quot;&quot;},{&quot;family&quot;:&quot;Beke&quot;,&quot;given&quot;:&quot;Aron K.&quot;,&quot;parse-names&quot;:false,&quot;dropping-particle&quot;:&quot;&quot;,&quot;non-dropping-particle&quot;:&quot;&quot;},{&quot;family&quot;:&quot;Ghunaim&quot;,&quot;given&quot;:&quot;Yasir&quot;,&quot;parse-names&quot;:false,&quot;dropping-particle&quot;:&quot;&quot;,&quot;non-dropping-particle&quot;:&quot;&quot;},{&quot;family&quot;:&quot;Shastry&quot;,&quot;given&quot;:&quot;Tejus&quot;,&quot;parse-names&quot;:false,&quot;dropping-particle&quot;:&quot;&quot;,&quot;non-dropping-particle&quot;:&quot;&quot;},{&quot;family&quot;:&quot;Vovusha&quot;,&quot;given&quot;:&quot;Hakkim&quot;,&quot;parse-names&quot;:false,&quot;dropping-particle&quot;:&quot;&quot;,&quot;non-dropping-particle&quot;:&quot;&quot;},{&quot;family&quot;:&quot;Carbone&quot;,&quot;given&quot;:&quot;Matthew R.&quot;,&quot;parse-names&quot;:false,&quot;dropping-particle&quot;:&quot;&quot;,&quot;non-dropping-particle&quot;:&quot;&quot;},{&quot;family&quot;:&quot;Ghanem&quot;,&quot;given&quot;:&quot;Bernard&quot;,&quot;parse-names&quot;:false,&quot;dropping-particle&quot;:&quot;&quot;,&quot;non-dropping-particle&quot;:&quot;&quot;},{&quot;family&quot;:&quot;Szekely&quot;,&quot;given&quot;:&quot;Gyorgy&quot;,&quot;parse-names&quot;:false,&quot;dropping-particle&quot;:&quot;&quot;,&quot;non-dropping-particle&quot;:&quot;&quot;}],&quot;container-title&quot;:&quot;Journal of Membrane Science&quot;,&quot;accessed&quot;:{&quot;date-parts&quot;:[[2025,12,22]]},&quot;DOI&quot;:&quot;10.1016/J.MEMSCI.2024.123256&quot;,&quot;ISSN&quot;:&quot;0376-7388&quot;,&quot;URL&quot;:&quot;https://www.sciencedirect.com/science/article/pii/S0376738824008500&quot;,&quot;issued&quot;:{&quot;date-parts&quot;:[[2025,1,1]]},&quot;page&quot;:&quot;123256&quot;,&quot;abstract&quot;:&quot;Machine learning (ML) has been rapidly transforming the landscape of natural sciences and has the potential to revolutionize the process of data analysis and hypothesis formulation as well as expand scientific knowledge. ML has been particularly instrumental in the advancement of cheminformatics and materials science, including membrane technology. In this review, we analyze the current state-of-the-art membrane-related ML applications from ML and membrane perspectives. We first discuss the ML foundations of different algorithms and design choices. Then, traditional and deep learning methods, including application examples from the membrane literature, are reported. We also discuss the importance of learning data and both molecular and membrane-system featurization. Moreover, we follow up on the discussion with examples of ML applications in membrane science and technology. We detail the literature using data-driven methods from property prediction to membrane fabrication. Various fields are also discussed, such as reverse osmosis, gas separation, and nanofiltration. We also differentiate between downstream predictive tasks and generative membrane design. Additionally, we formulate best practices and the minimum requirements for reporting reproducible ML studies in the field of membranes. This is the first systematic and comprehensive review of ML in membrane science.&quot;,&quot;publisher&quot;:&quot;Elsevier&quot;,&quot;volume&quot;:&quot;713&quot;,&quot;container-title-short&quot;:&quot;J. Memb. Sci.&quot;},&quot;isTemporary&quot;:false},{&quot;id&quot;:&quot;690f25df-c716-39dd-b4c6-fe8b7fa27508&quot;,&quot;itemData&quot;:{&quot;type&quot;:&quot;article-journal&quot;,&quot;id&quot;:&quot;690f25df-c716-39dd-b4c6-fe8b7fa27508&quot;,&quot;title&quot;:&quot;Machine Learning in the Design and Performance Prediction of Organic Framework Membranes: Methodologies, Applications, and Industrial Prospects&quot;,&quot;groupId&quot;:&quot;6e378410-341d-365f-a1d1-a9bfe92aa34f&quot;,&quot;author&quot;:[{&quot;family&quot;:&quot;Wu&quot;,&quot;given&quot;:&quot;Tong&quot;,&quot;parse-names&quot;:false,&quot;dropping-particle&quot;:&quot;&quot;,&quot;non-dropping-particle&quot;:&quot;&quot;},{&quot;family&quot;:&quot;Zhang&quot;,&quot;given&quot;:&quot;Jiawei&quot;,&quot;parse-names&quot;:false,&quot;dropping-particle&quot;:&quot;&quot;,&quot;non-dropping-particle&quot;:&quot;&quot;},{&quot;family&quot;:&quot;Yan&quot;,&quot;given&quot;:&quot;Qinghao&quot;,&quot;parse-names&quot;:false,&quot;dropping-particle&quot;:&quot;&quot;,&quot;non-dropping-particle&quot;:&quot;&quot;},{&quot;family&quot;:&quot;Wang&quot;,&quot;given&quot;:&quot;Jingxiang&quot;,&quot;parse-names&quot;:false,&quot;dropping-particle&quot;:&quot;&quot;,&quot;non-dropping-particle&quot;:&quot;&quot;},{&quot;family&quot;:&quot;Yang&quot;,&quot;given&quot;:&quot;Hao&quot;,&quot;parse-names&quot;:false,&quot;dropping-particle&quot;:&quot;&quot;,&quot;non-dropping-particle&quot;:&quot;&quot;}],&quot;container-title&quot;:&quot;Membranes 2025, Vol. 15, Page 178&quot;,&quot;accessed&quot;:{&quot;date-parts&quot;:[[2025,12,22]]},&quot;DOI&quot;:&quot;10.3390/MEMBRANES15060178&quot;,&quot;ISSN&quot;:&quot;2077-0375&quot;,&quot;URL&quot;:&quot;https://www.mdpi.com/2077-0375/15/6/178/htm&quot;,&quot;issued&quot;:{&quot;date-parts&quot;:[[2025,6,11]]},&quot;page&quot;:&quot;178&quot;,&quot;abstract&quot;:&quot;Organic framework membranes (OFMs) have emerged as transformative materials for separation technologies due to their tunable porosity, structural diversity, and stability, yet their design and optimization face challenges in navigating vast chemical spaces and complex performance trade-offs. This review highlights the pivotal role of machine learning (ML) in overcoming these limitations by integrating multi-source data, constructing quantitative structure–property relationships, and enabling the cross-scale optimization of OFMs. Methodologically, ML workflows—spanning data construction, feature engineering, and model optimization—accelerate candidate screening, inverse design, and mechanistic interpretation, as demonstrated in gas separations and nascent liquid-phase applications. Key findings reveal that ML identifies critical structural descriptors and environmental parameters, guiding the development of high-performance membranes that surpass traditional selectivity–permeability limits. Challenges persist in liquid separations due to dynamic operational complexities and data scarcity, while emerging frameworks offer untapped potential. The integration of interpretable ML, in situ characterization, and industrial scalability strategies is essential to transition OFMs from laboratory innovations to sustainable, adaptive separation systems. This review underscores ML’s transformative capacity to bridge computational insights with experimental validation, fostering next-generation membranes for carbon neutrality, water security, and energy-efficient industrial processes.&quot;,&quot;publisher&quot;:&quot;Multidisciplinary Digital Publishing Institute&quot;,&quot;issue&quot;:&quot;6&quot;,&quot;volume&quot;:&quot;15&quot;,&quot;container-title-short&quot;:&quot;&quot;},&quot;isTemporary&quot;:false}]},{&quot;citationID&quot;:&quot;MENDELEY_CITATION_c83e6a56-4a4a-4aac-9d4e-5a72453f9b52&quot;,&quot;properties&quot;:{&quot;noteIndex&quot;:0},&quot;isEdited&quot;:false,&quot;manualOverride&quot;:{&quot;isManuallyOverridden&quot;:false,&quot;citeprocText&quot;:&quot;[9,12,113]&quot;,&quot;manualOverrideText&quot;:&quot;&quot;},&quot;citationTag&quot;:&quot;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&quot;,&quot;citationItems&quot;:[{&quot;id&quot;:&quot;79df4d78-9bdc-382b-8ec4-6bb72c9b4b41&quot;,&quot;itemData&quot;:{&quot;type&quot;:&quot;article-journal&quot;,&quot;id&quot;:&quot;79df4d78-9bdc-382b-8ec4-6bb72c9b4b41&quot;,&quot;title&quot;:&quot;Membrane Science Meets Machine Learning: Future and Potential\nUse in Assisting Membrane Material Design and Fabrication&quot;,&quot;groupId&quot;:&quot;6e378410-341d-365f-a1d1-a9bfe92aa34f&quot;,&quot;author&quot;:[{&quot;family&quot;:&quot;Talukder&quot;,&quot;given&quot;:&quot;Musabbir J&quot;,&quot;parse-names&quot;:false,&quot;dropping-particle&quot;:&quot;&quot;,&quot;non-dropping-particle&quot;:&quot;&quot;},{&quot;family&quot;:&quot;Alshami&quot;,&quot;given&quot;:&quot;Ali&quot;,&quot;parse-names&quot;:false,&quot;dropping-particle&quot;:&quot;&quot;,&quot;non-dropping-particle&quot;:&quot;&quot;},{&quot;family&quot;:&quot;Tayyebi&quot;,&quot;given&quot;:&quot;Arash&quot;,&quot;parse-names&quot;:false,&quot;dropping-particle&quot;:&quot;&quot;,&quot;non-dropping-particle&quot;:&quot;&quot;},{&quot;family&quot;:&quot;Ismail&quot;,&quot;given&quot;:&quot;Nadhem&quot;,&quot;parse-names&quot;:false,&quot;dropping-particle&quot;:&quot;&quot;,&quot;non-dropping-particle&quot;:&quot;&quot;},{&quot;family&quot;:&quot;Yu&quot;,&quot;given&quot;:&quot;Xue&quot;,&quot;parse-names&quot;:false,&quot;dropping-particle&quot;:&quot;&quot;,&quot;non-dropping-particle&quot;:&quot;&quot;},{&quot;family&quot;:&quot;Alshami&quot;,&quot;given&quot;:&quot;Ali S&quot;,&quot;parse-names&quot;:false,&quot;dropping-particle&quot;:&quot;&quot;,&quot;non-dropping-particle&quot;:&quot;&quot;}],&quot;accessed&quot;:{&quot;date-parts&quot;:[[2026,1,6]]},&quot;URL&quot;:&quot;https://commons.und.edu/che-fac&quot;,&quot;issued&quot;:{&quot;date-parts&quot;:[[2023]]},&quot;abstract&quot;:&quot;The evolving membrane technology integrated with machine learning (ML) algorithm can significantly advance the novel membrane material design and fabrication. Although several studies have reported ML-based assistance in membrane development, none of them have offered a complete analysis of existing ML-assisted membrane fabrication methods from material design perspective. A two-way information gateway is therefore necessary to achieve the desired objective, whereby experienced researchers and data scientists from both sides need to provide valuable insights into novel membrane development process. In this work, we offer a midway platform by providing an overall view and scopes of ML use in membrane science. This is accomplished by analyzing reported ML-assisted membrane fabrications via lensing through the overall ML development. This work culminates in identifying four crucial factors affecting ML-assisted membrane development: data mining, material functional description, selection of ML models, and model interpretation. A future direction is proposed by making specific ML models and descriptors suggestions, in addition to molecular similarity analysis technique and ML based Image processing. We believe the proposed approaches and analysis through our identified lens will prove crucial for the future of ML-assisted membrane material design and development.&quot;,&quot;container-title-short&quot;:&quot;&quot;},&quot;isTemporary&quot;:false},{&quot;id&quot;:&quot;4c14e31d-897b-38d3-a815-624e197e5c08&quot;,&quot;itemData&quot;:{&quot;type&quot;:&quot;article-journal&quot;,&quot;id&quot;:&quot;4c14e31d-897b-38d3-a815-624e197e5c08&quot;,&quot;title&quot;:&quot;Machine Learning Approaches in Polymer Science: Progress and Fundamental for a New Paradigm&quot;,&quot;groupId&quot;:&quot;6e378410-341d-365f-a1d1-a9bfe92aa34f&quot;,&quot;author&quot;:[{&quot;family&quot;:&quot;Xie&quot;,&quot;given&quot;:&quot;Chunhui&quot;,&quot;parse-names&quot;:false,&quot;dropping-particle&quot;:&quot;&quot;,&quot;non-dropping-particle&quot;:&quot;&quot;},{&quot;family&quot;:&quot;Qiu&quot;,&quot;given&quot;:&quot;Haoke&quot;,&quot;parse-names&quot;:false,&quot;dropping-particle&quot;:&quot;&quot;,&quot;non-dropping-particle&quot;:&quot;&quot;},{&quot;family&quot;:&quot;Liu&quot;,&quot;given&quot;:&quot;Lu&quot;,&quot;parse-names&quot;:false,&quot;dropping-particle&quot;:&quot;&quot;,&quot;non-dropping-particle&quot;:&quot;&quot;},{&quot;family&quot;:&quot;You&quot;,&quot;given&quot;:&quot;Yang&quot;,&quot;parse-names&quot;:false,&quot;dropping-particle&quot;:&quot;&quot;,&quot;non-dropping-particle&quot;:&quot;&quot;},{&quot;family&quot;:&quot;Li&quot;,&quot;given&quot;:&quot;Hongfei&quot;,&quot;parse-names&quot;:false,&quot;dropping-particle&quot;:&quot;&quot;,&quot;non-dropping-particle&quot;:&quot;&quot;},{&quot;family&quot;:&quot;Li&quot;,&quot;given&quot;:&quot;Yunqi&quot;,&quot;parse-names&quot;:false,&quot;dropping-particle&quot;:&quot;&quot;,&quot;non-dropping-particle&quot;:&quot;&quot;},{&quot;family&quot;:&quot;Sun&quot;,&quot;given&quot;:&quot;Zhaoyan&quot;,&quot;parse-names&quot;:false,&quot;dropping-particle&quot;:&quot;&quot;,&quot;non-dropping-particle&quot;:&quot;&quot;},{&quot;family&quot;:&quot;Lin&quot;,&quot;given&quot;:&quot;Jiaping&quot;,&quot;parse-names&quot;:false,&quot;dropping-particle&quot;:&quot;&quot;,&quot;non-dropping-particle&quot;:&quot;&quot;},{&quot;family&quot;:&quot;An&quot;,&quot;given&quot;:&quot;Lijia&quot;,&quot;parse-names&quot;:false,&quot;dropping-particle&quot;:&quot;&quot;,&quot;non-dropping-particle&quot;:&quot;&quot;}],&quot;container-title&quot;:&quot;SmartMat&quot;,&quot;accessed&quot;:{&quot;date-parts&quot;:[[2026,1,8]]},&quot;DOI&quot;:&quot;10.1002/SMM2.1320;JOURNAL:JOURNAL:2688819X;ISSUE:ISSUE:DOI&quot;,&quot;ISSN&quot;:&quot;2688819X&quot;,&quot;URL&quot;:&quot;/doi/pdf/10.1002/smm2.1320&quot;,&quot;issued&quot;:{&quot;date-parts&quot;:[[2025,2,1]]},&quot;page&quot;:&quot;e1320&quot;,&quot;abstract&quot;:&quot;Machine learning (ML), material genome, and big data approaches are highly overlapped in their strategies, algorithms, and models. They can target various definitions, distributions, and correlations of concerned physical parameters in given polymer systems, and have expanding applications as a new paradigm indispensable to conventional ones. Their inherent advantages in building quantitative multivariate correlations have largely enhanced the capability of scientific understanding and discoveries, thus facilitating mechanism exploration, target prediction, high-throughput screening, optimization, and rational and inverse designs. This article summarizes representative progress in the recent two decades focusing on the design, preparation, application, and sustainable development of polymer materials based on the exploration of key physical parameters in the composition–process–structure–property–performance relationship. The integration of both data-driven and physical insights through ML approaches to deepen fundamental understanding and discover novel polymer materials is categorically presented. Despite the construction and application of robust ML models, strategies and algorithms to deal with variant tasks in polymer science are still in rapid growth. The challenges and prospects are then presented. We believe that the innovation in polymer materials will thrive along the development of ML approaches, from efficient design to sustainable applications.&quot;,&quot;publisher&quot;:&quot;John Wiley and Sons Inc&quot;,&quot;issue&quot;:&quot;1&quot;,&quot;volume&quot;:&quot;6&quot;,&quot;container-title-short&quot;:&quot;&quot;},&quot;isTemporary&quot;:false},{&quot;id&quot;:&quot;608ae0c4-c8a4-3bda-baea-f0f1629b83c4&quot;,&quot;itemData&quot;:{&quot;type&quot;:&quot;article-journal&quot;,&quot;id&quot;:&quot;608ae0c4-c8a4-3bda-baea-f0f1629b83c4&quot;,&quot;title&quot;:&quot;Scaling deep learning for materials discovery&quot;,&quot;groupId&quot;:&quot;6e378410-341d-365f-a1d1-a9bfe92aa34f&quot;,&quot;author&quot;:[{&quot;family&quot;:&quot;Merchant&quot;,&quot;given&quot;:&quot;Amil&quot;,&quot;parse-names&quot;:false,&quot;dropping-particle&quot;:&quot;&quot;,&quot;non-dropping-particle&quot;:&quot;&quot;},{&quot;family&quot;:&quot;Batzner&quot;,&quot;given&quot;:&quot;Simon&quot;,&quot;parse-names&quot;:false,&quot;dropping-particle&quot;:&quot;&quot;,&quot;non-dropping-particle&quot;:&quot;&quot;},{&quot;family&quot;:&quot;Schoenholz&quot;,&quot;given&quot;:&quot;Samuel S.&quot;,&quot;parse-names&quot;:false,&quot;dropping-particle&quot;:&quot;&quot;,&quot;non-dropping-particle&quot;:&quot;&quot;},{&quot;family&quot;:&quot;Aykol&quot;,&quot;given&quot;:&quot;Muratahan&quot;,&quot;parse-names&quot;:false,&quot;dropping-particle&quot;:&quot;&quot;,&quot;non-dropping-particle&quot;:&quot;&quot;},{&quot;family&quot;:&quot;Cheon&quot;,&quot;given&quot;:&quot;Gowoon&quot;,&quot;parse-names&quot;:false,&quot;dropping-particle&quot;:&quot;&quot;,&quot;non-dropping-particle&quot;:&quot;&quot;},{&quot;family&quot;:&quot;Cubuk&quot;,&quot;given&quot;:&quot;Ekin Dogus&quot;,&quot;parse-names&quot;:false,&quot;dropping-particle&quot;:&quot;&quot;,&quot;non-dropping-particle&quot;:&quot;&quot;}],&quot;container-title&quot;:&quot;Nature 2023 624:7990&quot;,&quot;accessed&quot;:{&quot;date-parts&quot;:[[2026,1,9]]},&quot;DOI&quot;:&quot;10.1038/s41586-023-06735-9&quot;,&quot;ISSN&quot;:&quot;1476-4687&quot;,&quot;PMID&quot;:&quot;38030720&quot;,&quot;URL&quot;:&quot;https://www.nature.com/articles/s41586-023-06735-9&quot;,&quot;issued&quot;:{&quot;date-parts&quot;:[[2023,11,29]]},&quot;page&quot;:&quot;80-85&quot;,&quot;abstract&quot;:&quot;Novel functional materials enable fundamental breakthroughs across technological applications from clean energy to information processing1–11. From microchips to batteries and photovoltaics, discovery of inorganic crystals has been bottlenecked by expensive trial-and-error approaches. Concurrently, deep-learning models for language, vision and biology have showcased emergent predictive capabilities with increasing data and computation12–14. Here we show that graph networks trained at scale can reach unprecedented levels of generalization, improving the efficiency of materials discovery by an order of magnitude. Building on 48,000 stable crystals identified in continuing studies15–17, improved efficiency enables the discovery of 2.2 million structures below the current convex hull, many of which escaped previous human chemical intuition. Our work represents an order-of-magnitude expansion in stable materials known to humanity. Stable discoveries that are on the final convex hull will be made available to screen for technological applications, as we demonstrate for layered materials and solid-electrolyte candidates. Of the stable structures, 736 have already been independently experimentally realized. The scale and diversity of hundreds of millions of first-principles calculations also unlock modelling capabilities for downstream applications, leading in particular to highly accurate and robust learned interatomic potentials that can be used in condensed-phase molecular-dynamics simulations and high-fidelity zero-shot prediction of ionic conductivity. A protocol using large-scale training of graph networks enables high-throughput discovery of novel stable structures and led to the identification of 2.2 million crystal structures, of which 381,000 are newly discovered&amp;nbsp;stable materials.&quot;,&quot;publisher&quot;:&quot;Nature Publishing Group&quot;,&quot;issue&quot;:&quot;7990&quot;,&quot;volume&quot;:&quot;624&quot;,&quot;container-title-short&quot;:&quot;&quot;},&quot;isTemporary&quot;:false}]},{&quot;citationID&quot;:&quot;MENDELEY_CITATION_9516cc2a-068e-425b-8022-0a91a77a47c9&quot;,&quot;properties&quot;:{&quot;noteIndex&quot;:0},&quot;isEdited&quot;:false,&quot;manualOverride&quot;:{&quot;isManuallyOverridden&quot;:false,&quot;citeprocText&quot;:&quot;[114,115]&quot;,&quot;manualOverrideText&quot;:&quot;&quot;},&quot;citationTag&quot;:&quot;MENDELEY_CITATION_v3_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&quot;,&quot;citationItems&quot;:[{&quot;id&quot;:&quot;bfa965a4-079a-3b1b-badc-3f921f3f9d29&quot;,&quot;itemData&quot;:{&quot;type&quot;:&quot;article-journal&quot;,&quot;id&quot;:&quot;bfa965a4-079a-3b1b-badc-3f921f3f9d29&quot;,&quot;title&quot;:&quot;Exploration of the Polarization Curve for Proton-Exchange Membrane Fuel Cells&quot;,&quot;groupId&quot;:&quot;6e378410-341d-365f-a1d1-a9bfe92aa34f&quot;,&quot;author&quot;:[{&quot;family&quot;:&quot;Liu&quot;,&quot;given&quot;:&quot;Lunyang&quot;,&quot;parse-names&quot;:false,&quot;dropping-particle&quot;:&quot;&quot;,&quot;non-dropping-particle&quot;:&quot;&quot;},{&quot;family&quot;:&quot;Liu&quot;,&quot;given&quot;:&quot;Tingli&quot;,&quot;parse-names&quot;:false,&quot;dropping-particle&quot;:&quot;&quot;,&quot;non-dropping-particle&quot;:&quot;&quot;},{&quot;family&quot;:&quot;Ding&quot;,&quot;given&quot;:&quot;Fang&quot;,&quot;parse-names&quot;:false,&quot;dropping-particle&quot;:&quot;&quot;,&quot;non-dropping-particle&quot;:&quot;&quot;},{&quot;family&quot;:&quot;Zhang&quot;,&quot;given&quot;:&quot;Huan&quot;,&quot;parse-names&quot;:false,&quot;dropping-particle&quot;:&quot;&quot;,&quot;non-dropping-particle&quot;:&quot;&quot;},{&quot;family&quot;:&quot;Zheng&quot;,&quot;given&quot;:&quot;Jifu&quot;,&quot;parse-names&quot;:false,&quot;dropping-particle&quot;:&quot;&quot;,&quot;non-dropping-particle&quot;:&quot;&quot;},{&quot;family&quot;:&quot;Li&quot;,&quot;given&quot;:&quot;Yunqi&quot;,&quot;parse-names&quot;:false,&quot;dropping-particle&quot;:&quot;&quot;,&quot;non-dropping-particle&quot;:&quot;&quot;}],&quot;container-title&quot;:&quot;ACS Applied Materials &amp; Interfaces&quot;,&quot;accessed&quot;:{&quot;date-parts&quot;:[[2026,2,20]]},&quot;DOI&quot;:&quot;10.1021/acsami.1c20289&quot;,&quot;ISSN&quot;:&quot;19448252&quot;,&quot;PMID&quot;:&quot;34851081&quot;,&quot;URL&quot;:&quot;https://pubs.acs.org/doi/abs/10.1021/acsami.1c20289&quot;,&quot;issued&quot;:{&quot;date-parts&quot;:[[2021,12,15]]},&quot;page&quot;:&quot;58838-58847&quot;,&quot;abstract&quot;:&quot;The polarization curve is the most important profile to evaluate the performance of proton-exchange membrane fuel cells (PEMFCs). To explore the important thermodynamic parameters and their correlation with the composition, fabrication, and operational settings, a comprehensive data set consisting of 446 polarization curves from 191 perfluorosulfonate and 255 sulfonated hydrocarbon-based PEMs is collected. Then, a Markov chain Monte Carlo simulation within the Bayesian frame provides higher than 93% confidence to extract six important thermodynamic parameters including open-circuit potential, the transfer coefficient, the current loss, the reference exchange current density, the internal resistance, and the limiting current density. An extreme gradient boosting algorithm affords a mean determinative coefficient of 0.89 to predict the whole polarization curve and a confidence of 94% to predict the peak power density (PPD). Both approaches to explore the polarization curve for PEMFCs show good robustness in the blind test. Overall, the PPD is positively correlated with the ion-exchange capacity of the polymer, operational temperature, and humidity and is negatively affected by internal resistance, membrane thickness, and the loading of the catalyst. The flow rate of fuels can effectively enhance them, while the increase of catalyst loading or fuel concentration shows deleterious impacts.&quot;,&quot;publisher&quot;:&quot;American Chemical Society&quot;,&quot;issue&quot;:&quot;49&quot;,&quot;volume&quot;:&quot;13&quot;,&quot;container-title-short&quot;:&quot;ACS Appl. Mater. Interfaces&quot;},&quot;isTemporary&quot;:false},{&quot;id&quot;:&quot;c7f08a63-9c54-3f0d-a7c6-db1fc5a4775d&quot;,&quot;itemData&quot;:{&quot;type&quot;:&quot;article-journal&quot;,&quot;id&quot;:&quot;c7f08a63-9c54-3f0d-a7c6-db1fc5a4775d&quot;,&quot;title&quot;:&quot;Towards large-scale chemical reaction image parsing via a multimodal large language model&quot;,&quot;groupId&quot;:&quot;6e378410-341d-365f-a1d1-a9bfe92aa34f&quot;,&quot;author&quot;:[{&quot;family&quot;:&quot;Chen&quot;,&quot;given&quot;:&quot;Yufan&quot;,&quot;parse-names&quot;:false,&quot;dropping-particle&quot;:&quot;&quot;,&quot;non-dropping-particle&quot;:&quot;&quot;},{&quot;family&quot;:&quot;Leung&quot;,&quot;given&quot;:&quot;Ching Ting&quot;,&quot;parse-names&quot;:false,&quot;dropping-particle&quot;:&quot;&quot;,&quot;non-dropping-particle&quot;:&quot;&quot;},{&quot;family&quot;:&quot;Sun&quot;,&quot;given&quot;:&quot;Jianwei&quot;,&quot;parse-names&quot;:false,&quot;dropping-particle&quot;:&quot;&quot;,&quot;non-dropping-particle&quot;:&quot;&quot;},{&quot;family&quot;:&quot;Huang&quot;,&quot;given&quot;:&quot;Yong&quot;,&quot;parse-names&quot;:false,&quot;dropping-particle&quot;:&quot;&quot;,&quot;non-dropping-particle&quot;:&quot;&quot;},{&quot;family&quot;:&quot;Li&quot;,&quot;given&quot;:&quot;Linyan&quot;,&quot;parse-names&quot;:false,&quot;dropping-particle&quot;:&quot;&quot;,&quot;non-dropping-particle&quot;:&quot;&quot;},{&quot;family&quot;:&quot;Chen&quot;,&quot;given&quot;:&quot;Hao&quot;,&quot;parse-names&quot;:false,&quot;dropping-particle&quot;:&quot;&quot;,&quot;non-dropping-particle&quot;:&quot;&quot;},{&quot;family&quot;:&quot;Gao&quot;,&quot;given&quot;:&quot;Hanyu&quot;,&quot;parse-names&quot;:false,&quot;dropping-particle&quot;:&quot;&quot;,&quot;non-dropping-particle&quot;:&quot;&quot;}],&quot;container-title&quot;:&quot;Chemical Science&quot;,&quot;accessed&quot;:{&quot;date-parts&quot;:[[2026,3,24]]},&quot;DOI&quot;:&quot;10.1039/d5sc04173b&quot;,&quot;ISSN&quot;:&quot;20416539&quot;,&quot;URL&quot;:&quot;https://pubs.rsc.org/en/content/articlehtml/2025/sc/d5sc04173b&quot;,&quot;issued&quot;:{&quot;date-parts&quot;:[[2025,11,19]]},&quot;page&quot;:&quot;21464-21474&quot;,&quot;abstract&quot;:&quot;Artificial intelligence (AI) has demonstrated significant promise in advancing organic chemistry research; however, its effectiveness depends on the availability of high-quality chemical reaction data. Currently, most published chemical reactions are not available in machine-readable form, limiting the broader application of AI in this field. The extraction of published chemical reactions into structured databases still relies heavily on manual curation, and robust automatic parsing of chemical reaction images into machine-readable data remains a significant challenge. To address this, we introduce the Reaction Image Multimodal large language model (RxnIM), the first multimodal large language model specifically designed to parse chemical reaction images into machine-readable reaction data. RxnIM not only extracts key chemical components from reaction images but also interprets the textual content that describes reaction conditions. Together with a specially designed large-scale dataset generation method to support model training, our approach achieves excellent performance, with an average F1 score of 88% on various benchmarks, surpassing state-of-the-art methods by an average of 5%. This represents a crucial step toward the automatic construction of large databases of machine-readable reaction data parsed from images in the chemistry literature, providing essential data resources for AI research in chemistry. The source code, model checkpoints, and datasets developed in this work are released under permissive licenses.&quot;,&quot;publisher&quot;:&quot;Royal Society of Chemistry&quot;,&quot;issue&quot;:&quot;45&quot;,&quot;volume&quot;:&quot;16&quot;,&quot;container-title-short&quot;:&quot;Chem. Sci.&quot;},&quot;isTemporary&quot;:false}]},{&quot;citationID&quot;:&quot;MENDELEY_CITATION_eb46471f-9c64-456a-a142-b6d62db9ea2f&quot;,&quot;properties&quot;:{&quot;noteIndex&quot;:0},&quot;isEdited&quot;:false,&quot;manualOverride&quot;:{&quot;isManuallyOverridden&quot;:false,&quot;citeprocText&quot;:&quot;[13]&quot;,&quot;manualOverrideText&quot;:&quot;&quot;},&quot;citationTag&quot;:&quot;MENDELEY_CITATION_v3_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&quot;,&quot;citationItems&quot;:[{&quot;id&quot;:&quot;19c4ffc7-568f-362b-88cb-b3b6ea562c28&quot;,&quot;itemData&quot;:{&quot;type&quot;:&quot;article-journal&quot;,&quot;id&quot;:&quot;19c4ffc7-568f-362b-88cb-b3b6ea562c28&quot;,&quot;title&quot;:&quot;OpenPoly: A Polymer Database Empowering Benchmarking and Multi-property Predictions&quot;,&quot;groupId&quot;:&quot;6e378410-341d-365f-a1d1-a9bfe92aa34f&quot;,&quot;author&quot;:[{&quot;family&quot;:&quot;Wang&quot;,&quot;given&quot;:&quot;Ji Feng&quot;,&quot;parse-names&quot;:false,&quot;dropping-particle&quot;:&quot;&quot;,&quot;non-dropping-particle&quot;:&quot;&quot;},{&quot;family&quot;:&quot;Sun&quot;,&quot;given&quot;:&quot;Yu Bo&quot;,&quot;parse-names&quot;:false,&quot;dropping-particle&quot;:&quot;&quot;,&quot;non-dropping-particle&quot;:&quot;&quot;},{&quot;family&quot;:&quot;Chen&quot;,&quot;given&quot;:&quot;Qiu Tong&quot;,&quot;parse-names&quot;:false,&quot;dropping-particle&quot;:&quot;&quot;,&quot;non-dropping-particle&quot;:&quot;&quot;},{&quot;family&quot;:&quot;Ji&quot;,&quot;given&quot;:&quot;Fei Fan&quot;,&quot;parse-names&quot;:false,&quot;dropping-particle&quot;:&quot;&quot;,&quot;non-dropping-particle&quot;:&quot;&quot;},{&quot;family&quot;:&quot;Song&quot;,&quot;given&quot;:&quot;Yuan Yuan&quot;,&quot;parse-names&quot;:false,&quot;dropping-particle&quot;:&quot;&quot;,&quot;non-dropping-particle&quot;:&quot;&quot;},{&quot;family&quot;:&quot;Ruan&quot;,&quot;given&quot;:&quot;Meng Yuan&quot;,&quot;parse-names&quot;:false,&quot;dropping-particle&quot;:&quot;&quot;,&quot;non-dropping-particle&quot;:&quot;&quot;},{&quot;family&quot;:&quot;Wang&quot;,&quot;given&quot;:&quot;Ying&quot;,&quot;parse-names&quot;:false,&quot;dropping-particle&quot;:&quot;&quot;,&quot;non-dropping-particle&quot;:&quot;&quot;}],&quot;container-title&quot;:&quot;Chinese Journal of Polymer Science 2025 43:10&quot;,&quot;accessed&quot;:{&quot;date-parts&quot;:[[2026,1,9]]},&quot;DOI&quot;:&quot;10.1007/S10118-025-3402-Y&quot;,&quot;ISSN&quot;:&quot;1439-6203&quot;,&quot;URL&quot;:&quot;https://link.springer.com/article/10.1007/s10118-025-3402-y&quot;,&quot;issued&quot;:{&quot;date-parts&quot;:[[2025,9,10]]},&quot;page&quot;:&quot;1749-1760&quot;,&quot;abstract&quot;:&quot;Advancing the integration of artificial intelligence and polymer science requires high-quality, open-source, and large-scale datasets. However, existing polymer databases often suffer from data sparsity, lack of polymer-property labels, and limited accessibility, hindering systematic modeling across property prediction tasks. Here, we present OpenPoly, a curated experimental polymer database derived from extensive literature mining and manual validation, comprising 3985 unique polymer-property data points spanning 26 key properties. We further develop a multi-task benchmarking framework that evaluates property prediction using four encoding methods and eight representative models. Our results highlight that the optimized degree-of-polymerization encoding coupled with Morgan fingerprints achieves an optimal trade-off between computational cost and accuracy. In data-scarce condition, XGBoost outperforms deep learning models on key properties such as dielectric constant, glass transition temperature, melting point, and mechanical strength, achieving R2 scores of 0.65—0.87. To further showcase the practical utility of the database, we propose potential polymers for two energy-relevant applications: high temperature polymer dielectrics and fuel cell membranes. By offering a consistent and accessible benchmark and database, OpenPoly paves the way for more accurate polymer-property modeling and fosters data-driven advances in polymer genome engineering.&quot;,&quot;publisher&quot;:&quot;Springer&quot;,&quot;issue&quot;:&quot;10&quot;,&quot;volume&quot;:&quot;43&quot;,&quot;container-title-short&quot;:&quot;&quot;},&quot;isTemporary&quot;:false}]},{&quot;citationID&quot;:&quot;MENDELEY_CITATION_d9167dea-7886-4866-b572-544642f384ba&quot;,&quot;properties&quot;:{&quot;noteIndex&quot;:0},&quot;isEdited&quot;:false,&quot;manualOverride&quot;:{&quot;isManuallyOverridden&quot;:false,&quot;citeprocText&quot;:&quot;[97,116]&quot;,&quot;manualOverrideText&quot;:&quot;&quot;},&quot;citationTag&quot;:&quot;MENDELEY_CITATION_v3_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&quot;,&quot;citationItems&quot;:[{&quot;id&quot;:&quot;3ac29c17-189d-3378-91ed-0b0dcef3ddc7&quot;,&quot;itemData&quot;:{&quot;type&quot;:&quot;article-journal&quot;,&quot;id&quot;:&quot;3ac29c17-189d-3378-91ed-0b0dcef3ddc7&quot;,&quot;title&quot;:&quot;Scalable Gaussian Process Classification with Additive Noise for Non-Gaussian Likelihoods&quot;,&quot;groupId&quot;:&quot;6e378410-341d-365f-a1d1-a9bfe92aa34f&quot;,&quot;author&quot;:[{&quot;family&quot;:&quot;Liu&quot;,&quot;given&quot;:&quot;Haitao&quot;,&quot;parse-names&quot;:false,&quot;dropping-particle&quot;:&quot;&quot;,&quot;non-dropping-particle&quot;:&quot;&quot;},{&quot;family&quot;:&quot;Ong&quot;,&quot;given&quot;:&quot;Yew Soon&quot;,&quot;parse-names&quot;:false,&quot;dropping-particle&quot;:&quot;&quot;,&quot;non-dropping-particle&quot;:&quot;&quot;},{&quot;family&quot;:&quot;Yu&quot;,&quot;given&quot;:&quot;Ziwei&quot;,&quot;parse-names&quot;:false,&quot;dropping-particle&quot;:&quot;&quot;,&quot;non-dropping-particle&quot;:&quot;&quot;},{&quot;family&quot;:&quot;Cai&quot;,&quot;given&quot;:&quot;Jianfei&quot;,&quot;parse-names&quot;:false,&quot;dropping-particle&quot;:&quot;&quot;,&quot;non-dropping-particle&quot;:&quot;&quot;},{&quot;family&quot;:&quot;Shen&quot;,&quot;given&quot;:&quot;Xiaobo&quot;,&quot;parse-names&quot;:false,&quot;dropping-particle&quot;:&quot;&quot;,&quot;non-dropping-particle&quot;:&quot;&quot;}],&quot;container-title&quot;:&quot;IEEE Transactions on Cybernetics&quot;,&quot;accessed&quot;:{&quot;date-parts&quot;:[[2026,2,20]]},&quot;DOI&quot;:&quot;10.1109/TCYB.2020.3043355&quot;,&quot;ISSN&quot;:&quot;21682275&quot;,&quot;PMID&quot;:&quot;33449897&quot;,&quot;URL&quot;:&quot;https://ieeexplore.ieee.org/document/9325880&quot;,&quot;issued&quot;:{&quot;date-parts&quot;:[[2022,7,1]]},&quot;page&quot;:&quot;5842-5854&quot;,&quot;abstract&quot;:&quot;Gaussian process classification (GPC) provides a flexible and powerful statistical framework describing joint distributions over function space. Conventional GPCs, however, suffer from: 1) poor scalability for big data due to the full kernel matrix and 2) intractable inference due to the non-Gaussian likelihoods. Hence, various scalable GPCs have been proposed through: 1) the sparse approximation built upon a small inducing set to reduce the time complexity and 2) the approximate inference to derive analytical evidence lower bound (ELBO). However, these scalable GPCs equipped with analytical ELBO are limited to specific likelihoods or additional assumptions. In this work, we present a unifying framework that accommodates scalable GPCs using various likelihoods. Analogous to GP regression (GPR), we introduce additive noises to augment the probability space for: 1) the GPCs with step, (multinomial) probit, and logit likelihoods via the internal variables and 2) particularly, the GPC using softmax likelihood via the noise variables themselves. This leads to unified scalable GPCs with analytical ELBO by using variational inference. Empirically, our GPCs showcase superiority on extensive binary/multiclass classification tasks with up to two million data points.&quot;,&quot;publisher&quot;:&quot;Institute of Electrical and Electronics Engineers Inc.&quot;,&quot;issue&quot;:&quot;7&quot;,&quot;volume&quot;:&quot;52&quot;,&quot;container-title-short&quot;:&quot;IEEE Trans. Cybern.&quot;},&quot;isTemporary&quot;:false},{&quot;id&quot;:&quot;8a0c503b-f426-3e65-84dc-fb7f18860c98&quot;,&quot;itemData&quot;:{&quot;type&quot;:&quot;article-journal&quot;,&quot;id&quot;:&quot;8a0c503b-f426-3e65-84dc-fb7f18860c98&quot;,&quot;title&quot;:&quot;Machine learning in membrane science: Bridging materials, structures, and performance for next-generation membrane design&quot;,&quot;groupId&quot;:&quot;6e378410-341d-365f-a1d1-a9bfe92aa34f&quot;,&quot;author&quot;:[{&quot;family&quot;:&quot;Liang&quot;,&quot;given&quot;:&quot;Lijun&quot;,&quot;parse-names&quot;:false,&quot;dropping-particle&quot;:&quot;&quot;,&quot;non-dropping-particle&quot;:&quot;&quot;},{&quot;family&quot;:&quot;Lu&quot;,&quot;given&quot;:&quot;Dan&quot;,&quot;parse-names&quot;:false,&quot;dropping-particle&quot;:&quot;&quot;,&quot;non-dropping-particle&quot;:&quot;&quot;},{&quot;family&quot;:&quot;Qin&quot;,&quot;given&quot;:&quot;Yuhuan&quot;,&quot;parse-names&quot;:false,&quot;dropping-particle&quot;:&quot;&quot;,&quot;non-dropping-particle&quot;:&quot;&quot;},{&quot;family&quot;:&quot;Chen&quot;,&quot;given&quot;:&quot;Jiangxin&quot;,&quot;parse-names&quot;:false,&quot;dropping-particle&quot;:&quot;&quot;,&quot;non-dropping-particle&quot;:&quot;&quot;},{&quot;family&quot;:&quot;Zhang&quot;,&quot;given&quot;:&quot;Lin&quot;,&quot;parse-names&quot;:false,&quot;dropping-particle&quot;:&quot;&quot;,&quot;non-dropping-particle&quot;:&quot;&quot;}],&quot;container-title&quot;:&quot;Separation and Purification Technology&quot;,&quot;accessed&quot;:{&quot;date-parts&quot;:[[2025,12,22]]},&quot;DOI&quot;:&quot;10.1016/J.SEPPUR.2025.133091&quot;,&quot;ISSN&quot;:&quot;1383-5866&quot;,&quot;URL&quot;:&quot;https://www.sciencedirect.com/science/article/pii/S1383586625016880&quot;,&quot;issued&quot;:{&quot;date-parts&quot;:[[2025,10,7]]},&quot;page&quot;:&quot;133091&quot;,&quot;abstract&quot;:&quot;The development of high-performance separation membrane materials is of great significance for promoting the green and low-carbon development of industries such as fine chemicals, petrochemicals and environmental protection. However, conventional approaches face bottlenecks including unclear structure–property relationships, reliance on trial-and-error methods, and extended development cycles. It severely restricts the application in the current context. Fortunately, the development of machine learning (ML) opens a new chapter for membrane science due to its high prediction performance. It is being widely used in membrane science from the membrane material to property prediction. In this article, the relationship between membrane material, membrane structure, and membrane performance analyzed via ML was summarized. Firstly, the workflow of ML in the membrane field is introduced, along with commonly used algorithms advantages and limitations. Subsequently, the focus is on presenting the progress of ML in analyzing the relationships among membrane materials, membrane structures, and membrane properties. Secondly, the applications of ML in membrane design for three aspects, namely water treatment membranes, gas separation membranes, and solvent recovery membranes, are systematically sorted out. Finally, the future and challenges of ML applications in membrane science are highlighted.&quot;,&quot;publisher&quot;:&quot;Elsevier&quot;,&quot;volume&quot;:&quot;369&quot;,&quot;container-title-short&quot;:&quot;Sep. Purif. Technol.&quot;},&quot;isTemporary&quot;:false}]},{&quot;citationID&quot;:&quot;MENDELEY_CITATION_de82fcb6-b2fa-40bd-a32e-6b5aec3e9133&quot;,&quot;properties&quot;:{&quot;noteIndex&quot;:0},&quot;isEdited&quot;:false,&quot;manualOverride&quot;:{&quot;isManuallyOverridden&quot;:false,&quot;citeprocText&quot;:&quot;[49]&quot;,&quot;manualOverrideText&quot;:&quot;&quot;},&quot;citationTag&quot;:&quot;MENDELEY_CITATION_v3_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&quot;,&quot;citationItems&quot;:[{&quot;id&quot;:&quot;f141ffdc-1ed3-34cb-9b1c-8594fb214581&quot;,&quot;itemData&quot;:{&quot;type&quot;:&quot;article-journal&quot;,&quot;id&quot;:&quot;f141ffdc-1ed3-34cb-9b1c-8594fb214581&quot;,&quot;title&quot;:&quot;Predicting and understanding the performance of polyamide nanofiltration membrane for Li/Mg selective separation based on machine learning&quot;,&quot;groupId&quot;:&quot;6e378410-341d-365f-a1d1-a9bfe92aa34f&quot;,&quot;author&quot;:[{&quot;family&quot;:&quot;Sun&quot;,&quot;given&quot;:&quot;Jing Ou&quot;,&quot;parse-names&quot;:false,&quot;dropping-particle&quot;:&quot;&quot;,&quot;non-dropping-particle&quot;:&quot;&quot;},{&quot;family&quot;:&quot;Hua&quot;,&quot;given&quot;:&quot;Tian Wei&quot;,&quot;parse-names&quot;:false,&quot;dropping-particle&quot;:&quot;&quot;,&quot;non-dropping-particle&quot;:&quot;&quot;},{&quot;family&quot;:&quot;Guan&quot;,&quot;given&quot;:&quot;Yan Fang&quot;,&quot;parse-names&quot;:false,&quot;dropping-particle&quot;:&quot;&quot;,&quot;non-dropping-particle&quot;:&quot;&quot;},{&quot;family&quot;:&quot;Yu&quot;,&quot;given&quot;:&quot;Han Qing&quot;,&quot;parse-names&quot;:false,&quot;dropping-particle&quot;:&quot;&quot;,&quot;non-dropping-particle&quot;:&quot;&quot;}],&quot;container-title&quot;:&quot;Water Research&quot;,&quot;accessed&quot;:{&quot;date-parts&quot;:[[2025,12,22]]},&quot;DOI&quot;:&quot;10.1016/J.WATRES.2025.124140&quot;,&quot;ISSN&quot;:&quot;0043-1354&quot;,&quot;PMID&quot;:&quot;40644850&quot;,&quot;URL&quot;:&quot;https://www.sciencedirect.com/science/article/pii/S0043135425010474&quot;,&quot;issued&quot;:{&quot;date-parts&quot;:[[2025,10,1]]},&quot;page&quot;:&quot;124140&quot;,&quot;abstract&quot;:&quot;Nanofiltration technology holds significant promise for the selective separation of monovalent and multivalent ions, such as lithium (Li) and magnesium (Mg), during Li extraction from salt lakes. Nevertheless, optimizing polyamide nanofiltration membranes for selective ion separation remains inherently challenging due to the complex interactions between ions and membrane structural and experimental parameters, making the ion transport mechanism ambiguous. This work employed a machine learning (ML) approach to identify and comprehensively understand the features that influence the membrane permeability and selectivity using a comprehensive dataset, which encompassed fabrication parameters, experimental conditions, membrane properties, and single salt rejection performance. Initially, ML algorithms accurately predicted intrinsic membrane properties using only fabrication parameters but struggled to predict permeation and selectivity when combining fabrication parameters or membrane properties with experimental conditions. To address this limitation, salt rejection performance was incorporated, and various combinations of input variables were systematically compared to identify optimal input configurations for robust ML algorithms capable of accurately predicting membrane permeability and selectivity. Using the Shapley additive explanation (SHAP) method, we found that membrane permeability was mainly determined by fabrication parameters such as substrate type and heat curing temperature. While these parameters also influenced molecular weight cut-off (MWCO) and zeta potential, they did not fully reflect the physicochemical factors governing ion separation. In contrast, MgCl2 rejection served as a more integrative and informative descriptor, capturing both pore structure and surface electrostatic effects in predicting Li/Mg selectivity. These findings underscore the necessity of a multifaceted approach in modeling membrane performance, integrating both intrinsic properties and external factors to achieve optimal ion selectivity.&quot;,&quot;publisher&quot;:&quot;Pergamon&quot;,&quot;volume&quot;:&quot;285&quot;,&quot;container-title-short&quot;:&quot;Water Res.&quot;},&quot;isTemporary&quot;:false}]},{&quot;citationID&quot;:&quot;MENDELEY_CITATION_94664483-1f71-4d8d-8c24-1585b31db16e&quot;,&quot;properties&quot;:{&quot;noteIndex&quot;:0},&quot;isEdited&quot;:false,&quot;manualOverride&quot;:{&quot;isManuallyOverridden&quot;:false,&quot;citeprocText&quot;:&quot;[117]&quot;,&quot;manualOverrideText&quot;:&quot;&quot;},&quot;citationTag&quot;:&quot;MENDELEY_CITATION_v3_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&quot;,&quot;citationItems&quot;:[{&quot;id&quot;:&quot;886995cd-f795-38e0-a1de-f4c6943ba52c&quot;,&quot;itemData&quot;:{&quot;type&quot;:&quot;article-journal&quot;,&quot;id&quot;:&quot;886995cd-f795-38e0-a1de-f4c6943ba52c&quot;,&quot;title&quot;:&quot;The open membrane database: Synthesis–structure–performance relationships of reverse osmosis membranes&quot;,&quot;groupId&quot;:&quot;6e378410-341d-365f-a1d1-a9bfe92aa34f&quot;,&quot;author&quot;:[{&quot;family&quot;:&quot;Ritt&quot;,&quot;given&quot;:&quot;Cody L.&quot;,&quot;parse-names&quot;:false,&quot;dropping-particle&quot;:&quot;&quot;,&quot;non-dropping-particle&quot;:&quot;&quot;},{&quot;family&quot;:&quot;Stassin&quot;,&quot;given&quot;:&quot;Timothée&quot;,&quot;parse-names&quot;:false,&quot;dropping-particle&quot;:&quot;&quot;,&quot;non-dropping-particle&quot;:&quot;&quot;},{&quot;family&quot;:&quot;Davenport&quot;,&quot;given&quot;:&quot;Douglas M.&quot;,&quot;parse-names&quot;:false,&quot;dropping-particle&quot;:&quot;&quot;,&quot;non-dropping-particle&quot;:&quot;&quot;},{&quot;family&quot;:&quot;DuChanois&quot;,&quot;given&quot;:&quot;Ryan M.&quot;,&quot;parse-names&quot;:false,&quot;dropping-particle&quot;:&quot;&quot;,&quot;non-dropping-particle&quot;:&quot;&quot;},{&quot;family&quot;:&quot;Nulens&quot;,&quot;given&quot;:&quot;Ines&quot;,&quot;parse-names&quot;:false,&quot;dropping-particle&quot;:&quot;&quot;,&quot;non-dropping-particle&quot;:&quot;&quot;},{&quot;family&quot;:&quot;Yang&quot;,&quot;given&quot;:&quot;Zhe&quot;,&quot;parse-names&quot;:false,&quot;dropping-particle&quot;:&quot;&quot;,&quot;non-dropping-particle&quot;:&quot;&quot;},{&quot;family&quot;:&quot;Ben-Zvi&quot;,&quot;given&quot;:&quot;Adi&quot;,&quot;parse-names&quot;:false,&quot;dropping-particle&quot;:&quot;&quot;,&quot;non-dropping-particle&quot;:&quot;&quot;},{&quot;family&quot;:&quot;Segev-Mark&quot;,&quot;given&quot;:&quot;Naama&quot;,&quot;parse-names&quot;:false,&quot;dropping-particle&quot;:&quot;&quot;,&quot;non-dropping-particle&quot;:&quot;&quot;},{&quot;family&quot;:&quot;Elimelech&quot;,&quot;given&quot;:&quot;Menachem&quot;,&quot;parse-names&quot;:false,&quot;dropping-particle&quot;:&quot;&quot;,&quot;non-dropping-particle&quot;:&quot;&quot;},{&quot;family&quot;:&quot;Tang&quot;,&quot;given&quot;:&quot;Chuyang Y.&quot;,&quot;parse-names&quot;:false,&quot;dropping-particle&quot;:&quot;&quot;,&quot;non-dropping-particle&quot;:&quot;&quot;},{&quot;family&quot;:&quot;Ramon&quot;,&quot;given&quot;:&quot;Guy Z.&quot;,&quot;parse-names&quot;:false,&quot;dropping-particle&quot;:&quot;&quot;,&quot;non-dropping-particle&quot;:&quot;&quot;},{&quot;family&quot;:&quot;Vankelecom&quot;,&quot;given&quot;:&quot;Ivo F.J.&quot;,&quot;parse-names&quot;:false,&quot;dropping-particle&quot;:&quot;&quot;,&quot;non-dropping-particle&quot;:&quot;&quot;},{&quot;family&quot;:&quot;Verbeke&quot;,&quot;given&quot;:&quot;Rhea&quot;,&quot;parse-names&quot;:false,&quot;dropping-particle&quot;:&quot;&quot;,&quot;non-dropping-particle&quot;:&quot;&quot;}],&quot;container-title&quot;:&quot;Journal of Membrane Science&quot;,&quot;accessed&quot;:{&quot;date-parts&quot;:[[2026,2,20]]},&quot;DOI&quot;:&quot;10.1016/j.memsci.2021.119927&quot;,&quot;ISSN&quot;:&quot;18733123&quot;,&quot;URL&quot;:&quot;https://doi.org/10.2166/aqua.2005.064&quot;,&quot;issued&quot;:{&quot;date-parts&quot;:[[2022,1,1]]},&quot;page&quot;:&quot;119927&quot;,&quot;abstract&quot;:&quot;Since the advent of thin-film composite polyamide membranes brought forth a breakthrough in desalination and water purification membranes nearly half a century ago, recent years have only witnessed marginal improvements in the water-salt selectivity of these membranes. The slow progression is partly attributable to limited understanding of membrane synthesis–structure–performance relationships. A centralized archive of reverse osmosis membrane (RO) characterization data may lead to a shared understanding of features that maximize RO performance and unify research efforts. The Open Membrane Database (OMD), which can be found at www.openmembranedatabase.org, is a growing database of over 600 water purification and desalination membranes that are sourced from peer-reviewed journals, patents, and commercial product data. Here, we outline the detailed functionality of the database, the transport theory underlying the membrane performance calculations, and best practices for membrane performance testing and reporting. The user-sourced, open-access database may be used to benchmark novel RO membranes against the state of the art, conduct meta-analyses, and develop synthesis–structure–performance relationships, each of which will be critical to advancing membrane development.&quot;,&quot;publisher&quot;:&quot;Elsevier&quot;,&quot;issue&quot;:&quot;1&quot;,&quot;volume&quot;:&quot;641&quot;,&quot;container-title-short&quot;:&quot;J. Memb. Sci.&quot;},&quot;isTemporary&quot;:false}]},{&quot;citationID&quot;:&quot;MENDELEY_CITATION_f57e8f28-2336-4688-b54f-5f1a78887c5d&quot;,&quot;properties&quot;:{&quot;noteIndex&quot;:0},&quot;isEdited&quot;:false,&quot;manualOverride&quot;:{&quot;isManuallyOverridden&quot;:false,&quot;citeprocText&quot;:&quot;[40,118,119]&quot;,&quot;manualOverrideText&quot;:&quot;&quot;},&quot;citationTag&quot;:&quot;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&quot;,&quot;citationItems&quot;:[{&quot;id&quot;:&quot;e056f66e-7ff8-3c14-bd02-349758954e03&quot;,&quot;itemData&quot;:{&quot;type&quot;:&quot;article-journal&quot;,&quot;id&quot;:&quot;e056f66e-7ff8-3c14-bd02-349758954e03&quot;,&quot;title&quot;:&quot;A Comparative Study of State-of-the-Art Deep Learning Models for Semantic Segmentation of Pores in Scanning Electron Microscope Images of Activated Carbon&quot;,&quot;groupId&quot;:&quot;6e378410-341d-365f-a1d1-a9bfe92aa34f&quot;,&quot;author&quot;:[{&quot;family&quot;:&quot;Pokharel&quot;,&quot;given&quot;:&quot;Bishwas&quot;,&quot;parse-names&quot;:false,&quot;dropping-particle&quot;:&quot;&quot;,&quot;non-dropping-particle&quot;:&quot;&quot;},{&quot;family&quot;:&quot;Pandey&quot;,&quot;given&quot;:&quot;Deep Shankar&quot;,&quot;parse-names&quot;:false,&quot;dropping-particle&quot;:&quot;&quot;,&quot;non-dropping-particle&quot;:&quot;&quot;},{&quot;family&quot;:&quot;Sapkota&quot;,&quot;given&quot;:&quot;Anjuli&quot;,&quot;parse-names&quot;:false,&quot;dropping-particle&quot;:&quot;&quot;,&quot;non-dropping-particle&quot;:&quot;&quot;},{&quot;family&quot;:&quot;Yadav&quot;,&quot;given&quot;:&quot;Bhimraj&quot;,&quot;parse-names&quot;:false,&quot;dropping-particle&quot;:&quot;&quot;,&quot;non-dropping-particle&quot;:&quot;&quot;},{&quot;family&quot;:&quot;Gurung&quot;,&quot;given&quot;:&quot;Vasanta&quot;,&quot;parse-names&quot;:false,&quot;dropping-particle&quot;:&quot;&quot;,&quot;non-dropping-particle&quot;:&quot;&quot;},{&quot;family&quot;:&quot;Adhikari&quot;,&quot;given&quot;:&quot;Mandira Pradhananga&quot;,&quot;parse-names&quot;:false,&quot;dropping-particle&quot;:&quot;&quot;,&quot;non-dropping-particle&quot;:&quot;&quot;},{&quot;family&quot;:&quot;Regmi&quot;,&quot;given&quot;:&quot;Lok Nath&quot;,&quot;parse-names&quot;:false,&quot;dropping-particle&quot;:&quot;&quot;,&quot;non-dropping-particle&quot;:&quot;&quot;},{&quot;family&quot;:&quot;Adhikari&quot;,&quot;given&quot;:&quot;Nanda Bikram&quot;,&quot;parse-names&quot;:false,&quot;dropping-particle&quot;:&quot;&quot;,&quot;non-dropping-particle&quot;:&quot;&quot;}],&quot;container-title&quot;:&quot;IEEE Access&quot;,&quot;accessed&quot;:{&quot;date-parts&quot;:[[2026,1,9]]},&quot;DOI&quot;:&quot;10.1109/ACCESS.2024.3381523&quot;,&quot;ISSN&quot;:&quot;21693536&quot;,&quot;URL&quot;:&quot;https://ieeexplore.ieee.org/abstract/document/10478488&quot;,&quot;issued&quot;:{&quot;date-parts&quot;:[[2024]]},&quot;page&quot;:&quot;50217-50243&quot;,&quot;abstract&quot;:&quot;Accurate measurement of the microspores, mesopores, and macropores on the surface of the activated carbon is essential due to its direct influence on the material’s adsorption capacity, surface area, and overall performance in various applications like water purification, air filtration, and gas separation. Traditionally, Scanning Electron Microscopy (SEM) images of activated carbons are collected and manually annotated by a human expert to differentiate and measure different pores on the surface. However, manual analysis of such surfaces is costly, time-consuming, and resource-intensive, as it requires expert supervision. In this paper, we propose an automatic deep-learning-based solution to address this challenge of activated carbon surface segmentation. Our deep-learning approach optimizes pore analysis by reducing time and resources, eliminating human subjectivity, and effectively adapting to diverse pore structures and imaging conditions. We introduce a novel SEM image segmentation dataset for activated carbon, comprising 128 images that capture the variability in pore sizes, structures, and imaging artifacts. Challenges encountered during dataset creation, irregularities in pore structures, and the presence of impurities were addressed to ensure robust model performance. We then evaluate the state-of-the-art deep learning models on the novel semantic segmentation task that shows promising results. Notably, DeepLabV3Plus, DeepLabV3, and FPN emerge as the most promising models based on semantic segmentation test results, with DeepLabV3Plus achieving the highest test Dice coefficient of 68.68%. Finally, we outline the key research challenges and discuss potential research directions to address these challenges.&quot;,&quot;publisher&quot;:&quot;Institute of Electrical and Electronics Engineers Inc.&quot;,&quot;volume&quot;:&quot;12&quot;,&quot;container-title-short&quot;:&quot;&quot;},&quot;isTemporary&quot;:false},{&quot;id&quot;:&quot;b2b06379-6449-35ce-8321-29e956c7ad00&quot;,&quot;itemData&quot;:{&quot;type&quot;:&quot;article-journal&quot;,&quot;id&quot;:&quot;b2b06379-6449-35ce-8321-29e956c7ad00&quot;,&quot;title&quot;:&quot;Tailoring thin film composite membranes for clean water production: A study on structural variations and predictive insights using machine learning&quot;,&quot;groupId&quot;:&quot;6e378410-341d-365f-a1d1-a9bfe92aa34f&quot;,&quot;author&quot;:[{&quot;family&quot;:&quot;Usman&quot;,&quot;given&quot;:&quot;Jamilu&quot;,&quot;parse-names&quot;:false,&quot;dropping-particle&quot;:&quot;&quot;,&quot;non-dropping-particle&quot;:&quot;&quot;},{&quot;family&quot;:&quot;Baig&quot;,&quot;given&quot;:&quot;Umair&quot;,&quot;parse-names&quot;:false,&quot;dropping-particle&quot;:&quot;&quot;,&quot;non-dropping-particle&quot;:&quot;&quot;},{&quot;family&quot;:&quot;Abba&quot;,&quot;given&quot;:&quot;Sani I.&quot;,&quot;parse-names&quot;:false,&quot;dropping-particle&quot;:&quot;&quot;,&quot;non-dropping-particle&quot;:&quot;&quot;},{&quot;family&quot;:&quot;Alharthi&quot;,&quot;given&quot;:&quot;Fahad Ayesh&quot;,&quot;parse-names&quot;:false,&quot;dropping-particle&quot;:&quot;&quot;,&quot;non-dropping-particle&quot;:&quot;&quot;},{&quot;family&quot;:&quot;Fellows&quot;,&quot;given&quot;:&quot;Christopher Michael&quot;,&quot;parse-names&quot;:false,&quot;dropping-particle&quot;:&quot;&quot;,&quot;non-dropping-particle&quot;:&quot;&quot;},{&quot;family&quot;:&quot;Waheed&quot;,&quot;given&quot;:&quot;Abdul&quot;,&quot;parse-names&quot;:false,&quot;dropping-particle&quot;:&quot;&quot;,&quot;non-dropping-particle&quot;:&quot;&quot;},{&quot;family&quot;:&quot;Aljundi&quot;,&quot;given&quot;:&quot;Isam H.&quot;,&quot;parse-names&quot;:false,&quot;dropping-particle&quot;:&quot;&quot;,&quot;non-dropping-particle&quot;:&quot;&quot;}],&quot;container-title&quot;:&quot;Journal of Environmental Chemical Engineering&quot;,&quot;accessed&quot;:{&quot;date-parts&quot;:[[2025,12,22]]},&quot;DOI&quot;:&quot;10.1016/J.JECE.2024.112569&quot;,&quot;ISSN&quot;:&quot;2213-3437&quot;,&quot;URL&quot;:&quot;https://www.sciencedirect.com/science/article/pii/S2213343724006997&quot;,&quot;issued&quot;:{&quot;date-parts&quot;:[[2024,6,1]]},&quot;page&quot;:&quot;112569&quot;,&quot;abstract&quot;:&quot;This study focuses on the fabrication of three thin film composite membranes by interfacial polymerization on polyacrylonitrile support. The objective is to explore the influence of different monomers on structural and functional features of resultant membranes for treating saline water and removing micropollutants. A new linear aliphatic amine 4A–2E was used as an aqueous monomer for the first time. Trimesoyl chloride, isophthaloyl chloride, and terephthaloyl chloride were used as organic phase crosslinkers. The resulting membranes exhibited distinctive structural features such as varied roughness and hydrophilicity, which correlated with their functional performance. The membrane roughness for 4A–2E-TPC@PAN/PET reached the highest value of Ra = 56 nm among the fabricated membranes. Moreover, permeate flux of 32, 56, and 49 L m−2 h−1 at 25 bar was measured for 4A–2E-TPC@PAN/PET, 4A–2E-IPC@PAN/PET, and 4A–2E-TMC@PAN/PET, respectively. Notably, 4A–2E-TPC@PAN/PET membrane exhibited 98% rejection of MgCl2 among the tested divalent salts. Furthermore, the membrane displayed high rejections of micropollutants, with 85% rejection for Amitriptyline. Upon chlorine exposure, the 4A–2E-TPC@PAN/PET membrane proved more resistant than both 4A–2E-IPC@PAN/PET and 4A–2E-TMC@PAN/PET membranes. Machine learning predictive insight was developed using Matérn Gaussian Process Regression model to simulate flux before and after chlorination of membranes. The results in both training and testing proved reliable predictive insight with 99% accuracy in terms of Nash Sutcliffe Efficiency. Hence, current work highlights the use of a linear amine 4A–2E and TPC crosslinker to fabricate a dense polyamide membrane and the application of ML algorithms to desalination data makes it possible to predict the membrane performance.&quot;,&quot;publisher&quot;:&quot;Elsevier&quot;,&quot;issue&quot;:&quot;3&quot;,&quot;volume&quot;:&quot;12&quot;,&quot;container-title-short&quot;:&quot;J. Environ. Chem. Eng.&quot;},&quot;isTemporary&quot;:false},{&quot;id&quot;:&quot;5aa065bb-9e19-3b5d-956b-9a5aa9560da8&quot;,&quot;itemData&quot;:{&quot;type&quot;:&quot;article-journal&quot;,&quot;id&quot;:&quot;5aa065bb-9e19-3b5d-956b-9a5aa9560da8&quot;,&quot;title&quot;:&quot;Effect of SiO2 nano-interphase on the water absorption mechanism of natural fiber reinforced composites: A multi-scale study&quot;,&quot;groupId&quot;:&quot;6e378410-341d-365f-a1d1-a9bfe92aa34f&quot;,&quot;author&quot;:[{&quot;family&quot;:&quot;Hu&quot;,&quot;given&quot;:&quot;Jue&quot;,&quot;parse-names&quot;:false,&quot;dropping-particle&quot;:&quot;&quot;,&quot;non-dropping-particle&quot;:&quot;&quot;},{&quot;family&quot;:&quot;Zhang&quot;,&quot;given&quot;:&quot;Hai&quot;,&quot;parse-names&quot;:false,&quot;dropping-particle&quot;:&quot;&quot;,&quot;non-dropping-particle&quot;:&quot;&quot;},{&quot;family&quot;:&quot;Sfarra&quot;,&quot;given&quot;:&quot;Stefano&quot;,&quot;parse-names&quot;:false,&quot;dropping-particle&quot;:&quot;&quot;,&quot;non-dropping-particle&quot;:&quot;&quot;},{&quot;family&quot;:&quot;Santulli&quot;,&quot;given&quot;:&quot;Carlo&quot;,&quot;parse-names&quot;:false,&quot;dropping-particle&quot;:&quot;&quot;,&quot;non-dropping-particle&quot;:&quot;&quot;},{&quot;family&quot;:&quot;Tian&quot;,&quot;given&quot;:&quot;Guiyun&quot;,&quot;parse-names&quot;:false,&quot;dropping-particle&quot;:&quot;&quot;,&quot;non-dropping-particle&quot;:&quot;&quot;},{&quot;family&quot;:&quot;Maldague&quot;,&quot;given&quot;:&quot;Xavier&quot;,&quot;parse-names&quot;:false,&quot;dropping-particle&quot;:&quot;&quot;,&quot;non-dropping-particle&quot;:&quot;&quot;}],&quot;container-title&quot;:&quot;Applied Surface Science&quot;,&quot;accessed&quot;:{&quot;date-parts&quot;:[[2026,3,24]]},&quot;DOI&quot;:&quot;10.1016/j.compscitech.2022.109526&quot;,&quot;ISSN&quot;:&quot;02663538&quot;,&quot;URL&quot;:&quot;https://doi.org/10.1016/j.compscitech.2022.109526&quot;,&quot;issued&quot;:{&quot;date-parts&quot;:[[2023,11,15]]},&quot;page&quot;:&quot;157942&quot;,&quot;abstract&quot;:&quot;The reinforcement of polymer composites using plant fibres has received vast and growing attention for investigation owing to their capability to serve as semi-structural materials, especially as a substitute for fiberglass. However, in this type of research, the structural complexity, due to geometrical mismatches and inherent variability to the properties of vegetable fibres and plant fibre composites would benefit from more effective non-invasive inspection techniques. In this work, a novel infrared-terahertz fused approach was proposed, and a new unsupervised deep residual fusion algorithm was developed in order to combine the outputs from two different physical mechanisms. Specifically, infrared imaging provided the details of the defects and the morphological information from the surface and subsurface, while terahertz imaging recorded the distribution of the fibres and the resin. Finally, the fused infrared-terahertz slices were reconstructed into a form of 3D exhibition for inspection and evaluation of two plant fibre-reinforced polymer composites in first time using multiphysical imaging and fusion.&quot;,&quot;publisher&quot;:&quot;North-Holland&quot;,&quot;volume&quot;:&quot;637&quot;,&quot;container-title-short&quot;:&quot;Appl. Surf. Sci.&quot;},&quot;isTemporary&quot;:false}]},{&quot;citationID&quot;:&quot;MENDELEY_CITATION_b3018504-afaa-4ce1-8238-0fa108b43cc7&quot;,&quot;properties&quot;:{&quot;noteIndex&quot;:0},&quot;isEdited&quot;:false,&quot;manualOverride&quot;:{&quot;isManuallyOverridden&quot;:false,&quot;citeprocText&quot;:&quot;[40,118]&quot;,&quot;manualOverrideText&quot;:&quot;&quot;},&quot;citationTag&quot;:&quot;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&quot;,&quot;citationItems&quot;:[{&quot;id&quot;:&quot;b2b06379-6449-35ce-8321-29e956c7ad00&quot;,&quot;itemData&quot;:{&quot;type&quot;:&quot;article-journal&quot;,&quot;id&quot;:&quot;b2b06379-6449-35ce-8321-29e956c7ad00&quot;,&quot;title&quot;:&quot;Tailoring thin film composite membranes for clean water production: A study on structural variations and predictive insights using machine learning&quot;,&quot;groupId&quot;:&quot;6e378410-341d-365f-a1d1-a9bfe92aa34f&quot;,&quot;author&quot;:[{&quot;family&quot;:&quot;Usman&quot;,&quot;given&quot;:&quot;Jamilu&quot;,&quot;parse-names&quot;:false,&quot;dropping-particle&quot;:&quot;&quot;,&quot;non-dropping-particle&quot;:&quot;&quot;},{&quot;family&quot;:&quot;Baig&quot;,&quot;given&quot;:&quot;Umair&quot;,&quot;parse-names&quot;:false,&quot;dropping-particle&quot;:&quot;&quot;,&quot;non-dropping-particle&quot;:&quot;&quot;},{&quot;family&quot;:&quot;Abba&quot;,&quot;given&quot;:&quot;Sani I.&quot;,&quot;parse-names&quot;:false,&quot;dropping-particle&quot;:&quot;&quot;,&quot;non-dropping-particle&quot;:&quot;&quot;},{&quot;family&quot;:&quot;Alharthi&quot;,&quot;given&quot;:&quot;Fahad Ayesh&quot;,&quot;parse-names&quot;:false,&quot;dropping-particle&quot;:&quot;&quot;,&quot;non-dropping-particle&quot;:&quot;&quot;},{&quot;family&quot;:&quot;Fellows&quot;,&quot;given&quot;:&quot;Christopher Michael&quot;,&quot;parse-names&quot;:false,&quot;dropping-particle&quot;:&quot;&quot;,&quot;non-dropping-particle&quot;:&quot;&quot;},{&quot;family&quot;:&quot;Waheed&quot;,&quot;given&quot;:&quot;Abdul&quot;,&quot;parse-names&quot;:false,&quot;dropping-particle&quot;:&quot;&quot;,&quot;non-dropping-particle&quot;:&quot;&quot;},{&quot;family&quot;:&quot;Aljundi&quot;,&quot;given&quot;:&quot;Isam H.&quot;,&quot;parse-names&quot;:false,&quot;dropping-particle&quot;:&quot;&quot;,&quot;non-dropping-particle&quot;:&quot;&quot;}],&quot;container-title&quot;:&quot;Journal of Environmental Chemical Engineering&quot;,&quot;accessed&quot;:{&quot;date-parts&quot;:[[2025,12,22]]},&quot;DOI&quot;:&quot;10.1016/J.JECE.2024.112569&quot;,&quot;ISSN&quot;:&quot;2213-3437&quot;,&quot;URL&quot;:&quot;https://www.sciencedirect.com/science/article/pii/S2213343724006997&quot;,&quot;issued&quot;:{&quot;date-parts&quot;:[[2024,6,1]]},&quot;page&quot;:&quot;112569&quot;,&quot;abstract&quot;:&quot;This study focuses on the fabrication of three thin film composite membranes by interfacial polymerization on polyacrylonitrile support. The objective is to explore the influence of different monomers on structural and functional features of resultant membranes for treating saline water and removing micropollutants. A new linear aliphatic amine 4A–2E was used as an aqueous monomer for the first time. Trimesoyl chloride, isophthaloyl chloride, and terephthaloyl chloride were used as organic phase crosslinkers. The resulting membranes exhibited distinctive structural features such as varied roughness and hydrophilicity, which correlated with their functional performance. The membrane roughness for 4A–2E-TPC@PAN/PET reached the highest value of Ra = 56 nm among the fabricated membranes. Moreover, permeate flux of 32, 56, and 49 L m−2 h−1 at 25 bar was measured for 4A–2E-TPC@PAN/PET, 4A–2E-IPC@PAN/PET, and 4A–2E-TMC@PAN/PET, respectively. Notably, 4A–2E-TPC@PAN/PET membrane exhibited 98% rejection of MgCl2 among the tested divalent salts. Furthermore, the membrane displayed high rejections of micropollutants, with 85% rejection for Amitriptyline. Upon chlorine exposure, the 4A–2E-TPC@PAN/PET membrane proved more resistant than both 4A–2E-IPC@PAN/PET and 4A–2E-TMC@PAN/PET membranes. Machine learning predictive insight was developed using Matérn Gaussian Process Regression model to simulate flux before and after chlorination of membranes. The results in both training and testing proved reliable predictive insight with 99% accuracy in terms of Nash Sutcliffe Efficiency. Hence, current work highlights the use of a linear amine 4A–2E and TPC crosslinker to fabricate a dense polyamide membrane and the application of ML algorithms to desalination data makes it possible to predict the membrane performance.&quot;,&quot;publisher&quot;:&quot;Elsevier&quot;,&quot;issue&quot;:&quot;3&quot;,&quot;volume&quot;:&quot;12&quot;,&quot;container-title-short&quot;:&quot;J. Environ. Chem. Eng.&quot;},&quot;isTemporary&quot;:false},{&quot;id&quot;:&quot;e056f66e-7ff8-3c14-bd02-349758954e03&quot;,&quot;itemData&quot;:{&quot;type&quot;:&quot;article-journal&quot;,&quot;id&quot;:&quot;e056f66e-7ff8-3c14-bd02-349758954e03&quot;,&quot;title&quot;:&quot;A Comparative Study of State-of-the-Art Deep Learning Models for Semantic Segmentation of Pores in Scanning Electron Microscope Images of Activated Carbon&quot;,&quot;groupId&quot;:&quot;6e378410-341d-365f-a1d1-a9bfe92aa34f&quot;,&quot;author&quot;:[{&quot;family&quot;:&quot;Pokharel&quot;,&quot;given&quot;:&quot;Bishwas&quot;,&quot;parse-names&quot;:false,&quot;dropping-particle&quot;:&quot;&quot;,&quot;non-dropping-particle&quot;:&quot;&quot;},{&quot;family&quot;:&quot;Pandey&quot;,&quot;given&quot;:&quot;Deep Shankar&quot;,&quot;parse-names&quot;:false,&quot;dropping-particle&quot;:&quot;&quot;,&quot;non-dropping-particle&quot;:&quot;&quot;},{&quot;family&quot;:&quot;Sapkota&quot;,&quot;given&quot;:&quot;Anjuli&quot;,&quot;parse-names&quot;:false,&quot;dropping-particle&quot;:&quot;&quot;,&quot;non-dropping-particle&quot;:&quot;&quot;},{&quot;family&quot;:&quot;Yadav&quot;,&quot;given&quot;:&quot;Bhimraj&quot;,&quot;parse-names&quot;:false,&quot;dropping-particle&quot;:&quot;&quot;,&quot;non-dropping-particle&quot;:&quot;&quot;},{&quot;family&quot;:&quot;Gurung&quot;,&quot;given&quot;:&quot;Vasanta&quot;,&quot;parse-names&quot;:false,&quot;dropping-particle&quot;:&quot;&quot;,&quot;non-dropping-particle&quot;:&quot;&quot;},{&quot;family&quot;:&quot;Adhikari&quot;,&quot;given&quot;:&quot;Mandira Pradhananga&quot;,&quot;parse-names&quot;:false,&quot;dropping-particle&quot;:&quot;&quot;,&quot;non-dropping-particle&quot;:&quot;&quot;},{&quot;family&quot;:&quot;Regmi&quot;,&quot;given&quot;:&quot;Lok Nath&quot;,&quot;parse-names&quot;:false,&quot;dropping-particle&quot;:&quot;&quot;,&quot;non-dropping-particle&quot;:&quot;&quot;},{&quot;family&quot;:&quot;Adhikari&quot;,&quot;given&quot;:&quot;Nanda Bikram&quot;,&quot;parse-names&quot;:false,&quot;dropping-particle&quot;:&quot;&quot;,&quot;non-dropping-particle&quot;:&quot;&quot;}],&quot;container-title&quot;:&quot;IEEE Access&quot;,&quot;accessed&quot;:{&quot;date-parts&quot;:[[2026,1,9]]},&quot;DOI&quot;:&quot;10.1109/ACCESS.2024.3381523&quot;,&quot;ISSN&quot;:&quot;21693536&quot;,&quot;URL&quot;:&quot;https://ieeexplore.ieee.org/abstract/document/10478488&quot;,&quot;issued&quot;:{&quot;date-parts&quot;:[[2024]]},&quot;page&quot;:&quot;50217-50243&quot;,&quot;abstract&quot;:&quot;Accurate measurement of the microspores, mesopores, and macropores on the surface of the activated carbon is essential due to its direct influence on the material’s adsorption capacity, surface area, and overall performance in various applications like water purification, air filtration, and gas separation. Traditionally, Scanning Electron Microscopy (SEM) images of activated carbons are collected and manually annotated by a human expert to differentiate and measure different pores on the surface. However, manual analysis of such surfaces is costly, time-consuming, and resource-intensive, as it requires expert supervision. In this paper, we propose an automatic deep-learning-based solution to address this challenge of activated carbon surface segmentation. Our deep-learning approach optimizes pore analysis by reducing time and resources, eliminating human subjectivity, and effectively adapting to diverse pore structures and imaging conditions. We introduce a novel SEM image segmentation dataset for activated carbon, comprising 128 images that capture the variability in pore sizes, structures, and imaging artifacts. Challenges encountered during dataset creation, irregularities in pore structures, and the presence of impurities were addressed to ensure robust model performance. We then evaluate the state-of-the-art deep learning models on the novel semantic segmentation task that shows promising results. Notably, DeepLabV3Plus, DeepLabV3, and FPN emerge as the most promising models based on semantic segmentation test results, with DeepLabV3Plus achieving the highest test Dice coefficient of 68.68%. Finally, we outline the key research challenges and discuss potential research directions to address these challenges.&quot;,&quot;publisher&quot;:&quot;Institute of Electrical and Electronics Engineers Inc.&quot;,&quot;volume&quot;:&quot;12&quot;,&quot;container-title-short&quot;:&quot;&quot;},&quot;isTemporary&quot;:false}]},{&quot;citationID&quot;:&quot;MENDELEY_CITATION_cd0648a1-b663-44c0-aacd-2a3cd6598851&quot;,&quot;properties&quot;:{&quot;noteIndex&quot;:0},&quot;isEdited&quot;:false,&quot;manualOverride&quot;:{&quot;isManuallyOverridden&quot;:false,&quot;citeprocText&quot;:&quot;[118]&quot;,&quot;manualOverrideText&quot;:&quot;&quot;},&quot;citationTag&quot;:&quot;MENDELEY_CITATION_v3_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&quot;,&quot;citationItems&quot;:[{&quot;id&quot;:&quot;e056f66e-7ff8-3c14-bd02-349758954e03&quot;,&quot;itemData&quot;:{&quot;type&quot;:&quot;article-journal&quot;,&quot;id&quot;:&quot;e056f66e-7ff8-3c14-bd02-349758954e03&quot;,&quot;title&quot;:&quot;A Comparative Study of State-of-the-Art Deep Learning Models for Semantic Segmentation of Pores in Scanning Electron Microscope Images of Activated Carbon&quot;,&quot;groupId&quot;:&quot;6e378410-341d-365f-a1d1-a9bfe92aa34f&quot;,&quot;author&quot;:[{&quot;family&quot;:&quot;Pokharel&quot;,&quot;given&quot;:&quot;Bishwas&quot;,&quot;parse-names&quot;:false,&quot;dropping-particle&quot;:&quot;&quot;,&quot;non-dropping-particle&quot;:&quot;&quot;},{&quot;family&quot;:&quot;Pandey&quot;,&quot;given&quot;:&quot;Deep Shankar&quot;,&quot;parse-names&quot;:false,&quot;dropping-particle&quot;:&quot;&quot;,&quot;non-dropping-particle&quot;:&quot;&quot;},{&quot;family&quot;:&quot;Sapkota&quot;,&quot;given&quot;:&quot;Anjuli&quot;,&quot;parse-names&quot;:false,&quot;dropping-particle&quot;:&quot;&quot;,&quot;non-dropping-particle&quot;:&quot;&quot;},{&quot;family&quot;:&quot;Yadav&quot;,&quot;given&quot;:&quot;Bhimraj&quot;,&quot;parse-names&quot;:false,&quot;dropping-particle&quot;:&quot;&quot;,&quot;non-dropping-particle&quot;:&quot;&quot;},{&quot;family&quot;:&quot;Gurung&quot;,&quot;given&quot;:&quot;Vasanta&quot;,&quot;parse-names&quot;:false,&quot;dropping-particle&quot;:&quot;&quot;,&quot;non-dropping-particle&quot;:&quot;&quot;},{&quot;family&quot;:&quot;Adhikari&quot;,&quot;given&quot;:&quot;Mandira Pradhananga&quot;,&quot;parse-names&quot;:false,&quot;dropping-particle&quot;:&quot;&quot;,&quot;non-dropping-particle&quot;:&quot;&quot;},{&quot;family&quot;:&quot;Regmi&quot;,&quot;given&quot;:&quot;Lok Nath&quot;,&quot;parse-names&quot;:false,&quot;dropping-particle&quot;:&quot;&quot;,&quot;non-dropping-particle&quot;:&quot;&quot;},{&quot;family&quot;:&quot;Adhikari&quot;,&quot;given&quot;:&quot;Nanda Bikram&quot;,&quot;parse-names&quot;:false,&quot;dropping-particle&quot;:&quot;&quot;,&quot;non-dropping-particle&quot;:&quot;&quot;}],&quot;container-title&quot;:&quot;IEEE Access&quot;,&quot;accessed&quot;:{&quot;date-parts&quot;:[[2026,1,9]]},&quot;DOI&quot;:&quot;10.1109/ACCESS.2024.3381523&quot;,&quot;ISSN&quot;:&quot;21693536&quot;,&quot;URL&quot;:&quot;https://ieeexplore.ieee.org/abstract/document/10478488&quot;,&quot;issued&quot;:{&quot;date-parts&quot;:[[2024]]},&quot;page&quot;:&quot;50217-50243&quot;,&quot;abstract&quot;:&quot;Accurate measurement of the microspores, mesopores, and macropores on the surface of the activated carbon is essential due to its direct influence on the material’s adsorption capacity, surface area, and overall performance in various applications like water purification, air filtration, and gas separation. Traditionally, Scanning Electron Microscopy (SEM) images of activated carbons are collected and manually annotated by a human expert to differentiate and measure different pores on the surface. However, manual analysis of such surfaces is costly, time-consuming, and resource-intensive, as it requires expert supervision. In this paper, we propose an automatic deep-learning-based solution to address this challenge of activated carbon surface segmentation. Our deep-learning approach optimizes pore analysis by reducing time and resources, eliminating human subjectivity, and effectively adapting to diverse pore structures and imaging conditions. We introduce a novel SEM image segmentation dataset for activated carbon, comprising 128 images that capture the variability in pore sizes, structures, and imaging artifacts. Challenges encountered during dataset creation, irregularities in pore structures, and the presence of impurities were addressed to ensure robust model performance. We then evaluate the state-of-the-art deep learning models on the novel semantic segmentation task that shows promising results. Notably, DeepLabV3Plus, DeepLabV3, and FPN emerge as the most promising models based on semantic segmentation test results, with DeepLabV3Plus achieving the highest test Dice coefficient of 68.68%. Finally, we outline the key research challenges and discuss potential research directions to address these challenges.&quot;,&quot;publisher&quot;:&quot;Institute of Electrical and Electronics Engineers Inc.&quot;,&quot;volume&quot;:&quot;12&quot;,&quot;container-title-short&quot;:&quot;&quot;},&quot;isTemporary&quot;:false}]},{&quot;citationID&quot;:&quot;MENDELEY_CITATION_cab652a9-538f-45e1-964c-df25e20c619d&quot;,&quot;properties&quot;:{&quot;noteIndex&quot;:0},&quot;isEdited&quot;:false,&quot;manualOverride&quot;:{&quot;isManuallyOverridden&quot;:false,&quot;citeprocText&quot;:&quot;[120,121]&quot;,&quot;manualOverrideText&quot;:&quot;&quot;},&quot;citationTag&quot;:&quot;MENDELEY_CITATION_v3_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&quot;,&quot;citationItems&quot;:[{&quot;id&quot;:&quot;04cceaaf-76d3-35bb-a52f-6419488562bf&quot;,&quot;itemData&quot;:{&quot;type&quot;:&quot;article-journal&quot;,&quot;id&quot;:&quot;04cceaaf-76d3-35bb-a52f-6419488562bf&quot;,&quot;title&quot;:&quot;Convolutional neural networks for segmentation of FIB-SEM nanotomography data from porous polymer films for controlled drug release&quot;,&quot;author&quot;:[{&quot;family&quot;:&quot;Skärberg&quot;,&quot;given&quot;:&quot;Fredrik&quot;,&quot;parse-names&quot;:false,&quot;dropping-particle&quot;:&quot;&quot;,&quot;non-dropping-particle&quot;:&quot;&quot;},{&quot;family&quot;:&quot;Fager&quot;,&quot;given&quot;:&quot;Cecilia&quot;,&quot;parse-names&quot;:false,&quot;dropping-particle&quot;:&quot;&quot;,&quot;non-dropping-particle&quot;:&quot;&quot;},{&quot;family&quot;:&quot;Mendoza-Lara&quot;,&quot;given&quot;:&quot;Francisco&quot;,&quot;parse-names&quot;:false,&quot;dropping-particle&quot;:&quot;&quot;,&quot;non-dropping-particle&quot;:&quot;&quot;},{&quot;family&quot;:&quot;Josefson&quot;,&quot;given&quot;:&quot;Mats&quot;,&quot;parse-names&quot;:false,&quot;dropping-particle&quot;:&quot;&quot;,&quot;non-dropping-particle&quot;:&quot;&quot;},{&quot;family&quot;:&quot;Olsson&quot;,&quot;given&quot;:&quot;Eva&quot;,&quot;parse-names&quot;:false,&quot;dropping-particle&quot;:&quot;&quot;,&quot;non-dropping-particle&quot;:&quot;&quot;},{&quot;family&quot;:&quot;Lorén&quot;,&quot;given&quot;:&quot;Niklas&quot;,&quot;parse-names&quot;:false,&quot;dropping-particle&quot;:&quot;&quot;,&quot;non-dropping-particle&quot;:&quot;&quot;},{&quot;family&quot;:&quot;Röding&quot;,&quot;given&quot;:&quot;Magnus&quot;,&quot;parse-names&quot;:false,&quot;dropping-particle&quot;:&quot;&quot;,&quot;non-dropping-particle&quot;:&quot;&quot;}],&quot;container-title&quot;:&quot;Journal of Microscopy&quot;,&quot;container-title-short&quot;:&quot;J. Microsc.&quot;,&quot;DOI&quot;:&quot;10.1111/jmi.13007&quot;,&quot;ISSN&quot;:&quot;13652818&quot;,&quot;PMID&quot;:&quot;33797085&quot;,&quot;issued&quot;:{&quot;date-parts&quot;:[[2021,7,1]]},&quot;page&quot;:&quot;51-63&quot;,&quot;abstract&quot;:&quot;Phase-separated polymer films are commonly used as coatings around pharmaceutical oral dosage forms (tablets or pellets) to facilitate controlled drug release. A typical choice is to use ethyl cellulose and hydroxypropyl cellulose (EC/HPC) polymer blends. When an EC/HPC film is in contact with water, the leaching out of the water-soluble HPC phase produces an EC film with a porous network through which the drug is transported. The drug release can be tailored by controlling the structure of this porous network. Imaging and characterization of such EC porous films facilitates understanding of how to control and tailor film formation and ultimately drug release. Combined focused ion beam and scanning electron microscope (FIB-SEM) tomography is a well-established technique for high-resolution imaging, and suitable for this application. However, for segmenting image data, in this case to correctly identify the porous network, FIB-SEM is a challenging technique to work with. In this work, we implement convolutional neural networks for segmentation of FIB-SEM image data. The data are acquired from three EC porous films where the HPC phases have been leached out. The three data sets have varying porosities in a range of interest for controlled drug release applications. We demonstrate very good agreement with manual segmentations. In particular, we demonstrate an improvement in comparison to previous work on the same data sets that utilized a random forest classifier trained on Gaussian scale-space features. Finally, we facilitate further development of FIB-SEM segmentation methods by making the data and software used open access.&quot;,&quot;publisher&quot;:&quot;John Wiley and Sons Inc&quot;,&quot;issue&quot;:&quot;1&quot;,&quot;volume&quot;:&quot;283&quot;},&quot;isTemporary&quot;:false},{&quot;id&quot;:&quot;075f17a2-0269-334e-b589-b5ede2f44569&quot;,&quot;itemData&quot;:{&quot;type&quot;:&quot;article-journal&quot;,&quot;id&quot;:&quot;075f17a2-0269-334e-b589-b5ede2f44569&quot;,&quot;title&quot;:&quot;Reconstruction of highly porous structures from FIB-SEM using a deep neural network trained on synthetic images&quot;,&quot;author&quot;:[{&quot;family&quot;:&quot;Fend&quot;,&quot;given&quot;:&quot;C.&quot;,&quot;parse-names&quot;:false,&quot;dropping-particle&quot;:&quot;&quot;,&quot;non-dropping-particle&quot;:&quot;&quot;},{&quot;family&quot;:&quot;Moghiseh&quot;,&quot;given&quot;:&quot;A.&quot;,&quot;parse-names&quot;:false,&quot;dropping-particle&quot;:&quot;&quot;,&quot;non-dropping-particle&quot;:&quot;&quot;},{&quot;family&quot;:&quot;Redenbach&quot;,&quot;given&quot;:&quot;C.&quot;,&quot;parse-names&quot;:false,&quot;dropping-particle&quot;:&quot;&quot;,&quot;non-dropping-particle&quot;:&quot;&quot;},{&quot;family&quot;:&quot;Schladitz&quot;,&quot;given&quot;:&quot;K.&quot;,&quot;parse-names&quot;:false,&quot;dropping-particle&quot;:&quot;&quot;,&quot;non-dropping-particle&quot;:&quot;&quot;}],&quot;container-title&quot;:&quot;Journal of Microscopy&quot;,&quot;container-title-short&quot;:&quot;J. Microsc.&quot;,&quot;DOI&quot;:&quot;10.1111/jmi.12944&quot;,&quot;ISSN&quot;:&quot;13652818&quot;,&quot;PMID&quot;:&quot;32681535&quot;,&quot;issued&quot;:{&quot;date-parts&quot;:[[2021,1,1]]},&quot;page&quot;:&quot;16-27&quot;,&quot;abstract&quot;:&quot;Combining scanning electron microscopy with serial slicing by a focused ion beam yields spatial image data of materials structures at the nanometer scale. However, the depth of field of the scanning electron microscopic images causes unwanted effects when highly porous structures are imaged. Proper spatial reconstruction of such porous structures from the stack of microscopic images is a tough and in general yet unsolved segmentation problem. Recently, machine learning methods have proven to yield solutions to a variety of image segmentation problems. However, their use is hindered by the need of large amounts of annotated data in the training phase. Here, we therefore replace annotated real image data by simulated image stacks of synthetic structures – realizations of stochastic germ–grain models and random packings. This strategy yields the annotations for free, but shifts the effort to choosing appropriate stochastic geometry models and generating sufficiently realistic scanning electron microscopic images.&quot;,&quot;publisher&quot;:&quot;John Wiley and Sons Inc&quot;,&quot;issue&quot;:&quot;1&quot;,&quot;volume&quot;:&quot;281&quot;},&quot;isTemporary&quot;:false}]},{&quot;citationID&quot;:&quot;MENDELEY_CITATION_4c5a7253-d3e7-4399-b101-49cf10ebdaa5&quot;,&quot;properties&quot;:{&quot;noteIndex&quot;:0},&quot;isEdited&quot;:false,&quot;manualOverride&quot;:{&quot;isManuallyOverridden&quot;:false,&quot;citeprocText&quot;:&quot;[122,123]&quot;,&quot;manualOverrideText&quot;:&quot;&quot;},&quot;citationTag&quot;:&quot;MENDELEY_CITATION_v3_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&quot;,&quot;citationItems&quot;:[{&quot;id&quot;:&quot;c8995070-181a-34bd-99a2-82de8f334c73&quot;,&quot;itemData&quot;:{&quot;type&quot;:&quot;article-journal&quot;,&quot;id&quot;:&quot;c8995070-181a-34bd-99a2-82de8f334c73&quot;,&quot;title&quot;:&quot;A hybrid deep boosting framework with adaptive label stabilization for SEM-based porosity estimation in fly-ash cement mortar&quot;,&quot;author&quot;:[{&quot;family&quot;:&quot;Abdullah&quot;,&quot;given&quot;:&quot;&quot;,&quot;parse-names&quot;:false,&quot;dropping-particle&quot;:&quot;&quot;,&quot;non-dropping-particle&quot;:&quot;&quot;},{&quot;family&quot;:&quot;Ather&quot;,&quot;given&quot;:&quot;Muhammad Ateeb&quot;,&quot;parse-names&quot;:false,&quot;dropping-particle&quot;:&quot;&quot;,&quot;non-dropping-particle&quot;:&quot;&quot;},{&quot;family&quot;:&quot;Rodríguez&quot;,&quot;given&quot;:&quot;José Luis Oropeza&quot;,&quot;parse-names&quot;:false,&quot;dropping-particle&quot;:&quot;&quot;,&quot;non-dropping-particle&quot;:&quot;&quot;},{&quot;family&quot;:&quot;Sánchez-Mejorada&quot;,&quot;given&quot;:&quot;Carlos Guzmán&quot;,&quot;parse-names&quot;:false,&quot;dropping-particle&quot;:&quot;&quot;,&quot;non-dropping-particle&quot;:&quot;&quot;}],&quot;container-title&quot;:&quot;Frontiers in Artificial Intelligence&quot;,&quot;container-title-short&quot;:&quot;Front. Artif. Intell.&quot;,&quot;DOI&quot;:&quot;10.3389/frai.2026.1766671&quot;,&quot;ISSN&quot;:&quot;26248212&quot;,&quot;issued&quot;:{&quot;date-parts&quot;:[[2026]]},&quot;abstract&quot;:&quot;Introduction: Accurate measurements of porosity of cementitious matrices are critical in pre- Q7 dicting mechanical behavior, durability, and transportation processes. Traditional methods based on SEM, such as manual thresholding, a simple binarization method, and end-to-end convolutional neural network (CNN) regressors, are, however, highly affected by image contrast variation, polishing quality, magnification, and operator bias. To address these limitations, the current article develops a hybrid deep-boosting framework for fully automatic porosity estimation directly from raw backscattered-electron SEM images of fly-ash cement mortar. The key novelty of the proposed approach lies in the adaptive stabilization of porosity labels and the hybrid fusion of deep semantic and handcrafted texture features, which together improve robustness to imaging artifacts, boundary ambiguity, and overfitting. Methods: Annotation ground-truth porosity is optimized using an Adaptive Porosity Label Stabilizer (APLS) that successively improves Otsu threshold masks, first using entropy measures and morphological consistency measures to reduce label noise. Multiscale semantic representations are learned on a ResNet-18 backbone, which is trained with SimCLR on SEM data, while local statistical texture is captured using handcrafted gray-level cooccurrence map (GLCM) features. The resulting mismatched set of features is combined with a learnable Hybrid Feature Refinement Block (HFRB) together with a Feature-Interaction Attention (FIA) block, which explicitly characterizes inter-scale relationships among convolutional channels and texture regressors. The latent representation is then condensed and regressed using a weighted ensemble including CatBoost, XGBoost, and LightGBM learners. Results and discussion: The proposed methodology achieves R2 = 0.9816, RMSE = 0.0236, and MAE = 0.00875 on a rigorously held out test set, outperforming baseline methods that rely exclusively on CNN features, handcrafted descriptors, or naïve hybrid combinations. The validity, stability, and physical plausibility of the model are ensured through a comprehensive assessment, including ablation studies, domain-shift experiments, uncertainty and stability calibration, and a hybrid explainability framework (Grad-CAM++, SHAP). The architecture does not require any manual segmentation, generalizes across magnifications and imaging conditions, and provides transparent, domain-consistent explanatory visualizations. Overall, the proposed framework represents an important step toward fast, reliable, and scalable SEMbased porosity estimation in cementitious systems.&quot;,&quot;publisher&quot;:&quot;Frontiers Media SA&quot;,&quot;volume&quot;:&quot;9&quot;},&quot;isTemporary&quot;:false},{&quot;id&quot;:&quot;e162aac6-d4dd-3caa-897f-1a1d826237ee&quot;,&quot;itemData&quot;:{&quot;type&quot;:&quot;article-journal&quot;,&quot;id&quot;:&quot;e162aac6-d4dd-3caa-897f-1a1d826237ee&quot;,&quot;title&quot;:&quot;Predicting porosity, permeability, and tortuosity of porous media from images by deep learning&quot;,&quot;author&quot;:[{&quot;family&quot;:&quot;Graczyk&quot;,&quot;given&quot;:&quot;Krzysztof M.&quot;,&quot;parse-names&quot;:false,&quot;dropping-particle&quot;:&quot;&quot;,&quot;non-dropping-particle&quot;:&quot;&quot;},{&quot;family&quot;:&quot;Matyka&quot;,&quot;given&quot;:&quot;Maciej&quot;,&quot;parse-names&quot;:false,&quot;dropping-particle&quot;:&quot;&quot;,&quot;non-dropping-particle&quot;:&quot;&quot;}],&quot;container-title&quot;:&quot;Scientific Reports&quot;,&quot;container-title-short&quot;:&quot;Sci. Rep.&quot;,&quot;DOI&quot;:&quot;10.1038/s41598-020-78415-x&quot;,&quot;ISSN&quot;:&quot;20452322&quot;,&quot;PMID&quot;:&quot;33293546&quot;,&quot;issued&quot;:{&quot;date-parts&quot;:[[2020,12,1]]},&quot;abstract&quot;:&quot;Convolutional neural networks (CNN) are utilized to encode the relation between initial configurations of obstacles and three fundamental quantities in porous media: porosity (φ), permeability (k), and tortuosity (T). The two-dimensional systems with obstacles are considered. The fluid flow through a porous medium is simulated with the lattice Boltzmann method. The analysis has been performed for the systems with φ∈ (0.37 , 0.99) which covers five orders of magnitude a span for permeability k∈ (0.78 , 2.1 × 10 5) and tortuosity T∈ (1.03 , 2.74). It is shown that the CNNs can be used to predict the porosity, permeability, and tortuosity with good accuracy. With the usage of the CNN models, the relation between T and φ has been obtained and compared with the empirical estimate.&quot;,&quot;publisher&quot;:&quot;Nature Research&quot;,&quot;issue&quot;:&quot;1&quot;,&quot;volume&quot;:&quot;10&quot;},&quot;isTemporary&quot;:false}]},{&quot;citationID&quot;:&quot;MENDELEY_CITATION_38c13b45-3baf-4ae2-80b5-9b712d16b44f&quot;,&quot;properties&quot;:{&quot;noteIndex&quot;:0},&quot;isEdited&quot;:false,&quot;manualOverride&quot;:{&quot;isManuallyOverridden&quot;:false,&quot;citeprocText&quot;:&quot;[124–126]&quot;,&quot;manualOverrideText&quot;:&quot;&quot;},&quot;citationTag&quot;:&quot;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&quot;,&quot;citationItems&quot;:[{&quot;id&quot;:&quot;21bac720-044a-32e1-87aa-24bf56f41abf&quot;,&quot;itemData&quot;:{&quot;type&quot;:&quot;article-journal&quot;,&quot;id&quot;:&quot;21bac720-044a-32e1-87aa-24bf56f41abf&quot;,&quot;title&quot;:&quot;DeePore: a deep learning workflow for rapid and comprehensive characterization of porous materials&quot;,&quot;author&quot;:[{&quot;family&quot;:&quot;Rabbani&quot;,&quot;given&quot;:&quot;Arash&quot;,&quot;parse-names&quot;:false,&quot;dropping-particle&quot;:&quot;&quot;,&quot;non-dropping-particle&quot;:&quot;&quot;},{&quot;family&quot;:&quot;Babaei&quot;,&quot;given&quot;:&quot;Masoud&quot;,&quot;parse-names&quot;:false,&quot;dropping-particle&quot;:&quot;&quot;,&quot;non-dropping-particle&quot;:&quot;&quot;},{&quot;family&quot;:&quot;Shams&quot;,&quot;given&quot;:&quot;Reza&quot;,&quot;parse-names&quot;:false,&quot;dropping-particle&quot;:&quot;&quot;,&quot;non-dropping-particle&quot;:&quot;&quot;},{&quot;family&quot;:&quot;Wang&quot;,&quot;given&quot;:&quot;Ying&quot;,&quot;parse-names&quot;:false,&quot;dropping-particle&quot;:&quot;&quot;,&quot;non-dropping-particle&quot;:&quot;Da&quot;},{&quot;family&quot;:&quot;Chung&quot;,&quot;given&quot;:&quot;Traiwit&quot;,&quot;parse-names&quot;:false,&quot;dropping-particle&quot;:&quot;&quot;,&quot;non-dropping-particle&quot;:&quot;&quot;}],&quot;DOI&quot;:&quot;10.1016/j.advwatres.2020.103787&quot;,&quot;URL&quot;:&quot;http://arxiv.org/abs/2005.03759&quot;,&quot;issued&quot;:{&quot;date-parts&quot;:[[2020,10,10]]},&quot;abstract&quot;:&quot;DeePore is a deep learning workflow for rapid estimation of a wide range of porous material properties based on the binarized micro-tomography images. By combining naturally occurring porous textures we generated 17700 semi-real 3-D micro-structures of porous geo-materials with size of 256^3 voxels and 30 physical properties of each sample are calculated using physical simulations on the corresponding pore network models. Next, a designed feed-forward convolutional neural network (CNN) is trained based on the dataset to estimate several morphological, hydraulic, electrical, and mechanical characteristics of the porous material in a fraction of a second. In order to fine-tune the CNN design, we tested 9 different training scenarios and selected the one with the highest average coefficient of determination (R^2) equal to 0.885 for 1418 testing samples. Additionally, 3 independent synthetic images as well as 3 realistic tomography images have been tested using the proposed method and results are compared with pore network modelling and experimental data, respectively. Tested absolute permeabilities had around 13 % relative error compared to the experimental data which is noticeable considering the accuracy of the direct numerical simulation methods such as Lattice Boltzmann and Finite Volume. The workflow is compatible with any physical size of the images due to its dimensionless approach and can be used to characterize large-scale 3-D images by averaging the model outputs for a sliding window that scans the whole geometry.&quot;,&quot;container-title-short&quot;:&quot;&quot;},&quot;isTemporary&quot;:false},{&quot;id&quot;:&quot;559f3ad5-0529-3dab-bd97-866eda7c7e7b&quot;,&quot;itemData&quot;:{&quot;type&quot;:&quot;article-journal&quot;,&quot;id&quot;:&quot;559f3ad5-0529-3dab-bd97-866eda7c7e7b&quot;,&quot;title&quot;:&quot;Three-Dimensional Membrane Imaging with X-ray Ptychography: Determination of Membrane Transport Properties for Membrane Distillation&quot;,&quot;author&quot;:[{&quot;family&quot;:&quot;Cramer&quot;,&quot;given&quot;:&quot;Kerstin&quot;,&quot;parse-names&quot;:false,&quot;dropping-particle&quot;:&quot;&quot;,&quot;non-dropping-particle&quot;:&quot;&quot;},{&quot;family&quot;:&quot;Prasianakis&quot;,&quot;given&quot;:&quot;Nikolaos I.&quot;,&quot;parse-names&quot;:false,&quot;dropping-particle&quot;:&quot;&quot;,&quot;non-dropping-particle&quot;:&quot;&quot;},{&quot;family&quot;:&quot;Niceno&quot;,&quot;given&quot;:&quot;Bojan&quot;,&quot;parse-names&quot;:false,&quot;dropping-particle&quot;:&quot;&quot;,&quot;non-dropping-particle&quot;:&quot;&quot;},{&quot;family&quot;:&quot;Ihli&quot;,&quot;given&quot;:&quot;Johannes&quot;,&quot;parse-names&quot;:false,&quot;dropping-particle&quot;:&quot;&quot;,&quot;non-dropping-particle&quot;:&quot;&quot;},{&quot;family&quot;:&quot;Holler&quot;,&quot;given&quot;:&quot;Mirko&quot;,&quot;parse-names&quot;:false,&quot;dropping-particle&quot;:&quot;&quot;,&quot;non-dropping-particle&quot;:&quot;&quot;},{&quot;family&quot;:&quot;Leyer&quot;,&quot;given&quot;:&quot;Stephan&quot;,&quot;parse-names&quot;:false,&quot;dropping-particle&quot;:&quot;&quot;,&quot;non-dropping-particle&quot;:&quot;&quot;}],&quot;container-title&quot;:&quot;Transport in Porous Media&quot;,&quot;container-title-short&quot;:&quot;Transp. Porous Media&quot;,&quot;DOI&quot;:&quot;10.1007/s11242-021-01603-4&quot;,&quot;ISSN&quot;:&quot;15731634&quot;,&quot;issued&quot;:{&quot;date-parts&quot;:[[2021,6,1]]},&quot;page&quot;:&quot;265-284&quot;,&quot;abstract&quot;:&quot;Abstract: Membrane distillation (MD) is a desalination technique that uses a membrane to thermally separate potable water from sea or brackish water. The mass transport processes through the membrane are commonly described by the dusty gas model. These processes are modeled assuming uniform, ideally cylindrical capillaries and are adjusted for the membrane geometry by including porosity and tortuosity. The tortuosity is usually set to 2 or is used as an adjusting parameter to fit theoretical models to experimentally measured data. In this work, ptychographic X-ray computed tomography is employed to map the three-dimensional (3D) structure of three commercial state-of-the-art PTFE membranes in MD. The porosity, tortuosity and permeability (viscous flow coefficient) of the samples are computed using the lattice Boltzmann method. The intrinsic permeability is compared to the dusty gas model and an apparent permeability is proposed which is corrected for Knudsen slip effects at the membrane structure. Article Highlights: 3D structure of membranes for distillation measured at full height at an unprecedented detail using X-ray ptychography for the first time.Comparison of the dusty gas model to 3D direct numerical simulation: permeability and Knudsen effects.Membrane characterization and calculation of the hydraulic tortuosity factor from 3D flow field simulations.&quot;,&quot;publisher&quot;:&quot;Springer Science and Business Media B.V.&quot;,&quot;issue&quot;:&quot;2&quot;,&quot;volume&quot;:&quot;138&quot;},&quot;isTemporary&quot;:false},{&quot;id&quot;:&quot;e7a7d496-48a1-36a8-9d31-32e663e2cb11&quot;,&quot;itemData&quot;:{&quot;type&quot;:&quot;article-journal&quot;,&quot;id&quot;:&quot;e7a7d496-48a1-36a8-9d31-32e663e2cb11&quot;,&quot;title&quot;:&quot;Reconstruction and analysis of pore blockage fouling in ceramic ultrafiltration membranes through FIB-SEM&quot;,&quot;author&quot;:[{&quot;family&quot;:&quot;Sheng&quot;,&quot;given&quot;:&quot;Da&quot;,&quot;parse-names&quot;:false,&quot;dropping-particle&quot;:&quot;&quot;,&quot;non-dropping-particle&quot;:&quot;&quot;},{&quot;family&quot;:&quot;Wang&quot;,&quot;given&quot;:&quot;Tianyu&quot;,&quot;parse-names&quot;:false,&quot;dropping-particle&quot;:&quot;&quot;,&quot;non-dropping-particle&quot;:&quot;&quot;},{&quot;family&quot;:&quot;Zhang&quot;,&quot;given&quot;:&quot;Yangang&quot;,&quot;parse-names&quot;:false,&quot;dropping-particle&quot;:&quot;&quot;,&quot;non-dropping-particle&quot;:&quot;&quot;},{&quot;family&quot;:&quot;Sun&quot;,&quot;given&quot;:&quot;Meng&quot;,&quot;parse-names&quot;:false,&quot;dropping-particle&quot;:&quot;&quot;,&quot;non-dropping-particle&quot;:&quot;&quot;},{&quot;family&quot;:&quot;Liu&quot;,&quot;given&quot;:&quot;Ruiping&quot;,&quot;parse-names&quot;:false,&quot;dropping-particle&quot;:&quot;&quot;,&quot;non-dropping-particle&quot;:&quot;&quot;},{&quot;family&quot;:&quot;Zhang&quot;,&quot;given&quot;:&quot;Xiwang&quot;,&quot;parse-names&quot;:false,&quot;dropping-particle&quot;:&quot;&quot;,&quot;non-dropping-particle&quot;:&quot;&quot;},{&quot;family&quot;:&quot;Liu&quot;,&quot;given&quot;:&quot;Huijuan&quot;,&quot;parse-names&quot;:false,&quot;dropping-particle&quot;:&quot;&quot;,&quot;non-dropping-particle&quot;:&quot;&quot;},{&quot;family&quot;:&quot;Qu&quot;,&quot;given&quot;:&quot;Jiuhui&quot;,&quot;parse-names&quot;:false,&quot;dropping-particle&quot;:&quot;&quot;,&quot;non-dropping-particle&quot;:&quot;&quot;}],&quot;container-title&quot;:&quot;Nature Communications &quot;,&quot;DOI&quot;:&quot;10.1038/s41467-025-67662-z&quot;,&quot;ISSN&quot;:&quot;20411723&quot;,&quot;PMID&quot;:&quot;41398411&quot;,&quot;issued&quot;:{&quot;date-parts&quot;:[[2026,12,1]]},&quot;abstract&quot;:&quot;Pore blockage fouling significantly impairs ultrafiltration (UF) efficiency. Recent advances in volume electron microscopy have enabled nanoscale investigations of its mechanisms. Here, we developed a focused ion beam-scanning electron microscopy (FIB-SEM) tomography strategy that enables accurate 3D reconstruction of organic foulant accumulation within ceramic membrane pores. FIB-SEM achieves a voxel resolution of 2 × 2 × 5 nm3. The high-resolution imaging clearly reveals the trilayer structure of ceramic UF membranes, and captures the dynamic evolution of pore blockage fouling. The interface between the top and intermediate layers emerges as the primary site for initial membrane fouling. This localized channel constriction decreases the theoretical water permeability by 76.5%, directly explaining the rapid initial flux decline. Lattice Boltzmann simulations reveal that multilayer membrane structures create flow stagnation zones. Near-zero velocities trigger foulant accumulation, clarifying pore blockage mechanisms. 3D reconstruction and pressure distribution analysis revealed that pore blockage fouling is effectively removed during physical backwash, but could rapidly accumulate again at the initial stage of the next operation cycle. This study provides key insights into pore blockage fouling in trilayer ceramic UF membranes, and offers a theoretical basis for guiding the design of anti-fouling membranes.&quot;,&quot;publisher&quot;:&quot;Nature Research&quot;,&quot;issue&quot;:&quot;1&quot;,&quot;volume&quot;:&quot;17&quot;,&quot;container-title-short&quot;:&quot;&quot;},&quot;isTemporary&quot;:false}]},{&quot;citationID&quot;:&quot;MENDELEY_CITATION_6eb8339f-cb87-47e3-a2d4-cf3d3bbc48c8&quot;,&quot;properties&quot;:{&quot;noteIndex&quot;:0},&quot;isEdited&quot;:false,&quot;manualOverride&quot;:{&quot;isManuallyOverridden&quot;:false,&quot;citeprocText&quot;:&quot;[122,127]&quot;,&quot;manualOverrideText&quot;:&quot;&quot;},&quot;citationTag&quot;:&quot;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&quot;,&quot;citationItems&quot;:[{&quot;id&quot;:&quot;c8995070-181a-34bd-99a2-82de8f334c73&quot;,&quot;itemData&quot;:{&quot;type&quot;:&quot;article-journal&quot;,&quot;id&quot;:&quot;c8995070-181a-34bd-99a2-82de8f334c73&quot;,&quot;title&quot;:&quot;A hybrid deep boosting framework with adaptive label stabilization for SEM-based porosity estimation in fly-ash cement mortar&quot;,&quot;author&quot;:[{&quot;family&quot;:&quot;Abdullah&quot;,&quot;given&quot;:&quot;&quot;,&quot;parse-names&quot;:false,&quot;dropping-particle&quot;:&quot;&quot;,&quot;non-dropping-particle&quot;:&quot;&quot;},{&quot;family&quot;:&quot;Ather&quot;,&quot;given&quot;:&quot;Muhammad Ateeb&quot;,&quot;parse-names&quot;:false,&quot;dropping-particle&quot;:&quot;&quot;,&quot;non-dropping-particle&quot;:&quot;&quot;},{&quot;family&quot;:&quot;Rodríguez&quot;,&quot;given&quot;:&quot;José Luis Oropeza&quot;,&quot;parse-names&quot;:false,&quot;dropping-particle&quot;:&quot;&quot;,&quot;non-dropping-particle&quot;:&quot;&quot;},{&quot;family&quot;:&quot;Sánchez-Mejorada&quot;,&quot;given&quot;:&quot;Carlos Guzmán&quot;,&quot;parse-names&quot;:false,&quot;dropping-particle&quot;:&quot;&quot;,&quot;non-dropping-particle&quot;:&quot;&quot;}],&quot;container-title&quot;:&quot;Frontiers in Artificial Intelligence&quot;,&quot;container-title-short&quot;:&quot;Front. Artif. Intell.&quot;,&quot;DOI&quot;:&quot;10.3389/frai.2026.1766671&quot;,&quot;ISSN&quot;:&quot;26248212&quot;,&quot;issued&quot;:{&quot;date-parts&quot;:[[2026]]},&quot;abstract&quot;:&quot;Introduction: Accurate measurements of porosity of cementitious matrices are critical in pre- Q7 dicting mechanical behavior, durability, and transportation processes. Traditional methods based on SEM, such as manual thresholding, a simple binarization method, and end-to-end convolutional neural network (CNN) regressors, are, however, highly affected by image contrast variation, polishing quality, magnification, and operator bias. To address these limitations, the current article develops a hybrid deep-boosting framework for fully automatic porosity estimation directly from raw backscattered-electron SEM images of fly-ash cement mortar. The key novelty of the proposed approach lies in the adaptive stabilization of porosity labels and the hybrid fusion of deep semantic and handcrafted texture features, which together improve robustness to imaging artifacts, boundary ambiguity, and overfitting. Methods: Annotation ground-truth porosity is optimized using an Adaptive Porosity Label Stabilizer (APLS) that successively improves Otsu threshold masks, first using entropy measures and morphological consistency measures to reduce label noise. Multiscale semantic representations are learned on a ResNet-18 backbone, which is trained with SimCLR on SEM data, while local statistical texture is captured using handcrafted gray-level cooccurrence map (GLCM) features. The resulting mismatched set of features is combined with a learnable Hybrid Feature Refinement Block (HFRB) together with a Feature-Interaction Attention (FIA) block, which explicitly characterizes inter-scale relationships among convolutional channels and texture regressors. The latent representation is then condensed and regressed using a weighted ensemble including CatBoost, XGBoost, and LightGBM learners. Results and discussion: The proposed methodology achieves R2 = 0.9816, RMSE = 0.0236, and MAE = 0.00875 on a rigorously held out test set, outperforming baseline methods that rely exclusively on CNN features, handcrafted descriptors, or naïve hybrid combinations. The validity, stability, and physical plausibility of the model are ensured through a comprehensive assessment, including ablation studies, domain-shift experiments, uncertainty and stability calibration, and a hybrid explainability framework (Grad-CAM++, SHAP). The architecture does not require any manual segmentation, generalizes across magnifications and imaging conditions, and provides transparent, domain-consistent explanatory visualizations. Overall, the proposed framework represents an important step toward fast, reliable, and scalable SEMbased porosity estimation in cementitious systems.&quot;,&quot;publisher&quot;:&quot;Frontiers Media SA&quot;,&quot;volume&quot;:&quot;9&quot;},&quot;isTemporary&quot;:false},{&quot;id&quot;:&quot;c3f8efe4-e25a-35ac-a69d-eef067cbd4ed&quot;,&quot;itemData&quot;:{&quot;type&quot;:&quot;article-journal&quot;,&quot;id&quot;:&quot;c3f8efe4-e25a-35ac-a69d-eef067cbd4ed&quot;,&quot;title&quot;:&quot;Fractal analysis of porous structure and permeability of separation membranes&quot;,&quot;author&quot;:[{&quot;family&quot;:&quot;Lovison&quot;,&quot;given&quot;:&quot;Riccardo&quot;,&quot;parse-names&quot;:false,&quot;dropping-particle&quot;:&quot;&quot;,&quot;non-dropping-particle&quot;:&quot;&quot;},{&quot;family&quot;:&quot;Afzal&quot;,&quot;given&quot;:&quot;Mohammad A.&quot;,&quot;parse-names&quot;:false,&quot;dropping-particle&quot;:&quot;&quot;,&quot;non-dropping-particle&quot;:&quot;&quot;},{&quot;family&quot;:&quot;Carbrello&quot;,&quot;given&quot;:&quot;Christina M.&quot;,&quot;parse-names&quot;:false,&quot;dropping-particle&quot;:&quot;&quot;,&quot;non-dropping-particle&quot;:&quot;&quot;},{&quot;family&quot;:&quot;Zydney&quot;,&quot;given&quot;:&quot;Andrew L.&quot;,&quot;parse-names&quot;:false,&quot;dropping-particle&quot;:&quot;&quot;,&quot;non-dropping-particle&quot;:&quot;&quot;},{&quot;family&quot;:&quot;Ding&quot;,&quot;given&quot;:&quot;Yifu&quot;,&quot;parse-names&quot;:false,&quot;dropping-particle&quot;:&quot;&quot;,&quot;non-dropping-particle&quot;:&quot;&quot;}],&quot;container-title&quot;:&quot;Journal of Membrane Science&quot;,&quot;container-title-short&quot;:&quot;J. Memb. Sci.&quot;,&quot;DOI&quot;:&quot;10.1016/j.memsci.2025.124168&quot;,&quot;ISSN&quot;:&quot;18733123&quot;,&quot;issued&quot;:{&quot;date-parts&quot;:[[2025,7,1]]},&quot;abstract&quot;:&quot;Pore structures of membranes are routinely characterized by imaging techniques. However, it remains a challenge to quantify the images, and ultimately, to correlate the calculated geometric quantities with membrane performance. In this study, we present systematic fractal analysis of images of membrane pore structures. Both pore-area (Df) and tortuosity fractal dimensions (DT) were obtained from in-plane and in-thickness cross-sectional SEM images, respectively. Analysis of symmetric PVDF membranes reveal that the best method of extracting fractal dimension value is the box counting method (BCM) with box size range between minimum (λmin) and maximum (λmax) pore size. Importantly, the permeability of the membranes can be accurately calculated using geometric parameters (λmax, porosity (ϕ), Df, and DT) that are all obtained from the images. We further applied the methodology to two asymmetric PES membranes by approximating the membranes as having separate layers each with different pore structures. The geometric parameters including fractal dimensions were determined for these layers, which allowed estimations of the permeability of these layers. Using resistance-in-series approach, the calculated overall membrane permeance matches well with the experimental results, with the first 2–3 μ m layer contributing over 66 % resistance for both membranes.&quot;,&quot;publisher&quot;:&quot;Elsevier B.V.&quot;,&quot;volume&quot;:&quot;730&quot;},&quot;isTemporary&quot;:false}]},{&quot;citationID&quot;:&quot;MENDELEY_CITATION_ebff4e68-59b1-4e0b-918f-c1099fea0b8b&quot;,&quot;properties&quot;:{&quot;noteIndex&quot;:0},&quot;isEdited&quot;:false,&quot;manualOverride&quot;:{&quot;isManuallyOverridden&quot;:false,&quot;citeprocText&quot;:&quot;[123]&quot;,&quot;manualOverrideText&quot;:&quot;&quot;},&quot;citationTag&quot;:&quot;MENDELEY_CITATION_v3_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&quot;,&quot;citationItems&quot;:[{&quot;id&quot;:&quot;e162aac6-d4dd-3caa-897f-1a1d826237ee&quot;,&quot;itemData&quot;:{&quot;type&quot;:&quot;article-journal&quot;,&quot;id&quot;:&quot;e162aac6-d4dd-3caa-897f-1a1d826237ee&quot;,&quot;title&quot;:&quot;Predicting porosity, permeability, and tortuosity of porous media from images by deep learning&quot;,&quot;author&quot;:[{&quot;family&quot;:&quot;Graczyk&quot;,&quot;given&quot;:&quot;Krzysztof M.&quot;,&quot;parse-names&quot;:false,&quot;dropping-particle&quot;:&quot;&quot;,&quot;non-dropping-particle&quot;:&quot;&quot;},{&quot;family&quot;:&quot;Matyka&quot;,&quot;given&quot;:&quot;Maciej&quot;,&quot;parse-names&quot;:false,&quot;dropping-particle&quot;:&quot;&quot;,&quot;non-dropping-particle&quot;:&quot;&quot;}],&quot;container-title&quot;:&quot;Scientific Reports&quot;,&quot;container-title-short&quot;:&quot;Sci. Rep.&quot;,&quot;DOI&quot;:&quot;10.1038/s41598-020-78415-x&quot;,&quot;ISSN&quot;:&quot;20452322&quot;,&quot;PMID&quot;:&quot;33293546&quot;,&quot;issued&quot;:{&quot;date-parts&quot;:[[2020,12,1]]},&quot;abstract&quot;:&quot;Convolutional neural networks (CNN) are utilized to encode the relation between initial configurations of obstacles and three fundamental quantities in porous media: porosity (φ), permeability (k), and tortuosity (T). The two-dimensional systems with obstacles are considered. The fluid flow through a porous medium is simulated with the lattice Boltzmann method. The analysis has been performed for the systems with φ∈ (0.37 , 0.99) which covers five orders of magnitude a span for permeability k∈ (0.78 , 2.1 × 10 5) and tortuosity T∈ (1.03 , 2.74). It is shown that the CNNs can be used to predict the porosity, permeability, and tortuosity with good accuracy. With the usage of the CNN models, the relation between T and φ has been obtained and compared with the empirical estimate.&quot;,&quot;publisher&quot;:&quot;Nature Research&quot;,&quot;issue&quot;:&quot;1&quot;,&quot;volume&quot;:&quot;10&quot;},&quot;isTemporary&quot;:false}]},{&quot;citationID&quot;:&quot;MENDELEY_CITATION_6f57d323-cd8f-43a0-a197-3550e60225a4&quot;,&quot;properties&quot;:{&quot;noteIndex&quot;:0},&quot;isEdited&quot;:false,&quot;manualOverride&quot;:{&quot;isManuallyOverridden&quot;:false,&quot;citeprocText&quot;:&quot;[128]&quot;,&quot;manualOverrideText&quot;:&quot;&quot;},&quot;citationTag&quot;:&quot;MENDELEY_CITATION_v3_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&quot;,&quot;citationItems&quot;:[{&quot;id&quot;:&quot;469b3cc0-8c34-3b9b-86ec-2fa950edb3c0&quot;,&quot;itemData&quot;:{&quot;type&quot;:&quot;article-journal&quot;,&quot;id&quot;:&quot;469b3cc0-8c34-3b9b-86ec-2fa950edb3c0&quot;,&quot;title&quot;:&quot;A General Framework for Predicting Permeability in Porous Structures Using Convolutional Neural Networks with Error Estimation&quot;,&quot;author&quot;:[{&quot;family&quot;:&quot;Adam&quot;,&quot;given&quot;:&quot;Andre&quot;,&quot;parse-names&quot;:false,&quot;dropping-particle&quot;:&quot;&quot;,&quot;non-dropping-particle&quot;:&quot;&quot;},{&quot;family&quot;:&quot;Stallard&quot;,&quot;given&quot;:&quot;Silven L.&quot;,&quot;parse-names&quot;:false,&quot;dropping-particle&quot;:&quot;&quot;,&quot;non-dropping-particle&quot;:&quot;&quot;},{&quot;family&quot;:&quot;Fang&quot;,&quot;given&quot;:&quot;Huazhen&quot;,&quot;parse-names&quot;:false,&quot;dropping-particle&quot;:&quot;&quot;,&quot;non-dropping-particle&quot;:&quot;&quot;},{&quot;family&quot;:&quot;Li&quot;,&quot;given&quot;:&quot;Xianglin&quot;,&quot;parse-names&quot;:false,&quot;dropping-particle&quot;:&quot;&quot;,&quot;non-dropping-particle&quot;:&quot;&quot;}],&quot;container-title&quot;:&quot;Transport in Porous Media&quot;,&quot;container-title-short&quot;:&quot;Transp. Porous Media&quot;,&quot;DOI&quot;:&quot;10.1007/s11242-025-02239-4&quot;,&quot;ISSN&quot;:&quot;15731634&quot;,&quot;issued&quot;:{&quot;date-parts&quot;:[[2025,11,1]]},&quot;abstract&quot;:&quot;Abstract: Two major challenges plague permeability prediction with a convolutional neural network (CNN): failure to generalize to external data and the sources of error are not well defined. This study compares five optimized CNN architectures on a training dataset with 4500 images of porous media generated via random sphere-packing, quartet structure generation set, and Voronoi diagrams. An external set of 400 slices of an X-ray tomography from an aluminum foam sample and 300 slices of a 3D reconstruction of a carbon electrode are used for external validation. The permeabilities for all data were calculated using an in-house computational fluid dynamics algorithm. The CNN models were derived from AlexNet, VGG19, DenseNet, ResNet34, and ResNet50 architectures. This work shows that transforming the training data by taking the log of permeability significantly increases the prediction accuracy for all ranges of permeability. The VGG19, ResNet34, and ResNet50 architectures have the highest prediction accuracy, with a mean absolute percent error (MAPE) of 2.64%, 2.61%, and 2.65%, respectively. In the external dataset, the CNNs retained remarkable accuracy, with MAPEs of 1.33%, 1.36%, and 1.44%, respectively. AlexNet and DenseNet performed significantly worse on both datasets. A direct link is found between training dataset diversity and generalization, and the study shows that one type of training data is not enough to extrapolate to other types of microstructures. Permeability prediction with an ensemble of the 10 most accurate VGG19 models from the hyperparameter optimization shows significant accuracy increase, with a MAPE of 1.99% in the test set and 1.22% in the external dataset, while also providing a measure of confidence. Performing Monte Carlo dropout on the VGG19 network indicates that the majority of the error from the CNN prediction comes from noise in the training data. These insights pave the way for more general CNN models, which could come to replace empirical relations as an on-demand alternative to permeability estimation.&quot;,&quot;publisher&quot;:&quot;Springer Science and Business Media B.V.&quot;,&quot;issue&quot;:&quot;11&quot;,&quot;volume&quot;:&quot;152&quot;},&quot;isTemporary&quot;:false}]},{&quot;citationID&quot;:&quot;MENDELEY_CITATION_0a18af8a-1878-4a05-ac10-c5ac62e42aad&quot;,&quot;properties&quot;:{&quot;noteIndex&quot;:0},&quot;isEdited&quot;:false,&quot;manualOverride&quot;:{&quot;isManuallyOverridden&quot;:false,&quot;citeprocText&quot;:&quot;[129]&quot;,&quot;manualOverrideText&quot;:&quot;&quot;},&quot;citationTag&quot;:&quot;MENDELEY_CITATION_v3_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&quot;,&quot;citationItems&quot;:[{&quot;id&quot;:&quot;a424c3ec-e18c-3583-9fe1-55e43427adfd&quot;,&quot;itemData&quot;:{&quot;type&quot;:&quot;article-journal&quot;,&quot;id&quot;:&quot;a424c3ec-e18c-3583-9fe1-55e43427adfd&quot;,&quot;title&quot;:&quot;Characterization of porous membranes using artificial neural networks&quot;,&quot;author&quot;:[{&quot;family&quot;:&quot;Zhao&quot;,&quot;given&quot;:&quot;Yinghan&quot;,&quot;parse-names&quot;:false,&quot;dropping-particle&quot;:&quot;&quot;,&quot;non-dropping-particle&quot;:&quot;&quot;},{&quot;family&quot;:&quot;Altschuh&quot;,&quot;given&quot;:&quot;Patrick&quot;,&quot;parse-names&quot;:false,&quot;dropping-particle&quot;:&quot;&quot;,&quot;non-dropping-particle&quot;:&quot;&quot;},{&quot;family&quot;:&quot;Santoki&quot;,&quot;given&quot;:&quot;Jay&quot;,&quot;parse-names&quot;:false,&quot;dropping-particle&quot;:&quot;&quot;,&quot;non-dropping-particle&quot;:&quot;&quot;},{&quot;family&quot;:&quot;Griem&quot;,&quot;given&quot;:&quot;Lars&quot;,&quot;parse-names&quot;:false,&quot;dropping-particle&quot;:&quot;&quot;,&quot;non-dropping-particle&quot;:&quot;&quot;},{&quot;family&quot;:&quot;Tosato&quot;,&quot;given&quot;:&quot;Giovanna&quot;,&quot;parse-names&quot;:false,&quot;dropping-particle&quot;:&quot;&quot;,&quot;non-dropping-particle&quot;:&quot;&quot;},{&quot;family&quot;:&quot;Selzer&quot;,&quot;given&quot;:&quot;Michael&quot;,&quot;parse-names&quot;:false,&quot;dropping-particle&quot;:&quot;&quot;,&quot;non-dropping-particle&quot;:&quot;&quot;},{&quot;family&quot;:&quot;Koeppe&quot;,&quot;given&quot;:&quot;Arnd&quot;,&quot;parse-names&quot;:false,&quot;dropping-particle&quot;:&quot;&quot;,&quot;non-dropping-particle&quot;:&quot;&quot;},{&quot;family&quot;:&quot;Nestler&quot;,&quot;given&quot;:&quot;Britta&quot;,&quot;parse-names&quot;:false,&quot;dropping-particle&quot;:&quot;&quot;,&quot;non-dropping-particle&quot;:&quot;&quot;}],&quot;container-title&quot;:&quot;Acta Materialia&quot;,&quot;container-title-short&quot;:&quot;Acta Mater.&quot;,&quot;DOI&quot;:&quot;10.1016/j.actamat.2023.118922&quot;,&quot;ISSN&quot;:&quot;13596454&quot;,&quot;issued&quot;:{&quot;date-parts&quot;:[[2023,7,1]]},&quot;abstract&quot;:&quot;Porous membranes have been utilized intensively in a wide range of fields due to their special characteristics and a rigorous characterization of their microstructures is crucial for understanding their properties and improving the performance for target applications. A promising method for the quantitative analysis of porous structures leverages the physics-based generation of porous structures at the pore scale, which can be validated against real experimental microstructures, followed by building the process–structure–property relationships with data-driven algorithms such as artificial neural networks. In this study, a Variational AutoEncoder (VAE) neural network model is used to characterize the 3D structural information of porous materials and to represent them with low-dimensional latent variables, which further model the structure–property relationship and solve the inverse problem of process–structure linkage combined with the Bayesian optimization method. Our methods provide a quantitative way to learn structural descriptors in an unsupervised manner which can characterize porous microstructures robustly.&quot;,&quot;publisher&quot;:&quot;Acta Materialia Inc&quot;,&quot;volume&quot;:&quot;253&quot;},&quot;isTemporary&quot;:false}]},{&quot;citationID&quot;:&quot;MENDELEY_CITATION_6a5ae1cb-201c-4f75-9ed9-7a13a558fe9c&quot;,&quot;properties&quot;:{&quot;noteIndex&quot;:0},&quot;isEdited&quot;:false,&quot;manualOverride&quot;:{&quot;isManuallyOverridden&quot;:false,&quot;citeprocText&quot;:&quot;[130]&quot;,&quot;manualOverrideText&quot;:&quot;&quot;},&quot;citationTag&quot;:&quot;MENDELEY_CITATION_v3_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&quot;,&quot;citationItems&quot;:[{&quot;id&quot;:&quot;95d0fbaf-d0a1-39f3-95ac-7184feb51024&quot;,&quot;itemData&quot;:{&quot;type&quot;:&quot;article-journal&quot;,&quot;id&quot;:&quot;95d0fbaf-d0a1-39f3-95ac-7184feb51024&quot;,&quot;title&quot;:&quot;SEMPro: A Data-Driven Pipeline To Learn Structure-Property Insights from Scanning Electron Microscopy Images&quot;,&quot;author&quot;:[{&quot;family&quot;:&quot;Ho&quot;,&quot;given&quot;:&quot;Brandon&quot;,&quot;parse-names&quot;:false,&quot;dropping-particle&quot;:&quot;&quot;,&quot;non-dropping-particle&quot;:&quot;&quot;},{&quot;family&quot;:&quot;Zhao&quot;,&quot;given&quot;:&quot;Jiayu&quot;,&quot;parse-names&quot;:false,&quot;dropping-particle&quot;:&quot;&quot;,&quot;non-dropping-particle&quot;:&quot;&quot;},{&quot;family&quot;:&quot;Liu&quot;,&quot;given&quot;:&quot;Joseph&quot;,&quot;parse-names&quot;:false,&quot;dropping-particle&quot;:&quot;&quot;,&quot;non-dropping-particle&quot;:&quot;&quot;},{&quot;family&quot;:&quot;Tang&quot;,&quot;given&quot;:&quot;Lisa&quot;,&quot;parse-names&quot;:false,&quot;dropping-particle&quot;:&quot;&quot;,&quot;non-dropping-particle&quot;:&quot;&quot;},{&quot;family&quot;:&quot;Guan&quot;,&quot;given&quot;:&quot;Zhecun&quot;,&quot;parse-names&quot;:false,&quot;dropping-particle&quot;:&quot;&quot;,&quot;non-dropping-particle&quot;:&quot;&quot;},{&quot;family&quot;:&quot;Li&quot;,&quot;given&quot;:&quot;Xiao&quot;,&quot;parse-names&quot;:false,&quot;dropping-particle&quot;:&quot;&quot;,&quot;non-dropping-particle&quot;:&quot;&quot;},{&quot;family&quot;:&quot;Li&quot;,&quot;given&quot;:&quot;Minghao&quot;,&quot;parse-names&quot;:false,&quot;dropping-particle&quot;:&quot;&quot;,&quot;non-dropping-particle&quot;:&quot;&quot;},{&quot;family&quot;:&quot;Howard&quot;,&quot;given&quot;:&quot;Elizabeth&quot;,&quot;parse-names&quot;:false,&quot;dropping-particle&quot;:&quot;&quot;,&quot;non-dropping-particle&quot;:&quot;&quot;},{&quot;family&quot;:&quot;Wheeler&quot;,&quot;given&quot;:&quot;Rebecca&quot;,&quot;parse-names&quot;:false,&quot;dropping-particle&quot;:&quot;&quot;,&quot;non-dropping-particle&quot;:&quot;&quot;},{&quot;family&quot;:&quot;Bae&quot;,&quot;given&quot;:&quot;Jinhye&quot;,&quot;parse-names&quot;:false,&quot;dropping-particle&quot;:&quot;&quot;,&quot;non-dropping-particle&quot;:&quot;&quot;}],&quot;container-title&quot;:&quot;ACS Materials Letters&quot;,&quot;container-title-short&quot;:&quot;ACS Mater. Lett.&quot;,&quot;DOI&quot;:&quot;10.1021/acsmaterialslett.3c00909&quot;,&quot;ISSN&quot;:&quot;26394979&quot;,&quot;issued&quot;:{&quot;date-parts&quot;:[[2023,11,6]]},&quot;page&quot;:&quot;3117-3125&quot;,&quot;abstract&quot;:&quot;Analyzing hydrogel microstructure through scanning electron microscopy (SEM) images is crucial in understanding hydrogel properties. However, the analysis of SEM images in hydrogel research heavily relies on the intuition of individual researchers and is constrained by the limited size of the dataset. To address this, we propose SEMPro, a data-driven solution using web-scraping and deep learning (DL) to compile and analyze the structure-property relationships of hydrogels through SEM images. It accurately predicts the elastic modulus from SEM images within the same order of magnitude and displays a learned extraction of modulus-relevant features in SEM images as seen through the nontrivial activation mapping and transfer learning. By employing Explainable AI through activation map exposure, SEMPro validates the model predictions. SEMPro represents a closed-loop data collection and analysis pipeline, providing critical insights into hydrogels and soft materials. This innovative approach has the potential to revolutionize hydrogel research, offering high-dimensional insights for further advancements.&quot;,&quot;publisher&quot;:&quot;American Chemical Society&quot;,&quot;issue&quot;:&quot;11&quot;,&quot;volume&quot;:&quot;5&quot;},&quot;isTemporary&quot;:false}]},{&quot;citationID&quot;:&quot;MENDELEY_CITATION_ae928f77-f200-4b36-a488-215c466f7e39&quot;,&quot;properties&quot;:{&quot;noteIndex&quot;:0},&quot;isEdited&quot;:false,&quot;manualOverride&quot;:{&quot;isManuallyOverridden&quot;:false,&quot;citeprocText&quot;:&quot;[122]&quot;,&quot;manualOverrideText&quot;:&quot;&quot;},&quot;citationTag&quot;:&quot;MENDELEY_CITATION_v3_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&quot;,&quot;citationItems&quot;:[{&quot;id&quot;:&quot;c8995070-181a-34bd-99a2-82de8f334c73&quot;,&quot;itemData&quot;:{&quot;type&quot;:&quot;article-journal&quot;,&quot;id&quot;:&quot;c8995070-181a-34bd-99a2-82de8f334c73&quot;,&quot;title&quot;:&quot;A hybrid deep boosting framework with adaptive label stabilization for SEM-based porosity estimation in fly-ash cement mortar&quot;,&quot;author&quot;:[{&quot;family&quot;:&quot;Abdullah&quot;,&quot;given&quot;:&quot;&quot;,&quot;parse-names&quot;:false,&quot;dropping-particle&quot;:&quot;&quot;,&quot;non-dropping-particle&quot;:&quot;&quot;},{&quot;family&quot;:&quot;Ather&quot;,&quot;given&quot;:&quot;Muhammad Ateeb&quot;,&quot;parse-names&quot;:false,&quot;dropping-particle&quot;:&quot;&quot;,&quot;non-dropping-particle&quot;:&quot;&quot;},{&quot;family&quot;:&quot;Rodríguez&quot;,&quot;given&quot;:&quot;José Luis Oropeza&quot;,&quot;parse-names&quot;:false,&quot;dropping-particle&quot;:&quot;&quot;,&quot;non-dropping-particle&quot;:&quot;&quot;},{&quot;family&quot;:&quot;Sánchez-Mejorada&quot;,&quot;given&quot;:&quot;Carlos Guzmán&quot;,&quot;parse-names&quot;:false,&quot;dropping-particle&quot;:&quot;&quot;,&quot;non-dropping-particle&quot;:&quot;&quot;}],&quot;container-title&quot;:&quot;Frontiers in Artificial Intelligence&quot;,&quot;container-title-short&quot;:&quot;Front. Artif. Intell.&quot;,&quot;DOI&quot;:&quot;10.3389/frai.2026.1766671&quot;,&quot;ISSN&quot;:&quot;26248212&quot;,&quot;issued&quot;:{&quot;date-parts&quot;:[[2026]]},&quot;abstract&quot;:&quot;Introduction: Accurate measurements of porosity of cementitious matrices are critical in pre- Q7 dicting mechanical behavior, durability, and transportation processes. Traditional methods based on SEM, such as manual thresholding, a simple binarization method, and end-to-end convolutional neural network (CNN) regressors, are, however, highly affected by image contrast variation, polishing quality, magnification, and operator bias. To address these limitations, the current article develops a hybrid deep-boosting framework for fully automatic porosity estimation directly from raw backscattered-electron SEM images of fly-ash cement mortar. The key novelty of the proposed approach lies in the adaptive stabilization of porosity labels and the hybrid fusion of deep semantic and handcrafted texture features, which together improve robustness to imaging artifacts, boundary ambiguity, and overfitting. Methods: Annotation ground-truth porosity is optimized using an Adaptive Porosity Label Stabilizer (APLS) that successively improves Otsu threshold masks, first using entropy measures and morphological consistency measures to reduce label noise. Multiscale semantic representations are learned on a ResNet-18 backbone, which is trained with SimCLR on SEM data, while local statistical texture is captured using handcrafted gray-level cooccurrence map (GLCM) features. The resulting mismatched set of features is combined with a learnable Hybrid Feature Refinement Block (HFRB) together with a Feature-Interaction Attention (FIA) block, which explicitly characterizes inter-scale relationships among convolutional channels and texture regressors. The latent representation is then condensed and regressed using a weighted ensemble including CatBoost, XGBoost, and LightGBM learners. Results and discussion: The proposed methodology achieves R2 = 0.9816, RMSE = 0.0236, and MAE = 0.00875 on a rigorously held out test set, outperforming baseline methods that rely exclusively on CNN features, handcrafted descriptors, or naïve hybrid combinations. The validity, stability, and physical plausibility of the model are ensured through a comprehensive assessment, including ablation studies, domain-shift experiments, uncertainty and stability calibration, and a hybrid explainability framework (Grad-CAM++, SHAP). The architecture does not require any manual segmentation, generalizes across magnifications and imaging conditions, and provides transparent, domain-consistent explanatory visualizations. Overall, the proposed framework represents an important step toward fast, reliable, and scalable SEMbased porosity estimation in cementitious systems.&quot;,&quot;publisher&quot;:&quot;Frontiers Media SA&quot;,&quot;volume&quot;:&quot;9&quot;},&quot;isTemporary&quot;:false}]},{&quot;citationID&quot;:&quot;MENDELEY_CITATION_bb84799a-8c1e-4a9c-8cda-6c88de1e35ca&quot;,&quot;properties&quot;:{&quot;noteIndex&quot;:0},&quot;isEdited&quot;:false,&quot;manualOverride&quot;:{&quot;isManuallyOverridden&quot;:false,&quot;citeprocText&quot;:&quot;[130]&quot;,&quot;manualOverrideText&quot;:&quot;&quot;},&quot;citationTag&quot;:&quot;MENDELEY_CITATION_v3_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&quot;,&quot;citationItems&quot;:[{&quot;id&quot;:&quot;95d0fbaf-d0a1-39f3-95ac-7184feb51024&quot;,&quot;itemData&quot;:{&quot;type&quot;:&quot;article-journal&quot;,&quot;id&quot;:&quot;95d0fbaf-d0a1-39f3-95ac-7184feb51024&quot;,&quot;title&quot;:&quot;SEMPro: A Data-Driven Pipeline To Learn Structure-Property Insights from Scanning Electron Microscopy Images&quot;,&quot;author&quot;:[{&quot;family&quot;:&quot;Ho&quot;,&quot;given&quot;:&quot;Brandon&quot;,&quot;parse-names&quot;:false,&quot;dropping-particle&quot;:&quot;&quot;,&quot;non-dropping-particle&quot;:&quot;&quot;},{&quot;family&quot;:&quot;Zhao&quot;,&quot;given&quot;:&quot;Jiayu&quot;,&quot;parse-names&quot;:false,&quot;dropping-particle&quot;:&quot;&quot;,&quot;non-dropping-particle&quot;:&quot;&quot;},{&quot;family&quot;:&quot;Liu&quot;,&quot;given&quot;:&quot;Joseph&quot;,&quot;parse-names&quot;:false,&quot;dropping-particle&quot;:&quot;&quot;,&quot;non-dropping-particle&quot;:&quot;&quot;},{&quot;family&quot;:&quot;Tang&quot;,&quot;given&quot;:&quot;Lisa&quot;,&quot;parse-names&quot;:false,&quot;dropping-particle&quot;:&quot;&quot;,&quot;non-dropping-particle&quot;:&quot;&quot;},{&quot;family&quot;:&quot;Guan&quot;,&quot;given&quot;:&quot;Zhecun&quot;,&quot;parse-names&quot;:false,&quot;dropping-particle&quot;:&quot;&quot;,&quot;non-dropping-particle&quot;:&quot;&quot;},{&quot;family&quot;:&quot;Li&quot;,&quot;given&quot;:&quot;Xiao&quot;,&quot;parse-names&quot;:false,&quot;dropping-particle&quot;:&quot;&quot;,&quot;non-dropping-particle&quot;:&quot;&quot;},{&quot;family&quot;:&quot;Li&quot;,&quot;given&quot;:&quot;Minghao&quot;,&quot;parse-names&quot;:false,&quot;dropping-particle&quot;:&quot;&quot;,&quot;non-dropping-particle&quot;:&quot;&quot;},{&quot;family&quot;:&quot;Howard&quot;,&quot;given&quot;:&quot;Elizabeth&quot;,&quot;parse-names&quot;:false,&quot;dropping-particle&quot;:&quot;&quot;,&quot;non-dropping-particle&quot;:&quot;&quot;},{&quot;family&quot;:&quot;Wheeler&quot;,&quot;given&quot;:&quot;Rebecca&quot;,&quot;parse-names&quot;:false,&quot;dropping-particle&quot;:&quot;&quot;,&quot;non-dropping-particle&quot;:&quot;&quot;},{&quot;family&quot;:&quot;Bae&quot;,&quot;given&quot;:&quot;Jinhye&quot;,&quot;parse-names&quot;:false,&quot;dropping-particle&quot;:&quot;&quot;,&quot;non-dropping-particle&quot;:&quot;&quot;}],&quot;container-title&quot;:&quot;ACS Materials Letters&quot;,&quot;container-title-short&quot;:&quot;ACS Mater. Lett.&quot;,&quot;DOI&quot;:&quot;10.1021/acsmaterialslett.3c00909&quot;,&quot;ISSN&quot;:&quot;26394979&quot;,&quot;issued&quot;:{&quot;date-parts&quot;:[[2023,11,6]]},&quot;page&quot;:&quot;3117-3125&quot;,&quot;abstract&quot;:&quot;Analyzing hydrogel microstructure through scanning electron microscopy (SEM) images is crucial in understanding hydrogel properties. However, the analysis of SEM images in hydrogel research heavily relies on the intuition of individual researchers and is constrained by the limited size of the dataset. To address this, we propose SEMPro, a data-driven solution using web-scraping and deep learning (DL) to compile and analyze the structure-property relationships of hydrogels through SEM images. It accurately predicts the elastic modulus from SEM images within the same order of magnitude and displays a learned extraction of modulus-relevant features in SEM images as seen through the nontrivial activation mapping and transfer learning. By employing Explainable AI through activation map exposure, SEMPro validates the model predictions. SEMPro represents a closed-loop data collection and analysis pipeline, providing critical insights into hydrogels and soft materials. This innovative approach has the potential to revolutionize hydrogel research, offering high-dimensional insights for further advancements.&quot;,&quot;publisher&quot;:&quot;American Chemical Society&quot;,&quot;issue&quot;:&quot;11&quot;,&quot;volume&quot;:&quot;5&quot;},&quot;isTemporary&quot;:false}]},{&quot;citationID&quot;:&quot;MENDELEY_CITATION_8a1e0750-6076-4caa-b73a-6ef98458919f&quot;,&quot;properties&quot;:{&quot;noteIndex&quot;:0},&quot;isEdited&quot;:false,&quot;manualOverride&quot;:{&quot;isManuallyOverridden&quot;:false,&quot;citeprocText&quot;:&quot;[131–133]&quot;,&quot;manualOverrideText&quot;:&quot;&quot;},&quot;citationTag&quot;:&quot;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&quot;,&quot;citationItems&quot;:[{&quot;id&quot;:&quot;d9fe87d9-34fa-32a5-9f5c-61f10801c4da&quot;,&quot;itemData&quot;:{&quot;type&quot;:&quot;report&quot;,&quot;id&quot;:&quot;d9fe87d9-34fa-32a5-9f5c-61f10801c4da&quot;,&quot;title&quot;:&quot;The use of atomic force microscopy to quantify membrane surface electrical properties&quot;,&quot;author&quot;:[{&quot;family&quot;:&quot;Bowen&quot;,&quot;given&quot;:&quot;W Richard&quot;,&quot;parse-names&quot;:false,&quot;dropping-particle&quot;:&quot;&quot;,&quot;non-dropping-particle&quot;:&quot;&quot;},{&quot;family&quot;:&quot;Doneva&quot;,&quot;given&quot;:&quot;Teodora A&quot;,&quot;parse-names&quot;:false,&quot;dropping-particle&quot;:&quot;&quot;,&quot;non-dropping-particle&quot;:&quot;&quot;},{&quot;family&quot;:&quot;Austin&quot;,&quot;given&quot;:&quot;J&quot;,&quot;parse-names&quot;:false,&quot;dropping-particle&quot;:&quot;&quot;,&quot;non-dropping-particle&quot;:&quot;&quot;},{&quot;family&quot;:&quot;Stoton&quot;,&quot;given&quot;:&quot;G&quot;,&quot;parse-names&quot;:false,&quot;dropping-particle&quot;:&quot;&quot;,&quot;non-dropping-particle&quot;:&quot;&quot;}],&quot;container-title&quot;:&quot;Colloids and Surfaces A: Physicochemical and Engineering Aspects&quot;,&quot;container-title-short&quot;:&quot;Colloids Surf. A Physicochem. Eng. Asp.&quot;,&quot;URL&quot;:&quot;www.elsevier.com/locate/colsurfa&quot;,&quot;issued&quot;:{&quot;date-parts&quot;:[[2002]]},&quot;number-of-pages&quot;:&quot;73-83&quot;,&quot;abstract&quot;:&quot;An atomic force microscope has been used to quantify the electrical double layer interactions between a silica particle and a Desal nanofiltration membrane in electrolyte solutions of various ionic strengths. The experimental data has been compared to DLVO predictions incorporating a numerical solution of the non-linear Poisson-Boltz-mann equation. At the lowest ionic strength studied (10 − 3 M) there was good agreement between the experimental data and the theoretical calculations. The membrane surface potential calculated from the best-fit membrane charge under these conditions was in good agreement with the zeta potential obtained from streaming potential data. The discrepancy between DLVO calculations and experimental data increased as the ionic strength increased and in particular as the membrane surface roughness became greater in magnitude than the solution Debye length. Under such conditions, colloid-membrane electrical double layer interactions may at present only be quantified by direct experimental measurement. Atomic force microscopy measurement of pull-off (adhesion) forces provides a further direct evaluation of fouling propensity.&quot;,&quot;volume&quot;:&quot;201&quot;},&quot;isTemporary&quot;:false},{&quot;id&quot;:&quot;a25a2b91-ad03-311c-86d1-8a77db6c2c90&quot;,&quot;itemData&quot;:{&quot;type&quot;:&quot;report&quot;,&quot;id&quot;:&quot;a25a2b91-ad03-311c-86d1-8a77db6c2c90&quot;,&quot;title&quot;:&quot;Pore size distributions based on AFM imaging and retention of multidisperse polymer solutes Characterisation of polyethersulfone UF membranes with dopes containing different PVP&quot;,&quot;author&quot;:[{&quot;family&quot;:&quot;Ochoa&quot;,&quot;given&quot;:&quot;N A&quot;,&quot;parse-names&quot;:false,&quot;dropping-particle&quot;:&quot;&quot;,&quot;non-dropping-particle&quot;:&quot;&quot;},{&quot;family&quot;:&quot;Prádanos&quot;,&quot;given&quot;:&quot;P&quot;,&quot;parse-names&quot;:false,&quot;dropping-particle&quot;:&quot;&quot;,&quot;non-dropping-particle&quot;:&quot;&quot;},{&quot;family&quot;:&quot;Palacio&quot;,&quot;given&quot;:&quot;L&quot;,&quot;parse-names&quot;:false,&quot;dropping-particle&quot;:&quot;&quot;,&quot;non-dropping-particle&quot;:&quot;&quot;},{&quot;family&quot;:&quot;Pagliero&quot;,&quot;given&quot;:&quot;C&quot;,&quot;parse-names&quot;:false,&quot;dropping-particle&quot;:&quot;&quot;,&quot;non-dropping-particle&quot;:&quot;&quot;},{&quot;family&quot;:&quot;Marchese&quot;,&quot;given&quot;:&quot;J&quot;,&quot;parse-names&quot;:false,&quot;dropping-particle&quot;:&quot;&quot;,&quot;non-dropping-particle&quot;:&quot;&quot;},{&quot;family&quot;:&quot;Hernández&quot;,&quot;given&quot;:&quot;A&quot;,&quot;parse-names&quot;:false,&quot;dropping-particle&quot;:&quot;&quot;,&quot;non-dropping-particle&quot;:&quot;&quot;}],&quot;container-title&quot;:&quot;Journal of Membrane Science&quot;,&quot;container-title-short&quot;:&quot;J. Memb. Sci.&quot;,&quot;issued&quot;:{&quot;date-parts&quot;:[[2001]]},&quot;number-of-pages&quot;:&quot;227-237&quot;,&quot;abstract&quot;:&quot;Several polyethersulfone ultrafiltration membranes have been made with small quantities of polyvinyl-pyrrolidone of different molecular weights. Our aim was to increase the permeability without significant changes in selectivity. Different approaches to get effective pore size distributions have been compared between them and with the topographic results obtained from atomic force microscopy (AFM) image analysis. In particular, the use of cumulative retention coefficients have proved to be preferable to adequately obtain effective pore size distributions based on retention of multidisperse solutions. Within this frame, it has been proved that small PVP content of the studied membranes leads to different increasing permeabilities with very similar selectivities.&quot;,&quot;volume&quot;:&quot;187&quot;},&quot;isTemporary&quot;:false},{&quot;id&quot;:&quot;e246976e-d9ee-3dc9-84e0-d92c54b48af2&quot;,&quot;itemData&quot;:{&quot;type&quot;:&quot;report&quot;,&quot;id&quot;:&quot;e246976e-d9ee-3dc9-84e0-d92c54b48af2&quot;,&quot;title&quot;:&quot;Atomic Force Microscope Studies of Membranes: Surface Pore Structures of Diaflo Ultrafiltration Membranes&quot;,&quot;author&quot;:[{&quot;family&quot;:&quot;Bowen&quot;,&quot;given&quot;:&quot;W Richard&quot;,&quot;parse-names&quot;:false,&quot;dropping-particle&quot;:&quot;&quot;,&quot;non-dropping-particle&quot;:&quot;&quot;},{&quot;family&quot;:&quot;Hilal&quot;,&quot;given&quot;:&quot;Nidal&quot;,&quot;parse-names&quot;:false,&quot;dropping-particle&quot;:&quot;&quot;,&quot;non-dropping-particle&quot;:&quot;&quot;},{&quot;family&quot;:&quot;Lovitt&quot;,&quot;given&quot;:&quot;Robert W&quot;,&quot;parse-names&quot;:false,&quot;dropping-particle&quot;:&quot;&quot;,&quot;non-dropping-particle&quot;:&quot;&quot;},{&quot;family&quot;:&quot;Williams&quot;,&quot;given&quot;:&quot;Peter M&quot;,&quot;parse-names&quot;:false,&quot;dropping-particle&quot;:&quot;&quot;,&quot;non-dropping-particle&quot;:&quot;&quot;}],&quot;container-title&quot;:&quot;JOURNAL OF COLLOID AND INTERFACE SCIENCE&quot;,&quot;container-title-short&quot;:&quot;J. Colloid Interface Sci.&quot;,&quot;issued&quot;:{&quot;date-parts&quot;:[[1996]]},&quot;number-of-pages&quot;:&quot;350-359&quot;,&quot;abstract&quot;:&quot;However, electron microscopy has a number of disadvan-Noncontact atomic force microscopy (AFM) has been used to tages in the examination of porous polymeric structures. investigate the surface pore structure of eight Diaflo ultrafiltration These include the fact that it is a high vacuum technique membranes covering a range of nominal molecular weight cutoff (which results in extensive drying of the sample), the re-(MWCO) from 3000 to 300,000 and manufactured from three quirement for extensive preparation such as metal coating different polymer types. Excellent high resolution images were or formation of a replica (both of which can produce artifacts obtained. Analysis of the pore images gave quantitative informa-with finely porous materials), and the possibilty of damage tion on the surface pore structure, in particular the pore size distri-by the electron beam. It is for reasons such as this that the bution and surface roughness. Such data is compared to that ob-use of atomic force microscopy (AFM) is so tantalizing to tained by other techniques. Noncontact AFM is a facile and informative means of studying the surface structure of porous materials membrane technologists. Atomic force microscopy (3) gives such as synthetic membranes. 1996 Academic Press, Inc. topographic images by scanning a sharp tip over a surface Key Words: atomic force microscopy; ultrafiltration; pore size (4) and has been used to produce atomic resolution images distribution. of both conductors and nonconductors (5) including biological materials (6). AFM can image nonconducting surfaces with nanometer scale resolution in air and even under liquids.&quot;,&quot;volume&quot;:&quot;180&quot;},&quot;isTemporary&quot;:false}]},{&quot;citationID&quot;:&quot;MENDELEY_CITATION_e68d5f77-1a82-422c-aee8-0b29d7abb92d&quot;,&quot;properties&quot;:{&quot;noteIndex&quot;:0},&quot;isEdited&quot;:false,&quot;manualOverride&quot;:{&quot;isManuallyOverridden&quot;:false,&quot;citeprocText&quot;:&quot;[134]&quot;,&quot;manualOverrideText&quot;:&quot;&quot;},&quot;citationTag&quot;:&quot;MENDELEY_CITATION_v3_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&quot;,&quot;citationItems&quot;:[{&quot;id&quot;:&quot;727a2185-dadc-3ac9-88b6-99b3f33f6031&quot;,&quot;itemData&quot;:{&quot;type&quot;:&quot;article-journal&quot;,&quot;id&quot;:&quot;727a2185-dadc-3ac9-88b6-99b3f33f6031&quot;,&quot;title&quot;:&quot;Supervised learning for predictive pore size classification of regenerated cellulose membranes based on atomic force microscopy measurements&quot;,&quot;author&quot;:[{&quot;family&quot;:&quot;Hadsell&quot;,&quot;given&quot;:&quot;Alex&quot;,&quot;parse-names&quot;:false,&quot;dropping-particle&quot;:&quot;&quot;,&quot;non-dropping-particle&quot;:&quot;&quot;},{&quot;family&quot;:&quot;Chau&quot;,&quot;given&quot;:&quot;Huong&quot;,&quot;parse-names&quot;:false,&quot;dropping-particle&quot;:&quot;&quot;,&quot;non-dropping-particle&quot;:&quot;&quot;},{&quot;family&quot;:&quot;Barber&quot;,&quot;given&quot;:&quot;Richard&quot;,&quot;parse-names&quot;:false,&quot;dropping-particle&quot;:&quot;&quot;,&quot;non-dropping-particle&quot;:&quot;&quot;},{&quot;family&quot;:&quot;Kim&quot;,&quot;given&quot;:&quot;Unyoung&quot;,&quot;parse-names&quot;:false,&quot;dropping-particle&quot;:&quot;&quot;,&quot;non-dropping-particle&quot;:&quot;&quot;},{&quot;family&quot;:&quot;Mobed-Miremadi&quot;,&quot;given&quot;:&quot;Maryam&quot;,&quot;parse-names&quot;:false,&quot;dropping-particle&quot;:&quot;&quot;,&quot;non-dropping-particle&quot;:&quot;&quot;}],&quot;container-title&quot;:&quot;Materials&quot;,&quot;DOI&quot;:&quot;10.3390/ma14216724&quot;,&quot;ISSN&quot;:&quot;19961944&quot;,&quot;issued&quot;:{&quot;date-parts&quot;:[[2021,11,1]]},&quot;abstract&quot;:&quot;Nanoporous dialysis membranes made of regenerated cellulose are used as molecular weight cutoff standards in bioseparations. In this study, mesoporous standards with Stokes’ radii (50 kDa/2.7 nm, 100 kDa/3.4 nm and 1000 kDa/7.3 nm) and overlapping skewed distributions were characterized using AFM, with the specific aim of generating pore size classifiers for biomimetic membranes using supervised learning. Gamma transformation was used prior to conducting discriminant analysis in terms of the area under the receiver operating curve (AUC) and classification accuracy (Acc). Monte Carlo simulations were run to generate datasets (n = 10) on which logistic regression was conducted using a constant ratio of 80:20 (measurement:algorithm training), followed by algorithm validation by WEKA. The proposed algorithm can classify the 1000 kDa vs. 100 kDa (AUC &gt; 0.8) correctly, but discrimination is weak for the 100 kDa vs. 50 kDa (AUC &lt; 0.7), the latter being attributed to the instrument accuracy errors below 5 nm. As indicated by the results of the cross-validation study, a test size equivalent to 70% (AUCtapping = 0.8341 ± 0.0519, Acctapping = 76.8% ± 5.9%) and 80% (AUCfluid = 0.7614 ± 0.0314, Acctfluid = 76.2% ± 1.0%) of the training sets for the tapping and fluid modes are needed for correct classification, resulting in predicted reduction of scan times.&quot;,&quot;publisher&quot;:&quot;MDPI&quot;,&quot;issue&quot;:&quot;21&quot;,&quot;volume&quot;:&quot;14&quot;,&quot;container-title-short&quot;:&quot;&quot;},&quot;isTemporary&quot;:false}]},{&quot;citationID&quot;:&quot;MENDELEY_CITATION_1ef32459-b9bd-419d-b8e3-f1dfb75db38c&quot;,&quot;properties&quot;:{&quot;noteIndex&quot;:0},&quot;isEdited&quot;:false,&quot;manualOverride&quot;:{&quot;isManuallyOverridden&quot;:false,&quot;citeprocText&quot;:&quot;[121,126]&quot;,&quot;manualOverrideText&quot;:&quot;&quot;},&quot;citationTag&quot;:&quot;MENDELEY_CITATION_v3_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&quot;,&quot;citationItems&quot;:[{&quot;id&quot;:&quot;075f17a2-0269-334e-b589-b5ede2f44569&quot;,&quot;itemData&quot;:{&quot;type&quot;:&quot;article-journal&quot;,&quot;id&quot;:&quot;075f17a2-0269-334e-b589-b5ede2f44569&quot;,&quot;title&quot;:&quot;Reconstruction of highly porous structures from FIB-SEM using a deep neural network trained on synthetic images&quot;,&quot;author&quot;:[{&quot;family&quot;:&quot;Fend&quot;,&quot;given&quot;:&quot;C.&quot;,&quot;parse-names&quot;:false,&quot;dropping-particle&quot;:&quot;&quot;,&quot;non-dropping-particle&quot;:&quot;&quot;},{&quot;family&quot;:&quot;Moghiseh&quot;,&quot;given&quot;:&quot;A.&quot;,&quot;parse-names&quot;:false,&quot;dropping-particle&quot;:&quot;&quot;,&quot;non-dropping-particle&quot;:&quot;&quot;},{&quot;family&quot;:&quot;Redenbach&quot;,&quot;given&quot;:&quot;C.&quot;,&quot;parse-names&quot;:false,&quot;dropping-particle&quot;:&quot;&quot;,&quot;non-dropping-particle&quot;:&quot;&quot;},{&quot;family&quot;:&quot;Schladitz&quot;,&quot;given&quot;:&quot;K.&quot;,&quot;parse-names&quot;:false,&quot;dropping-particle&quot;:&quot;&quot;,&quot;non-dropping-particle&quot;:&quot;&quot;}],&quot;container-title&quot;:&quot;Journal of Microscopy&quot;,&quot;container-title-short&quot;:&quot;J. Microsc.&quot;,&quot;DOI&quot;:&quot;10.1111/jmi.12944&quot;,&quot;ISSN&quot;:&quot;13652818&quot;,&quot;PMID&quot;:&quot;32681535&quot;,&quot;issued&quot;:{&quot;date-parts&quot;:[[2021,1,1]]},&quot;page&quot;:&quot;16-27&quot;,&quot;abstract&quot;:&quot;Combining scanning electron microscopy with serial slicing by a focused ion beam yields spatial image data of materials structures at the nanometer scale. However, the depth of field of the scanning electron microscopic images causes unwanted effects when highly porous structures are imaged. Proper spatial reconstruction of such porous structures from the stack of microscopic images is a tough and in general yet unsolved segmentation problem. Recently, machine learning methods have proven to yield solutions to a variety of image segmentation problems. However, their use is hindered by the need of large amounts of annotated data in the training phase. Here, we therefore replace annotated real image data by simulated image stacks of synthetic structures – realizations of stochastic germ–grain models and random packings. This strategy yields the annotations for free, but shifts the effort to choosing appropriate stochastic geometry models and generating sufficiently realistic scanning electron microscopic images.&quot;,&quot;publisher&quot;:&quot;John Wiley and Sons Inc&quot;,&quot;issue&quot;:&quot;1&quot;,&quot;volume&quot;:&quot;281&quot;},&quot;isTemporary&quot;:false},{&quot;id&quot;:&quot;e7a7d496-48a1-36a8-9d31-32e663e2cb11&quot;,&quot;itemData&quot;:{&quot;type&quot;:&quot;article-journal&quot;,&quot;id&quot;:&quot;e7a7d496-48a1-36a8-9d31-32e663e2cb11&quot;,&quot;title&quot;:&quot;Reconstruction and analysis of pore blockage fouling in ceramic ultrafiltration membranes through FIB-SEM&quot;,&quot;author&quot;:[{&quot;family&quot;:&quot;Sheng&quot;,&quot;given&quot;:&quot;Da&quot;,&quot;parse-names&quot;:false,&quot;dropping-particle&quot;:&quot;&quot;,&quot;non-dropping-particle&quot;:&quot;&quot;},{&quot;family&quot;:&quot;Wang&quot;,&quot;given&quot;:&quot;Tianyu&quot;,&quot;parse-names&quot;:false,&quot;dropping-particle&quot;:&quot;&quot;,&quot;non-dropping-particle&quot;:&quot;&quot;},{&quot;family&quot;:&quot;Zhang&quot;,&quot;given&quot;:&quot;Yangang&quot;,&quot;parse-names&quot;:false,&quot;dropping-particle&quot;:&quot;&quot;,&quot;non-dropping-particle&quot;:&quot;&quot;},{&quot;family&quot;:&quot;Sun&quot;,&quot;given&quot;:&quot;Meng&quot;,&quot;parse-names&quot;:false,&quot;dropping-particle&quot;:&quot;&quot;,&quot;non-dropping-particle&quot;:&quot;&quot;},{&quot;family&quot;:&quot;Liu&quot;,&quot;given&quot;:&quot;Ruiping&quot;,&quot;parse-names&quot;:false,&quot;dropping-particle&quot;:&quot;&quot;,&quot;non-dropping-particle&quot;:&quot;&quot;},{&quot;family&quot;:&quot;Zhang&quot;,&quot;given&quot;:&quot;Xiwang&quot;,&quot;parse-names&quot;:false,&quot;dropping-particle&quot;:&quot;&quot;,&quot;non-dropping-particle&quot;:&quot;&quot;},{&quot;family&quot;:&quot;Liu&quot;,&quot;given&quot;:&quot;Huijuan&quot;,&quot;parse-names&quot;:false,&quot;dropping-particle&quot;:&quot;&quot;,&quot;non-dropping-particle&quot;:&quot;&quot;},{&quot;family&quot;:&quot;Qu&quot;,&quot;given&quot;:&quot;Jiuhui&quot;,&quot;parse-names&quot;:false,&quot;dropping-particle&quot;:&quot;&quot;,&quot;non-dropping-particle&quot;:&quot;&quot;}],&quot;container-title&quot;:&quot;Nature Communications &quot;,&quot;DOI&quot;:&quot;10.1038/s41467-025-67662-z&quot;,&quot;ISSN&quot;:&quot;20411723&quot;,&quot;PMID&quot;:&quot;41398411&quot;,&quot;issued&quot;:{&quot;date-parts&quot;:[[2026,12,1]]},&quot;abstract&quot;:&quot;Pore blockage fouling significantly impairs ultrafiltration (UF) efficiency. Recent advances in volume electron microscopy have enabled nanoscale investigations of its mechanisms. Here, we developed a focused ion beam-scanning electron microscopy (FIB-SEM) tomography strategy that enables accurate 3D reconstruction of organic foulant accumulation within ceramic membrane pores. FIB-SEM achieves a voxel resolution of 2 × 2 × 5 nm3. The high-resolution imaging clearly reveals the trilayer structure of ceramic UF membranes, and captures the dynamic evolution of pore blockage fouling. The interface between the top and intermediate layers emerges as the primary site for initial membrane fouling. This localized channel constriction decreases the theoretical water permeability by 76.5%, directly explaining the rapid initial flux decline. Lattice Boltzmann simulations reveal that multilayer membrane structures create flow stagnation zones. Near-zero velocities trigger foulant accumulation, clarifying pore blockage mechanisms. 3D reconstruction and pressure distribution analysis revealed that pore blockage fouling is effectively removed during physical backwash, but could rapidly accumulate again at the initial stage of the next operation cycle. This study provides key insights into pore blockage fouling in trilayer ceramic UF membranes, and offers a theoretical basis for guiding the design of anti-fouling membranes.&quot;,&quot;publisher&quot;:&quot;Nature Research&quot;,&quot;issue&quot;:&quot;1&quot;,&quot;volume&quot;:&quot;17&quot;,&quot;container-title-short&quot;:&quot;&quot;},&quot;isTemporary&quot;:false}]},{&quot;citationID&quot;:&quot;MENDELEY_CITATION_342a5e2b-5a71-4480-ba4e-f9b353c64260&quot;,&quot;properties&quot;:{&quot;noteIndex&quot;:0},&quot;isEdited&quot;:false,&quot;manualOverride&quot;:{&quot;isManuallyOverridden&quot;:false,&quot;citeprocText&quot;:&quot;[135,136]&quot;,&quot;manualOverrideText&quot;:&quot;&quot;},&quot;citationTag&quot;:&quot;MENDELEY_CITATION_v3_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&quot;,&quot;citationItems&quot;:[{&quot;id&quot;:&quot;f825ec69-207a-3a8b-9e9d-ee807cc712ca&quot;,&quot;itemData&quot;:{&quot;type&quot;:&quot;article&quot;,&quot;id&quot;:&quot;f825ec69-207a-3a8b-9e9d-ee807cc712ca&quot;,&quot;title&quot;:&quot;A Review on Membrane Fouling Prediction Using Artificial Neural Networks (ANNs)&quot;,&quot;author&quot;:[{&quot;family&quot;:&quot;Abuwatfa&quot;,&quot;given&quot;:&quot;Waad H.&quot;,&quot;parse-names&quot;:false,&quot;dropping-particle&quot;:&quot;&quot;,&quot;non-dropping-particle&quot;:&quot;&quot;},{&quot;family&quot;:&quot;AlSawaftah&quot;,&quot;given&quot;:&quot;Nour&quot;,&quot;parse-names&quot;:false,&quot;dropping-particle&quot;:&quot;&quot;,&quot;non-dropping-particle&quot;:&quot;&quot;},{&quot;family&quot;:&quot;Darwish&quot;,&quot;given&quot;:&quot;Naif&quot;,&quot;parse-names&quot;:false,&quot;dropping-particle&quot;:&quot;&quot;,&quot;non-dropping-particle&quot;:&quot;&quot;},{&quot;family&quot;:&quot;Pitt&quot;,&quot;given&quot;:&quot;William G.&quot;,&quot;parse-names&quot;:false,&quot;dropping-particle&quot;:&quot;&quot;,&quot;non-dropping-particle&quot;:&quot;&quot;},{&quot;family&quot;:&quot;Husseini&quot;,&quot;given&quot;:&quot;Ghaleb A.&quot;,&quot;parse-names&quot;:false,&quot;dropping-particle&quot;:&quot;&quot;,&quot;non-dropping-particle&quot;:&quot;&quot;}],&quot;container-title&quot;:&quot;Membranes&quot;,&quot;container-title-short&quot;:&quot;Membranes (Basel).&quot;,&quot;DOI&quot;:&quot;10.3390/membranes13070685&quot;,&quot;ISSN&quot;:&quot;20770375&quot;,&quot;issued&quot;:{&quot;date-parts&quot;:[[2023,7,1]]},&quot;abstract&quot;:&quot;Membrane fouling is a major hurdle to effective pressure-driven membrane processes, such as microfiltration (MF), ultrafiltration (UF), nanofiltration (NF), and reverse osmosis (RO). Fouling refers to the accumulation of particles, organic and inorganic matter, and microbial cells on the membrane’s external and internal surface, which reduces the permeate flux and increases the needed transmembrane pressure. Various factors affect membrane fouling, including feed water quality, membrane characteristics, operating conditions, and cleaning protocols. Several models have been developed to predict membrane fouling in pressure-driven processes. These models can be divided into traditional empirical, mechanistic, and artificial intelligence (AI)-based models. Artificial neural networks (ANNs) are powerful tools for nonlinear mapping and prediction, and they can capture complex relationships between input and output variables. In membrane fouling prediction, ANNs can be trained using historical data to predict the fouling rate or other fouling-related parameters based on the process parameters. This review addresses the pertinent literature about using ANNs for membrane fouling prediction. Specifically, complementing other existing reviews that focus on mathematical models or broad AI-based simulations, the present review focuses on the use of AI-based fouling prediction models, namely, artificial neural networks (ANNs) and their derivatives, to provide deeper insights into the strengths, weaknesses, potential, and areas of improvement associated with such models for membrane fouling prediction.&quot;,&quot;publisher&quot;:&quot;Multidisciplinary Digital Publishing Institute (MDPI)&quot;,&quot;issue&quot;:&quot;7&quot;,&quot;volume&quot;:&quot;13&quot;},&quot;isTemporary&quot;:false},{&quot;id&quot;:&quot;e62b0966-98d1-32c2-8728-f13795df74f4&quot;,&quot;itemData&quot;:{&quot;type&quot;:&quot;article-journal&quot;,&quot;id&quot;:&quot;e62b0966-98d1-32c2-8728-f13795df74f4&quot;,&quot;title&quot;:&quot;Precise biofilm thickness prediction in SWRO desalination from planar camera images by DNN models&quot;,&quot;author&quot;:[{&quot;family&quot;:&quot;Tanudjaja&quot;,&quot;given&quot;:&quot;Henry J.&quot;,&quot;parse-names&quot;:false,&quot;dropping-particle&quot;:&quot;&quot;,&quot;non-dropping-particle&quot;:&quot;&quot;},{&quot;family&quot;:&quot;Amin&quot;,&quot;given&quot;:&quot;Najat A.&quot;,&quot;parse-names&quot;:false,&quot;dropping-particle&quot;:&quot;&quot;,&quot;non-dropping-particle&quot;:&quot;&quot;},{&quot;family&quot;:&quot;Qamar&quot;,&quot;given&quot;:&quot;Adnan&quot;,&quot;parse-names&quot;:false,&quot;dropping-particle&quot;:&quot;&quot;,&quot;non-dropping-particle&quot;:&quot;&quot;},{&quot;family&quot;:&quot;Kerdi&quot;,&quot;given&quot;:&quot;Sarah&quot;,&quot;parse-names&quot;:false,&quot;dropping-particle&quot;:&quot;&quot;,&quot;non-dropping-particle&quot;:&quot;&quot;},{&quot;family&quot;:&quot;Basamh&quot;,&quot;given&quot;:&quot;Hussain&quot;,&quot;parse-names&quot;:false,&quot;dropping-particle&quot;:&quot;&quot;,&quot;non-dropping-particle&quot;:&quot;&quot;},{&quot;family&quot;:&quot;Altmann&quot;,&quot;given&quot;:&quot;Thomas&quot;,&quot;parse-names&quot;:false,&quot;dropping-particle&quot;:&quot;&quot;,&quot;non-dropping-particle&quot;:&quot;&quot;},{&quot;family&quot;:&quot;Das&quot;,&quot;given&quot;:&quot;Ratul&quot;,&quot;parse-names&quot;:false,&quot;dropping-particle&quot;:&quot;&quot;,&quot;non-dropping-particle&quot;:&quot;&quot;},{&quot;family&quot;:&quot;Ghaffour&quot;,&quot;given&quot;:&quot;Noreddine&quot;,&quot;parse-names&quot;:false,&quot;dropping-particle&quot;:&quot;&quot;,&quot;non-dropping-particle&quot;:&quot;&quot;}],&quot;container-title&quot;:&quot;npj Clean Water&quot;,&quot;container-title-short&quot;:&quot;NPJ Clean Water&quot;,&quot;DOI&quot;:&quot;10.1038/s41545-025-00451-9&quot;,&quot;ISSN&quot;:&quot;20597037&quot;,&quot;issued&quot;:{&quot;date-parts&quot;:[[2025,12,1]]},&quot;abstract&quot;:&quot;Detecting and quantifying biofouling is a challenging process inside a seawater reverse osmosis (SWRO) module due to its design complexity and operating obstacles. Herein, deep Convolutional Neural Network (CNN) models were developed to accurately calculate the cross-sectional biofilm thickness (vertical plane) through membrane surface images (horizontal plane). Models took membrane surface image as input; the classification model (CNN-Class) predicted fouling classification, while the regression model (CNN-Reg) predicted the average biofilm thickness on the membrane surface. CNN-Class model showed 90% accuracy, and CNN-Reg reached a moderate mean difference of ±24% in predicting the classification and biofilm thickness, respectively. Both models performed well and validated with 80% accuracy in classification and a mean difference of ±18% in biofilm thickness prediction from a new set of unseen live OCT images. The developed CNN models are a novel technology that has the potential to be implemented in desalination plants for early decision-making and biofouling mitigation.&quot;,&quot;publisher&quot;:&quot;Nature Research&quot;,&quot;issue&quot;:&quot;1&quot;,&quot;volume&quot;:&quot;8&quot;},&quot;isTemporary&quot;:false}]},{&quot;citationID&quot;:&quot;MENDELEY_CITATION_3c15a62f-e298-42d9-a72a-dc421c255661&quot;,&quot;properties&quot;:{&quot;noteIndex&quot;:0},&quot;isEdited&quot;:false,&quot;manualOverride&quot;:{&quot;isManuallyOverridden&quot;:false,&quot;citeprocText&quot;:&quot;[137–139]&quot;,&quot;manualOverrideText&quot;:&quot;&quot;},&quot;citationTag&quot;:&quot;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&quot;,&quot;citationItems&quot;:[{&quot;id&quot;:&quot;4b1da3ed-1619-31c1-a722-95b43e489106&quot;,&quot;itemData&quot;:{&quot;type&quot;:&quot;article-journal&quot;,&quot;id&quot;:&quot;4b1da3ed-1619-31c1-a722-95b43e489106&quot;,&quot;title&quot;:&quot;Reconstruction of highly porous structures from FIB-SEM using a deep neural network trained on synthetic images&quot;,&quot;author&quot;:[{&quot;family&quot;:&quot;Fend&quot;,&quot;given&quot;:&quot;C.&quot;,&quot;parse-names&quot;:false,&quot;dropping-particle&quot;:&quot;&quot;,&quot;non-dropping-particle&quot;:&quot;&quot;},{&quot;family&quot;:&quot;Moghiseh&quot;,&quot;given&quot;:&quot;A.&quot;,&quot;parse-names&quot;:false,&quot;dropping-particle&quot;:&quot;&quot;,&quot;non-dropping-particle&quot;:&quot;&quot;},{&quot;family&quot;:&quot;Redenbach&quot;,&quot;given&quot;:&quot;C.&quot;,&quot;parse-names&quot;:false,&quot;dropping-particle&quot;:&quot;&quot;,&quot;non-dropping-particle&quot;:&quot;&quot;},{&quot;family&quot;:&quot;Schladitz&quot;,&quot;given&quot;:&quot;K.&quot;,&quot;parse-names&quot;:false,&quot;dropping-particle&quot;:&quot;&quot;,&quot;non-dropping-particle&quot;:&quot;&quot;}],&quot;container-title&quot;:&quot;Journal of Microscopy&quot;,&quot;container-title-short&quot;:&quot;J. Microsc.&quot;,&quot;DOI&quot;:&quot;10.1111/jmi.12944&quot;,&quot;ISSN&quot;:&quot;13652818&quot;,&quot;PMID&quot;:&quot;32681535&quot;,&quot;issued&quot;:{&quot;date-parts&quot;:[[2021,1,1]]},&quot;page&quot;:&quot;16-27&quot;,&quot;abstract&quot;:&quot;Combining scanning electron microscopy with serial slicing by a focused ion beam yields spatial image data of materials structures at the nanometer scale. However, the depth of field of the scanning electron microscopic images causes unwanted effects when highly porous structures are imaged. Proper spatial reconstruction of such porous structures from the stack of microscopic images is a tough and in general yet unsolved segmentation problem. Recently, machine learning methods have proven to yield solutions to a variety of image segmentation problems. However, their use is hindered by the need of large amounts of annotated data in the training phase. Here, we therefore replace annotated real image data by simulated image stacks of synthetic structures – realizations of stochastic germ–grain models and random packings. This strategy yields the annotations for free, but shifts the effort to choosing appropriate stochastic geometry models and generating sufficiently realistic scanning electron microscopic images.&quot;,&quot;publisher&quot;:&quot;John Wiley and Sons Inc&quot;,&quot;issue&quot;:&quot;1&quot;,&quot;volume&quot;:&quot;281&quot;},&quot;isTemporary&quot;:false},{&quot;id&quot;:&quot;ef1cfc4f-6b8b-30ce-a359-1a818bdeb4c9&quot;,&quot;itemData&quot;:{&quot;type&quot;:&quot;article&quot;,&quot;id&quot;:&quot;ef1cfc4f-6b8b-30ce-a359-1a818bdeb4c9&quot;,&quot;title&quot;:&quot;Machine Learning in Computational Design and Optimization of Disordered Nanoporous Materials&quot;,&quot;author&quot;:[{&quot;family&quot;:&quot;Vishnyakov&quot;,&quot;given&quot;:&quot;Aleksey&quot;,&quot;parse-names&quot;:false,&quot;dropping-particle&quot;:&quot;&quot;,&quot;non-dropping-particle&quot;:&quot;&quot;}],&quot;container-title&quot;:&quot;Materials&quot;,&quot;DOI&quot;:&quot;10.3390/ma18030534&quot;,&quot;ISSN&quot;:&quot;19961944&quot;,&quot;issued&quot;:{&quot;date-parts&quot;:[[2025,2,1]]},&quot;abstract&quot;:&quot;This review analyzes the current practices in the data-driven characterization, design and optimization of disordered nanoporous materials with pore sizes ranging from angstroms (active carbon and polymer membranes for gas separation) to tens of nm (aerogels). While the machine learning (ML)-based prediction and screening of crystalline, ordered porous materials are conducted frequently, materials with disordered porosity receive much less attention, although ML is expected to excel in the field, which is rich with ill-posed problems, non-linear correlations and a large volume of experimental results. For micro- and mesoporous solids (active carbons, mesoporous silica, aerogels, etc.), the obstacles are mostly related to the navigation of the available data with transferrable and easily interpreted features. The majority of published efforts are based on the experimental data obtained in the same work, and the datasets are often very small. Even with limited data, machine learning helps discover non-evident correlations and serves in material design and production optimization. The development of comprehensive databases for micro- and mesoporous materials with low-level structural and sorption characteristics, as well as automated synthesis/characterization protocols, is seen as the direction of efforts for the immediate future. This paper is written in a language readable by a chemist unfamiliar with the data science specifics.&quot;,&quot;publisher&quot;:&quot;Multidisciplinary Digital Publishing Institute (MDPI)&quot;,&quot;issue&quot;:&quot;3&quot;,&quot;volume&quot;:&quot;18&quot;,&quot;container-title-short&quot;:&quot;&quot;},&quot;isTemporary&quot;:false},{&quot;id&quot;:&quot;33d04378-43a0-31f9-9b65-482b4414a105&quot;,&quot;itemData&quot;:{&quot;type&quot;:&quot;article-journal&quot;,&quot;id&quot;:&quot;33d04378-43a0-31f9-9b65-482b4414a105&quot;,&quot;title&quot;:&quot;Geometric feature extraction in nanofiber membrane image based on convolution neural network for surface roughness prediction&quot;,&quot;author&quot;:[{&quot;family&quot;:&quot;Kang&quot;,&quot;given&quot;:&quot;Dong Hee&quot;,&quot;parse-names&quot;:false,&quot;dropping-particle&quot;:&quot;&quot;,&quot;non-dropping-particle&quot;:&quot;&quot;},{&quot;family&quot;:&quot;Kim&quot;,&quot;given&quot;:&quot;Na Kyong&quot;,&quot;parse-names&quot;:false,&quot;dropping-particle&quot;:&quot;&quot;,&quot;non-dropping-particle&quot;:&quot;&quot;},{&quot;family&quot;:&quot;Lee&quot;,&quot;given&quot;:&quot;Wonoh&quot;,&quot;parse-names&quot;:false,&quot;dropping-particle&quot;:&quot;&quot;,&quot;non-dropping-particle&quot;:&quot;&quot;},{&quot;family&quot;:&quot;Kang&quot;,&quot;given&quot;:&quot;Hyun Wook&quot;,&quot;parse-names&quot;:false,&quot;dropping-particle&quot;:&quot;&quot;,&quot;non-dropping-particle&quot;:&quot;&quot;}],&quot;container-title&quot;:&quot;Heliyon&quot;,&quot;container-title-short&quot;:&quot;Heliyon&quot;,&quot;DOI&quot;:&quot;10.1016/j.heliyon.2024.e35358&quot;,&quot;ISSN&quot;:&quot;24058440&quot;,&quot;issued&quot;:{&quot;date-parts&quot;:[[2024,8,15]]},&quot;abstract&quot;:&quot;As a technique in artificial intelligence, a convolution neural network model has been utilized to extract average surface roughness from the geometric characteristics of a membrane image featuring micro- and nanostructures. For surface roughness measurement, e.g. atomic force microscopy and optical profiler, the previous methods have been performed to analyze a porous membrane surface on an interest of region with a few micrometers of the restricted area according to the depth resolution. However, an image from the scanning electron microscope, combined with the feature extraction process, provides clarity on surface roughness for multiple areas with various depth resolutions. Through image preprocessing, the geometric pattern is elucidated by amplifying the disparity in pixel intensity values between the bright and dark regions of the image. The geometric pattern of the binary image and magnitude spectrum confirmed the classification of the surface roughness of images in a categorical scatter plot. A group of cropped images from an original image is used to predict the logarithmic average surface roughness values. The model predicted 4.80 % MAPE for the test dataset. The method of extracting geometric patterns through a feature map-based CNN, combined with a statistical approach, suggests an indirect surface measurement. The process is achieved through a bundle of predicted output data, which helps reduce the randomness error of the structural characteristics. A novel feature extraction approach of CNN with statistical analysis is a valuable method for revealing hidden physical characteristics in surface geometries from irregular pixel patterns in an array of images.&quot;,&quot;publisher&quot;:&quot;Elsevier Ltd&quot;,&quot;issue&quot;:&quot;15&quot;,&quot;volume&quot;:&quot;10&quot;},&quot;isTemporary&quot;:false}]},{&quot;citationID&quot;:&quot;MENDELEY_CITATION_7bbf8cc0-91f2-4627-8579-4004e61195b0&quot;,&quot;properties&quot;:{&quot;noteIndex&quot;:0},&quot;isEdited&quot;:false,&quot;manualOverride&quot;:{&quot;isManuallyOverridden&quot;:false,&quot;citeprocText&quot;:&quot;[139]&quot;,&quot;manualOverrideText&quot;:&quot;&quot;},&quot;citationTag&quot;:&quot;MENDELEY_CITATION_v3_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&quot;,&quot;citationItems&quot;:[{&quot;id&quot;:&quot;33d04378-43a0-31f9-9b65-482b4414a105&quot;,&quot;itemData&quot;:{&quot;type&quot;:&quot;article-journal&quot;,&quot;id&quot;:&quot;33d04378-43a0-31f9-9b65-482b4414a105&quot;,&quot;title&quot;:&quot;Geometric feature extraction in nanofiber membrane image based on convolution neural network for surface roughness prediction&quot;,&quot;author&quot;:[{&quot;family&quot;:&quot;Kang&quot;,&quot;given&quot;:&quot;Dong Hee&quot;,&quot;parse-names&quot;:false,&quot;dropping-particle&quot;:&quot;&quot;,&quot;non-dropping-particle&quot;:&quot;&quot;},{&quot;family&quot;:&quot;Kim&quot;,&quot;given&quot;:&quot;Na Kyong&quot;,&quot;parse-names&quot;:false,&quot;dropping-particle&quot;:&quot;&quot;,&quot;non-dropping-particle&quot;:&quot;&quot;},{&quot;family&quot;:&quot;Lee&quot;,&quot;given&quot;:&quot;Wonoh&quot;,&quot;parse-names&quot;:false,&quot;dropping-particle&quot;:&quot;&quot;,&quot;non-dropping-particle&quot;:&quot;&quot;},{&quot;family&quot;:&quot;Kang&quot;,&quot;given&quot;:&quot;Hyun Wook&quot;,&quot;parse-names&quot;:false,&quot;dropping-particle&quot;:&quot;&quot;,&quot;non-dropping-particle&quot;:&quot;&quot;}],&quot;container-title&quot;:&quot;Heliyon&quot;,&quot;container-title-short&quot;:&quot;Heliyon&quot;,&quot;DOI&quot;:&quot;10.1016/j.heliyon.2024.e35358&quot;,&quot;ISSN&quot;:&quot;24058440&quot;,&quot;issued&quot;:{&quot;date-parts&quot;:[[2024,8,15]]},&quot;abstract&quot;:&quot;As a technique in artificial intelligence, a convolution neural network model has been utilized to extract average surface roughness from the geometric characteristics of a membrane image featuring micro- and nanostructures. For surface roughness measurement, e.g. atomic force microscopy and optical profiler, the previous methods have been performed to analyze a porous membrane surface on an interest of region with a few micrometers of the restricted area according to the depth resolution. However, an image from the scanning electron microscope, combined with the feature extraction process, provides clarity on surface roughness for multiple areas with various depth resolutions. Through image preprocessing, the geometric pattern is elucidated by amplifying the disparity in pixel intensity values between the bright and dark regions of the image. The geometric pattern of the binary image and magnitude spectrum confirmed the classification of the surface roughness of images in a categorical scatter plot. A group of cropped images from an original image is used to predict the logarithmic average surface roughness values. The model predicted 4.80 % MAPE for the test dataset. The method of extracting geometric patterns through a feature map-based CNN, combined with a statistical approach, suggests an indirect surface measurement. The process is achieved through a bundle of predicted output data, which helps reduce the randomness error of the structural characteristics. A novel feature extraction approach of CNN with statistical analysis is a valuable method for revealing hidden physical characteristics in surface geometries from irregular pixel patterns in an array of images.&quot;,&quot;publisher&quot;:&quot;Elsevier Ltd&quot;,&quot;issue&quot;:&quot;15&quot;,&quot;volume&quot;:&quot;10&quot;},&quot;isTemporary&quot;:false}]},{&quot;citationID&quot;:&quot;MENDELEY_CITATION_ab10e917-6ad3-4e96-a20e-e54a81fffb6f&quot;,&quot;properties&quot;:{&quot;noteIndex&quot;:0},&quot;isEdited&quot;:false,&quot;manualOverride&quot;:{&quot;isManuallyOverridden&quot;:false,&quot;citeprocText&quot;:&quot;[140,141]&quot;,&quot;manualOverrideText&quot;:&quot;&quot;},&quot;citationTag&quot;:&quot;MENDELEY_CITATION_v3_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&quot;,&quot;citationItems&quot;:[{&quot;id&quot;:&quot;96bd25a3-1e5b-3f15-8eae-eb328da3a2f3&quot;,&quot;itemData&quot;:{&quot;type&quot;:&quot;article-journal&quot;,&quot;id&quot;:&quot;96bd25a3-1e5b-3f15-8eae-eb328da3a2f3&quot;,&quot;title&quot;:&quot;Deep generative reconstruction of fibrous electrode architectures in PEM fuel cell electrodes&quot;,&quot;author&quot;:[{&quot;family&quot;:&quot;Tazhbagambetov&quot;,&quot;given&quot;:&quot;Daulet&quot;,&quot;parse-names&quot;:false,&quot;dropping-particle&quot;:&quot;&quot;,&quot;non-dropping-particle&quot;:&quot;&quot;},{&quot;family&quot;:&quot;Zhaksylykov&quot;,&quot;given&quot;:&quot;Azamat&quot;,&quot;parse-names&quot;:false,&quot;dropping-particle&quot;:&quot;&quot;,&quot;non-dropping-particle&quot;:&quot;&quot;},{&quot;family&quot;:&quot;Toleuova&quot;,&quot;given&quot;:&quot;Aliya&quot;,&quot;parse-names&quot;:false,&quot;dropping-particle&quot;:&quot;&quot;,&quot;non-dropping-particle&quot;:&quot;&quot;},{&quot;family&quot;:&quot;Tursynbek&quot;,&quot;given&quot;:&quot;Iliyas&quot;,&quot;parse-names&quot;:false,&quot;dropping-particle&quot;:&quot;&quot;,&quot;non-dropping-particle&quot;:&quot;&quot;},{&quot;family&quot;:&quot;Demeubay&quot;,&quot;given&quot;:&quot;Diar&quot;,&quot;parse-names&quot;:false,&quot;dropping-particle&quot;:&quot;&quot;,&quot;non-dropping-particle&quot;:&quot;&quot;},{&quot;family&quot;:&quot;Tang&quot;,&quot;given&quot;:&quot;Kunning&quot;,&quot;parse-names&quot;:false,&quot;dropping-particle&quot;:&quot;&quot;,&quot;non-dropping-particle&quot;:&quot;&quot;},{&quot;family&quot;:&quot;Zhao&quot;,&quot;given&quot;:&quot;Chuan&quot;,&quot;parse-names&quot;:false,&quot;dropping-particle&quot;:&quot;&quot;,&quot;non-dropping-particle&quot;:&quot;&quot;},{&quot;family&quot;:&quot;Meyer&quot;,&quot;given&quot;:&quot;Quentin&quot;,&quot;parse-names&quot;:false,&quot;dropping-particle&quot;:&quot;&quot;,&quot;non-dropping-particle&quot;:&quot;&quot;},{&quot;family&quot;:&quot;Yermukhambetova&quot;,&quot;given&quot;:&quot;Assiya&quot;,&quot;parse-names&quot;:false,&quot;dropping-particle&quot;:&quot;&quot;,&quot;non-dropping-particle&quot;:&quot;&quot;}],&quot;container-title&quot;:&quot;International Journal of Hydrogen Energy&quot;,&quot;DOI&quot;:&quot;10.1016/j.ijhydene.2026.154671&quot;,&quot;ISSN&quot;:&quot;03603199&quot;,&quot;issued&quot;:{&quot;date-parts&quot;:[[2026,4,21]]},&quot;abstract&quot;:&quot;Three-dimensional (3D) characterization of gas diffusion layers (GDLs) is vital for understanding transport phenomena and improving proton exchange membrane fuel cell (PEMFC) performance. However, most existing microstructure generation methods assume isotropy or periodicity, which fails to capture the anisotropic and heterogeneous nature of GDLs. In this work, we propose a conditional generative adversarial network (C-GAN) framework for reconstructing realistic multiphase fibrous microstructures from X-ray computed tomography (XCT) data. The model integrates fiber-aligned preprocessing and stochastic generation strategies to preserve anisotropic fiber orientation, binder distribution, and phase connectivity. Validation using TauFactor analysis shows close agreement with the structural characteristics of the original GDL, including tortuosity (1.99 vs. 1.85), phase volume fractions, and binder-fiber interfacial area (∼2.8% deviation). With a generation time of approximately 35 min, the framework offers an efficient and scalable alternative to experimental imaging, enabling digital twin development and structure-property studies in hydrogen energy systems.&quot;,&quot;publisher&quot;:&quot;Elsevier Ltd&quot;,&quot;volume&quot;:&quot;227&quot;,&quot;container-title-short&quot;:&quot;Int. J. Hydrogen Energy&quot;},&quot;isTemporary&quot;:false},{&quot;id&quot;:&quot;d836bb45-e3f0-3421-8c70-0ffd9a56627e&quot;,&quot;itemData&quot;:{&quot;type&quot;:&quot;article-journal&quot;,&quot;id&quot;:&quot;d836bb45-e3f0-3421-8c70-0ffd9a56627e&quot;,&quot;title&quot;:&quot;A versatile multimodal learning framework bridging multiscale knowledge for material design&quot;,&quot;author&quot;:[{&quot;family&quot;:&quot;Wu&quot;,&quot;given&quot;:&quot;Yuhui&quot;,&quot;parse-names&quot;:false,&quot;dropping-particle&quot;:&quot;&quot;,&quot;non-dropping-particle&quot;:&quot;&quot;},{&quot;family&quot;:&quot;Ding&quot;,&quot;given&quot;:&quot;Minmin&quot;,&quot;parse-names&quot;:false,&quot;dropping-particle&quot;:&quot;&quot;,&quot;non-dropping-particle&quot;:&quot;&quot;},{&quot;family&quot;:&quot;He&quot;,&quot;given&quot;:&quot;Haonan&quot;,&quot;parse-names&quot;:false,&quot;dropping-particle&quot;:&quot;&quot;,&quot;non-dropping-particle&quot;:&quot;&quot;},{&quot;family&quot;:&quot;Wu&quot;,&quot;given&quot;:&quot;Qijun&quot;,&quot;parse-names&quot;:false,&quot;dropping-particle&quot;:&quot;&quot;,&quot;non-dropping-particle&quot;:&quot;&quot;},{&quot;family&quot;:&quot;Jiang&quot;,&quot;given&quot;:&quot;Shaohua&quot;,&quot;parse-names&quot;:false,&quot;dropping-particle&quot;:&quot;&quot;,&quot;non-dropping-particle&quot;:&quot;&quot;},{&quot;family&quot;:&quot;Zhang&quot;,&quot;given&quot;:&quot;Peng&quot;,&quot;parse-names&quot;:false,&quot;dropping-particle&quot;:&quot;&quot;,&quot;non-dropping-particle&quot;:&quot;&quot;},{&quot;family&quot;:&quot;Ji&quot;,&quot;given&quot;:&quot;Jian&quot;,&quot;parse-names&quot;:false,&quot;dropping-particle&quot;:&quot;&quot;,&quot;non-dropping-particle&quot;:&quot;&quot;}],&quot;container-title&quot;:&quot;npj Computational Materials&quot;,&quot;container-title-short&quot;:&quot;NPJ Comput. Mater.&quot;,&quot;DOI&quot;:&quot;10.1038/s41524-025-01767-3&quot;,&quot;ISSN&quot;:&quot;20573960&quot;,&quot;issued&quot;:{&quot;date-parts&quot;:[[2025,12,1]]},&quot;abstract&quot;:&quot;Artificial intelligence has achieved remarkable success in materials science, accelerating novel material design. However, real-world material systems exhibit multiscale complexity—spanning composition, processing, structure, and properties—posing significant challenges for modeling. While some approaches fuse multiscale features to improve prediction, important modalities such as microstructure are often missing due to high acquisition costs. Existing methods struggle with incomplete data and lack a framework to bridge multiscale material knowledge. To address this, we propose MatMCL, a structure-guided multimodal learning framework that jointly analyzes multiscale material information and enables robust property prediction with incomplete modalities. Using a self-constructed multimodal dataset of electrospun nanofibers, we demonstrate that MatMCL improves mechanical property prediction without structural information, generates microstructures from processing parameters, and enables cross-modal retrieval. We further extend it via multi-stage learning and apply it to nanofiber-reinforced composite design. MatMCL uncovers processing-structure-property relationships, suggesting its promise as a generalizable approach for AI-driven material design.&quot;,&quot;publisher&quot;:&quot;Nature Research&quot;,&quot;issue&quot;:&quot;1&quot;,&quot;volume&quot;:&quot;11&quot;},&quot;isTemporary&quot;:false}]},{&quot;citationID&quot;:&quot;MENDELEY_CITATION_0dad7a9a-4054-4233-bb41-54c0748090ec&quot;,&quot;properties&quot;:{&quot;noteIndex&quot;:0},&quot;isEdited&quot;:false,&quot;manualOverride&quot;:{&quot;isManuallyOverridden&quot;:false,&quot;citeprocText&quot;:&quot;[142]&quot;,&quot;manualOverrideText&quot;:&quot;&quot;},&quot;citationTag&quot;:&quot;MENDELEY_CITATION_v3_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&quot;,&quot;citationItems&quot;:[{&quot;id&quot;:&quot;d12697bc-a81c-3b17-8139-90716087b529&quot;,&quot;itemData&quot;:{&quot;type&quot;:&quot;article-journal&quot;,&quot;id&quot;:&quot;d12697bc-a81c-3b17-8139-90716087b529&quot;,&quot;title&quot;:&quot;Machine Learning to Reveal Nanoparticle Dynamics from Liquid-Phase TEM Videos&quot;,&quot;author&quot;:[{&quot;family&quot;:&quot;Yao&quot;,&quot;given&quot;:&quot;Lehan&quot;,&quot;parse-names&quot;:false,&quot;dropping-particle&quot;:&quot;&quot;,&quot;non-dropping-particle&quot;:&quot;&quot;},{&quot;family&quot;:&quot;Ou&quot;,&quot;given&quot;:&quot;Zihao&quot;,&quot;parse-names&quot;:false,&quot;dropping-particle&quot;:&quot;&quot;,&quot;non-dropping-particle&quot;:&quot;&quot;},{&quot;family&quot;:&quot;Luo&quot;,&quot;given&quot;:&quot;Binbin&quot;,&quot;parse-names&quot;:false,&quot;dropping-particle&quot;:&quot;&quot;,&quot;non-dropping-particle&quot;:&quot;&quot;},{&quot;family&quot;:&quot;Xu&quot;,&quot;given&quot;:&quot;Cong&quot;,&quot;parse-names&quot;:false,&quot;dropping-particle&quot;:&quot;&quot;,&quot;non-dropping-particle&quot;:&quot;&quot;},{&quot;family&quot;:&quot;Chen&quot;,&quot;given&quot;:&quot;Qian&quot;,&quot;parse-names&quot;:false,&quot;dropping-particle&quot;:&quot;&quot;,&quot;non-dropping-particle&quot;:&quot;&quot;}],&quot;container-title&quot;:&quot;ACS Central Science&quot;,&quot;container-title-short&quot;:&quot;ACS Cent. Sci.&quot;,&quot;DOI&quot;:&quot;10.1021/acscentsci.0c00430&quot;,&quot;ISSN&quot;:&quot;23747951&quot;,&quot;issued&quot;:{&quot;date-parts&quot;:[[2020,8,26]]},&quot;page&quot;:&quot;1421-1430&quot;,&quot;abstract&quot;:&quot;Liquid-phase transmission electron microscopy (TEM) has been recently applied to materials chemistry to gain fundamental understanding of various reaction and phase transition dynamics at nanometer resolution. However, quantitative extraction of physical and chemical parameters from the liquid-phase TEM videos remains bottlenecked by the lack of automated analysis methods compatible with the videos' high noisiness and spatial heterogeneity. Here, we integrate, for the first time, liquid-phase TEM imaging with our customized analysis framework based on a machine learning model called U-Net neural network. This combination is made possible by our workflow to generate simulated TEM images as the training data with well-defined ground truth. We apply this framework to three typical systems of colloidal nanoparticles, concerning their diffusion and interaction, reaction kinetics, and assembly dynamics, all resolved in real-time and real-space by liquid-phase TEM. A diversity of properties for differently shaped anisotropic nanoparticles are mapped, including the anisotropic interaction landscape of nanoprisms, curvature-dependent and staged etching profiles of nanorods, and an unexpected kinetic law of first-order chaining assembly of concave nanocubes. These systems representing properties at the nanoscale are otherwise experimentally inaccessible. Compared to the prevalent image segmentation methods, U-Net shows a superior capability to predict the position and shape boundary of nanoparticles from highly noisy and fluctuating background - a challenge common and sometimes inevitable in liquid-phase TEM videos. We expect our framework to push the potency of liquid-phase TEM to its full quantitative level and to shed insights, in high-throughput and statistically significant fashion, on the nanoscale dynamics of synthetic and biological nanomaterials.&quot;,&quot;publisher&quot;:&quot;American Chemical Society&quot;,&quot;issue&quot;:&quot;8&quot;,&quot;volume&quot;:&quot;6&quot;},&quot;isTemporary&quot;:false,&quot;suppress-author&quot;:false,&quot;composite&quot;:false,&quot;author-only&quot;:false}]},{&quot;citationID&quot;:&quot;MENDELEY_CITATION_59b2d7b0-a464-4d82-a238-07f03b795bdf&quot;,&quot;properties&quot;:{&quot;noteIndex&quot;:0},&quot;isEdited&quot;:false,&quot;manualOverride&quot;:{&quot;isManuallyOverridden&quot;:false,&quot;citeprocText&quot;:&quot;[143–146]&quot;,&quot;manualOverrideText&quot;:&quot;&quot;},&quot;citationTag&quot;:&quot;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&quot;,&quot;citationItems&quot;:[{&quot;id&quot;:&quot;20333ff8-6054-312f-8038-aa0867325eee&quot;,&quot;itemData&quot;:{&quot;type&quot;:&quot;article-journal&quot;,&quot;id&quot;:&quot;20333ff8-6054-312f-8038-aa0867325eee&quot;,&quot;title&quot;:&quot;A numerical platform for predicting the performance of paper-based analytical devices&quot;,&quot;author&quot;:[{&quot;family&quot;:&quot;Yan&quot;,&quot;given&quot;:&quot;Lawrence K.Q.&quot;,&quot;parse-names&quot;:false,&quot;dropping-particle&quot;:&quot;&quot;,&quot;non-dropping-particle&quot;:&quot;&quot;},{&quot;family&quot;:&quot;Tam&quot;,&quot;given&quot;:&quot;Sze Kee&quot;,&quot;parse-names&quot;:false,&quot;dropping-particle&quot;:&quot;&quot;,&quot;non-dropping-particle&quot;:&quot;&quot;},{&quot;family&quot;:&quot;Ng&quot;,&quot;given&quot;:&quot;Ka Ming&quot;,&quot;parse-names&quot;:false,&quot;dropping-particle&quot;:&quot;&quot;,&quot;non-dropping-particle&quot;:&quot;&quot;}],&quot;container-title&quot;:&quot;Analytical Methods&quot;,&quot;DOI&quot;:&quot;10.1039/d4ay01305k&quot;,&quot;ISSN&quot;:&quot;17599679&quot;,&quot;PMID&quot;:&quot;39431348&quot;,&quot;issued&quot;:{&quot;date-parts&quot;:[[2024,10,11]]},&quot;page&quot;:&quot;7888-7897&quot;,&quot;abstract&quot;:&quot;This article presents a numerical platform for predicting the performance of paper-based analytical devices. The capillary flow, reaction, dissolution, and other physicochemical phenomena associated with device operation are accounted for using Darcy's law, Richard's equation and other transport equations. The platform can be used for different paper substrates, biorecognition methods, detection systems (such as optical and electrochemical detection), device patterns and dimensions, and ways in which the device is operated such as the input method of the body fluid. The device performance is quantified using indicators such as assay time, signal strength and product cost. The predictive capability of this numerical tool is verified with devices reported in the literature. It is shown that the platform can be used to identify possible improvements to these existing devices. More importantly, it can also serve as a numerical tool for synthesizing new paper-based analytical devices with minimum experimental effort.&quot;,&quot;publisher&quot;:&quot;Royal Society of Chemistry&quot;,&quot;issue&quot;:&quot;46&quot;,&quot;volume&quot;:&quot;16&quot;,&quot;container-title-short&quot;:&quot;&quot;},&quot;isTemporary&quot;:false},{&quot;id&quot;:&quot;158b66d2-af7c-3d65-8a00-370f2a89550d&quot;,&quot;itemData&quot;:{&quot;type&quot;:&quot;article-journal&quot;,&quot;id&quot;:&quot;158b66d2-af7c-3d65-8a00-370f2a89550d&quot;,&quot;title&quot;:&quot;Product design: Microfluidic paper-based analytical device&quot;,&quot;author&quot;:[{&quot;family&quot;:&quot;Yan&quot;,&quot;given&quot;:&quot;Lawrence K.Q.&quot;,&quot;parse-names&quot;:false,&quot;dropping-particle&quot;:&quot;&quot;,&quot;non-dropping-particle&quot;:&quot;&quot;},{&quot;family&quot;:&quot;Tam&quot;,&quot;given&quot;:&quot;Sze Kee&quot;,&quot;parse-names&quot;:false,&quot;dropping-particle&quot;:&quot;&quot;,&quot;non-dropping-particle&quot;:&quot;&quot;},{&quot;family&quot;:&quot;Ng&quot;,&quot;given&quot;:&quot;Tsz Nok&quot;,&quot;parse-names&quot;:false,&quot;dropping-particle&quot;:&quot;&quot;,&quot;non-dropping-particle&quot;:&quot;&quot;},{&quot;family&quot;:&quot;Ng&quot;,&quot;given&quot;:&quot;Ka Ming&quot;,&quot;parse-names&quot;:false,&quot;dropping-particle&quot;:&quot;&quot;,&quot;non-dropping-particle&quot;:&quot;&quot;}],&quot;container-title&quot;:&quot;Chemical Engineering Research and Design&quot;,&quot;DOI&quot;:&quot;10.1016/j.cherd.2025.08.014&quot;,&quot;ISSN&quot;:&quot;02638762&quot;,&quot;issued&quot;:{&quot;date-parts&quot;:[[2025,9,1]]},&quot;page&quot;:&quot;339-353&quot;,&quot;abstract&quot;:&quot;Microfluidic paper-based analytical devices (μPADs) have emerged as promising tools for point-of-care diagnostics due to their low cost and ease of use. However, the design of these devices often relies on empirical trial-and-error, leading to suboptimal performance. This study addresses this limitation by introducing a novel, systematic 7-step design procedure for μPADs. The methodology utilizes a State-Task Network to map processing steps and generate process alternatives, followed by zone pattern generation and dimensional optimization through imbibition process simulation. The effectiveness of this approach was demonstrated through two applications: a glucose colorimetric sensor using tear fluid and an ELISA sensor for SARS-CoV-2 detection. By integrating fluid dynamics simulation and systematic process representation, this framework enables the efficient design of μPADs without extensive experimental iterations, advancing the field of paper-based diagnostics.&quot;,&quot;publisher&quot;:&quot;Institution of Chemical Engineers&quot;,&quot;volume&quot;:&quot;221&quot;,&quot;container-title-short&quot;:&quot;&quot;},&quot;isTemporary&quot;:false},{&quot;id&quot;:&quot;8806d33a-5d6c-322b-8486-f617a9e2bac8&quot;,&quot;itemData&quot;:{&quot;type&quot;:&quot;article-journal&quot;,&quot;id&quot;:&quot;8806d33a-5d6c-322b-8486-f617a9e2bac8&quot;,&quot;title&quot;:&quot;Investigation of direct contact membrane distillation (DCMD) performance using CFD and machine learning approaches&quot;,&quot;author&quot;:[{&quot;family&quot;:&quot;Abrofarakh&quot;,&quot;given&quot;:&quot;Moslem&quot;,&quot;parse-names&quot;:false,&quot;dropping-particle&quot;:&quot;&quot;,&quot;non-dropping-particle&quot;:&quot;&quot;},{&quot;family&quot;:&quot;Moghadam&quot;,&quot;given&quot;:&quot;Hamid&quot;,&quot;parse-names&quot;:false,&quot;dropping-particle&quot;:&quot;&quot;,&quot;non-dropping-particle&quot;:&quot;&quot;},{&quot;family&quot;:&quot;Abdulrahim&quot;,&quot;given&quot;:&quot;Hassan K.&quot;,&quot;parse-names&quot;:false,&quot;dropping-particle&quot;:&quot;&quot;,&quot;non-dropping-particle&quot;:&quot;&quot;}],&quot;container-title&quot;:&quot;Chemosphere&quot;,&quot;container-title-short&quot;:&quot;Chemosphere&quot;,&quot;DOI&quot;:&quot;10.1016/j.chemosphere.2024.141969&quot;,&quot;ISSN&quot;:&quot;18791298&quot;,&quot;PMID&quot;:&quot;38604515&quot;,&quot;issued&quot;:{&quot;date-parts&quot;:[[2024,6,1]]},&quot;abstract&quot;:&quot;Direct Contact Membrane Distillation (DCMD) is emerging as an effective method for water desalination, known for its efficiency and adaptability. This study delves into the performance of DCMD by integrating two powerful analytical tools: Computational Fluid Dynamics (CFD) and Artificial Neural Networks (ANN). The research thoroughly examines the impact of various factors, such as inlet temperatures, velocities, channel heights, salt concentration, and membrane characteristics, on the process's efficiency, specifically calculating the water vapor flux. A rigorous validation of the CFD model aligns well with established studies, ensuring reliability. Subsequently, over 1000 data points reflecting variations in input factors are utilized to train and validate the ANN. The training phase demonstrated high accuracy, with near-zero mean squared errors and R2 values close to one, indicating a strong predictive capability. Further analysis post-ANN training shed light on key relationships: higher membrane porosity boosts water vapor flux, whereas thicker membranes reduce it. Additionally, it was detailed how salt concentration, channel dimensions, inlet temperatures, and velocities significantly influence the distillation process. Finally, a mathematical model was proposed for water vapor flux as a function of key input factors. The results highlighted that salt mole fraction and hot water inlet temperature have the most effect on the water vapor flux. This comprehensive investigation contributes to the understanding of DCMD and emphasizes the potential of combining CFD and ANN for optimizing and innovating water desalination technology.&quot;,&quot;publisher&quot;:&quot;Elsevier Ltd&quot;,&quot;volume&quot;:&quot;357&quot;},&quot;isTemporary&quot;:false},{&quot;id&quot;:&quot;76588660-d9cb-3750-9bb5-3894247082ab&quot;,&quot;itemData&quot;:{&quot;type&quot;:&quot;article-journal&quot;,&quot;id&quot;:&quot;76588660-d9cb-3750-9bb5-3894247082ab&quot;,&quot;title&quot;:&quot;CFD simulation and optimization of an energy-efficient direct contact membrane distillation (DCMD) desalination system&quot;,&quot;author&quot;:[{&quot;family&quot;:&quot;Zare&quot;,&quot;given&quot;:&quot;Sahar&quot;,&quot;parse-names&quot;:false,&quot;dropping-particle&quot;:&quot;&quot;,&quot;non-dropping-particle&quot;:&quot;&quot;},{&quot;family&quot;:&quot;Kargari&quot;,&quot;given&quot;:&quot;Ali&quot;,&quot;parse-names&quot;:false,&quot;dropping-particle&quot;:&quot;&quot;,&quot;non-dropping-particle&quot;:&quot;&quot;}],&quot;container-title&quot;:&quot;Chemical Engineering Research and Design&quot;,&quot;DOI&quot;:&quot;10.1016/j.cherd.2022.10.001&quot;,&quot;ISSN&quot;:&quot;02638762&quot;,&quot;issued&quot;:{&quot;date-parts&quot;:[[2022,12,1]]},&quot;page&quot;:&quot;655-667&quot;,&quot;abstract&quot;:&quot;In this paper, the CFD simulation and optimization of an energy-efficient direct contact membrane distillation (DCMD) desalination system in a counter-current flow mode are performed. Two-dimensional modeling was applied and the governing equations for momentum, heat, and mass transfer in the three regions i.e., feed channel, membrane, and permeate channel were solved and corresponding velocity, temperature, concentration fields, and the permeate water flux through the membrane was obtained. A two-step approach was considered to optimize the desalination system through the MD process. First, the model results were validated with the reported experimental data and good agreements were observed. The maximum deviation for the outlet concentration and hot stream outlet temperature with different feed velocities and temperatures was 0.33%. Then, the process was optimized for maximizing the permeate flux. Since the number of parameters was high, the response surface methodology (RSM) was used to find the optimum condition in order to obtain the maximum water flux. It was determined that the highest permeate water flux would be gained at the permeate temperature, the hot feed flow rate, the cold-water flow rate, the length and height of the channels of 35 °C, 20 lit/min, 10.25 lit/min, 20 cm, and 3 cm, respectively. At this optimum condition, a permeate flux of 53.5 kg/m2.h and a TPC of 0.82 are expected.&quot;,&quot;publisher&quot;:&quot;Institution of Chemical Engineers&quot;,&quot;volume&quot;:&quot;188&quot;,&quot;container-title-short&quot;:&quot;&quot;},&quot;isTemporary&quot;:false}]},{&quot;citationID&quot;:&quot;MENDELEY_CITATION_9ac77530-6a6c-422b-8304-59106523357a&quot;,&quot;properties&quot;:{&quot;noteIndex&quot;:0},&quot;isEdited&quot;:false,&quot;manualOverride&quot;:{&quot;isManuallyOverridden&quot;:false,&quot;citeprocText&quot;:&quot;[147]&quot;,&quot;manualOverrideText&quot;:&quot;&quot;},&quot;citationTag&quot;:&quot;MENDELEY_CITATION_v3_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&quot;,&quot;citationItems&quot;:[{&quot;id&quot;:&quot;912eb633-8029-38e4-a20c-77dc40be4e7b&quot;,&quot;itemData&quot;:{&quot;type&quot;:&quot;article-journal&quot;,&quot;id&quot;:&quot;912eb633-8029-38e4-a20c-77dc40be4e7b&quot;,&quot;title&quot;:&quot;PoreFlow-Net: A 3D convolutional neural network to predict fluid flow through porous media&quot;,&quot;groupId&quot;:&quot;6e378410-341d-365f-a1d1-a9bfe92aa34f&quot;,&quot;author&quot;:[{&quot;family&quot;:&quot;Santos&quot;,&quot;given&quot;:&quot;Javier E.&quot;,&quot;parse-names&quot;:false,&quot;dropping-particle&quot;:&quot;&quot;,&quot;non-dropping-particle&quot;:&quot;&quot;},{&quot;family&quot;:&quot;Xu&quot;,&quot;given&quot;:&quot;Duo&quot;,&quot;parse-names&quot;:false,&quot;dropping-particle&quot;:&quot;&quot;,&quot;non-dropping-particle&quot;:&quot;&quot;},{&quot;family&quot;:&quot;Jo&quot;,&quot;given&quot;:&quot;Honggeun&quot;,&quot;parse-names&quot;:false,&quot;dropping-particle&quot;:&quot;&quot;,&quot;non-dropping-particle&quot;:&quot;&quot;},{&quot;family&quot;:&quot;Landry&quot;,&quot;given&quot;:&quot;Christopher J.&quot;,&quot;parse-names&quot;:false,&quot;dropping-particle&quot;:&quot;&quot;,&quot;non-dropping-particle&quot;:&quot;&quot;},{&quot;family&quot;:&quot;Prodanović&quot;,&quot;given&quot;:&quot;Maša&quot;,&quot;parse-names&quot;:false,&quot;dropping-particle&quot;:&quot;&quot;,&quot;non-dropping-particle&quot;:&quot;&quot;},{&quot;family&quot;:&quot;Pyrcz&quot;,&quot;given&quot;:&quot;Michael J.&quot;,&quot;parse-names&quot;:false,&quot;dropping-particle&quot;:&quot;&quot;,&quot;non-dropping-particle&quot;:&quot;&quot;}],&quot;container-title&quot;:&quot;Advances in Water Resources&quot;,&quot;accessed&quot;:{&quot;date-parts&quot;:[[2026,7,2]]},&quot;DOI&quot;:&quot;10.1016/J.ADVWATRES.2020.103539&quot;,&quot;ISSN&quot;:&quot;0309-1708&quot;,&quot;URL&quot;:&quot;https://www.sciencedirect.com/science/article/abs/pii/S0309170819311145?via%3Dihub&quot;,&quot;issued&quot;:{&quot;date-parts&quot;:[[2020,4,1]]},&quot;page&quot;:&quot;103539&quot;,&quot;abstract&quot;:&quot;We present the PoreFlow-Net, a 3D convolutional neural network architecture that provides fast and accurate fluid flow predictions for 3D digital rock images. We trained our network to extract spatial relationships between the porous medium morphology and the fluid velocity field. Our workflow computes simple geometrical information from 3D binary images to train a deep neural network (the PoreFlow-Net) optimized to generalize the problem of flow through porous materials. Our results show that the extracted information is sufficient to obtain accurate flow field predictions in less than a second, without performing expensive numerical simulations providing a speed-up of several orders of magnitude. We also demonstrate that our model, trained with simple synthetic geometries, is able to provide accurate results in real samples spanning granular rocks, carbonates, and slightly consolidated media from a variety of subsurface formations, which highlights the ability of the model to generalize the porous media flow problem. The workflow presented here shows the successful application of a disruptive technology (physics-based training of machine learning models) to the digital rock physics community.&quot;,&quot;publisher&quot;:&quot;Elsevier&quot;,&quot;volume&quot;:&quot;138&quot;,&quot;container-title-short&quot;:&quot;Adv. Water Resour.&quot;},&quot;isTemporary&quot;:false}]},{&quot;citationID&quot;:&quot;MENDELEY_CITATION_a8e9ad89-c71e-48d3-b8b3-b8f149579b14&quot;,&quot;properties&quot;:{&quot;noteIndex&quot;:0},&quot;isEdited&quot;:false,&quot;manualOverride&quot;:{&quot;isManuallyOverridden&quot;:false,&quot;citeprocText&quot;:&quot;[148,149]&quot;,&quot;manualOverrideText&quot;:&quot;&quot;},&quot;citationTag&quot;:&quot;MENDELEY_CITATION_v3_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&quot;,&quot;citationItems&quot;:[{&quot;id&quot;:&quot;76e5ccf1-b79c-3f4d-9413-06d793a7accb&quot;,&quot;itemData&quot;:{&quot;type&quot;:&quot;article-journal&quot;,&quot;id&quot;:&quot;76e5ccf1-b79c-3f4d-9413-06d793a7accb&quot;,&quot;title&quot;:&quot;Generative Modeling of Molecular Dynamics Trajectories&quot;,&quot;groupId&quot;:&quot;6e378410-341d-365f-a1d1-a9bfe92aa34f&quot;,&quot;author&quot;:[{&quot;family&quot;:&quot;Jing&quot;,&quot;given&quot;:&quot;Bowen&quot;,&quot;parse-names&quot;:false,&quot;dropping-particle&quot;:&quot;&quot;,&quot;non-dropping-particle&quot;:&quot;&quot;},{&quot;family&quot;:&quot;Stärk&quot;,&quot;given&quot;:&quot;Hannes&quot;,&quot;parse-names&quot;:false,&quot;dropping-particle&quot;:&quot;&quot;,&quot;non-dropping-particle&quot;:&quot;&quot;},{&quot;family&quot;:&quot;Jaakkola&quot;,&quot;given&quot;:&quot;Tommi&quot;,&quot;parse-names&quot;:false,&quot;dropping-particle&quot;:&quot;&quot;,&quot;non-dropping-particle&quot;:&quot;&quot;},{&quot;family&quot;:&quot;Berger&quot;,&quot;given&quot;:&quot;Bonnie&quot;,&quot;parse-names&quot;:false,&quot;dropping-particle&quot;:&quot;&quot;,&quot;non-dropping-particle&quot;:&quot;&quot;}],&quot;accessed&quot;:{&quot;date-parts&quot;:[[2026,7,2]]},&quot;ISBN&quot;:&quot;2409.17808v1&quot;,&quot;URL&quot;:&quot;https://arxiv.org/pdf/2409.17808v1&quot;,&quot;issued&quot;:{&quot;date-parts&quot;:[[2024,9,26]]},&quot;abstract&quot;:&quot;Molecular dynamics (MD) is a powerful technique for studying microscopic phenomena, but its computational cost has driven significant interest in the development of deep learning-based surrogate models. We introduce generative modeling of molecular trajectories as a paradigm for learning flexible multi-task surrogate models of MD from data. By conditioning on appropriately chosen frames of the trajectory, we show such generative models can be adapted to diverse tasks such as forward simulation, transition path sampling, and trajectory upsampling. By alternatively conditioning on part of the molecular system and inpainting the rest, we also demonstrate the first steps towards dynamics-conditioned molecular design. We validate the full set of these capabilities on tetrapeptide simulations and show that our model can produce reasonable ensembles of protein monomers. Altogether, our work illustrates how generative modeling can unlock value from MD data towards diverse downstream tasks that are not straightforward to address with existing methods or even MD itself. Code is available at https://github.com/bjing2016/mdgen.&quot;,&quot;container-title-short&quot;:&quot;&quot;},&quot;isTemporary&quot;:false},{&quot;id&quot;:&quot;dcd93824-7691-3306-8ac9-9618feadde64&quot;,&quot;itemData&quot;:{&quot;type&quot;:&quot;article-journal&quot;,&quot;id&quot;:&quot;dcd93824-7691-3306-8ac9-9618feadde64&quot;,&quot;title&quot;:&quot;MeTrEx: Membrane Trajectory Explorer&quot;,&quot;groupId&quot;:&quot;6e378410-341d-365f-a1d1-a9bfe92aa34f&quot;,&quot;author&quot;:[{&quot;family&quot;:&quot;Jaeger-Honz&quot;,&quot;given&quot;:&quot;Sabrina&quot;,&quot;parse-names&quot;:false,&quot;dropping-particle&quot;:&quot;&quot;,&quot;non-dropping-particle&quot;:&quot;&quot;},{&quot;family&quot;:&quot;Rohse&quot;,&quot;given&quot;:&quot;Christiane&quot;,&quot;parse-names&quot;:false,&quot;dropping-particle&quot;:&quot;&quot;,&quot;non-dropping-particle&quot;:&quot;&quot;},{&quot;family&quot;:&quot;Ehrmann&quot;,&quot;given&quot;:&quot;Beat&quot;,&quot;parse-names&quot;:false,&quot;dropping-particle&quot;:&quot;&quot;,&quot;non-dropping-particle&quot;:&quot;&quot;},{&quot;family&quot;:&quot;Klein&quot;,&quot;given&quot;:&quot;Karsten&quot;,&quot;parse-names&quot;:false,&quot;dropping-particle&quot;:&quot;&quot;,&quot;non-dropping-particle&quot;:&quot;&quot;},{&quot;family&quot;:&quot;Zhang&quot;,&quot;given&quot;:&quot;Ying&quot;,&quot;parse-names&quot;:false,&quot;dropping-particle&quot;:&quot;&quot;,&quot;non-dropping-particle&quot;:&quot;&quot;},{&quot;family&quot;:&quot;Ma&quot;,&quot;given&quot;:&quot;Wendong&quot;,&quot;parse-names&quot;:false,&quot;dropping-particle&quot;:&quot;&quot;,&quot;non-dropping-particle&quot;:&quot;&quot;},{&quot;family&quot;:&quot;Hamada&quot;,&quot;given&quot;:&quot;Yu&quot;,&quot;parse-names&quot;:false,&quot;dropping-particle&quot;:&quot;&quot;,&quot;non-dropping-particle&quot;:&quot;&quot;},{&quot;family&quot;:&quot;Li&quot;,&quot;given&quot;:&quot;Jian&quot;,&quot;parse-names&quot;:false,&quot;dropping-particle&quot;:&quot;&quot;,&quot;non-dropping-particle&quot;:&quot;&quot;},{&quot;family&quot;:&quot;Schreiber&quot;,&quot;given&quot;:&quot;Falk&quot;,&quot;parse-names&quot;:false,&quot;dropping-particle&quot;:&quot;&quot;,&quot;non-dropping-particle&quot;:&quot;&quot;}],&quot;container-title&quot;:&quot;bioRxiv&quot;,&quot;accessed&quot;:{&quot;date-parts&quot;:[[2026,7,2]]},&quot;DOI&quot;:&quot;10.1101/2025.01.31.634501&quot;,&quot;URL&quot;:&quot;https://www.biorxiv.org/content/10.1101/2025.01.31.634501v1&quot;,&quot;issued&quot;:{&quot;date-parts&quot;:[[2025,2,5]]},&quot;page&quot;:&quot;2025.01.31.634501&quot;,&quot;abstract&quot;:&quot;Background Molecular Dynamics (MD) simulations provide valuable insights into the behaviour of biomolecules, particularly in complex systems such as cellular membranes. However, the increasing volume of MD data presents significant challenges in data visualisation, exploration and analysis.\n\nResult We present MeTrEx (Membrane Trajectory Explorer), a Python-based software designed to enhance the exploration and analysis of MD simulation data, with a focus on ligand and membrane molecule interactions. MeTrEx offers an intuitive graphical user interface for visualisation, advanced interaction tools, and comprehensive analytical capabilities. The software also supports comparative analyses of molecular trajectories and integrates external datasets for a more holistic view. A case study analysing the interaction of Polymyxin B1 with a bacterial membrane demonstrates the tool’s capabilities to investigate complex molecular behaviours.\n\nConclusion By combining detailed molecular analysis with interactive visualisation, MeTrEx provides researchers with a powerful platform to investigate complex biomolecular systems, contributing to a deeper understanding of ligand-membrane interactions.\n\n### Competing Interest Statement\n\nThe authors have declared no competing interest.&quot;,&quot;publisher&quot;:&quot;Cold Spring Harbor Laboratory&quot;,&quot;container-title-short&quot;:&quot;&quot;},&quot;isTemporary&quot;:false}]},{&quot;citationID&quot;:&quot;MENDELEY_CITATION_66286df1-07e0-4cb1-b023-cbd6daae793e&quot;,&quot;properties&quot;:{&quot;noteIndex&quot;:0},&quot;isEdited&quot;:false,&quot;manualOverride&quot;:{&quot;isManuallyOverridden&quot;:false,&quot;citeprocText&quot;:&quot;[150–152]&quot;,&quot;manualOverrideText&quot;:&quot;&quot;},&quot;citationTag&quot;:&quot;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&quot;,&quot;citationItems&quot;:[{&quot;id&quot;:&quot;c7a2fb93-7785-3b6a-babb-47f56e47864a&quot;,&quot;itemData&quot;:{&quot;type&quot;:&quot;article-journal&quot;,&quot;id&quot;:&quot;c7a2fb93-7785-3b6a-babb-47f56e47864a&quot;,&quot;title&quot;:&quot;Applications of density functional theory and machine learning in nanomaterials: A review&quot;,&quot;groupId&quot;:&quot;6e378410-341d-365f-a1d1-a9bfe92aa34f&quot;,&quot;author&quot;:[{&quot;family&quot;:&quot;Nyangiwe&quot;,&quot;given&quot;:&quot;Nangamso Nathaniel&quot;,&quot;parse-names&quot;:false,&quot;dropping-particle&quot;:&quot;&quot;,&quot;non-dropping-particle&quot;:&quot;&quot;}],&quot;container-title&quot;:&quot;Next Materials&quot;,&quot;accessed&quot;:{&quot;date-parts&quot;:[[2026,7,2]]},&quot;DOI&quot;:&quot;10.1016/J.NXMATE.2025.100683&quot;,&quot;ISSN&quot;:&quot;2949-8228&quot;,&quot;URL&quot;:&quot;https://www.sciencedirect.com/science/article/pii/S2949822825002011&quot;,&quot;issued&quot;:{&quot;date-parts&quot;:[[2025,7,1]]},&quot;page&quot;:&quot;100683&quot;,&quot;abstract&quot;:&quot;The development and creation of nanomaterials carry enormous prospects in advancing technology in electronics, energy storage and medicine. The high degree of complexity and diversity in nanomaterials presents a real challenge in their theoretical and experimental studies. Density Functional Theory (DFT) is emerging as a powerful computational tool to model, understand, and predict material properties at a quantum mechanical level for nanomaterials. This review highlights the considerable use of DFT in elucidating the electronic, structural, and catalytic attributes of various nanomaterials. Also, this review considers developments between DFT and machine learning (ML)-based techniques that have paved the way for accelerated discoveries and design of novel nanomaterials. In fact, the ML algorithm has built models based on data from DFT, which predicts with high accuracy the properties of materials at reduced computational costs to expand vast areas of emerging chemistries. Major advances in this new hybrid approach include the development of ML models to predict band gaps, adsorption energies, and reaction mechanisms. The review discusses open topics regarding the future efforts to integrate DFT and ML focusing on model interpretability, data quality and broadened applicability to increasingly complex systems. The review concludes by discussing key advancements, such as those of machine learning interatomic potentials, graph-based models for structure property mapping and generative AI for materials design.&quot;,&quot;publisher&quot;:&quot;Elsevier&quot;,&quot;volume&quot;:&quot;8&quot;,&quot;container-title-short&quot;:&quot;&quot;},&quot;isTemporary&quot;:false},{&quot;id&quot;:&quot;2253180d-e184-38c9-9237-74d0f937fa07&quot;,&quot;itemData&quot;:{&quot;type&quot;:&quot;article-journal&quot;,&quot;id&quot;:&quot;2253180d-e184-38c9-9237-74d0f937fa07&quot;,&quot;title&quot;:&quot;Machine Learning-Driven Nanoscale Synthesis for Electrocatalytic Performance: From Data-Driven Methodologies to Closed-Loop Optimization&quot;,&quot;groupId&quot;:&quot;6e378410-341d-365f-a1d1-a9bfe92aa34f&quot;,&quot;author&quot;:[{&quot;family&quot;:&quot;Gao&quot;,&quot;given&quot;:&quot;Tianyi&quot;,&quot;parse-names&quot;:false,&quot;dropping-particle&quot;:&quot;&quot;,&quot;non-dropping-particle&quot;:&quot;&quot;},{&quot;family&quot;:&quot;Huang&quot;,&quot;given&quot;:&quot;Honghao&quot;,&quot;parse-names&quot;:false,&quot;dropping-particle&quot;:&quot;&quot;,&quot;non-dropping-particle&quot;:&quot;&quot;},{&quot;family&quot;:&quot;Liu&quot;,&quot;given&quot;:&quot;Yang&quot;,&quot;parse-names&quot;:false,&quot;dropping-particle&quot;:&quot;&quot;,&quot;non-dropping-particle&quot;:&quot;&quot;}],&quot;container-title&quot;:&quot;Advanced Materials&quot;,&quot;accessed&quot;:{&quot;date-parts&quot;:[[2026,7,2]]},&quot;DOI&quot;:&quot;10.1002/ADMA.202508263;PAGE:STRING:ARTICLE/CHAPTER&quot;,&quot;ISSN&quot;:&quot;15214095&quot;,&quot;URL&quot;:&quot;/doi/pdf/10.1002/adma.202508263&quot;,&quot;issued&quot;:{&quot;date-parts&quot;:[[2025]]},&quot;page&quot;:&quot;e08263&quot;,&quot;abstract&quot;:&quot;The rational design of functional nanomaterials is fundamentally challenged by complex synthesis-structure-performance relationships and vast design spaces that defy conventional trial-and-error methods. In particular, nanomaterials have become integral to electrocatalysis, where their tunable surface structures and quantum-scale effects govern catalytic activity and selectivity. Nevertheless, translating their intrinsic physicochemical advantages into catalytic performance remains difficult, as it requires precise control over synthetic parameters to access desired surface structures and active sites. Machine learning (ML) has emerged as a transformative framework, integrating predictive modeling, data-driven synthesis optimization, and autonomous experimentation to accelerate the discovery of high-performance nanocatalysts. This review outlines how ML provides a unified foundation for nanomaterials research by integrating data curation, algorithmic development, and application-specific modeling. It also enables controllable synthesis through reaction condition optimization, multimodal descriptor learning, and autonomous experimentation, while linking structural complexity to catalytic function via interpretable learning frameworks. Building on these capabilities, ML is redefining materials innovation through physics-informed generative models, autonomous platforms, and multiscale interpretability. These advances collectively support closed-loop, end-to-end strategies for nanocatalyst design by integrating precision synthesis, model-guided optimization, and multimodal characterization. Together, they lay the foundation for a new paradigm in the discovery of intelligent nanomaterials.&quot;,&quot;publisher&quot;:&quot;John Wiley and Sons Inc&quot;,&quot;container-title-short&quot;:&quot;&quot;},&quot;isTemporary&quot;:false},{&quot;id&quot;:&quot;3bb73045-9dfc-3591-80c8-40693758f81f&quot;,&quot;itemData&quot;:{&quot;type&quot;:&quot;article-journal&quot;,&quot;id&quot;:&quot;3bb73045-9dfc-3591-80c8-40693758f81f&quot;,&quot;title&quot;:&quot;Machine Learning in Membrane Design: From Property Prediction to AI-Guided Optimization&quot;,&quot;groupId&quot;:&quot;6e378410-341d-365f-a1d1-a9bfe92aa34f&quot;,&quot;author&quot;:[{&quot;family&quot;:&quot;Cao&quot;,&quot;given&quot;:&quot;Zhonglin&quot;,&quot;parse-names&quot;:false,&quot;dropping-particle&quot;:&quot;&quot;,&quot;non-dropping-particle&quot;:&quot;&quot;},{&quot;family&quot;:&quot;Barati Farimani&quot;,&quot;given&quot;:&quot;Omid&quot;,&quot;parse-names&quot;:false,&quot;dropping-particle&quot;:&quot;&quot;,&quot;non-dropping-particle&quot;:&quot;&quot;},{&quot;family&quot;:&quot;Ock&quot;,&quot;given&quot;:&quot;Janghoon&quot;,&quot;parse-names&quot;:false,&quot;dropping-particle&quot;:&quot;&quot;,&quot;non-dropping-particle&quot;:&quot;&quot;},{&quot;family&quot;:&quot;Barati Farimani&quot;,&quot;given&quot;:&quot;Amir&quot;,&quot;parse-names&quot;:false,&quot;dropping-particle&quot;:&quot;&quot;,&quot;non-dropping-particle&quot;:&quot;&quot;}],&quot;container-title&quot;:&quot;Nano Letters&quot;,&quot;container-title-short&quot;:&quot;Nano Lett.&quot;,&quot;accessed&quot;:{&quot;date-parts&quot;:[[2026,7,2]]},&quot;DOI&quot;:&quot;10.1021/ACS.NANOLETT.3C05137&quot;,&quot;ISSN&quot;:&quot;15306992&quot;,&quot;PMID&quot;:&quot;38436240&quot;,&quot;URL&quot;:&quot;/doi/pdf/10.1021/acs.nanolett.3c05137?ref=article_openPDF&quot;,&quot;issued&quot;:{&quot;date-parts&quot;:[[2024,3,13]]},&quot;page&quot;:&quot;2953-2960&quot;,&quot;abstract&quot;:&quot;Porous membranes, either polymeric or two-dimensional materials, have been extensively studied because of their outstanding performance in many applications such as water filtration. Recently, inspired by the significant success of machine learning (ML) in many areas of scientific discovery, researchers have started to tackle the problem in the field of membrane design using data-driven ML tools. In this Mini Review, we summarize research efforts on three types of applications of machine learning in membrane design, including (1) membrane property prediction using ML, (2) gaining physical insight and drawing quantitative relationships between membrane properties and performance using explainable artificial intelligence, and (3) ML-guided design, optimization, or virtual screening of membranes. On top of the review of previous research, we discuss  the challenges associated with applying ML for membrane design and potential future directions.&quot;,&quot;publisher&quot;:&quot;American Chemical Society&quot;,&quot;issue&quot;:&quot;10&quot;,&quot;volume&quot;:&quot;24&quot;},&quot;isTemporary&quot;:false}]},{&quot;citationID&quot;:&quot;MENDELEY_CITATION_83986dd8-09fa-4587-bd4e-b6c36075fb1f&quot;,&quot;properties&quot;:{&quot;noteIndex&quot;:0},&quot;isEdited&quot;:false,&quot;manualOverride&quot;:{&quot;isManuallyOverridden&quot;:false,&quot;citeprocText&quot;:&quot;[6,118,119,153]&quot;,&quot;manualOverrideText&quot;:&quot;&quot;},&quot;citationTag&quot;:&quot;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&quot;,&quot;citationItems&quot;:[{&quot;id&quot;:&quot;c6e9df75-93b7-39db-a015-11f5dad3923e&quot;,&quot;itemData&quot;:{&quot;type&quot;:&quot;article-journal&quot;,&quot;id&quot;:&quot;c6e9df75-93b7-39db-a015-11f5dad3923e&quot;,&quot;title&quot;:&quot;Uni-AIMS: AI-Powered Microscopy Image Analysis&quot;,&quot;groupId&quot;:&quot;6e378410-341d-365f-a1d1-a9bfe92aa34f&quot;,&quot;author&quot;:[{&quot;family&quot;:&quot;Hong&quot;,&quot;given&quot;:&quot;Yanhui&quot;,&quot;parse-names&quot;:false,&quot;dropping-particle&quot;:&quot;&quot;,&quot;non-dropping-particle&quot;:&quot;&quot;},{&quot;family&quot;:&quot;Wang&quot;,&quot;given&quot;:&quot;Nan&quot;,&quot;parse-names&quot;:false,&quot;dropping-particle&quot;:&quot;&quot;,&quot;non-dropping-particle&quot;:&quot;&quot;},{&quot;family&quot;:&quot;Xia&quot;,&quot;given&quot;:&quot;Zhiyi&quot;,&quot;parse-names&quot;:false,&quot;dropping-particle&quot;:&quot;&quot;,&quot;non-dropping-particle&quot;:&quot;&quot;},{&quot;family&quot;:&quot;Tao&quot;,&quot;given&quot;:&quot;Haoyi&quot;,&quot;parse-names&quot;:false,&quot;dropping-particle&quot;:&quot;&quot;,&quot;non-dropping-particle&quot;:&quot;&quot;},{&quot;family&quot;:&quot;Fang&quot;,&quot;given&quot;:&quot;Xi&quot;,&quot;parse-names&quot;:false,&quot;dropping-particle&quot;:&quot;&quot;,&quot;non-dropping-particle&quot;:&quot;&quot;},{&quot;family&quot;:&quot;Li&quot;,&quot;given&quot;:&quot;Yiming&quot;,&quot;parse-names&quot;:false,&quot;dropping-particle&quot;:&quot;&quot;,&quot;non-dropping-particle&quot;:&quot;&quot;},{&quot;family&quot;:&quot;Wang&quot;,&quot;given&quot;:&quot;Jiankun&quot;,&quot;parse-names&quot;:false,&quot;dropping-particle&quot;:&quot;&quot;,&quot;non-dropping-particle&quot;:&quot;&quot;},{&quot;family&quot;:&quot;Jin&quot;,&quot;given&quot;:&quot;Peng&quot;,&quot;parse-names&quot;:false,&quot;dropping-particle&quot;:&quot;&quot;,&quot;non-dropping-particle&quot;:&quot;&quot;},{&quot;family&quot;:&quot;Cai&quot;,&quot;given&quot;:&quot;Xiaochen&quot;,&quot;parse-names&quot;:false,&quot;dropping-particle&quot;:&quot;&quot;,&quot;non-dropping-particle&quot;:&quot;&quot;},{&quot;family&quot;:&quot;Li&quot;,&quot;given&quot;:&quot;Shengyu&quot;,&quot;parse-names&quot;:false,&quot;dropping-particle&quot;:&quot;&quot;,&quot;non-dropping-particle&quot;:&quot;&quot;},{&quot;family&quot;:&quot;Chen&quot;,&quot;given&quot;:&quot;Ziqi&quot;,&quot;parse-names&quot;:false,&quot;dropping-particle&quot;:&quot;&quot;,&quot;non-dropping-particle&quot;:&quot;&quot;},{&quot;family&quot;:&quot;Zhang&quot;,&quot;given&quot;:&quot;Zezhong&quot;,&quot;parse-names&quot;:false,&quot;dropping-particle&quot;:&quot;&quot;,&quot;non-dropping-particle&quot;:&quot;&quot;},{&quot;family&quot;:&quot;Ke&quot;,&quot;given&quot;:&quot;Guolin&quot;,&quot;parse-names&quot;:false,&quot;dropping-particle&quot;:&quot;&quot;,&quot;non-dropping-particle&quot;:&quot;&quot;},{&quot;family&quot;:&quot;Zhang&quot;,&quot;given&quot;:&quot;Linfeng&quot;,&quot;parse-names&quot;:false,&quot;dropping-particle&quot;:&quot;&quot;,&quot;non-dropping-particle&quot;:&quot;&quot;}],&quot;accessed&quot;:{&quot;date-parts&quot;:[[2026,2,20]]},&quot;URL&quot;:&quot;http://arxiv.org/abs/2505.06918&quot;,&quot;issued&quot;:{&quot;date-parts&quot;:[[2025,8,26]]},&quot;abstract&quot;:&quot;This paper presents a systematic solution for the intelligent recognition and automatic analysis of microscopy images. We developed a data engine that generates high-quality annotated datasets through a combination of the collection of diverse microscopy images from experiments, synthetic data generation and a human-in-the-loop annotation process. To address the unique challenges of microscopy images, we propose a segmentation model capable of robustly detecting both small and large objects. The model effectively identifies and separates thousands of closely situated targets, even in cluttered visual environments. Furthermore, our solution supports the precise automatic recognition of image scale bars, an essential feature in quantitative microscopic analysis. Building upon these components, we have constructed a comprehensive intelligent analysis platform and validated its effectiveness and practicality in real-world applications. This study not only advances automatic recognition in microscopy imaging but also ensures scalability and generalizability across multiple application domains, offering a powerful tool for automated microscopic analysis in interdisciplinary research. A online application is made available for researchers to access and evaluate the proposed automated analysis service.&quot;,&quot;container-title-short&quot;:&quot;&quot;},&quot;isTemporary&quot;:false},{&quot;id&quot;:&quot;5aa065bb-9e19-3b5d-956b-9a5aa9560da8&quot;,&quot;itemData&quot;:{&quot;type&quot;:&quot;article-journal&quot;,&quot;id&quot;:&quot;5aa065bb-9e19-3b5d-956b-9a5aa9560da8&quot;,&quot;title&quot;:&quot;Effect of SiO2 nano-interphase on the water absorption mechanism of natural fiber reinforced composites: A multi-scale study&quot;,&quot;groupId&quot;:&quot;6e378410-341d-365f-a1d1-a9bfe92aa34f&quot;,&quot;author&quot;:[{&quot;family&quot;:&quot;Hu&quot;,&quot;given&quot;:&quot;Jue&quot;,&quot;parse-names&quot;:false,&quot;dropping-particle&quot;:&quot;&quot;,&quot;non-dropping-particle&quot;:&quot;&quot;},{&quot;family&quot;:&quot;Zhang&quot;,&quot;given&quot;:&quot;Hai&quot;,&quot;parse-names&quot;:false,&quot;dropping-particle&quot;:&quot;&quot;,&quot;non-dropping-particle&quot;:&quot;&quot;},{&quot;family&quot;:&quot;Sfarra&quot;,&quot;given&quot;:&quot;Stefano&quot;,&quot;parse-names&quot;:false,&quot;dropping-particle&quot;:&quot;&quot;,&quot;non-dropping-particle&quot;:&quot;&quot;},{&quot;family&quot;:&quot;Santulli&quot;,&quot;given&quot;:&quot;Carlo&quot;,&quot;parse-names&quot;:false,&quot;dropping-particle&quot;:&quot;&quot;,&quot;non-dropping-particle&quot;:&quot;&quot;},{&quot;family&quot;:&quot;Tian&quot;,&quot;given&quot;:&quot;Guiyun&quot;,&quot;parse-names&quot;:false,&quot;dropping-particle&quot;:&quot;&quot;,&quot;non-dropping-particle&quot;:&quot;&quot;},{&quot;family&quot;:&quot;Maldague&quot;,&quot;given&quot;:&quot;Xavier&quot;,&quot;parse-names&quot;:false,&quot;dropping-particle&quot;:&quot;&quot;,&quot;non-dropping-particle&quot;:&quot;&quot;}],&quot;container-title&quot;:&quot;Applied Surface Science&quot;,&quot;accessed&quot;:{&quot;date-parts&quot;:[[2026,3,24]]},&quot;DOI&quot;:&quot;10.1016/j.compscitech.2022.109526&quot;,&quot;ISSN&quot;:&quot;02663538&quot;,&quot;URL&quot;:&quot;https://doi.org/10.1016/j.compscitech.2022.109526&quot;,&quot;issued&quot;:{&quot;date-parts&quot;:[[2023,11,15]]},&quot;page&quot;:&quot;157942&quot;,&quot;abstract&quot;:&quot;The reinforcement of polymer composites using plant fibres has received vast and growing attention for investigation owing to their capability to serve as semi-structural materials, especially as a substitute for fiberglass. However, in this type of research, the structural complexity, due to geometrical mismatches and inherent variability to the properties of vegetable fibres and plant fibre composites would benefit from more effective non-invasive inspection techniques. In this work, a novel infrared-terahertz fused approach was proposed, and a new unsupervised deep residual fusion algorithm was developed in order to combine the outputs from two different physical mechanisms. Specifically, infrared imaging provided the details of the defects and the morphological information from the surface and subsurface, while terahertz imaging recorded the distribution of the fibres and the resin. Finally, the fused infrared-terahertz slices were reconstructed into a form of 3D exhibition for inspection and evaluation of two plant fibre-reinforced polymer composites in first time using multiphysical imaging and fusion.&quot;,&quot;publisher&quot;:&quot;North-Holland&quot;,&quot;volume&quot;:&quot;637&quot;,&quot;container-title-short&quot;:&quot;Appl. Surf. Sci.&quot;},&quot;isTemporary&quot;:false},{&quot;id&quot;:&quot;e056f66e-7ff8-3c14-bd02-349758954e03&quot;,&quot;itemData&quot;:{&quot;type&quot;:&quot;article-journal&quot;,&quot;id&quot;:&quot;e056f66e-7ff8-3c14-bd02-349758954e03&quot;,&quot;title&quot;:&quot;A Comparative Study of State-of-the-Art Deep Learning Models for Semantic Segmentation of Pores in Scanning Electron Microscope Images of Activated Carbon&quot;,&quot;groupId&quot;:&quot;6e378410-341d-365f-a1d1-a9bfe92aa34f&quot;,&quot;author&quot;:[{&quot;family&quot;:&quot;Pokharel&quot;,&quot;given&quot;:&quot;Bishwas&quot;,&quot;parse-names&quot;:false,&quot;dropping-particle&quot;:&quot;&quot;,&quot;non-dropping-particle&quot;:&quot;&quot;},{&quot;family&quot;:&quot;Pandey&quot;,&quot;given&quot;:&quot;Deep Shankar&quot;,&quot;parse-names&quot;:false,&quot;dropping-particle&quot;:&quot;&quot;,&quot;non-dropping-particle&quot;:&quot;&quot;},{&quot;family&quot;:&quot;Sapkota&quot;,&quot;given&quot;:&quot;Anjuli&quot;,&quot;parse-names&quot;:false,&quot;dropping-particle&quot;:&quot;&quot;,&quot;non-dropping-particle&quot;:&quot;&quot;},{&quot;family&quot;:&quot;Yadav&quot;,&quot;given&quot;:&quot;Bhimraj&quot;,&quot;parse-names&quot;:false,&quot;dropping-particle&quot;:&quot;&quot;,&quot;non-dropping-particle&quot;:&quot;&quot;},{&quot;family&quot;:&quot;Gurung&quot;,&quot;given&quot;:&quot;Vasanta&quot;,&quot;parse-names&quot;:false,&quot;dropping-particle&quot;:&quot;&quot;,&quot;non-dropping-particle&quot;:&quot;&quot;},{&quot;family&quot;:&quot;Adhikari&quot;,&quot;given&quot;:&quot;Mandira Pradhananga&quot;,&quot;parse-names&quot;:false,&quot;dropping-particle&quot;:&quot;&quot;,&quot;non-dropping-particle&quot;:&quot;&quot;},{&quot;family&quot;:&quot;Regmi&quot;,&quot;given&quot;:&quot;Lok Nath&quot;,&quot;parse-names&quot;:false,&quot;dropping-particle&quot;:&quot;&quot;,&quot;non-dropping-particle&quot;:&quot;&quot;},{&quot;family&quot;:&quot;Adhikari&quot;,&quot;given&quot;:&quot;Nanda Bikram&quot;,&quot;parse-names&quot;:false,&quot;dropping-particle&quot;:&quot;&quot;,&quot;non-dropping-particle&quot;:&quot;&quot;}],&quot;container-title&quot;:&quot;IEEE Access&quot;,&quot;accessed&quot;:{&quot;date-parts&quot;:[[2026,1,9]]},&quot;DOI&quot;:&quot;10.1109/ACCESS.2024.3381523&quot;,&quot;ISSN&quot;:&quot;21693536&quot;,&quot;URL&quot;:&quot;https://ieeexplore.ieee.org/abstract/document/10478488&quot;,&quot;issued&quot;:{&quot;date-parts&quot;:[[2024]]},&quot;page&quot;:&quot;50217-50243&quot;,&quot;abstract&quot;:&quot;Accurate measurement of the microspores, mesopores, and macropores on the surface of the activated carbon is essential due to its direct influence on the material’s adsorption capacity, surface area, and overall performance in various applications like water purification, air filtration, and gas separation. Traditionally, Scanning Electron Microscopy (SEM) images of activated carbons are collected and manually annotated by a human expert to differentiate and measure different pores on the surface. However, manual analysis of such surfaces is costly, time-consuming, and resource-intensive, as it requires expert supervision. In this paper, we propose an automatic deep-learning-based solution to address this challenge of activated carbon surface segmentation. Our deep-learning approach optimizes pore analysis by reducing time and resources, eliminating human subjectivity, and effectively adapting to diverse pore structures and imaging conditions. We introduce a novel SEM image segmentation dataset for activated carbon, comprising 128 images that capture the variability in pore sizes, structures, and imaging artifacts. Challenges encountered during dataset creation, irregularities in pore structures, and the presence of impurities were addressed to ensure robust model performance. We then evaluate the state-of-the-art deep learning models on the novel semantic segmentation task that shows promising results. Notably, DeepLabV3Plus, DeepLabV3, and FPN emerge as the most promising models based on semantic segmentation test results, with DeepLabV3Plus achieving the highest test Dice coefficient of 68.68%. Finally, we outline the key research challenges and discuss potential research directions to address these challenges.&quot;,&quot;publisher&quot;:&quot;Institute of Electrical and Electronics Engineers Inc.&quot;,&quot;volume&quot;:&quot;12&quot;,&quot;container-title-short&quot;:&quot;&quot;},&quot;isTemporary&quot;:false},{&quot;id&quot;:&quot;8bcedf8f-d5e9-3353-ad93-8e373a00462d&quot;,&quot;itemData&quot;:{&quot;type&quot;:&quot;article-journal&quot;,&quot;id&quot;:&quot;8bcedf8f-d5e9-3353-ad93-8e373a00462d&quot;,&quot;title&quot;:&quot;Artificial intelligence: A powerful paradigm for scientific research&quot;,&quot;groupId&quot;:&quot;6e378410-341d-365f-a1d1-a9bfe92aa34f&quot;,&quot;author&quot;:[{&quot;family&quot;:&quot;Xu&quot;,&quot;given&quot;:&quot;Yongjun&quot;,&quot;parse-names&quot;:false,&quot;dropping-particle&quot;:&quot;&quot;,&quot;non-dropping-particle&quot;:&quot;&quot;},{&quot;family&quot;:&quot;Liu&quot;,&quot;given&quot;:&quot;Xin&quot;,&quot;parse-names&quot;:false,&quot;dropping-particle&quot;:&quot;&quot;,&quot;non-dropping-particle&quot;:&quot;&quot;},{&quot;family&quot;:&quot;Cao&quot;,&quot;given&quot;:&quot;Xin&quot;,&quot;parse-names&quot;:false,&quot;dropping-particle&quot;:&quot;&quot;,&quot;non-dropping-particle&quot;:&quot;&quot;},{&quot;family&quot;:&quot;Huang&quot;,&quot;given&quot;:&quot;Changping&quot;,&quot;parse-names&quot;:false,&quot;dropping-particle&quot;:&quot;&quot;,&quot;non-dropping-particle&quot;:&quot;&quot;},{&quot;family&quot;:&quot;Liu&quot;,&quot;given&quot;:&quot;Enke&quot;,&quot;parse-names&quot;:false,&quot;dropping-particle&quot;:&quot;&quot;,&quot;non-dropping-particle&quot;:&quot;&quot;},{&quot;family&quot;:&quot;Qian&quot;,&quot;given&quot;:&quot;Sen&quot;,&quot;parse-names&quot;:false,&quot;dropping-particle&quot;:&quot;&quot;,&quot;non-dropping-particle&quot;:&quot;&quot;},{&quot;family&quot;:&quot;Liu&quot;,&quot;given&quot;:&quot;Xingchen&quot;,&quot;parse-names&quot;:false,&quot;dropping-particle&quot;:&quot;&quot;,&quot;non-dropping-particle&quot;:&quot;&quot;},{&quot;family&quot;:&quot;Wu&quot;,&quot;given&quot;:&quot;Yanjun&quot;,&quot;parse-names&quot;:false,&quot;dropping-particle&quot;:&quot;&quot;,&quot;non-dropping-particle&quot;:&quot;&quot;},{&quot;family&quot;:&quot;Dong&quot;,&quot;given&quot;:&quot;Fengliang&quot;,&quot;parse-names&quot;:false,&quot;dropping-particle&quot;:&quot;&quot;,&quot;non-dropping-particle&quot;:&quot;&quot;},{&quot;family&quot;:&quot;Qiu&quot;,&quot;given&quot;:&quot;Cheng Wei&quot;,&quot;parse-names&quot;:false,&quot;dropping-particle&quot;:&quot;&quot;,&quot;non-dropping-particle&quot;:&quot;&quot;},{&quot;family&quot;:&quot;Qiu&quot;,&quot;given&quot;:&quot;Junjun&quot;,&quot;parse-names&quot;:false,&quot;dropping-particle&quot;:&quot;&quot;,&quot;non-dropping-particle&quot;:&quot;&quot;},{&quot;family&quot;:&quot;Hua&quot;,&quot;given&quot;:&quot;Keqin&quot;,&quot;parse-names&quot;:false,&quot;dropping-particle&quot;:&quot;&quot;,&quot;non-dropping-particle&quot;:&quot;&quot;},{&quot;family&quot;:&quot;Su&quot;,&quot;given&quot;:&quot;Wentao&quot;,&quot;parse-names&quot;:false,&quot;dropping-particle&quot;:&quot;&quot;,&quot;non-dropping-particle&quot;:&quot;&quot;},{&quot;family&quot;:&quot;Wu&quot;,&quot;given&quot;:&quot;Jian&quot;,&quot;parse-names&quot;:false,&quot;dropping-particle&quot;:&quot;&quot;,&quot;non-dropping-particle&quot;:&quot;&quot;},{&quot;family&quot;:&quot;Xu&quot;,&quot;given&quot;:&quot;Huiyu&quot;,&quot;parse-names&quot;:false,&quot;dropping-particle&quot;:&quot;&quot;,&quot;non-dropping-particle&quot;:&quot;&quot;},{&quot;family&quot;:&quot;Han&quot;,&quot;given&quot;:&quot;Yong&quot;,&quot;parse-names&quot;:false,&quot;dropping-particle&quot;:&quot;&quot;,&quot;non-dropping-particle&quot;:&quot;&quot;},{&quot;family&quot;:&quot;Fu&quot;,&quot;given&quot;:&quot;Chenguang&quot;,&quot;parse-names&quot;:false,&quot;dropping-particle&quot;:&quot;&quot;,&quot;non-dropping-particle&quot;:&quot;&quot;},{&quot;family&quot;:&quot;Yin&quot;,&quot;given&quot;:&quot;Zhigang&quot;,&quot;parse-names&quot;:false,&quot;dropping-particle&quot;:&quot;&quot;,&quot;non-dropping-particle&quot;:&quot;&quot;},{&quot;family&quot;:&quot;Liu&quot;,&quot;given&quot;:&quot;Miao&quot;,&quot;parse-names&quot;:false,&quot;dropping-particle&quot;:&quot;&quot;,&quot;non-dropping-particle&quot;:&quot;&quot;},{&quot;family&quot;:&quot;Roepman&quot;,&quot;given&quot;:&quot;Ronald&quot;,&quot;parse-names&quot;:false,&quot;dropping-particle&quot;:&quot;&quot;,&quot;non-dropping-particle&quot;:&quot;&quot;},{&quot;family&quot;:&quot;Dietmann&quot;,&quot;given&quot;:&quot;Sabine&quot;,&quot;parse-names&quot;:false,&quot;dropping-particle&quot;:&quot;&quot;,&quot;non-dropping-particle&quot;:&quot;&quot;},{&quot;family&quot;:&quot;Virta&quot;,&quot;given&quot;:&quot;Marko&quot;,&quot;parse-names&quot;:false,&quot;dropping-particle&quot;:&quot;&quot;,&quot;non-dropping-particle&quot;:&quot;&quot;},{&quot;family&quot;:&quot;Kengara&quot;,&quot;given&quot;:&quot;Fredrick&quot;,&quot;parse-names&quot;:false,&quot;dropping-particle&quot;:&quot;&quot;,&quot;non-dropping-particle&quot;:&quot;&quot;},{&quot;family&quot;:&quot;Zhang&quot;,&quot;given&quot;:&quot;Ze&quot;,&quot;parse-names&quot;:false,&quot;dropping-particle&quot;:&quot;&quot;,&quot;non-dropping-particle&quot;:&quot;&quot;},{&quot;family&quot;:&quot;Zhang&quot;,&quot;given&quot;:&quot;Lifu&quot;,&quot;parse-names&quot;:false,&quot;dropping-particle&quot;:&quot;&quot;,&quot;non-dropping-particle&quot;:&quot;&quot;},{&quot;family&quot;:&quot;Zhao&quot;,&quot;given&quot;:&quot;Taolan&quot;,&quot;parse-names&quot;:false,&quot;dropping-particle&quot;:&quot;&quot;,&quot;non-dropping-particle&quot;:&quot;&quot;},{&quot;family&quot;:&quot;Dai&quot;,&quot;given&quot;:&quot;Ji&quot;,&quot;parse-names&quot;:false,&quot;dropping-particle&quot;:&quot;&quot;,&quot;non-dropping-particle&quot;:&quot;&quot;},{&quot;family&quot;:&quot;Yang&quot;,&quot;given&quot;:&quot;Jialiang&quot;,&quot;parse-names&quot;:false,&quot;dropping-particle&quot;:&quot;&quot;,&quot;non-dropping-particle&quot;:&quot;&quot;},{&quot;family&quot;:&quot;Lan&quot;,&quot;given&quot;:&quot;Liang&quot;,&quot;parse-names&quot;:false,&quot;dropping-particle&quot;:&quot;&quot;,&quot;non-dropping-particle&quot;:&quot;&quot;},{&quot;family&quot;:&quot;Luo&quot;,&quot;given&quot;:&quot;Ming&quot;,&quot;parse-names&quot;:false,&quot;dropping-particle&quot;:&quot;&quot;,&quot;non-dropping-particle&quot;:&quot;&quot;},{&quot;family&quot;:&quot;Liu&quot;,&quot;given&quot;:&quot;Zhaofeng&quot;,&quot;parse-names&quot;:false,&quot;dropping-particle&quot;:&quot;&quot;,&quot;non-dropping-particle&quot;:&quot;&quot;},{&quot;family&quot;:&quot;An&quot;,&quot;given&quot;:&quot;Tao&quot;,&quot;parse-names&quot;:false,&quot;dropping-particle&quot;:&quot;&quot;,&quot;non-dropping-particle&quot;:&quot;&quot;},{&quot;family&quot;:&quot;Zhang&quot;,&quot;given&quot;:&quot;Bin&quot;,&quot;parse-names&quot;:false,&quot;dropping-particle&quot;:&quot;&quot;,&quot;non-dropping-particle&quot;:&quot;&quot;},{&quot;family&quot;:&quot;He&quot;,&quot;given&quot;:&quot;Xiao&quot;,&quot;parse-names&quot;:false,&quot;dropping-particle&quot;:&quot;&quot;,&quot;non-dropping-particle&quot;:&quot;&quot;},{&quot;family&quot;:&quot;Cong&quot;,&quot;given&quot;:&quot;Shan&quot;,&quot;parse-names&quot;:false,&quot;dropping-particle&quot;:&quot;&quot;,&quot;non-dropping-particle&quot;:&quot;&quot;},{&quot;family&quot;:&quot;Liu&quot;,&quot;given&quot;:&quot;Xiaohong&quot;,&quot;parse-names&quot;:false,&quot;dropping-particle&quot;:&quot;&quot;,&quot;non-dropping-particle&quot;:&quot;&quot;},{&quot;family&quot;:&quot;Zhang&quot;,&quot;given&quot;:&quot;Wei&quot;,&quot;parse-names&quot;:false,&quot;dropping-particle&quot;:&quot;&quot;,&quot;non-dropping-particle&quot;:&quot;&quot;},{&quot;family&quot;:&quot;Lewis&quot;,&quot;given&quot;:&quot;James P.&quot;,&quot;parse-names&quot;:false,&quot;dropping-particle&quot;:&quot;&quot;,&quot;non-dropping-particle&quot;:&quot;&quot;},{&quot;family&quot;:&quot;Tiedje&quot;,&quot;given&quot;:&quot;James M.&quot;,&quot;parse-names&quot;:false,&quot;dropping-particle&quot;:&quot;&quot;,&quot;non-dropping-particle&quot;:&quot;&quot;},{&quot;family&quot;:&quot;Wang&quot;,&quot;given&quot;:&quot;Qi&quot;,&quot;parse-names&quot;:false,&quot;dropping-particle&quot;:&quot;&quot;,&quot;non-dropping-particle&quot;:&quot;&quot;},{&quot;family&quot;:&quot;An&quot;,&quot;given&quot;:&quot;Zhulin&quot;,&quot;parse-names&quot;:false,&quot;dropping-particle&quot;:&quot;&quot;,&quot;non-dropping-particle&quot;:&quot;&quot;},{&quot;family&quot;:&quot;Wang&quot;,&quot;given&quot;:&quot;Fei&quot;,&quot;parse-names&quot;:false,&quot;dropping-particle&quot;:&quot;&quot;,&quot;non-dropping-particle&quot;:&quot;&quot;},{&quot;family&quot;:&quot;Zhang&quot;,&quot;given&quot;:&quot;Libo&quot;,&quot;parse-names&quot;:false,&quot;dropping-particle&quot;:&quot;&quot;,&quot;non-dropping-particle&quot;:&quot;&quot;},{&quot;family&quot;:&quot;Huang&quot;,&quot;given&quot;:&quot;Tao&quot;,&quot;parse-names&quot;:false,&quot;dropping-particle&quot;:&quot;&quot;,&quot;non-dropping-particle&quot;:&quot;&quot;},{&quot;family&quot;:&quot;Lu&quot;,&quot;given&quot;:&quot;Chuan&quot;,&quot;parse-names&quot;:false,&quot;dropping-particle&quot;:&quot;&quot;,&quot;non-dropping-particle&quot;:&quot;&quot;},{&quot;family&quot;:&quot;Cai&quot;,&quot;given&quot;:&quot;Zhipeng&quot;,&quot;parse-names&quot;:false,&quot;dropping-particle&quot;:&quot;&quot;,&quot;non-dropping-particle&quot;:&quot;&quot;},{&quot;family&quot;:&quot;Wang&quot;,&quot;given&quot;:&quot;Fang&quot;,&quot;parse-names&quot;:false,&quot;dropping-particle&quot;:&quot;&quot;,&quot;non-dropping-particle&quot;:&quot;&quot;},{&quot;family&quot;:&quot;Zhang&quot;,&quot;given&quot;:&quot;Jiabao&quot;,&quot;parse-names&quot;:false,&quot;dropping-particle&quot;:&quot;&quot;,&quot;non-dropping-particle&quot;:&quot;&quot;}],&quot;container-title&quot;:&quot;The Innovation&quot;,&quot;accessed&quot;:{&quot;date-parts&quot;:[[2026,1,9]]},&quot;DOI&quot;:&quot;10.1016/J.XINN.2021.100179&quot;,&quot;ISSN&quot;:&quot;2666-6758&quot;,&quot;PMID&quot;:&quot;34877560&quot;,&quot;URL&quot;:&quot;https://www.cell.com/action/showFullText?pii=S2666675821001041&quot;,&quot;issued&quot;:{&quot;date-parts&quot;:[[2021,11,28]]},&quot;page&quot;:&quot;100179&quot;,&quot;abstract&quot;:&quot;&lt;p&gt;Artificial intelligence (AI) coupled with promising machine learning (ML) techniques well known from computer science is broadly affecting many aspects of various fields including science and technology, industry, and even our day-to-day life. The ML techniques have been developed to analyze high-throughput data with a view to obtaining useful insights, categorizing, predicting, and making evidence-based decisions in novel ways, which will promote the growth of novel applications and fuel the sustainable booming of AI. This paper undertakes a comprehensive survey on the development and application of AI in different aspects of fundamental sciences, including information science, mathematics, medical science, materials science, geoscience, life science, physics, and chemistry. The challenges that each discipline of science meets, and the potentials of AI techniques to handle these challenges, are discussed in detail. Moreover, we shed light on new research trends entailing the integration of AI into each scientific discipline. The aim of this paper is to provide a broad research guideline on fundamental sciences with potential infusion of AI, to help motivate researchers to deeply understand the state-of-the-art applications of AI-based fundamental sciences, and thereby to help promote the continuous development of these fundamental sciences.&lt;/p&gt;&quot;,&quot;publisher&quot;:&quot;Elsevier&quot;,&quot;issue&quot;:&quot;4&quot;,&quot;volume&quot;:&quot;2&quot;,&quot;container-title-short&quot;:&quot;&quot;},&quot;isTemporary&quot;:false}]},{&quot;citationID&quot;:&quot;MENDELEY_CITATION_36135c69-0b86-43b8-928b-e5ca24e69b82&quot;,&quot;properties&quot;:{&quot;noteIndex&quot;:0},&quot;isEdited&quot;:false,&quot;manualOverride&quot;:{&quot;isManuallyOverridden&quot;:false,&quot;citeprocText&quot;:&quot;[141,154]&quot;,&quot;manualOverrideText&quot;:&quot;&quot;},&quot;citationTag&quot;:&quot;MENDELEY_CITATION_v3_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&quot;,&quot;citationItems&quot;:[{&quot;id&quot;:&quot;d836bb45-e3f0-3421-8c70-0ffd9a56627e&quot;,&quot;itemData&quot;:{&quot;type&quot;:&quot;article-journal&quot;,&quot;id&quot;:&quot;d836bb45-e3f0-3421-8c70-0ffd9a56627e&quot;,&quot;title&quot;:&quot;A versatile multimodal learning framework bridging multiscale knowledge for material design&quot;,&quot;author&quot;:[{&quot;family&quot;:&quot;Wu&quot;,&quot;given&quot;:&quot;Yuhui&quot;,&quot;parse-names&quot;:false,&quot;dropping-particle&quot;:&quot;&quot;,&quot;non-dropping-particle&quot;:&quot;&quot;},{&quot;family&quot;:&quot;Ding&quot;,&quot;given&quot;:&quot;Minmin&quot;,&quot;parse-names&quot;:false,&quot;dropping-particle&quot;:&quot;&quot;,&quot;non-dropping-particle&quot;:&quot;&quot;},{&quot;family&quot;:&quot;He&quot;,&quot;given&quot;:&quot;Haonan&quot;,&quot;parse-names&quot;:false,&quot;dropping-particle&quot;:&quot;&quot;,&quot;non-dropping-particle&quot;:&quot;&quot;},{&quot;family&quot;:&quot;Wu&quot;,&quot;given&quot;:&quot;Qijun&quot;,&quot;parse-names&quot;:false,&quot;dropping-particle&quot;:&quot;&quot;,&quot;non-dropping-particle&quot;:&quot;&quot;},{&quot;family&quot;:&quot;Jiang&quot;,&quot;given&quot;:&quot;Shaohua&quot;,&quot;parse-names&quot;:false,&quot;dropping-particle&quot;:&quot;&quot;,&quot;non-dropping-particle&quot;:&quot;&quot;},{&quot;family&quot;:&quot;Zhang&quot;,&quot;given&quot;:&quot;Peng&quot;,&quot;parse-names&quot;:false,&quot;dropping-particle&quot;:&quot;&quot;,&quot;non-dropping-particle&quot;:&quot;&quot;},{&quot;family&quot;:&quot;Ji&quot;,&quot;given&quot;:&quot;Jian&quot;,&quot;parse-names&quot;:false,&quot;dropping-particle&quot;:&quot;&quot;,&quot;non-dropping-particle&quot;:&quot;&quot;}],&quot;container-title&quot;:&quot;npj Computational Materials&quot;,&quot;container-title-short&quot;:&quot;NPJ Comput. Mater.&quot;,&quot;DOI&quot;:&quot;10.1038/s41524-025-01767-3&quot;,&quot;ISSN&quot;:&quot;20573960&quot;,&quot;issued&quot;:{&quot;date-parts&quot;:[[2025,12,1]]},&quot;abstract&quot;:&quot;Artificial intelligence has achieved remarkable success in materials science, accelerating novel material design. However, real-world material systems exhibit multiscale complexity—spanning composition, processing, structure, and properties—posing significant challenges for modeling. While some approaches fuse multiscale features to improve prediction, important modalities such as microstructure are often missing due to high acquisition costs. Existing methods struggle with incomplete data and lack a framework to bridge multiscale material knowledge. To address this, we propose MatMCL, a structure-guided multimodal learning framework that jointly analyzes multiscale material information and enables robust property prediction with incomplete modalities. Using a self-constructed multimodal dataset of electrospun nanofibers, we demonstrate that MatMCL improves mechanical property prediction without structural information, generates microstructures from processing parameters, and enables cross-modal retrieval. We further extend it via multi-stage learning and apply it to nanofiber-reinforced composite design. MatMCL uncovers processing-structure-property relationships, suggesting its promise as a generalizable approach for AI-driven material design.&quot;,&quot;publisher&quot;:&quot;Nature Research&quot;,&quot;issue&quot;:&quot;1&quot;,&quot;volume&quot;:&quot;11&quot;},&quot;isTemporary&quot;:false},{&quot;id&quot;:&quot;127a4f81-d2b1-3403-9c32-c8ef9fd0e803&quot;,&quot;itemData&quot;:{&quot;type&quot;:&quot;report&quot;,&quot;id&quot;:&quot;127a4f81-d2b1-3403-9c32-c8ef9fd0e803&quot;,&quot;title&quot;:&quot;Large Language Model Benchmarks in Medical Tasks&quot;,&quot;author&quot;:[{&quot;family&quot;:&quot;Yan&quot;,&quot;given&quot;:&quot;Lawrence K Q&quot;,&quot;parse-names&quot;:false,&quot;dropping-particle&quot;:&quot;&quot;,&quot;non-dropping-particle&quot;:&quot;&quot;},{&quot;family&quot;:&quot;Li&quot;,&quot;given&quot;:&quot;Ming&quot;,&quot;parse-names&quot;:false,&quot;dropping-particle&quot;:&quot;&quot;,&quot;non-dropping-particle&quot;:&quot;&quot;},{&quot;family&quot;:&quot;Zhang&quot;,&quot;given&quot;:&quot;Yichao&quot;,&quot;parse-names&quot;:false,&quot;dropping-particle&quot;:&quot;&quot;,&quot;non-dropping-particle&quot;:&quot;&quot;},{&quot;family&quot;:&quot;Yin&quot;,&quot;given&quot;:&quot;Caitlyn Heqi&quot;,&quot;parse-names&quot;:false,&quot;dropping-particle&quot;:&quot;&quot;,&quot;non-dropping-particle&quot;:&quot;&quot;},{&quot;family&quot;:&quot;Fei&quot;,&quot;given&quot;:&quot;Cheng&quot;,&quot;parse-names&quot;:false,&quot;dropping-particle&quot;:&quot;&quot;,&quot;non-dropping-particle&quot;:&quot;&quot;},{&quot;family&quot;:&quot;Peng&quot;,&quot;given&quot;:&quot;Benji&quot;,&quot;parse-names&quot;:false,&quot;dropping-particle&quot;:&quot;&quot;,&quot;non-dropping-particle&quot;:&quot;&quot;},{&quot;family&quot;:&quot;Bi&quot;,&quot;given&quot;:&quot;Ziqian&quot;,&quot;parse-names&quot;:false,&quot;dropping-particle&quot;:&quot;&quot;,&quot;non-dropping-particle&quot;:&quot;&quot;},{&quot;family&quot;:&quot;Feng&quot;,&quot;given&quot;:&quot;Pohsun&quot;,&quot;parse-names&quot;:false,&quot;dropping-particle&quot;:&quot;&quot;,&quot;non-dropping-particle&quot;:&quot;&quot;},{&quot;family&quot;:&quot;Chen&quot;,&quot;given&quot;:&quot;Keyu&quot;,&quot;parse-names&quot;:false,&quot;dropping-particle&quot;:&quot;&quot;,&quot;non-dropping-particle&quot;:&quot;&quot;},{&quot;family&quot;:&quot;Liu&quot;,&quot;given&quot;:&quot;Junyu&quot;,&quot;parse-names&quot;:false,&quot;dropping-particle&quot;:&quot;&quot;,&quot;non-dropping-particle&quot;:&quot;&quot;},{&quot;family&quot;:&quot;Niu&quot;,&quot;given&quot;:&quot;Qian&quot;,&quot;parse-names&quot;:false,&quot;dropping-particle&quot;:&quot;&quot;,&quot;non-dropping-particle&quot;:&quot;&quot;}],&quot;DOI&quot;:&quot;10.48550/arXiv.2410.21348&quot;,&quot;URL&quot;:&quot;http://muzhi.baidu.com&quot;,&quot;issued&quot;:{&quot;date-parts&quot;:[[2024]]},&quot;abstract&quot;:&quot;With the increasing application of large language models (LLMs) in the medical domain, evaluating these models' performance using benchmark datasets has become crucial. This paper presents a comprehensive survey of various benchmark datasets employed in medical LLM tasks. These datasets span multiple modalities including text, image, and multimodal benchmarks, focusing on different aspects of medical knowledge such as electronic health records (EHRs), doctor-patient dialogues, medical question-answering, and medical image captioning. The survey categorizes the datasets by modality, discussing their significance, data structure, and impact on the development of LLMs for clinical tasks such as diagnosis, report generation, and predictive decision support. Key benchmarks include MIMIC-III, MIMIC-IV, BioASQ, PubMedQA, and CheXpert, which have facilitated advancements in tasks like medical report generation, clinical summarization, and synthetic data generation. The paper summarizes the challenges and opportunities in leveraging these benchmarks for advancing multimodal medical intelligence , emphasizing the need for datasets with a greater degree of language diversity, structured omics data, and innovative approaches to synthesis. This work also provides a foundation for future research in the application of LLMs in medicine, contributing to the evolving field of medical artificial intelligence.&quot;,&quot;container-title-short&quot;:&quot;&quot;},&quot;isTemporary&quot;:false}]},{&quot;citationID&quot;:&quot;MENDELEY_CITATION_d242e10c-6ba4-4e05-9c45-be93ae60299d&quot;,&quot;properties&quot;:{&quot;noteIndex&quot;:0},&quot;isEdited&quot;:false,&quot;manualOverride&quot;:{&quot;isManuallyOverridden&quot;:false,&quot;citeprocText&quot;:&quot;[155]&quot;,&quot;manualOverrideText&quot;:&quot;&quot;},&quot;citationItems&quot;:[{&quot;id&quot;:&quot;cc3fb9f7-ca39-38b8-9321-850e702c95c0&quot;,&quot;itemData&quot;:{&quot;type&quot;:&quot;article-journal&quot;,&quot;id&quot;:&quot;cc3fb9f7-ca39-38b8-9321-850e702c95c0&quot;,&quot;title&quot;:&quot;Code and Pixels: Multi-Modal Contrastive Pre-training for Enhanced Tabular Data Analysis&quot;,&quot;groupId&quot;:&quot;6e378410-341d-365f-a1d1-a9bfe92aa34f&quot;,&quot;author&quot;:[{&quot;family&quot;:&quot;Roy&quot;,&quot;given&quot;:&quot;Kankana&quot;,&quot;parse-names&quot;:false,&quot;dropping-particle&quot;:&quot;&quot;,&quot;non-dropping-particle&quot;:&quot;&quot;},{&quot;family&quot;:&quot;Krämer&quot;,&quot;given&quot;:&quot;Lars&quot;,&quot;parse-names&quot;:false,&quot;dropping-particle&quot;:&quot;&quot;,&quot;non-dropping-particle&quot;:&quot;&quot;},{&quot;family&quot;:&quot;Domaschke&quot;,&quot;given&quot;:&quot;Sebastian&quot;,&quot;parse-names&quot;:false,&quot;dropping-particle&quot;:&quot;&quot;,&quot;non-dropping-particle&quot;:&quot;&quot;},{&quot;family&quot;:&quot;Haris&quot;,&quot;given&quot;:&quot;Malik&quot;,&quot;parse-names&quot;:false,&quot;dropping-particle&quot;:&quot;&quot;,&quot;non-dropping-particle&quot;:&quot;&quot;},{&quot;family&quot;:&quot;Aydin&quot;,&quot;given&quot;:&quot;Roland&quot;,&quot;parse-names&quot;:false,&quot;dropping-particle&quot;:&quot;&quot;,&quot;non-dropping-particle&quot;:&quot;&quot;},{&quot;family&quot;:&quot;Isensee&quot;,&quot;given&quot;:&quot;Fabian&quot;,&quot;parse-names&quot;:false,&quot;dropping-particle&quot;:&quot;&quot;,&quot;non-dropping-particle&quot;:&quot;&quot;},{&quot;family&quot;:&quot;Held&quot;,&quot;given&quot;:&quot;Martin&quot;,&quot;parse-names&quot;:false,&quot;dropping-particle&quot;:&quot;&quot;,&quot;non-dropping-particle&quot;:&quot;&quot;}],&quot;accessed&quot;:{&quot;date-parts&quot;:[[2026,7,2]]},&quot;URL&quot;:&quot;https://arxiv.org/pdf/2501.07304v1&quot;,&quot;issued&quot;:{&quot;date-parts&quot;:[[2025,1,13]]},&quot;abstract&quot;:&quot;Learning from tabular data is of paramount importance, as it complements the conventional analysis of image and video data by providing a rich source of structured information that is often critical for comprehensive understanding and decision-making processes. We present Multi-task Contrastive Masked Tabular Modeling (MT-CMTM), a novel method aiming to enhance tabular models by leveraging the correlation between tabular data and corresponding images. MT-CMTM employs a dual strategy combining contrastive learning with masked tabular modeling, optimizing the synergy between these data modalities. Central to our approach is a 1D Convolutional Neural Network with residual connections and an attention mechanism (1D-ResNet-CBAM), designed to efficiently process tabular data without relying on images. This enables MT-CMTM to handle purely tabular data for downstream tasks, eliminating the need for potentially costly image acquisition and processing. We evaluated MT-CMTM on the DVM car dataset, which is uniquely suited for this particular scenario, and the newly developed HIPMP dataset, which connects membrane fabrication parameters with image data. Our MT-CMTM model outperforms the proposed tabular 1D-ResNet-CBAM, which is trained from scratch, achieving a relative 1.48% improvement in relative MSE on HIPMP and a 2.38% increase in absolute accuracy on DVM. These results demonstrate MT-CMTM's robustness and its potential to advance the field of multi-modal learning.&quot;,&quot;container-title-short&quot;:&quot;&quot;},&quot;isTemporary&quot;:false}],&quot;citationTag&quot;:&quot;MENDELEY_CITATION_v3_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&quot;},{&quot;citationID&quot;:&quot;MENDELEY_CITATION_1a70853a-7d07-4324-b7e0-bb16ee00523f&quot;,&quot;properties&quot;:{&quot;noteIndex&quot;:0},&quot;isEdited&quot;:false,&quot;manualOverride&quot;:{&quot;isManuallyOverridden&quot;:false,&quot;citeprocText&quot;:&quot;[141]&quot;,&quot;manualOverrideText&quot;:&quot;&quot;},&quot;citationTag&quot;:&quot;MENDELEY_CITATION_v3_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&quot;,&quot;citationItems&quot;:[{&quot;id&quot;:&quot;d836bb45-e3f0-3421-8c70-0ffd9a56627e&quot;,&quot;itemData&quot;:{&quot;type&quot;:&quot;article-journal&quot;,&quot;id&quot;:&quot;d836bb45-e3f0-3421-8c70-0ffd9a56627e&quot;,&quot;title&quot;:&quot;A versatile multimodal learning framework bridging multiscale knowledge for material design&quot;,&quot;author&quot;:[{&quot;family&quot;:&quot;Wu&quot;,&quot;given&quot;:&quot;Yuhui&quot;,&quot;parse-names&quot;:false,&quot;dropping-particle&quot;:&quot;&quot;,&quot;non-dropping-particle&quot;:&quot;&quot;},{&quot;family&quot;:&quot;Ding&quot;,&quot;given&quot;:&quot;Minmin&quot;,&quot;parse-names&quot;:false,&quot;dropping-particle&quot;:&quot;&quot;,&quot;non-dropping-particle&quot;:&quot;&quot;},{&quot;family&quot;:&quot;He&quot;,&quot;given&quot;:&quot;Haonan&quot;,&quot;parse-names&quot;:false,&quot;dropping-particle&quot;:&quot;&quot;,&quot;non-dropping-particle&quot;:&quot;&quot;},{&quot;family&quot;:&quot;Wu&quot;,&quot;given&quot;:&quot;Qijun&quot;,&quot;parse-names&quot;:false,&quot;dropping-particle&quot;:&quot;&quot;,&quot;non-dropping-particle&quot;:&quot;&quot;},{&quot;family&quot;:&quot;Jiang&quot;,&quot;given&quot;:&quot;Shaohua&quot;,&quot;parse-names&quot;:false,&quot;dropping-particle&quot;:&quot;&quot;,&quot;non-dropping-particle&quot;:&quot;&quot;},{&quot;family&quot;:&quot;Zhang&quot;,&quot;given&quot;:&quot;Peng&quot;,&quot;parse-names&quot;:false,&quot;dropping-particle&quot;:&quot;&quot;,&quot;non-dropping-particle&quot;:&quot;&quot;},{&quot;family&quot;:&quot;Ji&quot;,&quot;given&quot;:&quot;Jian&quot;,&quot;parse-names&quot;:false,&quot;dropping-particle&quot;:&quot;&quot;,&quot;non-dropping-particle&quot;:&quot;&quot;}],&quot;container-title&quot;:&quot;npj Computational Materials&quot;,&quot;container-title-short&quot;:&quot;NPJ Comput. Mater.&quot;,&quot;DOI&quot;:&quot;10.1038/s41524-025-01767-3&quot;,&quot;ISSN&quot;:&quot;20573960&quot;,&quot;issued&quot;:{&quot;date-parts&quot;:[[2025,12,1]]},&quot;abstract&quot;:&quot;Artificial intelligence has achieved remarkable success in materials science, accelerating novel material design. However, real-world material systems exhibit multiscale complexity—spanning composition, processing, structure, and properties—posing significant challenges for modeling. While some approaches fuse multiscale features to improve prediction, important modalities such as microstructure are often missing due to high acquisition costs. Existing methods struggle with incomplete data and lack a framework to bridge multiscale material knowledge. To address this, we propose MatMCL, a structure-guided multimodal learning framework that jointly analyzes multiscale material information and enables robust property prediction with incomplete modalities. Using a self-constructed multimodal dataset of electrospun nanofibers, we demonstrate that MatMCL improves mechanical property prediction without structural information, generates microstructures from processing parameters, and enables cross-modal retrieval. We further extend it via multi-stage learning and apply it to nanofiber-reinforced composite design. MatMCL uncovers processing-structure-property relationships, suggesting its promise as a generalizable approach for AI-driven material design.&quot;,&quot;publisher&quot;:&quot;Nature Research&quot;,&quot;issue&quot;:&quot;1&quot;,&quot;volume&quot;:&quot;11&quot;},&quot;isTemporary&quot;:false,&quot;suppress-author&quot;:false,&quot;composite&quot;:false,&quot;author-only&quot;:false}]},{&quot;citationID&quot;:&quot;MENDELEY_CITATION_04195dfc-29f9-4fed-b21b-59711474e743&quot;,&quot;properties&quot;:{&quot;noteIndex&quot;:0},&quot;isEdited&quot;:false,&quot;manualOverride&quot;:{&quot;isManuallyOverridden&quot;:false,&quot;citeprocText&quot;:&quot;[156]&quot;,&quot;manualOverrideText&quot;:&quot;&quot;},&quot;citationTag&quot;:&quot;MENDELEY_CITATION_v3_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&quot;,&quot;citationItems&quot;:[{&quot;id&quot;:&quot;db315445-3c5f-32c0-9455-54f9bac0308b&quot;,&quot;itemData&quot;:{&quot;type&quot;:&quot;article-journal&quot;,&quot;id&quot;:&quot;db315445-3c5f-32c0-9455-54f9bac0308b&quot;,&quot;title&quot;:&quot;An interpretable deep learning approach for designing nanoporous silicon nitride membranes with tunable mechanical properties&quot;,&quot;author&quot;:[{&quot;family&quot;:&quot;Shargh&quot;,&quot;given&quot;:&quot;Ali K.&quot;,&quot;parse-names&quot;:false,&quot;dropping-particle&quot;:&quot;&quot;,&quot;non-dropping-particle&quot;:&quot;&quot;},{&quot;family&quot;:&quot;Abdolrahim&quot;,&quot;given&quot;:&quot;Niaz&quot;,&quot;parse-names&quot;:false,&quot;dropping-particle&quot;:&quot;&quot;,&quot;non-dropping-particle&quot;:&quot;&quot;}],&quot;container-title&quot;:&quot;npj Computational Materials&quot;,&quot;container-title-short&quot;:&quot;NPJ Comput. Mater.&quot;,&quot;DOI&quot;:&quot;10.1038/s41524-023-01037-0&quot;,&quot;ISSN&quot;:&quot;20573960&quot;,&quot;issued&quot;:{&quot;date-parts&quot;:[[2023,12,1]]},&quot;abstract&quot;:&quot;The high permeability and strong selectivity of nanoporous silicon nitride (NPN) membranes make them attractive in a broad range of applications. Despite their growing use, the strength of NPN membranes needs to be improved for further extending their biomedical applications. In this work, we implement a deep learning framework to design NPN membranes with improved or prescribed strength values. We examine the predictions of our framework using physics-based simulations. Our results confirm that the proposed framework is not only able to predict the strength of NPN membranes with a wide range of microstructures, but also can design NPN membranes with prescribed or improved strength. Our simulations further demonstrate that the microstructural heterogeneity that our framework suggests for the optimized design, lowers the stress concentration around the pores and leads to the strength improvement of NPN membranes as compared to conventional membranes with homogenous microstructures.&quot;,&quot;publisher&quot;:&quot;Nature Research&quot;,&quot;issue&quot;:&quot;1&quot;,&quot;volume&quot;:&quot;9&quot;},&quot;isTemporary&quot;:false,&quot;suppress-author&quot;:false,&quot;composite&quot;:false,&quot;author-only&quot;:false}]},{&quot;citationID&quot;:&quot;MENDELEY_CITATION_ddeab1b7-bdf7-40b6-9056-389b528ef241&quot;,&quot;properties&quot;:{&quot;noteIndex&quot;:0},&quot;isEdited&quot;:false,&quot;manualOverride&quot;:{&quot;isManuallyOverridden&quot;:false,&quot;citeprocText&quot;:&quot;[157–160]&quot;,&quot;manualOverrideText&quot;:&quot;&quot;},&quot;citationTag&quot;:&quot;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&quot;,&quot;citationItems&quot;:[{&quot;id&quot;:&quot;d2c36a00-4902-3781-a6fc-1dc36f95e637&quot;,&quot;itemData&quot;:{&quot;type&quot;:&quot;article-journal&quot;,&quot;id&quot;:&quot;d2c36a00-4902-3781-a6fc-1dc36f95e637&quot;,&quot;title&quot;:&quot;Machine Learning-Assisted Design of Material Properties&quot;,&quot;groupId&quot;:&quot;6e378410-341d-365f-a1d1-a9bfe92aa34f&quot;,&quot;author&quot;:[{&quot;family&quot;:&quot;Kadulkar&quot;,&quot;given&quot;:&quot;Sanket&quot;,&quot;parse-names&quot;:false,&quot;dropping-particle&quot;:&quot;&quot;,&quot;non-dropping-particle&quot;:&quot;&quot;},{&quot;family&quot;:&quot;Sherman&quot;,&quot;given&quot;:&quot;Zachary M&quot;,&quot;parse-names&quot;:false,&quot;dropping-particle&quot;:&quot;&quot;,&quot;non-dropping-particle&quot;:&quot;&quot;},{&quot;family&quot;:&quot;Ganesan&quot;,&quot;given&quot;:&quot;Venkat&quot;,&quot;parse-names&quot;:false,&quot;dropping-particle&quot;:&quot;&quot;,&quot;non-dropping-particle&quot;:&quot;&quot;},{&quot;family&quot;:&quot;Truskett&quot;,&quot;given&quot;:&quot;Thomas M&quot;,&quot;parse-names&quot;:false,&quot;dropping-particle&quot;:&quot;&quot;,&quot;non-dropping-particle&quot;:&quot;&quot;}],&quot;container-title&quot;:&quot;Annual Review of Chemical and Biomolecular Engineering Downloaded from www.annualreviews.org. Guest (guest&quot;,&quot;accessed&quot;:{&quot;date-parts&quot;:[[2025,12,22]]},&quot;DOI&quot;:&quot;10.1146/annurev-chembioeng&quot;,&quot;URL&quot;:&quot;https://doi.org/10.1146/annurev-chembioeng-&quot;,&quot;issued&quot;:{&quot;date-parts&quot;:[[2025]]},&quot;abstract&quot;:&quot;Designing functional materials requires a deep search through multidimen-sional spaces for system parameters that yield desirable material properties. For cases where conventional parameter sweeps or trial-and-error sampling are impractical, inverse methods that frame design as a constrained optimization problem present an attractive alternative. However, even efficient algorithms require time-and resource-intensive characterization of material properties many times during optimization, imposing a design bottleneck. Approaches that incorporate machine learning can help address this limitation and accelerate the discovery of materials with targeted properties. In this article, we review how to leverage machine learning to reduce dimensionality in order to effectively explore design space, accelerate property evaluation, and generate unconventional material structures with optimal properties. We also discuss promising future directions, including integration of machine learning into multiple stages of a design algorithm and interpretation of machine learning models to understand how design parameters relate to material properties.&quot;,&quot;volume&quot;:&quot;25&quot;,&quot;container-title-short&quot;:&quot;&quot;},&quot;isTemporary&quot;:false},{&quot;id&quot;:&quot;828a003f-91cb-3a10-8e3f-b76ae5d44bc0&quot;,&quot;itemData&quot;:{&quot;type&quot;:&quot;article-journal&quot;,&quot;id&quot;:&quot;828a003f-91cb-3a10-8e3f-b76ae5d44bc0&quot;,&quot;title&quot;:&quot;Best of Both Worlds: Multimodal Contrastive Learning with Tabular and Imaging Data&quot;,&quot;groupId&quot;:&quot;6e378410-341d-365f-a1d1-a9bfe92aa34f&quot;,&quot;author&quot;:[{&quot;family&quot;:&quot;Hager&quot;,&quot;given&quot;:&quot;Paul&quot;,&quot;parse-names&quot;:false,&quot;dropping-particle&quot;:&quot;&quot;,&quot;non-dropping-particle&quot;:&quot;&quot;},{&quot;family&quot;:&quot;Menten&quot;,&quot;given&quot;:&quot;Martin J.&quot;,&quot;parse-names&quot;:false,&quot;dropping-particle&quot;:&quot;&quot;,&quot;non-dropping-particle&quot;:&quot;&quot;},{&quot;family&quot;:&quot;Rueckert&quot;,&quot;given&quot;:&quot;Daniel&quot;,&quot;parse-names&quot;:false,&quot;dropping-particle&quot;:&quot;&quot;,&quot;non-dropping-particle&quot;:&quot;&quot;}],&quot;container-title&quot;:&quot;Proceedings of the IEEE Computer Society Conference on Computer Vision and Pattern Recognition&quot;,&quot;accessed&quot;:{&quot;date-parts&quot;:[[2026,7,2]]},&quot;DOI&quot;:&quot;10.1109/CVPR52729.2023.02291&quot;,&quot;ISBN&quot;:&quot;9798350301298&quot;,&quot;ISSN&quot;:&quot;10636919&quot;,&quot;URL&quot;:&quot;https://arxiv.org/pdf/2303.14080&quot;,&quot;issued&quot;:{&quot;date-parts&quot;:[[2023,3,24]]},&quot;page&quot;:&quot;23924-23935&quot;,&quot;abstract&quot;:&quot;Medical datasets and especially biobanks, often contain extensive tabular data with rich clinical information in addition to images. In practice, clinicians typically have less data, both in terms of diversity and scale, but still wish to deploy deep learning solutions. Combined with increasing medical dataset sizes and expensive annotation costs, the necessity for unsupervised methods that can pretrain multimodally and predict unimodally has risen. To address these needs, we propose the first self-supervised contrastive learning framework that takes advantage of images and tabular data to train unimodal encoders. Our solution combines SimCLR and SCARF, two leading contrastive learning strategies, and is simple and effective. In our experiments, we demonstrate the strength of our framework by predicting risks of myocardial infarction and coronary artery disease (CAD) using cardiac MR images and 120 clinical features from 40,000 UK Biobank subjects. Furthermore, we show the generalizability of our approach to natural images using the DVM car advertisement dataset. We take advantage of the high interpretability of tabular data and through attribution and ablation experiments find that morphometric tabular features, describing size and shape, have outsized importance during the contrastive learning process and improve the quality of the learned embeddings. Finally, we introduce a novel form of supervised contrastive learning, label as a feature (LaaF), by appending the ground truth label as a tabular feature during multimodal pretraining, outperforming all supervised contrastive baselines.&quot;,&quot;publisher&quot;:&quot;IEEE Computer Society&quot;,&quot;volume&quot;:&quot;2023-June&quot;,&quot;container-title-short&quot;:&quot;&quot;},&quot;isTemporary&quot;:false},{&quot;id&quot;:&quot;2d18b706-8d2e-3ff0-8be1-1085c6b52757&quot;,&quot;itemData&quot;:{&quot;type&quot;:&quot;article-journal&quot;,&quot;id&quot;:&quot;2d18b706-8d2e-3ff0-8be1-1085c6b52757&quot;,&quot;title&quot;:&quot;Machine Learning-Aided Inverse Design and Discovery of Novel Polymeric Materials for Membrane Separation&quot;,&quot;groupId&quot;:&quot;6e378410-341d-365f-a1d1-a9bfe92aa34f&quot;,&quot;author&quot;:[{&quot;family&quot;:&quot;Dangayach&quot;,&quot;given&quot;:&quot;Raghav&quot;,&quot;parse-names&quot;:false,&quot;dropping-particle&quot;:&quot;&quot;,&quot;non-dropping-particle&quot;:&quot;&quot;},{&quot;family&quot;:&quot;Jeong&quot;,&quot;given&quot;:&quot;Nohyeong&quot;,&quot;parse-names&quot;:false,&quot;dropping-particle&quot;:&quot;&quot;,&quot;non-dropping-particle&quot;:&quot;&quot;},{&quot;family&quot;:&quot;Demirel&quot;,&quot;given&quot;:&quot;Elif&quot;,&quot;parse-names&quot;:false,&quot;dropping-particle&quot;:&quot;&quot;,&quot;non-dropping-particle&quot;:&quot;&quot;},{&quot;family&quot;:&quot;Uzal&quot;,&quot;given&quot;:&quot;Nigmet&quot;,&quot;parse-names&quot;:false,&quot;dropping-particle&quot;:&quot;&quot;,&quot;non-dropping-particle&quot;:&quot;&quot;},{&quot;family&quot;:&quot;Fung&quot;,&quot;given&quot;:&quot;Victor&quot;,&quot;parse-names&quot;:false,&quot;dropping-particle&quot;:&quot;&quot;,&quot;non-dropping-particle&quot;:&quot;&quot;},{&quot;family&quot;:&quot;Chen&quot;,&quot;given&quot;:&quot;Yongsheng&quot;,&quot;parse-names&quot;:false,&quot;dropping-particle&quot;:&quot;&quot;,&quot;non-dropping-particle&quot;:&quot;&quot;}],&quot;container-title&quot;:&quot;Environmental Science &amp; Technology&quot;,&quot;accessed&quot;:{&quot;date-parts&quot;:[[2025,12,22]]},&quot;DOI&quot;:&quot;10.1021/ACS.EST.4C08298&quot;,&quot;ISSN&quot;:&quot;15205851&quot;,&quot;PMID&quot;:&quot;39680111&quot;,&quot;URL&quot;:&quot;/doi/pdf/10.1021/acs.est.4c08298?ref=article_openPDF&quot;,&quot;issued&quot;:{&quot;date-parts&quot;:[[2024,1,21]]},&quot;page&quot;:&quot;993-1012&quot;,&quot;abstract&quot;:&quot;Polymeric membranes have been widely used for liquid and gas separation in various industrial applications over the past few decades because of their exceptional versatility and high tunability. Traditional trial-and-error methods for material synthesis are inadequate to meet the growing demands for high-performance membranes. Machine learning (ML) has demonstrated huge potential to accelerate design and discovery of membrane materials. In this review, we cover strengths and weaknesses of the traditional methods, followed by a discussion on the emergence of ML for developing advanced polymeric membranes. We describe methodologies for data collection, data preparation, the commonly used ML models, and the explainable artificial intelligence (XAI) tools implemented in membrane research. Furthermore, we explain the experimental and computational validation steps to verify the results provided by these ML models. Subsequently, we showcase successful case studies of polymeric membranes and emphasize inverse design methodology within a ML-driven structured framework. Finally, we conclude by highlighting the recent progress, challenges, and future research directions to advance ML research for next generation polymeric membranes. With this review, we aim to provide a comprehensive guideline to researchers, scientists, and engineers assisting in the implementation of ML to membrane research and to accelerate the membrane design and material discovery process.&quot;,&quot;publisher&quot;:&quot;American Chemical Society&quot;,&quot;issue&quot;:&quot;2&quot;,&quot;volume&quot;:&quot;59&quot;,&quot;container-title-short&quot;:&quot;Environ. Sci. Technol.&quot;},&quot;isTemporary&quot;:false},{&quot;id&quot;:&quot;b61e6381-ef27-37a3-b1e3-4fcd8b968ba2&quot;,&quot;itemData&quot;:{&quot;type&quot;:&quot;article-journal&quot;,&quot;id&quot;:&quot;b61e6381-ef27-37a3-b1e3-4fcd8b968ba2&quot;,&quot;title&quot;:&quot;SEM Image Quality Assessment Based on Intuitive Morphology and Deep Semantic Features&quot;,&quot;groupId&quot;:&quot;6e378410-341d-365f-a1d1-a9bfe92aa34f&quot;,&quot;author&quot;:[{&quot;family&quot;:&quot;Wang&quot;,&quot;given&quot;:&quot;Haoran&quot;,&quot;parse-names&quot;:false,&quot;dropping-particle&quot;:&quot;&quot;,&quot;non-dropping-particle&quot;:&quot;&quot;},{&quot;family&quot;:&quot;Li&quot;,&quot;given&quot;:&quot;Shiyin&quot;,&quot;parse-names&quot;:false,&quot;dropping-particle&quot;:&quot;&quot;,&quot;non-dropping-particle&quot;:&quot;&quot;},{&quot;family&quot;:&quot;Ding&quot;,&quot;given&quot;:&quot;Jicun&quot;,&quot;parse-names&quot;:false,&quot;dropping-particle&quot;:&quot;&quot;,&quot;non-dropping-particle&quot;:&quot;&quot;},{&quot;family&quot;:&quot;Li&quot;,&quot;given&quot;:&quot;Suyan&quot;,&quot;parse-names&quot;:false,&quot;dropping-particle&quot;:&quot;&quot;,&quot;non-dropping-particle&quot;:&quot;&quot;},{&quot;family&quot;:&quot;Dong&quot;,&quot;given&quot;:&quot;Liang&quot;,&quot;parse-names&quot;:false,&quot;dropping-particle&quot;:&quot;&quot;,&quot;non-dropping-particle&quot;:&quot;&quot;},{&quot;family&quot;:&quot;Lu&quot;,&quot;given&quot;:&quot;Zhaolin&quot;,&quot;parse-names&quot;:false,&quot;dropping-particle&quot;:&quot;&quot;,&quot;non-dropping-particle&quot;:&quot;&quot;}],&quot;container-title&quot;:&quot;IEEE Access&quot;,&quot;accessed&quot;:{&quot;date-parts&quot;:[[2026,7,2]]},&quot;DOI&quot;:&quot;10.1109/ACCESS.2022.3216388&quot;,&quot;ISSN&quot;:&quot;21693536&quot;,&quot;URL&quot;:&quot;https://ieeexplore.ieee.org/document/9926051&quot;,&quot;issued&quot;:{&quot;date-parts&quot;:[[2022]]},&quot;page&quot;:&quot;111377-111388&quot;,&quot;abstract&quot;:&quot;The widespread use of scanning electron microscopy (SEM) has increased the requirements for SEM image quality. SEM images obtained by electron beam feedback have more complex texture features than natural images obtained by optical imaging, and this condition results in poor performance of algorithms used for assessing natural image quality on SEM datasets,meanwhile,the field of SEM image quality assessment(IQA) is mostly aimed at specific distortion types. In order to solve the above two problems,to address the rich texture, few edges, and extreme sensitivity to the distortion degree of SEM images, we propose a texture and semantic IQA (TSIQA) method for SEM images based on sparse mask and information entropy increase. First, we construct a neural network containing sparse mask module (SMM), which is used to extract intuitive texture features in the spatial and channel domains. Simultaneously, information growth attention (IGA) is introduced into SMM to detect the difference between current and past features of the network for extracting deep semantic information. The quality assessment experiments on SEM image datasets show that compared with the state-of-the-art IQA methods, including popular no-reference techniques adapted to the SEM-IQA, the TSIQA has superiority in typical criteria.&quot;,&quot;publisher&quot;:&quot;Institute of Electrical and Electronics Engineers Inc.&quot;,&quot;volume&quot;:&quot;10&quot;,&quot;container-title-short&quot;:&quot;&quot;},&quot;isTemporary&quot;:false}]},{&quot;citationID&quot;:&quot;MENDELEY_CITATION_529d5dff-62ea-48e3-adf0-e545342a0930&quot;,&quot;properties&quot;:{&quot;noteIndex&quot;:0},&quot;isEdited&quot;:false,&quot;manualOverride&quot;:{&quot;isManuallyOverridden&quot;:false,&quot;citeprocText&quot;:&quot;[54,77,107,113,159,161–163]&quot;,&quot;manualOverrideText&quot;:&quot;&quot;},&quot;citationTag&quot;:&quot;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&quot;,&quot;citationItems&quot;:[{&quot;id&quot;:&quot;ed2e7963-129b-3e08-bb40-75c26d202517&quot;,&quot;itemData&quot;:{&quot;type&quot;:&quot;article-journal&quot;,&quot;id&quot;:&quot;ed2e7963-129b-3e08-bb40-75c26d202517&quot;,&quot;title&quot;:&quot;Large language models for automated data extraction and inverse design of copolymers with targeted glass transition temperatures&quot;,&quot;groupId&quot;:&quot;6e378410-341d-365f-a1d1-a9bfe92aa34f&quot;,&quot;author&quot;:[{&quot;family&quot;:&quot;Zhou&quot;,&quot;given&quot;:&quot;Haifan&quot;,&quot;parse-names&quot;:false,&quot;dropping-particle&quot;:&quot;&quot;,&quot;non-dropping-particle&quot;:&quot;&quot;},{&quot;family&quot;:&quot;Fang&quot;,&quot;given&quot;:&quot;Yue&quot;,&quot;parse-names&quot;:false,&quot;dropping-particle&quot;:&quot;&quot;,&quot;non-dropping-particle&quot;:&quot;&quot;},{&quot;family&quot;:&quot;Ma&quot;,&quot;given&quot;:&quot;Hancheng&quot;,&quot;parse-names&quot;:false,&quot;dropping-particle&quot;:&quot;&quot;,&quot;non-dropping-particle&quot;:&quot;&quot;},{&quot;family&quot;:&quot;Roxas&quot;,&quot;given&quot;:&quot;Alexander Perez&quot;,&quot;parse-names&quot;:false,&quot;dropping-particle&quot;:&quot;&quot;,&quot;non-dropping-particle&quot;:&quot;&quot;},{&quot;family&quot;:&quot;Deng&quot;,&quot;given&quot;:&quot;Puqing&quot;,&quot;parse-names&quot;:false,&quot;dropping-particle&quot;:&quot;&quot;,&quot;non-dropping-particle&quot;:&quot;&quot;},{&quot;family&quot;:&quot;Zhang&quot;,&quot;given&quot;:&quot;Guozhen&quot;,&quot;parse-names&quot;:false,&quot;dropping-particle&quot;:&quot;&quot;,&quot;non-dropping-particle&quot;:&quot;&quot;},{&quot;family&quot;:&quot;Wang&quot;,&quot;given&quot;:&quot;Yiming&quot;,&quot;parse-names&quot;:false,&quot;dropping-particle&quot;:&quot;&quot;,&quot;non-dropping-particle&quot;:&quot;&quot;},{&quot;family&quot;:&quot;Zhang&quot;,&quot;given&quot;:&quot;Yuxuan&quot;,&quot;parse-names&quot;:false,&quot;dropping-particle&quot;:&quot;&quot;,&quot;non-dropping-particle&quot;:&quot;&quot;},{&quot;family&quot;:&quot;Zhou&quot;,&quot;given&quot;:&quot;Wenjing&quot;,&quot;parse-names&quot;:false,&quot;dropping-particle&quot;:&quot;&quot;,&quot;non-dropping-particle&quot;:&quot;&quot;},{&quot;family&quot;:&quot;Li&quot;,&quot;given&quot;:&quot;Linyan&quot;,&quot;parse-names&quot;:false,&quot;dropping-particle&quot;:&quot;&quot;,&quot;non-dropping-particle&quot;:&quot;&quot;},{&quot;family&quot;:&quot;Hung&quot;,&quot;given&quot;:&quot;Fung Ho&quot;,&quot;parse-names&quot;:false,&quot;dropping-particle&quot;:&quot;&quot;,&quot;non-dropping-particle&quot;:&quot;&quot;},{&quot;family&quot;:&quot;Luo&quot;,&quot;given&quot;:&quot;Zhengtang&quot;,&quot;parse-names&quot;:false,&quot;dropping-particle&quot;:&quot;&quot;,&quot;non-dropping-particle&quot;:&quot;&quot;},{&quot;family&quot;:&quot;Gao&quot;,&quot;given&quot;:&quot;Hanyu&quot;,&quot;parse-names&quot;:false,&quot;dropping-particle&quot;:&quot;&quot;,&quot;non-dropping-particle&quot;:&quot;&quot;}],&quot;container-title&quot;:&quot;Chemical Engineering Journal&quot;,&quot;accessed&quot;:{&quot;date-parts&quot;:[[2026,3,24]]},&quot;DOI&quot;:&quot;10.1016/j.cej.2026.172634&quot;,&quot;ISSN&quot;:&quot;13858947&quot;,&quot;URL&quot;:&quot;https://doi.org/10.1021/acscentsci.2c01246&quot;,&quot;issued&quot;:{&quot;date-parts&quot;:[[2026,2,1]]},&quot;page&quot;:&quot;172634&quot;,&quot;abstract&quot;:&quot;The design of copolymers with tailored thermal properties is crucial for advanced applications in aerospace, the automotive industry, and electronics. However, the development of data-driven models for this task is severely hampered by the scarcity of structured, high-quality datasets, as copolymer data remains buried in the unstructured text of scientific literature. Here, we demonstrate a large language model (LLM)-powered pipeline to overcome this data bottleneck and enable the inverse design of novel copolymers. We developed a method to accurately extract copolymer names and their thermal properties (glass transition temperature, Tg, and melting temperature, Tm) from 393 research articles, achieving a high extraction accuracy (F1 score = 0.7834) and constructing a curated dataset of 1195 entries. This LLM-generated dataset was used to train machine learning models that rival the performance of models built on manually curated data. Our forward prediction models achieved R2 values of 0.791 and 0.845 for Tg and Tm, respectively, on an independent manually labeled test set. Critically, we deployed an inverse model for de novo design, generating 2052 novel, valid copolymer structures targeting high Tg, which exhibited a 189.5 % increase in average predicted Tg. The thermal properties of eight selected AI-generated copolymers were validated with molecular dynamics simulations, confirming their predicted performance with a mean relative error of 4.17 %. This work establishes LLMs as a powerful and reliable tool for automating scientific data extraction, effectively bridging the data gap in materials science and paving the way for accelerated discovery of high-performance polymers.&quot;,&quot;publisher&quot;:&quot;Elsevier&quot;,&quot;issue&quot;:&quot;1&quot;,&quot;volume&quot;:&quot;529&quot;,&quot;container-title-short&quot;:&quot;&quot;},&quot;isTemporary&quot;:false},{&quot;id&quot;:&quot;2d18b706-8d2e-3ff0-8be1-1085c6b52757&quot;,&quot;itemData&quot;:{&quot;type&quot;:&quot;article-journal&quot;,&quot;id&quot;:&quot;2d18b706-8d2e-3ff0-8be1-1085c6b52757&quot;,&quot;title&quot;:&quot;Machine Learning-Aided Inverse Design and Discovery of Novel Polymeric Materials for Membrane Separation&quot;,&quot;groupId&quot;:&quot;6e378410-341d-365f-a1d1-a9bfe92aa34f&quot;,&quot;author&quot;:[{&quot;family&quot;:&quot;Dangayach&quot;,&quot;given&quot;:&quot;Raghav&quot;,&quot;parse-names&quot;:false,&quot;dropping-particle&quot;:&quot;&quot;,&quot;non-dropping-particle&quot;:&quot;&quot;},{&quot;family&quot;:&quot;Jeong&quot;,&quot;given&quot;:&quot;Nohyeong&quot;,&quot;parse-names&quot;:false,&quot;dropping-particle&quot;:&quot;&quot;,&quot;non-dropping-particle&quot;:&quot;&quot;},{&quot;family&quot;:&quot;Demirel&quot;,&quot;given&quot;:&quot;Elif&quot;,&quot;parse-names&quot;:false,&quot;dropping-particle&quot;:&quot;&quot;,&quot;non-dropping-particle&quot;:&quot;&quot;},{&quot;family&quot;:&quot;Uzal&quot;,&quot;given&quot;:&quot;Nigmet&quot;,&quot;parse-names&quot;:false,&quot;dropping-particle&quot;:&quot;&quot;,&quot;non-dropping-particle&quot;:&quot;&quot;},{&quot;family&quot;:&quot;Fung&quot;,&quot;given&quot;:&quot;Victor&quot;,&quot;parse-names&quot;:false,&quot;dropping-particle&quot;:&quot;&quot;,&quot;non-dropping-particle&quot;:&quot;&quot;},{&quot;family&quot;:&quot;Chen&quot;,&quot;given&quot;:&quot;Yongsheng&quot;,&quot;parse-names&quot;:false,&quot;dropping-particle&quot;:&quot;&quot;,&quot;non-dropping-particle&quot;:&quot;&quot;}],&quot;container-title&quot;:&quot;Environmental Science &amp; Technology&quot;,&quot;accessed&quot;:{&quot;date-parts&quot;:[[2025,12,22]]},&quot;DOI&quot;:&quot;10.1021/ACS.EST.4C08298&quot;,&quot;ISSN&quot;:&quot;15205851&quot;,&quot;PMID&quot;:&quot;39680111&quot;,&quot;URL&quot;:&quot;/doi/pdf/10.1021/acs.est.4c08298?ref=article_openPDF&quot;,&quot;issued&quot;:{&quot;date-parts&quot;:[[2024,1,21]]},&quot;page&quot;:&quot;993-1012&quot;,&quot;abstract&quot;:&quot;Polymeric membranes have been widely used for liquid and gas separation in various industrial applications over the past few decades because of their exceptional versatility and high tunability. Traditional trial-and-error methods for material synthesis are inadequate to meet the growing demands for high-performance membranes. Machine learning (ML) has demonstrated huge potential to accelerate design and discovery of membrane materials. In this review, we cover strengths and weaknesses of the traditional methods, followed by a discussion on the emergence of ML for developing advanced polymeric membranes. We describe methodologies for data collection, data preparation, the commonly used ML models, and the explainable artificial intelligence (XAI) tools implemented in membrane research. Furthermore, we explain the experimental and computational validation steps to verify the results provided by these ML models. Subsequently, we showcase successful case studies of polymeric membranes and emphasize inverse design methodology within a ML-driven structured framework. Finally, we conclude by highlighting the recent progress, challenges, and future research directions to advance ML research for next generation polymeric membranes. With this review, we aim to provide a comprehensive guideline to researchers, scientists, and engineers assisting in the implementation of ML to membrane research and to accelerate the membrane design and material discovery process.&quot;,&quot;publisher&quot;:&quot;American Chemical Society&quot;,&quot;issue&quot;:&quot;2&quot;,&quot;volume&quot;:&quot;59&quot;,&quot;container-title-short&quot;:&quot;Environ. Sci. Technol.&quot;},&quot;isTemporary&quot;:false},{&quot;id&quot;:&quot;93362ac8-2e36-3d5d-8438-b6bb86e344ea&quot;,&quot;itemData&quot;:{&quot;type&quot;:&quot;article-journal&quot;,&quot;id&quot;:&quot;93362ac8-2e36-3d5d-8438-b6bb86e344ea&quot;,&quot;title&quot;:&quot;Accelerating inverse design of thin-film composite polyamide membranes for water purification via fragment-based machine learning&quot;,&quot;groupId&quot;:&quot;6e378410-341d-365f-a1d1-a9bfe92aa34f&quot;,&quot;author&quot;:[{&quot;family&quot;:&quot;Ma&quot;,&quot;given&quot;:&quot;Jun&quot;,&quot;parse-names&quot;:false,&quot;dropping-particle&quot;:&quot;&quot;,&quot;non-dropping-particle&quot;:&quot;&quot;},{&quot;family&quot;:&quot;Xu&quot;,&quot;given&quot;:&quot;Hang&quot;,&quot;parse-names&quot;:false,&quot;dropping-particle&quot;:&quot;&quot;,&quot;non-dropping-particle&quot;:&quot;&quot;},{&quot;family&quot;:&quot;Zhang&quot;,&quot;given&quot;:&quot;Meng&quot;,&quot;parse-names&quot;:false,&quot;dropping-particle&quot;:&quot;&quot;,&quot;non-dropping-particle&quot;:&quot;&quot;},{&quot;family&quot;:&quot;Wang&quot;,&quot;given&quot;:&quot;Jingjun&quot;,&quot;parse-names&quot;:false,&quot;dropping-particle&quot;:&quot;&quot;,&quot;non-dropping-particle&quot;:&quot;&quot;},{&quot;family&quot;:&quot;Wang&quot;,&quot;given&quot;:&quot;Ao&quot;,&quot;parse-names&quot;:false,&quot;dropping-particle&quot;:&quot;&quot;,&quot;non-dropping-particle&quot;:&quot;&quot;},{&quot;family&quot;:&quot;Lin&quot;,&quot;given&quot;:&quot;Tao&quot;,&quot;parse-names&quot;:false,&quot;dropping-particle&quot;:&quot;&quot;,&quot;non-dropping-particle&quot;:&quot;&quot;},{&quot;family&quot;:&quot;Ding&quot;,&quot;given&quot;:&quot;Mingmei&quot;,&quot;parse-names&quot;:false,&quot;dropping-particle&quot;:&quot;&quot;,&quot;non-dropping-particle&quot;:&quot;&quot;}],&quot;container-title&quot;:&quot;Journal of Membrane Science&quot;,&quot;accessed&quot;:{&quot;date-parts&quot;:[[2025,12,22]]},&quot;DOI&quot;:&quot;10.1016/J.MEMSCI.2025.124719&quot;,&quot;ISSN&quot;:&quot;0376-7388&quot;,&quot;URL&quot;:&quot;https://www.sciencedirect.com/science/article/pii/S0376738825010324&quot;,&quot;issued&quot;:{&quot;date-parts&quot;:[[2025,12,1]]},&quot;page&quot;:&quot;124719&quot;,&quot;abstract&quot;:&quot;Thin-film composite polyamide (TFC PA) membranes are renowned for their excellent liquid separation capabilities. Developing novel monomers through the relationship between the chemical structures and performance will help accelerate the development of TFC membranes. Here, machine learning (ML) is employed to guide the rational design of TFC PA membranes. A comprehensive dataset integrating monomer fragments, synthetic and operation conditions, and properties of both membranes and solutes was used to train ML models. Fragment-based Catboost models exhibit robust predictive capability for both permeance and solute rejection. The feature contribution analysis revealed that the frgament of monomers such as amine and methylene groups, as well as pore size and anion radius, are paramount determinants for performance. Leveraging the well-trained model for multi-objective screening, top-performing membranes are efficiently identified from a pool of 133864 candidates. Experimental validation confirmed that two ML-identified TFC PA membranes exhibited enhanced permeance while sustaining high Na2SO4 rejection. This work presents a novel approach that shifts the paradigm in the inverse design of TFC membranes and can be extended to other material systems for accelerated materials discovery.&quot;,&quot;publisher&quot;:&quot;Elsevier&quot;,&quot;volume&quot;:&quot;736&quot;,&quot;container-title-short&quot;:&quot;J. Memb. Sci.&quot;},&quot;isTemporary&quot;:false},{&quot;id&quot;:&quot;bbef02e1-bfd6-3ea8-b249-3f748091e7bb&quot;,&quot;itemData&quot;:{&quot;type&quot;:&quot;article-journal&quot;,&quot;id&quot;:&quot;bbef02e1-bfd6-3ea8-b249-3f748091e7bb&quot;,&quot;title&quot;:&quot;De Novo Design of Polymers with Specified Properties Using Reinforcement Learning&quot;,&quot;groupId&quot;:&quot;6e378410-341d-365f-a1d1-a9bfe92aa34f&quot;,&quot;author&quot;:[{&quot;family&quot;:&quot;Zhou&quot;,&quot;given&quot;:&quot;Haifan&quot;,&quot;parse-names&quot;:false,&quot;dropping-particle&quot;:&quot;&quot;,&quot;non-dropping-particle&quot;:&quot;&quot;},{&quot;family&quot;:&quot;Fang&quot;,&quot;given&quot;:&quot;Yue&quot;,&quot;parse-names&quot;:false,&quot;dropping-particle&quot;:&quot;&quot;,&quot;non-dropping-particle&quot;:&quot;&quot;},{&quot;family&quot;:&quot;Li&quot;,&quot;given&quot;:&quot;Linyan&quot;,&quot;parse-names&quot;:false,&quot;dropping-particle&quot;:&quot;&quot;,&quot;non-dropping-particle&quot;:&quot;&quot;},{&quot;family&quot;:&quot;Liu&quot;,&quot;given&quot;:&quot;Pingwei&quot;,&quot;parse-names&quot;:false,&quot;dropping-particle&quot;:&quot;&quot;,&quot;non-dropping-particle&quot;:&quot;&quot;},{&quot;family&quot;:&quot;Gao&quot;,&quot;given&quot;:&quot;Hanyu&quot;,&quot;parse-names&quot;:false,&quot;dropping-particle&quot;:&quot;&quot;,&quot;non-dropping-particle&quot;:&quot;&quot;}],&quot;container-title&quot;:&quot;Macromolecules&quot;,&quot;accessed&quot;:{&quot;date-parts&quot;:[[2026,3,24]]},&quot;DOI&quot;:&quot;10.1021/acs.macromol.5c00427&quot;,&quot;ISSN&quot;:&quot;15205835&quot;,&quot;URL&quot;:&quot;/doi/pdf/10.1021/acs.macromol.5c00427?ref=article_openPDF&quot;,&quot;issued&quot;:{&quot;date-parts&quot;:[[2025,6,10]]},&quot;page&quot;:&quot;5477-5486&quot;,&quot;abstract&quot;:&quot;Designing polymers with specified properties is crucial for industries such as aerospace, automotive, and construction, where high yield strength is necessary for stability and performance. Traditionally, the design of polymers has relied on decades of trial-and-error experiments that are time-consuming and inefficient. While recent advancements in computational methods have emerged as promising tools for polymer design, they predominantly focus on property prediction or unbiased polymer generation and do not fully progress toward the tailored design of novel polymer structures that meet specific performance criteria. To accelerate the exploration of new high-performance polymers, we proposed Reinforcement Learning for Polymer Generation (RLPolyG), an integrated goal-oriented exploration workflow for de novo polymer design with specified properties. This framework employs a forward model for predicting polymer properties and an inverse model optimized via reinforcement learning to generate polymers with specific yield strength. Our forward model achieved an R2 of 0.84 in predicting yield strength, enabling the inverse model to generate 4991 novel polymer candidates, resulting in a significant 45.20% improvement in average yield strength. We further screened these candidates based on synthetic accessibility (SA) scores and degradability, identifying 3099 polymers with excellent feasibility for synthesis and degradation performance. Finally, we validated the nine top-performing polymers through molecular dynamics (MD) simulations, which showed an average related error of 14.64% between the predicted and MD-validated values. This work demonstrates the potential of using reinforcement learning to transform polymer design, providing a systematic and efficient pathway to explore the vast polymer space and accelerate the discovery of materials tailored to meet specific industrial needs.&quot;,&quot;publisher&quot;:&quot;American Chemical Society&quot;,&quot;issue&quot;:&quot;11&quot;,&quot;volume&quot;:&quot;58&quot;,&quot;container-title-short&quot;:&quot;Macromolecules&quot;},&quot;isTemporary&quot;:false},{&quot;id&quot;:&quot;5c1d99d0-0156-3da0-af18-81bc86902a52&quot;,&quot;itemData&quot;:{&quot;type&quot;:&quot;article-journal&quot;,&quot;id&quot;:&quot;5c1d99d0-0156-3da0-af18-81bc86902a52&quot;,&quot;title&quot;:&quot;Revolutionizing Membrane Design Using Machine Learning-Bayesian Optimization&quot;,&quot;groupId&quot;:&quot;6e378410-341d-365f-a1d1-a9bfe92aa34f&quot;,&quot;author&quot;:[{&quot;family&quot;:&quot;Gao&quot;,&quot;given&quot;:&quot;Haiping&quot;,&quot;parse-names&quot;:false,&quot;dropping-particle&quot;:&quot;&quot;,&quot;non-dropping-particle&quot;:&quot;&quot;},{&quot;family&quot;:&quot;Zhong&quot;,&quot;given&quot;:&quot;Shifa&quot;,&quot;parse-names&quot;:false,&quot;dropping-particle&quot;:&quot;&quot;,&quot;non-dropping-particle&quot;:&quot;&quot;},{&quot;family&quot;:&quot;Zhang&quot;,&quot;given&quot;:&quot;Wenlong&quot;,&quot;parse-names&quot;:false,&quot;dropping-particle&quot;:&quot;&quot;,&quot;non-dropping-particle&quot;:&quot;&quot;},{&quot;family&quot;:&quot;Igou&quot;,&quot;given&quot;:&quot;Thomas&quot;,&quot;parse-names&quot;:false,&quot;dropping-particle&quot;:&quot;&quot;,&quot;non-dropping-particle&quot;:&quot;&quot;},{&quot;family&quot;:&quot;Berger&quot;,&quot;given&quot;:&quot;Eli&quot;,&quot;parse-names&quot;:false,&quot;dropping-particle&quot;:&quot;&quot;,&quot;non-dropping-particle&quot;:&quot;&quot;},{&quot;family&quot;:&quot;Reid&quot;,&quot;given&quot;:&quot;Elliot&quot;,&quot;parse-names&quot;:false,&quot;dropping-particle&quot;:&quot;&quot;,&quot;non-dropping-particle&quot;:&quot;&quot;},{&quot;family&quot;:&quot;Zhao&quot;,&quot;given&quot;:&quot;Yangying&quot;,&quot;parse-names&quot;:false,&quot;dropping-particle&quot;:&quot;&quot;,&quot;non-dropping-particle&quot;:&quot;&quot;},{&quot;family&quot;:&quot;Lambeth&quot;,&quot;given&quot;:&quot;Dylan&quot;,&quot;parse-names&quot;:false,&quot;dropping-particle&quot;:&quot;&quot;,&quot;non-dropping-particle&quot;:&quot;&quot;},{&quot;family&quot;:&quot;Gan&quot;,&quot;given&quot;:&quot;Lan&quot;,&quot;parse-names&quot;:false,&quot;dropping-particle&quot;:&quot;&quot;,&quot;non-dropping-particle&quot;:&quot;&quot;},{&quot;family&quot;:&quot;Afolabi&quot;,&quot;given&quot;:&quot;Moyosore A.&quot;,&quot;parse-names&quot;:false,&quot;dropping-particle&quot;:&quot;&quot;,&quot;non-dropping-particle&quot;:&quot;&quot;},{&quot;family&quot;:&quot;Tong&quot;,&quot;given&quot;:&quot;Zhaohui&quot;,&quot;parse-names&quot;:false,&quot;dropping-particle&quot;:&quot;&quot;,&quot;non-dropping-particle&quot;:&quot;&quot;},{&quot;family&quot;:&quot;Lan&quot;,&quot;given&quot;:&quot;Guanghui&quot;,&quot;parse-names&quot;:false,&quot;dropping-particle&quot;:&quot;&quot;,&quot;non-dropping-particle&quot;:&quot;&quot;},{&quot;family&quot;:&quot;Chen&quot;,&quot;given&quot;:&quot;Yongsheng&quot;,&quot;parse-names&quot;:false,&quot;dropping-particle&quot;:&quot;&quot;,&quot;non-dropping-particle&quot;:&quot;&quot;}],&quot;container-title&quot;:&quot;Environmental Science &amp; Technology&quot;,&quot;accessed&quot;:{&quot;date-parts&quot;:[[2025,12,22]]},&quot;DOI&quot;:&quot;10.1021/ACS.EST.1C04373&quot;,&quot;ISSN&quot;:&quot;15205851&quot;,&quot;PMID&quot;:&quot;34968041&quot;,&quot;URL&quot;:&quot;/doi/pdf/10.1021/acs.est.1c04373?ref=article_openPDF&quot;,&quot;issued&quot;:{&quot;date-parts&quot;:[[2021,2,15]]},&quot;page&quot;:&quot;2572-2581&quot;,&quot;abstract&quot;:&quot;Polymeric membrane design is a multidimensional process involving selection of membrane materials and optimization of fabrication conditions from an infinite candidate space. It is impossible to explore the entire space by trial-and-error experimentation. Here, we present a membrane design strategy utilizing machine learning-based Bayesian optimization to precisely identify the optimal combinations of unexplored monomers and their fabrication conditions from an infinite space. We developed ML models to accurately predict water permeability and salt rejection from membrane monomer types (represented by the Morgan fingerprint) and fabrication conditions. We applied Bayesian optimization on the built ML model to inversely identify sets of monomer/fabrication condition combinations with the potential to break the upper bound for water/salt selectivity and permeability. We fabricated eight membranes under the identified combinations and found that they exceeded the present upper bound. Our findings demonstrate that ML-based Bayesian optimization represents a paradigm shift for next-generation separation membrane design.&quot;,&quot;publisher&quot;:&quot;American Chemical Society&quot;,&quot;issue&quot;:&quot;4&quot;,&quot;volume&quot;:&quot;56&quot;,&quot;container-title-short&quot;:&quot;Environ. Sci. Technol.&quot;},&quot;isTemporary&quot;:false},{&quot;id&quot;:&quot;cb41d0ac-714f-345f-a513-de90f350ab6f&quot;,&quot;itemData&quot;:{&quot;type&quot;:&quot;article-journal&quot;,&quot;id&quot;:&quot;cb41d0ac-714f-345f-a513-de90f350ab6f&quot;,&quot;title&quot;:&quot;Transcend the boundaries: Machine learning for designing polymeric membrane materials for gas separation&quot;,&quot;groupId&quot;:&quot;6e378410-341d-365f-a1d1-a9bfe92aa34f&quot;,&quot;author&quot;:[{&quot;family&quot;:&quot;Xu&quot;,&quot;given&quot;:&quot;Jiaxin&quot;,&quot;parse-names&quot;:false,&quot;dropping-particle&quot;:&quot;&quot;,&quot;non-dropping-particle&quot;:&quot;&quot;},{&quot;family&quot;:&quot;Suleiman&quot;,&quot;given&quot;:&quot;Agboola&quot;,&quot;parse-names&quot;:false,&quot;dropping-particle&quot;:&quot;&quot;,&quot;non-dropping-particle&quot;:&quot;&quot;},{&quot;family&quot;:&quot;Liu&quot;,&quot;given&quot;:&quot;Gang&quot;,&quot;parse-names&quot;:false,&quot;dropping-particle&quot;:&quot;&quot;,&quot;non-dropping-particle&quot;:&quot;&quot;},{&quot;family&quot;:&quot;Zhang&quot;,&quot;given&quot;:&quot;Renzheng&quot;,&quot;parse-names&quot;:false,&quot;dropping-particle&quot;:&quot;&quot;,&quot;non-dropping-particle&quot;:&quot;&quot;},{&quot;family&quot;:&quot;Jiang&quot;,&quot;given&quot;:&quot;Meng&quot;,&quot;parse-names&quot;:false,&quot;dropping-particle&quot;:&quot;&quot;,&quot;non-dropping-particle&quot;:&quot;&quot;},{&quot;family&quot;:&quot;Guo&quot;,&quot;given&quot;:&quot;Ruilan&quot;,&quot;parse-names&quot;:false,&quot;dropping-particle&quot;:&quot;&quot;,&quot;non-dropping-particle&quot;:&quot;&quot;},{&quot;family&quot;:&quot;Luo&quot;,&quot;given&quot;:&quot;Tengfei&quot;,&quot;parse-names&quot;:false,&quot;dropping-particle&quot;:&quot;&quot;,&quot;non-dropping-particle&quot;:&quot;&quot;}],&quot;container-title&quot;:&quot;Chemical Physics Reviews&quot;,&quot;accessed&quot;:{&quot;date-parts&quot;:[[2026,1,6]]},&quot;DOI&quot;:&quot;10.1063/5.0205433&quot;,&quot;URL&quot;:&quot;/aip/cpr/article/5/4/041311/3326540/Transcend-the-boundaries-Machine-learning-for&quot;,&quot;issued&quot;:{&quot;date-parts&quot;:[[2024,12,1]]},&quot;abstract&quot;:&quot;Polymeric membranes have become essential for energy-efficient gas separations such as natural gas sweetening, hydrogen separation, and carbon dioxide capture. Polymeric membranes face challenges like permeability-selectivity tradeoffs, plasticization, and physical aging, limiting their broader applicability. Machine learning (ML) techniques are increasingly used to address these challenges. This review covers current ML applications in polymeric gas separation membrane design, focusing on three key components: polymer data, representation methods, and ML algorithms. Exploring diverse polymer datasets related to gas separation, encompassing experimental, computational, and synthetic data, forms the foundation of ML applications. Various polymer representation methods are discussed, ranging from traditional descriptors and fingerprints to deep learning-based embeddings. Furthermore, we examine diverse ML algorithms applied to gas separation polymers. It provides insights into fundamental concepts such as supervised and unsupervised learning, emphasizing their applications in the context of polymer membranes. The review also extends to advanced ML techniques, including data-centric and model-centric methods, aimed at addressing challenges unique to polymer membranes, focusing on accurate screening and inverse design.&quot;,&quot;publisher&quot;:&quot;AIP Publishing&quot;,&quot;issue&quot;:&quot;4&quot;,&quot;volume&quot;:&quot;5&quot;,&quot;container-title-short&quot;:&quot;&quot;},&quot;isTemporary&quot;:false},{&quot;id&quot;:&quot;4c14e31d-897b-38d3-a815-624e197e5c08&quot;,&quot;itemData&quot;:{&quot;type&quot;:&quot;article-journal&quot;,&quot;id&quot;:&quot;4c14e31d-897b-38d3-a815-624e197e5c08&quot;,&quot;title&quot;:&quot;Machine Learning Approaches in Polymer Science: Progress and Fundamental for a New Paradigm&quot;,&quot;groupId&quot;:&quot;6e378410-341d-365f-a1d1-a9bfe92aa34f&quot;,&quot;author&quot;:[{&quot;family&quot;:&quot;Xie&quot;,&quot;given&quot;:&quot;Chunhui&quot;,&quot;parse-names&quot;:false,&quot;dropping-particle&quot;:&quot;&quot;,&quot;non-dropping-particle&quot;:&quot;&quot;},{&quot;family&quot;:&quot;Qiu&quot;,&quot;given&quot;:&quot;Haoke&quot;,&quot;parse-names&quot;:false,&quot;dropping-particle&quot;:&quot;&quot;,&quot;non-dropping-particle&quot;:&quot;&quot;},{&quot;family&quot;:&quot;Liu&quot;,&quot;given&quot;:&quot;Lu&quot;,&quot;parse-names&quot;:false,&quot;dropping-particle&quot;:&quot;&quot;,&quot;non-dropping-particle&quot;:&quot;&quot;},{&quot;family&quot;:&quot;You&quot;,&quot;given&quot;:&quot;Yang&quot;,&quot;parse-names&quot;:false,&quot;dropping-particle&quot;:&quot;&quot;,&quot;non-dropping-particle&quot;:&quot;&quot;},{&quot;family&quot;:&quot;Li&quot;,&quot;given&quot;:&quot;Hongfei&quot;,&quot;parse-names&quot;:false,&quot;dropping-particle&quot;:&quot;&quot;,&quot;non-dropping-particle&quot;:&quot;&quot;},{&quot;family&quot;:&quot;Li&quot;,&quot;given&quot;:&quot;Yunqi&quot;,&quot;parse-names&quot;:false,&quot;dropping-particle&quot;:&quot;&quot;,&quot;non-dropping-particle&quot;:&quot;&quot;},{&quot;family&quot;:&quot;Sun&quot;,&quot;given&quot;:&quot;Zhaoyan&quot;,&quot;parse-names&quot;:false,&quot;dropping-particle&quot;:&quot;&quot;,&quot;non-dropping-particle&quot;:&quot;&quot;},{&quot;family&quot;:&quot;Lin&quot;,&quot;given&quot;:&quot;Jiaping&quot;,&quot;parse-names&quot;:false,&quot;dropping-particle&quot;:&quot;&quot;,&quot;non-dropping-particle&quot;:&quot;&quot;},{&quot;family&quot;:&quot;An&quot;,&quot;given&quot;:&quot;Lijia&quot;,&quot;parse-names&quot;:false,&quot;dropping-particle&quot;:&quot;&quot;,&quot;non-dropping-particle&quot;:&quot;&quot;}],&quot;container-title&quot;:&quot;SmartMat&quot;,&quot;accessed&quot;:{&quot;date-parts&quot;:[[2026,1,8]]},&quot;DOI&quot;:&quot;10.1002/SMM2.1320;JOURNAL:JOURNAL:2688819X;ISSUE:ISSUE:DOI&quot;,&quot;ISSN&quot;:&quot;2688819X&quot;,&quot;URL&quot;:&quot;/doi/pdf/10.1002/smm2.1320&quot;,&quot;issued&quot;:{&quot;date-parts&quot;:[[2025,2,1]]},&quot;page&quot;:&quot;e1320&quot;,&quot;abstract&quot;:&quot;Machine learning (ML), material genome, and big data approaches are highly overlapped in their strategies, algorithms, and models. They can target various definitions, distributions, and correlations of concerned physical parameters in given polymer systems, and have expanding applications as a new paradigm indispensable to conventional ones. Their inherent advantages in building quantitative multivariate correlations have largely enhanced the capability of scientific understanding and discoveries, thus facilitating mechanism exploration, target prediction, high-throughput screening, optimization, and rational and inverse designs. This article summarizes representative progress in the recent two decades focusing on the design, preparation, application, and sustainable development of polymer materials based on the exploration of key physical parameters in the composition–process–structure–property–performance relationship. The integration of both data-driven and physical insights through ML approaches to deepen fundamental understanding and discover novel polymer materials is categorically presented. Despite the construction and application of robust ML models, strategies and algorithms to deal with variant tasks in polymer science are still in rapid growth. The challenges and prospects are then presented. We believe that the innovation in polymer materials will thrive along the development of ML approaches, from efficient design to sustainable applications.&quot;,&quot;publisher&quot;:&quot;John Wiley and Sons Inc&quot;,&quot;issue&quot;:&quot;1&quot;,&quot;volume&quot;:&quot;6&quot;,&quot;container-title-short&quot;:&quot;&quot;},&quot;isTemporary&quot;:false},{&quot;id&quot;:&quot;9a1be586-fd98-3cdd-9e35-01c2abc2c117&quot;,&quot;itemData&quot;:{&quot;type&quot;:&quot;article-journal&quot;,&quot;id&quot;:&quot;9a1be586-fd98-3cdd-9e35-01c2abc2c117&quot;,&quot;title&quot;:&quot;Polymeric membrane concentration of lithium-magnesium solution for sustainable resource recovery with machine learning&quot;,&quot;groupId&quot;:&quot;6e378410-341d-365f-a1d1-a9bfe92aa34f&quot;,&quot;author&quot;:[{&quot;family&quot;:&quot;Ji&quot;,&quot;given&quot;:&quot;Zhanlin&quot;,&quot;parse-names&quot;:false,&quot;dropping-particle&quot;:&quot;&quot;,&quot;non-dropping-particle&quot;:&quot;&quot;},{&quot;family&quot;:&quot;Guan&quot;,&quot;given&quot;:&quot;Hao&quot;,&quot;parse-names&quot;:false,&quot;dropping-particle&quot;:&quot;&quot;,&quot;non-dropping-particle&quot;:&quot;&quot;},{&quot;family&quot;:&quot;Wang&quot;,&quot;given&quot;:&quot;Meng&quot;,&quot;parse-names&quot;:false,&quot;dropping-particle&quot;:&quot;&quot;,&quot;non-dropping-particle&quot;:&quot;&quot;},{&quot;family&quot;:&quot;Li&quot;,&quot;given&quot;:&quot;Zeyu&quot;,&quot;parse-names&quot;:false,&quot;dropping-particle&quot;:&quot;&quot;,&quot;non-dropping-particle&quot;:&quot;&quot;},{&quot;family&quot;:&quot;Dong&quot;,&quot;given&quot;:&quot;Yingchao&quot;,&quot;parse-names&quot;:false,&quot;dropping-particle&quot;:&quot;&quot;,&quot;non-dropping-particle&quot;:&quot;&quot;}],&quot;container-title&quot;:&quot;Water Research&quot;,&quot;accessed&quot;:{&quot;date-parts&quot;:[[2025,12,22]]},&quot;DOI&quot;:&quot;10.1016/J.WATRES.2025.124438&quot;,&quot;ISSN&quot;:&quot;0043-1354&quot;,&quot;PMID&quot;:&quot;40848362&quot;,&quot;URL&quot;:&quot;https://www.sciencedirect.com/science/article/pii/S0043135425013430&quot;,&quot;issued&quot;:{&quot;date-parts&quot;:[[2025,12,1]]},&quot;page&quot;:&quot;124438&quot;,&quot;abstract&quot;:&quot;It is crucial to efficiently recover high value sources from seawater and salt-lake brines for global sustainable development goals. However, conventional membrane-based recovery methods face some significant challenges such as insufficient membrane performance and unclear mechanism. To address this issue, we propose a machine learning-driven framework with various models to systematically optimize nanofiltration membrane performance and then elucidate the underlying mechanism at the structure-process-performance nexus. To understand how the membrane and process variables affect the performance, we integrate shapley additive explanations (SHAP) and partial dependence analysis. Interestingly, we find that steric hindrance effect plays a dominant role in separation performance, which is dependent by transmembrane pressure, molecular weight cut-off, and membrane surface roughness. Specifically, high performance such as water permeance and rejection can be achieved under the transmembrane pressures of 5–10 bar and surface roughness of 3.4–3.5 nm. Through particle swarm optimization, a high water permeance of 15.12 L·m⁻²·h⁻¹ could be achieved while retaining high Li+ and Mg2+ rejection. This work could hopefully advance membrane-based resource recovery by establishing a machine learning-driven paradigm for system optimization and mechanism understanding, thus offering a reliable path for furnishing some theoretical guidance in the field.&quot;,&quot;publisher&quot;:&quot;Pergamon&quot;,&quot;volume&quot;:&quot;287&quot;,&quot;container-title-short&quot;:&quot;Water Res.&quot;},&quot;isTemporary&quot;:false}]},{&quot;citationID&quot;:&quot;MENDELEY_CITATION_12e5febc-71ca-4b05-be03-4a3dafe32cdf&quot;,&quot;properties&quot;:{&quot;noteIndex&quot;:0},&quot;isEdited&quot;:false,&quot;manualOverride&quot;:{&quot;isManuallyOverridden&quot;:false,&quot;citeprocText&quot;:&quot;[164]&quot;,&quot;manualOverrideText&quot;:&quot;&quot;},&quot;citationTag&quot;:&quot;MENDELEY_CITATION_v3_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&quot;,&quot;citationItems&quot;:[{&quot;id&quot;:&quot;d2b9491c-6477-3c60-9d3d-811b8a9c1ee0&quot;,&quot;itemData&quot;:{&quot;type&quot;:&quot;article-journal&quot;,&quot;id&quot;:&quot;d2b9491c-6477-3c60-9d3d-811b8a9c1ee0&quot;,&quot;title&quot;:&quot;Understanding and Designing a High-Performance Ultrafiltration Membrane Using Machine Learning&quot;,&quot;groupId&quot;:&quot;6e378410-341d-365f-a1d1-a9bfe92aa34f&quot;,&quot;author&quot;:[{&quot;family&quot;:&quot;Gao&quot;,&quot;given&quot;:&quot;Haiping&quot;,&quot;parse-names&quot;:false,&quot;dropping-particle&quot;:&quot;&quot;,&quot;non-dropping-particle&quot;:&quot;&quot;},{&quot;family&quot;:&quot;Zhong&quot;,&quot;given&quot;:&quot;Shifa&quot;,&quot;parse-names&quot;:false,&quot;dropping-particle&quot;:&quot;&quot;,&quot;non-dropping-particle&quot;:&quot;&quot;},{&quot;family&quot;:&quot;Dangayach&quot;,&quot;given&quot;:&quot;Raghav&quot;,&quot;parse-names&quot;:false,&quot;dropping-particle&quot;:&quot;&quot;,&quot;non-dropping-particle&quot;:&quot;&quot;},{&quot;family&quot;:&quot;Chen&quot;,&quot;given&quot;:&quot;Yongsheng&quot;,&quot;parse-names&quot;:false,&quot;dropping-particle&quot;:&quot;&quot;,&quot;non-dropping-particle&quot;:&quot;&quot;}],&quot;container-title&quot;:&quot;Environmental Science &amp; Technology&quot;,&quot;accessed&quot;:{&quot;date-parts&quot;:[[2025,12,22]]},&quot;DOI&quot;:&quot;10.1021/ACS.EST.2C05404&quot;,&quot;ISSN&quot;:&quot;15205851&quot;,&quot;PMID&quot;:&quot;36790106&quot;,&quot;URL&quot;:&quot;/doi/pdf/10.1021/acs.est.2c05404?ref=article_openPDF&quot;,&quot;issued&quot;:{&quot;date-parts&quot;:[[2023,11,21]]},&quot;page&quot;:&quot;17831-17840&quot;,&quot;abstract&quot;:&quot;Ultrafiltration (UF) as one of the mainstream membrane-based technologies has been widely used in water and wastewater treatment. Increasing demand for clean and safe water requires the rational design of UF membranes with antifouling potential, while maintaining high water permeability and removal efficiency. This work employed a machine learning (ML) method to establish and understand the correlation of five membrane performance indices as well as three major performance-determining membrane properties with membrane fabrication conditions. The loading of additives, specifically nanomaterials (A_wt %), at loading amounts of &gt;1.0 wt % was found to be the most significant feature affecting all of the membrane performance indices. The polymer content (P_wt %), molecular weight of the pore maker (M_Da), and pore maker content (M_wt %) also made considerable contributions to predicting membrane performance. Notably, M_Da was more important than M_wt % for predicting membrane performance. The feature analysis of ML models in terms of membrane properties (i.e., mean pore size, overall porosity, and contact angle) provided an unequivocal explanation of the effects of fabrication conditions on membrane performance. Our approach can provide practical aid in guiding the design of fit-for-purpose separation membranes through data-driven virtual experiments.&quot;,&quot;publisher&quot;:&quot;American Chemical Society&quot;,&quot;issue&quot;:&quot;46&quot;,&quot;volume&quot;:&quot;57&quot;,&quot;container-title-short&quot;:&quot;Environ. Sci. Technol.&quot;},&quot;isTemporary&quot;:false}]},{&quot;citationID&quot;:&quot;MENDELEY_CITATION_08286322-bddb-4016-b25c-3c52b7c6b25d&quot;,&quot;properties&quot;:{&quot;noteIndex&quot;:0},&quot;isEdited&quot;:false,&quot;manualOverride&quot;:{&quot;isManuallyOverridden&quot;:false,&quot;citeprocText&quot;:&quot;[77]&quot;,&quot;manualOverrideText&quot;:&quot;&quot;},&quot;citationTag&quot;:&quot;MENDELEY_CITATION_v3_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&quot;,&quot;citationItems&quot;:[{&quot;id&quot;:&quot;93362ac8-2e36-3d5d-8438-b6bb86e344ea&quot;,&quot;itemData&quot;:{&quot;type&quot;:&quot;article-journal&quot;,&quot;id&quot;:&quot;93362ac8-2e36-3d5d-8438-b6bb86e344ea&quot;,&quot;title&quot;:&quot;Accelerating inverse design of thin-film composite polyamide membranes for water purification via fragment-based machine learning&quot;,&quot;groupId&quot;:&quot;6e378410-341d-365f-a1d1-a9bfe92aa34f&quot;,&quot;author&quot;:[{&quot;family&quot;:&quot;Ma&quot;,&quot;given&quot;:&quot;Jun&quot;,&quot;parse-names&quot;:false,&quot;dropping-particle&quot;:&quot;&quot;,&quot;non-dropping-particle&quot;:&quot;&quot;},{&quot;family&quot;:&quot;Xu&quot;,&quot;given&quot;:&quot;Hang&quot;,&quot;parse-names&quot;:false,&quot;dropping-particle&quot;:&quot;&quot;,&quot;non-dropping-particle&quot;:&quot;&quot;},{&quot;family&quot;:&quot;Zhang&quot;,&quot;given&quot;:&quot;Meng&quot;,&quot;parse-names&quot;:false,&quot;dropping-particle&quot;:&quot;&quot;,&quot;non-dropping-particle&quot;:&quot;&quot;},{&quot;family&quot;:&quot;Wang&quot;,&quot;given&quot;:&quot;Jingjun&quot;,&quot;parse-names&quot;:false,&quot;dropping-particle&quot;:&quot;&quot;,&quot;non-dropping-particle&quot;:&quot;&quot;},{&quot;family&quot;:&quot;Wang&quot;,&quot;given&quot;:&quot;Ao&quot;,&quot;parse-names&quot;:false,&quot;dropping-particle&quot;:&quot;&quot;,&quot;non-dropping-particle&quot;:&quot;&quot;},{&quot;family&quot;:&quot;Lin&quot;,&quot;given&quot;:&quot;Tao&quot;,&quot;parse-names&quot;:false,&quot;dropping-particle&quot;:&quot;&quot;,&quot;non-dropping-particle&quot;:&quot;&quot;},{&quot;family&quot;:&quot;Ding&quot;,&quot;given&quot;:&quot;Mingmei&quot;,&quot;parse-names&quot;:false,&quot;dropping-particle&quot;:&quot;&quot;,&quot;non-dropping-particle&quot;:&quot;&quot;}],&quot;container-title&quot;:&quot;Journal of Membrane Science&quot;,&quot;accessed&quot;:{&quot;date-parts&quot;:[[2025,12,22]]},&quot;DOI&quot;:&quot;10.1016/J.MEMSCI.2025.124719&quot;,&quot;ISSN&quot;:&quot;0376-7388&quot;,&quot;URL&quot;:&quot;https://www.sciencedirect.com/science/article/pii/S0376738825010324&quot;,&quot;issued&quot;:{&quot;date-parts&quot;:[[2025,12,1]]},&quot;page&quot;:&quot;124719&quot;,&quot;abstract&quot;:&quot;Thin-film composite polyamide (TFC PA) membranes are renowned for their excellent liquid separation capabilities. Developing novel monomers through the relationship between the chemical structures and performance will help accelerate the development of TFC membranes. Here, machine learning (ML) is employed to guide the rational design of TFC PA membranes. A comprehensive dataset integrating monomer fragments, synthetic and operation conditions, and properties of both membranes and solutes was used to train ML models. Fragment-based Catboost models exhibit robust predictive capability for both permeance and solute rejection. The feature contribution analysis revealed that the frgament of monomers such as amine and methylene groups, as well as pore size and anion radius, are paramount determinants for performance. Leveraging the well-trained model for multi-objective screening, top-performing membranes are efficiently identified from a pool of 133864 candidates. Experimental validation confirmed that two ML-identified TFC PA membranes exhibited enhanced permeance while sustaining high Na2SO4 rejection. This work presents a novel approach that shifts the paradigm in the inverse design of TFC membranes and can be extended to other material systems for accelerated materials discovery.&quot;,&quot;publisher&quot;:&quot;Elsevier&quot;,&quot;volume&quot;:&quot;736&quot;,&quot;container-title-short&quot;:&quot;J. Memb. Sci.&quot;},&quot;isTemporary&quot;:false}]},{&quot;citationID&quot;:&quot;MENDELEY_CITATION_bd71802a-ffc1-47a4-a63d-92d8d117d740&quot;,&quot;properties&quot;:{&quot;noteIndex&quot;:0},&quot;isEdited&quot;:false,&quot;manualOverride&quot;:{&quot;isManuallyOverridden&quot;:false,&quot;citeprocText&quot;:&quot;[46]&quot;,&quot;manualOverrideText&quot;:&quot;&quot;},&quot;citationTag&quot;:&quot;MENDELEY_CITATION_v3_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&quot;,&quot;citationItems&quot;:[{&quot;id&quot;:&quot;f61f2fb0-0cee-34c3-a2fc-37388d0a528a&quot;,&quot;itemData&quot;:{&quot;type&quot;:&quot;article-journal&quot;,&quot;id&quot;:&quot;f61f2fb0-0cee-34c3-a2fc-37388d0a528a&quot;,&quot;title&quot;:&quot;Designing exceptional gas-separation polymer membranes using machine learning&quot;,&quot;groupId&quot;:&quot;6e378410-341d-365f-a1d1-a9bfe92aa34f&quot;,&quot;author&quot;:[{&quot;family&quot;:&quot;Barnett&quot;,&quot;given&quot;:&quot;J. Wesley&quot;,&quot;parse-names&quot;:false,&quot;dropping-particle&quot;:&quot;&quot;,&quot;non-dropping-particle&quot;:&quot;&quot;},{&quot;family&quot;:&quot;Bilchak&quot;,&quot;given&quot;:&quot;Connor R.&quot;,&quot;parse-names&quot;:false,&quot;dropping-particle&quot;:&quot;&quot;,&quot;non-dropping-particle&quot;:&quot;&quot;},{&quot;family&quot;:&quot;Wang&quot;,&quot;given&quot;:&quot;Yiwen&quot;,&quot;parse-names&quot;:false,&quot;dropping-particle&quot;:&quot;&quot;,&quot;non-dropping-particle&quot;:&quot;&quot;},{&quot;family&quot;:&quot;Benicewicz&quot;,&quot;given&quot;:&quot;Brian C.&quot;,&quot;parse-names&quot;:false,&quot;dropping-particle&quot;:&quot;&quot;,&quot;non-dropping-particle&quot;:&quot;&quot;},{&quot;family&quot;:&quot;Murdock&quot;,&quot;given&quot;:&quot;Laura A.&quot;,&quot;parse-names&quot;:false,&quot;dropping-particle&quot;:&quot;&quot;,&quot;non-dropping-particle&quot;:&quot;&quot;},{&quot;family&quot;:&quot;Bereau&quot;,&quot;given&quot;:&quot;Tristan&quot;,&quot;parse-names&quot;:false,&quot;dropping-particle&quot;:&quot;&quot;,&quot;non-dropping-particle&quot;:&quot;&quot;},{&quot;family&quot;:&quot;Kumar&quot;,&quot;given&quot;:&quot;Sanat K.&quot;,&quot;parse-names&quot;:false,&quot;dropping-particle&quot;:&quot;&quot;,&quot;non-dropping-particle&quot;:&quot;&quot;}],&quot;container-title&quot;:&quot;Science Advances&quot;,&quot;accessed&quot;:{&quot;date-parts&quot;:[[2025,12,22]]},&quot;ISSN&quot;:&quot;23752548&quot;,&quot;PMID&quot;:&quot;32440545&quot;,&quot;URL&quot;:&quot;/doi/pdf/10.1126/sciadv.aaz4301?download=true&quot;,&quot;issued&quot;:{&quot;date-parts&quot;:[[2020,5,1]]},&quot;abstract&quot;:&quot;The field of polymer membrane design is primarily based on empirical observation, which limits discovery of new materials optimized for separating a given gas pair. Instead of relying on exhaustive experimental investigations, we trained a machine learning (ML) algorithm, using a topological, path-based hash of the polymer repeating unit. We used a limited set of experimental gas permeability data for six different gases in ~700 polymeric constructs that have been measured to date to predict the gas-separation behavior of over 11,000 homopolymers not previously tested for these properties. To test the algorithm’s accuracy, we synthesized two of the most promising polymer membranes predicted by this approach and found that they exceeded the upper bound for CO2/CH4 separation performance. This ML technique, which is trained using a relatively small body of experimental data (and no simulation data), evidently represents an innovative means of exploring the vast phase space available for polymer membrane design.&quot;,&quot;publisher&quot;:&quot;American Association for the Advancement of Science&quot;,&quot;issue&quot;:&quot;20&quot;,&quot;volume&quot;:&quot;6&quot;,&quot;container-title-short&quot;:&quot;Sci. Adv.&quot;},&quot;isTemporary&quot;:false}]},{&quot;citationID&quot;:&quot;MENDELEY_CITATION_0887b69b-c7da-4b9b-96fe-1377ce306cef&quot;,&quot;properties&quot;:{&quot;noteIndex&quot;:0},&quot;isEdited&quot;:false,&quot;manualOverride&quot;:{&quot;isManuallyOverridden&quot;:false,&quot;citeprocText&quot;:&quot;[81]&quot;,&quot;manualOverrideText&quot;:&quot;&quot;},&quot;citationTag&quot;:&quot;MENDELEY_CITATION_v3_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&quot;,&quot;citationItems&quot;:[{&quot;id&quot;:&quot;e0b17006-004d-3a9e-ae35-33a3fda7719c&quot;,&quot;itemData&quot;:{&quot;type&quot;:&quot;article-journal&quot;,&quot;id&quot;:&quot;e0b17006-004d-3a9e-ae35-33a3fda7719c&quot;,&quot;title&quot;:&quot;Explainable machine learning for unraveling solvent effects in polyimide organic solvent nanofiltration membranes&quot;,&quot;groupId&quot;:&quot;6e378410-341d-365f-a1d1-a9bfe92aa34f&quot;,&quot;author&quot;:[{&quot;family&quot;:&quot;Ignacz&quot;,&quot;given&quot;:&quot;Gergo&quot;,&quot;parse-names&quot;:false,&quot;dropping-particle&quot;:&quot;&quot;,&quot;non-dropping-particle&quot;:&quot;&quot;},{&quot;family&quot;:&quot;Alqadhi&quot;,&quot;given&quot;:&quot;Nawader&quot;,&quot;parse-names&quot;:false,&quot;dropping-particle&quot;:&quot;&quot;,&quot;non-dropping-particle&quot;:&quot;&quot;},{&quot;family&quot;:&quot;Szekely&quot;,&quot;given&quot;:&quot;Gyorgy&quot;,&quot;parse-names&quot;:false,&quot;dropping-particle&quot;:&quot;&quot;,&quot;non-dropping-particle&quot;:&quot;&quot;}],&quot;container-title&quot;:&quot;Advanced Membranes&quot;,&quot;accessed&quot;:{&quot;date-parts&quot;:[[2025,12,22]]},&quot;DOI&quot;:&quot;10.1016/J.ADVMEM.2023.100061&quot;,&quot;ISSN&quot;:&quot;2772-8234&quot;,&quot;URL&quot;:&quot;https://www.sciencedirect.com/science/article/pii/S2772823423000027&quot;,&quot;issued&quot;:{&quot;date-parts&quot;:[[2023,1,1]]},&quot;page&quot;:&quot;100061&quot;,&quot;abstract&quot;:&quot;Understanding the effects of solvents on organic solvent nanofiltration currently depends on results obtained from small datasets, which slows down the industrial implementation of this technology. We present an in-depth study to identify and unify the effects of solvent parameters on solute rejection. For this purpose, we measured the rejection of 407 solutes in 11 common and green solvents using a polyimide membrane in a medium-throughput cross-flow nanofiltration system. Based on the large dataset, we experimentally verify that permeance and electronic effects of the solvent structure (Hildebrand parameters, electrotopological descriptors, and LogP) have strong impact on the average solute rejection. We furthermore identify the most important solvent parameters affecting solute rejection. Our dataset was used to build and test a graph neural network to predict the rejection of solutes. The results were rigorously tested against both internal and literature data, and demonstrated good generalization and robustness. Our model showed 0.124 (86.4% R2) and 0.123 (71.4 R2) root mean squared error for the internal and literature test sets, respectively. Explainable artificial intelligence helps understand and visualize the underlying effects of atoms and functional groups altering the rejection.&quot;,&quot;publisher&quot;:&quot;Elsevier&quot;,&quot;volume&quot;:&quot;3&quot;,&quot;container-title-short&quot;:&quot;&quot;},&quot;isTemporary&quot;:false}]},{&quot;citationID&quot;:&quot;MENDELEY_CITATION_3ed829dc-4c50-423f-9f86-a457274c67b9&quot;,&quot;properties&quot;:{&quot;noteIndex&quot;:0},&quot;isEdited&quot;:false,&quot;manualOverride&quot;:{&quot;isManuallyOverridden&quot;:false,&quot;citeprocText&quot;:&quot;[165]&quot;,&quot;manualOverrideText&quot;:&quot;&quot;},&quot;citationTag&quot;:&quot;MENDELEY_CITATION_v3_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&quot;,&quot;citationItems&quot;:[{&quot;id&quot;:&quot;354f434f-9d9c-379e-8962-2ea0a869487e&quot;,&quot;itemData&quot;:{&quot;type&quot;:&quot;article-journal&quot;,&quot;id&quot;:&quot;354f434f-9d9c-379e-8962-2ea0a869487e&quot;,&quot;title&quot;:&quot;Membrane preparation assisted by integration of machine learning and response surface methodology for CO2 separation&quot;,&quot;groupId&quot;:&quot;6e378410-341d-365f-a1d1-a9bfe92aa34f&quot;,&quot;author&quot;:[{&quot;family&quot;:&quot;Carrillo-Sánchez&quot;,&quot;given&quot;:&quot;Lucía&quot;,&quot;parse-names&quot;:false,&quot;dropping-particle&quot;:&quot;&quot;,&quot;non-dropping-particle&quot;:&quot;&quot;},{&quot;family&quot;:&quot;Téllez&quot;,&quot;given&quot;:&quot;Carlos&quot;,&quot;parse-names&quot;:false,&quot;dropping-particle&quot;:&quot;&quot;,&quot;non-dropping-particle&quot;:&quot;&quot;},{&quot;family&quot;:&quot;Coronas&quot;,&quot;given&quot;:&quot;Joaquín&quot;,&quot;parse-names&quot;:false,&quot;dropping-particle&quot;:&quot;&quot;,&quot;non-dropping-particle&quot;:&quot;&quot;}],&quot;container-title&quot;:&quot;Journal of Membrane Science&quot;,&quot;accessed&quot;:{&quot;date-parts&quot;:[[2025,12,22]]},&quot;DOI&quot;:&quot;10.1016/J.MEMSCI.2025.124708&quot;,&quot;ISSN&quot;:&quot;0376-7388&quot;,&quot;URL&quot;:&quot;https://www.sciencedirect.com/science/article/pii/S037673882501021X&quot;,&quot;issued&quot;:{&quot;date-parts&quot;:[[2025,12,1]]},&quot;page&quot;:&quot;124708&quot;,&quot;abstract&quot;:&quot;The separation of carbon dioxide (CO2) is presented as a current challenge in the environment and energy sector. The primary reason for this is to control the emissions of this gas into the atmosphere and the upgrading of biomethane. In this context, the membrane separation technology seems to be a very sustainable promising tool for such tasks. This work presents a machine learning (ML) study, based on a database created from membrane preparation conditions and gas separation records from the literature, achieved for the CO2/N2 and CO2/CH4 mixtures using dense membranes of thermoplastic elastomer Pebax® 1657. A comparative analysis of three different ML models was carried out: multiple linear regression, decision tree and random forest. This last algorithm demonstrates the best performance in statistics terms of coefficient of determination and root mean square error. In addition, the combination of the ML random forest with a method based on the design of experiments with response surface methodology (RSM) allowed to identify the favorable conditions for the membrane synthesis, with the objective of enhancing the CO2 separation performance. This resulted in prepared membranes in the laboratory considering the proposed conditions by RSM with CO2 permeability and CO2/X selectivity values of 115 Barrer and 43.5 and 132 Barrer and 16.4 for the CO2/N2 and CO2/CH4 mixtures, respectively, at 35 °C.&quot;,&quot;publisher&quot;:&quot;Elsevier&quot;,&quot;volume&quot;:&quot;736&quot;,&quot;container-title-short&quot;:&quot;J. Memb. Sci.&quot;},&quot;isTemporary&quot;:false}]},{&quot;citationID&quot;:&quot;MENDELEY_CITATION_b7c4664d-3f71-4256-be6f-9cf6bb6e2afa&quot;,&quot;properties&quot;:{&quot;noteIndex&quot;:0},&quot;isEdited&quot;:false,&quot;manualOverride&quot;:{&quot;isManuallyOverridden&quot;:false,&quot;citeprocText&quot;:&quot;[166]&quot;,&quot;manualOverrideText&quot;:&quot;&quot;},&quot;citationTag&quot;:&quot;MENDELEY_CITATION_v3_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&quot;,&quot;citationItems&quot;:[{&quot;id&quot;:&quot;042993ae-eefc-3c0d-bedd-95ff469bef46&quot;,&quot;itemData&quot;:{&quot;type&quot;:&quot;article-journal&quot;,&quot;id&quot;:&quot;042993ae-eefc-3c0d-bedd-95ff469bef46&quot;,&quot;title&quot;:&quot;Electrospun nanofiber membrane diameter prediction using a combined response surface methodology and machine learning approach&quot;,&quot;groupId&quot;:&quot;6e378410-341d-365f-a1d1-a9bfe92aa34f&quot;,&quot;author&quot;:[{&quot;family&quot;:&quot;Pervez&quot;,&quot;given&quot;:&quot;Md Nahid&quot;,&quot;parse-names&quot;:false,&quot;dropping-particle&quot;:&quot;&quot;,&quot;non-dropping-particle&quot;:&quot;&quot;},{&quot;family&quot;:&quot;Yeo&quot;,&quot;given&quot;:&quot;Wan Sieng&quot;,&quot;parse-names&quot;:false,&quot;dropping-particle&quot;:&quot;&quot;,&quot;non-dropping-particle&quot;:&quot;&quot;},{&quot;family&quot;:&quot;Mishu&quot;,&quot;given&quot;:&quot;Mst Monira Rahman&quot;,&quot;parse-names&quot;:false,&quot;dropping-particle&quot;:&quot;&quot;,&quot;non-dropping-particle&quot;:&quot;&quot;},{&quot;family&quot;:&quot;Talukder&quot;,&quot;given&quot;:&quot;Md Eman&quot;,&quot;parse-names&quot;:false,&quot;dropping-particle&quot;:&quot;&quot;,&quot;non-dropping-particle&quot;:&quot;&quot;},{&quot;family&quot;:&quot;Roy&quot;,&quot;given&quot;:&quot;Hridoy&quot;,&quot;parse-names&quot;:false,&quot;dropping-particle&quot;:&quot;&quot;,&quot;non-dropping-particle&quot;:&quot;&quot;},{&quot;family&quot;:&quot;Islam&quot;,&quot;given&quot;:&quot;Md Shahinoor&quot;,&quot;parse-names&quot;:false,&quot;dropping-particle&quot;:&quot;&quot;,&quot;non-dropping-particle&quot;:&quot;&quot;},{&quot;family&quot;:&quot;Zhao&quot;,&quot;given&quot;:&quot;Yaping&quot;,&quot;parse-names&quot;:false,&quot;dropping-particle&quot;:&quot;&quot;,&quot;non-dropping-particle&quot;:&quot;&quot;},{&quot;family&quot;:&quot;Cai&quot;,&quot;given&quot;:&quot;Yingjie&quot;,&quot;parse-names&quot;:false,&quot;dropping-particle&quot;:&quot;&quot;,&quot;non-dropping-particle&quot;:&quot;&quot;},{&quot;family&quot;:&quot;Stylios&quot;,&quot;given&quot;:&quot;George K.&quot;,&quot;parse-names&quot;:false,&quot;dropping-particle&quot;:&quot;&quot;,&quot;non-dropping-particle&quot;:&quot;&quot;},{&quot;family&quot;:&quot;Naddeo&quot;,&quot;given&quot;:&quot;Vincenzo&quot;,&quot;parse-names&quot;:false,&quot;dropping-particle&quot;:&quot;&quot;,&quot;non-dropping-particle&quot;:&quot;&quot;}],&quot;container-title&quot;:&quot;Scientific Reports 2023 13:1&quot;,&quot;accessed&quot;:{&quot;date-parts&quot;:[[2025,12,22]]},&quot;DOI&quot;:&quot;10.1038/s41598-023-36431-7&quot;,&quot;ISBN&quot;:&quot;0123456789&quot;,&quot;ISSN&quot;:&quot;2045-2322&quot;,&quot;PMID&quot;:&quot;37322139&quot;,&quot;URL&quot;:&quot;https://www.nature.com/articles/s41598-023-36431-7&quot;,&quot;issued&quot;:{&quot;date-parts&quot;:[[2023,6,15]]},&quot;page&quot;:&quot;9679-&quot;,&quot;abstract&quot;:&quot;Despite the widespread interest in electrospinning technology, very few simulation studies have been conducted. Thus, the current research produced a system for providing a sustainable and effective electrospinning process by combining the design of experiments with machine learning prediction models. Specifically, in order to estimate the diameter of the electrospun nanofiber membrane, we developed a locally weighted kernel partial least squares regression (LW-KPLSR) model based on a response surface methodology (RSM). The accuracy of the model's predictions was evaluated based on its root mean square error (RMSE), its mean absolute error (MAE), and its coefficient of determination (R2). In addition to principal component regression (PCR), locally weighted partial least squares regression (LW-PLSR), partial least square regression (PLSR), and least square support vector regression model (LSSVR), some of the other types of regression models used to verify and compare the results were fuzzy modelling and least square support vector regression model (LSSVR). According to the results of our research, the LW-KPLSR model performed far better than other competing models when attempting to forecast the membrane's diameter. This is made clear by the much lower RMSE and MAE values of the LW-KPLSR model. In addition, it offered the highest R2 values that could be achieved, reaching 0.9989.&quot;,&quot;publisher&quot;:&quot;Nature Publishing Group&quot;,&quot;issue&quot;:&quot;1&quot;,&quot;volume&quot;:&quot;13&quot;,&quot;container-title-short&quot;:&quot;&quot;},&quot;isTemporary&quot;:false}]},{&quot;citationID&quot;:&quot;MENDELEY_CITATION_d954e336-3258-470f-a31a-41da556ceba9&quot;,&quot;properties&quot;:{&quot;noteIndex&quot;:0},&quot;isEdited&quot;:false,&quot;manualOverride&quot;:{&quot;isManuallyOverridden&quot;:false,&quot;citeprocText&quot;:&quot;[75]&quot;,&quot;manualOverrideText&quot;:&quot;&quot;},&quot;citationTag&quot;:&quot;MENDELEY_CITATION_v3_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&quot;,&quot;citationItems&quot;:[{&quot;id&quot;:&quot;c737007f-1a43-3602-a930-13410b2c6c30&quot;,&quot;itemData&quot;:{&quot;type&quot;:&quot;article-journal&quot;,&quot;id&quot;:&quot;c737007f-1a43-3602-a930-13410b2c6c30&quot;,&quot;title&quot;:&quot;Machine Learning-Aided Design of Highly Conductive Anion Exchange Membranes for Fuel Cells and Water Electrolyzers&quot;,&quot;groupId&quot;:&quot;6e378410-341d-365f-a1d1-a9bfe92aa34f&quot;,&quot;author&quot;:[{&quot;family&quot;:&quot;Zhang&quot;,&quot;given&quot;:&quot;Qiuhuan&quot;,&quot;parse-names&quot;:false,&quot;dropping-particle&quot;:&quot;&quot;,&quot;non-dropping-particle&quot;:&quot;&quot;},{&quot;family&quot;:&quot;Yuan&quot;,&quot;given&quot;:&quot;Yongjiang&quot;,&quot;parse-names&quot;:false,&quot;dropping-particle&quot;:&quot;&quot;,&quot;non-dropping-particle&quot;:&quot;&quot;},{&quot;family&quot;:&quot;Zhang&quot;,&quot;given&quot;:&quot;Jiale&quot;,&quot;parse-names&quot;:false,&quot;dropping-particle&quot;:&quot;&quot;,&quot;non-dropping-particle&quot;:&quot;&quot;},{&quot;family&quot;:&quot;Fang&quot;,&quot;given&quot;:&quot;Pengda&quot;,&quot;parse-names&quot;:false,&quot;dropping-particle&quot;:&quot;&quot;,&quot;non-dropping-particle&quot;:&quot;&quot;},{&quot;family&quot;:&quot;Pan&quot;,&quot;given&quot;:&quot;Ji&quot;,&quot;parse-names&quot;:false,&quot;dropping-particle&quot;:&quot;&quot;,&quot;non-dropping-particle&quot;:&quot;&quot;},{&quot;family&quot;:&quot;Zhang&quot;,&quot;given&quot;:&quot;Hao&quot;,&quot;parse-names&quot;:false,&quot;dropping-particle&quot;:&quot;&quot;,&quot;non-dropping-particle&quot;:&quot;&quot;},{&quot;family&quot;:&quot;Zhou&quot;,&quot;given&quot;:&quot;Tao&quot;,&quot;parse-names&quot;:false,&quot;dropping-particle&quot;:&quot;&quot;,&quot;non-dropping-particle&quot;:&quot;&quot;},{&quot;family&quot;:&quot;Yu&quot;,&quot;given&quot;:&quot;Qikun&quot;,&quot;parse-names&quot;:false,&quot;dropping-particle&quot;:&quot;&quot;,&quot;non-dropping-particle&quot;:&quot;&quot;},{&quot;family&quot;:&quot;Zou&quot;,&quot;given&quot;:&quot;Xiuyang&quot;,&quot;parse-names&quot;:false,&quot;dropping-particle&quot;:&quot;&quot;,&quot;non-dropping-particle&quot;:&quot;&quot;},{&quot;family&quot;:&quot;Sun&quot;,&quot;given&quot;:&quot;Zhe&quot;,&quot;parse-names&quot;:false,&quot;dropping-particle&quot;:&quot;&quot;,&quot;non-dropping-particle&quot;:&quot;&quot;},{&quot;family&quot;:&quot;Yan&quot;,&quot;given&quot;:&quot;Feng&quot;,&quot;parse-names&quot;:false,&quot;dropping-particle&quot;:&quot;&quot;,&quot;non-dropping-particle&quot;:&quot;&quot;}],&quot;container-title&quot;:&quot;Advanced Materials&quot;,&quot;accessed&quot;:{&quot;date-parts&quot;:[[2025,12,22]]},&quot;DOI&quot;:&quot;10.1002/ADMA.202404981;WEBSITE:WEBSITE:ADVANCED;CTYPE:STRING:JOURNAL&quot;,&quot;ISSN&quot;:&quot;15214095&quot;,&quot;PMID&quot;:&quot;39075826&quot;,&quot;URL&quot;:&quot;/doi/pdf/10.1002/adma.202404981&quot;,&quot;issued&quot;:{&quot;date-parts&quot;:[[2024,9,5]]},&quot;page&quot;:&quot;2404981&quot;,&quot;abstract&quot;:&quot;Alkaline anion exchange membrane (AEM)-based fuel cells (AEMFCs) and water electrolyzers (AEMWEs) are vital for enabling the efficient and large-scale utilization of hydrogen energy. However, the performance of such energy devices is impeded by the relatively low conductivity of AEMs. The conventional trial-and-error approach to designing membrane structures has proven to be both inefficient and costly. To address this challenge, a fully connected neural network (FCNN) model is developed based on acid-catalyzed AEMs to analyze the relationship between structure and conductivity among 180,000 AEM variations. Under machine learning guidance, anilinium cation-type membranes are designed and synthesized. Molecular dynamics simulations and Mulliken charge population analysis validated that the presence of a large anilinium cation domain is a result of the inductive effect of N+ and benzene rings. The interconnected anilinium cation domains facilitated the formation of a continuous ion transport channel within the AEMs. Additionally, the incorporation of the benzyl electron-withdrawing group heightened the inductive effect, leading to high conductivity AEM variant as screened by the machine learning model. Furthermore, based on the highly active and low-cost monomers given by machine learning, the large-scale synthesis of anilinium-based AEMs confirms the potential for commercial applications.&quot;,&quot;publisher&quot;:&quot;John Wiley and Sons Inc&quot;,&quot;issue&quot;:&quot;36&quot;,&quot;volume&quot;:&quot;36&quot;,&quot;container-title-short&quot;:&quot;&quot;},&quot;isTemporary&quot;:false}]},{&quot;citationID&quot;:&quot;MENDELEY_CITATION_1549c9bd-bf02-4dd9-9928-b65befab0143&quot;,&quot;properties&quot;:{&quot;noteIndex&quot;:0},&quot;isEdited&quot;:false,&quot;manualOverride&quot;:{&quot;isManuallyOverridden&quot;:false,&quot;citeprocText&quot;:&quot;[49]&quot;,&quot;manualOverrideText&quot;:&quot;&quot;},&quot;citationTag&quot;:&quot;MENDELEY_CITATION_v3_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&quot;,&quot;citationItems&quot;:[{&quot;id&quot;:&quot;f141ffdc-1ed3-34cb-9b1c-8594fb214581&quot;,&quot;itemData&quot;:{&quot;type&quot;:&quot;article-journal&quot;,&quot;id&quot;:&quot;f141ffdc-1ed3-34cb-9b1c-8594fb214581&quot;,&quot;title&quot;:&quot;Predicting and understanding the performance of polyamide nanofiltration membrane for Li/Mg selective separation based on machine learning&quot;,&quot;groupId&quot;:&quot;6e378410-341d-365f-a1d1-a9bfe92aa34f&quot;,&quot;author&quot;:[{&quot;family&quot;:&quot;Sun&quot;,&quot;given&quot;:&quot;Jing Ou&quot;,&quot;parse-names&quot;:false,&quot;dropping-particle&quot;:&quot;&quot;,&quot;non-dropping-particle&quot;:&quot;&quot;},{&quot;family&quot;:&quot;Hua&quot;,&quot;given&quot;:&quot;Tian Wei&quot;,&quot;parse-names&quot;:false,&quot;dropping-particle&quot;:&quot;&quot;,&quot;non-dropping-particle&quot;:&quot;&quot;},{&quot;family&quot;:&quot;Guan&quot;,&quot;given&quot;:&quot;Yan Fang&quot;,&quot;parse-names&quot;:false,&quot;dropping-particle&quot;:&quot;&quot;,&quot;non-dropping-particle&quot;:&quot;&quot;},{&quot;family&quot;:&quot;Yu&quot;,&quot;given&quot;:&quot;Han Qing&quot;,&quot;parse-names&quot;:false,&quot;dropping-particle&quot;:&quot;&quot;,&quot;non-dropping-particle&quot;:&quot;&quot;}],&quot;container-title&quot;:&quot;Water Research&quot;,&quot;accessed&quot;:{&quot;date-parts&quot;:[[2025,12,22]]},&quot;DOI&quot;:&quot;10.1016/J.WATRES.2025.124140&quot;,&quot;ISSN&quot;:&quot;0043-1354&quot;,&quot;PMID&quot;:&quot;40644850&quot;,&quot;URL&quot;:&quot;https://www.sciencedirect.com/science/article/pii/S0043135425010474&quot;,&quot;issued&quot;:{&quot;date-parts&quot;:[[2025,10,1]]},&quot;page&quot;:&quot;124140&quot;,&quot;abstract&quot;:&quot;Nanofiltration technology holds significant promise for the selective separation of monovalent and multivalent ions, such as lithium (Li) and magnesium (Mg), during Li extraction from salt lakes. Nevertheless, optimizing polyamide nanofiltration membranes for selective ion separation remains inherently challenging due to the complex interactions between ions and membrane structural and experimental parameters, making the ion transport mechanism ambiguous. This work employed a machine learning (ML) approach to identify and comprehensively understand the features that influence the membrane permeability and selectivity using a comprehensive dataset, which encompassed fabrication parameters, experimental conditions, membrane properties, and single salt rejection performance. Initially, ML algorithms accurately predicted intrinsic membrane properties using only fabrication parameters but struggled to predict permeation and selectivity when combining fabrication parameters or membrane properties with experimental conditions. To address this limitation, salt rejection performance was incorporated, and various combinations of input variables were systematically compared to identify optimal input configurations for robust ML algorithms capable of accurately predicting membrane permeability and selectivity. Using the Shapley additive explanation (SHAP) method, we found that membrane permeability was mainly determined by fabrication parameters such as substrate type and heat curing temperature. While these parameters also influenced molecular weight cut-off (MWCO) and zeta potential, they did not fully reflect the physicochemical factors governing ion separation. In contrast, MgCl2 rejection served as a more integrative and informative descriptor, capturing both pore structure and surface electrostatic effects in predicting Li/Mg selectivity. These findings underscore the necessity of a multifaceted approach in modeling membrane performance, integrating both intrinsic properties and external factors to achieve optimal ion selectivity.&quot;,&quot;publisher&quot;:&quot;Pergamon&quot;,&quot;volume&quot;:&quot;285&quot;,&quot;container-title-short&quot;:&quot;Water Res.&quot;},&quot;isTemporary&quot;:false}]},{&quot;citationID&quot;:&quot;MENDELEY_CITATION_cf01a954-74e3-47cc-bd97-182ede4898d4&quot;,&quot;properties&quot;:{&quot;noteIndex&quot;:0},&quot;isEdited&quot;:false,&quot;manualOverride&quot;:{&quot;isManuallyOverridden&quot;:false,&quot;citeprocText&quot;:&quot;[105]&quot;,&quot;manualOverrideText&quot;:&quot;&quot;},&quot;citationTag&quot;:&quot;MENDELEY_CITATION_v3_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&quot;,&quot;citationItems&quot;:[{&quot;id&quot;:&quot;fdae6fef-46e7-39fe-9343-82891e316b99&quot;,&quot;itemData&quot;:{&quot;type&quot;:&quot;article-journal&quot;,&quot;id&quot;:&quot;fdae6fef-46e7-39fe-9343-82891e316b99&quot;,&quot;title&quot;:&quot;Machine learning-driven design of membranes for saline and produced water treatment across scales&quot;,&quot;groupId&quot;:&quot;6e378410-341d-365f-a1d1-a9bfe92aa34f&quot;,&quot;author&quot;:[{&quot;family&quot;:&quot;Ahmad&quot;,&quot;given&quot;:&quot;Uzair&quot;,&quot;parse-names&quot;:false,&quot;dropping-particle&quot;:&quot;&quot;,&quot;non-dropping-particle&quot;:&quot;&quot;},{&quot;family&quot;:&quot;Abdala&quot;,&quot;given&quot;:&quot;Ahmed&quot;,&quot;parse-names&quot;:false,&quot;dropping-particle&quot;:&quot;&quot;,&quot;non-dropping-particle&quot;:&quot;&quot;},{&quot;family&quot;:&quot;Ng&quot;,&quot;given&quot;:&quot;Kim Choon&quot;,&quot;parse-names&quot;:false,&quot;dropping-particle&quot;:&quot;&quot;,&quot;non-dropping-particle&quot;:&quot;&quot;},{&quot;family&quot;:&quot;Akhtar&quot;,&quot;given&quot;:&quot;Faheem Hassan&quot;,&quot;parse-names&quot;:false,&quot;dropping-particle&quot;:&quot;&quot;,&quot;non-dropping-particle&quot;:&quot;&quot;}],&quot;container-title&quot;:&quot;Environmental Science: Water Research &amp; Technology&quot;,&quot;accessed&quot;:{&quot;date-parts&quot;:[[2025,12,16]]},&quot;DOI&quot;:&quot;10.1039/D5EW00417A&quot;,&quot;ISSN&quot;:&quot;2053-1419&quot;,&quot;URL&quot;:&quot;https://pubs.rsc.org/en/content/articlehtml/2025/ew/d5ew00417a&quot;,&quot;issued&quot;:{&quot;date-parts&quot;:[[2025,8,21]]},&quot;page&quot;:&quot;2080-2099&quot;,&quot;abstract&quot;:&quot;Membrane-based desalination technologies are critical for addressing global water scarcity; however, their performance optimization remains a complex challenge. This review explores the potential of machine learning (ML) in advancing membrane desalination, with a focus on process optimization, fouling mitigation, and performance prediction. We provide a comprehensive analysis of ML techniques, including artificial neural networks (ANNs), support vector machines (SVMs), and random forest (RF), applied to membrane systems such as reverse osmosis (RO), forward osmosis (FO), and for the treatment of produced water. The study highlights how data-driven models enhance decision-making by correlating operational parameters (e.g., pressure, temperature, feed salinity) with membrane efficiency, energy consumption, and fouling behavior. A key emphasis is placed on ANN-based frameworks for real-time monitoring and predictive control, demonstrating their superiority in modeling non-linear interactions compared to traditional mechanistic approaches. We also examine ML applications in optimizing design parameters, maintenance strategies, and renewable-energy-integrated desalination systems. Challenges such as data scarcity and model generalizability are discussed, alongside future directions for integrating ML with emerging membrane materials and hybrid processes. This review highlights ML's role in bridging theoretical and practical gaps in desalination, offering actionable insights for researchers and industry experts to deploy intelligent and sustainable water treatment solutions.&quot;,&quot;publisher&quot;:&quot;The Royal Society of Chemistry&quot;,&quot;issue&quot;:&quot;9&quot;,&quot;volume&quot;:&quot;11&quot;,&quot;container-title-short&quot;:&quot;Environ. Sci. (Camb).&quot;},&quot;isTemporary&quot;:false}]},{&quot;citationID&quot;:&quot;MENDELEY_CITATION_55a98c05-1fa3-4de6-8036-47f322ad3c8a&quot;,&quot;properties&quot;:{&quot;noteIndex&quot;:0},&quot;isEdited&quot;:false,&quot;manualOverride&quot;:{&quot;isManuallyOverridden&quot;:true,&quot;citeprocText&quot;:&quot;[5]&quot;,&quot;manualOverrideText&quot;:&quot;[4].&quot;},&quot;citationTag&quot;:&quot;MENDELEY_CITATION_v3_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&quot;,&quot;citationItems&quot;:[{&quot;id&quot;:&quot;3e97b96c-1c50-3c90-ae71-8a91b527faf7&quot;,&quot;itemData&quot;:{&quot;type&quot;:&quot;article-journal&quot;,&quot;id&quot;:&quot;3e97b96c-1c50-3c90-ae71-8a91b527faf7&quot;,&quot;title&quot;:&quot;Machine learning toward improving the performance of membrane-based wastewater treatment: A review&quot;,&quot;groupId&quot;:&quot;6e378410-341d-365f-a1d1-a9bfe92aa34f&quot;,&quot;author&quot;:[{&quot;family&quot;:&quot;Dansawad&quot;,&quot;given&quot;:&quot;Panchan&quot;,&quot;parse-names&quot;:false,&quot;dropping-particle&quot;:&quot;&quot;,&quot;non-dropping-particle&quot;:&quot;&quot;},{&quot;family&quot;:&quot;Li&quot;,&quot;given&quot;:&quot;Yanxiang&quot;,&quot;parse-names&quot;:false,&quot;dropping-particle&quot;:&quot;&quot;,&quot;non-dropping-particle&quot;:&quot;&quot;},{&quot;family&quot;:&quot;Li&quot;,&quot;given&quot;:&quot;Yize&quot;,&quot;parse-names&quot;:false,&quot;dropping-particle&quot;:&quot;&quot;,&quot;non-dropping-particle&quot;:&quot;&quot;},{&quot;family&quot;:&quot;Zhang&quot;,&quot;given&quot;:&quot;Jingjie&quot;,&quot;parse-names&quot;:false,&quot;dropping-particle&quot;:&quot;&quot;,&quot;non-dropping-particle&quot;:&quot;&quot;},{&quot;family&quot;:&quot;You&quot;,&quot;given&quot;:&quot;Siming&quot;,&quot;parse-names&quot;:false,&quot;dropping-particle&quot;:&quot;&quot;,&quot;non-dropping-particle&quot;:&quot;&quot;},{&quot;family&quot;:&quot;Li&quot;,&quot;given&quot;:&quot;Wangliang&quot;,&quot;parse-names&quot;:false,&quot;dropping-particle&quot;:&quot;&quot;,&quot;non-dropping-particle&quot;:&quot;&quot;},{&quot;family&quot;:&quot;Yi&quot;,&quot;given&quot;:&quot;Shouliang&quot;,&quot;parse-names&quot;:false,&quot;dropping-particle&quot;:&quot;&quot;,&quot;non-dropping-particle&quot;:&quot;&quot;}],&quot;container-title&quot;:&quot;Advanced Membranes&quot;,&quot;accessed&quot;:{&quot;date-parts&quot;:[[2025,12,22]]},&quot;DOI&quot;:&quot;10.1016/J.ADVMEM.2023.100072&quot;,&quot;ISSN&quot;:&quot;2772-8234&quot;,&quot;URL&quot;:&quot;https://www.sciencedirect.com/science/article/pii/S2772823423000131&quot;,&quot;issued&quot;:{&quot;date-parts&quot;:[[2023,1,1]]},&quot;page&quot;:&quot;100072&quot;,&quot;abstract&quot;:&quot;Machine learning (ML) is a data-driven approach that can be applied to design, analyze, predict, and optimize a process based on existing data. Recently, ML has found its application in improving membrane separation performance for wastewater treatment. Models have been developed to predict the performance of membranes to separate contaminants from wastewater, design optimum conditions for membrane fabrication for greater membrane separation performance and predict backwashing membranes and membrane fouling. This review summarizes the progress of ML-based membrane separation modeling and explores the direction of the future development of ML in membrane separation-based wastewater treatment. The strengths and drawbacks of the ML algorithms extensively used in membrane separation-based wastewater treatment are summarized. Artificial neural network (ANN) was the most used algorithm for modeling membrane separation-based wastewater treatment. Future research is recommended to focus on the development of integrated ML algorithms and on combining ML algorithms with other modeling approaches (e.g., process-based models and statistical models). This will serve to achieve higher accuracy and better performance of the ML application.&quot;,&quot;publisher&quot;:&quot;Elsevier&quot;,&quot;volume&quot;:&quot;3&quot;,&quot;container-title-short&quot;:&quot;&quot;},&quot;isTemporary&quot;:false}]},{&quot;citationID&quot;:&quot;MENDELEY_CITATION_5e094091-b74a-410e-b041-63fb5df3e362&quot;,&quot;properties&quot;:{&quot;noteIndex&quot;:0},&quot;isEdited&quot;:false,&quot;manualOverride&quot;:{&quot;isManuallyOverridden&quot;:false,&quot;citeprocText&quot;:&quot;[167,168]&quot;,&quot;manualOverrideText&quot;:&quot;&quot;},&quot;citationTag&quot;:&quot;MENDELEY_CITATION_v3_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&quot;,&quot;citationItems&quot;:[{&quot;id&quot;:&quot;2986a80c-3949-3501-93ca-b164ebfb971c&quot;,&quot;itemData&quot;:{&quot;type&quot;:&quot;article-journal&quot;,&quot;id&quot;:&quot;2986a80c-3949-3501-93ca-b164ebfb971c&quot;,&quot;title&quot;:&quot;Understanding Rejection Mechanisms of Trace Organic Contaminants by Polyamide Membranes via Data-Knowledge Codriven Machine Learning&quot;,&quot;author&quot;:[{&quot;family&quot;:&quot;Wang&quot;,&quot;given&quot;:&quot;Hejia&quot;,&quot;parse-names&quot;:false,&quot;dropping-particle&quot;:&quot;&quot;,&quot;non-dropping-particle&quot;:&quot;&quot;},{&quot;family&quot;:&quot;Zeng&quot;,&quot;given&quot;:&quot;Jin&quot;,&quot;parse-names&quot;:false,&quot;dropping-particle&quot;:&quot;&quot;,&quot;non-dropping-particle&quot;:&quot;&quot;},{&quot;family&quot;:&quot;Dai&quot;,&quot;given&quot;:&quot;Ruobin&quot;,&quot;parse-names&quot;:false,&quot;dropping-particle&quot;:&quot;&quot;,&quot;non-dropping-particle&quot;:&quot;&quot;},{&quot;family&quot;:&quot;Wang&quot;,&quot;given&quot;:&quot;Zhiwei&quot;,&quot;parse-names&quot;:false,&quot;dropping-particle&quot;:&quot;&quot;,&quot;non-dropping-particle&quot;:&quot;&quot;}],&quot;container-title&quot;:&quot;Environmental Science and Technology&quot;,&quot;container-title-short&quot;:&quot;Environ. Sci. Technol.&quot;,&quot;DOI&quot;:&quot;10.1021/acs.est.3c08523&quot;,&quot;ISSN&quot;:&quot;15205851&quot;,&quot;PMID&quot;:&quot;38498471&quot;,&quot;issued&quot;:{&quot;date-parts&quot;:[[2024,4,2]]},&quot;page&quot;:&quot;5878-5888&quot;,&quot;abstract&quot;:&quot;Data-driven machine learning (ML) provides a promising approach to understanding and predicting the rejection of trace organic contaminants (TrOCs) by polyamide (PA). However, various confounding variables, coupled with data scarcity, restrict the direct application of data-driven ML. In this study, we developed a data-knowledge codriven ML model via domain-knowledge embedding and explored its application in comprehending TrOC rejection by PA membranes. Domain-knowledge embedding enhanced both the predictive performance and the interpretability of the ML model. The contribution of key mechanisms, including size exclusion, charge effect, hydrophobic interaction, etc., that dominate the rejections of the three TrOC categories (neutral hydrophilic, neutral hydrophobic, and charged TrOCs) was quantified. Log D and molecular charge emerge as key factors contributing to the discernible variations in the rejection among the three TrOC categories. Furthermore, we quantitatively compared the TrOC rejection mechanisms between nanofiltration (NF) and reverse osmosis (RO) PA membranes. The charge effect and hydrophobic interactions possessed higher weights for NF to reject TrOCs, while the size exclusion in RO played a more important role. This study demonstrated the effectiveness of the data-knowledge codriven ML method in understanding TrOC rejection by PA membranes, providing a methodology to formulate a strategy for targeted TrOC removal.&quot;,&quot;publisher&quot;:&quot;American Chemical Society&quot;,&quot;issue&quot;:&quot;13&quot;,&quot;volume&quot;:&quot;58&quot;},&quot;isTemporary&quot;:false},{&quot;id&quot;:&quot;8e646120-b2ae-37e4-a377-af3954551f1b&quot;,&quot;itemData&quot;:{&quot;type&quot;:&quot;article-journal&quot;,&quot;id&quot;:&quot;8e646120-b2ae-37e4-a377-af3954551f1b&quot;,&quot;title&quot;:&quot;The data-only illusion in materials discovery&quot;,&quot;author&quot;:[{&quot;family&quot;:&quot;Smit&quot;,&quot;given&quot;:&quot;Berend&quot;,&quot;parse-names&quot;:false,&quot;dropping-particle&quot;:&quot;&quot;,&quot;non-dropping-particle&quot;:&quot;&quot;},{&quot;family&quot;:&quot;Garcia&quot;,&quot;given&quot;:&quot;Susana&quot;,&quot;parse-names&quot;:false,&quot;dropping-particle&quot;:&quot;&quot;,&quot;non-dropping-particle&quot;:&quot;&quot;}],&quot;container-title&quot;:&quot;Nature Materials&quot;,&quot;container-title-short&quot;:&quot;Nat. Mater.&quot;,&quot;DOI&quot;:&quot;10.1038/s41563-026-02578-7&quot;,&quot;ISSN&quot;:&quot;1476-1122&quot;,&quot;URL&quot;:&quot;https://www.nature.com/articles/s41563-026-02578-7&quot;,&quot;issued&quot;:{&quot;date-parts&quot;:[[2026,4,17]]}},&quot;isTemporary&quot;:false}]},{&quot;citationID&quot;:&quot;MENDELEY_CITATION_afbd46fa-6b7e-41ea-9850-ca78ea2823b8&quot;,&quot;properties&quot;:{&quot;noteIndex&quot;:0},&quot;isEdited&quot;:false,&quot;manualOverride&quot;:{&quot;isManuallyOverridden&quot;:false,&quot;citeprocText&quot;:&quot;[169,170]&quot;,&quot;manualOverrideText&quot;:&quot;&quot;},&quot;citationTag&quot;:&quot;MENDELEY_CITATION_v3_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&quot;,&quot;citationItems&quot;:[{&quot;id&quot;:&quot;641340e8-9ea5-3c0b-9f94-e3c8fa069858&quot;,&quot;itemData&quot;:{&quot;type&quot;:&quot;article&quot;,&quot;id&quot;:&quot;641340e8-9ea5-3c0b-9f94-e3c8fa069858&quot;,&quot;title&quot;:&quot;Can machine learning methods guide gas separation membranes fabrication?&quot;,&quot;author&quot;:[{&quot;family&quot;:&quot;Tayyebi&quot;,&quot;given&quot;:&quot;Arash&quot;,&quot;parse-names&quot;:false,&quot;dropping-particle&quot;:&quot;&quot;,&quot;non-dropping-particle&quot;:&quot;&quot;},{&quot;family&quot;:&quot;Alshami&quot;,&quot;given&quot;:&quot;Ali S.&quot;,&quot;parse-names&quot;:false,&quot;dropping-particle&quot;:&quot;&quot;,&quot;non-dropping-particle&quot;:&quot;&quot;},{&quot;family&quot;:&quot;Yu&quot;,&quot;given&quot;:&quot;Xue&quot;,&quot;parse-names&quot;:false,&quot;dropping-particle&quot;:&quot;&quot;,&quot;non-dropping-particle&quot;:&quot;&quot;},{&quot;family&quot;:&quot;Kolodka&quot;,&quot;given&quot;:&quot;Edward&quot;,&quot;parse-names&quot;:false,&quot;dropping-particle&quot;:&quot;&quot;,&quot;non-dropping-particle&quot;:&quot;&quot;}],&quot;container-title&quot;:&quot;Journal of Membrane Science Letters&quot;,&quot;DOI&quot;:&quot;10.1016/j.memlet.2022.100033&quot;,&quot;ISSN&quot;:&quot;27724212&quot;,&quot;issued&quot;:{&quot;date-parts&quot;:[[2022,11,1]]},&quot;abstract&quot;:&quot;Transforming a vast array of candidate materials into membranes with suitable morphologies and improved molecular separation performance is an arduous and costly endeavor for membrane scientists. With the advancement made in artificial intelligence and machine-learning in recent years, it is timely to ask: can machine learning methods guide gas separation membranes Fabrication? The answer is “YES”, and this article explains the justifications for this answer by systematically reviewing and analyzing the up-to-date research efforts in the field. This work aimed to explore the potential of ML algorithms as an effective and cost-saving tool in guiding the experimental process of developing the next generation polymeric membranes, and in addressing the critical needs in the field. Findings demonstrate that training Heteropolymers instead of Homopolymers, synthesizing novel polymers by an inverse design approach, and using reliable datasets that are created under the same conditions, are the most crucial factors to achieve the design intent. A path from A to Z for anyone who intends to use ML algorithms in the membranes’ synthesis process is offered. The article concludes with a brief discussion on future development prospects and open issues that are yet to be addressed for ML‐driven polymeric‐based membranes design and optimization.&quot;,&quot;publisher&quot;:&quot;Elsevier B.V.&quot;,&quot;issue&quot;:&quot;2&quot;,&quot;volume&quot;:&quot;2&quot;,&quot;container-title-short&quot;:&quot;&quot;},&quot;isTemporary&quot;:false},{&quot;id&quot;:&quot;6abc55cd-6758-31b3-8afa-e421c0ea93e9&quot;,&quot;itemData&quot;:{&quot;type&quot;:&quot;article&quot;,&quot;id&quot;:&quot;6abc55cd-6758-31b3-8afa-e421c0ea93e9&quot;,&quot;title&quot;:&quot;Machine learning for membrane design in energy production, gas separation, and water treatment: a review&quot;,&quot;author&quot;:[{&quot;family&quot;:&quot;Osman&quot;,&quot;given&quot;:&quot;Ahmed I.&quot;,&quot;parse-names&quot;:false,&quot;dropping-particle&quot;:&quot;&quot;,&quot;non-dropping-particle&quot;:&quot;&quot;},{&quot;family&quot;:&quot;Nasr&quot;,&quot;given&quot;:&quot;Mahmoud&quot;,&quot;parse-names&quot;:false,&quot;dropping-particle&quot;:&quot;&quot;,&quot;non-dropping-particle&quot;:&quot;&quot;},{&quot;family&quot;:&quot;Farghali&quot;,&quot;given&quot;:&quot;Mohamed&quot;,&quot;parse-names&quot;:false,&quot;dropping-particle&quot;:&quot;&quot;,&quot;non-dropping-particle&quot;:&quot;&quot;},{&quot;family&quot;:&quot;Bakr&quot;,&quot;given&quot;:&quot;Sara S.&quot;,&quot;parse-names&quot;:false,&quot;dropping-particle&quot;:&quot;&quot;,&quot;non-dropping-particle&quot;:&quot;&quot;},{&quot;family&quot;:&quot;Eltaweil&quot;,&quot;given&quot;:&quot;Abdelazeem S.&quot;,&quot;parse-names&quot;:false,&quot;dropping-particle&quot;:&quot;&quot;,&quot;non-dropping-particle&quot;:&quot;&quot;},{&quot;family&quot;:&quot;Rashwan&quot;,&quot;given&quot;:&quot;Ahmed K.&quot;,&quot;parse-names&quot;:false,&quot;dropping-particle&quot;:&quot;&quot;,&quot;non-dropping-particle&quot;:&quot;&quot;},{&quot;family&quot;:&quot;Abd El-Monaem&quot;,&quot;given&quot;:&quot;Eman M.&quot;,&quot;parse-names&quot;:false,&quot;dropping-particle&quot;:&quot;&quot;,&quot;non-dropping-particle&quot;:&quot;&quot;}],&quot;container-title&quot;:&quot;Environmental Chemistry Letters&quot;,&quot;DOI&quot;:&quot;10.1007/s10311-023-01695-y&quot;,&quot;ISSN&quot;:&quot;16103661&quot;,&quot;issued&quot;:{&quot;date-parts&quot;:[[2024,4,1]]},&quot;page&quot;:&quot;505-560&quot;,&quot;abstract&quot;:&quot;Membrane filtration is a major process used in the energy, gas separation, and water treatment sectors, yet the efficiency of current membranes is limited. Here, we review the use of machine learning to improve membrane efficiency, with emphasis on reverse osmosis, nanofiltration, pervaporation, removal of pollutants, pathogens and nutrients, gas separation of carbon dioxide, oxygen and hydrogen, fuel cells, biodiesel, and biogas purification. We found that the use of machine learning brings substantial improvements in performance and efficiency, leading to specialized membranes with remarkable potential for various applications. This integration offers versatile solutions crucial for addressing global challenges in sustainable development and advancing environmental goals. Membrane gas separation techniques improve carbon capture and purification of industrial gases, aiding in the reduction of carbon dioxide emissions.&quot;,&quot;publisher&quot;:&quot;Springer Science and Business Media Deutschland GmbH&quot;,&quot;issue&quot;:&quot;2&quot;,&quot;volume&quot;:&quot;22&quot;,&quot;container-title-short&quot;:&quot;Environ. Chem. Lett.&quot;},&quot;isTemporary&quot;:false}]},{&quot;citationID&quot;:&quot;MENDELEY_CITATION_e5a42b2d-b739-4457-a4e2-a4b9c7248df4&quot;,&quot;properties&quot;:{&quot;noteIndex&quot;:0},&quot;isEdited&quot;:false,&quot;manualOverride&quot;:{&quot;isManuallyOverridden&quot;:false,&quot;citeprocText&quot;:&quot;[171–173]&quot;,&quot;manualOverrideText&quot;:&quot;&quot;},&quot;citationTag&quot;:&quot;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&quot;,&quot;citationItems&quot;:[{&quot;id&quot;:&quot;7dde6847-b486-3ace-b040-39d12597816b&quot;,&quot;itemData&quot;:{&quot;type&quot;:&quot;article-journal&quot;,&quot;id&quot;:&quot;7dde6847-b486-3ace-b040-39d12597816b&quot;,&quot;title&quot;:&quot;The open membrane database: Synthesis–structure–performance relationships of reverse osmosis membranes&quot;,&quot;author&quot;:[{&quot;family&quot;:&quot;Ritt&quot;,&quot;given&quot;:&quot;Cody L.&quot;,&quot;parse-names&quot;:false,&quot;dropping-particle&quot;:&quot;&quot;,&quot;non-dropping-particle&quot;:&quot;&quot;},{&quot;family&quot;:&quot;Stassin&quot;,&quot;given&quot;:&quot;Timothée&quot;,&quot;parse-names&quot;:false,&quot;dropping-particle&quot;:&quot;&quot;,&quot;non-dropping-particle&quot;:&quot;&quot;},{&quot;family&quot;:&quot;Davenport&quot;,&quot;given&quot;:&quot;Douglas M.&quot;,&quot;parse-names&quot;:false,&quot;dropping-particle&quot;:&quot;&quot;,&quot;non-dropping-particle&quot;:&quot;&quot;},{&quot;family&quot;:&quot;DuChanois&quot;,&quot;given&quot;:&quot;Ryan M.&quot;,&quot;parse-names&quot;:false,&quot;dropping-particle&quot;:&quot;&quot;,&quot;non-dropping-particle&quot;:&quot;&quot;},{&quot;family&quot;:&quot;Nulens&quot;,&quot;given&quot;:&quot;Ines&quot;,&quot;parse-names&quot;:false,&quot;dropping-particle&quot;:&quot;&quot;,&quot;non-dropping-particle&quot;:&quot;&quot;},{&quot;family&quot;:&quot;Yang&quot;,&quot;given&quot;:&quot;Zhe&quot;,&quot;parse-names&quot;:false,&quot;dropping-particle&quot;:&quot;&quot;,&quot;non-dropping-particle&quot;:&quot;&quot;},{&quot;family&quot;:&quot;Ben-Zvi&quot;,&quot;given&quot;:&quot;Adi&quot;,&quot;parse-names&quot;:false,&quot;dropping-particle&quot;:&quot;&quot;,&quot;non-dropping-particle&quot;:&quot;&quot;},{&quot;family&quot;:&quot;Segev-Mark&quot;,&quot;given&quot;:&quot;Naama&quot;,&quot;parse-names&quot;:false,&quot;dropping-particle&quot;:&quot;&quot;,&quot;non-dropping-particle&quot;:&quot;&quot;},{&quot;family&quot;:&quot;Elimelech&quot;,&quot;given&quot;:&quot;Menachem&quot;,&quot;parse-names&quot;:false,&quot;dropping-particle&quot;:&quot;&quot;,&quot;non-dropping-particle&quot;:&quot;&quot;},{&quot;family&quot;:&quot;Tang&quot;,&quot;given&quot;:&quot;Chuyang Y.&quot;,&quot;parse-names&quot;:false,&quot;dropping-particle&quot;:&quot;&quot;,&quot;non-dropping-particle&quot;:&quot;&quot;},{&quot;family&quot;:&quot;Ramon&quot;,&quot;given&quot;:&quot;Guy Z.&quot;,&quot;parse-names&quot;:false,&quot;dropping-particle&quot;:&quot;&quot;,&quot;non-dropping-particle&quot;:&quot;&quot;},{&quot;family&quot;:&quot;Vankelecom&quot;,&quot;given&quot;:&quot;Ivo F.J.&quot;,&quot;parse-names&quot;:false,&quot;dropping-particle&quot;:&quot;&quot;,&quot;non-dropping-particle&quot;:&quot;&quot;},{&quot;family&quot;:&quot;Verbeke&quot;,&quot;given&quot;:&quot;Rhea&quot;,&quot;parse-names&quot;:false,&quot;dropping-particle&quot;:&quot;&quot;,&quot;non-dropping-particle&quot;:&quot;&quot;}],&quot;container-title&quot;:&quot;Journal of Membrane Science&quot;,&quot;container-title-short&quot;:&quot;J. Memb. Sci.&quot;,&quot;DOI&quot;:&quot;10.1016/j.memsci.2021.119927&quot;,&quot;ISSN&quot;:&quot;18733123&quot;,&quot;issued&quot;:{&quot;date-parts&quot;:[[2022,1,1]]},&quot;abstract&quot;:&quot;Since the advent of thin-film composite polyamide membranes brought forth a breakthrough in desalination and water purification membranes nearly half a century ago, recent years have only witnessed marginal improvements in the water-salt selectivity of these membranes. The slow progression is partly attributable to limited understanding of membrane synthesis–structure–performance relationships. A centralized archive of reverse osmosis membrane (RO) characterization data may lead to a shared understanding of features that maximize RO performance and unify research efforts. The Open Membrane Database (OMD), which can be found at www.openmembranedatabase.org, is a growing database of over 600 water purification and desalination membranes that are sourced from peer-reviewed journals, patents, and commercial product data. Here, we outline the detailed functionality of the database, the transport theory underlying the membrane performance calculations, and best practices for membrane performance testing and reporting. The user-sourced, open-access database may be used to benchmark novel RO membranes against the state of the art, conduct meta-analyses, and develop synthesis–structure–performance relationships, each of which will be critical to advancing membrane development.&quot;,&quot;publisher&quot;:&quot;Elsevier B.V.&quot;,&quot;volume&quot;:&quot;641&quot;},&quot;isTemporary&quot;:false},{&quot;id&quot;:&quot;0c1dcc5a-56cc-397e-8506-dd6ea9556d02&quot;,&quot;itemData&quot;:{&quot;type&quot;:&quot;article-journal&quot;,&quot;id&quot;:&quot;0c1dcc5a-56cc-397e-8506-dd6ea9556d02&quot;,&quot;title&quot;:&quot;Is conductivity measurement or inductively coupled plasma-atomic emission spectrometry reliable to define rejection of different ions?&quot;,&quot;author&quot;:[{&quot;family&quot;:&quot;Xu&quot;,&quot;given&quot;:&quot;Shanshan&quot;,&quot;parse-names&quot;:false,&quot;dropping-particle&quot;:&quot;&quot;,&quot;non-dropping-particle&quot;:&quot;&quot;},{&quot;family&quot;:&quot;He&quot;,&quot;given&quot;:&quot;Rongrong&quot;,&quot;parse-names&quot;:false,&quot;dropping-particle&quot;:&quot;&quot;,&quot;non-dropping-particle&quot;:&quot;&quot;},{&quot;family&quot;:&quot;Zhao&quot;,&quot;given&quot;:&quot;Shuwei&quot;,&quot;parse-names&quot;:false,&quot;dropping-particle&quot;:&quot;&quot;,&quot;non-dropping-particle&quot;:&quot;&quot;},{&quot;family&quot;:&quot;Shon&quot;,&quot;given&quot;:&quot;Ho Kyong&quot;,&quot;parse-names&quot;:false,&quot;dropping-particle&quot;:&quot;&quot;,&quot;non-dropping-particle&quot;:&quot;&quot;},{&quot;family&quot;:&quot;He&quot;,&quot;given&quot;:&quot;Tao&quot;,&quot;parse-names&quot;:false,&quot;dropping-particle&quot;:&quot;&quot;,&quot;non-dropping-particle&quot;:&quot;&quot;}],&quot;container-title&quot;:&quot;Desalination&quot;,&quot;container-title-short&quot;:&quot;Desalination&quot;,&quot;DOI&quot;:&quot;10.1016/j.desal.2022.116097&quot;,&quot;ISSN&quot;:&quot;00119164&quot;,&quot;issued&quot;:{&quot;date-parts&quot;:[[2022,12,1]]},&quot;abstract&quot;:&quot;Rejection of single salts or ions is a basic and crucial characteristic of nanofiltration (NF) membranes. The simple and most pursued method to quantify the salt concentration has been via conductivity measurement. Pitfalls exist when ions hydrolysis or feed water contains monovalent ions. This could be explained in two possible scenarios: (1) easily hydrolyzed single salts form low charged ions and reduce feed pH, resulting in increased permeate conductivity and low nominal rejection; (2) for membranes with high multivalent ion rejections (&gt;99%) or the concentration of target ions in feed is low, conductivity measurement results in low rejection due to the passage of monovalent ions if deionized water is used for the feed solution. A correction formula by subtracting the concentration of monovalent ions in water to obtain an accurate rejection value is proposed. This work provides an accurate, simple and robust evaluation of rejection for NF membranes, which promotes fair comparison of performance in literature, reliable analysis of separation mechanisms as well as a precise determination of product purity.&quot;,&quot;publisher&quot;:&quot;Elsevier B.V.&quot;,&quot;volume&quot;:&quot;543&quot;},&quot;isTemporary&quot;:false},{&quot;id&quot;:&quot;6efe752d-ccf6-3ef7-b968-a043c2a60f17&quot;,&quot;itemData&quot;:{&quot;type&quot;:&quot;article-journal&quot;,&quot;id&quot;:&quot;6efe752d-ccf6-3ef7-b968-a043c2a60f17&quot;,&quot;title&quot;:&quot;Enhanced Salt Removal of Fresh Water by Recovery-Reduced Ion Concentration Polarization Desalination&quot;,&quot;author&quot;:[{&quot;family&quot;:&quot;Cho&quot;,&quot;given&quot;:&quot;Myeonghyeon&quot;,&quot;parse-names&quot;:false,&quot;dropping-particle&quot;:&quot;&quot;,&quot;non-dropping-particle&quot;:&quot;&quot;},{&quot;family&quot;:&quot;Han&quot;,&quot;given&quot;:&quot;Seokhee&quot;,&quot;parse-names&quot;:false,&quot;dropping-particle&quot;:&quot;&quot;,&quot;non-dropping-particle&quot;:&quot;&quot;},{&quot;family&quot;:&quot;Lee&quot;,&quot;given&quot;:&quot;Seohyun&quot;,&quot;parse-names&quot;:false,&quot;dropping-particle&quot;:&quot;&quot;,&quot;non-dropping-particle&quot;:&quot;&quot;},{&quot;family&quot;:&quot;Kim&quot;,&quot;given&quot;:&quot;Joong Bae&quot;,&quot;parse-names&quot;:false,&quot;dropping-particle&quot;:&quot;&quot;,&quot;non-dropping-particle&quot;:&quot;&quot;},{&quot;family&quot;:&quot;Kim&quot;,&quot;given&quot;:&quot;Bumjoo&quot;,&quot;parse-names&quot;:false,&quot;dropping-particle&quot;:&quot;&quot;,&quot;non-dropping-particle&quot;:&quot;&quot;}],&quot;container-title&quot;:&quot;Membranes&quot;,&quot;container-title-short&quot;:&quot;Membranes (Basel).&quot;,&quot;DOI&quot;:&quot;10.3390/membranes14030056&quot;,&quot;ISSN&quot;:&quot;20770375&quot;,&quot;issued&quot;:{&quot;date-parts&quot;:[[2024,3,1]]},&quot;abstract&quot;:&quot;Here, we examine electromembrane systems for low-concentration desalination applicable to ultrapure water production. In addition to electrodialysis and ion concentration polarization (ICP) desalination, we propose a recovery-reduced ICP strategy for reducing the width of the desalted outlet for a higher salt removal ratio (SRR). The correlation between conductivity changes and thickness of the ion depletion zone is identified for electrodialysis, ICPH (1:1), and ICPQ (3:1) with a low-concentration feed solution (10 mM, 1 mM, 0.1 mM NaCl). Based on the experimental results, the scaling law and SRR for the electroconvection zone are summarized, and current efficiency (CE) and energy per ion removal (EPIR) depending on SRR are also discussed. As a result, the SRR of electrodialysis is mostly around 50%, but that of recovery-reduced ICP desalination is observed up to 99% under similar operating conditions. Moreover, at the same SRR, the CE of recovery-reduced ICP is similar to that of electrodialysis, but the EPIR is calculated to be lower than that of electrodialysis. Considering that forming an ion depletion zone up to half the channel width in the electromembrane system typically requires much power consumption, an ICP strategy that can adjust the width of the desalted outlet for high SRR can be preferable.&quot;,&quot;publisher&quot;:&quot;Multidisciplinary Digital Publishing Institute (MDPI)&quot;,&quot;issue&quot;:&quot;3&quot;,&quot;volume&quot;:&quot;14&quot;},&quot;isTemporary&quot;:false}]},{&quot;citationID&quot;:&quot;MENDELEY_CITATION_c575ea20-5bb1-4556-af9c-e00df17af78f&quot;,&quot;properties&quot;:{&quot;noteIndex&quot;:0},&quot;isEdited&quot;:false,&quot;manualOverride&quot;:{&quot;isManuallyOverridden&quot;:false,&quot;citeprocText&quot;:&quot;[171]&quot;,&quot;manualOverrideText&quot;:&quot;&quot;},&quot;citationTag&quot;:&quot;MENDELEY_CITATION_v3_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&quot;,&quot;citationItems&quot;:[{&quot;id&quot;:&quot;7dde6847-b486-3ace-b040-39d12597816b&quot;,&quot;itemData&quot;:{&quot;type&quot;:&quot;article-journal&quot;,&quot;id&quot;:&quot;7dde6847-b486-3ace-b040-39d12597816b&quot;,&quot;title&quot;:&quot;The open membrane database: Synthesis–structure–performance relationships of reverse osmosis membranes&quot;,&quot;author&quot;:[{&quot;family&quot;:&quot;Ritt&quot;,&quot;given&quot;:&quot;Cody L.&quot;,&quot;parse-names&quot;:false,&quot;dropping-particle&quot;:&quot;&quot;,&quot;non-dropping-particle&quot;:&quot;&quot;},{&quot;family&quot;:&quot;Stassin&quot;,&quot;given&quot;:&quot;Timothée&quot;,&quot;parse-names&quot;:false,&quot;dropping-particle&quot;:&quot;&quot;,&quot;non-dropping-particle&quot;:&quot;&quot;},{&quot;family&quot;:&quot;Davenport&quot;,&quot;given&quot;:&quot;Douglas M.&quot;,&quot;parse-names&quot;:false,&quot;dropping-particle&quot;:&quot;&quot;,&quot;non-dropping-particle&quot;:&quot;&quot;},{&quot;family&quot;:&quot;DuChanois&quot;,&quot;given&quot;:&quot;Ryan M.&quot;,&quot;parse-names&quot;:false,&quot;dropping-particle&quot;:&quot;&quot;,&quot;non-dropping-particle&quot;:&quot;&quot;},{&quot;family&quot;:&quot;Nulens&quot;,&quot;given&quot;:&quot;Ines&quot;,&quot;parse-names&quot;:false,&quot;dropping-particle&quot;:&quot;&quot;,&quot;non-dropping-particle&quot;:&quot;&quot;},{&quot;family&quot;:&quot;Yang&quot;,&quot;given&quot;:&quot;Zhe&quot;,&quot;parse-names&quot;:false,&quot;dropping-particle&quot;:&quot;&quot;,&quot;non-dropping-particle&quot;:&quot;&quot;},{&quot;family&quot;:&quot;Ben-Zvi&quot;,&quot;given&quot;:&quot;Adi&quot;,&quot;parse-names&quot;:false,&quot;dropping-particle&quot;:&quot;&quot;,&quot;non-dropping-particle&quot;:&quot;&quot;},{&quot;family&quot;:&quot;Segev-Mark&quot;,&quot;given&quot;:&quot;Naama&quot;,&quot;parse-names&quot;:false,&quot;dropping-particle&quot;:&quot;&quot;,&quot;non-dropping-particle&quot;:&quot;&quot;},{&quot;family&quot;:&quot;Elimelech&quot;,&quot;given&quot;:&quot;Menachem&quot;,&quot;parse-names&quot;:false,&quot;dropping-particle&quot;:&quot;&quot;,&quot;non-dropping-particle&quot;:&quot;&quot;},{&quot;family&quot;:&quot;Tang&quot;,&quot;given&quot;:&quot;Chuyang Y.&quot;,&quot;parse-names&quot;:false,&quot;dropping-particle&quot;:&quot;&quot;,&quot;non-dropping-particle&quot;:&quot;&quot;},{&quot;family&quot;:&quot;Ramon&quot;,&quot;given&quot;:&quot;Guy Z.&quot;,&quot;parse-names&quot;:false,&quot;dropping-particle&quot;:&quot;&quot;,&quot;non-dropping-particle&quot;:&quot;&quot;},{&quot;family&quot;:&quot;Vankelecom&quot;,&quot;given&quot;:&quot;Ivo F.J.&quot;,&quot;parse-names&quot;:false,&quot;dropping-particle&quot;:&quot;&quot;,&quot;non-dropping-particle&quot;:&quot;&quot;},{&quot;family&quot;:&quot;Verbeke&quot;,&quot;given&quot;:&quot;Rhea&quot;,&quot;parse-names&quot;:false,&quot;dropping-particle&quot;:&quot;&quot;,&quot;non-dropping-particle&quot;:&quot;&quot;}],&quot;container-title&quot;:&quot;Journal of Membrane Science&quot;,&quot;container-title-short&quot;:&quot;J. Memb. Sci.&quot;,&quot;DOI&quot;:&quot;10.1016/j.memsci.2021.119927&quot;,&quot;ISSN&quot;:&quot;18733123&quot;,&quot;issued&quot;:{&quot;date-parts&quot;:[[2022,1,1]]},&quot;abstract&quot;:&quot;Since the advent of thin-film composite polyamide membranes brought forth a breakthrough in desalination and water purification membranes nearly half a century ago, recent years have only witnessed marginal improvements in the water-salt selectivity of these membranes. The slow progression is partly attributable to limited understanding of membrane synthesis–structure–performance relationships. A centralized archive of reverse osmosis membrane (RO) characterization data may lead to a shared understanding of features that maximize RO performance and unify research efforts. The Open Membrane Database (OMD), which can be found at www.openmembranedatabase.org, is a growing database of over 600 water purification and desalination membranes that are sourced from peer-reviewed journals, patents, and commercial product data. Here, we outline the detailed functionality of the database, the transport theory underlying the membrane performance calculations, and best practices for membrane performance testing and reporting. The user-sourced, open-access database may be used to benchmark novel RO membranes against the state of the art, conduct meta-analyses, and develop synthesis–structure–performance relationships, each of which will be critical to advancing membrane development.&quot;,&quot;publisher&quot;:&quot;Elsevier B.V.&quot;,&quot;volume&quot;:&quot;641&quot;},&quot;isTemporary&quot;:false}]},{&quot;citationID&quot;:&quot;MENDELEY_CITATION_c8e8c5d9-c2dd-4d04-bb6f-2e8bca6f5f6b&quot;,&quot;properties&quot;:{&quot;noteIndex&quot;:0},&quot;isEdited&quot;:false,&quot;manualOverride&quot;:{&quot;isManuallyOverridden&quot;:false,&quot;citeprocText&quot;:&quot;[174]&quot;,&quot;manualOverrideText&quot;:&quot;&quot;},&quot;citationTag&quot;:&quot;MENDELEY_CITATION_v3_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&quot;,&quot;citationItems&quot;:[{&quot;id&quot;:&quot;fbf64da8-7bd9-330a-956d-bb0c5c5edd46&quot;,&quot;itemData&quot;:{&quot;type&quot;:&quot;article&quot;,&quot;id&quot;:&quot;fbf64da8-7bd9-330a-956d-bb0c5c5edd46&quot;,&quot;title&quot;:&quot;Knowledge preservation in the era of big science and AI: strategies for sustainable scientific research&quot;,&quot;author&quot;:[{&quot;family&quot;:&quot;Rainford&quot;,&quot;given&quot;:&quot;Penn F.&quot;,&quot;parse-names&quot;:false,&quot;dropping-particle&quot;:&quot;&quot;,&quot;non-dropping-particle&quot;:&quot;&quot;},{&quot;family&quot;:&quot;Occhipinti&quot;,&quot;given&quot;:&quot;Annalisa&quot;,&quot;parse-names&quot;:false,&quot;dropping-particle&quot;:&quot;&quot;,&quot;non-dropping-particle&quot;:&quot;&quot;},{&quot;family&quot;:&quot;Wang&quot;,&quot;given&quot;:&quot;Bo&quot;,&quot;parse-names&quot;:false,&quot;dropping-particle&quot;:&quot;&quot;,&quot;non-dropping-particle&quot;:&quot;&quot;},{&quot;family&quot;:&quot;Stepney&quot;,&quot;given&quot;:&quot;Susan&quot;,&quot;parse-names&quot;:false,&quot;dropping-particle&quot;:&quot;&quot;,&quot;non-dropping-particle&quot;:&quot;&quot;},{&quot;family&quot;:&quot;Angione&quot;,&quot;given&quot;:&quot;Claudio&quot;,&quot;parse-names&quot;:false,&quot;dropping-particle&quot;:&quot;&quot;,&quot;non-dropping-particle&quot;:&quot;&quot;},{&quot;family&quot;:&quot;Verma&quot;,&quot;given&quot;:&quot;Suraj&quot;,&quot;parse-names&quot;:false,&quot;dropping-particle&quot;:&quot;&quot;,&quot;non-dropping-particle&quot;:&quot;&quot;},{&quot;family&quot;:&quot;Marucci&quot;,&quot;given&quot;:&quot;Lucia&quot;,&quot;parse-names&quot;:false,&quot;dropping-particle&quot;:&quot;&quot;,&quot;non-dropping-particle&quot;:&quot;&quot;},{&quot;family&quot;:&quot;Sharma&quot;,&quot;given&quot;:&quot;Kieren&quot;,&quot;parse-names&quot;:false,&quot;dropping-particle&quot;:&quot;&quot;,&quot;non-dropping-particle&quot;:&quot;&quot;},{&quot;family&quot;:&quot;Harris&quot;,&quot;given&quot;:&quot;Sarah A.&quot;,&quot;parse-names&quot;:false,&quot;dropping-particle&quot;:&quot;&quot;,&quot;non-dropping-particle&quot;:&quot;&quot;},{&quot;family&quot;:&quot;Füchslin&quot;,&quot;given&quot;:&quot;Rudolf M.&quot;,&quot;parse-names&quot;:false,&quot;dropping-particle&quot;:&quot;&quot;,&quot;non-dropping-particle&quot;:&quot;&quot;},{&quot;family&quot;:&quot;Klipp&quot;,&quot;given&quot;:&quot;Edda&quot;,&quot;parse-names&quot;:false,&quot;dropping-particle&quot;:&quot;&quot;,&quot;non-dropping-particle&quot;:&quot;&quot;},{&quot;family&quot;:&quot;Grierson&quot;,&quot;given&quot;:&quot;Claire S.&quot;,&quot;parse-names&quot;:false,&quot;dropping-particle&quot;:&quot;&quot;,&quot;non-dropping-particle&quot;:&quot;&quot;},{&quot;family&quot;:&quot;Weyland&quot;,&quot;given&quot;:&quot;Mathias S.&quot;,&quot;parse-names&quot;:false,&quot;dropping-particle&quot;:&quot;&quot;,&quot;non-dropping-particle&quot;:&quot;&quot;},{&quot;family&quot;:&quot;Mogre&quot;,&quot;given&quot;:&quot;Aalap&quot;,&quot;parse-names&quot;:false,&quot;dropping-particle&quot;:&quot;&quot;,&quot;non-dropping-particle&quot;:&quot;&quot;},{&quot;family&quot;:&quot;Fellermann&quot;,&quot;given&quot;:&quot;Harold&quot;,&quot;parse-names&quot;:false,&quot;dropping-particle&quot;:&quot;&quot;,&quot;non-dropping-particle&quot;:&quot;&quot;},{&quot;family&quot;:&quot;Doan&quot;,&quot;given&quot;:&quot;Le Minh Thao&quot;,&quot;parse-names&quot;:false,&quot;dropping-particle&quot;:&quot;&quot;,&quot;non-dropping-particle&quot;:&quot;&quot;},{&quot;family&quot;:&quot;Gherman&quot;,&quot;given&quot;:&quot;Ioana M.&quot;,&quot;parse-names&quot;:false,&quot;dropping-particle&quot;:&quot;&quot;,&quot;non-dropping-particle&quot;:&quot;&quot;},{&quot;family&quot;:&quot;Pyne&quot;,&quot;given&quot;:&quot;Alice L.B.&quot;,&quot;parse-names&quot;:false,&quot;dropping-particle&quot;:&quot;&quot;,&quot;non-dropping-particle&quot;:&quot;&quot;},{&quot;family&quot;:&quot;Rudge&quot;,&quot;given&quot;:&quot;Timothy J.&quot;,&quot;parse-names&quot;:false,&quot;dropping-particle&quot;:&quot;&quot;,&quot;non-dropping-particle&quot;:&quot;&quot;},{&quot;family&quot;:&quot;Berrelleza&quot;,&quot;given&quot;:&quot;Victor M.V.&quot;,&quot;parse-names&quot;:false,&quot;dropping-particle&quot;:&quot;&quot;,&quot;non-dropping-particle&quot;:&quot;&quot;},{&quot;family&quot;:&quot;Gorochowski&quot;,&quot;given&quot;:&quot;Thomas E.&quot;,&quot;parse-names&quot;:false,&quot;dropping-particle&quot;:&quot;&quot;,&quot;non-dropping-particle&quot;:&quot;&quot;}],&quot;container-title&quot;:&quot;Nature Communications &quot;,&quot;DOI&quot;:&quot;10.1038/s41467-026-72667-3&quot;,&quot;ISSN&quot;:&quot;20411723&quot;,&quot;PMID&quot;:&quot;42086602&quot;,&quot;issued&quot;:{&quot;date-parts&quot;:[[2026,12,1]]},&quot;abstract&quot;:&quot;Science is losing knowledge it cannot afford to lose. Negative results go unpublished, hard-won expertise walks out the door with departing researchers, and preservation efforts remain fragmented. The consequences are wasted resources, duplicated effort, and missed discoveries. In this perspective, we argue that the research community can act now by embracing alternative dissemination channels, improving documentation best practices, and building sustainable digital infrastructure. We envision moderated platforms for sharing null results and practical know-how, community-driven standards, and AI-powered tools that lower barriers to implementation. With coordinated effort, science can become more open, efficient, and resilient for future generations.&quot;,&quot;publisher&quot;:&quot;Nature Research&quot;,&quot;issue&quot;:&quot;1&quot;,&quot;volume&quot;:&quot;17&quot;,&quot;container-title-short&quot;:&quot;&quot;},&quot;isTemporary&quot;:false}]},{&quot;citationID&quot;:&quot;MENDELEY_CITATION_14e02bbb-c586-4524-bfbd-d02f6662c886&quot;,&quot;properties&quot;:{&quot;noteIndex&quot;:0},&quot;isEdited&quot;:false,&quot;manualOverride&quot;:{&quot;isManuallyOverridden&quot;:false,&quot;citeprocText&quot;:&quot;[175,176]&quot;,&quot;manualOverrideText&quot;:&quot;&quot;},&quot;citationTag&quot;:&quot;MENDELEY_CITATION_v3_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&quot;,&quot;citationItems&quot;:[{&quot;id&quot;:&quot;2ad8827f-ed7a-3ce0-8eee-f917c1d23ad7&quot;,&quot;itemData&quot;:{&quot;type&quot;:&quot;report&quot;,&quot;id&quot;:&quot;2ad8827f-ed7a-3ce0-8eee-f917c1d23ad7&quot;,&quot;title&quot;:&quot;Can We Trust AI Benchmarks? An Interdisciplinary Review of Current Issues in AI Evaluation&quot;,&quot;author&quot;:[{&quot;family&quot;:&quot;Eriksson&quot;,&quot;given&quot;:&quot;Maria&quot;,&quot;parse-names&quot;:false,&quot;dropping-particle&quot;:&quot;&quot;,&quot;non-dropping-particle&quot;:&quot;&quot;},{&quot;family&quot;:&quot;Purificato&quot;,&quot;given&quot;:&quot;Erasmo&quot;,&quot;parse-names&quot;:false,&quot;dropping-particle&quot;:&quot;&quot;,&quot;non-dropping-particle&quot;:&quot;&quot;},{&quot;family&quot;:&quot;Noroozian&quot;,&quot;given&quot;:&quot;Arman&quot;,&quot;parse-names&quot;:false,&quot;dropping-particle&quot;:&quot;&quot;,&quot;non-dropping-particle&quot;:&quot;&quot;},{&quot;family&quot;:&quot;Vinagre&quot;,&quot;given&quot;:&quot;João&quot;,&quot;parse-names&quot;:false,&quot;dropping-particle&quot;:&quot;&quot;,&quot;non-dropping-particle&quot;:&quot;&quot;},{&quot;family&quot;:&quot;Chaslot&quot;,&quot;given&quot;:&quot;Guillaume&quot;,&quot;parse-names&quot;:false,&quot;dropping-particle&quot;:&quot;&quot;,&quot;non-dropping-particle&quot;:&quot;&quot;},{&quot;family&quot;:&quot;Gómez&quot;,&quot;given&quot;:&quot;Emilia&quot;,&quot;parse-names&quot;:false,&quot;dropping-particle&quot;:&quot;&quot;,&quot;non-dropping-particle&quot;:&quot;&quot;},{&quot;family&quot;:&quot;Fernandez-Llorca&quot;,&quot;given&quot;:&quot;David&quot;,&quot;parse-names&quot;:false,&quot;dropping-particle&quot;:&quot;&quot;,&quot;non-dropping-particle&quot;:&quot;&quot;}],&quot;URL&quot;:&quot;www.aaai.org&quot;,&quot;issued&quot;:{&quot;date-parts&quot;:[[2025]]},&quot;abstract&quot;:&quot;Quantitative Artificial Intelligence (AI) Benchmarks have emerged as fundamental tools for evaluating the performance, capability, and safety of AI models and systems. Currently, they shape the direction of AI development and are playing an increasingly prominent role in regulatory frameworks. As their influence grows, however, so too does concerns about how and with what effects they evaluate highly sensitive topics such as capabilities, including high-impact capabilities, safety and systemic risks. This paper presents an interdisci-plinary meta-review of about 110 studies that discuss shortcomings in quantitative benchmarking practices, published in the last 10 years. It brings together many fine-grained issues in the design and application of benchmarks (such as biases in dataset creation, inadequate documentation, data contamination , and failures to distinguish signal from noise) with broader sociotechnical issues (such as an over-focus on evaluating text-based AI models according to one-time testing logic that fails to account for how AI models are increasingly multimodal and interact with humans and other technical systems). Our review also highlights a series of systemic flaws in current benchmarking practices, such as misaligned incentives, construct validity issues, unknown unknowns, and problems with the gaming of benchmark results. Furthermore , it underscores how benchmark practices are fundamentally shaped by cultural, commercial and competitive dynamics that often prioritise state-of-the-art performance at the expense of broader societal concerns. By providing an overview of risks associated with existing benchmarking procedures, we problematise disproportionate trust placed in benchmarks and contribute to ongoing efforts to improve the accountability and relevance of quantitative AI benchmarks within the complexities of real-world scenarios.&quot;,&quot;container-title-short&quot;:&quot;&quot;},&quot;isTemporary&quot;:false},{&quot;id&quot;:&quot;d8fe4e55-cdc2-3ef7-8085-d8c52499d42b&quot;,&quot;itemData&quot;:{&quot;type&quot;:&quot;article-journal&quot;,&quot;id&quot;:&quot;d8fe4e55-cdc2-3ef7-8085-d8c52499d42b&quot;,&quot;title&quot;:&quot;Evaluating explorative prediction power of machine learning algorithms for materials discovery using k-fold forward cross-validation&quot;,&quot;author&quot;:[{&quot;family&quot;:&quot;Xiong&quot;,&quot;given&quot;:&quot;Zheng&quot;,&quot;parse-names&quot;:false,&quot;dropping-particle&quot;:&quot;&quot;,&quot;non-dropping-particle&quot;:&quot;&quot;},{&quot;family&quot;:&quot;Cui&quot;,&quot;given&quot;:&quot;Yuxin&quot;,&quot;parse-names&quot;:false,&quot;dropping-particle&quot;:&quot;&quot;,&quot;non-dropping-particle&quot;:&quot;&quot;},{&quot;family&quot;:&quot;Liu&quot;,&quot;given&quot;:&quot;Zhonghao&quot;,&quot;parse-names&quot;:false,&quot;dropping-particle&quot;:&quot;&quot;,&quot;non-dropping-particle&quot;:&quot;&quot;},{&quot;family&quot;:&quot;Zhao&quot;,&quot;given&quot;:&quot;Yong&quot;,&quot;parse-names&quot;:false,&quot;dropping-particle&quot;:&quot;&quot;,&quot;non-dropping-particle&quot;:&quot;&quot;},{&quot;family&quot;:&quot;Hu&quot;,&quot;given&quot;:&quot;Ming&quot;,&quot;parse-names&quot;:false,&quot;dropping-particle&quot;:&quot;&quot;,&quot;non-dropping-particle&quot;:&quot;&quot;},{&quot;family&quot;:&quot;Hu&quot;,&quot;given&quot;:&quot;Jianjun&quot;,&quot;parse-names&quot;:false,&quot;dropping-particle&quot;:&quot;&quot;,&quot;non-dropping-particle&quot;:&quot;&quot;}],&quot;container-title&quot;:&quot;Computational Materials Science&quot;,&quot;container-title-short&quot;:&quot;Comput. Mater. Sci.&quot;,&quot;DOI&quot;:&quot;10.1016/j.commatsci.2019.109203&quot;,&quot;ISSN&quot;:&quot;09270256&quot;,&quot;issued&quot;:{&quot;date-parts&quot;:[[2020,1,1]]},&quot;abstract&quot;:&quot;The materials discovery problem usually aims to identify novel “outlier” materials with extremely low or high property values outside of the scope of all known materials. It can be mapped as an explorative prediction problem. However, currently the performance of machine learning algorithms for materials property prediction is usually evaluated via k-fold cross-validation (CV) or holdout-test, which tend to over-estimate their explorative prediction performance in discovering novel materials. We propose k-fold-m-step forward cross-validation (kmFCV) as a new way for evaluating exploration performance in materials property prediction and conducted a comprehensive benchmark evaluation on the exploration performance of a variety of prediction models on materials property (including formation energy, band gap, and superconducting critical temperature) prediction with different materials representation and machine learning algorithms. Our results show that even though current machine learning models can achieve good results when evaluated with traditional CV, their explorative power is actually very low as shown by our proposed kmFCV evaluation method and the proposed exploration accuracy. More advanced explorative machine learning algorithms are strongly needed for new materials discovery.&quot;,&quot;publisher&quot;:&quot;Elsevier B.V.&quot;,&quot;volume&quot;:&quot;171&quot;},&quot;isTemporary&quot;:false}]},{&quot;citationID&quot;:&quot;MENDELEY_CITATION_8ef8119a-b0e1-4e29-b5b9-451bf9822bb8&quot;,&quot;properties&quot;:{&quot;noteIndex&quot;:0},&quot;isEdited&quot;:false,&quot;manualOverride&quot;:{&quot;isManuallyOverridden&quot;:false,&quot;citeprocText&quot;:&quot;[171]&quot;,&quot;manualOverrideText&quot;:&quot;&quot;},&quot;citationTag&quot;:&quot;MENDELEY_CITATION_v3_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&quot;,&quot;citationItems&quot;:[{&quot;id&quot;:&quot;7dde6847-b486-3ace-b040-39d12597816b&quot;,&quot;itemData&quot;:{&quot;type&quot;:&quot;article-journal&quot;,&quot;id&quot;:&quot;7dde6847-b486-3ace-b040-39d12597816b&quot;,&quot;title&quot;:&quot;The open membrane database: Synthesis–structure–performance relationships of reverse osmosis membranes&quot;,&quot;author&quot;:[{&quot;family&quot;:&quot;Ritt&quot;,&quot;given&quot;:&quot;Cody L.&quot;,&quot;parse-names&quot;:false,&quot;dropping-particle&quot;:&quot;&quot;,&quot;non-dropping-particle&quot;:&quot;&quot;},{&quot;family&quot;:&quot;Stassin&quot;,&quot;given&quot;:&quot;Timothée&quot;,&quot;parse-names&quot;:false,&quot;dropping-particle&quot;:&quot;&quot;,&quot;non-dropping-particle&quot;:&quot;&quot;},{&quot;family&quot;:&quot;Davenport&quot;,&quot;given&quot;:&quot;Douglas M.&quot;,&quot;parse-names&quot;:false,&quot;dropping-particle&quot;:&quot;&quot;,&quot;non-dropping-particle&quot;:&quot;&quot;},{&quot;family&quot;:&quot;DuChanois&quot;,&quot;given&quot;:&quot;Ryan M.&quot;,&quot;parse-names&quot;:false,&quot;dropping-particle&quot;:&quot;&quot;,&quot;non-dropping-particle&quot;:&quot;&quot;},{&quot;family&quot;:&quot;Nulens&quot;,&quot;given&quot;:&quot;Ines&quot;,&quot;parse-names&quot;:false,&quot;dropping-particle&quot;:&quot;&quot;,&quot;non-dropping-particle&quot;:&quot;&quot;},{&quot;family&quot;:&quot;Yang&quot;,&quot;given&quot;:&quot;Zhe&quot;,&quot;parse-names&quot;:false,&quot;dropping-particle&quot;:&quot;&quot;,&quot;non-dropping-particle&quot;:&quot;&quot;},{&quot;family&quot;:&quot;Ben-Zvi&quot;,&quot;given&quot;:&quot;Adi&quot;,&quot;parse-names&quot;:false,&quot;dropping-particle&quot;:&quot;&quot;,&quot;non-dropping-particle&quot;:&quot;&quot;},{&quot;family&quot;:&quot;Segev-Mark&quot;,&quot;given&quot;:&quot;Naama&quot;,&quot;parse-names&quot;:false,&quot;dropping-particle&quot;:&quot;&quot;,&quot;non-dropping-particle&quot;:&quot;&quot;},{&quot;family&quot;:&quot;Elimelech&quot;,&quot;given&quot;:&quot;Menachem&quot;,&quot;parse-names&quot;:false,&quot;dropping-particle&quot;:&quot;&quot;,&quot;non-dropping-particle&quot;:&quot;&quot;},{&quot;family&quot;:&quot;Tang&quot;,&quot;given&quot;:&quot;Chuyang Y.&quot;,&quot;parse-names&quot;:false,&quot;dropping-particle&quot;:&quot;&quot;,&quot;non-dropping-particle&quot;:&quot;&quot;},{&quot;family&quot;:&quot;Ramon&quot;,&quot;given&quot;:&quot;Guy Z.&quot;,&quot;parse-names&quot;:false,&quot;dropping-particle&quot;:&quot;&quot;,&quot;non-dropping-particle&quot;:&quot;&quot;},{&quot;family&quot;:&quot;Vankelecom&quot;,&quot;given&quot;:&quot;Ivo F.J.&quot;,&quot;parse-names&quot;:false,&quot;dropping-particle&quot;:&quot;&quot;,&quot;non-dropping-particle&quot;:&quot;&quot;},{&quot;family&quot;:&quot;Verbeke&quot;,&quot;given&quot;:&quot;Rhea&quot;,&quot;parse-names&quot;:false,&quot;dropping-particle&quot;:&quot;&quot;,&quot;non-dropping-particle&quot;:&quot;&quot;}],&quot;container-title&quot;:&quot;Journal of Membrane Science&quot;,&quot;container-title-short&quot;:&quot;J. Memb. Sci.&quot;,&quot;DOI&quot;:&quot;10.1016/j.memsci.2021.119927&quot;,&quot;ISSN&quot;:&quot;18733123&quot;,&quot;issued&quot;:{&quot;date-parts&quot;:[[2022,1,1]]},&quot;abstract&quot;:&quot;Since the advent of thin-film composite polyamide membranes brought forth a breakthrough in desalination and water purification membranes nearly half a century ago, recent years have only witnessed marginal improvements in the water-salt selectivity of these membranes. The slow progression is partly attributable to limited understanding of membrane synthesis–structure–performance relationships. A centralized archive of reverse osmosis membrane (RO) characterization data may lead to a shared understanding of features that maximize RO performance and unify research efforts. The Open Membrane Database (OMD), which can be found at www.openmembranedatabase.org, is a growing database of over 600 water purification and desalination membranes that are sourced from peer-reviewed journals, patents, and commercial product data. Here, we outline the detailed functionality of the database, the transport theory underlying the membrane performance calculations, and best practices for membrane performance testing and reporting. The user-sourced, open-access database may be used to benchmark novel RO membranes against the state of the art, conduct meta-analyses, and develop synthesis–structure–performance relationships, each of which will be critical to advancing membrane development.&quot;,&quot;publisher&quot;:&quot;Elsevier B.V.&quot;,&quot;volume&quot;:&quot;641&quot;},&quot;isTemporary&quot;:false}]},{&quot;citationID&quot;:&quot;MENDELEY_CITATION_0e2cb26b-7fb8-4f47-875c-85116cef88a6&quot;,&quot;properties&quot;:{&quot;noteIndex&quot;:0},&quot;isEdited&quot;:false,&quot;manualOverride&quot;:{&quot;isManuallyOverridden&quot;:false,&quot;citeprocText&quot;:&quot;[44]&quot;,&quot;manualOverrideText&quot;:&quot;&quot;},&quot;citationTag&quot;:&quot;MENDELEY_CITATION_v3_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&quot;,&quot;citationItems&quot;:[{&quot;id&quot;:&quot;be501e67-0e68-3a2e-bc5d-2336f155ddaf&quot;,&quot;itemData&quot;:{&quot;type&quot;:&quot;article-journal&quot;,&quot;id&quot;:&quot;be501e67-0e68-3a2e-bc5d-2336f155ddaf&quot;,&quot;title&quot;:&quot;Machine learning for membrane design in energy production, gas separation, and water treatment: a review&quot;,&quot;groupId&quot;:&quot;6e378410-341d-365f-a1d1-a9bfe92aa34f&quot;,&quot;author&quot;:[{&quot;family&quot;:&quot;Osman&quot;,&quot;given&quot;:&quot;Ahmed I.&quot;,&quot;parse-names&quot;:false,&quot;dropping-particle&quot;:&quot;&quot;,&quot;non-dropping-particle&quot;:&quot;&quot;},{&quot;family&quot;:&quot;Nasr&quot;,&quot;given&quot;:&quot;Mahmoud&quot;,&quot;parse-names&quot;:false,&quot;dropping-particle&quot;:&quot;&quot;,&quot;non-dropping-particle&quot;:&quot;&quot;},{&quot;family&quot;:&quot;Farghali&quot;,&quot;given&quot;:&quot;Mohamed&quot;,&quot;parse-names&quot;:false,&quot;dropping-particle&quot;:&quot;&quot;,&quot;non-dropping-particle&quot;:&quot;&quot;},{&quot;family&quot;:&quot;Bakr&quot;,&quot;given&quot;:&quot;Sara S.&quot;,&quot;parse-names&quot;:false,&quot;dropping-particle&quot;:&quot;&quot;,&quot;non-dropping-particle&quot;:&quot;&quot;},{&quot;family&quot;:&quot;Eltaweil&quot;,&quot;given&quot;:&quot;Abdelazeem S.&quot;,&quot;parse-names&quot;:false,&quot;dropping-particle&quot;:&quot;&quot;,&quot;non-dropping-particle&quot;:&quot;&quot;},{&quot;family&quot;:&quot;Rashwan&quot;,&quot;given&quot;:&quot;Ahmed K.&quot;,&quot;parse-names&quot;:false,&quot;dropping-particle&quot;:&quot;&quot;,&quot;non-dropping-particle&quot;:&quot;&quot;},{&quot;family&quot;:&quot;Abd El-Monaem&quot;,&quot;given&quot;:&quot;Eman M.&quot;,&quot;parse-names&quot;:false,&quot;dropping-particle&quot;:&quot;&quot;,&quot;non-dropping-particle&quot;:&quot;&quot;}],&quot;container-title&quot;:&quot;Environmental Chemistry Letters 2024 22:2&quot;,&quot;accessed&quot;:{&quot;date-parts&quot;:[[2025,12,16]]},&quot;DOI&quot;:&quot;10.1007/S10311-023-01695-Y&quot;,&quot;ISBN&quot;:&quot;0123456789&quot;,&quot;ISSN&quot;:&quot;1610-3661&quot;,&quot;URL&quot;:&quot;https://link.springer.com/article/10.1007/s10311-023-01695-y&quot;,&quot;issued&quot;:{&quot;date-parts&quot;:[[2024,2,6]]},&quot;page&quot;:&quot;505-560&quot;,&quot;abstract&quot;:&quot;Membrane filtration is a major process used in the energy, gas separation, and water treatment sectors, yet the efficiency of current membranes is limited. Here, we review the use of machine learning to improve membrane efficiency, with emphasis on reverse osmosis, nanofiltration, pervaporation, removal of pollutants, pathogens and nutrients, gas separation of carbon dioxide, oxygen and hydrogen, fuel cells, biodiesel, and biogas purification. We found that the use of machine&amp;nbsp;learning brings substantial improvements in performance and efficiency, leading to specialized membranes with remarkable potential for various applications. This integration&amp;nbsp;offers versatile solutions crucial for addressing global challenges in sustainable development and advancing environmental goals.&amp;nbsp;Membrane gas separation techniques improve carbon capture and purification of industrial gases, aiding in the reduction of carbon dioxide emissions.&quot;,&quot;publisher&quot;:&quot;Springer&quot;,&quot;issue&quot;:&quot;2&quot;,&quot;volume&quot;:&quot;22&quot;,&quot;container-title-short&quot;:&quot;&quot;},&quot;isTemporary&quot;:false}]},{&quot;citationID&quot;:&quot;MENDELEY_CITATION_0fcbfb1a-5055-4514-b939-bcaadc3b1ce5&quot;,&quot;properties&quot;:{&quot;noteIndex&quot;:0},&quot;isEdited&quot;:false,&quot;manualOverride&quot;:{&quot;isManuallyOverridden&quot;:false,&quot;citeprocText&quot;:&quot;[11,102]&quot;,&quot;manualOverrideText&quot;:&quot;&quot;},&quot;citationTag&quot;:&quot;MENDELEY_CITATION_v3_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&quot;,&quot;citationItems&quot;:[{&quot;id&quot;:&quot;1747a55b-542b-334d-af10-9ea7a2f0b0c5&quot;,&quot;itemData&quot;:{&quot;type&quot;:&quot;article-journal&quot;,&quot;id&quot;:&quot;1747a55b-542b-334d-af10-9ea7a2f0b0c5&quot;,&quot;title&quot;:&quot;Machine learning in gas separation membrane developing: Ready for prime time&quot;,&quot;groupId&quot;:&quot;6e378410-341d-365f-a1d1-a9bfe92aa34f&quot;,&quot;author&quot;:[{&quot;family&quot;:&quot;Wang&quot;,&quot;given&quot;:&quot;Jing&quot;,&quot;parse-names&quot;:false,&quot;dropping-particle&quot;:&quot;&quot;,&quot;non-dropping-particle&quot;:&quot;&quot;},{&quot;family&quot;:&quot;Tian&quot;,&quot;given&quot;:&quot;Kai&quot;,&quot;parse-names&quot;:false,&quot;dropping-particle&quot;:&quot;&quot;,&quot;non-dropping-particle&quot;:&quot;&quot;},{&quot;family&quot;:&quot;Li&quot;,&quot;given&quot;:&quot;Dongyang&quot;,&quot;parse-names&quot;:false,&quot;dropping-particle&quot;:&quot;&quot;,&quot;non-dropping-particle&quot;:&quot;&quot;},{&quot;family&quot;:&quot;Chen&quot;,&quot;given&quot;:&quot;Muning&quot;,&quot;parse-names&quot;:false,&quot;dropping-particle&quot;:&quot;&quot;,&quot;non-dropping-particle&quot;:&quot;&quot;},{&quot;family&quot;:&quot;Feng&quot;,&quot;given&quot;:&quot;Xiaoquan&quot;,&quot;parse-names&quot;:false,&quot;dropping-particle&quot;:&quot;&quot;,&quot;non-dropping-particle&quot;:&quot;&quot;},{&quot;family&quot;:&quot;Zhang&quot;,&quot;given&quot;:&quot;Yatao&quot;,&quot;parse-names&quot;:false,&quot;dropping-particle&quot;:&quot;&quot;,&quot;non-dropping-particle&quot;:&quot;&quot;},{&quot;family&quot;:&quot;Wang&quot;,&quot;given&quot;:&quot;Yong&quot;,&quot;parse-names&quot;:false,&quot;dropping-particle&quot;:&quot;&quot;,&quot;non-dropping-particle&quot;:&quot;&quot;},{&quot;family&quot;:&quot;Bruggen&quot;,&quot;given&quot;:&quot;Bart&quot;,&quot;parse-names&quot;:false,&quot;dropping-particle&quot;:&quot;&quot;,&quot;non-dropping-particle&quot;:&quot;Van der&quot;}],&quot;container-title&quot;:&quot;Separation and Purification Technology&quot;,&quot;accessed&quot;:{&quot;date-parts&quot;:[[2025,12,22]]},&quot;DOI&quot;:&quot;10.1016/J.SEPPUR.2023.123493&quot;,&quot;ISSN&quot;:&quot;1383-5866&quot;,&quot;URL&quot;:&quot;https://www.sciencedirect.com/science/article/pii/S138358662300401X&quot;,&quot;issued&quot;:{&quot;date-parts&quot;:[[2023,5,15]]},&quot;page&quot;:&quot;123493&quot;,&quot;abstract&quot;:&quot;Membrane technology is a promising next-generation gas separation technology and has drawn tremendous research interest during the past decades. Despite the advanced progress in membrane materials, the timelines for developing high-performance membranes still cannot be compatible with the urgent needs. Accurate prediction of membrane performance in advance can efficiently optimize the process of novel membrane development and economize the funds. As so, numerous empirical, semi-empirical, or completely theoretical prediction models were established over the past decades while still facing the challenges of poor universality and limited accuracy. Big-data science-based “machine learning” (ML) has made a great effort in many research communities including chemistry and material science. Using experimental or/and molecular simulation data as the input to train a suitable ML model enable to precisely predict and interpret many membrane properties including gas separation performance. This review aims to elucidate how machine learning, a promising data-centric strategy, accelerate the screening and design of gas separation membranes. First, the concepts and algorithms of ML are briefly introduced. Then, a comprehensive and critical review of the progress in gas separation membrane screen and design assisted by machine learning is made (consisting of polymer membrane, porous polycrystalline membrane, and mixed matrix membrane). Subsequently, the data ecology in gas separation membranes is summarized. Lastly, the current issues, along with the outlooks in improving the development of gas separation membranes through machine learning are proposed.&quot;,&quot;publisher&quot;:&quot;Elsevier&quot;,&quot;volume&quot;:&quot;313&quot;,&quot;container-title-short&quot;:&quot;Sep. Purif. Technol.&quot;},&quot;isTemporary&quot;:false},{&quot;id&quot;:&quot;1ceff938-572b-3716-8471-932ffb6b281a&quot;,&quot;itemData&quot;:{&quot;type&quot;:&quot;thesis&quot;,&quot;id&quot;:&quot;1ceff938-572b-3716-8471-932ffb6b281a&quot;,&quot;title&quot;:&quot;Fabrication and machine learning of nanocomposite organic solvent nanofiltration membranes&quot;,&quot;groupId&quot;:&quot;6e378410-341d-365f-a1d1-a9bfe92aa34f&quot;,&quot;author&quot;:[{&quot;family&quot;:&quot;Wang&quot;,&quot;given&quot;:&quot;Chen&quot;,&quot;parse-names&quot;:false,&quot;dropping-particle&quot;:&quot;&quot;,&quot;non-dropping-particle&quot;:&quot;&quot;}],&quot;accessed&quot;:{&quot;date-parts&quot;:[[2026,1,9]]},&quot;issued&quot;:{&quot;date-parts&quot;:[[2023]]},&quot;publisher-place&quot;:&quot;Sydney&quot;,&quot;publisher&quot;:&quot;University of Technology Sydney&quot;,&quot;container-title-short&quot;:&quot;&quot;},&quot;isTemporary&quot;:false}]},{&quot;citationID&quot;:&quot;MENDELEY_CITATION_2dc915ab-9912-469b-80b0-7e5716b2c559&quot;,&quot;properties&quot;:{&quot;noteIndex&quot;:0},&quot;isEdited&quot;:false,&quot;manualOverride&quot;:{&quot;isManuallyOverridden&quot;:false,&quot;citeprocText&quot;:&quot;[168]&quot;,&quot;manualOverrideText&quot;:&quot;&quot;},&quot;citationTag&quot;:&quot;MENDELEY_CITATION_v3_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&quot;,&quot;citationItems&quot;:[{&quot;id&quot;:&quot;8e646120-b2ae-37e4-a377-af3954551f1b&quot;,&quot;itemData&quot;:{&quot;type&quot;:&quot;article-journal&quot;,&quot;id&quot;:&quot;8e646120-b2ae-37e4-a377-af3954551f1b&quot;,&quot;title&quot;:&quot;The data-only illusion in materials discovery&quot;,&quot;author&quot;:[{&quot;family&quot;:&quot;Smit&quot;,&quot;given&quot;:&quot;Berend&quot;,&quot;parse-names&quot;:false,&quot;dropping-particle&quot;:&quot;&quot;,&quot;non-dropping-particle&quot;:&quot;&quot;},{&quot;family&quot;:&quot;Garcia&quot;,&quot;given&quot;:&quot;Susana&quot;,&quot;parse-names&quot;:false,&quot;dropping-particle&quot;:&quot;&quot;,&quot;non-dropping-particle&quot;:&quot;&quot;}],&quot;container-title&quot;:&quot;Nature Materials&quot;,&quot;container-title-short&quot;:&quot;Nat. Mater.&quot;,&quot;DOI&quot;:&quot;10.1038/s41563-026-02578-7&quot;,&quot;ISSN&quot;:&quot;1476-1122&quot;,&quot;URL&quot;:&quot;https://www.nature.com/articles/s41563-026-02578-7&quot;,&quot;issued&quot;:{&quot;date-parts&quot;:[[2026,4,17]]}},&quot;isTemporary&quot;:false}]},{&quot;citationID&quot;:&quot;MENDELEY_CITATION_f3bb65de-efc9-4416-a219-4a8fe4dcd5f4&quot;,&quot;properties&quot;:{&quot;noteIndex&quot;:0},&quot;isEdited&quot;:false,&quot;manualOverride&quot;:{&quot;isManuallyOverridden&quot;:false,&quot;citeprocText&quot;:&quot;[177]&quot;,&quot;manualOverrideText&quot;:&quot;&quot;},&quot;citationTag&quot;:&quot;MENDELEY_CITATION_v3_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&quot;,&quot;citationItems&quot;:[{&quot;id&quot;:&quot;539cf231-c4a1-3e60-b610-ba1b2201f31b&quot;,&quot;itemData&quot;:{&quot;type&quot;:&quot;article-journal&quot;,&quot;id&quot;:&quot;539cf231-c4a1-3e60-b610-ba1b2201f31b&quot;,&quot;title&quot;:&quot;Revolutionizing Membrane Design Using Machine Learning-Bayesian Optimization&quot;,&quot;author&quot;:[{&quot;family&quot;:&quot;Gao&quot;,&quot;given&quot;:&quot;Haiping&quot;,&quot;parse-names&quot;:false,&quot;dropping-particle&quot;:&quot;&quot;,&quot;non-dropping-particle&quot;:&quot;&quot;},{&quot;family&quot;:&quot;Zhong&quot;,&quot;given&quot;:&quot;Shifa&quot;,&quot;parse-names&quot;:false,&quot;dropping-particle&quot;:&quot;&quot;,&quot;non-dropping-particle&quot;:&quot;&quot;},{&quot;family&quot;:&quot;Zhang&quot;,&quot;given&quot;:&quot;Wenlong&quot;,&quot;parse-names&quot;:false,&quot;dropping-particle&quot;:&quot;&quot;,&quot;non-dropping-particle&quot;:&quot;&quot;},{&quot;family&quot;:&quot;Igou&quot;,&quot;given&quot;:&quot;Thomas&quot;,&quot;parse-names&quot;:false,&quot;dropping-particle&quot;:&quot;&quot;,&quot;non-dropping-particle&quot;:&quot;&quot;},{&quot;family&quot;:&quot;Berger&quot;,&quot;given&quot;:&quot;Eli&quot;,&quot;parse-names&quot;:false,&quot;dropping-particle&quot;:&quot;&quot;,&quot;non-dropping-particle&quot;:&quot;&quot;},{&quot;family&quot;:&quot;Reid&quot;,&quot;given&quot;:&quot;Elliot&quot;,&quot;parse-names&quot;:false,&quot;dropping-particle&quot;:&quot;&quot;,&quot;non-dropping-particle&quot;:&quot;&quot;},{&quot;family&quot;:&quot;Zhao&quot;,&quot;given&quot;:&quot;Yangying&quot;,&quot;parse-names&quot;:false,&quot;dropping-particle&quot;:&quot;&quot;,&quot;non-dropping-particle&quot;:&quot;&quot;},{&quot;family&quot;:&quot;Lambeth&quot;,&quot;given&quot;:&quot;Dylan&quot;,&quot;parse-names&quot;:false,&quot;dropping-particle&quot;:&quot;&quot;,&quot;non-dropping-particle&quot;:&quot;&quot;},{&quot;family&quot;:&quot;Gan&quot;,&quot;given&quot;:&quot;Lan&quot;,&quot;parse-names&quot;:false,&quot;dropping-particle&quot;:&quot;&quot;,&quot;non-dropping-particle&quot;:&quot;&quot;},{&quot;family&quot;:&quot;Afolabi&quot;,&quot;given&quot;:&quot;Moyosore A.&quot;,&quot;parse-names&quot;:false,&quot;dropping-particle&quot;:&quot;&quot;,&quot;non-dropping-particle&quot;:&quot;&quot;},{&quot;family&quot;:&quot;Tong&quot;,&quot;given&quot;:&quot;Zhaohui&quot;,&quot;parse-names&quot;:false,&quot;dropping-particle&quot;:&quot;&quot;,&quot;non-dropping-particle&quot;:&quot;&quot;},{&quot;family&quot;:&quot;Lan&quot;,&quot;given&quot;:&quot;Guanghui&quot;,&quot;parse-names&quot;:false,&quot;dropping-particle&quot;:&quot;&quot;,&quot;non-dropping-particle&quot;:&quot;&quot;},{&quot;family&quot;:&quot;Chen&quot;,&quot;given&quot;:&quot;Yongsheng&quot;,&quot;parse-names&quot;:false,&quot;dropping-particle&quot;:&quot;&quot;,&quot;non-dropping-particle&quot;:&quot;&quot;}],&quot;container-title&quot;:&quot;Environmental Science and Technology&quot;,&quot;container-title-short&quot;:&quot;Environ. Sci. Technol.&quot;,&quot;DOI&quot;:&quot;10.1021/acs.est.1c04373&quot;,&quot;ISSN&quot;:&quot;15205851&quot;,&quot;PMID&quot;:&quot;34968041&quot;,&quot;issued&quot;:{&quot;date-parts&quot;:[[2022,2,15]]},&quot;page&quot;:&quot;2572-2581&quot;,&quot;abstract&quot;:&quot;Polymeric membrane design is a multidimensional process involving selection of membrane materials and optimization of fabrication conditions from an infinite candidate space. It is impossible to explore the entire space by trial-and-error experimentation. Here, we present a membrane design strategy utilizing machine learning-based Bayesian optimization to precisely identify the optimal combinations of unexplored monomers and their fabrication conditions from an infinite space. We developed ML models to accurately predict water permeability and salt rejection from membrane monomer types (represented by the Morgan fingerprint) and fabrication conditions. We applied Bayesian optimization on the built ML model to inversely identify sets of monomer/fabrication condition combinations with the potential to break the upper bound for water/salt selectivity and permeability. We fabricated eight membranes under the identified combinations and found that they exceeded the present upper bound. Our findings demonstrate that ML-based Bayesian optimization represents a paradigm shift for next-generation separation membrane design.&quot;,&quot;publisher&quot;:&quot;American Chemical Society&quot;,&quot;issue&quot;:&quot;4&quot;,&quot;volume&quot;:&quot;56&quot;},&quot;isTemporary&quot;:false}]},{&quot;citationID&quot;:&quot;MENDELEY_CITATION_b4c46d05-e1b4-47c8-9750-a05fe07f987c&quot;,&quot;properties&quot;:{&quot;noteIndex&quot;:0},&quot;isEdited&quot;:false,&quot;manualOverride&quot;:{&quot;isManuallyOverridden&quot;:false,&quot;citeprocText&quot;:&quot;[178–180]&quot;,&quot;manualOverrideText&quot;:&quot;&quot;},&quot;citationTag&quot;:&quot;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&quot;,&quot;citationItems&quot;:[{&quot;id&quot;:&quot;12df79a9-6a5c-373d-87fd-23c909130d66&quot;,&quot;itemData&quot;:{&quot;type&quot;:&quot;article-journal&quot;,&quot;id&quot;:&quot;12df79a9-6a5c-373d-87fd-23c909130d66&quot;,&quot;title&quot;:&quot;Comparison between dual-layer (superhydrophobic–hydrophobic) and single superhydrophobic layer electrospun membranes for heavy metal recovery by air-gap membrane distillation&quot;,&quot;author&quot;:[{&quot;family&quot;:&quot;Attia&quot;,&quot;given&quot;:&quot;Hadi&quot;,&quot;parse-names&quot;:false,&quot;dropping-particle&quot;:&quot;&quot;,&quot;non-dropping-particle&quot;:&quot;&quot;},{&quot;family&quot;:&quot;Johnson&quot;,&quot;given&quot;:&quot;Daniel J.&quot;,&quot;parse-names&quot;:false,&quot;dropping-particle&quot;:&quot;&quot;,&quot;non-dropping-particle&quot;:&quot;&quot;},{&quot;family&quot;:&quot;Wright&quot;,&quot;given&quot;:&quot;Chris J.&quot;,&quot;parse-names&quot;:false,&quot;dropping-particle&quot;:&quot;&quot;,&quot;non-dropping-particle&quot;:&quot;&quot;},{&quot;family&quot;:&quot;Hilal&quot;,&quot;given&quot;:&quot;Nidal&quot;,&quot;parse-names&quot;:false,&quot;dropping-particle&quot;:&quot;&quot;,&quot;non-dropping-particle&quot;:&quot;&quot;}],&quot;container-title&quot;:&quot;Desalination&quot;,&quot;container-title-short&quot;:&quot;Desalination&quot;,&quot;DOI&quot;:&quot;10.1016/j.desal.2018.04.003&quot;,&quot;ISSN&quot;:&quot;00119164&quot;,&quot;issued&quot;:{&quot;date-parts&quot;:[[2018,8,1]]},&quot;page&quot;:&quot;31-45&quot;,&quot;abstract&quot;:&quot;A novel approach to enhance membrane performance using electrospinning fabrication technique for recovery of heavy metals using air-gap membrane distillation is described. Accordingly, a comprehensive study was accomplished to fabricate a unique electrospun dual-layer membrane (ESD) with an upper superhydrophobic layer and hydrophobic electrospun support layer and compare with a superhydrophobic electrospun single layer membrane (ESS). Superhydrophobic alumina nanoparticles (Al2O3) were embedded in a low polymer concentration of polyvinylidene fluoride (PVDF) to produce superhydrophobic ESS and top layer of ESD using electrospinning technique, while a mat with different concentrations of PVDF were used as hydrophobic electrospun support layer. In this study, dual layer membranes were fabricated in two sets. In the first set, layer thickness was varied by changing the spinning volume of the top and support layer with maintain total spinning volume, while in the second set the fibre diameter of the support layer was varied by changing the polymer concentration. Moreover, the electrospun membranes were characterized in terms of membrane performance such as: permeate flux, heavy metal rejection and energy consumption; wettability performance such as liquid entry pressure (LEP), and water contact angle (WCA); membrane structure such as mean with maximum pore size and porosity; membrane integrity such as mechanical and thermal integrity. The heavy metal rejection was &gt;99% for all single and dual layer membranes when filtering artificial wastewater (Pb, Cd, Cr, Cu, Ni). When compared with single layer electrospun membrane made from spinning 16 ml PVDF, dual layer membrane made from the same spinning volume exhibited some improvement, such as higher permeate flux above 23 l/m2∙h (LMH) when filtering 2500 ppm concentration heavy metal feed water. Additionally, both sets of dual layer membrane demonstrated better mechanical performance and slight reduction of LEP compared with single layer electrospun membrane.&quot;,&quot;publisher&quot;:&quot;Elsevier B.V.&quot;,&quot;volume&quot;:&quot;439&quot;},&quot;isTemporary&quot;:false},{&quot;id&quot;:&quot;35c163e8-56b7-3425-b383-35769cf6d039&quot;,&quot;itemData&quot;:{&quot;type&quot;:&quot;article&quot;,&quot;id&quot;:&quot;35c163e8-56b7-3425-b383-35769cf6d039&quot;,&quot;title&quot;:&quot;A review on models and simulations of membrane formation via phase inversion processes&quot;,&quot;author&quot;:[{&quot;family&quot;:&quot;Tang&quot;,&quot;given&quot;:&quot;Yuanhui&quot;,&quot;parse-names&quot;:false,&quot;dropping-particle&quot;:&quot;&quot;,&quot;non-dropping-particle&quot;:&quot;&quot;},{&quot;family&quot;:&quot;Lin&quot;,&quot;given&quot;:&quot;Yakai&quot;,&quot;parse-names&quot;:false,&quot;dropping-particle&quot;:&quot;&quot;,&quot;non-dropping-particle&quot;:&quot;&quot;},{&quot;family&quot;:&quot;Ford&quot;,&quot;given&quot;:&quot;David M.&quot;,&quot;parse-names&quot;:false,&quot;dropping-particle&quot;:&quot;&quot;,&quot;non-dropping-particle&quot;:&quot;&quot;},{&quot;family&quot;:&quot;Qian&quot;,&quot;given&quot;:&quot;Xianghong&quot;,&quot;parse-names&quot;:false,&quot;dropping-particle&quot;:&quot;&quot;,&quot;non-dropping-particle&quot;:&quot;&quot;},{&quot;family&quot;:&quot;Cervellere&quot;,&quot;given&quot;:&quot;M. Rosario&quot;,&quot;parse-names&quot;:false,&quot;dropping-particle&quot;:&quot;&quot;,&quot;non-dropping-particle&quot;:&quot;&quot;},{&quot;family&quot;:&quot;Millett&quot;,&quot;given&quot;:&quot;Paul C.&quot;,&quot;parse-names&quot;:false,&quot;dropping-particle&quot;:&quot;&quot;,&quot;non-dropping-particle&quot;:&quot;&quot;},{&quot;family&quot;:&quot;Wang&quot;,&quot;given&quot;:&quot;Xiaolin&quot;,&quot;parse-names&quot;:false,&quot;dropping-particle&quot;:&quot;&quot;,&quot;non-dropping-particle&quot;:&quot;&quot;}],&quot;container-title&quot;:&quot;Journal of Membrane Science&quot;,&quot;container-title-short&quot;:&quot;J. Memb. Sci.&quot;,&quot;DOI&quot;:&quot;10.1016/j.memsci.2021.119810&quot;,&quot;ISSN&quot;:&quot;18733123&quot;,&quot;issued&quot;:{&quot;date-parts&quot;:[[2021,12,15]]},&quot;abstract&quot;:&quot;Phase inversion processes, in which a polymer is transformed from a thin solution film into a solid matrix upon exposure to another gas/liquid phase or a temperature change, represent the most widely used manufacturing technique for polymeric membranes. However, the level of understanding of the connection between process variables and final membrane structure remains surprisingly empirical. Modeling efforts have largely been based on heuristics that correlate experimentally observed pore structures with process conditions, using thermodynamic phase diagrams and macroscopic transport models. Recent developments have added mesoscopic phase field approaches and molecular simulations to the array of modeling techniques applied to this problem. These latest developments hold the promise of delivering accurate, directly visualized representations of membrane pore structures formed by a given process. This article firstly provides an overview of the capabilities and limitations of the different modeling techniques and then focuses on how they have been developed and applied over the last 40 years to aid our understanding of membrane formation via phase inversion processes, especially nonsolvent induced phase separation (wet-casting), vapor/evaporation induced phase separation (dry-casting), and thermally-driven. Meanwhile, current challenges and future prospects, such as linking techniques across length and time scales as well as capturing the detailed effects of polymer crystallization, are also discussed. This review aims to offer inspiration for further progress in the field of modeling development for membrane preparation by phase inversion processes.&quot;,&quot;publisher&quot;:&quot;Elsevier B.V.&quot;,&quot;volume&quot;:&quot;640&quot;},&quot;isTemporary&quot;:false},{&quot;id&quot;:&quot;f1a886f4-c9a9-327d-8030-ca32faac89bd&quot;,&quot;itemData&quot;:{&quot;type&quot;:&quot;article&quot;,&quot;id&quot;:&quot;f1a886f4-c9a9-327d-8030-ca32faac89bd&quot;,&quot;title&quot;:&quot;Interfacial Polymerization: From Chemistry to Functional Materials&quot;,&quot;author&quot;:[{&quot;family&quot;:&quot;Zhang&quot;,&quot;given&quot;:&quot;Feilong&quot;,&quot;parse-names&quot;:false,&quot;dropping-particle&quot;:&quot;&quot;,&quot;non-dropping-particle&quot;:&quot;&quot;},{&quot;family&quot;:&quot;Fan&quot;,&quot;given&quot;:&quot;Jun bing&quot;,&quot;parse-names&quot;:false,&quot;dropping-particle&quot;:&quot;&quot;,&quot;non-dropping-particle&quot;:&quot;&quot;},{&quot;family&quot;:&quot;Wang&quot;,&quot;given&quot;:&quot;Shutao&quot;,&quot;parse-names&quot;:false,&quot;dropping-particle&quot;:&quot;&quot;,&quot;non-dropping-particle&quot;:&quot;&quot;}],&quot;container-title&quot;:&quot;Angewandte Chemie - International Edition&quot;,&quot;container-title-short&quot;:&quot;Angew. Chem. Int. Ed.&quot;,&quot;DOI&quot;:&quot;10.1002/anie.201916473&quot;,&quot;ISSN&quot;:&quot;15213773&quot;,&quot;PMID&quot;:&quot;32091148&quot;,&quot;issued&quot;:{&quot;date-parts&quot;:[[2020,12,1]]},&quot;page&quot;:&quot;21840-21856&quot;,&quot;abstract&quot;:&quot;Interfacial polymerization, where a chemical reaction is confined at the liquid–liquid or liquid–air interface, exhibits a strong advantage for the controllable fabrication of films, capsules, and fibers for use as separation membranes and electrode materials. Recent developments in technology and polymer chemistry have brought new vigor to interfacial polymerization. Here, we consider the history of interfacial polymerization in terms of the polymerization types: interfacial polycondensation, interfacial polyaddition, interfacial oxidative polymerization, interfacial polycoordination, interfacial supramolecular polymerization, and some others. The accordingly emerging functional materials are highlighted, as well as the challenges and opportunities brought by new technologies for interfacial polymerization. Interfacial polymerization will no doubt keep on developing and producing a series of fascinating functional materials.&quot;,&quot;publisher&quot;:&quot;Wiley-VCH Verlag&quot;,&quot;issue&quot;:&quot;49&quot;,&quot;volume&quot;:&quot;59&quot;},&quot;isTemporary&quot;:false}]},{&quot;citationID&quot;:&quot;MENDELEY_CITATION_4aa5f8b5-4078-45d6-ab76-80e3ad33aa91&quot;,&quot;properties&quot;:{&quot;noteIndex&quot;:0},&quot;isEdited&quot;:false,&quot;manualOverride&quot;:{&quot;isManuallyOverridden&quot;:false,&quot;citeprocText&quot;:&quot;[181,182]&quot;,&quot;manualOverrideText&quot;:&quot;&quot;},&quot;citationTag&quot;:&quot;MENDELEY_CITATION_v3_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&quot;,&quot;citationItems&quot;:[{&quot;id&quot;:&quot;22876975-04f6-3d1a-892f-7683d8a35367&quot;,&quot;itemData&quot;:{&quot;type&quot;:&quot;article&quot;,&quot;id&quot;:&quot;22876975-04f6-3d1a-892f-7683d8a35367&quot;,&quot;title&quot;:&quot;Membrane synthesis for membrane distillation: A review&quot;,&quot;author&quot;:[{&quot;family&quot;:&quot;Eykens&quot;,&quot;given&quot;:&quot;L.&quot;,&quot;parse-names&quot;:false,&quot;dropping-particle&quot;:&quot;&quot;,&quot;non-dropping-particle&quot;:&quot;&quot;},{&quot;family&quot;:&quot;Sitter&quot;,&quot;given&quot;:&quot;K.&quot;,&quot;parse-names&quot;:false,&quot;dropping-particle&quot;:&quot;&quot;,&quot;non-dropping-particle&quot;:&quot;De&quot;},{&quot;family&quot;:&quot;Dotremont&quot;,&quot;given&quot;:&quot;C.&quot;,&quot;parse-names&quot;:false,&quot;dropping-particle&quot;:&quot;&quot;,&quot;non-dropping-particle&quot;:&quot;&quot;},{&quot;family&quot;:&quot;Pinoy&quot;,&quot;given&quot;:&quot;L.&quot;,&quot;parse-names&quot;:false,&quot;dropping-particle&quot;:&quot;&quot;,&quot;non-dropping-particle&quot;:&quot;&quot;},{&quot;family&quot;:&quot;Bruggen&quot;,&quot;given&quot;:&quot;B.&quot;,&quot;parse-names&quot;:false,&quot;dropping-particle&quot;:&quot;&quot;,&quot;non-dropping-particle&quot;:&quot;Van der&quot;}],&quot;container-title&quot;:&quot;Separation and Purification Technology&quot;,&quot;container-title-short&quot;:&quot;Sep. Purif. Technol.&quot;,&quot;DOI&quot;:&quot;10.1016/j.seppur.2017.03.035&quot;,&quot;ISSN&quot;:&quot;18733794&quot;,&quot;issued&quot;:{&quot;date-parts&quot;:[[2017]]},&quot;page&quot;:&quot;36-51&quot;,&quot;abstract&quot;:&quot;Membrane distillation (MD) is an emerging thermal separation technique, using a hydrophobic microporous membrane. Initially, the process used MF membranes with a hydrophobic character, such as PTFE and PVDF membranes. These membranes are not wetted by aqueous feed liquids and their microporous structure allows the transport of water vapor molecules through the membrane due to an applied temperature difference. On average 23% of the publications on MD focus on membrane engineering. Besides the traditional stretching and phase inversion technique, many novel techniques are proposed, including electrospinning, the use of carbon nanotubes, surface modification techniques and the design of novel polymers. This article provides guidelines for the evaluation of these membranes measured using a large variety in process conditions at lab scale. In the second part, an overview of the synthesis methods used for MD was given and the advantages, disadvantages and the performance of the respective membrane types in MD were evaluated.&quot;,&quot;publisher&quot;:&quot;Elsevier B.V.&quot;,&quot;volume&quot;:&quot;182&quot;},&quot;isTemporary&quot;:false},{&quot;id&quot;:&quot;16b3a0b6-3595-387f-906e-60c9fdff833a&quot;,&quot;itemData&quot;:{&quot;type&quot;:&quot;article-journal&quot;,&quot;id&quot;:&quot;16b3a0b6-3595-387f-906e-60c9fdff833a&quot;,&quot;title&quot;:&quot;Ultrathin Polyamide Membrane with Decreased Porosity Designed for Outstanding Water-Softening Performance and Superior Antifouling Properties&quot;,&quot;author&quot;:[{&quot;family&quot;:&quot;Yuan&quot;,&quot;given&quot;:&quot;Bingbing&quot;,&quot;parse-names&quot;:false,&quot;dropping-particle&quot;:&quot;&quot;,&quot;non-dropping-particle&quot;:&quot;&quot;},{&quot;family&quot;:&quot;Jiang&quot;,&quot;given&quot;:&quot;Chi&quot;,&quot;parse-names&quot;:false,&quot;dropping-particle&quot;:&quot;&quot;,&quot;non-dropping-particle&quot;:&quot;&quot;},{&quot;family&quot;:&quot;Li&quot;,&quot;given&quot;:&quot;Pengfei&quot;,&quot;parse-names&quot;:false,&quot;dropping-particle&quot;:&quot;&quot;,&quot;non-dropping-particle&quot;:&quot;&quot;},{&quot;family&quot;:&quot;Sun&quot;,&quot;given&quot;:&quot;Honghong&quot;,&quot;parse-names&quot;:false,&quot;dropping-particle&quot;:&quot;&quot;,&quot;non-dropping-particle&quot;:&quot;&quot;},{&quot;family&quot;:&quot;Li&quot;,&quot;given&quot;:&quot;Peng&quot;,&quot;parse-names&quot;:false,&quot;dropping-particle&quot;:&quot;&quot;,&quot;non-dropping-particle&quot;:&quot;&quot;},{&quot;family&quot;:&quot;Yuan&quot;,&quot;given&quot;:&quot;Tao&quot;,&quot;parse-names&quot;:false,&quot;dropping-particle&quot;:&quot;&quot;,&quot;non-dropping-particle&quot;:&quot;&quot;},{&quot;family&quot;:&quot;Sun&quot;,&quot;given&quot;:&quot;Haixiang&quot;,&quot;parse-names&quot;:false,&quot;dropping-particle&quot;:&quot;&quot;,&quot;non-dropping-particle&quot;:&quot;&quot;},{&quot;family&quot;:&quot;Jason Niu&quot;,&quot;given&quot;:&quot;Q.&quot;,&quot;parse-names&quot;:false,&quot;dropping-particle&quot;:&quot;&quot;,&quot;non-dropping-particle&quot;:&quot;&quot;}],&quot;container-title&quot;:&quot;ACS Applied Materials and Interfaces&quot;,&quot;container-title-short&quot;:&quot;ACS Appl. Mater. Interfaces&quot;,&quot;DOI&quot;:&quot;10.1021/acsami.8b15883&quot;,&quot;ISSN&quot;:&quot;19448252&quot;,&quot;PMID&quot;:&quot;30418742&quot;,&quot;issued&quot;:{&quot;date-parts&quot;:[[2018,12,12]]},&quot;page&quot;:&quot;43057-43067&quot;,&quot;abstract&quot;:&quot;Poly(piperazine-amide)-based nanofiltration membranes exhibit a smooth surface and superior antifouling properties but often have lower Ca 2+ and Mg 2+ rejection due to their larger inner micropore and thus cannot be extensively used in water-softening applications. To decrease the pore size of poly(piperazine-amide) membranes, we designed and synthesized a novel monomer, 1,2,3,4-cyclobutane tetracarboxylic acid chloride (BTC), which possesses a smaller molecular conformation than trimesoyl chloride (TMC). The thickness of the prepared BTC-piperazine (PIP) polyamide nanofilm via interfacial polymerization is as thin as 15 nm, significantly lower than the 50 nm thickness of the TMC-PIP nanofilm. The surface characterization reveals that the BTC-PIP polyamide membrane exhibits an enhanced hydrophilicity, a smooth surface, and a decreased surface-negative charge. The desalination performance (both rejection and water flux) of these membranes in terms of Ca 2+ and Mg 2+ exceeds that of the current commercial water-softening membranes. In addition, the BTC-PIP polyamide membrane also exhibits superior antifouling properties compared to the TMC-based polyamide membrane. More importantly, molecular simulations show that the BTC-PIP membrane has a lower average pore size than that of the TMC-PIP membrane, which demonstrates an enhanced steric hindrance effect, as confirmed by desalination performance. Our results demonstrate that in the household and industrial water-softening market, BTC-PIP membrane with decreased porosity, enhanced hydrophilicity, and smooth surface is preferred alternative to the conventional TMC-based polyamide membranes.&quot;,&quot;publisher&quot;:&quot;American Chemical Society&quot;,&quot;issue&quot;:&quot;49&quot;,&quot;volume&quot;:&quot;10&quot;},&quot;isTemporary&quot;:false}]},{&quot;citationID&quot;:&quot;MENDELEY_CITATION_bfb6dfa1-c4b1-4c4a-a2cb-599ced2b1efe&quot;,&quot;properties&quot;:{&quot;noteIndex&quot;:0},&quot;isEdited&quot;:false,&quot;manualOverride&quot;:{&quot;isManuallyOverridden&quot;:false,&quot;citeprocText&quot;:&quot;[178,183,184]&quot;,&quot;manualOverrideText&quot;:&quot;&quot;},&quot;citationTag&quot;:&quot;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&quot;,&quot;citationItems&quot;:[{&quot;id&quot;:&quot;12df79a9-6a5c-373d-87fd-23c909130d66&quot;,&quot;itemData&quot;:{&quot;type&quot;:&quot;article-journal&quot;,&quot;id&quot;:&quot;12df79a9-6a5c-373d-87fd-23c909130d66&quot;,&quot;title&quot;:&quot;Comparison between dual-layer (superhydrophobic–hydrophobic) and single superhydrophobic layer electrospun membranes for heavy metal recovery by air-gap membrane distillation&quot;,&quot;author&quot;:[{&quot;family&quot;:&quot;Attia&quot;,&quot;given&quot;:&quot;Hadi&quot;,&quot;parse-names&quot;:false,&quot;dropping-particle&quot;:&quot;&quot;,&quot;non-dropping-particle&quot;:&quot;&quot;},{&quot;family&quot;:&quot;Johnson&quot;,&quot;given&quot;:&quot;Daniel J.&quot;,&quot;parse-names&quot;:false,&quot;dropping-particle&quot;:&quot;&quot;,&quot;non-dropping-particle&quot;:&quot;&quot;},{&quot;family&quot;:&quot;Wright&quot;,&quot;given&quot;:&quot;Chris J.&quot;,&quot;parse-names&quot;:false,&quot;dropping-particle&quot;:&quot;&quot;,&quot;non-dropping-particle&quot;:&quot;&quot;},{&quot;family&quot;:&quot;Hilal&quot;,&quot;given&quot;:&quot;Nidal&quot;,&quot;parse-names&quot;:false,&quot;dropping-particle&quot;:&quot;&quot;,&quot;non-dropping-particle&quot;:&quot;&quot;}],&quot;container-title&quot;:&quot;Desalination&quot;,&quot;container-title-short&quot;:&quot;Desalination&quot;,&quot;DOI&quot;:&quot;10.1016/j.desal.2018.04.003&quot;,&quot;ISSN&quot;:&quot;00119164&quot;,&quot;issued&quot;:{&quot;date-parts&quot;:[[2018,8,1]]},&quot;page&quot;:&quot;31-45&quot;,&quot;abstract&quot;:&quot;A novel approach to enhance membrane performance using electrospinning fabrication technique for recovery of heavy metals using air-gap membrane distillation is described. Accordingly, a comprehensive study was accomplished to fabricate a unique electrospun dual-layer membrane (ESD) with an upper superhydrophobic layer and hydrophobic electrospun support layer and compare with a superhydrophobic electrospun single layer membrane (ESS). Superhydrophobic alumina nanoparticles (Al2O3) were embedded in a low polymer concentration of polyvinylidene fluoride (PVDF) to produce superhydrophobic ESS and top layer of ESD using electrospinning technique, while a mat with different concentrations of PVDF were used as hydrophobic electrospun support layer. In this study, dual layer membranes were fabricated in two sets. In the first set, layer thickness was varied by changing the spinning volume of the top and support layer with maintain total spinning volume, while in the second set the fibre diameter of the support layer was varied by changing the polymer concentration. Moreover, the electrospun membranes were characterized in terms of membrane performance such as: permeate flux, heavy metal rejection and energy consumption; wettability performance such as liquid entry pressure (LEP), and water contact angle (WCA); membrane structure such as mean with maximum pore size and porosity; membrane integrity such as mechanical and thermal integrity. The heavy metal rejection was &gt;99% for all single and dual layer membranes when filtering artificial wastewater (Pb, Cd, Cr, Cu, Ni). When compared with single layer electrospun membrane made from spinning 16 ml PVDF, dual layer membrane made from the same spinning volume exhibited some improvement, such as higher permeate flux above 23 l/m2∙h (LMH) when filtering 2500 ppm concentration heavy metal feed water. Additionally, both sets of dual layer membrane demonstrated better mechanical performance and slight reduction of LEP compared with single layer electrospun membrane.&quot;,&quot;publisher&quot;:&quot;Elsevier B.V.&quot;,&quot;volume&quot;:&quot;439&quot;},&quot;isTemporary&quot;:false},{&quot;id&quot;:&quot;bbd83a29-1d6b-3416-bc0e-7f1c453a2d2d&quot;,&quot;itemData&quot;:{&quot;type&quot;:&quot;article-journal&quot;,&quot;id&quot;:&quot;bbd83a29-1d6b-3416-bc0e-7f1c453a2d2d&quot;,&quot;title&quot;:&quot;Electrospun nanofibrous omniphobic membrane for anti-surfactant-wetting membrane distillation desalination&quot;,&quot;author&quot;:[{&quot;family&quot;:&quot;Hou&quot;,&quot;given&quot;:&quot;Deyin&quot;,&quot;parse-names&quot;:false,&quot;dropping-particle&quot;:&quot;&quot;,&quot;non-dropping-particle&quot;:&quot;&quot;},{&quot;family&quot;:&quot;Ding&quot;,&quot;given&quot;:&quot;Chunli&quot;,&quot;parse-names&quot;:false,&quot;dropping-particle&quot;:&quot;&quot;,&quot;non-dropping-particle&quot;:&quot;&quot;},{&quot;family&quot;:&quot;Fu&quot;,&quot;given&quot;:&quot;Chaochen&quot;,&quot;parse-names&quot;:false,&quot;dropping-particle&quot;:&quot;&quot;,&quot;non-dropping-particle&quot;:&quot;&quot;},{&quot;family&quot;:&quot;Wang&quot;,&quot;given&quot;:&quot;Dewu&quot;,&quot;parse-names&quot;:false,&quot;dropping-particle&quot;:&quot;&quot;,&quot;non-dropping-particle&quot;:&quot;&quot;},{&quot;family&quot;:&quot;Zhao&quot;,&quot;given&quot;:&quot;Changwei&quot;,&quot;parse-names&quot;:false,&quot;dropping-particle&quot;:&quot;&quot;,&quot;non-dropping-particle&quot;:&quot;&quot;},{&quot;family&quot;:&quot;Wang&quot;,&quot;given&quot;:&quot;Jun&quot;,&quot;parse-names&quot;:false,&quot;dropping-particle&quot;:&quot;&quot;,&quot;non-dropping-particle&quot;:&quot;&quot;}],&quot;container-title&quot;:&quot;Desalination&quot;,&quot;container-title-short&quot;:&quot;Desalination&quot;,&quot;DOI&quot;:&quot;10.1016/j.desal.2019.07.008&quot;,&quot;ISSN&quot;:&quot;00119164&quot;,&quot;issued&quot;:{&quot;date-parts&quot;:[[2019,10,15]]},&quot;abstract&quot;:&quot;A novel omniphobic membrane was fabricated for anti-surfactant-wetting membrane distillation (MD) by electrospinning hybrid nanofibers comprising cellulose acetate (CA) and silica nanoparticles (SiNPs) to create hierarchical re-entrant surface structures, followed by surface fluorination to lower the surface energy of the fibrous membrane. The effects of surface morphology and surface energy on membrane wettability were investigated through evaluating wetting resistance to various liquids with different surface tension, it was demonstrated that both ultralow surface energy and hierarchical re-entrant surface structure were indispensable for membrane wetting resistance to low-surface-tension liquids. Specifically, the secondary re-entrant structure induced by SiNPs inlayed in the cylindrical nanofibers played a critical role in achieving surface omniphobicity. The fabricated omniphobic fibrous membrane exhibited superior anti-wetting properties, as evidenced by the contact angles for water and decane, which were as high as 155.6 ± 3.9° and 95.3 ± 2.5°, respectively. Compared with the hydrophobic membranes, the omniphobic membrane possessed robust wetting resistance to the low-surface-tension feed and maintained stable permeate flux and salt rejection during direct contact MD experiments, while all the tested hydrophobic membranes can be easily wetted. Our results suggest that the fabricated omniphobic membrane is promising and feasible for MD desalinating the wastewaters with low-surface-tension contaminants.&quot;,&quot;publisher&quot;:&quot;Elsevier B.V.&quot;,&quot;volume&quot;:&quot;468&quot;},&quot;isTemporary&quot;:false},{&quot;id&quot;:&quot;7ee9edf6-1e1a-3f4e-b62f-2700837cad8c&quot;,&quot;itemData&quot;:{&quot;type&quot;:&quot;article-journal&quot;,&quot;id&quot;:&quot;7ee9edf6-1e1a-3f4e-b62f-2700837cad8c&quot;,&quot;title&quot;:&quot;Thin Film Nanocomposite (TFN) membranes modified with polydopamine coated metals/carbon-nanostructures for desalination applications&quot;,&quot;author&quot;:[{&quot;family&quot;:&quot;Aani&quot;,&quot;given&quot;:&quot;Saif&quot;,&quot;parse-names&quot;:false,&quot;dropping-particle&quot;:&quot;&quot;,&quot;non-dropping-particle&quot;:&quot;Al&quot;},{&quot;family&quot;:&quot;Haroutounian&quot;,&quot;given&quot;:&quot;Alexander&quot;,&quot;parse-names&quot;:false,&quot;dropping-particle&quot;:&quot;&quot;,&quot;non-dropping-particle&quot;:&quot;&quot;},{&quot;family&quot;:&quot;Wright&quot;,&quot;given&quot;:&quot;Chris J.&quot;,&quot;parse-names&quot;:false,&quot;dropping-particle&quot;:&quot;&quot;,&quot;non-dropping-particle&quot;:&quot;&quot;},{&quot;family&quot;:&quot;Hilal&quot;,&quot;given&quot;:&quot;Nidal&quot;,&quot;parse-names&quot;:false,&quot;dropping-particle&quot;:&quot;&quot;,&quot;non-dropping-particle&quot;:&quot;&quot;}],&quot;container-title&quot;:&quot;Desalination&quot;,&quot;container-title-short&quot;:&quot;Desalination&quot;,&quot;DOI&quot;:&quot;10.1016/j.desal.2017.10.011&quot;,&quot;ISSN&quot;:&quot;00119164&quot;,&quot;issued&quot;:{&quot;date-parts&quot;:[[2018,2,1]]},&quot;page&quot;:&quot;60-74&quot;,&quot;abstract&quot;:&quot;Novel hybrid nanostructures (HNS) comprising of a mussel-inspired polymer coated metal/metal oxide (M/MO)–carbon nanotubes (CNTs), were successfully synthesized and used to fabricate Thin Film Nanocomposite (TFN) membranes for desalination applications. For comparison, four different M/MO (Aluminium oxide-Al2O3, Iron oxide-Fe2O3, Titanium dioxide-TiO2 and Silver-Ag) nanoparticles (NPs) were in situ synthesized/loaded on the surface of CNTs, and the resultant HNS were further coated with a thin polymeric film of polydopamine (PDA). An intermediate layer of HNS was then deposited on a PES substrate membrane and an interfacial polymerization (IP) process was carried out to render a polyamide (PA) thin layer above the intermediate layer. Both HNS and TFN were characterized using different characterization tools, including fourier transforms infrared spectroscopy (FTIR), zeta potential (ZP), X-ray diffraction (XRD), raman spectroscopy, scanning electron microscopy (SEM), energy-dispersive X-ray spectroscopy (EDX), X-ray photoelectron spectroscopy (XPS), thermogravimetric analysis (TGA), surface hydrophilicity/hydrophobicity, and the performance of nanofiltration (NF) membranes were evaluated against monovalent and divalent salts solutions. The fabricated TFN-NF membranes had higher performance in terms of their permeation characteristics compared to the thin film composite TFC membrane, while maintaining their selectivity against both monovalent and divalent salts solutions with only minor variation depending on the incorporated HNS used to prepare the TFN.&quot;,&quot;publisher&quot;:&quot;Elsevier B.V.&quot;,&quot;volume&quot;:&quot;427&quot;},&quot;isTemporary&quot;:false}]},{&quot;citationID&quot;:&quot;MENDELEY_CITATION_07f1d078-8fd1-48c2-b532-60e673f178e3&quot;,&quot;properties&quot;:{&quot;noteIndex&quot;:0},&quot;isEdited&quot;:false,&quot;manualOverride&quot;:{&quot;isManuallyOverridden&quot;:false,&quot;citeprocText&quot;:&quot;[184,185]&quot;,&quot;manualOverrideText&quot;:&quot;&quot;},&quot;citationTag&quot;:&quot;MENDELEY_CITATION_v3_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&quot;,&quot;citationItems&quot;:[{&quot;id&quot;:&quot;7ee9edf6-1e1a-3f4e-b62f-2700837cad8c&quot;,&quot;itemData&quot;:{&quot;type&quot;:&quot;article-journal&quot;,&quot;id&quot;:&quot;7ee9edf6-1e1a-3f4e-b62f-2700837cad8c&quot;,&quot;title&quot;:&quot;Thin Film Nanocomposite (TFN) membranes modified with polydopamine coated metals/carbon-nanostructures for desalination applications&quot;,&quot;author&quot;:[{&quot;family&quot;:&quot;Aani&quot;,&quot;given&quot;:&quot;Saif&quot;,&quot;parse-names&quot;:false,&quot;dropping-particle&quot;:&quot;&quot;,&quot;non-dropping-particle&quot;:&quot;Al&quot;},{&quot;family&quot;:&quot;Haroutounian&quot;,&quot;given&quot;:&quot;Alexander&quot;,&quot;parse-names&quot;:false,&quot;dropping-particle&quot;:&quot;&quot;,&quot;non-dropping-particle&quot;:&quot;&quot;},{&quot;family&quot;:&quot;Wright&quot;,&quot;given&quot;:&quot;Chris J.&quot;,&quot;parse-names&quot;:false,&quot;dropping-particle&quot;:&quot;&quot;,&quot;non-dropping-particle&quot;:&quot;&quot;},{&quot;family&quot;:&quot;Hilal&quot;,&quot;given&quot;:&quot;Nidal&quot;,&quot;parse-names&quot;:false,&quot;dropping-particle&quot;:&quot;&quot;,&quot;non-dropping-particle&quot;:&quot;&quot;}],&quot;container-title&quot;:&quot;Desalination&quot;,&quot;container-title-short&quot;:&quot;Desalination&quot;,&quot;DOI&quot;:&quot;10.1016/j.desal.2017.10.011&quot;,&quot;ISSN&quot;:&quot;00119164&quot;,&quot;issued&quot;:{&quot;date-parts&quot;:[[2018,2,1]]},&quot;page&quot;:&quot;60-74&quot;,&quot;abstract&quot;:&quot;Novel hybrid nanostructures (HNS) comprising of a mussel-inspired polymer coated metal/metal oxide (M/MO)–carbon nanotubes (CNTs), were successfully synthesized and used to fabricate Thin Film Nanocomposite (TFN) membranes for desalination applications. For comparison, four different M/MO (Aluminium oxide-Al2O3, Iron oxide-Fe2O3, Titanium dioxide-TiO2 and Silver-Ag) nanoparticles (NPs) were in situ synthesized/loaded on the surface of CNTs, and the resultant HNS were further coated with a thin polymeric film of polydopamine (PDA). An intermediate layer of HNS was then deposited on a PES substrate membrane and an interfacial polymerization (IP) process was carried out to render a polyamide (PA) thin layer above the intermediate layer. Both HNS and TFN were characterized using different characterization tools, including fourier transforms infrared spectroscopy (FTIR), zeta potential (ZP), X-ray diffraction (XRD), raman spectroscopy, scanning electron microscopy (SEM), energy-dispersive X-ray spectroscopy (EDX), X-ray photoelectron spectroscopy (XPS), thermogravimetric analysis (TGA), surface hydrophilicity/hydrophobicity, and the performance of nanofiltration (NF) membranes were evaluated against monovalent and divalent salts solutions. The fabricated TFN-NF membranes had higher performance in terms of their permeation characteristics compared to the thin film composite TFC membrane, while maintaining their selectivity against both monovalent and divalent salts solutions with only minor variation depending on the incorporated HNS used to prepare the TFN.&quot;,&quot;publisher&quot;:&quot;Elsevier B.V.&quot;,&quot;volume&quot;:&quot;427&quot;},&quot;isTemporary&quot;:false},{&quot;id&quot;:&quot;49f2ff71-29ec-3259-9e34-77cd76d33a5f&quot;,&quot;itemData&quot;:{&quot;type&quot;:&quot;article-journal&quot;,&quot;id&quot;:&quot;49f2ff71-29ec-3259-9e34-77cd76d33a5f&quot;,&quot;title&quot;:&quot;Ultraselective and Highly Permeable Polyamide Nanofilms for Ionic and Molecular Nanofiltration&quot;,&quot;author&quot;:[{&quot;family&quot;:&quot;Sarkar&quot;,&quot;given&quot;:&quot;Pulak&quot;,&quot;parse-names&quot;:false,&quot;dropping-particle&quot;:&quot;&quot;,&quot;non-dropping-particle&quot;:&quot;&quot;},{&quot;family&quot;:&quot;Modak&quot;,&quot;given&quot;:&quot;Solagna&quot;,&quot;parse-names&quot;:false,&quot;dropping-particle&quot;:&quot;&quot;,&quot;non-dropping-particle&quot;:&quot;&quot;},{&quot;family&quot;:&quot;Karan&quot;,&quot;given&quot;:&quot;Santanu&quot;,&quot;parse-names&quot;:false,&quot;dropping-particle&quot;:&quot;&quot;,&quot;non-dropping-particle&quot;:&quot;&quot;}],&quot;container-title&quot;:&quot;Advanced Functional Materials&quot;,&quot;container-title-short&quot;:&quot;Adv. Funct. Mater.&quot;,&quot;DOI&quot;:&quot;10.1002/adfm.202007054&quot;,&quot;ISSN&quot;:&quot;16163028&quot;,&quot;issued&quot;:{&quot;date-parts&quot;:[[2021,1,1]]},&quot;abstract&quot;:&quot;Membranes with ultrahigh ion selectivity and high liquid permeance are needed to produce high-quality product water with increased recovery and process efficiency in water desalination. The narrow pore size distribution and controlled surface charge in the separation layer of nanofiltration membranes significantly improve the ion selectivity through molecular sieving and Donnan exclusion of co-ions. Here, the ultraselective and yet highly water permeable polyamide nanofilm composite nanofiltration membranes developed by precisely controlling the kinetics of the interfacial polymerization reaction by maintaining the stoichiometric equilibrium at the interface is reported. The kinetically favorable stoichiometric equilibrium condition prohibits the formation of aggregate pores in the nanofilm and leads to the formation of narrow network pores with a high surface negative charge. Nanofilms are designed with a controlled degree of crosslinking and made as thin as ≈7 nm to achieve increased water permeance. The ultraselective membranes exhibit up to 99.99% rejection of divalent salt (Na2SO4) and demonstrate monovalent to divalent ion selectivity of &gt;4000. The selectivity of these nanofilm composite membranes is beyond the permeance–selectivity upper-bound line of the state-of-the-art nanofiltration membranes and one to two orders of magnitude higher than the commercially available membranes with pure water permeances of up to 23 L m−2 h−1 bar−1. The fabrication process is scalable for membrane manufacturing.&quot;,&quot;publisher&quot;:&quot;Wiley-VCH Verlag&quot;,&quot;issue&quot;:&quot;3&quot;,&quot;volume&quot;:&quot;31&quot;},&quot;isTemporary&quot;:false}]},{&quot;citationID&quot;:&quot;MENDELEY_CITATION_ec4395e8-3a0f-49c5-8f1d-6e1920c4e306&quot;,&quot;properties&quot;:{&quot;noteIndex&quot;:0},&quot;isEdited&quot;:false,&quot;manualOverride&quot;:{&quot;isManuallyOverridden&quot;:false,&quot;citeprocText&quot;:&quot;[186]&quot;,&quot;manualOverrideText&quot;:&quot;&quot;},&quot;citationTag&quot;:&quot;MENDELEY_CITATION_v3_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&quot;,&quot;citationItems&quot;:[{&quot;id&quot;:&quot;eafed962-c3b9-31b9-97a0-f1b6b3d38d73&quot;,&quot;itemData&quot;:{&quot;type&quot;:&quot;article-journal&quot;,&quot;id&quot;:&quot;eafed962-c3b9-31b9-97a0-f1b6b3d38d73&quot;,&quot;title&quot;:&quot;Challenging Reaction Prediction Models to Generalize to Novel Chemistry&quot;,&quot;author&quot;:[{&quot;family&quot;:&quot;Bradshaw&quot;,&quot;given&quot;:&quot;John&quot;,&quot;parse-names&quot;:false,&quot;dropping-particle&quot;:&quot;&quot;,&quot;non-dropping-particle&quot;:&quot;&quot;},{&quot;family&quot;:&quot;Zhang&quot;,&quot;given&quot;:&quot;Anji&quot;,&quot;parse-names&quot;:false,&quot;dropping-particle&quot;:&quot;&quot;,&quot;non-dropping-particle&quot;:&quot;&quot;},{&quot;family&quot;:&quot;Mahjour&quot;,&quot;given&quot;:&quot;Babak&quot;,&quot;parse-names&quot;:false,&quot;dropping-particle&quot;:&quot;&quot;,&quot;non-dropping-particle&quot;:&quot;&quot;},{&quot;family&quot;:&quot;Graff&quot;,&quot;given&quot;:&quot;David E.&quot;,&quot;parse-names&quot;:false,&quot;dropping-particle&quot;:&quot;&quot;,&quot;non-dropping-particle&quot;:&quot;&quot;},{&quot;family&quot;:&quot;Segler&quot;,&quot;given&quot;:&quot;Marwin H.S.&quot;,&quot;parse-names&quot;:false,&quot;dropping-particle&quot;:&quot;&quot;,&quot;non-dropping-particle&quot;:&quot;&quot;},{&quot;family&quot;:&quot;Coley&quot;,&quot;given&quot;:&quot;Connor W.&quot;,&quot;parse-names&quot;:false,&quot;dropping-particle&quot;:&quot;&quot;,&quot;non-dropping-particle&quot;:&quot;&quot;}],&quot;container-title&quot;:&quot;ACS Central Science&quot;,&quot;container-title-short&quot;:&quot;ACS Cent. Sci.&quot;,&quot;DOI&quot;:&quot;10.1021/acscentsci.5c00055&quot;,&quot;ISSN&quot;:&quot;23747951&quot;,&quot;issued&quot;:{&quot;date-parts&quot;:[[2025,4,23]]},&quot;page&quot;:&quot;539-549&quot;,&quot;abstract&quot;:&quot;Deep learning models for anticipating the products of organic reactions have found many use cases, including validating retrosynthetic pathways and constraining synthesis-based molecular design tools. Despite compelling performance on popular benchmark tasks, strange and erroneous predictions sometimes ensue when using these models in practice. The core issue is that common benchmarks test models in an in-distribution setting, whereas many real-world uses for these models are in out-of-distribution settings and require a greater degree of extrapolation. To better understand how current reaction predictors work in out-of-distribution domains, we report a series of more challenging evaluations of a prototypical SMILES-based deep learning model. First, we illustrate how performance on randomly sampled data sets is overly optimistic compared to performance when generalizing to new patents or new authors. Second, we conduct time splits that evaluate how models perform when tested on reactions published years after those in their training set, mimicking real-world deployment. Finally, we consider extrapolation across reaction classes to reflect what would be required for the discovery of novel reaction types. This panel of tasks can reveal the capabilities and limitations of today’s reaction predictors, acting as a crucial first step in the development of tomorrow’s next-generation models capable of reaction discovery.&quot;,&quot;publisher&quot;:&quot;American Chemical Society&quot;,&quot;issue&quot;:&quot;4&quot;,&quot;volume&quot;:&quot;11&quot;},&quot;isTemporary&quot;:false}]},{&quot;citationID&quot;:&quot;MENDELEY_CITATION_c3a50429-1339-4374-932d-0dc98383ee56&quot;,&quot;properties&quot;:{&quot;noteIndex&quot;:0},&quot;isEdited&quot;:false,&quot;manualOverride&quot;:{&quot;isManuallyOverridden&quot;:false,&quot;citeprocText&quot;:&quot;[176,187,188]&quot;,&quot;manualOverrideText&quot;:&quot;&quot;},&quot;citationTag&quot;:&quot;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&quot;,&quot;citationItems&quot;:[{&quot;id&quot;:&quot;392f6d62-2739-3531-8d90-a504a6b20fc5&quot;,&quot;itemData&quot;:{&quot;type&quot;:&quot;article-journal&quot;,&quot;id&quot;:&quot;392f6d62-2739-3531-8d90-a504a6b20fc5&quot;,&quot;title&quot;:&quot;Evaluating Machine Learning Models for Molecular Property Prediction: Performance and Robustness on Out-of-Distribution Data&quot;,&quot;author&quot;:[{&quot;family&quot;:&quot;Fooladi&quot;,&quot;given&quot;:&quot;Hosein&quot;,&quot;parse-names&quot;:false,&quot;dropping-particle&quot;:&quot;&quot;,&quot;non-dropping-particle&quot;:&quot;&quot;},{&quot;family&quot;:&quot;Vu&quot;,&quot;given&quot;:&quot;Thi Ngoc Lan&quot;,&quot;parse-names&quot;:false,&quot;dropping-particle&quot;:&quot;&quot;,&quot;non-dropping-particle&quot;:&quot;&quot;},{&quot;family&quot;:&quot;Mathea&quot;,&quot;given&quot;:&quot;Miriam&quot;,&quot;parse-names&quot;:false,&quot;dropping-particle&quot;:&quot;&quot;,&quot;non-dropping-particle&quot;:&quot;&quot;},{&quot;family&quot;:&quot;Kirchmair&quot;,&quot;given&quot;:&quot;Johannes&quot;,&quot;parse-names&quot;:false,&quot;dropping-particle&quot;:&quot;&quot;,&quot;non-dropping-particle&quot;:&quot;&quot;}],&quot;container-title&quot;:&quot;Journal of Chemical Information and Modeling&quot;,&quot;container-title-short&quot;:&quot;J. Chem. Inf. Model.&quot;,&quot;DOI&quot;:&quot;10.1021/acs.jcim.5c00475&quot;,&quot;ISSN&quot;:&quot;1549960X&quot;,&quot;PMID&quot;:&quot;40947919&quot;,&quot;issued&quot;:{&quot;date-parts&quot;:[[2025,10,13]]},&quot;page&quot;:&quot;9871-9891&quot;,&quot;abstract&quot;:&quot;Today, machine learning models are employed extensively to predict the physicochemical and biological properties of molecules. Their performance is typically evaluated on in-distribution (ID) data, i.e., data originating from the same distribution as the training data. However, the real-world applications of such models often involve molecules that are more distant from the training data, necessitating the assessment of their performance on out-of-distribution (OOD) data. In this work, we investigate and evaluate the performance of 14 machine learning models, including classical approaches like random forests, as well as graph neural network (GNN) methods, such as message-passing graph neural networks, across eight data sets using ten splitting strategies for OOD data generation. First, we investigate what constitutes OOD data in the molecular domain for bioactivity and ADMET prediction tasks. In contrast to the common point of view, we show that both classical machine learning and GNN models work well (not substantially different from random splitting) on data split based on Bemis-Murcko scaffolds. Splitting based on chemical similarity clustering (UMAP-based clustering using ECFP4 fingerprints) poses the most challenging task for both types of models. Second, we investigate the extent to which ID and OOD performance have a positive linear relationship. If a positive correlation holds, models with the best performance on the ID data can be selected with the promise of having the best performance on OOD data. We show that the strength of this linear relationship is strongly related to how the OOD data is generated, i.e., which splitting strategies are used for generating OOD data. While the correlation between ID and OOD performance for scaffold splitting is strong (Pearson’s r ∼ 0.9), this correlation decreases significantly for all the cluster-based splitting (Pearson’s r ∼ 0.4). Therefore, the relationship can be more nuanced, and a strong positive correlation is not guaranteed for all OOD scenarios. These findings suggest that OOD performance evaluation and model selection should be carefully aligned with the intended application domain.&quot;,&quot;publisher&quot;:&quot;American Chemical Society&quot;,&quot;issue&quot;:&quot;19&quot;,&quot;volume&quot;:&quot;65&quot;},&quot;isTemporary&quot;:false},{&quot;id&quot;:&quot;8ddac9ac-c30e-325e-a1ec-2b34eda5a9bd&quot;,&quot;itemData&quot;:{&quot;type&quot;:&quot;article-journal&quot;,&quot;id&quot;:&quot;8ddac9ac-c30e-325e-a1ec-2b34eda5a9bd&quot;,&quot;title&quot;:&quot;Out-of-distribution machine learning for materials discovery: Challenges and opportunities&quot;,&quot;author&quot;:[{&quot;family&quot;:&quot;Tenorio&quot;,&quot;given&quot;:&quot;Miguel&quot;,&quot;parse-names&quot;:false,&quot;dropping-particle&quot;:&quot;&quot;,&quot;non-dropping-particle&quot;:&quot;&quot;},{&quot;family&quot;:&quot;Rahman&quot;,&quot;given&quot;:&quot;Md Habibur&quot;,&quot;parse-names&quot;:false,&quot;dropping-particle&quot;:&quot;&quot;,&quot;non-dropping-particle&quot;:&quot;&quot;},{&quot;family&quot;:&quot;Mannodi-Kanakkithodi&quot;,&quot;given&quot;:&quot;Arun&quot;,&quot;parse-names&quot;:false,&quot;dropping-particle&quot;:&quot;&quot;,&quot;non-dropping-particle&quot;:&quot;&quot;},{&quot;family&quot;:&quot;Chapman&quot;,&quot;given&quot;:&quot;James&quot;,&quot;parse-names&quot;:false,&quot;dropping-particle&quot;:&quot;&quot;,&quot;non-dropping-particle&quot;:&quot;&quot;}],&quot;container-title&quot;:&quot;Chemical Physics Reviews&quot;,&quot;DOI&quot;:&quot;10.1063/5.0228239&quot;,&quot;ISSN&quot;:&quot;2688-4070&quot;,&quot;URL&quot;:&quot;https://pubs.aip.org/cpr/article/7/1/011317/3384237/Out-of-distribution-machine-learning-for-materials&quot;,&quot;issued&quot;:{&quot;date-parts&quot;:[[2026,3,1]]},&quot;abstract&quot;:&quot;&lt;p&gt;Recent advances in machine learning methods for materials discovery have made considerable progress in reducing the time to identify novel materials with tailored properties. Materials domains such as high entropy materials, polymers, semiconductors, and molecules have seen numerous materials-by-design algorithmic advances over the last decade, showing the power of machine learning in aiding the exploration of large chemical and structural spaces. However, a major bottleneck in these methodologies still exists, particularly in their ability to extrapolate to new design spaces. Existing machine learning algorithms are built on a foundation of interpolative mathematical formalisms, allowing them to identify new candidates that are different from known materials but still relatively similar. These algorithms still struggle to extrapolate to completely novel material systems, often referred to as “out-of-domain” samples, as their underlying mathematical formalisms are built upon parameterized similarity metrics fit to existing materials databases. By design, these algorithms are biased toward existing data, and often break down as similarity to known materials breaks down. Recently, out-of-domain machine learning methods have made progress toward alleviating this challenge, often by including some level of known physics in the algorithms. In this article, we explore these recent advances from the perspective of materials-by-design, showcasing how out-of-domain machine learning has made progress in identifying truly novel material candidates, and discuss the remaining challenges.&lt;/p&gt;&quot;,&quot;issue&quot;:&quot;1&quot;,&quot;volume&quot;:&quot;7&quot;,&quot;container-title-short&quot;:&quot;&quot;},&quot;isTemporary&quot;:false},{&quot;id&quot;:&quot;d8fe4e55-cdc2-3ef7-8085-d8c52499d42b&quot;,&quot;itemData&quot;:{&quot;type&quot;:&quot;article-journal&quot;,&quot;id&quot;:&quot;d8fe4e55-cdc2-3ef7-8085-d8c52499d42b&quot;,&quot;title&quot;:&quot;Evaluating explorative prediction power of machine learning algorithms for materials discovery using k-fold forward cross-validation&quot;,&quot;author&quot;:[{&quot;family&quot;:&quot;Xiong&quot;,&quot;given&quot;:&quot;Zheng&quot;,&quot;parse-names&quot;:false,&quot;dropping-particle&quot;:&quot;&quot;,&quot;non-dropping-particle&quot;:&quot;&quot;},{&quot;family&quot;:&quot;Cui&quot;,&quot;given&quot;:&quot;Yuxin&quot;,&quot;parse-names&quot;:false,&quot;dropping-particle&quot;:&quot;&quot;,&quot;non-dropping-particle&quot;:&quot;&quot;},{&quot;family&quot;:&quot;Liu&quot;,&quot;given&quot;:&quot;Zhonghao&quot;,&quot;parse-names&quot;:false,&quot;dropping-particle&quot;:&quot;&quot;,&quot;non-dropping-particle&quot;:&quot;&quot;},{&quot;family&quot;:&quot;Zhao&quot;,&quot;given&quot;:&quot;Yong&quot;,&quot;parse-names&quot;:false,&quot;dropping-particle&quot;:&quot;&quot;,&quot;non-dropping-particle&quot;:&quot;&quot;},{&quot;family&quot;:&quot;Hu&quot;,&quot;given&quot;:&quot;Ming&quot;,&quot;parse-names&quot;:false,&quot;dropping-particle&quot;:&quot;&quot;,&quot;non-dropping-particle&quot;:&quot;&quot;},{&quot;family&quot;:&quot;Hu&quot;,&quot;given&quot;:&quot;Jianjun&quot;,&quot;parse-names&quot;:false,&quot;dropping-particle&quot;:&quot;&quot;,&quot;non-dropping-particle&quot;:&quot;&quot;}],&quot;container-title&quot;:&quot;Computational Materials Science&quot;,&quot;container-title-short&quot;:&quot;Comput. Mater. Sci.&quot;,&quot;DOI&quot;:&quot;10.1016/j.commatsci.2019.109203&quot;,&quot;ISSN&quot;:&quot;09270256&quot;,&quot;issued&quot;:{&quot;date-parts&quot;:[[2020,1,1]]},&quot;abstract&quot;:&quot;The materials discovery problem usually aims to identify novel “outlier” materials with extremely low or high property values outside of the scope of all known materials. It can be mapped as an explorative prediction problem. However, currently the performance of machine learning algorithms for materials property prediction is usually evaluated via k-fold cross-validation (CV) or holdout-test, which tend to over-estimate their explorative prediction performance in discovering novel materials. We propose k-fold-m-step forward cross-validation (kmFCV) as a new way for evaluating exploration performance in materials property prediction and conducted a comprehensive benchmark evaluation on the exploration performance of a variety of prediction models on materials property (including formation energy, band gap, and superconducting critical temperature) prediction with different materials representation and machine learning algorithms. Our results show that even though current machine learning models can achieve good results when evaluated with traditional CV, their explorative power is actually very low as shown by our proposed kmFCV evaluation method and the proposed exploration accuracy. More advanced explorative machine learning algorithms are strongly needed for new materials discovery.&quot;,&quot;publisher&quot;:&quot;Elsevier B.V.&quot;,&quot;volume&quot;:&quot;171&quot;},&quot;isTemporary&quot;:false}]},{&quot;citationID&quot;:&quot;MENDELEY_CITATION_746ae1cf-146f-445d-afbe-6b476e6aba35&quot;,&quot;properties&quot;:{&quot;noteIndex&quot;:0},&quot;isEdited&quot;:false,&quot;manualOverride&quot;:{&quot;isManuallyOverridden&quot;:false,&quot;citeprocText&quot;:&quot;[189]&quot;,&quot;manualOverrideText&quot;:&quot;&quot;},&quot;citationTag&quot;:&quot;MENDELEY_CITATION_v3_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&quot;,&quot;citationItems&quot;:[{&quot;id&quot;:&quot;a68cfab9-70b9-3829-8954-e23263c2cc02&quot;,&quot;itemData&quot;:{&quot;type&quot;:&quot;article&quot;,&quot;id&quot;:&quot;a68cfab9-70b9-3829-8954-e23263c2cc02&quot;,&quot;title&quot;:&quot;Stop explaining black box machine learning models for high stakes decisions and use interpretable models instead&quot;,&quot;author&quot;:[{&quot;family&quot;:&quot;Rudin&quot;,&quot;given&quot;:&quot;Cynthia&quot;,&quot;parse-names&quot;:false,&quot;dropping-particle&quot;:&quot;&quot;,&quot;non-dropping-particle&quot;:&quot;&quot;}],&quot;container-title&quot;:&quot;Nature Machine Intelligence&quot;,&quot;container-title-short&quot;:&quot;Nat. Mach. Intell.&quot;,&quot;DOI&quot;:&quot;10.1038/s42256-019-0048-x&quot;,&quot;ISSN&quot;:&quot;25225839&quot;,&quot;issued&quot;:{&quot;date-parts&quot;:[[2019,5,1]]},&quot;page&quot;:&quot;206-215&quot;,&quot;abstract&quot;:&quot;Black box machine learning models are currently being used for high-stakes decision making throughout society, causing problems in healthcare, criminal justice and other domains. Some people hope that creating methods for explaining these black box models will alleviate some of the problems, but trying to explain black box models, rather than creating models that are interpretable in the first place, is likely to perpetuate bad practice and can potentially cause great harm to society. The way forward is to design models that are inherently interpretable. This Perspective clarifies the chasm between explaining black boxes and using inherently interpretable models, outlines several key reasons why explainable black boxes should be avoided in high-stakes decisions, identifies challenges to interpretable machine learning, and provides several example applications where interpretable models could potentially replace black box models in criminal justice, healthcare and computer vision.&quot;,&quot;publisher&quot;:&quot;Nature Research&quot;,&quot;issue&quot;:&quot;5&quot;,&quot;volume&quot;:&quot;1&quot;},&quot;isTemporary&quot;:false}]},{&quot;citationID&quot;:&quot;MENDELEY_CITATION_4baa50ba-fd11-4765-a8c5-db154b59e765&quot;,&quot;properties&quot;:{&quot;noteIndex&quot;:0},&quot;isEdited&quot;:false,&quot;manualOverride&quot;:{&quot;isManuallyOverridden&quot;:false,&quot;citeprocText&quot;:&quot;[190]&quot;,&quot;manualOverrideText&quot;:&quot;&quot;},&quot;citationTag&quot;:&quot;MENDELEY_CITATION_v3_eyJjaXRhdGlvbklEIjoiTUVOREVMRVlfQ0lUQVRJT05fNGJhYTUwYmEtZmQxMS00NzY1LWE4YzUtZGIxNTRiNTllNzY1IiwicHJvcGVydGllcyI6eyJub3RlSW5kZXgiOjB9LCJpc0VkaXRlZCI6ZmFsc2UsIm1hbnVhbE92ZXJyaWRlIjp7ImlzTWFudWFsbHlPdmVycmlkZGVuIjpmYWxzZSwiY2l0ZXByb2NUZXh0IjoiWzE5MF0iLCJtYW51YWxPdmVycmlkZVRleHQiOiIifSwiY2l0YXRpb25JdGVtcyI6W3siaWQiOiI2M2RmZGY2OC05ZWFhLTM2MzItOWE4OS1lZTY0YjQ4Mzg1YzIiLCJpdGVtRGF0YSI6eyJ0eXBlIjoiYXJ0aWNsZS1qb3VybmFsIiwiaWQiOiI2M2RmZGY2OC05ZWFhLTM2MzItOWE4OS1lZTY0YjQ4Mzg1YzI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fV19&quot;,&quot;citationItems&quot;:[{&quot;id&quot;:&quot;63dfdf68-9eaa-3632-9a89-ee64b48385c2&quot;,&quot;itemData&quot;:{&quot;type&quot;:&quot;article-journal&quot;,&quot;id&quot;:&quot;63dfdf68-9eaa-3632-9a89-ee64b48385c2&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URL&quot;:&quot;http://arxiv.org/abs/1705.07874&quot;,&quot;issued&quot;:{&quot;date-parts&quot;:[[2017,11,25]]},&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container-title-short&quot;:&quot;&quot;},&quot;isTemporary&quot;:false}]},{&quot;citationID&quot;:&quot;MENDELEY_CITATION_40da1b61-0937-450c-bac7-96caa1347eeb&quot;,&quot;properties&quot;:{&quot;noteIndex&quot;:0},&quot;isEdited&quot;:false,&quot;manualOverride&quot;:{&quot;isManuallyOverridden&quot;:false,&quot;citeprocText&quot;:&quot;[191]&quot;,&quot;manualOverrideText&quot;:&quot;&quot;},&quot;citationTag&quot;:&quot;MENDELEY_CITATION_v3_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&quot;,&quot;citationItems&quot;:[{&quot;id&quot;:&quot;1e18275b-ffe0-33c2-ad7b-972efb82e770&quot;,&quot;itemData&quot;:{&quot;type&quot;:&quot;report&quot;,&quot;id&quot;:&quot;1e18275b-ffe0-33c2-ad7b-972efb82e770&quot;,&quot;title&quot;:&quot;Accurate Uncertainty Estimation and Decomposition in Ensemble Learning&quot;,&quot;author&quot;:[{&quot;family&quot;:&quot;Liu&quot;,&quot;given&quot;:&quot;Jeremiah Zhe&quot;,&quot;parse-names&quot;:false,&quot;dropping-particle&quot;:&quot;&quot;,&quot;non-dropping-particle&quot;:&quot;&quot;},{&quot;family&quot;:&quot;Paisley&quot;,&quot;given&quot;:&quot;John&quot;,&quot;parse-names&quot;:false,&quot;dropping-particle&quot;:&quot;&quot;,&quot;non-dropping-particle&quot;:&quot;&quot;},{&quot;family&quot;:&quot;Kioumourtzoglou&quot;,&quot;given&quot;:&quot;Marianthi-Anna&quot;,&quot;parse-names&quot;:false,&quot;dropping-particle&quot;:&quot;&quot;,&quot;non-dropping-particle&quot;:&quot;&quot;},{&quot;family&quot;:&quot;Coull&quot;,&quot;given&quot;:&quot;Brent A&quot;,&quot;parse-names&quot;:false,&quot;dropping-particle&quot;:&quot;&quot;,&quot;non-dropping-particle&quot;:&quot;&quot;}],&quot;abstract&quot;:&quot;Ensemble learning is a standard approach to building machine learning systems that capture complex phenomena in real-world data. An important aspect of these systems is the complete and valid quantification of model uncertainty. We introduce a Bayesian nonparametric ensemble (BNE) approach that augments an existing ensemble model to account for different sources of model uncertainty. BNE augments a model's prediction and distribution functions using Bayesian nonparametric machinery. It has a theoretical guarantee in that it robustly estimates the uncertainty patterns in the data distribution, and can decompose its overall predictive uncertainty into distinct components that are due to different sources of noise and error. We show that our method achieves accurate uncertainty estimates under complex observational noise, and illustrate its real-world utility in terms of uncertainty decomposition and model bias detection for an ensemble in predict air pollution exposures in Eastern Massachusetts, USA.&quot;,&quot;container-title-short&quot;:&quot;&quot;},&quot;isTemporary&quot;:false}]},{&quot;citationID&quot;:&quot;MENDELEY_CITATION_730a46de-fc0a-4674-8da0-51aadcb99f17&quot;,&quot;properties&quot;:{&quot;noteIndex&quot;:0},&quot;isEdited&quot;:false,&quot;manualOverride&quot;:{&quot;isManuallyOverridden&quot;:false,&quot;citeprocText&quot;:&quot;[192]&quot;,&quot;manualOverrideText&quot;:&quot;&quot;},&quot;citationTag&quot;:&quot;MENDELEY_CITATION_v3_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&quot;,&quot;citationItems&quot;:[{&quot;id&quot;:&quot;37affc98-6ae9-38ef-899f-b4f376709829&quot;,&quot;itemData&quot;:{&quot;type&quot;:&quot;article-journal&quot;,&quot;id&quot;:&quot;37affc98-6ae9-38ef-899f-b4f376709829&quot;,&quot;title&quot;:&quot;Quantifying Aleatoric and Epistemic Uncertainty with Proper Scoring Rules&quot;,&quot;author&quot;:[{&quot;family&quot;:&quot;Hofman&quot;,&quot;given&quot;:&quot;Paul&quot;,&quot;parse-names&quot;:false,&quot;dropping-particle&quot;:&quot;&quot;,&quot;non-dropping-particle&quot;:&quot;&quot;},{&quot;family&quot;:&quot;Sale&quot;,&quot;given&quot;:&quot;Yusuf&quot;,&quot;parse-names&quot;:false,&quot;dropping-particle&quot;:&quot;&quot;,&quot;non-dropping-particle&quot;:&quot;&quot;},{&quot;family&quot;:&quot;Hüllermeier&quot;,&quot;given&quot;:&quot;Eyke&quot;,&quot;parse-names&quot;:false,&quot;dropping-particle&quot;:&quot;&quot;,&quot;non-dropping-particle&quot;:&quot;&quot;}],&quot;URL&quot;:&quot;http://arxiv.org/abs/2404.12215&quot;,&quot;issued&quot;:{&quot;date-parts&quot;:[[2024,4,19]]},&quot;abstract&quot;:&quot;Uncertainty representation and quantification are paramount in machine learning and constitute an important prerequisite for safety-critical applications. In this paper, we propose novel measures for the quantification of aleatoric and epistemic uncertainty based on proper scoring rules, which are loss functions with the meaningful property that they incentivize the learner to predict ground-truth (conditional) probabilities. We assume two common representations of (epistemic) uncertainty, namely, in terms of a credal set, i.e. a set of probability distributions, or a second-order distribution, i.e., a distribution over probability distributions. Our framework establishes a natural bridge between these representations. We provide a formal justification of our approach and introduce new measures of epistemic and aleatoric uncertainty as concrete instantiations.&quot;,&quot;container-title-short&quot;:&quot;&quot;},&quot;isTemporary&quot;:false}]},{&quot;citationID&quot;:&quot;MENDELEY_CITATION_b394910f-4eac-43aa-aa0d-d2d593465a19&quot;,&quot;properties&quot;:{&quot;noteIndex&quot;:0},&quot;isEdited&quot;:false,&quot;manualOverride&quot;:{&quot;isManuallyOverridden&quot;:false,&quot;citeprocText&quot;:&quot;[188]&quot;,&quot;manualOverrideText&quot;:&quot;&quot;},&quot;citationTag&quot;:&quot;MENDELEY_CITATION_v3_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&quot;,&quot;citationItems&quot;:[{&quot;id&quot;:&quot;8ddac9ac-c30e-325e-a1ec-2b34eda5a9bd&quot;,&quot;itemData&quot;:{&quot;type&quot;:&quot;article-journal&quot;,&quot;id&quot;:&quot;8ddac9ac-c30e-325e-a1ec-2b34eda5a9bd&quot;,&quot;title&quot;:&quot;Out-of-distribution machine learning for materials discovery: Challenges and opportunities&quot;,&quot;author&quot;:[{&quot;family&quot;:&quot;Tenorio&quot;,&quot;given&quot;:&quot;Miguel&quot;,&quot;parse-names&quot;:false,&quot;dropping-particle&quot;:&quot;&quot;,&quot;non-dropping-particle&quot;:&quot;&quot;},{&quot;family&quot;:&quot;Rahman&quot;,&quot;given&quot;:&quot;Md Habibur&quot;,&quot;parse-names&quot;:false,&quot;dropping-particle&quot;:&quot;&quot;,&quot;non-dropping-particle&quot;:&quot;&quot;},{&quot;family&quot;:&quot;Mannodi-Kanakkithodi&quot;,&quot;given&quot;:&quot;Arun&quot;,&quot;parse-names&quot;:false,&quot;dropping-particle&quot;:&quot;&quot;,&quot;non-dropping-particle&quot;:&quot;&quot;},{&quot;family&quot;:&quot;Chapman&quot;,&quot;given&quot;:&quot;James&quot;,&quot;parse-names&quot;:false,&quot;dropping-particle&quot;:&quot;&quot;,&quot;non-dropping-particle&quot;:&quot;&quot;}],&quot;container-title&quot;:&quot;Chemical Physics Reviews&quot;,&quot;DOI&quot;:&quot;10.1063/5.0228239&quot;,&quot;ISSN&quot;:&quot;2688-4070&quot;,&quot;URL&quot;:&quot;https://pubs.aip.org/cpr/article/7/1/011317/3384237/Out-of-distribution-machine-learning-for-materials&quot;,&quot;issued&quot;:{&quot;date-parts&quot;:[[2026,3,1]]},&quot;abstract&quot;:&quot;&lt;p&gt;Recent advances in machine learning methods for materials discovery have made considerable progress in reducing the time to identify novel materials with tailored properties. Materials domains such as high entropy materials, polymers, semiconductors, and molecules have seen numerous materials-by-design algorithmic advances over the last decade, showing the power of machine learning in aiding the exploration of large chemical and structural spaces. However, a major bottleneck in these methodologies still exists, particularly in their ability to extrapolate to new design spaces. Existing machine learning algorithms are built on a foundation of interpolative mathematical formalisms, allowing them to identify new candidates that are different from known materials but still relatively similar. These algorithms still struggle to extrapolate to completely novel material systems, often referred to as “out-of-domain” samples, as their underlying mathematical formalisms are built upon parameterized similarity metrics fit to existing materials databases. By design, these algorithms are biased toward existing data, and often break down as similarity to known materials breaks down. Recently, out-of-domain machine learning methods have made progress toward alleviating this challenge, often by including some level of known physics in the algorithms. In this article, we explore these recent advances from the perspective of materials-by-design, showcasing how out-of-domain machine learning has made progress in identifying truly novel material candidates, and discuss the remaining challenges.&lt;/p&gt;&quot;,&quot;issue&quot;:&quot;1&quot;,&quot;volume&quot;:&quot;7&quot;,&quot;container-title-short&quot;:&quot;&quot;},&quot;isTemporary&quot;:false}]},{&quot;citationID&quot;:&quot;MENDELEY_CITATION_62b5441e-7065-4d0b-84f4-bfb5e3a4f086&quot;,&quot;properties&quot;:{&quot;noteIndex&quot;:0},&quot;isEdited&quot;:false,&quot;manualOverride&quot;:{&quot;isManuallyOverridden&quot;:false,&quot;citeprocText&quot;:&quot;[193,194]&quot;,&quot;manualOverrideText&quot;:&quot;&quot;},&quot;citationTag&quot;:&quot;MENDELEY_CITATION_v3_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&quot;,&quot;citationItems&quot;:[{&quot;id&quot;:&quot;450773a8-ce72-3b0a-a16f-5f4dbd1c8da1&quot;,&quot;itemData&quot;:{&quot;type&quot;:&quot;article-journal&quot;,&quot;id&quot;:&quot;450773a8-ce72-3b0a-a16f-5f4dbd1c8da1&quot;,&quot;title&quot;:&quot;A Gentle Introduction to Conformal Prediction and Distribution-Free Uncertainty Quantification&quot;,&quot;author&quot;:[{&quot;family&quot;:&quot;Angelopoulos&quot;,&quot;given&quot;:&quot;Anastasios N.&quot;,&quot;parse-names&quot;:false,&quot;dropping-particle&quot;:&quot;&quot;,&quot;non-dropping-particle&quot;:&quot;&quot;},{&quot;family&quot;:&quot;Bates&quot;,&quot;given&quot;:&quot;Stephen&quot;,&quot;parse-names&quot;:false,&quot;dropping-particle&quot;:&quot;&quot;,&quot;non-dropping-particle&quot;:&quot;&quot;}],&quot;URL&quot;:&quot;http://arxiv.org/abs/2107.07511&quot;,&quot;issued&quot;:{&quot;date-parts&quot;:[[2022,12,7]]},&quot;abstract&quot;:&quot;Black-box machine learning models are now routinely used in high-risk settings, like medical diagnostics, which demand uncertainty quantification to avoid consequential model failures. Conformal prediction is a user-friendly paradigm for creating statistically rigorous uncertainty sets/intervals for the predictions of such models. Critically, the sets are valid in a distribution-free sense: they possess explicit, non-asymptotic guarantees even without distributional assumptions or model assumptions. One can use conformal prediction with any pre-trained model, such as a neural network, to produce sets that are guaranteed to contain the ground truth with a user-specified probability, such as 90%. It is easy-to-understand, easy-to-use, and general, applying naturally to problems arising in the fields of computer vision, natural language processing, deep reinforcement learning, and so on. This hands-on introduction is aimed to provide the reader a working understanding of conformal prediction and related distribution-free uncertainty quantification techniques with one self-contained document. We lead the reader through practical theory for and examples of conformal prediction and describe its extensions to complex machine learning tasks involving structured outputs, distribution shift, time-series, outliers, models that abstain, and more. Throughout, there are many explanatory illustrations, examples, and code samples in Python. With each code sample comes a Jupyter notebook implementing the method on a real-data example; the notebooks can be accessed and easily run using our codebase.&quot;,&quot;container-title-short&quot;:&quot;&quot;},&quot;isTemporary&quot;:false},{&quot;id&quot;:&quot;fecdedbb-2886-36cd-802e-d694f8eca703&quot;,&quot;itemData&quot;:{&quot;type&quot;:&quot;report&quot;,&quot;id&quot;:&quot;fecdedbb-2886-36cd-802e-d694f8eca703&quot;,&quot;title&quot;:&quot;Stacked conformal prediction&quot;,&quot;author&quot;:[{&quot;family&quot;:&quot;Marques&quot;,&quot;given&quot;:&quot;Paulo C&quot;,&quot;parse-names&quot;:false,&quot;dropping-particle&quot;:&quot;&quot;,&quot;non-dropping-particle&quot;:&quot;&quot;}],&quot;container-title&quot;:&quot;Proceedings of Machine Learning Research&quot;,&quot;container-title-short&quot;:&quot;Proc. Mach. Learn. Res.&quot;,&quot;issued&quot;:{&quot;date-parts&quot;:[[2025]]},&quot;number-of-pages&quot;:&quot;1-12&quot;,&quot;abstract&quot;:&quot;We consider a method for conformalizing a stacked ensemble of predictive models, showing that the potentially simple form of the meta-learner at the top of the stack enables a procedure with manageable computational cost that achieves approximate marginal validity without requiring the use of a separate calibration sample. Empirical results indicate that the method compares favorably to a standard inductive alternative.&quot;,&quot;publisher&quot;:&quot;Conformal and Probabilistic Prediction with Applications&quot;,&quot;volume&quot;:&quot;266&quot;},&quot;isTemporary&quot;:false}]},{&quot;citationID&quot;:&quot;MENDELEY_CITATION_5d631cdf-d20b-4797-92a4-1d0905766652&quot;,&quot;properties&quot;:{&quot;noteIndex&quot;:0},&quot;isEdited&quot;:false,&quot;manualOverride&quot;:{&quot;isManuallyOverridden&quot;:false,&quot;citeprocText&quot;:&quot;[195]&quot;,&quot;manualOverrideText&quot;:&quot;&quot;},&quot;citationTag&quot;:&quot;MENDELEY_CITATION_v3_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&quot;,&quot;citationItems&quot;:[{&quot;id&quot;:&quot;5a2cfb9e-1b87-3a1e-befa-a6ac49e856cf&quot;,&quot;itemData&quot;:{&quot;type&quot;:&quot;article-journal&quot;,&quot;id&quot;:&quot;5a2cfb9e-1b87-3a1e-befa-a6ac49e856cf&quot;,&quot;title&quot;:&quot;Clustering-Based Validation Splits for Model Selection under Domain Shift&quot;,&quot;author&quot;:[{&quot;family&quot;:&quot;Napoli&quot;,&quot;given&quot;:&quot;Andrea&quot;,&quot;parse-names&quot;:false,&quot;dropping-particle&quot;:&quot;&quot;,&quot;non-dropping-particle&quot;:&quot;&quot;},{&quot;family&quot;:&quot;White&quot;,&quot;given&quot;:&quot;Paul&quot;,&quot;parse-names&quot;:false,&quot;dropping-particle&quot;:&quot;&quot;,&quot;non-dropping-particle&quot;:&quot;&quot;}],&quot;URL&quot;:&quot;http://arxiv.org/abs/2405.19461&quot;,&quot;issued&quot;:{&quot;date-parts&quot;:[[2025,8,17]]},&quot;abstract&quot;:&quot;This paper considers the problem of model selection under domain shift. Motivated by principles from distributionally robust optimisation and domain adaptation theory, it is proposed that the training-validation split should maximise the distribution mismatch between the two sets. By adopting the maximum mean discrepancy (MMD) as the measure of mismatch, it is shown that the partitioning problem reduces to kernel k-means clustering. A constrained clustering algorithm, which leverages linear programming to control the size, label, and (optionally) group distributions of the splits, is presented. The algorithm does not require additional metadata, and comes with convergence guarantees. In experiments, the technique consistently outperforms alternative splitting strategies across a range of datasets and training algorithms, for both domain generalisation and unsupervised domain adaptation tasks. Analysis also shows the MMD between the training and validation sets to be well-correlated with test domain accuracy, further substantiating the validity of this approach.&quot;,&quot;container-title-short&quot;:&quot;&quot;},&quot;isTemporary&quot;:false}]},{&quot;citationID&quot;:&quot;MENDELEY_CITATION_abcefbf3-db1a-4d87-aec1-ebb943a8f6a2&quot;,&quot;properties&quot;:{&quot;noteIndex&quot;:0},&quot;isEdited&quot;:false,&quot;manualOverride&quot;:{&quot;isManuallyOverridden&quot;:false,&quot;citeprocText&quot;:&quot;[170]&quot;,&quot;manualOverrideText&quot;:&quot;&quot;},&quot;citationTag&quot;:&quot;MENDELEY_CITATION_v3_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&quot;,&quot;citationItems&quot;:[{&quot;id&quot;:&quot;6abc55cd-6758-31b3-8afa-e421c0ea93e9&quot;,&quot;itemData&quot;:{&quot;type&quot;:&quot;article&quot;,&quot;id&quot;:&quot;6abc55cd-6758-31b3-8afa-e421c0ea93e9&quot;,&quot;title&quot;:&quot;Machine learning for membrane design in energy production, gas separation, and water treatment: a review&quot;,&quot;author&quot;:[{&quot;family&quot;:&quot;Osman&quot;,&quot;given&quot;:&quot;Ahmed I.&quot;,&quot;parse-names&quot;:false,&quot;dropping-particle&quot;:&quot;&quot;,&quot;non-dropping-particle&quot;:&quot;&quot;},{&quot;family&quot;:&quot;Nasr&quot;,&quot;given&quot;:&quot;Mahmoud&quot;,&quot;parse-names&quot;:false,&quot;dropping-particle&quot;:&quot;&quot;,&quot;non-dropping-particle&quot;:&quot;&quot;},{&quot;family&quot;:&quot;Farghali&quot;,&quot;given&quot;:&quot;Mohamed&quot;,&quot;parse-names&quot;:false,&quot;dropping-particle&quot;:&quot;&quot;,&quot;non-dropping-particle&quot;:&quot;&quot;},{&quot;family&quot;:&quot;Bakr&quot;,&quot;given&quot;:&quot;Sara S.&quot;,&quot;parse-names&quot;:false,&quot;dropping-particle&quot;:&quot;&quot;,&quot;non-dropping-particle&quot;:&quot;&quot;},{&quot;family&quot;:&quot;Eltaweil&quot;,&quot;given&quot;:&quot;Abdelazeem S.&quot;,&quot;parse-names&quot;:false,&quot;dropping-particle&quot;:&quot;&quot;,&quot;non-dropping-particle&quot;:&quot;&quot;},{&quot;family&quot;:&quot;Rashwan&quot;,&quot;given&quot;:&quot;Ahmed K.&quot;,&quot;parse-names&quot;:false,&quot;dropping-particle&quot;:&quot;&quot;,&quot;non-dropping-particle&quot;:&quot;&quot;},{&quot;family&quot;:&quot;Abd El-Monaem&quot;,&quot;given&quot;:&quot;Eman M.&quot;,&quot;parse-names&quot;:false,&quot;dropping-particle&quot;:&quot;&quot;,&quot;non-dropping-particle&quot;:&quot;&quot;}],&quot;container-title&quot;:&quot;Environmental Chemistry Letters&quot;,&quot;container-title-short&quot;:&quot;Environ. Chem. Lett.&quot;,&quot;DOI&quot;:&quot;10.1007/s10311-023-01695-y&quot;,&quot;ISSN&quot;:&quot;16103661&quot;,&quot;issued&quot;:{&quot;date-parts&quot;:[[2024,4,1]]},&quot;page&quot;:&quot;505-560&quot;,&quot;abstract&quot;:&quot;Membrane filtration is a major process used in the energy, gas separation, and water treatment sectors, yet the efficiency of current membranes is limited. Here, we review the use of machine learning to improve membrane efficiency, with emphasis on reverse osmosis, nanofiltration, pervaporation, removal of pollutants, pathogens and nutrients, gas separation of carbon dioxide, oxygen and hydrogen, fuel cells, biodiesel, and biogas purification. We found that the use of machine learning brings substantial improvements in performance and efficiency, leading to specialized membranes with remarkable potential for various applications. This integration offers versatile solutions crucial for addressing global challenges in sustainable development and advancing environmental goals. Membrane gas separation techniques improve carbon capture and purification of industrial gases, aiding in the reduction of carbon dioxide emissions.&quot;,&quot;publisher&quot;:&quot;Springer Science and Business Media Deutschland GmbH&quot;,&quot;issue&quot;:&quot;2&quot;,&quot;volume&quot;:&quot;22&quot;},&quot;isTemporary&quot;:false}]},{&quot;citationID&quot;:&quot;MENDELEY_CITATION_3e126d24-ff63-4004-a2bb-b276fa16c2e9&quot;,&quot;properties&quot;:{&quot;noteIndex&quot;:0},&quot;isEdited&quot;:false,&quot;manualOverride&quot;:{&quot;isManuallyOverridden&quot;:false,&quot;citeprocText&quot;:&quot;[196,197]&quot;,&quot;manualOverrideText&quot;:&quot;&quot;},&quot;citationTag&quot;:&quot;MENDELEY_CITATION_v3_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&quot;,&quot;citationItems&quot;:[{&quot;id&quot;:&quot;4d98be70-14da-3f3e-b267-673f984e48e8&quot;,&quot;itemData&quot;:{&quot;type&quot;:&quot;article-journal&quot;,&quot;id&quot;:&quot;4d98be70-14da-3f3e-b267-673f984e48e8&quot;,&quot;title&quot;:&quot;Towards the technological maturity of membrane distillation: the MD module performance curve&quot;,&quot;author&quot;:[{&quot;family&quot;:&quot;López-Porfiri&quot;,&quot;given&quot;:&quot;Pablo&quot;,&quot;parse-names&quot;:false,&quot;dropping-particle&quot;:&quot;&quot;,&quot;non-dropping-particle&quot;:&quot;&quot;},{&quot;family&quot;:&quot;Ramos-Paredes&quot;,&quot;given&quot;:&quot;Sebastián&quot;,&quot;parse-names&quot;:false,&quot;dropping-particle&quot;:&quot;&quot;,&quot;non-dropping-particle&quot;:&quot;&quot;},{&quot;family&quot;:&quot;Núñez&quot;,&quot;given&quot;:&quot;Patricio&quot;,&quot;parse-names&quot;:false,&quot;dropping-particle&quot;:&quot;&quot;,&quot;non-dropping-particle&quot;:&quot;&quot;},{&quot;family&quot;:&quot;Gorgojo&quot;,&quot;given&quot;:&quot;Patricia&quot;,&quot;parse-names&quot;:false,&quot;dropping-particle&quot;:&quot;&quot;,&quot;non-dropping-particle&quot;:&quot;&quot;}],&quot;container-title&quot;:&quot;npj Clean Water&quot;,&quot;container-title-short&quot;:&quot;NPJ Clean Water&quot;,&quot;DOI&quot;:&quot;10.1038/s41545-023-00234-0&quot;,&quot;ISSN&quot;:&quot;20597037&quot;,&quot;issued&quot;:{&quot;date-parts&quot;:[[2023,12,1]]},&quot;abstract&quot;:&quot;Membrane distillation (MD) is constantly acknowledged in the research literature as a promising technology for the future of desalination, with an increasing number of studies reported year after year. However, real MD applications still lag behind with only a few pilot-plant tests worldwide. The lack of technology transfer from academia to industry is caused by important gaps between its fundamental basis and the process design. Herein, we explore critical disconnections by conducting coupled mass and heat transfer modeling and MD simulations; we use well-known MD mass and heat transfer equations to model and simulate flux over a typical MD membrane for different geometries, areas, and operational conditions in direct contact configuration. From the analysis of the results, we propose research guidelines and process development strategies, and construct an MD module performance curve. From this graph, permeate flow rate, thermal energy consumption and outlet temperatures can be determined for given feed inlet conditions (temperature and concentration). Comprehensive tools such as this MD module curve and good communication between membrane developers and process engineers are required to accelerate the process of bringing the MD technology from a still-emerging status to a maturity level.&quot;,&quot;publisher&quot;:&quot;Nature Research&quot;,&quot;issue&quot;:&quot;1&quot;,&quot;volume&quot;:&quot;6&quot;},&quot;isTemporary&quot;:false},{&quot;id&quot;:&quot;2eda73cc-fe09-33b5-b59e-1cabce1ead02&quot;,&quot;itemData&quot;:{&quot;type&quot;:&quot;article-journal&quot;,&quot;id&quot;:&quot;2eda73cc-fe09-33b5-b59e-1cabce1ead02&quot;,&quot;title&quot;:&quot;Scalability of multitube membrane modules for hydrogen separation: Technical considerations, issues and solutions&quot;,&quot;author&quot;:[{&quot;family&quot;:&quot;Ma&quot;,&quot;given&quot;:&quot;Rui&quot;,&quot;parse-names&quot;:false,&quot;dropping-particle&quot;:&quot;&quot;,&quot;non-dropping-particle&quot;:&quot;&quot;},{&quot;family&quot;:&quot;Castro-Dominguez&quot;,&quot;given&quot;:&quot;Bernardo&quot;,&quot;parse-names&quot;:false,&quot;dropping-particle&quot;:&quot;&quot;,&quot;non-dropping-particle&quot;:&quot;&quot;},{&quot;family&quot;:&quot;Dixon&quot;,&quot;given&quot;:&quot;Anthony G.&quot;,&quot;parse-names&quot;:false,&quot;dropping-particle&quot;:&quot;&quot;,&quot;non-dropping-particle&quot;:&quot;&quot;},{&quot;family&quot;:&quot;Ma&quot;,&quot;given&quot;:&quot;Yi Hua&quot;,&quot;parse-names&quot;:false,&quot;dropping-particle&quot;:&quot;&quot;,&quot;non-dropping-particle&quot;:&quot;&quot;}],&quot;container-title&quot;:&quot;Journal of Membrane Science&quot;,&quot;container-title-short&quot;:&quot;J. Memb. Sci.&quot;,&quot;DOI&quot;:&quot;10.1016/j.memsci.2018.08.003&quot;,&quot;ISSN&quot;:&quot;18733123&quot;,&quot;issued&quot;:{&quot;date-parts&quot;:[[2018,10,15]]},&quot;page&quot;:&quot;887-896&quot;,&quot;abstract&quot;:&quot;Palladium membrane technology has shown promising features for the development of a sustainable hydrogen economy. Nonetheless, the contribution of a palladium membrane technology to economic and societal development requires its commercialization, diffusion and utilization. To generate enough incentives for commercialization, it is necessary to demonstrate the scalability and robustness of the membranes in industrial settings. Consequently, this work utilizes pilot-scale experimental data generated under industrial conditions to validate a Computational Fluid Dynamics (CFD) model, which was up-scaled and utilized to determine the intrinsic phenomena of palladium membrane scale up. This study reveals the technical/engineering requirements for the effective design of large scale multitube membrane modules. Mass transfer limitations and concentration polarization effects were studied quantitatively with the developed model using the defined parameters Concentration Polarization Coefficient (CPC) and Effective Average CPC (EAC). Methods for diminishing the concentration polarization effect were proposed and tested through the simulations such as i) increasing convective forces and ii) designing baffles to create gas recirculation. For scaled-up membrane modules, mass transfer limitation is an important parameter to consider as large modules showed severe concentration polarization effects. Certainly, this work shows for the first time the main features required when designing large scale membrane reactor modules.&quot;,&quot;publisher&quot;:&quot;Elsevier B.V.&quot;,&quot;volume&quot;:&quot;564&quot;},&quot;isTemporary&quot;:false}]},{&quot;citationID&quot;:&quot;MENDELEY_CITATION_7ce495dd-a2ee-4128-9392-597aa2c8e8ce&quot;,&quot;properties&quot;:{&quot;noteIndex&quot;:0},&quot;isEdited&quot;:false,&quot;manualOverride&quot;:{&quot;isManuallyOverridden&quot;:false,&quot;citeprocText&quot;:&quot;[198]&quot;,&quot;manualOverrideText&quot;:&quot;&quot;},&quot;citationTag&quot;:&quot;MENDELEY_CITATION_v3_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&quot;,&quot;citationItems&quot;:[{&quot;id&quot;:&quot;702ba35a-4f4a-342a-9e63-1e060f6f6db9&quot;,&quot;itemData&quot;:{&quot;type&quot;:&quot;article&quot;,&quot;id&quot;:&quot;702ba35a-4f4a-342a-9e63-1e060f6f6db9&quot;,&quot;title&quot;:&quot;Machine learning-driven design of membranes for saline and produced water treatment across scales&quot;,&quot;author&quot;:[{&quot;family&quot;:&quot;Ahmad&quot;,&quot;given&quot;:&quot;Uzair&quot;,&quot;parse-names&quot;:false,&quot;dropping-particle&quot;:&quot;&quot;,&quot;non-dropping-particle&quot;:&quot;&quot;},{&quot;family&quot;:&quot;Abdala&quot;,&quot;given&quot;:&quot;Ahmed&quot;,&quot;parse-names&quot;:false,&quot;dropping-particle&quot;:&quot;&quot;,&quot;non-dropping-particle&quot;:&quot;&quot;},{&quot;family&quot;:&quot;Ng&quot;,&quot;given&quot;:&quot;Kim Choon&quot;,&quot;parse-names&quot;:false,&quot;dropping-particle&quot;:&quot;&quot;,&quot;non-dropping-particle&quot;:&quot;&quot;},{&quot;family&quot;:&quot;Akhtar&quot;,&quot;given&quot;:&quot;Faheem Hassan&quot;,&quot;parse-names&quot;:false,&quot;dropping-particle&quot;:&quot;&quot;,&quot;non-dropping-particle&quot;:&quot;&quot;}],&quot;container-title&quot;:&quot;Environmental Science: Water Research and Technology&quot;,&quot;container-title-short&quot;:&quot;Environ. Sci. (Camb).&quot;,&quot;DOI&quot;:&quot;10.1039/d5ew00417a&quot;,&quot;ISSN&quot;:&quot;20531419&quot;,&quot;issued&quot;:{&quot;date-parts&quot;:[[2025,8,21]]},&quot;page&quot;:&quot;2080-2099&quot;,&quot;abstract&quot;:&quot;Membrane-based desalination technologies are critical for addressing global water scarcity; however, their performance optimization remains a complex challenge. This review explores the potential of machine learning (ML) in advancing membrane desalination, with a focus on process optimization, fouling mitigation, and performance prediction. We provide a comprehensive analysis of ML techniques, including artificial neural networks (ANNs), support vector machines (SVMs), and random forest (RF), applied to membrane systems such as reverse osmosis (RO), forward osmosis (FO), and for the treatment of produced water. The study highlights how data-driven models enhance decision-making by correlating operational parameters (e.g., pressure, temperature, feed salinity) with membrane efficiency, energy consumption, and fouling behavior. A key emphasis is placed on ANN-based frameworks for real-time monitoring and predictive control, demonstrating their superiority in modeling non-linear interactions compared to traditional mechanistic approaches. We also examine ML applications in optimizing design parameters, maintenance strategies, and renewable-energy-integrated desalination systems. Challenges such as data scarcity and model generalizability are discussed, alongside future directions for integrating ML with emerging membrane materials and hybrid processes. This review highlights ML's role in bridging theoretical and practical gaps in desalination, offering actionable insights for researchers and industry experts to deploy intelligent and sustainable water treatment solutions.&quot;,&quot;publisher&quot;:&quot;Royal Society of Chemistry&quot;,&quot;issue&quot;:&quot;9&quot;,&quot;volume&quot;:&quot;11&quot;},&quot;isTemporary&quot;:false}]},{&quot;citationID&quot;:&quot;MENDELEY_CITATION_dc7a69f2-1425-4dee-b85c-98505d11eb02&quot;,&quot;properties&quot;:{&quot;noteIndex&quot;:0},&quot;isEdited&quot;:false,&quot;manualOverride&quot;:{&quot;isManuallyOverridden&quot;:false,&quot;citeprocText&quot;:&quot;[168,199,200]&quot;,&quot;manualOverrideText&quot;:&quot;&quot;},&quot;citationTag&quot;:&quot;MENDELEY_CITATION_v3_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&quot;,&quot;citationItems&quot;:[{&quot;id&quot;:&quot;8e646120-b2ae-37e4-a377-af3954551f1b&quot;,&quot;itemData&quot;:{&quot;type&quot;:&quot;article-journal&quot;,&quot;id&quot;:&quot;8e646120-b2ae-37e4-a377-af3954551f1b&quot;,&quot;title&quot;:&quot;The data-only illusion in materials discovery&quot;,&quot;author&quot;:[{&quot;family&quot;:&quot;Smit&quot;,&quot;given&quot;:&quot;Berend&quot;,&quot;parse-names&quot;:false,&quot;dropping-particle&quot;:&quot;&quot;,&quot;non-dropping-particle&quot;:&quot;&quot;},{&quot;family&quot;:&quot;Garcia&quot;,&quot;given&quot;:&quot;Susana&quot;,&quot;parse-names&quot;:false,&quot;dropping-particle&quot;:&quot;&quot;,&quot;non-dropping-particle&quot;:&quot;&quot;}],&quot;container-title&quot;:&quot;Nature Materials&quot;,&quot;container-title-short&quot;:&quot;Nat. Mater.&quot;,&quot;DOI&quot;:&quot;10.1038/s41563-026-02578-7&quot;,&quot;ISSN&quot;:&quot;1476-1122&quot;,&quot;URL&quot;:&quot;https://www.nature.com/articles/s41563-026-02578-7&quot;,&quot;issued&quot;:{&quot;date-parts&quot;:[[2026,4,17]]}},&quot;isTemporary&quot;:false},{&quot;id&quot;:&quot;69b55ca7-6c01-3e03-b5aa-96dc5798a272&quot;,&quot;itemData&quot;:{&quot;type&quot;:&quot;article-journal&quot;,&quot;id&quot;:&quot;69b55ca7-6c01-3e03-b5aa-96dc5798a272&quot;,&quot;title&quot;:&quot;Transfer learning: a friendly introduction&quot;,&quot;author&quot;:[{&quot;family&quot;:&quot;Hosna&quot;,&quot;given&quot;:&quot;Asmaul&quot;,&quot;parse-names&quot;:false,&quot;dropping-particle&quot;:&quot;&quot;,&quot;non-dropping-particle&quot;:&quot;&quot;},{&quot;family&quot;:&quot;Merry&quot;,&quot;given&quot;:&quot;Ethel&quot;,&quot;parse-names&quot;:false,&quot;dropping-particle&quot;:&quot;&quot;,&quot;non-dropping-particle&quot;:&quot;&quot;},{&quot;family&quot;:&quot;Gyalmo&quot;,&quot;given&quot;:&quot;Jigmey&quot;,&quot;parse-names&quot;:false,&quot;dropping-particle&quot;:&quot;&quot;,&quot;non-dropping-particle&quot;:&quot;&quot;},{&quot;family&quot;:&quot;Alom&quot;,&quot;given&quot;:&quot;Zulfikar&quot;,&quot;parse-names&quot;:false,&quot;dropping-particle&quot;:&quot;&quot;,&quot;non-dropping-particle&quot;:&quot;&quot;},{&quot;family&quot;:&quot;Aung&quot;,&quot;given&quot;:&quot;Zeyar&quot;,&quot;parse-names&quot;:false,&quot;dropping-particle&quot;:&quot;&quot;,&quot;non-dropping-particle&quot;:&quot;&quot;},{&quot;family&quot;:&quot;Azim&quot;,&quot;given&quot;:&quot;Mohammad Abdul&quot;,&quot;parse-names&quot;:false,&quot;dropping-particle&quot;:&quot;&quot;,&quot;non-dropping-particle&quot;:&quot;&quot;}],&quot;container-title&quot;:&quot;Journal of Big Data&quot;,&quot;container-title-short&quot;:&quot;J. Big Data&quot;,&quot;DOI&quot;:&quot;10.1186/s40537-022-00652-w&quot;,&quot;ISSN&quot;:&quot;21961115&quot;,&quot;issued&quot;:{&quot;date-parts&quot;:[[2022,12,1]]},&quot;abstract&quot;:&quot;Infinite numbers of real-world applications use Machine Learning (ML) techniques to develop potentially the best data available for the users. Transfer learning (TL), one of the categories under ML, has received much attention from the research communities in the past few years. Traditional ML algorithms perform under the assumption that a model uses limited data distribution to train and test samples. These conventional methods predict target tasks undemanding and are applied to small data distribution. However, this issue conceivably is resolved using TL. TL is acknowledged for its connectivity among the additional testing and training samples resulting in faster output with efficient results. This paper contributes to the domain and scope of TL, citing situational use based on their periods and a few of its applications. The paper provides an in-depth focus on the techniques; Inductive TL, Transductive TL, Unsupervised TL, which consists of sample selection, and domain adaptation, followed by contributions and future directions.&quot;,&quot;publisher&quot;:&quot;Springer Science and Business Media Deutschland GmbH&quot;,&quot;issue&quot;:&quot;1&quot;,&quot;volume&quot;:&quot;9&quot;},&quot;isTemporary&quot;:false},{&quot;id&quot;:&quot;90808946-82fa-3125-8f5f-f560f43ba22d&quot;,&quot;itemData&quot;:{&quot;type&quot;:&quot;article-journal&quot;,&quot;id&quot;:&quot;90808946-82fa-3125-8f5f-f560f43ba22d&quot;,&quot;title&quot;:&quot;A Comprehensive Survey on Transfer Learning&quot;,&quot;author&quot;:[{&quot;family&quot;:&quot;Zhuang&quot;,&quot;given&quot;:&quot;Fuzhen&quot;,&quot;parse-names&quot;:false,&quot;dropping-particle&quot;:&quot;&quot;,&quot;non-dropping-particle&quot;:&quot;&quot;},{&quot;family&quot;:&quot;Qi&quot;,&quot;given&quot;:&quot;Zhiyuan&quot;,&quot;parse-names&quot;:false,&quot;dropping-particle&quot;:&quot;&quot;,&quot;non-dropping-particle&quot;:&quot;&quot;},{&quot;family&quot;:&quot;Duan&quot;,&quot;given&quot;:&quot;Keyu&quot;,&quot;parse-names&quot;:false,&quot;dropping-particle&quot;:&quot;&quot;,&quot;non-dropping-particle&quot;:&quot;&quot;},{&quot;family&quot;:&quot;Xi&quot;,&quot;given&quot;:&quot;Dongbo&quot;,&quot;parse-names&quot;:false,&quot;dropping-particle&quot;:&quot;&quot;,&quot;non-dropping-particle&quot;:&quot;&quot;},{&quot;family&quot;:&quot;Zhu&quot;,&quot;given&quot;:&quot;Yongchun&quot;,&quot;parse-names&quot;:false,&quot;dropping-particle&quot;:&quot;&quot;,&quot;non-dropping-particle&quot;:&quot;&quot;},{&quot;family&quot;:&quot;Zhu&quot;,&quot;given&quot;:&quot;Hengshu&quot;,&quot;parse-names&quot;:false,&quot;dropping-particle&quot;:&quot;&quot;,&quot;non-dropping-particle&quot;:&quot;&quot;},{&quot;family&quot;:&quot;Xiong&quot;,&quot;given&quot;:&quot;Hui&quot;,&quot;parse-names&quot;:false,&quot;dropping-particle&quot;:&quot;&quot;,&quot;non-dropping-particle&quot;:&quot;&quot;},{&quot;family&quot;:&quot;He&quot;,&quot;given&quot;:&quot;Qing&quot;,&quot;parse-names&quot;:false,&quot;dropping-particle&quot;:&quot;&quot;,&quot;non-dropping-particle&quot;:&quot;&quot;}],&quot;URL&quot;:&quot;http://arxiv.org/abs/1911.02685&quot;,&quot;issued&quot;:{&quot;date-parts&quot;:[[2020,6,23]]},&quot;abstract&quot;:&quot;Transfer learning aims at improving the performance of target learners on target domains by transferring the knowledge contained in different but related source domains. In this way, the dependence on a large number of target domain data can be reduced for constructing target learners. Due to the wide application prospects, transfer learning has become a popular and promising area in machine learning. Although there are already some valuable and impressive surveys on transfer learning, these surveys introduce approaches in a relatively isolated way and lack the recent advances in transfer learning. Due to the rapid expansion of the transfer learning area, it is both necessary and challenging to comprehensively review the relevant studies. This survey attempts to connect and systematize the existing transfer learning researches, as well as to summarize and interpret the mechanisms and the strategies of transfer learning in a comprehensive way, which may help readers have a better understanding of the current research status and ideas. Unlike previous surveys, this survey paper reviews more than forty representative transfer learning approaches, especially homogeneous transfer learning approaches, from the perspectives of data and model. The applications of transfer learning are also briefly introduced. In order to show the performance of different transfer learning models, over twenty representative transfer learning models are used for experiments. The models are performed on three different datasets, i.e., Amazon Reviews, Reuters-21578, and Office-31. And the experimental results demonstrate the importance of selecting appropriate transfer learning models for different applications in practice.&quot;,&quot;container-title-short&quot;:&quot;&quot;},&quot;isTemporary&quot;:false}]},{&quot;citationID&quot;:&quot;MENDELEY_CITATION_13e9029a-4f48-419f-b744-5ac4e214d28d&quot;,&quot;properties&quot;:{&quot;noteIndex&quot;:0},&quot;isEdited&quot;:false,&quot;manualOverride&quot;:{&quot;isManuallyOverridden&quot;:false,&quot;citeprocText&quot;:&quot;[201]&quot;,&quot;manualOverrideText&quot;:&quot;&quot;},&quot;citationTag&quot;:&quot;MENDELEY_CITATION_v3_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&quot;,&quot;citationItems&quot;:[{&quot;id&quot;:&quot;9c24e6b5-70de-3ad5-ad10-31e83322e5ec&quot;,&quot;itemData&quot;:{&quot;type&quot;:&quot;article-journal&quot;,&quot;id&quot;:&quot;9c24e6b5-70de-3ad5-ad10-31e83322e5ec&quot;,&quot;title&quot;:&quot;Transfer Learning in Materials Informatics: structure-property relationships through minimal but highly informative multimodal input&quot;,&quot;author&quot;:[{&quot;family&quot;:&quot;Massa&quot;,&quot;given&quot;:&quot;Dario&quot;,&quot;parse-names&quot;:false,&quot;dropping-particle&quot;:&quot;&quot;,&quot;non-dropping-particle&quot;:&quot;&quot;},{&quot;family&quot;:&quot;Kaszuba&quot;,&quot;given&quot;:&quot;Grzegorz&quot;,&quot;parse-names&quot;:false,&quot;dropping-particle&quot;:&quot;&quot;,&quot;non-dropping-particle&quot;:&quot;&quot;},{&quot;family&quot;:&quot;Papanikolaou&quot;,&quot;given&quot;:&quot;Stefanos&quot;,&quot;parse-names&quot;:false,&quot;dropping-particle&quot;:&quot;&quot;,&quot;non-dropping-particle&quot;:&quot;&quot;},{&quot;family&quot;:&quot;Sankowski&quot;,&quot;given&quot;:&quot;Piotr&quot;,&quot;parse-names&quot;:false,&quot;dropping-particle&quot;:&quot;&quot;,&quot;non-dropping-particle&quot;:&quot;&quot;}],&quot;URL&quot;:&quot;http://arxiv.org/abs/2401.09301&quot;,&quot;issued&quot;:{&quot;date-parts&quot;:[[2024,12,10]]},&quot;abstract&quot;:&quot;In this work we propose simple, effective and computationally efficient transfer learning approaches for structure-property relation predictions in the context of materials, with highly informative input from different modalities. As materials properties stand from their electronic structure, representations are extracted directly from datasets of electronic charge density profile images using Neural Networks. We demonstrate transferability of the existing pre-trained Convolutional Neural Networks and Large Language Models knowledge to physics domain data, exploring a wide set of compositions for the regression of energetics- or structure- related properties, and the role of semantic crystallographic information in the context of multimodal approaches. We test the applicability of the CLIP multimodal model, and employ as well a training protocol for building a more interpretable and versatile stacked custom solution from different pre-trained modalities. The study offers a promising avenue for enhancing the effectiveness of descriptor identification in physical systems, shedding light on the power of multimodal transfer learning for materials property prediction. Instead of using the well-established GNN-based approaches, we explore the transfer learning of image- and text-based architectures, which can impact decision making for new low-cost AI methods in the field of Materials and Chemoinformatics.&quot;,&quot;container-title-short&quot;:&quot;&quot;},&quot;isTemporary&quot;:false}]},{&quot;citationID&quot;:&quot;MENDELEY_CITATION_736638e4-1f6c-427c-9cc3-1d3b98e2f0c1&quot;,&quot;properties&quot;:{&quot;noteIndex&quot;:0},&quot;isEdited&quot;:false,&quot;manualOverride&quot;:{&quot;isManuallyOverridden&quot;:false,&quot;citeprocText&quot;:&quot;[202]&quot;,&quot;manualOverrideText&quot;:&quot;&quot;},&quot;citationTag&quot;:&quot;MENDELEY_CITATION_v3_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&quot;,&quot;citationItems&quot;:[{&quot;id&quot;:&quot;4fb39734-3752-36f0-8524-d4110bfa26f2&quot;,&quot;itemData&quot;:{&quot;type&quot;:&quot;article-journal&quot;,&quot;id&quot;:&quot;4fb39734-3752-36f0-8524-d4110bfa26f2&quot;,&quot;title&quot;:&quot;Transfer Learning for Performance Modeling of Configurable Systems: An Exploratory Analysis&quot;,&quot;author&quot;:[{&quot;family&quot;:&quot;Jamshidi&quot;,&quot;given&quot;:&quot;Pooyan&quot;,&quot;parse-names&quot;:false,&quot;dropping-particle&quot;:&quot;&quot;,&quot;non-dropping-particle&quot;:&quot;&quot;},{&quot;family&quot;:&quot;Siegmund&quot;,&quot;given&quot;:&quot;Norbert&quot;,&quot;parse-names&quot;:false,&quot;dropping-particle&quot;:&quot;&quot;,&quot;non-dropping-particle&quot;:&quot;&quot;},{&quot;family&quot;:&quot;Velez&quot;,&quot;given&quot;:&quot;Miguel&quot;,&quot;parse-names&quot;:false,&quot;dropping-particle&quot;:&quot;&quot;,&quot;non-dropping-particle&quot;:&quot;&quot;},{&quot;family&quot;:&quot;Kästner&quot;,&quot;given&quot;:&quot;Christian&quot;,&quot;parse-names&quot;:false,&quot;dropping-particle&quot;:&quot;&quot;,&quot;non-dropping-particle&quot;:&quot;&quot;},{&quot;family&quot;:&quot;Patel&quot;,&quot;given&quot;:&quot;Akshay&quot;,&quot;parse-names&quot;:false,&quot;dropping-particle&quot;:&quot;&quot;,&quot;non-dropping-particle&quot;:&quot;&quot;},{&quot;family&quot;:&quot;Agarwal&quot;,&quot;given&quot;:&quot;Yuvraj&quot;,&quot;parse-names&quot;:false,&quot;dropping-particle&quot;:&quot;&quot;,&quot;non-dropping-particle&quot;:&quot;&quot;}],&quot;URL&quot;:&quot;http://arxiv.org/abs/1709.02280&quot;,&quot;issued&quot;:{&quot;date-parts&quot;:[[2017,9,7]]},&quot;abstract&quot;:&quot;Modern software systems provide many configuration options which significantly influence their non-functional properties. To understand and predict the effect of configuration options, several sampling and learning strategies have been proposed, albeit often with significant cost to cover the highly dimensional configuration space. Recently, transfer learning has been applied to reduce the effort of constructing performance models by transferring knowledge about performance behavior across environments. While this line of research is promising to learn more accurate models at a lower cost, it is unclear why and when transfer learning works for performance modeling. To shed light on when it is beneficial to apply transfer learning, we conducted an empirical study on four popular software systems, varying software configurations and environmental conditions, such as hardware, workload, and software versions, to identify the key knowledge pieces that can be exploited for transfer learning. Our results show that in small environmental changes (e.g., homogeneous workload change), by applying a linear transformation to the performance model, we can understand the performance behavior of the target environment, while for severe environmental changes (e.g., drastic workload change) we can transfer only knowledge that makes sampling more efficient, e.g., by reducing the dimensionality of the configuration space.&quot;,&quot;container-title-short&quot;:&quot;&quot;},&quot;isTemporary&quot;:false}]},{&quot;citationID&quot;:&quot;MENDELEY_CITATION_a017868e-e31e-499d-bda2-4d7f7b5eb085&quot;,&quot;properties&quot;:{&quot;noteIndex&quot;:0},&quot;isEdited&quot;:false,&quot;manualOverride&quot;:{&quot;isManuallyOverridden&quot;:false,&quot;citeprocText&quot;:&quot;[203]&quot;,&quot;manualOverrideText&quot;:&quot;&quot;},&quot;citationTag&quot;:&quot;MENDELEY_CITATION_v3_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&quot;,&quot;citationItems&quot;:[{&quot;id&quot;:&quot;b1a488b6-0e82-3193-b558-fc89fe7a89ec&quot;,&quot;itemData&quot;:{&quot;type&quot;:&quot;article-journal&quot;,&quot;id&quot;:&quot;b1a488b6-0e82-3193-b558-fc89fe7a89ec&quot;,&quot;title&quot;:&quot;Transfer learning and pretraining enhanced physics-informed machine learning for closed-circuit reverse osmosis modeling&quot;,&quot;author&quot;:[{&quot;family&quot;:&quot;Chen&quot;,&quot;given&quot;:&quot;Yunquan&quot;,&quot;parse-names&quot;:false,&quot;dropping-particle&quot;:&quot;&quot;,&quot;non-dropping-particle&quot;:&quot;&quot;},{&quot;family&quot;:&quot;Wu&quot;,&quot;given&quot;:&quot;Zhiqiang&quot;,&quot;parse-names&quot;:false,&quot;dropping-particle&quot;:&quot;&quot;,&quot;non-dropping-particle&quot;:&quot;&quot;},{&quot;family&quot;:&quot;Zhang&quot;,&quot;given&quot;:&quot;Bingjian&quot;,&quot;parse-names&quot;:false,&quot;dropping-particle&quot;:&quot;&quot;,&quot;non-dropping-particle&quot;:&quot;&quot;},{&quot;family&quot;:&quot;Ren&quot;,&quot;given&quot;:&quot;Jingzheng&quot;,&quot;parse-names&quot;:false,&quot;dropping-particle&quot;:&quot;&quot;,&quot;non-dropping-particle&quot;:&quot;&quot;},{&quot;family&quot;:&quot;He&quot;,&quot;given&quot;:&quot;Chang&quot;,&quot;parse-names&quot;:false,&quot;dropping-particle&quot;:&quot;&quot;,&quot;non-dropping-particle&quot;:&quot;&quot;},{&quot;family&quot;:&quot;Chen&quot;,&quot;given&quot;:&quot;Qinglin&quot;,&quot;parse-names&quot;:false,&quot;dropping-particle&quot;:&quot;&quot;,&quot;non-dropping-particle&quot;:&quot;&quot;}],&quot;container-title&quot;:&quot;Desalination&quot;,&quot;container-title-short&quot;:&quot;Desalination&quot;,&quot;DOI&quot;:&quot;10.1016/j.desal.2024.117557&quot;,&quot;ISSN&quot;:&quot;00119164&quot;,&quot;issued&quot;:{&quot;date-parts&quot;:[[2024,7,1]]},&quot;abstract&quot;:&quot;Closed-circuit reverse osmosis (CCRO) is a widely concerned batch-type desalination process that exhibits dynamic, multi-mode, and cyclic behavior. This study provides a novel physics-informed machine learning method that integrate pretraining and transfer learning (PT-TL) to construct spatiotemporal model of the CCRO process. In this model, two types of networks are specifically tailored to approximate the latent solutions of the closed-circuit and flushing modes within each running cycle. To facilitate long-time integration of partial differential equations in the closed-circuit mode, time-adaptive decomposition is utilized in parameter transfer learning to identify appropriate sequence partitioning and accelerate the learning process. During the pretraining step, a coarse-grained model is constructed by adjusting the linear initial conditions of the flushing mode to capture time-varying characteristics. The integration of PT-TL with physics-informed machine learning not only reduces training time by over 50 % but also demonstrates comparable predictive ability to traditional numerical methods.&quot;,&quot;publisher&quot;:&quot;Elsevier B.V.&quot;,&quot;volume&quot;:&quot;580&quot;},&quot;isTemporary&quot;:false}]},{&quot;citationID&quot;:&quot;MENDELEY_CITATION_6c98c145-8d31-45d2-9ae2-6902e93a95b2&quot;,&quot;properties&quot;:{&quot;noteIndex&quot;:0},&quot;isEdited&quot;:false,&quot;manualOverride&quot;:{&quot;isManuallyOverridden&quot;:false,&quot;citeprocText&quot;:&quot;[204–206]&quot;,&quot;manualOverrideText&quot;:&quot;&quot;},&quot;citationTag&quot;:&quot;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&quot;,&quot;citationItems&quot;:[{&quot;id&quot;:&quot;e27a4bf3-4a7a-39ef-b7d5-904d82b1b832&quot;,&quot;itemData&quot;:{&quot;type&quot;:&quot;article-journal&quot;,&quot;id&quot;:&quot;e27a4bf3-4a7a-39ef-b7d5-904d82b1b832&quot;,&quot;title&quot;:&quot;Knowledge-driven autonomous materials research via collaborative multi-agent and robotic system&quot;,&quot;author&quot;:[{&quot;family&quot;:&quot;Shi&quot;,&quot;given&quot;:&quot;Tongyu&quot;,&quot;parse-names&quot;:false,&quot;dropping-particle&quot;:&quot;&quot;,&quot;non-dropping-particle&quot;:&quot;&quot;},{&quot;family&quot;:&quot;Li&quot;,&quot;given&quot;:&quot;Yutang&quot;,&quot;parse-names&quot;:false,&quot;dropping-particle&quot;:&quot;&quot;,&quot;non-dropping-particle&quot;:&quot;&quot;},{&quot;family&quot;:&quot;Wang&quot;,&quot;given&quot;:&quot;Zhanlong&quot;,&quot;parse-names&quot;:false,&quot;dropping-particle&quot;:&quot;&quot;,&quot;non-dropping-particle&quot;:&quot;&quot;},{&quot;family&quot;:&quot;Xu&quot;,&quot;given&quot;:&quot;Wenhe&quot;,&quot;parse-names&quot;:false,&quot;dropping-particle&quot;:&quot;&quot;,&quot;non-dropping-particle&quot;:&quot;&quot;},{&quot;family&quot;:&quot;Jiang&quot;,&quot;given&quot;:&quot;Guolai&quot;,&quot;parse-names&quot;:false,&quot;dropping-particle&quot;:&quot;&quot;,&quot;non-dropping-particle&quot;:&quot;&quot;},{&quot;family&quot;:&quot;Dai&quot;,&quot;given&quot;:&quot;Dawei&quot;,&quot;parse-names&quot;:false,&quot;dropping-particle&quot;:&quot;&quot;,&quot;non-dropping-particle&quot;:&quot;&quot;},{&quot;family&quot;:&quot;Zhou&quot;,&quot;given&quot;:&quot;Jie&quot;,&quot;parse-names&quot;:false,&quot;dropping-particle&quot;:&quot;&quot;,&quot;non-dropping-particle&quot;:&quot;&quot;},{&quot;family&quot;:&quot;Huang&quot;,&quot;given&quot;:&quot;Hao&quot;,&quot;parse-names&quot;:false,&quot;dropping-particle&quot;:&quot;&quot;,&quot;non-dropping-particle&quot;:&quot;&quot;},{&quot;family&quot;:&quot;He&quot;,&quot;given&quot;:&quot;Rui&quot;,&quot;parse-names&quot;:false,&quot;dropping-particle&quot;:&quot;&quot;,&quot;non-dropping-particle&quot;:&quot;&quot;},{&quot;family&quot;:&quot;Ramakrishna&quot;,&quot;given&quot;:&quot;Seeram&quot;,&quot;parse-names&quot;:false,&quot;dropping-particle&quot;:&quot;&quot;,&quot;non-dropping-particle&quot;:&quot;&quot;},{&quot;family&quot;:&quot;Chu&quot;,&quot;given&quot;:&quot;Paul K.&quot;,&quot;parse-names&quot;:false,&quot;dropping-particle&quot;:&quot;&quot;,&quot;non-dropping-particle&quot;:&quot;&quot;},{&quot;family&quot;:&quot;Zhou&quot;,&quot;given&quot;:&quot;Wenhua&quot;,&quot;parse-names&quot;:false,&quot;dropping-particle&quot;:&quot;&quot;,&quot;non-dropping-particle&quot;:&quot;&quot;},{&quot;family&quot;:&quot;Yu&quot;,&quot;given&quot;:&quot;Xue Feng&quot;,&quot;parse-names&quot;:false,&quot;dropping-particle&quot;:&quot;&quot;,&quot;non-dropping-particle&quot;:&quot;&quot;}],&quot;container-title&quot;:&quot;Matter&quot;,&quot;container-title-short&quot;:&quot;Matter&quot;,&quot;DOI&quot;:&quot;10.1016/j.matt.2025.102577&quot;,&quot;ISSN&quot;:&quot;25902385&quot;,&quot;issued&quot;:{&quot;date-parts&quot;:[[2026,2,4]]},&quot;abstract&quot;:&quot;Large language models (LLMs) provide new possibilities for accelerating materials research, yet their application in complex materials science remains limited. Here, we developed the collaborative multi-agent and robot system (MARS), a knowledge-driven hierarchical architecture coordinating 19 LLM agents with 16 domain-specific tools for closed-loop autonomous materials discovery. MARS combines scientific knowledge with decision-making capabilities while mitigating hallucination through retrieval-augmented generation with a customized knowledge base. In experimental validation, the system optimized perovskite nanocrystal synthesis within 10 iterations and designed a biomimetic “core-shell-corona” structure for water-stable perovskite composites in 3.5 h versus conventional methods requiring 4–6 months. This acceleration automates literature review and experimental planning, allowing researchers to focus on creative thinking while interacting through a natural language interface. This work establishes an integrated AI-driven framework for accelerating materials innovation and presents a paradigm for AI-enabled scientific discovery.&quot;,&quot;publisher&quot;:&quot;Cell Press&quot;,&quot;issue&quot;:&quot;2&quot;,&quot;volume&quot;:&quot;9&quot;},&quot;isTemporary&quot;:false},{&quot;id&quot;:&quot;1f1dba6f-8ceb-3f75-afb6-7bc6e133eeb1&quot;,&quot;itemData&quot;:{&quot;type&quot;:&quot;article-journal&quot;,&quot;id&quot;:&quot;1f1dba6f-8ceb-3f75-afb6-7bc6e133eeb1&quot;,&quot;title&quot;:&quot;A multimodal robotic platform for multi-element electrocatalyst discovery&quot;,&quot;author&quot;:[{&quot;family&quot;:&quot;Zhang&quot;,&quot;given&quot;:&quot;Zhen&quot;,&quot;parse-names&quot;:false,&quot;dropping-particle&quot;:&quot;&quot;,&quot;non-dropping-particle&quot;:&quot;&quot;},{&quot;family&quot;:&quot;Ren&quot;,&quot;given&quot;:&quot;Zhichu&quot;,&quot;parse-names&quot;:false,&quot;dropping-particle&quot;:&quot;&quot;,&quot;non-dropping-particle&quot;:&quot;&quot;},{&quot;family&quot;:&quot;Hsu&quot;,&quot;given&quot;:&quot;Chia Wei&quot;,&quot;parse-names&quot;:false,&quot;dropping-particle&quot;:&quot;&quot;,&quot;non-dropping-particle&quot;:&quot;&quot;},{&quot;family&quot;:&quot;Chen&quot;,&quot;given&quot;:&quot;Weibin&quot;,&quot;parse-names&quot;:false,&quot;dropping-particle&quot;:&quot;&quot;,&quot;non-dropping-particle&quot;:&quot;&quot;},{&quot;family&quot;:&quot;Hong&quot;,&quot;given&quot;:&quot;Zhang Wei&quot;,&quot;parse-names&quot;:false,&quot;dropping-particle&quot;:&quot;&quot;,&quot;non-dropping-particle&quot;:&quot;&quot;},{&quot;family&quot;:&quot;Lee&quot;,&quot;given&quot;:&quot;Chi Feng&quot;,&quot;parse-names&quot;:false,&quot;dropping-particle&quot;:&quot;&quot;,&quot;non-dropping-particle&quot;:&quot;&quot;},{&quot;family&quot;:&quot;Penn&quot;,&quot;given&quot;:&quot;Aubrey&quot;,&quot;parse-names&quot;:false,&quot;dropping-particle&quot;:&quot;&quot;,&quot;non-dropping-particle&quot;:&quot;&quot;},{&quot;family&quot;:&quot;Xu&quot;,&quot;given&quot;:&quot;Hongbin&quot;,&quot;parse-names&quot;:false,&quot;dropping-particle&quot;:&quot;&quot;,&quot;non-dropping-particle&quot;:&quot;&quot;},{&quot;family&quot;:&quot;Zheng&quot;,&quot;given&quot;:&quot;Daniel J.&quot;,&quot;parse-names&quot;:false,&quot;dropping-particle&quot;:&quot;&quot;,&quot;non-dropping-particle&quot;:&quot;&quot;},{&quot;family&quot;:&quot;Miao&quot;,&quot;given&quot;:&quot;Shuhan&quot;,&quot;parse-names&quot;:false,&quot;dropping-particle&quot;:&quot;&quot;,&quot;non-dropping-particle&quot;:&quot;&quot;},{&quot;family&quot;:&quot;Huang&quot;,&quot;given&quot;:&quot;Yimeng&quot;,&quot;parse-names&quot;:false,&quot;dropping-particle&quot;:&quot;&quot;,&quot;non-dropping-particle&quot;:&quot;&quot;},{&quot;family&quot;:&quot;Gao&quot;,&quot;given&quot;:&quot;Yifan&quot;,&quot;parse-names&quot;:false,&quot;dropping-particle&quot;:&quot;&quot;,&quot;non-dropping-particle&quot;:&quot;&quot;},{&quot;family&quot;:&quot;Chen&quot;,&quot;given&quot;:&quot;Weiyin&quot;,&quot;parse-names&quot;:false,&quot;dropping-particle&quot;:&quot;&quot;,&quot;non-dropping-particle&quot;:&quot;&quot;},{&quot;family&quot;:&quot;Smith&quot;,&quot;given&quot;:&quot;Hugh&quot;,&quot;parse-names&quot;:false,&quot;dropping-particle&quot;:&quot;&quot;,&quot;non-dropping-particle&quot;:&quot;&quot;},{&quot;family&quot;:&quot;Niu&quot;,&quot;given&quot;:&quot;Yaoshen&quot;,&quot;parse-names&quot;:false,&quot;dropping-particle&quot;:&quot;&quot;,&quot;non-dropping-particle&quot;:&quot;&quot;},{&quot;family&quot;:&quot;Tian&quot;,&quot;given&quot;:&quot;Yunsheng&quot;,&quot;parse-names&quot;:false,&quot;dropping-particle&quot;:&quot;&quot;,&quot;non-dropping-particle&quot;:&quot;&quot;},{&quot;family&quot;:&quot;Lu&quot;,&quot;given&quot;:&quot;Ying Rui&quot;,&quot;parse-names&quot;:false,&quot;dropping-particle&quot;:&quot;&quot;,&quot;non-dropping-particle&quot;:&quot;&quot;},{&quot;family&quot;:&quot;Shao&quot;,&quot;given&quot;:&quot;Yu Cheng&quot;,&quot;parse-names&quot;:false,&quot;dropping-particle&quot;:&quot;&quot;,&quot;non-dropping-particle&quot;:&quot;&quot;},{&quot;family&quot;:&quot;Li&quot;,&quot;given&quot;:&quot;Sipei&quot;,&quot;parse-names&quot;:false,&quot;dropping-particle&quot;:&quot;&quot;,&quot;non-dropping-particle&quot;:&quot;&quot;},{&quot;family&quot;:&quot;Wang&quot;,&quot;given&quot;:&quot;Hsiao Tsu&quot;,&quot;parse-names&quot;:false,&quot;dropping-particle&quot;:&quot;&quot;,&quot;non-dropping-particle&quot;:&quot;&quot;},{&quot;family&quot;:&quot;Abate&quot;,&quot;given&quot;:&quot;Iwnetim I.&quot;,&quot;parse-names&quot;:false,&quot;dropping-particle&quot;:&quot;&quot;,&quot;non-dropping-particle&quot;:&quot;&quot;},{&quot;family&quot;:&quot;Agrawal&quot;,&quot;given&quot;:&quot;Pulkit&quot;,&quot;parse-names&quot;:false,&quot;dropping-particle&quot;:&quot;&quot;,&quot;non-dropping-particle&quot;:&quot;&quot;},{&quot;family&quot;:&quot;Shao-Horn&quot;,&quot;given&quot;:&quot;Yang&quot;,&quot;parse-names&quot;:false,&quot;dropping-particle&quot;:&quot;&quot;,&quot;non-dropping-particle&quot;:&quot;&quot;},{&quot;family&quot;:&quot;Li&quot;,&quot;given&quot;:&quot;Ju&quot;,&quot;parse-names&quot;:false,&quot;dropping-particle&quot;:&quot;&quot;,&quot;non-dropping-particle&quot;:&quot;&quot;}],&quot;container-title&quot;:&quot;Nature&quot;,&quot;container-title-short&quot;:&quot;Nature&quot;,&quot;DOI&quot;:&quot;10.1038/s41586-025-09640-5&quot;,&quot;ISSN&quot;:&quot;14764687&quot;,&quot;PMID&quot;:&quot;40987343&quot;,&quot;issued&quot;:{&quot;date-parts&quot;:[[2025,11,13]]},&quot;page&quot;:&quot;390-396&quot;,&quot;abstract&quot;:&quot;One of the goals of ‘AI for Science’ is to discover customized materials through real-world experiments. Pioneering advances have been made in computational predictions and the automation of materials synthesis1, 2, 3, 4, 5, 6–7. Yet most materials experimentation remains constrained to using unimodal active learning approaches, relying on a single data stream. The potential of artificial intelligence to interpret experimental complexity remains largely untapped8,9. Here we present Copilot for Real-world Experimental Scientists (CRESt), a platform that integrates large multimodal models (incorporating chemical compositions, text embeddings and microstructural images) with knowledge-assisted Bayesian optimization and robotic automation. CRESt uses knowledge-embedding-based search space reduction and adaptive exploration–exploitation strategy to accelerate materials design, high-throughput synthesis and characterization, and electrochemical performance optimization. CRESt enables monitoring with cameras and the generation of vision-language-model-driven hypotheses to diagnose and correct experimental anomalies. Applied to electrochemical formate oxidation, CRESt explored more than 900 catalyst chemistries and 3,500 electrochemical tests within 3 months, identifying a state-of-the-art catalyst in the octonary chemical space (Pd–Pt–Cu–Au–Ir–Ce–Nb–Cr) that exhibits a 9.3-fold improvement in cost-specific performance.&quot;,&quot;publisher&quot;:&quot;Nature Research&quot;,&quot;issue&quot;:&quot;8089&quot;,&quot;volume&quot;:&quot;647&quot;},&quot;isTemporary&quot;:false},{&quot;id&quot;:&quot;568b69b1-4ed5-3eb1-acbe-5fdabb3ef24d&quot;,&quot;itemData&quot;:{&quot;type&quot;:&quot;article-journal&quot;,&quot;id&quot;:&quot;568b69b1-4ed5-3eb1-acbe-5fdabb3ef24d&quot;,&quot;title&quot;:&quot;A mobile robotic chemist&quot;,&quot;author&quot;:[{&quot;family&quot;:&quot;Burger&quot;,&quot;given&quot;:&quot;Benjamin&quot;,&quot;parse-names&quot;:false,&quot;dropping-particle&quot;:&quot;&quot;,&quot;non-dropping-particle&quot;:&quot;&quot;},{&quot;family&quot;:&quot;Maffettone&quot;,&quot;given&quot;:&quot;Phillip M.&quot;,&quot;parse-names&quot;:false,&quot;dropping-particle&quot;:&quot;&quot;,&quot;non-dropping-particle&quot;:&quot;&quot;},{&quot;family&quot;:&quot;Gusev&quot;,&quot;given&quot;:&quot;Vladimir&quot;,&quot;parse-names&quot;:false,&quot;dropping-particle&quot;:&quot;V.&quot;,&quot;non-dropping-particle&quot;:&quot;&quot;},{&quot;family&quot;:&quot;Aitchison&quot;,&quot;given&quot;:&quot;Catherine M.&quot;,&quot;parse-names&quot;:false,&quot;dropping-particle&quot;:&quot;&quot;,&quot;non-dropping-particle&quot;:&quot;&quot;},{&quot;family&quot;:&quot;Bai&quot;,&quot;given&quot;:&quot;Yang&quot;,&quot;parse-names&quot;:false,&quot;dropping-particle&quot;:&quot;&quot;,&quot;non-dropping-particle&quot;:&quot;&quot;},{&quot;family&quot;:&quot;Wang&quot;,&quot;given&quot;:&quot;Xiaoyan&quot;,&quot;parse-names&quot;:false,&quot;dropping-particle&quot;:&quot;&quot;,&quot;non-dropping-particle&quot;:&quot;&quot;},{&quot;family&quot;:&quot;Li&quot;,&quot;given&quot;:&quot;Xiaobo&quot;,&quot;parse-names&quot;:false,&quot;dropping-particle&quot;:&quot;&quot;,&quot;non-dropping-particle&quot;:&quot;&quot;},{&quot;family&quot;:&quot;Alston&quot;,&quot;given&quot;:&quot;Ben M.&quot;,&quot;parse-names&quot;:false,&quot;dropping-particle&quot;:&quot;&quot;,&quot;non-dropping-particle&quot;:&quot;&quot;},{&quot;family&quot;:&quot;Li&quot;,&quot;given&quot;:&quot;Buyi&quot;,&quot;parse-names&quot;:false,&quot;dropping-particle&quot;:&quot;&quot;,&quot;non-dropping-particle&quot;:&quot;&quot;},{&quot;family&quot;:&quot;Clowes&quot;,&quot;given&quot;:&quot;Rob&quot;,&quot;parse-names&quot;:false,&quot;dropping-particle&quot;:&quot;&quot;,&quot;non-dropping-particle&quot;:&quot;&quot;},{&quot;family&quot;:&quot;Rankin&quot;,&quot;given&quot;:&quot;Nicola&quot;,&quot;parse-names&quot;:false,&quot;dropping-particle&quot;:&quot;&quot;,&quot;non-dropping-particle&quot;:&quot;&quot;},{&quot;family&quot;:&quot;Harris&quot;,&quot;given&quot;:&quot;Brandon&quot;,&quot;parse-names&quot;:false,&quot;dropping-particle&quot;:&quot;&quot;,&quot;non-dropping-particle&quot;:&quot;&quot;},{&quot;family&quot;:&quot;Sprick&quot;,&quot;given&quot;:&quot;Reiner Sebastian&quot;,&quot;parse-names&quot;:false,&quot;dropping-particle&quot;:&quot;&quot;,&quot;non-dropping-particle&quot;:&quot;&quot;},{&quot;family&quot;:&quot;Cooper&quot;,&quot;given&quot;:&quot;Andrew I.&quot;,&quot;parse-names&quot;:false,&quot;dropping-particle&quot;:&quot;&quot;,&quot;non-dropping-particle&quot;:&quot;&quot;}],&quot;container-title&quot;:&quot;Nature&quot;,&quot;container-title-short&quot;:&quot;Nature&quot;,&quot;DOI&quot;:&quot;10.1038/s41586-020-2442-2&quot;,&quot;ISSN&quot;:&quot;14764687&quot;,&quot;PMID&quot;:&quot;32641813&quot;,&quot;issued&quot;:{&quot;date-parts&quot;:[[2020,7,9]]},&quot;page&quot;:&quot;237-241&quot;,&quot;abstract&quot;:&quot;Technologies such as batteries, biomaterials and heterogeneous catalysts have functions that are defined by mixtures of molecular and mesoscale components. As yet, this multi-length-scale complexity cannot be fully captured by atomistic simulations, and the design of such materials from first principles is still rare1–5. Likewise, experimental complexity scales exponentially with the number of variables, restricting most searches to narrow areas of materials space. Robots can assist in experimental searches6–14 but their widespread adoption in materials research is challenging because of the diversity of sample types, operations, instruments and measurements required. Here we use a mobile robot to search for improved photocatalysts for hydrogen production from water15. The robot operated autonomously over eight days, performing 688 experiments within a ten-variable experimental space, driven by a batched Bayesian search algorithm16–18. This autonomous search identified photocatalyst mixtures that were six times more active than the initial formulations, selecting beneficial components and deselecting negative ones. Our strategy uses a dexterous19,20 free-roaming robot21–24, automating the researcher rather than the instruments. This modular approach could be deployed in conventional laboratories for a range of research problems beyond photocatalysis.&quot;,&quot;publisher&quot;:&quot;Nature Research&quot;,&quot;issue&quot;:&quot;7815&quot;,&quot;volume&quot;:&quot;583&quot;},&quot;isTemporary&quot;:false}]},{&quot;citationID&quot;:&quot;MENDELEY_CITATION_4c3df00d-e033-4177-9778-5e26750b1164&quot;,&quot;properties&quot;:{&quot;noteIndex&quot;:0},&quot;isEdited&quot;:false,&quot;manualOverride&quot;:{&quot;isManuallyOverridden&quot;:false,&quot;citeprocText&quot;:&quot;[204]&quot;,&quot;manualOverrideText&quot;:&quot;&quot;},&quot;citationTag&quot;:&quot;MENDELEY_CITATION_v3_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&quot;,&quot;citationItems&quot;:[{&quot;id&quot;:&quot;e27a4bf3-4a7a-39ef-b7d5-904d82b1b832&quot;,&quot;itemData&quot;:{&quot;type&quot;:&quot;article-journal&quot;,&quot;id&quot;:&quot;e27a4bf3-4a7a-39ef-b7d5-904d82b1b832&quot;,&quot;title&quot;:&quot;Knowledge-driven autonomous materials research via collaborative multi-agent and robotic system&quot;,&quot;author&quot;:[{&quot;family&quot;:&quot;Shi&quot;,&quot;given&quot;:&quot;Tongyu&quot;,&quot;parse-names&quot;:false,&quot;dropping-particle&quot;:&quot;&quot;,&quot;non-dropping-particle&quot;:&quot;&quot;},{&quot;family&quot;:&quot;Li&quot;,&quot;given&quot;:&quot;Yutang&quot;,&quot;parse-names&quot;:false,&quot;dropping-particle&quot;:&quot;&quot;,&quot;non-dropping-particle&quot;:&quot;&quot;},{&quot;family&quot;:&quot;Wang&quot;,&quot;given&quot;:&quot;Zhanlong&quot;,&quot;parse-names&quot;:false,&quot;dropping-particle&quot;:&quot;&quot;,&quot;non-dropping-particle&quot;:&quot;&quot;},{&quot;family&quot;:&quot;Xu&quot;,&quot;given&quot;:&quot;Wenhe&quot;,&quot;parse-names&quot;:false,&quot;dropping-particle&quot;:&quot;&quot;,&quot;non-dropping-particle&quot;:&quot;&quot;},{&quot;family&quot;:&quot;Jiang&quot;,&quot;given&quot;:&quot;Guolai&quot;,&quot;parse-names&quot;:false,&quot;dropping-particle&quot;:&quot;&quot;,&quot;non-dropping-particle&quot;:&quot;&quot;},{&quot;family&quot;:&quot;Dai&quot;,&quot;given&quot;:&quot;Dawei&quot;,&quot;parse-names&quot;:false,&quot;dropping-particle&quot;:&quot;&quot;,&quot;non-dropping-particle&quot;:&quot;&quot;},{&quot;family&quot;:&quot;Zhou&quot;,&quot;given&quot;:&quot;Jie&quot;,&quot;parse-names&quot;:false,&quot;dropping-particle&quot;:&quot;&quot;,&quot;non-dropping-particle&quot;:&quot;&quot;},{&quot;family&quot;:&quot;Huang&quot;,&quot;given&quot;:&quot;Hao&quot;,&quot;parse-names&quot;:false,&quot;dropping-particle&quot;:&quot;&quot;,&quot;non-dropping-particle&quot;:&quot;&quot;},{&quot;family&quot;:&quot;He&quot;,&quot;given&quot;:&quot;Rui&quot;,&quot;parse-names&quot;:false,&quot;dropping-particle&quot;:&quot;&quot;,&quot;non-dropping-particle&quot;:&quot;&quot;},{&quot;family&quot;:&quot;Ramakrishna&quot;,&quot;given&quot;:&quot;Seeram&quot;,&quot;parse-names&quot;:false,&quot;dropping-particle&quot;:&quot;&quot;,&quot;non-dropping-particle&quot;:&quot;&quot;},{&quot;family&quot;:&quot;Chu&quot;,&quot;given&quot;:&quot;Paul K.&quot;,&quot;parse-names&quot;:false,&quot;dropping-particle&quot;:&quot;&quot;,&quot;non-dropping-particle&quot;:&quot;&quot;},{&quot;family&quot;:&quot;Zhou&quot;,&quot;given&quot;:&quot;Wenhua&quot;,&quot;parse-names&quot;:false,&quot;dropping-particle&quot;:&quot;&quot;,&quot;non-dropping-particle&quot;:&quot;&quot;},{&quot;family&quot;:&quot;Yu&quot;,&quot;given&quot;:&quot;Xue Feng&quot;,&quot;parse-names&quot;:false,&quot;dropping-particle&quot;:&quot;&quot;,&quot;non-dropping-particle&quot;:&quot;&quot;}],&quot;container-title&quot;:&quot;Matter&quot;,&quot;container-title-short&quot;:&quot;Matter&quot;,&quot;DOI&quot;:&quot;10.1016/j.matt.2025.102577&quot;,&quot;ISSN&quot;:&quot;25902385&quot;,&quot;issued&quot;:{&quot;date-parts&quot;:[[2026,2,4]]},&quot;abstract&quot;:&quot;Large language models (LLMs) provide new possibilities for accelerating materials research, yet their application in complex materials science remains limited. Here, we developed the collaborative multi-agent and robot system (MARS), a knowledge-driven hierarchical architecture coordinating 19 LLM agents with 16 domain-specific tools for closed-loop autonomous materials discovery. MARS combines scientific knowledge with decision-making capabilities while mitigating hallucination through retrieval-augmented generation with a customized knowledge base. In experimental validation, the system optimized perovskite nanocrystal synthesis within 10 iterations and designed a biomimetic “core-shell-corona” structure for water-stable perovskite composites in 3.5 h versus conventional methods requiring 4–6 months. This acceleration automates literature review and experimental planning, allowing researchers to focus on creative thinking while interacting through a natural language interface. This work establishes an integrated AI-driven framework for accelerating materials innovation and presents a paradigm for AI-enabled scientific discovery.&quot;,&quot;publisher&quot;:&quot;Cell Press&quot;,&quot;issue&quot;:&quot;2&quot;,&quot;volume&quot;:&quot;9&quot;},&quot;isTemporary&quot;:false}]},{&quot;citationID&quot;:&quot;MENDELEY_CITATION_1429da39-e521-40c2-a1fa-78758a02345a&quot;,&quot;properties&quot;:{&quot;noteIndex&quot;:0},&quot;isEdited&quot;:false,&quot;manualOverride&quot;:{&quot;isManuallyOverridden&quot;:false,&quot;citeprocText&quot;:&quot;[207]&quot;,&quot;manualOverrideText&quot;:&quot;&quot;},&quot;citationTag&quot;:&quot;MENDELEY_CITATION_v3_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&quot;,&quot;citationItems&quot;:[{&quot;id&quot;:&quot;32d4cad0-e738-3398-babd-f355ac6e7a19&quot;,&quot;itemData&quot;:{&quot;type&quot;:&quot;article-journal&quot;,&quot;id&quot;:&quot;32d4cad0-e738-3398-babd-f355ac6e7a19&quot;,&quot;title&quot;:&quot;Networking autonomous material exploration systems through transfer learning&quot;,&quot;author&quot;:[{&quot;family&quot;:&quot;Yoshida&quot;,&quot;given&quot;:&quot;Naoki&quot;,&quot;parse-names&quot;:false,&quot;dropping-particle&quot;:&quot;&quot;,&quot;non-dropping-particle&quot;:&quot;&quot;},{&quot;family&quot;:&quot;Iwabuchi&quot;,&quot;given&quot;:&quot;Yutaro&quot;,&quot;parse-names&quot;:false,&quot;dropping-particle&quot;:&quot;&quot;,&quot;non-dropping-particle&quot;:&quot;&quot;},{&quot;family&quot;:&quot;Igarashi&quot;,&quot;given&quot;:&quot;Yasuhiko&quot;,&quot;parse-names&quot;:false,&quot;dropping-particle&quot;:&quot;&quot;,&quot;non-dropping-particle&quot;:&quot;&quot;},{&quot;family&quot;:&quot;Iwasaki&quot;,&quot;given&quot;:&quot;Yuma&quot;,&quot;parse-names&quot;:false,&quot;dropping-particle&quot;:&quot;&quot;,&quot;non-dropping-particle&quot;:&quot;&quot;}],&quot;container-title&quot;:&quot;npj Computational Materials&quot;,&quot;container-title-short&quot;:&quot;NPJ Comput. Mater.&quot;,&quot;DOI&quot;:&quot;10.1038/s41524-025-01851-8&quot;,&quot;ISSN&quot;:&quot;20573960&quot;,&quot;issued&quot;:{&quot;date-parts&quot;:[[2025,12,1]]},&quot;abstract&quot;:&quot;Autonomous material exploration systems that integrate robotics, material simulations, and machine learning have advanced rapidly in recent years. Although their number continues to grow, these systems currently operate in isolation, limiting the overall efficiency of autonomous material discovery. In analogy to how human researchers advance materials science by sharing knowledge and collaborating, autonomous systems can also benefit from networking and knowledge exchange. Here, we propose a framework in which multiple autonomous material exploration systems form a network via transfer learning, selectively utilizing relevant knowledge from other systems in real time. We demonstrate this approach using three distinct autonomous systems and show that such networking significantly enhances the efficiency of material discovery. Our results suggest that the proposed framework can enable the development of large-scale autonomous material exploration networks, ultimately accelerating progress in material development.&quot;,&quot;publisher&quot;:&quot;Nature Research&quot;,&quot;issue&quot;:&quot;1&quot;,&quot;volume&quot;:&quot;11&quot;},&quot;isTemporary&quot;:false}]},{&quot;citationID&quot;:&quot;MENDELEY_CITATION_c11ee5ed-2ec7-49ab-9bd2-3bbe63a3379b&quot;,&quot;properties&quot;:{&quot;noteIndex&quot;:0},&quot;isEdited&quot;:false,&quot;manualOverride&quot;:{&quot;isManuallyOverridden&quot;:false,&quot;citeprocText&quot;:&quot;[208–210]&quot;,&quot;manualOverrideText&quot;:&quot;&quot;},&quot;citationTag&quot;:&quot;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&quot;,&quot;citationItems&quot;:[{&quot;id&quot;:&quot;6e68d808-4053-3a6c-8cc9-3825214e5e13&quot;,&quot;itemData&quot;:{&quot;type&quot;:&quot;article-journal&quot;,&quot;id&quot;:&quot;6e68d808-4053-3a6c-8cc9-3825214e5e13&quot;,&quot;title&quot;:&quot;Artificial intelligence tools expand scientists’ impact but contract science’s focus&quot;,&quot;groupId&quot;:&quot;6e378410-341d-365f-a1d1-a9bfe92aa34f&quot;,&quot;author&quot;:[{&quot;family&quot;:&quot;Hao&quot;,&quot;given&quot;:&quot;Qianyue&quot;,&quot;parse-names&quot;:false,&quot;dropping-particle&quot;:&quot;&quot;,&quot;non-dropping-particle&quot;:&quot;&quot;},{&quot;family&quot;:&quot;Xu&quot;,&quot;given&quot;:&quot;Fengli&quot;,&quot;parse-names&quot;:false,&quot;dropping-particle&quot;:&quot;&quot;,&quot;non-dropping-particle&quot;:&quot;&quot;},{&quot;family&quot;:&quot;Li&quot;,&quot;given&quot;:&quot;Yong&quot;,&quot;parse-names&quot;:false,&quot;dropping-particle&quot;:&quot;&quot;,&quot;non-dropping-particle&quot;:&quot;&quot;},{&quot;family&quot;:&quot;Evans&quot;,&quot;given&quot;:&quot;James&quot;,&quot;parse-names&quot;:false,&quot;dropping-particle&quot;:&quot;&quot;,&quot;non-dropping-particle&quot;:&quot;&quot;}],&quot;container-title&quot;:&quot;Nature&quot;,&quot;accessed&quot;:{&quot;date-parts&quot;:[[2026,7,3]]},&quot;DOI&quot;:&quot;10.1038/S41586-025-09922-Y;TECHMETA&quot;,&quot;ISSN&quot;:&quot;14764687&quot;,&quot;PMID&quot;:&quot;41535462&quot;,&quot;URL&quot;:&quot;https://www.nature.com/articles/s41586-025-09922-y&quot;,&quot;issued&quot;:{&quot;date-parts&quot;:[[2026,1,29]]},&quot;page&quot;:&quot;1237-1243&quot;,&quot;abstract&quot;:&quot;Developments in artificial intelligence (AI) have accelerated scientific discovery1. Alongside recent AI-oriented Nobel prizes2, 3, 4, 5, 6, 7, 8–9, these trends establish the role of AI tools in science10. This advancement raises questions about the influence of AI tools on scientists and science as a whole, and highlights a potential conflict between individual and collective benefits11. To evaluate these questions, we used a pretrained language model to identify AI-augmented research, with an F1-score of 0.875 in validation against expert-labelled data. Using a dataset of 41.3 million research papers across the natural sciences and covering distinct eras of AI, here we show an accelerated adoption of AI tools among scientists and consistent professional advantages associated with AI usage, but a collective narrowing of scientific focus. Scientists who engage in AI-augmented research publish 3.02 times more papers, receive 4.84 times more citations and become research project leaders 1.37 years earlier than those who do not. By contrast, AI adoption shrinks the collective volume of scientific topics studied by 4.63% and decreases scientists’ engagement with one another by 22%. By consequence, adoption of AI in science presents what seems to be a paradox: an expansion of individual scientists’ impact but a contraction in collective science’s reach, as AI-augmented work moves collectively towards areas richest in data. With reduced follow-on engagement, AI tools seem to automate established fields rather than explore new ones, highlighting a tension between personal advancement and collective scientific progress.&quot;,&quot;publisher&quot;:&quot;Nature Research&quot;,&quot;issue&quot;:&quot;8099&quot;,&quot;volume&quot;:&quot;649&quot;,&quot;container-title-short&quot;:&quot;Nature&quot;},&quot;isTemporary&quot;:false},{&quot;id&quot;:&quot;6a4335ae-5fd0-325b-bb13-d4df743c54aa&quot;,&quot;itemData&quot;:{&quot;type&quot;:&quot;article-journal&quot;,&quot;id&quot;:&quot;6a4335ae-5fd0-325b-bb13-d4df743c54aa&quot;,&quot;title&quot;:&quot;Generative AI enhances individual creativity but reduces the collective diversity of novel content&quot;,&quot;groupId&quot;:&quot;6e378410-341d-365f-a1d1-a9bfe92aa34f&quot;,&quot;author&quot;:[{&quot;family&quot;:&quot;Doshi&quot;,&quot;given&quot;:&quot;Anil R.&quot;,&quot;parse-names&quot;:false,&quot;dropping-particle&quot;:&quot;&quot;,&quot;non-dropping-particle&quot;:&quot;&quot;},{&quot;family&quot;:&quot;Hauser&quot;,&quot;given&quot;:&quot;Oliver P.&quot;,&quot;parse-names&quot;:false,&quot;dropping-particle&quot;:&quot;&quot;,&quot;non-dropping-particle&quot;:&quot;&quot;}],&quot;container-title&quot;:&quot;Science Advances&quot;,&quot;accessed&quot;:{&quot;date-parts&quot;:[[2026,7,3]]},&quot;DOI&quot;:&quot;10.1126/SCIADV.ADN5290;SUBPAGE:STRING:FULL&quot;,&quot;ISSN&quot;:&quot;23752548&quot;,&quot;PMID&quot;:&quot;38996021&quot;,&quot;URL&quot;:&quot;/doi/pdf/10.1126/sciadv.adn5290?download=true&quot;,&quot;issued&quot;:{&quot;date-parts&quot;:[[2024,7,12]]},&quot;page&quot;:&quot;5290&quot;,&quot;abstract&quot;:&quo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quot;,&quot;publisher&quot;:&quot;American Association for the Advancement of Science&quot;,&quot;issue&quot;:&quot;28&quot;,&quot;volume&quot;:&quot;10&quot;,&quot;container-title-short&quot;:&quot;Sci. Adv.&quot;},&quot;isTemporary&quot;:false},{&quot;id&quot;:&quot;7a70b51c-7db8-3065-b6c4-985f003d24e3&quot;,&quot;itemData&quot;:{&quot;type&quot;:&quot;article-journal&quot;,&quot;id&quot;:&quot;7a70b51c-7db8-3065-b6c4-985f003d24e3&quot;,&quot;title&quot;:&quot;Artificial intelligence and illusions of understanding in scientific research&quot;,&quot;groupId&quot;:&quot;6e378410-341d-365f-a1d1-a9bfe92aa34f&quot;,&quot;author&quot;:[{&quot;family&quot;:&quot;Messeri&quot;,&quot;given&quot;:&quot;Lisa&quot;,&quot;parse-names&quot;:false,&quot;dropping-particle&quot;:&quot;&quot;,&quot;non-dropping-particle&quot;:&quot;&quot;},{&quot;family&quot;:&quot;Crockett&quot;,&quot;given&quot;:&quot;M. J.&quot;,&quot;parse-names&quot;:false,&quot;dropping-particle&quot;:&quot;&quot;,&quot;non-dropping-particle&quot;:&quot;&quot;}],&quot;container-title&quot;:&quot;Nature 2024 627:8002&quot;,&quot;accessed&quot;:{&quot;date-parts&quot;:[[2026,7,3]]},&quot;DOI&quot;:&quot;10.1038/s41586-024-07146-0&quot;,&quot;ISSN&quot;:&quot;1476-4687&quot;,&quot;PMID&quot;:&quot;38448693&quot;,&quot;URL&quot;:&quot;https://www.nature.com/articles/s41586-024-07146-0&quot;,&quot;issued&quot;:{&quot;date-parts&quot;:[[2024,3,6]]},&quot;page&quot;:&quot;49-58&quot;,&quot;abstract&quot;:&quot;Scientists are enthusiastically imagining ways in which artificial intelligence (AI) tools might improve research. Why are AI tools so attractive and what are the risks of implementing them across the research pipeline? Here we develop a taxonomy of scientists’ visions for AI, observing that their appeal comes from promises to improve productivity and objectivity by overcoming human shortcomings. But proposed AI solutions can also exploit our cognitive limitations, making us vulnerable to illusions of understanding in which we believe we understand more about the world than we actually do. Such illusions obscure the scientific community’s ability to see the formation of scientific monocultures, in which some types of methods, questions and viewpoints come to dominate alternative approaches, making science less innovative and more vulnerable to errors. The proliferation of AI tools in science risks introducing a phase of scientific enquiry in which we produce more but understand less. By analysing the appeal of these tools, we provide a framework for advancing discussions of responsible knowledge production in the age of AI. The proliferation of artificial intelligence tools in scientific research risks creating illusions of understanding, where&amp;nbsp;scientists believe they understand more about the world than they actually do.&quot;,&quot;publisher&quot;:&quot;Nature Publishing Group&quot;,&quot;issue&quot;:&quot;8002&quot;,&quot;volume&quot;:&quot;627&quot;,&quot;container-title-short&quot;:&quot;&quot;},&quot;isTemporary&quot;:false}]},{&quot;citationID&quot;:&quot;MENDELEY_CITATION_bcdfb55e-f5ed-4a48-b165-4a012eb460a4&quot;,&quot;properties&quot;:{&quot;noteIndex&quot;:0},&quot;isEdited&quot;:false,&quot;manualOverride&quot;:{&quot;isManuallyOverridden&quot;:false,&quot;citeprocText&quot;:&quot;[208]&quot;,&quot;manualOverrideText&quot;:&quot;&quot;},&quot;citationTag&quot;:&quot;MENDELEY_CITATION_v3_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&quot;,&quot;citationItems&quot;:[{&quot;id&quot;:&quot;6e68d808-4053-3a6c-8cc9-3825214e5e13&quot;,&quot;itemData&quot;:{&quot;type&quot;:&quot;article-journal&quot;,&quot;id&quot;:&quot;6e68d808-4053-3a6c-8cc9-3825214e5e13&quot;,&quot;title&quot;:&quot;Artificial intelligence tools expand scientists’ impact but contract science’s focus&quot;,&quot;groupId&quot;:&quot;6e378410-341d-365f-a1d1-a9bfe92aa34f&quot;,&quot;author&quot;:[{&quot;family&quot;:&quot;Hao&quot;,&quot;given&quot;:&quot;Qianyue&quot;,&quot;parse-names&quot;:false,&quot;dropping-particle&quot;:&quot;&quot;,&quot;non-dropping-particle&quot;:&quot;&quot;},{&quot;family&quot;:&quot;Xu&quot;,&quot;given&quot;:&quot;Fengli&quot;,&quot;parse-names&quot;:false,&quot;dropping-particle&quot;:&quot;&quot;,&quot;non-dropping-particle&quot;:&quot;&quot;},{&quot;family&quot;:&quot;Li&quot;,&quot;given&quot;:&quot;Yong&quot;,&quot;parse-names&quot;:false,&quot;dropping-particle&quot;:&quot;&quot;,&quot;non-dropping-particle&quot;:&quot;&quot;},{&quot;family&quot;:&quot;Evans&quot;,&quot;given&quot;:&quot;James&quot;,&quot;parse-names&quot;:false,&quot;dropping-particle&quot;:&quot;&quot;,&quot;non-dropping-particle&quot;:&quot;&quot;}],&quot;container-title&quot;:&quot;Nature&quot;,&quot;accessed&quot;:{&quot;date-parts&quot;:[[2026,7,3]]},&quot;DOI&quot;:&quot;10.1038/S41586-025-09922-Y;TECHMETA&quot;,&quot;ISSN&quot;:&quot;14764687&quot;,&quot;PMID&quot;:&quot;41535462&quot;,&quot;URL&quot;:&quot;https://www.nature.com/articles/s41586-025-09922-y&quot;,&quot;issued&quot;:{&quot;date-parts&quot;:[[2026,1,29]]},&quot;page&quot;:&quot;1237-1243&quot;,&quot;abstract&quot;:&quot;Developments in artificial intelligence (AI) have accelerated scientific discovery1. Alongside recent AI-oriented Nobel prizes2, 3, 4, 5, 6, 7, 8–9, these trends establish the role of AI tools in science10. This advancement raises questions about the influence of AI tools on scientists and science as a whole, and highlights a potential conflict between individual and collective benefits11. To evaluate these questions, we used a pretrained language model to identify AI-augmented research, with an F1-score of 0.875 in validation against expert-labelled data. Using a dataset of 41.3 million research papers across the natural sciences and covering distinct eras of AI, here we show an accelerated adoption of AI tools among scientists and consistent professional advantages associated with AI usage, but a collective narrowing of scientific focus. Scientists who engage in AI-augmented research publish 3.02 times more papers, receive 4.84 times more citations and become research project leaders 1.37 years earlier than those who do not. By contrast, AI adoption shrinks the collective volume of scientific topics studied by 4.63% and decreases scientists’ engagement with one another by 22%. By consequence, adoption of AI in science presents what seems to be a paradox: an expansion of individual scientists’ impact but a contraction in collective science’s reach, as AI-augmented work moves collectively towards areas richest in data. With reduced follow-on engagement, AI tools seem to automate established fields rather than explore new ones, highlighting a tension between personal advancement and collective scientific progress.&quot;,&quot;publisher&quot;:&quot;Nature Research&quot;,&quot;issue&quot;:&quot;8099&quot;,&quot;volume&quot;:&quot;649&quot;,&quot;container-title-short&quot;:&quot;Nature&quot;},&quot;isTemporary&quot;:false}]},{&quot;citationID&quot;:&quot;MENDELEY_CITATION_ccb919e4-f599-446b-b852-29fdec8b5187&quot;,&quot;properties&quot;:{&quot;noteIndex&quot;:0},&quot;isEdited&quot;:false,&quot;manualOverride&quot;:{&quot;isManuallyOverridden&quot;:false,&quot;citeprocText&quot;:&quot;[41]&quot;,&quot;manualOverrideText&quot;:&quot;&quot;},&quot;citationTag&quot;:&quot;MENDELEY_CITATION_v3_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&quot;,&quot;citationItems&quot;:[{&quot;id&quot;:&quot;c6a8b173-1f82-35f1-9875-371eb55f4365&quot;,&quot;itemData&quot;:{&quot;type&quot;:&quot;article-journal&quot;,&quot;id&quot;:&quot;c6a8b173-1f82-35f1-9875-371eb55f4365&quot;,&quot;title&quot;:&quot;Scientific discovery in the age of artificial intelligence&quot;,&quot;groupId&quot;:&quot;6e378410-341d-365f-a1d1-a9bfe92aa34f&quot;,&quot;author&quot;:[{&quot;family&quot;:&quot;Wang&quot;,&quot;given&quot;:&quot;Hanchen&quot;,&quot;parse-names&quot;:false,&quot;dropping-particle&quot;:&quot;&quot;,&quot;non-dropping-particle&quot;:&quot;&quot;},{&quot;family&quot;:&quot;Fu&quot;,&quot;given&quot;:&quot;Tianfan&quot;,&quot;parse-names&quot;:false,&quot;dropping-particle&quot;:&quot;&quot;,&quot;non-dropping-particle&quot;:&quot;&quot;},{&quot;family&quot;:&quot;Du&quot;,&quot;given&quot;:&quot;Yuanqi&quot;,&quot;parse-names&quot;:false,&quot;dropping-particle&quot;:&quot;&quot;,&quot;non-dropping-particle&quot;:&quot;&quot;},{&quot;family&quot;:&quot;Gao&quot;,&quot;given&quot;:&quot;Wenhao&quot;,&quot;parse-names&quot;:false,&quot;dropping-particle&quot;:&quot;&quot;,&quot;non-dropping-particle&quot;:&quot;&quot;},{&quot;family&quot;:&quot;Huang&quot;,&quot;given&quot;:&quot;Kexin&quot;,&quot;parse-names&quot;:false,&quot;dropping-particle&quot;:&quot;&quot;,&quot;non-dropping-particle&quot;:&quot;&quot;},{&quot;family&quot;:&quot;Liu&quot;,&quot;given&quot;:&quot;Ziming&quot;,&quot;parse-names&quot;:false,&quot;dropping-particle&quot;:&quot;&quot;,&quot;non-dropping-particle&quot;:&quot;&quot;},{&quot;family&quot;:&quot;Chandak&quot;,&quot;given&quot;:&quot;Payal&quot;,&quot;parse-names&quot;:false,&quot;dropping-particle&quot;:&quot;&quot;,&quot;non-dropping-particle&quot;:&quot;&quot;},{&quot;family&quot;:&quot;Liu&quot;,&quot;given&quot;:&quot;Shengchao&quot;,&quot;parse-names&quot;:false,&quot;dropping-particle&quot;:&quot;&quot;,&quot;non-dropping-particle&quot;:&quot;&quot;},{&quot;family&quot;:&quot;Katwyk&quot;,&quot;given&quot;:&quot;Peter&quot;,&quot;parse-names&quot;:false,&quot;dropping-particle&quot;:&quot;&quot;,&quot;non-dropping-particle&quot;:&quot;Van&quot;},{&quot;family&quot;:&quot;Deac&quot;,&quot;given&quot;:&quot;Andreea&quot;,&quot;parse-names&quot;:false,&quot;dropping-particle&quot;:&quot;&quot;,&quot;non-dropping-particle&quot;:&quot;&quot;},{&quot;family&quot;:&quot;Anandkumar&quot;,&quot;given&quot;:&quot;Anima&quot;,&quot;parse-names&quot;:false,&quot;dropping-particle&quot;:&quot;&quot;,&quot;non-dropping-particle&quot;:&quot;&quot;},{&quot;family&quot;:&quot;Bergen&quot;,&quot;given&quot;:&quot;Karianne&quot;,&quot;parse-names&quot;:false,&quot;dropping-particle&quot;:&quot;&quot;,&quot;non-dropping-particle&quot;:&quot;&quot;},{&quot;family&quot;:&quot;Gomes&quot;,&quot;given&quot;:&quot;Carla P.&quot;,&quot;parse-names&quot;:false,&quot;dropping-particle&quot;:&quot;&quot;,&quot;non-dropping-particle&quot;:&quot;&quot;},{&quot;family&quot;:&quot;Ho&quot;,&quot;given&quot;:&quot;Shirley&quot;,&quot;parse-names&quot;:false,&quot;dropping-particle&quot;:&quot;&quot;,&quot;non-dropping-particle&quot;:&quot;&quot;},{&quot;family&quot;:&quot;Kohli&quot;,&quot;given&quot;:&quot;Pushmeet&quot;,&quot;parse-names&quot;:false,&quot;dropping-particle&quot;:&quot;&quot;,&quot;non-dropping-particle&quot;:&quot;&quot;},{&quot;family&quot;:&quot;Lasenby&quot;,&quot;given&quot;:&quot;Joan&quot;,&quot;parse-names&quot;:false,&quot;dropping-particle&quot;:&quot;&quot;,&quot;non-dropping-particle&quot;:&quot;&quot;},{&quot;family&quot;:&quot;Leskovec&quot;,&quot;given&quot;:&quot;Jure&quot;,&quot;parse-names&quot;:false,&quot;dropping-particle&quot;:&quot;&quot;,&quot;non-dropping-particle&quot;:&quot;&quot;},{&quot;family&quot;:&quot;Liu&quot;,&quot;given&quot;:&quot;Tie Yan&quot;,&quot;parse-names&quot;:false,&quot;dropping-particle&quot;:&quot;&quot;,&quot;non-dropping-particle&quot;:&quot;&quot;},{&quot;family&quot;:&quot;Manrai&quot;,&quot;given&quot;:&quot;Arjun&quot;,&quot;parse-names&quot;:false,&quot;dropping-particle&quot;:&quot;&quot;,&quot;non-dropping-particle&quot;:&quot;&quot;},{&quot;family&quot;:&quot;Marks&quot;,&quot;given&quot;:&quot;Debora&quot;,&quot;parse-names&quot;:false,&quot;dropping-particle&quot;:&quot;&quot;,&quot;non-dropping-particle&quot;:&quot;&quot;},{&quot;family&quot;:&quot;Ramsundar&quot;,&quot;given&quot;:&quot;Bharath&quot;,&quot;parse-names&quot;:false,&quot;dropping-particle&quot;:&quot;&quot;,&quot;non-dropping-particle&quot;:&quot;&quot;},{&quot;family&quot;:&quot;Song&quot;,&quot;given&quot;:&quot;Le&quot;,&quot;parse-names&quot;:false,&quot;dropping-particle&quot;:&quot;&quot;,&quot;non-dropping-particle&quot;:&quot;&quot;},{&quot;family&quot;:&quot;Sun&quot;,&quot;given&quot;:&quot;Jimeng&quot;,&quot;parse-names&quot;:false,&quot;dropping-particle&quot;:&quot;&quot;,&quot;non-dropping-particle&quot;:&quot;&quot;},{&quot;family&quot;:&quot;Tang&quot;,&quot;given&quot;:&quot;Jian&quot;,&quot;parse-names&quot;:false,&quot;dropping-particle&quot;:&quot;&quot;,&quot;non-dropping-particle&quot;:&quot;&quot;},{&quot;family&quot;:&quot;Veličković&quot;,&quot;given&quot;:&quot;Petar&quot;,&quot;parse-names&quot;:false,&quot;dropping-particle&quot;:&quot;&quot;,&quot;non-dropping-particle&quot;:&quot;&quot;},{&quot;family&quot;:&quot;Welling&quot;,&quot;given&quot;:&quot;Max&quot;,&quot;parse-names&quot;:false,&quot;dropping-particle&quot;:&quot;&quot;,&quot;non-dropping-particle&quot;:&quot;&quot;},{&quot;family&quot;:&quot;Zhang&quot;,&quot;given&quot;:&quot;Linfeng&quot;,&quot;parse-names&quot;:false,&quot;dropping-particle&quot;:&quot;&quot;,&quot;non-dropping-particle&quot;:&quot;&quot;},{&quot;family&quot;:&quot;Coley&quot;,&quot;given&quot;:&quot;Connor W.&quot;,&quot;parse-names&quot;:false,&quot;dropping-particle&quot;:&quot;&quot;,&quot;non-dropping-particle&quot;:&quot;&quot;},{&quot;family&quot;:&quot;Bengio&quot;,&quot;given&quot;:&quot;Yoshua&quot;,&quot;parse-names&quot;:false,&quot;dropping-particle&quot;:&quot;&quot;,&quot;non-dropping-particle&quot;:&quot;&quot;},{&quot;family&quot;:&quot;Zitnik&quot;,&quot;given&quot;:&quot;Marinka&quot;,&quot;parse-names&quot;:false,&quot;dropping-particle&quot;:&quot;&quot;,&quot;non-dropping-particle&quot;:&quot;&quot;}],&quot;container-title&quot;:&quot;Nature 2023 620:7972&quot;,&quot;accessed&quot;:{&quot;date-parts&quot;:[[2026,1,8]]},&quot;DOI&quot;:&quot;10.1038/s41586-023-06221-2&quot;,&quot;ISSN&quot;:&quot;1476-4687&quot;,&quot;PMID&quot;:&quot;37532811&quot;,&quot;URL&quot;:&quot;https://www.nature.com/articles/s41586-023-06221-2&quot;,&quot;issued&quot;:{&quot;date-parts&quot;:[[2023,8,2]]},&quot;page&quot;:&quot;47-60&quot;,&quot;abstract&quot;:&quot;Artificial intelligence (AI) is being increasingly integrated into scientific discovery to augment and accelerate research, helping scientists to generate hypotheses, design experiments, collect and interpret large datasets, and gain insights that might not have been possible using traditional scientific methods alone. Here we examine breakthroughs over the past decade that include self-supervised learning, which allows models to be trained on vast amounts of unlabelled data, and geometric deep learning, which leverages knowledge about the structure of scientific data to enhance model accuracy and efficiency. Generative AI methods can create designs, such as small-molecule drugs and proteins, by analysing diverse data modalities, including images and sequences. We discuss how these methods can help scientists throughout the scientific process and the central issues that remain despite such advances. Both developers and users of AI tools need a better understanding of when such approaches need improvement, and challenges posed by poor data quality and stewardship remain. These issues cut across scientific disciplines and require developing foundational algorithmic approaches that can contribute to scientific understanding or acquire it autonomously, making them critical areas of focus for AI innovation. The advances in artificial intelligence over the past decade are examined, with a discussion on how artificial intelligence systems can aid the scientific process and the central issues that remain despite advances.&quot;,&quot;publisher&quot;:&quot;Nature Publishing Group&quot;,&quot;issue&quot;:&quot;7972&quot;,&quot;volume&quot;:&quot;620&quot;,&quot;container-title-short&quot;:&quot;&quot;},&quot;isTemporary&quot;:false}]},{&quot;citationID&quot;:&quot;MENDELEY_CITATION_4e51d161-f03d-4e45-a862-46969d23bf4c&quot;,&quot;properties&quot;:{&quot;noteIndex&quot;:0},&quot;isEdited&quot;:false,&quot;manualOverride&quot;:{&quot;isManuallyOverridden&quot;:false,&quot;citeprocText&quot;:&quot;[211,212]&quot;,&quot;manualOverrideText&quot;:&quot;&quot;},&quot;citationTag&quot;:&quot;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&quot;,&quot;citationItems&quot;:[{&quot;id&quot;:&quot;f48b1128-c17e-304d-b7e6-62ae15f91e80&quot;,&quot;itemData&quot;:{&quot;type&quot;:&quot;article-journal&quot;,&quot;id&quot;:&quot;f48b1128-c17e-304d-b7e6-62ae15f91e80&quot;,&quot;title&quot;:&quot;Building machines that learn and think with people&quot;,&quot;groupId&quot;:&quot;6e378410-341d-365f-a1d1-a9bfe92aa34f&quot;,&quot;author&quot;:[{&quot;family&quot;:&quot;Collins&quot;,&quot;given&quot;:&quot;Katherine M.&quot;,&quot;parse-names&quot;:false,&quot;dropping-particle&quot;:&quot;&quot;,&quot;non-dropping-particle&quot;:&quot;&quot;},{&quot;family&quot;:&quot;Sucholutsky&quot;,&quot;given&quot;:&quot;Ilia&quot;,&quot;parse-names&quot;:false,&quot;dropping-particle&quot;:&quot;&quot;,&quot;non-dropping-particle&quot;:&quot;&quot;},{&quot;family&quot;:&quot;Bhatt&quot;,&quot;given&quot;:&quot;Umang&quot;,&quot;parse-names&quot;:false,&quot;dropping-particle&quot;:&quot;&quot;,&quot;non-dropping-particle&quot;:&quot;&quot;},{&quot;family&quot;:&quot;Chandra&quot;,&quot;given&quot;:&quot;Kartik&quot;,&quot;parse-names&quot;:false,&quot;dropping-particle&quot;:&quot;&quot;,&quot;non-dropping-particle&quot;:&quot;&quot;},{&quot;family&quot;:&quot;Wong&quot;,&quot;given&quot;:&quot;Lionel&quot;,&quot;parse-names&quot;:false,&quot;dropping-particle&quot;:&quot;&quot;,&quot;non-dropping-particle&quot;:&quot;&quot;},{&quot;family&quot;:&quot;Lee&quot;,&quot;given&quot;:&quot;Mina&quot;,&quot;parse-names&quot;:false,&quot;dropping-particle&quot;:&quot;&quot;,&quot;non-dropping-particle&quot;:&quot;&quot;},{&quot;family&quot;:&quot;Zhang&quot;,&quot;given&quot;:&quot;Cedegao E.&quot;,&quot;parse-names&quot;:false,&quot;dropping-particle&quot;:&quot;&quot;,&quot;non-dropping-particle&quot;:&quot;&quot;},{&quot;family&quot;:&quot;Zhi-Xuan&quot;,&quot;given&quot;:&quot;Tan&quot;,&quot;parse-names&quot;:false,&quot;dropping-particle&quot;:&quot;&quot;,&quot;non-dropping-particle&quot;:&quot;&quot;},{&quot;family&quot;:&quot;Ho&quot;,&quot;given&quot;:&quot;Mark&quot;,&quot;parse-names&quot;:false,&quot;dropping-particle&quot;:&quot;&quot;,&quot;non-dropping-particle&quot;:&quot;&quot;},{&quot;family&quot;:&quot;Mansinghka&quot;,&quot;given&quot;:&quot;Vikash&quot;,&quot;parse-names&quot;:false,&quot;dropping-particle&quot;:&quot;&quot;,&quot;non-dropping-particle&quot;:&quot;&quot;},{&quot;family&quot;:&quot;Weller&quot;,&quot;given&quot;:&quot;Adrian&quot;,&quot;parse-names&quot;:false,&quot;dropping-particle&quot;:&quot;&quot;,&quot;non-dropping-particle&quot;:&quot;&quot;},{&quot;family&quot;:&quot;Tenenbaum&quot;,&quot;given&quot;:&quot;Joshua B.&quot;,&quot;parse-names&quot;:false,&quot;dropping-particle&quot;:&quot;&quot;,&quot;non-dropping-particle&quot;:&quot;&quot;},{&quot;family&quot;:&quot;Griffiths&quot;,&quot;given&quot;:&quot;Thomas L.&quot;,&quot;parse-names&quot;:false,&quot;dropping-particle&quot;:&quot;&quot;,&quot;non-dropping-particle&quot;:&quot;&quot;}],&quot;container-title&quot;:&quot;Nature Human Behaviour 2024 8:10&quot;,&quot;accessed&quot;:{&quot;date-parts&quot;:[[2026,7,3]]},&quot;DOI&quot;:&quot;10.1038/s41562-024-01991-9&quot;,&quot;ISSN&quot;:&quot;2397-3374&quot;,&quot;PMID&quot;:&quot;39438684&quot;,&quot;URL&quot;:&quot;https://www.nature.com/articles/s41562-024-01991-9&quot;,&quot;issued&quot;:{&quot;date-parts&quot;:[[2024,10,22]]},&quot;page&quot;:&quot;1851-1863&quot;,&quot;abstract&quot;:&quot;What do we want from machine intelligence? We envision machines that are not just tools for thought but partners in thought: reasonable, insightful, knowledgeable, reliable and trustworthy systems that think with us. Current artificial intelligence systems satisfy some of these criteria, some of the time. In this Perspective, we show how the science of collaborative cognition can be put to work to engineer systems that really can be called ‘thought partners’, systems built to meet our expectations and complement our limitations. We lay out several modes of collaborative thought in which humans and artificial intelligence thought partners can engage, and we propose desiderata for human-compatible thought partnerships. Drawing on motifs from computational cognitive science, we motivate an alternative scaling path for the design of thought partners and ecosystems around their use through a Bayesian lens, whereby the partners we construct actively build and reason over models of the human and world. In this Perspective, the authors advance a view for the science of collaborative cognition to engineer systems that can be considered thought partners, systems built to meet our expectations and complement our limitations.&quot;,&quot;publisher&quot;:&quot;Nature Publishing Group&quot;,&quot;issue&quot;:&quot;10&quot;,&quot;volume&quot;:&quot;8&quot;,&quot;container-title-short&quot;:&quot;&quot;},&quot;isTemporary&quot;:false},{&quot;id&quot;:&quot;35c06c02-9857-35db-aeea-d08083f38272&quot;,&quot;itemData&quot;:{&quot;type&quot;:&quot;article-journal&quot;,&quot;id&quot;:&quot;35c06c02-9857-35db-aeea-d08083f38272&quot;,&quot;title&quot;:&quot;The ethics of using artificial intelligence in scientific research: new guidance needed for a new tool&quot;,&quot;groupId&quot;:&quot;6e378410-341d-365f-a1d1-a9bfe92aa34f&quot;,&quot;author&quot;:[{&quot;family&quot;:&quot;Resnik&quot;,&quot;given&quot;:&quot;David B&quot;,&quot;parse-names&quot;:false,&quot;dropping-particle&quot;:&quot;&quot;,&quot;non-dropping-particle&quot;:&quot;&quot;},{&quot;family&quot;:&quot;Hosseini&quot;,&quot;given&quot;:&quot;· Mohammad&quot;,&quot;parse-names&quot;:false,&quot;dropping-particle&quot;:&quot;&quot;,&quot;non-dropping-particle&quot;:&quot;&quot;}],&quot;container-title&quot;:&quot;AI and Ethics 2024 5:2&quot;,&quot;accessed&quot;:{&quot;date-parts&quot;:[[2026,7,3]]},&quot;DOI&quot;:&quot;10.1007/S43681-024-00493-8&quot;,&quot;ISBN&quot;:&quot;0123456789&quot;,&quot;ISSN&quot;:&quot;2730-5961&quot;,&quot;URL&quot;:&quot;https://link.springer.com/article/10.1007/s43681-024-00493-8&quot;,&quot;issued&quot;:{&quot;date-parts&quot;:[[2024,5,27]]},&quot;page&quot;:&quot;1499-1521&quot;,&quot;abstract&quot;:&quot;Using artificial intelligence (AI) in research offers many important benefits for science and society but also creates novel and complex ethical issues. While these ethical issues do not necessitate changing established ethical norms of science, they require the scientific community to develop new guidance for the appropriate use of AI. In this article, we briefly introduce AI and explain how it can be used in research, examine some of the ethical issues raised when using it, and offer nine recommendations for responsible use, including: (1) Researchers are responsible for identifying, describing, reducing, and controlling AI-related biases and random errors; (2) Researchers should disclose, describe, and explain their use of AI in research, including its limitations, in language that can be understood by non-experts; (3) Researchers should engage with impacted communities, populations, and other stakeholders concerning the use of AI in research to obtain their advice and assistance and address their interests and concerns, such as issues related to bias; (4) Researchers who use synthetic data should (a) indicate which parts of the data are synthetic; (b) clearly label the synthetic data; (c) describe how the data were generated; and (d) explain how and why the data were used; (5) AI systems should not be named as authors, inventors, or copyright holders but their contributions to research should be disclosed and described; (6) Education and mentoring in responsible conduct of research should include discussion of ethical use of AI.&quot;,&quot;publisher&quot;:&quot;Springer&quot;,&quot;issue&quot;:&quot;2&quot;,&quot;volume&quot;:&quot;5&quot;,&quot;container-title-short&quot;:&quot;&quot;},&quot;isTemporary&quot;:false}]}]"/>
    <we:property name="MENDELEY_CITATIONS_LOCALE_CODE" value="&quot;en-US&quot;"/>
    <we:property name="MENDELEY_CITATIONS_STYLE" value="{&quot;id&quot;:&quot;https://www.zotero.org/styles/desalination&quot;,&quot;title&quot;:&quot;Desalination&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2A873F-17C4-4047-94EC-EBDFD68A8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25167</Words>
  <Characters>143455</Characters>
  <Application>Microsoft Office Word</Application>
  <DocSecurity>0</DocSecurity>
  <Lines>1195</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CHOI Paula Jungwon</dc:creator>
  <cp:keywords/>
  <dc:description/>
  <cp:lastModifiedBy>Yan Kai Qi Lawrence</cp:lastModifiedBy>
  <cp:revision>3</cp:revision>
  <dcterms:created xsi:type="dcterms:W3CDTF">2026-08-16T10:07:00Z</dcterms:created>
  <dcterms:modified xsi:type="dcterms:W3CDTF">2026-08-16T10:07:00Z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e2b2ccb3-1840-3e4c-a659-c5f083758dba</vt:lpwstr>
  </property>
</Properties>
</file>